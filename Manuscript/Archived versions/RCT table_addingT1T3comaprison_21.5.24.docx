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8A9BC" w14:textId="6723D330" w:rsidR="00265376" w:rsidRDefault="00265376">
      <w:r>
        <w:t>Table 2</w:t>
      </w:r>
      <w:r w:rsidR="00B62332">
        <w:t>: Caregiver outcomes</w:t>
      </w:r>
    </w:p>
    <w:tbl>
      <w:tblPr>
        <w:tblStyle w:val="TableGrid"/>
        <w:tblpPr w:leftFromText="180" w:rightFromText="180" w:horzAnchor="margin" w:tblpXSpec="center" w:tblpY="806"/>
        <w:tblW w:w="16381" w:type="dxa"/>
        <w:tblLayout w:type="fixed"/>
        <w:tblLook w:val="04A0" w:firstRow="1" w:lastRow="0" w:firstColumn="1" w:lastColumn="0" w:noHBand="0" w:noVBand="1"/>
        <w:tblPrChange w:id="0" w:author="Jane Kohlhoff" w:date="2024-06-11T12:37:00Z" w16du:dateUtc="2024-06-11T02:37:00Z">
          <w:tblPr>
            <w:tblStyle w:val="TableGrid"/>
            <w:tblpPr w:leftFromText="180" w:rightFromText="180" w:horzAnchor="margin" w:tblpXSpec="center" w:tblpY="806"/>
            <w:tblW w:w="16523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132"/>
        <w:gridCol w:w="988"/>
        <w:gridCol w:w="708"/>
        <w:gridCol w:w="708"/>
        <w:gridCol w:w="709"/>
        <w:gridCol w:w="1105"/>
        <w:gridCol w:w="1024"/>
        <w:gridCol w:w="708"/>
        <w:gridCol w:w="709"/>
        <w:gridCol w:w="709"/>
        <w:gridCol w:w="1018"/>
        <w:gridCol w:w="967"/>
        <w:gridCol w:w="708"/>
        <w:gridCol w:w="709"/>
        <w:gridCol w:w="928"/>
        <w:gridCol w:w="7"/>
        <w:gridCol w:w="570"/>
        <w:gridCol w:w="989"/>
        <w:gridCol w:w="992"/>
        <w:gridCol w:w="993"/>
        <w:tblGridChange w:id="1">
          <w:tblGrid>
            <w:gridCol w:w="1132"/>
            <w:gridCol w:w="1"/>
            <w:gridCol w:w="987"/>
            <w:gridCol w:w="2"/>
            <w:gridCol w:w="706"/>
            <w:gridCol w:w="3"/>
            <w:gridCol w:w="705"/>
            <w:gridCol w:w="3"/>
            <w:gridCol w:w="706"/>
            <w:gridCol w:w="3"/>
            <w:gridCol w:w="1102"/>
            <w:gridCol w:w="3"/>
            <w:gridCol w:w="1021"/>
            <w:gridCol w:w="113"/>
            <w:gridCol w:w="3"/>
            <w:gridCol w:w="592"/>
            <w:gridCol w:w="116"/>
            <w:gridCol w:w="593"/>
            <w:gridCol w:w="116"/>
            <w:gridCol w:w="593"/>
            <w:gridCol w:w="116"/>
            <w:gridCol w:w="902"/>
            <w:gridCol w:w="32"/>
            <w:gridCol w:w="854"/>
            <w:gridCol w:w="81"/>
            <w:gridCol w:w="29"/>
            <w:gridCol w:w="113"/>
            <w:gridCol w:w="485"/>
            <w:gridCol w:w="110"/>
            <w:gridCol w:w="599"/>
            <w:gridCol w:w="110"/>
            <w:gridCol w:w="825"/>
            <w:gridCol w:w="74"/>
            <w:gridCol w:w="36"/>
            <w:gridCol w:w="106"/>
            <w:gridCol w:w="351"/>
            <w:gridCol w:w="84"/>
            <w:gridCol w:w="29"/>
            <w:gridCol w:w="113"/>
            <w:gridCol w:w="763"/>
            <w:gridCol w:w="84"/>
            <w:gridCol w:w="29"/>
            <w:gridCol w:w="113"/>
            <w:gridCol w:w="766"/>
            <w:gridCol w:w="84"/>
            <w:gridCol w:w="29"/>
            <w:gridCol w:w="113"/>
            <w:gridCol w:w="767"/>
            <w:gridCol w:w="84"/>
            <w:gridCol w:w="29"/>
            <w:gridCol w:w="113"/>
          </w:tblGrid>
        </w:tblGridChange>
      </w:tblGrid>
      <w:tr w:rsidR="006322A3" w:rsidRPr="00716D00" w14:paraId="3D0E9A9A" w14:textId="46D1016D" w:rsidTr="000344B8">
        <w:tc>
          <w:tcPr>
            <w:tcW w:w="2120" w:type="dxa"/>
            <w:gridSpan w:val="2"/>
            <w:shd w:val="clear" w:color="auto" w:fill="C6D9F1" w:themeFill="text2" w:themeFillTint="33"/>
            <w:tcPrChange w:id="2" w:author="Jane Kohlhoff" w:date="2024-06-11T12:37:00Z" w16du:dateUtc="2024-06-11T02:37:00Z">
              <w:tcPr>
                <w:tcW w:w="2120" w:type="dxa"/>
                <w:gridSpan w:val="3"/>
                <w:shd w:val="clear" w:color="auto" w:fill="C6D9F1" w:themeFill="text2" w:themeFillTint="33"/>
              </w:tcPr>
            </w:tcPrChange>
          </w:tcPr>
          <w:p w14:paraId="492D3D7A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bookmarkStart w:id="3" w:name="_Hlk145794408"/>
            <w:bookmarkStart w:id="4" w:name="_Hlk161757348"/>
            <w:r w:rsidRPr="00716D00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4254" w:type="dxa"/>
            <w:gridSpan w:val="5"/>
            <w:shd w:val="clear" w:color="auto" w:fill="C6D9F1" w:themeFill="text2" w:themeFillTint="33"/>
            <w:tcPrChange w:id="5" w:author="Jane Kohlhoff" w:date="2024-06-11T12:37:00Z" w16du:dateUtc="2024-06-11T02:37:00Z">
              <w:tcPr>
                <w:tcW w:w="4367" w:type="dxa"/>
                <w:gridSpan w:val="11"/>
                <w:shd w:val="clear" w:color="auto" w:fill="C6D9F1" w:themeFill="text2" w:themeFillTint="33"/>
              </w:tcPr>
            </w:tcPrChange>
          </w:tcPr>
          <w:p w14:paraId="679C5220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PCIT-T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=30)</w:t>
            </w:r>
          </w:p>
        </w:tc>
        <w:tc>
          <w:tcPr>
            <w:tcW w:w="4111" w:type="dxa"/>
            <w:gridSpan w:val="5"/>
            <w:shd w:val="clear" w:color="auto" w:fill="C6D9F1" w:themeFill="text2" w:themeFillTint="33"/>
            <w:tcPrChange w:id="6" w:author="Jane Kohlhoff" w:date="2024-06-11T12:37:00Z" w16du:dateUtc="2024-06-11T02:37:00Z">
              <w:tcPr>
                <w:tcW w:w="4140" w:type="dxa"/>
                <w:gridSpan w:val="13"/>
                <w:shd w:val="clear" w:color="auto" w:fill="C6D9F1" w:themeFill="text2" w:themeFillTint="33"/>
              </w:tcPr>
            </w:tcPrChange>
          </w:tcPr>
          <w:p w14:paraId="73078989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COS-P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=2</w:t>
            </w:r>
            <w:r>
              <w:rPr>
                <w:b/>
                <w:sz w:val="15"/>
                <w:szCs w:val="15"/>
              </w:rPr>
              <w:t>8</w:t>
            </w:r>
            <w:r w:rsidRPr="00716D00">
              <w:rPr>
                <w:b/>
                <w:sz w:val="15"/>
                <w:szCs w:val="15"/>
              </w:rPr>
              <w:t>)</w:t>
            </w:r>
          </w:p>
        </w:tc>
        <w:tc>
          <w:tcPr>
            <w:tcW w:w="2345" w:type="dxa"/>
            <w:gridSpan w:val="3"/>
            <w:shd w:val="clear" w:color="auto" w:fill="C6D9F1" w:themeFill="text2" w:themeFillTint="33"/>
            <w:tcPrChange w:id="7" w:author="Jane Kohlhoff" w:date="2024-06-11T12:37:00Z" w16du:dateUtc="2024-06-11T02:37:00Z">
              <w:tcPr>
                <w:tcW w:w="2345" w:type="dxa"/>
                <w:gridSpan w:val="8"/>
                <w:shd w:val="clear" w:color="auto" w:fill="C6D9F1" w:themeFill="text2" w:themeFillTint="33"/>
              </w:tcPr>
            </w:tcPrChange>
          </w:tcPr>
          <w:p w14:paraId="03344CE7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Waitlist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=26)</w:t>
            </w:r>
          </w:p>
          <w:p w14:paraId="0876DE69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</w:p>
        </w:tc>
        <w:tc>
          <w:tcPr>
            <w:tcW w:w="577" w:type="dxa"/>
            <w:gridSpan w:val="2"/>
            <w:shd w:val="clear" w:color="auto" w:fill="C6D9F1" w:themeFill="text2" w:themeFillTint="33"/>
            <w:tcPrChange w:id="8" w:author="Jane Kohlhoff" w:date="2024-06-11T12:37:00Z" w16du:dateUtc="2024-06-11T02:37:00Z">
              <w:tcPr>
                <w:tcW w:w="577" w:type="dxa"/>
                <w:gridSpan w:val="4"/>
                <w:shd w:val="clear" w:color="auto" w:fill="C6D9F1" w:themeFill="text2" w:themeFillTint="33"/>
              </w:tcPr>
            </w:tcPrChange>
          </w:tcPr>
          <w:p w14:paraId="533F273B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T1 group diff </w:t>
            </w:r>
          </w:p>
        </w:tc>
        <w:tc>
          <w:tcPr>
            <w:tcW w:w="989" w:type="dxa"/>
            <w:shd w:val="clear" w:color="auto" w:fill="C6D9F1" w:themeFill="text2" w:themeFillTint="33"/>
            <w:tcPrChange w:id="9" w:author="Jane Kohlhoff" w:date="2024-06-11T12:37:00Z" w16du:dateUtc="2024-06-11T02:37:00Z">
              <w:tcPr>
                <w:tcW w:w="989" w:type="dxa"/>
                <w:gridSpan w:val="4"/>
                <w:shd w:val="clear" w:color="auto" w:fill="C6D9F1" w:themeFill="text2" w:themeFillTint="33"/>
              </w:tcPr>
            </w:tcPrChange>
          </w:tcPr>
          <w:p w14:paraId="38D0DF09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group diff</w:t>
            </w:r>
          </w:p>
        </w:tc>
        <w:tc>
          <w:tcPr>
            <w:tcW w:w="992" w:type="dxa"/>
            <w:shd w:val="clear" w:color="auto" w:fill="C6D9F1" w:themeFill="text2" w:themeFillTint="33"/>
            <w:tcPrChange w:id="10" w:author="Jane Kohlhoff" w:date="2024-06-11T12:37:00Z" w16du:dateUtc="2024-06-11T02:37:00Z">
              <w:tcPr>
                <w:tcW w:w="992" w:type="dxa"/>
                <w:gridSpan w:val="4"/>
                <w:shd w:val="clear" w:color="auto" w:fill="C6D9F1" w:themeFill="text2" w:themeFillTint="33"/>
              </w:tcPr>
            </w:tcPrChange>
          </w:tcPr>
          <w:p w14:paraId="40093A4E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T3 group diff</w:t>
            </w:r>
          </w:p>
        </w:tc>
        <w:tc>
          <w:tcPr>
            <w:tcW w:w="993" w:type="dxa"/>
            <w:shd w:val="clear" w:color="auto" w:fill="C6D9F1" w:themeFill="text2" w:themeFillTint="33"/>
            <w:tcPrChange w:id="11" w:author="Jane Kohlhoff" w:date="2024-06-11T12:37:00Z" w16du:dateUtc="2024-06-11T02:37:00Z">
              <w:tcPr>
                <w:tcW w:w="993" w:type="dxa"/>
                <w:gridSpan w:val="4"/>
                <w:shd w:val="clear" w:color="auto" w:fill="C6D9F1" w:themeFill="text2" w:themeFillTint="33"/>
              </w:tcPr>
            </w:tcPrChange>
          </w:tcPr>
          <w:p w14:paraId="5B3088B0" w14:textId="2FBB8E5F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8903A1">
              <w:rPr>
                <w:b/>
                <w:sz w:val="15"/>
                <w:szCs w:val="15"/>
              </w:rPr>
              <w:t>PCIT-T</w:t>
            </w:r>
            <w:r>
              <w:rPr>
                <w:b/>
                <w:sz w:val="15"/>
                <w:szCs w:val="15"/>
              </w:rPr>
              <w:t xml:space="preserve"> v COS-P</w:t>
            </w:r>
            <w:r w:rsidR="00F846B6">
              <w:rPr>
                <w:b/>
                <w:sz w:val="15"/>
                <w:szCs w:val="15"/>
              </w:rPr>
              <w:t>, change from T1 to T3</w:t>
            </w:r>
          </w:p>
        </w:tc>
      </w:tr>
      <w:tr w:rsidR="00BC4084" w:rsidRPr="00716D00" w14:paraId="2A160B70" w14:textId="2F5D7B51" w:rsidTr="000344B8">
        <w:tblPrEx>
          <w:tblPrExChange w:id="12" w:author="Jane Kohlhoff" w:date="2024-06-11T12:37:00Z" w16du:dateUtc="2024-06-11T02:37:00Z">
            <w:tblPrEx>
              <w:tblW w:w="16297" w:type="dxa"/>
            </w:tblPrEx>
          </w:tblPrExChange>
        </w:tblPrEx>
        <w:trPr>
          <w:trPrChange w:id="13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shd w:val="clear" w:color="auto" w:fill="C6D9F1" w:themeFill="text2" w:themeFillTint="33"/>
            <w:tcPrChange w:id="14" w:author="Jane Kohlhoff" w:date="2024-06-11T12:37:00Z" w16du:dateUtc="2024-06-11T02:37:00Z">
              <w:tcPr>
                <w:tcW w:w="1133" w:type="dxa"/>
                <w:gridSpan w:val="2"/>
                <w:shd w:val="clear" w:color="auto" w:fill="C6D9F1" w:themeFill="text2" w:themeFillTint="33"/>
              </w:tcPr>
            </w:tcPrChange>
          </w:tcPr>
          <w:p w14:paraId="744DDEBC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Variable </w:t>
            </w:r>
          </w:p>
        </w:tc>
        <w:tc>
          <w:tcPr>
            <w:tcW w:w="988" w:type="dxa"/>
            <w:shd w:val="clear" w:color="auto" w:fill="C6D9F1" w:themeFill="text2" w:themeFillTint="33"/>
            <w:tcPrChange w:id="15" w:author="Jane Kohlhoff" w:date="2024-06-11T12:37:00Z" w16du:dateUtc="2024-06-11T02:37:00Z">
              <w:tcPr>
                <w:tcW w:w="989" w:type="dxa"/>
                <w:gridSpan w:val="2"/>
                <w:shd w:val="clear" w:color="auto" w:fill="C6D9F1" w:themeFill="text2" w:themeFillTint="33"/>
              </w:tcPr>
            </w:tcPrChange>
          </w:tcPr>
          <w:p w14:paraId="6A66B580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708" w:type="dxa"/>
            <w:shd w:val="clear" w:color="auto" w:fill="C6D9F1" w:themeFill="text2" w:themeFillTint="33"/>
            <w:tcPrChange w:id="16" w:author="Jane Kohlhoff" w:date="2024-06-11T12:37:00Z" w16du:dateUtc="2024-06-11T02:37:00Z">
              <w:tcPr>
                <w:tcW w:w="709" w:type="dxa"/>
                <w:gridSpan w:val="2"/>
                <w:shd w:val="clear" w:color="auto" w:fill="C6D9F1" w:themeFill="text2" w:themeFillTint="33"/>
              </w:tcPr>
            </w:tcPrChange>
          </w:tcPr>
          <w:p w14:paraId="014DDC3A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Mean (SD)</w:t>
            </w:r>
          </w:p>
        </w:tc>
        <w:tc>
          <w:tcPr>
            <w:tcW w:w="708" w:type="dxa"/>
            <w:shd w:val="clear" w:color="auto" w:fill="C6D9F1" w:themeFill="text2" w:themeFillTint="33"/>
            <w:tcPrChange w:id="17" w:author="Jane Kohlhoff" w:date="2024-06-11T12:37:00Z" w16du:dateUtc="2024-06-11T02:37:00Z">
              <w:tcPr>
                <w:tcW w:w="708" w:type="dxa"/>
                <w:gridSpan w:val="2"/>
                <w:shd w:val="clear" w:color="auto" w:fill="C6D9F1" w:themeFill="text2" w:themeFillTint="33"/>
              </w:tcPr>
            </w:tcPrChange>
          </w:tcPr>
          <w:p w14:paraId="23063FB0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Mean (SD)</w:t>
            </w:r>
          </w:p>
        </w:tc>
        <w:tc>
          <w:tcPr>
            <w:tcW w:w="709" w:type="dxa"/>
            <w:shd w:val="clear" w:color="auto" w:fill="C6D9F1" w:themeFill="text2" w:themeFillTint="33"/>
            <w:tcPrChange w:id="18" w:author="Jane Kohlhoff" w:date="2024-06-11T12:37:00Z" w16du:dateUtc="2024-06-11T02:37:00Z">
              <w:tcPr>
                <w:tcW w:w="709" w:type="dxa"/>
                <w:gridSpan w:val="2"/>
                <w:shd w:val="clear" w:color="auto" w:fill="C6D9F1" w:themeFill="text2" w:themeFillTint="33"/>
              </w:tcPr>
            </w:tcPrChange>
          </w:tcPr>
          <w:p w14:paraId="41C619A2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T3 Mean (SD)</w:t>
            </w:r>
          </w:p>
        </w:tc>
        <w:tc>
          <w:tcPr>
            <w:tcW w:w="1105" w:type="dxa"/>
            <w:shd w:val="clear" w:color="auto" w:fill="C6D9F1" w:themeFill="text2" w:themeFillTint="33"/>
            <w:tcPrChange w:id="19" w:author="Jane Kohlhoff" w:date="2024-06-11T12:37:00Z" w16du:dateUtc="2024-06-11T02:37:00Z">
              <w:tcPr>
                <w:tcW w:w="1105" w:type="dxa"/>
                <w:gridSpan w:val="2"/>
                <w:shd w:val="clear" w:color="auto" w:fill="C6D9F1" w:themeFill="text2" w:themeFillTint="33"/>
              </w:tcPr>
            </w:tcPrChange>
          </w:tcPr>
          <w:p w14:paraId="67D220E5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 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0344ECD4" w14:textId="77777777" w:rsidR="008903A1" w:rsidRPr="00716D00" w:rsidRDefault="008903A1" w:rsidP="00231331">
            <w:pPr>
              <w:ind w:right="-112"/>
              <w:rPr>
                <w:b/>
                <w:i/>
                <w:iCs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1024" w:type="dxa"/>
            <w:shd w:val="clear" w:color="auto" w:fill="C6D9F1" w:themeFill="text2" w:themeFillTint="33"/>
            <w:tcPrChange w:id="20" w:author="Jane Kohlhoff" w:date="2024-06-11T12:37:00Z" w16du:dateUtc="2024-06-11T02:37:00Z">
              <w:tcPr>
                <w:tcW w:w="1137" w:type="dxa"/>
                <w:gridSpan w:val="3"/>
                <w:shd w:val="clear" w:color="auto" w:fill="C6D9F1" w:themeFill="text2" w:themeFillTint="33"/>
              </w:tcPr>
            </w:tcPrChange>
          </w:tcPr>
          <w:p w14:paraId="063E2942" w14:textId="77777777" w:rsidR="008903A1" w:rsidRPr="007D28E5" w:rsidRDefault="008903A1" w:rsidP="00231331">
            <w:pPr>
              <w:rPr>
                <w:b/>
                <w:sz w:val="15"/>
                <w:szCs w:val="15"/>
                <w:rPrChange w:id="21" w:author="Jane Kohlhoff" w:date="2024-05-21T06:10:00Z" w16du:dateUtc="2024-05-20T20:10:00Z">
                  <w:rPr>
                    <w:b/>
                    <w:sz w:val="15"/>
                    <w:szCs w:val="15"/>
                    <w:highlight w:val="yellow"/>
                  </w:rPr>
                </w:rPrChange>
              </w:rPr>
            </w:pPr>
            <w:r w:rsidRPr="007D28E5">
              <w:rPr>
                <w:b/>
                <w:sz w:val="15"/>
                <w:szCs w:val="15"/>
                <w:rPrChange w:id="22" w:author="Jane Kohlhoff" w:date="2024-05-21T06:10:00Z" w16du:dateUtc="2024-05-20T20:10:00Z">
                  <w:rPr>
                    <w:b/>
                    <w:sz w:val="15"/>
                    <w:szCs w:val="15"/>
                    <w:highlight w:val="yellow"/>
                  </w:rPr>
                </w:rPrChange>
              </w:rPr>
              <w:t>T1</w:t>
            </w:r>
            <w:r w:rsidRPr="007D28E5">
              <w:rPr>
                <w:b/>
                <w:sz w:val="15"/>
                <w:szCs w:val="15"/>
                <w:rPrChange w:id="23" w:author="Jane Kohlhoff" w:date="2024-05-21T06:10:00Z" w16du:dateUtc="2024-05-20T20:10:00Z">
                  <w:rPr>
                    <w:b/>
                    <w:sz w:val="15"/>
                    <w:szCs w:val="15"/>
                    <w:highlight w:val="yellow"/>
                  </w:rPr>
                </w:rPrChange>
              </w:rPr>
              <w:sym w:font="Wingdings" w:char="F0E0"/>
            </w:r>
            <w:r w:rsidRPr="007D28E5">
              <w:rPr>
                <w:b/>
                <w:sz w:val="15"/>
                <w:szCs w:val="15"/>
                <w:rPrChange w:id="24" w:author="Jane Kohlhoff" w:date="2024-05-21T06:10:00Z" w16du:dateUtc="2024-05-20T20:10:00Z">
                  <w:rPr>
                    <w:b/>
                    <w:sz w:val="15"/>
                    <w:szCs w:val="15"/>
                    <w:highlight w:val="yellow"/>
                  </w:rPr>
                </w:rPrChange>
              </w:rPr>
              <w:t xml:space="preserve"> T3 </w:t>
            </w:r>
          </w:p>
          <w:p w14:paraId="19C16AD9" w14:textId="77777777" w:rsidR="008903A1" w:rsidRPr="007D28E5" w:rsidRDefault="008903A1" w:rsidP="00231331">
            <w:pPr>
              <w:rPr>
                <w:b/>
                <w:sz w:val="15"/>
                <w:szCs w:val="15"/>
                <w:rPrChange w:id="25" w:author="Jane Kohlhoff" w:date="2024-05-21T06:10:00Z" w16du:dateUtc="2024-05-20T20:10:00Z">
                  <w:rPr>
                    <w:b/>
                    <w:sz w:val="15"/>
                    <w:szCs w:val="15"/>
                    <w:highlight w:val="yellow"/>
                  </w:rPr>
                </w:rPrChange>
              </w:rPr>
            </w:pPr>
            <w:r w:rsidRPr="007D28E5">
              <w:rPr>
                <w:b/>
                <w:i/>
                <w:iCs/>
                <w:sz w:val="15"/>
                <w:szCs w:val="15"/>
                <w:rPrChange w:id="26" w:author="Jane Kohlhoff" w:date="2024-05-21T06:10:00Z" w16du:dateUtc="2024-05-20T20:10:00Z">
                  <w:rPr>
                    <w:b/>
                    <w:i/>
                    <w:iCs/>
                    <w:sz w:val="15"/>
                    <w:szCs w:val="15"/>
                    <w:highlight w:val="yellow"/>
                  </w:rPr>
                </w:rPrChange>
              </w:rPr>
              <w:t>p, ES (d/OR)</w:t>
            </w:r>
          </w:p>
        </w:tc>
        <w:tc>
          <w:tcPr>
            <w:tcW w:w="708" w:type="dxa"/>
            <w:shd w:val="clear" w:color="auto" w:fill="C6D9F1" w:themeFill="text2" w:themeFillTint="33"/>
            <w:tcPrChange w:id="27" w:author="Jane Kohlhoff" w:date="2024-06-11T12:37:00Z" w16du:dateUtc="2024-06-11T02:37:00Z">
              <w:tcPr>
                <w:tcW w:w="708" w:type="dxa"/>
                <w:gridSpan w:val="2"/>
                <w:shd w:val="clear" w:color="auto" w:fill="C6D9F1" w:themeFill="text2" w:themeFillTint="33"/>
              </w:tcPr>
            </w:tcPrChange>
          </w:tcPr>
          <w:p w14:paraId="2C2CD533" w14:textId="77777777" w:rsidR="008903A1" w:rsidRPr="007D28E5" w:rsidRDefault="008903A1" w:rsidP="00231331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709" w:type="dxa"/>
            <w:shd w:val="clear" w:color="auto" w:fill="C6D9F1" w:themeFill="text2" w:themeFillTint="33"/>
            <w:tcPrChange w:id="28" w:author="Jane Kohlhoff" w:date="2024-06-11T12:37:00Z" w16du:dateUtc="2024-06-11T02:37:00Z">
              <w:tcPr>
                <w:tcW w:w="709" w:type="dxa"/>
                <w:gridSpan w:val="2"/>
                <w:shd w:val="clear" w:color="auto" w:fill="C6D9F1" w:themeFill="text2" w:themeFillTint="33"/>
              </w:tcPr>
            </w:tcPrChange>
          </w:tcPr>
          <w:p w14:paraId="4EFBCFF8" w14:textId="77777777" w:rsidR="008903A1" w:rsidRPr="007D28E5" w:rsidRDefault="008903A1" w:rsidP="00231331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709" w:type="dxa"/>
            <w:shd w:val="clear" w:color="auto" w:fill="C6D9F1" w:themeFill="text2" w:themeFillTint="33"/>
            <w:tcPrChange w:id="29" w:author="Jane Kohlhoff" w:date="2024-06-11T12:37:00Z" w16du:dateUtc="2024-06-11T02:37:00Z">
              <w:tcPr>
                <w:tcW w:w="709" w:type="dxa"/>
                <w:gridSpan w:val="2"/>
                <w:shd w:val="clear" w:color="auto" w:fill="C6D9F1" w:themeFill="text2" w:themeFillTint="33"/>
              </w:tcPr>
            </w:tcPrChange>
          </w:tcPr>
          <w:p w14:paraId="2D663566" w14:textId="77777777" w:rsidR="008903A1" w:rsidRPr="007D28E5" w:rsidRDefault="008903A1" w:rsidP="00231331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1018" w:type="dxa"/>
            <w:shd w:val="clear" w:color="auto" w:fill="C6D9F1" w:themeFill="text2" w:themeFillTint="33"/>
            <w:tcPrChange w:id="30" w:author="Jane Kohlhoff" w:date="2024-06-11T12:37:00Z" w16du:dateUtc="2024-06-11T02:37:00Z">
              <w:tcPr>
                <w:tcW w:w="934" w:type="dxa"/>
                <w:gridSpan w:val="2"/>
                <w:shd w:val="clear" w:color="auto" w:fill="C6D9F1" w:themeFill="text2" w:themeFillTint="33"/>
              </w:tcPr>
            </w:tcPrChange>
          </w:tcPr>
          <w:p w14:paraId="451B532F" w14:textId="77777777" w:rsidR="008903A1" w:rsidRPr="007D28E5" w:rsidRDefault="008903A1" w:rsidP="00231331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sz w:val="15"/>
                <w:szCs w:val="15"/>
              </w:rPr>
              <w:t>T1</w:t>
            </w:r>
            <w:r w:rsidRPr="007D28E5">
              <w:rPr>
                <w:b/>
                <w:sz w:val="15"/>
                <w:szCs w:val="15"/>
              </w:rPr>
              <w:sym w:font="Wingdings" w:char="F0E0"/>
            </w:r>
            <w:r w:rsidRPr="007D28E5">
              <w:rPr>
                <w:b/>
                <w:sz w:val="15"/>
                <w:szCs w:val="15"/>
              </w:rPr>
              <w:t xml:space="preserve"> T2</w:t>
            </w:r>
          </w:p>
          <w:p w14:paraId="445316B4" w14:textId="77777777" w:rsidR="008903A1" w:rsidRPr="007D28E5" w:rsidRDefault="008903A1" w:rsidP="00231331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967" w:type="dxa"/>
            <w:shd w:val="clear" w:color="auto" w:fill="C6D9F1" w:themeFill="text2" w:themeFillTint="33"/>
            <w:tcPrChange w:id="31" w:author="Jane Kohlhoff" w:date="2024-06-11T12:37:00Z" w16du:dateUtc="2024-06-11T02:37:00Z">
              <w:tcPr>
                <w:tcW w:w="854" w:type="dxa"/>
                <w:shd w:val="clear" w:color="auto" w:fill="C6D9F1" w:themeFill="text2" w:themeFillTint="33"/>
              </w:tcPr>
            </w:tcPrChange>
          </w:tcPr>
          <w:p w14:paraId="429ACF0F" w14:textId="77777777" w:rsidR="008903A1" w:rsidRPr="007D28E5" w:rsidRDefault="008903A1" w:rsidP="00231331">
            <w:pPr>
              <w:rPr>
                <w:b/>
                <w:sz w:val="15"/>
                <w:szCs w:val="15"/>
                <w:rPrChange w:id="32" w:author="Jane Kohlhoff" w:date="2024-05-21T06:10:00Z" w16du:dateUtc="2024-05-20T20:10:00Z">
                  <w:rPr>
                    <w:b/>
                    <w:sz w:val="15"/>
                    <w:szCs w:val="15"/>
                    <w:highlight w:val="yellow"/>
                  </w:rPr>
                </w:rPrChange>
              </w:rPr>
            </w:pPr>
            <w:r w:rsidRPr="007D28E5">
              <w:rPr>
                <w:b/>
                <w:sz w:val="15"/>
                <w:szCs w:val="15"/>
                <w:rPrChange w:id="33" w:author="Jane Kohlhoff" w:date="2024-05-21T06:10:00Z" w16du:dateUtc="2024-05-20T20:10:00Z">
                  <w:rPr>
                    <w:b/>
                    <w:sz w:val="15"/>
                    <w:szCs w:val="15"/>
                    <w:highlight w:val="yellow"/>
                  </w:rPr>
                </w:rPrChange>
              </w:rPr>
              <w:t>T1</w:t>
            </w:r>
            <w:r w:rsidRPr="007D28E5">
              <w:rPr>
                <w:b/>
                <w:sz w:val="15"/>
                <w:szCs w:val="15"/>
                <w:rPrChange w:id="34" w:author="Jane Kohlhoff" w:date="2024-05-21T06:10:00Z" w16du:dateUtc="2024-05-20T20:10:00Z">
                  <w:rPr>
                    <w:b/>
                    <w:sz w:val="15"/>
                    <w:szCs w:val="15"/>
                    <w:highlight w:val="yellow"/>
                  </w:rPr>
                </w:rPrChange>
              </w:rPr>
              <w:sym w:font="Wingdings" w:char="F0E0"/>
            </w:r>
            <w:r w:rsidRPr="007D28E5">
              <w:rPr>
                <w:b/>
                <w:sz w:val="15"/>
                <w:szCs w:val="15"/>
                <w:rPrChange w:id="35" w:author="Jane Kohlhoff" w:date="2024-05-21T06:10:00Z" w16du:dateUtc="2024-05-20T20:10:00Z">
                  <w:rPr>
                    <w:b/>
                    <w:sz w:val="15"/>
                    <w:szCs w:val="15"/>
                    <w:highlight w:val="yellow"/>
                  </w:rPr>
                </w:rPrChange>
              </w:rPr>
              <w:t xml:space="preserve"> T3 </w:t>
            </w:r>
          </w:p>
          <w:p w14:paraId="480639DB" w14:textId="77777777" w:rsidR="008903A1" w:rsidRPr="007D28E5" w:rsidRDefault="008903A1" w:rsidP="00231331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i/>
                <w:iCs/>
                <w:sz w:val="15"/>
                <w:szCs w:val="15"/>
                <w:rPrChange w:id="36" w:author="Jane Kohlhoff" w:date="2024-05-21T06:10:00Z" w16du:dateUtc="2024-05-20T20:10:00Z">
                  <w:rPr>
                    <w:b/>
                    <w:i/>
                    <w:iCs/>
                    <w:sz w:val="15"/>
                    <w:szCs w:val="15"/>
                    <w:highlight w:val="yellow"/>
                  </w:rPr>
                </w:rPrChange>
              </w:rPr>
              <w:t>p, ES (d/OR)</w:t>
            </w:r>
          </w:p>
        </w:tc>
        <w:tc>
          <w:tcPr>
            <w:tcW w:w="708" w:type="dxa"/>
            <w:shd w:val="clear" w:color="auto" w:fill="C6D9F1" w:themeFill="text2" w:themeFillTint="33"/>
            <w:tcPrChange w:id="37" w:author="Jane Kohlhoff" w:date="2024-06-11T12:37:00Z" w16du:dateUtc="2024-06-11T02:37:00Z">
              <w:tcPr>
                <w:tcW w:w="708" w:type="dxa"/>
                <w:gridSpan w:val="4"/>
                <w:shd w:val="clear" w:color="auto" w:fill="C6D9F1" w:themeFill="text2" w:themeFillTint="33"/>
              </w:tcPr>
            </w:tcPrChange>
          </w:tcPr>
          <w:p w14:paraId="31E6645F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709" w:type="dxa"/>
            <w:shd w:val="clear" w:color="auto" w:fill="C6D9F1" w:themeFill="text2" w:themeFillTint="33"/>
            <w:tcPrChange w:id="38" w:author="Jane Kohlhoff" w:date="2024-06-11T12:37:00Z" w16du:dateUtc="2024-06-11T02:37:00Z">
              <w:tcPr>
                <w:tcW w:w="709" w:type="dxa"/>
                <w:gridSpan w:val="2"/>
                <w:shd w:val="clear" w:color="auto" w:fill="C6D9F1" w:themeFill="text2" w:themeFillTint="33"/>
              </w:tcPr>
            </w:tcPrChange>
          </w:tcPr>
          <w:p w14:paraId="6EA553DF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935" w:type="dxa"/>
            <w:gridSpan w:val="2"/>
            <w:shd w:val="clear" w:color="auto" w:fill="C6D9F1" w:themeFill="text2" w:themeFillTint="33"/>
            <w:tcPrChange w:id="39" w:author="Jane Kohlhoff" w:date="2024-06-11T12:37:00Z" w16du:dateUtc="2024-06-11T02:37:00Z">
              <w:tcPr>
                <w:tcW w:w="935" w:type="dxa"/>
                <w:gridSpan w:val="2"/>
                <w:shd w:val="clear" w:color="auto" w:fill="C6D9F1" w:themeFill="text2" w:themeFillTint="33"/>
              </w:tcPr>
            </w:tcPrChange>
          </w:tcPr>
          <w:p w14:paraId="578F772A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</w:t>
            </w:r>
          </w:p>
          <w:p w14:paraId="35DB687D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570" w:type="dxa"/>
            <w:shd w:val="clear" w:color="auto" w:fill="C6D9F1" w:themeFill="text2" w:themeFillTint="33"/>
            <w:tcPrChange w:id="40" w:author="Jane Kohlhoff" w:date="2024-06-11T12:37:00Z" w16du:dateUtc="2024-06-11T02:37:00Z">
              <w:tcPr>
                <w:tcW w:w="567" w:type="dxa"/>
                <w:gridSpan w:val="4"/>
                <w:shd w:val="clear" w:color="auto" w:fill="C6D9F1" w:themeFill="text2" w:themeFillTint="33"/>
              </w:tcPr>
            </w:tcPrChange>
          </w:tcPr>
          <w:p w14:paraId="3D446245" w14:textId="77777777" w:rsidR="008903A1" w:rsidRPr="00716D00" w:rsidRDefault="008903A1" w:rsidP="00231331">
            <w:pPr>
              <w:ind w:right="-108"/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  <w:tc>
          <w:tcPr>
            <w:tcW w:w="989" w:type="dxa"/>
            <w:shd w:val="clear" w:color="auto" w:fill="C6D9F1" w:themeFill="text2" w:themeFillTint="33"/>
            <w:tcPrChange w:id="41" w:author="Jane Kohlhoff" w:date="2024-06-11T12:37:00Z" w16du:dateUtc="2024-06-11T02:37:00Z">
              <w:tcPr>
                <w:tcW w:w="989" w:type="dxa"/>
                <w:gridSpan w:val="4"/>
                <w:shd w:val="clear" w:color="auto" w:fill="C6D9F1" w:themeFill="text2" w:themeFillTint="33"/>
              </w:tcPr>
            </w:tcPrChange>
          </w:tcPr>
          <w:p w14:paraId="037AC943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  <w:tc>
          <w:tcPr>
            <w:tcW w:w="992" w:type="dxa"/>
            <w:shd w:val="clear" w:color="auto" w:fill="C6D9F1" w:themeFill="text2" w:themeFillTint="33"/>
            <w:tcPrChange w:id="42" w:author="Jane Kohlhoff" w:date="2024-06-11T12:37:00Z" w16du:dateUtc="2024-06-11T02:37:00Z">
              <w:tcPr>
                <w:tcW w:w="992" w:type="dxa"/>
                <w:gridSpan w:val="4"/>
                <w:shd w:val="clear" w:color="auto" w:fill="C6D9F1" w:themeFill="text2" w:themeFillTint="33"/>
              </w:tcPr>
            </w:tcPrChange>
          </w:tcPr>
          <w:p w14:paraId="1887BACD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  <w:tc>
          <w:tcPr>
            <w:tcW w:w="993" w:type="dxa"/>
            <w:shd w:val="clear" w:color="auto" w:fill="C6D9F1" w:themeFill="text2" w:themeFillTint="33"/>
            <w:tcPrChange w:id="43" w:author="Jane Kohlhoff" w:date="2024-06-11T12:37:00Z" w16du:dateUtc="2024-06-11T02:37:00Z">
              <w:tcPr>
                <w:tcW w:w="993" w:type="dxa"/>
                <w:gridSpan w:val="4"/>
                <w:shd w:val="clear" w:color="auto" w:fill="C6D9F1" w:themeFill="text2" w:themeFillTint="33"/>
              </w:tcPr>
            </w:tcPrChange>
          </w:tcPr>
          <w:p w14:paraId="3050B149" w14:textId="77777777" w:rsidR="008903A1" w:rsidRPr="00716D00" w:rsidRDefault="008903A1" w:rsidP="00231331">
            <w:pPr>
              <w:rPr>
                <w:b/>
                <w:i/>
                <w:iCs/>
                <w:sz w:val="15"/>
                <w:szCs w:val="15"/>
              </w:rPr>
            </w:pPr>
          </w:p>
        </w:tc>
      </w:tr>
      <w:tr w:rsidR="000344B8" w:rsidRPr="00716D00" w14:paraId="202CA8D0" w14:textId="575AB683" w:rsidTr="000344B8">
        <w:tblPrEx>
          <w:tblPrExChange w:id="44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45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46" w:author="Jane Kohlhoff" w:date="2024-06-11T12:37:00Z" w16du:dateUtc="2024-06-11T02:37:00Z">
              <w:tcPr>
                <w:tcW w:w="1132" w:type="dxa"/>
              </w:tcPr>
            </w:tcPrChange>
          </w:tcPr>
          <w:p w14:paraId="2AC18DAC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Positive parenting 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verbalizations</w:t>
            </w:r>
          </w:p>
        </w:tc>
        <w:tc>
          <w:tcPr>
            <w:tcW w:w="988" w:type="dxa"/>
            <w:tcPrChange w:id="47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5E64CBFC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 xml:space="preserve">DPICS – LP </w:t>
            </w:r>
          </w:p>
        </w:tc>
        <w:tc>
          <w:tcPr>
            <w:tcW w:w="708" w:type="dxa"/>
            <w:tcPrChange w:id="48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5BF26DD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0.22 (0.32)</w:t>
            </w:r>
          </w:p>
        </w:tc>
        <w:tc>
          <w:tcPr>
            <w:tcW w:w="708" w:type="dxa"/>
            <w:tcPrChange w:id="49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7E6CD580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5.54 (2.60)</w:t>
            </w:r>
          </w:p>
        </w:tc>
        <w:tc>
          <w:tcPr>
            <w:tcW w:w="709" w:type="dxa"/>
            <w:tcPrChange w:id="50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30478E21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3.40 (3.25)</w:t>
            </w:r>
          </w:p>
        </w:tc>
        <w:tc>
          <w:tcPr>
            <w:tcW w:w="1105" w:type="dxa"/>
            <w:tcPrChange w:id="51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442460EE" w14:textId="1873AF0D" w:rsidR="008903A1" w:rsidRPr="00716D00" w:rsidRDefault="00792697" w:rsidP="00231331">
            <w:pPr>
              <w:rPr>
                <w:b/>
                <w:bCs/>
                <w:sz w:val="15"/>
                <w:szCs w:val="15"/>
              </w:rPr>
            </w:pPr>
            <w:del w:id="52" w:author="Jane Kohlhoff" w:date="2024-06-11T12:20:00Z" w16du:dateUtc="2024-06-11T02:20:00Z">
              <w:r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53" w:author="Jane Kohlhoff" w:date="2024-06-11T12:20:00Z" w16du:dateUtc="2024-06-11T02:20:00Z">
              <w:r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>
              <w:rPr>
                <w:b/>
                <w:bCs/>
                <w:sz w:val="15"/>
                <w:szCs w:val="15"/>
              </w:rPr>
              <w:t>&lt;</w:t>
            </w:r>
            <w:ins w:id="54" w:author="Jane Kohlhoff" w:date="2024-06-11T12:20:00Z" w16du:dateUtc="2024-06-11T02:20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del w:id="55" w:author="Jane Kohlhoff" w:date="2024-06-11T12:20:00Z" w16du:dateUtc="2024-06-11T02:20:00Z">
              <w:r w:rsidR="008903A1" w:rsidRPr="00716D00" w:rsidDel="00792697">
                <w:rPr>
                  <w:b/>
                  <w:bCs/>
                  <w:sz w:val="15"/>
                  <w:szCs w:val="15"/>
                </w:rPr>
                <w:delText xml:space="preserve"> </w:delText>
              </w:r>
            </w:del>
            <w:r w:rsidR="008903A1" w:rsidRPr="00716D00">
              <w:rPr>
                <w:b/>
                <w:bCs/>
                <w:sz w:val="15"/>
                <w:szCs w:val="15"/>
              </w:rPr>
              <w:t>0.0</w:t>
            </w:r>
            <w:r w:rsidR="008903A1">
              <w:rPr>
                <w:b/>
                <w:bCs/>
                <w:sz w:val="15"/>
                <w:szCs w:val="15"/>
              </w:rPr>
              <w:t>01</w:t>
            </w:r>
            <w:r w:rsidR="008903A1" w:rsidRPr="00716D00">
              <w:rPr>
                <w:b/>
                <w:bCs/>
                <w:sz w:val="15"/>
                <w:szCs w:val="15"/>
              </w:rPr>
              <w:t>*</w:t>
            </w:r>
            <w:ins w:id="56" w:author="Jane Kohlhoff" w:date="2024-06-11T12:21:00Z" w16du:dateUtc="2024-06-11T02:21:00Z">
              <w:r>
                <w:rPr>
                  <w:b/>
                  <w:bCs/>
                  <w:sz w:val="15"/>
                  <w:szCs w:val="15"/>
                </w:rPr>
                <w:t>*</w:t>
              </w:r>
            </w:ins>
          </w:p>
          <w:p w14:paraId="42A7553D" w14:textId="77777777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26.55</w:t>
            </w:r>
          </w:p>
        </w:tc>
        <w:tc>
          <w:tcPr>
            <w:tcW w:w="1024" w:type="dxa"/>
            <w:tcPrChange w:id="57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0F13F319" w14:textId="3DC8E4A7" w:rsidR="008903A1" w:rsidRPr="007F24D6" w:rsidRDefault="008A79AD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del w:id="58" w:author="Jane Kohlhoff" w:date="2024-06-11T12:23:00Z" w16du:dateUtc="2024-06-11T02:23:00Z">
              <w:r w:rsidRPr="007F24D6" w:rsidDel="008A79AD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59" w:author="Jane Kohlhoff" w:date="2024-06-11T12:23:00Z" w16du:dateUtc="2024-06-11T02:23:00Z">
              <w:r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6322A3">
              <w:rPr>
                <w:b/>
                <w:bCs/>
                <w:sz w:val="15"/>
                <w:szCs w:val="15"/>
                <w:rPrChange w:id="60" w:author="Jane Kohlhoff" w:date="2024-06-11T12:29:00Z" w16du:dateUtc="2024-06-11T02:29:00Z">
                  <w:rPr>
                    <w:b/>
                    <w:bCs/>
                    <w:i/>
                    <w:iCs/>
                    <w:sz w:val="15"/>
                    <w:szCs w:val="15"/>
                  </w:rPr>
                </w:rPrChange>
              </w:rPr>
              <w:t>&lt;</w:t>
            </w:r>
            <w:ins w:id="61" w:author="Jane Kohlhoff" w:date="2024-06-11T12:23:00Z" w16du:dateUtc="2024-06-11T02:23:00Z">
              <w:r w:rsidRPr="006322A3">
                <w:rPr>
                  <w:b/>
                  <w:bCs/>
                  <w:sz w:val="15"/>
                  <w:szCs w:val="15"/>
                  <w:rPrChange w:id="62" w:author="Jane Kohlhoff" w:date="2024-06-11T12:29:00Z" w16du:dateUtc="2024-06-11T02:29:00Z">
                    <w:rPr>
                      <w:b/>
                      <w:bCs/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8903A1" w:rsidRPr="006322A3">
              <w:rPr>
                <w:b/>
                <w:bCs/>
                <w:sz w:val="15"/>
                <w:szCs w:val="15"/>
                <w:rPrChange w:id="63" w:author="Jane Kohlhoff" w:date="2024-06-11T12:29:00Z" w16du:dateUtc="2024-06-11T02:29:00Z">
                  <w:rPr>
                    <w:b/>
                    <w:bCs/>
                    <w:i/>
                    <w:iCs/>
                    <w:sz w:val="15"/>
                    <w:szCs w:val="15"/>
                  </w:rPr>
                </w:rPrChange>
              </w:rPr>
              <w:t>0.001</w:t>
            </w:r>
            <w:ins w:id="64" w:author="Jane Kohlhoff" w:date="2024-06-11T12:23:00Z" w16du:dateUtc="2024-06-11T02:23:00Z">
              <w:r w:rsidRPr="006322A3">
                <w:rPr>
                  <w:b/>
                  <w:bCs/>
                  <w:sz w:val="15"/>
                  <w:szCs w:val="15"/>
                  <w:rPrChange w:id="65" w:author="Jane Kohlhoff" w:date="2024-06-11T12:29:00Z" w16du:dateUtc="2024-06-11T02:29:00Z">
                    <w:rPr>
                      <w:b/>
                      <w:bCs/>
                      <w:i/>
                      <w:iCs/>
                      <w:sz w:val="15"/>
                      <w:szCs w:val="15"/>
                    </w:rPr>
                  </w:rPrChange>
                </w:rPr>
                <w:t>**</w:t>
              </w:r>
            </w:ins>
          </w:p>
          <w:p w14:paraId="01790250" w14:textId="085A5040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F24D6">
              <w:rPr>
                <w:b/>
                <w:bCs/>
                <w:i/>
                <w:iCs/>
                <w:sz w:val="15"/>
                <w:szCs w:val="15"/>
              </w:rPr>
              <w:t>OR</w:t>
            </w:r>
            <w:r w:rsidRPr="00A97420">
              <w:rPr>
                <w:b/>
                <w:bCs/>
                <w:sz w:val="15"/>
                <w:szCs w:val="15"/>
                <w:rPrChange w:id="66" w:author="Jane Kohlhoff" w:date="2024-06-11T12:29:00Z" w16du:dateUtc="2024-06-11T02:29:00Z">
                  <w:rPr>
                    <w:b/>
                    <w:bCs/>
                    <w:i/>
                    <w:iCs/>
                    <w:sz w:val="15"/>
                    <w:szCs w:val="15"/>
                  </w:rPr>
                </w:rPrChange>
              </w:rPr>
              <w:t>=</w:t>
            </w:r>
            <w:r w:rsidRPr="006322A3">
              <w:rPr>
                <w:b/>
                <w:bCs/>
                <w:sz w:val="15"/>
                <w:szCs w:val="15"/>
                <w:rPrChange w:id="67" w:author="Jane Kohlhoff" w:date="2024-06-11T12:29:00Z" w16du:dateUtc="2024-06-11T02:29:00Z">
                  <w:rPr>
                    <w:b/>
                    <w:bCs/>
                    <w:i/>
                    <w:iCs/>
                    <w:sz w:val="15"/>
                    <w:szCs w:val="15"/>
                  </w:rPr>
                </w:rPrChange>
              </w:rPr>
              <w:t>15.56</w:t>
            </w:r>
          </w:p>
        </w:tc>
        <w:tc>
          <w:tcPr>
            <w:tcW w:w="708" w:type="dxa"/>
            <w:tcPrChange w:id="68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1A5A605A" w14:textId="1E923BF0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0.38 (</w:t>
            </w:r>
            <w:r>
              <w:rPr>
                <w:sz w:val="15"/>
                <w:szCs w:val="15"/>
              </w:rPr>
              <w:t>0.69</w:t>
            </w:r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709" w:type="dxa"/>
            <w:tcPrChange w:id="69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182F1366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0.67 (0.86)</w:t>
            </w:r>
          </w:p>
        </w:tc>
        <w:tc>
          <w:tcPr>
            <w:tcW w:w="709" w:type="dxa"/>
            <w:tcPrChange w:id="70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6107DF9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0.39 (0.22)</w:t>
            </w:r>
          </w:p>
        </w:tc>
        <w:tc>
          <w:tcPr>
            <w:tcW w:w="1018" w:type="dxa"/>
            <w:tcPrChange w:id="71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0619C0DF" w14:textId="77777777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 0.31*</w:t>
            </w:r>
          </w:p>
          <w:p w14:paraId="2508E35C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1.53</w:t>
            </w:r>
          </w:p>
        </w:tc>
        <w:tc>
          <w:tcPr>
            <w:tcW w:w="967" w:type="dxa"/>
            <w:tcPrChange w:id="72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567D1842" w14:textId="65214F11" w:rsidR="008903A1" w:rsidRDefault="008903A1" w:rsidP="00231331">
            <w:pPr>
              <w:rPr>
                <w:sz w:val="15"/>
                <w:szCs w:val="15"/>
              </w:rPr>
            </w:pPr>
            <w:r w:rsidRPr="006322A3">
              <w:rPr>
                <w:i/>
                <w:iCs/>
                <w:sz w:val="15"/>
                <w:szCs w:val="15"/>
                <w:rPrChange w:id="73" w:author="Jane Kohlhoff" w:date="2024-06-11T12:31:00Z" w16du:dateUtc="2024-06-11T02:31:00Z">
                  <w:rPr>
                    <w:sz w:val="15"/>
                    <w:szCs w:val="15"/>
                  </w:rPr>
                </w:rPrChange>
              </w:rPr>
              <w:t>p</w:t>
            </w:r>
            <w:r>
              <w:rPr>
                <w:sz w:val="15"/>
                <w:szCs w:val="15"/>
              </w:rPr>
              <w:t xml:space="preserve"> = 0.57</w:t>
            </w:r>
          </w:p>
          <w:p w14:paraId="663168E9" w14:textId="60E8DE53" w:rsidR="008903A1" w:rsidRPr="00716D00" w:rsidRDefault="008903A1" w:rsidP="00231331">
            <w:pPr>
              <w:rPr>
                <w:sz w:val="15"/>
                <w:szCs w:val="15"/>
              </w:rPr>
            </w:pPr>
            <w:r w:rsidRPr="006322A3">
              <w:rPr>
                <w:i/>
                <w:iCs/>
                <w:sz w:val="15"/>
                <w:szCs w:val="15"/>
                <w:rPrChange w:id="74" w:author="Jane Kohlhoff" w:date="2024-06-11T12:31:00Z" w16du:dateUtc="2024-06-11T02:31:00Z">
                  <w:rPr>
                    <w:sz w:val="15"/>
                    <w:szCs w:val="15"/>
                  </w:rPr>
                </w:rPrChange>
              </w:rPr>
              <w:t>OR</w:t>
            </w:r>
            <w:ins w:id="75" w:author="Jane Kohlhoff" w:date="2024-06-11T12:33:00Z" w16du:dateUtc="2024-06-11T02:33:00Z">
              <w:r w:rsidR="006322A3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76" w:author="Jane Kohlhoff" w:date="2024-06-11T12:33:00Z" w16du:dateUtc="2024-06-11T02:33:00Z">
              <w:r w:rsidR="006322A3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1.64</w:t>
            </w:r>
          </w:p>
        </w:tc>
        <w:tc>
          <w:tcPr>
            <w:tcW w:w="708" w:type="dxa"/>
            <w:tcPrChange w:id="77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10929939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0.45 (0.72)</w:t>
            </w:r>
          </w:p>
        </w:tc>
        <w:tc>
          <w:tcPr>
            <w:tcW w:w="709" w:type="dxa"/>
            <w:tcPrChange w:id="78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630CECBB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0.54 (0.76)</w:t>
            </w:r>
          </w:p>
        </w:tc>
        <w:tc>
          <w:tcPr>
            <w:tcW w:w="935" w:type="dxa"/>
            <w:gridSpan w:val="2"/>
            <w:tcPrChange w:id="79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3DA55A7D" w14:textId="4540FBF1" w:rsidR="000344B8" w:rsidRPr="004C631C" w:rsidRDefault="008903A1" w:rsidP="000344B8">
            <w:pPr>
              <w:rPr>
                <w:ins w:id="80" w:author="Jane Kohlhoff" w:date="2024-06-11T12:36:00Z" w16du:dateUtc="2024-06-11T02:36:00Z"/>
                <w:sz w:val="15"/>
                <w:szCs w:val="15"/>
              </w:rPr>
            </w:pPr>
            <w:del w:id="81" w:author="Jane Kohlhoff" w:date="2024-06-11T12:36:00Z" w16du:dateUtc="2024-06-11T02:36:00Z">
              <w:r w:rsidRPr="00716D00" w:rsidDel="000344B8">
                <w:rPr>
                  <w:sz w:val="15"/>
                  <w:szCs w:val="15"/>
                </w:rPr>
                <w:delText xml:space="preserve"> </w:delText>
              </w:r>
            </w:del>
            <w:ins w:id="82" w:author="Jane Kohlhoff" w:date="2024-06-11T12:36:00Z" w16du:dateUtc="2024-06-11T02:36:00Z">
              <w:r w:rsidR="000344B8" w:rsidRPr="001D3075">
                <w:rPr>
                  <w:i/>
                  <w:iCs/>
                  <w:sz w:val="15"/>
                  <w:szCs w:val="15"/>
                </w:rPr>
                <w:t xml:space="preserve"> </w:t>
              </w:r>
              <w:r w:rsidR="000344B8" w:rsidRPr="001D3075">
                <w:rPr>
                  <w:i/>
                  <w:iCs/>
                  <w:sz w:val="15"/>
                  <w:szCs w:val="15"/>
                </w:rPr>
                <w:t>p</w:t>
              </w:r>
              <w:r w:rsidR="000344B8">
                <w:rPr>
                  <w:sz w:val="15"/>
                  <w:szCs w:val="15"/>
                </w:rPr>
                <w:t xml:space="preserve"> </w:t>
              </w:r>
              <w:r w:rsidR="000344B8">
                <w:rPr>
                  <w:sz w:val="15"/>
                  <w:szCs w:val="15"/>
                </w:rPr>
                <w:t xml:space="preserve">&gt; </w:t>
              </w:r>
              <w:r w:rsidR="000344B8" w:rsidRPr="007450B3">
                <w:rPr>
                  <w:sz w:val="15"/>
                  <w:szCs w:val="15"/>
                </w:rPr>
                <w:t>0.99</w:t>
              </w:r>
            </w:ins>
          </w:p>
          <w:p w14:paraId="01E2B7A6" w14:textId="0B8D429B" w:rsidR="008903A1" w:rsidRPr="00716D00" w:rsidDel="000344B8" w:rsidRDefault="008903A1" w:rsidP="00231331">
            <w:pPr>
              <w:rPr>
                <w:del w:id="83" w:author="Jane Kohlhoff" w:date="2024-06-11T12:36:00Z" w16du:dateUtc="2024-06-11T02:36:00Z"/>
                <w:sz w:val="15"/>
                <w:szCs w:val="15"/>
              </w:rPr>
            </w:pPr>
            <w:del w:id="84" w:author="Jane Kohlhoff" w:date="2024-06-11T12:36:00Z" w16du:dateUtc="2024-06-11T02:36:00Z">
              <w:r w:rsidRPr="00716D00" w:rsidDel="000344B8">
                <w:rPr>
                  <w:i/>
                  <w:iCs/>
                  <w:sz w:val="15"/>
                  <w:szCs w:val="15"/>
                </w:rPr>
                <w:delText xml:space="preserve">p </w:delText>
              </w:r>
              <w:r w:rsidRPr="00716D00" w:rsidDel="000344B8">
                <w:rPr>
                  <w:sz w:val="15"/>
                  <w:szCs w:val="15"/>
                </w:rPr>
                <w:delText>= 1.00</w:delText>
              </w:r>
            </w:del>
          </w:p>
          <w:p w14:paraId="71AC1C7D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sz w:val="15"/>
                <w:szCs w:val="15"/>
              </w:rPr>
              <w:t>= 1.21</w:t>
            </w:r>
          </w:p>
        </w:tc>
        <w:tc>
          <w:tcPr>
            <w:tcW w:w="570" w:type="dxa"/>
            <w:tcPrChange w:id="85" w:author="Jane Kohlhoff" w:date="2024-06-11T12:37:00Z" w16du:dateUtc="2024-06-11T02:37:00Z">
              <w:tcPr>
                <w:tcW w:w="570" w:type="dxa"/>
                <w:gridSpan w:val="4"/>
              </w:tcPr>
            </w:tcPrChange>
          </w:tcPr>
          <w:p w14:paraId="72CDE8A9" w14:textId="77777777" w:rsidR="008903A1" w:rsidRPr="00716D00" w:rsidRDefault="008903A1" w:rsidP="00231331">
            <w:pPr>
              <w:rPr>
                <w:sz w:val="15"/>
                <w:szCs w:val="15"/>
                <w:highlight w:val="yellow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89" w:type="dxa"/>
            <w:tcPrChange w:id="86" w:author="Jane Kohlhoff" w:date="2024-06-11T12:37:00Z" w16du:dateUtc="2024-06-11T02:37:00Z">
              <w:tcPr>
                <w:tcW w:w="989" w:type="dxa"/>
                <w:gridSpan w:val="4"/>
              </w:tcPr>
            </w:tcPrChange>
          </w:tcPr>
          <w:p w14:paraId="606398E6" w14:textId="27484FBE" w:rsidR="008903A1" w:rsidRPr="007B5B8D" w:rsidRDefault="008903A1" w:rsidP="00231331">
            <w:pPr>
              <w:rPr>
                <w:b/>
                <w:bCs/>
                <w:sz w:val="15"/>
                <w:szCs w:val="15"/>
                <w:rPrChange w:id="87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</w:pPr>
            <w:r w:rsidRPr="007B5B8D">
              <w:rPr>
                <w:b/>
                <w:bCs/>
                <w:sz w:val="15"/>
                <w:szCs w:val="15"/>
                <w:rPrChange w:id="88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Yes, PCIT-T &gt; COS-P &amp; WL (</w:t>
            </w:r>
            <w:r w:rsidRPr="007B5B8D">
              <w:rPr>
                <w:b/>
                <w:bCs/>
                <w:i/>
                <w:iCs/>
                <w:sz w:val="15"/>
                <w:szCs w:val="15"/>
                <w:rPrChange w:id="89" w:author="Jane Kohlhoff" w:date="2024-06-11T12:54:00Z" w16du:dateUtc="2024-06-11T02:54:00Z">
                  <w:rPr>
                    <w:i/>
                    <w:iCs/>
                    <w:sz w:val="15"/>
                    <w:szCs w:val="15"/>
                  </w:rPr>
                </w:rPrChange>
              </w:rPr>
              <w:t>p</w:t>
            </w:r>
            <w:r w:rsidRPr="007B5B8D">
              <w:rPr>
                <w:b/>
                <w:bCs/>
                <w:sz w:val="15"/>
                <w:szCs w:val="15"/>
                <w:rPrChange w:id="90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s &lt; .001</w:t>
            </w:r>
            <w:ins w:id="91" w:author="Jane Kohlhoff" w:date="2024-06-11T12:54:00Z" w16du:dateUtc="2024-06-11T02:54:00Z">
              <w:r w:rsidR="007B5B8D">
                <w:rPr>
                  <w:b/>
                  <w:bCs/>
                  <w:sz w:val="15"/>
                  <w:szCs w:val="15"/>
                </w:rPr>
                <w:t>**</w:t>
              </w:r>
            </w:ins>
            <w:r w:rsidRPr="007B5B8D">
              <w:rPr>
                <w:b/>
                <w:bCs/>
                <w:sz w:val="15"/>
                <w:szCs w:val="15"/>
                <w:rPrChange w:id="92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)</w:t>
            </w:r>
          </w:p>
        </w:tc>
        <w:tc>
          <w:tcPr>
            <w:tcW w:w="992" w:type="dxa"/>
            <w:tcPrChange w:id="93" w:author="Jane Kohlhoff" w:date="2024-06-11T12:37:00Z" w16du:dateUtc="2024-06-11T02:37:00Z">
              <w:tcPr>
                <w:tcW w:w="992" w:type="dxa"/>
                <w:gridSpan w:val="4"/>
              </w:tcPr>
            </w:tcPrChange>
          </w:tcPr>
          <w:p w14:paraId="67ED92FB" w14:textId="1DCD79CE" w:rsidR="008903A1" w:rsidRPr="007B5B8D" w:rsidRDefault="008903A1" w:rsidP="00231331">
            <w:pPr>
              <w:rPr>
                <w:b/>
                <w:bCs/>
                <w:sz w:val="15"/>
                <w:szCs w:val="15"/>
                <w:rPrChange w:id="94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</w:pPr>
            <w:r w:rsidRPr="007B5B8D">
              <w:rPr>
                <w:b/>
                <w:bCs/>
                <w:sz w:val="15"/>
                <w:szCs w:val="15"/>
                <w:rPrChange w:id="95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Yes, PCIT-T &gt; COS-P (</w:t>
            </w:r>
            <w:r w:rsidRPr="007B5B8D">
              <w:rPr>
                <w:b/>
                <w:bCs/>
                <w:i/>
                <w:iCs/>
                <w:sz w:val="15"/>
                <w:szCs w:val="15"/>
                <w:rPrChange w:id="96" w:author="Jane Kohlhoff" w:date="2024-06-11T12:54:00Z" w16du:dateUtc="2024-06-11T02:54:00Z">
                  <w:rPr>
                    <w:i/>
                    <w:iCs/>
                    <w:sz w:val="15"/>
                    <w:szCs w:val="15"/>
                  </w:rPr>
                </w:rPrChange>
              </w:rPr>
              <w:t>p</w:t>
            </w:r>
            <w:r w:rsidRPr="007B5B8D">
              <w:rPr>
                <w:b/>
                <w:bCs/>
                <w:sz w:val="15"/>
                <w:szCs w:val="15"/>
                <w:rPrChange w:id="97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 xml:space="preserve"> &lt; .001</w:t>
            </w:r>
            <w:ins w:id="98" w:author="Jane Kohlhoff" w:date="2024-06-11T12:54:00Z" w16du:dateUtc="2024-06-11T02:54:00Z">
              <w:r w:rsidR="007B5B8D">
                <w:rPr>
                  <w:b/>
                  <w:bCs/>
                  <w:sz w:val="15"/>
                  <w:szCs w:val="15"/>
                </w:rPr>
                <w:t>**</w:t>
              </w:r>
            </w:ins>
            <w:r w:rsidRPr="007B5B8D">
              <w:rPr>
                <w:b/>
                <w:bCs/>
                <w:sz w:val="15"/>
                <w:szCs w:val="15"/>
                <w:rPrChange w:id="99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)</w:t>
            </w:r>
          </w:p>
        </w:tc>
        <w:tc>
          <w:tcPr>
            <w:tcW w:w="993" w:type="dxa"/>
            <w:tcPrChange w:id="100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4E18ABF0" w14:textId="35FCAF58" w:rsidR="008903A1" w:rsidRPr="009C4627" w:rsidRDefault="009D37A5" w:rsidP="00231331">
            <w:pPr>
              <w:rPr>
                <w:b/>
                <w:bCs/>
                <w:sz w:val="15"/>
                <w:szCs w:val="15"/>
                <w:rPrChange w:id="101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</w:pPr>
            <w:r w:rsidRPr="009C4627">
              <w:rPr>
                <w:b/>
                <w:bCs/>
                <w:sz w:val="15"/>
                <w:szCs w:val="15"/>
                <w:rPrChange w:id="102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 xml:space="preserve">Yes, </w:t>
            </w:r>
            <w:r w:rsidRPr="009C4627">
              <w:rPr>
                <w:b/>
                <w:bCs/>
                <w:i/>
                <w:iCs/>
                <w:sz w:val="15"/>
                <w:szCs w:val="15"/>
                <w:rPrChange w:id="103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p</w:t>
            </w:r>
            <w:ins w:id="104" w:author="Jane Kohlhoff" w:date="2024-06-11T12:52:00Z" w16du:dateUtc="2024-06-11T02:52:00Z">
              <w:r w:rsidR="009C4627" w:rsidRPr="009C4627">
                <w:rPr>
                  <w:b/>
                  <w:bCs/>
                  <w:sz w:val="15"/>
                  <w:szCs w:val="15"/>
                  <w:rPrChange w:id="105" w:author="Jane Kohlhoff" w:date="2024-06-11T12:54:00Z" w16du:dateUtc="2024-06-11T02:54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Pr="009C4627">
              <w:rPr>
                <w:b/>
                <w:bCs/>
                <w:sz w:val="15"/>
                <w:szCs w:val="15"/>
                <w:rPrChange w:id="106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&lt;</w:t>
            </w:r>
            <w:ins w:id="107" w:author="Jane Kohlhoff" w:date="2024-06-11T12:52:00Z" w16du:dateUtc="2024-06-11T02:52:00Z">
              <w:r w:rsidR="009C4627" w:rsidRPr="009C4627">
                <w:rPr>
                  <w:b/>
                  <w:bCs/>
                  <w:sz w:val="15"/>
                  <w:szCs w:val="15"/>
                  <w:rPrChange w:id="108" w:author="Jane Kohlhoff" w:date="2024-06-11T12:54:00Z" w16du:dateUtc="2024-06-11T02:54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Pr="009C4627">
              <w:rPr>
                <w:b/>
                <w:bCs/>
                <w:sz w:val="15"/>
                <w:szCs w:val="15"/>
                <w:rPrChange w:id="109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0.001</w:t>
            </w:r>
            <w:ins w:id="110" w:author="Jane Kohlhoff" w:date="2024-06-11T12:52:00Z" w16du:dateUtc="2024-06-11T02:52:00Z">
              <w:r w:rsidR="009C4627" w:rsidRPr="009C4627">
                <w:rPr>
                  <w:b/>
                  <w:bCs/>
                  <w:sz w:val="15"/>
                  <w:szCs w:val="15"/>
                  <w:rPrChange w:id="111" w:author="Jane Kohlhoff" w:date="2024-06-11T12:54:00Z" w16du:dateUtc="2024-06-11T02:54:00Z">
                    <w:rPr>
                      <w:sz w:val="15"/>
                      <w:szCs w:val="15"/>
                    </w:rPr>
                  </w:rPrChange>
                </w:rPr>
                <w:t>**</w:t>
              </w:r>
            </w:ins>
          </w:p>
        </w:tc>
      </w:tr>
      <w:tr w:rsidR="000344B8" w:rsidRPr="00716D00" w14:paraId="7B70A4F8" w14:textId="60D18CD5" w:rsidTr="000344B8">
        <w:tblPrEx>
          <w:tblPrExChange w:id="112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113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114" w:author="Jane Kohlhoff" w:date="2024-06-11T12:37:00Z" w16du:dateUtc="2024-06-11T02:37:00Z">
              <w:tcPr>
                <w:tcW w:w="1132" w:type="dxa"/>
              </w:tcPr>
            </w:tcPrChange>
          </w:tcPr>
          <w:p w14:paraId="6C54F02D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Negative parenting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verbalizations</w:t>
            </w: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988" w:type="dxa"/>
            <w:tcPrChange w:id="115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118EEC8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DPICS – NT</w:t>
            </w:r>
            <w:r>
              <w:rPr>
                <w:sz w:val="15"/>
                <w:szCs w:val="15"/>
              </w:rPr>
              <w:t>A</w:t>
            </w:r>
          </w:p>
        </w:tc>
        <w:tc>
          <w:tcPr>
            <w:tcW w:w="708" w:type="dxa"/>
            <w:tcPrChange w:id="116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3314CC6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4.15 (3.15)</w:t>
            </w:r>
          </w:p>
        </w:tc>
        <w:tc>
          <w:tcPr>
            <w:tcW w:w="708" w:type="dxa"/>
            <w:tcPrChange w:id="117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3FF1C789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1.14 (1.39)</w:t>
            </w:r>
          </w:p>
        </w:tc>
        <w:tc>
          <w:tcPr>
            <w:tcW w:w="709" w:type="dxa"/>
            <w:tcPrChange w:id="118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398096E1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0.93 (1.09)</w:t>
            </w:r>
          </w:p>
        </w:tc>
        <w:tc>
          <w:tcPr>
            <w:tcW w:w="1105" w:type="dxa"/>
            <w:tcPrChange w:id="119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152913DA" w14:textId="39745CBC" w:rsidR="008903A1" w:rsidRPr="00716D00" w:rsidRDefault="00792697" w:rsidP="00231331">
            <w:pPr>
              <w:rPr>
                <w:b/>
                <w:bCs/>
                <w:sz w:val="15"/>
                <w:szCs w:val="15"/>
              </w:rPr>
            </w:pPr>
            <w:del w:id="120" w:author="Jane Kohlhoff" w:date="2024-06-11T12:20:00Z" w16du:dateUtc="2024-06-11T02:20:00Z">
              <w:r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121" w:author="Jane Kohlhoff" w:date="2024-06-11T12:20:00Z" w16du:dateUtc="2024-06-11T02:20:00Z">
              <w:r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del w:id="122" w:author="Jane Kohlhoff" w:date="2024-06-11T12:20:00Z" w16du:dateUtc="2024-06-11T02:20:00Z">
              <w:r w:rsidR="008903A1"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 xml:space="preserve"> </w:delText>
              </w:r>
            </w:del>
            <w:r w:rsidR="008903A1">
              <w:rPr>
                <w:b/>
                <w:bCs/>
                <w:sz w:val="15"/>
                <w:szCs w:val="15"/>
              </w:rPr>
              <w:t>&lt;</w:t>
            </w:r>
            <w:ins w:id="123" w:author="Jane Kohlhoff" w:date="2024-06-11T12:20:00Z" w16du:dateUtc="2024-06-11T02:20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="008903A1">
              <w:rPr>
                <w:b/>
                <w:bCs/>
                <w:sz w:val="15"/>
                <w:szCs w:val="15"/>
              </w:rPr>
              <w:t>0.001</w:t>
            </w:r>
            <w:ins w:id="124" w:author="Jane Kohlhoff" w:date="2024-06-11T12:19:00Z" w16du:dateUtc="2024-06-11T02:19:00Z">
              <w:r>
                <w:rPr>
                  <w:b/>
                  <w:bCs/>
                  <w:sz w:val="15"/>
                  <w:szCs w:val="15"/>
                </w:rPr>
                <w:t>*</w:t>
              </w:r>
            </w:ins>
            <w:ins w:id="125" w:author="Jane Kohlhoff" w:date="2024-06-11T12:21:00Z" w16du:dateUtc="2024-06-11T02:21:00Z">
              <w:r>
                <w:rPr>
                  <w:b/>
                  <w:bCs/>
                  <w:sz w:val="15"/>
                  <w:szCs w:val="15"/>
                </w:rPr>
                <w:t>*</w:t>
              </w:r>
            </w:ins>
          </w:p>
          <w:p w14:paraId="63EB4B10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0.25</w:t>
            </w:r>
          </w:p>
        </w:tc>
        <w:tc>
          <w:tcPr>
            <w:tcW w:w="1024" w:type="dxa"/>
            <w:tcPrChange w:id="126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58FA962F" w14:textId="3DFE1EA0" w:rsidR="008903A1" w:rsidRPr="008A79AD" w:rsidRDefault="008A79AD" w:rsidP="00231331">
            <w:pPr>
              <w:rPr>
                <w:b/>
                <w:bCs/>
                <w:sz w:val="15"/>
                <w:szCs w:val="15"/>
                <w:rPrChange w:id="127" w:author="Jane Kohlhoff" w:date="2024-06-11T12:23:00Z" w16du:dateUtc="2024-06-11T02:23:00Z">
                  <w:rPr>
                    <w:sz w:val="15"/>
                    <w:szCs w:val="15"/>
                  </w:rPr>
                </w:rPrChange>
              </w:rPr>
            </w:pPr>
            <w:del w:id="128" w:author="Jane Kohlhoff" w:date="2024-06-11T12:23:00Z" w16du:dateUtc="2024-06-11T02:23:00Z">
              <w:r w:rsidRPr="008A79AD" w:rsidDel="008A79AD">
                <w:rPr>
                  <w:b/>
                  <w:bCs/>
                  <w:sz w:val="15"/>
                  <w:szCs w:val="15"/>
                  <w:rPrChange w:id="129" w:author="Jane Kohlhoff" w:date="2024-06-11T12:23:00Z" w16du:dateUtc="2024-06-11T02:23:00Z">
                    <w:rPr>
                      <w:sz w:val="15"/>
                      <w:szCs w:val="15"/>
                    </w:rPr>
                  </w:rPrChange>
                </w:rPr>
                <w:delText>P</w:delText>
              </w:r>
            </w:del>
            <w:ins w:id="130" w:author="Jane Kohlhoff" w:date="2024-06-11T12:23:00Z" w16du:dateUtc="2024-06-11T02:23:00Z">
              <w:r w:rsidRPr="008A79AD">
                <w:rPr>
                  <w:b/>
                  <w:bCs/>
                  <w:sz w:val="15"/>
                  <w:szCs w:val="15"/>
                  <w:rPrChange w:id="131" w:author="Jane Kohlhoff" w:date="2024-06-11T12:23:00Z" w16du:dateUtc="2024-06-11T02:23:00Z">
                    <w:rPr>
                      <w:sz w:val="15"/>
                      <w:szCs w:val="15"/>
                    </w:rPr>
                  </w:rPrChange>
                </w:rPr>
                <w:t>p</w:t>
              </w:r>
              <w:r w:rsidRPr="008A79AD">
                <w:rPr>
                  <w:b/>
                  <w:bCs/>
                  <w:sz w:val="15"/>
                  <w:szCs w:val="15"/>
                  <w:rPrChange w:id="132" w:author="Jane Kohlhoff" w:date="2024-06-11T12:23:00Z" w16du:dateUtc="2024-06-11T02:23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8903A1" w:rsidRPr="008A79AD">
              <w:rPr>
                <w:b/>
                <w:bCs/>
                <w:sz w:val="15"/>
                <w:szCs w:val="15"/>
                <w:rPrChange w:id="133" w:author="Jane Kohlhoff" w:date="2024-06-11T12:23:00Z" w16du:dateUtc="2024-06-11T02:23:00Z">
                  <w:rPr>
                    <w:sz w:val="15"/>
                    <w:szCs w:val="15"/>
                  </w:rPr>
                </w:rPrChange>
              </w:rPr>
              <w:t>&lt;</w:t>
            </w:r>
            <w:ins w:id="134" w:author="Jane Kohlhoff" w:date="2024-06-11T12:23:00Z" w16du:dateUtc="2024-06-11T02:23:00Z">
              <w:r w:rsidRPr="008A79AD">
                <w:rPr>
                  <w:b/>
                  <w:bCs/>
                  <w:sz w:val="15"/>
                  <w:szCs w:val="15"/>
                  <w:rPrChange w:id="135" w:author="Jane Kohlhoff" w:date="2024-06-11T12:23:00Z" w16du:dateUtc="2024-06-11T02:23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8903A1" w:rsidRPr="008A79AD">
              <w:rPr>
                <w:b/>
                <w:bCs/>
                <w:sz w:val="15"/>
                <w:szCs w:val="15"/>
                <w:rPrChange w:id="136" w:author="Jane Kohlhoff" w:date="2024-06-11T12:23:00Z" w16du:dateUtc="2024-06-11T02:23:00Z">
                  <w:rPr>
                    <w:sz w:val="15"/>
                    <w:szCs w:val="15"/>
                  </w:rPr>
                </w:rPrChange>
              </w:rPr>
              <w:t>0.001</w:t>
            </w:r>
            <w:ins w:id="137" w:author="Jane Kohlhoff" w:date="2024-06-11T12:23:00Z" w16du:dateUtc="2024-06-11T02:23:00Z">
              <w:r w:rsidRPr="008A79AD">
                <w:rPr>
                  <w:b/>
                  <w:bCs/>
                  <w:sz w:val="15"/>
                  <w:szCs w:val="15"/>
                  <w:rPrChange w:id="138" w:author="Jane Kohlhoff" w:date="2024-06-11T12:23:00Z" w16du:dateUtc="2024-06-11T02:23:00Z">
                    <w:rPr>
                      <w:sz w:val="15"/>
                      <w:szCs w:val="15"/>
                    </w:rPr>
                  </w:rPrChange>
                </w:rPr>
                <w:t>**</w:t>
              </w:r>
            </w:ins>
          </w:p>
          <w:p w14:paraId="5720050C" w14:textId="7CA0AB1B" w:rsidR="008903A1" w:rsidRPr="00716D00" w:rsidRDefault="008903A1" w:rsidP="00231331">
            <w:pPr>
              <w:rPr>
                <w:sz w:val="15"/>
                <w:szCs w:val="15"/>
              </w:rPr>
            </w:pPr>
            <w:r w:rsidRPr="008A79AD">
              <w:rPr>
                <w:b/>
                <w:bCs/>
                <w:sz w:val="15"/>
                <w:szCs w:val="15"/>
                <w:rPrChange w:id="139" w:author="Jane Kohlhoff" w:date="2024-06-11T12:23:00Z" w16du:dateUtc="2024-06-11T02:23:00Z">
                  <w:rPr>
                    <w:sz w:val="15"/>
                    <w:szCs w:val="15"/>
                  </w:rPr>
                </w:rPrChange>
              </w:rPr>
              <w:t>OR=0.23</w:t>
            </w:r>
          </w:p>
        </w:tc>
        <w:tc>
          <w:tcPr>
            <w:tcW w:w="708" w:type="dxa"/>
            <w:tcPrChange w:id="140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026E8690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4.19 (3.25)</w:t>
            </w:r>
          </w:p>
        </w:tc>
        <w:tc>
          <w:tcPr>
            <w:tcW w:w="709" w:type="dxa"/>
            <w:tcPrChange w:id="141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652CF6AF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2.81 (2.86)</w:t>
            </w:r>
          </w:p>
        </w:tc>
        <w:tc>
          <w:tcPr>
            <w:tcW w:w="709" w:type="dxa"/>
            <w:tcPrChange w:id="142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09009682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3.15 (3.41)</w:t>
            </w:r>
          </w:p>
        </w:tc>
        <w:tc>
          <w:tcPr>
            <w:tcW w:w="1018" w:type="dxa"/>
            <w:tcPrChange w:id="143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769AB82A" w14:textId="6FE3F184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ins w:id="144" w:author="Jane Kohlhoff" w:date="2024-06-11T12:27:00Z" w16du:dateUtc="2024-06-11T02:27:00Z">
              <w:r w:rsidR="00F022AC" w:rsidRPr="001D3075">
                <w:rPr>
                  <w:b/>
                  <w:bCs/>
                  <w:sz w:val="15"/>
                  <w:szCs w:val="15"/>
                </w:rPr>
                <w:t>&lt; 0.001**</w:t>
              </w:r>
            </w:ins>
            <w:del w:id="145" w:author="Jane Kohlhoff" w:date="2024-06-11T12:27:00Z" w16du:dateUtc="2024-06-11T02:27:00Z">
              <w:r w:rsidRPr="00716D00" w:rsidDel="00F022AC">
                <w:rPr>
                  <w:b/>
                  <w:bCs/>
                  <w:sz w:val="15"/>
                  <w:szCs w:val="15"/>
                </w:rPr>
                <w:delText>= 0.00*</w:delText>
              </w:r>
            </w:del>
          </w:p>
          <w:p w14:paraId="28981347" w14:textId="241D3286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 xml:space="preserve">= </w:t>
            </w:r>
            <w:ins w:id="146" w:author="Jane Kohlhoff" w:date="2024-06-11T12:28:00Z" w16du:dateUtc="2024-06-11T02:28:00Z">
              <w:r w:rsidR="00F022AC">
                <w:rPr>
                  <w:b/>
                  <w:bCs/>
                  <w:sz w:val="15"/>
                  <w:szCs w:val="15"/>
                </w:rPr>
                <w:t>0</w:t>
              </w:r>
            </w:ins>
            <w:r w:rsidRPr="00716D00">
              <w:rPr>
                <w:b/>
                <w:bCs/>
                <w:sz w:val="15"/>
                <w:szCs w:val="15"/>
              </w:rPr>
              <w:t>.70</w:t>
            </w:r>
          </w:p>
        </w:tc>
        <w:tc>
          <w:tcPr>
            <w:tcW w:w="967" w:type="dxa"/>
            <w:tcPrChange w:id="147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34DF6B70" w14:textId="356389BC" w:rsidR="008903A1" w:rsidDel="006322A3" w:rsidRDefault="008903A1" w:rsidP="00AA363F">
            <w:pPr>
              <w:rPr>
                <w:del w:id="148" w:author="Jane Kohlhoff" w:date="2024-06-11T12:33:00Z" w16du:dateUtc="2024-06-11T02:33:00Z"/>
                <w:i/>
                <w:iCs/>
                <w:sz w:val="15"/>
                <w:szCs w:val="15"/>
              </w:rPr>
            </w:pPr>
            <w:r w:rsidRPr="006322A3">
              <w:rPr>
                <w:i/>
                <w:iCs/>
                <w:sz w:val="15"/>
                <w:szCs w:val="15"/>
                <w:rPrChange w:id="149" w:author="Jane Kohlhoff" w:date="2024-06-11T12:31:00Z" w16du:dateUtc="2024-06-11T02:31:00Z">
                  <w:rPr>
                    <w:sz w:val="15"/>
                    <w:szCs w:val="15"/>
                  </w:rPr>
                </w:rPrChange>
              </w:rPr>
              <w:t>p</w:t>
            </w:r>
            <w:r w:rsidRPr="00AA363F">
              <w:rPr>
                <w:sz w:val="15"/>
                <w:szCs w:val="15"/>
              </w:rPr>
              <w:t xml:space="preserve"> = 0.</w:t>
            </w:r>
            <w:r>
              <w:rPr>
                <w:sz w:val="15"/>
                <w:szCs w:val="15"/>
              </w:rPr>
              <w:t>07</w:t>
            </w:r>
          </w:p>
          <w:p w14:paraId="1DA12CFC" w14:textId="77777777" w:rsidR="006322A3" w:rsidRPr="00AA363F" w:rsidRDefault="006322A3" w:rsidP="00AA363F">
            <w:pPr>
              <w:rPr>
                <w:ins w:id="150" w:author="Jane Kohlhoff" w:date="2024-06-11T12:33:00Z" w16du:dateUtc="2024-06-11T02:33:00Z"/>
                <w:sz w:val="15"/>
                <w:szCs w:val="15"/>
              </w:rPr>
            </w:pPr>
          </w:p>
          <w:p w14:paraId="3F1A0A03" w14:textId="24A7FE06" w:rsidR="008903A1" w:rsidRPr="00716D00" w:rsidRDefault="008903A1" w:rsidP="00AA363F">
            <w:pPr>
              <w:rPr>
                <w:sz w:val="15"/>
                <w:szCs w:val="15"/>
              </w:rPr>
            </w:pPr>
            <w:r w:rsidRPr="006322A3">
              <w:rPr>
                <w:i/>
                <w:iCs/>
                <w:sz w:val="15"/>
                <w:szCs w:val="15"/>
                <w:rPrChange w:id="151" w:author="Jane Kohlhoff" w:date="2024-06-11T12:31:00Z" w16du:dateUtc="2024-06-11T02:31:00Z">
                  <w:rPr>
                    <w:sz w:val="15"/>
                    <w:szCs w:val="15"/>
                  </w:rPr>
                </w:rPrChange>
              </w:rPr>
              <w:t>OR</w:t>
            </w:r>
            <w:ins w:id="152" w:author="Jane Kohlhoff" w:date="2024-06-11T12:33:00Z" w16du:dateUtc="2024-06-11T02:33:00Z">
              <w:r w:rsidR="006322A3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AA363F">
              <w:rPr>
                <w:sz w:val="15"/>
                <w:szCs w:val="15"/>
              </w:rPr>
              <w:t>=</w:t>
            </w:r>
            <w:ins w:id="153" w:author="Jane Kohlhoff" w:date="2024-06-11T12:33:00Z" w16du:dateUtc="2024-06-11T02:33:00Z">
              <w:r w:rsidR="006322A3">
                <w:rPr>
                  <w:sz w:val="15"/>
                  <w:szCs w:val="15"/>
                </w:rPr>
                <w:t xml:space="preserve"> </w:t>
              </w:r>
            </w:ins>
            <w:r w:rsidRPr="00AA363F">
              <w:rPr>
                <w:sz w:val="15"/>
                <w:szCs w:val="15"/>
              </w:rPr>
              <w:t>1.</w:t>
            </w:r>
            <w:r>
              <w:rPr>
                <w:sz w:val="15"/>
                <w:szCs w:val="15"/>
              </w:rPr>
              <w:t>47</w:t>
            </w:r>
          </w:p>
        </w:tc>
        <w:tc>
          <w:tcPr>
            <w:tcW w:w="708" w:type="dxa"/>
            <w:tcPrChange w:id="154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64FEDB25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4.79 (4.21)</w:t>
            </w:r>
          </w:p>
        </w:tc>
        <w:tc>
          <w:tcPr>
            <w:tcW w:w="709" w:type="dxa"/>
            <w:tcPrChange w:id="155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202A1447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2.31 (2.20)</w:t>
            </w:r>
          </w:p>
        </w:tc>
        <w:tc>
          <w:tcPr>
            <w:tcW w:w="935" w:type="dxa"/>
            <w:gridSpan w:val="2"/>
            <w:tcPrChange w:id="156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0958A89C" w14:textId="0D8899F4" w:rsidR="008903A1" w:rsidRPr="00716D00" w:rsidDel="000344B8" w:rsidRDefault="000344B8" w:rsidP="00231331">
            <w:pPr>
              <w:rPr>
                <w:del w:id="157" w:author="Jane Kohlhoff" w:date="2024-06-11T12:37:00Z" w16du:dateUtc="2024-06-11T02:37:00Z"/>
                <w:sz w:val="15"/>
                <w:szCs w:val="15"/>
              </w:rPr>
            </w:pPr>
            <w:ins w:id="158" w:author="Jane Kohlhoff" w:date="2024-06-11T12:37:00Z" w16du:dateUtc="2024-06-11T02:37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  <w:del w:id="159" w:author="Jane Kohlhoff" w:date="2024-06-11T12:37:00Z" w16du:dateUtc="2024-06-11T02:37:00Z">
              <w:r w:rsidR="008903A1" w:rsidRPr="00716D00" w:rsidDel="000344B8">
                <w:rPr>
                  <w:i/>
                  <w:iCs/>
                  <w:sz w:val="15"/>
                  <w:szCs w:val="15"/>
                </w:rPr>
                <w:delText xml:space="preserve">p </w:delText>
              </w:r>
              <w:r w:rsidR="008903A1" w:rsidRPr="00716D00" w:rsidDel="000344B8">
                <w:rPr>
                  <w:sz w:val="15"/>
                  <w:szCs w:val="15"/>
                </w:rPr>
                <w:delText>= 1.00</w:delText>
              </w:r>
            </w:del>
          </w:p>
          <w:p w14:paraId="488A6BBD" w14:textId="77777777" w:rsidR="000344B8" w:rsidRDefault="000344B8" w:rsidP="00231331">
            <w:pPr>
              <w:rPr>
                <w:ins w:id="160" w:author="Jane Kohlhoff" w:date="2024-06-11T12:37:00Z" w16du:dateUtc="2024-06-11T02:37:00Z"/>
                <w:i/>
                <w:iCs/>
                <w:sz w:val="15"/>
                <w:szCs w:val="15"/>
              </w:rPr>
            </w:pPr>
          </w:p>
          <w:p w14:paraId="294920B8" w14:textId="6E72E364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sz w:val="15"/>
                <w:szCs w:val="15"/>
              </w:rPr>
              <w:t>= 0.47</w:t>
            </w:r>
          </w:p>
        </w:tc>
        <w:tc>
          <w:tcPr>
            <w:tcW w:w="570" w:type="dxa"/>
            <w:tcPrChange w:id="161" w:author="Jane Kohlhoff" w:date="2024-06-11T12:37:00Z" w16du:dateUtc="2024-06-11T02:37:00Z">
              <w:tcPr>
                <w:tcW w:w="570" w:type="dxa"/>
                <w:gridSpan w:val="4"/>
              </w:tcPr>
            </w:tcPrChange>
          </w:tcPr>
          <w:p w14:paraId="75790796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89" w:type="dxa"/>
            <w:tcPrChange w:id="162" w:author="Jane Kohlhoff" w:date="2024-06-11T12:37:00Z" w16du:dateUtc="2024-06-11T02:37:00Z">
              <w:tcPr>
                <w:tcW w:w="989" w:type="dxa"/>
                <w:gridSpan w:val="4"/>
              </w:tcPr>
            </w:tcPrChange>
          </w:tcPr>
          <w:p w14:paraId="3F24F00A" w14:textId="3F7FEF6B" w:rsidR="008903A1" w:rsidRPr="007B5B8D" w:rsidRDefault="008903A1" w:rsidP="00231331">
            <w:pPr>
              <w:rPr>
                <w:b/>
                <w:bCs/>
                <w:sz w:val="15"/>
                <w:szCs w:val="15"/>
                <w:rPrChange w:id="163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</w:pPr>
            <w:r w:rsidRPr="007B5B8D">
              <w:rPr>
                <w:b/>
                <w:bCs/>
                <w:sz w:val="15"/>
                <w:szCs w:val="15"/>
                <w:rPrChange w:id="164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Yes, PCIT-T &lt; COS-P &amp; WL</w:t>
            </w:r>
            <w:r w:rsidRPr="007B5B8D">
              <w:rPr>
                <w:b/>
                <w:bCs/>
                <w:i/>
                <w:iCs/>
                <w:sz w:val="15"/>
                <w:szCs w:val="15"/>
                <w:rPrChange w:id="165" w:author="Jane Kohlhoff" w:date="2024-06-11T12:54:00Z" w16du:dateUtc="2024-06-11T02:54:00Z">
                  <w:rPr>
                    <w:i/>
                    <w:iCs/>
                    <w:sz w:val="15"/>
                    <w:szCs w:val="15"/>
                  </w:rPr>
                </w:rPrChange>
              </w:rPr>
              <w:t xml:space="preserve"> (ps &lt; .02</w:t>
            </w:r>
            <w:ins w:id="166" w:author="Jane Kohlhoff" w:date="2024-06-11T12:55:00Z" w16du:dateUtc="2024-06-11T02:55:00Z">
              <w:r w:rsidR="007B5B8D">
                <w:rPr>
                  <w:b/>
                  <w:bCs/>
                  <w:i/>
                  <w:iCs/>
                  <w:sz w:val="15"/>
                  <w:szCs w:val="15"/>
                </w:rPr>
                <w:t>*</w:t>
              </w:r>
            </w:ins>
            <w:r w:rsidRPr="007B5B8D">
              <w:rPr>
                <w:b/>
                <w:bCs/>
                <w:i/>
                <w:iCs/>
                <w:sz w:val="15"/>
                <w:szCs w:val="15"/>
                <w:rPrChange w:id="167" w:author="Jane Kohlhoff" w:date="2024-06-11T12:54:00Z" w16du:dateUtc="2024-06-11T02:54:00Z">
                  <w:rPr>
                    <w:i/>
                    <w:iCs/>
                    <w:sz w:val="15"/>
                    <w:szCs w:val="15"/>
                  </w:rPr>
                </w:rPrChange>
              </w:rPr>
              <w:t>)</w:t>
            </w:r>
          </w:p>
        </w:tc>
        <w:tc>
          <w:tcPr>
            <w:tcW w:w="992" w:type="dxa"/>
            <w:tcPrChange w:id="168" w:author="Jane Kohlhoff" w:date="2024-06-11T12:37:00Z" w16du:dateUtc="2024-06-11T02:37:00Z">
              <w:tcPr>
                <w:tcW w:w="992" w:type="dxa"/>
                <w:gridSpan w:val="4"/>
              </w:tcPr>
            </w:tcPrChange>
          </w:tcPr>
          <w:p w14:paraId="071994DD" w14:textId="6725FE89" w:rsidR="008903A1" w:rsidRPr="007B5B8D" w:rsidRDefault="008903A1" w:rsidP="00231331">
            <w:pPr>
              <w:rPr>
                <w:b/>
                <w:bCs/>
                <w:sz w:val="15"/>
                <w:szCs w:val="15"/>
                <w:rPrChange w:id="169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</w:pPr>
            <w:r w:rsidRPr="007B5B8D">
              <w:rPr>
                <w:b/>
                <w:bCs/>
                <w:sz w:val="15"/>
                <w:szCs w:val="15"/>
                <w:rPrChange w:id="170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Yes, PCIT-T &gt; COS-P (</w:t>
            </w:r>
            <w:r w:rsidRPr="007B5B8D">
              <w:rPr>
                <w:b/>
                <w:bCs/>
                <w:i/>
                <w:iCs/>
                <w:sz w:val="15"/>
                <w:szCs w:val="15"/>
                <w:rPrChange w:id="171" w:author="Jane Kohlhoff" w:date="2024-06-11T12:54:00Z" w16du:dateUtc="2024-06-11T02:54:00Z">
                  <w:rPr>
                    <w:i/>
                    <w:iCs/>
                    <w:sz w:val="15"/>
                    <w:szCs w:val="15"/>
                  </w:rPr>
                </w:rPrChange>
              </w:rPr>
              <w:t>p</w:t>
            </w:r>
            <w:r w:rsidRPr="007B5B8D">
              <w:rPr>
                <w:b/>
                <w:bCs/>
                <w:sz w:val="15"/>
                <w:szCs w:val="15"/>
                <w:rPrChange w:id="172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 xml:space="preserve"> &lt; .001</w:t>
            </w:r>
            <w:ins w:id="173" w:author="Jane Kohlhoff" w:date="2024-06-11T12:54:00Z" w16du:dateUtc="2024-06-11T02:54:00Z">
              <w:r w:rsidR="007B5B8D">
                <w:rPr>
                  <w:b/>
                  <w:bCs/>
                  <w:sz w:val="15"/>
                  <w:szCs w:val="15"/>
                </w:rPr>
                <w:t>**</w:t>
              </w:r>
            </w:ins>
            <w:r w:rsidRPr="007B5B8D">
              <w:rPr>
                <w:b/>
                <w:bCs/>
                <w:sz w:val="15"/>
                <w:szCs w:val="15"/>
                <w:rPrChange w:id="174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)</w:t>
            </w:r>
          </w:p>
        </w:tc>
        <w:tc>
          <w:tcPr>
            <w:tcW w:w="993" w:type="dxa"/>
            <w:tcPrChange w:id="175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62149FA5" w14:textId="1CC9E599" w:rsidR="008903A1" w:rsidRPr="009C4627" w:rsidRDefault="00447D31" w:rsidP="00231331">
            <w:pPr>
              <w:rPr>
                <w:b/>
                <w:bCs/>
                <w:sz w:val="15"/>
                <w:szCs w:val="15"/>
                <w:rPrChange w:id="176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</w:pPr>
            <w:r w:rsidRPr="009C4627">
              <w:rPr>
                <w:b/>
                <w:bCs/>
                <w:sz w:val="15"/>
                <w:szCs w:val="15"/>
                <w:rPrChange w:id="177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 xml:space="preserve">Yes, </w:t>
            </w:r>
            <w:r w:rsidRPr="009C4627">
              <w:rPr>
                <w:b/>
                <w:bCs/>
                <w:i/>
                <w:iCs/>
                <w:sz w:val="15"/>
                <w:szCs w:val="15"/>
                <w:rPrChange w:id="178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p</w:t>
            </w:r>
            <w:ins w:id="179" w:author="Jane Kohlhoff" w:date="2024-06-11T12:53:00Z" w16du:dateUtc="2024-06-11T02:53:00Z">
              <w:r w:rsidR="009C4627" w:rsidRPr="009C4627">
                <w:rPr>
                  <w:b/>
                  <w:bCs/>
                  <w:sz w:val="15"/>
                  <w:szCs w:val="15"/>
                  <w:rPrChange w:id="180" w:author="Jane Kohlhoff" w:date="2024-06-11T12:54:00Z" w16du:dateUtc="2024-06-11T02:54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Pr="009C4627">
              <w:rPr>
                <w:b/>
                <w:bCs/>
                <w:sz w:val="15"/>
                <w:szCs w:val="15"/>
                <w:rPrChange w:id="181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=</w:t>
            </w:r>
            <w:ins w:id="182" w:author="Jane Kohlhoff" w:date="2024-06-11T12:53:00Z" w16du:dateUtc="2024-06-11T02:53:00Z">
              <w:r w:rsidR="009C4627" w:rsidRPr="009C4627">
                <w:rPr>
                  <w:b/>
                  <w:bCs/>
                  <w:sz w:val="15"/>
                  <w:szCs w:val="15"/>
                  <w:rPrChange w:id="183" w:author="Jane Kohlhoff" w:date="2024-06-11T12:54:00Z" w16du:dateUtc="2024-06-11T02:54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Pr="009C4627">
              <w:rPr>
                <w:b/>
                <w:bCs/>
                <w:sz w:val="15"/>
                <w:szCs w:val="15"/>
                <w:rPrChange w:id="184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0.036</w:t>
            </w:r>
            <w:ins w:id="185" w:author="Jane Kohlhoff" w:date="2024-06-11T12:53:00Z" w16du:dateUtc="2024-06-11T02:53:00Z">
              <w:r w:rsidR="009C4627" w:rsidRPr="009C4627">
                <w:rPr>
                  <w:b/>
                  <w:bCs/>
                  <w:sz w:val="15"/>
                  <w:szCs w:val="15"/>
                  <w:rPrChange w:id="186" w:author="Jane Kohlhoff" w:date="2024-06-11T12:54:00Z" w16du:dateUtc="2024-06-11T02:54:00Z">
                    <w:rPr>
                      <w:sz w:val="15"/>
                      <w:szCs w:val="15"/>
                    </w:rPr>
                  </w:rPrChange>
                </w:rPr>
                <w:t>*</w:t>
              </w:r>
            </w:ins>
          </w:p>
        </w:tc>
      </w:tr>
      <w:tr w:rsidR="000344B8" w:rsidRPr="00716D00" w14:paraId="6FE29FAC" w14:textId="1A6D8D70" w:rsidTr="000344B8">
        <w:tblPrEx>
          <w:tblPrExChange w:id="187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188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189" w:author="Jane Kohlhoff" w:date="2024-06-11T12:37:00Z" w16du:dateUtc="2024-06-11T02:37:00Z">
              <w:tcPr>
                <w:tcW w:w="1132" w:type="dxa"/>
              </w:tcPr>
            </w:tcPrChange>
          </w:tcPr>
          <w:p w14:paraId="2B75B143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Parenting sensitivity </w:t>
            </w:r>
          </w:p>
        </w:tc>
        <w:tc>
          <w:tcPr>
            <w:tcW w:w="988" w:type="dxa"/>
            <w:tcPrChange w:id="190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5D1E11DB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NICHD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</w:p>
          <w:p w14:paraId="659FF970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Sensitivity</w:t>
            </w:r>
          </w:p>
        </w:tc>
        <w:tc>
          <w:tcPr>
            <w:tcW w:w="708" w:type="dxa"/>
            <w:tcPrChange w:id="191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453139B2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83.31 (7.88)</w:t>
            </w:r>
          </w:p>
        </w:tc>
        <w:tc>
          <w:tcPr>
            <w:tcW w:w="708" w:type="dxa"/>
            <w:tcPrChange w:id="192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0C7F2CBF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94.21 (5.01)</w:t>
            </w:r>
          </w:p>
        </w:tc>
        <w:tc>
          <w:tcPr>
            <w:tcW w:w="709" w:type="dxa"/>
            <w:tcPrChange w:id="193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05E44F04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90.66 (5.10)</w:t>
            </w:r>
          </w:p>
        </w:tc>
        <w:tc>
          <w:tcPr>
            <w:tcW w:w="1105" w:type="dxa"/>
            <w:tcPrChange w:id="194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22B805B3" w14:textId="33B890F1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ins w:id="195" w:author="Jane Kohlhoff" w:date="2024-06-11T12:20:00Z" w16du:dateUtc="2024-06-11T02:20:00Z">
              <w:r w:rsidR="00792697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>
              <w:rPr>
                <w:b/>
                <w:bCs/>
                <w:i/>
                <w:iCs/>
                <w:sz w:val="15"/>
                <w:szCs w:val="15"/>
              </w:rPr>
              <w:t>&lt;</w:t>
            </w:r>
            <w:ins w:id="196" w:author="Jane Kohlhoff" w:date="2024-06-11T12:20:00Z" w16du:dateUtc="2024-06-11T02:20:00Z">
              <w:r w:rsidR="00792697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ins w:id="197" w:author="Jane Kohlhoff" w:date="2024-06-11T12:19:00Z" w16du:dateUtc="2024-06-11T02:19:00Z">
              <w:r w:rsidR="00792697" w:rsidRPr="00792697">
                <w:rPr>
                  <w:b/>
                  <w:bCs/>
                  <w:sz w:val="15"/>
                  <w:szCs w:val="15"/>
                  <w:rPrChange w:id="198" w:author="Jane Kohlhoff" w:date="2024-06-11T12:19:00Z" w16du:dateUtc="2024-06-11T02:19:00Z">
                    <w:rPr>
                      <w:b/>
                      <w:bCs/>
                      <w:i/>
                      <w:iCs/>
                      <w:sz w:val="15"/>
                      <w:szCs w:val="15"/>
                    </w:rPr>
                  </w:rPrChange>
                </w:rPr>
                <w:t>0</w:t>
              </w:r>
            </w:ins>
            <w:r w:rsidRPr="00792697">
              <w:rPr>
                <w:b/>
                <w:bCs/>
                <w:sz w:val="15"/>
                <w:szCs w:val="15"/>
              </w:rPr>
              <w:t>.</w:t>
            </w:r>
            <w:r w:rsidRPr="00716D00">
              <w:rPr>
                <w:b/>
                <w:bCs/>
                <w:sz w:val="15"/>
                <w:szCs w:val="15"/>
              </w:rPr>
              <w:t>0</w:t>
            </w:r>
            <w:r>
              <w:rPr>
                <w:b/>
                <w:bCs/>
                <w:sz w:val="15"/>
                <w:szCs w:val="15"/>
              </w:rPr>
              <w:t>01</w:t>
            </w:r>
            <w:r w:rsidRPr="00716D00">
              <w:rPr>
                <w:b/>
                <w:bCs/>
                <w:sz w:val="15"/>
                <w:szCs w:val="15"/>
              </w:rPr>
              <w:t>*</w:t>
            </w:r>
            <w:ins w:id="199" w:author="Jane Kohlhoff" w:date="2024-06-11T12:21:00Z" w16du:dateUtc="2024-06-11T02:21:00Z">
              <w:r w:rsidR="00792697">
                <w:rPr>
                  <w:b/>
                  <w:bCs/>
                  <w:sz w:val="15"/>
                  <w:szCs w:val="15"/>
                </w:rPr>
                <w:t>*</w:t>
              </w:r>
            </w:ins>
          </w:p>
          <w:p w14:paraId="08BF752E" w14:textId="12C022A4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ins w:id="200" w:author="Jane Kohlhoff" w:date="2024-06-11T12:20:00Z" w16du:dateUtc="2024-06-11T02:20:00Z">
              <w:r w:rsidR="00792697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Pr="00716D00">
              <w:rPr>
                <w:b/>
                <w:bCs/>
                <w:sz w:val="15"/>
                <w:szCs w:val="15"/>
              </w:rPr>
              <w:t>= -1.03</w:t>
            </w:r>
          </w:p>
        </w:tc>
        <w:tc>
          <w:tcPr>
            <w:tcW w:w="1024" w:type="dxa"/>
            <w:tcPrChange w:id="201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4EE6FD20" w14:textId="0BA216CA" w:rsidR="008903A1" w:rsidRDefault="008A79AD" w:rsidP="00231331">
            <w:pPr>
              <w:rPr>
                <w:b/>
                <w:bCs/>
                <w:sz w:val="15"/>
                <w:szCs w:val="15"/>
              </w:rPr>
            </w:pPr>
            <w:del w:id="202" w:author="Jane Kohlhoff" w:date="2024-06-11T12:23:00Z" w16du:dateUtc="2024-06-11T02:23:00Z">
              <w:r w:rsidRPr="008A79AD" w:rsidDel="008A79AD">
                <w:rPr>
                  <w:b/>
                  <w:bCs/>
                  <w:i/>
                  <w:iCs/>
                  <w:sz w:val="15"/>
                  <w:szCs w:val="15"/>
                  <w:rPrChange w:id="203" w:author="Jane Kohlhoff" w:date="2024-06-11T12:23:00Z" w16du:dateUtc="2024-06-11T02:23:00Z">
                    <w:rPr>
                      <w:b/>
                      <w:bCs/>
                      <w:sz w:val="15"/>
                      <w:szCs w:val="15"/>
                    </w:rPr>
                  </w:rPrChange>
                </w:rPr>
                <w:delText>P</w:delText>
              </w:r>
            </w:del>
            <w:ins w:id="204" w:author="Jane Kohlhoff" w:date="2024-06-11T12:23:00Z" w16du:dateUtc="2024-06-11T02:23:00Z">
              <w:r w:rsidRPr="008A79AD">
                <w:rPr>
                  <w:b/>
                  <w:bCs/>
                  <w:i/>
                  <w:iCs/>
                  <w:sz w:val="15"/>
                  <w:szCs w:val="15"/>
                  <w:rPrChange w:id="205" w:author="Jane Kohlhoff" w:date="2024-06-11T12:23:00Z" w16du:dateUtc="2024-06-11T02:23:00Z">
                    <w:rPr>
                      <w:b/>
                      <w:bCs/>
                      <w:sz w:val="15"/>
                      <w:szCs w:val="15"/>
                    </w:rPr>
                  </w:rPrChange>
                </w:rPr>
                <w:t>p</w:t>
              </w:r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="008903A1">
              <w:rPr>
                <w:b/>
                <w:bCs/>
                <w:sz w:val="15"/>
                <w:szCs w:val="15"/>
              </w:rPr>
              <w:t>=</w:t>
            </w:r>
            <w:ins w:id="206" w:author="Jane Kohlhoff" w:date="2024-06-11T12:23:00Z" w16du:dateUtc="2024-06-11T02:23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="008903A1">
              <w:rPr>
                <w:b/>
                <w:bCs/>
                <w:sz w:val="15"/>
                <w:szCs w:val="15"/>
              </w:rPr>
              <w:t>0.006</w:t>
            </w:r>
            <w:ins w:id="207" w:author="Jane Kohlhoff" w:date="2024-06-11T12:23:00Z" w16du:dateUtc="2024-06-11T02:23:00Z">
              <w:r>
                <w:rPr>
                  <w:b/>
                  <w:bCs/>
                  <w:sz w:val="15"/>
                  <w:szCs w:val="15"/>
                </w:rPr>
                <w:t>**</w:t>
              </w:r>
            </w:ins>
          </w:p>
          <w:p w14:paraId="5AD54ADC" w14:textId="7A5F79F0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8A79AD">
              <w:rPr>
                <w:b/>
                <w:bCs/>
                <w:i/>
                <w:iCs/>
                <w:sz w:val="15"/>
                <w:szCs w:val="15"/>
                <w:rPrChange w:id="208" w:author="Jane Kohlhoff" w:date="2024-06-11T12:23:00Z" w16du:dateUtc="2024-06-11T02:23:00Z">
                  <w:rPr>
                    <w:b/>
                    <w:bCs/>
                    <w:sz w:val="15"/>
                    <w:szCs w:val="15"/>
                  </w:rPr>
                </w:rPrChange>
              </w:rPr>
              <w:t>d</w:t>
            </w:r>
            <w:ins w:id="209" w:author="Jane Kohlhoff" w:date="2024-06-11T12:23:00Z" w16du:dateUtc="2024-06-11T02:23:00Z">
              <w:r w:rsidR="008A79AD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>
              <w:rPr>
                <w:b/>
                <w:bCs/>
                <w:sz w:val="15"/>
                <w:szCs w:val="15"/>
              </w:rPr>
              <w:t>=</w:t>
            </w:r>
            <w:ins w:id="210" w:author="Jane Kohlhoff" w:date="2024-06-11T12:23:00Z" w16du:dateUtc="2024-06-11T02:23:00Z">
              <w:r w:rsidR="008A79AD"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>
              <w:rPr>
                <w:b/>
                <w:bCs/>
                <w:sz w:val="15"/>
                <w:szCs w:val="15"/>
              </w:rPr>
              <w:t>0.66</w:t>
            </w:r>
          </w:p>
        </w:tc>
        <w:tc>
          <w:tcPr>
            <w:tcW w:w="708" w:type="dxa"/>
            <w:tcPrChange w:id="211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43A5C96A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80.26 (12.09)</w:t>
            </w:r>
          </w:p>
        </w:tc>
        <w:tc>
          <w:tcPr>
            <w:tcW w:w="709" w:type="dxa"/>
            <w:tcPrChange w:id="212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4A2CCC2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85.79 (7.67)</w:t>
            </w:r>
          </w:p>
        </w:tc>
        <w:tc>
          <w:tcPr>
            <w:tcW w:w="709" w:type="dxa"/>
            <w:tcPrChange w:id="213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33A03262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82.38 (7.70)</w:t>
            </w:r>
          </w:p>
        </w:tc>
        <w:tc>
          <w:tcPr>
            <w:tcW w:w="1018" w:type="dxa"/>
            <w:tcPrChange w:id="214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23B9A103" w14:textId="4CCE6977" w:rsidR="008903A1" w:rsidRPr="00716D00" w:rsidRDefault="00F022AC" w:rsidP="00231331">
            <w:pPr>
              <w:rPr>
                <w:sz w:val="15"/>
                <w:szCs w:val="15"/>
              </w:rPr>
            </w:pPr>
            <w:del w:id="215" w:author="Jane Kohlhoff" w:date="2024-06-11T12:27:00Z" w16du:dateUtc="2024-06-11T02:27:00Z">
              <w:r w:rsidRPr="00716D00" w:rsidDel="00F022AC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216" w:author="Jane Kohlhoff" w:date="2024-06-11T12:27:00Z" w16du:dateUtc="2024-06-11T02:27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716D00">
              <w:rPr>
                <w:sz w:val="15"/>
                <w:szCs w:val="15"/>
              </w:rPr>
              <w:t>=</w:t>
            </w:r>
            <w:ins w:id="217" w:author="Jane Kohlhoff" w:date="2024-06-11T12:36:00Z" w16du:dateUtc="2024-06-11T02:36:00Z">
              <w:r w:rsidR="000344B8">
                <w:rPr>
                  <w:sz w:val="15"/>
                  <w:szCs w:val="15"/>
                </w:rPr>
                <w:t xml:space="preserve"> </w:t>
              </w:r>
            </w:ins>
            <w:ins w:id="218" w:author="Jane Kohlhoff" w:date="2024-06-11T12:29:00Z" w16du:dateUtc="2024-06-11T02:29:00Z">
              <w:r w:rsidR="006322A3">
                <w:rPr>
                  <w:sz w:val="15"/>
                  <w:szCs w:val="15"/>
                </w:rPr>
                <w:t>0</w:t>
              </w:r>
            </w:ins>
            <w:r w:rsidR="008903A1" w:rsidRPr="00716D00">
              <w:rPr>
                <w:sz w:val="15"/>
                <w:szCs w:val="15"/>
              </w:rPr>
              <w:t>.3</w:t>
            </w:r>
            <w:ins w:id="219" w:author="Jane Kohlhoff" w:date="2024-06-11T12:27:00Z" w16du:dateUtc="2024-06-11T02:27:00Z">
              <w:r>
                <w:rPr>
                  <w:sz w:val="15"/>
                  <w:szCs w:val="15"/>
                </w:rPr>
                <w:t>7</w:t>
              </w:r>
            </w:ins>
            <w:del w:id="220" w:author="Jane Kohlhoff" w:date="2024-06-11T12:27:00Z" w16du:dateUtc="2024-06-11T02:27:00Z">
              <w:r w:rsidR="008903A1" w:rsidRPr="00716D00" w:rsidDel="00F022AC">
                <w:rPr>
                  <w:sz w:val="15"/>
                  <w:szCs w:val="15"/>
                </w:rPr>
                <w:delText>65</w:delText>
              </w:r>
            </w:del>
          </w:p>
          <w:p w14:paraId="2362A78A" w14:textId="77368286" w:rsidR="008903A1" w:rsidRPr="00716D00" w:rsidRDefault="00F022AC" w:rsidP="00231331">
            <w:pPr>
              <w:rPr>
                <w:sz w:val="15"/>
                <w:szCs w:val="15"/>
              </w:rPr>
            </w:pPr>
            <w:del w:id="221" w:author="Jane Kohlhoff" w:date="2024-06-11T12:27:00Z" w16du:dateUtc="2024-06-11T02:27:00Z">
              <w:r w:rsidRPr="00716D00" w:rsidDel="00F022AC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222" w:author="Jane Kohlhoff" w:date="2024-06-11T12:27:00Z" w16du:dateUtc="2024-06-11T02:27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716D00">
              <w:rPr>
                <w:sz w:val="15"/>
                <w:szCs w:val="15"/>
              </w:rPr>
              <w:t>=</w:t>
            </w:r>
            <w:ins w:id="223" w:author="Jane Kohlhoff" w:date="2024-06-11T12:27:00Z" w16du:dateUtc="2024-06-11T02:27:00Z">
              <w:r>
                <w:rPr>
                  <w:sz w:val="15"/>
                  <w:szCs w:val="15"/>
                </w:rPr>
                <w:t xml:space="preserve"> </w:t>
              </w:r>
            </w:ins>
            <w:r w:rsidR="008903A1" w:rsidRPr="00716D00">
              <w:rPr>
                <w:sz w:val="15"/>
                <w:szCs w:val="15"/>
              </w:rPr>
              <w:t>-</w:t>
            </w:r>
            <w:ins w:id="224" w:author="Jane Kohlhoff" w:date="2024-06-11T12:28:00Z" w16du:dateUtc="2024-06-11T02:28:00Z">
              <w:r>
                <w:rPr>
                  <w:sz w:val="15"/>
                  <w:szCs w:val="15"/>
                </w:rPr>
                <w:t>0</w:t>
              </w:r>
            </w:ins>
            <w:r w:rsidR="008903A1" w:rsidRPr="00716D00">
              <w:rPr>
                <w:sz w:val="15"/>
                <w:szCs w:val="15"/>
              </w:rPr>
              <w:t>.37</w:t>
            </w:r>
          </w:p>
        </w:tc>
        <w:tc>
          <w:tcPr>
            <w:tcW w:w="967" w:type="dxa"/>
            <w:tcPrChange w:id="225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56E9567B" w14:textId="37C6D854" w:rsidR="008903A1" w:rsidRDefault="006322A3" w:rsidP="00231331">
            <w:pPr>
              <w:rPr>
                <w:sz w:val="15"/>
                <w:szCs w:val="15"/>
              </w:rPr>
            </w:pPr>
            <w:del w:id="226" w:author="Jane Kohlhoff" w:date="2024-06-11T12:31:00Z" w16du:dateUtc="2024-06-11T02:31:00Z">
              <w:r w:rsidRPr="006322A3" w:rsidDel="006322A3">
                <w:rPr>
                  <w:i/>
                  <w:iCs/>
                  <w:sz w:val="15"/>
                  <w:szCs w:val="15"/>
                  <w:rPrChange w:id="227" w:author="Jane Kohlhoff" w:date="2024-06-11T12:31:00Z" w16du:dateUtc="2024-06-11T02:31:00Z">
                    <w:rPr>
                      <w:sz w:val="15"/>
                      <w:szCs w:val="15"/>
                    </w:rPr>
                  </w:rPrChange>
                </w:rPr>
                <w:delText>P</w:delText>
              </w:r>
            </w:del>
            <w:ins w:id="228" w:author="Jane Kohlhoff" w:date="2024-06-11T12:31:00Z" w16du:dateUtc="2024-06-11T02:31:00Z">
              <w:r w:rsidRPr="006322A3">
                <w:rPr>
                  <w:i/>
                  <w:iCs/>
                  <w:sz w:val="15"/>
                  <w:szCs w:val="15"/>
                  <w:rPrChange w:id="229" w:author="Jane Kohlhoff" w:date="2024-06-11T12:31:00Z" w16du:dateUtc="2024-06-11T02:31:00Z">
                    <w:rPr>
                      <w:sz w:val="15"/>
                      <w:szCs w:val="15"/>
                    </w:rPr>
                  </w:rPrChange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8903A1">
              <w:rPr>
                <w:sz w:val="15"/>
                <w:szCs w:val="15"/>
              </w:rPr>
              <w:t>=</w:t>
            </w:r>
            <w:ins w:id="230" w:author="Jane Kohlhoff" w:date="2024-06-11T12:31:00Z" w16du:dateUtc="2024-06-11T02:31:00Z">
              <w:r>
                <w:rPr>
                  <w:sz w:val="15"/>
                  <w:szCs w:val="15"/>
                </w:rPr>
                <w:t xml:space="preserve"> </w:t>
              </w:r>
            </w:ins>
            <w:r w:rsidR="008903A1">
              <w:rPr>
                <w:sz w:val="15"/>
                <w:szCs w:val="15"/>
              </w:rPr>
              <w:t>.37</w:t>
            </w:r>
          </w:p>
          <w:p w14:paraId="1AC21C7F" w14:textId="12406D6B" w:rsidR="008903A1" w:rsidRPr="00716D00" w:rsidRDefault="006322A3" w:rsidP="00231331">
            <w:pPr>
              <w:rPr>
                <w:sz w:val="15"/>
                <w:szCs w:val="15"/>
              </w:rPr>
            </w:pPr>
            <w:del w:id="231" w:author="Jane Kohlhoff" w:date="2024-06-11T12:31:00Z" w16du:dateUtc="2024-06-11T02:31:00Z">
              <w:r w:rsidRPr="006322A3" w:rsidDel="006322A3">
                <w:rPr>
                  <w:i/>
                  <w:iCs/>
                  <w:sz w:val="15"/>
                  <w:szCs w:val="15"/>
                  <w:rPrChange w:id="232" w:author="Jane Kohlhoff" w:date="2024-06-11T12:31:00Z" w16du:dateUtc="2024-06-11T02:31:00Z">
                    <w:rPr>
                      <w:sz w:val="15"/>
                      <w:szCs w:val="15"/>
                    </w:rPr>
                  </w:rPrChange>
                </w:rPr>
                <w:delText>D</w:delText>
              </w:r>
            </w:del>
            <w:ins w:id="233" w:author="Jane Kohlhoff" w:date="2024-06-11T12:31:00Z" w16du:dateUtc="2024-06-11T02:31:00Z">
              <w:r w:rsidRPr="006322A3">
                <w:rPr>
                  <w:i/>
                  <w:iCs/>
                  <w:sz w:val="15"/>
                  <w:szCs w:val="15"/>
                  <w:rPrChange w:id="234" w:author="Jane Kohlhoff" w:date="2024-06-11T12:31:00Z" w16du:dateUtc="2024-06-11T02:31:00Z">
                    <w:rPr>
                      <w:sz w:val="15"/>
                      <w:szCs w:val="15"/>
                    </w:rPr>
                  </w:rPrChange>
                </w:rPr>
                <w:t>d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8903A1">
              <w:rPr>
                <w:sz w:val="15"/>
                <w:szCs w:val="15"/>
              </w:rPr>
              <w:t>=</w:t>
            </w:r>
            <w:ins w:id="235" w:author="Jane Kohlhoff" w:date="2024-06-11T12:31:00Z" w16du:dateUtc="2024-06-11T02:31:00Z">
              <w:r>
                <w:rPr>
                  <w:sz w:val="15"/>
                  <w:szCs w:val="15"/>
                </w:rPr>
                <w:t xml:space="preserve"> </w:t>
              </w:r>
            </w:ins>
            <w:r w:rsidR="008903A1">
              <w:rPr>
                <w:sz w:val="15"/>
                <w:szCs w:val="15"/>
              </w:rPr>
              <w:t>-0.29</w:t>
            </w:r>
          </w:p>
        </w:tc>
        <w:tc>
          <w:tcPr>
            <w:tcW w:w="708" w:type="dxa"/>
            <w:tcPrChange w:id="236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23CBF2EE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80.52 (9.39)</w:t>
            </w:r>
          </w:p>
        </w:tc>
        <w:tc>
          <w:tcPr>
            <w:tcW w:w="709" w:type="dxa"/>
            <w:tcPrChange w:id="237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6233502D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81.55 (9.72)</w:t>
            </w:r>
          </w:p>
        </w:tc>
        <w:tc>
          <w:tcPr>
            <w:tcW w:w="935" w:type="dxa"/>
            <w:gridSpan w:val="2"/>
            <w:tcPrChange w:id="238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6597C5A2" w14:textId="49C631D6" w:rsidR="008903A1" w:rsidRPr="00716D00" w:rsidDel="000344B8" w:rsidRDefault="000344B8" w:rsidP="00231331">
            <w:pPr>
              <w:rPr>
                <w:del w:id="239" w:author="Jane Kohlhoff" w:date="2024-06-11T12:37:00Z" w16du:dateUtc="2024-06-11T02:37:00Z"/>
                <w:i/>
                <w:iCs/>
                <w:sz w:val="15"/>
                <w:szCs w:val="15"/>
              </w:rPr>
            </w:pPr>
            <w:ins w:id="240" w:author="Jane Kohlhoff" w:date="2024-06-11T12:37:00Z" w16du:dateUtc="2024-06-11T02:37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  <w:del w:id="241" w:author="Jane Kohlhoff" w:date="2024-06-11T12:34:00Z" w16du:dateUtc="2024-06-11T02:34:00Z">
              <w:r w:rsidRPr="00716D00" w:rsidDel="000344B8">
                <w:rPr>
                  <w:i/>
                  <w:iCs/>
                  <w:sz w:val="15"/>
                  <w:szCs w:val="15"/>
                </w:rPr>
                <w:delText>P</w:delText>
              </w:r>
            </w:del>
            <w:del w:id="242" w:author="Jane Kohlhoff" w:date="2024-06-11T12:37:00Z" w16du:dateUtc="2024-06-11T02:37:00Z">
              <w:r w:rsidR="008903A1" w:rsidRPr="00716D00" w:rsidDel="000344B8">
                <w:rPr>
                  <w:sz w:val="15"/>
                  <w:szCs w:val="15"/>
                </w:rPr>
                <w:delText>=1.00</w:delText>
              </w:r>
            </w:del>
          </w:p>
          <w:p w14:paraId="7C2602BD" w14:textId="77777777" w:rsidR="000344B8" w:rsidRDefault="000344B8" w:rsidP="00231331">
            <w:pPr>
              <w:rPr>
                <w:ins w:id="243" w:author="Jane Kohlhoff" w:date="2024-06-11T12:37:00Z" w16du:dateUtc="2024-06-11T02:37:00Z"/>
                <w:i/>
                <w:iCs/>
                <w:sz w:val="15"/>
                <w:szCs w:val="15"/>
              </w:rPr>
            </w:pPr>
          </w:p>
          <w:p w14:paraId="0A85B84A" w14:textId="4ACB8123" w:rsidR="008903A1" w:rsidRPr="00716D00" w:rsidRDefault="000344B8" w:rsidP="00231331">
            <w:pPr>
              <w:rPr>
                <w:sz w:val="15"/>
                <w:szCs w:val="15"/>
              </w:rPr>
            </w:pPr>
            <w:del w:id="244" w:author="Jane Kohlhoff" w:date="2024-06-11T12:34:00Z" w16du:dateUtc="2024-06-11T02:34:00Z">
              <w:r w:rsidRPr="00716D00" w:rsidDel="000344B8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245" w:author="Jane Kohlhoff" w:date="2024-06-11T12:34:00Z" w16du:dateUtc="2024-06-11T02:34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716D00">
              <w:rPr>
                <w:i/>
                <w:iCs/>
                <w:sz w:val="15"/>
                <w:szCs w:val="15"/>
              </w:rPr>
              <w:t>=</w:t>
            </w:r>
            <w:ins w:id="246" w:author="Jane Kohlhoff" w:date="2024-06-11T12:34:00Z" w16du:dateUtc="2024-06-11T02:34:00Z"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716D00">
              <w:rPr>
                <w:sz w:val="15"/>
                <w:szCs w:val="15"/>
              </w:rPr>
              <w:t>-</w:t>
            </w:r>
            <w:ins w:id="247" w:author="Jane Kohlhoff" w:date="2024-06-11T12:34:00Z" w16du:dateUtc="2024-06-11T02:34:00Z">
              <w:r>
                <w:rPr>
                  <w:sz w:val="15"/>
                  <w:szCs w:val="15"/>
                </w:rPr>
                <w:t>0</w:t>
              </w:r>
            </w:ins>
            <w:r w:rsidR="008903A1" w:rsidRPr="00716D00">
              <w:rPr>
                <w:sz w:val="15"/>
                <w:szCs w:val="15"/>
              </w:rPr>
              <w:t>.12</w:t>
            </w:r>
          </w:p>
        </w:tc>
        <w:tc>
          <w:tcPr>
            <w:tcW w:w="570" w:type="dxa"/>
            <w:tcPrChange w:id="248" w:author="Jane Kohlhoff" w:date="2024-06-11T12:37:00Z" w16du:dateUtc="2024-06-11T02:37:00Z">
              <w:tcPr>
                <w:tcW w:w="570" w:type="dxa"/>
                <w:gridSpan w:val="4"/>
              </w:tcPr>
            </w:tcPrChange>
          </w:tcPr>
          <w:p w14:paraId="46FB999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89" w:type="dxa"/>
            <w:tcPrChange w:id="249" w:author="Jane Kohlhoff" w:date="2024-06-11T12:37:00Z" w16du:dateUtc="2024-06-11T02:37:00Z">
              <w:tcPr>
                <w:tcW w:w="989" w:type="dxa"/>
                <w:gridSpan w:val="4"/>
              </w:tcPr>
            </w:tcPrChange>
          </w:tcPr>
          <w:p w14:paraId="3D40243A" w14:textId="4688D8D5" w:rsidR="008903A1" w:rsidRPr="007B5B8D" w:rsidRDefault="008903A1" w:rsidP="00231331">
            <w:pPr>
              <w:rPr>
                <w:b/>
                <w:bCs/>
                <w:sz w:val="15"/>
                <w:szCs w:val="15"/>
                <w:rPrChange w:id="250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</w:pPr>
            <w:r w:rsidRPr="007B5B8D">
              <w:rPr>
                <w:b/>
                <w:bCs/>
                <w:sz w:val="15"/>
                <w:szCs w:val="15"/>
                <w:rPrChange w:id="251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Yes, PCIT-T &gt; COS-P &amp; WL (</w:t>
            </w:r>
            <w:r w:rsidRPr="007B5B8D">
              <w:rPr>
                <w:b/>
                <w:bCs/>
                <w:i/>
                <w:iCs/>
                <w:sz w:val="15"/>
                <w:szCs w:val="15"/>
                <w:rPrChange w:id="252" w:author="Jane Kohlhoff" w:date="2024-06-11T12:54:00Z" w16du:dateUtc="2024-06-11T02:54:00Z">
                  <w:rPr>
                    <w:i/>
                    <w:iCs/>
                    <w:sz w:val="15"/>
                    <w:szCs w:val="15"/>
                  </w:rPr>
                </w:rPrChange>
              </w:rPr>
              <w:t>ps</w:t>
            </w:r>
            <w:r w:rsidRPr="007B5B8D">
              <w:rPr>
                <w:b/>
                <w:bCs/>
                <w:sz w:val="15"/>
                <w:szCs w:val="15"/>
                <w:rPrChange w:id="253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 xml:space="preserve"> &lt; .008</w:t>
            </w:r>
            <w:ins w:id="254" w:author="Jane Kohlhoff" w:date="2024-06-11T12:55:00Z" w16du:dateUtc="2024-06-11T02:55:00Z">
              <w:r w:rsidR="007B5B8D">
                <w:rPr>
                  <w:b/>
                  <w:bCs/>
                  <w:sz w:val="15"/>
                  <w:szCs w:val="15"/>
                </w:rPr>
                <w:t>*</w:t>
              </w:r>
            </w:ins>
            <w:r w:rsidRPr="007B5B8D">
              <w:rPr>
                <w:b/>
                <w:bCs/>
                <w:sz w:val="15"/>
                <w:szCs w:val="15"/>
                <w:rPrChange w:id="255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)</w:t>
            </w:r>
          </w:p>
        </w:tc>
        <w:tc>
          <w:tcPr>
            <w:tcW w:w="992" w:type="dxa"/>
            <w:tcPrChange w:id="256" w:author="Jane Kohlhoff" w:date="2024-06-11T12:37:00Z" w16du:dateUtc="2024-06-11T02:37:00Z">
              <w:tcPr>
                <w:tcW w:w="992" w:type="dxa"/>
                <w:gridSpan w:val="4"/>
              </w:tcPr>
            </w:tcPrChange>
          </w:tcPr>
          <w:p w14:paraId="60BA8DE6" w14:textId="17B7E480" w:rsidR="008903A1" w:rsidRPr="007B5B8D" w:rsidRDefault="008903A1" w:rsidP="00231331">
            <w:pPr>
              <w:rPr>
                <w:b/>
                <w:bCs/>
                <w:sz w:val="15"/>
                <w:szCs w:val="15"/>
                <w:rPrChange w:id="257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</w:pPr>
            <w:r w:rsidRPr="007B5B8D">
              <w:rPr>
                <w:b/>
                <w:bCs/>
                <w:sz w:val="15"/>
                <w:szCs w:val="15"/>
                <w:rPrChange w:id="258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Yes, PCIT-T &gt; COS-P (</w:t>
            </w:r>
            <w:r w:rsidRPr="007B5B8D">
              <w:rPr>
                <w:b/>
                <w:bCs/>
                <w:i/>
                <w:iCs/>
                <w:sz w:val="15"/>
                <w:szCs w:val="15"/>
                <w:rPrChange w:id="259" w:author="Jane Kohlhoff" w:date="2024-06-11T12:54:00Z" w16du:dateUtc="2024-06-11T02:54:00Z">
                  <w:rPr>
                    <w:i/>
                    <w:iCs/>
                    <w:sz w:val="15"/>
                    <w:szCs w:val="15"/>
                  </w:rPr>
                </w:rPrChange>
              </w:rPr>
              <w:t>p</w:t>
            </w:r>
            <w:r w:rsidRPr="007B5B8D">
              <w:rPr>
                <w:b/>
                <w:bCs/>
                <w:sz w:val="15"/>
                <w:szCs w:val="15"/>
                <w:rPrChange w:id="260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=.02</w:t>
            </w:r>
            <w:ins w:id="261" w:author="Jane Kohlhoff" w:date="2024-06-11T12:55:00Z" w16du:dateUtc="2024-06-11T02:55:00Z">
              <w:r w:rsidR="007B5B8D">
                <w:rPr>
                  <w:b/>
                  <w:bCs/>
                  <w:sz w:val="15"/>
                  <w:szCs w:val="15"/>
                </w:rPr>
                <w:t>*</w:t>
              </w:r>
            </w:ins>
            <w:r w:rsidRPr="007B5B8D">
              <w:rPr>
                <w:b/>
                <w:bCs/>
                <w:sz w:val="15"/>
                <w:szCs w:val="15"/>
                <w:rPrChange w:id="262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)</w:t>
            </w:r>
          </w:p>
        </w:tc>
        <w:tc>
          <w:tcPr>
            <w:tcW w:w="993" w:type="dxa"/>
            <w:tcPrChange w:id="263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77D7CAAA" w14:textId="6DB14A9A" w:rsidR="008903A1" w:rsidRPr="009C4627" w:rsidRDefault="008A174C" w:rsidP="00231331">
            <w:pPr>
              <w:rPr>
                <w:b/>
                <w:bCs/>
                <w:sz w:val="15"/>
                <w:szCs w:val="15"/>
                <w:rPrChange w:id="264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</w:pPr>
            <w:r w:rsidRPr="009C4627">
              <w:rPr>
                <w:b/>
                <w:bCs/>
                <w:sz w:val="15"/>
                <w:szCs w:val="15"/>
                <w:rPrChange w:id="265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 xml:space="preserve">Yes, </w:t>
            </w:r>
            <w:r w:rsidRPr="009C4627">
              <w:rPr>
                <w:b/>
                <w:bCs/>
                <w:i/>
                <w:iCs/>
                <w:sz w:val="15"/>
                <w:szCs w:val="15"/>
                <w:rPrChange w:id="266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p</w:t>
            </w:r>
            <w:ins w:id="267" w:author="Jane Kohlhoff" w:date="2024-06-11T12:53:00Z" w16du:dateUtc="2024-06-11T02:53:00Z">
              <w:r w:rsidR="009C4627" w:rsidRPr="009C4627">
                <w:rPr>
                  <w:b/>
                  <w:bCs/>
                  <w:sz w:val="15"/>
                  <w:szCs w:val="15"/>
                  <w:rPrChange w:id="268" w:author="Jane Kohlhoff" w:date="2024-06-11T12:54:00Z" w16du:dateUtc="2024-06-11T02:54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Pr="009C4627">
              <w:rPr>
                <w:b/>
                <w:bCs/>
                <w:sz w:val="15"/>
                <w:szCs w:val="15"/>
                <w:rPrChange w:id="269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=</w:t>
            </w:r>
            <w:ins w:id="270" w:author="Jane Kohlhoff" w:date="2024-06-11T12:53:00Z" w16du:dateUtc="2024-06-11T02:53:00Z">
              <w:r w:rsidR="009C4627" w:rsidRPr="009C4627">
                <w:rPr>
                  <w:b/>
                  <w:bCs/>
                  <w:sz w:val="15"/>
                  <w:szCs w:val="15"/>
                  <w:rPrChange w:id="271" w:author="Jane Kohlhoff" w:date="2024-06-11T12:54:00Z" w16du:dateUtc="2024-06-11T02:54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Pr="009C4627">
              <w:rPr>
                <w:b/>
                <w:bCs/>
                <w:sz w:val="15"/>
                <w:szCs w:val="15"/>
                <w:rPrChange w:id="272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0.031</w:t>
            </w:r>
            <w:ins w:id="273" w:author="Jane Kohlhoff" w:date="2024-06-11T12:53:00Z" w16du:dateUtc="2024-06-11T02:53:00Z">
              <w:r w:rsidR="009C4627" w:rsidRPr="009C4627">
                <w:rPr>
                  <w:b/>
                  <w:bCs/>
                  <w:sz w:val="15"/>
                  <w:szCs w:val="15"/>
                  <w:rPrChange w:id="274" w:author="Jane Kohlhoff" w:date="2024-06-11T12:54:00Z" w16du:dateUtc="2024-06-11T02:54:00Z">
                    <w:rPr>
                      <w:sz w:val="15"/>
                      <w:szCs w:val="15"/>
                    </w:rPr>
                  </w:rPrChange>
                </w:rPr>
                <w:t>*</w:t>
              </w:r>
            </w:ins>
          </w:p>
        </w:tc>
      </w:tr>
      <w:tr w:rsidR="000344B8" w:rsidRPr="00716D00" w14:paraId="547A4EF4" w14:textId="2F1B5F7D" w:rsidTr="000344B8">
        <w:tblPrEx>
          <w:tblPrExChange w:id="275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276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277" w:author="Jane Kohlhoff" w:date="2024-06-11T12:37:00Z" w16du:dateUtc="2024-06-11T02:37:00Z">
              <w:tcPr>
                <w:tcW w:w="1132" w:type="dxa"/>
              </w:tcPr>
            </w:tcPrChange>
          </w:tcPr>
          <w:p w14:paraId="641471A2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Mentalizing about the child </w:t>
            </w:r>
          </w:p>
          <w:p w14:paraId="7F584045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88" w:type="dxa"/>
            <w:tcPrChange w:id="278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77A690E6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sz w:val="15"/>
                <w:szCs w:val="15"/>
              </w:rPr>
              <w:t xml:space="preserve">MM-attuned </w:t>
            </w:r>
          </w:p>
        </w:tc>
        <w:tc>
          <w:tcPr>
            <w:tcW w:w="708" w:type="dxa"/>
            <w:tcPrChange w:id="279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4C11AEE1" w14:textId="73C3C6DE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18.5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 xml:space="preserve"> (13.56)</w:t>
            </w:r>
          </w:p>
        </w:tc>
        <w:tc>
          <w:tcPr>
            <w:tcW w:w="708" w:type="dxa"/>
            <w:tcPrChange w:id="280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5D6EDA2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22.26 (14.74)</w:t>
            </w:r>
          </w:p>
        </w:tc>
        <w:tc>
          <w:tcPr>
            <w:tcW w:w="709" w:type="dxa"/>
            <w:tcPrChange w:id="281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00B42A5E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13.46 (8.49)</w:t>
            </w:r>
          </w:p>
        </w:tc>
        <w:tc>
          <w:tcPr>
            <w:tcW w:w="1105" w:type="dxa"/>
            <w:tcPrChange w:id="282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1ACA18F7" w14:textId="48E00504" w:rsidR="008903A1" w:rsidRPr="00716D00" w:rsidRDefault="00792697" w:rsidP="00231331">
            <w:pPr>
              <w:rPr>
                <w:sz w:val="15"/>
                <w:szCs w:val="15"/>
              </w:rPr>
            </w:pPr>
            <w:del w:id="283" w:author="Jane Kohlhoff" w:date="2024-06-11T12:21:00Z" w16du:dateUtc="2024-06-11T02:21:00Z">
              <w:r w:rsidRPr="00716D00" w:rsidDel="00792697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284" w:author="Jane Kohlhoff" w:date="2024-06-11T12:21:00Z" w16du:dateUtc="2024-06-11T02:21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del w:id="285" w:author="Jane Kohlhoff" w:date="2024-06-11T12:20:00Z" w16du:dateUtc="2024-06-11T02:20:00Z">
              <w:r w:rsidR="008903A1" w:rsidRPr="00716D00" w:rsidDel="00792697">
                <w:rPr>
                  <w:i/>
                  <w:iCs/>
                  <w:sz w:val="15"/>
                  <w:szCs w:val="15"/>
                </w:rPr>
                <w:delText xml:space="preserve"> </w:delText>
              </w:r>
            </w:del>
            <w:r w:rsidR="008903A1" w:rsidRPr="00716D00">
              <w:rPr>
                <w:sz w:val="15"/>
                <w:szCs w:val="15"/>
              </w:rPr>
              <w:t>=</w:t>
            </w:r>
            <w:ins w:id="286" w:author="Jane Kohlhoff" w:date="2024-06-11T12:20:00Z" w16du:dateUtc="2024-06-11T02:20:00Z">
              <w:r>
                <w:rPr>
                  <w:sz w:val="15"/>
                  <w:szCs w:val="15"/>
                </w:rPr>
                <w:t xml:space="preserve"> </w:t>
              </w:r>
            </w:ins>
            <w:del w:id="287" w:author="Jane Kohlhoff" w:date="2024-06-11T12:20:00Z" w16du:dateUtc="2024-06-11T02:20:00Z">
              <w:r w:rsidR="008903A1" w:rsidRPr="00716D00" w:rsidDel="00792697">
                <w:rPr>
                  <w:sz w:val="15"/>
                  <w:szCs w:val="15"/>
                </w:rPr>
                <w:delText xml:space="preserve"> </w:delText>
              </w:r>
            </w:del>
            <w:r w:rsidR="008903A1" w:rsidRPr="00716D00">
              <w:rPr>
                <w:sz w:val="15"/>
                <w:szCs w:val="15"/>
              </w:rPr>
              <w:t>0.29</w:t>
            </w:r>
          </w:p>
          <w:p w14:paraId="562C73C7" w14:textId="18611348" w:rsidR="008903A1" w:rsidRPr="00716D00" w:rsidRDefault="00792697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del w:id="288" w:author="Jane Kohlhoff" w:date="2024-06-11T12:21:00Z" w16du:dateUtc="2024-06-11T02:21:00Z">
              <w:r w:rsidRPr="00716D00" w:rsidDel="00792697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289" w:author="Jane Kohlhoff" w:date="2024-06-11T12:21:00Z" w16du:dateUtc="2024-06-11T02:21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del w:id="290" w:author="Jane Kohlhoff" w:date="2024-06-11T12:20:00Z" w16du:dateUtc="2024-06-11T02:20:00Z">
              <w:r w:rsidR="008903A1" w:rsidRPr="00716D00" w:rsidDel="00792697">
                <w:rPr>
                  <w:i/>
                  <w:iCs/>
                  <w:sz w:val="15"/>
                  <w:szCs w:val="15"/>
                </w:rPr>
                <w:delText xml:space="preserve"> </w:delText>
              </w:r>
            </w:del>
            <w:r w:rsidR="008903A1" w:rsidRPr="00716D00">
              <w:rPr>
                <w:sz w:val="15"/>
                <w:szCs w:val="15"/>
              </w:rPr>
              <w:t>=</w:t>
            </w:r>
            <w:ins w:id="291" w:author="Jane Kohlhoff" w:date="2024-06-11T12:20:00Z" w16du:dateUtc="2024-06-11T02:20:00Z">
              <w:r>
                <w:rPr>
                  <w:sz w:val="15"/>
                  <w:szCs w:val="15"/>
                </w:rPr>
                <w:t xml:space="preserve"> </w:t>
              </w:r>
            </w:ins>
            <w:del w:id="292" w:author="Jane Kohlhoff" w:date="2024-06-11T12:20:00Z" w16du:dateUtc="2024-06-11T02:20:00Z">
              <w:r w:rsidR="008903A1" w:rsidRPr="00716D00" w:rsidDel="00792697">
                <w:rPr>
                  <w:sz w:val="15"/>
                  <w:szCs w:val="15"/>
                </w:rPr>
                <w:delText xml:space="preserve"> </w:delText>
              </w:r>
            </w:del>
            <w:r w:rsidR="008903A1" w:rsidRPr="00716D00">
              <w:rPr>
                <w:sz w:val="15"/>
                <w:szCs w:val="15"/>
              </w:rPr>
              <w:t>- 0.37</w:t>
            </w:r>
          </w:p>
        </w:tc>
        <w:tc>
          <w:tcPr>
            <w:tcW w:w="1024" w:type="dxa"/>
            <w:tcPrChange w:id="293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60DA0F83" w14:textId="7C926449" w:rsidR="008903A1" w:rsidRDefault="007B5925" w:rsidP="00231331">
            <w:pPr>
              <w:rPr>
                <w:sz w:val="15"/>
                <w:szCs w:val="15"/>
              </w:rPr>
            </w:pPr>
            <w:del w:id="294" w:author="Jane Kohlhoff" w:date="2024-06-11T12:24:00Z" w16du:dateUtc="2024-06-11T02:24:00Z">
              <w:r w:rsidRPr="007B5925" w:rsidDel="007B5925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295" w:author="Jane Kohlhoff" w:date="2024-06-11T12:24:00Z" w16du:dateUtc="2024-06-11T02:24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>
              <w:rPr>
                <w:sz w:val="15"/>
                <w:szCs w:val="15"/>
              </w:rPr>
              <w:t>=</w:t>
            </w:r>
            <w:ins w:id="296" w:author="Jane Kohlhoff" w:date="2024-06-11T12:24:00Z" w16du:dateUtc="2024-06-11T02:24:00Z">
              <w:r>
                <w:rPr>
                  <w:sz w:val="15"/>
                  <w:szCs w:val="15"/>
                </w:rPr>
                <w:t xml:space="preserve"> </w:t>
              </w:r>
            </w:ins>
            <w:r w:rsidR="008903A1">
              <w:rPr>
                <w:sz w:val="15"/>
                <w:szCs w:val="15"/>
              </w:rPr>
              <w:t>0.3</w:t>
            </w:r>
            <w:ins w:id="297" w:author="Jane Kohlhoff" w:date="2024-06-11T12:26:00Z" w16du:dateUtc="2024-06-11T02:26:00Z">
              <w:r w:rsidR="00FB0CE8">
                <w:rPr>
                  <w:sz w:val="15"/>
                  <w:szCs w:val="15"/>
                </w:rPr>
                <w:t>2</w:t>
              </w:r>
            </w:ins>
            <w:del w:id="298" w:author="Jane Kohlhoff" w:date="2024-06-11T12:26:00Z" w16du:dateUtc="2024-06-11T02:26:00Z">
              <w:r w:rsidR="008903A1" w:rsidDel="00FB0CE8">
                <w:rPr>
                  <w:sz w:val="15"/>
                  <w:szCs w:val="15"/>
                </w:rPr>
                <w:delText>16</w:delText>
              </w:r>
            </w:del>
          </w:p>
          <w:p w14:paraId="16DD7602" w14:textId="42ED7F8A" w:rsidR="008903A1" w:rsidRPr="004F3F77" w:rsidRDefault="007B5925" w:rsidP="00231331">
            <w:pPr>
              <w:rPr>
                <w:sz w:val="15"/>
                <w:szCs w:val="15"/>
              </w:rPr>
            </w:pPr>
            <w:del w:id="299" w:author="Jane Kohlhoff" w:date="2024-06-11T12:24:00Z" w16du:dateUtc="2024-06-11T02:24:00Z">
              <w:r w:rsidRPr="007B5925" w:rsidDel="007B5925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300" w:author="Jane Kohlhoff" w:date="2024-06-11T12:24:00Z" w16du:dateUtc="2024-06-11T02:24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>
              <w:rPr>
                <w:sz w:val="15"/>
                <w:szCs w:val="15"/>
              </w:rPr>
              <w:t>=</w:t>
            </w:r>
            <w:ins w:id="301" w:author="Jane Kohlhoff" w:date="2024-06-11T12:24:00Z" w16du:dateUtc="2024-06-11T02:24:00Z">
              <w:r>
                <w:rPr>
                  <w:sz w:val="15"/>
                  <w:szCs w:val="15"/>
                </w:rPr>
                <w:t xml:space="preserve"> </w:t>
              </w:r>
            </w:ins>
            <w:r w:rsidR="008903A1">
              <w:rPr>
                <w:sz w:val="15"/>
                <w:szCs w:val="15"/>
              </w:rPr>
              <w:t>0.4</w:t>
            </w:r>
            <w:ins w:id="302" w:author="Jane Kohlhoff" w:date="2024-06-11T12:07:00Z" w16du:dateUtc="2024-06-11T02:07:00Z">
              <w:r w:rsidR="001C77FB">
                <w:rPr>
                  <w:sz w:val="15"/>
                  <w:szCs w:val="15"/>
                </w:rPr>
                <w:t>5</w:t>
              </w:r>
            </w:ins>
            <w:del w:id="303" w:author="Jane Kohlhoff" w:date="2024-06-11T12:07:00Z" w16du:dateUtc="2024-06-11T02:07:00Z">
              <w:r w:rsidR="008903A1" w:rsidDel="001C77FB">
                <w:rPr>
                  <w:sz w:val="15"/>
                  <w:szCs w:val="15"/>
                </w:rPr>
                <w:delText>49</w:delText>
              </w:r>
            </w:del>
          </w:p>
        </w:tc>
        <w:tc>
          <w:tcPr>
            <w:tcW w:w="708" w:type="dxa"/>
            <w:tcPrChange w:id="304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4904DA29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17.68 (7.95)</w:t>
            </w:r>
          </w:p>
        </w:tc>
        <w:tc>
          <w:tcPr>
            <w:tcW w:w="709" w:type="dxa"/>
            <w:tcPrChange w:id="305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5A32208C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24.67 (10.84)</w:t>
            </w:r>
          </w:p>
        </w:tc>
        <w:tc>
          <w:tcPr>
            <w:tcW w:w="709" w:type="dxa"/>
            <w:tcPrChange w:id="306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501789E7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17.33 (13.65)</w:t>
            </w:r>
          </w:p>
        </w:tc>
        <w:tc>
          <w:tcPr>
            <w:tcW w:w="1018" w:type="dxa"/>
            <w:tcPrChange w:id="307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3212441A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0.13</w:t>
            </w:r>
          </w:p>
          <w:p w14:paraId="01CB637B" w14:textId="38B12404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  <w:r w:rsidRPr="00E5048F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i/>
                <w:iCs/>
                <w:sz w:val="15"/>
                <w:szCs w:val="15"/>
              </w:rPr>
              <w:t xml:space="preserve"> </w:t>
            </w:r>
            <w:r w:rsidRPr="00716D00">
              <w:rPr>
                <w:sz w:val="15"/>
                <w:szCs w:val="15"/>
              </w:rPr>
              <w:t>= -</w:t>
            </w:r>
            <w:del w:id="308" w:author="Jane Kohlhoff" w:date="2024-06-11T12:28:00Z" w16du:dateUtc="2024-06-11T02:28:00Z">
              <w:r w:rsidRPr="00716D00" w:rsidDel="00F022AC">
                <w:rPr>
                  <w:sz w:val="15"/>
                  <w:szCs w:val="15"/>
                </w:rPr>
                <w:delText xml:space="preserve"> </w:delText>
              </w:r>
            </w:del>
            <w:r w:rsidRPr="00716D00">
              <w:rPr>
                <w:sz w:val="15"/>
                <w:szCs w:val="15"/>
              </w:rPr>
              <w:t>0.60</w:t>
            </w:r>
          </w:p>
        </w:tc>
        <w:tc>
          <w:tcPr>
            <w:tcW w:w="967" w:type="dxa"/>
            <w:tcPrChange w:id="309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17D22FD2" w14:textId="5FA2621C" w:rsidR="008903A1" w:rsidRDefault="006322A3" w:rsidP="00231331">
            <w:pPr>
              <w:rPr>
                <w:i/>
                <w:iCs/>
                <w:sz w:val="15"/>
                <w:szCs w:val="15"/>
              </w:rPr>
            </w:pPr>
            <w:del w:id="310" w:author="Jane Kohlhoff" w:date="2024-06-11T12:31:00Z" w16du:dateUtc="2024-06-11T02:31:00Z">
              <w:r w:rsidDel="006322A3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311" w:author="Jane Kohlhoff" w:date="2024-06-11T12:31:00Z" w16du:dateUtc="2024-06-11T02:31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6322A3">
              <w:rPr>
                <w:sz w:val="15"/>
                <w:szCs w:val="15"/>
                <w:rPrChange w:id="312" w:author="Jane Kohlhoff" w:date="2024-06-11T12:32:00Z" w16du:dateUtc="2024-06-11T02:32:00Z">
                  <w:rPr>
                    <w:i/>
                    <w:iCs/>
                    <w:sz w:val="15"/>
                    <w:szCs w:val="15"/>
                  </w:rPr>
                </w:rPrChange>
              </w:rPr>
              <w:t>&gt;</w:t>
            </w:r>
            <w:ins w:id="313" w:author="Jane Kohlhoff" w:date="2024-06-11T12:31:00Z" w16du:dateUtc="2024-06-11T02:31:00Z">
              <w:r w:rsidRPr="006322A3">
                <w:rPr>
                  <w:sz w:val="15"/>
                  <w:szCs w:val="15"/>
                  <w:rPrChange w:id="314" w:author="Jane Kohlhoff" w:date="2024-06-11T12:32:00Z" w16du:dateUtc="2024-06-11T02:32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8903A1" w:rsidRPr="006322A3">
              <w:rPr>
                <w:sz w:val="15"/>
                <w:szCs w:val="15"/>
                <w:rPrChange w:id="315" w:author="Jane Kohlhoff" w:date="2024-06-11T12:32:00Z" w16du:dateUtc="2024-06-11T02:32:00Z">
                  <w:rPr>
                    <w:i/>
                    <w:iCs/>
                    <w:sz w:val="15"/>
                    <w:szCs w:val="15"/>
                  </w:rPr>
                </w:rPrChange>
              </w:rPr>
              <w:t>0.99</w:t>
            </w:r>
          </w:p>
          <w:p w14:paraId="7F1CAF42" w14:textId="17366C0F" w:rsidR="008903A1" w:rsidRPr="00716D00" w:rsidRDefault="006322A3" w:rsidP="00231331">
            <w:pPr>
              <w:rPr>
                <w:i/>
                <w:iCs/>
                <w:sz w:val="15"/>
                <w:szCs w:val="15"/>
              </w:rPr>
            </w:pPr>
            <w:del w:id="316" w:author="Jane Kohlhoff" w:date="2024-06-11T12:31:00Z" w16du:dateUtc="2024-06-11T02:31:00Z">
              <w:r w:rsidDel="006322A3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317" w:author="Jane Kohlhoff" w:date="2024-06-11T12:31:00Z" w16du:dateUtc="2024-06-11T02:31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6322A3">
              <w:rPr>
                <w:sz w:val="15"/>
                <w:szCs w:val="15"/>
                <w:rPrChange w:id="318" w:author="Jane Kohlhoff" w:date="2024-06-11T12:32:00Z" w16du:dateUtc="2024-06-11T02:32:00Z">
                  <w:rPr>
                    <w:i/>
                    <w:iCs/>
                    <w:sz w:val="15"/>
                    <w:szCs w:val="15"/>
                  </w:rPr>
                </w:rPrChange>
              </w:rPr>
              <w:t>=</w:t>
            </w:r>
            <w:ins w:id="319" w:author="Jane Kohlhoff" w:date="2024-06-11T12:31:00Z" w16du:dateUtc="2024-06-11T02:31:00Z">
              <w:r w:rsidRPr="006322A3">
                <w:rPr>
                  <w:sz w:val="15"/>
                  <w:szCs w:val="15"/>
                  <w:rPrChange w:id="320" w:author="Jane Kohlhoff" w:date="2024-06-11T12:32:00Z" w16du:dateUtc="2024-06-11T02:32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8903A1" w:rsidRPr="006322A3">
              <w:rPr>
                <w:sz w:val="15"/>
                <w:szCs w:val="15"/>
                <w:rPrChange w:id="321" w:author="Jane Kohlhoff" w:date="2024-06-11T12:32:00Z" w16du:dateUtc="2024-06-11T02:32:00Z">
                  <w:rPr>
                    <w:i/>
                    <w:iCs/>
                    <w:sz w:val="15"/>
                    <w:szCs w:val="15"/>
                  </w:rPr>
                </w:rPrChange>
              </w:rPr>
              <w:t>-0.01</w:t>
            </w:r>
            <w:del w:id="322" w:author="Jane Kohlhoff" w:date="2024-06-11T12:31:00Z" w16du:dateUtc="2024-06-11T02:31:00Z">
              <w:r w:rsidR="008903A1" w:rsidDel="006322A3">
                <w:rPr>
                  <w:i/>
                  <w:iCs/>
                  <w:sz w:val="15"/>
                  <w:szCs w:val="15"/>
                </w:rPr>
                <w:delText>2</w:delText>
              </w:r>
            </w:del>
          </w:p>
        </w:tc>
        <w:tc>
          <w:tcPr>
            <w:tcW w:w="708" w:type="dxa"/>
            <w:tcPrChange w:id="323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0A7C805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20.23 (13.61)</w:t>
            </w:r>
          </w:p>
        </w:tc>
        <w:tc>
          <w:tcPr>
            <w:tcW w:w="709" w:type="dxa"/>
            <w:tcPrChange w:id="324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6553A1AE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21.69 (15.20)</w:t>
            </w:r>
          </w:p>
        </w:tc>
        <w:tc>
          <w:tcPr>
            <w:tcW w:w="935" w:type="dxa"/>
            <w:gridSpan w:val="2"/>
            <w:tcPrChange w:id="325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546E6C86" w14:textId="4B72E9BB" w:rsidR="008903A1" w:rsidRPr="00716D00" w:rsidDel="000344B8" w:rsidRDefault="000344B8" w:rsidP="00231331">
            <w:pPr>
              <w:rPr>
                <w:del w:id="326" w:author="Jane Kohlhoff" w:date="2024-06-11T12:37:00Z" w16du:dateUtc="2024-06-11T02:37:00Z"/>
                <w:sz w:val="15"/>
                <w:szCs w:val="15"/>
              </w:rPr>
            </w:pPr>
            <w:ins w:id="327" w:author="Jane Kohlhoff" w:date="2024-06-11T12:37:00Z" w16du:dateUtc="2024-06-11T02:37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  <w:del w:id="328" w:author="Jane Kohlhoff" w:date="2024-06-11T12:34:00Z" w16du:dateUtc="2024-06-11T02:34:00Z">
              <w:r w:rsidRPr="00716D00" w:rsidDel="000344B8">
                <w:rPr>
                  <w:i/>
                  <w:iCs/>
                  <w:sz w:val="15"/>
                  <w:szCs w:val="15"/>
                </w:rPr>
                <w:delText>P</w:delText>
              </w:r>
            </w:del>
            <w:del w:id="329" w:author="Jane Kohlhoff" w:date="2024-06-11T12:37:00Z" w16du:dateUtc="2024-06-11T02:37:00Z">
              <w:r w:rsidR="008903A1" w:rsidRPr="00716D00" w:rsidDel="000344B8">
                <w:rPr>
                  <w:sz w:val="15"/>
                  <w:szCs w:val="15"/>
                </w:rPr>
                <w:delText>=1.00</w:delText>
              </w:r>
            </w:del>
          </w:p>
          <w:p w14:paraId="425E47FE" w14:textId="77777777" w:rsidR="000344B8" w:rsidRDefault="000344B8" w:rsidP="00231331">
            <w:pPr>
              <w:rPr>
                <w:ins w:id="330" w:author="Jane Kohlhoff" w:date="2024-06-11T12:37:00Z" w16du:dateUtc="2024-06-11T02:37:00Z"/>
                <w:i/>
                <w:iCs/>
                <w:sz w:val="15"/>
                <w:szCs w:val="15"/>
              </w:rPr>
            </w:pPr>
          </w:p>
          <w:p w14:paraId="2B462221" w14:textId="478B3432" w:rsidR="008903A1" w:rsidRPr="00716D00" w:rsidRDefault="000344B8" w:rsidP="00231331">
            <w:pPr>
              <w:rPr>
                <w:i/>
                <w:iCs/>
                <w:sz w:val="15"/>
                <w:szCs w:val="15"/>
              </w:rPr>
            </w:pPr>
            <w:del w:id="331" w:author="Jane Kohlhoff" w:date="2024-06-11T12:34:00Z" w16du:dateUtc="2024-06-11T02:34:00Z">
              <w:r w:rsidRPr="00716D00" w:rsidDel="000344B8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332" w:author="Jane Kohlhoff" w:date="2024-06-11T12:34:00Z" w16du:dateUtc="2024-06-11T02:34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716D00">
              <w:rPr>
                <w:sz w:val="15"/>
                <w:szCs w:val="15"/>
              </w:rPr>
              <w:t>= -0.13</w:t>
            </w:r>
          </w:p>
        </w:tc>
        <w:tc>
          <w:tcPr>
            <w:tcW w:w="570" w:type="dxa"/>
            <w:tcPrChange w:id="333" w:author="Jane Kohlhoff" w:date="2024-06-11T12:37:00Z" w16du:dateUtc="2024-06-11T02:37:00Z">
              <w:tcPr>
                <w:tcW w:w="570" w:type="dxa"/>
                <w:gridSpan w:val="4"/>
              </w:tcPr>
            </w:tcPrChange>
          </w:tcPr>
          <w:p w14:paraId="3C981079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89" w:type="dxa"/>
            <w:tcPrChange w:id="334" w:author="Jane Kohlhoff" w:date="2024-06-11T12:37:00Z" w16du:dateUtc="2024-06-11T02:37:00Z">
              <w:tcPr>
                <w:tcW w:w="989" w:type="dxa"/>
                <w:gridSpan w:val="4"/>
              </w:tcPr>
            </w:tcPrChange>
          </w:tcPr>
          <w:p w14:paraId="30BCCC8C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  <w:tcPrChange w:id="335" w:author="Jane Kohlhoff" w:date="2024-06-11T12:37:00Z" w16du:dateUtc="2024-06-11T02:37:00Z">
              <w:tcPr>
                <w:tcW w:w="992" w:type="dxa"/>
                <w:gridSpan w:val="4"/>
              </w:tcPr>
            </w:tcPrChange>
          </w:tcPr>
          <w:p w14:paraId="55FFE17D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3" w:type="dxa"/>
            <w:tcPrChange w:id="336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482AF8C7" w14:textId="4E2B28BE" w:rsidR="008903A1" w:rsidRPr="00716D00" w:rsidRDefault="00B1124E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9C4627">
              <w:rPr>
                <w:i/>
                <w:iCs/>
                <w:sz w:val="15"/>
                <w:szCs w:val="15"/>
                <w:rPrChange w:id="337" w:author="Jane Kohlhoff" w:date="2024-06-11T12:53:00Z" w16du:dateUtc="2024-06-11T02:53:00Z">
                  <w:rPr>
                    <w:sz w:val="15"/>
                    <w:szCs w:val="15"/>
                  </w:rPr>
                </w:rPrChange>
              </w:rPr>
              <w:t>p</w:t>
            </w:r>
            <w:ins w:id="338" w:author="Jane Kohlhoff" w:date="2024-06-11T12:53:00Z" w16du:dateUtc="2024-06-11T02:53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339" w:author="Jane Kohlhoff" w:date="2024-06-11T12:53:00Z" w16du:dateUtc="2024-06-11T02:53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0.44</w:t>
            </w:r>
            <w:del w:id="340" w:author="Jane Kohlhoff" w:date="2024-06-11T12:53:00Z" w16du:dateUtc="2024-06-11T02:53:00Z">
              <w:r w:rsidDel="009C4627">
                <w:rPr>
                  <w:sz w:val="15"/>
                  <w:szCs w:val="15"/>
                </w:rPr>
                <w:delText>2</w:delText>
              </w:r>
            </w:del>
          </w:p>
        </w:tc>
      </w:tr>
      <w:tr w:rsidR="000344B8" w:rsidRPr="00716D00" w14:paraId="2197887A" w14:textId="7D831FAF" w:rsidTr="000344B8">
        <w:tblPrEx>
          <w:tblPrExChange w:id="341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342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343" w:author="Jane Kohlhoff" w:date="2024-06-11T12:37:00Z" w16du:dateUtc="2024-06-11T02:37:00Z">
              <w:tcPr>
                <w:tcW w:w="1132" w:type="dxa"/>
              </w:tcPr>
            </w:tcPrChange>
          </w:tcPr>
          <w:p w14:paraId="7333B89C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88" w:type="dxa"/>
            <w:tcPrChange w:id="344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223E2DF0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sz w:val="15"/>
                <w:szCs w:val="15"/>
              </w:rPr>
              <w:t xml:space="preserve">MM-non-attuned </w:t>
            </w:r>
          </w:p>
        </w:tc>
        <w:tc>
          <w:tcPr>
            <w:tcW w:w="708" w:type="dxa"/>
            <w:tcPrChange w:id="345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46750E01" w14:textId="13B3658F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</w:t>
            </w:r>
            <w:r>
              <w:rPr>
                <w:sz w:val="15"/>
                <w:szCs w:val="15"/>
              </w:rPr>
              <w:t>63</w:t>
            </w:r>
            <w:r w:rsidRPr="00716D00">
              <w:rPr>
                <w:sz w:val="15"/>
                <w:szCs w:val="15"/>
              </w:rPr>
              <w:t xml:space="preserve"> (</w:t>
            </w:r>
            <w:r>
              <w:rPr>
                <w:sz w:val="15"/>
                <w:szCs w:val="15"/>
              </w:rPr>
              <w:t>2.83</w:t>
            </w:r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708" w:type="dxa"/>
            <w:tcPrChange w:id="346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13A71096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1.40 (1.95)</w:t>
            </w:r>
          </w:p>
        </w:tc>
        <w:tc>
          <w:tcPr>
            <w:tcW w:w="709" w:type="dxa"/>
            <w:tcPrChange w:id="347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0B340444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2.23 (3.19)</w:t>
            </w:r>
          </w:p>
        </w:tc>
        <w:tc>
          <w:tcPr>
            <w:tcW w:w="1105" w:type="dxa"/>
            <w:tcPrChange w:id="348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659459E6" w14:textId="4CE87D45" w:rsidR="008903A1" w:rsidRPr="00716D00" w:rsidRDefault="00792697" w:rsidP="00231331">
            <w:pPr>
              <w:rPr>
                <w:b/>
                <w:bCs/>
                <w:sz w:val="15"/>
                <w:szCs w:val="15"/>
              </w:rPr>
            </w:pPr>
            <w:del w:id="349" w:author="Jane Kohlhoff" w:date="2024-06-11T12:21:00Z" w16du:dateUtc="2024-06-11T02:21:00Z">
              <w:r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350" w:author="Jane Kohlhoff" w:date="2024-06-11T12:21:00Z" w16du:dateUtc="2024-06-11T02:21:00Z">
              <w:r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del w:id="351" w:author="Jane Kohlhoff" w:date="2024-06-11T12:20:00Z" w16du:dateUtc="2024-06-11T02:20:00Z">
              <w:r w:rsidR="008903A1"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 xml:space="preserve"> </w:delText>
              </w:r>
            </w:del>
            <w:r w:rsidR="008903A1" w:rsidRPr="00716D00">
              <w:rPr>
                <w:b/>
                <w:bCs/>
                <w:sz w:val="15"/>
                <w:szCs w:val="15"/>
              </w:rPr>
              <w:t>=</w:t>
            </w:r>
            <w:ins w:id="352" w:author="Jane Kohlhoff" w:date="2024-06-11T12:21:00Z" w16du:dateUtc="2024-06-11T02:21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del w:id="353" w:author="Jane Kohlhoff" w:date="2024-06-11T12:20:00Z" w16du:dateUtc="2024-06-11T02:20:00Z">
              <w:r w:rsidR="008903A1" w:rsidRPr="00716D00" w:rsidDel="00792697">
                <w:rPr>
                  <w:b/>
                  <w:bCs/>
                  <w:sz w:val="15"/>
                  <w:szCs w:val="15"/>
                </w:rPr>
                <w:delText xml:space="preserve"> </w:delText>
              </w:r>
            </w:del>
            <w:r w:rsidR="008903A1" w:rsidRPr="00716D00">
              <w:rPr>
                <w:b/>
                <w:bCs/>
                <w:sz w:val="15"/>
                <w:szCs w:val="15"/>
              </w:rPr>
              <w:t>0.02*</w:t>
            </w:r>
          </w:p>
          <w:p w14:paraId="0749CB69" w14:textId="2093C797" w:rsidR="008903A1" w:rsidRPr="00716D00" w:rsidRDefault="00792697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del w:id="354" w:author="Jane Kohlhoff" w:date="2024-06-11T12:21:00Z" w16du:dateUtc="2024-06-11T02:21:00Z">
              <w:r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>D</w:delText>
              </w:r>
            </w:del>
            <w:ins w:id="355" w:author="Jane Kohlhoff" w:date="2024-06-11T12:21:00Z" w16du:dateUtc="2024-06-11T02:21:00Z">
              <w:r>
                <w:rPr>
                  <w:b/>
                  <w:bCs/>
                  <w:i/>
                  <w:iCs/>
                  <w:sz w:val="15"/>
                  <w:szCs w:val="15"/>
                </w:rPr>
                <w:t>d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del w:id="356" w:author="Jane Kohlhoff" w:date="2024-06-11T12:20:00Z" w16du:dateUtc="2024-06-11T02:20:00Z">
              <w:r w:rsidR="008903A1"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 xml:space="preserve"> </w:delText>
              </w:r>
            </w:del>
            <w:r w:rsidR="008903A1" w:rsidRPr="00716D00">
              <w:rPr>
                <w:b/>
                <w:bCs/>
                <w:sz w:val="15"/>
                <w:szCs w:val="15"/>
              </w:rPr>
              <w:t>=</w:t>
            </w:r>
            <w:ins w:id="357" w:author="Jane Kohlhoff" w:date="2024-06-11T12:21:00Z" w16du:dateUtc="2024-06-11T02:21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del w:id="358" w:author="Jane Kohlhoff" w:date="2024-06-11T12:20:00Z" w16du:dateUtc="2024-06-11T02:20:00Z">
              <w:r w:rsidR="008903A1" w:rsidRPr="00716D00" w:rsidDel="00792697">
                <w:rPr>
                  <w:b/>
                  <w:bCs/>
                  <w:sz w:val="15"/>
                  <w:szCs w:val="15"/>
                </w:rPr>
                <w:delText xml:space="preserve"> </w:delText>
              </w:r>
            </w:del>
            <w:r w:rsidR="008903A1" w:rsidRPr="00716D00">
              <w:rPr>
                <w:b/>
                <w:bCs/>
                <w:sz w:val="15"/>
                <w:szCs w:val="15"/>
              </w:rPr>
              <w:t>0.69</w:t>
            </w:r>
          </w:p>
        </w:tc>
        <w:tc>
          <w:tcPr>
            <w:tcW w:w="1024" w:type="dxa"/>
            <w:tcPrChange w:id="359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21FBB36D" w14:textId="796B5A64" w:rsidR="008903A1" w:rsidRDefault="007B5925" w:rsidP="00231331">
            <w:pPr>
              <w:rPr>
                <w:i/>
                <w:iCs/>
                <w:sz w:val="15"/>
                <w:szCs w:val="15"/>
              </w:rPr>
            </w:pPr>
            <w:del w:id="360" w:author="Jane Kohlhoff" w:date="2024-06-11T12:24:00Z" w16du:dateUtc="2024-06-11T02:24:00Z">
              <w:r w:rsidDel="007B5925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361" w:author="Jane Kohlhoff" w:date="2024-06-11T12:24:00Z" w16du:dateUtc="2024-06-11T02:24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A97420">
              <w:rPr>
                <w:sz w:val="15"/>
                <w:szCs w:val="15"/>
                <w:rPrChange w:id="362" w:author="Jane Kohlhoff" w:date="2024-06-11T12:29:00Z" w16du:dateUtc="2024-06-11T02:29:00Z">
                  <w:rPr>
                    <w:i/>
                    <w:iCs/>
                    <w:sz w:val="15"/>
                    <w:szCs w:val="15"/>
                  </w:rPr>
                </w:rPrChange>
              </w:rPr>
              <w:t>=</w:t>
            </w:r>
            <w:ins w:id="363" w:author="Jane Kohlhoff" w:date="2024-06-11T12:24:00Z" w16du:dateUtc="2024-06-11T02:24:00Z">
              <w:r w:rsidRPr="00A97420">
                <w:rPr>
                  <w:sz w:val="15"/>
                  <w:szCs w:val="15"/>
                  <w:rPrChange w:id="364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8903A1" w:rsidRPr="00A97420">
              <w:rPr>
                <w:sz w:val="15"/>
                <w:szCs w:val="15"/>
                <w:rPrChange w:id="365" w:author="Jane Kohlhoff" w:date="2024-06-11T12:29:00Z" w16du:dateUtc="2024-06-11T02:29:00Z">
                  <w:rPr>
                    <w:i/>
                    <w:iCs/>
                    <w:sz w:val="15"/>
                    <w:szCs w:val="15"/>
                  </w:rPr>
                </w:rPrChange>
              </w:rPr>
              <w:t>0.51</w:t>
            </w:r>
            <w:del w:id="366" w:author="Jane Kohlhoff" w:date="2024-06-11T12:26:00Z" w16du:dateUtc="2024-06-11T02:26:00Z">
              <w:r w:rsidR="008903A1" w:rsidDel="00FB0CE8">
                <w:rPr>
                  <w:i/>
                  <w:iCs/>
                  <w:sz w:val="15"/>
                  <w:szCs w:val="15"/>
                </w:rPr>
                <w:delText>2</w:delText>
              </w:r>
            </w:del>
          </w:p>
          <w:p w14:paraId="58BC1929" w14:textId="719E3D12" w:rsidR="008903A1" w:rsidRPr="00716D00" w:rsidRDefault="007B5925" w:rsidP="00231331">
            <w:pPr>
              <w:rPr>
                <w:i/>
                <w:iCs/>
                <w:sz w:val="15"/>
                <w:szCs w:val="15"/>
              </w:rPr>
            </w:pPr>
            <w:del w:id="367" w:author="Jane Kohlhoff" w:date="2024-06-11T12:24:00Z" w16du:dateUtc="2024-06-11T02:24:00Z">
              <w:r w:rsidDel="007B5925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368" w:author="Jane Kohlhoff" w:date="2024-06-11T12:24:00Z" w16du:dateUtc="2024-06-11T02:24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A97420">
              <w:rPr>
                <w:sz w:val="15"/>
                <w:szCs w:val="15"/>
                <w:rPrChange w:id="369" w:author="Jane Kohlhoff" w:date="2024-06-11T12:29:00Z" w16du:dateUtc="2024-06-11T02:29:00Z">
                  <w:rPr>
                    <w:i/>
                    <w:iCs/>
                    <w:sz w:val="15"/>
                    <w:szCs w:val="15"/>
                  </w:rPr>
                </w:rPrChange>
              </w:rPr>
              <w:t>=</w:t>
            </w:r>
            <w:ins w:id="370" w:author="Jane Kohlhoff" w:date="2024-06-11T12:24:00Z" w16du:dateUtc="2024-06-11T02:24:00Z">
              <w:r w:rsidRPr="00A97420">
                <w:rPr>
                  <w:sz w:val="15"/>
                  <w:szCs w:val="15"/>
                  <w:rPrChange w:id="371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8903A1" w:rsidRPr="00A97420">
              <w:rPr>
                <w:sz w:val="15"/>
                <w:szCs w:val="15"/>
                <w:rPrChange w:id="372" w:author="Jane Kohlhoff" w:date="2024-06-11T12:29:00Z" w16du:dateUtc="2024-06-11T02:29:00Z">
                  <w:rPr>
                    <w:i/>
                    <w:iCs/>
                    <w:sz w:val="15"/>
                    <w:szCs w:val="15"/>
                  </w:rPr>
                </w:rPrChange>
              </w:rPr>
              <w:t>0.435</w:t>
            </w:r>
          </w:p>
        </w:tc>
        <w:tc>
          <w:tcPr>
            <w:tcW w:w="708" w:type="dxa"/>
            <w:tcPrChange w:id="373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431E27BD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3.32 (3.73)</w:t>
            </w:r>
          </w:p>
        </w:tc>
        <w:tc>
          <w:tcPr>
            <w:tcW w:w="709" w:type="dxa"/>
            <w:tcPrChange w:id="374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76E76270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4.83 (4.32)</w:t>
            </w:r>
          </w:p>
        </w:tc>
        <w:tc>
          <w:tcPr>
            <w:tcW w:w="709" w:type="dxa"/>
            <w:tcPrChange w:id="375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25B8484B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3.67 (0.58)</w:t>
            </w:r>
          </w:p>
        </w:tc>
        <w:tc>
          <w:tcPr>
            <w:tcW w:w="1018" w:type="dxa"/>
            <w:tcPrChange w:id="376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29BA246A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0.68</w:t>
            </w:r>
          </w:p>
          <w:p w14:paraId="6513AEB4" w14:textId="77777777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-</w:t>
            </w:r>
            <w:del w:id="377" w:author="Jane Kohlhoff" w:date="2024-06-11T12:29:00Z" w16du:dateUtc="2024-06-11T02:29:00Z">
              <w:r w:rsidRPr="00716D00" w:rsidDel="006322A3">
                <w:rPr>
                  <w:sz w:val="15"/>
                  <w:szCs w:val="15"/>
                </w:rPr>
                <w:delText xml:space="preserve"> </w:delText>
              </w:r>
            </w:del>
            <w:r w:rsidRPr="00716D00">
              <w:rPr>
                <w:sz w:val="15"/>
                <w:szCs w:val="15"/>
              </w:rPr>
              <w:t>0.41</w:t>
            </w:r>
          </w:p>
        </w:tc>
        <w:tc>
          <w:tcPr>
            <w:tcW w:w="967" w:type="dxa"/>
            <w:tcPrChange w:id="378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56F497D5" w14:textId="37BB55AB" w:rsidR="008903A1" w:rsidRPr="0016742E" w:rsidRDefault="006322A3" w:rsidP="0016742E">
            <w:pPr>
              <w:rPr>
                <w:i/>
                <w:iCs/>
                <w:sz w:val="15"/>
                <w:szCs w:val="15"/>
              </w:rPr>
            </w:pPr>
            <w:del w:id="379" w:author="Jane Kohlhoff" w:date="2024-06-11T12:31:00Z" w16du:dateUtc="2024-06-11T02:31:00Z">
              <w:r w:rsidRPr="0016742E" w:rsidDel="006322A3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380" w:author="Jane Kohlhoff" w:date="2024-06-11T12:31:00Z" w16du:dateUtc="2024-06-11T02:31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6322A3">
              <w:rPr>
                <w:sz w:val="15"/>
                <w:szCs w:val="15"/>
                <w:rPrChange w:id="381" w:author="Jane Kohlhoff" w:date="2024-06-11T12:31:00Z" w16du:dateUtc="2024-06-11T02:31:00Z">
                  <w:rPr>
                    <w:i/>
                    <w:iCs/>
                    <w:sz w:val="15"/>
                    <w:szCs w:val="15"/>
                  </w:rPr>
                </w:rPrChange>
              </w:rPr>
              <w:t>&gt;</w:t>
            </w:r>
            <w:ins w:id="382" w:author="Jane Kohlhoff" w:date="2024-06-11T12:31:00Z" w16du:dateUtc="2024-06-11T02:31:00Z">
              <w:r w:rsidRPr="006322A3">
                <w:rPr>
                  <w:sz w:val="15"/>
                  <w:szCs w:val="15"/>
                  <w:rPrChange w:id="383" w:author="Jane Kohlhoff" w:date="2024-06-11T12:31:00Z" w16du:dateUtc="2024-06-11T02:31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8903A1" w:rsidRPr="006322A3">
              <w:rPr>
                <w:sz w:val="15"/>
                <w:szCs w:val="15"/>
                <w:rPrChange w:id="384" w:author="Jane Kohlhoff" w:date="2024-06-11T12:31:00Z" w16du:dateUtc="2024-06-11T02:31:00Z">
                  <w:rPr>
                    <w:i/>
                    <w:iCs/>
                    <w:sz w:val="15"/>
                    <w:szCs w:val="15"/>
                  </w:rPr>
                </w:rPrChange>
              </w:rPr>
              <w:t>0.99</w:t>
            </w:r>
          </w:p>
          <w:p w14:paraId="191C1ED9" w14:textId="26ED929B" w:rsidR="008903A1" w:rsidRPr="00716D00" w:rsidRDefault="008903A1" w:rsidP="0016742E">
            <w:pPr>
              <w:rPr>
                <w:i/>
                <w:iCs/>
                <w:sz w:val="15"/>
                <w:szCs w:val="15"/>
              </w:rPr>
            </w:pPr>
            <w:r w:rsidRPr="0016742E">
              <w:rPr>
                <w:i/>
                <w:iCs/>
                <w:sz w:val="15"/>
                <w:szCs w:val="15"/>
              </w:rPr>
              <w:t>d</w:t>
            </w:r>
            <w:ins w:id="385" w:author="Jane Kohlhoff" w:date="2024-06-11T12:31:00Z" w16du:dateUtc="2024-06-11T02:31:00Z">
              <w:r w:rsidR="006322A3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6322A3">
              <w:rPr>
                <w:sz w:val="15"/>
                <w:szCs w:val="15"/>
                <w:rPrChange w:id="386" w:author="Jane Kohlhoff" w:date="2024-06-11T12:32:00Z" w16du:dateUtc="2024-06-11T02:32:00Z">
                  <w:rPr>
                    <w:i/>
                    <w:iCs/>
                    <w:sz w:val="15"/>
                    <w:szCs w:val="15"/>
                  </w:rPr>
                </w:rPrChange>
              </w:rPr>
              <w:t>=</w:t>
            </w:r>
            <w:ins w:id="387" w:author="Jane Kohlhoff" w:date="2024-06-11T12:31:00Z" w16du:dateUtc="2024-06-11T02:31:00Z">
              <w:r w:rsidR="006322A3" w:rsidRPr="006322A3">
                <w:rPr>
                  <w:sz w:val="15"/>
                  <w:szCs w:val="15"/>
                  <w:rPrChange w:id="388" w:author="Jane Kohlhoff" w:date="2024-06-11T12:32:00Z" w16du:dateUtc="2024-06-11T02:32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Pr="006322A3">
              <w:rPr>
                <w:sz w:val="15"/>
                <w:szCs w:val="15"/>
                <w:rPrChange w:id="389" w:author="Jane Kohlhoff" w:date="2024-06-11T12:32:00Z" w16du:dateUtc="2024-06-11T02:32:00Z">
                  <w:rPr>
                    <w:i/>
                    <w:iCs/>
                    <w:sz w:val="15"/>
                    <w:szCs w:val="15"/>
                  </w:rPr>
                </w:rPrChange>
              </w:rPr>
              <w:t>0.</w:t>
            </w:r>
            <w:del w:id="390" w:author="Jane Kohlhoff" w:date="2024-06-11T12:31:00Z" w16du:dateUtc="2024-06-11T02:31:00Z">
              <w:r w:rsidRPr="006322A3" w:rsidDel="006322A3">
                <w:rPr>
                  <w:sz w:val="15"/>
                  <w:szCs w:val="15"/>
                  <w:rPrChange w:id="391" w:author="Jane Kohlhoff" w:date="2024-06-11T12:32:00Z" w16du:dateUtc="2024-06-11T02:32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delText>458</w:delText>
              </w:r>
            </w:del>
            <w:ins w:id="392" w:author="Jane Kohlhoff" w:date="2024-06-11T12:31:00Z" w16du:dateUtc="2024-06-11T02:31:00Z">
              <w:r w:rsidR="006322A3" w:rsidRPr="006322A3">
                <w:rPr>
                  <w:sz w:val="15"/>
                  <w:szCs w:val="15"/>
                  <w:rPrChange w:id="393" w:author="Jane Kohlhoff" w:date="2024-06-11T12:32:00Z" w16du:dateUtc="2024-06-11T02:32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4</w:t>
              </w:r>
              <w:r w:rsidR="006322A3" w:rsidRPr="006322A3">
                <w:rPr>
                  <w:sz w:val="15"/>
                  <w:szCs w:val="15"/>
                  <w:rPrChange w:id="394" w:author="Jane Kohlhoff" w:date="2024-06-11T12:32:00Z" w16du:dateUtc="2024-06-11T02:32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6</w:t>
              </w:r>
            </w:ins>
          </w:p>
        </w:tc>
        <w:tc>
          <w:tcPr>
            <w:tcW w:w="708" w:type="dxa"/>
            <w:tcPrChange w:id="395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66D82A4B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3.67 (5.17)</w:t>
            </w:r>
          </w:p>
        </w:tc>
        <w:tc>
          <w:tcPr>
            <w:tcW w:w="709" w:type="dxa"/>
            <w:tcPrChange w:id="396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0DDB79AF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5.31 (7.46)</w:t>
            </w:r>
          </w:p>
        </w:tc>
        <w:tc>
          <w:tcPr>
            <w:tcW w:w="935" w:type="dxa"/>
            <w:gridSpan w:val="2"/>
            <w:tcPrChange w:id="397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37D7DA68" w14:textId="01C6F8B2" w:rsidR="008903A1" w:rsidRPr="00716D00" w:rsidRDefault="000344B8" w:rsidP="00231331">
            <w:pPr>
              <w:rPr>
                <w:sz w:val="15"/>
                <w:szCs w:val="15"/>
              </w:rPr>
            </w:pPr>
            <w:del w:id="398" w:author="Jane Kohlhoff" w:date="2024-06-11T12:34:00Z" w16du:dateUtc="2024-06-11T02:34:00Z">
              <w:r w:rsidRPr="00716D00" w:rsidDel="000344B8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399" w:author="Jane Kohlhoff" w:date="2024-06-11T12:34:00Z" w16du:dateUtc="2024-06-11T02:34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716D00">
              <w:rPr>
                <w:sz w:val="15"/>
                <w:szCs w:val="15"/>
              </w:rPr>
              <w:t>=</w:t>
            </w:r>
            <w:ins w:id="400" w:author="Jane Kohlhoff" w:date="2024-06-11T12:34:00Z" w16du:dateUtc="2024-06-11T02:34:00Z">
              <w:r>
                <w:rPr>
                  <w:sz w:val="15"/>
                  <w:szCs w:val="15"/>
                </w:rPr>
                <w:t xml:space="preserve"> </w:t>
              </w:r>
            </w:ins>
            <w:r w:rsidR="008903A1">
              <w:rPr>
                <w:sz w:val="15"/>
                <w:szCs w:val="15"/>
              </w:rPr>
              <w:t>0.09</w:t>
            </w:r>
            <w:del w:id="401" w:author="Jane Kohlhoff" w:date="2024-06-11T12:34:00Z" w16du:dateUtc="2024-06-11T02:34:00Z">
              <w:r w:rsidR="008903A1" w:rsidDel="000344B8">
                <w:rPr>
                  <w:sz w:val="15"/>
                  <w:szCs w:val="15"/>
                </w:rPr>
                <w:delText>2</w:delText>
              </w:r>
            </w:del>
          </w:p>
          <w:p w14:paraId="6EE2AB95" w14:textId="112D77FE" w:rsidR="008903A1" w:rsidRPr="00716D00" w:rsidRDefault="000344B8" w:rsidP="00231331">
            <w:pPr>
              <w:rPr>
                <w:i/>
                <w:iCs/>
                <w:sz w:val="15"/>
                <w:szCs w:val="15"/>
              </w:rPr>
            </w:pPr>
            <w:del w:id="402" w:author="Jane Kohlhoff" w:date="2024-06-11T12:34:00Z" w16du:dateUtc="2024-06-11T02:34:00Z">
              <w:r w:rsidRPr="00716D00" w:rsidDel="000344B8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403" w:author="Jane Kohlhoff" w:date="2024-06-11T12:34:00Z" w16du:dateUtc="2024-06-11T02:34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716D00">
              <w:rPr>
                <w:sz w:val="15"/>
                <w:szCs w:val="15"/>
              </w:rPr>
              <w:t>= -0.</w:t>
            </w:r>
            <w:r w:rsidR="008903A1">
              <w:rPr>
                <w:sz w:val="15"/>
                <w:szCs w:val="15"/>
              </w:rPr>
              <w:t>53</w:t>
            </w:r>
          </w:p>
        </w:tc>
        <w:tc>
          <w:tcPr>
            <w:tcW w:w="570" w:type="dxa"/>
            <w:tcPrChange w:id="404" w:author="Jane Kohlhoff" w:date="2024-06-11T12:37:00Z" w16du:dateUtc="2024-06-11T02:37:00Z">
              <w:tcPr>
                <w:tcW w:w="570" w:type="dxa"/>
                <w:gridSpan w:val="4"/>
              </w:tcPr>
            </w:tcPrChange>
          </w:tcPr>
          <w:p w14:paraId="08DD713D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89" w:type="dxa"/>
            <w:tcPrChange w:id="405" w:author="Jane Kohlhoff" w:date="2024-06-11T12:37:00Z" w16du:dateUtc="2024-06-11T02:37:00Z">
              <w:tcPr>
                <w:tcW w:w="989" w:type="dxa"/>
                <w:gridSpan w:val="4"/>
              </w:tcPr>
            </w:tcPrChange>
          </w:tcPr>
          <w:p w14:paraId="324DD93F" w14:textId="7AC3F828" w:rsidR="008903A1" w:rsidRPr="007B5B8D" w:rsidRDefault="008903A1" w:rsidP="00231331">
            <w:pPr>
              <w:rPr>
                <w:b/>
                <w:bCs/>
                <w:sz w:val="15"/>
                <w:szCs w:val="15"/>
                <w:rPrChange w:id="406" w:author="Jane Kohlhoff" w:date="2024-06-11T12:55:00Z" w16du:dateUtc="2024-06-11T02:55:00Z">
                  <w:rPr>
                    <w:sz w:val="15"/>
                    <w:szCs w:val="15"/>
                  </w:rPr>
                </w:rPrChange>
              </w:rPr>
            </w:pPr>
            <w:r w:rsidRPr="007B5B8D">
              <w:rPr>
                <w:b/>
                <w:bCs/>
                <w:sz w:val="15"/>
                <w:szCs w:val="15"/>
                <w:rPrChange w:id="407" w:author="Jane Kohlhoff" w:date="2024-06-11T12:55:00Z" w16du:dateUtc="2024-06-11T02:55:00Z">
                  <w:rPr>
                    <w:sz w:val="15"/>
                    <w:szCs w:val="15"/>
                  </w:rPr>
                </w:rPrChange>
              </w:rPr>
              <w:t>Yes, PCIT-T &lt; WL (</w:t>
            </w:r>
            <w:r w:rsidRPr="007B5B8D">
              <w:rPr>
                <w:b/>
                <w:bCs/>
                <w:i/>
                <w:iCs/>
                <w:sz w:val="15"/>
                <w:szCs w:val="15"/>
                <w:rPrChange w:id="408" w:author="Jane Kohlhoff" w:date="2024-06-11T12:55:00Z" w16du:dateUtc="2024-06-11T02:55:00Z">
                  <w:rPr>
                    <w:i/>
                    <w:iCs/>
                    <w:sz w:val="15"/>
                    <w:szCs w:val="15"/>
                  </w:rPr>
                </w:rPrChange>
              </w:rPr>
              <w:t>p</w:t>
            </w:r>
            <w:r w:rsidRPr="007B5B8D">
              <w:rPr>
                <w:b/>
                <w:bCs/>
                <w:sz w:val="15"/>
                <w:szCs w:val="15"/>
                <w:rPrChange w:id="409" w:author="Jane Kohlhoff" w:date="2024-06-11T12:55:00Z" w16du:dateUtc="2024-06-11T02:55:00Z">
                  <w:rPr>
                    <w:sz w:val="15"/>
                    <w:szCs w:val="15"/>
                  </w:rPr>
                </w:rPrChange>
              </w:rPr>
              <w:t>=0.005</w:t>
            </w:r>
            <w:ins w:id="410" w:author="Jane Kohlhoff" w:date="2024-06-11T12:55:00Z" w16du:dateUtc="2024-06-11T02:55:00Z">
              <w:r w:rsidR="007B5B8D">
                <w:rPr>
                  <w:b/>
                  <w:bCs/>
                  <w:sz w:val="15"/>
                  <w:szCs w:val="15"/>
                </w:rPr>
                <w:t>*</w:t>
              </w:r>
            </w:ins>
            <w:r w:rsidRPr="007B5B8D">
              <w:rPr>
                <w:b/>
                <w:bCs/>
                <w:sz w:val="15"/>
                <w:szCs w:val="15"/>
                <w:rPrChange w:id="411" w:author="Jane Kohlhoff" w:date="2024-06-11T12:55:00Z" w16du:dateUtc="2024-06-11T02:55:00Z">
                  <w:rPr>
                    <w:sz w:val="15"/>
                    <w:szCs w:val="15"/>
                  </w:rPr>
                </w:rPrChange>
              </w:rPr>
              <w:t>)</w:t>
            </w:r>
          </w:p>
        </w:tc>
        <w:tc>
          <w:tcPr>
            <w:tcW w:w="992" w:type="dxa"/>
            <w:tcPrChange w:id="412" w:author="Jane Kohlhoff" w:date="2024-06-11T12:37:00Z" w16du:dateUtc="2024-06-11T02:37:00Z">
              <w:tcPr>
                <w:tcW w:w="992" w:type="dxa"/>
                <w:gridSpan w:val="4"/>
              </w:tcPr>
            </w:tcPrChange>
          </w:tcPr>
          <w:p w14:paraId="6F94268B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3" w:type="dxa"/>
            <w:tcPrChange w:id="413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2A6383F9" w14:textId="21344F60" w:rsidR="008903A1" w:rsidRPr="00716D00" w:rsidRDefault="00DD0A9D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9C4627">
              <w:rPr>
                <w:i/>
                <w:iCs/>
                <w:sz w:val="15"/>
                <w:szCs w:val="15"/>
                <w:rPrChange w:id="414" w:author="Jane Kohlhoff" w:date="2024-06-11T12:53:00Z" w16du:dateUtc="2024-06-11T02:53:00Z">
                  <w:rPr>
                    <w:sz w:val="15"/>
                    <w:szCs w:val="15"/>
                  </w:rPr>
                </w:rPrChange>
              </w:rPr>
              <w:t>p</w:t>
            </w:r>
            <w:ins w:id="415" w:author="Jane Kohlhoff" w:date="2024-06-11T12:53:00Z" w16du:dateUtc="2024-06-11T02:53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416" w:author="Jane Kohlhoff" w:date="2024-06-11T12:53:00Z" w16du:dateUtc="2024-06-11T02:53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0.97</w:t>
            </w:r>
            <w:del w:id="417" w:author="Jane Kohlhoff" w:date="2024-06-11T12:53:00Z" w16du:dateUtc="2024-06-11T02:53:00Z">
              <w:r w:rsidDel="009C4627">
                <w:rPr>
                  <w:sz w:val="15"/>
                  <w:szCs w:val="15"/>
                </w:rPr>
                <w:delText>4</w:delText>
              </w:r>
            </w:del>
          </w:p>
        </w:tc>
      </w:tr>
      <w:tr w:rsidR="000344B8" w:rsidRPr="00716D00" w14:paraId="5191188A" w14:textId="3A83A0D8" w:rsidTr="000344B8">
        <w:tblPrEx>
          <w:tblPrExChange w:id="418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419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420" w:author="Jane Kohlhoff" w:date="2024-06-11T12:37:00Z" w16du:dateUtc="2024-06-11T02:37:00Z">
              <w:tcPr>
                <w:tcW w:w="1132" w:type="dxa"/>
              </w:tcPr>
            </w:tcPrChange>
          </w:tcPr>
          <w:p w14:paraId="4D5B6C0A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Parental reflectiveness</w:t>
            </w:r>
          </w:p>
        </w:tc>
        <w:tc>
          <w:tcPr>
            <w:tcW w:w="988" w:type="dxa"/>
            <w:tcPrChange w:id="421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474C8C8E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 xml:space="preserve">DRFQ </w:t>
            </w:r>
          </w:p>
        </w:tc>
        <w:tc>
          <w:tcPr>
            <w:tcW w:w="708" w:type="dxa"/>
            <w:tcPrChange w:id="422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5EB90404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34.91 (6.44)</w:t>
            </w:r>
          </w:p>
        </w:tc>
        <w:tc>
          <w:tcPr>
            <w:tcW w:w="708" w:type="dxa"/>
            <w:tcPrChange w:id="423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7ADC04E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38.46 (5.10)</w:t>
            </w:r>
          </w:p>
        </w:tc>
        <w:tc>
          <w:tcPr>
            <w:tcW w:w="709" w:type="dxa"/>
            <w:tcPrChange w:id="424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65B466D5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39.67 (6.48)</w:t>
            </w:r>
          </w:p>
        </w:tc>
        <w:tc>
          <w:tcPr>
            <w:tcW w:w="1105" w:type="dxa"/>
            <w:tcPrChange w:id="425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54D9E8A5" w14:textId="7E7C0510" w:rsidR="008903A1" w:rsidRPr="00716D00" w:rsidRDefault="00792697" w:rsidP="00231331">
            <w:pPr>
              <w:rPr>
                <w:b/>
                <w:bCs/>
                <w:sz w:val="15"/>
                <w:szCs w:val="15"/>
              </w:rPr>
            </w:pPr>
            <w:del w:id="426" w:author="Jane Kohlhoff" w:date="2024-06-11T12:21:00Z" w16du:dateUtc="2024-06-11T02:21:00Z">
              <w:r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427" w:author="Jane Kohlhoff" w:date="2024-06-11T12:21:00Z" w16du:dateUtc="2024-06-11T02:21:00Z">
              <w:r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716D00">
              <w:rPr>
                <w:b/>
                <w:bCs/>
                <w:sz w:val="15"/>
                <w:szCs w:val="15"/>
              </w:rPr>
              <w:t>=</w:t>
            </w:r>
            <w:ins w:id="428" w:author="Jane Kohlhoff" w:date="2024-06-11T12:21:00Z" w16du:dateUtc="2024-06-11T02:21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ins w:id="429" w:author="Jane Kohlhoff" w:date="2024-06-11T12:28:00Z" w16du:dateUtc="2024-06-11T02:28:00Z">
              <w:r w:rsidR="001814D2">
                <w:rPr>
                  <w:b/>
                  <w:bCs/>
                  <w:sz w:val="15"/>
                  <w:szCs w:val="15"/>
                </w:rPr>
                <w:t>0</w:t>
              </w:r>
            </w:ins>
            <w:r w:rsidR="008903A1" w:rsidRPr="00716D00">
              <w:rPr>
                <w:b/>
                <w:bCs/>
                <w:sz w:val="15"/>
                <w:szCs w:val="15"/>
              </w:rPr>
              <w:t>.006*</w:t>
            </w:r>
            <w:ins w:id="430" w:author="Jane Kohlhoff" w:date="2024-06-11T12:21:00Z" w16du:dateUtc="2024-06-11T02:21:00Z">
              <w:r>
                <w:rPr>
                  <w:b/>
                  <w:bCs/>
                  <w:sz w:val="15"/>
                  <w:szCs w:val="15"/>
                </w:rPr>
                <w:t>*</w:t>
              </w:r>
            </w:ins>
          </w:p>
          <w:p w14:paraId="46BEF807" w14:textId="60DBE356" w:rsidR="008903A1" w:rsidRPr="00716D00" w:rsidRDefault="00792697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del w:id="431" w:author="Jane Kohlhoff" w:date="2024-06-11T12:21:00Z" w16du:dateUtc="2024-06-11T02:21:00Z">
              <w:r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>D</w:delText>
              </w:r>
            </w:del>
            <w:ins w:id="432" w:author="Jane Kohlhoff" w:date="2024-06-11T12:21:00Z" w16du:dateUtc="2024-06-11T02:21:00Z">
              <w:r>
                <w:rPr>
                  <w:b/>
                  <w:bCs/>
                  <w:i/>
                  <w:iCs/>
                  <w:sz w:val="15"/>
                  <w:szCs w:val="15"/>
                </w:rPr>
                <w:t>d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716D00">
              <w:rPr>
                <w:b/>
                <w:bCs/>
                <w:sz w:val="15"/>
                <w:szCs w:val="15"/>
              </w:rPr>
              <w:t>= -.62</w:t>
            </w:r>
          </w:p>
        </w:tc>
        <w:tc>
          <w:tcPr>
            <w:tcW w:w="1024" w:type="dxa"/>
            <w:tcPrChange w:id="433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7B61FFA4" w14:textId="2F3C8AB8" w:rsidR="00096B14" w:rsidRPr="007B5925" w:rsidRDefault="007B5925" w:rsidP="00096B14">
            <w:pPr>
              <w:rPr>
                <w:ins w:id="434" w:author="Jane Kohlhoff" w:date="2024-06-11T12:06:00Z" w16du:dateUtc="2024-06-11T02:06:00Z"/>
                <w:b/>
                <w:bCs/>
                <w:i/>
                <w:iCs/>
                <w:sz w:val="15"/>
                <w:szCs w:val="15"/>
                <w:rPrChange w:id="435" w:author="Jane Kohlhoff" w:date="2024-06-11T12:24:00Z" w16du:dateUtc="2024-06-11T02:24:00Z">
                  <w:rPr>
                    <w:ins w:id="436" w:author="Jane Kohlhoff" w:date="2024-06-11T12:06:00Z" w16du:dateUtc="2024-06-11T02:06:00Z"/>
                    <w:i/>
                    <w:iCs/>
                    <w:sz w:val="15"/>
                    <w:szCs w:val="15"/>
                  </w:rPr>
                </w:rPrChange>
              </w:rPr>
            </w:pPr>
            <w:ins w:id="437" w:author="Jane Kohlhoff" w:date="2024-06-11T12:24:00Z" w16du:dateUtc="2024-06-11T02:24:00Z">
              <w:r w:rsidRPr="007B5925">
                <w:rPr>
                  <w:b/>
                  <w:bCs/>
                  <w:i/>
                  <w:iCs/>
                  <w:sz w:val="15"/>
                  <w:szCs w:val="15"/>
                  <w:rPrChange w:id="438" w:author="Jane Kohlhoff" w:date="2024-06-11T12:24:00Z" w16du:dateUtc="2024-06-11T02:24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p</w:t>
              </w:r>
            </w:ins>
            <w:ins w:id="439" w:author="Jane Kohlhoff" w:date="2024-06-11T12:06:00Z" w16du:dateUtc="2024-06-11T02:06:00Z">
              <w:r w:rsidR="007B06AA" w:rsidRPr="007B5925">
                <w:rPr>
                  <w:b/>
                  <w:bCs/>
                  <w:i/>
                  <w:iCs/>
                  <w:sz w:val="15"/>
                  <w:szCs w:val="15"/>
                  <w:rPrChange w:id="440" w:author="Jane Kohlhoff" w:date="2024-06-11T12:24:00Z" w16du:dateUtc="2024-06-11T02:24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  <w:r w:rsidR="007B06AA" w:rsidRPr="00A97420">
                <w:rPr>
                  <w:b/>
                  <w:bCs/>
                  <w:sz w:val="15"/>
                  <w:szCs w:val="15"/>
                  <w:rPrChange w:id="441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&lt; .001</w:t>
              </w:r>
            </w:ins>
            <w:ins w:id="442" w:author="Jane Kohlhoff" w:date="2024-06-11T12:24:00Z" w16du:dateUtc="2024-06-11T02:24:00Z">
              <w:r w:rsidRPr="00A97420">
                <w:rPr>
                  <w:b/>
                  <w:bCs/>
                  <w:sz w:val="15"/>
                  <w:szCs w:val="15"/>
                  <w:rPrChange w:id="443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**</w:t>
              </w:r>
            </w:ins>
          </w:p>
          <w:p w14:paraId="11DBB5B0" w14:textId="7AE5FF32" w:rsidR="008903A1" w:rsidRPr="007B5925" w:rsidRDefault="00096B14" w:rsidP="00096B14">
            <w:pPr>
              <w:rPr>
                <w:b/>
                <w:bCs/>
                <w:i/>
                <w:iCs/>
                <w:sz w:val="15"/>
                <w:szCs w:val="15"/>
                <w:rPrChange w:id="444" w:author="Jane Kohlhoff" w:date="2024-06-11T12:24:00Z" w16du:dateUtc="2024-06-11T02:24:00Z">
                  <w:rPr>
                    <w:i/>
                    <w:iCs/>
                    <w:sz w:val="15"/>
                    <w:szCs w:val="15"/>
                  </w:rPr>
                </w:rPrChange>
              </w:rPr>
            </w:pPr>
            <w:ins w:id="445" w:author="Jane Kohlhoff" w:date="2024-06-11T12:06:00Z" w16du:dateUtc="2024-06-11T02:06:00Z">
              <w:r w:rsidRPr="007B5925">
                <w:rPr>
                  <w:b/>
                  <w:bCs/>
                  <w:i/>
                  <w:iCs/>
                  <w:sz w:val="15"/>
                  <w:szCs w:val="15"/>
                  <w:rPrChange w:id="446" w:author="Jane Kohlhoff" w:date="2024-06-11T12:24:00Z" w16du:dateUtc="2024-06-11T02:24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d</w:t>
              </w:r>
            </w:ins>
            <w:ins w:id="447" w:author="Jane Kohlhoff" w:date="2024-06-11T12:24:00Z" w16du:dateUtc="2024-06-11T02:24:00Z">
              <w:r w:rsidR="007B5925" w:rsidRPr="007B5925">
                <w:rPr>
                  <w:b/>
                  <w:bCs/>
                  <w:i/>
                  <w:iCs/>
                  <w:sz w:val="15"/>
                  <w:szCs w:val="15"/>
                  <w:rPrChange w:id="448" w:author="Jane Kohlhoff" w:date="2024-06-11T12:24:00Z" w16du:dateUtc="2024-06-11T02:24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ins w:id="449" w:author="Jane Kohlhoff" w:date="2024-06-11T12:06:00Z" w16du:dateUtc="2024-06-11T02:06:00Z">
              <w:r w:rsidRPr="00A97420">
                <w:rPr>
                  <w:b/>
                  <w:bCs/>
                  <w:sz w:val="15"/>
                  <w:szCs w:val="15"/>
                  <w:rPrChange w:id="450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=</w:t>
              </w:r>
            </w:ins>
            <w:ins w:id="451" w:author="Jane Kohlhoff" w:date="2024-06-11T12:24:00Z" w16du:dateUtc="2024-06-11T02:24:00Z">
              <w:r w:rsidR="007B5925" w:rsidRPr="00A97420">
                <w:rPr>
                  <w:b/>
                  <w:bCs/>
                  <w:sz w:val="15"/>
                  <w:szCs w:val="15"/>
                  <w:rPrChange w:id="452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ins w:id="453" w:author="Jane Kohlhoff" w:date="2024-06-11T12:07:00Z" w16du:dateUtc="2024-06-11T02:07:00Z">
              <w:r w:rsidR="001C77FB" w:rsidRPr="00A97420">
                <w:rPr>
                  <w:b/>
                  <w:bCs/>
                  <w:sz w:val="15"/>
                  <w:szCs w:val="15"/>
                  <w:rPrChange w:id="454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-</w:t>
              </w:r>
            </w:ins>
            <w:ins w:id="455" w:author="Jane Kohlhoff" w:date="2024-06-11T12:28:00Z" w16du:dateUtc="2024-06-11T02:28:00Z">
              <w:r w:rsidR="001814D2" w:rsidRPr="00A97420">
                <w:rPr>
                  <w:b/>
                  <w:bCs/>
                  <w:sz w:val="15"/>
                  <w:szCs w:val="15"/>
                  <w:rPrChange w:id="456" w:author="Jane Kohlhoff" w:date="2024-06-11T12:29:00Z" w16du:dateUtc="2024-06-11T02:29:00Z">
                    <w:rPr>
                      <w:b/>
                      <w:bCs/>
                      <w:i/>
                      <w:iCs/>
                      <w:sz w:val="15"/>
                      <w:szCs w:val="15"/>
                    </w:rPr>
                  </w:rPrChange>
                </w:rPr>
                <w:t>0</w:t>
              </w:r>
            </w:ins>
            <w:ins w:id="457" w:author="Jane Kohlhoff" w:date="2024-06-11T12:07:00Z" w16du:dateUtc="2024-06-11T02:07:00Z">
              <w:r w:rsidR="001C77FB" w:rsidRPr="00A97420">
                <w:rPr>
                  <w:b/>
                  <w:bCs/>
                  <w:sz w:val="15"/>
                  <w:szCs w:val="15"/>
                  <w:rPrChange w:id="458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.84</w:t>
              </w:r>
            </w:ins>
          </w:p>
        </w:tc>
        <w:tc>
          <w:tcPr>
            <w:tcW w:w="708" w:type="dxa"/>
            <w:tcPrChange w:id="459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34D5E2F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34.43 (6.11)</w:t>
            </w:r>
          </w:p>
        </w:tc>
        <w:tc>
          <w:tcPr>
            <w:tcW w:w="709" w:type="dxa"/>
            <w:tcPrChange w:id="460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0C705F1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34.00 (5.37)</w:t>
            </w:r>
          </w:p>
        </w:tc>
        <w:tc>
          <w:tcPr>
            <w:tcW w:w="709" w:type="dxa"/>
            <w:tcPrChange w:id="461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4DFCD4E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36.60 (4.04)</w:t>
            </w:r>
          </w:p>
        </w:tc>
        <w:tc>
          <w:tcPr>
            <w:tcW w:w="1018" w:type="dxa"/>
            <w:tcPrChange w:id="462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339FE2C0" w14:textId="77777777" w:rsidR="000344B8" w:rsidRPr="004C631C" w:rsidRDefault="000344B8" w:rsidP="000344B8">
            <w:pPr>
              <w:rPr>
                <w:ins w:id="463" w:author="Jane Kohlhoff" w:date="2024-06-11T12:36:00Z" w16du:dateUtc="2024-06-11T02:36:00Z"/>
                <w:sz w:val="15"/>
                <w:szCs w:val="15"/>
              </w:rPr>
            </w:pPr>
            <w:ins w:id="464" w:author="Jane Kohlhoff" w:date="2024-06-11T12:36:00Z" w16du:dateUtc="2024-06-11T02:36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</w:p>
          <w:p w14:paraId="777FF901" w14:textId="617A807B" w:rsidR="008903A1" w:rsidRPr="00716D00" w:rsidDel="000344B8" w:rsidRDefault="006322A3" w:rsidP="00231331">
            <w:pPr>
              <w:rPr>
                <w:del w:id="465" w:author="Jane Kohlhoff" w:date="2024-06-11T12:36:00Z" w16du:dateUtc="2024-06-11T02:36:00Z"/>
                <w:sz w:val="15"/>
                <w:szCs w:val="15"/>
              </w:rPr>
            </w:pPr>
            <w:del w:id="466" w:author="Jane Kohlhoff" w:date="2024-06-11T12:30:00Z" w16du:dateUtc="2024-06-11T02:30:00Z">
              <w:r w:rsidRPr="00716D00" w:rsidDel="006322A3">
                <w:rPr>
                  <w:i/>
                  <w:iCs/>
                  <w:sz w:val="15"/>
                  <w:szCs w:val="15"/>
                </w:rPr>
                <w:delText>P</w:delText>
              </w:r>
            </w:del>
            <w:del w:id="467" w:author="Jane Kohlhoff" w:date="2024-06-11T12:36:00Z" w16du:dateUtc="2024-06-11T02:36:00Z">
              <w:r w:rsidR="008903A1" w:rsidRPr="00716D00" w:rsidDel="000344B8">
                <w:rPr>
                  <w:sz w:val="15"/>
                  <w:szCs w:val="15"/>
                </w:rPr>
                <w:delText>=1.00</w:delText>
              </w:r>
            </w:del>
          </w:p>
          <w:p w14:paraId="038094D3" w14:textId="122D1BBF" w:rsidR="008903A1" w:rsidRPr="00716D00" w:rsidRDefault="006322A3" w:rsidP="00231331">
            <w:pPr>
              <w:rPr>
                <w:i/>
                <w:iCs/>
                <w:sz w:val="15"/>
                <w:szCs w:val="15"/>
              </w:rPr>
            </w:pPr>
            <w:del w:id="468" w:author="Jane Kohlhoff" w:date="2024-06-11T12:30:00Z" w16du:dateUtc="2024-06-11T02:30:00Z">
              <w:r w:rsidRPr="00716D00" w:rsidDel="006322A3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469" w:author="Jane Kohlhoff" w:date="2024-06-11T12:30:00Z" w16du:dateUtc="2024-06-11T02:30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716D00">
              <w:rPr>
                <w:sz w:val="15"/>
                <w:szCs w:val="15"/>
              </w:rPr>
              <w:t>= -</w:t>
            </w:r>
            <w:ins w:id="470" w:author="Jane Kohlhoff" w:date="2024-06-11T12:29:00Z" w16du:dateUtc="2024-06-11T02:29:00Z">
              <w:r>
                <w:rPr>
                  <w:sz w:val="15"/>
                  <w:szCs w:val="15"/>
                </w:rPr>
                <w:t>0</w:t>
              </w:r>
            </w:ins>
            <w:r w:rsidR="008903A1" w:rsidRPr="00716D00">
              <w:rPr>
                <w:sz w:val="15"/>
                <w:szCs w:val="15"/>
              </w:rPr>
              <w:t>.08</w:t>
            </w:r>
          </w:p>
        </w:tc>
        <w:tc>
          <w:tcPr>
            <w:tcW w:w="967" w:type="dxa"/>
            <w:tcPrChange w:id="471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38BF94E8" w14:textId="77777777" w:rsidR="000344B8" w:rsidRPr="004C631C" w:rsidRDefault="000344B8" w:rsidP="000344B8">
            <w:pPr>
              <w:rPr>
                <w:ins w:id="472" w:author="Jane Kohlhoff" w:date="2024-06-11T12:36:00Z" w16du:dateUtc="2024-06-11T02:36:00Z"/>
                <w:sz w:val="15"/>
                <w:szCs w:val="15"/>
              </w:rPr>
            </w:pPr>
            <w:ins w:id="473" w:author="Jane Kohlhoff" w:date="2024-06-11T12:36:00Z" w16du:dateUtc="2024-06-11T02:36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</w:p>
          <w:p w14:paraId="2A19646F" w14:textId="426D1EF0" w:rsidR="008903A1" w:rsidRPr="00716D00" w:rsidRDefault="006322A3" w:rsidP="001C77FB">
            <w:pPr>
              <w:rPr>
                <w:i/>
                <w:iCs/>
                <w:sz w:val="15"/>
                <w:szCs w:val="15"/>
              </w:rPr>
            </w:pPr>
            <w:ins w:id="474" w:author="Jane Kohlhoff" w:date="2024-06-11T12:31:00Z" w16du:dateUtc="2024-06-11T02:31:00Z">
              <w:r>
                <w:rPr>
                  <w:i/>
                  <w:iCs/>
                  <w:sz w:val="15"/>
                  <w:szCs w:val="15"/>
                </w:rPr>
                <w:t xml:space="preserve">d </w:t>
              </w:r>
            </w:ins>
            <w:ins w:id="475" w:author="Jane Kohlhoff" w:date="2024-06-11T12:07:00Z" w16du:dateUtc="2024-06-11T02:07:00Z">
              <w:r w:rsidR="001C77FB" w:rsidRPr="00716D00">
                <w:rPr>
                  <w:sz w:val="15"/>
                  <w:szCs w:val="15"/>
                </w:rPr>
                <w:t>= -</w:t>
              </w:r>
            </w:ins>
            <w:ins w:id="476" w:author="Jane Kohlhoff" w:date="2024-06-11T12:31:00Z" w16du:dateUtc="2024-06-11T02:31:00Z">
              <w:r>
                <w:rPr>
                  <w:sz w:val="15"/>
                  <w:szCs w:val="15"/>
                </w:rPr>
                <w:t>0</w:t>
              </w:r>
            </w:ins>
            <w:ins w:id="477" w:author="Jane Kohlhoff" w:date="2024-06-11T12:07:00Z" w16du:dateUtc="2024-06-11T02:07:00Z">
              <w:r w:rsidR="001C77FB" w:rsidRPr="00716D00">
                <w:rPr>
                  <w:sz w:val="15"/>
                  <w:szCs w:val="15"/>
                </w:rPr>
                <w:t>.</w:t>
              </w:r>
            </w:ins>
            <w:ins w:id="478" w:author="Jane Kohlhoff" w:date="2024-06-11T12:08:00Z" w16du:dateUtc="2024-06-11T02:08:00Z">
              <w:r w:rsidR="00974183">
                <w:rPr>
                  <w:sz w:val="15"/>
                  <w:szCs w:val="15"/>
                </w:rPr>
                <w:t>21</w:t>
              </w:r>
            </w:ins>
          </w:p>
        </w:tc>
        <w:tc>
          <w:tcPr>
            <w:tcW w:w="708" w:type="dxa"/>
            <w:tcPrChange w:id="479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2B2EC51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35.55 (7.92)</w:t>
            </w:r>
          </w:p>
        </w:tc>
        <w:tc>
          <w:tcPr>
            <w:tcW w:w="709" w:type="dxa"/>
            <w:tcPrChange w:id="480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3C4B4012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37.10 (6.20)</w:t>
            </w:r>
          </w:p>
        </w:tc>
        <w:tc>
          <w:tcPr>
            <w:tcW w:w="935" w:type="dxa"/>
            <w:gridSpan w:val="2"/>
            <w:tcPrChange w:id="481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2DE5C809" w14:textId="5570455E" w:rsidR="008903A1" w:rsidRPr="00716D00" w:rsidDel="000344B8" w:rsidRDefault="000344B8" w:rsidP="00231331">
            <w:pPr>
              <w:rPr>
                <w:del w:id="482" w:author="Jane Kohlhoff" w:date="2024-06-11T12:37:00Z" w16du:dateUtc="2024-06-11T02:37:00Z"/>
                <w:sz w:val="15"/>
                <w:szCs w:val="15"/>
              </w:rPr>
            </w:pPr>
            <w:ins w:id="483" w:author="Jane Kohlhoff" w:date="2024-06-11T12:37:00Z" w16du:dateUtc="2024-06-11T02:37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  <w:del w:id="484" w:author="Jane Kohlhoff" w:date="2024-06-11T12:35:00Z" w16du:dateUtc="2024-06-11T02:35:00Z">
              <w:r w:rsidRPr="00716D00" w:rsidDel="000344B8">
                <w:rPr>
                  <w:i/>
                  <w:iCs/>
                  <w:sz w:val="15"/>
                  <w:szCs w:val="15"/>
                </w:rPr>
                <w:delText>P</w:delText>
              </w:r>
            </w:del>
            <w:del w:id="485" w:author="Jane Kohlhoff" w:date="2024-06-11T12:37:00Z" w16du:dateUtc="2024-06-11T02:37:00Z">
              <w:r w:rsidR="008903A1" w:rsidRPr="00716D00" w:rsidDel="000344B8">
                <w:rPr>
                  <w:sz w:val="15"/>
                  <w:szCs w:val="15"/>
                </w:rPr>
                <w:delText>=1.00</w:delText>
              </w:r>
            </w:del>
          </w:p>
          <w:p w14:paraId="7B5E348B" w14:textId="77777777" w:rsidR="000344B8" w:rsidRDefault="000344B8" w:rsidP="00231331">
            <w:pPr>
              <w:rPr>
                <w:ins w:id="486" w:author="Jane Kohlhoff" w:date="2024-06-11T12:37:00Z" w16du:dateUtc="2024-06-11T02:37:00Z"/>
                <w:i/>
                <w:iCs/>
                <w:sz w:val="15"/>
                <w:szCs w:val="15"/>
              </w:rPr>
            </w:pPr>
          </w:p>
          <w:p w14:paraId="6337BE69" w14:textId="2834599A" w:rsidR="008903A1" w:rsidRPr="00716D00" w:rsidRDefault="000344B8" w:rsidP="00231331">
            <w:pPr>
              <w:rPr>
                <w:i/>
                <w:iCs/>
                <w:sz w:val="15"/>
                <w:szCs w:val="15"/>
              </w:rPr>
            </w:pPr>
            <w:del w:id="487" w:author="Jane Kohlhoff" w:date="2024-06-11T12:35:00Z" w16du:dateUtc="2024-06-11T02:35:00Z">
              <w:r w:rsidRPr="00716D00" w:rsidDel="000344B8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488" w:author="Jane Kohlhoff" w:date="2024-06-11T12:35:00Z" w16du:dateUtc="2024-06-11T02:35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8903A1" w:rsidRPr="00716D00">
              <w:rPr>
                <w:sz w:val="15"/>
                <w:szCs w:val="15"/>
              </w:rPr>
              <w:t>= -</w:t>
            </w:r>
            <w:ins w:id="489" w:author="Jane Kohlhoff" w:date="2024-06-11T12:35:00Z" w16du:dateUtc="2024-06-11T02:35:00Z">
              <w:r>
                <w:rPr>
                  <w:sz w:val="15"/>
                  <w:szCs w:val="15"/>
                </w:rPr>
                <w:t>0</w:t>
              </w:r>
            </w:ins>
            <w:r w:rsidR="008903A1" w:rsidRPr="00716D00">
              <w:rPr>
                <w:sz w:val="15"/>
                <w:szCs w:val="15"/>
              </w:rPr>
              <w:t>.17</w:t>
            </w:r>
          </w:p>
        </w:tc>
        <w:tc>
          <w:tcPr>
            <w:tcW w:w="570" w:type="dxa"/>
            <w:tcPrChange w:id="490" w:author="Jane Kohlhoff" w:date="2024-06-11T12:37:00Z" w16du:dateUtc="2024-06-11T02:37:00Z">
              <w:tcPr>
                <w:tcW w:w="570" w:type="dxa"/>
                <w:gridSpan w:val="4"/>
              </w:tcPr>
            </w:tcPrChange>
          </w:tcPr>
          <w:p w14:paraId="6C90A460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89" w:type="dxa"/>
            <w:tcPrChange w:id="491" w:author="Jane Kohlhoff" w:date="2024-06-11T12:37:00Z" w16du:dateUtc="2024-06-11T02:37:00Z">
              <w:tcPr>
                <w:tcW w:w="989" w:type="dxa"/>
                <w:gridSpan w:val="4"/>
              </w:tcPr>
            </w:tcPrChange>
          </w:tcPr>
          <w:p w14:paraId="625A65A3" w14:textId="7E148CF6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o </w:t>
            </w:r>
            <w:r w:rsidRPr="00716D00">
              <w:rPr>
                <w:sz w:val="15"/>
                <w:szCs w:val="15"/>
              </w:rPr>
              <w:t xml:space="preserve">(trend: PCIT-T&gt;COS-P, </w:t>
            </w:r>
            <w:r w:rsidRPr="008224BD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.0</w:t>
            </w:r>
            <w:r>
              <w:rPr>
                <w:sz w:val="15"/>
                <w:szCs w:val="15"/>
              </w:rPr>
              <w:t>6</w:t>
            </w:r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992" w:type="dxa"/>
            <w:tcPrChange w:id="492" w:author="Jane Kohlhoff" w:date="2024-06-11T12:37:00Z" w16du:dateUtc="2024-06-11T02:37:00Z">
              <w:tcPr>
                <w:tcW w:w="992" w:type="dxa"/>
                <w:gridSpan w:val="4"/>
              </w:tcPr>
            </w:tcPrChange>
          </w:tcPr>
          <w:p w14:paraId="40F9FDF9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3" w:type="dxa"/>
            <w:tcPrChange w:id="493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66BE51C9" w14:textId="1E9BC0C2" w:rsidR="008903A1" w:rsidRPr="00716D00" w:rsidRDefault="005D1FB0" w:rsidP="00231331">
            <w:pPr>
              <w:rPr>
                <w:sz w:val="15"/>
                <w:szCs w:val="15"/>
              </w:rPr>
            </w:pPr>
            <w:r w:rsidRPr="005D1FB0">
              <w:rPr>
                <w:sz w:val="15"/>
                <w:szCs w:val="15"/>
                <w:highlight w:val="yellow"/>
              </w:rPr>
              <w:t>xxxx</w:t>
            </w:r>
          </w:p>
        </w:tc>
      </w:tr>
      <w:tr w:rsidR="000344B8" w:rsidRPr="00716D00" w14:paraId="47FFB07E" w14:textId="6B106B80" w:rsidTr="000344B8">
        <w:tblPrEx>
          <w:tblPrExChange w:id="494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495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496" w:author="Jane Kohlhoff" w:date="2024-06-11T12:37:00Z" w16du:dateUtc="2024-06-11T02:37:00Z">
              <w:tcPr>
                <w:tcW w:w="1132" w:type="dxa"/>
              </w:tcPr>
            </w:tcPrChange>
          </w:tcPr>
          <w:p w14:paraId="4667533A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Empathy </w:t>
            </w:r>
          </w:p>
        </w:tc>
        <w:tc>
          <w:tcPr>
            <w:tcW w:w="988" w:type="dxa"/>
            <w:tcPrChange w:id="497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04F0C3E5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TOPSE-Empathy</w:t>
            </w:r>
          </w:p>
        </w:tc>
        <w:tc>
          <w:tcPr>
            <w:tcW w:w="708" w:type="dxa"/>
            <w:tcPrChange w:id="498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2397EA4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43.90 (8.67)</w:t>
            </w:r>
          </w:p>
        </w:tc>
        <w:tc>
          <w:tcPr>
            <w:tcW w:w="708" w:type="dxa"/>
            <w:tcPrChange w:id="499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16038794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48.91 (7.55)</w:t>
            </w:r>
          </w:p>
        </w:tc>
        <w:tc>
          <w:tcPr>
            <w:tcW w:w="709" w:type="dxa"/>
            <w:tcPrChange w:id="500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2074EDD1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44.61 (11.67)</w:t>
            </w:r>
          </w:p>
        </w:tc>
        <w:tc>
          <w:tcPr>
            <w:tcW w:w="1105" w:type="dxa"/>
            <w:tcPrChange w:id="501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40D4357B" w14:textId="7ADC608F" w:rsidR="00CB6ABA" w:rsidRPr="00716D00" w:rsidRDefault="00792697" w:rsidP="00CB6ABA">
            <w:pPr>
              <w:rPr>
                <w:b/>
                <w:bCs/>
                <w:sz w:val="15"/>
                <w:szCs w:val="15"/>
              </w:rPr>
            </w:pPr>
            <w:del w:id="502" w:author="Jane Kohlhoff" w:date="2024-06-11T12:21:00Z" w16du:dateUtc="2024-06-11T02:21:00Z">
              <w:r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503" w:author="Jane Kohlhoff" w:date="2024-06-11T12:21:00Z" w16du:dateUtc="2024-06-11T02:21:00Z">
              <w:r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b/>
                <w:bCs/>
                <w:sz w:val="15"/>
                <w:szCs w:val="15"/>
              </w:rPr>
              <w:t>=</w:t>
            </w:r>
            <w:ins w:id="504" w:author="Jane Kohlhoff" w:date="2024-06-11T12:21:00Z" w16du:dateUtc="2024-06-11T02:21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ins w:id="505" w:author="Jane Kohlhoff" w:date="2024-06-11T12:28:00Z" w16du:dateUtc="2024-06-11T02:28:00Z">
              <w:r w:rsidR="001814D2">
                <w:rPr>
                  <w:b/>
                  <w:bCs/>
                  <w:sz w:val="15"/>
                  <w:szCs w:val="15"/>
                </w:rPr>
                <w:t>0</w:t>
              </w:r>
            </w:ins>
            <w:r w:rsidR="00CB6ABA" w:rsidRPr="00716D00">
              <w:rPr>
                <w:b/>
                <w:bCs/>
                <w:sz w:val="15"/>
                <w:szCs w:val="15"/>
              </w:rPr>
              <w:t>.03*</w:t>
            </w:r>
          </w:p>
          <w:p w14:paraId="28147F42" w14:textId="4B19FEEB" w:rsidR="00CB6ABA" w:rsidRPr="00716D00" w:rsidRDefault="00792697" w:rsidP="00CB6ABA">
            <w:pPr>
              <w:rPr>
                <w:sz w:val="15"/>
                <w:szCs w:val="15"/>
              </w:rPr>
            </w:pPr>
            <w:del w:id="506" w:author="Jane Kohlhoff" w:date="2024-06-11T12:21:00Z" w16du:dateUtc="2024-06-11T02:21:00Z">
              <w:r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>D</w:delText>
              </w:r>
            </w:del>
            <w:ins w:id="507" w:author="Jane Kohlhoff" w:date="2024-06-11T12:21:00Z" w16du:dateUtc="2024-06-11T02:21:00Z">
              <w:r>
                <w:rPr>
                  <w:b/>
                  <w:bCs/>
                  <w:i/>
                  <w:iCs/>
                  <w:sz w:val="15"/>
                  <w:szCs w:val="15"/>
                </w:rPr>
                <w:t>d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b/>
                <w:bCs/>
                <w:sz w:val="15"/>
                <w:szCs w:val="15"/>
              </w:rPr>
              <w:t>= -0.60</w:t>
            </w:r>
          </w:p>
        </w:tc>
        <w:tc>
          <w:tcPr>
            <w:tcW w:w="1024" w:type="dxa"/>
            <w:tcPrChange w:id="508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5D5E95BD" w14:textId="5383880C" w:rsidR="00CB6ABA" w:rsidRPr="009D7129" w:rsidRDefault="007B5925" w:rsidP="00CB6ABA">
            <w:pPr>
              <w:rPr>
                <w:sz w:val="15"/>
                <w:szCs w:val="15"/>
              </w:rPr>
            </w:pPr>
            <w:del w:id="509" w:author="Jane Kohlhoff" w:date="2024-06-11T12:24:00Z" w16du:dateUtc="2024-06-11T02:24:00Z">
              <w:r w:rsidRPr="007B5925" w:rsidDel="007B5925">
                <w:rPr>
                  <w:i/>
                  <w:iCs/>
                  <w:sz w:val="15"/>
                  <w:szCs w:val="15"/>
                  <w:rPrChange w:id="510" w:author="Jane Kohlhoff" w:date="2024-06-11T12:24:00Z" w16du:dateUtc="2024-06-11T02:24:00Z">
                    <w:rPr>
                      <w:sz w:val="15"/>
                      <w:szCs w:val="15"/>
                    </w:rPr>
                  </w:rPrChange>
                </w:rPr>
                <w:delText>P</w:delText>
              </w:r>
            </w:del>
            <w:ins w:id="511" w:author="Jane Kohlhoff" w:date="2024-06-11T12:24:00Z" w16du:dateUtc="2024-06-11T02:24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CB6ABA">
              <w:rPr>
                <w:sz w:val="15"/>
                <w:szCs w:val="15"/>
              </w:rPr>
              <w:t>&gt;</w:t>
            </w:r>
            <w:ins w:id="512" w:author="Jane Kohlhoff" w:date="2024-06-11T12:24:00Z" w16du:dateUtc="2024-06-11T02:24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9D7129">
              <w:rPr>
                <w:sz w:val="15"/>
                <w:szCs w:val="15"/>
              </w:rPr>
              <w:t>0.</w:t>
            </w:r>
            <w:r w:rsidR="00CB6ABA">
              <w:rPr>
                <w:sz w:val="15"/>
                <w:szCs w:val="15"/>
              </w:rPr>
              <w:t>99</w:t>
            </w:r>
          </w:p>
          <w:p w14:paraId="2CC7CA11" w14:textId="2BB67D1C" w:rsidR="00CB6ABA" w:rsidRPr="00716D00" w:rsidRDefault="007B5925" w:rsidP="00CB6ABA">
            <w:pPr>
              <w:rPr>
                <w:sz w:val="15"/>
                <w:szCs w:val="15"/>
              </w:rPr>
            </w:pPr>
            <w:del w:id="513" w:author="Jane Kohlhoff" w:date="2024-06-11T12:25:00Z" w16du:dateUtc="2024-06-11T02:25:00Z">
              <w:r w:rsidRPr="009D7129" w:rsidDel="007B5925">
                <w:rPr>
                  <w:sz w:val="15"/>
                  <w:szCs w:val="15"/>
                </w:rPr>
                <w:delText>D</w:delText>
              </w:r>
            </w:del>
            <w:ins w:id="514" w:author="Jane Kohlhoff" w:date="2024-06-11T12:25:00Z" w16du:dateUtc="2024-06-11T02:25:00Z">
              <w:r>
                <w:rPr>
                  <w:sz w:val="15"/>
                  <w:szCs w:val="15"/>
                </w:rPr>
                <w:t>d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9D7129">
              <w:rPr>
                <w:sz w:val="15"/>
                <w:szCs w:val="15"/>
              </w:rPr>
              <w:t>=</w:t>
            </w:r>
            <w:ins w:id="515" w:author="Jane Kohlhoff" w:date="2024-06-11T12:24:00Z" w16du:dateUtc="2024-06-11T02:24:00Z">
              <w:r>
                <w:rPr>
                  <w:sz w:val="15"/>
                  <w:szCs w:val="15"/>
                </w:rPr>
                <w:t xml:space="preserve"> </w:t>
              </w:r>
            </w:ins>
            <w:r w:rsidR="00CB6ABA">
              <w:rPr>
                <w:sz w:val="15"/>
                <w:szCs w:val="15"/>
              </w:rPr>
              <w:t>-</w:t>
            </w:r>
            <w:r w:rsidR="00CB6ABA" w:rsidRPr="009D7129">
              <w:rPr>
                <w:sz w:val="15"/>
                <w:szCs w:val="15"/>
              </w:rPr>
              <w:t>0.</w:t>
            </w:r>
            <w:r w:rsidR="00CB6ABA">
              <w:rPr>
                <w:sz w:val="15"/>
                <w:szCs w:val="15"/>
              </w:rPr>
              <w:t>19</w:t>
            </w:r>
            <w:del w:id="516" w:author="Jane Kohlhoff" w:date="2024-06-11T12:07:00Z" w16du:dateUtc="2024-06-11T02:07:00Z">
              <w:r w:rsidR="00CB6ABA" w:rsidDel="001C77FB">
                <w:rPr>
                  <w:sz w:val="15"/>
                  <w:szCs w:val="15"/>
                </w:rPr>
                <w:delText>3</w:delText>
              </w:r>
            </w:del>
          </w:p>
        </w:tc>
        <w:tc>
          <w:tcPr>
            <w:tcW w:w="708" w:type="dxa"/>
            <w:tcPrChange w:id="517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079FAF71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43.46 (7.31)</w:t>
            </w:r>
          </w:p>
        </w:tc>
        <w:tc>
          <w:tcPr>
            <w:tcW w:w="709" w:type="dxa"/>
            <w:tcPrChange w:id="518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141A3D8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44.92 (8.85)</w:t>
            </w:r>
          </w:p>
        </w:tc>
        <w:tc>
          <w:tcPr>
            <w:tcW w:w="709" w:type="dxa"/>
            <w:tcPrChange w:id="519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4DB7DFE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48.80 (3.27)</w:t>
            </w:r>
          </w:p>
        </w:tc>
        <w:tc>
          <w:tcPr>
            <w:tcW w:w="1018" w:type="dxa"/>
            <w:tcPrChange w:id="520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5E161B41" w14:textId="77777777" w:rsidR="000344B8" w:rsidRPr="004C631C" w:rsidRDefault="000344B8" w:rsidP="000344B8">
            <w:pPr>
              <w:rPr>
                <w:ins w:id="521" w:author="Jane Kohlhoff" w:date="2024-06-11T12:36:00Z" w16du:dateUtc="2024-06-11T02:36:00Z"/>
                <w:sz w:val="15"/>
                <w:szCs w:val="15"/>
              </w:rPr>
            </w:pPr>
            <w:ins w:id="522" w:author="Jane Kohlhoff" w:date="2024-06-11T12:36:00Z" w16du:dateUtc="2024-06-11T02:36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</w:p>
          <w:p w14:paraId="2214812C" w14:textId="734CA300" w:rsidR="00CB6ABA" w:rsidRPr="00716D00" w:rsidDel="000344B8" w:rsidRDefault="006322A3" w:rsidP="00CB6ABA">
            <w:pPr>
              <w:rPr>
                <w:del w:id="523" w:author="Jane Kohlhoff" w:date="2024-06-11T12:36:00Z" w16du:dateUtc="2024-06-11T02:36:00Z"/>
                <w:sz w:val="15"/>
                <w:szCs w:val="15"/>
              </w:rPr>
            </w:pPr>
            <w:del w:id="524" w:author="Jane Kohlhoff" w:date="2024-06-11T12:30:00Z" w16du:dateUtc="2024-06-11T02:30:00Z">
              <w:r w:rsidRPr="00716D00" w:rsidDel="006322A3">
                <w:rPr>
                  <w:i/>
                  <w:iCs/>
                  <w:sz w:val="15"/>
                  <w:szCs w:val="15"/>
                </w:rPr>
                <w:delText>P</w:delText>
              </w:r>
            </w:del>
            <w:del w:id="525" w:author="Jane Kohlhoff" w:date="2024-06-11T12:36:00Z" w16du:dateUtc="2024-06-11T02:36:00Z">
              <w:r w:rsidR="00CB6ABA" w:rsidRPr="00716D00" w:rsidDel="000344B8">
                <w:rPr>
                  <w:sz w:val="15"/>
                  <w:szCs w:val="15"/>
                </w:rPr>
                <w:delText>=1.00</w:delText>
              </w:r>
            </w:del>
          </w:p>
          <w:p w14:paraId="07AC44F0" w14:textId="3D92DAAC" w:rsidR="00CB6ABA" w:rsidRPr="00716D00" w:rsidRDefault="006322A3" w:rsidP="00CB6ABA">
            <w:pPr>
              <w:rPr>
                <w:sz w:val="15"/>
                <w:szCs w:val="15"/>
              </w:rPr>
            </w:pPr>
            <w:del w:id="526" w:author="Jane Kohlhoff" w:date="2024-06-11T12:30:00Z" w16du:dateUtc="2024-06-11T02:30:00Z">
              <w:r w:rsidRPr="00716D00" w:rsidDel="006322A3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527" w:author="Jane Kohlhoff" w:date="2024-06-11T12:30:00Z" w16du:dateUtc="2024-06-11T02:30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 -0.20</w:t>
            </w:r>
          </w:p>
        </w:tc>
        <w:tc>
          <w:tcPr>
            <w:tcW w:w="967" w:type="dxa"/>
            <w:tcPrChange w:id="528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632A6367" w14:textId="53107E8D" w:rsidR="00CB6ABA" w:rsidRPr="00EA425E" w:rsidRDefault="006322A3" w:rsidP="00CB6ABA">
            <w:pPr>
              <w:rPr>
                <w:sz w:val="15"/>
                <w:szCs w:val="15"/>
              </w:rPr>
            </w:pPr>
            <w:del w:id="529" w:author="Jane Kohlhoff" w:date="2024-06-11T12:32:00Z" w16du:dateUtc="2024-06-11T02:32:00Z">
              <w:r w:rsidRPr="006322A3" w:rsidDel="006322A3">
                <w:rPr>
                  <w:i/>
                  <w:iCs/>
                  <w:sz w:val="15"/>
                  <w:szCs w:val="15"/>
                  <w:rPrChange w:id="530" w:author="Jane Kohlhoff" w:date="2024-06-11T12:32:00Z" w16du:dateUtc="2024-06-11T02:32:00Z">
                    <w:rPr>
                      <w:sz w:val="15"/>
                      <w:szCs w:val="15"/>
                    </w:rPr>
                  </w:rPrChange>
                </w:rPr>
                <w:delText>P</w:delText>
              </w:r>
            </w:del>
            <w:ins w:id="531" w:author="Jane Kohlhoff" w:date="2024-06-11T12:32:00Z" w16du:dateUtc="2024-06-11T02:32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EA425E">
              <w:rPr>
                <w:sz w:val="15"/>
                <w:szCs w:val="15"/>
              </w:rPr>
              <w:t>=</w:t>
            </w:r>
            <w:ins w:id="532" w:author="Jane Kohlhoff" w:date="2024-06-11T12:32:00Z" w16du:dateUtc="2024-06-11T02:32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EA425E">
              <w:rPr>
                <w:sz w:val="15"/>
                <w:szCs w:val="15"/>
              </w:rPr>
              <w:t>0.</w:t>
            </w:r>
            <w:del w:id="533" w:author="Jane Kohlhoff" w:date="2024-06-11T12:32:00Z" w16du:dateUtc="2024-06-11T02:32:00Z">
              <w:r w:rsidR="00CB6ABA" w:rsidDel="006322A3">
                <w:rPr>
                  <w:sz w:val="15"/>
                  <w:szCs w:val="15"/>
                </w:rPr>
                <w:delText>898</w:delText>
              </w:r>
            </w:del>
            <w:ins w:id="534" w:author="Jane Kohlhoff" w:date="2024-06-11T12:32:00Z" w16du:dateUtc="2024-06-11T02:32:00Z">
              <w:r>
                <w:rPr>
                  <w:sz w:val="15"/>
                  <w:szCs w:val="15"/>
                </w:rPr>
                <w:t>90</w:t>
              </w:r>
            </w:ins>
          </w:p>
          <w:p w14:paraId="246E9DFA" w14:textId="6E0B0DBE" w:rsidR="00CB6ABA" w:rsidRPr="00716D00" w:rsidRDefault="006322A3" w:rsidP="00CB6ABA">
            <w:pPr>
              <w:rPr>
                <w:sz w:val="15"/>
                <w:szCs w:val="15"/>
              </w:rPr>
            </w:pPr>
            <w:del w:id="535" w:author="Jane Kohlhoff" w:date="2024-06-11T12:32:00Z" w16du:dateUtc="2024-06-11T02:32:00Z">
              <w:r w:rsidRPr="006322A3" w:rsidDel="006322A3">
                <w:rPr>
                  <w:i/>
                  <w:iCs/>
                  <w:sz w:val="15"/>
                  <w:szCs w:val="15"/>
                  <w:rPrChange w:id="536" w:author="Jane Kohlhoff" w:date="2024-06-11T12:32:00Z" w16du:dateUtc="2024-06-11T02:32:00Z">
                    <w:rPr>
                      <w:sz w:val="15"/>
                      <w:szCs w:val="15"/>
                    </w:rPr>
                  </w:rPrChange>
                </w:rPr>
                <w:delText>D</w:delText>
              </w:r>
            </w:del>
            <w:ins w:id="537" w:author="Jane Kohlhoff" w:date="2024-06-11T12:32:00Z" w16du:dateUtc="2024-06-11T02:32:00Z">
              <w:r w:rsidRPr="006322A3">
                <w:rPr>
                  <w:i/>
                  <w:iCs/>
                  <w:sz w:val="15"/>
                  <w:szCs w:val="15"/>
                  <w:rPrChange w:id="538" w:author="Jane Kohlhoff" w:date="2024-06-11T12:32:00Z" w16du:dateUtc="2024-06-11T02:32:00Z">
                    <w:rPr>
                      <w:sz w:val="15"/>
                      <w:szCs w:val="15"/>
                    </w:rPr>
                  </w:rPrChange>
                </w:rPr>
                <w:t>d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EA425E">
              <w:rPr>
                <w:sz w:val="15"/>
                <w:szCs w:val="15"/>
              </w:rPr>
              <w:t>=</w:t>
            </w:r>
            <w:ins w:id="539" w:author="Jane Kohlhoff" w:date="2024-06-11T12:32:00Z" w16du:dateUtc="2024-06-11T02:32:00Z">
              <w:r>
                <w:rPr>
                  <w:sz w:val="15"/>
                  <w:szCs w:val="15"/>
                </w:rPr>
                <w:t xml:space="preserve"> </w:t>
              </w:r>
            </w:ins>
            <w:r w:rsidR="00CB6ABA">
              <w:rPr>
                <w:sz w:val="15"/>
                <w:szCs w:val="15"/>
              </w:rPr>
              <w:t>-</w:t>
            </w:r>
            <w:r w:rsidR="00CB6ABA" w:rsidRPr="00EA425E">
              <w:rPr>
                <w:sz w:val="15"/>
                <w:szCs w:val="15"/>
              </w:rPr>
              <w:t>0.</w:t>
            </w:r>
            <w:r w:rsidR="00CB6ABA">
              <w:rPr>
                <w:sz w:val="15"/>
                <w:szCs w:val="15"/>
              </w:rPr>
              <w:t>45</w:t>
            </w:r>
            <w:del w:id="540" w:author="Jane Kohlhoff" w:date="2024-06-11T12:32:00Z" w16du:dateUtc="2024-06-11T02:32:00Z">
              <w:r w:rsidR="00CB6ABA" w:rsidDel="006322A3">
                <w:rPr>
                  <w:sz w:val="15"/>
                  <w:szCs w:val="15"/>
                </w:rPr>
                <w:delText>0</w:delText>
              </w:r>
            </w:del>
          </w:p>
        </w:tc>
        <w:tc>
          <w:tcPr>
            <w:tcW w:w="708" w:type="dxa"/>
            <w:tcPrChange w:id="541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42AF430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45.98 (8.73)</w:t>
            </w:r>
          </w:p>
        </w:tc>
        <w:tc>
          <w:tcPr>
            <w:tcW w:w="709" w:type="dxa"/>
            <w:tcPrChange w:id="542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58AB611F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45.77 (7.19)</w:t>
            </w:r>
          </w:p>
        </w:tc>
        <w:tc>
          <w:tcPr>
            <w:tcW w:w="935" w:type="dxa"/>
            <w:gridSpan w:val="2"/>
            <w:tcPrChange w:id="543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41B9CC96" w14:textId="2E487CC6" w:rsidR="00CB6ABA" w:rsidRPr="00716D00" w:rsidDel="000344B8" w:rsidRDefault="000344B8" w:rsidP="00CB6ABA">
            <w:pPr>
              <w:rPr>
                <w:del w:id="544" w:author="Jane Kohlhoff" w:date="2024-06-11T12:37:00Z" w16du:dateUtc="2024-06-11T02:37:00Z"/>
                <w:i/>
                <w:iCs/>
                <w:sz w:val="15"/>
                <w:szCs w:val="15"/>
              </w:rPr>
            </w:pPr>
            <w:ins w:id="545" w:author="Jane Kohlhoff" w:date="2024-06-11T12:37:00Z" w16du:dateUtc="2024-06-11T02:37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  <w:del w:id="546" w:author="Jane Kohlhoff" w:date="2024-06-11T12:35:00Z" w16du:dateUtc="2024-06-11T02:35:00Z">
              <w:r w:rsidRPr="00716D00" w:rsidDel="000344B8">
                <w:rPr>
                  <w:i/>
                  <w:iCs/>
                  <w:sz w:val="15"/>
                  <w:szCs w:val="15"/>
                </w:rPr>
                <w:delText>P</w:delText>
              </w:r>
            </w:del>
            <w:del w:id="547" w:author="Jane Kohlhoff" w:date="2024-06-11T12:37:00Z" w16du:dateUtc="2024-06-11T02:37:00Z">
              <w:r w:rsidR="00CB6ABA" w:rsidRPr="00716D00" w:rsidDel="000344B8">
                <w:rPr>
                  <w:sz w:val="15"/>
                  <w:szCs w:val="15"/>
                </w:rPr>
                <w:delText>=1.00</w:delText>
              </w:r>
            </w:del>
          </w:p>
          <w:p w14:paraId="66C0F2D8" w14:textId="77777777" w:rsidR="000344B8" w:rsidRDefault="000344B8" w:rsidP="00CB6ABA">
            <w:pPr>
              <w:rPr>
                <w:ins w:id="548" w:author="Jane Kohlhoff" w:date="2024-06-11T12:37:00Z" w16du:dateUtc="2024-06-11T02:37:00Z"/>
                <w:i/>
                <w:iCs/>
                <w:sz w:val="15"/>
                <w:szCs w:val="15"/>
              </w:rPr>
            </w:pPr>
          </w:p>
          <w:p w14:paraId="0FEA66AB" w14:textId="47782219" w:rsidR="00CB6ABA" w:rsidRPr="00716D00" w:rsidRDefault="000344B8" w:rsidP="00CB6ABA">
            <w:pPr>
              <w:rPr>
                <w:sz w:val="15"/>
                <w:szCs w:val="15"/>
              </w:rPr>
            </w:pPr>
            <w:ins w:id="549" w:author="Jane Kohlhoff" w:date="2024-06-11T12:35:00Z" w16du:dateUtc="2024-06-11T02:35:00Z">
              <w:r>
                <w:rPr>
                  <w:i/>
                  <w:iCs/>
                  <w:sz w:val="15"/>
                  <w:szCs w:val="15"/>
                </w:rPr>
                <w:t>d</w:t>
              </w:r>
            </w:ins>
            <w:del w:id="550" w:author="Jane Kohlhoff" w:date="2024-06-11T12:35:00Z" w16du:dateUtc="2024-06-11T02:35:00Z">
              <w:r w:rsidRPr="00716D00" w:rsidDel="000344B8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551" w:author="Jane Kohlhoff" w:date="2024-06-11T12:35:00Z" w16du:dateUtc="2024-06-11T02:35:00Z"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i/>
                <w:iCs/>
                <w:sz w:val="15"/>
                <w:szCs w:val="15"/>
              </w:rPr>
              <w:t>=</w:t>
            </w:r>
            <w:r w:rsidR="00CB6ABA" w:rsidRPr="00716D00">
              <w:rPr>
                <w:sz w:val="15"/>
                <w:szCs w:val="15"/>
              </w:rPr>
              <w:t xml:space="preserve"> 0.0</w:t>
            </w:r>
            <w:r w:rsidR="00CB6ABA">
              <w:rPr>
                <w:sz w:val="15"/>
                <w:szCs w:val="15"/>
              </w:rPr>
              <w:t>4</w:t>
            </w:r>
          </w:p>
        </w:tc>
        <w:tc>
          <w:tcPr>
            <w:tcW w:w="570" w:type="dxa"/>
            <w:tcPrChange w:id="552" w:author="Jane Kohlhoff" w:date="2024-06-11T12:37:00Z" w16du:dateUtc="2024-06-11T02:37:00Z">
              <w:tcPr>
                <w:tcW w:w="570" w:type="dxa"/>
                <w:gridSpan w:val="4"/>
              </w:tcPr>
            </w:tcPrChange>
          </w:tcPr>
          <w:p w14:paraId="2E716F3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89" w:type="dxa"/>
            <w:tcPrChange w:id="553" w:author="Jane Kohlhoff" w:date="2024-06-11T12:37:00Z" w16du:dateUtc="2024-06-11T02:37:00Z">
              <w:tcPr>
                <w:tcW w:w="989" w:type="dxa"/>
                <w:gridSpan w:val="4"/>
              </w:tcPr>
            </w:tcPrChange>
          </w:tcPr>
          <w:p w14:paraId="50C524B7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  <w:tcPrChange w:id="554" w:author="Jane Kohlhoff" w:date="2024-06-11T12:37:00Z" w16du:dateUtc="2024-06-11T02:37:00Z">
              <w:tcPr>
                <w:tcW w:w="992" w:type="dxa"/>
                <w:gridSpan w:val="4"/>
              </w:tcPr>
            </w:tcPrChange>
          </w:tcPr>
          <w:p w14:paraId="361E6B1B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3" w:type="dxa"/>
            <w:tcPrChange w:id="555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6FF8FF2A" w14:textId="4E129AF4" w:rsidR="00CB6ABA" w:rsidRPr="00716D00" w:rsidRDefault="00CB6ABA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9C4627">
              <w:rPr>
                <w:i/>
                <w:iCs/>
                <w:sz w:val="15"/>
                <w:szCs w:val="15"/>
                <w:rPrChange w:id="556" w:author="Jane Kohlhoff" w:date="2024-06-11T12:53:00Z" w16du:dateUtc="2024-06-11T02:53:00Z">
                  <w:rPr>
                    <w:sz w:val="15"/>
                    <w:szCs w:val="15"/>
                  </w:rPr>
                </w:rPrChange>
              </w:rPr>
              <w:t>p</w:t>
            </w:r>
            <w:ins w:id="557" w:author="Jane Kohlhoff" w:date="2024-06-11T12:53:00Z" w16du:dateUtc="2024-06-11T02:53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558" w:author="Jane Kohlhoff" w:date="2024-06-11T12:53:00Z" w16du:dateUtc="2024-06-11T02:53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0.60</w:t>
            </w:r>
            <w:del w:id="559" w:author="Jane Kohlhoff" w:date="2024-06-11T12:53:00Z" w16du:dateUtc="2024-06-11T02:53:00Z">
              <w:r w:rsidDel="009C4627">
                <w:rPr>
                  <w:sz w:val="15"/>
                  <w:szCs w:val="15"/>
                </w:rPr>
                <w:delText>4</w:delText>
              </w:r>
            </w:del>
          </w:p>
        </w:tc>
      </w:tr>
      <w:tr w:rsidR="000344B8" w:rsidRPr="00716D00" w14:paraId="7C107CF4" w14:textId="428FA28A" w:rsidTr="000344B8">
        <w:tblPrEx>
          <w:tblPrExChange w:id="560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561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562" w:author="Jane Kohlhoff" w:date="2024-06-11T12:37:00Z" w16du:dateUtc="2024-06-11T02:37:00Z">
              <w:tcPr>
                <w:tcW w:w="1132" w:type="dxa"/>
              </w:tcPr>
            </w:tcPrChange>
          </w:tcPr>
          <w:p w14:paraId="3722A8C4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Emotion</w:t>
            </w:r>
          </w:p>
        </w:tc>
        <w:tc>
          <w:tcPr>
            <w:tcW w:w="988" w:type="dxa"/>
            <w:tcPrChange w:id="563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47B13C9F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TOPSE-Emotion</w:t>
            </w:r>
          </w:p>
        </w:tc>
        <w:tc>
          <w:tcPr>
            <w:tcW w:w="708" w:type="dxa"/>
            <w:tcPrChange w:id="564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756F7C4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52.13 (6.71)</w:t>
            </w:r>
          </w:p>
        </w:tc>
        <w:tc>
          <w:tcPr>
            <w:tcW w:w="708" w:type="dxa"/>
            <w:tcPrChange w:id="565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510055F6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55.09 (5.72)</w:t>
            </w:r>
          </w:p>
        </w:tc>
        <w:tc>
          <w:tcPr>
            <w:tcW w:w="709" w:type="dxa"/>
            <w:tcPrChange w:id="566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14EE9D01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53.89 (4.32)</w:t>
            </w:r>
          </w:p>
        </w:tc>
        <w:tc>
          <w:tcPr>
            <w:tcW w:w="1105" w:type="dxa"/>
            <w:tcPrChange w:id="567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2109F2A7" w14:textId="28F72586" w:rsidR="00CB6ABA" w:rsidRPr="00716D00" w:rsidRDefault="00792697" w:rsidP="00CB6ABA">
            <w:pPr>
              <w:rPr>
                <w:b/>
                <w:bCs/>
                <w:sz w:val="15"/>
                <w:szCs w:val="15"/>
              </w:rPr>
            </w:pPr>
            <w:del w:id="568" w:author="Jane Kohlhoff" w:date="2024-06-11T12:22:00Z" w16du:dateUtc="2024-06-11T02:22:00Z">
              <w:r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569" w:author="Jane Kohlhoff" w:date="2024-06-11T12:22:00Z" w16du:dateUtc="2024-06-11T02:22:00Z">
              <w:r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b/>
                <w:bCs/>
                <w:sz w:val="15"/>
                <w:szCs w:val="15"/>
              </w:rPr>
              <w:t>=</w:t>
            </w:r>
            <w:ins w:id="570" w:author="Jane Kohlhoff" w:date="2024-06-11T12:21:00Z" w16du:dateUtc="2024-06-11T02:21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b/>
                <w:bCs/>
                <w:sz w:val="15"/>
                <w:szCs w:val="15"/>
              </w:rPr>
              <w:t>0.03*</w:t>
            </w:r>
          </w:p>
          <w:p w14:paraId="15AEA87E" w14:textId="5791F0CF" w:rsidR="00CB6ABA" w:rsidRPr="00716D00" w:rsidRDefault="00792697" w:rsidP="00CB6ABA">
            <w:pPr>
              <w:rPr>
                <w:sz w:val="15"/>
                <w:szCs w:val="15"/>
              </w:rPr>
            </w:pPr>
            <w:del w:id="571" w:author="Jane Kohlhoff" w:date="2024-06-11T12:22:00Z" w16du:dateUtc="2024-06-11T02:22:00Z">
              <w:r w:rsidRPr="00716D00" w:rsidDel="00792697">
                <w:rPr>
                  <w:b/>
                  <w:bCs/>
                  <w:i/>
                  <w:iCs/>
                  <w:sz w:val="15"/>
                  <w:szCs w:val="15"/>
                </w:rPr>
                <w:delText>D</w:delText>
              </w:r>
            </w:del>
            <w:ins w:id="572" w:author="Jane Kohlhoff" w:date="2024-06-11T12:22:00Z" w16du:dateUtc="2024-06-11T02:22:00Z">
              <w:r>
                <w:rPr>
                  <w:b/>
                  <w:bCs/>
                  <w:i/>
                  <w:iCs/>
                  <w:sz w:val="15"/>
                  <w:szCs w:val="15"/>
                </w:rPr>
                <w:t>d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b/>
                <w:bCs/>
                <w:sz w:val="15"/>
                <w:szCs w:val="15"/>
              </w:rPr>
              <w:t>=</w:t>
            </w:r>
            <w:ins w:id="573" w:author="Jane Kohlhoff" w:date="2024-06-11T12:22:00Z" w16du:dateUtc="2024-06-11T02:22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b/>
                <w:bCs/>
                <w:sz w:val="15"/>
                <w:szCs w:val="15"/>
              </w:rPr>
              <w:t>-0.46</w:t>
            </w:r>
          </w:p>
        </w:tc>
        <w:tc>
          <w:tcPr>
            <w:tcW w:w="1024" w:type="dxa"/>
            <w:tcPrChange w:id="574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792099B0" w14:textId="568C7C66" w:rsidR="00CB6ABA" w:rsidRPr="00EB09F6" w:rsidRDefault="007B5925" w:rsidP="00CB6ABA">
            <w:pPr>
              <w:rPr>
                <w:sz w:val="15"/>
                <w:szCs w:val="15"/>
              </w:rPr>
            </w:pPr>
            <w:del w:id="575" w:author="Jane Kohlhoff" w:date="2024-06-11T12:25:00Z" w16du:dateUtc="2024-06-11T02:25:00Z">
              <w:r w:rsidRPr="007B5925" w:rsidDel="007B5925">
                <w:rPr>
                  <w:i/>
                  <w:iCs/>
                  <w:sz w:val="15"/>
                  <w:szCs w:val="15"/>
                  <w:rPrChange w:id="576" w:author="Jane Kohlhoff" w:date="2024-06-11T12:25:00Z" w16du:dateUtc="2024-06-11T02:25:00Z">
                    <w:rPr>
                      <w:sz w:val="15"/>
                      <w:szCs w:val="15"/>
                    </w:rPr>
                  </w:rPrChange>
                </w:rPr>
                <w:delText>P</w:delText>
              </w:r>
            </w:del>
            <w:ins w:id="577" w:author="Jane Kohlhoff" w:date="2024-06-11T12:25:00Z" w16du:dateUtc="2024-06-11T02:25:00Z">
              <w:r w:rsidRPr="007B5925">
                <w:rPr>
                  <w:i/>
                  <w:iCs/>
                  <w:sz w:val="15"/>
                  <w:szCs w:val="15"/>
                  <w:rPrChange w:id="578" w:author="Jane Kohlhoff" w:date="2024-06-11T12:25:00Z" w16du:dateUtc="2024-06-11T02:25:00Z">
                    <w:rPr>
                      <w:sz w:val="15"/>
                      <w:szCs w:val="15"/>
                    </w:rPr>
                  </w:rPrChange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EB09F6">
              <w:rPr>
                <w:sz w:val="15"/>
                <w:szCs w:val="15"/>
              </w:rPr>
              <w:t>=</w:t>
            </w:r>
            <w:ins w:id="579" w:author="Jane Kohlhoff" w:date="2024-06-11T12:25:00Z" w16du:dateUtc="2024-06-11T02:25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EB09F6">
              <w:rPr>
                <w:sz w:val="15"/>
                <w:szCs w:val="15"/>
              </w:rPr>
              <w:t>0.</w:t>
            </w:r>
            <w:r w:rsidR="00CB6ABA">
              <w:rPr>
                <w:sz w:val="15"/>
                <w:szCs w:val="15"/>
              </w:rPr>
              <w:t>15</w:t>
            </w:r>
            <w:del w:id="580" w:author="Jane Kohlhoff" w:date="2024-06-11T12:26:00Z" w16du:dateUtc="2024-06-11T02:26:00Z">
              <w:r w:rsidR="00CB6ABA" w:rsidDel="00FB0CE8">
                <w:rPr>
                  <w:sz w:val="15"/>
                  <w:szCs w:val="15"/>
                </w:rPr>
                <w:delText>3</w:delText>
              </w:r>
            </w:del>
          </w:p>
          <w:p w14:paraId="77B1BC94" w14:textId="0D639046" w:rsidR="00CB6ABA" w:rsidRPr="00716D00" w:rsidRDefault="00CB6ABA" w:rsidP="00CB6ABA">
            <w:pPr>
              <w:rPr>
                <w:sz w:val="15"/>
                <w:szCs w:val="15"/>
              </w:rPr>
            </w:pPr>
            <w:r w:rsidRPr="007B5925">
              <w:rPr>
                <w:i/>
                <w:iCs/>
                <w:sz w:val="15"/>
                <w:szCs w:val="15"/>
                <w:rPrChange w:id="581" w:author="Jane Kohlhoff" w:date="2024-06-11T12:25:00Z" w16du:dateUtc="2024-06-11T02:25:00Z">
                  <w:rPr>
                    <w:sz w:val="15"/>
                    <w:szCs w:val="15"/>
                  </w:rPr>
                </w:rPrChange>
              </w:rPr>
              <w:t>d</w:t>
            </w:r>
            <w:ins w:id="582" w:author="Jane Kohlhoff" w:date="2024-06-11T12:25:00Z" w16du:dateUtc="2024-06-11T02:25:00Z">
              <w:r w:rsidR="007B5925">
                <w:rPr>
                  <w:sz w:val="15"/>
                  <w:szCs w:val="15"/>
                </w:rPr>
                <w:t xml:space="preserve"> </w:t>
              </w:r>
            </w:ins>
            <w:r w:rsidRPr="00EB09F6">
              <w:rPr>
                <w:sz w:val="15"/>
                <w:szCs w:val="15"/>
              </w:rPr>
              <w:t>=</w:t>
            </w:r>
            <w:ins w:id="583" w:author="Jane Kohlhoff" w:date="2024-06-11T12:25:00Z" w16du:dateUtc="2024-06-11T02:25:00Z">
              <w:r w:rsidR="007B5925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-</w:t>
            </w:r>
            <w:r w:rsidRPr="00EB09F6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38</w:t>
            </w:r>
            <w:del w:id="584" w:author="Jane Kohlhoff" w:date="2024-06-11T12:07:00Z" w16du:dateUtc="2024-06-11T02:07:00Z">
              <w:r w:rsidDel="001C77FB">
                <w:rPr>
                  <w:sz w:val="15"/>
                  <w:szCs w:val="15"/>
                </w:rPr>
                <w:delText>2</w:delText>
              </w:r>
            </w:del>
          </w:p>
        </w:tc>
        <w:tc>
          <w:tcPr>
            <w:tcW w:w="708" w:type="dxa"/>
            <w:tcPrChange w:id="585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789C841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53.17 (6.72)</w:t>
            </w:r>
          </w:p>
        </w:tc>
        <w:tc>
          <w:tcPr>
            <w:tcW w:w="709" w:type="dxa"/>
            <w:tcPrChange w:id="586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2783FF7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51.77 (5.05)</w:t>
            </w:r>
          </w:p>
        </w:tc>
        <w:tc>
          <w:tcPr>
            <w:tcW w:w="709" w:type="dxa"/>
            <w:tcPrChange w:id="587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0DEBFFA7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53.20 (4.09)</w:t>
            </w:r>
          </w:p>
        </w:tc>
        <w:tc>
          <w:tcPr>
            <w:tcW w:w="1018" w:type="dxa"/>
            <w:tcPrChange w:id="588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6EFF9841" w14:textId="77777777" w:rsidR="000344B8" w:rsidRPr="004C631C" w:rsidRDefault="000344B8" w:rsidP="000344B8">
            <w:pPr>
              <w:rPr>
                <w:ins w:id="589" w:author="Jane Kohlhoff" w:date="2024-06-11T12:36:00Z" w16du:dateUtc="2024-06-11T02:36:00Z"/>
                <w:sz w:val="15"/>
                <w:szCs w:val="15"/>
              </w:rPr>
            </w:pPr>
            <w:ins w:id="590" w:author="Jane Kohlhoff" w:date="2024-06-11T12:36:00Z" w16du:dateUtc="2024-06-11T02:36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</w:p>
          <w:p w14:paraId="31BB5C78" w14:textId="0F208E4B" w:rsidR="00CB6ABA" w:rsidRPr="00716D00" w:rsidDel="000344B8" w:rsidRDefault="006322A3" w:rsidP="00CB6ABA">
            <w:pPr>
              <w:rPr>
                <w:del w:id="591" w:author="Jane Kohlhoff" w:date="2024-06-11T12:36:00Z" w16du:dateUtc="2024-06-11T02:36:00Z"/>
                <w:sz w:val="15"/>
                <w:szCs w:val="15"/>
              </w:rPr>
            </w:pPr>
            <w:del w:id="592" w:author="Jane Kohlhoff" w:date="2024-06-11T12:30:00Z" w16du:dateUtc="2024-06-11T02:30:00Z">
              <w:r w:rsidRPr="00716D00" w:rsidDel="006322A3">
                <w:rPr>
                  <w:i/>
                  <w:iCs/>
                  <w:sz w:val="15"/>
                  <w:szCs w:val="15"/>
                </w:rPr>
                <w:delText>P</w:delText>
              </w:r>
            </w:del>
            <w:del w:id="593" w:author="Jane Kohlhoff" w:date="2024-06-11T12:36:00Z" w16du:dateUtc="2024-06-11T02:36:00Z">
              <w:r w:rsidR="00CB6ABA" w:rsidRPr="00716D00" w:rsidDel="000344B8">
                <w:rPr>
                  <w:sz w:val="15"/>
                  <w:szCs w:val="15"/>
                </w:rPr>
                <w:delText>=1.00</w:delText>
              </w:r>
            </w:del>
          </w:p>
          <w:p w14:paraId="7BD74746" w14:textId="41685BD4" w:rsidR="00CB6ABA" w:rsidRPr="00716D00" w:rsidRDefault="006322A3" w:rsidP="00CB6ABA">
            <w:pPr>
              <w:rPr>
                <w:sz w:val="15"/>
                <w:szCs w:val="15"/>
              </w:rPr>
            </w:pPr>
            <w:del w:id="594" w:author="Jane Kohlhoff" w:date="2024-06-11T12:30:00Z" w16du:dateUtc="2024-06-11T02:30:00Z">
              <w:r w:rsidRPr="00716D00" w:rsidDel="006322A3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595" w:author="Jane Kohlhoff" w:date="2024-06-11T12:30:00Z" w16du:dateUtc="2024-06-11T02:30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 0.18</w:t>
            </w:r>
          </w:p>
        </w:tc>
        <w:tc>
          <w:tcPr>
            <w:tcW w:w="967" w:type="dxa"/>
            <w:tcPrChange w:id="596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736947DF" w14:textId="58AB4C01" w:rsidR="00CB6ABA" w:rsidRPr="004C631C" w:rsidRDefault="006322A3" w:rsidP="00CB6ABA">
            <w:pPr>
              <w:rPr>
                <w:sz w:val="15"/>
                <w:szCs w:val="15"/>
              </w:rPr>
            </w:pPr>
            <w:del w:id="597" w:author="Jane Kohlhoff" w:date="2024-06-11T12:32:00Z" w16du:dateUtc="2024-06-11T02:32:00Z">
              <w:r w:rsidRPr="006322A3" w:rsidDel="006322A3">
                <w:rPr>
                  <w:i/>
                  <w:iCs/>
                  <w:sz w:val="15"/>
                  <w:szCs w:val="15"/>
                  <w:rPrChange w:id="598" w:author="Jane Kohlhoff" w:date="2024-06-11T12:32:00Z" w16du:dateUtc="2024-06-11T02:32:00Z">
                    <w:rPr>
                      <w:sz w:val="15"/>
                      <w:szCs w:val="15"/>
                    </w:rPr>
                  </w:rPrChange>
                </w:rPr>
                <w:delText>P</w:delText>
              </w:r>
            </w:del>
            <w:ins w:id="599" w:author="Jane Kohlhoff" w:date="2024-06-11T12:32:00Z" w16du:dateUtc="2024-06-11T02:32:00Z">
              <w:r w:rsidRPr="006322A3">
                <w:rPr>
                  <w:i/>
                  <w:iCs/>
                  <w:sz w:val="15"/>
                  <w:szCs w:val="15"/>
                  <w:rPrChange w:id="600" w:author="Jane Kohlhoff" w:date="2024-06-11T12:32:00Z" w16du:dateUtc="2024-06-11T02:32:00Z">
                    <w:rPr>
                      <w:sz w:val="15"/>
                      <w:szCs w:val="15"/>
                    </w:rPr>
                  </w:rPrChange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CB6ABA">
              <w:rPr>
                <w:sz w:val="15"/>
                <w:szCs w:val="15"/>
              </w:rPr>
              <w:t>&gt;</w:t>
            </w:r>
            <w:ins w:id="601" w:author="Jane Kohlhoff" w:date="2024-06-11T12:32:00Z" w16du:dateUtc="2024-06-11T02:32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7450B3">
              <w:rPr>
                <w:sz w:val="15"/>
                <w:szCs w:val="15"/>
              </w:rPr>
              <w:t>0.99</w:t>
            </w:r>
          </w:p>
          <w:p w14:paraId="0CD646E9" w14:textId="1B89C6DF" w:rsidR="00CB6ABA" w:rsidRPr="00716D00" w:rsidRDefault="006322A3" w:rsidP="00CB6ABA">
            <w:pPr>
              <w:rPr>
                <w:sz w:val="15"/>
                <w:szCs w:val="15"/>
              </w:rPr>
            </w:pPr>
            <w:del w:id="602" w:author="Jane Kohlhoff" w:date="2024-06-11T12:32:00Z" w16du:dateUtc="2024-06-11T02:32:00Z">
              <w:r w:rsidRPr="006322A3" w:rsidDel="006322A3">
                <w:rPr>
                  <w:i/>
                  <w:iCs/>
                  <w:sz w:val="15"/>
                  <w:szCs w:val="15"/>
                  <w:rPrChange w:id="603" w:author="Jane Kohlhoff" w:date="2024-06-11T12:32:00Z" w16du:dateUtc="2024-06-11T02:32:00Z">
                    <w:rPr>
                      <w:sz w:val="15"/>
                      <w:szCs w:val="15"/>
                    </w:rPr>
                  </w:rPrChange>
                </w:rPr>
                <w:delText>D</w:delText>
              </w:r>
            </w:del>
            <w:ins w:id="604" w:author="Jane Kohlhoff" w:date="2024-06-11T12:32:00Z" w16du:dateUtc="2024-06-11T02:32:00Z">
              <w:r w:rsidRPr="006322A3">
                <w:rPr>
                  <w:i/>
                  <w:iCs/>
                  <w:sz w:val="15"/>
                  <w:szCs w:val="15"/>
                  <w:rPrChange w:id="605" w:author="Jane Kohlhoff" w:date="2024-06-11T12:32:00Z" w16du:dateUtc="2024-06-11T02:32:00Z">
                    <w:rPr>
                      <w:sz w:val="15"/>
                      <w:szCs w:val="15"/>
                    </w:rPr>
                  </w:rPrChange>
                </w:rPr>
                <w:t>d</w:t>
              </w:r>
              <w:r w:rsidRPr="006322A3">
                <w:rPr>
                  <w:i/>
                  <w:iCs/>
                  <w:sz w:val="15"/>
                  <w:szCs w:val="15"/>
                  <w:rPrChange w:id="606" w:author="Jane Kohlhoff" w:date="2024-06-11T12:32:00Z" w16du:dateUtc="2024-06-11T02:32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CB6ABA" w:rsidRPr="004C631C">
              <w:rPr>
                <w:sz w:val="15"/>
                <w:szCs w:val="15"/>
              </w:rPr>
              <w:t>=</w:t>
            </w:r>
            <w:ins w:id="607" w:author="Jane Kohlhoff" w:date="2024-06-11T12:32:00Z" w16du:dateUtc="2024-06-11T02:32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4C631C">
              <w:rPr>
                <w:sz w:val="15"/>
                <w:szCs w:val="15"/>
              </w:rPr>
              <w:t>0.</w:t>
            </w:r>
            <w:del w:id="608" w:author="Jane Kohlhoff" w:date="2024-06-11T12:32:00Z" w16du:dateUtc="2024-06-11T02:32:00Z">
              <w:r w:rsidR="00CB6ABA" w:rsidDel="006322A3">
                <w:rPr>
                  <w:sz w:val="15"/>
                  <w:szCs w:val="15"/>
                </w:rPr>
                <w:delText>197</w:delText>
              </w:r>
            </w:del>
            <w:ins w:id="609" w:author="Jane Kohlhoff" w:date="2024-06-11T12:32:00Z" w16du:dateUtc="2024-06-11T02:32:00Z">
              <w:r>
                <w:rPr>
                  <w:sz w:val="15"/>
                  <w:szCs w:val="15"/>
                </w:rPr>
                <w:t>20</w:t>
              </w:r>
            </w:ins>
          </w:p>
        </w:tc>
        <w:tc>
          <w:tcPr>
            <w:tcW w:w="708" w:type="dxa"/>
            <w:tcPrChange w:id="610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136B238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54.42 (4.88)</w:t>
            </w:r>
          </w:p>
        </w:tc>
        <w:tc>
          <w:tcPr>
            <w:tcW w:w="709" w:type="dxa"/>
            <w:tcPrChange w:id="611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103DAA96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53.73 (4.19)</w:t>
            </w:r>
          </w:p>
        </w:tc>
        <w:tc>
          <w:tcPr>
            <w:tcW w:w="935" w:type="dxa"/>
            <w:gridSpan w:val="2"/>
            <w:tcPrChange w:id="612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28C6021A" w14:textId="7972F53B" w:rsidR="00CB6ABA" w:rsidRPr="00716D00" w:rsidDel="000344B8" w:rsidRDefault="000344B8" w:rsidP="00CB6ABA">
            <w:pPr>
              <w:rPr>
                <w:del w:id="613" w:author="Jane Kohlhoff" w:date="2024-06-11T12:37:00Z" w16du:dateUtc="2024-06-11T02:37:00Z"/>
                <w:i/>
                <w:iCs/>
                <w:sz w:val="15"/>
                <w:szCs w:val="15"/>
              </w:rPr>
            </w:pPr>
            <w:ins w:id="614" w:author="Jane Kohlhoff" w:date="2024-06-11T12:37:00Z" w16du:dateUtc="2024-06-11T02:37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  <w:del w:id="615" w:author="Jane Kohlhoff" w:date="2024-06-11T12:35:00Z" w16du:dateUtc="2024-06-11T02:35:00Z">
              <w:r w:rsidRPr="00716D00" w:rsidDel="000344B8">
                <w:rPr>
                  <w:i/>
                  <w:iCs/>
                  <w:sz w:val="15"/>
                  <w:szCs w:val="15"/>
                </w:rPr>
                <w:delText>P</w:delText>
              </w:r>
            </w:del>
            <w:del w:id="616" w:author="Jane Kohlhoff" w:date="2024-06-11T12:37:00Z" w16du:dateUtc="2024-06-11T02:37:00Z">
              <w:r w:rsidR="00CB6ABA" w:rsidRPr="00716D00" w:rsidDel="000344B8">
                <w:rPr>
                  <w:sz w:val="15"/>
                  <w:szCs w:val="15"/>
                </w:rPr>
                <w:delText>=1.00</w:delText>
              </w:r>
            </w:del>
          </w:p>
          <w:p w14:paraId="19857DF3" w14:textId="77777777" w:rsidR="000344B8" w:rsidRDefault="000344B8" w:rsidP="00CB6ABA">
            <w:pPr>
              <w:rPr>
                <w:ins w:id="617" w:author="Jane Kohlhoff" w:date="2024-06-11T12:37:00Z" w16du:dateUtc="2024-06-11T02:37:00Z"/>
                <w:i/>
                <w:iCs/>
                <w:sz w:val="15"/>
                <w:szCs w:val="15"/>
              </w:rPr>
            </w:pPr>
          </w:p>
          <w:p w14:paraId="4F4B6F78" w14:textId="26294D41" w:rsidR="00CB6ABA" w:rsidRPr="00716D00" w:rsidRDefault="000344B8" w:rsidP="00CB6ABA">
            <w:pPr>
              <w:rPr>
                <w:sz w:val="15"/>
                <w:szCs w:val="15"/>
              </w:rPr>
            </w:pPr>
            <w:del w:id="618" w:author="Jane Kohlhoff" w:date="2024-06-11T12:35:00Z" w16du:dateUtc="2024-06-11T02:35:00Z">
              <w:r w:rsidRPr="00716D00" w:rsidDel="000344B8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619" w:author="Jane Kohlhoff" w:date="2024-06-11T12:35:00Z" w16du:dateUtc="2024-06-11T02:35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i/>
                <w:iCs/>
                <w:sz w:val="15"/>
                <w:szCs w:val="15"/>
              </w:rPr>
              <w:t>=</w:t>
            </w:r>
            <w:ins w:id="620" w:author="Jane Kohlhoff" w:date="2024-06-11T12:35:00Z" w16du:dateUtc="2024-06-11T02:35:00Z"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0.09</w:t>
            </w:r>
          </w:p>
        </w:tc>
        <w:tc>
          <w:tcPr>
            <w:tcW w:w="570" w:type="dxa"/>
            <w:tcPrChange w:id="621" w:author="Jane Kohlhoff" w:date="2024-06-11T12:37:00Z" w16du:dateUtc="2024-06-11T02:37:00Z">
              <w:tcPr>
                <w:tcW w:w="570" w:type="dxa"/>
                <w:gridSpan w:val="4"/>
              </w:tcPr>
            </w:tcPrChange>
          </w:tcPr>
          <w:p w14:paraId="1C002823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89" w:type="dxa"/>
            <w:tcPrChange w:id="622" w:author="Jane Kohlhoff" w:date="2024-06-11T12:37:00Z" w16du:dateUtc="2024-06-11T02:37:00Z">
              <w:tcPr>
                <w:tcW w:w="989" w:type="dxa"/>
                <w:gridSpan w:val="4"/>
              </w:tcPr>
            </w:tcPrChange>
          </w:tcPr>
          <w:p w14:paraId="4D107C83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  <w:tcPrChange w:id="623" w:author="Jane Kohlhoff" w:date="2024-06-11T12:37:00Z" w16du:dateUtc="2024-06-11T02:37:00Z">
              <w:tcPr>
                <w:tcW w:w="992" w:type="dxa"/>
                <w:gridSpan w:val="4"/>
              </w:tcPr>
            </w:tcPrChange>
          </w:tcPr>
          <w:p w14:paraId="0C85977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3" w:type="dxa"/>
            <w:tcPrChange w:id="624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1B5B6F29" w14:textId="3798B7F4" w:rsidR="00CB6ABA" w:rsidRPr="00716D00" w:rsidRDefault="006051CB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9C4627">
              <w:rPr>
                <w:i/>
                <w:iCs/>
                <w:sz w:val="15"/>
                <w:szCs w:val="15"/>
                <w:rPrChange w:id="625" w:author="Jane Kohlhoff" w:date="2024-06-11T12:53:00Z" w16du:dateUtc="2024-06-11T02:53:00Z">
                  <w:rPr>
                    <w:sz w:val="15"/>
                    <w:szCs w:val="15"/>
                  </w:rPr>
                </w:rPrChange>
              </w:rPr>
              <w:t>p</w:t>
            </w:r>
            <w:ins w:id="626" w:author="Jane Kohlhoff" w:date="2024-06-11T12:53:00Z" w16du:dateUtc="2024-06-11T02:53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627" w:author="Jane Kohlhoff" w:date="2024-06-11T12:53:00Z" w16du:dateUtc="2024-06-11T02:53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</w:t>
            </w:r>
            <w:r w:rsidR="000F6CBC">
              <w:rPr>
                <w:sz w:val="15"/>
                <w:szCs w:val="15"/>
              </w:rPr>
              <w:t>3</w:t>
            </w:r>
            <w:ins w:id="628" w:author="Jane Kohlhoff" w:date="2024-06-11T12:53:00Z" w16du:dateUtc="2024-06-11T02:53:00Z">
              <w:r w:rsidR="009C4627">
                <w:rPr>
                  <w:sz w:val="15"/>
                  <w:szCs w:val="15"/>
                </w:rPr>
                <w:t>4</w:t>
              </w:r>
            </w:ins>
            <w:del w:id="629" w:author="Jane Kohlhoff" w:date="2024-06-11T12:53:00Z" w16du:dateUtc="2024-06-11T02:53:00Z">
              <w:r w:rsidR="000F6CBC" w:rsidDel="009C4627">
                <w:rPr>
                  <w:sz w:val="15"/>
                  <w:szCs w:val="15"/>
                </w:rPr>
                <w:delText>38</w:delText>
              </w:r>
            </w:del>
          </w:p>
        </w:tc>
      </w:tr>
      <w:tr w:rsidR="000344B8" w:rsidRPr="00716D00" w14:paraId="06A25435" w14:textId="7432D126" w:rsidTr="000344B8">
        <w:tblPrEx>
          <w:tblPrExChange w:id="630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631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632" w:author="Jane Kohlhoff" w:date="2024-06-11T12:37:00Z" w16du:dateUtc="2024-06-11T02:37:00Z">
              <w:tcPr>
                <w:tcW w:w="1132" w:type="dxa"/>
              </w:tcPr>
            </w:tcPrChange>
          </w:tcPr>
          <w:p w14:paraId="1F969CD8" w14:textId="4EDC6B33" w:rsidR="00CB6ABA" w:rsidRPr="00716D00" w:rsidRDefault="00B6273C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ins w:id="633" w:author="Jane Kohlhoff" w:date="2024-06-11T09:38:00Z" w16du:dateUtc="2024-06-10T23:38:00Z">
              <w:r>
                <w:rPr>
                  <w:rFonts w:ascii="Times" w:hAnsi="Times" w:cs="Times"/>
                  <w:color w:val="000000"/>
                  <w:sz w:val="15"/>
                  <w:szCs w:val="15"/>
                  <w:lang w:val="en-US"/>
                </w:rPr>
                <w:t>Difficulties in e</w:t>
              </w:r>
            </w:ins>
            <w:del w:id="634" w:author="Jane Kohlhoff" w:date="2024-06-11T09:38:00Z" w16du:dateUtc="2024-06-10T23:38:00Z">
              <w:r w:rsidR="00CB6ABA" w:rsidRPr="00716D00" w:rsidDel="00B6273C">
                <w:rPr>
                  <w:rFonts w:ascii="Times" w:hAnsi="Times" w:cs="Times"/>
                  <w:color w:val="000000"/>
                  <w:sz w:val="15"/>
                  <w:szCs w:val="15"/>
                  <w:lang w:val="en-US"/>
                </w:rPr>
                <w:delText>E</w:delText>
              </w:r>
            </w:del>
            <w:r w:rsidR="00CB6ABA"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motion regulation </w:t>
            </w:r>
          </w:p>
          <w:p w14:paraId="700BDC37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88" w:type="dxa"/>
            <w:tcPrChange w:id="635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120C0A57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DERS </w:t>
            </w:r>
          </w:p>
          <w:p w14:paraId="72F575DB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8" w:type="dxa"/>
            <w:tcPrChange w:id="636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4DB752F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71.33 (19.68)</w:t>
            </w:r>
          </w:p>
        </w:tc>
        <w:tc>
          <w:tcPr>
            <w:tcW w:w="708" w:type="dxa"/>
            <w:tcPrChange w:id="637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0CF77447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69.65 (17.13)</w:t>
            </w:r>
          </w:p>
        </w:tc>
        <w:tc>
          <w:tcPr>
            <w:tcW w:w="709" w:type="dxa"/>
            <w:tcPrChange w:id="638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0C347C6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67.61 (22.66)</w:t>
            </w:r>
          </w:p>
        </w:tc>
        <w:tc>
          <w:tcPr>
            <w:tcW w:w="1105" w:type="dxa"/>
            <w:tcPrChange w:id="639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5494F5CC" w14:textId="7A9D2FB5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ins w:id="640" w:author="Jane Kohlhoff" w:date="2024-06-11T12:27:00Z" w16du:dateUtc="2024-06-11T02:27:00Z">
              <w:r w:rsidR="00176F36">
                <w:rPr>
                  <w:sz w:val="15"/>
                  <w:szCs w:val="15"/>
                </w:rPr>
                <w:t xml:space="preserve">&gt; </w:t>
              </w:r>
              <w:r w:rsidR="00176F36" w:rsidRPr="009D7129">
                <w:rPr>
                  <w:sz w:val="15"/>
                  <w:szCs w:val="15"/>
                </w:rPr>
                <w:t>0.</w:t>
              </w:r>
              <w:r w:rsidR="00176F36">
                <w:rPr>
                  <w:sz w:val="15"/>
                  <w:szCs w:val="15"/>
                </w:rPr>
                <w:t>99</w:t>
              </w:r>
            </w:ins>
            <w:del w:id="641" w:author="Jane Kohlhoff" w:date="2024-06-11T12:27:00Z" w16du:dateUtc="2024-06-11T02:27:00Z">
              <w:r w:rsidRPr="00716D00" w:rsidDel="00176F36">
                <w:rPr>
                  <w:sz w:val="15"/>
                  <w:szCs w:val="15"/>
                </w:rPr>
                <w:delText>= 1.00</w:delText>
              </w:r>
            </w:del>
          </w:p>
          <w:p w14:paraId="71A67B68" w14:textId="77777777" w:rsidR="00CB6ABA" w:rsidRPr="00716D00" w:rsidRDefault="00CB6ABA" w:rsidP="00CB6ABA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0.03</w:t>
            </w:r>
          </w:p>
        </w:tc>
        <w:tc>
          <w:tcPr>
            <w:tcW w:w="1024" w:type="dxa"/>
            <w:tcPrChange w:id="642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6F22472C" w14:textId="547D8C73" w:rsidR="00272CC8" w:rsidRDefault="00272CC8" w:rsidP="00272CC8">
            <w:pPr>
              <w:rPr>
                <w:ins w:id="643" w:author="Jane Kohlhoff" w:date="2024-06-11T12:11:00Z" w16du:dateUtc="2024-06-11T02:11:00Z"/>
                <w:i/>
                <w:iCs/>
                <w:sz w:val="15"/>
                <w:szCs w:val="15"/>
              </w:rPr>
            </w:pPr>
            <w:ins w:id="644" w:author="Jane Kohlhoff" w:date="2024-06-11T12:11:00Z" w16du:dateUtc="2024-06-11T02:11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  <w:r w:rsidRPr="00A97420">
                <w:rPr>
                  <w:sz w:val="15"/>
                  <w:szCs w:val="15"/>
                  <w:rPrChange w:id="645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=</w:t>
              </w:r>
              <w:r w:rsidRPr="00A97420">
                <w:rPr>
                  <w:sz w:val="15"/>
                  <w:szCs w:val="15"/>
                  <w:rPrChange w:id="646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.</w:t>
              </w:r>
              <w:r w:rsidRPr="00A97420">
                <w:rPr>
                  <w:sz w:val="15"/>
                  <w:szCs w:val="15"/>
                  <w:rPrChange w:id="647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406</w:t>
              </w:r>
            </w:ins>
          </w:p>
          <w:p w14:paraId="1B5253A4" w14:textId="10CD92E8" w:rsidR="00CB6ABA" w:rsidRPr="00716D00" w:rsidRDefault="00272CC8" w:rsidP="00272CC8">
            <w:pPr>
              <w:rPr>
                <w:i/>
                <w:iCs/>
                <w:sz w:val="15"/>
                <w:szCs w:val="15"/>
              </w:rPr>
            </w:pPr>
            <w:ins w:id="648" w:author="Jane Kohlhoff" w:date="2024-06-11T12:11:00Z" w16du:dateUtc="2024-06-11T02:11:00Z">
              <w:r>
                <w:rPr>
                  <w:i/>
                  <w:iCs/>
                  <w:sz w:val="15"/>
                  <w:szCs w:val="15"/>
                </w:rPr>
                <w:t>d</w:t>
              </w:r>
            </w:ins>
            <w:ins w:id="649" w:author="Jane Kohlhoff" w:date="2024-06-11T12:25:00Z" w16du:dateUtc="2024-06-11T02:25:00Z">
              <w:r w:rsidR="007B5925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ins w:id="650" w:author="Jane Kohlhoff" w:date="2024-06-11T12:11:00Z" w16du:dateUtc="2024-06-11T02:11:00Z">
              <w:r w:rsidRPr="00A97420">
                <w:rPr>
                  <w:sz w:val="15"/>
                  <w:szCs w:val="15"/>
                  <w:rPrChange w:id="651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=</w:t>
              </w:r>
            </w:ins>
            <w:ins w:id="652" w:author="Jane Kohlhoff" w:date="2024-06-11T12:25:00Z" w16du:dateUtc="2024-06-11T02:25:00Z">
              <w:r w:rsidR="007B5925" w:rsidRPr="00A97420">
                <w:rPr>
                  <w:sz w:val="15"/>
                  <w:szCs w:val="15"/>
                  <w:rPrChange w:id="653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ins w:id="654" w:author="Jane Kohlhoff" w:date="2024-06-11T12:11:00Z" w16du:dateUtc="2024-06-11T02:11:00Z">
              <w:r w:rsidRPr="00A97420">
                <w:rPr>
                  <w:sz w:val="15"/>
                  <w:szCs w:val="15"/>
                  <w:rPrChange w:id="655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-</w:t>
              </w:r>
            </w:ins>
            <w:ins w:id="656" w:author="Jane Kohlhoff" w:date="2024-06-11T12:28:00Z" w16du:dateUtc="2024-06-11T02:28:00Z">
              <w:r w:rsidR="001814D2" w:rsidRPr="00A97420">
                <w:rPr>
                  <w:sz w:val="15"/>
                  <w:szCs w:val="15"/>
                  <w:rPrChange w:id="657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0</w:t>
              </w:r>
            </w:ins>
            <w:ins w:id="658" w:author="Jane Kohlhoff" w:date="2024-06-11T12:11:00Z" w16du:dateUtc="2024-06-11T02:11:00Z">
              <w:r w:rsidRPr="00A97420">
                <w:rPr>
                  <w:sz w:val="15"/>
                  <w:szCs w:val="15"/>
                  <w:rPrChange w:id="659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.</w:t>
              </w:r>
              <w:r w:rsidR="00FD6AF5" w:rsidRPr="00A97420">
                <w:rPr>
                  <w:sz w:val="15"/>
                  <w:szCs w:val="15"/>
                  <w:rPrChange w:id="660" w:author="Jane Kohlhoff" w:date="2024-06-11T12:29:00Z" w16du:dateUtc="2024-06-11T02:29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34</w:t>
              </w:r>
            </w:ins>
          </w:p>
        </w:tc>
        <w:tc>
          <w:tcPr>
            <w:tcW w:w="708" w:type="dxa"/>
            <w:tcPrChange w:id="661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405F8B5A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77.80 (26.24)</w:t>
            </w:r>
          </w:p>
        </w:tc>
        <w:tc>
          <w:tcPr>
            <w:tcW w:w="709" w:type="dxa"/>
            <w:tcPrChange w:id="662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2C71CE31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85.92 (21.29)</w:t>
            </w:r>
          </w:p>
        </w:tc>
        <w:tc>
          <w:tcPr>
            <w:tcW w:w="709" w:type="dxa"/>
            <w:tcPrChange w:id="663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2500071E" w14:textId="5215FB7F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72.2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 xml:space="preserve"> (19.79)</w:t>
            </w:r>
          </w:p>
        </w:tc>
        <w:tc>
          <w:tcPr>
            <w:tcW w:w="1018" w:type="dxa"/>
            <w:tcPrChange w:id="664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0D1DD129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0.86</w:t>
            </w:r>
          </w:p>
          <w:p w14:paraId="4BEDBB68" w14:textId="77777777" w:rsidR="00CB6ABA" w:rsidRPr="00716D00" w:rsidRDefault="00CB6ABA" w:rsidP="00CB6ABA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-0.19</w:t>
            </w:r>
          </w:p>
        </w:tc>
        <w:tc>
          <w:tcPr>
            <w:tcW w:w="967" w:type="dxa"/>
            <w:tcPrChange w:id="665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1D524C07" w14:textId="77777777" w:rsidR="000344B8" w:rsidRPr="004C631C" w:rsidRDefault="000344B8" w:rsidP="000344B8">
            <w:pPr>
              <w:rPr>
                <w:ins w:id="666" w:author="Jane Kohlhoff" w:date="2024-06-11T12:36:00Z" w16du:dateUtc="2024-06-11T02:36:00Z"/>
                <w:sz w:val="15"/>
                <w:szCs w:val="15"/>
              </w:rPr>
            </w:pPr>
            <w:ins w:id="667" w:author="Jane Kohlhoff" w:date="2024-06-11T12:36:00Z" w16du:dateUtc="2024-06-11T02:36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</w:p>
          <w:p w14:paraId="5087A401" w14:textId="062ACE65" w:rsidR="00CB6ABA" w:rsidRPr="00716D00" w:rsidRDefault="00FD6AF5" w:rsidP="00FD6AF5">
            <w:pPr>
              <w:rPr>
                <w:i/>
                <w:iCs/>
                <w:sz w:val="15"/>
                <w:szCs w:val="15"/>
              </w:rPr>
            </w:pPr>
            <w:ins w:id="668" w:author="Jane Kohlhoff" w:date="2024-06-11T12:11:00Z" w16du:dateUtc="2024-06-11T02:11:00Z">
              <w:r>
                <w:rPr>
                  <w:i/>
                  <w:iCs/>
                  <w:sz w:val="15"/>
                  <w:szCs w:val="15"/>
                </w:rPr>
                <w:t>d</w:t>
              </w:r>
            </w:ins>
            <w:ins w:id="669" w:author="Jane Kohlhoff" w:date="2024-06-11T12:32:00Z" w16du:dateUtc="2024-06-11T02:32:00Z">
              <w:r w:rsidR="006322A3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ins w:id="670" w:author="Jane Kohlhoff" w:date="2024-06-11T12:11:00Z" w16du:dateUtc="2024-06-11T02:11:00Z">
              <w:r w:rsidRPr="006322A3">
                <w:rPr>
                  <w:sz w:val="15"/>
                  <w:szCs w:val="15"/>
                  <w:rPrChange w:id="671" w:author="Jane Kohlhoff" w:date="2024-06-11T12:32:00Z" w16du:dateUtc="2024-06-11T02:32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=</w:t>
              </w:r>
            </w:ins>
            <w:ins w:id="672" w:author="Jane Kohlhoff" w:date="2024-06-11T12:32:00Z" w16du:dateUtc="2024-06-11T02:32:00Z">
              <w:r w:rsidR="006322A3" w:rsidRPr="006322A3">
                <w:rPr>
                  <w:sz w:val="15"/>
                  <w:szCs w:val="15"/>
                  <w:rPrChange w:id="673" w:author="Jane Kohlhoff" w:date="2024-06-11T12:32:00Z" w16du:dateUtc="2024-06-11T02:32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ins w:id="674" w:author="Jane Kohlhoff" w:date="2024-06-11T12:11:00Z" w16du:dateUtc="2024-06-11T02:11:00Z">
              <w:r w:rsidRPr="006322A3">
                <w:rPr>
                  <w:sz w:val="15"/>
                  <w:szCs w:val="15"/>
                  <w:rPrChange w:id="675" w:author="Jane Kohlhoff" w:date="2024-06-11T12:32:00Z" w16du:dateUtc="2024-06-11T02:32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-</w:t>
              </w:r>
            </w:ins>
            <w:ins w:id="676" w:author="Jane Kohlhoff" w:date="2024-06-11T12:33:00Z" w16du:dateUtc="2024-06-11T02:33:00Z">
              <w:r w:rsidR="000344B8">
                <w:rPr>
                  <w:sz w:val="15"/>
                  <w:szCs w:val="15"/>
                </w:rPr>
                <w:t>0</w:t>
              </w:r>
            </w:ins>
            <w:ins w:id="677" w:author="Jane Kohlhoff" w:date="2024-06-11T12:11:00Z" w16du:dateUtc="2024-06-11T02:11:00Z">
              <w:r w:rsidRPr="006322A3">
                <w:rPr>
                  <w:sz w:val="15"/>
                  <w:szCs w:val="15"/>
                  <w:rPrChange w:id="678" w:author="Jane Kohlhoff" w:date="2024-06-11T12:32:00Z" w16du:dateUtc="2024-06-11T02:32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.</w:t>
              </w:r>
            </w:ins>
            <w:ins w:id="679" w:author="Jane Kohlhoff" w:date="2024-06-11T12:12:00Z" w16du:dateUtc="2024-06-11T02:12:00Z">
              <w:r w:rsidR="00BD1D47" w:rsidRPr="006322A3">
                <w:rPr>
                  <w:sz w:val="15"/>
                  <w:szCs w:val="15"/>
                  <w:rPrChange w:id="680" w:author="Jane Kohlhoff" w:date="2024-06-11T12:32:00Z" w16du:dateUtc="2024-06-11T02:32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10</w:t>
              </w:r>
            </w:ins>
          </w:p>
        </w:tc>
        <w:tc>
          <w:tcPr>
            <w:tcW w:w="708" w:type="dxa"/>
            <w:tcPrChange w:id="681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7EABA37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78.73 (23.16)</w:t>
            </w:r>
          </w:p>
        </w:tc>
        <w:tc>
          <w:tcPr>
            <w:tcW w:w="709" w:type="dxa"/>
            <w:tcPrChange w:id="682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19ABC62F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75.41 (21.10)</w:t>
            </w:r>
          </w:p>
        </w:tc>
        <w:tc>
          <w:tcPr>
            <w:tcW w:w="935" w:type="dxa"/>
            <w:gridSpan w:val="2"/>
            <w:tcPrChange w:id="683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6DDEAF8B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0.14</w:t>
            </w:r>
          </w:p>
          <w:p w14:paraId="130169B9" w14:textId="134CC486" w:rsidR="00CB6ABA" w:rsidRPr="00716D00" w:rsidRDefault="00CB6ABA" w:rsidP="00CB6ABA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28</w:t>
            </w:r>
          </w:p>
        </w:tc>
        <w:tc>
          <w:tcPr>
            <w:tcW w:w="570" w:type="dxa"/>
            <w:tcPrChange w:id="684" w:author="Jane Kohlhoff" w:date="2024-06-11T12:37:00Z" w16du:dateUtc="2024-06-11T02:37:00Z">
              <w:tcPr>
                <w:tcW w:w="570" w:type="dxa"/>
                <w:gridSpan w:val="4"/>
              </w:tcPr>
            </w:tcPrChange>
          </w:tcPr>
          <w:p w14:paraId="3841AC5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89" w:type="dxa"/>
            <w:tcPrChange w:id="685" w:author="Jane Kohlhoff" w:date="2024-06-11T12:37:00Z" w16du:dateUtc="2024-06-11T02:37:00Z">
              <w:tcPr>
                <w:tcW w:w="989" w:type="dxa"/>
                <w:gridSpan w:val="4"/>
              </w:tcPr>
            </w:tcPrChange>
          </w:tcPr>
          <w:p w14:paraId="4A7E0A3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  <w:tcPrChange w:id="686" w:author="Jane Kohlhoff" w:date="2024-06-11T12:37:00Z" w16du:dateUtc="2024-06-11T02:37:00Z">
              <w:tcPr>
                <w:tcW w:w="992" w:type="dxa"/>
                <w:gridSpan w:val="4"/>
              </w:tcPr>
            </w:tcPrChange>
          </w:tcPr>
          <w:p w14:paraId="605A635A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3" w:type="dxa"/>
            <w:tcPrChange w:id="687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5C8E8AED" w14:textId="106364EF" w:rsidR="00CB6ABA" w:rsidRPr="00716D00" w:rsidRDefault="00C06D14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9C4627">
              <w:rPr>
                <w:i/>
                <w:iCs/>
                <w:sz w:val="15"/>
                <w:szCs w:val="15"/>
                <w:rPrChange w:id="688" w:author="Jane Kohlhoff" w:date="2024-06-11T12:53:00Z" w16du:dateUtc="2024-06-11T02:53:00Z">
                  <w:rPr>
                    <w:sz w:val="15"/>
                    <w:szCs w:val="15"/>
                  </w:rPr>
                </w:rPrChange>
              </w:rPr>
              <w:t>p</w:t>
            </w:r>
            <w:ins w:id="689" w:author="Jane Kohlhoff" w:date="2024-06-11T12:53:00Z" w16du:dateUtc="2024-06-11T02:53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690" w:author="Jane Kohlhoff" w:date="2024-06-11T12:53:00Z" w16du:dateUtc="2024-06-11T02:53:00Z">
              <w:r w:rsidR="009C4627">
                <w:rPr>
                  <w:sz w:val="15"/>
                  <w:szCs w:val="15"/>
                </w:rPr>
                <w:t xml:space="preserve"> </w:t>
              </w:r>
            </w:ins>
            <w:r w:rsidR="00567B3D">
              <w:rPr>
                <w:sz w:val="15"/>
                <w:szCs w:val="15"/>
              </w:rPr>
              <w:t>0.50</w:t>
            </w:r>
            <w:del w:id="691" w:author="Jane Kohlhoff" w:date="2024-06-11T12:53:00Z" w16du:dateUtc="2024-06-11T02:53:00Z">
              <w:r w:rsidR="00567B3D" w:rsidDel="009C4627">
                <w:rPr>
                  <w:sz w:val="15"/>
                  <w:szCs w:val="15"/>
                </w:rPr>
                <w:delText>2</w:delText>
              </w:r>
            </w:del>
          </w:p>
        </w:tc>
      </w:tr>
      <w:tr w:rsidR="000344B8" w:rsidRPr="00716D00" w14:paraId="2871AED7" w14:textId="32385A31" w:rsidTr="000344B8">
        <w:tblPrEx>
          <w:tblPrExChange w:id="692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693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694" w:author="Jane Kohlhoff" w:date="2024-06-11T12:37:00Z" w16du:dateUtc="2024-06-11T02:37:00Z">
              <w:tcPr>
                <w:tcW w:w="1132" w:type="dxa"/>
              </w:tcPr>
            </w:tcPrChange>
          </w:tcPr>
          <w:p w14:paraId="1C8526EF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Caregiving helplessness </w:t>
            </w:r>
          </w:p>
          <w:p w14:paraId="3B3362B6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88" w:type="dxa"/>
            <w:tcPrChange w:id="695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3D5EA953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CHQ -mother helpless </w:t>
            </w:r>
          </w:p>
        </w:tc>
        <w:tc>
          <w:tcPr>
            <w:tcW w:w="708" w:type="dxa"/>
            <w:tcPrChange w:id="696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73929A6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13.00 (5.57)</w:t>
            </w:r>
          </w:p>
        </w:tc>
        <w:tc>
          <w:tcPr>
            <w:tcW w:w="708" w:type="dxa"/>
            <w:tcPrChange w:id="697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5A399B8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10.72 (5.56)</w:t>
            </w:r>
          </w:p>
        </w:tc>
        <w:tc>
          <w:tcPr>
            <w:tcW w:w="709" w:type="dxa"/>
            <w:tcPrChange w:id="698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6F0FB87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11.00 (6.63)</w:t>
            </w:r>
          </w:p>
        </w:tc>
        <w:tc>
          <w:tcPr>
            <w:tcW w:w="1105" w:type="dxa"/>
            <w:tcPrChange w:id="699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4923CEAC" w14:textId="06C5F0D4" w:rsidR="00CB6ABA" w:rsidRPr="00716D00" w:rsidRDefault="00792697" w:rsidP="00CB6ABA">
            <w:pPr>
              <w:rPr>
                <w:sz w:val="15"/>
                <w:szCs w:val="15"/>
              </w:rPr>
            </w:pPr>
            <w:del w:id="700" w:author="Jane Kohlhoff" w:date="2024-06-11T12:22:00Z" w16du:dateUtc="2024-06-11T02:22:00Z">
              <w:r w:rsidRPr="00716D00" w:rsidDel="00792697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701" w:author="Jane Kohlhoff" w:date="2024-06-11T12:22:00Z" w16du:dateUtc="2024-06-11T02:22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702" w:author="Jane Kohlhoff" w:date="2024-06-11T12:22:00Z" w16du:dateUtc="2024-06-11T02:22:00Z">
              <w:r>
                <w:rPr>
                  <w:sz w:val="15"/>
                  <w:szCs w:val="15"/>
                </w:rPr>
                <w:t xml:space="preserve"> </w:t>
              </w:r>
            </w:ins>
            <w:ins w:id="703" w:author="Jane Kohlhoff" w:date="2024-06-11T12:28:00Z" w16du:dateUtc="2024-06-11T02:28:00Z">
              <w:r w:rsidR="001814D2">
                <w:rPr>
                  <w:sz w:val="15"/>
                  <w:szCs w:val="15"/>
                </w:rPr>
                <w:t>0</w:t>
              </w:r>
            </w:ins>
            <w:r w:rsidR="00CB6ABA" w:rsidRPr="00716D00">
              <w:rPr>
                <w:sz w:val="15"/>
                <w:szCs w:val="15"/>
              </w:rPr>
              <w:t>.11</w:t>
            </w:r>
          </w:p>
          <w:p w14:paraId="7DBC6DA1" w14:textId="794068E1" w:rsidR="00CB6ABA" w:rsidRPr="00716D00" w:rsidRDefault="00792697" w:rsidP="00CB6ABA">
            <w:pPr>
              <w:rPr>
                <w:sz w:val="15"/>
                <w:szCs w:val="15"/>
              </w:rPr>
            </w:pPr>
            <w:del w:id="704" w:author="Jane Kohlhoff" w:date="2024-06-11T12:22:00Z" w16du:dateUtc="2024-06-11T02:22:00Z">
              <w:r w:rsidRPr="00716D00" w:rsidDel="00792697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705" w:author="Jane Kohlhoff" w:date="2024-06-11T12:22:00Z" w16du:dateUtc="2024-06-11T02:22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706" w:author="Jane Kohlhoff" w:date="2024-06-11T12:22:00Z" w16du:dateUtc="2024-06-11T02:22:00Z">
              <w:r>
                <w:rPr>
                  <w:sz w:val="15"/>
                  <w:szCs w:val="15"/>
                </w:rPr>
                <w:t xml:space="preserve"> </w:t>
              </w:r>
            </w:ins>
            <w:ins w:id="707" w:author="Jane Kohlhoff" w:date="2024-06-11T12:28:00Z" w16du:dateUtc="2024-06-11T02:28:00Z">
              <w:r w:rsidR="001814D2">
                <w:rPr>
                  <w:sz w:val="15"/>
                  <w:szCs w:val="15"/>
                </w:rPr>
                <w:t>0</w:t>
              </w:r>
            </w:ins>
            <w:r w:rsidR="00CB6ABA" w:rsidRPr="00716D00">
              <w:rPr>
                <w:sz w:val="15"/>
                <w:szCs w:val="15"/>
              </w:rPr>
              <w:t>.32</w:t>
            </w:r>
          </w:p>
        </w:tc>
        <w:tc>
          <w:tcPr>
            <w:tcW w:w="1024" w:type="dxa"/>
            <w:tcPrChange w:id="708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34DDBDE3" w14:textId="70DF250A" w:rsidR="00CB6ABA" w:rsidRPr="005E02BF" w:rsidRDefault="00FB0CE8" w:rsidP="00CB6ABA">
            <w:pPr>
              <w:rPr>
                <w:sz w:val="15"/>
                <w:szCs w:val="15"/>
              </w:rPr>
            </w:pPr>
            <w:del w:id="709" w:author="Jane Kohlhoff" w:date="2024-06-11T12:26:00Z" w16du:dateUtc="2024-06-11T02:26:00Z">
              <w:r w:rsidRPr="00FB0CE8" w:rsidDel="00FB0CE8">
                <w:rPr>
                  <w:i/>
                  <w:iCs/>
                  <w:sz w:val="15"/>
                  <w:szCs w:val="15"/>
                  <w:rPrChange w:id="710" w:author="Jane Kohlhoff" w:date="2024-06-11T12:26:00Z" w16du:dateUtc="2024-06-11T02:26:00Z">
                    <w:rPr>
                      <w:sz w:val="15"/>
                      <w:szCs w:val="15"/>
                    </w:rPr>
                  </w:rPrChange>
                </w:rPr>
                <w:delText>P</w:delText>
              </w:r>
            </w:del>
            <w:ins w:id="711" w:author="Jane Kohlhoff" w:date="2024-06-11T12:26:00Z" w16du:dateUtc="2024-06-11T02:26:00Z">
              <w:r w:rsidRPr="00FB0CE8">
                <w:rPr>
                  <w:i/>
                  <w:iCs/>
                  <w:sz w:val="15"/>
                  <w:szCs w:val="15"/>
                  <w:rPrChange w:id="712" w:author="Jane Kohlhoff" w:date="2024-06-11T12:26:00Z" w16du:dateUtc="2024-06-11T02:26:00Z">
                    <w:rPr>
                      <w:sz w:val="15"/>
                      <w:szCs w:val="15"/>
                    </w:rPr>
                  </w:rPrChange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5E02BF">
              <w:rPr>
                <w:sz w:val="15"/>
                <w:szCs w:val="15"/>
              </w:rPr>
              <w:t>=</w:t>
            </w:r>
            <w:ins w:id="713" w:author="Jane Kohlhoff" w:date="2024-06-11T12:26:00Z" w16du:dateUtc="2024-06-11T02:26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5E02BF">
              <w:rPr>
                <w:sz w:val="15"/>
                <w:szCs w:val="15"/>
              </w:rPr>
              <w:t>0.</w:t>
            </w:r>
            <w:r w:rsidR="00CB6ABA">
              <w:rPr>
                <w:sz w:val="15"/>
                <w:szCs w:val="15"/>
              </w:rPr>
              <w:t>11</w:t>
            </w:r>
            <w:del w:id="714" w:author="Jane Kohlhoff" w:date="2024-06-11T12:26:00Z" w16du:dateUtc="2024-06-11T02:26:00Z">
              <w:r w:rsidR="00CB6ABA" w:rsidDel="00FB0CE8">
                <w:rPr>
                  <w:sz w:val="15"/>
                  <w:szCs w:val="15"/>
                </w:rPr>
                <w:delText>3</w:delText>
              </w:r>
            </w:del>
          </w:p>
          <w:p w14:paraId="212DBFE0" w14:textId="35C97089" w:rsidR="00CB6ABA" w:rsidRPr="00716D00" w:rsidRDefault="00FB0CE8" w:rsidP="00CB6ABA">
            <w:pPr>
              <w:rPr>
                <w:sz w:val="15"/>
                <w:szCs w:val="15"/>
              </w:rPr>
            </w:pPr>
            <w:del w:id="715" w:author="Jane Kohlhoff" w:date="2024-06-11T12:26:00Z" w16du:dateUtc="2024-06-11T02:26:00Z">
              <w:r w:rsidRPr="00FB0CE8" w:rsidDel="00FB0CE8">
                <w:rPr>
                  <w:i/>
                  <w:iCs/>
                  <w:sz w:val="15"/>
                  <w:szCs w:val="15"/>
                  <w:rPrChange w:id="716" w:author="Jane Kohlhoff" w:date="2024-06-11T12:26:00Z" w16du:dateUtc="2024-06-11T02:26:00Z">
                    <w:rPr>
                      <w:sz w:val="15"/>
                      <w:szCs w:val="15"/>
                    </w:rPr>
                  </w:rPrChange>
                </w:rPr>
                <w:delText>D</w:delText>
              </w:r>
            </w:del>
            <w:ins w:id="717" w:author="Jane Kohlhoff" w:date="2024-06-11T12:26:00Z" w16du:dateUtc="2024-06-11T02:26:00Z">
              <w:r w:rsidRPr="00FB0CE8">
                <w:rPr>
                  <w:i/>
                  <w:iCs/>
                  <w:sz w:val="15"/>
                  <w:szCs w:val="15"/>
                  <w:rPrChange w:id="718" w:author="Jane Kohlhoff" w:date="2024-06-11T12:26:00Z" w16du:dateUtc="2024-06-11T02:26:00Z">
                    <w:rPr>
                      <w:sz w:val="15"/>
                      <w:szCs w:val="15"/>
                    </w:rPr>
                  </w:rPrChange>
                </w:rPr>
                <w:t>d</w:t>
              </w:r>
              <w:r w:rsidRPr="00FB0CE8">
                <w:rPr>
                  <w:i/>
                  <w:iCs/>
                  <w:sz w:val="15"/>
                  <w:szCs w:val="15"/>
                  <w:rPrChange w:id="719" w:author="Jane Kohlhoff" w:date="2024-06-11T12:26:00Z" w16du:dateUtc="2024-06-11T02:26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CB6ABA" w:rsidRPr="005E02BF">
              <w:rPr>
                <w:sz w:val="15"/>
                <w:szCs w:val="15"/>
              </w:rPr>
              <w:t>=</w:t>
            </w:r>
            <w:ins w:id="720" w:author="Jane Kohlhoff" w:date="2024-06-11T12:26:00Z" w16du:dateUtc="2024-06-11T02:26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5E02BF">
              <w:rPr>
                <w:sz w:val="15"/>
                <w:szCs w:val="15"/>
              </w:rPr>
              <w:t>0.</w:t>
            </w:r>
            <w:r w:rsidR="00CB6ABA">
              <w:rPr>
                <w:sz w:val="15"/>
                <w:szCs w:val="15"/>
              </w:rPr>
              <w:t>3</w:t>
            </w:r>
            <w:ins w:id="721" w:author="Jane Kohlhoff" w:date="2024-06-11T12:07:00Z" w16du:dateUtc="2024-06-11T02:07:00Z">
              <w:r w:rsidR="001C77FB">
                <w:rPr>
                  <w:sz w:val="15"/>
                  <w:szCs w:val="15"/>
                </w:rPr>
                <w:t>5</w:t>
              </w:r>
            </w:ins>
            <w:del w:id="722" w:author="Jane Kohlhoff" w:date="2024-06-11T12:07:00Z" w16du:dateUtc="2024-06-11T02:07:00Z">
              <w:r w:rsidR="00CB6ABA" w:rsidDel="001C77FB">
                <w:rPr>
                  <w:sz w:val="15"/>
                  <w:szCs w:val="15"/>
                </w:rPr>
                <w:delText>46</w:delText>
              </w:r>
            </w:del>
          </w:p>
        </w:tc>
        <w:tc>
          <w:tcPr>
            <w:tcW w:w="708" w:type="dxa"/>
            <w:tcPrChange w:id="723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7326CB7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15.76 (6.24)</w:t>
            </w:r>
          </w:p>
        </w:tc>
        <w:tc>
          <w:tcPr>
            <w:tcW w:w="709" w:type="dxa"/>
            <w:tcPrChange w:id="724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32578A7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13.62 (4.86)</w:t>
            </w:r>
          </w:p>
        </w:tc>
        <w:tc>
          <w:tcPr>
            <w:tcW w:w="709" w:type="dxa"/>
            <w:tcPrChange w:id="725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6366C32D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10.27 (4.21)</w:t>
            </w:r>
          </w:p>
        </w:tc>
        <w:tc>
          <w:tcPr>
            <w:tcW w:w="1018" w:type="dxa"/>
            <w:tcPrChange w:id="726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785A830A" w14:textId="36094DAF" w:rsidR="00CB6ABA" w:rsidRPr="00716D00" w:rsidRDefault="006322A3" w:rsidP="00CB6ABA">
            <w:pPr>
              <w:rPr>
                <w:sz w:val="15"/>
                <w:szCs w:val="15"/>
              </w:rPr>
            </w:pPr>
            <w:del w:id="727" w:author="Jane Kohlhoff" w:date="2024-06-11T12:30:00Z" w16du:dateUtc="2024-06-11T02:30:00Z">
              <w:r w:rsidRPr="00716D00" w:rsidDel="006322A3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728" w:author="Jane Kohlhoff" w:date="2024-06-11T12:30:00Z" w16du:dateUtc="2024-06-11T02:30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729" w:author="Jane Kohlhoff" w:date="2024-06-11T12:30:00Z" w16du:dateUtc="2024-06-11T02:30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.0</w:t>
            </w:r>
            <w:r w:rsidR="00CB6ABA">
              <w:rPr>
                <w:sz w:val="15"/>
                <w:szCs w:val="15"/>
              </w:rPr>
              <w:t>6</w:t>
            </w:r>
          </w:p>
          <w:p w14:paraId="436213D7" w14:textId="17CF10C9" w:rsidR="00CB6ABA" w:rsidRPr="00716D00" w:rsidRDefault="006322A3" w:rsidP="00CB6ABA">
            <w:pPr>
              <w:rPr>
                <w:sz w:val="15"/>
                <w:szCs w:val="15"/>
              </w:rPr>
            </w:pPr>
            <w:del w:id="730" w:author="Jane Kohlhoff" w:date="2024-06-11T12:30:00Z" w16du:dateUtc="2024-06-11T02:30:00Z">
              <w:r w:rsidRPr="00716D00" w:rsidDel="006322A3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731" w:author="Jane Kohlhoff" w:date="2024-06-11T12:30:00Z" w16du:dateUtc="2024-06-11T02:30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732" w:author="Jane Kohlhoff" w:date="2024-06-11T12:30:00Z" w16du:dateUtc="2024-06-11T02:30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.46</w:t>
            </w:r>
          </w:p>
        </w:tc>
        <w:tc>
          <w:tcPr>
            <w:tcW w:w="967" w:type="dxa"/>
            <w:tcPrChange w:id="733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6E52A24F" w14:textId="57B881A5" w:rsidR="00CB6ABA" w:rsidRDefault="000344B8" w:rsidP="00CB6ABA">
            <w:pPr>
              <w:rPr>
                <w:sz w:val="15"/>
                <w:szCs w:val="15"/>
              </w:rPr>
            </w:pPr>
            <w:del w:id="734" w:author="Jane Kohlhoff" w:date="2024-06-11T12:33:00Z" w16du:dateUtc="2024-06-11T02:33:00Z">
              <w:r w:rsidRPr="000344B8" w:rsidDel="000344B8">
                <w:rPr>
                  <w:i/>
                  <w:iCs/>
                  <w:sz w:val="15"/>
                  <w:szCs w:val="15"/>
                  <w:rPrChange w:id="735" w:author="Jane Kohlhoff" w:date="2024-06-11T12:33:00Z" w16du:dateUtc="2024-06-11T02:33:00Z">
                    <w:rPr>
                      <w:sz w:val="15"/>
                      <w:szCs w:val="15"/>
                    </w:rPr>
                  </w:rPrChange>
                </w:rPr>
                <w:delText>P</w:delText>
              </w:r>
            </w:del>
            <w:ins w:id="736" w:author="Jane Kohlhoff" w:date="2024-06-11T12:33:00Z" w16du:dateUtc="2024-06-11T02:33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5C3A7C">
              <w:rPr>
                <w:sz w:val="15"/>
                <w:szCs w:val="15"/>
              </w:rPr>
              <w:t>=</w:t>
            </w:r>
            <w:ins w:id="737" w:author="Jane Kohlhoff" w:date="2024-06-11T12:33:00Z" w16du:dateUtc="2024-06-11T02:33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5C3A7C">
              <w:rPr>
                <w:sz w:val="15"/>
                <w:szCs w:val="15"/>
              </w:rPr>
              <w:t>0.</w:t>
            </w:r>
            <w:r w:rsidR="00CB6ABA">
              <w:rPr>
                <w:sz w:val="15"/>
                <w:szCs w:val="15"/>
              </w:rPr>
              <w:t>15</w:t>
            </w:r>
            <w:del w:id="738" w:author="Jane Kohlhoff" w:date="2024-06-11T12:33:00Z" w16du:dateUtc="2024-06-11T02:33:00Z">
              <w:r w:rsidR="00CB6ABA" w:rsidDel="000344B8">
                <w:rPr>
                  <w:sz w:val="15"/>
                  <w:szCs w:val="15"/>
                </w:rPr>
                <w:delText>0</w:delText>
              </w:r>
            </w:del>
          </w:p>
          <w:p w14:paraId="2560CD25" w14:textId="5F7DDB40" w:rsidR="00CB6ABA" w:rsidRPr="00716D00" w:rsidRDefault="000344B8" w:rsidP="00CB6ABA">
            <w:pPr>
              <w:rPr>
                <w:sz w:val="15"/>
                <w:szCs w:val="15"/>
              </w:rPr>
            </w:pPr>
            <w:del w:id="739" w:author="Jane Kohlhoff" w:date="2024-06-11T12:33:00Z" w16du:dateUtc="2024-06-11T02:33:00Z">
              <w:r w:rsidRPr="000344B8" w:rsidDel="000344B8">
                <w:rPr>
                  <w:i/>
                  <w:iCs/>
                  <w:sz w:val="15"/>
                  <w:szCs w:val="15"/>
                  <w:rPrChange w:id="740" w:author="Jane Kohlhoff" w:date="2024-06-11T12:33:00Z" w16du:dateUtc="2024-06-11T02:33:00Z">
                    <w:rPr>
                      <w:sz w:val="15"/>
                      <w:szCs w:val="15"/>
                    </w:rPr>
                  </w:rPrChange>
                </w:rPr>
                <w:delText>D</w:delText>
              </w:r>
            </w:del>
            <w:ins w:id="741" w:author="Jane Kohlhoff" w:date="2024-06-11T12:33:00Z" w16du:dateUtc="2024-06-11T02:33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5C3A7C">
              <w:rPr>
                <w:sz w:val="15"/>
                <w:szCs w:val="15"/>
              </w:rPr>
              <w:t>=</w:t>
            </w:r>
            <w:ins w:id="742" w:author="Jane Kohlhoff" w:date="2024-06-11T12:33:00Z" w16du:dateUtc="2024-06-11T02:33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5C3A7C">
              <w:rPr>
                <w:sz w:val="15"/>
                <w:szCs w:val="15"/>
              </w:rPr>
              <w:t>0.</w:t>
            </w:r>
            <w:del w:id="743" w:author="Jane Kohlhoff" w:date="2024-06-11T12:33:00Z" w16du:dateUtc="2024-06-11T02:33:00Z">
              <w:r w:rsidR="00CB6ABA" w:rsidDel="000344B8">
                <w:rPr>
                  <w:sz w:val="15"/>
                  <w:szCs w:val="15"/>
                </w:rPr>
                <w:delText>575</w:delText>
              </w:r>
            </w:del>
            <w:ins w:id="744" w:author="Jane Kohlhoff" w:date="2024-06-11T12:33:00Z" w16du:dateUtc="2024-06-11T02:33:00Z">
              <w:r>
                <w:rPr>
                  <w:sz w:val="15"/>
                  <w:szCs w:val="15"/>
                </w:rPr>
                <w:t>5</w:t>
              </w:r>
              <w:r>
                <w:rPr>
                  <w:sz w:val="15"/>
                  <w:szCs w:val="15"/>
                </w:rPr>
                <w:t>6</w:t>
              </w:r>
            </w:ins>
          </w:p>
        </w:tc>
        <w:tc>
          <w:tcPr>
            <w:tcW w:w="708" w:type="dxa"/>
            <w:tcPrChange w:id="745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0DAABF9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13.68 (5.31)</w:t>
            </w:r>
          </w:p>
        </w:tc>
        <w:tc>
          <w:tcPr>
            <w:tcW w:w="709" w:type="dxa"/>
            <w:tcPrChange w:id="746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6A83B6D9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11.69 (3.36)</w:t>
            </w:r>
          </w:p>
        </w:tc>
        <w:tc>
          <w:tcPr>
            <w:tcW w:w="935" w:type="dxa"/>
            <w:gridSpan w:val="2"/>
            <w:tcPrChange w:id="747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5A0AA43B" w14:textId="18EFF5F0" w:rsidR="00CB6ABA" w:rsidRPr="00716D00" w:rsidRDefault="000344B8" w:rsidP="00CB6ABA">
            <w:pPr>
              <w:rPr>
                <w:sz w:val="15"/>
                <w:szCs w:val="15"/>
              </w:rPr>
            </w:pPr>
            <w:del w:id="748" w:author="Jane Kohlhoff" w:date="2024-06-11T12:35:00Z" w16du:dateUtc="2024-06-11T02:35:00Z">
              <w:r w:rsidRPr="00716D00" w:rsidDel="000344B8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749" w:author="Jane Kohlhoff" w:date="2024-06-11T12:35:00Z" w16du:dateUtc="2024-06-11T02:35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750" w:author="Jane Kohlhoff" w:date="2024-06-11T12:35:00Z" w16du:dateUtc="2024-06-11T02:35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.05</w:t>
            </w:r>
            <w:del w:id="751" w:author="Jane Kohlhoff" w:date="2024-06-11T12:35:00Z" w16du:dateUtc="2024-06-11T02:35:00Z">
              <w:r w:rsidR="00CB6ABA" w:rsidRPr="00716D00" w:rsidDel="000344B8">
                <w:rPr>
                  <w:sz w:val="15"/>
                  <w:szCs w:val="15"/>
                </w:rPr>
                <w:delText>4</w:delText>
              </w:r>
            </w:del>
          </w:p>
          <w:p w14:paraId="654B5FDF" w14:textId="44F97021" w:rsidR="00CB6ABA" w:rsidRPr="00716D00" w:rsidRDefault="000344B8" w:rsidP="00CB6ABA">
            <w:pPr>
              <w:rPr>
                <w:sz w:val="15"/>
                <w:szCs w:val="15"/>
              </w:rPr>
            </w:pPr>
            <w:del w:id="752" w:author="Jane Kohlhoff" w:date="2024-06-11T12:35:00Z" w16du:dateUtc="2024-06-11T02:35:00Z">
              <w:r w:rsidRPr="00716D00" w:rsidDel="000344B8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753" w:author="Jane Kohlhoff" w:date="2024-06-11T12:35:00Z" w16du:dateUtc="2024-06-11T02:35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754" w:author="Jane Kohlhoff" w:date="2024-06-11T12:35:00Z" w16du:dateUtc="2024-06-11T02:35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.38</w:t>
            </w:r>
          </w:p>
        </w:tc>
        <w:tc>
          <w:tcPr>
            <w:tcW w:w="570" w:type="dxa"/>
            <w:tcPrChange w:id="755" w:author="Jane Kohlhoff" w:date="2024-06-11T12:37:00Z" w16du:dateUtc="2024-06-11T02:37:00Z">
              <w:tcPr>
                <w:tcW w:w="570" w:type="dxa"/>
                <w:gridSpan w:val="4"/>
              </w:tcPr>
            </w:tcPrChange>
          </w:tcPr>
          <w:p w14:paraId="17A9D23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89" w:type="dxa"/>
            <w:tcPrChange w:id="756" w:author="Jane Kohlhoff" w:date="2024-06-11T12:37:00Z" w16du:dateUtc="2024-06-11T02:37:00Z">
              <w:tcPr>
                <w:tcW w:w="989" w:type="dxa"/>
                <w:gridSpan w:val="4"/>
              </w:tcPr>
            </w:tcPrChange>
          </w:tcPr>
          <w:p w14:paraId="68F1760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  <w:tcPrChange w:id="757" w:author="Jane Kohlhoff" w:date="2024-06-11T12:37:00Z" w16du:dateUtc="2024-06-11T02:37:00Z">
              <w:tcPr>
                <w:tcW w:w="992" w:type="dxa"/>
                <w:gridSpan w:val="4"/>
              </w:tcPr>
            </w:tcPrChange>
          </w:tcPr>
          <w:p w14:paraId="12497DF4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3" w:type="dxa"/>
            <w:tcPrChange w:id="758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36E8C6A5" w14:textId="7CEF0459" w:rsidR="00CB6ABA" w:rsidRPr="00716D00" w:rsidRDefault="00383EB7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9C4627">
              <w:rPr>
                <w:i/>
                <w:iCs/>
                <w:sz w:val="15"/>
                <w:szCs w:val="15"/>
                <w:rPrChange w:id="759" w:author="Jane Kohlhoff" w:date="2024-06-11T12:53:00Z" w16du:dateUtc="2024-06-11T02:53:00Z">
                  <w:rPr>
                    <w:sz w:val="15"/>
                    <w:szCs w:val="15"/>
                  </w:rPr>
                </w:rPrChange>
              </w:rPr>
              <w:t>p</w:t>
            </w:r>
            <w:ins w:id="760" w:author="Jane Kohlhoff" w:date="2024-06-11T12:54:00Z" w16du:dateUtc="2024-06-11T02:54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761" w:author="Jane Kohlhoff" w:date="2024-06-11T12:54:00Z" w16du:dateUtc="2024-06-11T02:54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</w:t>
            </w:r>
            <w:r w:rsidR="00494635">
              <w:rPr>
                <w:sz w:val="15"/>
                <w:szCs w:val="15"/>
              </w:rPr>
              <w:t>49</w:t>
            </w:r>
            <w:del w:id="762" w:author="Jane Kohlhoff" w:date="2024-06-11T12:54:00Z" w16du:dateUtc="2024-06-11T02:54:00Z">
              <w:r w:rsidR="00494635" w:rsidDel="009C4627">
                <w:rPr>
                  <w:sz w:val="15"/>
                  <w:szCs w:val="15"/>
                </w:rPr>
                <w:delText>0</w:delText>
              </w:r>
            </w:del>
          </w:p>
        </w:tc>
      </w:tr>
      <w:tr w:rsidR="000344B8" w:rsidRPr="00716D00" w14:paraId="5D74FDE7" w14:textId="2E608F56" w:rsidTr="000344B8">
        <w:tblPrEx>
          <w:tblPrExChange w:id="763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764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765" w:author="Jane Kohlhoff" w:date="2024-06-11T12:37:00Z" w16du:dateUtc="2024-06-11T02:37:00Z">
              <w:tcPr>
                <w:tcW w:w="1132" w:type="dxa"/>
              </w:tcPr>
            </w:tcPrChange>
          </w:tcPr>
          <w:p w14:paraId="2C4D4699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Hostile parenting</w:t>
            </w:r>
          </w:p>
        </w:tc>
        <w:tc>
          <w:tcPr>
            <w:tcW w:w="988" w:type="dxa"/>
            <w:tcPrChange w:id="766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2B9A22EA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 xml:space="preserve">LSAC- hostility </w:t>
            </w:r>
          </w:p>
        </w:tc>
        <w:tc>
          <w:tcPr>
            <w:tcW w:w="708" w:type="dxa"/>
            <w:tcPrChange w:id="767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533A41D9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13.30 (10.81)</w:t>
            </w:r>
          </w:p>
        </w:tc>
        <w:tc>
          <w:tcPr>
            <w:tcW w:w="708" w:type="dxa"/>
            <w:tcPrChange w:id="768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7CFD0FA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10.27 (8.28)</w:t>
            </w:r>
          </w:p>
        </w:tc>
        <w:tc>
          <w:tcPr>
            <w:tcW w:w="709" w:type="dxa"/>
            <w:tcPrChange w:id="769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134F44A1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14.06 (11.14)</w:t>
            </w:r>
          </w:p>
        </w:tc>
        <w:tc>
          <w:tcPr>
            <w:tcW w:w="1105" w:type="dxa"/>
            <w:tcPrChange w:id="770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630893CD" w14:textId="70E3F789" w:rsidR="00CB6ABA" w:rsidRPr="00716D00" w:rsidRDefault="008A79AD" w:rsidP="00CB6ABA">
            <w:pPr>
              <w:rPr>
                <w:sz w:val="15"/>
                <w:szCs w:val="15"/>
              </w:rPr>
            </w:pPr>
            <w:del w:id="771" w:author="Jane Kohlhoff" w:date="2024-06-11T12:22:00Z" w16du:dateUtc="2024-06-11T02:22:00Z">
              <w:r w:rsidRPr="00716D00" w:rsidDel="008A79AD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772" w:author="Jane Kohlhoff" w:date="2024-06-11T12:22:00Z" w16du:dateUtc="2024-06-11T02:22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773" w:author="Jane Kohlhoff" w:date="2024-06-11T12:22:00Z" w16du:dateUtc="2024-06-11T02:22:00Z">
              <w:r>
                <w:rPr>
                  <w:sz w:val="15"/>
                  <w:szCs w:val="15"/>
                </w:rPr>
                <w:t xml:space="preserve"> </w:t>
              </w:r>
            </w:ins>
            <w:ins w:id="774" w:author="Jane Kohlhoff" w:date="2024-06-11T12:28:00Z" w16du:dateUtc="2024-06-11T02:28:00Z">
              <w:r w:rsidR="001814D2">
                <w:rPr>
                  <w:sz w:val="15"/>
                  <w:szCs w:val="15"/>
                </w:rPr>
                <w:t>0</w:t>
              </w:r>
            </w:ins>
            <w:r w:rsidR="00CB6ABA" w:rsidRPr="00716D00">
              <w:rPr>
                <w:sz w:val="15"/>
                <w:szCs w:val="15"/>
              </w:rPr>
              <w:t xml:space="preserve">.46 </w:t>
            </w:r>
          </w:p>
          <w:p w14:paraId="5B1B0BF8" w14:textId="37F137CA" w:rsidR="00CB6ABA" w:rsidRPr="00716D00" w:rsidRDefault="008A79AD" w:rsidP="00CB6ABA">
            <w:pPr>
              <w:rPr>
                <w:sz w:val="15"/>
                <w:szCs w:val="15"/>
              </w:rPr>
            </w:pPr>
            <w:del w:id="775" w:author="Jane Kohlhoff" w:date="2024-06-11T12:22:00Z" w16du:dateUtc="2024-06-11T02:22:00Z">
              <w:r w:rsidRPr="00716D00" w:rsidDel="008A79AD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776" w:author="Jane Kohlhoff" w:date="2024-06-11T12:22:00Z" w16du:dateUtc="2024-06-11T02:22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 xml:space="preserve">= </w:t>
            </w:r>
            <w:ins w:id="777" w:author="Jane Kohlhoff" w:date="2024-06-11T12:28:00Z" w16du:dateUtc="2024-06-11T02:28:00Z">
              <w:r w:rsidR="001814D2">
                <w:rPr>
                  <w:sz w:val="15"/>
                  <w:szCs w:val="15"/>
                </w:rPr>
                <w:t>0</w:t>
              </w:r>
            </w:ins>
            <w:r w:rsidR="00CB6ABA" w:rsidRPr="00716D00">
              <w:rPr>
                <w:sz w:val="15"/>
                <w:szCs w:val="15"/>
              </w:rPr>
              <w:t>.25</w:t>
            </w:r>
          </w:p>
        </w:tc>
        <w:tc>
          <w:tcPr>
            <w:tcW w:w="1024" w:type="dxa"/>
            <w:tcPrChange w:id="778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440F2432" w14:textId="44251EDE" w:rsidR="00470C32" w:rsidRPr="005E02BF" w:rsidRDefault="00FB0CE8" w:rsidP="00470C32">
            <w:pPr>
              <w:rPr>
                <w:ins w:id="779" w:author="Jane Kohlhoff" w:date="2024-06-11T12:14:00Z" w16du:dateUtc="2024-06-11T02:14:00Z"/>
                <w:sz w:val="15"/>
                <w:szCs w:val="15"/>
              </w:rPr>
            </w:pPr>
            <w:ins w:id="780" w:author="Jane Kohlhoff" w:date="2024-06-11T12:26:00Z" w16du:dateUtc="2024-06-11T02:26:00Z">
              <w:r>
                <w:rPr>
                  <w:i/>
                  <w:iCs/>
                  <w:sz w:val="15"/>
                  <w:szCs w:val="15"/>
                </w:rPr>
                <w:t xml:space="preserve">p </w:t>
              </w:r>
            </w:ins>
            <w:ins w:id="781" w:author="Jane Kohlhoff" w:date="2024-06-11T12:27:00Z" w16du:dateUtc="2024-06-11T02:27:00Z">
              <w:r w:rsidR="00176F36">
                <w:rPr>
                  <w:sz w:val="15"/>
                  <w:szCs w:val="15"/>
                </w:rPr>
                <w:t xml:space="preserve">&gt; </w:t>
              </w:r>
              <w:r w:rsidR="00176F36" w:rsidRPr="009D7129">
                <w:rPr>
                  <w:sz w:val="15"/>
                  <w:szCs w:val="15"/>
                </w:rPr>
                <w:t>0.</w:t>
              </w:r>
              <w:r w:rsidR="00176F36">
                <w:rPr>
                  <w:sz w:val="15"/>
                  <w:szCs w:val="15"/>
                </w:rPr>
                <w:t>99</w:t>
              </w:r>
            </w:ins>
          </w:p>
          <w:p w14:paraId="1D3F5B77" w14:textId="4D68F099" w:rsidR="00CB6ABA" w:rsidRPr="00716D00" w:rsidRDefault="00470C32" w:rsidP="00470C32">
            <w:pPr>
              <w:rPr>
                <w:sz w:val="15"/>
                <w:szCs w:val="15"/>
              </w:rPr>
            </w:pPr>
            <w:ins w:id="782" w:author="Jane Kohlhoff" w:date="2024-06-11T12:14:00Z" w16du:dateUtc="2024-06-11T02:14:00Z">
              <w:r w:rsidRPr="00176F36">
                <w:rPr>
                  <w:i/>
                  <w:iCs/>
                  <w:sz w:val="15"/>
                  <w:szCs w:val="15"/>
                  <w:rPrChange w:id="783" w:author="Jane Kohlhoff" w:date="2024-06-11T12:27:00Z" w16du:dateUtc="2024-06-11T02:27:00Z">
                    <w:rPr>
                      <w:sz w:val="15"/>
                      <w:szCs w:val="15"/>
                    </w:rPr>
                  </w:rPrChange>
                </w:rPr>
                <w:t>d</w:t>
              </w:r>
            </w:ins>
            <w:ins w:id="784" w:author="Jane Kohlhoff" w:date="2024-06-11T12:26:00Z" w16du:dateUtc="2024-06-11T02:26:00Z">
              <w:r w:rsidR="00FB0CE8" w:rsidRPr="00176F36">
                <w:rPr>
                  <w:i/>
                  <w:iCs/>
                  <w:sz w:val="15"/>
                  <w:szCs w:val="15"/>
                  <w:rPrChange w:id="785" w:author="Jane Kohlhoff" w:date="2024-06-11T12:27:00Z" w16du:dateUtc="2024-06-11T02:27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ins w:id="786" w:author="Jane Kohlhoff" w:date="2024-06-11T12:14:00Z" w16du:dateUtc="2024-06-11T02:14:00Z">
              <w:r w:rsidRPr="005E02BF">
                <w:rPr>
                  <w:sz w:val="15"/>
                  <w:szCs w:val="15"/>
                </w:rPr>
                <w:t>=</w:t>
              </w:r>
            </w:ins>
            <w:ins w:id="787" w:author="Jane Kohlhoff" w:date="2024-06-11T12:26:00Z" w16du:dateUtc="2024-06-11T02:26:00Z">
              <w:r w:rsidR="00FB0CE8">
                <w:rPr>
                  <w:sz w:val="15"/>
                  <w:szCs w:val="15"/>
                </w:rPr>
                <w:t xml:space="preserve"> </w:t>
              </w:r>
            </w:ins>
            <w:ins w:id="788" w:author="Jane Kohlhoff" w:date="2024-06-11T12:14:00Z" w16du:dateUtc="2024-06-11T02:14:00Z">
              <w:r w:rsidRPr="005E02BF">
                <w:rPr>
                  <w:sz w:val="15"/>
                  <w:szCs w:val="15"/>
                </w:rPr>
                <w:t>0.</w:t>
              </w:r>
            </w:ins>
            <w:ins w:id="789" w:author="Jane Kohlhoff" w:date="2024-06-11T12:15:00Z" w16du:dateUtc="2024-06-11T02:15:00Z">
              <w:r w:rsidR="0002557B">
                <w:rPr>
                  <w:sz w:val="15"/>
                  <w:szCs w:val="15"/>
                </w:rPr>
                <w:t>05</w:t>
              </w:r>
            </w:ins>
          </w:p>
        </w:tc>
        <w:tc>
          <w:tcPr>
            <w:tcW w:w="708" w:type="dxa"/>
            <w:tcPrChange w:id="790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22A49CA7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16.79 (10.47)</w:t>
            </w:r>
          </w:p>
        </w:tc>
        <w:tc>
          <w:tcPr>
            <w:tcW w:w="709" w:type="dxa"/>
            <w:tcPrChange w:id="791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201A83E4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16.08 (10.31)</w:t>
            </w:r>
          </w:p>
        </w:tc>
        <w:tc>
          <w:tcPr>
            <w:tcW w:w="709" w:type="dxa"/>
            <w:tcPrChange w:id="792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344297C6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14.80 (8.61)</w:t>
            </w:r>
          </w:p>
        </w:tc>
        <w:tc>
          <w:tcPr>
            <w:tcW w:w="1018" w:type="dxa"/>
            <w:tcPrChange w:id="793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32EB92EE" w14:textId="77777777" w:rsidR="000344B8" w:rsidRPr="004C631C" w:rsidRDefault="000344B8" w:rsidP="000344B8">
            <w:pPr>
              <w:rPr>
                <w:ins w:id="794" w:author="Jane Kohlhoff" w:date="2024-06-11T12:36:00Z" w16du:dateUtc="2024-06-11T02:36:00Z"/>
                <w:sz w:val="15"/>
                <w:szCs w:val="15"/>
              </w:rPr>
            </w:pPr>
            <w:ins w:id="795" w:author="Jane Kohlhoff" w:date="2024-06-11T12:36:00Z" w16du:dateUtc="2024-06-11T02:36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</w:p>
          <w:p w14:paraId="79C54784" w14:textId="3C2D5A3C" w:rsidR="00CB6ABA" w:rsidRPr="00716D00" w:rsidDel="000344B8" w:rsidRDefault="006322A3" w:rsidP="00CB6ABA">
            <w:pPr>
              <w:rPr>
                <w:del w:id="796" w:author="Jane Kohlhoff" w:date="2024-06-11T12:36:00Z" w16du:dateUtc="2024-06-11T02:36:00Z"/>
                <w:sz w:val="15"/>
                <w:szCs w:val="15"/>
              </w:rPr>
            </w:pPr>
            <w:del w:id="797" w:author="Jane Kohlhoff" w:date="2024-06-11T12:30:00Z" w16du:dateUtc="2024-06-11T02:30:00Z">
              <w:r w:rsidRPr="00716D00" w:rsidDel="006322A3">
                <w:rPr>
                  <w:i/>
                  <w:iCs/>
                  <w:sz w:val="15"/>
                  <w:szCs w:val="15"/>
                </w:rPr>
                <w:delText>P</w:delText>
              </w:r>
            </w:del>
            <w:del w:id="798" w:author="Jane Kohlhoff" w:date="2024-06-11T12:36:00Z" w16du:dateUtc="2024-06-11T02:36:00Z">
              <w:r w:rsidR="00CB6ABA" w:rsidRPr="00716D00" w:rsidDel="000344B8">
                <w:rPr>
                  <w:sz w:val="15"/>
                  <w:szCs w:val="15"/>
                </w:rPr>
                <w:delText>=1.00</w:delText>
              </w:r>
            </w:del>
          </w:p>
          <w:p w14:paraId="205582D3" w14:textId="330A90B0" w:rsidR="00CB6ABA" w:rsidRPr="00716D00" w:rsidRDefault="006322A3" w:rsidP="00CB6ABA">
            <w:pPr>
              <w:rPr>
                <w:sz w:val="15"/>
                <w:szCs w:val="15"/>
              </w:rPr>
            </w:pPr>
            <w:del w:id="799" w:author="Jane Kohlhoff" w:date="2024-06-11T12:30:00Z" w16du:dateUtc="2024-06-11T02:30:00Z">
              <w:r w:rsidRPr="00716D00" w:rsidDel="006322A3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800" w:author="Jane Kohlhoff" w:date="2024-06-11T12:30:00Z" w16du:dateUtc="2024-06-11T02:30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 xml:space="preserve">= </w:t>
            </w:r>
            <w:ins w:id="801" w:author="Jane Kohlhoff" w:date="2024-06-11T12:30:00Z" w16du:dateUtc="2024-06-11T02:30:00Z">
              <w:r>
                <w:rPr>
                  <w:sz w:val="15"/>
                  <w:szCs w:val="15"/>
                </w:rPr>
                <w:t>0</w:t>
              </w:r>
            </w:ins>
            <w:r w:rsidR="00CB6ABA" w:rsidRPr="00716D00">
              <w:rPr>
                <w:sz w:val="15"/>
                <w:szCs w:val="15"/>
              </w:rPr>
              <w:t>.21</w:t>
            </w:r>
          </w:p>
        </w:tc>
        <w:tc>
          <w:tcPr>
            <w:tcW w:w="967" w:type="dxa"/>
            <w:tcPrChange w:id="802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356315B4" w14:textId="77777777" w:rsidR="000344B8" w:rsidRPr="004C631C" w:rsidRDefault="000344B8" w:rsidP="000344B8">
            <w:pPr>
              <w:rPr>
                <w:ins w:id="803" w:author="Jane Kohlhoff" w:date="2024-06-11T12:36:00Z" w16du:dateUtc="2024-06-11T02:36:00Z"/>
                <w:sz w:val="15"/>
                <w:szCs w:val="15"/>
              </w:rPr>
            </w:pPr>
            <w:ins w:id="804" w:author="Jane Kohlhoff" w:date="2024-06-11T12:36:00Z" w16du:dateUtc="2024-06-11T02:36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</w:p>
          <w:p w14:paraId="118E52FD" w14:textId="3830E9F7" w:rsidR="00CB6ABA" w:rsidRPr="00716D00" w:rsidRDefault="000344B8" w:rsidP="0002557B">
            <w:pPr>
              <w:rPr>
                <w:sz w:val="15"/>
                <w:szCs w:val="15"/>
              </w:rPr>
            </w:pPr>
            <w:ins w:id="805" w:author="Jane Kohlhoff" w:date="2024-06-11T12:33:00Z" w16du:dateUtc="2024-06-11T02:33:00Z">
              <w:r w:rsidRPr="000344B8">
                <w:rPr>
                  <w:i/>
                  <w:iCs/>
                  <w:sz w:val="15"/>
                  <w:szCs w:val="15"/>
                  <w:rPrChange w:id="806" w:author="Jane Kohlhoff" w:date="2024-06-11T12:33:00Z" w16du:dateUtc="2024-06-11T02:33:00Z">
                    <w:rPr>
                      <w:sz w:val="15"/>
                      <w:szCs w:val="15"/>
                    </w:rPr>
                  </w:rPrChange>
                </w:rPr>
                <w:t>d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ins w:id="807" w:author="Jane Kohlhoff" w:date="2024-06-11T12:15:00Z" w16du:dateUtc="2024-06-11T02:15:00Z">
              <w:r w:rsidR="0002557B" w:rsidRPr="005E02BF">
                <w:rPr>
                  <w:sz w:val="15"/>
                  <w:szCs w:val="15"/>
                </w:rPr>
                <w:t>=</w:t>
              </w:r>
            </w:ins>
            <w:ins w:id="808" w:author="Jane Kohlhoff" w:date="2024-06-11T12:33:00Z" w16du:dateUtc="2024-06-11T02:33:00Z">
              <w:r>
                <w:rPr>
                  <w:sz w:val="15"/>
                  <w:szCs w:val="15"/>
                </w:rPr>
                <w:t xml:space="preserve"> </w:t>
              </w:r>
            </w:ins>
            <w:ins w:id="809" w:author="Jane Kohlhoff" w:date="2024-06-11T12:15:00Z" w16du:dateUtc="2024-06-11T02:15:00Z">
              <w:r w:rsidR="0002557B">
                <w:rPr>
                  <w:sz w:val="15"/>
                  <w:szCs w:val="15"/>
                </w:rPr>
                <w:t>0.11</w:t>
              </w:r>
            </w:ins>
          </w:p>
        </w:tc>
        <w:tc>
          <w:tcPr>
            <w:tcW w:w="708" w:type="dxa"/>
            <w:tcPrChange w:id="810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1C12791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12.85 (10.62)</w:t>
            </w:r>
          </w:p>
        </w:tc>
        <w:tc>
          <w:tcPr>
            <w:tcW w:w="709" w:type="dxa"/>
            <w:tcPrChange w:id="811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0BBB741F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10.36 (5.46)</w:t>
            </w:r>
          </w:p>
        </w:tc>
        <w:tc>
          <w:tcPr>
            <w:tcW w:w="935" w:type="dxa"/>
            <w:gridSpan w:val="2"/>
            <w:tcPrChange w:id="812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31626ECD" w14:textId="2151E707" w:rsidR="00CB6ABA" w:rsidRPr="00716D00" w:rsidRDefault="000344B8" w:rsidP="00CB6ABA">
            <w:pPr>
              <w:rPr>
                <w:sz w:val="15"/>
                <w:szCs w:val="15"/>
              </w:rPr>
            </w:pPr>
            <w:del w:id="813" w:author="Jane Kohlhoff" w:date="2024-06-11T12:35:00Z" w16du:dateUtc="2024-06-11T02:35:00Z">
              <w:r w:rsidRPr="00716D00" w:rsidDel="000344B8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814" w:author="Jane Kohlhoff" w:date="2024-06-11T12:35:00Z" w16du:dateUtc="2024-06-11T02:35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815" w:author="Jane Kohlhoff" w:date="2024-06-11T12:35:00Z" w16du:dateUtc="2024-06-11T02:35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.26</w:t>
            </w:r>
            <w:del w:id="816" w:author="Jane Kohlhoff" w:date="2024-06-11T12:35:00Z" w16du:dateUtc="2024-06-11T02:35:00Z">
              <w:r w:rsidR="00CB6ABA" w:rsidRPr="00716D00" w:rsidDel="000344B8">
                <w:rPr>
                  <w:sz w:val="15"/>
                  <w:szCs w:val="15"/>
                </w:rPr>
                <w:delText>2</w:delText>
              </w:r>
            </w:del>
          </w:p>
          <w:p w14:paraId="28418863" w14:textId="627F3F08" w:rsidR="00CB6ABA" w:rsidRPr="00716D00" w:rsidRDefault="000344B8" w:rsidP="00CB6ABA">
            <w:pPr>
              <w:rPr>
                <w:sz w:val="15"/>
                <w:szCs w:val="15"/>
              </w:rPr>
            </w:pPr>
            <w:del w:id="817" w:author="Jane Kohlhoff" w:date="2024-06-11T12:35:00Z" w16du:dateUtc="2024-06-11T02:35:00Z">
              <w:r w:rsidRPr="00716D00" w:rsidDel="000344B8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818" w:author="Jane Kohlhoff" w:date="2024-06-11T12:35:00Z" w16du:dateUtc="2024-06-11T02:35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 .32</w:t>
            </w:r>
          </w:p>
        </w:tc>
        <w:tc>
          <w:tcPr>
            <w:tcW w:w="570" w:type="dxa"/>
            <w:shd w:val="clear" w:color="auto" w:fill="auto"/>
            <w:tcPrChange w:id="819" w:author="Jane Kohlhoff" w:date="2024-06-11T12:37:00Z" w16du:dateUtc="2024-06-11T02:37:00Z">
              <w:tcPr>
                <w:tcW w:w="570" w:type="dxa"/>
                <w:gridSpan w:val="4"/>
                <w:shd w:val="clear" w:color="auto" w:fill="auto"/>
              </w:tcPr>
            </w:tcPrChange>
          </w:tcPr>
          <w:p w14:paraId="751A169A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89" w:type="dxa"/>
            <w:shd w:val="clear" w:color="auto" w:fill="auto"/>
            <w:tcPrChange w:id="820" w:author="Jane Kohlhoff" w:date="2024-06-11T12:37:00Z" w16du:dateUtc="2024-06-11T02:37:00Z">
              <w:tcPr>
                <w:tcW w:w="989" w:type="dxa"/>
                <w:gridSpan w:val="4"/>
                <w:shd w:val="clear" w:color="auto" w:fill="auto"/>
              </w:tcPr>
            </w:tcPrChange>
          </w:tcPr>
          <w:p w14:paraId="04E20D9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  <w:p w14:paraId="6F2FB583" w14:textId="77777777" w:rsidR="00CB6ABA" w:rsidRPr="00716D00" w:rsidRDefault="00CB6ABA" w:rsidP="00CB6ABA">
            <w:pPr>
              <w:rPr>
                <w:sz w:val="15"/>
                <w:szCs w:val="15"/>
              </w:rPr>
            </w:pPr>
          </w:p>
        </w:tc>
        <w:tc>
          <w:tcPr>
            <w:tcW w:w="992" w:type="dxa"/>
            <w:shd w:val="clear" w:color="auto" w:fill="auto"/>
            <w:tcPrChange w:id="821" w:author="Jane Kohlhoff" w:date="2024-06-11T12:37:00Z" w16du:dateUtc="2024-06-11T02:37:00Z">
              <w:tcPr>
                <w:tcW w:w="992" w:type="dxa"/>
                <w:gridSpan w:val="4"/>
                <w:shd w:val="clear" w:color="auto" w:fill="auto"/>
              </w:tcPr>
            </w:tcPrChange>
          </w:tcPr>
          <w:p w14:paraId="14535F2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3" w:type="dxa"/>
            <w:tcPrChange w:id="822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49678FC9" w14:textId="43E311A4" w:rsidR="00CB6ABA" w:rsidRPr="00716D00" w:rsidRDefault="009B5B63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9C4627">
              <w:rPr>
                <w:i/>
                <w:iCs/>
                <w:sz w:val="15"/>
                <w:szCs w:val="15"/>
                <w:rPrChange w:id="823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p</w:t>
            </w:r>
            <w:ins w:id="824" w:author="Jane Kohlhoff" w:date="2024-06-11T12:54:00Z" w16du:dateUtc="2024-06-11T02:54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825" w:author="Jane Kohlhoff" w:date="2024-06-11T12:54:00Z" w16du:dateUtc="2024-06-11T02:54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0.4</w:t>
            </w:r>
            <w:ins w:id="826" w:author="Jane Kohlhoff" w:date="2024-06-11T12:54:00Z" w16du:dateUtc="2024-06-11T02:54:00Z">
              <w:r w:rsidR="009C4627">
                <w:rPr>
                  <w:sz w:val="15"/>
                  <w:szCs w:val="15"/>
                </w:rPr>
                <w:t>6</w:t>
              </w:r>
            </w:ins>
            <w:del w:id="827" w:author="Jane Kohlhoff" w:date="2024-06-11T12:54:00Z" w16du:dateUtc="2024-06-11T02:54:00Z">
              <w:r w:rsidDel="009C4627">
                <w:rPr>
                  <w:sz w:val="15"/>
                  <w:szCs w:val="15"/>
                </w:rPr>
                <w:delText>56</w:delText>
              </w:r>
            </w:del>
          </w:p>
        </w:tc>
      </w:tr>
      <w:tr w:rsidR="000344B8" w:rsidRPr="00716D00" w14:paraId="0619945D" w14:textId="56980C9E" w:rsidTr="000344B8">
        <w:tblPrEx>
          <w:tblPrExChange w:id="828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829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830" w:author="Jane Kohlhoff" w:date="2024-06-11T12:37:00Z" w16du:dateUtc="2024-06-11T02:37:00Z">
              <w:tcPr>
                <w:tcW w:w="1132" w:type="dxa"/>
              </w:tcPr>
            </w:tcPrChange>
          </w:tcPr>
          <w:p w14:paraId="6C3D785B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Child abuse potential</w:t>
            </w:r>
          </w:p>
          <w:p w14:paraId="0D3F3B6A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88" w:type="dxa"/>
            <w:tcPrChange w:id="831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4DD70AD4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BCAP </w:t>
            </w:r>
          </w:p>
          <w:p w14:paraId="4DC73F21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sz w:val="15"/>
                <w:szCs w:val="15"/>
              </w:rPr>
            </w:pPr>
          </w:p>
        </w:tc>
        <w:tc>
          <w:tcPr>
            <w:tcW w:w="708" w:type="dxa"/>
            <w:tcPrChange w:id="832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6FCDC634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5.83 (4.83)</w:t>
            </w:r>
          </w:p>
        </w:tc>
        <w:tc>
          <w:tcPr>
            <w:tcW w:w="708" w:type="dxa"/>
            <w:tcPrChange w:id="833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4439A456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4.70 (3.32)</w:t>
            </w:r>
          </w:p>
        </w:tc>
        <w:tc>
          <w:tcPr>
            <w:tcW w:w="709" w:type="dxa"/>
            <w:tcPrChange w:id="834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7262635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5.94 (5.33)</w:t>
            </w:r>
          </w:p>
        </w:tc>
        <w:tc>
          <w:tcPr>
            <w:tcW w:w="1105" w:type="dxa"/>
            <w:tcPrChange w:id="835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438AC4BF" w14:textId="3F4C7C61" w:rsidR="00CB6ABA" w:rsidRPr="00716D00" w:rsidRDefault="008A79AD" w:rsidP="00CB6ABA">
            <w:pPr>
              <w:rPr>
                <w:sz w:val="15"/>
                <w:szCs w:val="15"/>
              </w:rPr>
            </w:pPr>
            <w:del w:id="836" w:author="Jane Kohlhoff" w:date="2024-06-11T12:23:00Z" w16du:dateUtc="2024-06-11T02:23:00Z">
              <w:r w:rsidRPr="00716D00" w:rsidDel="008A79AD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837" w:author="Jane Kohlhoff" w:date="2024-06-11T12:23:00Z" w16du:dateUtc="2024-06-11T02:23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838" w:author="Jane Kohlhoff" w:date="2024-06-11T12:22:00Z" w16du:dateUtc="2024-06-11T02:22:00Z">
              <w:r>
                <w:rPr>
                  <w:sz w:val="15"/>
                  <w:szCs w:val="15"/>
                </w:rPr>
                <w:t xml:space="preserve"> </w:t>
              </w:r>
            </w:ins>
            <w:r w:rsidR="00CB6ABA">
              <w:rPr>
                <w:sz w:val="15"/>
                <w:szCs w:val="15"/>
              </w:rPr>
              <w:t>0.80</w:t>
            </w:r>
          </w:p>
          <w:p w14:paraId="3DAAA4D6" w14:textId="62E6EAA6" w:rsidR="00CB6ABA" w:rsidRPr="00716D00" w:rsidRDefault="008A79AD" w:rsidP="00CB6ABA">
            <w:pPr>
              <w:rPr>
                <w:sz w:val="15"/>
                <w:szCs w:val="15"/>
              </w:rPr>
            </w:pPr>
            <w:del w:id="839" w:author="Jane Kohlhoff" w:date="2024-06-11T12:23:00Z" w16du:dateUtc="2024-06-11T02:23:00Z">
              <w:r w:rsidRPr="00716D00" w:rsidDel="008A79AD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840" w:author="Jane Kohlhoff" w:date="2024-06-11T12:23:00Z" w16du:dateUtc="2024-06-11T02:23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841" w:author="Jane Kohlhoff" w:date="2024-06-11T12:23:00Z" w16du:dateUtc="2024-06-11T02:23:00Z">
              <w:r>
                <w:rPr>
                  <w:sz w:val="15"/>
                  <w:szCs w:val="15"/>
                </w:rPr>
                <w:t xml:space="preserve"> </w:t>
              </w:r>
            </w:ins>
            <w:ins w:id="842" w:author="Jane Kohlhoff" w:date="2024-06-11T12:28:00Z" w16du:dateUtc="2024-06-11T02:28:00Z">
              <w:r w:rsidR="001814D2">
                <w:rPr>
                  <w:sz w:val="15"/>
                  <w:szCs w:val="15"/>
                </w:rPr>
                <w:t>0</w:t>
              </w:r>
            </w:ins>
            <w:r w:rsidR="00CB6ABA" w:rsidRPr="00716D00">
              <w:rPr>
                <w:sz w:val="15"/>
                <w:szCs w:val="15"/>
              </w:rPr>
              <w:t>.</w:t>
            </w:r>
            <w:r w:rsidR="00CB6ABA">
              <w:rPr>
                <w:sz w:val="15"/>
                <w:szCs w:val="15"/>
              </w:rPr>
              <w:t>14</w:t>
            </w:r>
          </w:p>
        </w:tc>
        <w:tc>
          <w:tcPr>
            <w:tcW w:w="1024" w:type="dxa"/>
            <w:tcPrChange w:id="843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69662AF5" w14:textId="43FA7D8A" w:rsidR="00CB6ABA" w:rsidRPr="00520976" w:rsidRDefault="00176F36" w:rsidP="00CB6ABA">
            <w:pPr>
              <w:rPr>
                <w:sz w:val="15"/>
                <w:szCs w:val="15"/>
              </w:rPr>
            </w:pPr>
            <w:del w:id="844" w:author="Jane Kohlhoff" w:date="2024-06-11T12:26:00Z" w16du:dateUtc="2024-06-11T02:26:00Z">
              <w:r w:rsidRPr="00176F36" w:rsidDel="00176F36">
                <w:rPr>
                  <w:i/>
                  <w:iCs/>
                  <w:sz w:val="15"/>
                  <w:szCs w:val="15"/>
                  <w:rPrChange w:id="845" w:author="Jane Kohlhoff" w:date="2024-06-11T12:26:00Z" w16du:dateUtc="2024-06-11T02:26:00Z">
                    <w:rPr>
                      <w:sz w:val="15"/>
                      <w:szCs w:val="15"/>
                    </w:rPr>
                  </w:rPrChange>
                </w:rPr>
                <w:delText>P</w:delText>
              </w:r>
            </w:del>
            <w:ins w:id="846" w:author="Jane Kohlhoff" w:date="2024-06-11T12:26:00Z" w16du:dateUtc="2024-06-11T02:26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CB6ABA">
              <w:rPr>
                <w:sz w:val="15"/>
                <w:szCs w:val="15"/>
              </w:rPr>
              <w:t>&gt;</w:t>
            </w:r>
            <w:ins w:id="847" w:author="Jane Kohlhoff" w:date="2024-06-11T12:26:00Z" w16du:dateUtc="2024-06-11T02:26:00Z">
              <w:r>
                <w:rPr>
                  <w:sz w:val="15"/>
                  <w:szCs w:val="15"/>
                </w:rPr>
                <w:t xml:space="preserve"> </w:t>
              </w:r>
            </w:ins>
            <w:r w:rsidR="00CB6ABA">
              <w:rPr>
                <w:sz w:val="15"/>
                <w:szCs w:val="15"/>
              </w:rPr>
              <w:t>0.99</w:t>
            </w:r>
          </w:p>
          <w:p w14:paraId="64320DA8" w14:textId="60CDE3EC" w:rsidR="00CB6ABA" w:rsidRPr="00716D00" w:rsidRDefault="00CB6ABA" w:rsidP="00CB6ABA">
            <w:pPr>
              <w:rPr>
                <w:sz w:val="15"/>
                <w:szCs w:val="15"/>
              </w:rPr>
            </w:pPr>
            <w:r w:rsidRPr="00176F36">
              <w:rPr>
                <w:i/>
                <w:iCs/>
                <w:sz w:val="15"/>
                <w:szCs w:val="15"/>
                <w:rPrChange w:id="848" w:author="Jane Kohlhoff" w:date="2024-06-11T12:26:00Z" w16du:dateUtc="2024-06-11T02:26:00Z">
                  <w:rPr>
                    <w:sz w:val="15"/>
                    <w:szCs w:val="15"/>
                  </w:rPr>
                </w:rPrChange>
              </w:rPr>
              <w:t>d</w:t>
            </w:r>
            <w:ins w:id="849" w:author="Jane Kohlhoff" w:date="2024-06-11T12:26:00Z" w16du:dateUtc="2024-06-11T02:26:00Z">
              <w:r w:rsidR="00176F36">
                <w:rPr>
                  <w:sz w:val="15"/>
                  <w:szCs w:val="15"/>
                </w:rPr>
                <w:t xml:space="preserve"> </w:t>
              </w:r>
            </w:ins>
            <w:r w:rsidRPr="00520976">
              <w:rPr>
                <w:sz w:val="15"/>
                <w:szCs w:val="15"/>
              </w:rPr>
              <w:t>=</w:t>
            </w:r>
            <w:ins w:id="850" w:author="Jane Kohlhoff" w:date="2024-06-11T12:26:00Z" w16du:dateUtc="2024-06-11T02:26:00Z">
              <w:r w:rsidR="00176F36">
                <w:rPr>
                  <w:sz w:val="15"/>
                  <w:szCs w:val="15"/>
                </w:rPr>
                <w:t xml:space="preserve"> </w:t>
              </w:r>
            </w:ins>
            <w:r w:rsidRPr="00520976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0</w:t>
            </w:r>
            <w:ins w:id="851" w:author="Jane Kohlhoff" w:date="2024-06-11T12:07:00Z" w16du:dateUtc="2024-06-11T02:07:00Z">
              <w:r w:rsidR="001C77FB">
                <w:rPr>
                  <w:sz w:val="15"/>
                  <w:szCs w:val="15"/>
                </w:rPr>
                <w:t>7</w:t>
              </w:r>
            </w:ins>
            <w:del w:id="852" w:author="Jane Kohlhoff" w:date="2024-06-11T12:07:00Z" w16du:dateUtc="2024-06-11T02:07:00Z">
              <w:r w:rsidDel="001C77FB">
                <w:rPr>
                  <w:sz w:val="15"/>
                  <w:szCs w:val="15"/>
                </w:rPr>
                <w:delText>65</w:delText>
              </w:r>
            </w:del>
          </w:p>
        </w:tc>
        <w:tc>
          <w:tcPr>
            <w:tcW w:w="708" w:type="dxa"/>
            <w:tcPrChange w:id="853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6F42D70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7.86 (5.45)</w:t>
            </w:r>
          </w:p>
        </w:tc>
        <w:tc>
          <w:tcPr>
            <w:tcW w:w="709" w:type="dxa"/>
            <w:tcPrChange w:id="854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723FD7B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7.64 (4.95)</w:t>
            </w:r>
          </w:p>
        </w:tc>
        <w:tc>
          <w:tcPr>
            <w:tcW w:w="709" w:type="dxa"/>
            <w:tcPrChange w:id="855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1643A64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6.00 (5.48)</w:t>
            </w:r>
          </w:p>
        </w:tc>
        <w:tc>
          <w:tcPr>
            <w:tcW w:w="1018" w:type="dxa"/>
            <w:tcPrChange w:id="856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55FF7864" w14:textId="77777777" w:rsidR="000344B8" w:rsidRPr="004C631C" w:rsidRDefault="000344B8" w:rsidP="000344B8">
            <w:pPr>
              <w:rPr>
                <w:ins w:id="857" w:author="Jane Kohlhoff" w:date="2024-06-11T12:36:00Z" w16du:dateUtc="2024-06-11T02:36:00Z"/>
                <w:sz w:val="15"/>
                <w:szCs w:val="15"/>
              </w:rPr>
            </w:pPr>
            <w:ins w:id="858" w:author="Jane Kohlhoff" w:date="2024-06-11T12:36:00Z" w16du:dateUtc="2024-06-11T02:36:00Z">
              <w:r w:rsidRPr="001D3075"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sz w:val="15"/>
                  <w:szCs w:val="15"/>
                </w:rPr>
                <w:t xml:space="preserve"> </w:t>
              </w:r>
              <w:r>
                <w:rPr>
                  <w:sz w:val="15"/>
                  <w:szCs w:val="15"/>
                </w:rPr>
                <w:t xml:space="preserve">&gt; </w:t>
              </w:r>
              <w:r w:rsidRPr="007450B3">
                <w:rPr>
                  <w:sz w:val="15"/>
                  <w:szCs w:val="15"/>
                </w:rPr>
                <w:t>0.99</w:t>
              </w:r>
            </w:ins>
          </w:p>
          <w:p w14:paraId="3C4DE18E" w14:textId="194A6488" w:rsidR="00CB6ABA" w:rsidRPr="00716D00" w:rsidDel="000344B8" w:rsidRDefault="006322A3" w:rsidP="00CB6ABA">
            <w:pPr>
              <w:rPr>
                <w:del w:id="859" w:author="Jane Kohlhoff" w:date="2024-06-11T12:36:00Z" w16du:dateUtc="2024-06-11T02:36:00Z"/>
                <w:sz w:val="15"/>
                <w:szCs w:val="15"/>
              </w:rPr>
            </w:pPr>
            <w:del w:id="860" w:author="Jane Kohlhoff" w:date="2024-06-11T12:30:00Z" w16du:dateUtc="2024-06-11T02:30:00Z">
              <w:r w:rsidRPr="00716D00" w:rsidDel="006322A3">
                <w:rPr>
                  <w:i/>
                  <w:iCs/>
                  <w:sz w:val="15"/>
                  <w:szCs w:val="15"/>
                </w:rPr>
                <w:delText>P</w:delText>
              </w:r>
            </w:del>
            <w:del w:id="861" w:author="Jane Kohlhoff" w:date="2024-06-11T12:36:00Z" w16du:dateUtc="2024-06-11T02:36:00Z">
              <w:r w:rsidR="00CB6ABA" w:rsidRPr="00716D00" w:rsidDel="000344B8">
                <w:rPr>
                  <w:sz w:val="15"/>
                  <w:szCs w:val="15"/>
                </w:rPr>
                <w:delText>=</w:delText>
              </w:r>
              <w:r w:rsidR="00CB6ABA" w:rsidDel="000344B8">
                <w:rPr>
                  <w:sz w:val="15"/>
                  <w:szCs w:val="15"/>
                </w:rPr>
                <w:delText>1.00</w:delText>
              </w:r>
            </w:del>
          </w:p>
          <w:p w14:paraId="12D2EB8A" w14:textId="585E5C4E" w:rsidR="00CB6ABA" w:rsidRPr="00716D00" w:rsidRDefault="006322A3" w:rsidP="00CB6ABA">
            <w:pPr>
              <w:rPr>
                <w:sz w:val="15"/>
                <w:szCs w:val="15"/>
              </w:rPr>
            </w:pPr>
            <w:del w:id="862" w:author="Jane Kohlhoff" w:date="2024-06-11T12:30:00Z" w16du:dateUtc="2024-06-11T02:30:00Z">
              <w:r w:rsidRPr="00716D00" w:rsidDel="006322A3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863" w:author="Jane Kohlhoff" w:date="2024-06-11T12:30:00Z" w16du:dateUtc="2024-06-11T02:30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864" w:author="Jane Kohlhoff" w:date="2024-06-11T12:30:00Z" w16du:dateUtc="2024-06-11T02:30:00Z">
              <w:r>
                <w:rPr>
                  <w:sz w:val="15"/>
                  <w:szCs w:val="15"/>
                </w:rPr>
                <w:t xml:space="preserve"> 0</w:t>
              </w:r>
            </w:ins>
            <w:r w:rsidR="00CB6ABA" w:rsidRPr="00716D00">
              <w:rPr>
                <w:sz w:val="15"/>
                <w:szCs w:val="15"/>
              </w:rPr>
              <w:t>.</w:t>
            </w:r>
            <w:r w:rsidR="00CB6ABA">
              <w:rPr>
                <w:sz w:val="15"/>
                <w:szCs w:val="15"/>
              </w:rPr>
              <w:t>13</w:t>
            </w:r>
          </w:p>
        </w:tc>
        <w:tc>
          <w:tcPr>
            <w:tcW w:w="967" w:type="dxa"/>
            <w:tcPrChange w:id="865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14644051" w14:textId="7112BB0F" w:rsidR="00CB6ABA" w:rsidRPr="0085445C" w:rsidRDefault="000344B8" w:rsidP="00CB6ABA">
            <w:pPr>
              <w:rPr>
                <w:sz w:val="15"/>
                <w:szCs w:val="15"/>
              </w:rPr>
            </w:pPr>
            <w:del w:id="866" w:author="Jane Kohlhoff" w:date="2024-06-11T12:34:00Z" w16du:dateUtc="2024-06-11T02:34:00Z">
              <w:r w:rsidRPr="000344B8" w:rsidDel="000344B8">
                <w:rPr>
                  <w:i/>
                  <w:iCs/>
                  <w:sz w:val="15"/>
                  <w:szCs w:val="15"/>
                  <w:rPrChange w:id="867" w:author="Jane Kohlhoff" w:date="2024-06-11T12:33:00Z" w16du:dateUtc="2024-06-11T02:33:00Z">
                    <w:rPr>
                      <w:sz w:val="15"/>
                      <w:szCs w:val="15"/>
                    </w:rPr>
                  </w:rPrChange>
                </w:rPr>
                <w:delText>P</w:delText>
              </w:r>
            </w:del>
            <w:ins w:id="868" w:author="Jane Kohlhoff" w:date="2024-06-11T12:34:00Z" w16du:dateUtc="2024-06-11T02:34:00Z">
              <w:r>
                <w:rPr>
                  <w:i/>
                  <w:iCs/>
                  <w:sz w:val="15"/>
                  <w:szCs w:val="15"/>
                </w:rPr>
                <w:t xml:space="preserve">p </w:t>
              </w:r>
            </w:ins>
            <w:r w:rsidR="00CB6ABA" w:rsidRPr="0085445C">
              <w:rPr>
                <w:sz w:val="15"/>
                <w:szCs w:val="15"/>
              </w:rPr>
              <w:t>=</w:t>
            </w:r>
            <w:ins w:id="869" w:author="Jane Kohlhoff" w:date="2024-06-11T12:33:00Z" w16du:dateUtc="2024-06-11T02:33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85445C">
              <w:rPr>
                <w:sz w:val="15"/>
                <w:szCs w:val="15"/>
              </w:rPr>
              <w:t>0.</w:t>
            </w:r>
            <w:r w:rsidR="00CB6ABA">
              <w:rPr>
                <w:sz w:val="15"/>
                <w:szCs w:val="15"/>
              </w:rPr>
              <w:t>14</w:t>
            </w:r>
            <w:del w:id="870" w:author="Jane Kohlhoff" w:date="2024-06-11T12:33:00Z" w16du:dateUtc="2024-06-11T02:33:00Z">
              <w:r w:rsidR="00CB6ABA" w:rsidDel="000344B8">
                <w:rPr>
                  <w:sz w:val="15"/>
                  <w:szCs w:val="15"/>
                </w:rPr>
                <w:delText>0</w:delText>
              </w:r>
            </w:del>
          </w:p>
          <w:p w14:paraId="42110C52" w14:textId="2F905A50" w:rsidR="00CB6ABA" w:rsidRPr="00716D00" w:rsidRDefault="000344B8" w:rsidP="00CB6ABA">
            <w:pPr>
              <w:rPr>
                <w:sz w:val="15"/>
                <w:szCs w:val="15"/>
              </w:rPr>
            </w:pPr>
            <w:del w:id="871" w:author="Jane Kohlhoff" w:date="2024-06-11T12:34:00Z" w16du:dateUtc="2024-06-11T02:34:00Z">
              <w:r w:rsidRPr="000344B8" w:rsidDel="000344B8">
                <w:rPr>
                  <w:i/>
                  <w:iCs/>
                  <w:sz w:val="15"/>
                  <w:szCs w:val="15"/>
                  <w:rPrChange w:id="872" w:author="Jane Kohlhoff" w:date="2024-06-11T12:33:00Z" w16du:dateUtc="2024-06-11T02:33:00Z">
                    <w:rPr>
                      <w:sz w:val="15"/>
                      <w:szCs w:val="15"/>
                    </w:rPr>
                  </w:rPrChange>
                </w:rPr>
                <w:delText>D</w:delText>
              </w:r>
            </w:del>
            <w:ins w:id="873" w:author="Jane Kohlhoff" w:date="2024-06-11T12:34:00Z" w16du:dateUtc="2024-06-11T02:34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85445C">
              <w:rPr>
                <w:sz w:val="15"/>
                <w:szCs w:val="15"/>
              </w:rPr>
              <w:t>=</w:t>
            </w:r>
            <w:ins w:id="874" w:author="Jane Kohlhoff" w:date="2024-06-11T12:33:00Z" w16du:dateUtc="2024-06-11T02:33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85445C">
              <w:rPr>
                <w:sz w:val="15"/>
                <w:szCs w:val="15"/>
              </w:rPr>
              <w:t>0.</w:t>
            </w:r>
            <w:r w:rsidR="00CB6ABA">
              <w:rPr>
                <w:sz w:val="15"/>
                <w:szCs w:val="15"/>
              </w:rPr>
              <w:t>5</w:t>
            </w:r>
            <w:ins w:id="875" w:author="Jane Kohlhoff" w:date="2024-06-11T12:34:00Z" w16du:dateUtc="2024-06-11T02:34:00Z">
              <w:r>
                <w:rPr>
                  <w:sz w:val="15"/>
                  <w:szCs w:val="15"/>
                </w:rPr>
                <w:t>3</w:t>
              </w:r>
            </w:ins>
            <w:del w:id="876" w:author="Jane Kohlhoff" w:date="2024-06-11T12:34:00Z" w16du:dateUtc="2024-06-11T02:34:00Z">
              <w:r w:rsidR="00CB6ABA" w:rsidDel="000344B8">
                <w:rPr>
                  <w:sz w:val="15"/>
                  <w:szCs w:val="15"/>
                </w:rPr>
                <w:delText>29</w:delText>
              </w:r>
            </w:del>
          </w:p>
        </w:tc>
        <w:tc>
          <w:tcPr>
            <w:tcW w:w="708" w:type="dxa"/>
            <w:tcPrChange w:id="877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23128F37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6.92 (4.75)</w:t>
            </w:r>
          </w:p>
        </w:tc>
        <w:tc>
          <w:tcPr>
            <w:tcW w:w="709" w:type="dxa"/>
            <w:tcPrChange w:id="878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1A0CFA43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5.89 (3.97)</w:t>
            </w:r>
          </w:p>
        </w:tc>
        <w:tc>
          <w:tcPr>
            <w:tcW w:w="935" w:type="dxa"/>
            <w:gridSpan w:val="2"/>
            <w:tcPrChange w:id="879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7EE9A88A" w14:textId="350C0046" w:rsidR="00CB6ABA" w:rsidRPr="00716D00" w:rsidRDefault="000344B8" w:rsidP="00CB6ABA">
            <w:pPr>
              <w:rPr>
                <w:sz w:val="15"/>
                <w:szCs w:val="15"/>
              </w:rPr>
            </w:pPr>
            <w:del w:id="880" w:author="Jane Kohlhoff" w:date="2024-06-11T12:36:00Z" w16du:dateUtc="2024-06-11T02:36:00Z">
              <w:r w:rsidRPr="00716D00" w:rsidDel="000344B8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881" w:author="Jane Kohlhoff" w:date="2024-06-11T12:36:00Z" w16du:dateUtc="2024-06-11T02:36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882" w:author="Jane Kohlhoff" w:date="2024-06-11T12:35:00Z" w16du:dateUtc="2024-06-11T02:35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.</w:t>
            </w:r>
            <w:r w:rsidR="00CB6ABA">
              <w:rPr>
                <w:sz w:val="15"/>
                <w:szCs w:val="15"/>
              </w:rPr>
              <w:t>07</w:t>
            </w:r>
          </w:p>
          <w:p w14:paraId="64F3ABEB" w14:textId="50E87DBD" w:rsidR="00CB6ABA" w:rsidRPr="00716D00" w:rsidRDefault="000344B8" w:rsidP="00CB6ABA">
            <w:pPr>
              <w:rPr>
                <w:sz w:val="15"/>
                <w:szCs w:val="15"/>
              </w:rPr>
            </w:pPr>
            <w:del w:id="883" w:author="Jane Kohlhoff" w:date="2024-06-11T12:36:00Z" w16du:dateUtc="2024-06-11T02:36:00Z">
              <w:r w:rsidRPr="00716D00" w:rsidDel="000344B8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884" w:author="Jane Kohlhoff" w:date="2024-06-11T12:36:00Z" w16du:dateUtc="2024-06-11T02:36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=</w:t>
            </w:r>
            <w:ins w:id="885" w:author="Jane Kohlhoff" w:date="2024-06-11T12:35:00Z" w16du:dateUtc="2024-06-11T02:35:00Z">
              <w:r>
                <w:rPr>
                  <w:sz w:val="15"/>
                  <w:szCs w:val="15"/>
                </w:rPr>
                <w:t xml:space="preserve"> </w:t>
              </w:r>
            </w:ins>
            <w:r w:rsidR="00CB6ABA" w:rsidRPr="00716D00">
              <w:rPr>
                <w:sz w:val="15"/>
                <w:szCs w:val="15"/>
              </w:rPr>
              <w:t>.</w:t>
            </w:r>
            <w:r w:rsidR="00CB6ABA">
              <w:rPr>
                <w:sz w:val="15"/>
                <w:szCs w:val="15"/>
              </w:rPr>
              <w:t>32</w:t>
            </w:r>
          </w:p>
        </w:tc>
        <w:tc>
          <w:tcPr>
            <w:tcW w:w="570" w:type="dxa"/>
            <w:tcPrChange w:id="886" w:author="Jane Kohlhoff" w:date="2024-06-11T12:37:00Z" w16du:dateUtc="2024-06-11T02:37:00Z">
              <w:tcPr>
                <w:tcW w:w="570" w:type="dxa"/>
                <w:gridSpan w:val="4"/>
              </w:tcPr>
            </w:tcPrChange>
          </w:tcPr>
          <w:p w14:paraId="731744E3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89" w:type="dxa"/>
            <w:tcPrChange w:id="887" w:author="Jane Kohlhoff" w:date="2024-06-11T12:37:00Z" w16du:dateUtc="2024-06-11T02:37:00Z">
              <w:tcPr>
                <w:tcW w:w="989" w:type="dxa"/>
                <w:gridSpan w:val="4"/>
              </w:tcPr>
            </w:tcPrChange>
          </w:tcPr>
          <w:p w14:paraId="5EBAB59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  <w:tcPrChange w:id="888" w:author="Jane Kohlhoff" w:date="2024-06-11T12:37:00Z" w16du:dateUtc="2024-06-11T02:37:00Z">
              <w:tcPr>
                <w:tcW w:w="992" w:type="dxa"/>
                <w:gridSpan w:val="4"/>
              </w:tcPr>
            </w:tcPrChange>
          </w:tcPr>
          <w:p w14:paraId="3BD56F3F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3" w:type="dxa"/>
            <w:tcPrChange w:id="889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2228EACF" w14:textId="5E7748FD" w:rsidR="00CB6ABA" w:rsidRPr="00716D00" w:rsidRDefault="00B173C3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9C4627">
              <w:rPr>
                <w:i/>
                <w:iCs/>
                <w:sz w:val="15"/>
                <w:szCs w:val="15"/>
                <w:rPrChange w:id="890" w:author="Jane Kohlhoff" w:date="2024-06-11T12:54:00Z" w16du:dateUtc="2024-06-11T02:54:00Z">
                  <w:rPr>
                    <w:sz w:val="15"/>
                    <w:szCs w:val="15"/>
                  </w:rPr>
                </w:rPrChange>
              </w:rPr>
              <w:t>p</w:t>
            </w:r>
            <w:ins w:id="891" w:author="Jane Kohlhoff" w:date="2024-06-11T12:54:00Z" w16du:dateUtc="2024-06-11T02:54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892" w:author="Jane Kohlhoff" w:date="2024-06-11T12:54:00Z" w16du:dateUtc="2024-06-11T02:54:00Z">
              <w:r w:rsidR="009C4627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0.1</w:t>
            </w:r>
            <w:ins w:id="893" w:author="Jane Kohlhoff" w:date="2024-06-11T12:54:00Z" w16du:dateUtc="2024-06-11T02:54:00Z">
              <w:r w:rsidR="009C4627">
                <w:rPr>
                  <w:sz w:val="15"/>
                  <w:szCs w:val="15"/>
                </w:rPr>
                <w:t>2</w:t>
              </w:r>
            </w:ins>
            <w:del w:id="894" w:author="Jane Kohlhoff" w:date="2024-06-11T12:54:00Z" w16du:dateUtc="2024-06-11T02:54:00Z">
              <w:r w:rsidDel="009C4627">
                <w:rPr>
                  <w:sz w:val="15"/>
                  <w:szCs w:val="15"/>
                </w:rPr>
                <w:delText>19</w:delText>
              </w:r>
            </w:del>
          </w:p>
        </w:tc>
      </w:tr>
      <w:tr w:rsidR="000344B8" w:rsidRPr="00716D00" w14:paraId="3D49CD55" w14:textId="66E3F845" w:rsidTr="000344B8">
        <w:tblPrEx>
          <w:tblPrExChange w:id="895" w:author="Jane Kohlhoff" w:date="2024-06-11T12:37:00Z" w16du:dateUtc="2024-06-11T02:37:00Z">
            <w:tblPrEx>
              <w:tblW w:w="16410" w:type="dxa"/>
            </w:tblPrEx>
          </w:tblPrExChange>
        </w:tblPrEx>
        <w:trPr>
          <w:trPrChange w:id="896" w:author="Jane Kohlhoff" w:date="2024-06-11T12:37:00Z" w16du:dateUtc="2024-06-11T02:37:00Z">
            <w:trPr>
              <w:gridAfter w:val="0"/>
            </w:trPr>
          </w:trPrChange>
        </w:trPr>
        <w:tc>
          <w:tcPr>
            <w:tcW w:w="1132" w:type="dxa"/>
            <w:tcPrChange w:id="897" w:author="Jane Kohlhoff" w:date="2024-06-11T12:37:00Z" w16du:dateUtc="2024-06-11T02:37:00Z">
              <w:tcPr>
                <w:tcW w:w="1132" w:type="dxa"/>
              </w:tcPr>
            </w:tcPrChange>
          </w:tcPr>
          <w:p w14:paraId="1E5D6A69" w14:textId="77777777" w:rsidR="00CB6ABA" w:rsidRPr="0002557B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  <w:rPrChange w:id="898" w:author="Jane Kohlhoff" w:date="2024-06-11T12:15:00Z" w16du:dateUtc="2024-06-11T02:15:00Z">
                  <w:rPr>
                    <w:rFonts w:ascii="Times" w:hAnsi="Times" w:cs="Times"/>
                    <w:color w:val="000000"/>
                    <w:sz w:val="15"/>
                    <w:szCs w:val="15"/>
                    <w:lang w:val="en-US"/>
                  </w:rPr>
                </w:rPrChange>
              </w:rPr>
            </w:pPr>
            <w:r w:rsidRPr="0002557B"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  <w:rPrChange w:id="899" w:author="Jane Kohlhoff" w:date="2024-06-11T12:15:00Z" w16du:dateUtc="2024-06-11T02:15:00Z">
                  <w:rPr>
                    <w:rFonts w:ascii="Times" w:hAnsi="Times" w:cs="Times"/>
                    <w:color w:val="000000"/>
                    <w:sz w:val="15"/>
                    <w:szCs w:val="15"/>
                    <w:lang w:val="en-US"/>
                  </w:rPr>
                </w:rPrChange>
              </w:rPr>
              <w:lastRenderedPageBreak/>
              <w:t xml:space="preserve">Parenting stress </w:t>
            </w:r>
          </w:p>
          <w:p w14:paraId="00C80196" w14:textId="77777777" w:rsidR="00CB6ABA" w:rsidRPr="0002557B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  <w:rPrChange w:id="900" w:author="Jane Kohlhoff" w:date="2024-06-11T12:15:00Z" w16du:dateUtc="2024-06-11T02:15:00Z">
                  <w:rPr>
                    <w:rFonts w:ascii="Times" w:hAnsi="Times" w:cs="Times"/>
                    <w:color w:val="000000"/>
                    <w:sz w:val="15"/>
                    <w:szCs w:val="15"/>
                    <w:lang w:val="en-US"/>
                  </w:rPr>
                </w:rPrChange>
              </w:rPr>
            </w:pPr>
          </w:p>
        </w:tc>
        <w:tc>
          <w:tcPr>
            <w:tcW w:w="988" w:type="dxa"/>
            <w:tcPrChange w:id="901" w:author="Jane Kohlhoff" w:date="2024-06-11T12:37:00Z" w16du:dateUtc="2024-06-11T02:37:00Z">
              <w:tcPr>
                <w:tcW w:w="988" w:type="dxa"/>
                <w:gridSpan w:val="2"/>
              </w:tcPr>
            </w:tcPrChange>
          </w:tcPr>
          <w:p w14:paraId="13F176E4" w14:textId="77777777" w:rsidR="00CB6ABA" w:rsidRPr="0002557B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  <w:rPrChange w:id="902" w:author="Jane Kohlhoff" w:date="2024-06-11T12:15:00Z" w16du:dateUtc="2024-06-11T02:15:00Z">
                  <w:rPr>
                    <w:rFonts w:ascii="Times" w:hAnsi="Times" w:cs="Times"/>
                    <w:color w:val="000000"/>
                    <w:sz w:val="15"/>
                    <w:szCs w:val="15"/>
                    <w:lang w:val="en-US"/>
                  </w:rPr>
                </w:rPrChange>
              </w:rPr>
            </w:pPr>
            <w:r w:rsidRPr="0002557B"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  <w:rPrChange w:id="903" w:author="Jane Kohlhoff" w:date="2024-06-11T12:15:00Z" w16du:dateUtc="2024-06-11T02:15:00Z">
                  <w:rPr>
                    <w:rFonts w:ascii="Times" w:hAnsi="Times" w:cs="Times"/>
                    <w:color w:val="000000"/>
                    <w:sz w:val="15"/>
                    <w:szCs w:val="15"/>
                    <w:lang w:val="en-US"/>
                  </w:rPr>
                </w:rPrChange>
              </w:rPr>
              <w:t xml:space="preserve">PSI-SF </w:t>
            </w:r>
          </w:p>
          <w:p w14:paraId="316AC06D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04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</w:p>
        </w:tc>
        <w:tc>
          <w:tcPr>
            <w:tcW w:w="708" w:type="dxa"/>
            <w:tcPrChange w:id="905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6764F265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06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07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124.48 (20.73)</w:t>
            </w:r>
          </w:p>
        </w:tc>
        <w:tc>
          <w:tcPr>
            <w:tcW w:w="708" w:type="dxa"/>
            <w:tcPrChange w:id="908" w:author="Jane Kohlhoff" w:date="2024-06-11T12:37:00Z" w16du:dateUtc="2024-06-11T02:37:00Z">
              <w:tcPr>
                <w:tcW w:w="708" w:type="dxa"/>
                <w:gridSpan w:val="2"/>
              </w:tcPr>
            </w:tcPrChange>
          </w:tcPr>
          <w:p w14:paraId="26B3F841" w14:textId="47C9EFE4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09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10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135.04 (19.59)</w:t>
            </w:r>
          </w:p>
        </w:tc>
        <w:tc>
          <w:tcPr>
            <w:tcW w:w="709" w:type="dxa"/>
            <w:tcPrChange w:id="911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61479274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12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13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131.91 (24.05)</w:t>
            </w:r>
          </w:p>
        </w:tc>
        <w:tc>
          <w:tcPr>
            <w:tcW w:w="1105" w:type="dxa"/>
            <w:tcPrChange w:id="914" w:author="Jane Kohlhoff" w:date="2024-06-11T12:37:00Z" w16du:dateUtc="2024-06-11T02:37:00Z">
              <w:tcPr>
                <w:tcW w:w="1105" w:type="dxa"/>
                <w:gridSpan w:val="2"/>
              </w:tcPr>
            </w:tcPrChange>
          </w:tcPr>
          <w:p w14:paraId="11CA58DD" w14:textId="3C1FD248" w:rsidR="00CB6ABA" w:rsidRPr="0002557B" w:rsidRDefault="00CB6ABA" w:rsidP="00CB6ABA">
            <w:pPr>
              <w:rPr>
                <w:b/>
                <w:bCs/>
                <w:sz w:val="15"/>
                <w:szCs w:val="15"/>
                <w:highlight w:val="yellow"/>
                <w:rPrChange w:id="915" w:author="Jane Kohlhoff" w:date="2024-06-11T12:15:00Z" w16du:dateUtc="2024-06-11T02:15:00Z">
                  <w:rPr>
                    <w:b/>
                    <w:bCs/>
                    <w:sz w:val="15"/>
                    <w:szCs w:val="15"/>
                  </w:rPr>
                </w:rPrChange>
              </w:rPr>
            </w:pPr>
            <w:r w:rsidRPr="0002557B">
              <w:rPr>
                <w:b/>
                <w:bCs/>
                <w:i/>
                <w:iCs/>
                <w:sz w:val="15"/>
                <w:szCs w:val="15"/>
                <w:highlight w:val="yellow"/>
                <w:rPrChange w:id="916" w:author="Jane Kohlhoff" w:date="2024-06-11T12:15:00Z" w16du:dateUtc="2024-06-11T02:15:00Z">
                  <w:rPr>
                    <w:b/>
                    <w:bCs/>
                    <w:i/>
                    <w:iCs/>
                    <w:sz w:val="15"/>
                    <w:szCs w:val="15"/>
                  </w:rPr>
                </w:rPrChange>
              </w:rPr>
              <w:t xml:space="preserve">p </w:t>
            </w:r>
            <w:r w:rsidRPr="0002557B">
              <w:rPr>
                <w:b/>
                <w:bCs/>
                <w:sz w:val="15"/>
                <w:szCs w:val="15"/>
                <w:highlight w:val="yellow"/>
                <w:rPrChange w:id="917" w:author="Jane Kohlhoff" w:date="2024-06-11T12:15:00Z" w16du:dateUtc="2024-06-11T02:15:00Z">
                  <w:rPr>
                    <w:b/>
                    <w:bCs/>
                    <w:sz w:val="15"/>
                    <w:szCs w:val="15"/>
                  </w:rPr>
                </w:rPrChange>
              </w:rPr>
              <w:t>&lt; 0.01*</w:t>
            </w:r>
          </w:p>
          <w:p w14:paraId="1ABFDF45" w14:textId="77777777" w:rsidR="00CB6ABA" w:rsidRPr="0002557B" w:rsidRDefault="00CB6ABA" w:rsidP="00CB6ABA">
            <w:pPr>
              <w:rPr>
                <w:b/>
                <w:bCs/>
                <w:sz w:val="15"/>
                <w:szCs w:val="15"/>
                <w:highlight w:val="yellow"/>
                <w:rPrChange w:id="918" w:author="Jane Kohlhoff" w:date="2024-06-11T12:15:00Z" w16du:dateUtc="2024-06-11T02:15:00Z">
                  <w:rPr>
                    <w:b/>
                    <w:bCs/>
                    <w:sz w:val="15"/>
                    <w:szCs w:val="15"/>
                  </w:rPr>
                </w:rPrChange>
              </w:rPr>
            </w:pPr>
            <w:r w:rsidRPr="0002557B">
              <w:rPr>
                <w:b/>
                <w:bCs/>
                <w:i/>
                <w:iCs/>
                <w:sz w:val="15"/>
                <w:szCs w:val="15"/>
                <w:highlight w:val="yellow"/>
                <w:rPrChange w:id="919" w:author="Jane Kohlhoff" w:date="2024-06-11T12:15:00Z" w16du:dateUtc="2024-06-11T02:15:00Z">
                  <w:rPr>
                    <w:b/>
                    <w:bCs/>
                    <w:i/>
                    <w:iCs/>
                    <w:sz w:val="15"/>
                    <w:szCs w:val="15"/>
                  </w:rPr>
                </w:rPrChange>
              </w:rPr>
              <w:t xml:space="preserve">d </w:t>
            </w:r>
            <w:r w:rsidRPr="0002557B">
              <w:rPr>
                <w:b/>
                <w:bCs/>
                <w:sz w:val="15"/>
                <w:szCs w:val="15"/>
                <w:highlight w:val="yellow"/>
                <w:rPrChange w:id="920" w:author="Jane Kohlhoff" w:date="2024-06-11T12:15:00Z" w16du:dateUtc="2024-06-11T02:15:00Z">
                  <w:rPr>
                    <w:b/>
                    <w:bCs/>
                    <w:sz w:val="15"/>
                    <w:szCs w:val="15"/>
                  </w:rPr>
                </w:rPrChange>
              </w:rPr>
              <w:t>= - 0.47</w:t>
            </w:r>
          </w:p>
        </w:tc>
        <w:tc>
          <w:tcPr>
            <w:tcW w:w="1024" w:type="dxa"/>
            <w:tcPrChange w:id="921" w:author="Jane Kohlhoff" w:date="2024-06-11T12:37:00Z" w16du:dateUtc="2024-06-11T02:37:00Z">
              <w:tcPr>
                <w:tcW w:w="1024" w:type="dxa"/>
                <w:gridSpan w:val="2"/>
              </w:tcPr>
            </w:tcPrChange>
          </w:tcPr>
          <w:p w14:paraId="2FDDDD97" w14:textId="3F7831B1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22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23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p=0.006</w:t>
            </w:r>
          </w:p>
          <w:p w14:paraId="66CCA499" w14:textId="272BDB98" w:rsidR="00CB6ABA" w:rsidRPr="0002557B" w:rsidRDefault="00CB6ABA" w:rsidP="00CB6ABA">
            <w:pPr>
              <w:rPr>
                <w:b/>
                <w:bCs/>
                <w:sz w:val="15"/>
                <w:szCs w:val="15"/>
                <w:highlight w:val="yellow"/>
                <w:rPrChange w:id="924" w:author="Jane Kohlhoff" w:date="2024-06-11T12:15:00Z" w16du:dateUtc="2024-06-11T02:15:00Z">
                  <w:rPr>
                    <w:b/>
                    <w:bCs/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25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d=-0.656</w:t>
            </w:r>
          </w:p>
        </w:tc>
        <w:tc>
          <w:tcPr>
            <w:tcW w:w="708" w:type="dxa"/>
            <w:tcPrChange w:id="926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53D36E9A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27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28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116.55 (18.58)</w:t>
            </w:r>
          </w:p>
        </w:tc>
        <w:tc>
          <w:tcPr>
            <w:tcW w:w="709" w:type="dxa"/>
            <w:tcPrChange w:id="929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7146EECC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30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31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123.61 (21.13)</w:t>
            </w:r>
          </w:p>
        </w:tc>
        <w:tc>
          <w:tcPr>
            <w:tcW w:w="709" w:type="dxa"/>
            <w:tcPrChange w:id="932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4943F4AE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33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34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133.77 (21.06)</w:t>
            </w:r>
          </w:p>
        </w:tc>
        <w:tc>
          <w:tcPr>
            <w:tcW w:w="1018" w:type="dxa"/>
            <w:tcPrChange w:id="935" w:author="Jane Kohlhoff" w:date="2024-06-11T12:37:00Z" w16du:dateUtc="2024-06-11T02:37:00Z">
              <w:tcPr>
                <w:tcW w:w="1018" w:type="dxa"/>
                <w:gridSpan w:val="2"/>
              </w:tcPr>
            </w:tcPrChange>
          </w:tcPr>
          <w:p w14:paraId="4F0E98B1" w14:textId="77777777" w:rsidR="00CB6ABA" w:rsidRPr="0002557B" w:rsidRDefault="00CB6ABA" w:rsidP="00CB6ABA">
            <w:pPr>
              <w:rPr>
                <w:b/>
                <w:bCs/>
                <w:sz w:val="15"/>
                <w:szCs w:val="15"/>
                <w:highlight w:val="yellow"/>
                <w:rPrChange w:id="936" w:author="Jane Kohlhoff" w:date="2024-06-11T12:15:00Z" w16du:dateUtc="2024-06-11T02:15:00Z">
                  <w:rPr>
                    <w:b/>
                    <w:bCs/>
                    <w:sz w:val="15"/>
                    <w:szCs w:val="15"/>
                  </w:rPr>
                </w:rPrChange>
              </w:rPr>
            </w:pPr>
            <w:r w:rsidRPr="0002557B">
              <w:rPr>
                <w:b/>
                <w:bCs/>
                <w:i/>
                <w:iCs/>
                <w:sz w:val="15"/>
                <w:szCs w:val="15"/>
                <w:highlight w:val="yellow"/>
                <w:rPrChange w:id="937" w:author="Jane Kohlhoff" w:date="2024-06-11T12:15:00Z" w16du:dateUtc="2024-06-11T02:15:00Z">
                  <w:rPr>
                    <w:b/>
                    <w:bCs/>
                    <w:i/>
                    <w:iCs/>
                    <w:sz w:val="15"/>
                    <w:szCs w:val="15"/>
                  </w:rPr>
                </w:rPrChange>
              </w:rPr>
              <w:t xml:space="preserve">p </w:t>
            </w:r>
            <w:r w:rsidRPr="0002557B">
              <w:rPr>
                <w:b/>
                <w:bCs/>
                <w:sz w:val="15"/>
                <w:szCs w:val="15"/>
                <w:highlight w:val="yellow"/>
                <w:rPrChange w:id="938" w:author="Jane Kohlhoff" w:date="2024-06-11T12:15:00Z" w16du:dateUtc="2024-06-11T02:15:00Z">
                  <w:rPr>
                    <w:b/>
                    <w:bCs/>
                    <w:sz w:val="15"/>
                    <w:szCs w:val="15"/>
                  </w:rPr>
                </w:rPrChange>
              </w:rPr>
              <w:t>= 0.03*</w:t>
            </w:r>
          </w:p>
          <w:p w14:paraId="7E04A433" w14:textId="77777777" w:rsidR="00CB6ABA" w:rsidRPr="0002557B" w:rsidRDefault="00CB6ABA" w:rsidP="00CB6ABA">
            <w:pPr>
              <w:rPr>
                <w:b/>
                <w:bCs/>
                <w:sz w:val="15"/>
                <w:szCs w:val="15"/>
                <w:highlight w:val="yellow"/>
                <w:rPrChange w:id="939" w:author="Jane Kohlhoff" w:date="2024-06-11T12:15:00Z" w16du:dateUtc="2024-06-11T02:15:00Z">
                  <w:rPr>
                    <w:b/>
                    <w:bCs/>
                    <w:sz w:val="15"/>
                    <w:szCs w:val="15"/>
                  </w:rPr>
                </w:rPrChange>
              </w:rPr>
            </w:pPr>
            <w:r w:rsidRPr="0002557B">
              <w:rPr>
                <w:b/>
                <w:bCs/>
                <w:i/>
                <w:iCs/>
                <w:sz w:val="15"/>
                <w:szCs w:val="15"/>
                <w:highlight w:val="yellow"/>
                <w:rPrChange w:id="940" w:author="Jane Kohlhoff" w:date="2024-06-11T12:15:00Z" w16du:dateUtc="2024-06-11T02:15:00Z">
                  <w:rPr>
                    <w:b/>
                    <w:bCs/>
                    <w:i/>
                    <w:iCs/>
                    <w:sz w:val="15"/>
                    <w:szCs w:val="15"/>
                  </w:rPr>
                </w:rPrChange>
              </w:rPr>
              <w:t xml:space="preserve">d </w:t>
            </w:r>
            <w:r w:rsidRPr="0002557B">
              <w:rPr>
                <w:b/>
                <w:bCs/>
                <w:sz w:val="15"/>
                <w:szCs w:val="15"/>
                <w:highlight w:val="yellow"/>
                <w:rPrChange w:id="941" w:author="Jane Kohlhoff" w:date="2024-06-11T12:15:00Z" w16du:dateUtc="2024-06-11T02:15:00Z">
                  <w:rPr>
                    <w:b/>
                    <w:bCs/>
                    <w:sz w:val="15"/>
                    <w:szCs w:val="15"/>
                  </w:rPr>
                </w:rPrChange>
              </w:rPr>
              <w:t>= - 0.55</w:t>
            </w:r>
          </w:p>
        </w:tc>
        <w:tc>
          <w:tcPr>
            <w:tcW w:w="967" w:type="dxa"/>
            <w:tcPrChange w:id="942" w:author="Jane Kohlhoff" w:date="2024-06-11T12:37:00Z" w16du:dateUtc="2024-06-11T02:37:00Z">
              <w:tcPr>
                <w:tcW w:w="996" w:type="dxa"/>
                <w:gridSpan w:val="4"/>
              </w:tcPr>
            </w:tcPrChange>
          </w:tcPr>
          <w:p w14:paraId="7DE8F725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43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44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p&gt;0.99</w:t>
            </w:r>
          </w:p>
          <w:p w14:paraId="3CE72D9D" w14:textId="466AF839" w:rsidR="00CB6ABA" w:rsidRPr="0002557B" w:rsidRDefault="00CB6ABA" w:rsidP="00CB6ABA">
            <w:pPr>
              <w:rPr>
                <w:b/>
                <w:bCs/>
                <w:sz w:val="15"/>
                <w:szCs w:val="15"/>
                <w:highlight w:val="yellow"/>
                <w:rPrChange w:id="945" w:author="Jane Kohlhoff" w:date="2024-06-11T12:15:00Z" w16du:dateUtc="2024-06-11T02:15:00Z">
                  <w:rPr>
                    <w:b/>
                    <w:bCs/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46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d=0.288</w:t>
            </w:r>
          </w:p>
        </w:tc>
        <w:tc>
          <w:tcPr>
            <w:tcW w:w="708" w:type="dxa"/>
            <w:tcPrChange w:id="947" w:author="Jane Kohlhoff" w:date="2024-06-11T12:37:00Z" w16du:dateUtc="2024-06-11T02:37:00Z">
              <w:tcPr>
                <w:tcW w:w="708" w:type="dxa"/>
                <w:gridSpan w:val="3"/>
              </w:tcPr>
            </w:tcPrChange>
          </w:tcPr>
          <w:p w14:paraId="0BCDA4D3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48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49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128.26 (20.83)</w:t>
            </w:r>
          </w:p>
        </w:tc>
        <w:tc>
          <w:tcPr>
            <w:tcW w:w="709" w:type="dxa"/>
            <w:tcPrChange w:id="950" w:author="Jane Kohlhoff" w:date="2024-06-11T12:37:00Z" w16du:dateUtc="2024-06-11T02:37:00Z">
              <w:tcPr>
                <w:tcW w:w="709" w:type="dxa"/>
                <w:gridSpan w:val="2"/>
              </w:tcPr>
            </w:tcPrChange>
          </w:tcPr>
          <w:p w14:paraId="6B38DC63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51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52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130.09 (18.32)</w:t>
            </w:r>
          </w:p>
        </w:tc>
        <w:tc>
          <w:tcPr>
            <w:tcW w:w="935" w:type="dxa"/>
            <w:gridSpan w:val="2"/>
            <w:tcPrChange w:id="953" w:author="Jane Kohlhoff" w:date="2024-06-11T12:37:00Z" w16du:dateUtc="2024-06-11T02:37:00Z">
              <w:tcPr>
                <w:tcW w:w="935" w:type="dxa"/>
                <w:gridSpan w:val="3"/>
              </w:tcPr>
            </w:tcPrChange>
          </w:tcPr>
          <w:p w14:paraId="7F6BA278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54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i/>
                <w:iCs/>
                <w:sz w:val="15"/>
                <w:szCs w:val="15"/>
                <w:highlight w:val="yellow"/>
                <w:rPrChange w:id="955" w:author="Jane Kohlhoff" w:date="2024-06-11T12:15:00Z" w16du:dateUtc="2024-06-11T02:15:00Z">
                  <w:rPr>
                    <w:i/>
                    <w:iCs/>
                    <w:sz w:val="15"/>
                    <w:szCs w:val="15"/>
                  </w:rPr>
                </w:rPrChange>
              </w:rPr>
              <w:t>p</w:t>
            </w:r>
            <w:r w:rsidRPr="0002557B">
              <w:rPr>
                <w:sz w:val="15"/>
                <w:szCs w:val="15"/>
                <w:highlight w:val="yellow"/>
                <w:rPrChange w:id="956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= 1.00</w:t>
            </w:r>
          </w:p>
          <w:p w14:paraId="5F44D3FF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57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i/>
                <w:iCs/>
                <w:sz w:val="15"/>
                <w:szCs w:val="15"/>
                <w:highlight w:val="yellow"/>
                <w:rPrChange w:id="958" w:author="Jane Kohlhoff" w:date="2024-06-11T12:15:00Z" w16du:dateUtc="2024-06-11T02:15:00Z">
                  <w:rPr>
                    <w:i/>
                    <w:iCs/>
                    <w:sz w:val="15"/>
                    <w:szCs w:val="15"/>
                  </w:rPr>
                </w:rPrChange>
              </w:rPr>
              <w:t>d</w:t>
            </w:r>
            <w:r w:rsidRPr="0002557B">
              <w:rPr>
                <w:sz w:val="15"/>
                <w:szCs w:val="15"/>
                <w:highlight w:val="yellow"/>
                <w:rPrChange w:id="959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= -0.09</w:t>
            </w:r>
          </w:p>
        </w:tc>
        <w:tc>
          <w:tcPr>
            <w:tcW w:w="570" w:type="dxa"/>
            <w:tcPrChange w:id="960" w:author="Jane Kohlhoff" w:date="2024-06-11T12:37:00Z" w16du:dateUtc="2024-06-11T02:37:00Z">
              <w:tcPr>
                <w:tcW w:w="570" w:type="dxa"/>
                <w:gridSpan w:val="4"/>
              </w:tcPr>
            </w:tcPrChange>
          </w:tcPr>
          <w:p w14:paraId="6E85C7F5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61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62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No</w:t>
            </w:r>
          </w:p>
        </w:tc>
        <w:tc>
          <w:tcPr>
            <w:tcW w:w="989" w:type="dxa"/>
            <w:tcPrChange w:id="963" w:author="Jane Kohlhoff" w:date="2024-06-11T12:37:00Z" w16du:dateUtc="2024-06-11T02:37:00Z">
              <w:tcPr>
                <w:tcW w:w="989" w:type="dxa"/>
                <w:gridSpan w:val="4"/>
              </w:tcPr>
            </w:tcPrChange>
          </w:tcPr>
          <w:p w14:paraId="1D54F88B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64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65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No</w:t>
            </w:r>
          </w:p>
        </w:tc>
        <w:tc>
          <w:tcPr>
            <w:tcW w:w="992" w:type="dxa"/>
            <w:tcPrChange w:id="966" w:author="Jane Kohlhoff" w:date="2024-06-11T12:37:00Z" w16du:dateUtc="2024-06-11T02:37:00Z">
              <w:tcPr>
                <w:tcW w:w="992" w:type="dxa"/>
                <w:gridSpan w:val="4"/>
              </w:tcPr>
            </w:tcPrChange>
          </w:tcPr>
          <w:p w14:paraId="5FCFADC2" w14:textId="77777777" w:rsidR="00CB6ABA" w:rsidRPr="0002557B" w:rsidRDefault="00CB6ABA" w:rsidP="00CB6ABA">
            <w:pPr>
              <w:rPr>
                <w:sz w:val="15"/>
                <w:szCs w:val="15"/>
                <w:highlight w:val="yellow"/>
                <w:rPrChange w:id="967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68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No</w:t>
            </w:r>
          </w:p>
        </w:tc>
        <w:tc>
          <w:tcPr>
            <w:tcW w:w="993" w:type="dxa"/>
            <w:tcPrChange w:id="969" w:author="Jane Kohlhoff" w:date="2024-06-11T12:37:00Z" w16du:dateUtc="2024-06-11T02:37:00Z">
              <w:tcPr>
                <w:tcW w:w="993" w:type="dxa"/>
                <w:gridSpan w:val="4"/>
              </w:tcPr>
            </w:tcPrChange>
          </w:tcPr>
          <w:p w14:paraId="52B856C4" w14:textId="45B068C3" w:rsidR="00CB6ABA" w:rsidRPr="0002557B" w:rsidRDefault="00CD049C" w:rsidP="00CB6ABA">
            <w:pPr>
              <w:rPr>
                <w:sz w:val="15"/>
                <w:szCs w:val="15"/>
                <w:highlight w:val="yellow"/>
                <w:rPrChange w:id="970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</w:pPr>
            <w:r w:rsidRPr="0002557B">
              <w:rPr>
                <w:sz w:val="15"/>
                <w:szCs w:val="15"/>
                <w:highlight w:val="yellow"/>
                <w:rPrChange w:id="971" w:author="Jane Kohlhoff" w:date="2024-06-11T12:15:00Z" w16du:dateUtc="2024-06-11T02:15:00Z">
                  <w:rPr>
                    <w:sz w:val="15"/>
                    <w:szCs w:val="15"/>
                  </w:rPr>
                </w:rPrChange>
              </w:rPr>
              <w:t>Yes, p=0.031</w:t>
            </w:r>
          </w:p>
        </w:tc>
      </w:tr>
      <w:bookmarkEnd w:id="3"/>
      <w:bookmarkEnd w:id="4"/>
    </w:tbl>
    <w:p w14:paraId="4CB318E2" w14:textId="77777777" w:rsidR="00265376" w:rsidRDefault="00265376"/>
    <w:p w14:paraId="455E2E91" w14:textId="77777777" w:rsidR="00265376" w:rsidRDefault="00265376"/>
    <w:p w14:paraId="661C7427" w14:textId="1A5A87BF" w:rsidR="005677AD" w:rsidRDefault="008224BD" w:rsidP="008224BD">
      <w:pPr>
        <w:ind w:hanging="567"/>
      </w:pPr>
      <w:r>
        <w:t>Table 3. Child outcomes</w:t>
      </w:r>
    </w:p>
    <w:p w14:paraId="5BDC504A" w14:textId="77777777" w:rsidR="008224BD" w:rsidRDefault="008224BD"/>
    <w:tbl>
      <w:tblPr>
        <w:tblStyle w:val="TableGrid"/>
        <w:tblW w:w="16398" w:type="dxa"/>
        <w:tblInd w:w="-1215" w:type="dxa"/>
        <w:tblLayout w:type="fixed"/>
        <w:tblLook w:val="04A0" w:firstRow="1" w:lastRow="0" w:firstColumn="1" w:lastColumn="0" w:noHBand="0" w:noVBand="1"/>
        <w:tblPrChange w:id="972" w:author="Jane Kohlhoff" w:date="2024-06-11T12:47:00Z" w16du:dateUtc="2024-06-11T02:47:00Z">
          <w:tblPr>
            <w:tblStyle w:val="TableGrid"/>
            <w:tblW w:w="16283" w:type="dxa"/>
            <w:tblInd w:w="-1215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022"/>
        <w:gridCol w:w="1039"/>
        <w:gridCol w:w="851"/>
        <w:gridCol w:w="850"/>
        <w:gridCol w:w="850"/>
        <w:gridCol w:w="880"/>
        <w:gridCol w:w="882"/>
        <w:gridCol w:w="8"/>
        <w:gridCol w:w="842"/>
        <w:gridCol w:w="850"/>
        <w:gridCol w:w="851"/>
        <w:gridCol w:w="932"/>
        <w:gridCol w:w="851"/>
        <w:gridCol w:w="10"/>
        <w:gridCol w:w="840"/>
        <w:gridCol w:w="679"/>
        <w:gridCol w:w="854"/>
        <w:gridCol w:w="708"/>
        <w:gridCol w:w="844"/>
        <w:gridCol w:w="8"/>
        <w:gridCol w:w="700"/>
        <w:gridCol w:w="8"/>
        <w:gridCol w:w="1039"/>
        <w:tblGridChange w:id="973">
          <w:tblGrid>
            <w:gridCol w:w="1022"/>
            <w:gridCol w:w="1039"/>
            <w:gridCol w:w="851"/>
            <w:gridCol w:w="850"/>
            <w:gridCol w:w="850"/>
            <w:gridCol w:w="880"/>
            <w:gridCol w:w="882"/>
            <w:gridCol w:w="8"/>
            <w:gridCol w:w="842"/>
            <w:gridCol w:w="850"/>
            <w:gridCol w:w="851"/>
            <w:gridCol w:w="819"/>
            <w:gridCol w:w="851"/>
            <w:gridCol w:w="8"/>
            <w:gridCol w:w="115"/>
            <w:gridCol w:w="727"/>
            <w:gridCol w:w="679"/>
            <w:gridCol w:w="852"/>
            <w:gridCol w:w="115"/>
            <w:gridCol w:w="593"/>
            <w:gridCol w:w="115"/>
            <w:gridCol w:w="729"/>
            <w:gridCol w:w="8"/>
            <w:gridCol w:w="107"/>
            <w:gridCol w:w="593"/>
            <w:gridCol w:w="8"/>
            <w:gridCol w:w="107"/>
            <w:gridCol w:w="932"/>
            <w:gridCol w:w="115"/>
          </w:tblGrid>
        </w:tblGridChange>
      </w:tblGrid>
      <w:tr w:rsidR="000D53FA" w:rsidRPr="008224BD" w14:paraId="52E1DEFA" w14:textId="06593D3D" w:rsidTr="00A5385A">
        <w:trPr>
          <w:trPrChange w:id="974" w:author="Jane Kohlhoff" w:date="2024-06-11T12:47:00Z" w16du:dateUtc="2024-06-11T02:47:00Z">
            <w:trPr>
              <w:gridAfter w:val="0"/>
            </w:trPr>
          </w:trPrChange>
        </w:trPr>
        <w:tc>
          <w:tcPr>
            <w:tcW w:w="2061" w:type="dxa"/>
            <w:gridSpan w:val="2"/>
            <w:shd w:val="clear" w:color="auto" w:fill="C6D9F1" w:themeFill="text2" w:themeFillTint="33"/>
            <w:tcPrChange w:id="975" w:author="Jane Kohlhoff" w:date="2024-06-11T12:47:00Z" w16du:dateUtc="2024-06-11T02:47:00Z">
              <w:tcPr>
                <w:tcW w:w="2061" w:type="dxa"/>
                <w:gridSpan w:val="2"/>
                <w:shd w:val="clear" w:color="auto" w:fill="C6D9F1" w:themeFill="text2" w:themeFillTint="33"/>
              </w:tcPr>
            </w:tcPrChange>
          </w:tcPr>
          <w:p w14:paraId="2EF9FFA5" w14:textId="4E5469D4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bookmarkStart w:id="976" w:name="_Hlk161757886"/>
            <w:r w:rsidRPr="008224BD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4321" w:type="dxa"/>
            <w:gridSpan w:val="6"/>
            <w:shd w:val="clear" w:color="auto" w:fill="C6D9F1" w:themeFill="text2" w:themeFillTint="33"/>
            <w:tcPrChange w:id="977" w:author="Jane Kohlhoff" w:date="2024-06-11T12:47:00Z" w16du:dateUtc="2024-06-11T02:47:00Z">
              <w:tcPr>
                <w:tcW w:w="4321" w:type="dxa"/>
                <w:gridSpan w:val="6"/>
                <w:shd w:val="clear" w:color="auto" w:fill="C6D9F1" w:themeFill="text2" w:themeFillTint="33"/>
              </w:tcPr>
            </w:tcPrChange>
          </w:tcPr>
          <w:p w14:paraId="48D45220" w14:textId="56CE3CD5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PCIT-T (n=30)</w:t>
            </w:r>
          </w:p>
        </w:tc>
        <w:tc>
          <w:tcPr>
            <w:tcW w:w="4336" w:type="dxa"/>
            <w:gridSpan w:val="6"/>
            <w:shd w:val="clear" w:color="auto" w:fill="C6D9F1" w:themeFill="text2" w:themeFillTint="33"/>
            <w:tcPrChange w:id="978" w:author="Jane Kohlhoff" w:date="2024-06-11T12:47:00Z" w16du:dateUtc="2024-06-11T02:47:00Z">
              <w:tcPr>
                <w:tcW w:w="4221" w:type="dxa"/>
                <w:gridSpan w:val="6"/>
                <w:shd w:val="clear" w:color="auto" w:fill="C6D9F1" w:themeFill="text2" w:themeFillTint="33"/>
              </w:tcPr>
            </w:tcPrChange>
          </w:tcPr>
          <w:p w14:paraId="1E1C3417" w14:textId="11BFBA1D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COS-P (n=28)</w:t>
            </w:r>
          </w:p>
        </w:tc>
        <w:tc>
          <w:tcPr>
            <w:tcW w:w="2373" w:type="dxa"/>
            <w:gridSpan w:val="3"/>
            <w:shd w:val="clear" w:color="auto" w:fill="C6D9F1" w:themeFill="text2" w:themeFillTint="33"/>
            <w:tcPrChange w:id="979" w:author="Jane Kohlhoff" w:date="2024-06-11T12:47:00Z" w16du:dateUtc="2024-06-11T02:47:00Z">
              <w:tcPr>
                <w:tcW w:w="2373" w:type="dxa"/>
                <w:gridSpan w:val="4"/>
                <w:shd w:val="clear" w:color="auto" w:fill="C6D9F1" w:themeFill="text2" w:themeFillTint="33"/>
              </w:tcPr>
            </w:tcPrChange>
          </w:tcPr>
          <w:p w14:paraId="4CF4C194" w14:textId="77777777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Waitlist (n=26)</w:t>
            </w:r>
          </w:p>
          <w:p w14:paraId="2A5BC3C9" w14:textId="77777777" w:rsidR="000D53FA" w:rsidRPr="008224BD" w:rsidRDefault="000D53FA" w:rsidP="005677AD">
            <w:pPr>
              <w:rPr>
                <w:b/>
                <w:sz w:val="15"/>
                <w:szCs w:val="15"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tcPrChange w:id="980" w:author="Jane Kohlhoff" w:date="2024-06-11T12:47:00Z" w16du:dateUtc="2024-06-11T02:47:00Z">
              <w:tcPr>
                <w:tcW w:w="708" w:type="dxa"/>
                <w:gridSpan w:val="2"/>
                <w:shd w:val="clear" w:color="auto" w:fill="C6D9F1" w:themeFill="text2" w:themeFillTint="33"/>
              </w:tcPr>
            </w:tcPrChange>
          </w:tcPr>
          <w:p w14:paraId="2E7B0C88" w14:textId="3E8738C6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diff</w:t>
            </w:r>
          </w:p>
        </w:tc>
        <w:tc>
          <w:tcPr>
            <w:tcW w:w="844" w:type="dxa"/>
            <w:shd w:val="clear" w:color="auto" w:fill="C6D9F1" w:themeFill="text2" w:themeFillTint="33"/>
            <w:tcPrChange w:id="981" w:author="Jane Kohlhoff" w:date="2024-06-11T12:47:00Z" w16du:dateUtc="2024-06-11T02:47:00Z">
              <w:tcPr>
                <w:tcW w:w="844" w:type="dxa"/>
                <w:gridSpan w:val="2"/>
                <w:shd w:val="clear" w:color="auto" w:fill="C6D9F1" w:themeFill="text2" w:themeFillTint="33"/>
              </w:tcPr>
            </w:tcPrChange>
          </w:tcPr>
          <w:p w14:paraId="34092268" w14:textId="6499E9E8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diff</w:t>
            </w:r>
          </w:p>
        </w:tc>
        <w:tc>
          <w:tcPr>
            <w:tcW w:w="708" w:type="dxa"/>
            <w:gridSpan w:val="2"/>
            <w:shd w:val="clear" w:color="auto" w:fill="C6D9F1" w:themeFill="text2" w:themeFillTint="33"/>
            <w:tcPrChange w:id="982" w:author="Jane Kohlhoff" w:date="2024-06-11T12:47:00Z" w16du:dateUtc="2024-06-11T02:47:00Z">
              <w:tcPr>
                <w:tcW w:w="708" w:type="dxa"/>
                <w:gridSpan w:val="3"/>
                <w:shd w:val="clear" w:color="auto" w:fill="C6D9F1" w:themeFill="text2" w:themeFillTint="33"/>
              </w:tcPr>
            </w:tcPrChange>
          </w:tcPr>
          <w:p w14:paraId="652F81AA" w14:textId="7FAF4B49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diff</w:t>
            </w:r>
          </w:p>
        </w:tc>
        <w:tc>
          <w:tcPr>
            <w:tcW w:w="1047" w:type="dxa"/>
            <w:gridSpan w:val="2"/>
            <w:shd w:val="clear" w:color="auto" w:fill="C6D9F1" w:themeFill="text2" w:themeFillTint="33"/>
            <w:tcPrChange w:id="983" w:author="Jane Kohlhoff" w:date="2024-06-11T12:47:00Z" w16du:dateUtc="2024-06-11T02:47:00Z">
              <w:tcPr>
                <w:tcW w:w="1047" w:type="dxa"/>
                <w:gridSpan w:val="3"/>
                <w:shd w:val="clear" w:color="auto" w:fill="C6D9F1" w:themeFill="text2" w:themeFillTint="33"/>
              </w:tcPr>
            </w:tcPrChange>
          </w:tcPr>
          <w:p w14:paraId="288F07AE" w14:textId="59F40D88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0D53FA">
              <w:rPr>
                <w:b/>
                <w:sz w:val="15"/>
                <w:szCs w:val="15"/>
              </w:rPr>
              <w:t>PCIT-T v COS-P, change from T1 to T3</w:t>
            </w:r>
          </w:p>
        </w:tc>
      </w:tr>
      <w:tr w:rsidR="000D53FA" w:rsidRPr="008224BD" w14:paraId="14605EE2" w14:textId="338CBB65" w:rsidTr="00A5385A">
        <w:trPr>
          <w:trPrChange w:id="984" w:author="Jane Kohlhoff" w:date="2024-06-11T12:47:00Z" w16du:dateUtc="2024-06-11T02:47:00Z">
            <w:trPr>
              <w:gridAfter w:val="0"/>
            </w:trPr>
          </w:trPrChange>
        </w:trPr>
        <w:tc>
          <w:tcPr>
            <w:tcW w:w="1022" w:type="dxa"/>
            <w:shd w:val="clear" w:color="auto" w:fill="C6D9F1" w:themeFill="text2" w:themeFillTint="33"/>
            <w:tcPrChange w:id="985" w:author="Jane Kohlhoff" w:date="2024-06-11T12:47:00Z" w16du:dateUtc="2024-06-11T02:47:00Z">
              <w:tcPr>
                <w:tcW w:w="1022" w:type="dxa"/>
                <w:shd w:val="clear" w:color="auto" w:fill="C6D9F1" w:themeFill="text2" w:themeFillTint="33"/>
              </w:tcPr>
            </w:tcPrChange>
          </w:tcPr>
          <w:p w14:paraId="746EBFC7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Variable </w:t>
            </w:r>
          </w:p>
        </w:tc>
        <w:tc>
          <w:tcPr>
            <w:tcW w:w="1039" w:type="dxa"/>
            <w:shd w:val="clear" w:color="auto" w:fill="C6D9F1" w:themeFill="text2" w:themeFillTint="33"/>
            <w:tcPrChange w:id="986" w:author="Jane Kohlhoff" w:date="2024-06-11T12:47:00Z" w16du:dateUtc="2024-06-11T02:47:00Z">
              <w:tcPr>
                <w:tcW w:w="1039" w:type="dxa"/>
                <w:shd w:val="clear" w:color="auto" w:fill="C6D9F1" w:themeFill="text2" w:themeFillTint="33"/>
              </w:tcPr>
            </w:tcPrChange>
          </w:tcPr>
          <w:p w14:paraId="57C02DC7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851" w:type="dxa"/>
            <w:shd w:val="clear" w:color="auto" w:fill="C6D9F1" w:themeFill="text2" w:themeFillTint="33"/>
            <w:tcPrChange w:id="987" w:author="Jane Kohlhoff" w:date="2024-06-11T12:47:00Z" w16du:dateUtc="2024-06-11T02:47:00Z">
              <w:tcPr>
                <w:tcW w:w="851" w:type="dxa"/>
                <w:shd w:val="clear" w:color="auto" w:fill="C6D9F1" w:themeFill="text2" w:themeFillTint="33"/>
              </w:tcPr>
            </w:tcPrChange>
          </w:tcPr>
          <w:p w14:paraId="02A90822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850" w:type="dxa"/>
            <w:shd w:val="clear" w:color="auto" w:fill="C6D9F1" w:themeFill="text2" w:themeFillTint="33"/>
            <w:tcPrChange w:id="988" w:author="Jane Kohlhoff" w:date="2024-06-11T12:47:00Z" w16du:dateUtc="2024-06-11T02:47:00Z">
              <w:tcPr>
                <w:tcW w:w="850" w:type="dxa"/>
                <w:shd w:val="clear" w:color="auto" w:fill="C6D9F1" w:themeFill="text2" w:themeFillTint="33"/>
              </w:tcPr>
            </w:tcPrChange>
          </w:tcPr>
          <w:p w14:paraId="29A9B5DA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0" w:type="dxa"/>
            <w:shd w:val="clear" w:color="auto" w:fill="C6D9F1" w:themeFill="text2" w:themeFillTint="33"/>
            <w:tcPrChange w:id="989" w:author="Jane Kohlhoff" w:date="2024-06-11T12:47:00Z" w16du:dateUtc="2024-06-11T02:47:00Z">
              <w:tcPr>
                <w:tcW w:w="850" w:type="dxa"/>
                <w:shd w:val="clear" w:color="auto" w:fill="C6D9F1" w:themeFill="text2" w:themeFillTint="33"/>
              </w:tcPr>
            </w:tcPrChange>
          </w:tcPr>
          <w:p w14:paraId="6EB23A32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880" w:type="dxa"/>
            <w:shd w:val="clear" w:color="auto" w:fill="C6D9F1" w:themeFill="text2" w:themeFillTint="33"/>
            <w:tcPrChange w:id="990" w:author="Jane Kohlhoff" w:date="2024-06-11T12:47:00Z" w16du:dateUtc="2024-06-11T02:47:00Z">
              <w:tcPr>
                <w:tcW w:w="880" w:type="dxa"/>
                <w:shd w:val="clear" w:color="auto" w:fill="C6D9F1" w:themeFill="text2" w:themeFillTint="33"/>
              </w:tcPr>
            </w:tcPrChange>
          </w:tcPr>
          <w:p w14:paraId="2FE1EDD3" w14:textId="77777777" w:rsidR="000D53FA" w:rsidRPr="00716D00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 </w:t>
            </w: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466F8461" w14:textId="096D73E6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82" w:type="dxa"/>
            <w:shd w:val="clear" w:color="auto" w:fill="C6D9F1" w:themeFill="text2" w:themeFillTint="33"/>
            <w:tcPrChange w:id="991" w:author="Jane Kohlhoff" w:date="2024-06-11T12:47:00Z" w16du:dateUtc="2024-06-11T02:47:00Z">
              <w:tcPr>
                <w:tcW w:w="882" w:type="dxa"/>
                <w:shd w:val="clear" w:color="auto" w:fill="C6D9F1" w:themeFill="text2" w:themeFillTint="33"/>
              </w:tcPr>
            </w:tcPrChange>
          </w:tcPr>
          <w:p w14:paraId="7DA26BFD" w14:textId="3A81D27B" w:rsidR="000D53FA" w:rsidRPr="00716D00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</w:t>
            </w:r>
            <w:r>
              <w:rPr>
                <w:b/>
                <w:sz w:val="15"/>
                <w:szCs w:val="15"/>
              </w:rPr>
              <w:t>3</w:t>
            </w:r>
            <w:r w:rsidRPr="00716D00">
              <w:rPr>
                <w:b/>
                <w:sz w:val="15"/>
                <w:szCs w:val="15"/>
              </w:rPr>
              <w:t xml:space="preserve"> </w:t>
            </w:r>
          </w:p>
          <w:p w14:paraId="3F364C96" w14:textId="5B15C2F8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0" w:type="dxa"/>
            <w:gridSpan w:val="2"/>
            <w:shd w:val="clear" w:color="auto" w:fill="C6D9F1" w:themeFill="text2" w:themeFillTint="33"/>
            <w:tcPrChange w:id="992" w:author="Jane Kohlhoff" w:date="2024-06-11T12:47:00Z" w16du:dateUtc="2024-06-11T02:47:00Z">
              <w:tcPr>
                <w:tcW w:w="850" w:type="dxa"/>
                <w:gridSpan w:val="2"/>
                <w:shd w:val="clear" w:color="auto" w:fill="C6D9F1" w:themeFill="text2" w:themeFillTint="33"/>
              </w:tcPr>
            </w:tcPrChange>
          </w:tcPr>
          <w:p w14:paraId="2124FE0C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850" w:type="dxa"/>
            <w:shd w:val="clear" w:color="auto" w:fill="C6D9F1" w:themeFill="text2" w:themeFillTint="33"/>
            <w:tcPrChange w:id="993" w:author="Jane Kohlhoff" w:date="2024-06-11T12:47:00Z" w16du:dateUtc="2024-06-11T02:47:00Z">
              <w:tcPr>
                <w:tcW w:w="850" w:type="dxa"/>
                <w:shd w:val="clear" w:color="auto" w:fill="C6D9F1" w:themeFill="text2" w:themeFillTint="33"/>
              </w:tcPr>
            </w:tcPrChange>
          </w:tcPr>
          <w:p w14:paraId="2332C6E3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1" w:type="dxa"/>
            <w:shd w:val="clear" w:color="auto" w:fill="C6D9F1" w:themeFill="text2" w:themeFillTint="33"/>
            <w:tcPrChange w:id="994" w:author="Jane Kohlhoff" w:date="2024-06-11T12:47:00Z" w16du:dateUtc="2024-06-11T02:47:00Z">
              <w:tcPr>
                <w:tcW w:w="851" w:type="dxa"/>
                <w:shd w:val="clear" w:color="auto" w:fill="C6D9F1" w:themeFill="text2" w:themeFillTint="33"/>
              </w:tcPr>
            </w:tcPrChange>
          </w:tcPr>
          <w:p w14:paraId="6E04B29A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932" w:type="dxa"/>
            <w:shd w:val="clear" w:color="auto" w:fill="C6D9F1" w:themeFill="text2" w:themeFillTint="33"/>
            <w:tcPrChange w:id="995" w:author="Jane Kohlhoff" w:date="2024-06-11T12:47:00Z" w16du:dateUtc="2024-06-11T02:47:00Z">
              <w:tcPr>
                <w:tcW w:w="819" w:type="dxa"/>
                <w:shd w:val="clear" w:color="auto" w:fill="C6D9F1" w:themeFill="text2" w:themeFillTint="33"/>
              </w:tcPr>
            </w:tcPrChange>
          </w:tcPr>
          <w:p w14:paraId="552B45FE" w14:textId="77777777" w:rsidR="000D53FA" w:rsidRPr="00716D00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 </w:t>
            </w: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4544AA5E" w14:textId="78290B72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1" w:type="dxa"/>
            <w:shd w:val="clear" w:color="auto" w:fill="C6D9F1" w:themeFill="text2" w:themeFillTint="33"/>
            <w:tcPrChange w:id="996" w:author="Jane Kohlhoff" w:date="2024-06-11T12:47:00Z" w16du:dateUtc="2024-06-11T02:47:00Z">
              <w:tcPr>
                <w:tcW w:w="851" w:type="dxa"/>
                <w:shd w:val="clear" w:color="auto" w:fill="C6D9F1" w:themeFill="text2" w:themeFillTint="33"/>
              </w:tcPr>
            </w:tcPrChange>
          </w:tcPr>
          <w:p w14:paraId="452732FA" w14:textId="77777777" w:rsidR="000D53FA" w:rsidRPr="00716D00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</w:t>
            </w:r>
            <w:r>
              <w:rPr>
                <w:b/>
                <w:sz w:val="15"/>
                <w:szCs w:val="15"/>
              </w:rPr>
              <w:t>3</w:t>
            </w:r>
            <w:r w:rsidRPr="00716D00">
              <w:rPr>
                <w:b/>
                <w:sz w:val="15"/>
                <w:szCs w:val="15"/>
              </w:rPr>
              <w:t xml:space="preserve"> </w:t>
            </w:r>
          </w:p>
          <w:p w14:paraId="7648ABB1" w14:textId="0BDB8261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0" w:type="dxa"/>
            <w:gridSpan w:val="2"/>
            <w:shd w:val="clear" w:color="auto" w:fill="C6D9F1" w:themeFill="text2" w:themeFillTint="33"/>
            <w:tcPrChange w:id="997" w:author="Jane Kohlhoff" w:date="2024-06-11T12:47:00Z" w16du:dateUtc="2024-06-11T02:47:00Z">
              <w:tcPr>
                <w:tcW w:w="850" w:type="dxa"/>
                <w:gridSpan w:val="3"/>
                <w:shd w:val="clear" w:color="auto" w:fill="C6D9F1" w:themeFill="text2" w:themeFillTint="33"/>
              </w:tcPr>
            </w:tcPrChange>
          </w:tcPr>
          <w:p w14:paraId="5CEF9372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679" w:type="dxa"/>
            <w:shd w:val="clear" w:color="auto" w:fill="C6D9F1" w:themeFill="text2" w:themeFillTint="33"/>
            <w:tcPrChange w:id="998" w:author="Jane Kohlhoff" w:date="2024-06-11T12:47:00Z" w16du:dateUtc="2024-06-11T02:47:00Z">
              <w:tcPr>
                <w:tcW w:w="679" w:type="dxa"/>
                <w:shd w:val="clear" w:color="auto" w:fill="C6D9F1" w:themeFill="text2" w:themeFillTint="33"/>
              </w:tcPr>
            </w:tcPrChange>
          </w:tcPr>
          <w:p w14:paraId="6DF856DA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2" w:type="dxa"/>
            <w:shd w:val="clear" w:color="auto" w:fill="C6D9F1" w:themeFill="text2" w:themeFillTint="33"/>
            <w:tcPrChange w:id="999" w:author="Jane Kohlhoff" w:date="2024-06-11T12:47:00Z" w16du:dateUtc="2024-06-11T02:47:00Z">
              <w:tcPr>
                <w:tcW w:w="852" w:type="dxa"/>
                <w:shd w:val="clear" w:color="auto" w:fill="C6D9F1" w:themeFill="text2" w:themeFillTint="33"/>
              </w:tcPr>
            </w:tcPrChange>
          </w:tcPr>
          <w:p w14:paraId="493418AD" w14:textId="77777777" w:rsidR="000D53FA" w:rsidRPr="00716D00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17309230" w14:textId="6EA38AD3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708" w:type="dxa"/>
            <w:shd w:val="clear" w:color="auto" w:fill="C6D9F1" w:themeFill="text2" w:themeFillTint="33"/>
            <w:tcPrChange w:id="1000" w:author="Jane Kohlhoff" w:date="2024-06-11T12:47:00Z" w16du:dateUtc="2024-06-11T02:47:00Z">
              <w:tcPr>
                <w:tcW w:w="708" w:type="dxa"/>
                <w:gridSpan w:val="2"/>
                <w:shd w:val="clear" w:color="auto" w:fill="C6D9F1" w:themeFill="text2" w:themeFillTint="33"/>
              </w:tcPr>
            </w:tcPrChange>
          </w:tcPr>
          <w:p w14:paraId="2B4FAC81" w14:textId="02E81FD7" w:rsidR="000D53FA" w:rsidRPr="008224BD" w:rsidRDefault="000D53FA" w:rsidP="000D53FA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  <w:tc>
          <w:tcPr>
            <w:tcW w:w="852" w:type="dxa"/>
            <w:gridSpan w:val="2"/>
            <w:shd w:val="clear" w:color="auto" w:fill="C6D9F1" w:themeFill="text2" w:themeFillTint="33"/>
            <w:tcPrChange w:id="1001" w:author="Jane Kohlhoff" w:date="2024-06-11T12:47:00Z" w16du:dateUtc="2024-06-11T02:47:00Z">
              <w:tcPr>
                <w:tcW w:w="852" w:type="dxa"/>
                <w:gridSpan w:val="3"/>
                <w:shd w:val="clear" w:color="auto" w:fill="C6D9F1" w:themeFill="text2" w:themeFillTint="33"/>
              </w:tcPr>
            </w:tcPrChange>
          </w:tcPr>
          <w:p w14:paraId="23F0CDAB" w14:textId="1E1A3960" w:rsidR="000D53FA" w:rsidRPr="008224BD" w:rsidRDefault="000D53FA" w:rsidP="000D53FA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  <w:tc>
          <w:tcPr>
            <w:tcW w:w="708" w:type="dxa"/>
            <w:gridSpan w:val="2"/>
            <w:shd w:val="clear" w:color="auto" w:fill="C6D9F1" w:themeFill="text2" w:themeFillTint="33"/>
            <w:tcPrChange w:id="1002" w:author="Jane Kohlhoff" w:date="2024-06-11T12:47:00Z" w16du:dateUtc="2024-06-11T02:47:00Z">
              <w:tcPr>
                <w:tcW w:w="708" w:type="dxa"/>
                <w:gridSpan w:val="3"/>
                <w:shd w:val="clear" w:color="auto" w:fill="C6D9F1" w:themeFill="text2" w:themeFillTint="33"/>
              </w:tcPr>
            </w:tcPrChange>
          </w:tcPr>
          <w:p w14:paraId="63447D75" w14:textId="62F46A77" w:rsidR="000D53FA" w:rsidRPr="008224BD" w:rsidRDefault="000D53FA" w:rsidP="000D53FA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  <w:tc>
          <w:tcPr>
            <w:tcW w:w="1039" w:type="dxa"/>
            <w:shd w:val="clear" w:color="auto" w:fill="C6D9F1" w:themeFill="text2" w:themeFillTint="33"/>
            <w:tcPrChange w:id="1003" w:author="Jane Kohlhoff" w:date="2024-06-11T12:47:00Z" w16du:dateUtc="2024-06-11T02:47:00Z">
              <w:tcPr>
                <w:tcW w:w="1039" w:type="dxa"/>
                <w:gridSpan w:val="2"/>
                <w:shd w:val="clear" w:color="auto" w:fill="C6D9F1" w:themeFill="text2" w:themeFillTint="33"/>
              </w:tcPr>
            </w:tcPrChange>
          </w:tcPr>
          <w:p w14:paraId="717FCEFA" w14:textId="7EE61CA5" w:rsidR="000D53FA" w:rsidRPr="008224BD" w:rsidRDefault="000D53FA" w:rsidP="000D53FA">
            <w:pPr>
              <w:rPr>
                <w:b/>
                <w:i/>
                <w:sz w:val="15"/>
                <w:szCs w:val="15"/>
              </w:rPr>
            </w:pPr>
            <w:r>
              <w:rPr>
                <w:b/>
                <w:i/>
                <w:sz w:val="15"/>
                <w:szCs w:val="15"/>
              </w:rPr>
              <w:t>P</w:t>
            </w:r>
          </w:p>
        </w:tc>
      </w:tr>
      <w:tr w:rsidR="000D53FA" w:rsidRPr="008224BD" w14:paraId="63AFEF2A" w14:textId="00920E76" w:rsidTr="00A5385A">
        <w:trPr>
          <w:trPrChange w:id="1004" w:author="Jane Kohlhoff" w:date="2024-06-11T12:47:00Z" w16du:dateUtc="2024-06-11T02:47:00Z">
            <w:trPr>
              <w:gridAfter w:val="0"/>
            </w:trPr>
          </w:trPrChange>
        </w:trPr>
        <w:tc>
          <w:tcPr>
            <w:tcW w:w="1022" w:type="dxa"/>
            <w:tcPrChange w:id="1005" w:author="Jane Kohlhoff" w:date="2024-06-11T12:47:00Z" w16du:dateUtc="2024-06-11T02:47:00Z">
              <w:tcPr>
                <w:tcW w:w="1022" w:type="dxa"/>
              </w:tcPr>
            </w:tcPrChange>
          </w:tcPr>
          <w:p w14:paraId="2BBEDE5D" w14:textId="0BA52AD6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Social-emotional functioning </w:t>
            </w:r>
          </w:p>
        </w:tc>
        <w:tc>
          <w:tcPr>
            <w:tcW w:w="1039" w:type="dxa"/>
            <w:tcPrChange w:id="1006" w:author="Jane Kohlhoff" w:date="2024-06-11T12:47:00Z" w16du:dateUtc="2024-06-11T02:47:00Z">
              <w:tcPr>
                <w:tcW w:w="1039" w:type="dxa"/>
              </w:tcPr>
            </w:tcPrChange>
          </w:tcPr>
          <w:p w14:paraId="4EC0A99A" w14:textId="5C9F2F04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sz w:val="15"/>
                <w:szCs w:val="15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attachment</w:t>
            </w:r>
          </w:p>
        </w:tc>
        <w:tc>
          <w:tcPr>
            <w:tcW w:w="851" w:type="dxa"/>
            <w:tcPrChange w:id="1007" w:author="Jane Kohlhoff" w:date="2024-06-11T12:47:00Z" w16du:dateUtc="2024-06-11T02:47:00Z">
              <w:tcPr>
                <w:tcW w:w="851" w:type="dxa"/>
              </w:tcPr>
            </w:tcPrChange>
          </w:tcPr>
          <w:p w14:paraId="503767B0" w14:textId="1D58CB4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37.70 (6.99)</w:t>
            </w:r>
          </w:p>
        </w:tc>
        <w:tc>
          <w:tcPr>
            <w:tcW w:w="850" w:type="dxa"/>
            <w:tcPrChange w:id="1008" w:author="Jane Kohlhoff" w:date="2024-06-11T12:47:00Z" w16du:dateUtc="2024-06-11T02:47:00Z">
              <w:tcPr>
                <w:tcW w:w="850" w:type="dxa"/>
              </w:tcPr>
            </w:tcPrChange>
          </w:tcPr>
          <w:p w14:paraId="7891B69B" w14:textId="2962667B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39.14 (8.82)</w:t>
            </w:r>
          </w:p>
        </w:tc>
        <w:tc>
          <w:tcPr>
            <w:tcW w:w="850" w:type="dxa"/>
            <w:tcPrChange w:id="1009" w:author="Jane Kohlhoff" w:date="2024-06-11T12:47:00Z" w16du:dateUtc="2024-06-11T02:47:00Z">
              <w:tcPr>
                <w:tcW w:w="850" w:type="dxa"/>
              </w:tcPr>
            </w:tcPrChange>
          </w:tcPr>
          <w:p w14:paraId="09175930" w14:textId="3F023E7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36.89 (7.50)</w:t>
            </w:r>
          </w:p>
        </w:tc>
        <w:tc>
          <w:tcPr>
            <w:tcW w:w="880" w:type="dxa"/>
            <w:tcPrChange w:id="1010" w:author="Jane Kohlhoff" w:date="2024-06-11T12:47:00Z" w16du:dateUtc="2024-06-11T02:47:00Z">
              <w:tcPr>
                <w:tcW w:w="880" w:type="dxa"/>
              </w:tcPr>
            </w:tcPrChange>
          </w:tcPr>
          <w:p w14:paraId="228FC5AC" w14:textId="7B1B0089" w:rsidR="000D53FA" w:rsidRPr="008224BD" w:rsidRDefault="00B743FD" w:rsidP="000D53FA">
            <w:pPr>
              <w:rPr>
                <w:sz w:val="15"/>
                <w:szCs w:val="15"/>
              </w:rPr>
            </w:pPr>
            <w:del w:id="1011" w:author="Jane Kohlhoff" w:date="2024-06-11T12:41:00Z" w16du:dateUtc="2024-06-11T02:41:00Z">
              <w:r w:rsidRPr="008224BD" w:rsidDel="00720E6F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012" w:author="Jane Kohlhoff" w:date="2024-06-11T12:41:00Z" w16du:dateUtc="2024-06-11T02:41:00Z">
              <w:r w:rsidR="00720E6F">
                <w:rPr>
                  <w:i/>
                  <w:iCs/>
                  <w:sz w:val="15"/>
                  <w:szCs w:val="15"/>
                </w:rPr>
                <w:t>p</w:t>
              </w:r>
              <w:r w:rsidR="00720E6F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013" w:author="Jane Kohlhoff" w:date="2024-06-11T12:39:00Z" w16du:dateUtc="2024-06-11T02:39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</w:t>
            </w:r>
            <w:r w:rsidR="000D53FA">
              <w:rPr>
                <w:sz w:val="15"/>
                <w:szCs w:val="15"/>
              </w:rPr>
              <w:t>14</w:t>
            </w:r>
          </w:p>
          <w:p w14:paraId="5FC54A19" w14:textId="3FCA6057" w:rsidR="000D53FA" w:rsidRPr="008224BD" w:rsidRDefault="00B743FD" w:rsidP="000D53FA">
            <w:pPr>
              <w:rPr>
                <w:sz w:val="15"/>
                <w:szCs w:val="15"/>
              </w:rPr>
            </w:pPr>
            <w:del w:id="1014" w:author="Jane Kohlhoff" w:date="2024-06-11T12:41:00Z" w16du:dateUtc="2024-06-11T02:41:00Z">
              <w:r w:rsidRPr="008224BD" w:rsidDel="00720E6F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015" w:author="Jane Kohlhoff" w:date="2024-06-11T12:41:00Z" w16du:dateUtc="2024-06-11T02:41:00Z">
              <w:r w:rsidR="00720E6F">
                <w:rPr>
                  <w:i/>
                  <w:iCs/>
                  <w:sz w:val="15"/>
                  <w:szCs w:val="15"/>
                </w:rPr>
                <w:t>d</w:t>
              </w:r>
              <w:r w:rsidR="00720E6F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016" w:author="Jane Kohlhoff" w:date="2024-06-11T12:39:00Z" w16du:dateUtc="2024-06-11T02:39:00Z">
              <w:r>
                <w:rPr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-</w:t>
            </w:r>
            <w:ins w:id="1017" w:author="Jane Kohlhoff" w:date="2024-06-11T12:41:00Z" w16du:dateUtc="2024-06-11T02:41:00Z">
              <w:r w:rsidR="00720E6F">
                <w:rPr>
                  <w:sz w:val="15"/>
                  <w:szCs w:val="15"/>
                </w:rPr>
                <w:t>0</w:t>
              </w:r>
            </w:ins>
            <w:r w:rsidR="000D53FA" w:rsidRPr="008224BD">
              <w:rPr>
                <w:sz w:val="15"/>
                <w:szCs w:val="15"/>
              </w:rPr>
              <w:t>.</w:t>
            </w:r>
            <w:r w:rsidR="000D53FA">
              <w:rPr>
                <w:sz w:val="15"/>
                <w:szCs w:val="15"/>
              </w:rPr>
              <w:t>60</w:t>
            </w:r>
          </w:p>
        </w:tc>
        <w:tc>
          <w:tcPr>
            <w:tcW w:w="882" w:type="dxa"/>
            <w:tcPrChange w:id="1018" w:author="Jane Kohlhoff" w:date="2024-06-11T12:47:00Z" w16du:dateUtc="2024-06-11T02:47:00Z">
              <w:tcPr>
                <w:tcW w:w="882" w:type="dxa"/>
              </w:tcPr>
            </w:tcPrChange>
          </w:tcPr>
          <w:p w14:paraId="747962BD" w14:textId="129AC263" w:rsidR="000D53FA" w:rsidRPr="00720E6F" w:rsidRDefault="00720E6F" w:rsidP="000D53FA">
            <w:pPr>
              <w:rPr>
                <w:b/>
                <w:bCs/>
                <w:sz w:val="15"/>
                <w:szCs w:val="15"/>
                <w:rPrChange w:id="1019" w:author="Jane Kohlhoff" w:date="2024-06-11T12:40:00Z" w16du:dateUtc="2024-06-11T02:40:00Z">
                  <w:rPr>
                    <w:sz w:val="15"/>
                    <w:szCs w:val="15"/>
                  </w:rPr>
                </w:rPrChange>
              </w:rPr>
            </w:pPr>
            <w:del w:id="1020" w:author="Jane Kohlhoff" w:date="2024-06-11T12:43:00Z" w16du:dateUtc="2024-06-11T02:43:00Z">
              <w:r w:rsidRPr="00720E6F" w:rsidDel="00475529">
                <w:rPr>
                  <w:b/>
                  <w:bCs/>
                  <w:i/>
                  <w:iCs/>
                  <w:sz w:val="15"/>
                  <w:szCs w:val="15"/>
                  <w:rPrChange w:id="1021" w:author="Jane Kohlhoff" w:date="2024-06-11T12:40:00Z" w16du:dateUtc="2024-06-11T02:40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delText>P</w:delText>
              </w:r>
            </w:del>
            <w:ins w:id="1022" w:author="Jane Kohlhoff" w:date="2024-06-11T12:43:00Z" w16du:dateUtc="2024-06-11T02:43:00Z"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 w:rsidR="00475529" w:rsidRPr="00720E6F">
                <w:rPr>
                  <w:b/>
                  <w:bCs/>
                  <w:i/>
                  <w:iCs/>
                  <w:sz w:val="15"/>
                  <w:szCs w:val="15"/>
                  <w:rPrChange w:id="1023" w:author="Jane Kohlhoff" w:date="2024-06-11T12:40:00Z" w16du:dateUtc="2024-06-11T02:40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0D53FA" w:rsidRPr="00720E6F">
              <w:rPr>
                <w:b/>
                <w:bCs/>
                <w:sz w:val="15"/>
                <w:szCs w:val="15"/>
                <w:rPrChange w:id="1024" w:author="Jane Kohlhoff" w:date="2024-06-11T12:40:00Z" w16du:dateUtc="2024-06-11T02:40:00Z">
                  <w:rPr>
                    <w:sz w:val="15"/>
                    <w:szCs w:val="15"/>
                  </w:rPr>
                </w:rPrChange>
              </w:rPr>
              <w:t>=</w:t>
            </w:r>
            <w:ins w:id="1025" w:author="Jane Kohlhoff" w:date="2024-06-11T12:40:00Z" w16du:dateUtc="2024-06-11T02:40:00Z">
              <w:r w:rsidRPr="00720E6F">
                <w:rPr>
                  <w:b/>
                  <w:bCs/>
                  <w:sz w:val="15"/>
                  <w:szCs w:val="15"/>
                  <w:rPrChange w:id="1026" w:author="Jane Kohlhoff" w:date="2024-06-11T12:40:00Z" w16du:dateUtc="2024-06-11T02:40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0D53FA" w:rsidRPr="00720E6F">
              <w:rPr>
                <w:b/>
                <w:bCs/>
                <w:sz w:val="15"/>
                <w:szCs w:val="15"/>
                <w:rPrChange w:id="1027" w:author="Jane Kohlhoff" w:date="2024-06-11T12:40:00Z" w16du:dateUtc="2024-06-11T02:40:00Z">
                  <w:rPr>
                    <w:sz w:val="15"/>
                    <w:szCs w:val="15"/>
                  </w:rPr>
                </w:rPrChange>
              </w:rPr>
              <w:t>0.019</w:t>
            </w:r>
            <w:ins w:id="1028" w:author="Jane Kohlhoff" w:date="2024-06-11T12:40:00Z" w16du:dateUtc="2024-06-11T02:40:00Z">
              <w:r w:rsidRPr="00720E6F">
                <w:rPr>
                  <w:b/>
                  <w:bCs/>
                  <w:sz w:val="15"/>
                  <w:szCs w:val="15"/>
                  <w:rPrChange w:id="1029" w:author="Jane Kohlhoff" w:date="2024-06-11T12:40:00Z" w16du:dateUtc="2024-06-11T02:40:00Z">
                    <w:rPr>
                      <w:sz w:val="15"/>
                      <w:szCs w:val="15"/>
                    </w:rPr>
                  </w:rPrChange>
                </w:rPr>
                <w:t>*</w:t>
              </w:r>
            </w:ins>
          </w:p>
          <w:p w14:paraId="2EB87BBF" w14:textId="02BF5390" w:rsidR="000D53FA" w:rsidRPr="008224BD" w:rsidRDefault="00720E6F" w:rsidP="000D53FA">
            <w:pPr>
              <w:rPr>
                <w:sz w:val="15"/>
                <w:szCs w:val="15"/>
              </w:rPr>
            </w:pPr>
            <w:del w:id="1030" w:author="Jane Kohlhoff" w:date="2024-06-11T12:43:00Z" w16du:dateUtc="2024-06-11T02:43:00Z">
              <w:r w:rsidRPr="00720E6F" w:rsidDel="00475529">
                <w:rPr>
                  <w:b/>
                  <w:bCs/>
                  <w:i/>
                  <w:iCs/>
                  <w:sz w:val="15"/>
                  <w:szCs w:val="15"/>
                  <w:rPrChange w:id="1031" w:author="Jane Kohlhoff" w:date="2024-06-11T12:40:00Z" w16du:dateUtc="2024-06-11T02:40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delText>D</w:delText>
              </w:r>
            </w:del>
            <w:ins w:id="1032" w:author="Jane Kohlhoff" w:date="2024-06-11T12:43:00Z" w16du:dateUtc="2024-06-11T02:43:00Z"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>d</w:t>
              </w:r>
              <w:r w:rsidR="00475529" w:rsidRPr="00720E6F">
                <w:rPr>
                  <w:b/>
                  <w:bCs/>
                  <w:i/>
                  <w:iCs/>
                  <w:sz w:val="15"/>
                  <w:szCs w:val="15"/>
                  <w:rPrChange w:id="1033" w:author="Jane Kohlhoff" w:date="2024-06-11T12:40:00Z" w16du:dateUtc="2024-06-11T02:40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0D53FA" w:rsidRPr="00720E6F">
              <w:rPr>
                <w:b/>
                <w:bCs/>
                <w:sz w:val="15"/>
                <w:szCs w:val="15"/>
                <w:rPrChange w:id="1034" w:author="Jane Kohlhoff" w:date="2024-06-11T12:40:00Z" w16du:dateUtc="2024-06-11T02:40:00Z">
                  <w:rPr>
                    <w:sz w:val="15"/>
                    <w:szCs w:val="15"/>
                  </w:rPr>
                </w:rPrChange>
              </w:rPr>
              <w:t>=</w:t>
            </w:r>
            <w:ins w:id="1035" w:author="Jane Kohlhoff" w:date="2024-06-11T12:40:00Z" w16du:dateUtc="2024-06-11T02:40:00Z">
              <w:r w:rsidRPr="00720E6F">
                <w:rPr>
                  <w:b/>
                  <w:bCs/>
                  <w:sz w:val="15"/>
                  <w:szCs w:val="15"/>
                  <w:rPrChange w:id="1036" w:author="Jane Kohlhoff" w:date="2024-06-11T12:40:00Z" w16du:dateUtc="2024-06-11T02:40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 w:rsidR="000D53FA" w:rsidRPr="00720E6F">
              <w:rPr>
                <w:b/>
                <w:bCs/>
                <w:sz w:val="15"/>
                <w:szCs w:val="15"/>
                <w:rPrChange w:id="1037" w:author="Jane Kohlhoff" w:date="2024-06-11T12:40:00Z" w16du:dateUtc="2024-06-11T02:40:00Z">
                  <w:rPr>
                    <w:sz w:val="15"/>
                    <w:szCs w:val="15"/>
                  </w:rPr>
                </w:rPrChange>
              </w:rPr>
              <w:t>-</w:t>
            </w:r>
            <w:ins w:id="1038" w:author="Jane Kohlhoff" w:date="2024-06-11T12:40:00Z" w16du:dateUtc="2024-06-11T02:40:00Z">
              <w:r w:rsidRPr="00720E6F">
                <w:rPr>
                  <w:b/>
                  <w:bCs/>
                  <w:sz w:val="15"/>
                  <w:szCs w:val="15"/>
                  <w:rPrChange w:id="1039" w:author="Jane Kohlhoff" w:date="2024-06-11T12:40:00Z" w16du:dateUtc="2024-06-11T02:40:00Z">
                    <w:rPr>
                      <w:sz w:val="15"/>
                      <w:szCs w:val="15"/>
                    </w:rPr>
                  </w:rPrChange>
                </w:rPr>
                <w:t>0</w:t>
              </w:r>
            </w:ins>
            <w:r w:rsidR="000D53FA" w:rsidRPr="00720E6F">
              <w:rPr>
                <w:b/>
                <w:bCs/>
                <w:sz w:val="15"/>
                <w:szCs w:val="15"/>
                <w:rPrChange w:id="1040" w:author="Jane Kohlhoff" w:date="2024-06-11T12:40:00Z" w16du:dateUtc="2024-06-11T02:40:00Z">
                  <w:rPr>
                    <w:sz w:val="15"/>
                    <w:szCs w:val="15"/>
                  </w:rPr>
                </w:rPrChange>
              </w:rPr>
              <w:t>.82</w:t>
            </w:r>
          </w:p>
        </w:tc>
        <w:tc>
          <w:tcPr>
            <w:tcW w:w="850" w:type="dxa"/>
            <w:gridSpan w:val="2"/>
            <w:tcPrChange w:id="1041" w:author="Jane Kohlhoff" w:date="2024-06-11T12:47:00Z" w16du:dateUtc="2024-06-11T02:47:00Z">
              <w:tcPr>
                <w:tcW w:w="850" w:type="dxa"/>
                <w:gridSpan w:val="2"/>
              </w:tcPr>
            </w:tcPrChange>
          </w:tcPr>
          <w:p w14:paraId="76701FFB" w14:textId="54236DD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42.04 (7.42)</w:t>
            </w:r>
          </w:p>
        </w:tc>
        <w:tc>
          <w:tcPr>
            <w:tcW w:w="850" w:type="dxa"/>
            <w:tcPrChange w:id="1042" w:author="Jane Kohlhoff" w:date="2024-06-11T12:47:00Z" w16du:dateUtc="2024-06-11T02:47:00Z">
              <w:tcPr>
                <w:tcW w:w="850" w:type="dxa"/>
              </w:tcPr>
            </w:tcPrChange>
          </w:tcPr>
          <w:p w14:paraId="4687D8F8" w14:textId="6E3AA32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37.45 (7.88)</w:t>
            </w:r>
          </w:p>
        </w:tc>
        <w:tc>
          <w:tcPr>
            <w:tcW w:w="851" w:type="dxa"/>
            <w:tcPrChange w:id="1043" w:author="Jane Kohlhoff" w:date="2024-06-11T12:47:00Z" w16du:dateUtc="2024-06-11T02:47:00Z">
              <w:tcPr>
                <w:tcW w:w="851" w:type="dxa"/>
              </w:tcPr>
            </w:tcPrChange>
          </w:tcPr>
          <w:p w14:paraId="649B7470" w14:textId="7354C54F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39.40</w:t>
            </w:r>
            <w:r w:rsidRPr="008224BD">
              <w:rPr>
                <w:sz w:val="15"/>
                <w:szCs w:val="15"/>
              </w:rPr>
              <w:t xml:space="preserve"> (</w:t>
            </w:r>
            <w:r>
              <w:rPr>
                <w:sz w:val="15"/>
                <w:szCs w:val="15"/>
              </w:rPr>
              <w:t>9.50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932" w:type="dxa"/>
            <w:tcPrChange w:id="1044" w:author="Jane Kohlhoff" w:date="2024-06-11T12:47:00Z" w16du:dateUtc="2024-06-11T02:47:00Z">
              <w:tcPr>
                <w:tcW w:w="819" w:type="dxa"/>
              </w:tcPr>
            </w:tcPrChange>
          </w:tcPr>
          <w:p w14:paraId="7DCEA91C" w14:textId="189E89AF" w:rsidR="00B31AF7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045" w:author="Jane Kohlhoff" w:date="2024-06-11T12:44:00Z" w16du:dateUtc="2024-06-11T02:44:00Z">
              <w:r w:rsidRPr="008224BD" w:rsidDel="00863A35">
                <w:rPr>
                  <w:sz w:val="15"/>
                  <w:szCs w:val="15"/>
                </w:rPr>
                <w:delText>=</w:delText>
              </w:r>
              <w:r w:rsidDel="00863A35">
                <w:rPr>
                  <w:sz w:val="15"/>
                  <w:szCs w:val="15"/>
                </w:rPr>
                <w:delText>1.00</w:delText>
              </w:r>
            </w:del>
            <w:ins w:id="1046" w:author="Jane Kohlhoff" w:date="2024-06-11T12:44:00Z" w16du:dateUtc="2024-06-11T02:44:00Z">
              <w:r w:rsidR="00863A35">
                <w:rPr>
                  <w:sz w:val="15"/>
                  <w:szCs w:val="15"/>
                </w:rPr>
                <w:t xml:space="preserve"> </w:t>
              </w:r>
              <w:r w:rsidR="00863A35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863A35" w:rsidRPr="001D3075">
                <w:rPr>
                  <w:sz w:val="15"/>
                  <w:szCs w:val="15"/>
                </w:rPr>
                <w:t>0.99</w:t>
              </w:r>
            </w:ins>
          </w:p>
          <w:p w14:paraId="3ACEDE6E" w14:textId="5B4425B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ins w:id="1047" w:author="Jane Kohlhoff" w:date="2024-06-11T12:46:00Z" w16du:dateUtc="2024-06-11T02:46:00Z">
              <w:r w:rsidR="00B31AF7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=</w:t>
            </w:r>
            <w:ins w:id="1048" w:author="Jane Kohlhoff" w:date="2024-06-11T12:46:00Z" w16du:dateUtc="2024-06-11T02:46:00Z">
              <w:r w:rsidR="00B31AF7">
                <w:rPr>
                  <w:sz w:val="15"/>
                  <w:szCs w:val="15"/>
                </w:rPr>
                <w:t xml:space="preserve"> 0</w:t>
              </w:r>
            </w:ins>
            <w:r w:rsidRPr="008224BD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06</w:t>
            </w:r>
          </w:p>
        </w:tc>
        <w:tc>
          <w:tcPr>
            <w:tcW w:w="851" w:type="dxa"/>
            <w:tcPrChange w:id="1049" w:author="Jane Kohlhoff" w:date="2024-06-11T12:47:00Z" w16du:dateUtc="2024-06-11T02:47:00Z">
              <w:tcPr>
                <w:tcW w:w="851" w:type="dxa"/>
              </w:tcPr>
            </w:tcPrChange>
          </w:tcPr>
          <w:p w14:paraId="2D508774" w14:textId="38AD3A5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050" w:author="Jane Kohlhoff" w:date="2024-06-11T12:45:00Z" w16du:dateUtc="2024-06-11T02:45:00Z">
              <w:r w:rsidRPr="008224BD" w:rsidDel="00863A35">
                <w:rPr>
                  <w:sz w:val="15"/>
                  <w:szCs w:val="15"/>
                </w:rPr>
                <w:delText>=1.00</w:delText>
              </w:r>
            </w:del>
            <w:ins w:id="1051" w:author="Jane Kohlhoff" w:date="2024-06-11T12:45:00Z" w16du:dateUtc="2024-06-11T02:45:00Z">
              <w:r w:rsidR="00863A35">
                <w:rPr>
                  <w:sz w:val="15"/>
                  <w:szCs w:val="15"/>
                </w:rPr>
                <w:t xml:space="preserve"> </w:t>
              </w:r>
              <w:r w:rsidR="00863A35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863A35" w:rsidRPr="001D3075">
                <w:rPr>
                  <w:sz w:val="15"/>
                  <w:szCs w:val="15"/>
                </w:rPr>
                <w:t>0.99</w:t>
              </w:r>
            </w:ins>
          </w:p>
          <w:p w14:paraId="2D37F176" w14:textId="282AE7A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</w:t>
            </w:r>
            <w:r>
              <w:rPr>
                <w:sz w:val="15"/>
                <w:szCs w:val="15"/>
              </w:rPr>
              <w:t>07</w:t>
            </w:r>
          </w:p>
        </w:tc>
        <w:tc>
          <w:tcPr>
            <w:tcW w:w="850" w:type="dxa"/>
            <w:gridSpan w:val="2"/>
            <w:tcPrChange w:id="1052" w:author="Jane Kohlhoff" w:date="2024-06-11T12:47:00Z" w16du:dateUtc="2024-06-11T02:47:00Z">
              <w:tcPr>
                <w:tcW w:w="850" w:type="dxa"/>
                <w:gridSpan w:val="3"/>
              </w:tcPr>
            </w:tcPrChange>
          </w:tcPr>
          <w:p w14:paraId="56370AFE" w14:textId="561ECEB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43.57 (8.94)</w:t>
            </w:r>
          </w:p>
        </w:tc>
        <w:tc>
          <w:tcPr>
            <w:tcW w:w="679" w:type="dxa"/>
            <w:tcPrChange w:id="1053" w:author="Jane Kohlhoff" w:date="2024-06-11T12:47:00Z" w16du:dateUtc="2024-06-11T02:47:00Z">
              <w:tcPr>
                <w:tcW w:w="679" w:type="dxa"/>
              </w:tcPr>
            </w:tcPrChange>
          </w:tcPr>
          <w:p w14:paraId="18AD84EC" w14:textId="76ED71F6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39.66 (9.04)</w:t>
            </w:r>
          </w:p>
        </w:tc>
        <w:tc>
          <w:tcPr>
            <w:tcW w:w="852" w:type="dxa"/>
            <w:tcPrChange w:id="1054" w:author="Jane Kohlhoff" w:date="2024-06-11T12:47:00Z" w16du:dateUtc="2024-06-11T02:47:00Z">
              <w:tcPr>
                <w:tcW w:w="852" w:type="dxa"/>
              </w:tcPr>
            </w:tcPrChange>
          </w:tcPr>
          <w:p w14:paraId="4E95A829" w14:textId="38F523AB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055" w:author="Jane Kohlhoff" w:date="2024-06-11T12:45:00Z" w16du:dateUtc="2024-06-11T02:45:00Z">
              <w:r w:rsidRPr="008224BD" w:rsidDel="007D4E98">
                <w:rPr>
                  <w:sz w:val="15"/>
                  <w:szCs w:val="15"/>
                </w:rPr>
                <w:delText>=</w:delText>
              </w:r>
              <w:r w:rsidDel="007D4E98">
                <w:rPr>
                  <w:sz w:val="15"/>
                  <w:szCs w:val="15"/>
                </w:rPr>
                <w:delText>1.00</w:delText>
              </w:r>
              <w:r w:rsidRPr="008224BD" w:rsidDel="007D4E98">
                <w:rPr>
                  <w:sz w:val="15"/>
                  <w:szCs w:val="15"/>
                </w:rPr>
                <w:delText>0</w:delText>
              </w:r>
            </w:del>
            <w:ins w:id="1056" w:author="Jane Kohlhoff" w:date="2024-06-11T12:45:00Z" w16du:dateUtc="2024-06-11T02:45:00Z">
              <w:r w:rsidR="007D4E98">
                <w:rPr>
                  <w:sz w:val="15"/>
                  <w:szCs w:val="15"/>
                </w:rPr>
                <w:t xml:space="preserve"> </w:t>
              </w:r>
              <w:r w:rsidR="007D4E98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7D4E98" w:rsidRPr="001D3075">
                <w:rPr>
                  <w:sz w:val="15"/>
                  <w:szCs w:val="15"/>
                </w:rPr>
                <w:t>0.99</w:t>
              </w:r>
            </w:ins>
          </w:p>
          <w:p w14:paraId="16C44324" w14:textId="1250D3A4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ins w:id="1057" w:author="Jane Kohlhoff" w:date="2024-06-11T12:49:00Z" w16du:dateUtc="2024-06-11T02:49:00Z">
              <w:r w:rsidR="00D753AC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=</w:t>
            </w:r>
            <w:ins w:id="1058" w:author="Jane Kohlhoff" w:date="2024-06-11T12:49:00Z" w16du:dateUtc="2024-06-11T02:49:00Z">
              <w:r w:rsidR="00D753AC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-</w:t>
            </w:r>
            <w:ins w:id="1059" w:author="Jane Kohlhoff" w:date="2024-06-11T12:49:00Z" w16du:dateUtc="2024-06-11T02:49:00Z">
              <w:r w:rsidR="00D753AC">
                <w:rPr>
                  <w:sz w:val="15"/>
                  <w:szCs w:val="15"/>
                </w:rPr>
                <w:t>0</w:t>
              </w:r>
            </w:ins>
            <w:r>
              <w:rPr>
                <w:sz w:val="15"/>
                <w:szCs w:val="15"/>
              </w:rPr>
              <w:t>.37</w:t>
            </w:r>
          </w:p>
        </w:tc>
        <w:tc>
          <w:tcPr>
            <w:tcW w:w="708" w:type="dxa"/>
            <w:tcPrChange w:id="1060" w:author="Jane Kohlhoff" w:date="2024-06-11T12:47:00Z" w16du:dateUtc="2024-06-11T02:47:00Z">
              <w:tcPr>
                <w:tcW w:w="708" w:type="dxa"/>
                <w:gridSpan w:val="2"/>
              </w:tcPr>
            </w:tcPrChange>
          </w:tcPr>
          <w:p w14:paraId="641CAE39" w14:textId="0287049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  <w:tcPrChange w:id="1061" w:author="Jane Kohlhoff" w:date="2024-06-11T12:47:00Z" w16du:dateUtc="2024-06-11T02:47:00Z">
              <w:tcPr>
                <w:tcW w:w="852" w:type="dxa"/>
                <w:gridSpan w:val="3"/>
              </w:tcPr>
            </w:tcPrChange>
          </w:tcPr>
          <w:p w14:paraId="1EAB8EA4" w14:textId="5CAF25B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  <w:tcPrChange w:id="1062" w:author="Jane Kohlhoff" w:date="2024-06-11T12:47:00Z" w16du:dateUtc="2024-06-11T02:47:00Z">
              <w:tcPr>
                <w:tcW w:w="708" w:type="dxa"/>
                <w:gridSpan w:val="3"/>
              </w:tcPr>
            </w:tcPrChange>
          </w:tcPr>
          <w:p w14:paraId="004B13F0" w14:textId="55A5515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  <w:tcPrChange w:id="1063" w:author="Jane Kohlhoff" w:date="2024-06-11T12:47:00Z" w16du:dateUtc="2024-06-11T02:47:00Z">
              <w:tcPr>
                <w:tcW w:w="1039" w:type="dxa"/>
                <w:gridSpan w:val="2"/>
              </w:tcPr>
            </w:tcPrChange>
          </w:tcPr>
          <w:p w14:paraId="222E6B84" w14:textId="7BBDEE35" w:rsidR="000D53FA" w:rsidRPr="008224BD" w:rsidRDefault="00702531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="006A3B66" w:rsidRPr="004D5EDA">
              <w:rPr>
                <w:i/>
                <w:iCs/>
                <w:sz w:val="15"/>
                <w:szCs w:val="15"/>
                <w:rPrChange w:id="1064" w:author="Jane Kohlhoff" w:date="2024-06-11T12:51:00Z" w16du:dateUtc="2024-06-11T02:51:00Z">
                  <w:rPr>
                    <w:sz w:val="15"/>
                    <w:szCs w:val="15"/>
                  </w:rPr>
                </w:rPrChange>
              </w:rPr>
              <w:t>p</w:t>
            </w:r>
            <w:ins w:id="1065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1066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</w:t>
            </w:r>
            <w:del w:id="1067" w:author="Jane Kohlhoff" w:date="2024-06-11T12:51:00Z" w16du:dateUtc="2024-06-11T02:51:00Z">
              <w:r w:rsidR="006A3B66" w:rsidDel="004D5EDA">
                <w:rPr>
                  <w:sz w:val="15"/>
                  <w:szCs w:val="15"/>
                </w:rPr>
                <w:delText>669</w:delText>
              </w:r>
            </w:del>
            <w:ins w:id="1068" w:author="Jane Kohlhoff" w:date="2024-06-11T12:51:00Z" w16du:dateUtc="2024-06-11T02:51:00Z">
              <w:r w:rsidR="004D5EDA">
                <w:rPr>
                  <w:sz w:val="15"/>
                  <w:szCs w:val="15"/>
                </w:rPr>
                <w:t>6</w:t>
              </w:r>
              <w:r w:rsidR="004D5EDA">
                <w:rPr>
                  <w:sz w:val="15"/>
                  <w:szCs w:val="15"/>
                </w:rPr>
                <w:t>7</w:t>
              </w:r>
            </w:ins>
          </w:p>
        </w:tc>
      </w:tr>
      <w:tr w:rsidR="000D53FA" w:rsidRPr="008224BD" w14:paraId="6BB5A7C2" w14:textId="3095DAF0" w:rsidTr="00A5385A">
        <w:trPr>
          <w:trPrChange w:id="1069" w:author="Jane Kohlhoff" w:date="2024-06-11T12:47:00Z" w16du:dateUtc="2024-06-11T02:47:00Z">
            <w:trPr>
              <w:gridAfter w:val="0"/>
            </w:trPr>
          </w:trPrChange>
        </w:trPr>
        <w:tc>
          <w:tcPr>
            <w:tcW w:w="1022" w:type="dxa"/>
            <w:tcPrChange w:id="1070" w:author="Jane Kohlhoff" w:date="2024-06-11T12:47:00Z" w16du:dateUtc="2024-06-11T02:47:00Z">
              <w:tcPr>
                <w:tcW w:w="1022" w:type="dxa"/>
              </w:tcPr>
            </w:tcPrChange>
          </w:tcPr>
          <w:p w14:paraId="3E115501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  <w:tcPrChange w:id="1071" w:author="Jane Kohlhoff" w:date="2024-06-11T12:47:00Z" w16du:dateUtc="2024-06-11T02:47:00Z">
              <w:tcPr>
                <w:tcW w:w="1039" w:type="dxa"/>
              </w:tcPr>
            </w:tcPrChange>
          </w:tcPr>
          <w:p w14:paraId="6F4DDBBD" w14:textId="3E683529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initiative</w:t>
            </w:r>
          </w:p>
          <w:p w14:paraId="39F6DF41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tcPrChange w:id="1072" w:author="Jane Kohlhoff" w:date="2024-06-11T12:47:00Z" w16du:dateUtc="2024-06-11T02:47:00Z">
              <w:tcPr>
                <w:tcW w:w="851" w:type="dxa"/>
              </w:tcPr>
            </w:tcPrChange>
          </w:tcPr>
          <w:p w14:paraId="4EDF9CED" w14:textId="0E39D3A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43.40 (9.09)</w:t>
            </w:r>
          </w:p>
        </w:tc>
        <w:tc>
          <w:tcPr>
            <w:tcW w:w="850" w:type="dxa"/>
            <w:tcPrChange w:id="1073" w:author="Jane Kohlhoff" w:date="2024-06-11T12:47:00Z" w16du:dateUtc="2024-06-11T02:47:00Z">
              <w:tcPr>
                <w:tcW w:w="850" w:type="dxa"/>
              </w:tcPr>
            </w:tcPrChange>
          </w:tcPr>
          <w:p w14:paraId="7394018B" w14:textId="5B791C5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45.46 (11.00)</w:t>
            </w:r>
          </w:p>
        </w:tc>
        <w:tc>
          <w:tcPr>
            <w:tcW w:w="850" w:type="dxa"/>
            <w:tcPrChange w:id="1074" w:author="Jane Kohlhoff" w:date="2024-06-11T12:47:00Z" w16du:dateUtc="2024-06-11T02:47:00Z">
              <w:tcPr>
                <w:tcW w:w="850" w:type="dxa"/>
              </w:tcPr>
            </w:tcPrChange>
          </w:tcPr>
          <w:p w14:paraId="100C1C59" w14:textId="5041D0D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43.74 (9.21)</w:t>
            </w:r>
          </w:p>
        </w:tc>
        <w:tc>
          <w:tcPr>
            <w:tcW w:w="880" w:type="dxa"/>
            <w:tcPrChange w:id="1075" w:author="Jane Kohlhoff" w:date="2024-06-11T12:47:00Z" w16du:dateUtc="2024-06-11T02:47:00Z">
              <w:tcPr>
                <w:tcW w:w="880" w:type="dxa"/>
              </w:tcPr>
            </w:tcPrChange>
          </w:tcPr>
          <w:p w14:paraId="27B307CB" w14:textId="1F839BD2" w:rsidR="000D53FA" w:rsidRPr="008224BD" w:rsidRDefault="00B743FD" w:rsidP="000D53FA">
            <w:pPr>
              <w:rPr>
                <w:sz w:val="15"/>
                <w:szCs w:val="15"/>
              </w:rPr>
            </w:pPr>
            <w:del w:id="1076" w:author="Jane Kohlhoff" w:date="2024-06-11T12:41:00Z" w16du:dateUtc="2024-06-11T02:41:00Z">
              <w:r w:rsidRPr="008224BD" w:rsidDel="00720E6F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077" w:author="Jane Kohlhoff" w:date="2024-06-11T12:41:00Z" w16du:dateUtc="2024-06-11T02:41:00Z">
              <w:r w:rsidR="00720E6F">
                <w:rPr>
                  <w:i/>
                  <w:iCs/>
                  <w:sz w:val="15"/>
                  <w:szCs w:val="15"/>
                </w:rPr>
                <w:t>p</w:t>
              </w:r>
              <w:r w:rsidR="00720E6F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ins w:id="1078" w:author="Jane Kohlhoff" w:date="2024-06-11T12:44:00Z" w16du:dateUtc="2024-06-11T02:44:00Z">
              <w:r w:rsidR="00863A35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863A35" w:rsidRPr="001D3075">
                <w:rPr>
                  <w:sz w:val="15"/>
                  <w:szCs w:val="15"/>
                </w:rPr>
                <w:t>0.99</w:t>
              </w:r>
            </w:ins>
            <w:del w:id="1079" w:author="Jane Kohlhoff" w:date="2024-06-11T12:44:00Z" w16du:dateUtc="2024-06-11T02:44:00Z">
              <w:r w:rsidR="000D53FA" w:rsidRPr="008224BD" w:rsidDel="00863A35">
                <w:rPr>
                  <w:sz w:val="15"/>
                  <w:szCs w:val="15"/>
                </w:rPr>
                <w:delText>=1.00</w:delText>
              </w:r>
            </w:del>
          </w:p>
          <w:p w14:paraId="3BA836B5" w14:textId="0CC66015" w:rsidR="000D53FA" w:rsidRPr="008224BD" w:rsidRDefault="00B743FD" w:rsidP="000D53FA">
            <w:pPr>
              <w:rPr>
                <w:sz w:val="15"/>
                <w:szCs w:val="15"/>
              </w:rPr>
            </w:pPr>
            <w:del w:id="1080" w:author="Jane Kohlhoff" w:date="2024-06-11T12:41:00Z" w16du:dateUtc="2024-06-11T02:41:00Z">
              <w:r w:rsidRPr="008224BD" w:rsidDel="00720E6F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081" w:author="Jane Kohlhoff" w:date="2024-06-11T12:41:00Z" w16du:dateUtc="2024-06-11T02:41:00Z">
              <w:r w:rsidR="00720E6F">
                <w:rPr>
                  <w:i/>
                  <w:iCs/>
                  <w:sz w:val="15"/>
                  <w:szCs w:val="15"/>
                </w:rPr>
                <w:t>d</w:t>
              </w:r>
              <w:r w:rsidR="00720E6F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082" w:author="Jane Kohlhoff" w:date="2024-06-11T12:39:00Z" w16du:dateUtc="2024-06-11T02:39:00Z">
              <w:r>
                <w:rPr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-</w:t>
            </w:r>
            <w:ins w:id="1083" w:author="Jane Kohlhoff" w:date="2024-06-11T12:39:00Z" w16du:dateUtc="2024-06-11T02:39:00Z">
              <w:r>
                <w:rPr>
                  <w:sz w:val="15"/>
                  <w:szCs w:val="15"/>
                </w:rPr>
                <w:t>0</w:t>
              </w:r>
            </w:ins>
            <w:r w:rsidR="000D53FA" w:rsidRPr="008224BD">
              <w:rPr>
                <w:sz w:val="15"/>
                <w:szCs w:val="15"/>
              </w:rPr>
              <w:t>.15</w:t>
            </w:r>
          </w:p>
        </w:tc>
        <w:tc>
          <w:tcPr>
            <w:tcW w:w="882" w:type="dxa"/>
            <w:tcPrChange w:id="1084" w:author="Jane Kohlhoff" w:date="2024-06-11T12:47:00Z" w16du:dateUtc="2024-06-11T02:47:00Z">
              <w:tcPr>
                <w:tcW w:w="882" w:type="dxa"/>
              </w:tcPr>
            </w:tcPrChange>
          </w:tcPr>
          <w:p w14:paraId="71A7B7C8" w14:textId="4747BA55" w:rsidR="000D53FA" w:rsidRPr="008224BD" w:rsidRDefault="00720E6F" w:rsidP="000D53FA">
            <w:pPr>
              <w:rPr>
                <w:sz w:val="15"/>
                <w:szCs w:val="15"/>
              </w:rPr>
            </w:pPr>
            <w:del w:id="1085" w:author="Jane Kohlhoff" w:date="2024-06-11T12:43:00Z" w16du:dateUtc="2024-06-11T02:43:00Z">
              <w:r w:rsidRPr="008224BD" w:rsidDel="00475529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086" w:author="Jane Kohlhoff" w:date="2024-06-11T12:43:00Z" w16du:dateUtc="2024-06-11T02:43:00Z">
              <w:r w:rsidR="00475529">
                <w:rPr>
                  <w:i/>
                  <w:iCs/>
                  <w:sz w:val="15"/>
                  <w:szCs w:val="15"/>
                </w:rPr>
                <w:t>p</w:t>
              </w:r>
            </w:ins>
            <w:ins w:id="1087" w:author="Jane Kohlhoff" w:date="2024-06-11T12:44:00Z" w16du:dateUtc="2024-06-11T02:44:00Z">
              <w:r w:rsidR="00863A35">
                <w:rPr>
                  <w:i/>
                  <w:iCs/>
                  <w:sz w:val="15"/>
                  <w:szCs w:val="15"/>
                </w:rPr>
                <w:t xml:space="preserve"> &gt; </w:t>
              </w:r>
              <w:r w:rsidR="00863A35" w:rsidRPr="00863A35">
                <w:rPr>
                  <w:sz w:val="15"/>
                  <w:szCs w:val="15"/>
                  <w:rPrChange w:id="1088" w:author="Jane Kohlhoff" w:date="2024-06-11T12:44:00Z" w16du:dateUtc="2024-06-11T02:44:00Z">
                    <w:rPr>
                      <w:i/>
                      <w:iCs/>
                      <w:sz w:val="15"/>
                      <w:szCs w:val="15"/>
                    </w:rPr>
                  </w:rPrChange>
                </w:rPr>
                <w:t>0.99</w:t>
              </w:r>
            </w:ins>
            <w:del w:id="1089" w:author="Jane Kohlhoff" w:date="2024-06-11T12:44:00Z" w16du:dateUtc="2024-06-11T02:44:00Z">
              <w:r w:rsidR="000D53FA" w:rsidRPr="00863A35" w:rsidDel="00863A35">
                <w:rPr>
                  <w:sz w:val="15"/>
                  <w:szCs w:val="15"/>
                </w:rPr>
                <w:delText>=</w:delText>
              </w:r>
            </w:del>
            <w:ins w:id="1090" w:author="Jane Kohlhoff" w:date="2024-06-11T12:40:00Z" w16du:dateUtc="2024-06-11T02:40:00Z">
              <w:r>
                <w:rPr>
                  <w:sz w:val="15"/>
                  <w:szCs w:val="15"/>
                </w:rPr>
                <w:t xml:space="preserve"> </w:t>
              </w:r>
            </w:ins>
            <w:del w:id="1091" w:author="Jane Kohlhoff" w:date="2024-06-11T12:44:00Z" w16du:dateUtc="2024-06-11T02:44:00Z">
              <w:r w:rsidR="000D53FA" w:rsidRPr="008224BD" w:rsidDel="00863A35">
                <w:rPr>
                  <w:sz w:val="15"/>
                  <w:szCs w:val="15"/>
                </w:rPr>
                <w:delText>1.00</w:delText>
              </w:r>
            </w:del>
          </w:p>
          <w:p w14:paraId="3F479652" w14:textId="19DC632E" w:rsidR="000D53FA" w:rsidRPr="008224BD" w:rsidRDefault="00720E6F" w:rsidP="000D53FA">
            <w:pPr>
              <w:rPr>
                <w:sz w:val="15"/>
                <w:szCs w:val="15"/>
              </w:rPr>
            </w:pPr>
            <w:del w:id="1092" w:author="Jane Kohlhoff" w:date="2024-06-11T12:43:00Z" w16du:dateUtc="2024-06-11T02:43:00Z">
              <w:r w:rsidRPr="008224BD" w:rsidDel="00475529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093" w:author="Jane Kohlhoff" w:date="2024-06-11T12:43:00Z" w16du:dateUtc="2024-06-11T02:43:00Z">
              <w:r w:rsidR="00475529">
                <w:rPr>
                  <w:i/>
                  <w:iCs/>
                  <w:sz w:val="15"/>
                  <w:szCs w:val="15"/>
                </w:rPr>
                <w:t>d</w:t>
              </w:r>
              <w:r w:rsidR="00475529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094" w:author="Jane Kohlhoff" w:date="2024-06-11T12:40:00Z" w16du:dateUtc="2024-06-11T02:40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.09</w:t>
            </w:r>
          </w:p>
        </w:tc>
        <w:tc>
          <w:tcPr>
            <w:tcW w:w="850" w:type="dxa"/>
            <w:gridSpan w:val="2"/>
            <w:tcPrChange w:id="1095" w:author="Jane Kohlhoff" w:date="2024-06-11T12:47:00Z" w16du:dateUtc="2024-06-11T02:47:00Z">
              <w:tcPr>
                <w:tcW w:w="850" w:type="dxa"/>
                <w:gridSpan w:val="2"/>
              </w:tcPr>
            </w:tcPrChange>
          </w:tcPr>
          <w:p w14:paraId="385E9617" w14:textId="07F56C4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44.59 (10.44)</w:t>
            </w:r>
          </w:p>
        </w:tc>
        <w:tc>
          <w:tcPr>
            <w:tcW w:w="850" w:type="dxa"/>
            <w:tcPrChange w:id="1096" w:author="Jane Kohlhoff" w:date="2024-06-11T12:47:00Z" w16du:dateUtc="2024-06-11T02:47:00Z">
              <w:tcPr>
                <w:tcW w:w="850" w:type="dxa"/>
              </w:tcPr>
            </w:tcPrChange>
          </w:tcPr>
          <w:p w14:paraId="1FB0C314" w14:textId="6D486F2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44.69 (11.74)</w:t>
            </w:r>
          </w:p>
        </w:tc>
        <w:tc>
          <w:tcPr>
            <w:tcW w:w="851" w:type="dxa"/>
            <w:tcPrChange w:id="1097" w:author="Jane Kohlhoff" w:date="2024-06-11T12:47:00Z" w16du:dateUtc="2024-06-11T02:47:00Z">
              <w:tcPr>
                <w:tcW w:w="851" w:type="dxa"/>
              </w:tcPr>
            </w:tcPrChange>
          </w:tcPr>
          <w:p w14:paraId="5B389E1F" w14:textId="0EDE342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46.69 (11.74)</w:t>
            </w:r>
          </w:p>
        </w:tc>
        <w:tc>
          <w:tcPr>
            <w:tcW w:w="932" w:type="dxa"/>
            <w:tcPrChange w:id="1098" w:author="Jane Kohlhoff" w:date="2024-06-11T12:47:00Z" w16du:dateUtc="2024-06-11T02:47:00Z">
              <w:tcPr>
                <w:tcW w:w="819" w:type="dxa"/>
              </w:tcPr>
            </w:tcPrChange>
          </w:tcPr>
          <w:p w14:paraId="1945B8B0" w14:textId="621C436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099" w:author="Jane Kohlhoff" w:date="2024-06-11T12:44:00Z" w16du:dateUtc="2024-06-11T02:44:00Z">
              <w:r w:rsidRPr="008224BD" w:rsidDel="00863A35">
                <w:rPr>
                  <w:sz w:val="15"/>
                  <w:szCs w:val="15"/>
                </w:rPr>
                <w:delText>=1.00</w:delText>
              </w:r>
            </w:del>
            <w:ins w:id="1100" w:author="Jane Kohlhoff" w:date="2024-06-11T12:44:00Z" w16du:dateUtc="2024-06-11T02:44:00Z">
              <w:r w:rsidR="00863A35">
                <w:rPr>
                  <w:sz w:val="15"/>
                  <w:szCs w:val="15"/>
                </w:rPr>
                <w:t xml:space="preserve"> </w:t>
              </w:r>
              <w:r w:rsidR="00863A35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863A35" w:rsidRPr="001D3075">
                <w:rPr>
                  <w:sz w:val="15"/>
                  <w:szCs w:val="15"/>
                </w:rPr>
                <w:t>0.99</w:t>
              </w:r>
            </w:ins>
          </w:p>
          <w:p w14:paraId="2616EC85" w14:textId="4C08907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ins w:id="1101" w:author="Jane Kohlhoff" w:date="2024-06-11T12:46:00Z" w16du:dateUtc="2024-06-11T02:46:00Z">
              <w:r w:rsidR="00B31AF7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=</w:t>
            </w:r>
            <w:ins w:id="1102" w:author="Jane Kohlhoff" w:date="2024-06-11T12:46:00Z" w16du:dateUtc="2024-06-11T02:46:00Z">
              <w:r w:rsidR="00B31AF7">
                <w:rPr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-</w:t>
            </w:r>
            <w:ins w:id="1103" w:author="Jane Kohlhoff" w:date="2024-06-11T12:46:00Z" w16du:dateUtc="2024-06-11T02:46:00Z">
              <w:r w:rsidR="00B31AF7">
                <w:rPr>
                  <w:sz w:val="15"/>
                  <w:szCs w:val="15"/>
                </w:rPr>
                <w:t>0</w:t>
              </w:r>
            </w:ins>
            <w:r w:rsidRPr="008224BD">
              <w:rPr>
                <w:sz w:val="15"/>
                <w:szCs w:val="15"/>
              </w:rPr>
              <w:t>.03</w:t>
            </w:r>
          </w:p>
        </w:tc>
        <w:tc>
          <w:tcPr>
            <w:tcW w:w="851" w:type="dxa"/>
            <w:tcPrChange w:id="1104" w:author="Jane Kohlhoff" w:date="2024-06-11T12:47:00Z" w16du:dateUtc="2024-06-11T02:47:00Z">
              <w:tcPr>
                <w:tcW w:w="851" w:type="dxa"/>
              </w:tcPr>
            </w:tcPrChange>
          </w:tcPr>
          <w:p w14:paraId="600358AB" w14:textId="067E6F2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105" w:author="Jane Kohlhoff" w:date="2024-06-11T12:45:00Z" w16du:dateUtc="2024-06-11T02:45:00Z">
              <w:r w:rsidRPr="008224BD" w:rsidDel="00863A35">
                <w:rPr>
                  <w:sz w:val="15"/>
                  <w:szCs w:val="15"/>
                </w:rPr>
                <w:delText>=1.00</w:delText>
              </w:r>
            </w:del>
            <w:ins w:id="1106" w:author="Jane Kohlhoff" w:date="2024-06-11T12:45:00Z" w16du:dateUtc="2024-06-11T02:45:00Z">
              <w:r w:rsidR="00863A35">
                <w:rPr>
                  <w:sz w:val="15"/>
                  <w:szCs w:val="15"/>
                </w:rPr>
                <w:t xml:space="preserve"> </w:t>
              </w:r>
              <w:r w:rsidR="00863A35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863A35" w:rsidRPr="001D3075">
                <w:rPr>
                  <w:sz w:val="15"/>
                  <w:szCs w:val="15"/>
                </w:rPr>
                <w:t>0.99</w:t>
              </w:r>
            </w:ins>
          </w:p>
          <w:p w14:paraId="587C7B50" w14:textId="1411C691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ins w:id="1107" w:author="Jane Kohlhoff" w:date="2024-06-11T12:47:00Z" w16du:dateUtc="2024-06-11T02:47:00Z">
              <w:r w:rsidR="00CA4412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=</w:t>
            </w:r>
            <w:ins w:id="1108" w:author="Jane Kohlhoff" w:date="2024-06-11T12:47:00Z" w16du:dateUtc="2024-06-11T02:47:00Z">
              <w:r w:rsidR="00CA4412">
                <w:rPr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-</w:t>
            </w:r>
            <w:ins w:id="1109" w:author="Jane Kohlhoff" w:date="2024-06-11T12:47:00Z" w16du:dateUtc="2024-06-11T02:47:00Z">
              <w:r w:rsidR="00CA4412">
                <w:rPr>
                  <w:sz w:val="15"/>
                  <w:szCs w:val="15"/>
                </w:rPr>
                <w:t>0</w:t>
              </w:r>
            </w:ins>
            <w:r w:rsidRPr="008224BD">
              <w:rPr>
                <w:sz w:val="15"/>
                <w:szCs w:val="15"/>
              </w:rPr>
              <w:t>.25</w:t>
            </w:r>
          </w:p>
        </w:tc>
        <w:tc>
          <w:tcPr>
            <w:tcW w:w="850" w:type="dxa"/>
            <w:gridSpan w:val="2"/>
            <w:tcPrChange w:id="1110" w:author="Jane Kohlhoff" w:date="2024-06-11T12:47:00Z" w16du:dateUtc="2024-06-11T02:47:00Z">
              <w:tcPr>
                <w:tcW w:w="850" w:type="dxa"/>
                <w:gridSpan w:val="3"/>
              </w:tcPr>
            </w:tcPrChange>
          </w:tcPr>
          <w:p w14:paraId="3A939377" w14:textId="7D84243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46.77 (11.27)</w:t>
            </w:r>
          </w:p>
        </w:tc>
        <w:tc>
          <w:tcPr>
            <w:tcW w:w="679" w:type="dxa"/>
            <w:tcPrChange w:id="1111" w:author="Jane Kohlhoff" w:date="2024-06-11T12:47:00Z" w16du:dateUtc="2024-06-11T02:47:00Z">
              <w:tcPr>
                <w:tcW w:w="679" w:type="dxa"/>
              </w:tcPr>
            </w:tcPrChange>
          </w:tcPr>
          <w:p w14:paraId="4A8D092E" w14:textId="516E66F0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41.69 (11.24)</w:t>
            </w:r>
          </w:p>
        </w:tc>
        <w:tc>
          <w:tcPr>
            <w:tcW w:w="852" w:type="dxa"/>
            <w:tcPrChange w:id="1112" w:author="Jane Kohlhoff" w:date="2024-06-11T12:47:00Z" w16du:dateUtc="2024-06-11T02:47:00Z">
              <w:tcPr>
                <w:tcW w:w="852" w:type="dxa"/>
              </w:tcPr>
            </w:tcPrChange>
          </w:tcPr>
          <w:p w14:paraId="7E0C31D3" w14:textId="01360F8C" w:rsidR="000D53FA" w:rsidRPr="008224BD" w:rsidRDefault="00D753AC" w:rsidP="000D53FA">
            <w:pPr>
              <w:rPr>
                <w:sz w:val="15"/>
                <w:szCs w:val="15"/>
              </w:rPr>
            </w:pPr>
            <w:del w:id="1113" w:author="Jane Kohlhoff" w:date="2024-06-11T12:49:00Z" w16du:dateUtc="2024-06-11T02:49:00Z">
              <w:r w:rsidRPr="008224BD" w:rsidDel="00D753AC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114" w:author="Jane Kohlhoff" w:date="2024-06-11T12:49:00Z" w16du:dateUtc="2024-06-11T02:49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115" w:author="Jane Kohlhoff" w:date="2024-06-11T12:49:00Z" w16du:dateUtc="2024-06-11T02:49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.0</w:t>
            </w:r>
            <w:r w:rsidR="000D53FA">
              <w:rPr>
                <w:sz w:val="15"/>
                <w:szCs w:val="15"/>
              </w:rPr>
              <w:t>6</w:t>
            </w:r>
          </w:p>
          <w:p w14:paraId="1FA61875" w14:textId="60F1E681" w:rsidR="000D53FA" w:rsidRPr="008224BD" w:rsidRDefault="00D753AC" w:rsidP="000D53FA">
            <w:pPr>
              <w:rPr>
                <w:sz w:val="15"/>
                <w:szCs w:val="15"/>
              </w:rPr>
            </w:pPr>
            <w:del w:id="1116" w:author="Jane Kohlhoff" w:date="2024-06-11T12:49:00Z" w16du:dateUtc="2024-06-11T02:49:00Z">
              <w:r w:rsidRPr="008224BD" w:rsidDel="00D753AC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117" w:author="Jane Kohlhoff" w:date="2024-06-11T12:49:00Z" w16du:dateUtc="2024-06-11T02:49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118" w:author="Jane Kohlhoff" w:date="2024-06-11T12:49:00Z" w16du:dateUtc="2024-06-11T02:49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.47</w:t>
            </w:r>
          </w:p>
        </w:tc>
        <w:tc>
          <w:tcPr>
            <w:tcW w:w="708" w:type="dxa"/>
            <w:tcPrChange w:id="1119" w:author="Jane Kohlhoff" w:date="2024-06-11T12:47:00Z" w16du:dateUtc="2024-06-11T02:47:00Z">
              <w:tcPr>
                <w:tcW w:w="708" w:type="dxa"/>
                <w:gridSpan w:val="2"/>
              </w:tcPr>
            </w:tcPrChange>
          </w:tcPr>
          <w:p w14:paraId="420505D0" w14:textId="2EA288F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  <w:tcPrChange w:id="1120" w:author="Jane Kohlhoff" w:date="2024-06-11T12:47:00Z" w16du:dateUtc="2024-06-11T02:47:00Z">
              <w:tcPr>
                <w:tcW w:w="852" w:type="dxa"/>
                <w:gridSpan w:val="3"/>
              </w:tcPr>
            </w:tcPrChange>
          </w:tcPr>
          <w:p w14:paraId="55BCD713" w14:textId="2C6CE2F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  <w:tcPrChange w:id="1121" w:author="Jane Kohlhoff" w:date="2024-06-11T12:47:00Z" w16du:dateUtc="2024-06-11T02:47:00Z">
              <w:tcPr>
                <w:tcW w:w="708" w:type="dxa"/>
                <w:gridSpan w:val="3"/>
              </w:tcPr>
            </w:tcPrChange>
          </w:tcPr>
          <w:p w14:paraId="7A30EDDF" w14:textId="422F397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  <w:tcPrChange w:id="1122" w:author="Jane Kohlhoff" w:date="2024-06-11T12:47:00Z" w16du:dateUtc="2024-06-11T02:47:00Z">
              <w:tcPr>
                <w:tcW w:w="1039" w:type="dxa"/>
                <w:gridSpan w:val="2"/>
              </w:tcPr>
            </w:tcPrChange>
          </w:tcPr>
          <w:p w14:paraId="4893DDED" w14:textId="28D0977E" w:rsidR="000D53FA" w:rsidRPr="008224BD" w:rsidRDefault="007C5C23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4D5EDA">
              <w:rPr>
                <w:i/>
                <w:iCs/>
                <w:sz w:val="15"/>
                <w:szCs w:val="15"/>
                <w:rPrChange w:id="1123" w:author="Jane Kohlhoff" w:date="2024-06-11T12:51:00Z" w16du:dateUtc="2024-06-11T02:51:00Z">
                  <w:rPr>
                    <w:sz w:val="15"/>
                    <w:szCs w:val="15"/>
                  </w:rPr>
                </w:rPrChange>
              </w:rPr>
              <w:t>p</w:t>
            </w:r>
            <w:ins w:id="1124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1125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</w:t>
            </w:r>
            <w:del w:id="1126" w:author="Jane Kohlhoff" w:date="2024-06-11T12:51:00Z" w16du:dateUtc="2024-06-11T02:51:00Z">
              <w:r w:rsidR="007C27A0" w:rsidDel="004D5EDA">
                <w:rPr>
                  <w:sz w:val="15"/>
                  <w:szCs w:val="15"/>
                </w:rPr>
                <w:delText>457</w:delText>
              </w:r>
            </w:del>
            <w:ins w:id="1127" w:author="Jane Kohlhoff" w:date="2024-06-11T12:51:00Z" w16du:dateUtc="2024-06-11T02:51:00Z">
              <w:r w:rsidR="004D5EDA">
                <w:rPr>
                  <w:sz w:val="15"/>
                  <w:szCs w:val="15"/>
                </w:rPr>
                <w:t>4</w:t>
              </w:r>
              <w:r w:rsidR="004D5EDA">
                <w:rPr>
                  <w:sz w:val="15"/>
                  <w:szCs w:val="15"/>
                </w:rPr>
                <w:t>6</w:t>
              </w:r>
            </w:ins>
          </w:p>
        </w:tc>
      </w:tr>
      <w:tr w:rsidR="000D53FA" w:rsidRPr="008224BD" w14:paraId="6D53ABFF" w14:textId="24C0DF61" w:rsidTr="00A5385A">
        <w:trPr>
          <w:trPrChange w:id="1128" w:author="Jane Kohlhoff" w:date="2024-06-11T12:47:00Z" w16du:dateUtc="2024-06-11T02:47:00Z">
            <w:trPr>
              <w:gridAfter w:val="0"/>
            </w:trPr>
          </w:trPrChange>
        </w:trPr>
        <w:tc>
          <w:tcPr>
            <w:tcW w:w="1022" w:type="dxa"/>
            <w:tcPrChange w:id="1129" w:author="Jane Kohlhoff" w:date="2024-06-11T12:47:00Z" w16du:dateUtc="2024-06-11T02:47:00Z">
              <w:tcPr>
                <w:tcW w:w="1022" w:type="dxa"/>
              </w:tcPr>
            </w:tcPrChange>
          </w:tcPr>
          <w:p w14:paraId="7EBAC512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  <w:tcPrChange w:id="1130" w:author="Jane Kohlhoff" w:date="2024-06-11T12:47:00Z" w16du:dateUtc="2024-06-11T02:47:00Z">
              <w:tcPr>
                <w:tcW w:w="1039" w:type="dxa"/>
              </w:tcPr>
            </w:tcPrChange>
          </w:tcPr>
          <w:p w14:paraId="18F3D38E" w14:textId="3A153F3B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self-regulation</w:t>
            </w:r>
          </w:p>
          <w:p w14:paraId="5E2735BA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tcPrChange w:id="1131" w:author="Jane Kohlhoff" w:date="2024-06-11T12:47:00Z" w16du:dateUtc="2024-06-11T02:47:00Z">
              <w:tcPr>
                <w:tcW w:w="851" w:type="dxa"/>
              </w:tcPr>
            </w:tcPrChange>
          </w:tcPr>
          <w:p w14:paraId="214519E2" w14:textId="136FE2E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39.65 (8.02)</w:t>
            </w:r>
          </w:p>
        </w:tc>
        <w:tc>
          <w:tcPr>
            <w:tcW w:w="850" w:type="dxa"/>
            <w:tcPrChange w:id="1132" w:author="Jane Kohlhoff" w:date="2024-06-11T12:47:00Z" w16du:dateUtc="2024-06-11T02:47:00Z">
              <w:tcPr>
                <w:tcW w:w="850" w:type="dxa"/>
              </w:tcPr>
            </w:tcPrChange>
          </w:tcPr>
          <w:p w14:paraId="72FEA97F" w14:textId="46615A7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41.85 (11.24)</w:t>
            </w:r>
          </w:p>
        </w:tc>
        <w:tc>
          <w:tcPr>
            <w:tcW w:w="850" w:type="dxa"/>
            <w:tcPrChange w:id="1133" w:author="Jane Kohlhoff" w:date="2024-06-11T12:47:00Z" w16du:dateUtc="2024-06-11T02:47:00Z">
              <w:tcPr>
                <w:tcW w:w="850" w:type="dxa"/>
              </w:tcPr>
            </w:tcPrChange>
          </w:tcPr>
          <w:p w14:paraId="2EB96865" w14:textId="1FD956B0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40.47 (8.64)</w:t>
            </w:r>
          </w:p>
        </w:tc>
        <w:tc>
          <w:tcPr>
            <w:tcW w:w="880" w:type="dxa"/>
            <w:tcPrChange w:id="1134" w:author="Jane Kohlhoff" w:date="2024-06-11T12:47:00Z" w16du:dateUtc="2024-06-11T02:47:00Z">
              <w:tcPr>
                <w:tcW w:w="880" w:type="dxa"/>
              </w:tcPr>
            </w:tcPrChange>
          </w:tcPr>
          <w:p w14:paraId="4E8B0502" w14:textId="309B7A8F" w:rsidR="000D53FA" w:rsidRPr="008224BD" w:rsidRDefault="00B743FD" w:rsidP="000D53FA">
            <w:pPr>
              <w:rPr>
                <w:sz w:val="15"/>
                <w:szCs w:val="15"/>
              </w:rPr>
            </w:pPr>
            <w:del w:id="1135" w:author="Jane Kohlhoff" w:date="2024-06-11T12:41:00Z" w16du:dateUtc="2024-06-11T02:41:00Z">
              <w:r w:rsidRPr="008224BD" w:rsidDel="00720E6F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136" w:author="Jane Kohlhoff" w:date="2024-06-11T12:41:00Z" w16du:dateUtc="2024-06-11T02:41:00Z">
              <w:r w:rsidR="00720E6F">
                <w:rPr>
                  <w:i/>
                  <w:iCs/>
                  <w:sz w:val="15"/>
                  <w:szCs w:val="15"/>
                </w:rPr>
                <w:t>p</w:t>
              </w:r>
              <w:r w:rsidR="00720E6F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ins w:id="1137" w:author="Jane Kohlhoff" w:date="2024-06-11T12:44:00Z" w16du:dateUtc="2024-06-11T02:44:00Z">
              <w:r w:rsidR="00863A35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863A35" w:rsidRPr="001D3075">
                <w:rPr>
                  <w:sz w:val="15"/>
                  <w:szCs w:val="15"/>
                </w:rPr>
                <w:t>0.99</w:t>
              </w:r>
            </w:ins>
            <w:del w:id="1138" w:author="Jane Kohlhoff" w:date="2024-06-11T12:44:00Z" w16du:dateUtc="2024-06-11T02:44:00Z">
              <w:r w:rsidR="000D53FA" w:rsidRPr="008224BD" w:rsidDel="00863A35">
                <w:rPr>
                  <w:sz w:val="15"/>
                  <w:szCs w:val="15"/>
                </w:rPr>
                <w:delText>=</w:delText>
              </w:r>
            </w:del>
            <w:del w:id="1139" w:author="Jane Kohlhoff" w:date="2024-06-11T12:39:00Z" w16du:dateUtc="2024-06-11T02:39:00Z">
              <w:r w:rsidR="000D53FA" w:rsidRPr="008224BD" w:rsidDel="00B743FD">
                <w:rPr>
                  <w:sz w:val="15"/>
                  <w:szCs w:val="15"/>
                </w:rPr>
                <w:delText>.</w:delText>
              </w:r>
            </w:del>
            <w:del w:id="1140" w:author="Jane Kohlhoff" w:date="2024-06-11T12:44:00Z" w16du:dateUtc="2024-06-11T02:44:00Z">
              <w:r w:rsidR="000D53FA" w:rsidRPr="008224BD" w:rsidDel="00863A35">
                <w:rPr>
                  <w:sz w:val="15"/>
                  <w:szCs w:val="15"/>
                </w:rPr>
                <w:delText>1.00</w:delText>
              </w:r>
            </w:del>
          </w:p>
          <w:p w14:paraId="19E6BCE4" w14:textId="37DD64EB" w:rsidR="000D53FA" w:rsidRPr="008224BD" w:rsidRDefault="00B743FD" w:rsidP="000D53FA">
            <w:pPr>
              <w:rPr>
                <w:sz w:val="15"/>
                <w:szCs w:val="15"/>
              </w:rPr>
            </w:pPr>
            <w:del w:id="1141" w:author="Jane Kohlhoff" w:date="2024-06-11T12:41:00Z" w16du:dateUtc="2024-06-11T02:41:00Z">
              <w:r w:rsidRPr="008224BD" w:rsidDel="00720E6F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142" w:author="Jane Kohlhoff" w:date="2024-06-11T12:41:00Z" w16du:dateUtc="2024-06-11T02:41:00Z">
              <w:r w:rsidR="00720E6F">
                <w:rPr>
                  <w:i/>
                  <w:iCs/>
                  <w:sz w:val="15"/>
                  <w:szCs w:val="15"/>
                </w:rPr>
                <w:t>d</w:t>
              </w:r>
              <w:r w:rsidR="00720E6F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143" w:author="Jane Kohlhoff" w:date="2024-06-11T12:39:00Z" w16du:dateUtc="2024-06-11T02:39:00Z">
              <w:r>
                <w:rPr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-</w:t>
            </w:r>
            <w:ins w:id="1144" w:author="Jane Kohlhoff" w:date="2024-06-11T12:39:00Z" w16du:dateUtc="2024-06-11T02:39:00Z">
              <w:r>
                <w:rPr>
                  <w:sz w:val="15"/>
                  <w:szCs w:val="15"/>
                </w:rPr>
                <w:t>0</w:t>
              </w:r>
            </w:ins>
            <w:r w:rsidR="000D53FA" w:rsidRPr="008224BD">
              <w:rPr>
                <w:sz w:val="15"/>
                <w:szCs w:val="15"/>
              </w:rPr>
              <w:t>.22</w:t>
            </w:r>
          </w:p>
        </w:tc>
        <w:tc>
          <w:tcPr>
            <w:tcW w:w="882" w:type="dxa"/>
            <w:tcPrChange w:id="1145" w:author="Jane Kohlhoff" w:date="2024-06-11T12:47:00Z" w16du:dateUtc="2024-06-11T02:47:00Z">
              <w:tcPr>
                <w:tcW w:w="882" w:type="dxa"/>
              </w:tcPr>
            </w:tcPrChange>
          </w:tcPr>
          <w:p w14:paraId="6B45A8C5" w14:textId="7E18849A" w:rsidR="000D53FA" w:rsidRPr="008224BD" w:rsidRDefault="00720E6F" w:rsidP="000D53FA">
            <w:pPr>
              <w:rPr>
                <w:sz w:val="15"/>
                <w:szCs w:val="15"/>
              </w:rPr>
            </w:pPr>
            <w:del w:id="1146" w:author="Jane Kohlhoff" w:date="2024-06-11T12:43:00Z" w16du:dateUtc="2024-06-11T02:43:00Z">
              <w:r w:rsidRPr="008224BD" w:rsidDel="00475529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147" w:author="Jane Kohlhoff" w:date="2024-06-11T12:43:00Z" w16du:dateUtc="2024-06-11T02:43:00Z">
              <w:r w:rsidR="00475529">
                <w:rPr>
                  <w:i/>
                  <w:iCs/>
                  <w:sz w:val="15"/>
                  <w:szCs w:val="15"/>
                </w:rPr>
                <w:t>p</w:t>
              </w:r>
              <w:r w:rsidR="00475529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ins w:id="1148" w:author="Jane Kohlhoff" w:date="2024-06-11T12:44:00Z" w16du:dateUtc="2024-06-11T02:44:00Z">
              <w:r w:rsidR="00863A35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863A35" w:rsidRPr="001D3075">
                <w:rPr>
                  <w:sz w:val="15"/>
                  <w:szCs w:val="15"/>
                </w:rPr>
                <w:t>0.99</w:t>
              </w:r>
            </w:ins>
            <w:del w:id="1149" w:author="Jane Kohlhoff" w:date="2024-06-11T12:44:00Z" w16du:dateUtc="2024-06-11T02:44:00Z">
              <w:r w:rsidR="000D53FA" w:rsidRPr="008224BD" w:rsidDel="00863A35">
                <w:rPr>
                  <w:sz w:val="15"/>
                  <w:szCs w:val="15"/>
                </w:rPr>
                <w:delText>=1.00</w:delText>
              </w:r>
            </w:del>
          </w:p>
          <w:p w14:paraId="43E93445" w14:textId="6903204F" w:rsidR="000D53FA" w:rsidRPr="008224BD" w:rsidRDefault="00720E6F" w:rsidP="000D53FA">
            <w:pPr>
              <w:rPr>
                <w:sz w:val="15"/>
                <w:szCs w:val="15"/>
              </w:rPr>
            </w:pPr>
            <w:del w:id="1150" w:author="Jane Kohlhoff" w:date="2024-06-11T12:43:00Z" w16du:dateUtc="2024-06-11T02:43:00Z">
              <w:r w:rsidRPr="008224BD" w:rsidDel="00475529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151" w:author="Jane Kohlhoff" w:date="2024-06-11T12:43:00Z" w16du:dateUtc="2024-06-11T02:43:00Z">
              <w:r w:rsidR="00475529">
                <w:rPr>
                  <w:i/>
                  <w:iCs/>
                  <w:sz w:val="15"/>
                  <w:szCs w:val="15"/>
                </w:rPr>
                <w:t>d</w:t>
              </w:r>
              <w:r w:rsidR="00475529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152" w:author="Jane Kohlhoff" w:date="2024-06-11T12:40:00Z" w16du:dateUtc="2024-06-11T02:40:00Z">
              <w:r>
                <w:rPr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-</w:t>
            </w:r>
            <w:ins w:id="1153" w:author="Jane Kohlhoff" w:date="2024-06-11T12:40:00Z" w16du:dateUtc="2024-06-11T02:40:00Z">
              <w:r>
                <w:rPr>
                  <w:sz w:val="15"/>
                  <w:szCs w:val="15"/>
                </w:rPr>
                <w:t>0</w:t>
              </w:r>
            </w:ins>
            <w:r w:rsidR="000D53FA" w:rsidRPr="008224BD">
              <w:rPr>
                <w:sz w:val="15"/>
                <w:szCs w:val="15"/>
              </w:rPr>
              <w:t>.02</w:t>
            </w:r>
          </w:p>
        </w:tc>
        <w:tc>
          <w:tcPr>
            <w:tcW w:w="850" w:type="dxa"/>
            <w:gridSpan w:val="2"/>
            <w:tcPrChange w:id="1154" w:author="Jane Kohlhoff" w:date="2024-06-11T12:47:00Z" w16du:dateUtc="2024-06-11T02:47:00Z">
              <w:tcPr>
                <w:tcW w:w="850" w:type="dxa"/>
                <w:gridSpan w:val="2"/>
              </w:tcPr>
            </w:tcPrChange>
          </w:tcPr>
          <w:p w14:paraId="648712CE" w14:textId="6FDF594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36.74 (6.43)</w:t>
            </w:r>
          </w:p>
        </w:tc>
        <w:tc>
          <w:tcPr>
            <w:tcW w:w="850" w:type="dxa"/>
            <w:tcPrChange w:id="1155" w:author="Jane Kohlhoff" w:date="2024-06-11T12:47:00Z" w16du:dateUtc="2024-06-11T02:47:00Z">
              <w:tcPr>
                <w:tcW w:w="850" w:type="dxa"/>
              </w:tcPr>
            </w:tcPrChange>
          </w:tcPr>
          <w:p w14:paraId="2CE95D93" w14:textId="163E29B3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37.82 (11.50)</w:t>
            </w:r>
          </w:p>
        </w:tc>
        <w:tc>
          <w:tcPr>
            <w:tcW w:w="851" w:type="dxa"/>
            <w:tcPrChange w:id="1156" w:author="Jane Kohlhoff" w:date="2024-06-11T12:47:00Z" w16du:dateUtc="2024-06-11T02:47:00Z">
              <w:tcPr>
                <w:tcW w:w="851" w:type="dxa"/>
              </w:tcPr>
            </w:tcPrChange>
          </w:tcPr>
          <w:p w14:paraId="0FB7AA18" w14:textId="50FDC32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35.40 (7.07)</w:t>
            </w:r>
          </w:p>
        </w:tc>
        <w:tc>
          <w:tcPr>
            <w:tcW w:w="932" w:type="dxa"/>
            <w:tcPrChange w:id="1157" w:author="Jane Kohlhoff" w:date="2024-06-11T12:47:00Z" w16du:dateUtc="2024-06-11T02:47:00Z">
              <w:tcPr>
                <w:tcW w:w="819" w:type="dxa"/>
              </w:tcPr>
            </w:tcPrChange>
          </w:tcPr>
          <w:p w14:paraId="055E599F" w14:textId="0F784EBB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158" w:author="Jane Kohlhoff" w:date="2024-06-11T12:44:00Z" w16du:dateUtc="2024-06-11T02:44:00Z">
              <w:r w:rsidRPr="008224BD" w:rsidDel="00863A35">
                <w:rPr>
                  <w:sz w:val="15"/>
                  <w:szCs w:val="15"/>
                </w:rPr>
                <w:delText>=1.00</w:delText>
              </w:r>
            </w:del>
            <w:ins w:id="1159" w:author="Jane Kohlhoff" w:date="2024-06-11T12:44:00Z" w16du:dateUtc="2024-06-11T02:44:00Z">
              <w:r w:rsidR="00863A35">
                <w:rPr>
                  <w:sz w:val="15"/>
                  <w:szCs w:val="15"/>
                </w:rPr>
                <w:t xml:space="preserve"> </w:t>
              </w:r>
              <w:r w:rsidR="00863A35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863A35" w:rsidRPr="001D3075">
                <w:rPr>
                  <w:sz w:val="15"/>
                  <w:szCs w:val="15"/>
                </w:rPr>
                <w:t>0.99</w:t>
              </w:r>
            </w:ins>
          </w:p>
          <w:p w14:paraId="14051E75" w14:textId="5ED5CC54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ins w:id="1160" w:author="Jane Kohlhoff" w:date="2024-06-11T12:46:00Z" w16du:dateUtc="2024-06-11T02:46:00Z">
              <w:r w:rsidR="00B31AF7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=</w:t>
            </w:r>
            <w:ins w:id="1161" w:author="Jane Kohlhoff" w:date="2024-06-11T12:46:00Z" w16du:dateUtc="2024-06-11T02:46:00Z">
              <w:r w:rsidR="00B31AF7">
                <w:rPr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-</w:t>
            </w:r>
            <w:ins w:id="1162" w:author="Jane Kohlhoff" w:date="2024-06-11T12:46:00Z" w16du:dateUtc="2024-06-11T02:46:00Z">
              <w:r w:rsidR="00B31AF7">
                <w:rPr>
                  <w:sz w:val="15"/>
                  <w:szCs w:val="15"/>
                </w:rPr>
                <w:t>0</w:t>
              </w:r>
            </w:ins>
            <w:r w:rsidRPr="008224BD">
              <w:rPr>
                <w:sz w:val="15"/>
                <w:szCs w:val="15"/>
              </w:rPr>
              <w:t>.09</w:t>
            </w:r>
          </w:p>
        </w:tc>
        <w:tc>
          <w:tcPr>
            <w:tcW w:w="851" w:type="dxa"/>
            <w:tcPrChange w:id="1163" w:author="Jane Kohlhoff" w:date="2024-06-11T12:47:00Z" w16du:dateUtc="2024-06-11T02:47:00Z">
              <w:tcPr>
                <w:tcW w:w="851" w:type="dxa"/>
              </w:tcPr>
            </w:tcPrChange>
          </w:tcPr>
          <w:p w14:paraId="2764D666" w14:textId="663A0F3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164" w:author="Jane Kohlhoff" w:date="2024-06-11T12:45:00Z" w16du:dateUtc="2024-06-11T02:45:00Z">
              <w:r w:rsidRPr="008224BD" w:rsidDel="00863A35">
                <w:rPr>
                  <w:sz w:val="15"/>
                  <w:szCs w:val="15"/>
                </w:rPr>
                <w:delText>=1.00</w:delText>
              </w:r>
            </w:del>
            <w:ins w:id="1165" w:author="Jane Kohlhoff" w:date="2024-06-11T12:45:00Z" w16du:dateUtc="2024-06-11T02:45:00Z">
              <w:r w:rsidR="00863A35">
                <w:rPr>
                  <w:sz w:val="15"/>
                  <w:szCs w:val="15"/>
                </w:rPr>
                <w:t xml:space="preserve"> </w:t>
              </w:r>
              <w:r w:rsidR="00863A35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863A35" w:rsidRPr="001D3075">
                <w:rPr>
                  <w:sz w:val="15"/>
                  <w:szCs w:val="15"/>
                </w:rPr>
                <w:t>0.99</w:t>
              </w:r>
            </w:ins>
          </w:p>
          <w:p w14:paraId="236E29C6" w14:textId="7FE577D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ins w:id="1166" w:author="Jane Kohlhoff" w:date="2024-06-11T12:47:00Z" w16du:dateUtc="2024-06-11T02:47:00Z">
              <w:r w:rsidR="00CA4412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=</w:t>
            </w:r>
            <w:ins w:id="1167" w:author="Jane Kohlhoff" w:date="2024-06-11T12:47:00Z" w16du:dateUtc="2024-06-11T02:47:00Z">
              <w:r w:rsidR="00CA4412">
                <w:rPr>
                  <w:sz w:val="15"/>
                  <w:szCs w:val="15"/>
                </w:rPr>
                <w:t xml:space="preserve"> </w:t>
              </w:r>
            </w:ins>
            <w:ins w:id="1168" w:author="Jane Kohlhoff" w:date="2024-06-11T12:48:00Z" w16du:dateUtc="2024-06-11T02:48:00Z">
              <w:r w:rsidR="00CA4412">
                <w:rPr>
                  <w:sz w:val="15"/>
                  <w:szCs w:val="15"/>
                </w:rPr>
                <w:t>0</w:t>
              </w:r>
            </w:ins>
            <w:r w:rsidRPr="008224BD">
              <w:rPr>
                <w:sz w:val="15"/>
                <w:szCs w:val="15"/>
              </w:rPr>
              <w:t>.12</w:t>
            </w:r>
          </w:p>
        </w:tc>
        <w:tc>
          <w:tcPr>
            <w:tcW w:w="850" w:type="dxa"/>
            <w:gridSpan w:val="2"/>
            <w:tcPrChange w:id="1169" w:author="Jane Kohlhoff" w:date="2024-06-11T12:47:00Z" w16du:dateUtc="2024-06-11T02:47:00Z">
              <w:tcPr>
                <w:tcW w:w="850" w:type="dxa"/>
                <w:gridSpan w:val="3"/>
              </w:tcPr>
            </w:tcPrChange>
          </w:tcPr>
          <w:p w14:paraId="54455E68" w14:textId="3235C0E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43.14 (8.16)</w:t>
            </w:r>
          </w:p>
        </w:tc>
        <w:tc>
          <w:tcPr>
            <w:tcW w:w="679" w:type="dxa"/>
            <w:tcPrChange w:id="1170" w:author="Jane Kohlhoff" w:date="2024-06-11T12:47:00Z" w16du:dateUtc="2024-06-11T02:47:00Z">
              <w:tcPr>
                <w:tcW w:w="679" w:type="dxa"/>
              </w:tcPr>
            </w:tcPrChange>
          </w:tcPr>
          <w:p w14:paraId="04438E95" w14:textId="53376904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39.31 (10.56)</w:t>
            </w:r>
          </w:p>
        </w:tc>
        <w:tc>
          <w:tcPr>
            <w:tcW w:w="852" w:type="dxa"/>
            <w:tcPrChange w:id="1171" w:author="Jane Kohlhoff" w:date="2024-06-11T12:47:00Z" w16du:dateUtc="2024-06-11T02:47:00Z">
              <w:tcPr>
                <w:tcW w:w="852" w:type="dxa"/>
              </w:tcPr>
            </w:tcPrChange>
          </w:tcPr>
          <w:p w14:paraId="2114FC9E" w14:textId="08E10969" w:rsidR="000D53FA" w:rsidRPr="008224BD" w:rsidRDefault="00D753AC" w:rsidP="000D53FA">
            <w:pPr>
              <w:rPr>
                <w:sz w:val="15"/>
                <w:szCs w:val="15"/>
              </w:rPr>
            </w:pPr>
            <w:del w:id="1172" w:author="Jane Kohlhoff" w:date="2024-06-11T12:49:00Z" w16du:dateUtc="2024-06-11T02:49:00Z">
              <w:r w:rsidRPr="008224BD" w:rsidDel="00D753AC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173" w:author="Jane Kohlhoff" w:date="2024-06-11T12:49:00Z" w16du:dateUtc="2024-06-11T02:49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174" w:author="Jane Kohlhoff" w:date="2024-06-11T12:49:00Z" w16du:dateUtc="2024-06-11T02:49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.36</w:t>
            </w:r>
          </w:p>
          <w:p w14:paraId="2EC19297" w14:textId="5A0B5475" w:rsidR="000D53FA" w:rsidRPr="008224BD" w:rsidRDefault="00D753AC" w:rsidP="000D53FA">
            <w:pPr>
              <w:rPr>
                <w:sz w:val="15"/>
                <w:szCs w:val="15"/>
              </w:rPr>
            </w:pPr>
            <w:del w:id="1175" w:author="Jane Kohlhoff" w:date="2024-06-11T12:49:00Z" w16du:dateUtc="2024-06-11T02:49:00Z">
              <w:r w:rsidRPr="008224BD" w:rsidDel="00D753AC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176" w:author="Jane Kohlhoff" w:date="2024-06-11T12:49:00Z" w16du:dateUtc="2024-06-11T02:49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177" w:author="Jane Kohlhoff" w:date="2024-06-11T12:49:00Z" w16du:dateUtc="2024-06-11T02:49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.49</w:t>
            </w:r>
          </w:p>
        </w:tc>
        <w:tc>
          <w:tcPr>
            <w:tcW w:w="708" w:type="dxa"/>
            <w:tcPrChange w:id="1178" w:author="Jane Kohlhoff" w:date="2024-06-11T12:47:00Z" w16du:dateUtc="2024-06-11T02:47:00Z">
              <w:tcPr>
                <w:tcW w:w="708" w:type="dxa"/>
                <w:gridSpan w:val="2"/>
              </w:tcPr>
            </w:tcPrChange>
          </w:tcPr>
          <w:p w14:paraId="532187FE" w14:textId="180BF90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  <w:tcPrChange w:id="1179" w:author="Jane Kohlhoff" w:date="2024-06-11T12:47:00Z" w16du:dateUtc="2024-06-11T02:47:00Z">
              <w:tcPr>
                <w:tcW w:w="852" w:type="dxa"/>
                <w:gridSpan w:val="3"/>
              </w:tcPr>
            </w:tcPrChange>
          </w:tcPr>
          <w:p w14:paraId="486AECA5" w14:textId="1E5C7EE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  <w:tcPrChange w:id="1180" w:author="Jane Kohlhoff" w:date="2024-06-11T12:47:00Z" w16du:dateUtc="2024-06-11T02:47:00Z">
              <w:tcPr>
                <w:tcW w:w="708" w:type="dxa"/>
                <w:gridSpan w:val="3"/>
              </w:tcPr>
            </w:tcPrChange>
          </w:tcPr>
          <w:p w14:paraId="34E22289" w14:textId="28BCA4E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  <w:tcPrChange w:id="1181" w:author="Jane Kohlhoff" w:date="2024-06-11T12:47:00Z" w16du:dateUtc="2024-06-11T02:47:00Z">
              <w:tcPr>
                <w:tcW w:w="1039" w:type="dxa"/>
                <w:gridSpan w:val="2"/>
              </w:tcPr>
            </w:tcPrChange>
          </w:tcPr>
          <w:p w14:paraId="490559D2" w14:textId="4A573829" w:rsidR="000D53FA" w:rsidRPr="008224BD" w:rsidRDefault="00EC108F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4D5EDA">
              <w:rPr>
                <w:i/>
                <w:iCs/>
                <w:sz w:val="15"/>
                <w:szCs w:val="15"/>
                <w:rPrChange w:id="1182" w:author="Jane Kohlhoff" w:date="2024-06-11T12:51:00Z" w16du:dateUtc="2024-06-11T02:51:00Z">
                  <w:rPr>
                    <w:sz w:val="15"/>
                    <w:szCs w:val="15"/>
                  </w:rPr>
                </w:rPrChange>
              </w:rPr>
              <w:t>p</w:t>
            </w:r>
            <w:ins w:id="1183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1184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</w:t>
            </w:r>
            <w:del w:id="1185" w:author="Jane Kohlhoff" w:date="2024-06-11T12:51:00Z" w16du:dateUtc="2024-06-11T02:51:00Z">
              <w:r w:rsidDel="004D5EDA">
                <w:rPr>
                  <w:sz w:val="15"/>
                  <w:szCs w:val="15"/>
                </w:rPr>
                <w:delText>8</w:delText>
              </w:r>
              <w:r w:rsidR="001A634F" w:rsidDel="004D5EDA">
                <w:rPr>
                  <w:sz w:val="15"/>
                  <w:szCs w:val="15"/>
                </w:rPr>
                <w:delText>38</w:delText>
              </w:r>
            </w:del>
            <w:ins w:id="1186" w:author="Jane Kohlhoff" w:date="2024-06-11T12:51:00Z" w16du:dateUtc="2024-06-11T02:51:00Z">
              <w:r w:rsidR="004D5EDA">
                <w:rPr>
                  <w:sz w:val="15"/>
                  <w:szCs w:val="15"/>
                </w:rPr>
                <w:t>8</w:t>
              </w:r>
              <w:r w:rsidR="004D5EDA">
                <w:rPr>
                  <w:sz w:val="15"/>
                  <w:szCs w:val="15"/>
                </w:rPr>
                <w:t>4</w:t>
              </w:r>
            </w:ins>
          </w:p>
        </w:tc>
      </w:tr>
      <w:tr w:rsidR="000D53FA" w:rsidRPr="008224BD" w14:paraId="72915E3C" w14:textId="7A2A610C" w:rsidTr="00A5385A">
        <w:trPr>
          <w:trPrChange w:id="1187" w:author="Jane Kohlhoff" w:date="2024-06-11T12:47:00Z" w16du:dateUtc="2024-06-11T02:47:00Z">
            <w:trPr>
              <w:gridAfter w:val="0"/>
            </w:trPr>
          </w:trPrChange>
        </w:trPr>
        <w:tc>
          <w:tcPr>
            <w:tcW w:w="1022" w:type="dxa"/>
            <w:tcPrChange w:id="1188" w:author="Jane Kohlhoff" w:date="2024-06-11T12:47:00Z" w16du:dateUtc="2024-06-11T02:47:00Z">
              <w:tcPr>
                <w:tcW w:w="1022" w:type="dxa"/>
              </w:tcPr>
            </w:tcPrChange>
          </w:tcPr>
          <w:p w14:paraId="090E8700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  <w:tcPrChange w:id="1189" w:author="Jane Kohlhoff" w:date="2024-06-11T12:47:00Z" w16du:dateUtc="2024-06-11T02:47:00Z">
              <w:tcPr>
                <w:tcW w:w="1039" w:type="dxa"/>
              </w:tcPr>
            </w:tcPrChange>
          </w:tcPr>
          <w:p w14:paraId="5E272D33" w14:textId="0BB1A81F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BITSEA</w:t>
            </w:r>
            <w:r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competence</w:t>
            </w:r>
          </w:p>
          <w:p w14:paraId="0D5DBB1B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tcPrChange w:id="1190" w:author="Jane Kohlhoff" w:date="2024-06-11T12:47:00Z" w16du:dateUtc="2024-06-11T02:47:00Z">
              <w:tcPr>
                <w:tcW w:w="851" w:type="dxa"/>
              </w:tcPr>
            </w:tcPrChange>
          </w:tcPr>
          <w:p w14:paraId="5FDFC5CF" w14:textId="6E023BBC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14.55 (3.87)</w:t>
            </w:r>
          </w:p>
        </w:tc>
        <w:tc>
          <w:tcPr>
            <w:tcW w:w="850" w:type="dxa"/>
            <w:tcPrChange w:id="1191" w:author="Jane Kohlhoff" w:date="2024-06-11T12:47:00Z" w16du:dateUtc="2024-06-11T02:47:00Z">
              <w:tcPr>
                <w:tcW w:w="850" w:type="dxa"/>
              </w:tcPr>
            </w:tcPrChange>
          </w:tcPr>
          <w:p w14:paraId="26B48F96" w14:textId="66BA853E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16.67 (3.64)</w:t>
            </w:r>
          </w:p>
        </w:tc>
        <w:tc>
          <w:tcPr>
            <w:tcW w:w="850" w:type="dxa"/>
            <w:tcPrChange w:id="1192" w:author="Jane Kohlhoff" w:date="2024-06-11T12:47:00Z" w16du:dateUtc="2024-06-11T02:47:00Z">
              <w:tcPr>
                <w:tcW w:w="850" w:type="dxa"/>
              </w:tcPr>
            </w:tcPrChange>
          </w:tcPr>
          <w:p w14:paraId="77F52ADB" w14:textId="1C9695BC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16.28 (4.53)</w:t>
            </w:r>
          </w:p>
        </w:tc>
        <w:tc>
          <w:tcPr>
            <w:tcW w:w="880" w:type="dxa"/>
            <w:tcPrChange w:id="1193" w:author="Jane Kohlhoff" w:date="2024-06-11T12:47:00Z" w16du:dateUtc="2024-06-11T02:47:00Z">
              <w:tcPr>
                <w:tcW w:w="880" w:type="dxa"/>
              </w:tcPr>
            </w:tcPrChange>
          </w:tcPr>
          <w:p w14:paraId="1BC1F2C8" w14:textId="069D0873" w:rsidR="000D53FA" w:rsidRDefault="00B743FD" w:rsidP="000D53FA">
            <w:pPr>
              <w:rPr>
                <w:b/>
                <w:bCs/>
                <w:sz w:val="15"/>
                <w:szCs w:val="15"/>
              </w:rPr>
            </w:pPr>
            <w:del w:id="1194" w:author="Jane Kohlhoff" w:date="2024-06-11T12:41:00Z" w16du:dateUtc="2024-06-11T02:41:00Z">
              <w:r w:rsidRPr="00BE01CE" w:rsidDel="00720E6F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1195" w:author="Jane Kohlhoff" w:date="2024-06-11T12:41:00Z" w16du:dateUtc="2024-06-11T02:41:00Z">
              <w:r w:rsidR="00720E6F"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 w:rsidR="00720E6F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=</w:t>
            </w:r>
            <w:ins w:id="1196" w:author="Jane Kohlhoff" w:date="2024-06-11T12:39:00Z" w16du:dateUtc="2024-06-11T02:39:00Z">
              <w:r>
                <w:rPr>
                  <w:b/>
                  <w:bCs/>
                  <w:sz w:val="15"/>
                  <w:szCs w:val="15"/>
                </w:rPr>
                <w:t xml:space="preserve"> 0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.00</w:t>
            </w:r>
            <w:r w:rsidR="000D53FA">
              <w:rPr>
                <w:b/>
                <w:bCs/>
                <w:sz w:val="15"/>
                <w:szCs w:val="15"/>
              </w:rPr>
              <w:t>2</w:t>
            </w:r>
            <w:r w:rsidR="000D53FA" w:rsidRPr="00BE01CE">
              <w:rPr>
                <w:b/>
                <w:bCs/>
                <w:sz w:val="15"/>
                <w:szCs w:val="15"/>
              </w:rPr>
              <w:t>*</w:t>
            </w:r>
          </w:p>
          <w:p w14:paraId="137A0AB3" w14:textId="5E8F58D2" w:rsidR="000D53FA" w:rsidRPr="00BE01CE" w:rsidRDefault="00B743FD" w:rsidP="000D53FA">
            <w:pPr>
              <w:rPr>
                <w:b/>
                <w:bCs/>
                <w:sz w:val="15"/>
                <w:szCs w:val="15"/>
              </w:rPr>
            </w:pPr>
            <w:del w:id="1197" w:author="Jane Kohlhoff" w:date="2024-06-11T12:41:00Z" w16du:dateUtc="2024-06-11T02:41:00Z">
              <w:r w:rsidRPr="00BE01CE" w:rsidDel="00720E6F">
                <w:rPr>
                  <w:b/>
                  <w:bCs/>
                  <w:i/>
                  <w:iCs/>
                  <w:sz w:val="15"/>
                  <w:szCs w:val="15"/>
                </w:rPr>
                <w:delText>D</w:delText>
              </w:r>
            </w:del>
            <w:ins w:id="1198" w:author="Jane Kohlhoff" w:date="2024-06-11T12:41:00Z" w16du:dateUtc="2024-06-11T02:41:00Z">
              <w:r w:rsidR="00720E6F">
                <w:rPr>
                  <w:b/>
                  <w:bCs/>
                  <w:i/>
                  <w:iCs/>
                  <w:sz w:val="15"/>
                  <w:szCs w:val="15"/>
                </w:rPr>
                <w:t>d</w:t>
              </w:r>
              <w:r w:rsidR="00720E6F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=</w:t>
            </w:r>
            <w:ins w:id="1199" w:author="Jane Kohlhoff" w:date="2024-06-11T12:39:00Z" w16du:dateUtc="2024-06-11T02:39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-</w:t>
            </w:r>
            <w:ins w:id="1200" w:author="Jane Kohlhoff" w:date="2024-06-11T12:41:00Z" w16du:dateUtc="2024-06-11T02:41:00Z">
              <w:r w:rsidR="00720E6F">
                <w:rPr>
                  <w:b/>
                  <w:bCs/>
                  <w:sz w:val="15"/>
                  <w:szCs w:val="15"/>
                </w:rPr>
                <w:t>0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</w:t>
            </w:r>
            <w:r w:rsidR="000D53FA">
              <w:rPr>
                <w:b/>
                <w:bCs/>
                <w:sz w:val="15"/>
                <w:szCs w:val="15"/>
              </w:rPr>
              <w:t>48</w:t>
            </w:r>
          </w:p>
        </w:tc>
        <w:tc>
          <w:tcPr>
            <w:tcW w:w="882" w:type="dxa"/>
            <w:tcPrChange w:id="1201" w:author="Jane Kohlhoff" w:date="2024-06-11T12:47:00Z" w16du:dateUtc="2024-06-11T02:47:00Z">
              <w:tcPr>
                <w:tcW w:w="882" w:type="dxa"/>
              </w:tcPr>
            </w:tcPrChange>
          </w:tcPr>
          <w:p w14:paraId="4BF9214F" w14:textId="6315B63F" w:rsidR="000D53FA" w:rsidRPr="00BE01CE" w:rsidRDefault="00720E6F" w:rsidP="000D53FA">
            <w:pPr>
              <w:rPr>
                <w:b/>
                <w:bCs/>
                <w:sz w:val="15"/>
                <w:szCs w:val="15"/>
              </w:rPr>
            </w:pPr>
            <w:del w:id="1202" w:author="Jane Kohlhoff" w:date="2024-06-11T12:43:00Z" w16du:dateUtc="2024-06-11T02:43:00Z">
              <w:r w:rsidRPr="00BE01CE" w:rsidDel="00475529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1203" w:author="Jane Kohlhoff" w:date="2024-06-11T12:43:00Z" w16du:dateUtc="2024-06-11T02:43:00Z"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=</w:t>
            </w:r>
            <w:ins w:id="1204" w:author="Jane Kohlhoff" w:date="2024-06-11T12:40:00Z" w16du:dateUtc="2024-06-11T02:40:00Z">
              <w:r>
                <w:rPr>
                  <w:b/>
                  <w:bCs/>
                  <w:sz w:val="15"/>
                  <w:szCs w:val="15"/>
                </w:rPr>
                <w:t xml:space="preserve"> 0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.0</w:t>
            </w:r>
            <w:r w:rsidR="000D53FA">
              <w:rPr>
                <w:b/>
                <w:bCs/>
                <w:sz w:val="15"/>
                <w:szCs w:val="15"/>
              </w:rPr>
              <w:t>36</w:t>
            </w:r>
            <w:r w:rsidR="000D53FA" w:rsidRPr="00BE01CE">
              <w:rPr>
                <w:b/>
                <w:bCs/>
                <w:sz w:val="15"/>
                <w:szCs w:val="15"/>
              </w:rPr>
              <w:t xml:space="preserve">* </w:t>
            </w:r>
            <w:r w:rsidR="000D53FA"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ins w:id="1205" w:author="Jane Kohlhoff" w:date="2024-06-11T12:40:00Z" w16du:dateUtc="2024-06-11T02:40:00Z"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= -</w:t>
            </w:r>
            <w:ins w:id="1206" w:author="Jane Kohlhoff" w:date="2024-06-11T12:40:00Z" w16du:dateUtc="2024-06-11T02:40:00Z">
              <w:r>
                <w:rPr>
                  <w:b/>
                  <w:bCs/>
                  <w:sz w:val="15"/>
                  <w:szCs w:val="15"/>
                </w:rPr>
                <w:t>0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.4</w:t>
            </w:r>
            <w:r w:rsidR="000D53FA">
              <w:rPr>
                <w:b/>
                <w:bCs/>
                <w:sz w:val="15"/>
                <w:szCs w:val="15"/>
              </w:rPr>
              <w:t>8</w:t>
            </w:r>
          </w:p>
        </w:tc>
        <w:tc>
          <w:tcPr>
            <w:tcW w:w="850" w:type="dxa"/>
            <w:gridSpan w:val="2"/>
            <w:tcPrChange w:id="1207" w:author="Jane Kohlhoff" w:date="2024-06-11T12:47:00Z" w16du:dateUtc="2024-06-11T02:47:00Z">
              <w:tcPr>
                <w:tcW w:w="850" w:type="dxa"/>
                <w:gridSpan w:val="2"/>
              </w:tcPr>
            </w:tcPrChange>
          </w:tcPr>
          <w:p w14:paraId="2F7FBAF4" w14:textId="619DCFAF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15.93 (2.88)</w:t>
            </w:r>
          </w:p>
        </w:tc>
        <w:tc>
          <w:tcPr>
            <w:tcW w:w="850" w:type="dxa"/>
            <w:tcPrChange w:id="1208" w:author="Jane Kohlhoff" w:date="2024-06-11T12:47:00Z" w16du:dateUtc="2024-06-11T02:47:00Z">
              <w:tcPr>
                <w:tcW w:w="850" w:type="dxa"/>
              </w:tcPr>
            </w:tcPrChange>
          </w:tcPr>
          <w:p w14:paraId="5233E1A8" w14:textId="7E35510D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15.92 (2.66)</w:t>
            </w:r>
          </w:p>
        </w:tc>
        <w:tc>
          <w:tcPr>
            <w:tcW w:w="851" w:type="dxa"/>
            <w:tcPrChange w:id="1209" w:author="Jane Kohlhoff" w:date="2024-06-11T12:47:00Z" w16du:dateUtc="2024-06-11T02:47:00Z">
              <w:tcPr>
                <w:tcW w:w="851" w:type="dxa"/>
              </w:tcPr>
            </w:tcPrChange>
          </w:tcPr>
          <w:p w14:paraId="2B64BAA8" w14:textId="5E734FD0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17.00 (2.74)</w:t>
            </w:r>
          </w:p>
        </w:tc>
        <w:tc>
          <w:tcPr>
            <w:tcW w:w="932" w:type="dxa"/>
            <w:tcPrChange w:id="1210" w:author="Jane Kohlhoff" w:date="2024-06-11T12:47:00Z" w16du:dateUtc="2024-06-11T02:47:00Z">
              <w:tcPr>
                <w:tcW w:w="819" w:type="dxa"/>
              </w:tcPr>
            </w:tcPrChange>
          </w:tcPr>
          <w:p w14:paraId="6736AC5F" w14:textId="631C40FD" w:rsidR="00863A35" w:rsidRDefault="000D53FA" w:rsidP="000D53FA">
            <w:pPr>
              <w:rPr>
                <w:ins w:id="1211" w:author="Jane Kohlhoff" w:date="2024-06-11T12:44:00Z" w16du:dateUtc="2024-06-11T02:44:00Z"/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212" w:author="Jane Kohlhoff" w:date="2024-06-11T12:44:00Z" w16du:dateUtc="2024-06-11T02:44:00Z">
              <w:r w:rsidRPr="008224BD" w:rsidDel="00863A35">
                <w:rPr>
                  <w:sz w:val="15"/>
                  <w:szCs w:val="15"/>
                </w:rPr>
                <w:delText>=</w:delText>
              </w:r>
              <w:r w:rsidDel="00863A35">
                <w:rPr>
                  <w:sz w:val="15"/>
                  <w:szCs w:val="15"/>
                </w:rPr>
                <w:delText>1.00</w:delText>
              </w:r>
            </w:del>
            <w:ins w:id="1213" w:author="Jane Kohlhoff" w:date="2024-06-11T12:44:00Z" w16du:dateUtc="2024-06-11T02:44:00Z">
              <w:r w:rsidR="00863A35">
                <w:rPr>
                  <w:sz w:val="15"/>
                  <w:szCs w:val="15"/>
                </w:rPr>
                <w:t xml:space="preserve"> </w:t>
              </w:r>
              <w:r w:rsidR="00863A35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863A35" w:rsidRPr="001D3075">
                <w:rPr>
                  <w:sz w:val="15"/>
                  <w:szCs w:val="15"/>
                </w:rPr>
                <w:t>0.99</w:t>
              </w:r>
            </w:ins>
          </w:p>
          <w:p w14:paraId="52598397" w14:textId="4E08263A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ins w:id="1214" w:author="Jane Kohlhoff" w:date="2024-06-11T12:46:00Z" w16du:dateUtc="2024-06-11T02:46:00Z">
              <w:r w:rsidR="00B31AF7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= -</w:t>
            </w:r>
            <w:ins w:id="1215" w:author="Jane Kohlhoff" w:date="2024-06-11T12:46:00Z" w16du:dateUtc="2024-06-11T02:46:00Z">
              <w:r w:rsidR="00B31AF7">
                <w:rPr>
                  <w:sz w:val="15"/>
                  <w:szCs w:val="15"/>
                </w:rPr>
                <w:t>0</w:t>
              </w:r>
            </w:ins>
            <w:r w:rsidRPr="008224BD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05</w:t>
            </w:r>
            <w:del w:id="1216" w:author="Jane Kohlhoff" w:date="2024-06-11T12:46:00Z" w16du:dateUtc="2024-06-11T02:46:00Z">
              <w:r w:rsidDel="00B31AF7">
                <w:rPr>
                  <w:sz w:val="15"/>
                  <w:szCs w:val="15"/>
                </w:rPr>
                <w:delText>3</w:delText>
              </w:r>
            </w:del>
          </w:p>
        </w:tc>
        <w:tc>
          <w:tcPr>
            <w:tcW w:w="851" w:type="dxa"/>
            <w:tcPrChange w:id="1217" w:author="Jane Kohlhoff" w:date="2024-06-11T12:47:00Z" w16du:dateUtc="2024-06-11T02:47:00Z">
              <w:tcPr>
                <w:tcW w:w="851" w:type="dxa"/>
              </w:tcPr>
            </w:tcPrChange>
          </w:tcPr>
          <w:p w14:paraId="0FB02D3F" w14:textId="36129956" w:rsidR="000D53FA" w:rsidRDefault="00CA4412" w:rsidP="000D53FA">
            <w:pPr>
              <w:rPr>
                <w:sz w:val="15"/>
                <w:szCs w:val="15"/>
              </w:rPr>
            </w:pPr>
            <w:del w:id="1218" w:author="Jane Kohlhoff" w:date="2024-06-11T12:48:00Z" w16du:dateUtc="2024-06-11T02:48:00Z">
              <w:r w:rsidRPr="008224BD" w:rsidDel="00CA4412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219" w:author="Jane Kohlhoff" w:date="2024-06-11T12:48:00Z" w16du:dateUtc="2024-06-11T02:48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220" w:author="Jane Kohlhoff" w:date="2024-06-11T12:48:00Z" w16du:dateUtc="2024-06-11T02:48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</w:t>
            </w:r>
            <w:r w:rsidR="000D53FA">
              <w:rPr>
                <w:sz w:val="15"/>
                <w:szCs w:val="15"/>
              </w:rPr>
              <w:t>85</w:t>
            </w:r>
          </w:p>
          <w:p w14:paraId="4F1A1969" w14:textId="60204C6E" w:rsidR="000D53FA" w:rsidRPr="008224BD" w:rsidRDefault="00CA4412" w:rsidP="000D53FA">
            <w:pPr>
              <w:rPr>
                <w:sz w:val="15"/>
                <w:szCs w:val="15"/>
              </w:rPr>
            </w:pPr>
            <w:del w:id="1221" w:author="Jane Kohlhoff" w:date="2024-06-11T12:48:00Z" w16du:dateUtc="2024-06-11T02:48:00Z">
              <w:r w:rsidRPr="008224BD" w:rsidDel="00CA4412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222" w:author="Jane Kohlhoff" w:date="2024-06-11T12:48:00Z" w16du:dateUtc="2024-06-11T02:48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 -</w:t>
            </w:r>
            <w:ins w:id="1223" w:author="Jane Kohlhoff" w:date="2024-06-11T12:48:00Z" w16du:dateUtc="2024-06-11T02:48:00Z">
              <w:r>
                <w:rPr>
                  <w:sz w:val="15"/>
                  <w:szCs w:val="15"/>
                </w:rPr>
                <w:t>0</w:t>
              </w:r>
            </w:ins>
            <w:r w:rsidR="000D53FA" w:rsidRPr="008224BD">
              <w:rPr>
                <w:sz w:val="15"/>
                <w:szCs w:val="15"/>
              </w:rPr>
              <w:t>.</w:t>
            </w:r>
            <w:r w:rsidR="000D53FA">
              <w:rPr>
                <w:sz w:val="15"/>
                <w:szCs w:val="15"/>
              </w:rPr>
              <w:t>29</w:t>
            </w:r>
          </w:p>
        </w:tc>
        <w:tc>
          <w:tcPr>
            <w:tcW w:w="850" w:type="dxa"/>
            <w:gridSpan w:val="2"/>
            <w:tcPrChange w:id="1224" w:author="Jane Kohlhoff" w:date="2024-06-11T12:47:00Z" w16du:dateUtc="2024-06-11T02:47:00Z">
              <w:tcPr>
                <w:tcW w:w="850" w:type="dxa"/>
                <w:gridSpan w:val="3"/>
              </w:tcPr>
            </w:tcPrChange>
          </w:tcPr>
          <w:p w14:paraId="374DBE04" w14:textId="1AD19E88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15.50 (3.55)</w:t>
            </w:r>
          </w:p>
        </w:tc>
        <w:tc>
          <w:tcPr>
            <w:tcW w:w="679" w:type="dxa"/>
            <w:tcPrChange w:id="1225" w:author="Jane Kohlhoff" w:date="2024-06-11T12:47:00Z" w16du:dateUtc="2024-06-11T02:47:00Z">
              <w:tcPr>
                <w:tcW w:w="679" w:type="dxa"/>
              </w:tcPr>
            </w:tcPrChange>
          </w:tcPr>
          <w:p w14:paraId="3C7F765F" w14:textId="76BB952E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15.43 (3.50)</w:t>
            </w:r>
          </w:p>
        </w:tc>
        <w:tc>
          <w:tcPr>
            <w:tcW w:w="852" w:type="dxa"/>
            <w:tcPrChange w:id="1226" w:author="Jane Kohlhoff" w:date="2024-06-11T12:47:00Z" w16du:dateUtc="2024-06-11T02:47:00Z">
              <w:tcPr>
                <w:tcW w:w="852" w:type="dxa"/>
              </w:tcPr>
            </w:tcPrChange>
          </w:tcPr>
          <w:p w14:paraId="334D7C67" w14:textId="3DE19A4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227" w:author="Jane Kohlhoff" w:date="2024-06-11T12:45:00Z" w16du:dateUtc="2024-06-11T02:45:00Z">
              <w:r w:rsidRPr="008224BD" w:rsidDel="007D4E98">
                <w:rPr>
                  <w:sz w:val="15"/>
                  <w:szCs w:val="15"/>
                </w:rPr>
                <w:delText>=1.00</w:delText>
              </w:r>
            </w:del>
            <w:ins w:id="1228" w:author="Jane Kohlhoff" w:date="2024-06-11T12:45:00Z" w16du:dateUtc="2024-06-11T02:45:00Z">
              <w:r w:rsidR="007D4E98">
                <w:rPr>
                  <w:sz w:val="15"/>
                  <w:szCs w:val="15"/>
                </w:rPr>
                <w:t xml:space="preserve"> </w:t>
              </w:r>
              <w:r w:rsidR="007D4E98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7D4E98" w:rsidRPr="001D3075">
                <w:rPr>
                  <w:sz w:val="15"/>
                  <w:szCs w:val="15"/>
                </w:rPr>
                <w:t>0.99</w:t>
              </w:r>
            </w:ins>
          </w:p>
          <w:p w14:paraId="00ECE8F7" w14:textId="5831976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ins w:id="1229" w:author="Jane Kohlhoff" w:date="2024-06-11T12:49:00Z" w16du:dateUtc="2024-06-11T02:49:00Z">
              <w:r w:rsidR="00D753AC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= -</w:t>
            </w:r>
            <w:ins w:id="1230" w:author="Jane Kohlhoff" w:date="2024-06-11T12:49:00Z" w16du:dateUtc="2024-06-11T02:49:00Z">
              <w:r w:rsidR="00D753AC">
                <w:rPr>
                  <w:sz w:val="15"/>
                  <w:szCs w:val="15"/>
                </w:rPr>
                <w:t>0</w:t>
              </w:r>
            </w:ins>
            <w:r w:rsidRPr="008224BD">
              <w:rPr>
                <w:sz w:val="15"/>
                <w:szCs w:val="15"/>
              </w:rPr>
              <w:t>.0</w:t>
            </w:r>
            <w:r>
              <w:rPr>
                <w:sz w:val="15"/>
                <w:szCs w:val="15"/>
              </w:rPr>
              <w:t>7</w:t>
            </w:r>
          </w:p>
        </w:tc>
        <w:tc>
          <w:tcPr>
            <w:tcW w:w="708" w:type="dxa"/>
            <w:tcPrChange w:id="1231" w:author="Jane Kohlhoff" w:date="2024-06-11T12:47:00Z" w16du:dateUtc="2024-06-11T02:47:00Z">
              <w:tcPr>
                <w:tcW w:w="708" w:type="dxa"/>
                <w:gridSpan w:val="2"/>
              </w:tcPr>
            </w:tcPrChange>
          </w:tcPr>
          <w:p w14:paraId="1BB20607" w14:textId="232BE97A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  <w:tcPrChange w:id="1232" w:author="Jane Kohlhoff" w:date="2024-06-11T12:47:00Z" w16du:dateUtc="2024-06-11T02:47:00Z">
              <w:tcPr>
                <w:tcW w:w="852" w:type="dxa"/>
                <w:gridSpan w:val="3"/>
              </w:tcPr>
            </w:tcPrChange>
          </w:tcPr>
          <w:p w14:paraId="179DFA29" w14:textId="66A8A8A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  <w:tcPrChange w:id="1233" w:author="Jane Kohlhoff" w:date="2024-06-11T12:47:00Z" w16du:dateUtc="2024-06-11T02:47:00Z">
              <w:tcPr>
                <w:tcW w:w="708" w:type="dxa"/>
                <w:gridSpan w:val="3"/>
              </w:tcPr>
            </w:tcPrChange>
          </w:tcPr>
          <w:p w14:paraId="1204F4A8" w14:textId="680E485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  <w:tcPrChange w:id="1234" w:author="Jane Kohlhoff" w:date="2024-06-11T12:47:00Z" w16du:dateUtc="2024-06-11T02:47:00Z">
              <w:tcPr>
                <w:tcW w:w="1039" w:type="dxa"/>
                <w:gridSpan w:val="2"/>
              </w:tcPr>
            </w:tcPrChange>
          </w:tcPr>
          <w:p w14:paraId="2292BE0B" w14:textId="4DDD6685" w:rsidR="000D53FA" w:rsidRPr="008224BD" w:rsidRDefault="007E52E2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4D5EDA">
              <w:rPr>
                <w:i/>
                <w:iCs/>
                <w:sz w:val="15"/>
                <w:szCs w:val="15"/>
                <w:rPrChange w:id="1235" w:author="Jane Kohlhoff" w:date="2024-06-11T12:52:00Z" w16du:dateUtc="2024-06-11T02:52:00Z">
                  <w:rPr>
                    <w:sz w:val="15"/>
                    <w:szCs w:val="15"/>
                  </w:rPr>
                </w:rPrChange>
              </w:rPr>
              <w:t>p</w:t>
            </w:r>
            <w:ins w:id="1236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1237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0.75</w:t>
            </w:r>
            <w:del w:id="1238" w:author="Jane Kohlhoff" w:date="2024-06-11T12:52:00Z" w16du:dateUtc="2024-06-11T02:52:00Z">
              <w:r w:rsidDel="004D5EDA">
                <w:rPr>
                  <w:sz w:val="15"/>
                  <w:szCs w:val="15"/>
                </w:rPr>
                <w:delText>0</w:delText>
              </w:r>
            </w:del>
          </w:p>
        </w:tc>
      </w:tr>
      <w:tr w:rsidR="000D53FA" w:rsidRPr="008224BD" w14:paraId="3CA926A8" w14:textId="0712B4D4" w:rsidTr="00A5385A">
        <w:trPr>
          <w:trPrChange w:id="1239" w:author="Jane Kohlhoff" w:date="2024-06-11T12:47:00Z" w16du:dateUtc="2024-06-11T02:47:00Z">
            <w:trPr>
              <w:gridAfter w:val="0"/>
            </w:trPr>
          </w:trPrChange>
        </w:trPr>
        <w:tc>
          <w:tcPr>
            <w:tcW w:w="1022" w:type="dxa"/>
            <w:tcPrChange w:id="1240" w:author="Jane Kohlhoff" w:date="2024-06-11T12:47:00Z" w16du:dateUtc="2024-06-11T02:47:00Z">
              <w:tcPr>
                <w:tcW w:w="1022" w:type="dxa"/>
              </w:tcPr>
            </w:tcPrChange>
          </w:tcPr>
          <w:p w14:paraId="24C9851E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Attachment security </w:t>
            </w:r>
          </w:p>
          <w:p w14:paraId="6204A47E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  <w:tcPrChange w:id="1241" w:author="Jane Kohlhoff" w:date="2024-06-11T12:47:00Z" w16du:dateUtc="2024-06-11T02:47:00Z">
              <w:tcPr>
                <w:tcW w:w="1039" w:type="dxa"/>
              </w:tcPr>
            </w:tcPrChange>
          </w:tcPr>
          <w:p w14:paraId="6A9066EB" w14:textId="5842F88D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AQS security</w:t>
            </w:r>
          </w:p>
        </w:tc>
        <w:tc>
          <w:tcPr>
            <w:tcW w:w="851" w:type="dxa"/>
            <w:tcPrChange w:id="1242" w:author="Jane Kohlhoff" w:date="2024-06-11T12:47:00Z" w16du:dateUtc="2024-06-11T02:47:00Z">
              <w:tcPr>
                <w:tcW w:w="851" w:type="dxa"/>
              </w:tcPr>
            </w:tcPrChange>
          </w:tcPr>
          <w:p w14:paraId="40C94619" w14:textId="75D8F34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0.13 (0.44)</w:t>
            </w:r>
          </w:p>
        </w:tc>
        <w:tc>
          <w:tcPr>
            <w:tcW w:w="850" w:type="dxa"/>
            <w:tcPrChange w:id="1243" w:author="Jane Kohlhoff" w:date="2024-06-11T12:47:00Z" w16du:dateUtc="2024-06-11T02:47:00Z">
              <w:tcPr>
                <w:tcW w:w="850" w:type="dxa"/>
              </w:tcPr>
            </w:tcPrChange>
          </w:tcPr>
          <w:p w14:paraId="0493092C" w14:textId="05C2090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</w:t>
            </w:r>
            <w:r>
              <w:rPr>
                <w:sz w:val="15"/>
                <w:szCs w:val="15"/>
              </w:rPr>
              <w:t>5</w:t>
            </w:r>
            <w:r w:rsidRPr="008224BD">
              <w:rPr>
                <w:sz w:val="15"/>
                <w:szCs w:val="15"/>
              </w:rPr>
              <w:t xml:space="preserve"> (0.3</w:t>
            </w:r>
            <w:r>
              <w:rPr>
                <w:sz w:val="15"/>
                <w:szCs w:val="15"/>
              </w:rPr>
              <w:t>4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0" w:type="dxa"/>
            <w:tcPrChange w:id="1244" w:author="Jane Kohlhoff" w:date="2024-06-11T12:47:00Z" w16du:dateUtc="2024-06-11T02:47:00Z">
              <w:tcPr>
                <w:tcW w:w="850" w:type="dxa"/>
              </w:tcPr>
            </w:tcPrChange>
          </w:tcPr>
          <w:p w14:paraId="17D39987" w14:textId="18365F1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0.31 (0.14)</w:t>
            </w:r>
          </w:p>
        </w:tc>
        <w:tc>
          <w:tcPr>
            <w:tcW w:w="880" w:type="dxa"/>
            <w:tcPrChange w:id="1245" w:author="Jane Kohlhoff" w:date="2024-06-11T12:47:00Z" w16du:dateUtc="2024-06-11T02:47:00Z">
              <w:tcPr>
                <w:tcW w:w="880" w:type="dxa"/>
              </w:tcPr>
            </w:tcPrChange>
          </w:tcPr>
          <w:p w14:paraId="339C03C2" w14:textId="5DC64CAD" w:rsidR="000D53FA" w:rsidRPr="008224BD" w:rsidRDefault="00B743FD" w:rsidP="000D53FA">
            <w:pPr>
              <w:rPr>
                <w:sz w:val="15"/>
                <w:szCs w:val="15"/>
              </w:rPr>
            </w:pPr>
            <w:del w:id="1246" w:author="Jane Kohlhoff" w:date="2024-06-11T12:41:00Z" w16du:dateUtc="2024-06-11T02:41:00Z">
              <w:r w:rsidRPr="008224BD" w:rsidDel="00720E6F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247" w:author="Jane Kohlhoff" w:date="2024-06-11T12:41:00Z" w16du:dateUtc="2024-06-11T02:41:00Z">
              <w:r w:rsidR="00720E6F">
                <w:rPr>
                  <w:i/>
                  <w:iCs/>
                  <w:sz w:val="15"/>
                  <w:szCs w:val="15"/>
                </w:rPr>
                <w:t>p</w:t>
              </w:r>
              <w:r w:rsidR="00720E6F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248" w:author="Jane Kohlhoff" w:date="2024-06-11T12:39:00Z" w16du:dateUtc="2024-06-11T02:39:00Z">
              <w:r>
                <w:rPr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0.1</w:t>
            </w:r>
            <w:r w:rsidR="000D53FA">
              <w:rPr>
                <w:sz w:val="15"/>
                <w:szCs w:val="15"/>
              </w:rPr>
              <w:t>0</w:t>
            </w:r>
          </w:p>
          <w:p w14:paraId="2BB5A0E4" w14:textId="732ACF7C" w:rsidR="000D53FA" w:rsidRPr="008224BD" w:rsidRDefault="00B743FD" w:rsidP="000D53FA">
            <w:pPr>
              <w:rPr>
                <w:sz w:val="15"/>
                <w:szCs w:val="15"/>
              </w:rPr>
            </w:pPr>
            <w:del w:id="1249" w:author="Jane Kohlhoff" w:date="2024-06-11T12:41:00Z" w16du:dateUtc="2024-06-11T02:41:00Z">
              <w:r w:rsidRPr="008224BD" w:rsidDel="00720E6F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250" w:author="Jane Kohlhoff" w:date="2024-06-11T12:41:00Z" w16du:dateUtc="2024-06-11T02:41:00Z">
              <w:r w:rsidR="00720E6F">
                <w:rPr>
                  <w:i/>
                  <w:iCs/>
                  <w:sz w:val="15"/>
                  <w:szCs w:val="15"/>
                </w:rPr>
                <w:t>d</w:t>
              </w:r>
              <w:r w:rsidR="00720E6F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251" w:author="Jane Kohlhoff" w:date="2024-06-11T12:39:00Z" w16du:dateUtc="2024-06-11T02:39:00Z">
              <w:r>
                <w:rPr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-0.5</w:t>
            </w:r>
            <w:r w:rsidR="000D53FA">
              <w:rPr>
                <w:sz w:val="15"/>
                <w:szCs w:val="15"/>
              </w:rPr>
              <w:t>3</w:t>
            </w:r>
          </w:p>
        </w:tc>
        <w:tc>
          <w:tcPr>
            <w:tcW w:w="882" w:type="dxa"/>
            <w:tcPrChange w:id="1252" w:author="Jane Kohlhoff" w:date="2024-06-11T12:47:00Z" w16du:dateUtc="2024-06-11T02:47:00Z">
              <w:tcPr>
                <w:tcW w:w="882" w:type="dxa"/>
              </w:tcPr>
            </w:tcPrChange>
          </w:tcPr>
          <w:p w14:paraId="211FC279" w14:textId="79EE239A" w:rsidR="000D53FA" w:rsidRPr="008224BD" w:rsidRDefault="00720E6F" w:rsidP="000D53FA">
            <w:pPr>
              <w:rPr>
                <w:sz w:val="15"/>
                <w:szCs w:val="15"/>
              </w:rPr>
            </w:pPr>
            <w:del w:id="1253" w:author="Jane Kohlhoff" w:date="2024-06-11T12:43:00Z" w16du:dateUtc="2024-06-11T02:43:00Z">
              <w:r w:rsidRPr="008224BD" w:rsidDel="00475529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254" w:author="Jane Kohlhoff" w:date="2024-06-11T12:43:00Z" w16du:dateUtc="2024-06-11T02:43:00Z">
              <w:r w:rsidR="00475529">
                <w:rPr>
                  <w:i/>
                  <w:iCs/>
                  <w:sz w:val="15"/>
                  <w:szCs w:val="15"/>
                </w:rPr>
                <w:t>p</w:t>
              </w:r>
              <w:r w:rsidR="00475529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255" w:author="Jane Kohlhoff" w:date="2024-06-11T12:40:00Z" w16du:dateUtc="2024-06-11T02:40:00Z">
              <w:r>
                <w:rPr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0.3</w:t>
            </w:r>
            <w:r w:rsidR="000D53FA">
              <w:rPr>
                <w:sz w:val="15"/>
                <w:szCs w:val="15"/>
              </w:rPr>
              <w:t>6</w:t>
            </w:r>
          </w:p>
          <w:p w14:paraId="71EA244A" w14:textId="441E57EA" w:rsidR="000D53FA" w:rsidRPr="008224BD" w:rsidRDefault="00720E6F" w:rsidP="000D53FA">
            <w:pPr>
              <w:rPr>
                <w:sz w:val="15"/>
                <w:szCs w:val="15"/>
              </w:rPr>
            </w:pPr>
            <w:del w:id="1256" w:author="Jane Kohlhoff" w:date="2024-06-11T12:43:00Z" w16du:dateUtc="2024-06-11T02:43:00Z">
              <w:r w:rsidRPr="008224BD" w:rsidDel="00475529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257" w:author="Jane Kohlhoff" w:date="2024-06-11T12:43:00Z" w16du:dateUtc="2024-06-11T02:43:00Z">
              <w:r w:rsidR="00475529">
                <w:rPr>
                  <w:i/>
                  <w:iCs/>
                  <w:sz w:val="15"/>
                  <w:szCs w:val="15"/>
                </w:rPr>
                <w:t>d</w:t>
              </w:r>
              <w:r w:rsidR="00475529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258" w:author="Jane Kohlhoff" w:date="2024-06-11T12:40:00Z" w16du:dateUtc="2024-06-11T02:40:00Z">
              <w:r>
                <w:rPr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-0.43</w:t>
            </w:r>
          </w:p>
        </w:tc>
        <w:tc>
          <w:tcPr>
            <w:tcW w:w="850" w:type="dxa"/>
            <w:gridSpan w:val="2"/>
            <w:tcPrChange w:id="1259" w:author="Jane Kohlhoff" w:date="2024-06-11T12:47:00Z" w16du:dateUtc="2024-06-11T02:47:00Z">
              <w:tcPr>
                <w:tcW w:w="850" w:type="dxa"/>
                <w:gridSpan w:val="2"/>
              </w:tcPr>
            </w:tcPrChange>
          </w:tcPr>
          <w:p w14:paraId="3E7F2671" w14:textId="48271A9A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.</w:t>
            </w:r>
            <w:r w:rsidRPr="008224BD">
              <w:rPr>
                <w:sz w:val="15"/>
                <w:szCs w:val="15"/>
              </w:rPr>
              <w:t>04 (0.40)</w:t>
            </w:r>
          </w:p>
        </w:tc>
        <w:tc>
          <w:tcPr>
            <w:tcW w:w="850" w:type="dxa"/>
            <w:tcPrChange w:id="1260" w:author="Jane Kohlhoff" w:date="2024-06-11T12:47:00Z" w16du:dateUtc="2024-06-11T02:47:00Z">
              <w:tcPr>
                <w:tcW w:w="850" w:type="dxa"/>
              </w:tcPr>
            </w:tcPrChange>
          </w:tcPr>
          <w:p w14:paraId="2EF284C2" w14:textId="1F34638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0.0</w:t>
            </w:r>
            <w:r>
              <w:rPr>
                <w:sz w:val="15"/>
                <w:szCs w:val="15"/>
              </w:rPr>
              <w:t>9</w:t>
            </w:r>
            <w:r w:rsidRPr="008224BD">
              <w:rPr>
                <w:sz w:val="15"/>
                <w:szCs w:val="15"/>
              </w:rPr>
              <w:t xml:space="preserve"> (0.31)</w:t>
            </w:r>
          </w:p>
        </w:tc>
        <w:tc>
          <w:tcPr>
            <w:tcW w:w="851" w:type="dxa"/>
            <w:tcPrChange w:id="1261" w:author="Jane Kohlhoff" w:date="2024-06-11T12:47:00Z" w16du:dateUtc="2024-06-11T02:47:00Z">
              <w:tcPr>
                <w:tcW w:w="851" w:type="dxa"/>
              </w:tcPr>
            </w:tcPrChange>
          </w:tcPr>
          <w:p w14:paraId="28DBD9CC" w14:textId="3E80FB4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0.35 (0.18)</w:t>
            </w:r>
          </w:p>
        </w:tc>
        <w:tc>
          <w:tcPr>
            <w:tcW w:w="932" w:type="dxa"/>
            <w:tcPrChange w:id="1262" w:author="Jane Kohlhoff" w:date="2024-06-11T12:47:00Z" w16du:dateUtc="2024-06-11T02:47:00Z">
              <w:tcPr>
                <w:tcW w:w="819" w:type="dxa"/>
              </w:tcPr>
            </w:tcPrChange>
          </w:tcPr>
          <w:p w14:paraId="3EB91EB4" w14:textId="163E3BF1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263" w:author="Jane Kohlhoff" w:date="2024-06-11T12:44:00Z" w16du:dateUtc="2024-06-11T02:44:00Z">
              <w:r w:rsidRPr="008224BD" w:rsidDel="00863A35">
                <w:rPr>
                  <w:sz w:val="15"/>
                  <w:szCs w:val="15"/>
                </w:rPr>
                <w:delText>=1.00</w:delText>
              </w:r>
            </w:del>
            <w:ins w:id="1264" w:author="Jane Kohlhoff" w:date="2024-06-11T12:44:00Z" w16du:dateUtc="2024-06-11T02:44:00Z">
              <w:r w:rsidR="00863A35">
                <w:rPr>
                  <w:sz w:val="15"/>
                  <w:szCs w:val="15"/>
                </w:rPr>
                <w:t xml:space="preserve"> </w:t>
              </w:r>
              <w:r w:rsidR="00863A35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863A35" w:rsidRPr="001D3075">
                <w:rPr>
                  <w:sz w:val="15"/>
                  <w:szCs w:val="15"/>
                </w:rPr>
                <w:t>0.99</w:t>
              </w:r>
            </w:ins>
          </w:p>
          <w:p w14:paraId="153F405A" w14:textId="74E952A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ins w:id="1265" w:author="Jane Kohlhoff" w:date="2024-06-11T12:46:00Z" w16du:dateUtc="2024-06-11T02:46:00Z">
              <w:r w:rsidR="00B31AF7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=</w:t>
            </w:r>
            <w:ins w:id="1266" w:author="Jane Kohlhoff" w:date="2024-06-11T12:46:00Z" w16du:dateUtc="2024-06-11T02:46:00Z">
              <w:r w:rsidR="00B31AF7">
                <w:rPr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-0.0</w:t>
            </w:r>
            <w:r>
              <w:rPr>
                <w:sz w:val="15"/>
                <w:szCs w:val="15"/>
              </w:rPr>
              <w:t>3</w:t>
            </w:r>
          </w:p>
        </w:tc>
        <w:tc>
          <w:tcPr>
            <w:tcW w:w="851" w:type="dxa"/>
            <w:tcPrChange w:id="1267" w:author="Jane Kohlhoff" w:date="2024-06-11T12:47:00Z" w16du:dateUtc="2024-06-11T02:47:00Z">
              <w:tcPr>
                <w:tcW w:w="851" w:type="dxa"/>
              </w:tcPr>
            </w:tcPrChange>
          </w:tcPr>
          <w:p w14:paraId="2E695D97" w14:textId="3E8CF2E6" w:rsidR="000D53FA" w:rsidRPr="008224BD" w:rsidRDefault="00CA4412" w:rsidP="000D53FA">
            <w:pPr>
              <w:rPr>
                <w:sz w:val="15"/>
                <w:szCs w:val="15"/>
              </w:rPr>
            </w:pPr>
            <w:del w:id="1268" w:author="Jane Kohlhoff" w:date="2024-06-11T12:48:00Z" w16du:dateUtc="2024-06-11T02:48:00Z">
              <w:r w:rsidRPr="008224BD" w:rsidDel="00CA4412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269" w:author="Jane Kohlhoff" w:date="2024-06-11T12:48:00Z" w16du:dateUtc="2024-06-11T02:48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270" w:author="Jane Kohlhoff" w:date="2024-06-11T12:48:00Z" w16du:dateUtc="2024-06-11T02:48:00Z">
              <w:r>
                <w:rPr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0.3</w:t>
            </w:r>
            <w:r w:rsidR="000D53FA">
              <w:rPr>
                <w:sz w:val="15"/>
                <w:szCs w:val="15"/>
              </w:rPr>
              <w:t>3</w:t>
            </w:r>
          </w:p>
          <w:p w14:paraId="36947CFC" w14:textId="3F42B0C6" w:rsidR="000D53FA" w:rsidRPr="008224BD" w:rsidRDefault="00CA4412" w:rsidP="000D53FA">
            <w:pPr>
              <w:rPr>
                <w:sz w:val="15"/>
                <w:szCs w:val="15"/>
              </w:rPr>
            </w:pPr>
            <w:del w:id="1271" w:author="Jane Kohlhoff" w:date="2024-06-11T12:48:00Z" w16du:dateUtc="2024-06-11T02:48:00Z">
              <w:r w:rsidRPr="008224BD" w:rsidDel="00CA4412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272" w:author="Jane Kohlhoff" w:date="2024-06-11T12:48:00Z" w16du:dateUtc="2024-06-11T02:48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273" w:author="Jane Kohlhoff" w:date="2024-06-11T12:48:00Z" w16du:dateUtc="2024-06-11T02:48:00Z">
              <w:r>
                <w:rPr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-0.7</w:t>
            </w:r>
            <w:r w:rsidR="000D53FA">
              <w:rPr>
                <w:sz w:val="15"/>
                <w:szCs w:val="15"/>
              </w:rPr>
              <w:t>2</w:t>
            </w:r>
          </w:p>
        </w:tc>
        <w:tc>
          <w:tcPr>
            <w:tcW w:w="850" w:type="dxa"/>
            <w:gridSpan w:val="2"/>
            <w:tcPrChange w:id="1274" w:author="Jane Kohlhoff" w:date="2024-06-11T12:47:00Z" w16du:dateUtc="2024-06-11T02:47:00Z">
              <w:tcPr>
                <w:tcW w:w="850" w:type="dxa"/>
                <w:gridSpan w:val="3"/>
              </w:tcPr>
            </w:tcPrChange>
          </w:tcPr>
          <w:p w14:paraId="798BA38A" w14:textId="2DAA7166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0.15 (0.</w:t>
            </w:r>
            <w:r>
              <w:rPr>
                <w:sz w:val="15"/>
                <w:szCs w:val="15"/>
              </w:rPr>
              <w:t>42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679" w:type="dxa"/>
            <w:tcPrChange w:id="1275" w:author="Jane Kohlhoff" w:date="2024-06-11T12:47:00Z" w16du:dateUtc="2024-06-11T02:47:00Z">
              <w:tcPr>
                <w:tcW w:w="679" w:type="dxa"/>
              </w:tcPr>
            </w:tcPrChange>
          </w:tcPr>
          <w:p w14:paraId="7D0DD6B8" w14:textId="1BCB0E6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16</w:t>
            </w:r>
            <w:r w:rsidRPr="008224BD">
              <w:rPr>
                <w:sz w:val="15"/>
                <w:szCs w:val="15"/>
              </w:rPr>
              <w:t xml:space="preserve"> (0.3</w:t>
            </w:r>
            <w:r>
              <w:rPr>
                <w:sz w:val="15"/>
                <w:szCs w:val="15"/>
              </w:rPr>
              <w:t>8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2" w:type="dxa"/>
            <w:tcPrChange w:id="1276" w:author="Jane Kohlhoff" w:date="2024-06-11T12:47:00Z" w16du:dateUtc="2024-06-11T02:47:00Z">
              <w:tcPr>
                <w:tcW w:w="852" w:type="dxa"/>
              </w:tcPr>
            </w:tcPrChange>
          </w:tcPr>
          <w:p w14:paraId="30D0BDD2" w14:textId="3890BEA6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277" w:author="Jane Kohlhoff" w:date="2024-06-11T12:45:00Z" w16du:dateUtc="2024-06-11T02:45:00Z">
              <w:r w:rsidRPr="008224BD" w:rsidDel="007D4E98">
                <w:rPr>
                  <w:sz w:val="15"/>
                  <w:szCs w:val="15"/>
                </w:rPr>
                <w:delText>=1.00</w:delText>
              </w:r>
            </w:del>
            <w:ins w:id="1278" w:author="Jane Kohlhoff" w:date="2024-06-11T12:45:00Z" w16du:dateUtc="2024-06-11T02:45:00Z">
              <w:r w:rsidR="007D4E98">
                <w:rPr>
                  <w:sz w:val="15"/>
                  <w:szCs w:val="15"/>
                </w:rPr>
                <w:t xml:space="preserve"> </w:t>
              </w:r>
              <w:r w:rsidR="007D4E98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7D4E98" w:rsidRPr="001D3075">
                <w:rPr>
                  <w:sz w:val="15"/>
                  <w:szCs w:val="15"/>
                </w:rPr>
                <w:t>0.99</w:t>
              </w:r>
            </w:ins>
          </w:p>
          <w:p w14:paraId="119572CC" w14:textId="03E40AF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ins w:id="1279" w:author="Jane Kohlhoff" w:date="2024-06-11T12:50:00Z" w16du:dateUtc="2024-06-11T02:50:00Z">
              <w:r w:rsidR="00D753AC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= -</w:t>
            </w:r>
            <w:ins w:id="1280" w:author="Jane Kohlhoff" w:date="2024-06-11T12:50:00Z" w16du:dateUtc="2024-06-11T02:50:00Z">
              <w:r w:rsidR="00D753AC">
                <w:rPr>
                  <w:sz w:val="15"/>
                  <w:szCs w:val="15"/>
                </w:rPr>
                <w:t>0</w:t>
              </w:r>
            </w:ins>
            <w:r w:rsidRPr="008224BD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09</w:t>
            </w:r>
          </w:p>
        </w:tc>
        <w:tc>
          <w:tcPr>
            <w:tcW w:w="708" w:type="dxa"/>
            <w:tcPrChange w:id="1281" w:author="Jane Kohlhoff" w:date="2024-06-11T12:47:00Z" w16du:dateUtc="2024-06-11T02:47:00Z">
              <w:tcPr>
                <w:tcW w:w="708" w:type="dxa"/>
                <w:gridSpan w:val="2"/>
              </w:tcPr>
            </w:tcPrChange>
          </w:tcPr>
          <w:p w14:paraId="4EABA5DD" w14:textId="30D54A0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  <w:tcPrChange w:id="1282" w:author="Jane Kohlhoff" w:date="2024-06-11T12:47:00Z" w16du:dateUtc="2024-06-11T02:47:00Z">
              <w:tcPr>
                <w:tcW w:w="852" w:type="dxa"/>
                <w:gridSpan w:val="3"/>
              </w:tcPr>
            </w:tcPrChange>
          </w:tcPr>
          <w:p w14:paraId="69EA376D" w14:textId="093E4CEB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 (trend, PCIT-T &gt; COS-P;</w:t>
            </w:r>
            <w:r>
              <w:rPr>
                <w:sz w:val="15"/>
                <w:szCs w:val="15"/>
              </w:rPr>
              <w:t xml:space="preserve"> </w:t>
            </w:r>
            <w:r w:rsidRPr="009652A6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=.09)</w:t>
            </w:r>
          </w:p>
        </w:tc>
        <w:tc>
          <w:tcPr>
            <w:tcW w:w="708" w:type="dxa"/>
            <w:gridSpan w:val="2"/>
            <w:tcPrChange w:id="1283" w:author="Jane Kohlhoff" w:date="2024-06-11T12:47:00Z" w16du:dateUtc="2024-06-11T02:47:00Z">
              <w:tcPr>
                <w:tcW w:w="708" w:type="dxa"/>
                <w:gridSpan w:val="3"/>
              </w:tcPr>
            </w:tcPrChange>
          </w:tcPr>
          <w:p w14:paraId="3E3BB196" w14:textId="06FA346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  <w:tcPrChange w:id="1284" w:author="Jane Kohlhoff" w:date="2024-06-11T12:47:00Z" w16du:dateUtc="2024-06-11T02:47:00Z">
              <w:tcPr>
                <w:tcW w:w="1039" w:type="dxa"/>
                <w:gridSpan w:val="2"/>
              </w:tcPr>
            </w:tcPrChange>
          </w:tcPr>
          <w:p w14:paraId="509B5FF8" w14:textId="34CFEAF4" w:rsidR="000D53FA" w:rsidRPr="008224BD" w:rsidRDefault="003E383E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4D5EDA">
              <w:rPr>
                <w:i/>
                <w:iCs/>
                <w:sz w:val="15"/>
                <w:szCs w:val="15"/>
                <w:rPrChange w:id="1285" w:author="Jane Kohlhoff" w:date="2024-06-11T12:52:00Z" w16du:dateUtc="2024-06-11T02:52:00Z">
                  <w:rPr>
                    <w:sz w:val="15"/>
                    <w:szCs w:val="15"/>
                  </w:rPr>
                </w:rPrChange>
              </w:rPr>
              <w:t>p</w:t>
            </w:r>
            <w:ins w:id="1286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1287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</w:t>
            </w:r>
            <w:r w:rsidR="001F5AF9">
              <w:rPr>
                <w:sz w:val="15"/>
                <w:szCs w:val="15"/>
              </w:rPr>
              <w:t>6</w:t>
            </w:r>
            <w:ins w:id="1288" w:author="Jane Kohlhoff" w:date="2024-06-11T12:52:00Z" w16du:dateUtc="2024-06-11T02:52:00Z">
              <w:r w:rsidR="004D5EDA">
                <w:rPr>
                  <w:sz w:val="15"/>
                  <w:szCs w:val="15"/>
                </w:rPr>
                <w:t>1</w:t>
              </w:r>
            </w:ins>
            <w:del w:id="1289" w:author="Jane Kohlhoff" w:date="2024-06-11T12:52:00Z" w16du:dateUtc="2024-06-11T02:52:00Z">
              <w:r w:rsidR="001F5AF9" w:rsidDel="004D5EDA">
                <w:rPr>
                  <w:sz w:val="15"/>
                  <w:szCs w:val="15"/>
                </w:rPr>
                <w:delText>06</w:delText>
              </w:r>
            </w:del>
          </w:p>
        </w:tc>
      </w:tr>
      <w:tr w:rsidR="000D53FA" w:rsidRPr="008224BD" w14:paraId="45C25092" w14:textId="3BB64A70" w:rsidTr="00A5385A">
        <w:trPr>
          <w:trPrChange w:id="1290" w:author="Jane Kohlhoff" w:date="2024-06-11T12:47:00Z" w16du:dateUtc="2024-06-11T02:47:00Z">
            <w:trPr>
              <w:gridAfter w:val="0"/>
            </w:trPr>
          </w:trPrChange>
        </w:trPr>
        <w:tc>
          <w:tcPr>
            <w:tcW w:w="1022" w:type="dxa"/>
            <w:tcPrChange w:id="1291" w:author="Jane Kohlhoff" w:date="2024-06-11T12:47:00Z" w16du:dateUtc="2024-06-11T02:47:00Z">
              <w:tcPr>
                <w:tcW w:w="1022" w:type="dxa"/>
              </w:tcPr>
            </w:tcPrChange>
          </w:tcPr>
          <w:p w14:paraId="75D9A20C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</w:pPr>
          </w:p>
        </w:tc>
        <w:tc>
          <w:tcPr>
            <w:tcW w:w="1039" w:type="dxa"/>
            <w:tcPrChange w:id="1292" w:author="Jane Kohlhoff" w:date="2024-06-11T12:47:00Z" w16du:dateUtc="2024-06-11T02:47:00Z">
              <w:tcPr>
                <w:tcW w:w="1039" w:type="dxa"/>
              </w:tcPr>
            </w:tcPrChange>
          </w:tcPr>
          <w:p w14:paraId="392A9B2C" w14:textId="61AA8F94" w:rsidR="000D53FA" w:rsidRPr="00ED6037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ED6037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SSP Security</w:t>
            </w:r>
            <w:r w:rsidRPr="00ED6037">
              <w:rPr>
                <w:rFonts w:ascii="Times" w:hAnsi="Times" w:cs="Times"/>
                <w:color w:val="000000"/>
                <w:sz w:val="15"/>
                <w:szCs w:val="15"/>
                <w:vertAlign w:val="superscript"/>
                <w:lang w:val="en-US"/>
              </w:rPr>
              <w:t>1</w:t>
            </w:r>
          </w:p>
        </w:tc>
        <w:tc>
          <w:tcPr>
            <w:tcW w:w="851" w:type="dxa"/>
            <w:tcPrChange w:id="1293" w:author="Jane Kohlhoff" w:date="2024-06-11T12:47:00Z" w16du:dateUtc="2024-06-11T02:47:00Z">
              <w:tcPr>
                <w:tcW w:w="851" w:type="dxa"/>
              </w:tcPr>
            </w:tcPrChange>
          </w:tcPr>
          <w:p w14:paraId="328FC7B8" w14:textId="73336FB3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62.1</w:t>
            </w:r>
          </w:p>
        </w:tc>
        <w:tc>
          <w:tcPr>
            <w:tcW w:w="850" w:type="dxa"/>
            <w:tcPrChange w:id="1294" w:author="Jane Kohlhoff" w:date="2024-06-11T12:47:00Z" w16du:dateUtc="2024-06-11T02:47:00Z">
              <w:tcPr>
                <w:tcW w:w="850" w:type="dxa"/>
              </w:tcPr>
            </w:tcPrChange>
          </w:tcPr>
          <w:p w14:paraId="50EDA46D" w14:textId="37B0AE11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0" w:type="dxa"/>
            <w:tcPrChange w:id="1295" w:author="Jane Kohlhoff" w:date="2024-06-11T12:47:00Z" w16du:dateUtc="2024-06-11T02:47:00Z">
              <w:tcPr>
                <w:tcW w:w="850" w:type="dxa"/>
              </w:tcPr>
            </w:tcPrChange>
          </w:tcPr>
          <w:p w14:paraId="47C9C77C" w14:textId="7AE4D447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40.0</w:t>
            </w:r>
          </w:p>
        </w:tc>
        <w:tc>
          <w:tcPr>
            <w:tcW w:w="880" w:type="dxa"/>
            <w:tcPrChange w:id="1296" w:author="Jane Kohlhoff" w:date="2024-06-11T12:47:00Z" w16du:dateUtc="2024-06-11T02:47:00Z">
              <w:tcPr>
                <w:tcW w:w="880" w:type="dxa"/>
              </w:tcPr>
            </w:tcPrChange>
          </w:tcPr>
          <w:p w14:paraId="22F6AA61" w14:textId="140DF8E3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82" w:type="dxa"/>
            <w:tcPrChange w:id="1297" w:author="Jane Kohlhoff" w:date="2024-06-11T12:47:00Z" w16du:dateUtc="2024-06-11T02:47:00Z">
              <w:tcPr>
                <w:tcW w:w="882" w:type="dxa"/>
              </w:tcPr>
            </w:tcPrChange>
          </w:tcPr>
          <w:p w14:paraId="39876392" w14:textId="77777777" w:rsidR="000D53FA" w:rsidRPr="00BE01CE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0.17</w:t>
            </w:r>
          </w:p>
          <w:p w14:paraId="6BF305E8" w14:textId="1A039EA0" w:rsidR="000D53FA" w:rsidRPr="008224BD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0.39</w:t>
            </w:r>
          </w:p>
        </w:tc>
        <w:tc>
          <w:tcPr>
            <w:tcW w:w="850" w:type="dxa"/>
            <w:gridSpan w:val="2"/>
            <w:tcPrChange w:id="1298" w:author="Jane Kohlhoff" w:date="2024-06-11T12:47:00Z" w16du:dateUtc="2024-06-11T02:47:00Z">
              <w:tcPr>
                <w:tcW w:w="850" w:type="dxa"/>
                <w:gridSpan w:val="2"/>
              </w:tcPr>
            </w:tcPrChange>
          </w:tcPr>
          <w:p w14:paraId="653677BC" w14:textId="2B6933C6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34.5</w:t>
            </w:r>
          </w:p>
        </w:tc>
        <w:tc>
          <w:tcPr>
            <w:tcW w:w="850" w:type="dxa"/>
            <w:tcPrChange w:id="1299" w:author="Jane Kohlhoff" w:date="2024-06-11T12:47:00Z" w16du:dateUtc="2024-06-11T02:47:00Z">
              <w:tcPr>
                <w:tcW w:w="850" w:type="dxa"/>
              </w:tcPr>
            </w:tcPrChange>
          </w:tcPr>
          <w:p w14:paraId="759C5B35" w14:textId="5F785431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  <w:tcPrChange w:id="1300" w:author="Jane Kohlhoff" w:date="2024-06-11T12:47:00Z" w16du:dateUtc="2024-06-11T02:47:00Z">
              <w:tcPr>
                <w:tcW w:w="851" w:type="dxa"/>
              </w:tcPr>
            </w:tcPrChange>
          </w:tcPr>
          <w:p w14:paraId="0A640063" w14:textId="2A9CF9B7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25.0</w:t>
            </w:r>
          </w:p>
        </w:tc>
        <w:tc>
          <w:tcPr>
            <w:tcW w:w="932" w:type="dxa"/>
            <w:tcPrChange w:id="1301" w:author="Jane Kohlhoff" w:date="2024-06-11T12:47:00Z" w16du:dateUtc="2024-06-11T02:47:00Z">
              <w:tcPr>
                <w:tcW w:w="819" w:type="dxa"/>
              </w:tcPr>
            </w:tcPrChange>
          </w:tcPr>
          <w:p w14:paraId="396F7A75" w14:textId="3EE87A80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  <w:tcPrChange w:id="1302" w:author="Jane Kohlhoff" w:date="2024-06-11T12:47:00Z" w16du:dateUtc="2024-06-11T02:47:00Z">
              <w:tcPr>
                <w:tcW w:w="851" w:type="dxa"/>
              </w:tcPr>
            </w:tcPrChange>
          </w:tcPr>
          <w:p w14:paraId="77B049C7" w14:textId="2F1E096E" w:rsidR="000D53FA" w:rsidDel="00D753AC" w:rsidRDefault="000D53FA" w:rsidP="000D53FA">
            <w:pPr>
              <w:rPr>
                <w:del w:id="1303" w:author="Jane Kohlhoff" w:date="2024-06-11T12:49:00Z" w16du:dateUtc="2024-06-11T02:49:00Z"/>
                <w:i/>
                <w:iCs/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76</w:t>
            </w:r>
          </w:p>
          <w:p w14:paraId="1975D13F" w14:textId="77777777" w:rsidR="00D753AC" w:rsidRPr="00BE01CE" w:rsidRDefault="00D753AC" w:rsidP="000D53FA">
            <w:pPr>
              <w:rPr>
                <w:ins w:id="1304" w:author="Jane Kohlhoff" w:date="2024-06-11T12:49:00Z" w16du:dateUtc="2024-06-11T02:49:00Z"/>
                <w:sz w:val="15"/>
                <w:szCs w:val="15"/>
              </w:rPr>
            </w:pPr>
          </w:p>
          <w:p w14:paraId="04B99F97" w14:textId="2D2B4104" w:rsidR="000D53FA" w:rsidRPr="008224BD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68</w:t>
            </w:r>
          </w:p>
        </w:tc>
        <w:tc>
          <w:tcPr>
            <w:tcW w:w="850" w:type="dxa"/>
            <w:gridSpan w:val="2"/>
            <w:tcPrChange w:id="1305" w:author="Jane Kohlhoff" w:date="2024-06-11T12:47:00Z" w16du:dateUtc="2024-06-11T02:47:00Z">
              <w:tcPr>
                <w:tcW w:w="850" w:type="dxa"/>
                <w:gridSpan w:val="3"/>
              </w:tcPr>
            </w:tcPrChange>
          </w:tcPr>
          <w:p w14:paraId="602C2976" w14:textId="59CF0967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679" w:type="dxa"/>
            <w:tcPrChange w:id="1306" w:author="Jane Kohlhoff" w:date="2024-06-11T12:47:00Z" w16du:dateUtc="2024-06-11T02:47:00Z">
              <w:tcPr>
                <w:tcW w:w="679" w:type="dxa"/>
              </w:tcPr>
            </w:tcPrChange>
          </w:tcPr>
          <w:p w14:paraId="193F8A42" w14:textId="76A8A196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2" w:type="dxa"/>
            <w:tcPrChange w:id="1307" w:author="Jane Kohlhoff" w:date="2024-06-11T12:47:00Z" w16du:dateUtc="2024-06-11T02:47:00Z">
              <w:tcPr>
                <w:tcW w:w="852" w:type="dxa"/>
              </w:tcPr>
            </w:tcPrChange>
          </w:tcPr>
          <w:p w14:paraId="7E76E954" w14:textId="3E4BEA48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708" w:type="dxa"/>
            <w:tcPrChange w:id="1308" w:author="Jane Kohlhoff" w:date="2024-06-11T12:47:00Z" w16du:dateUtc="2024-06-11T02:47:00Z">
              <w:tcPr>
                <w:tcW w:w="708" w:type="dxa"/>
                <w:gridSpan w:val="2"/>
              </w:tcPr>
            </w:tcPrChange>
          </w:tcPr>
          <w:p w14:paraId="66863E28" w14:textId="3EAB5AA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  <w:tcPrChange w:id="1309" w:author="Jane Kohlhoff" w:date="2024-06-11T12:47:00Z" w16du:dateUtc="2024-06-11T02:47:00Z">
              <w:tcPr>
                <w:tcW w:w="852" w:type="dxa"/>
                <w:gridSpan w:val="3"/>
              </w:tcPr>
            </w:tcPrChange>
          </w:tcPr>
          <w:p w14:paraId="685F8345" w14:textId="4EC14E66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  <w:tcPrChange w:id="1310" w:author="Jane Kohlhoff" w:date="2024-06-11T12:47:00Z" w16du:dateUtc="2024-06-11T02:47:00Z">
              <w:tcPr>
                <w:tcW w:w="708" w:type="dxa"/>
                <w:gridSpan w:val="3"/>
              </w:tcPr>
            </w:tcPrChange>
          </w:tcPr>
          <w:p w14:paraId="29EC9DBF" w14:textId="47BA3F5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  <w:tcPrChange w:id="1311" w:author="Jane Kohlhoff" w:date="2024-06-11T12:47:00Z" w16du:dateUtc="2024-06-11T02:47:00Z">
              <w:tcPr>
                <w:tcW w:w="1039" w:type="dxa"/>
                <w:gridSpan w:val="2"/>
              </w:tcPr>
            </w:tcPrChange>
          </w:tcPr>
          <w:p w14:paraId="4BDC8EBE" w14:textId="3E8FB6A7" w:rsidR="000D53FA" w:rsidRPr="008224BD" w:rsidRDefault="00CB1C82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4D5EDA">
              <w:rPr>
                <w:i/>
                <w:iCs/>
                <w:sz w:val="15"/>
                <w:szCs w:val="15"/>
                <w:rPrChange w:id="1312" w:author="Jane Kohlhoff" w:date="2024-06-11T12:52:00Z" w16du:dateUtc="2024-06-11T02:52:00Z">
                  <w:rPr>
                    <w:sz w:val="15"/>
                    <w:szCs w:val="15"/>
                  </w:rPr>
                </w:rPrChange>
              </w:rPr>
              <w:t>p</w:t>
            </w:r>
            <w:ins w:id="1313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1314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0.7</w:t>
            </w:r>
            <w:ins w:id="1315" w:author="Jane Kohlhoff" w:date="2024-06-11T12:52:00Z" w16du:dateUtc="2024-06-11T02:52:00Z">
              <w:r w:rsidR="004D5EDA">
                <w:rPr>
                  <w:sz w:val="15"/>
                  <w:szCs w:val="15"/>
                </w:rPr>
                <w:t>1</w:t>
              </w:r>
            </w:ins>
            <w:del w:id="1316" w:author="Jane Kohlhoff" w:date="2024-06-11T12:52:00Z" w16du:dateUtc="2024-06-11T02:52:00Z">
              <w:r w:rsidDel="004D5EDA">
                <w:rPr>
                  <w:sz w:val="15"/>
                  <w:szCs w:val="15"/>
                </w:rPr>
                <w:delText>08</w:delText>
              </w:r>
            </w:del>
          </w:p>
        </w:tc>
      </w:tr>
      <w:tr w:rsidR="000D53FA" w:rsidRPr="008224BD" w14:paraId="3A904A1B" w14:textId="77777777" w:rsidTr="00A5385A">
        <w:trPr>
          <w:trPrChange w:id="1317" w:author="Jane Kohlhoff" w:date="2024-06-11T12:47:00Z" w16du:dateUtc="2024-06-11T02:47:00Z">
            <w:trPr>
              <w:gridAfter w:val="0"/>
            </w:trPr>
          </w:trPrChange>
        </w:trPr>
        <w:tc>
          <w:tcPr>
            <w:tcW w:w="1022" w:type="dxa"/>
            <w:tcPrChange w:id="1318" w:author="Jane Kohlhoff" w:date="2024-06-11T12:47:00Z" w16du:dateUtc="2024-06-11T02:47:00Z">
              <w:tcPr>
                <w:tcW w:w="1022" w:type="dxa"/>
              </w:tcPr>
            </w:tcPrChange>
          </w:tcPr>
          <w:p w14:paraId="5B440772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</w:pPr>
          </w:p>
        </w:tc>
        <w:tc>
          <w:tcPr>
            <w:tcW w:w="1039" w:type="dxa"/>
            <w:tcPrChange w:id="1319" w:author="Jane Kohlhoff" w:date="2024-06-11T12:47:00Z" w16du:dateUtc="2024-06-11T02:47:00Z">
              <w:tcPr>
                <w:tcW w:w="1039" w:type="dxa"/>
              </w:tcPr>
            </w:tcPrChange>
          </w:tcPr>
          <w:p w14:paraId="5BDE899D" w14:textId="57C67ACE" w:rsidR="000D53FA" w:rsidRPr="00ED6037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ED6037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SSP Disorganization</w:t>
            </w:r>
          </w:p>
        </w:tc>
        <w:tc>
          <w:tcPr>
            <w:tcW w:w="851" w:type="dxa"/>
            <w:tcPrChange w:id="1320" w:author="Jane Kohlhoff" w:date="2024-06-11T12:47:00Z" w16du:dateUtc="2024-06-11T02:47:00Z">
              <w:tcPr>
                <w:tcW w:w="851" w:type="dxa"/>
              </w:tcPr>
            </w:tcPrChange>
          </w:tcPr>
          <w:p w14:paraId="035226C7" w14:textId="69CB9977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65.5</w:t>
            </w:r>
          </w:p>
        </w:tc>
        <w:tc>
          <w:tcPr>
            <w:tcW w:w="850" w:type="dxa"/>
            <w:tcPrChange w:id="1321" w:author="Jane Kohlhoff" w:date="2024-06-11T12:47:00Z" w16du:dateUtc="2024-06-11T02:47:00Z">
              <w:tcPr>
                <w:tcW w:w="850" w:type="dxa"/>
              </w:tcPr>
            </w:tcPrChange>
          </w:tcPr>
          <w:p w14:paraId="01A65280" w14:textId="42CB59B0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0" w:type="dxa"/>
            <w:tcPrChange w:id="1322" w:author="Jane Kohlhoff" w:date="2024-06-11T12:47:00Z" w16du:dateUtc="2024-06-11T02:47:00Z">
              <w:tcPr>
                <w:tcW w:w="850" w:type="dxa"/>
              </w:tcPr>
            </w:tcPrChange>
          </w:tcPr>
          <w:p w14:paraId="64B7A070" w14:textId="6286AD3F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40.0</w:t>
            </w:r>
          </w:p>
        </w:tc>
        <w:tc>
          <w:tcPr>
            <w:tcW w:w="880" w:type="dxa"/>
            <w:tcPrChange w:id="1323" w:author="Jane Kohlhoff" w:date="2024-06-11T12:47:00Z" w16du:dateUtc="2024-06-11T02:47:00Z">
              <w:tcPr>
                <w:tcW w:w="880" w:type="dxa"/>
              </w:tcPr>
            </w:tcPrChange>
          </w:tcPr>
          <w:p w14:paraId="7392D267" w14:textId="63B12C7E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82" w:type="dxa"/>
            <w:tcPrChange w:id="1324" w:author="Jane Kohlhoff" w:date="2024-06-11T12:47:00Z" w16du:dateUtc="2024-06-11T02:47:00Z">
              <w:tcPr>
                <w:tcW w:w="882" w:type="dxa"/>
              </w:tcPr>
            </w:tcPrChange>
          </w:tcPr>
          <w:p w14:paraId="03C98E77" w14:textId="4CF17A0C" w:rsidR="000D53FA" w:rsidRPr="00BE01CE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0.1</w:t>
            </w:r>
            <w:ins w:id="1325" w:author="Jane Kohlhoff" w:date="2024-06-11T12:46:00Z" w16du:dateUtc="2024-06-11T02:46:00Z">
              <w:r w:rsidR="00B31AF7">
                <w:rPr>
                  <w:sz w:val="15"/>
                  <w:szCs w:val="15"/>
                </w:rPr>
                <w:t>2</w:t>
              </w:r>
            </w:ins>
            <w:del w:id="1326" w:author="Jane Kohlhoff" w:date="2024-06-11T12:46:00Z" w16du:dateUtc="2024-06-11T02:46:00Z">
              <w:r w:rsidDel="00B31AF7">
                <w:rPr>
                  <w:sz w:val="15"/>
                  <w:szCs w:val="15"/>
                </w:rPr>
                <w:delText>18</w:delText>
              </w:r>
            </w:del>
          </w:p>
          <w:p w14:paraId="629EB1D3" w14:textId="114637B9" w:rsidR="000D53FA" w:rsidRPr="008224BD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31</w:t>
            </w:r>
          </w:p>
        </w:tc>
        <w:tc>
          <w:tcPr>
            <w:tcW w:w="850" w:type="dxa"/>
            <w:gridSpan w:val="2"/>
            <w:tcPrChange w:id="1327" w:author="Jane Kohlhoff" w:date="2024-06-11T12:47:00Z" w16du:dateUtc="2024-06-11T02:47:00Z">
              <w:tcPr>
                <w:tcW w:w="850" w:type="dxa"/>
                <w:gridSpan w:val="2"/>
              </w:tcPr>
            </w:tcPrChange>
          </w:tcPr>
          <w:p w14:paraId="7D18E7F4" w14:textId="1514BDBA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44.8</w:t>
            </w:r>
          </w:p>
        </w:tc>
        <w:tc>
          <w:tcPr>
            <w:tcW w:w="850" w:type="dxa"/>
            <w:tcPrChange w:id="1328" w:author="Jane Kohlhoff" w:date="2024-06-11T12:47:00Z" w16du:dateUtc="2024-06-11T02:47:00Z">
              <w:tcPr>
                <w:tcW w:w="850" w:type="dxa"/>
              </w:tcPr>
            </w:tcPrChange>
          </w:tcPr>
          <w:p w14:paraId="3F8788F5" w14:textId="6CA5F38D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  <w:tcPrChange w:id="1329" w:author="Jane Kohlhoff" w:date="2024-06-11T12:47:00Z" w16du:dateUtc="2024-06-11T02:47:00Z">
              <w:tcPr>
                <w:tcW w:w="851" w:type="dxa"/>
              </w:tcPr>
            </w:tcPrChange>
          </w:tcPr>
          <w:p w14:paraId="4D9DE8A8" w14:textId="1394C611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25.0</w:t>
            </w:r>
          </w:p>
        </w:tc>
        <w:tc>
          <w:tcPr>
            <w:tcW w:w="932" w:type="dxa"/>
            <w:tcPrChange w:id="1330" w:author="Jane Kohlhoff" w:date="2024-06-11T12:47:00Z" w16du:dateUtc="2024-06-11T02:47:00Z">
              <w:tcPr>
                <w:tcW w:w="819" w:type="dxa"/>
              </w:tcPr>
            </w:tcPrChange>
          </w:tcPr>
          <w:p w14:paraId="3DF36413" w14:textId="001A31D3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  <w:tcPrChange w:id="1331" w:author="Jane Kohlhoff" w:date="2024-06-11T12:47:00Z" w16du:dateUtc="2024-06-11T02:47:00Z">
              <w:tcPr>
                <w:tcW w:w="851" w:type="dxa"/>
              </w:tcPr>
            </w:tcPrChange>
          </w:tcPr>
          <w:p w14:paraId="15C0AB7A" w14:textId="1D29D297" w:rsidR="000D53FA" w:rsidRPr="00BE01CE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59</w:t>
            </w:r>
          </w:p>
          <w:p w14:paraId="3D530E16" w14:textId="4BE0B25B" w:rsidR="000D53FA" w:rsidRPr="008224BD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48</w:t>
            </w:r>
          </w:p>
        </w:tc>
        <w:tc>
          <w:tcPr>
            <w:tcW w:w="850" w:type="dxa"/>
            <w:gridSpan w:val="2"/>
            <w:tcPrChange w:id="1332" w:author="Jane Kohlhoff" w:date="2024-06-11T12:47:00Z" w16du:dateUtc="2024-06-11T02:47:00Z">
              <w:tcPr>
                <w:tcW w:w="850" w:type="dxa"/>
                <w:gridSpan w:val="3"/>
              </w:tcPr>
            </w:tcPrChange>
          </w:tcPr>
          <w:p w14:paraId="36502C06" w14:textId="06273703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679" w:type="dxa"/>
            <w:tcPrChange w:id="1333" w:author="Jane Kohlhoff" w:date="2024-06-11T12:47:00Z" w16du:dateUtc="2024-06-11T02:47:00Z">
              <w:tcPr>
                <w:tcW w:w="679" w:type="dxa"/>
              </w:tcPr>
            </w:tcPrChange>
          </w:tcPr>
          <w:p w14:paraId="3CB5A757" w14:textId="29761B6C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2" w:type="dxa"/>
            <w:tcPrChange w:id="1334" w:author="Jane Kohlhoff" w:date="2024-06-11T12:47:00Z" w16du:dateUtc="2024-06-11T02:47:00Z">
              <w:tcPr>
                <w:tcW w:w="852" w:type="dxa"/>
              </w:tcPr>
            </w:tcPrChange>
          </w:tcPr>
          <w:p w14:paraId="1FE1812F" w14:textId="3306D3F4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708" w:type="dxa"/>
            <w:tcPrChange w:id="1335" w:author="Jane Kohlhoff" w:date="2024-06-11T12:47:00Z" w16du:dateUtc="2024-06-11T02:47:00Z">
              <w:tcPr>
                <w:tcW w:w="708" w:type="dxa"/>
                <w:gridSpan w:val="2"/>
              </w:tcPr>
            </w:tcPrChange>
          </w:tcPr>
          <w:p w14:paraId="2925B3FA" w14:textId="21F6BDA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  <w:tcPrChange w:id="1336" w:author="Jane Kohlhoff" w:date="2024-06-11T12:47:00Z" w16du:dateUtc="2024-06-11T02:47:00Z">
              <w:tcPr>
                <w:tcW w:w="852" w:type="dxa"/>
                <w:gridSpan w:val="3"/>
              </w:tcPr>
            </w:tcPrChange>
          </w:tcPr>
          <w:p w14:paraId="267657BC" w14:textId="11D6689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  <w:tcPrChange w:id="1337" w:author="Jane Kohlhoff" w:date="2024-06-11T12:47:00Z" w16du:dateUtc="2024-06-11T02:47:00Z">
              <w:tcPr>
                <w:tcW w:w="708" w:type="dxa"/>
                <w:gridSpan w:val="3"/>
              </w:tcPr>
            </w:tcPrChange>
          </w:tcPr>
          <w:p w14:paraId="1F47E9DE" w14:textId="4F1CF593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  <w:tcPrChange w:id="1338" w:author="Jane Kohlhoff" w:date="2024-06-11T12:47:00Z" w16du:dateUtc="2024-06-11T02:47:00Z">
              <w:tcPr>
                <w:tcW w:w="1039" w:type="dxa"/>
                <w:gridSpan w:val="2"/>
              </w:tcPr>
            </w:tcPrChange>
          </w:tcPr>
          <w:p w14:paraId="25109FF0" w14:textId="60DBE356" w:rsidR="000D53FA" w:rsidRPr="008224BD" w:rsidRDefault="00F95C55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4D5EDA">
              <w:rPr>
                <w:i/>
                <w:iCs/>
                <w:sz w:val="15"/>
                <w:szCs w:val="15"/>
                <w:rPrChange w:id="1339" w:author="Jane Kohlhoff" w:date="2024-06-11T12:52:00Z" w16du:dateUtc="2024-06-11T02:52:00Z">
                  <w:rPr>
                    <w:sz w:val="15"/>
                    <w:szCs w:val="15"/>
                  </w:rPr>
                </w:rPrChange>
              </w:rPr>
              <w:t>p</w:t>
            </w:r>
            <w:ins w:id="1340" w:author="Jane Kohlhoff" w:date="2024-06-11T12:51:00Z" w16du:dateUtc="2024-06-11T02:51:00Z">
              <w:r w:rsidR="004D5EDA" w:rsidRPr="004D5EDA">
                <w:rPr>
                  <w:i/>
                  <w:iCs/>
                  <w:sz w:val="15"/>
                  <w:szCs w:val="15"/>
                  <w:rPrChange w:id="1341" w:author="Jane Kohlhoff" w:date="2024-06-11T12:52:00Z" w16du:dateUtc="2024-06-11T02:52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1342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0.78</w:t>
            </w:r>
            <w:del w:id="1343" w:author="Jane Kohlhoff" w:date="2024-06-11T12:52:00Z" w16du:dateUtc="2024-06-11T02:52:00Z">
              <w:r w:rsidDel="004D5EDA">
                <w:rPr>
                  <w:sz w:val="15"/>
                  <w:szCs w:val="15"/>
                </w:rPr>
                <w:delText>0</w:delText>
              </w:r>
            </w:del>
          </w:p>
        </w:tc>
      </w:tr>
      <w:tr w:rsidR="000D53FA" w:rsidRPr="008224BD" w14:paraId="76DEAB2C" w14:textId="086538B3" w:rsidTr="00A5385A">
        <w:trPr>
          <w:trPrChange w:id="1344" w:author="Jane Kohlhoff" w:date="2024-06-11T12:47:00Z" w16du:dateUtc="2024-06-11T02:47:00Z">
            <w:trPr>
              <w:gridAfter w:val="0"/>
            </w:trPr>
          </w:trPrChange>
        </w:trPr>
        <w:tc>
          <w:tcPr>
            <w:tcW w:w="1022" w:type="dxa"/>
            <w:tcPrChange w:id="1345" w:author="Jane Kohlhoff" w:date="2024-06-11T12:47:00Z" w16du:dateUtc="2024-06-11T02:47:00Z">
              <w:tcPr>
                <w:tcW w:w="1022" w:type="dxa"/>
              </w:tcPr>
            </w:tcPrChange>
          </w:tcPr>
          <w:p w14:paraId="4A99C050" w14:textId="5ACD03CA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Behavioural problems</w:t>
            </w:r>
          </w:p>
        </w:tc>
        <w:tc>
          <w:tcPr>
            <w:tcW w:w="1039" w:type="dxa"/>
            <w:tcPrChange w:id="1346" w:author="Jane Kohlhoff" w:date="2024-06-11T12:47:00Z" w16du:dateUtc="2024-06-11T02:47:00Z">
              <w:tcPr>
                <w:tcW w:w="1039" w:type="dxa"/>
              </w:tcPr>
            </w:tcPrChange>
          </w:tcPr>
          <w:p w14:paraId="07739DA6" w14:textId="0BF87E40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CBCL-externalizing</w:t>
            </w:r>
          </w:p>
          <w:p w14:paraId="7973A1F3" w14:textId="77777777" w:rsidR="000D53FA" w:rsidRPr="008224BD" w:rsidRDefault="000D53FA" w:rsidP="000D53FA">
            <w:pPr>
              <w:rPr>
                <w:sz w:val="15"/>
                <w:szCs w:val="15"/>
              </w:rPr>
            </w:pPr>
          </w:p>
        </w:tc>
        <w:tc>
          <w:tcPr>
            <w:tcW w:w="851" w:type="dxa"/>
            <w:tcPrChange w:id="1347" w:author="Jane Kohlhoff" w:date="2024-06-11T12:47:00Z" w16du:dateUtc="2024-06-11T02:47:00Z">
              <w:tcPr>
                <w:tcW w:w="851" w:type="dxa"/>
              </w:tcPr>
            </w:tcPrChange>
          </w:tcPr>
          <w:p w14:paraId="6418CD67" w14:textId="7777777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20.10 (10.50)</w:t>
            </w:r>
          </w:p>
        </w:tc>
        <w:tc>
          <w:tcPr>
            <w:tcW w:w="850" w:type="dxa"/>
            <w:tcPrChange w:id="1348" w:author="Jane Kohlhoff" w:date="2024-06-11T12:47:00Z" w16du:dateUtc="2024-06-11T02:47:00Z">
              <w:tcPr>
                <w:tcW w:w="850" w:type="dxa"/>
              </w:tcPr>
            </w:tcPrChange>
          </w:tcPr>
          <w:p w14:paraId="268CD870" w14:textId="7777777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13.01 (8.41)</w:t>
            </w:r>
          </w:p>
        </w:tc>
        <w:tc>
          <w:tcPr>
            <w:tcW w:w="850" w:type="dxa"/>
            <w:tcPrChange w:id="1349" w:author="Jane Kohlhoff" w:date="2024-06-11T12:47:00Z" w16du:dateUtc="2024-06-11T02:47:00Z">
              <w:tcPr>
                <w:tcW w:w="850" w:type="dxa"/>
              </w:tcPr>
            </w:tcPrChange>
          </w:tcPr>
          <w:p w14:paraId="0458095F" w14:textId="7777777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14.26 (9.89)</w:t>
            </w:r>
          </w:p>
        </w:tc>
        <w:tc>
          <w:tcPr>
            <w:tcW w:w="880" w:type="dxa"/>
            <w:tcPrChange w:id="1350" w:author="Jane Kohlhoff" w:date="2024-06-11T12:47:00Z" w16du:dateUtc="2024-06-11T02:47:00Z">
              <w:tcPr>
                <w:tcW w:w="880" w:type="dxa"/>
              </w:tcPr>
            </w:tcPrChange>
          </w:tcPr>
          <w:p w14:paraId="5551EB6B" w14:textId="05A3774C" w:rsidR="000D53FA" w:rsidRPr="00BE01CE" w:rsidRDefault="00B743FD" w:rsidP="000D53FA">
            <w:pPr>
              <w:rPr>
                <w:b/>
                <w:bCs/>
                <w:sz w:val="15"/>
                <w:szCs w:val="15"/>
              </w:rPr>
            </w:pPr>
            <w:del w:id="1351" w:author="Jane Kohlhoff" w:date="2024-06-11T12:42:00Z" w16du:dateUtc="2024-06-11T02:42:00Z">
              <w:r w:rsidRPr="00BE01CE" w:rsidDel="00720E6F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1352" w:author="Jane Kohlhoff" w:date="2024-06-11T12:42:00Z" w16du:dateUtc="2024-06-11T02:42:00Z">
              <w:r w:rsidR="00720E6F"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 w:rsidR="00720E6F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=</w:t>
            </w:r>
            <w:ins w:id="1353" w:author="Jane Kohlhoff" w:date="2024-06-11T12:39:00Z" w16du:dateUtc="2024-06-11T02:39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0.00*</w:t>
            </w:r>
          </w:p>
          <w:p w14:paraId="406C3C55" w14:textId="35836E9B" w:rsidR="000D53FA" w:rsidRPr="00BE01CE" w:rsidRDefault="00B743FD" w:rsidP="000D53FA">
            <w:pPr>
              <w:rPr>
                <w:b/>
                <w:bCs/>
                <w:sz w:val="15"/>
                <w:szCs w:val="15"/>
              </w:rPr>
            </w:pPr>
            <w:del w:id="1354" w:author="Jane Kohlhoff" w:date="2024-06-11T12:42:00Z" w16du:dateUtc="2024-06-11T02:42:00Z">
              <w:r w:rsidRPr="00BE01CE" w:rsidDel="00720E6F">
                <w:rPr>
                  <w:b/>
                  <w:bCs/>
                  <w:i/>
                  <w:iCs/>
                  <w:sz w:val="15"/>
                  <w:szCs w:val="15"/>
                </w:rPr>
                <w:delText>D</w:delText>
              </w:r>
            </w:del>
            <w:ins w:id="1355" w:author="Jane Kohlhoff" w:date="2024-06-11T12:42:00Z" w16du:dateUtc="2024-06-11T02:42:00Z">
              <w:r w:rsidR="00720E6F">
                <w:rPr>
                  <w:b/>
                  <w:bCs/>
                  <w:i/>
                  <w:iCs/>
                  <w:sz w:val="15"/>
                  <w:szCs w:val="15"/>
                </w:rPr>
                <w:t>d</w:t>
              </w:r>
              <w:r w:rsidR="00720E6F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=</w:t>
            </w:r>
            <w:ins w:id="1356" w:author="Jane Kohlhoff" w:date="2024-06-11T12:40:00Z" w16du:dateUtc="2024-06-11T02:40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ins w:id="1357" w:author="Jane Kohlhoff" w:date="2024-06-11T12:42:00Z" w16du:dateUtc="2024-06-11T02:42:00Z">
              <w:r w:rsidR="00720E6F">
                <w:rPr>
                  <w:b/>
                  <w:bCs/>
                  <w:sz w:val="15"/>
                  <w:szCs w:val="15"/>
                </w:rPr>
                <w:t>0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.61</w:t>
            </w:r>
          </w:p>
        </w:tc>
        <w:tc>
          <w:tcPr>
            <w:tcW w:w="882" w:type="dxa"/>
            <w:tcPrChange w:id="1358" w:author="Jane Kohlhoff" w:date="2024-06-11T12:47:00Z" w16du:dateUtc="2024-06-11T02:47:00Z">
              <w:tcPr>
                <w:tcW w:w="882" w:type="dxa"/>
              </w:tcPr>
            </w:tcPrChange>
          </w:tcPr>
          <w:p w14:paraId="0A02E04D" w14:textId="4306F750" w:rsidR="000D53FA" w:rsidRPr="00BE01CE" w:rsidRDefault="00720E6F" w:rsidP="000D53FA">
            <w:pPr>
              <w:rPr>
                <w:b/>
                <w:bCs/>
                <w:sz w:val="15"/>
                <w:szCs w:val="15"/>
              </w:rPr>
            </w:pPr>
            <w:del w:id="1359" w:author="Jane Kohlhoff" w:date="2024-06-11T12:43:00Z" w16du:dateUtc="2024-06-11T02:43:00Z">
              <w:r w:rsidRPr="00BE01CE" w:rsidDel="00475529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1360" w:author="Jane Kohlhoff" w:date="2024-06-11T12:43:00Z" w16du:dateUtc="2024-06-11T02:43:00Z"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=</w:t>
            </w:r>
            <w:ins w:id="1361" w:author="Jane Kohlhoff" w:date="2024-06-11T12:41:00Z" w16du:dateUtc="2024-06-11T02:41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.009*</w:t>
            </w:r>
          </w:p>
          <w:p w14:paraId="135352E9" w14:textId="5D0BA3FE" w:rsidR="000D53FA" w:rsidRPr="00BE01CE" w:rsidRDefault="00720E6F" w:rsidP="000D53FA">
            <w:pPr>
              <w:rPr>
                <w:b/>
                <w:bCs/>
                <w:sz w:val="15"/>
                <w:szCs w:val="15"/>
              </w:rPr>
            </w:pPr>
            <w:del w:id="1362" w:author="Jane Kohlhoff" w:date="2024-06-11T12:43:00Z" w16du:dateUtc="2024-06-11T02:43:00Z">
              <w:r w:rsidRPr="00BE01CE" w:rsidDel="00475529">
                <w:rPr>
                  <w:b/>
                  <w:bCs/>
                  <w:i/>
                  <w:iCs/>
                  <w:sz w:val="15"/>
                  <w:szCs w:val="15"/>
                </w:rPr>
                <w:delText>D</w:delText>
              </w:r>
            </w:del>
            <w:ins w:id="1363" w:author="Jane Kohlhoff" w:date="2024-06-11T12:43:00Z" w16du:dateUtc="2024-06-11T02:43:00Z"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>d</w:t>
              </w:r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=</w:t>
            </w:r>
            <w:ins w:id="1364" w:author="Jane Kohlhoff" w:date="2024-06-11T12:41:00Z" w16du:dateUtc="2024-06-11T02:41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ins w:id="1365" w:author="Jane Kohlhoff" w:date="2024-06-11T12:43:00Z" w16du:dateUtc="2024-06-11T02:43:00Z">
              <w:r w:rsidR="00475529">
                <w:rPr>
                  <w:b/>
                  <w:bCs/>
                  <w:sz w:val="15"/>
                  <w:szCs w:val="15"/>
                </w:rPr>
                <w:t>0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.51</w:t>
            </w:r>
          </w:p>
        </w:tc>
        <w:tc>
          <w:tcPr>
            <w:tcW w:w="850" w:type="dxa"/>
            <w:gridSpan w:val="2"/>
            <w:tcPrChange w:id="1366" w:author="Jane Kohlhoff" w:date="2024-06-11T12:47:00Z" w16du:dateUtc="2024-06-11T02:47:00Z">
              <w:tcPr>
                <w:tcW w:w="850" w:type="dxa"/>
                <w:gridSpan w:val="2"/>
              </w:tcPr>
            </w:tcPrChange>
          </w:tcPr>
          <w:p w14:paraId="7EA079CD" w14:textId="16AF1B8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24.10 (8.67)</w:t>
            </w:r>
          </w:p>
        </w:tc>
        <w:tc>
          <w:tcPr>
            <w:tcW w:w="850" w:type="dxa"/>
            <w:tcPrChange w:id="1367" w:author="Jane Kohlhoff" w:date="2024-06-11T12:47:00Z" w16du:dateUtc="2024-06-11T02:47:00Z">
              <w:tcPr>
                <w:tcW w:w="850" w:type="dxa"/>
              </w:tcPr>
            </w:tcPrChange>
          </w:tcPr>
          <w:p w14:paraId="6D6DA069" w14:textId="56BF139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19.40 (9.96)</w:t>
            </w:r>
          </w:p>
        </w:tc>
        <w:tc>
          <w:tcPr>
            <w:tcW w:w="851" w:type="dxa"/>
            <w:tcPrChange w:id="1368" w:author="Jane Kohlhoff" w:date="2024-06-11T12:47:00Z" w16du:dateUtc="2024-06-11T02:47:00Z">
              <w:tcPr>
                <w:tcW w:w="851" w:type="dxa"/>
              </w:tcPr>
            </w:tcPrChange>
          </w:tcPr>
          <w:p w14:paraId="21AFCE90" w14:textId="7B5F0E4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15.60 (3.51)</w:t>
            </w:r>
          </w:p>
        </w:tc>
        <w:tc>
          <w:tcPr>
            <w:tcW w:w="932" w:type="dxa"/>
            <w:tcPrChange w:id="1369" w:author="Jane Kohlhoff" w:date="2024-06-11T12:47:00Z" w16du:dateUtc="2024-06-11T02:47:00Z">
              <w:tcPr>
                <w:tcW w:w="819" w:type="dxa"/>
              </w:tcPr>
            </w:tcPrChange>
          </w:tcPr>
          <w:p w14:paraId="5F9E9D2D" w14:textId="7EEDC647" w:rsidR="000D53FA" w:rsidRPr="00BE01CE" w:rsidRDefault="00A5385A" w:rsidP="000D53FA">
            <w:pPr>
              <w:rPr>
                <w:b/>
                <w:bCs/>
                <w:sz w:val="15"/>
                <w:szCs w:val="15"/>
              </w:rPr>
            </w:pPr>
            <w:del w:id="1370" w:author="Jane Kohlhoff" w:date="2024-06-11T12:47:00Z" w16du:dateUtc="2024-06-11T02:47:00Z">
              <w:r w:rsidRPr="00BE01CE" w:rsidDel="00A5385A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1371" w:author="Jane Kohlhoff" w:date="2024-06-11T12:47:00Z" w16du:dateUtc="2024-06-11T02:47:00Z">
              <w:r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=</w:t>
            </w:r>
            <w:ins w:id="1372" w:author="Jane Kohlhoff" w:date="2024-06-11T12:46:00Z" w16du:dateUtc="2024-06-11T02:46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ins w:id="1373" w:author="Jane Kohlhoff" w:date="2024-06-11T12:47:00Z" w16du:dateUtc="2024-06-11T02:47:00Z">
              <w:r>
                <w:rPr>
                  <w:b/>
                  <w:bCs/>
                  <w:sz w:val="15"/>
                  <w:szCs w:val="15"/>
                </w:rPr>
                <w:t>0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.02*</w:t>
            </w:r>
          </w:p>
          <w:p w14:paraId="70942BDF" w14:textId="6D78503C" w:rsidR="000D53FA" w:rsidRPr="008224BD" w:rsidRDefault="00A5385A" w:rsidP="000D53FA">
            <w:pPr>
              <w:rPr>
                <w:sz w:val="15"/>
                <w:szCs w:val="15"/>
              </w:rPr>
            </w:pPr>
            <w:del w:id="1374" w:author="Jane Kohlhoff" w:date="2024-06-11T12:47:00Z" w16du:dateUtc="2024-06-11T02:47:00Z">
              <w:r w:rsidRPr="00BE01CE" w:rsidDel="00A5385A">
                <w:rPr>
                  <w:b/>
                  <w:bCs/>
                  <w:i/>
                  <w:iCs/>
                  <w:sz w:val="15"/>
                  <w:szCs w:val="15"/>
                </w:rPr>
                <w:delText>D</w:delText>
              </w:r>
            </w:del>
            <w:ins w:id="1375" w:author="Jane Kohlhoff" w:date="2024-06-11T12:47:00Z" w16du:dateUtc="2024-06-11T02:47:00Z">
              <w:r>
                <w:rPr>
                  <w:b/>
                  <w:bCs/>
                  <w:i/>
                  <w:iCs/>
                  <w:sz w:val="15"/>
                  <w:szCs w:val="15"/>
                </w:rPr>
                <w:t>d</w:t>
              </w:r>
              <w:r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 xml:space="preserve">= </w:t>
            </w:r>
            <w:ins w:id="1376" w:author="Jane Kohlhoff" w:date="2024-06-11T12:47:00Z" w16du:dateUtc="2024-06-11T02:47:00Z">
              <w:r>
                <w:rPr>
                  <w:b/>
                  <w:bCs/>
                  <w:sz w:val="15"/>
                  <w:szCs w:val="15"/>
                </w:rPr>
                <w:t>0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.56</w:t>
            </w:r>
          </w:p>
        </w:tc>
        <w:tc>
          <w:tcPr>
            <w:tcW w:w="851" w:type="dxa"/>
            <w:tcPrChange w:id="1377" w:author="Jane Kohlhoff" w:date="2024-06-11T12:47:00Z" w16du:dateUtc="2024-06-11T02:47:00Z">
              <w:tcPr>
                <w:tcW w:w="851" w:type="dxa"/>
              </w:tcPr>
            </w:tcPrChange>
          </w:tcPr>
          <w:p w14:paraId="54B2EF6B" w14:textId="428A619C" w:rsidR="000D53FA" w:rsidRPr="008224BD" w:rsidRDefault="00CA4412" w:rsidP="000D53FA">
            <w:pPr>
              <w:rPr>
                <w:sz w:val="15"/>
                <w:szCs w:val="15"/>
              </w:rPr>
            </w:pPr>
            <w:del w:id="1378" w:author="Jane Kohlhoff" w:date="2024-06-11T12:48:00Z" w16du:dateUtc="2024-06-11T02:48:00Z">
              <w:r w:rsidRPr="008224BD" w:rsidDel="00CA4412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379" w:author="Jane Kohlhoff" w:date="2024-06-11T12:48:00Z" w16du:dateUtc="2024-06-11T02:48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380" w:author="Jane Kohlhoff" w:date="2024-06-11T12:48:00Z" w16du:dateUtc="2024-06-11T02:48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.20</w:t>
            </w:r>
            <w:del w:id="1381" w:author="Jane Kohlhoff" w:date="2024-06-11T12:48:00Z" w16du:dateUtc="2024-06-11T02:48:00Z">
              <w:r w:rsidR="000D53FA" w:rsidRPr="008224BD" w:rsidDel="00CA4412">
                <w:rPr>
                  <w:sz w:val="15"/>
                  <w:szCs w:val="15"/>
                </w:rPr>
                <w:delText>2</w:delText>
              </w:r>
            </w:del>
          </w:p>
          <w:p w14:paraId="7F6407BD" w14:textId="370F4525" w:rsidR="000D53FA" w:rsidRPr="008224BD" w:rsidRDefault="00CA4412" w:rsidP="000D53FA">
            <w:pPr>
              <w:rPr>
                <w:sz w:val="15"/>
                <w:szCs w:val="15"/>
              </w:rPr>
            </w:pPr>
            <w:del w:id="1382" w:author="Jane Kohlhoff" w:date="2024-06-11T12:48:00Z" w16du:dateUtc="2024-06-11T02:48:00Z">
              <w:r w:rsidRPr="008224BD" w:rsidDel="00CA4412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383" w:author="Jane Kohlhoff" w:date="2024-06-11T12:48:00Z" w16du:dateUtc="2024-06-11T02:48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384" w:author="Jane Kohlhoff" w:date="2024-06-11T12:48:00Z" w16du:dateUtc="2024-06-11T02:48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.55</w:t>
            </w:r>
          </w:p>
        </w:tc>
        <w:tc>
          <w:tcPr>
            <w:tcW w:w="850" w:type="dxa"/>
            <w:gridSpan w:val="2"/>
            <w:tcPrChange w:id="1385" w:author="Jane Kohlhoff" w:date="2024-06-11T12:47:00Z" w16du:dateUtc="2024-06-11T02:47:00Z">
              <w:tcPr>
                <w:tcW w:w="850" w:type="dxa"/>
                <w:gridSpan w:val="3"/>
              </w:tcPr>
            </w:tcPrChange>
          </w:tcPr>
          <w:p w14:paraId="3B89D612" w14:textId="6DF9BB1A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19.76 (9.45)</w:t>
            </w:r>
          </w:p>
        </w:tc>
        <w:tc>
          <w:tcPr>
            <w:tcW w:w="679" w:type="dxa"/>
            <w:tcPrChange w:id="1386" w:author="Jane Kohlhoff" w:date="2024-06-11T12:47:00Z" w16du:dateUtc="2024-06-11T02:47:00Z">
              <w:tcPr>
                <w:tcW w:w="679" w:type="dxa"/>
              </w:tcPr>
            </w:tcPrChange>
          </w:tcPr>
          <w:p w14:paraId="31E6467C" w14:textId="208BD7A6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18.10 (8.83)</w:t>
            </w:r>
          </w:p>
        </w:tc>
        <w:tc>
          <w:tcPr>
            <w:tcW w:w="852" w:type="dxa"/>
            <w:tcPrChange w:id="1387" w:author="Jane Kohlhoff" w:date="2024-06-11T12:47:00Z" w16du:dateUtc="2024-06-11T02:47:00Z">
              <w:tcPr>
                <w:tcW w:w="852" w:type="dxa"/>
              </w:tcPr>
            </w:tcPrChange>
          </w:tcPr>
          <w:p w14:paraId="3417D59D" w14:textId="4DA315D2" w:rsidR="000D53FA" w:rsidRPr="008224BD" w:rsidRDefault="00D753AC" w:rsidP="000D53FA">
            <w:pPr>
              <w:rPr>
                <w:sz w:val="15"/>
                <w:szCs w:val="15"/>
              </w:rPr>
            </w:pPr>
            <w:del w:id="1388" w:author="Jane Kohlhoff" w:date="2024-06-11T12:50:00Z" w16du:dateUtc="2024-06-11T02:50:00Z">
              <w:r w:rsidRPr="008224BD" w:rsidDel="00D753AC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389" w:author="Jane Kohlhoff" w:date="2024-06-11T12:50:00Z" w16du:dateUtc="2024-06-11T02:50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390" w:author="Jane Kohlhoff" w:date="2024-06-11T12:50:00Z" w16du:dateUtc="2024-06-11T02:50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.13</w:t>
            </w:r>
          </w:p>
          <w:p w14:paraId="05A00DB9" w14:textId="22AD828F" w:rsidR="000D53FA" w:rsidRPr="008224BD" w:rsidRDefault="00D753AC" w:rsidP="000D53FA">
            <w:pPr>
              <w:rPr>
                <w:sz w:val="15"/>
                <w:szCs w:val="15"/>
              </w:rPr>
            </w:pPr>
            <w:del w:id="1391" w:author="Jane Kohlhoff" w:date="2024-06-11T12:50:00Z" w16du:dateUtc="2024-06-11T02:50:00Z">
              <w:r w:rsidRPr="008224BD" w:rsidDel="00D753AC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392" w:author="Jane Kohlhoff" w:date="2024-06-11T12:50:00Z" w16du:dateUtc="2024-06-11T02:50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393" w:author="Jane Kohlhoff" w:date="2024-06-11T12:50:00Z" w16du:dateUtc="2024-06-11T02:50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.33</w:t>
            </w:r>
          </w:p>
        </w:tc>
        <w:tc>
          <w:tcPr>
            <w:tcW w:w="708" w:type="dxa"/>
            <w:tcPrChange w:id="1394" w:author="Jane Kohlhoff" w:date="2024-06-11T12:47:00Z" w16du:dateUtc="2024-06-11T02:47:00Z">
              <w:tcPr>
                <w:tcW w:w="708" w:type="dxa"/>
                <w:gridSpan w:val="2"/>
              </w:tcPr>
            </w:tcPrChange>
          </w:tcPr>
          <w:p w14:paraId="1D5ACFB7" w14:textId="59FAE2F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  <w:tcPrChange w:id="1395" w:author="Jane Kohlhoff" w:date="2024-06-11T12:47:00Z" w16du:dateUtc="2024-06-11T02:47:00Z">
              <w:tcPr>
                <w:tcW w:w="852" w:type="dxa"/>
                <w:gridSpan w:val="3"/>
              </w:tcPr>
            </w:tcPrChange>
          </w:tcPr>
          <w:p w14:paraId="184B5721" w14:textId="08E2FF9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  <w:tcPrChange w:id="1396" w:author="Jane Kohlhoff" w:date="2024-06-11T12:47:00Z" w16du:dateUtc="2024-06-11T02:47:00Z">
              <w:tcPr>
                <w:tcW w:w="708" w:type="dxa"/>
                <w:gridSpan w:val="3"/>
              </w:tcPr>
            </w:tcPrChange>
          </w:tcPr>
          <w:p w14:paraId="5432152E" w14:textId="2505E3B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  <w:tcPrChange w:id="1397" w:author="Jane Kohlhoff" w:date="2024-06-11T12:47:00Z" w16du:dateUtc="2024-06-11T02:47:00Z">
              <w:tcPr>
                <w:tcW w:w="1039" w:type="dxa"/>
                <w:gridSpan w:val="2"/>
              </w:tcPr>
            </w:tcPrChange>
          </w:tcPr>
          <w:p w14:paraId="72193B0F" w14:textId="313DA6C2" w:rsidR="000D53FA" w:rsidRPr="008224BD" w:rsidRDefault="009B77DC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4D5EDA">
              <w:rPr>
                <w:i/>
                <w:iCs/>
                <w:sz w:val="15"/>
                <w:szCs w:val="15"/>
                <w:rPrChange w:id="1398" w:author="Jane Kohlhoff" w:date="2024-06-11T12:52:00Z" w16du:dateUtc="2024-06-11T02:52:00Z">
                  <w:rPr>
                    <w:sz w:val="15"/>
                    <w:szCs w:val="15"/>
                  </w:rPr>
                </w:rPrChange>
              </w:rPr>
              <w:t>p</w:t>
            </w:r>
            <w:ins w:id="1399" w:author="Jane Kohlhoff" w:date="2024-06-11T12:51:00Z" w16du:dateUtc="2024-06-11T02:51:00Z">
              <w:r w:rsidR="004D5EDA" w:rsidRPr="004D5EDA">
                <w:rPr>
                  <w:i/>
                  <w:iCs/>
                  <w:sz w:val="15"/>
                  <w:szCs w:val="15"/>
                  <w:rPrChange w:id="1400" w:author="Jane Kohlhoff" w:date="2024-06-11T12:52:00Z" w16du:dateUtc="2024-06-11T02:52:00Z">
                    <w:rPr>
                      <w:sz w:val="15"/>
                      <w:szCs w:val="15"/>
                    </w:rPr>
                  </w:rPrChange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1401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</w:t>
            </w:r>
            <w:r w:rsidR="008A5495">
              <w:rPr>
                <w:sz w:val="15"/>
                <w:szCs w:val="15"/>
              </w:rPr>
              <w:t>9</w:t>
            </w:r>
            <w:ins w:id="1402" w:author="Jane Kohlhoff" w:date="2024-06-11T12:52:00Z" w16du:dateUtc="2024-06-11T02:52:00Z">
              <w:r w:rsidR="004D5EDA">
                <w:rPr>
                  <w:sz w:val="15"/>
                  <w:szCs w:val="15"/>
                </w:rPr>
                <w:t>1</w:t>
              </w:r>
            </w:ins>
            <w:del w:id="1403" w:author="Jane Kohlhoff" w:date="2024-06-11T12:52:00Z" w16du:dateUtc="2024-06-11T02:52:00Z">
              <w:r w:rsidR="008A5495" w:rsidDel="004D5EDA">
                <w:rPr>
                  <w:sz w:val="15"/>
                  <w:szCs w:val="15"/>
                </w:rPr>
                <w:delText>08</w:delText>
              </w:r>
            </w:del>
          </w:p>
        </w:tc>
      </w:tr>
      <w:tr w:rsidR="000D53FA" w:rsidRPr="008224BD" w14:paraId="386C8749" w14:textId="7213B6CE" w:rsidTr="00A5385A">
        <w:trPr>
          <w:trPrChange w:id="1404" w:author="Jane Kohlhoff" w:date="2024-06-11T12:47:00Z" w16du:dateUtc="2024-06-11T02:47:00Z">
            <w:trPr>
              <w:gridAfter w:val="0"/>
            </w:trPr>
          </w:trPrChange>
        </w:trPr>
        <w:tc>
          <w:tcPr>
            <w:tcW w:w="1022" w:type="dxa"/>
            <w:tcPrChange w:id="1405" w:author="Jane Kohlhoff" w:date="2024-06-11T12:47:00Z" w16du:dateUtc="2024-06-11T02:47:00Z">
              <w:tcPr>
                <w:tcW w:w="1022" w:type="dxa"/>
              </w:tcPr>
            </w:tcPrChange>
          </w:tcPr>
          <w:p w14:paraId="40F1294B" w14:textId="4D283F9C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  <w:tcPrChange w:id="1406" w:author="Jane Kohlhoff" w:date="2024-06-11T12:47:00Z" w16du:dateUtc="2024-06-11T02:47:00Z">
              <w:tcPr>
                <w:tcW w:w="1039" w:type="dxa"/>
              </w:tcPr>
            </w:tcPrChange>
          </w:tcPr>
          <w:p w14:paraId="7ECA006D" w14:textId="5F92FD5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CBC</w:t>
            </w:r>
            <w:r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L-</w:t>
            </w: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internalizing</w:t>
            </w:r>
          </w:p>
        </w:tc>
        <w:tc>
          <w:tcPr>
            <w:tcW w:w="851" w:type="dxa"/>
            <w:tcPrChange w:id="1407" w:author="Jane Kohlhoff" w:date="2024-06-11T12:47:00Z" w16du:dateUtc="2024-06-11T02:47:00Z">
              <w:tcPr>
                <w:tcW w:w="851" w:type="dxa"/>
              </w:tcPr>
            </w:tcPrChange>
          </w:tcPr>
          <w:p w14:paraId="267F622A" w14:textId="7EBFD31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12.59 (9.07)</w:t>
            </w:r>
          </w:p>
        </w:tc>
        <w:tc>
          <w:tcPr>
            <w:tcW w:w="850" w:type="dxa"/>
            <w:tcPrChange w:id="1408" w:author="Jane Kohlhoff" w:date="2024-06-11T12:47:00Z" w16du:dateUtc="2024-06-11T02:47:00Z">
              <w:tcPr>
                <w:tcW w:w="850" w:type="dxa"/>
              </w:tcPr>
            </w:tcPrChange>
          </w:tcPr>
          <w:p w14:paraId="7FE5B5CD" w14:textId="2011BA6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7.74 (7.10)</w:t>
            </w:r>
          </w:p>
        </w:tc>
        <w:tc>
          <w:tcPr>
            <w:tcW w:w="850" w:type="dxa"/>
            <w:tcPrChange w:id="1409" w:author="Jane Kohlhoff" w:date="2024-06-11T12:47:00Z" w16du:dateUtc="2024-06-11T02:47:00Z">
              <w:tcPr>
                <w:tcW w:w="850" w:type="dxa"/>
              </w:tcPr>
            </w:tcPrChange>
          </w:tcPr>
          <w:p w14:paraId="2A7C83CB" w14:textId="6328B8F0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9.52 (7.47)</w:t>
            </w:r>
          </w:p>
        </w:tc>
        <w:tc>
          <w:tcPr>
            <w:tcW w:w="880" w:type="dxa"/>
            <w:tcPrChange w:id="1410" w:author="Jane Kohlhoff" w:date="2024-06-11T12:47:00Z" w16du:dateUtc="2024-06-11T02:47:00Z">
              <w:tcPr>
                <w:tcW w:w="880" w:type="dxa"/>
              </w:tcPr>
            </w:tcPrChange>
          </w:tcPr>
          <w:p w14:paraId="2AC3D21C" w14:textId="1B9FC1D3" w:rsidR="000D53FA" w:rsidRPr="00ED6037" w:rsidRDefault="00B743FD" w:rsidP="000D53FA">
            <w:pPr>
              <w:rPr>
                <w:b/>
                <w:bCs/>
                <w:sz w:val="15"/>
                <w:szCs w:val="15"/>
              </w:rPr>
            </w:pPr>
            <w:del w:id="1411" w:author="Jane Kohlhoff" w:date="2024-06-11T12:42:00Z" w16du:dateUtc="2024-06-11T02:42:00Z">
              <w:r w:rsidRPr="00ED6037" w:rsidDel="00475529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1412" w:author="Jane Kohlhoff" w:date="2024-06-11T12:42:00Z" w16du:dateUtc="2024-06-11T02:42:00Z"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ED6037">
              <w:rPr>
                <w:b/>
                <w:bCs/>
                <w:sz w:val="15"/>
                <w:szCs w:val="15"/>
              </w:rPr>
              <w:t>=</w:t>
            </w:r>
            <w:ins w:id="1413" w:author="Jane Kohlhoff" w:date="2024-06-11T12:40:00Z" w16du:dateUtc="2024-06-11T02:40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="000D53FA" w:rsidRPr="00ED6037">
              <w:rPr>
                <w:b/>
                <w:bCs/>
                <w:sz w:val="15"/>
                <w:szCs w:val="15"/>
              </w:rPr>
              <w:t>.00</w:t>
            </w:r>
            <w:r w:rsidR="000D53FA">
              <w:rPr>
                <w:b/>
                <w:bCs/>
                <w:sz w:val="15"/>
                <w:szCs w:val="15"/>
              </w:rPr>
              <w:t>2</w:t>
            </w:r>
            <w:r w:rsidR="000D53FA" w:rsidRPr="00ED6037">
              <w:rPr>
                <w:b/>
                <w:bCs/>
                <w:sz w:val="15"/>
                <w:szCs w:val="15"/>
              </w:rPr>
              <w:t>*</w:t>
            </w:r>
          </w:p>
          <w:p w14:paraId="05D8C237" w14:textId="12FB03B0" w:rsidR="000D53FA" w:rsidRPr="00ED6037" w:rsidRDefault="00B743FD" w:rsidP="000D53FA">
            <w:pPr>
              <w:rPr>
                <w:sz w:val="15"/>
                <w:szCs w:val="15"/>
              </w:rPr>
            </w:pPr>
            <w:del w:id="1414" w:author="Jane Kohlhoff" w:date="2024-06-11T12:42:00Z" w16du:dateUtc="2024-06-11T02:42:00Z">
              <w:r w:rsidRPr="00ED6037" w:rsidDel="00475529">
                <w:rPr>
                  <w:b/>
                  <w:bCs/>
                  <w:i/>
                  <w:iCs/>
                  <w:sz w:val="15"/>
                  <w:szCs w:val="15"/>
                </w:rPr>
                <w:delText>D</w:delText>
              </w:r>
            </w:del>
            <w:ins w:id="1415" w:author="Jane Kohlhoff" w:date="2024-06-11T12:42:00Z" w16du:dateUtc="2024-06-11T02:42:00Z"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>d</w:t>
              </w:r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ED6037">
              <w:rPr>
                <w:b/>
                <w:bCs/>
                <w:sz w:val="15"/>
                <w:szCs w:val="15"/>
              </w:rPr>
              <w:t>=</w:t>
            </w:r>
            <w:ins w:id="1416" w:author="Jane Kohlhoff" w:date="2024-06-11T12:40:00Z" w16du:dateUtc="2024-06-11T02:40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ins w:id="1417" w:author="Jane Kohlhoff" w:date="2024-06-11T12:42:00Z" w16du:dateUtc="2024-06-11T02:42:00Z">
              <w:r w:rsidR="00475529">
                <w:rPr>
                  <w:b/>
                  <w:bCs/>
                  <w:sz w:val="15"/>
                  <w:szCs w:val="15"/>
                </w:rPr>
                <w:t>0</w:t>
              </w:r>
            </w:ins>
            <w:r w:rsidR="000D53FA" w:rsidRPr="00ED6037">
              <w:rPr>
                <w:b/>
                <w:bCs/>
                <w:sz w:val="15"/>
                <w:szCs w:val="15"/>
              </w:rPr>
              <w:t>.48</w:t>
            </w:r>
          </w:p>
        </w:tc>
        <w:tc>
          <w:tcPr>
            <w:tcW w:w="882" w:type="dxa"/>
            <w:tcPrChange w:id="1418" w:author="Jane Kohlhoff" w:date="2024-06-11T12:47:00Z" w16du:dateUtc="2024-06-11T02:47:00Z">
              <w:tcPr>
                <w:tcW w:w="882" w:type="dxa"/>
              </w:tcPr>
            </w:tcPrChange>
          </w:tcPr>
          <w:p w14:paraId="1615BB51" w14:textId="22B1A3BD" w:rsidR="000D53FA" w:rsidRPr="00ED6037" w:rsidRDefault="00720E6F" w:rsidP="000D53FA">
            <w:pPr>
              <w:rPr>
                <w:sz w:val="15"/>
                <w:szCs w:val="15"/>
              </w:rPr>
            </w:pPr>
            <w:del w:id="1419" w:author="Jane Kohlhoff" w:date="2024-06-11T12:43:00Z" w16du:dateUtc="2024-06-11T02:43:00Z">
              <w:r w:rsidRPr="00ED6037" w:rsidDel="00475529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420" w:author="Jane Kohlhoff" w:date="2024-06-11T12:43:00Z" w16du:dateUtc="2024-06-11T02:43:00Z">
              <w:r w:rsidR="00475529">
                <w:rPr>
                  <w:i/>
                  <w:iCs/>
                  <w:sz w:val="15"/>
                  <w:szCs w:val="15"/>
                </w:rPr>
                <w:t>p</w:t>
              </w:r>
              <w:r w:rsidR="00475529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ED6037">
              <w:rPr>
                <w:sz w:val="15"/>
                <w:szCs w:val="15"/>
              </w:rPr>
              <w:t>=</w:t>
            </w:r>
            <w:ins w:id="1421" w:author="Jane Kohlhoff" w:date="2024-06-11T12:41:00Z" w16du:dateUtc="2024-06-11T02:41:00Z">
              <w:r>
                <w:rPr>
                  <w:sz w:val="15"/>
                  <w:szCs w:val="15"/>
                </w:rPr>
                <w:t xml:space="preserve"> </w:t>
              </w:r>
            </w:ins>
            <w:r w:rsidR="000D53FA" w:rsidRPr="00ED6037">
              <w:rPr>
                <w:sz w:val="15"/>
                <w:szCs w:val="15"/>
              </w:rPr>
              <w:t>.07</w:t>
            </w:r>
          </w:p>
          <w:p w14:paraId="679F65AF" w14:textId="743F1E09" w:rsidR="000D53FA" w:rsidRPr="00ED6037" w:rsidRDefault="00720E6F" w:rsidP="000D53FA">
            <w:pPr>
              <w:rPr>
                <w:sz w:val="15"/>
                <w:szCs w:val="15"/>
              </w:rPr>
            </w:pPr>
            <w:del w:id="1422" w:author="Jane Kohlhoff" w:date="2024-06-11T12:43:00Z" w16du:dateUtc="2024-06-11T02:43:00Z">
              <w:r w:rsidRPr="00ED6037" w:rsidDel="00475529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423" w:author="Jane Kohlhoff" w:date="2024-06-11T12:43:00Z" w16du:dateUtc="2024-06-11T02:43:00Z">
              <w:r w:rsidR="00475529">
                <w:rPr>
                  <w:i/>
                  <w:iCs/>
                  <w:sz w:val="15"/>
                  <w:szCs w:val="15"/>
                </w:rPr>
                <w:t>d</w:t>
              </w:r>
              <w:r w:rsidR="00475529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ED6037">
              <w:rPr>
                <w:sz w:val="15"/>
                <w:szCs w:val="15"/>
              </w:rPr>
              <w:t>= .34</w:t>
            </w:r>
          </w:p>
        </w:tc>
        <w:tc>
          <w:tcPr>
            <w:tcW w:w="850" w:type="dxa"/>
            <w:gridSpan w:val="2"/>
            <w:tcPrChange w:id="1424" w:author="Jane Kohlhoff" w:date="2024-06-11T12:47:00Z" w16du:dateUtc="2024-06-11T02:47:00Z">
              <w:tcPr>
                <w:tcW w:w="850" w:type="dxa"/>
                <w:gridSpan w:val="2"/>
              </w:tcPr>
            </w:tcPrChange>
          </w:tcPr>
          <w:p w14:paraId="690CE322" w14:textId="2C4BBFE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14.84 (8.61)</w:t>
            </w:r>
          </w:p>
        </w:tc>
        <w:tc>
          <w:tcPr>
            <w:tcW w:w="850" w:type="dxa"/>
            <w:tcPrChange w:id="1425" w:author="Jane Kohlhoff" w:date="2024-06-11T12:47:00Z" w16du:dateUtc="2024-06-11T02:47:00Z">
              <w:tcPr>
                <w:tcW w:w="850" w:type="dxa"/>
              </w:tcPr>
            </w:tcPrChange>
          </w:tcPr>
          <w:p w14:paraId="2E727328" w14:textId="710CFBC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13.31 (10.58)</w:t>
            </w:r>
          </w:p>
        </w:tc>
        <w:tc>
          <w:tcPr>
            <w:tcW w:w="851" w:type="dxa"/>
            <w:tcPrChange w:id="1426" w:author="Jane Kohlhoff" w:date="2024-06-11T12:47:00Z" w16du:dateUtc="2024-06-11T02:47:00Z">
              <w:tcPr>
                <w:tcW w:w="851" w:type="dxa"/>
              </w:tcPr>
            </w:tcPrChange>
          </w:tcPr>
          <w:p w14:paraId="77B89D45" w14:textId="1A239706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9.20 (8.14)</w:t>
            </w:r>
          </w:p>
        </w:tc>
        <w:tc>
          <w:tcPr>
            <w:tcW w:w="932" w:type="dxa"/>
            <w:tcPrChange w:id="1427" w:author="Jane Kohlhoff" w:date="2024-06-11T12:47:00Z" w16du:dateUtc="2024-06-11T02:47:00Z">
              <w:tcPr>
                <w:tcW w:w="819" w:type="dxa"/>
              </w:tcPr>
            </w:tcPrChange>
          </w:tcPr>
          <w:p w14:paraId="21FA0A73" w14:textId="78FDB8F8" w:rsidR="000D53FA" w:rsidRPr="009872D3" w:rsidRDefault="00A5385A" w:rsidP="000D53FA">
            <w:pPr>
              <w:rPr>
                <w:sz w:val="15"/>
                <w:szCs w:val="15"/>
              </w:rPr>
            </w:pPr>
            <w:del w:id="1428" w:author="Jane Kohlhoff" w:date="2024-06-11T12:47:00Z" w16du:dateUtc="2024-06-11T02:47:00Z">
              <w:r w:rsidRPr="009872D3" w:rsidDel="00A5385A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429" w:author="Jane Kohlhoff" w:date="2024-06-11T12:47:00Z" w16du:dateUtc="2024-06-11T02:47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9872D3">
              <w:rPr>
                <w:sz w:val="15"/>
                <w:szCs w:val="15"/>
              </w:rPr>
              <w:t>=</w:t>
            </w:r>
            <w:ins w:id="1430" w:author="Jane Kohlhoff" w:date="2024-06-11T12:47:00Z" w16du:dateUtc="2024-06-11T02:47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9872D3">
              <w:rPr>
                <w:sz w:val="15"/>
                <w:szCs w:val="15"/>
              </w:rPr>
              <w:t>.34</w:t>
            </w:r>
          </w:p>
          <w:p w14:paraId="007654CF" w14:textId="03A1E7B2" w:rsidR="000D53FA" w:rsidRPr="008224BD" w:rsidRDefault="00A5385A" w:rsidP="000D53FA">
            <w:pPr>
              <w:rPr>
                <w:sz w:val="15"/>
                <w:szCs w:val="15"/>
              </w:rPr>
            </w:pPr>
            <w:del w:id="1431" w:author="Jane Kohlhoff" w:date="2024-06-11T12:47:00Z" w16du:dateUtc="2024-06-11T02:47:00Z">
              <w:r w:rsidRPr="009872D3" w:rsidDel="00A5385A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432" w:author="Jane Kohlhoff" w:date="2024-06-11T12:47:00Z" w16du:dateUtc="2024-06-11T02:47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9872D3">
              <w:rPr>
                <w:sz w:val="15"/>
                <w:szCs w:val="15"/>
              </w:rPr>
              <w:t xml:space="preserve">= </w:t>
            </w:r>
            <w:ins w:id="1433" w:author="Jane Kohlhoff" w:date="2024-06-11T12:47:00Z" w16du:dateUtc="2024-06-11T02:47:00Z">
              <w:r>
                <w:rPr>
                  <w:sz w:val="15"/>
                  <w:szCs w:val="15"/>
                </w:rPr>
                <w:t>0</w:t>
              </w:r>
            </w:ins>
            <w:r w:rsidR="000D53FA" w:rsidRPr="009872D3">
              <w:rPr>
                <w:sz w:val="15"/>
                <w:szCs w:val="15"/>
              </w:rPr>
              <w:t>.29</w:t>
            </w:r>
          </w:p>
        </w:tc>
        <w:tc>
          <w:tcPr>
            <w:tcW w:w="851" w:type="dxa"/>
            <w:tcPrChange w:id="1434" w:author="Jane Kohlhoff" w:date="2024-06-11T12:47:00Z" w16du:dateUtc="2024-06-11T02:47:00Z">
              <w:tcPr>
                <w:tcW w:w="851" w:type="dxa"/>
              </w:tcPr>
            </w:tcPrChange>
          </w:tcPr>
          <w:p w14:paraId="51A4F1CE" w14:textId="3F073586" w:rsidR="000D53FA" w:rsidRPr="009872D3" w:rsidRDefault="00CA4412" w:rsidP="000D53FA">
            <w:pPr>
              <w:rPr>
                <w:sz w:val="15"/>
                <w:szCs w:val="15"/>
              </w:rPr>
            </w:pPr>
            <w:del w:id="1435" w:author="Jane Kohlhoff" w:date="2024-06-11T12:48:00Z" w16du:dateUtc="2024-06-11T02:48:00Z">
              <w:r w:rsidRPr="009872D3" w:rsidDel="00CA4412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436" w:author="Jane Kohlhoff" w:date="2024-06-11T12:48:00Z" w16du:dateUtc="2024-06-11T02:48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9872D3">
              <w:rPr>
                <w:sz w:val="15"/>
                <w:szCs w:val="15"/>
              </w:rPr>
              <w:t>=</w:t>
            </w:r>
            <w:ins w:id="1437" w:author="Jane Kohlhoff" w:date="2024-06-11T12:48:00Z" w16du:dateUtc="2024-06-11T02:48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9872D3">
              <w:rPr>
                <w:sz w:val="15"/>
                <w:szCs w:val="15"/>
              </w:rPr>
              <w:t>.20</w:t>
            </w:r>
          </w:p>
          <w:p w14:paraId="56A03CAD" w14:textId="4264542F" w:rsidR="000D53FA" w:rsidRPr="008224BD" w:rsidRDefault="00CA4412" w:rsidP="000D53FA">
            <w:pPr>
              <w:rPr>
                <w:sz w:val="15"/>
                <w:szCs w:val="15"/>
              </w:rPr>
            </w:pPr>
            <w:del w:id="1438" w:author="Jane Kohlhoff" w:date="2024-06-11T12:48:00Z" w16du:dateUtc="2024-06-11T02:48:00Z">
              <w:r w:rsidRPr="009872D3" w:rsidDel="00CA4412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439" w:author="Jane Kohlhoff" w:date="2024-06-11T12:48:00Z" w16du:dateUtc="2024-06-11T02:48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9872D3">
              <w:rPr>
                <w:sz w:val="15"/>
                <w:szCs w:val="15"/>
              </w:rPr>
              <w:t>=</w:t>
            </w:r>
            <w:ins w:id="1440" w:author="Jane Kohlhoff" w:date="2024-06-11T12:48:00Z" w16du:dateUtc="2024-06-11T02:48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9872D3">
              <w:rPr>
                <w:sz w:val="15"/>
                <w:szCs w:val="15"/>
              </w:rPr>
              <w:t>.50</w:t>
            </w:r>
          </w:p>
        </w:tc>
        <w:tc>
          <w:tcPr>
            <w:tcW w:w="850" w:type="dxa"/>
            <w:gridSpan w:val="2"/>
            <w:tcPrChange w:id="1441" w:author="Jane Kohlhoff" w:date="2024-06-11T12:47:00Z" w16du:dateUtc="2024-06-11T02:47:00Z">
              <w:tcPr>
                <w:tcW w:w="850" w:type="dxa"/>
                <w:gridSpan w:val="3"/>
              </w:tcPr>
            </w:tcPrChange>
          </w:tcPr>
          <w:p w14:paraId="5C448A85" w14:textId="233B933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11.38 (6.32)</w:t>
            </w:r>
          </w:p>
        </w:tc>
        <w:tc>
          <w:tcPr>
            <w:tcW w:w="679" w:type="dxa"/>
            <w:tcPrChange w:id="1442" w:author="Jane Kohlhoff" w:date="2024-06-11T12:47:00Z" w16du:dateUtc="2024-06-11T02:47:00Z">
              <w:tcPr>
                <w:tcW w:w="679" w:type="dxa"/>
              </w:tcPr>
            </w:tcPrChange>
          </w:tcPr>
          <w:p w14:paraId="4C82F52B" w14:textId="3F8ABA4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11.00 (8.42)</w:t>
            </w:r>
          </w:p>
        </w:tc>
        <w:tc>
          <w:tcPr>
            <w:tcW w:w="852" w:type="dxa"/>
            <w:tcPrChange w:id="1443" w:author="Jane Kohlhoff" w:date="2024-06-11T12:47:00Z" w16du:dateUtc="2024-06-11T02:47:00Z">
              <w:tcPr>
                <w:tcW w:w="852" w:type="dxa"/>
              </w:tcPr>
            </w:tcPrChange>
          </w:tcPr>
          <w:p w14:paraId="3A06E11D" w14:textId="5F4AB089" w:rsidR="000D53FA" w:rsidRPr="009872D3" w:rsidRDefault="00D753AC" w:rsidP="000D53FA">
            <w:pPr>
              <w:rPr>
                <w:sz w:val="15"/>
                <w:szCs w:val="15"/>
              </w:rPr>
            </w:pPr>
            <w:del w:id="1444" w:author="Jane Kohlhoff" w:date="2024-06-11T12:50:00Z" w16du:dateUtc="2024-06-11T02:50:00Z">
              <w:r w:rsidRPr="009872D3" w:rsidDel="00D753AC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445" w:author="Jane Kohlhoff" w:date="2024-06-11T12:50:00Z" w16du:dateUtc="2024-06-11T02:50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9872D3">
              <w:rPr>
                <w:sz w:val="15"/>
                <w:szCs w:val="15"/>
              </w:rPr>
              <w:t xml:space="preserve">= </w:t>
            </w:r>
            <w:ins w:id="1446" w:author="Jane Kohlhoff" w:date="2024-06-11T12:50:00Z" w16du:dateUtc="2024-06-11T02:50:00Z">
              <w:r>
                <w:rPr>
                  <w:sz w:val="15"/>
                  <w:szCs w:val="15"/>
                </w:rPr>
                <w:t>0</w:t>
              </w:r>
            </w:ins>
            <w:r w:rsidR="000D53FA" w:rsidRPr="009872D3">
              <w:rPr>
                <w:sz w:val="15"/>
                <w:szCs w:val="15"/>
              </w:rPr>
              <w:t>.78</w:t>
            </w:r>
          </w:p>
          <w:p w14:paraId="57045F31" w14:textId="3BD27680" w:rsidR="000D53FA" w:rsidRPr="008224BD" w:rsidRDefault="00D753AC" w:rsidP="000D53FA">
            <w:pPr>
              <w:rPr>
                <w:sz w:val="15"/>
                <w:szCs w:val="15"/>
              </w:rPr>
            </w:pPr>
            <w:del w:id="1447" w:author="Jane Kohlhoff" w:date="2024-06-11T12:50:00Z" w16du:dateUtc="2024-06-11T02:50:00Z">
              <w:r w:rsidRPr="009872D3" w:rsidDel="00D753AC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448" w:author="Jane Kohlhoff" w:date="2024-06-11T12:50:00Z" w16du:dateUtc="2024-06-11T02:50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9872D3">
              <w:rPr>
                <w:sz w:val="15"/>
                <w:szCs w:val="15"/>
              </w:rPr>
              <w:t xml:space="preserve">= </w:t>
            </w:r>
            <w:ins w:id="1449" w:author="Jane Kohlhoff" w:date="2024-06-11T12:50:00Z" w16du:dateUtc="2024-06-11T02:50:00Z">
              <w:r>
                <w:rPr>
                  <w:sz w:val="15"/>
                  <w:szCs w:val="15"/>
                </w:rPr>
                <w:t>0</w:t>
              </w:r>
            </w:ins>
            <w:r w:rsidR="000D53FA" w:rsidRPr="009872D3">
              <w:rPr>
                <w:sz w:val="15"/>
                <w:szCs w:val="15"/>
              </w:rPr>
              <w:t>.16</w:t>
            </w:r>
          </w:p>
        </w:tc>
        <w:tc>
          <w:tcPr>
            <w:tcW w:w="708" w:type="dxa"/>
            <w:tcPrChange w:id="1450" w:author="Jane Kohlhoff" w:date="2024-06-11T12:47:00Z" w16du:dateUtc="2024-06-11T02:47:00Z">
              <w:tcPr>
                <w:tcW w:w="708" w:type="dxa"/>
                <w:gridSpan w:val="2"/>
              </w:tcPr>
            </w:tcPrChange>
          </w:tcPr>
          <w:p w14:paraId="5DC4BC35" w14:textId="022F95F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  <w:tcPrChange w:id="1451" w:author="Jane Kohlhoff" w:date="2024-06-11T12:47:00Z" w16du:dateUtc="2024-06-11T02:47:00Z">
              <w:tcPr>
                <w:tcW w:w="852" w:type="dxa"/>
                <w:gridSpan w:val="3"/>
              </w:tcPr>
            </w:tcPrChange>
          </w:tcPr>
          <w:p w14:paraId="5F751C30" w14:textId="76999E04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  <w:tcPrChange w:id="1452" w:author="Jane Kohlhoff" w:date="2024-06-11T12:47:00Z" w16du:dateUtc="2024-06-11T02:47:00Z">
              <w:tcPr>
                <w:tcW w:w="708" w:type="dxa"/>
                <w:gridSpan w:val="3"/>
              </w:tcPr>
            </w:tcPrChange>
          </w:tcPr>
          <w:p w14:paraId="78704098" w14:textId="6DFEB39B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  <w:tcPrChange w:id="1453" w:author="Jane Kohlhoff" w:date="2024-06-11T12:47:00Z" w16du:dateUtc="2024-06-11T02:47:00Z">
              <w:tcPr>
                <w:tcW w:w="1039" w:type="dxa"/>
                <w:gridSpan w:val="2"/>
              </w:tcPr>
            </w:tcPrChange>
          </w:tcPr>
          <w:p w14:paraId="2AC73C99" w14:textId="1C906402" w:rsidR="000D53FA" w:rsidRPr="008224BD" w:rsidRDefault="004A4A8D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4D5EDA">
              <w:rPr>
                <w:i/>
                <w:iCs/>
                <w:sz w:val="15"/>
                <w:szCs w:val="15"/>
                <w:rPrChange w:id="1454" w:author="Jane Kohlhoff" w:date="2024-06-11T12:52:00Z" w16du:dateUtc="2024-06-11T02:52:00Z">
                  <w:rPr>
                    <w:sz w:val="15"/>
                    <w:szCs w:val="15"/>
                  </w:rPr>
                </w:rPrChange>
              </w:rPr>
              <w:t>p</w:t>
            </w:r>
            <w:ins w:id="1455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1456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0.6</w:t>
            </w:r>
            <w:ins w:id="1457" w:author="Jane Kohlhoff" w:date="2024-06-11T12:52:00Z" w16du:dateUtc="2024-06-11T02:52:00Z">
              <w:r w:rsidR="004D5EDA">
                <w:rPr>
                  <w:sz w:val="15"/>
                  <w:szCs w:val="15"/>
                </w:rPr>
                <w:t>2</w:t>
              </w:r>
            </w:ins>
            <w:del w:id="1458" w:author="Jane Kohlhoff" w:date="2024-06-11T12:52:00Z" w16du:dateUtc="2024-06-11T02:52:00Z">
              <w:r w:rsidDel="004D5EDA">
                <w:rPr>
                  <w:sz w:val="15"/>
                  <w:szCs w:val="15"/>
                </w:rPr>
                <w:delText>17</w:delText>
              </w:r>
            </w:del>
          </w:p>
        </w:tc>
      </w:tr>
      <w:tr w:rsidR="000D53FA" w:rsidRPr="008224BD" w14:paraId="12D121F0" w14:textId="77777777" w:rsidTr="00A5385A">
        <w:trPr>
          <w:trPrChange w:id="1459" w:author="Jane Kohlhoff" w:date="2024-06-11T12:47:00Z" w16du:dateUtc="2024-06-11T02:47:00Z">
            <w:trPr>
              <w:gridAfter w:val="0"/>
            </w:trPr>
          </w:trPrChange>
        </w:trPr>
        <w:tc>
          <w:tcPr>
            <w:tcW w:w="1022" w:type="dxa"/>
            <w:tcPrChange w:id="1460" w:author="Jane Kohlhoff" w:date="2024-06-11T12:47:00Z" w16du:dateUtc="2024-06-11T02:47:00Z">
              <w:tcPr>
                <w:tcW w:w="1022" w:type="dxa"/>
              </w:tcPr>
            </w:tcPrChange>
          </w:tcPr>
          <w:p w14:paraId="3BC17DD7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  <w:tcPrChange w:id="1461" w:author="Jane Kohlhoff" w:date="2024-06-11T12:47:00Z" w16du:dateUtc="2024-06-11T02:47:00Z">
              <w:tcPr>
                <w:tcW w:w="1039" w:type="dxa"/>
              </w:tcPr>
            </w:tcPrChange>
          </w:tcPr>
          <w:p w14:paraId="6446818A" w14:textId="22797726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BITSEA-problem</w:t>
            </w:r>
          </w:p>
          <w:p w14:paraId="09056452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tcPrChange w:id="1462" w:author="Jane Kohlhoff" w:date="2024-06-11T12:47:00Z" w16du:dateUtc="2024-06-11T02:47:00Z">
              <w:tcPr>
                <w:tcW w:w="851" w:type="dxa"/>
              </w:tcPr>
            </w:tcPrChange>
          </w:tcPr>
          <w:p w14:paraId="2EE64EA5" w14:textId="7FE46E8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17.21 (8.83)</w:t>
            </w:r>
          </w:p>
        </w:tc>
        <w:tc>
          <w:tcPr>
            <w:tcW w:w="850" w:type="dxa"/>
            <w:tcPrChange w:id="1463" w:author="Jane Kohlhoff" w:date="2024-06-11T12:47:00Z" w16du:dateUtc="2024-06-11T02:47:00Z">
              <w:tcPr>
                <w:tcW w:w="850" w:type="dxa"/>
              </w:tcPr>
            </w:tcPrChange>
          </w:tcPr>
          <w:p w14:paraId="5463D3E7" w14:textId="38F4514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11.96 (7.</w:t>
            </w:r>
            <w:r>
              <w:rPr>
                <w:sz w:val="15"/>
                <w:szCs w:val="15"/>
              </w:rPr>
              <w:t>57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0" w:type="dxa"/>
            <w:tcPrChange w:id="1464" w:author="Jane Kohlhoff" w:date="2024-06-11T12:47:00Z" w16du:dateUtc="2024-06-11T02:47:00Z">
              <w:tcPr>
                <w:tcW w:w="850" w:type="dxa"/>
              </w:tcPr>
            </w:tcPrChange>
          </w:tcPr>
          <w:p w14:paraId="14C51518" w14:textId="34AF9B8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10.89 (10.03)</w:t>
            </w:r>
          </w:p>
        </w:tc>
        <w:tc>
          <w:tcPr>
            <w:tcW w:w="880" w:type="dxa"/>
            <w:tcPrChange w:id="1465" w:author="Jane Kohlhoff" w:date="2024-06-11T12:47:00Z" w16du:dateUtc="2024-06-11T02:47:00Z">
              <w:tcPr>
                <w:tcW w:w="880" w:type="dxa"/>
              </w:tcPr>
            </w:tcPrChange>
          </w:tcPr>
          <w:p w14:paraId="4FEE963C" w14:textId="24DE09D6" w:rsidR="000D53FA" w:rsidRPr="00BE01CE" w:rsidRDefault="00B743FD" w:rsidP="000D53FA">
            <w:pPr>
              <w:rPr>
                <w:b/>
                <w:bCs/>
                <w:sz w:val="15"/>
                <w:szCs w:val="15"/>
              </w:rPr>
            </w:pPr>
            <w:del w:id="1466" w:author="Jane Kohlhoff" w:date="2024-06-11T12:42:00Z" w16du:dateUtc="2024-06-11T02:42:00Z">
              <w:r w:rsidDel="00475529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1467" w:author="Jane Kohlhoff" w:date="2024-06-11T12:42:00Z" w16du:dateUtc="2024-06-11T02:42:00Z"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>
              <w:rPr>
                <w:b/>
                <w:bCs/>
                <w:sz w:val="15"/>
                <w:szCs w:val="15"/>
              </w:rPr>
              <w:t>&lt;</w:t>
            </w:r>
            <w:ins w:id="1468" w:author="Jane Kohlhoff" w:date="2024-06-11T12:40:00Z" w16du:dateUtc="2024-06-11T02:40:00Z">
              <w:r>
                <w:rPr>
                  <w:b/>
                  <w:bCs/>
                  <w:sz w:val="15"/>
                  <w:szCs w:val="15"/>
                </w:rPr>
                <w:t xml:space="preserve"> 0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.00</w:t>
            </w:r>
            <w:r w:rsidR="000D53FA">
              <w:rPr>
                <w:b/>
                <w:bCs/>
                <w:sz w:val="15"/>
                <w:szCs w:val="15"/>
              </w:rPr>
              <w:t>1</w:t>
            </w:r>
            <w:r w:rsidR="000D53FA" w:rsidRPr="00BE01CE">
              <w:rPr>
                <w:b/>
                <w:bCs/>
                <w:sz w:val="15"/>
                <w:szCs w:val="15"/>
              </w:rPr>
              <w:t>*</w:t>
            </w:r>
          </w:p>
          <w:p w14:paraId="67C6FAD4" w14:textId="098DDDE4" w:rsidR="000D53FA" w:rsidRPr="00BE01CE" w:rsidRDefault="00B743FD" w:rsidP="000D53FA">
            <w:pPr>
              <w:rPr>
                <w:b/>
                <w:bCs/>
                <w:i/>
                <w:iCs/>
                <w:sz w:val="15"/>
                <w:szCs w:val="15"/>
                <w:highlight w:val="yellow"/>
              </w:rPr>
            </w:pPr>
            <w:del w:id="1469" w:author="Jane Kohlhoff" w:date="2024-06-11T12:42:00Z" w16du:dateUtc="2024-06-11T02:42:00Z">
              <w:r w:rsidRPr="00BE01CE" w:rsidDel="00475529">
                <w:rPr>
                  <w:b/>
                  <w:bCs/>
                  <w:i/>
                  <w:iCs/>
                  <w:sz w:val="15"/>
                  <w:szCs w:val="15"/>
                </w:rPr>
                <w:delText>D</w:delText>
              </w:r>
            </w:del>
            <w:ins w:id="1470" w:author="Jane Kohlhoff" w:date="2024-06-11T12:42:00Z" w16du:dateUtc="2024-06-11T02:42:00Z"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>d</w:t>
              </w:r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=</w:t>
            </w:r>
            <w:ins w:id="1471" w:author="Jane Kohlhoff" w:date="2024-06-11T12:40:00Z" w16du:dateUtc="2024-06-11T02:40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ins w:id="1472" w:author="Jane Kohlhoff" w:date="2024-06-11T12:43:00Z" w16du:dateUtc="2024-06-11T02:43:00Z">
              <w:r w:rsidR="00475529">
                <w:rPr>
                  <w:b/>
                  <w:bCs/>
                  <w:sz w:val="15"/>
                  <w:szCs w:val="15"/>
                </w:rPr>
                <w:t>0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.64</w:t>
            </w:r>
          </w:p>
        </w:tc>
        <w:tc>
          <w:tcPr>
            <w:tcW w:w="882" w:type="dxa"/>
            <w:tcPrChange w:id="1473" w:author="Jane Kohlhoff" w:date="2024-06-11T12:47:00Z" w16du:dateUtc="2024-06-11T02:47:00Z">
              <w:tcPr>
                <w:tcW w:w="882" w:type="dxa"/>
              </w:tcPr>
            </w:tcPrChange>
          </w:tcPr>
          <w:p w14:paraId="0032C9D9" w14:textId="644606A8" w:rsidR="000D53FA" w:rsidRPr="00BE01CE" w:rsidRDefault="00720E6F" w:rsidP="000D53FA">
            <w:pPr>
              <w:rPr>
                <w:b/>
                <w:bCs/>
                <w:sz w:val="15"/>
                <w:szCs w:val="15"/>
              </w:rPr>
            </w:pPr>
            <w:del w:id="1474" w:author="Jane Kohlhoff" w:date="2024-06-11T12:43:00Z" w16du:dateUtc="2024-06-11T02:43:00Z">
              <w:r w:rsidRPr="00BE01CE" w:rsidDel="00475529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1475" w:author="Jane Kohlhoff" w:date="2024-06-11T12:43:00Z" w16du:dateUtc="2024-06-11T02:43:00Z"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>
              <w:rPr>
                <w:b/>
                <w:bCs/>
                <w:sz w:val="15"/>
                <w:szCs w:val="15"/>
              </w:rPr>
              <w:t>&lt;</w:t>
            </w:r>
            <w:ins w:id="1476" w:author="Jane Kohlhoff" w:date="2024-06-11T12:41:00Z" w16du:dateUtc="2024-06-11T02:41:00Z">
              <w:r>
                <w:rPr>
                  <w:b/>
                  <w:bCs/>
                  <w:sz w:val="15"/>
                  <w:szCs w:val="15"/>
                </w:rPr>
                <w:t xml:space="preserve"> 0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.00</w:t>
            </w:r>
            <w:r w:rsidR="000D53FA">
              <w:rPr>
                <w:b/>
                <w:bCs/>
                <w:sz w:val="15"/>
                <w:szCs w:val="15"/>
              </w:rPr>
              <w:t>1</w:t>
            </w:r>
            <w:r w:rsidR="000D53FA" w:rsidRPr="00BE01CE">
              <w:rPr>
                <w:b/>
                <w:bCs/>
                <w:sz w:val="15"/>
                <w:szCs w:val="15"/>
              </w:rPr>
              <w:t>*</w:t>
            </w:r>
          </w:p>
          <w:p w14:paraId="5791914C" w14:textId="44C29B51" w:rsidR="000D53FA" w:rsidRPr="00BE01CE" w:rsidRDefault="00720E6F" w:rsidP="000D53FA">
            <w:pPr>
              <w:rPr>
                <w:b/>
                <w:bCs/>
                <w:i/>
                <w:iCs/>
                <w:sz w:val="15"/>
                <w:szCs w:val="15"/>
                <w:highlight w:val="yellow"/>
              </w:rPr>
            </w:pPr>
            <w:del w:id="1477" w:author="Jane Kohlhoff" w:date="2024-06-11T12:43:00Z" w16du:dateUtc="2024-06-11T02:43:00Z">
              <w:r w:rsidRPr="00BE01CE" w:rsidDel="00475529">
                <w:rPr>
                  <w:b/>
                  <w:bCs/>
                  <w:i/>
                  <w:iCs/>
                  <w:sz w:val="15"/>
                  <w:szCs w:val="15"/>
                </w:rPr>
                <w:delText>D</w:delText>
              </w:r>
            </w:del>
            <w:ins w:id="1478" w:author="Jane Kohlhoff" w:date="2024-06-11T12:43:00Z" w16du:dateUtc="2024-06-11T02:43:00Z"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>d</w:t>
              </w:r>
              <w:r w:rsidR="00475529">
                <w:rPr>
                  <w:b/>
                  <w:bCs/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=</w:t>
            </w:r>
            <w:ins w:id="1479" w:author="Jane Kohlhoff" w:date="2024-06-11T12:41:00Z" w16du:dateUtc="2024-06-11T02:41:00Z">
              <w:r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ins w:id="1480" w:author="Jane Kohlhoff" w:date="2024-06-11T12:43:00Z" w16du:dateUtc="2024-06-11T02:43:00Z">
              <w:r w:rsidR="00863A35">
                <w:rPr>
                  <w:b/>
                  <w:bCs/>
                  <w:sz w:val="15"/>
                  <w:szCs w:val="15"/>
                </w:rPr>
                <w:t>0</w:t>
              </w:r>
            </w:ins>
            <w:r w:rsidR="000D53FA" w:rsidRPr="00BE01CE">
              <w:rPr>
                <w:b/>
                <w:bCs/>
                <w:sz w:val="15"/>
                <w:szCs w:val="15"/>
              </w:rPr>
              <w:t>.78</w:t>
            </w:r>
          </w:p>
        </w:tc>
        <w:tc>
          <w:tcPr>
            <w:tcW w:w="850" w:type="dxa"/>
            <w:gridSpan w:val="2"/>
            <w:tcPrChange w:id="1481" w:author="Jane Kohlhoff" w:date="2024-06-11T12:47:00Z" w16du:dateUtc="2024-06-11T02:47:00Z">
              <w:tcPr>
                <w:tcW w:w="850" w:type="dxa"/>
                <w:gridSpan w:val="2"/>
              </w:tcPr>
            </w:tcPrChange>
          </w:tcPr>
          <w:p w14:paraId="067FFB3C" w14:textId="4F99202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18.30 (8.00)</w:t>
            </w:r>
          </w:p>
        </w:tc>
        <w:tc>
          <w:tcPr>
            <w:tcW w:w="850" w:type="dxa"/>
            <w:tcPrChange w:id="1482" w:author="Jane Kohlhoff" w:date="2024-06-11T12:47:00Z" w16du:dateUtc="2024-06-11T02:47:00Z">
              <w:tcPr>
                <w:tcW w:w="850" w:type="dxa"/>
              </w:tcPr>
            </w:tcPrChange>
          </w:tcPr>
          <w:p w14:paraId="76D5F27A" w14:textId="407414B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18.46 (10.46)</w:t>
            </w:r>
          </w:p>
        </w:tc>
        <w:tc>
          <w:tcPr>
            <w:tcW w:w="851" w:type="dxa"/>
            <w:tcPrChange w:id="1483" w:author="Jane Kohlhoff" w:date="2024-06-11T12:47:00Z" w16du:dateUtc="2024-06-11T02:47:00Z">
              <w:tcPr>
                <w:tcW w:w="851" w:type="dxa"/>
              </w:tcPr>
            </w:tcPrChange>
          </w:tcPr>
          <w:p w14:paraId="08C42FAE" w14:textId="404CB84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15.20 (8.04)</w:t>
            </w:r>
          </w:p>
        </w:tc>
        <w:tc>
          <w:tcPr>
            <w:tcW w:w="932" w:type="dxa"/>
            <w:tcPrChange w:id="1484" w:author="Jane Kohlhoff" w:date="2024-06-11T12:47:00Z" w16du:dateUtc="2024-06-11T02:47:00Z">
              <w:tcPr>
                <w:tcW w:w="819" w:type="dxa"/>
              </w:tcPr>
            </w:tcPrChange>
          </w:tcPr>
          <w:p w14:paraId="5A467447" w14:textId="5D601FF6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485" w:author="Jane Kohlhoff" w:date="2024-06-11T12:45:00Z" w16du:dateUtc="2024-06-11T02:45:00Z">
              <w:r w:rsidRPr="008224BD" w:rsidDel="00863A35">
                <w:rPr>
                  <w:sz w:val="15"/>
                  <w:szCs w:val="15"/>
                </w:rPr>
                <w:delText>=1.00</w:delText>
              </w:r>
            </w:del>
            <w:ins w:id="1486" w:author="Jane Kohlhoff" w:date="2024-06-11T12:45:00Z" w16du:dateUtc="2024-06-11T02:45:00Z">
              <w:r w:rsidR="00863A35">
                <w:rPr>
                  <w:sz w:val="15"/>
                  <w:szCs w:val="15"/>
                </w:rPr>
                <w:t xml:space="preserve"> </w:t>
              </w:r>
              <w:r w:rsidR="00863A35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863A35" w:rsidRPr="001D3075">
                <w:rPr>
                  <w:sz w:val="15"/>
                  <w:szCs w:val="15"/>
                </w:rPr>
                <w:t>0.99</w:t>
              </w:r>
            </w:ins>
          </w:p>
          <w:p w14:paraId="6965D557" w14:textId="602CEB20" w:rsidR="000D53FA" w:rsidRPr="008224BD" w:rsidRDefault="000D53FA" w:rsidP="000D53FA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ins w:id="1487" w:author="Jane Kohlhoff" w:date="2024-06-11T12:47:00Z" w16du:dateUtc="2024-06-11T02:47:00Z">
              <w:r w:rsidR="00A5385A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>=</w:t>
            </w:r>
            <w:ins w:id="1488" w:author="Jane Kohlhoff" w:date="2024-06-11T12:47:00Z" w16du:dateUtc="2024-06-11T02:47:00Z">
              <w:r w:rsidR="00A5385A">
                <w:rPr>
                  <w:sz w:val="15"/>
                  <w:szCs w:val="15"/>
                </w:rPr>
                <w:t xml:space="preserve"> 0</w:t>
              </w:r>
            </w:ins>
            <w:r w:rsidRPr="008224BD">
              <w:rPr>
                <w:sz w:val="15"/>
                <w:szCs w:val="15"/>
              </w:rPr>
              <w:t>.12</w:t>
            </w:r>
          </w:p>
        </w:tc>
        <w:tc>
          <w:tcPr>
            <w:tcW w:w="851" w:type="dxa"/>
            <w:tcPrChange w:id="1489" w:author="Jane Kohlhoff" w:date="2024-06-11T12:47:00Z" w16du:dateUtc="2024-06-11T02:47:00Z">
              <w:tcPr>
                <w:tcW w:w="851" w:type="dxa"/>
              </w:tcPr>
            </w:tcPrChange>
          </w:tcPr>
          <w:p w14:paraId="60A39059" w14:textId="14837138" w:rsidR="000D53FA" w:rsidRPr="008224BD" w:rsidRDefault="00CA4412" w:rsidP="000D53FA">
            <w:pPr>
              <w:rPr>
                <w:sz w:val="15"/>
                <w:szCs w:val="15"/>
              </w:rPr>
            </w:pPr>
            <w:del w:id="1490" w:author="Jane Kohlhoff" w:date="2024-06-11T12:48:00Z" w16du:dateUtc="2024-06-11T02:48:00Z">
              <w:r w:rsidRPr="008224BD" w:rsidDel="00CA4412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491" w:author="Jane Kohlhoff" w:date="2024-06-11T12:48:00Z" w16du:dateUtc="2024-06-11T02:48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492" w:author="Jane Kohlhoff" w:date="2024-06-11T12:48:00Z" w16du:dateUtc="2024-06-11T02:48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.61</w:t>
            </w:r>
          </w:p>
          <w:p w14:paraId="02B64E1D" w14:textId="02810CFE" w:rsidR="000D53FA" w:rsidRPr="008224BD" w:rsidRDefault="00CA4412" w:rsidP="000D53FA">
            <w:pPr>
              <w:rPr>
                <w:i/>
                <w:iCs/>
                <w:sz w:val="15"/>
                <w:szCs w:val="15"/>
                <w:highlight w:val="yellow"/>
              </w:rPr>
            </w:pPr>
            <w:del w:id="1493" w:author="Jane Kohlhoff" w:date="2024-06-11T12:48:00Z" w16du:dateUtc="2024-06-11T02:48:00Z">
              <w:r w:rsidRPr="008224BD" w:rsidDel="00CA4412">
                <w:rPr>
                  <w:i/>
                  <w:iCs/>
                  <w:sz w:val="15"/>
                  <w:szCs w:val="15"/>
                </w:rPr>
                <w:delText>D</w:delText>
              </w:r>
            </w:del>
            <w:ins w:id="1494" w:author="Jane Kohlhoff" w:date="2024-06-11T12:48:00Z" w16du:dateUtc="2024-06-11T02:48:00Z">
              <w:r>
                <w:rPr>
                  <w:i/>
                  <w:iCs/>
                  <w:sz w:val="15"/>
                  <w:szCs w:val="15"/>
                </w:rPr>
                <w:t>d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8224BD">
              <w:rPr>
                <w:sz w:val="15"/>
                <w:szCs w:val="15"/>
              </w:rPr>
              <w:t>=</w:t>
            </w:r>
            <w:ins w:id="1495" w:author="Jane Kohlhoff" w:date="2024-06-11T12:48:00Z" w16du:dateUtc="2024-06-11T02:48:00Z">
              <w:r>
                <w:rPr>
                  <w:sz w:val="15"/>
                  <w:szCs w:val="15"/>
                </w:rPr>
                <w:t xml:space="preserve"> 0</w:t>
              </w:r>
            </w:ins>
            <w:r w:rsidR="000D53FA" w:rsidRPr="008224BD">
              <w:rPr>
                <w:sz w:val="15"/>
                <w:szCs w:val="15"/>
              </w:rPr>
              <w:t>.37</w:t>
            </w:r>
          </w:p>
        </w:tc>
        <w:tc>
          <w:tcPr>
            <w:tcW w:w="850" w:type="dxa"/>
            <w:gridSpan w:val="2"/>
            <w:tcPrChange w:id="1496" w:author="Jane Kohlhoff" w:date="2024-06-11T12:47:00Z" w16du:dateUtc="2024-06-11T02:47:00Z">
              <w:tcPr>
                <w:tcW w:w="850" w:type="dxa"/>
                <w:gridSpan w:val="3"/>
              </w:tcPr>
            </w:tcPrChange>
          </w:tcPr>
          <w:p w14:paraId="26DF6A68" w14:textId="6C6C7BD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15.62 (6.71)</w:t>
            </w:r>
          </w:p>
        </w:tc>
        <w:tc>
          <w:tcPr>
            <w:tcW w:w="679" w:type="dxa"/>
            <w:tcPrChange w:id="1497" w:author="Jane Kohlhoff" w:date="2024-06-11T12:47:00Z" w16du:dateUtc="2024-06-11T02:47:00Z">
              <w:tcPr>
                <w:tcW w:w="679" w:type="dxa"/>
              </w:tcPr>
            </w:tcPrChange>
          </w:tcPr>
          <w:p w14:paraId="6401D047" w14:textId="18D918B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15.57 (9.60)</w:t>
            </w:r>
          </w:p>
        </w:tc>
        <w:tc>
          <w:tcPr>
            <w:tcW w:w="852" w:type="dxa"/>
            <w:tcPrChange w:id="1498" w:author="Jane Kohlhoff" w:date="2024-06-11T12:47:00Z" w16du:dateUtc="2024-06-11T02:47:00Z">
              <w:tcPr>
                <w:tcW w:w="852" w:type="dxa"/>
              </w:tcPr>
            </w:tcPrChange>
          </w:tcPr>
          <w:p w14:paraId="5B960450" w14:textId="41679C13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del w:id="1499" w:author="Jane Kohlhoff" w:date="2024-06-11T12:45:00Z" w16du:dateUtc="2024-06-11T02:45:00Z">
              <w:r w:rsidRPr="008224BD" w:rsidDel="007D4E98">
                <w:rPr>
                  <w:sz w:val="15"/>
                  <w:szCs w:val="15"/>
                </w:rPr>
                <w:delText>=1.00</w:delText>
              </w:r>
            </w:del>
            <w:ins w:id="1500" w:author="Jane Kohlhoff" w:date="2024-06-11T12:45:00Z" w16du:dateUtc="2024-06-11T02:45:00Z">
              <w:r w:rsidR="007D4E98">
                <w:rPr>
                  <w:sz w:val="15"/>
                  <w:szCs w:val="15"/>
                </w:rPr>
                <w:t xml:space="preserve"> </w:t>
              </w:r>
              <w:r w:rsidR="007D4E98"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="007D4E98" w:rsidRPr="001D3075">
                <w:rPr>
                  <w:sz w:val="15"/>
                  <w:szCs w:val="15"/>
                </w:rPr>
                <w:t>0.99</w:t>
              </w:r>
            </w:ins>
          </w:p>
          <w:p w14:paraId="34A022FD" w14:textId="45440D46" w:rsidR="000D53FA" w:rsidRPr="008224BD" w:rsidRDefault="000D53FA" w:rsidP="000D53FA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ins w:id="1501" w:author="Jane Kohlhoff" w:date="2024-06-11T12:50:00Z" w16du:dateUtc="2024-06-11T02:50:00Z">
              <w:r w:rsidR="00D753AC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8224BD">
              <w:rPr>
                <w:sz w:val="15"/>
                <w:szCs w:val="15"/>
              </w:rPr>
              <w:t xml:space="preserve">= </w:t>
            </w:r>
            <w:ins w:id="1502" w:author="Jane Kohlhoff" w:date="2024-06-11T12:50:00Z" w16du:dateUtc="2024-06-11T02:50:00Z">
              <w:r w:rsidR="00D753AC">
                <w:rPr>
                  <w:sz w:val="15"/>
                  <w:szCs w:val="15"/>
                </w:rPr>
                <w:t>0</w:t>
              </w:r>
            </w:ins>
            <w:r w:rsidRPr="008224BD">
              <w:rPr>
                <w:sz w:val="15"/>
                <w:szCs w:val="15"/>
              </w:rPr>
              <w:t>.09</w:t>
            </w:r>
          </w:p>
        </w:tc>
        <w:tc>
          <w:tcPr>
            <w:tcW w:w="708" w:type="dxa"/>
            <w:tcPrChange w:id="1503" w:author="Jane Kohlhoff" w:date="2024-06-11T12:47:00Z" w16du:dateUtc="2024-06-11T02:47:00Z">
              <w:tcPr>
                <w:tcW w:w="708" w:type="dxa"/>
                <w:gridSpan w:val="2"/>
              </w:tcPr>
            </w:tcPrChange>
          </w:tcPr>
          <w:p w14:paraId="7E6B0CA9" w14:textId="4A8ADC8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  <w:tcPrChange w:id="1504" w:author="Jane Kohlhoff" w:date="2024-06-11T12:47:00Z" w16du:dateUtc="2024-06-11T02:47:00Z">
              <w:tcPr>
                <w:tcW w:w="852" w:type="dxa"/>
                <w:gridSpan w:val="3"/>
              </w:tcPr>
            </w:tcPrChange>
          </w:tcPr>
          <w:p w14:paraId="6BD1BDE8" w14:textId="4C3A536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  <w:tcPrChange w:id="1505" w:author="Jane Kohlhoff" w:date="2024-06-11T12:47:00Z" w16du:dateUtc="2024-06-11T02:47:00Z">
              <w:tcPr>
                <w:tcW w:w="708" w:type="dxa"/>
                <w:gridSpan w:val="3"/>
              </w:tcPr>
            </w:tcPrChange>
          </w:tcPr>
          <w:p w14:paraId="5957EA34" w14:textId="5F3D3B5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  <w:tcPrChange w:id="1506" w:author="Jane Kohlhoff" w:date="2024-06-11T12:47:00Z" w16du:dateUtc="2024-06-11T02:47:00Z">
              <w:tcPr>
                <w:tcW w:w="1039" w:type="dxa"/>
                <w:gridSpan w:val="2"/>
              </w:tcPr>
            </w:tcPrChange>
          </w:tcPr>
          <w:p w14:paraId="686F59B3" w14:textId="4172372F" w:rsidR="000D53FA" w:rsidRPr="008224BD" w:rsidRDefault="00364E5D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Pr="009C4627">
              <w:rPr>
                <w:i/>
                <w:iCs/>
                <w:sz w:val="15"/>
                <w:szCs w:val="15"/>
                <w:rPrChange w:id="1507" w:author="Jane Kohlhoff" w:date="2024-06-11T12:52:00Z" w16du:dateUtc="2024-06-11T02:52:00Z">
                  <w:rPr>
                    <w:sz w:val="15"/>
                    <w:szCs w:val="15"/>
                  </w:rPr>
                </w:rPrChange>
              </w:rPr>
              <w:t>p</w:t>
            </w:r>
            <w:ins w:id="1508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=</w:t>
            </w:r>
            <w:ins w:id="1509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0.2</w:t>
            </w:r>
            <w:ins w:id="1510" w:author="Jane Kohlhoff" w:date="2024-06-11T12:52:00Z" w16du:dateUtc="2024-06-11T02:52:00Z">
              <w:r w:rsidR="004D5EDA">
                <w:rPr>
                  <w:sz w:val="15"/>
                  <w:szCs w:val="15"/>
                </w:rPr>
                <w:t>2</w:t>
              </w:r>
            </w:ins>
            <w:del w:id="1511" w:author="Jane Kohlhoff" w:date="2024-06-11T12:52:00Z" w16du:dateUtc="2024-06-11T02:52:00Z">
              <w:r w:rsidDel="004D5EDA">
                <w:rPr>
                  <w:sz w:val="15"/>
                  <w:szCs w:val="15"/>
                </w:rPr>
                <w:delText>16</w:delText>
              </w:r>
            </w:del>
          </w:p>
        </w:tc>
      </w:tr>
      <w:tr w:rsidR="000D53FA" w:rsidRPr="008224BD" w14:paraId="2823B1DB" w14:textId="77777777" w:rsidTr="00A5385A">
        <w:trPr>
          <w:trPrChange w:id="1512" w:author="Jane Kohlhoff" w:date="2024-06-11T12:47:00Z" w16du:dateUtc="2024-06-11T02:47:00Z">
            <w:trPr>
              <w:gridAfter w:val="0"/>
            </w:trPr>
          </w:trPrChange>
        </w:trPr>
        <w:tc>
          <w:tcPr>
            <w:tcW w:w="1022" w:type="dxa"/>
            <w:tcPrChange w:id="1513" w:author="Jane Kohlhoff" w:date="2024-06-11T12:47:00Z" w16du:dateUtc="2024-06-11T02:47:00Z">
              <w:tcPr>
                <w:tcW w:w="1022" w:type="dxa"/>
              </w:tcPr>
            </w:tcPrChange>
          </w:tcPr>
          <w:p w14:paraId="09BB49A8" w14:textId="1C1D1B7E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  <w:tcPrChange w:id="1514" w:author="Jane Kohlhoff" w:date="2024-06-11T12:47:00Z" w16du:dateUtc="2024-06-11T02:47:00Z">
              <w:tcPr>
                <w:tcW w:w="1039" w:type="dxa"/>
              </w:tcPr>
            </w:tcPrChange>
          </w:tcPr>
          <w:p w14:paraId="71056FB2" w14:textId="29589BBA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DPICS – child compliance</w:t>
            </w:r>
          </w:p>
        </w:tc>
        <w:tc>
          <w:tcPr>
            <w:tcW w:w="851" w:type="dxa"/>
            <w:tcPrChange w:id="1515" w:author="Jane Kohlhoff" w:date="2024-06-11T12:47:00Z" w16du:dateUtc="2024-06-11T02:47:00Z">
              <w:tcPr>
                <w:tcW w:w="851" w:type="dxa"/>
              </w:tcPr>
            </w:tcPrChange>
          </w:tcPr>
          <w:p w14:paraId="789AEC4F" w14:textId="7A8B32E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47.05 (14.88)</w:t>
            </w:r>
          </w:p>
        </w:tc>
        <w:tc>
          <w:tcPr>
            <w:tcW w:w="850" w:type="dxa"/>
            <w:tcPrChange w:id="1516" w:author="Jane Kohlhoff" w:date="2024-06-11T12:47:00Z" w16du:dateUtc="2024-06-11T02:47:00Z">
              <w:tcPr>
                <w:tcW w:w="850" w:type="dxa"/>
              </w:tcPr>
            </w:tcPrChange>
          </w:tcPr>
          <w:p w14:paraId="6A687B39" w14:textId="291A3290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53.01 (12.17)</w:t>
            </w:r>
          </w:p>
        </w:tc>
        <w:tc>
          <w:tcPr>
            <w:tcW w:w="850" w:type="dxa"/>
            <w:tcPrChange w:id="1517" w:author="Jane Kohlhoff" w:date="2024-06-11T12:47:00Z" w16du:dateUtc="2024-06-11T02:47:00Z">
              <w:tcPr>
                <w:tcW w:w="850" w:type="dxa"/>
              </w:tcPr>
            </w:tcPrChange>
          </w:tcPr>
          <w:p w14:paraId="454C2288" w14:textId="29836DF3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54.07 (24.98)</w:t>
            </w:r>
          </w:p>
        </w:tc>
        <w:tc>
          <w:tcPr>
            <w:tcW w:w="880" w:type="dxa"/>
            <w:tcPrChange w:id="1518" w:author="Jane Kohlhoff" w:date="2024-06-11T12:47:00Z" w16du:dateUtc="2024-06-11T02:47:00Z">
              <w:tcPr>
                <w:tcW w:w="880" w:type="dxa"/>
              </w:tcPr>
            </w:tcPrChange>
          </w:tcPr>
          <w:p w14:paraId="22B8723F" w14:textId="139C95F3" w:rsidR="000D53FA" w:rsidRPr="00E5048F" w:rsidRDefault="000D53FA" w:rsidP="000D53FA">
            <w:pPr>
              <w:rPr>
                <w:sz w:val="15"/>
                <w:szCs w:val="15"/>
              </w:rPr>
            </w:pPr>
            <w:r w:rsidRPr="00E5048F">
              <w:rPr>
                <w:i/>
                <w:iCs/>
                <w:sz w:val="15"/>
                <w:szCs w:val="15"/>
              </w:rPr>
              <w:t xml:space="preserve">p </w:t>
            </w:r>
            <w:r w:rsidRPr="00E5048F">
              <w:rPr>
                <w:sz w:val="15"/>
                <w:szCs w:val="15"/>
              </w:rPr>
              <w:t>= 0.08</w:t>
            </w:r>
          </w:p>
          <w:p w14:paraId="14D599AB" w14:textId="249B656F" w:rsidR="000D53FA" w:rsidRPr="00532B82" w:rsidRDefault="000D53FA" w:rsidP="000D53FA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E5048F">
              <w:rPr>
                <w:i/>
                <w:iCs/>
                <w:sz w:val="15"/>
                <w:szCs w:val="15"/>
              </w:rPr>
              <w:t xml:space="preserve">OR </w:t>
            </w:r>
            <w:r w:rsidRPr="00E5048F">
              <w:rPr>
                <w:sz w:val="15"/>
                <w:szCs w:val="15"/>
              </w:rPr>
              <w:t>= 1.36</w:t>
            </w:r>
          </w:p>
        </w:tc>
        <w:tc>
          <w:tcPr>
            <w:tcW w:w="882" w:type="dxa"/>
            <w:tcPrChange w:id="1519" w:author="Jane Kohlhoff" w:date="2024-06-11T12:47:00Z" w16du:dateUtc="2024-06-11T02:47:00Z">
              <w:tcPr>
                <w:tcW w:w="882" w:type="dxa"/>
              </w:tcPr>
            </w:tcPrChange>
          </w:tcPr>
          <w:p w14:paraId="00527A87" w14:textId="56D1F09B" w:rsidR="000D53FA" w:rsidRPr="009872D3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p </w:t>
            </w:r>
            <w:r w:rsidRPr="009872D3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31</w:t>
            </w:r>
          </w:p>
          <w:p w14:paraId="6174FBED" w14:textId="4927D890" w:rsidR="000D53FA" w:rsidRPr="009872D3" w:rsidRDefault="000D53FA" w:rsidP="000D53FA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OR </w:t>
            </w:r>
            <w:r w:rsidRPr="009872D3">
              <w:rPr>
                <w:sz w:val="15"/>
                <w:szCs w:val="15"/>
              </w:rPr>
              <w:t>= 1</w:t>
            </w:r>
            <w:r>
              <w:rPr>
                <w:sz w:val="15"/>
                <w:szCs w:val="15"/>
              </w:rPr>
              <w:t>.23</w:t>
            </w:r>
          </w:p>
        </w:tc>
        <w:tc>
          <w:tcPr>
            <w:tcW w:w="850" w:type="dxa"/>
            <w:gridSpan w:val="2"/>
            <w:tcPrChange w:id="1520" w:author="Jane Kohlhoff" w:date="2024-06-11T12:47:00Z" w16du:dateUtc="2024-06-11T02:47:00Z">
              <w:tcPr>
                <w:tcW w:w="850" w:type="dxa"/>
                <w:gridSpan w:val="2"/>
              </w:tcPr>
            </w:tcPrChange>
          </w:tcPr>
          <w:p w14:paraId="5FF1A5E3" w14:textId="502ECDF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46.62 (17.86)</w:t>
            </w:r>
          </w:p>
        </w:tc>
        <w:tc>
          <w:tcPr>
            <w:tcW w:w="850" w:type="dxa"/>
            <w:tcPrChange w:id="1521" w:author="Jane Kohlhoff" w:date="2024-06-11T12:47:00Z" w16du:dateUtc="2024-06-11T02:47:00Z">
              <w:tcPr>
                <w:tcW w:w="850" w:type="dxa"/>
              </w:tcPr>
            </w:tcPrChange>
          </w:tcPr>
          <w:p w14:paraId="5475D9CB" w14:textId="793150A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51.96 (</w:t>
            </w:r>
            <w:r>
              <w:rPr>
                <w:sz w:val="15"/>
                <w:szCs w:val="15"/>
              </w:rPr>
              <w:t>25.59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1" w:type="dxa"/>
            <w:tcPrChange w:id="1522" w:author="Jane Kohlhoff" w:date="2024-06-11T12:47:00Z" w16du:dateUtc="2024-06-11T02:47:00Z">
              <w:tcPr>
                <w:tcW w:w="851" w:type="dxa"/>
              </w:tcPr>
            </w:tcPrChange>
          </w:tcPr>
          <w:p w14:paraId="483122E7" w14:textId="194D1144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65. 41 (15.59)</w:t>
            </w:r>
          </w:p>
        </w:tc>
        <w:tc>
          <w:tcPr>
            <w:tcW w:w="932" w:type="dxa"/>
            <w:tcPrChange w:id="1523" w:author="Jane Kohlhoff" w:date="2024-06-11T12:47:00Z" w16du:dateUtc="2024-06-11T02:47:00Z">
              <w:tcPr>
                <w:tcW w:w="819" w:type="dxa"/>
              </w:tcPr>
            </w:tcPrChange>
          </w:tcPr>
          <w:p w14:paraId="119D318C" w14:textId="5676E955" w:rsidR="000D53FA" w:rsidRPr="009872D3" w:rsidRDefault="00A5385A" w:rsidP="000D53FA">
            <w:pPr>
              <w:rPr>
                <w:sz w:val="15"/>
                <w:szCs w:val="15"/>
              </w:rPr>
            </w:pPr>
            <w:del w:id="1524" w:author="Jane Kohlhoff" w:date="2024-06-11T12:47:00Z" w16du:dateUtc="2024-06-11T02:47:00Z">
              <w:r w:rsidRPr="009872D3" w:rsidDel="00A5385A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525" w:author="Jane Kohlhoff" w:date="2024-06-11T12:47:00Z" w16du:dateUtc="2024-06-11T02:47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9872D3">
              <w:rPr>
                <w:sz w:val="15"/>
                <w:szCs w:val="15"/>
              </w:rPr>
              <w:t xml:space="preserve">= </w:t>
            </w:r>
            <w:ins w:id="1526" w:author="Jane Kohlhoff" w:date="2024-06-11T12:47:00Z" w16du:dateUtc="2024-06-11T02:47:00Z">
              <w:r>
                <w:rPr>
                  <w:sz w:val="15"/>
                  <w:szCs w:val="15"/>
                </w:rPr>
                <w:t>0</w:t>
              </w:r>
            </w:ins>
            <w:r w:rsidR="000D53FA" w:rsidRPr="009872D3">
              <w:rPr>
                <w:sz w:val="15"/>
                <w:szCs w:val="15"/>
              </w:rPr>
              <w:t>.57</w:t>
            </w:r>
          </w:p>
          <w:p w14:paraId="2014CFD0" w14:textId="2EEB2683" w:rsidR="000D53FA" w:rsidRPr="009872D3" w:rsidRDefault="000D53FA" w:rsidP="000D53FA">
            <w:pPr>
              <w:rPr>
                <w:i/>
                <w:iCs/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OR </w:t>
            </w:r>
            <w:r w:rsidRPr="009872D3">
              <w:rPr>
                <w:sz w:val="15"/>
                <w:szCs w:val="15"/>
              </w:rPr>
              <w:t>= 1.21</w:t>
            </w:r>
          </w:p>
        </w:tc>
        <w:tc>
          <w:tcPr>
            <w:tcW w:w="851" w:type="dxa"/>
            <w:tcPrChange w:id="1527" w:author="Jane Kohlhoff" w:date="2024-06-11T12:47:00Z" w16du:dateUtc="2024-06-11T02:47:00Z">
              <w:tcPr>
                <w:tcW w:w="851" w:type="dxa"/>
              </w:tcPr>
            </w:tcPrChange>
          </w:tcPr>
          <w:p w14:paraId="65835244" w14:textId="5A6C9FCD" w:rsidR="000D53FA" w:rsidRPr="009872D3" w:rsidRDefault="00CA4412" w:rsidP="000D53FA">
            <w:pPr>
              <w:rPr>
                <w:sz w:val="15"/>
                <w:szCs w:val="15"/>
              </w:rPr>
            </w:pPr>
            <w:del w:id="1528" w:author="Jane Kohlhoff" w:date="2024-06-11T12:49:00Z" w16du:dateUtc="2024-06-11T02:49:00Z">
              <w:r w:rsidRPr="00CA4412" w:rsidDel="00CA4412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1529" w:author="Jane Kohlhoff" w:date="2024-06-11T12:49:00Z" w16du:dateUtc="2024-06-11T02:49:00Z">
              <w:r>
                <w:rPr>
                  <w:i/>
                  <w:iCs/>
                  <w:sz w:val="15"/>
                  <w:szCs w:val="15"/>
                </w:rPr>
                <w:t>p</w:t>
              </w:r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="000D53FA" w:rsidRPr="009872D3">
              <w:rPr>
                <w:sz w:val="15"/>
                <w:szCs w:val="15"/>
              </w:rPr>
              <w:t xml:space="preserve">= </w:t>
            </w:r>
            <w:ins w:id="1530" w:author="Jane Kohlhoff" w:date="2024-06-11T12:49:00Z" w16du:dateUtc="2024-06-11T02:49:00Z">
              <w:r>
                <w:rPr>
                  <w:sz w:val="15"/>
                  <w:szCs w:val="15"/>
                </w:rPr>
                <w:t>0</w:t>
              </w:r>
            </w:ins>
            <w:r w:rsidR="000D53FA" w:rsidRPr="009872D3">
              <w:rPr>
                <w:sz w:val="15"/>
                <w:szCs w:val="15"/>
              </w:rPr>
              <w:t>.27</w:t>
            </w:r>
          </w:p>
          <w:p w14:paraId="59751482" w14:textId="298D06AF" w:rsidR="000D53FA" w:rsidRPr="009872D3" w:rsidRDefault="000D53FA" w:rsidP="000D53FA">
            <w:pPr>
              <w:rPr>
                <w:i/>
                <w:iCs/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OR</w:t>
            </w:r>
            <w:ins w:id="1531" w:author="Jane Kohlhoff" w:date="2024-06-11T12:49:00Z" w16du:dateUtc="2024-06-11T02:49:00Z">
              <w:r w:rsidR="00CA4412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9872D3">
              <w:rPr>
                <w:sz w:val="15"/>
                <w:szCs w:val="15"/>
              </w:rPr>
              <w:t>=</w:t>
            </w:r>
            <w:ins w:id="1532" w:author="Jane Kohlhoff" w:date="2024-06-11T12:49:00Z" w16du:dateUtc="2024-06-11T02:49:00Z">
              <w:r w:rsidR="00CA4412">
                <w:rPr>
                  <w:sz w:val="15"/>
                  <w:szCs w:val="15"/>
                </w:rPr>
                <w:t xml:space="preserve"> </w:t>
              </w:r>
            </w:ins>
            <w:r w:rsidRPr="009872D3">
              <w:rPr>
                <w:sz w:val="15"/>
                <w:szCs w:val="15"/>
              </w:rPr>
              <w:t>1.50</w:t>
            </w:r>
          </w:p>
        </w:tc>
        <w:tc>
          <w:tcPr>
            <w:tcW w:w="850" w:type="dxa"/>
            <w:gridSpan w:val="2"/>
            <w:tcPrChange w:id="1533" w:author="Jane Kohlhoff" w:date="2024-06-11T12:47:00Z" w16du:dateUtc="2024-06-11T02:47:00Z">
              <w:tcPr>
                <w:tcW w:w="850" w:type="dxa"/>
                <w:gridSpan w:val="3"/>
              </w:tcPr>
            </w:tcPrChange>
          </w:tcPr>
          <w:p w14:paraId="7BA0B709" w14:textId="73F044E0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49.12 (</w:t>
            </w:r>
            <w:r>
              <w:rPr>
                <w:sz w:val="15"/>
                <w:szCs w:val="15"/>
              </w:rPr>
              <w:t>13,84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679" w:type="dxa"/>
            <w:tcPrChange w:id="1534" w:author="Jane Kohlhoff" w:date="2024-06-11T12:47:00Z" w16du:dateUtc="2024-06-11T02:47:00Z">
              <w:tcPr>
                <w:tcW w:w="679" w:type="dxa"/>
              </w:tcPr>
            </w:tcPrChange>
          </w:tcPr>
          <w:p w14:paraId="5F9ABF1E" w14:textId="638F2B5A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49.80 (</w:t>
            </w:r>
            <w:r>
              <w:rPr>
                <w:sz w:val="15"/>
                <w:szCs w:val="15"/>
              </w:rPr>
              <w:t>17.16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2" w:type="dxa"/>
            <w:tcPrChange w:id="1535" w:author="Jane Kohlhoff" w:date="2024-06-11T12:47:00Z" w16du:dateUtc="2024-06-11T02:47:00Z">
              <w:tcPr>
                <w:tcW w:w="852" w:type="dxa"/>
              </w:tcPr>
            </w:tcPrChange>
          </w:tcPr>
          <w:p w14:paraId="52A0B6FE" w14:textId="168CA1A6" w:rsidR="000D53FA" w:rsidRDefault="007D4E98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ins w:id="1536" w:author="Jane Kohlhoff" w:date="2024-06-11T12:45:00Z" w16du:dateUtc="2024-06-11T02:45:00Z">
              <w:r>
                <w:rPr>
                  <w:i/>
                  <w:iCs/>
                  <w:sz w:val="15"/>
                  <w:szCs w:val="15"/>
                </w:rPr>
                <w:t xml:space="preserve"> </w:t>
              </w:r>
              <w:r>
                <w:rPr>
                  <w:i/>
                  <w:iCs/>
                  <w:sz w:val="15"/>
                  <w:szCs w:val="15"/>
                </w:rPr>
                <w:t xml:space="preserve">&gt; </w:t>
              </w:r>
              <w:r w:rsidRPr="001D3075">
                <w:rPr>
                  <w:sz w:val="15"/>
                  <w:szCs w:val="15"/>
                </w:rPr>
                <w:t>0.99</w:t>
              </w:r>
            </w:ins>
            <w:del w:id="1537" w:author="Jane Kohlhoff" w:date="2024-06-11T12:45:00Z" w16du:dateUtc="2024-06-11T02:45:00Z">
              <w:r w:rsidR="000D53FA" w:rsidRPr="009872D3" w:rsidDel="007D4E98">
                <w:rPr>
                  <w:sz w:val="15"/>
                  <w:szCs w:val="15"/>
                </w:rPr>
                <w:delText xml:space="preserve">= </w:delText>
              </w:r>
              <w:r w:rsidR="000D53FA" w:rsidDel="007D4E98">
                <w:rPr>
                  <w:sz w:val="15"/>
                  <w:szCs w:val="15"/>
                </w:rPr>
                <w:delText>1.00</w:delText>
              </w:r>
            </w:del>
          </w:p>
          <w:p w14:paraId="4EA2BCA3" w14:textId="682BFA31" w:rsidR="000D53FA" w:rsidRPr="009652A6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OR</w:t>
            </w:r>
            <w:ins w:id="1538" w:author="Jane Kohlhoff" w:date="2024-06-11T12:50:00Z" w16du:dateUtc="2024-06-11T02:50:00Z">
              <w:r w:rsidR="00D753AC">
                <w:rPr>
                  <w:i/>
                  <w:iCs/>
                  <w:sz w:val="15"/>
                  <w:szCs w:val="15"/>
                </w:rPr>
                <w:t xml:space="preserve"> </w:t>
              </w:r>
            </w:ins>
            <w:r w:rsidRPr="009872D3">
              <w:rPr>
                <w:sz w:val="15"/>
                <w:szCs w:val="15"/>
              </w:rPr>
              <w:t>=</w:t>
            </w:r>
            <w:ins w:id="1539" w:author="Jane Kohlhoff" w:date="2024-06-11T12:50:00Z" w16du:dateUtc="2024-06-11T02:50:00Z">
              <w:r w:rsidR="00D753AC">
                <w:rPr>
                  <w:sz w:val="15"/>
                  <w:szCs w:val="15"/>
                </w:rPr>
                <w:t xml:space="preserve"> </w:t>
              </w:r>
            </w:ins>
            <w:r>
              <w:rPr>
                <w:sz w:val="15"/>
                <w:szCs w:val="15"/>
              </w:rPr>
              <w:t>1.00</w:t>
            </w:r>
          </w:p>
        </w:tc>
        <w:tc>
          <w:tcPr>
            <w:tcW w:w="708" w:type="dxa"/>
            <w:tcPrChange w:id="1540" w:author="Jane Kohlhoff" w:date="2024-06-11T12:47:00Z" w16du:dateUtc="2024-06-11T02:47:00Z">
              <w:tcPr>
                <w:tcW w:w="708" w:type="dxa"/>
                <w:gridSpan w:val="2"/>
              </w:tcPr>
            </w:tcPrChange>
          </w:tcPr>
          <w:p w14:paraId="542B91C7" w14:textId="177FACF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  <w:tcPrChange w:id="1541" w:author="Jane Kohlhoff" w:date="2024-06-11T12:47:00Z" w16du:dateUtc="2024-06-11T02:47:00Z">
              <w:tcPr>
                <w:tcW w:w="852" w:type="dxa"/>
                <w:gridSpan w:val="3"/>
              </w:tcPr>
            </w:tcPrChange>
          </w:tcPr>
          <w:p w14:paraId="268473F5" w14:textId="181A7DE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  <w:tcPrChange w:id="1542" w:author="Jane Kohlhoff" w:date="2024-06-11T12:47:00Z" w16du:dateUtc="2024-06-11T02:47:00Z">
              <w:tcPr>
                <w:tcW w:w="708" w:type="dxa"/>
                <w:gridSpan w:val="3"/>
              </w:tcPr>
            </w:tcPrChange>
          </w:tcPr>
          <w:p w14:paraId="08EB3B65" w14:textId="4B1B5AF1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  <w:tcPrChange w:id="1543" w:author="Jane Kohlhoff" w:date="2024-06-11T12:47:00Z" w16du:dateUtc="2024-06-11T02:47:00Z">
              <w:tcPr>
                <w:tcW w:w="1039" w:type="dxa"/>
                <w:gridSpan w:val="2"/>
              </w:tcPr>
            </w:tcPrChange>
          </w:tcPr>
          <w:p w14:paraId="426150BA" w14:textId="48BC2E8C" w:rsidR="000D53FA" w:rsidRPr="008224BD" w:rsidRDefault="00F858EB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="009B6F7C" w:rsidRPr="009C4627">
              <w:rPr>
                <w:i/>
                <w:iCs/>
                <w:sz w:val="15"/>
                <w:szCs w:val="15"/>
                <w:rPrChange w:id="1544" w:author="Jane Kohlhoff" w:date="2024-06-11T12:52:00Z" w16du:dateUtc="2024-06-11T02:52:00Z">
                  <w:rPr>
                    <w:sz w:val="15"/>
                    <w:szCs w:val="15"/>
                  </w:rPr>
                </w:rPrChange>
              </w:rPr>
              <w:t>p</w:t>
            </w:r>
            <w:ins w:id="1545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 w:rsidR="009B6F7C">
              <w:rPr>
                <w:sz w:val="15"/>
                <w:szCs w:val="15"/>
              </w:rPr>
              <w:t>=</w:t>
            </w:r>
            <w:ins w:id="1546" w:author="Jane Kohlhoff" w:date="2024-06-11T12:51:00Z" w16du:dateUtc="2024-06-11T02:51:00Z">
              <w:r w:rsidR="004D5EDA">
                <w:rPr>
                  <w:sz w:val="15"/>
                  <w:szCs w:val="15"/>
                </w:rPr>
                <w:t xml:space="preserve"> </w:t>
              </w:r>
            </w:ins>
            <w:r w:rsidR="009B6F7C">
              <w:rPr>
                <w:sz w:val="15"/>
                <w:szCs w:val="15"/>
              </w:rPr>
              <w:t>0.5</w:t>
            </w:r>
            <w:ins w:id="1547" w:author="Jane Kohlhoff" w:date="2024-06-11T12:52:00Z" w16du:dateUtc="2024-06-11T02:52:00Z">
              <w:r w:rsidR="009C4627">
                <w:rPr>
                  <w:sz w:val="15"/>
                  <w:szCs w:val="15"/>
                </w:rPr>
                <w:t>3</w:t>
              </w:r>
            </w:ins>
            <w:del w:id="1548" w:author="Jane Kohlhoff" w:date="2024-06-11T12:52:00Z" w16du:dateUtc="2024-06-11T02:52:00Z">
              <w:r w:rsidR="009B6F7C" w:rsidDel="009C4627">
                <w:rPr>
                  <w:sz w:val="15"/>
                  <w:szCs w:val="15"/>
                </w:rPr>
                <w:delText>25</w:delText>
              </w:r>
            </w:del>
          </w:p>
        </w:tc>
      </w:tr>
    </w:tbl>
    <w:bookmarkEnd w:id="976"/>
    <w:p w14:paraId="4C207ECB" w14:textId="738C9B28" w:rsidR="005677AD" w:rsidRDefault="00AE2DBA">
      <w:r>
        <w:t xml:space="preserve">Notes: </w:t>
      </w:r>
      <w:r w:rsidRPr="00AE2DBA">
        <w:rPr>
          <w:vertAlign w:val="superscript"/>
        </w:rPr>
        <w:t>1</w:t>
      </w:r>
      <w:r>
        <w:t xml:space="preserve"> coded using the 3-way classification system with 0 =secure and 1=insecure</w:t>
      </w:r>
    </w:p>
    <w:p w14:paraId="3E33F742" w14:textId="77777777" w:rsidR="005677AD" w:rsidRDefault="005677AD"/>
    <w:p w14:paraId="5A52385C" w14:textId="77777777" w:rsidR="005677AD" w:rsidRDefault="005677AD"/>
    <w:p w14:paraId="1F490142" w14:textId="77777777" w:rsidR="005677AD" w:rsidRDefault="005677AD"/>
    <w:sectPr w:rsidR="005677AD" w:rsidSect="00451307">
      <w:pgSz w:w="16840" w:h="11900" w:orient="landscape"/>
      <w:pgMar w:top="1134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030F21" w14:textId="77777777" w:rsidR="00AA3938" w:rsidRDefault="00AA3938" w:rsidP="00265376">
      <w:r>
        <w:separator/>
      </w:r>
    </w:p>
  </w:endnote>
  <w:endnote w:type="continuationSeparator" w:id="0">
    <w:p w14:paraId="5BEECBD1" w14:textId="77777777" w:rsidR="00AA3938" w:rsidRDefault="00AA3938" w:rsidP="00265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213D6" w14:textId="77777777" w:rsidR="00AA3938" w:rsidRDefault="00AA3938" w:rsidP="00265376">
      <w:r>
        <w:separator/>
      </w:r>
    </w:p>
  </w:footnote>
  <w:footnote w:type="continuationSeparator" w:id="0">
    <w:p w14:paraId="13707C47" w14:textId="77777777" w:rsidR="00AA3938" w:rsidRDefault="00AA3938" w:rsidP="00265376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ane Kohlhoff">
    <w15:presenceInfo w15:providerId="AD" w15:userId="S::z3085746@ad.unsw.edu.au::fc98f3f5-e31f-443f-8bd4-e23a10fd85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FD"/>
    <w:rsid w:val="00004316"/>
    <w:rsid w:val="00020600"/>
    <w:rsid w:val="0002557B"/>
    <w:rsid w:val="00031CE3"/>
    <w:rsid w:val="000344B8"/>
    <w:rsid w:val="000508BC"/>
    <w:rsid w:val="000517C7"/>
    <w:rsid w:val="000756B6"/>
    <w:rsid w:val="0007672C"/>
    <w:rsid w:val="00077866"/>
    <w:rsid w:val="00096B14"/>
    <w:rsid w:val="000B60D3"/>
    <w:rsid w:val="000B73F2"/>
    <w:rsid w:val="000D53FA"/>
    <w:rsid w:val="000E40F8"/>
    <w:rsid w:val="000F6CBC"/>
    <w:rsid w:val="00106CF5"/>
    <w:rsid w:val="0011210B"/>
    <w:rsid w:val="001135BF"/>
    <w:rsid w:val="00116907"/>
    <w:rsid w:val="00117016"/>
    <w:rsid w:val="00117DF4"/>
    <w:rsid w:val="0012017C"/>
    <w:rsid w:val="0013133D"/>
    <w:rsid w:val="00132764"/>
    <w:rsid w:val="001365A2"/>
    <w:rsid w:val="00140B6F"/>
    <w:rsid w:val="001410B4"/>
    <w:rsid w:val="00155EA4"/>
    <w:rsid w:val="0016742E"/>
    <w:rsid w:val="00173875"/>
    <w:rsid w:val="00176F36"/>
    <w:rsid w:val="001814D2"/>
    <w:rsid w:val="001A634F"/>
    <w:rsid w:val="001B2328"/>
    <w:rsid w:val="001B67CC"/>
    <w:rsid w:val="001C77FB"/>
    <w:rsid w:val="001C7CFF"/>
    <w:rsid w:val="001D4815"/>
    <w:rsid w:val="001F5AF9"/>
    <w:rsid w:val="00203779"/>
    <w:rsid w:val="00206998"/>
    <w:rsid w:val="00216D74"/>
    <w:rsid w:val="002564E9"/>
    <w:rsid w:val="00256BF7"/>
    <w:rsid w:val="00262A7E"/>
    <w:rsid w:val="00263B7E"/>
    <w:rsid w:val="00265376"/>
    <w:rsid w:val="00265BDE"/>
    <w:rsid w:val="00272CC8"/>
    <w:rsid w:val="00295B25"/>
    <w:rsid w:val="002B1718"/>
    <w:rsid w:val="002D2D59"/>
    <w:rsid w:val="002E022B"/>
    <w:rsid w:val="002F29C7"/>
    <w:rsid w:val="00303A0E"/>
    <w:rsid w:val="00327BE4"/>
    <w:rsid w:val="00332571"/>
    <w:rsid w:val="00340D2E"/>
    <w:rsid w:val="00344C2B"/>
    <w:rsid w:val="00345EFA"/>
    <w:rsid w:val="0035175C"/>
    <w:rsid w:val="00351FE0"/>
    <w:rsid w:val="003619B0"/>
    <w:rsid w:val="00364E5D"/>
    <w:rsid w:val="00383EB7"/>
    <w:rsid w:val="00384E05"/>
    <w:rsid w:val="003B3DBE"/>
    <w:rsid w:val="003C6725"/>
    <w:rsid w:val="003E383E"/>
    <w:rsid w:val="003E723D"/>
    <w:rsid w:val="00405E49"/>
    <w:rsid w:val="004276DF"/>
    <w:rsid w:val="00427C55"/>
    <w:rsid w:val="00447D31"/>
    <w:rsid w:val="00451307"/>
    <w:rsid w:val="004519FD"/>
    <w:rsid w:val="00463F60"/>
    <w:rsid w:val="004674A3"/>
    <w:rsid w:val="00470C32"/>
    <w:rsid w:val="0047355B"/>
    <w:rsid w:val="00475529"/>
    <w:rsid w:val="00494635"/>
    <w:rsid w:val="00497856"/>
    <w:rsid w:val="004A4A8D"/>
    <w:rsid w:val="004A4E06"/>
    <w:rsid w:val="004A5B26"/>
    <w:rsid w:val="004B3EAD"/>
    <w:rsid w:val="004C631C"/>
    <w:rsid w:val="004D4728"/>
    <w:rsid w:val="004D5EDA"/>
    <w:rsid w:val="004D72A0"/>
    <w:rsid w:val="004E532E"/>
    <w:rsid w:val="004E5A5B"/>
    <w:rsid w:val="004E78CE"/>
    <w:rsid w:val="004F3F77"/>
    <w:rsid w:val="004F6185"/>
    <w:rsid w:val="00504DE7"/>
    <w:rsid w:val="00514444"/>
    <w:rsid w:val="00517CB1"/>
    <w:rsid w:val="00520976"/>
    <w:rsid w:val="0052326B"/>
    <w:rsid w:val="00525043"/>
    <w:rsid w:val="00525C34"/>
    <w:rsid w:val="00532B82"/>
    <w:rsid w:val="0055041A"/>
    <w:rsid w:val="00553309"/>
    <w:rsid w:val="005620EE"/>
    <w:rsid w:val="00563BA9"/>
    <w:rsid w:val="005677AD"/>
    <w:rsid w:val="00567B3D"/>
    <w:rsid w:val="00582C06"/>
    <w:rsid w:val="0059162F"/>
    <w:rsid w:val="00592DF2"/>
    <w:rsid w:val="00593602"/>
    <w:rsid w:val="005A1C2F"/>
    <w:rsid w:val="005C3392"/>
    <w:rsid w:val="005C3A7C"/>
    <w:rsid w:val="005C4EDC"/>
    <w:rsid w:val="005D1FB0"/>
    <w:rsid w:val="005D6FCC"/>
    <w:rsid w:val="005E02BF"/>
    <w:rsid w:val="005E4AFA"/>
    <w:rsid w:val="00601FA6"/>
    <w:rsid w:val="006051CB"/>
    <w:rsid w:val="00607031"/>
    <w:rsid w:val="0062093B"/>
    <w:rsid w:val="0063157C"/>
    <w:rsid w:val="006322A3"/>
    <w:rsid w:val="006466E0"/>
    <w:rsid w:val="00655407"/>
    <w:rsid w:val="00657EB7"/>
    <w:rsid w:val="006668D5"/>
    <w:rsid w:val="00671863"/>
    <w:rsid w:val="00693F42"/>
    <w:rsid w:val="00695624"/>
    <w:rsid w:val="00697189"/>
    <w:rsid w:val="006A3B66"/>
    <w:rsid w:val="006A5894"/>
    <w:rsid w:val="006A7804"/>
    <w:rsid w:val="006B4B5B"/>
    <w:rsid w:val="006D456C"/>
    <w:rsid w:val="006D61F9"/>
    <w:rsid w:val="006F0B59"/>
    <w:rsid w:val="006F745D"/>
    <w:rsid w:val="00702531"/>
    <w:rsid w:val="00716D00"/>
    <w:rsid w:val="00720E6F"/>
    <w:rsid w:val="00721FFF"/>
    <w:rsid w:val="007450B3"/>
    <w:rsid w:val="007566D5"/>
    <w:rsid w:val="00761E37"/>
    <w:rsid w:val="00765BFB"/>
    <w:rsid w:val="00773C44"/>
    <w:rsid w:val="00782B44"/>
    <w:rsid w:val="00783DFC"/>
    <w:rsid w:val="00792697"/>
    <w:rsid w:val="007B06AA"/>
    <w:rsid w:val="007B2220"/>
    <w:rsid w:val="007B5925"/>
    <w:rsid w:val="007B5B8D"/>
    <w:rsid w:val="007C0531"/>
    <w:rsid w:val="007C27A0"/>
    <w:rsid w:val="007C5C23"/>
    <w:rsid w:val="007D28E5"/>
    <w:rsid w:val="007D308C"/>
    <w:rsid w:val="007D4E98"/>
    <w:rsid w:val="007D7DE0"/>
    <w:rsid w:val="007E52E2"/>
    <w:rsid w:val="007F24D6"/>
    <w:rsid w:val="00813B14"/>
    <w:rsid w:val="008224BD"/>
    <w:rsid w:val="00831FCA"/>
    <w:rsid w:val="0085445C"/>
    <w:rsid w:val="00863A35"/>
    <w:rsid w:val="008715D6"/>
    <w:rsid w:val="008730EA"/>
    <w:rsid w:val="008903A1"/>
    <w:rsid w:val="00890431"/>
    <w:rsid w:val="00893818"/>
    <w:rsid w:val="00894471"/>
    <w:rsid w:val="008A174C"/>
    <w:rsid w:val="008A5495"/>
    <w:rsid w:val="008A6366"/>
    <w:rsid w:val="008A79AD"/>
    <w:rsid w:val="008B6FE2"/>
    <w:rsid w:val="008D092F"/>
    <w:rsid w:val="008D32B1"/>
    <w:rsid w:val="008E315E"/>
    <w:rsid w:val="008F725F"/>
    <w:rsid w:val="00907864"/>
    <w:rsid w:val="009100F2"/>
    <w:rsid w:val="009146C2"/>
    <w:rsid w:val="00921529"/>
    <w:rsid w:val="00947881"/>
    <w:rsid w:val="00954630"/>
    <w:rsid w:val="009652A6"/>
    <w:rsid w:val="00974183"/>
    <w:rsid w:val="009872D3"/>
    <w:rsid w:val="009B5B63"/>
    <w:rsid w:val="009B6F7C"/>
    <w:rsid w:val="009B77DC"/>
    <w:rsid w:val="009C4627"/>
    <w:rsid w:val="009D37A5"/>
    <w:rsid w:val="009D7129"/>
    <w:rsid w:val="00A02CD4"/>
    <w:rsid w:val="00A319C4"/>
    <w:rsid w:val="00A334F5"/>
    <w:rsid w:val="00A368C3"/>
    <w:rsid w:val="00A528EF"/>
    <w:rsid w:val="00A5385A"/>
    <w:rsid w:val="00A80A91"/>
    <w:rsid w:val="00A80E54"/>
    <w:rsid w:val="00A97420"/>
    <w:rsid w:val="00AA363F"/>
    <w:rsid w:val="00AA3938"/>
    <w:rsid w:val="00AA6F48"/>
    <w:rsid w:val="00AC1916"/>
    <w:rsid w:val="00AC79DD"/>
    <w:rsid w:val="00AD3F21"/>
    <w:rsid w:val="00AE2DBA"/>
    <w:rsid w:val="00B1124E"/>
    <w:rsid w:val="00B1232C"/>
    <w:rsid w:val="00B1614F"/>
    <w:rsid w:val="00B16D48"/>
    <w:rsid w:val="00B173C3"/>
    <w:rsid w:val="00B244A6"/>
    <w:rsid w:val="00B31AF7"/>
    <w:rsid w:val="00B504CF"/>
    <w:rsid w:val="00B5612B"/>
    <w:rsid w:val="00B62332"/>
    <w:rsid w:val="00B6273C"/>
    <w:rsid w:val="00B743FD"/>
    <w:rsid w:val="00B816A4"/>
    <w:rsid w:val="00B941D2"/>
    <w:rsid w:val="00B96479"/>
    <w:rsid w:val="00BA1F41"/>
    <w:rsid w:val="00BA3482"/>
    <w:rsid w:val="00BB466E"/>
    <w:rsid w:val="00BB4B5B"/>
    <w:rsid w:val="00BC4084"/>
    <w:rsid w:val="00BD1D47"/>
    <w:rsid w:val="00BD4057"/>
    <w:rsid w:val="00BD5F26"/>
    <w:rsid w:val="00BD6A80"/>
    <w:rsid w:val="00BD6E4C"/>
    <w:rsid w:val="00BE01CE"/>
    <w:rsid w:val="00BE7A5F"/>
    <w:rsid w:val="00BF1E73"/>
    <w:rsid w:val="00C06D14"/>
    <w:rsid w:val="00C12204"/>
    <w:rsid w:val="00C44EED"/>
    <w:rsid w:val="00C66EDB"/>
    <w:rsid w:val="00CA4412"/>
    <w:rsid w:val="00CA4C5B"/>
    <w:rsid w:val="00CA6E61"/>
    <w:rsid w:val="00CB1C82"/>
    <w:rsid w:val="00CB6ABA"/>
    <w:rsid w:val="00CD049C"/>
    <w:rsid w:val="00CF023B"/>
    <w:rsid w:val="00D0648B"/>
    <w:rsid w:val="00D108D6"/>
    <w:rsid w:val="00D14B51"/>
    <w:rsid w:val="00D241AC"/>
    <w:rsid w:val="00D3127B"/>
    <w:rsid w:val="00D315B9"/>
    <w:rsid w:val="00D53091"/>
    <w:rsid w:val="00D67C15"/>
    <w:rsid w:val="00D7272A"/>
    <w:rsid w:val="00D753AC"/>
    <w:rsid w:val="00D85B36"/>
    <w:rsid w:val="00DA33F9"/>
    <w:rsid w:val="00DA6655"/>
    <w:rsid w:val="00DD0A9D"/>
    <w:rsid w:val="00DE0C4F"/>
    <w:rsid w:val="00DE7398"/>
    <w:rsid w:val="00DF1FCB"/>
    <w:rsid w:val="00E0217B"/>
    <w:rsid w:val="00E033E1"/>
    <w:rsid w:val="00E05612"/>
    <w:rsid w:val="00E5048F"/>
    <w:rsid w:val="00E5210E"/>
    <w:rsid w:val="00E5642D"/>
    <w:rsid w:val="00E66F5F"/>
    <w:rsid w:val="00E77CF1"/>
    <w:rsid w:val="00E96AB7"/>
    <w:rsid w:val="00EA3DD4"/>
    <w:rsid w:val="00EA425E"/>
    <w:rsid w:val="00EB09F6"/>
    <w:rsid w:val="00EB4B48"/>
    <w:rsid w:val="00EC108F"/>
    <w:rsid w:val="00ED34F4"/>
    <w:rsid w:val="00ED38A1"/>
    <w:rsid w:val="00ED6037"/>
    <w:rsid w:val="00EF59D7"/>
    <w:rsid w:val="00F00DFA"/>
    <w:rsid w:val="00F022AC"/>
    <w:rsid w:val="00F30719"/>
    <w:rsid w:val="00F40F28"/>
    <w:rsid w:val="00F51C6B"/>
    <w:rsid w:val="00F53ABA"/>
    <w:rsid w:val="00F61F33"/>
    <w:rsid w:val="00F74286"/>
    <w:rsid w:val="00F76119"/>
    <w:rsid w:val="00F76E3C"/>
    <w:rsid w:val="00F83DA6"/>
    <w:rsid w:val="00F846B6"/>
    <w:rsid w:val="00F858EB"/>
    <w:rsid w:val="00F95C55"/>
    <w:rsid w:val="00FA13B2"/>
    <w:rsid w:val="00FA5D43"/>
    <w:rsid w:val="00FB0CE8"/>
    <w:rsid w:val="00FC0D27"/>
    <w:rsid w:val="00FC23DA"/>
    <w:rsid w:val="00FD288C"/>
    <w:rsid w:val="00FD6AF5"/>
    <w:rsid w:val="00FE72B8"/>
    <w:rsid w:val="00F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3786B"/>
  <w14:defaultImageDpi w14:val="330"/>
  <w15:docId w15:val="{3E76C504-145D-A44C-AB7A-584502E8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5F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1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68C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8C3"/>
    <w:rPr>
      <w:rFonts w:asciiTheme="minorHAnsi" w:eastAsiaTheme="minorEastAsia" w:hAnsiTheme="minorHAnsi" w:cstheme="minorBidi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8C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8C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8C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8C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8C3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65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376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265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376"/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0B60D3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2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Kohlhoff</dc:creator>
  <cp:keywords/>
  <dc:description/>
  <cp:lastModifiedBy>Jane Kohlhoff</cp:lastModifiedBy>
  <cp:revision>41</cp:revision>
  <dcterms:created xsi:type="dcterms:W3CDTF">2024-05-20T19:25:00Z</dcterms:created>
  <dcterms:modified xsi:type="dcterms:W3CDTF">2024-06-11T02:55:00Z</dcterms:modified>
</cp:coreProperties>
</file>