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8A9BC" w14:textId="6723D330" w:rsidR="00265376" w:rsidRDefault="00265376">
      <w:r>
        <w:t>Table 2</w:t>
      </w:r>
      <w:r w:rsidR="00B62332">
        <w:t>: Caregiver outcomes</w:t>
      </w:r>
    </w:p>
    <w:tbl>
      <w:tblPr>
        <w:tblStyle w:val="TableGrid"/>
        <w:tblpPr w:leftFromText="180" w:rightFromText="180" w:horzAnchor="margin" w:tblpXSpec="center" w:tblpY="806"/>
        <w:tblW w:w="16053" w:type="dxa"/>
        <w:tblLayout w:type="fixed"/>
        <w:tblLook w:val="04A0" w:firstRow="1" w:lastRow="0" w:firstColumn="1" w:lastColumn="0" w:noHBand="0" w:noVBand="1"/>
      </w:tblPr>
      <w:tblGrid>
        <w:gridCol w:w="1133"/>
        <w:gridCol w:w="702"/>
        <w:gridCol w:w="709"/>
        <w:gridCol w:w="708"/>
        <w:gridCol w:w="709"/>
        <w:gridCol w:w="1105"/>
        <w:gridCol w:w="1137"/>
        <w:gridCol w:w="708"/>
        <w:gridCol w:w="709"/>
        <w:gridCol w:w="709"/>
        <w:gridCol w:w="934"/>
        <w:gridCol w:w="854"/>
        <w:gridCol w:w="708"/>
        <w:gridCol w:w="709"/>
        <w:gridCol w:w="925"/>
        <w:gridCol w:w="10"/>
        <w:gridCol w:w="567"/>
        <w:gridCol w:w="992"/>
        <w:gridCol w:w="10"/>
        <w:gridCol w:w="984"/>
        <w:gridCol w:w="20"/>
        <w:gridCol w:w="981"/>
        <w:gridCol w:w="30"/>
      </w:tblGrid>
      <w:tr w:rsidR="008903A1" w:rsidRPr="00716D00" w14:paraId="3D0E9A9A" w14:textId="46D1016D" w:rsidTr="00FD288C">
        <w:tc>
          <w:tcPr>
            <w:tcW w:w="1835" w:type="dxa"/>
            <w:gridSpan w:val="2"/>
            <w:shd w:val="clear" w:color="auto" w:fill="C6D9F1" w:themeFill="text2" w:themeFillTint="33"/>
          </w:tcPr>
          <w:p w14:paraId="492D3D7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bookmarkStart w:id="0" w:name="_Hlk145794408"/>
            <w:bookmarkStart w:id="1" w:name="_Hlk161757348"/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68" w:type="dxa"/>
            <w:gridSpan w:val="5"/>
            <w:shd w:val="clear" w:color="auto" w:fill="C6D9F1" w:themeFill="text2" w:themeFillTint="33"/>
          </w:tcPr>
          <w:p w14:paraId="679C522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PCIT-T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=30)</w:t>
            </w:r>
          </w:p>
        </w:tc>
        <w:tc>
          <w:tcPr>
            <w:tcW w:w="3914" w:type="dxa"/>
            <w:gridSpan w:val="5"/>
            <w:shd w:val="clear" w:color="auto" w:fill="C6D9F1" w:themeFill="text2" w:themeFillTint="33"/>
          </w:tcPr>
          <w:p w14:paraId="7307898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COS-P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</w:t>
            </w:r>
            <w:r>
              <w:rPr>
                <w:b/>
                <w:sz w:val="15"/>
                <w:szCs w:val="15"/>
              </w:rPr>
              <w:t>8</w:t>
            </w:r>
            <w:r w:rsidRPr="00716D00">
              <w:rPr>
                <w:b/>
                <w:sz w:val="15"/>
                <w:szCs w:val="15"/>
              </w:rPr>
              <w:t>)</w:t>
            </w:r>
          </w:p>
        </w:tc>
        <w:tc>
          <w:tcPr>
            <w:tcW w:w="2342" w:type="dxa"/>
            <w:gridSpan w:val="3"/>
            <w:shd w:val="clear" w:color="auto" w:fill="C6D9F1" w:themeFill="text2" w:themeFillTint="33"/>
          </w:tcPr>
          <w:p w14:paraId="03344CE7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Waitlist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=26)</w:t>
            </w:r>
          </w:p>
          <w:p w14:paraId="0876DE6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</w:p>
        </w:tc>
        <w:tc>
          <w:tcPr>
            <w:tcW w:w="577" w:type="dxa"/>
            <w:gridSpan w:val="2"/>
            <w:shd w:val="clear" w:color="auto" w:fill="C6D9F1" w:themeFill="text2" w:themeFillTint="33"/>
          </w:tcPr>
          <w:p w14:paraId="533F273B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T1 group diff </w:t>
            </w:r>
          </w:p>
        </w:tc>
        <w:tc>
          <w:tcPr>
            <w:tcW w:w="1002" w:type="dxa"/>
            <w:gridSpan w:val="2"/>
            <w:shd w:val="clear" w:color="auto" w:fill="C6D9F1" w:themeFill="text2" w:themeFillTint="33"/>
          </w:tcPr>
          <w:p w14:paraId="38D0DF09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group diff</w:t>
            </w:r>
          </w:p>
        </w:tc>
        <w:tc>
          <w:tcPr>
            <w:tcW w:w="1004" w:type="dxa"/>
            <w:gridSpan w:val="2"/>
            <w:shd w:val="clear" w:color="auto" w:fill="C6D9F1" w:themeFill="text2" w:themeFillTint="33"/>
          </w:tcPr>
          <w:p w14:paraId="40093A4E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group diff</w:t>
            </w:r>
          </w:p>
        </w:tc>
        <w:tc>
          <w:tcPr>
            <w:tcW w:w="1011" w:type="dxa"/>
            <w:gridSpan w:val="2"/>
            <w:shd w:val="clear" w:color="auto" w:fill="C6D9F1" w:themeFill="text2" w:themeFillTint="33"/>
          </w:tcPr>
          <w:p w14:paraId="5B3088B0" w14:textId="2FBB8E5F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8903A1">
              <w:rPr>
                <w:b/>
                <w:sz w:val="15"/>
                <w:szCs w:val="15"/>
              </w:rPr>
              <w:t>PCIT-T</w:t>
            </w:r>
            <w:r>
              <w:rPr>
                <w:b/>
                <w:sz w:val="15"/>
                <w:szCs w:val="15"/>
              </w:rPr>
              <w:t xml:space="preserve"> v COS-P</w:t>
            </w:r>
            <w:r w:rsidR="00F846B6">
              <w:rPr>
                <w:b/>
                <w:sz w:val="15"/>
                <w:szCs w:val="15"/>
              </w:rPr>
              <w:t>, change from T1 to T3</w:t>
            </w:r>
          </w:p>
        </w:tc>
      </w:tr>
      <w:tr w:rsidR="008903A1" w:rsidRPr="00716D00" w14:paraId="2A160B70" w14:textId="2F5D7B51" w:rsidTr="00FD288C">
        <w:trPr>
          <w:gridAfter w:val="1"/>
          <w:wAfter w:w="30" w:type="dxa"/>
        </w:trPr>
        <w:tc>
          <w:tcPr>
            <w:tcW w:w="1133" w:type="dxa"/>
            <w:shd w:val="clear" w:color="auto" w:fill="C6D9F1" w:themeFill="text2" w:themeFillTint="33"/>
          </w:tcPr>
          <w:p w14:paraId="744DDEBC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702" w:type="dxa"/>
            <w:shd w:val="clear" w:color="auto" w:fill="C6D9F1" w:themeFill="text2" w:themeFillTint="33"/>
          </w:tcPr>
          <w:p w14:paraId="6A66B58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014DDC3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Mean (SD)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3063FB0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Mean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41C619A2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Mean (SD)</w:t>
            </w:r>
          </w:p>
        </w:tc>
        <w:tc>
          <w:tcPr>
            <w:tcW w:w="1105" w:type="dxa"/>
            <w:shd w:val="clear" w:color="auto" w:fill="C6D9F1" w:themeFill="text2" w:themeFillTint="33"/>
          </w:tcPr>
          <w:p w14:paraId="67D220E5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 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0344ECD4" w14:textId="77777777" w:rsidR="008903A1" w:rsidRPr="00716D00" w:rsidRDefault="008903A1" w:rsidP="00231331">
            <w:pPr>
              <w:ind w:right="-112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1137" w:type="dxa"/>
            <w:shd w:val="clear" w:color="auto" w:fill="C6D9F1" w:themeFill="text2" w:themeFillTint="33"/>
          </w:tcPr>
          <w:p w14:paraId="063E2942" w14:textId="77777777" w:rsidR="008903A1" w:rsidRPr="00405E49" w:rsidRDefault="008903A1" w:rsidP="00231331">
            <w:pPr>
              <w:rPr>
                <w:b/>
                <w:sz w:val="15"/>
                <w:szCs w:val="15"/>
                <w:highlight w:val="yellow"/>
                <w:rPrChange w:id="2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</w:pPr>
            <w:r w:rsidRPr="00405E49">
              <w:rPr>
                <w:b/>
                <w:sz w:val="15"/>
                <w:szCs w:val="15"/>
                <w:highlight w:val="yellow"/>
                <w:rPrChange w:id="3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t>T1</w:t>
            </w:r>
            <w:r w:rsidRPr="00405E49">
              <w:rPr>
                <w:b/>
                <w:sz w:val="15"/>
                <w:szCs w:val="15"/>
                <w:highlight w:val="yellow"/>
                <w:rPrChange w:id="4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sym w:font="Wingdings" w:char="F0E0"/>
            </w:r>
            <w:r w:rsidRPr="00405E49">
              <w:rPr>
                <w:b/>
                <w:sz w:val="15"/>
                <w:szCs w:val="15"/>
                <w:highlight w:val="yellow"/>
                <w:rPrChange w:id="5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t xml:space="preserve"> T3 </w:t>
            </w:r>
          </w:p>
          <w:p w14:paraId="19C16AD9" w14:textId="77777777" w:rsidR="008903A1" w:rsidRPr="00405E49" w:rsidRDefault="008903A1" w:rsidP="00231331">
            <w:pPr>
              <w:rPr>
                <w:b/>
                <w:sz w:val="15"/>
                <w:szCs w:val="15"/>
                <w:highlight w:val="yellow"/>
                <w:rPrChange w:id="6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</w:pPr>
            <w:r w:rsidRPr="00405E49">
              <w:rPr>
                <w:b/>
                <w:i/>
                <w:iCs/>
                <w:sz w:val="15"/>
                <w:szCs w:val="15"/>
                <w:highlight w:val="yellow"/>
                <w:rPrChange w:id="7" w:author="Nancy Briggs" w:date="2024-04-04T10:21:00Z">
                  <w:rPr>
                    <w:b/>
                    <w:i/>
                    <w:iCs/>
                    <w:sz w:val="15"/>
                    <w:szCs w:val="15"/>
                  </w:rPr>
                </w:rPrChange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C2CD533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4EFBCFF8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2D663566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34" w:type="dxa"/>
            <w:shd w:val="clear" w:color="auto" w:fill="C6D9F1" w:themeFill="text2" w:themeFillTint="33"/>
          </w:tcPr>
          <w:p w14:paraId="451B532F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445316B4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4" w:type="dxa"/>
            <w:shd w:val="clear" w:color="auto" w:fill="C6D9F1" w:themeFill="text2" w:themeFillTint="33"/>
          </w:tcPr>
          <w:p w14:paraId="429ACF0F" w14:textId="77777777" w:rsidR="008903A1" w:rsidRPr="00405E49" w:rsidRDefault="008903A1" w:rsidP="00231331">
            <w:pPr>
              <w:rPr>
                <w:b/>
                <w:sz w:val="15"/>
                <w:szCs w:val="15"/>
                <w:highlight w:val="yellow"/>
                <w:rPrChange w:id="8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</w:pPr>
            <w:r w:rsidRPr="00405E49">
              <w:rPr>
                <w:b/>
                <w:sz w:val="15"/>
                <w:szCs w:val="15"/>
                <w:highlight w:val="yellow"/>
                <w:rPrChange w:id="9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t>T1</w:t>
            </w:r>
            <w:r w:rsidRPr="00405E49">
              <w:rPr>
                <w:b/>
                <w:sz w:val="15"/>
                <w:szCs w:val="15"/>
                <w:highlight w:val="yellow"/>
                <w:rPrChange w:id="10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sym w:font="Wingdings" w:char="F0E0"/>
            </w:r>
            <w:r w:rsidRPr="00405E49">
              <w:rPr>
                <w:b/>
                <w:sz w:val="15"/>
                <w:szCs w:val="15"/>
                <w:highlight w:val="yellow"/>
                <w:rPrChange w:id="11" w:author="Nancy Briggs" w:date="2024-04-04T10:21:00Z">
                  <w:rPr>
                    <w:b/>
                    <w:sz w:val="15"/>
                    <w:szCs w:val="15"/>
                  </w:rPr>
                </w:rPrChange>
              </w:rPr>
              <w:t xml:space="preserve"> T3 </w:t>
            </w:r>
          </w:p>
          <w:p w14:paraId="480639DB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405E49">
              <w:rPr>
                <w:b/>
                <w:i/>
                <w:iCs/>
                <w:sz w:val="15"/>
                <w:szCs w:val="15"/>
                <w:highlight w:val="yellow"/>
                <w:rPrChange w:id="12" w:author="Nancy Briggs" w:date="2024-04-04T10:21:00Z">
                  <w:rPr>
                    <w:b/>
                    <w:i/>
                    <w:iCs/>
                    <w:sz w:val="15"/>
                    <w:szCs w:val="15"/>
                  </w:rPr>
                </w:rPrChange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31E6645F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6EA553DF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935" w:type="dxa"/>
            <w:gridSpan w:val="2"/>
            <w:shd w:val="clear" w:color="auto" w:fill="C6D9F1" w:themeFill="text2" w:themeFillTint="33"/>
          </w:tcPr>
          <w:p w14:paraId="578F772A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35DB687D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567" w:type="dxa"/>
            <w:shd w:val="clear" w:color="auto" w:fill="C6D9F1" w:themeFill="text2" w:themeFillTint="33"/>
          </w:tcPr>
          <w:p w14:paraId="3D446245" w14:textId="77777777" w:rsidR="008903A1" w:rsidRPr="00716D00" w:rsidRDefault="008903A1" w:rsidP="00231331">
            <w:pPr>
              <w:ind w:right="-108"/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14:paraId="037AC943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994" w:type="dxa"/>
            <w:gridSpan w:val="2"/>
            <w:shd w:val="clear" w:color="auto" w:fill="C6D9F1" w:themeFill="text2" w:themeFillTint="33"/>
          </w:tcPr>
          <w:p w14:paraId="1887BACD" w14:textId="77777777" w:rsidR="008903A1" w:rsidRPr="00716D00" w:rsidRDefault="008903A1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001" w:type="dxa"/>
            <w:gridSpan w:val="2"/>
            <w:shd w:val="clear" w:color="auto" w:fill="C6D9F1" w:themeFill="text2" w:themeFillTint="33"/>
          </w:tcPr>
          <w:p w14:paraId="3050B149" w14:textId="77777777" w:rsidR="008903A1" w:rsidRPr="00716D00" w:rsidRDefault="008903A1" w:rsidP="00231331">
            <w:pPr>
              <w:rPr>
                <w:b/>
                <w:i/>
                <w:iCs/>
                <w:sz w:val="15"/>
                <w:szCs w:val="15"/>
              </w:rPr>
            </w:pPr>
          </w:p>
        </w:tc>
      </w:tr>
      <w:tr w:rsidR="008903A1" w:rsidRPr="00716D00" w14:paraId="202CA8D0" w14:textId="575AB683" w:rsidTr="00FD288C">
        <w:trPr>
          <w:gridAfter w:val="1"/>
          <w:wAfter w:w="30" w:type="dxa"/>
        </w:trPr>
        <w:tc>
          <w:tcPr>
            <w:tcW w:w="1133" w:type="dxa"/>
          </w:tcPr>
          <w:p w14:paraId="2AC18DAC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Positive parenting 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verbalizations</w:t>
            </w:r>
          </w:p>
        </w:tc>
        <w:tc>
          <w:tcPr>
            <w:tcW w:w="702" w:type="dxa"/>
          </w:tcPr>
          <w:p w14:paraId="5E64CBF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DPICS – LP </w:t>
            </w:r>
          </w:p>
        </w:tc>
        <w:tc>
          <w:tcPr>
            <w:tcW w:w="709" w:type="dxa"/>
          </w:tcPr>
          <w:p w14:paraId="5BF26DD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0.22 (0.32)</w:t>
            </w:r>
          </w:p>
        </w:tc>
        <w:tc>
          <w:tcPr>
            <w:tcW w:w="708" w:type="dxa"/>
          </w:tcPr>
          <w:p w14:paraId="7E6CD58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5.54 (2.60)</w:t>
            </w:r>
          </w:p>
        </w:tc>
        <w:tc>
          <w:tcPr>
            <w:tcW w:w="709" w:type="dxa"/>
          </w:tcPr>
          <w:p w14:paraId="30478E21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3.40 (3.25)</w:t>
            </w:r>
          </w:p>
        </w:tc>
        <w:tc>
          <w:tcPr>
            <w:tcW w:w="1105" w:type="dxa"/>
          </w:tcPr>
          <w:p w14:paraId="442460EE" w14:textId="0C12E6B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del w:id="13" w:author="Nancy Briggs" w:date="2024-03-31T13:02:00Z">
              <w:r w:rsidRPr="00716D00" w:rsidDel="006A7804">
                <w:rPr>
                  <w:b/>
                  <w:bCs/>
                  <w:i/>
                  <w:iCs/>
                  <w:sz w:val="15"/>
                  <w:szCs w:val="15"/>
                </w:rPr>
                <w:delText xml:space="preserve"> </w:delText>
              </w:r>
              <w:r w:rsidRPr="00716D00" w:rsidDel="006A7804">
                <w:rPr>
                  <w:b/>
                  <w:bCs/>
                  <w:sz w:val="15"/>
                  <w:szCs w:val="15"/>
                </w:rPr>
                <w:delText xml:space="preserve">= </w:delText>
              </w:r>
            </w:del>
            <w:ins w:id="14" w:author="Nancy Briggs" w:date="2024-03-31T13:02:00Z">
              <w:r>
                <w:rPr>
                  <w:b/>
                  <w:bCs/>
                  <w:sz w:val="15"/>
                  <w:szCs w:val="15"/>
                </w:rPr>
                <w:t>&lt;</w:t>
              </w:r>
              <w:r w:rsidRPr="00716D00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0.0</w:t>
            </w:r>
            <w:ins w:id="15" w:author="Nancy Briggs" w:date="2024-03-31T13:07:00Z">
              <w:r>
                <w:rPr>
                  <w:b/>
                  <w:bCs/>
                  <w:sz w:val="15"/>
                  <w:szCs w:val="15"/>
                </w:rPr>
                <w:t>0</w:t>
              </w:r>
            </w:ins>
            <w:ins w:id="16" w:author="Nancy Briggs" w:date="2024-03-31T13:02:00Z">
              <w:r>
                <w:rPr>
                  <w:b/>
                  <w:bCs/>
                  <w:sz w:val="15"/>
                  <w:szCs w:val="15"/>
                </w:rPr>
                <w:t>1</w:t>
              </w:r>
            </w:ins>
            <w:del w:id="17" w:author="Nancy Briggs" w:date="2024-03-31T13:02:00Z">
              <w:r w:rsidRPr="00716D00" w:rsidDel="006A7804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42A7553D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26.55</w:t>
            </w:r>
          </w:p>
        </w:tc>
        <w:tc>
          <w:tcPr>
            <w:tcW w:w="1137" w:type="dxa"/>
          </w:tcPr>
          <w:p w14:paraId="0F13F319" w14:textId="77777777" w:rsidR="008903A1" w:rsidRPr="007F24D6" w:rsidRDefault="008903A1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F24D6">
              <w:rPr>
                <w:b/>
                <w:bCs/>
                <w:i/>
                <w:iCs/>
                <w:sz w:val="15"/>
                <w:szCs w:val="15"/>
              </w:rPr>
              <w:t>p&lt;0.001</w:t>
            </w:r>
          </w:p>
          <w:p w14:paraId="01790250" w14:textId="085A5040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F24D6">
              <w:rPr>
                <w:b/>
                <w:bCs/>
                <w:i/>
                <w:iCs/>
                <w:sz w:val="15"/>
                <w:szCs w:val="15"/>
              </w:rPr>
              <w:t>OR=15.56</w:t>
            </w:r>
          </w:p>
        </w:tc>
        <w:tc>
          <w:tcPr>
            <w:tcW w:w="708" w:type="dxa"/>
          </w:tcPr>
          <w:p w14:paraId="1A5A605A" w14:textId="261FDB81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0.38 (</w:t>
            </w:r>
            <w:ins w:id="18" w:author="Nancy Briggs" w:date="2024-03-31T12:48:00Z">
              <w:r>
                <w:rPr>
                  <w:sz w:val="15"/>
                  <w:szCs w:val="15"/>
                </w:rPr>
                <w:t>0.69</w:t>
              </w:r>
            </w:ins>
            <w:del w:id="19" w:author="Nancy Briggs" w:date="2024-03-31T12:48:00Z">
              <w:r w:rsidRPr="00716D00" w:rsidDel="000B60D3">
                <w:rPr>
                  <w:sz w:val="15"/>
                  <w:szCs w:val="15"/>
                </w:rPr>
                <w:delText>3.25</w:delText>
              </w:r>
            </w:del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</w:tcPr>
          <w:p w14:paraId="182F136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0.67 (0.86)</w:t>
            </w:r>
          </w:p>
        </w:tc>
        <w:tc>
          <w:tcPr>
            <w:tcW w:w="709" w:type="dxa"/>
          </w:tcPr>
          <w:p w14:paraId="6107DF9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0.39 (0.22)</w:t>
            </w:r>
          </w:p>
        </w:tc>
        <w:tc>
          <w:tcPr>
            <w:tcW w:w="934" w:type="dxa"/>
          </w:tcPr>
          <w:p w14:paraId="0619C0DF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0.31*</w:t>
            </w:r>
          </w:p>
          <w:p w14:paraId="2508E35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1.53</w:t>
            </w:r>
          </w:p>
        </w:tc>
        <w:tc>
          <w:tcPr>
            <w:tcW w:w="854" w:type="dxa"/>
          </w:tcPr>
          <w:p w14:paraId="567D1842" w14:textId="65214F11" w:rsidR="008903A1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 = 0.57</w:t>
            </w:r>
          </w:p>
          <w:p w14:paraId="663168E9" w14:textId="2C709981" w:rsidR="008903A1" w:rsidRPr="00716D00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OR=1.64</w:t>
            </w:r>
          </w:p>
        </w:tc>
        <w:tc>
          <w:tcPr>
            <w:tcW w:w="708" w:type="dxa"/>
          </w:tcPr>
          <w:p w14:paraId="1092993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0.45 (0.72)</w:t>
            </w:r>
          </w:p>
        </w:tc>
        <w:tc>
          <w:tcPr>
            <w:tcW w:w="709" w:type="dxa"/>
          </w:tcPr>
          <w:p w14:paraId="630CECB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0.54 (0.76)</w:t>
            </w:r>
          </w:p>
        </w:tc>
        <w:tc>
          <w:tcPr>
            <w:tcW w:w="935" w:type="dxa"/>
            <w:gridSpan w:val="2"/>
          </w:tcPr>
          <w:p w14:paraId="01E2B7A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 </w:t>
            </w: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71AC1C7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1.21</w:t>
            </w:r>
          </w:p>
        </w:tc>
        <w:tc>
          <w:tcPr>
            <w:tcW w:w="567" w:type="dxa"/>
          </w:tcPr>
          <w:p w14:paraId="72CDE8A9" w14:textId="77777777" w:rsidR="008903A1" w:rsidRPr="00716D00" w:rsidRDefault="008903A1" w:rsidP="00231331">
            <w:pPr>
              <w:rPr>
                <w:sz w:val="15"/>
                <w:szCs w:val="15"/>
                <w:highlight w:val="yellow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606398E6" w14:textId="3CB727B6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&amp; WL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s</w:t>
            </w:r>
            <w:proofErr w:type="spellEnd"/>
            <w:r w:rsidRPr="00716D00">
              <w:rPr>
                <w:sz w:val="15"/>
                <w:szCs w:val="15"/>
              </w:rPr>
              <w:t xml:space="preserve"> &lt; .00</w:t>
            </w:r>
            <w:ins w:id="20" w:author="Nancy Briggs" w:date="2024-03-31T12:50:00Z">
              <w:r>
                <w:rPr>
                  <w:sz w:val="15"/>
                  <w:szCs w:val="15"/>
                </w:rPr>
                <w:t>1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994" w:type="dxa"/>
            <w:gridSpan w:val="2"/>
          </w:tcPr>
          <w:p w14:paraId="67ED92FB" w14:textId="2476C2F1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Yes, PCIT-T &gt; COS-P </w:t>
            </w:r>
            <w:r w:rsidRPr="00607031">
              <w:rPr>
                <w:sz w:val="15"/>
                <w:szCs w:val="15"/>
              </w:rPr>
              <w:t>(</w:t>
            </w:r>
            <w:r w:rsidRPr="00607031">
              <w:rPr>
                <w:i/>
                <w:iCs/>
                <w:sz w:val="15"/>
                <w:szCs w:val="15"/>
              </w:rPr>
              <w:t>p</w:t>
            </w:r>
            <w:r w:rsidRPr="00607031">
              <w:rPr>
                <w:sz w:val="15"/>
                <w:szCs w:val="15"/>
              </w:rPr>
              <w:t xml:space="preserve"> &lt; .00</w:t>
            </w:r>
            <w:ins w:id="21" w:author="Nancy Briggs" w:date="2024-03-31T12:50:00Z">
              <w:r>
                <w:rPr>
                  <w:sz w:val="15"/>
                  <w:szCs w:val="15"/>
                </w:rPr>
                <w:t>1</w:t>
              </w:r>
            </w:ins>
            <w:r w:rsidRPr="00607031">
              <w:rPr>
                <w:sz w:val="15"/>
                <w:szCs w:val="15"/>
              </w:rPr>
              <w:t>)</w:t>
            </w:r>
          </w:p>
        </w:tc>
        <w:tc>
          <w:tcPr>
            <w:tcW w:w="1001" w:type="dxa"/>
            <w:gridSpan w:val="2"/>
          </w:tcPr>
          <w:p w14:paraId="4E18ABF0" w14:textId="0105A485" w:rsidR="008903A1" w:rsidRPr="00716D00" w:rsidRDefault="009D37A5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Yes, p&lt;0.001</w:t>
            </w:r>
          </w:p>
        </w:tc>
      </w:tr>
      <w:tr w:rsidR="008903A1" w:rsidRPr="00716D00" w14:paraId="7B70A4F8" w14:textId="60D18CD5" w:rsidTr="00FD288C">
        <w:trPr>
          <w:gridAfter w:val="1"/>
          <w:wAfter w:w="30" w:type="dxa"/>
        </w:trPr>
        <w:tc>
          <w:tcPr>
            <w:tcW w:w="1133" w:type="dxa"/>
          </w:tcPr>
          <w:p w14:paraId="6C54F02D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Negative parenting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verbalizations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702" w:type="dxa"/>
          </w:tcPr>
          <w:p w14:paraId="118EEC8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DPICS – NT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709" w:type="dxa"/>
          </w:tcPr>
          <w:p w14:paraId="3314CC6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4.15 (3.15)</w:t>
            </w:r>
          </w:p>
        </w:tc>
        <w:tc>
          <w:tcPr>
            <w:tcW w:w="708" w:type="dxa"/>
          </w:tcPr>
          <w:p w14:paraId="3FF1C78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1.14 (1.39)</w:t>
            </w:r>
          </w:p>
        </w:tc>
        <w:tc>
          <w:tcPr>
            <w:tcW w:w="709" w:type="dxa"/>
          </w:tcPr>
          <w:p w14:paraId="398096E1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0.93 (1.09)</w:t>
            </w:r>
          </w:p>
        </w:tc>
        <w:tc>
          <w:tcPr>
            <w:tcW w:w="1105" w:type="dxa"/>
          </w:tcPr>
          <w:p w14:paraId="152913DA" w14:textId="4738F49A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22" w:author="Nancy Briggs" w:date="2024-03-31T13:08:00Z">
              <w:r w:rsidRPr="00716D00" w:rsidDel="001135BF">
                <w:rPr>
                  <w:b/>
                  <w:bCs/>
                  <w:sz w:val="15"/>
                  <w:szCs w:val="15"/>
                </w:rPr>
                <w:delText>= 0.00</w:delText>
              </w:r>
            </w:del>
            <w:ins w:id="23" w:author="Nancy Briggs" w:date="2024-03-31T13:08:00Z">
              <w:r>
                <w:rPr>
                  <w:b/>
                  <w:bCs/>
                  <w:sz w:val="15"/>
                  <w:szCs w:val="15"/>
                </w:rPr>
                <w:t>&lt;0.001</w:t>
              </w:r>
            </w:ins>
          </w:p>
          <w:p w14:paraId="63EB4B1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0.25</w:t>
            </w:r>
          </w:p>
        </w:tc>
        <w:tc>
          <w:tcPr>
            <w:tcW w:w="1137" w:type="dxa"/>
          </w:tcPr>
          <w:p w14:paraId="58FA962F" w14:textId="033E3CEE" w:rsidR="008903A1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p&lt;0.001</w:t>
            </w:r>
          </w:p>
          <w:p w14:paraId="5720050C" w14:textId="7CA0AB1B" w:rsidR="008903A1" w:rsidRPr="00716D00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OR=0.23</w:t>
            </w:r>
          </w:p>
        </w:tc>
        <w:tc>
          <w:tcPr>
            <w:tcW w:w="708" w:type="dxa"/>
          </w:tcPr>
          <w:p w14:paraId="026E869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4.19 (3.25)</w:t>
            </w:r>
          </w:p>
        </w:tc>
        <w:tc>
          <w:tcPr>
            <w:tcW w:w="709" w:type="dxa"/>
          </w:tcPr>
          <w:p w14:paraId="652CF6A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2.81 (2.86)</w:t>
            </w:r>
          </w:p>
        </w:tc>
        <w:tc>
          <w:tcPr>
            <w:tcW w:w="709" w:type="dxa"/>
          </w:tcPr>
          <w:p w14:paraId="0900968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3.15 (3.41)</w:t>
            </w:r>
          </w:p>
        </w:tc>
        <w:tc>
          <w:tcPr>
            <w:tcW w:w="934" w:type="dxa"/>
          </w:tcPr>
          <w:p w14:paraId="769AB82A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0.00*</w:t>
            </w:r>
          </w:p>
          <w:p w14:paraId="2898134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.70</w:t>
            </w:r>
          </w:p>
        </w:tc>
        <w:tc>
          <w:tcPr>
            <w:tcW w:w="854" w:type="dxa"/>
          </w:tcPr>
          <w:p w14:paraId="34DF6B70" w14:textId="356389BC" w:rsidR="008903A1" w:rsidRPr="00AA363F" w:rsidRDefault="008903A1" w:rsidP="00AA363F">
            <w:pPr>
              <w:rPr>
                <w:sz w:val="15"/>
                <w:szCs w:val="15"/>
              </w:rPr>
            </w:pPr>
            <w:r w:rsidRPr="00AA363F">
              <w:rPr>
                <w:sz w:val="15"/>
                <w:szCs w:val="15"/>
              </w:rPr>
              <w:t>p = 0.</w:t>
            </w:r>
            <w:r>
              <w:rPr>
                <w:sz w:val="15"/>
                <w:szCs w:val="15"/>
              </w:rPr>
              <w:t>07</w:t>
            </w:r>
          </w:p>
          <w:p w14:paraId="3F1A0A03" w14:textId="613988CC" w:rsidR="008903A1" w:rsidRPr="00716D00" w:rsidRDefault="008903A1" w:rsidP="00AA363F">
            <w:pPr>
              <w:rPr>
                <w:sz w:val="15"/>
                <w:szCs w:val="15"/>
              </w:rPr>
            </w:pPr>
            <w:r w:rsidRPr="00AA363F">
              <w:rPr>
                <w:sz w:val="15"/>
                <w:szCs w:val="15"/>
              </w:rPr>
              <w:t>OR=1.</w:t>
            </w:r>
            <w:r>
              <w:rPr>
                <w:sz w:val="15"/>
                <w:szCs w:val="15"/>
              </w:rPr>
              <w:t>47</w:t>
            </w:r>
          </w:p>
        </w:tc>
        <w:tc>
          <w:tcPr>
            <w:tcW w:w="708" w:type="dxa"/>
          </w:tcPr>
          <w:p w14:paraId="64FEDB25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4.79 (4.21)</w:t>
            </w:r>
          </w:p>
        </w:tc>
        <w:tc>
          <w:tcPr>
            <w:tcW w:w="709" w:type="dxa"/>
          </w:tcPr>
          <w:p w14:paraId="202A144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2.31 (2.20)</w:t>
            </w:r>
          </w:p>
        </w:tc>
        <w:tc>
          <w:tcPr>
            <w:tcW w:w="935" w:type="dxa"/>
            <w:gridSpan w:val="2"/>
          </w:tcPr>
          <w:p w14:paraId="0958A89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294920B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0.47</w:t>
            </w:r>
          </w:p>
        </w:tc>
        <w:tc>
          <w:tcPr>
            <w:tcW w:w="567" w:type="dxa"/>
          </w:tcPr>
          <w:p w14:paraId="7579079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3F24F00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&lt; COS-P &amp; WL</w:t>
            </w:r>
            <w:r w:rsidRPr="00716D00">
              <w:rPr>
                <w:i/>
                <w:iCs/>
                <w:sz w:val="15"/>
                <w:szCs w:val="15"/>
              </w:rPr>
              <w:t xml:space="preserve">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ps</w:t>
            </w:r>
            <w:proofErr w:type="spellEnd"/>
            <w:r w:rsidRPr="00716D00">
              <w:rPr>
                <w:i/>
                <w:iCs/>
                <w:sz w:val="15"/>
                <w:szCs w:val="15"/>
              </w:rPr>
              <w:t xml:space="preserve"> &lt; .02)</w:t>
            </w:r>
          </w:p>
        </w:tc>
        <w:tc>
          <w:tcPr>
            <w:tcW w:w="994" w:type="dxa"/>
            <w:gridSpan w:val="2"/>
          </w:tcPr>
          <w:p w14:paraId="071994DD" w14:textId="08A94168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 xml:space="preserve"> &lt; .00</w:t>
            </w:r>
            <w:ins w:id="24" w:author="Nancy Briggs" w:date="2024-03-31T13:09:00Z">
              <w:r>
                <w:rPr>
                  <w:sz w:val="15"/>
                  <w:szCs w:val="15"/>
                </w:rPr>
                <w:t>1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1001" w:type="dxa"/>
            <w:gridSpan w:val="2"/>
          </w:tcPr>
          <w:p w14:paraId="62149FA5" w14:textId="739351ED" w:rsidR="008903A1" w:rsidRPr="00716D00" w:rsidRDefault="00447D31" w:rsidP="00231331">
            <w:pPr>
              <w:rPr>
                <w:sz w:val="15"/>
                <w:szCs w:val="15"/>
              </w:rPr>
            </w:pPr>
            <w:r w:rsidRPr="00447D31">
              <w:rPr>
                <w:sz w:val="15"/>
                <w:szCs w:val="15"/>
              </w:rPr>
              <w:t>Yes, p</w:t>
            </w:r>
            <w:r>
              <w:rPr>
                <w:sz w:val="15"/>
                <w:szCs w:val="15"/>
              </w:rPr>
              <w:t>=0.036</w:t>
            </w:r>
          </w:p>
        </w:tc>
      </w:tr>
      <w:tr w:rsidR="008903A1" w:rsidRPr="00716D00" w14:paraId="6FE29FAC" w14:textId="1A6D8D70" w:rsidTr="00FD288C">
        <w:trPr>
          <w:gridAfter w:val="1"/>
          <w:wAfter w:w="30" w:type="dxa"/>
        </w:trPr>
        <w:tc>
          <w:tcPr>
            <w:tcW w:w="1133" w:type="dxa"/>
          </w:tcPr>
          <w:p w14:paraId="2B75B143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sensitivity </w:t>
            </w:r>
          </w:p>
        </w:tc>
        <w:tc>
          <w:tcPr>
            <w:tcW w:w="702" w:type="dxa"/>
          </w:tcPr>
          <w:p w14:paraId="5D1E11DB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NICHD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</w:p>
          <w:p w14:paraId="659FF97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Sensitivity</w:t>
            </w:r>
          </w:p>
        </w:tc>
        <w:tc>
          <w:tcPr>
            <w:tcW w:w="709" w:type="dxa"/>
          </w:tcPr>
          <w:p w14:paraId="453139B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83.31 (7.88)</w:t>
            </w:r>
          </w:p>
        </w:tc>
        <w:tc>
          <w:tcPr>
            <w:tcW w:w="708" w:type="dxa"/>
          </w:tcPr>
          <w:p w14:paraId="0C7F2CB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94.21 (5.01)</w:t>
            </w:r>
          </w:p>
        </w:tc>
        <w:tc>
          <w:tcPr>
            <w:tcW w:w="709" w:type="dxa"/>
          </w:tcPr>
          <w:p w14:paraId="05E44F0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90.66 (5.10)</w:t>
            </w:r>
          </w:p>
        </w:tc>
        <w:tc>
          <w:tcPr>
            <w:tcW w:w="1105" w:type="dxa"/>
          </w:tcPr>
          <w:p w14:paraId="22B805B3" w14:textId="25B79712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ins w:id="25" w:author="Nancy Briggs" w:date="2024-03-31T13:07:00Z">
              <w:r>
                <w:rPr>
                  <w:b/>
                  <w:bCs/>
                  <w:i/>
                  <w:iCs/>
                  <w:sz w:val="15"/>
                  <w:szCs w:val="15"/>
                </w:rPr>
                <w:t>&lt;</w:t>
              </w:r>
            </w:ins>
            <w:del w:id="26" w:author="Nancy Briggs" w:date="2024-03-31T13:07:00Z">
              <w:r w:rsidRPr="00716D00" w:rsidDel="0052326B">
                <w:rPr>
                  <w:b/>
                  <w:bCs/>
                  <w:sz w:val="15"/>
                  <w:szCs w:val="15"/>
                </w:rPr>
                <w:delText>=</w:delText>
              </w:r>
            </w:del>
            <w:r w:rsidRPr="00716D00">
              <w:rPr>
                <w:b/>
                <w:bCs/>
                <w:sz w:val="15"/>
                <w:szCs w:val="15"/>
              </w:rPr>
              <w:t>.0</w:t>
            </w:r>
            <w:ins w:id="27" w:author="Nancy Briggs" w:date="2024-03-31T13:07:00Z">
              <w:r>
                <w:rPr>
                  <w:b/>
                  <w:bCs/>
                  <w:sz w:val="15"/>
                  <w:szCs w:val="15"/>
                </w:rPr>
                <w:t>01</w:t>
              </w:r>
            </w:ins>
            <w:del w:id="28" w:author="Nancy Briggs" w:date="2024-03-31T13:07:00Z">
              <w:r w:rsidRPr="00716D00" w:rsidDel="0052326B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08BF752E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-1.03</w:t>
            </w:r>
          </w:p>
        </w:tc>
        <w:tc>
          <w:tcPr>
            <w:tcW w:w="1137" w:type="dxa"/>
          </w:tcPr>
          <w:p w14:paraId="4EE6FD20" w14:textId="77777777" w:rsidR="008903A1" w:rsidRDefault="008903A1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p=0.006</w:t>
            </w:r>
          </w:p>
          <w:p w14:paraId="5AD54ADC" w14:textId="71EB5802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d=0.66</w:t>
            </w:r>
          </w:p>
        </w:tc>
        <w:tc>
          <w:tcPr>
            <w:tcW w:w="708" w:type="dxa"/>
          </w:tcPr>
          <w:p w14:paraId="43A5C96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80.26 (12.09)</w:t>
            </w:r>
          </w:p>
        </w:tc>
        <w:tc>
          <w:tcPr>
            <w:tcW w:w="709" w:type="dxa"/>
          </w:tcPr>
          <w:p w14:paraId="4A2CCC2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85.79 (7.67)</w:t>
            </w:r>
          </w:p>
        </w:tc>
        <w:tc>
          <w:tcPr>
            <w:tcW w:w="709" w:type="dxa"/>
          </w:tcPr>
          <w:p w14:paraId="33A0326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82.38 (7.70)</w:t>
            </w:r>
          </w:p>
        </w:tc>
        <w:tc>
          <w:tcPr>
            <w:tcW w:w="934" w:type="dxa"/>
          </w:tcPr>
          <w:p w14:paraId="23B9A10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=.365</w:t>
            </w:r>
          </w:p>
          <w:p w14:paraId="2362A78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=-.37</w:t>
            </w:r>
          </w:p>
        </w:tc>
        <w:tc>
          <w:tcPr>
            <w:tcW w:w="854" w:type="dxa"/>
          </w:tcPr>
          <w:p w14:paraId="56E9567B" w14:textId="65C9BC96" w:rsidR="008903A1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p=.37</w:t>
            </w:r>
          </w:p>
          <w:p w14:paraId="1AC21C7F" w14:textId="151A1771" w:rsidR="008903A1" w:rsidRPr="00716D00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d=-0.29</w:t>
            </w:r>
          </w:p>
        </w:tc>
        <w:tc>
          <w:tcPr>
            <w:tcW w:w="708" w:type="dxa"/>
          </w:tcPr>
          <w:p w14:paraId="23CBF2E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80.52 (9.39)</w:t>
            </w:r>
          </w:p>
        </w:tc>
        <w:tc>
          <w:tcPr>
            <w:tcW w:w="709" w:type="dxa"/>
          </w:tcPr>
          <w:p w14:paraId="6233502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81.55 (9.72)</w:t>
            </w:r>
          </w:p>
        </w:tc>
        <w:tc>
          <w:tcPr>
            <w:tcW w:w="935" w:type="dxa"/>
            <w:gridSpan w:val="2"/>
          </w:tcPr>
          <w:p w14:paraId="6597C5A2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A85B84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>-.12</w:t>
            </w:r>
          </w:p>
        </w:tc>
        <w:tc>
          <w:tcPr>
            <w:tcW w:w="567" w:type="dxa"/>
          </w:tcPr>
          <w:p w14:paraId="46FB999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3D40243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&amp; WL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ps</w:t>
            </w:r>
            <w:proofErr w:type="spellEnd"/>
            <w:r w:rsidRPr="00716D00">
              <w:rPr>
                <w:sz w:val="15"/>
                <w:szCs w:val="15"/>
              </w:rPr>
              <w:t xml:space="preserve"> &lt; .008)</w:t>
            </w:r>
          </w:p>
        </w:tc>
        <w:tc>
          <w:tcPr>
            <w:tcW w:w="994" w:type="dxa"/>
            <w:gridSpan w:val="2"/>
          </w:tcPr>
          <w:p w14:paraId="60BA8DE6" w14:textId="02561B4E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</w:t>
            </w:r>
            <w:r>
              <w:rPr>
                <w:sz w:val="15"/>
                <w:szCs w:val="15"/>
              </w:rPr>
              <w:t>2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1001" w:type="dxa"/>
            <w:gridSpan w:val="2"/>
          </w:tcPr>
          <w:p w14:paraId="77D7CAAA" w14:textId="6748535C" w:rsidR="008903A1" w:rsidRPr="00716D00" w:rsidRDefault="008A174C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Yes, p=0.031</w:t>
            </w:r>
          </w:p>
        </w:tc>
      </w:tr>
      <w:tr w:rsidR="008903A1" w:rsidRPr="00716D00" w14:paraId="547A4EF4" w14:textId="2F1B5F7D" w:rsidTr="00FD288C">
        <w:trPr>
          <w:gridAfter w:val="1"/>
          <w:wAfter w:w="30" w:type="dxa"/>
        </w:trPr>
        <w:tc>
          <w:tcPr>
            <w:tcW w:w="1133" w:type="dxa"/>
          </w:tcPr>
          <w:p w14:paraId="641471A2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Mentalizing about the child </w:t>
            </w:r>
          </w:p>
          <w:p w14:paraId="7F584045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77A690E6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MM-attuned </w:t>
            </w:r>
          </w:p>
        </w:tc>
        <w:tc>
          <w:tcPr>
            <w:tcW w:w="709" w:type="dxa"/>
          </w:tcPr>
          <w:p w14:paraId="4C11AEE1" w14:textId="748B38BE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18.5</w:t>
            </w:r>
            <w:ins w:id="29" w:author="Nancy Briggs" w:date="2024-03-31T13:12:00Z">
              <w:r>
                <w:rPr>
                  <w:sz w:val="15"/>
                  <w:szCs w:val="15"/>
                </w:rPr>
                <w:t>0</w:t>
              </w:r>
            </w:ins>
            <w:del w:id="30" w:author="Nancy Briggs" w:date="2024-03-31T13:12:00Z">
              <w:r w:rsidRPr="00716D00" w:rsidDel="00514444">
                <w:rPr>
                  <w:sz w:val="15"/>
                  <w:szCs w:val="15"/>
                </w:rPr>
                <w:delText>6</w:delText>
              </w:r>
            </w:del>
            <w:r w:rsidRPr="00716D00">
              <w:rPr>
                <w:sz w:val="15"/>
                <w:szCs w:val="15"/>
              </w:rPr>
              <w:t xml:space="preserve"> (13.56)</w:t>
            </w:r>
          </w:p>
        </w:tc>
        <w:tc>
          <w:tcPr>
            <w:tcW w:w="708" w:type="dxa"/>
          </w:tcPr>
          <w:p w14:paraId="5D6EDA2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22.26 (14.74)</w:t>
            </w:r>
          </w:p>
        </w:tc>
        <w:tc>
          <w:tcPr>
            <w:tcW w:w="709" w:type="dxa"/>
          </w:tcPr>
          <w:p w14:paraId="00B42A5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13.46 (8.49)</w:t>
            </w:r>
          </w:p>
        </w:tc>
        <w:tc>
          <w:tcPr>
            <w:tcW w:w="1105" w:type="dxa"/>
          </w:tcPr>
          <w:p w14:paraId="1ACA18F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0.29</w:t>
            </w:r>
          </w:p>
          <w:p w14:paraId="562C73C7" w14:textId="77777777" w:rsidR="008903A1" w:rsidRPr="00716D00" w:rsidRDefault="008903A1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- 0.37</w:t>
            </w:r>
          </w:p>
        </w:tc>
        <w:tc>
          <w:tcPr>
            <w:tcW w:w="1137" w:type="dxa"/>
          </w:tcPr>
          <w:p w14:paraId="60DA0F83" w14:textId="6E45FD34" w:rsidR="008903A1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p=0.316</w:t>
            </w:r>
          </w:p>
          <w:p w14:paraId="16DD7602" w14:textId="5213F987" w:rsidR="008903A1" w:rsidRPr="004F3F77" w:rsidRDefault="008903A1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d=0.449</w:t>
            </w:r>
          </w:p>
        </w:tc>
        <w:tc>
          <w:tcPr>
            <w:tcW w:w="708" w:type="dxa"/>
          </w:tcPr>
          <w:p w14:paraId="4904DA2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17.68 (7.95)</w:t>
            </w:r>
          </w:p>
        </w:tc>
        <w:tc>
          <w:tcPr>
            <w:tcW w:w="709" w:type="dxa"/>
          </w:tcPr>
          <w:p w14:paraId="5A32208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24.67 (10.84)</w:t>
            </w:r>
          </w:p>
        </w:tc>
        <w:tc>
          <w:tcPr>
            <w:tcW w:w="709" w:type="dxa"/>
          </w:tcPr>
          <w:p w14:paraId="501789E7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17.33 (13.65)</w:t>
            </w:r>
          </w:p>
        </w:tc>
        <w:tc>
          <w:tcPr>
            <w:tcW w:w="934" w:type="dxa"/>
          </w:tcPr>
          <w:p w14:paraId="3212441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0.13</w:t>
            </w:r>
          </w:p>
          <w:p w14:paraId="01CB637B" w14:textId="26D2C078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ins w:id="31" w:author="Nancy Briggs" w:date="2024-03-31T13:13:00Z">
              <w:r w:rsidRPr="00831FCA">
                <w:rPr>
                  <w:i/>
                  <w:iCs/>
                  <w:sz w:val="15"/>
                  <w:szCs w:val="15"/>
                  <w:rPrChange w:id="32" w:author="Nancy Briggs" w:date="2024-03-31T13:13:00Z">
                    <w:rPr>
                      <w:sz w:val="15"/>
                      <w:szCs w:val="15"/>
                    </w:rPr>
                  </w:rPrChange>
                </w:rPr>
                <w:t>d</w:t>
              </w:r>
            </w:ins>
            <w:del w:id="33" w:author="Nancy Briggs" w:date="2024-03-31T13:13:00Z">
              <w:r w:rsidRPr="00716D00" w:rsidDel="00831FCA">
                <w:rPr>
                  <w:sz w:val="15"/>
                  <w:szCs w:val="15"/>
                </w:rPr>
                <w:delText>D</w:delText>
              </w:r>
            </w:del>
            <w:r w:rsidRPr="00716D00">
              <w:rPr>
                <w:i/>
                <w:iCs/>
                <w:sz w:val="15"/>
                <w:szCs w:val="15"/>
              </w:rPr>
              <w:t xml:space="preserve"> </w:t>
            </w:r>
            <w:r w:rsidRPr="00716D00">
              <w:rPr>
                <w:sz w:val="15"/>
                <w:szCs w:val="15"/>
              </w:rPr>
              <w:t>= - 0.60</w:t>
            </w:r>
          </w:p>
        </w:tc>
        <w:tc>
          <w:tcPr>
            <w:tcW w:w="854" w:type="dxa"/>
          </w:tcPr>
          <w:p w14:paraId="17D22FD2" w14:textId="13D6790F" w:rsidR="008903A1" w:rsidRDefault="008903A1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p&gt;0.99</w:t>
            </w:r>
          </w:p>
          <w:p w14:paraId="7F1CAF42" w14:textId="249C360C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d=-0.012</w:t>
            </w:r>
          </w:p>
        </w:tc>
        <w:tc>
          <w:tcPr>
            <w:tcW w:w="708" w:type="dxa"/>
          </w:tcPr>
          <w:p w14:paraId="0A7C805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20.23 (13.61)</w:t>
            </w:r>
          </w:p>
        </w:tc>
        <w:tc>
          <w:tcPr>
            <w:tcW w:w="709" w:type="dxa"/>
          </w:tcPr>
          <w:p w14:paraId="6553A1AE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21.69 (15.20)</w:t>
            </w:r>
          </w:p>
        </w:tc>
        <w:tc>
          <w:tcPr>
            <w:tcW w:w="935" w:type="dxa"/>
            <w:gridSpan w:val="2"/>
          </w:tcPr>
          <w:p w14:paraId="546E6C8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B462221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-0.13</w:t>
            </w:r>
          </w:p>
        </w:tc>
        <w:tc>
          <w:tcPr>
            <w:tcW w:w="567" w:type="dxa"/>
          </w:tcPr>
          <w:p w14:paraId="3C98107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30BCCC8C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55FFE17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482AF8C7" w14:textId="79386905" w:rsidR="008903A1" w:rsidRPr="00716D00" w:rsidRDefault="00B1124E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p=0.442</w:t>
            </w:r>
          </w:p>
        </w:tc>
      </w:tr>
      <w:tr w:rsidR="008903A1" w:rsidRPr="00716D00" w14:paraId="2197887A" w14:textId="7D831FAF" w:rsidTr="00FD288C">
        <w:trPr>
          <w:gridAfter w:val="1"/>
          <w:wAfter w:w="30" w:type="dxa"/>
        </w:trPr>
        <w:tc>
          <w:tcPr>
            <w:tcW w:w="1133" w:type="dxa"/>
          </w:tcPr>
          <w:p w14:paraId="7333B89C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223E2DF0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MM-non-attuned </w:t>
            </w:r>
          </w:p>
        </w:tc>
        <w:tc>
          <w:tcPr>
            <w:tcW w:w="709" w:type="dxa"/>
          </w:tcPr>
          <w:p w14:paraId="46750E01" w14:textId="04A82596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</w:t>
            </w:r>
            <w:ins w:id="34" w:author="Nancy Briggs" w:date="2024-03-31T13:14:00Z">
              <w:r>
                <w:rPr>
                  <w:sz w:val="15"/>
                  <w:szCs w:val="15"/>
                </w:rPr>
                <w:t>63</w:t>
              </w:r>
            </w:ins>
            <w:del w:id="35" w:author="Nancy Briggs" w:date="2024-03-31T13:14:00Z">
              <w:r w:rsidRPr="00716D00" w:rsidDel="008730EA">
                <w:rPr>
                  <w:sz w:val="15"/>
                  <w:szCs w:val="15"/>
                </w:rPr>
                <w:delText>83</w:delText>
              </w:r>
            </w:del>
            <w:r w:rsidRPr="00716D00">
              <w:rPr>
                <w:sz w:val="15"/>
                <w:szCs w:val="15"/>
              </w:rPr>
              <w:t xml:space="preserve"> (</w:t>
            </w:r>
            <w:ins w:id="36" w:author="Nancy Briggs" w:date="2024-03-31T13:15:00Z">
              <w:r>
                <w:rPr>
                  <w:sz w:val="15"/>
                  <w:szCs w:val="15"/>
                </w:rPr>
                <w:t>2.83</w:t>
              </w:r>
            </w:ins>
            <w:del w:id="37" w:author="Nancy Briggs" w:date="2024-03-31T13:15:00Z">
              <w:r w:rsidRPr="00716D00" w:rsidDel="00D85B36">
                <w:rPr>
                  <w:sz w:val="15"/>
                  <w:szCs w:val="15"/>
                </w:rPr>
                <w:delText>3.5</w:delText>
              </w:r>
            </w:del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8" w:type="dxa"/>
          </w:tcPr>
          <w:p w14:paraId="13A71096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1.40 (1.95)</w:t>
            </w:r>
          </w:p>
        </w:tc>
        <w:tc>
          <w:tcPr>
            <w:tcW w:w="709" w:type="dxa"/>
          </w:tcPr>
          <w:p w14:paraId="0B34044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2.23 (3.19)</w:t>
            </w:r>
          </w:p>
        </w:tc>
        <w:tc>
          <w:tcPr>
            <w:tcW w:w="1105" w:type="dxa"/>
          </w:tcPr>
          <w:p w14:paraId="659459E6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0.02*</w:t>
            </w:r>
          </w:p>
          <w:p w14:paraId="0749CB69" w14:textId="77777777" w:rsidR="008903A1" w:rsidRPr="00716D00" w:rsidRDefault="008903A1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0.69</w:t>
            </w:r>
          </w:p>
        </w:tc>
        <w:tc>
          <w:tcPr>
            <w:tcW w:w="1137" w:type="dxa"/>
          </w:tcPr>
          <w:p w14:paraId="21FBB36D" w14:textId="1C73284A" w:rsidR="008903A1" w:rsidRDefault="008903A1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p=0.512</w:t>
            </w:r>
          </w:p>
          <w:p w14:paraId="58BC1929" w14:textId="748986D9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d=0.435</w:t>
            </w:r>
          </w:p>
        </w:tc>
        <w:tc>
          <w:tcPr>
            <w:tcW w:w="708" w:type="dxa"/>
          </w:tcPr>
          <w:p w14:paraId="431E27B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3.32 (3.73)</w:t>
            </w:r>
          </w:p>
        </w:tc>
        <w:tc>
          <w:tcPr>
            <w:tcW w:w="709" w:type="dxa"/>
          </w:tcPr>
          <w:p w14:paraId="76E7627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4.83 (4.32)</w:t>
            </w:r>
          </w:p>
        </w:tc>
        <w:tc>
          <w:tcPr>
            <w:tcW w:w="709" w:type="dxa"/>
          </w:tcPr>
          <w:p w14:paraId="25B8484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(0.58)</w:t>
            </w:r>
          </w:p>
        </w:tc>
        <w:tc>
          <w:tcPr>
            <w:tcW w:w="934" w:type="dxa"/>
          </w:tcPr>
          <w:p w14:paraId="29BA246A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0.68</w:t>
            </w:r>
          </w:p>
          <w:p w14:paraId="6513AEB4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- 0.41</w:t>
            </w:r>
          </w:p>
        </w:tc>
        <w:tc>
          <w:tcPr>
            <w:tcW w:w="854" w:type="dxa"/>
          </w:tcPr>
          <w:p w14:paraId="56F497D5" w14:textId="2F5A915F" w:rsidR="008903A1" w:rsidRPr="0016742E" w:rsidRDefault="008903A1" w:rsidP="0016742E">
            <w:pPr>
              <w:rPr>
                <w:i/>
                <w:iCs/>
                <w:sz w:val="15"/>
                <w:szCs w:val="15"/>
              </w:rPr>
            </w:pPr>
            <w:r w:rsidRPr="0016742E">
              <w:rPr>
                <w:i/>
                <w:iCs/>
                <w:sz w:val="15"/>
                <w:szCs w:val="15"/>
              </w:rPr>
              <w:t>p</w:t>
            </w:r>
            <w:r w:rsidRPr="00117DF4">
              <w:rPr>
                <w:i/>
                <w:iCs/>
                <w:sz w:val="15"/>
                <w:szCs w:val="15"/>
              </w:rPr>
              <w:t>&gt;0.99</w:t>
            </w:r>
          </w:p>
          <w:p w14:paraId="191C1ED9" w14:textId="51EE2875" w:rsidR="008903A1" w:rsidRPr="00716D00" w:rsidRDefault="008903A1" w:rsidP="0016742E">
            <w:pPr>
              <w:rPr>
                <w:i/>
                <w:iCs/>
                <w:sz w:val="15"/>
                <w:szCs w:val="15"/>
              </w:rPr>
            </w:pPr>
            <w:r w:rsidRPr="0016742E">
              <w:rPr>
                <w:i/>
                <w:iCs/>
                <w:sz w:val="15"/>
                <w:szCs w:val="15"/>
              </w:rPr>
              <w:t>d=0.</w:t>
            </w:r>
            <w:r>
              <w:rPr>
                <w:i/>
                <w:iCs/>
                <w:sz w:val="15"/>
                <w:szCs w:val="15"/>
              </w:rPr>
              <w:t>458</w:t>
            </w:r>
          </w:p>
        </w:tc>
        <w:tc>
          <w:tcPr>
            <w:tcW w:w="708" w:type="dxa"/>
          </w:tcPr>
          <w:p w14:paraId="66D82A4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(5.17)</w:t>
            </w:r>
          </w:p>
        </w:tc>
        <w:tc>
          <w:tcPr>
            <w:tcW w:w="709" w:type="dxa"/>
          </w:tcPr>
          <w:p w14:paraId="0DDB79AF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5.31 (7.46)</w:t>
            </w:r>
          </w:p>
        </w:tc>
        <w:tc>
          <w:tcPr>
            <w:tcW w:w="935" w:type="dxa"/>
            <w:gridSpan w:val="2"/>
          </w:tcPr>
          <w:p w14:paraId="37D7DA68" w14:textId="5C1A7EFF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38" w:author="Nancy Briggs" w:date="2024-03-31T13:17:00Z">
              <w:r>
                <w:rPr>
                  <w:sz w:val="15"/>
                  <w:szCs w:val="15"/>
                </w:rPr>
                <w:t>0.092</w:t>
              </w:r>
            </w:ins>
            <w:del w:id="39" w:author="Nancy Briggs" w:date="2024-03-31T13:17:00Z">
              <w:r w:rsidRPr="00716D00" w:rsidDel="00295B25">
                <w:rPr>
                  <w:sz w:val="15"/>
                  <w:szCs w:val="15"/>
                </w:rPr>
                <w:delText>1.00</w:delText>
              </w:r>
            </w:del>
          </w:p>
          <w:p w14:paraId="6EE2AB95" w14:textId="1C8402F9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</w:t>
            </w:r>
            <w:ins w:id="40" w:author="Nancy Briggs" w:date="2024-03-31T13:17:00Z">
              <w:r>
                <w:rPr>
                  <w:sz w:val="15"/>
                  <w:szCs w:val="15"/>
                </w:rPr>
                <w:t>53</w:t>
              </w:r>
            </w:ins>
            <w:del w:id="41" w:author="Nancy Briggs" w:date="2024-03-31T13:17:00Z">
              <w:r w:rsidRPr="00716D00" w:rsidDel="00295B25">
                <w:rPr>
                  <w:sz w:val="15"/>
                  <w:szCs w:val="15"/>
                </w:rPr>
                <w:delText>13</w:delText>
              </w:r>
            </w:del>
          </w:p>
        </w:tc>
        <w:tc>
          <w:tcPr>
            <w:tcW w:w="567" w:type="dxa"/>
          </w:tcPr>
          <w:p w14:paraId="08DD713D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324DD93F" w14:textId="38B1E8D4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</w:t>
            </w:r>
            <w:r>
              <w:rPr>
                <w:sz w:val="15"/>
                <w:szCs w:val="15"/>
              </w:rPr>
              <w:t xml:space="preserve">, </w:t>
            </w:r>
            <w:r w:rsidRPr="00716D00">
              <w:rPr>
                <w:sz w:val="15"/>
                <w:szCs w:val="15"/>
              </w:rPr>
              <w:t>PCIT-T &lt; WL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=0.0</w:t>
            </w:r>
            <w:ins w:id="42" w:author="Nancy Briggs" w:date="2024-03-31T13:19:00Z">
              <w:r>
                <w:rPr>
                  <w:sz w:val="15"/>
                  <w:szCs w:val="15"/>
                </w:rPr>
                <w:t>05</w:t>
              </w:r>
            </w:ins>
            <w:del w:id="43" w:author="Nancy Briggs" w:date="2024-03-31T13:19:00Z">
              <w:r w:rsidDel="004D4728">
                <w:rPr>
                  <w:sz w:val="15"/>
                  <w:szCs w:val="15"/>
                </w:rPr>
                <w:delText>1</w:delText>
              </w:r>
            </w:del>
            <w:r w:rsidRPr="00716D00">
              <w:rPr>
                <w:sz w:val="15"/>
                <w:szCs w:val="15"/>
              </w:rPr>
              <w:t>)</w:t>
            </w:r>
            <w:del w:id="44" w:author="Nancy Briggs" w:date="2024-03-31T13:19:00Z">
              <w:r w:rsidRPr="00716D00" w:rsidDel="004D4728">
                <w:rPr>
                  <w:sz w:val="15"/>
                  <w:szCs w:val="15"/>
                </w:rPr>
                <w:delText>, Trend PCIT-T &lt; COS-P</w:delText>
              </w:r>
              <w:r w:rsidDel="004D4728">
                <w:rPr>
                  <w:sz w:val="15"/>
                  <w:szCs w:val="15"/>
                </w:rPr>
                <w:delText xml:space="preserve"> </w:delText>
              </w:r>
              <w:r w:rsidRPr="00716D00" w:rsidDel="004D4728">
                <w:rPr>
                  <w:sz w:val="15"/>
                  <w:szCs w:val="15"/>
                </w:rPr>
                <w:delText>(</w:delText>
              </w:r>
              <w:r w:rsidRPr="00716D00" w:rsidDel="004D4728">
                <w:rPr>
                  <w:i/>
                  <w:iCs/>
                  <w:sz w:val="15"/>
                  <w:szCs w:val="15"/>
                </w:rPr>
                <w:delText>p</w:delText>
              </w:r>
              <w:r w:rsidRPr="00716D00" w:rsidDel="004D4728">
                <w:rPr>
                  <w:sz w:val="15"/>
                  <w:szCs w:val="15"/>
                </w:rPr>
                <w:delText>=.0</w:delText>
              </w:r>
              <w:r w:rsidDel="004D4728">
                <w:rPr>
                  <w:sz w:val="15"/>
                  <w:szCs w:val="15"/>
                </w:rPr>
                <w:delText>8</w:delText>
              </w:r>
              <w:r w:rsidRPr="00716D00" w:rsidDel="004D4728">
                <w:rPr>
                  <w:sz w:val="15"/>
                  <w:szCs w:val="15"/>
                </w:rPr>
                <w:delText>)</w:delText>
              </w:r>
            </w:del>
          </w:p>
        </w:tc>
        <w:tc>
          <w:tcPr>
            <w:tcW w:w="994" w:type="dxa"/>
            <w:gridSpan w:val="2"/>
          </w:tcPr>
          <w:p w14:paraId="6F94268B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2A6383F9" w14:textId="58CAE9C3" w:rsidR="008903A1" w:rsidRPr="00716D00" w:rsidRDefault="00DD0A9D" w:rsidP="0023133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p=0.974</w:t>
            </w:r>
          </w:p>
        </w:tc>
      </w:tr>
      <w:tr w:rsidR="008903A1" w:rsidRPr="00716D00" w14:paraId="5191188A" w14:textId="3A83A0D8" w:rsidTr="00FD288C">
        <w:trPr>
          <w:gridAfter w:val="1"/>
          <w:wAfter w:w="30" w:type="dxa"/>
        </w:trPr>
        <w:tc>
          <w:tcPr>
            <w:tcW w:w="1133" w:type="dxa"/>
          </w:tcPr>
          <w:p w14:paraId="4D5B6C0A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Parental reflectiveness</w:t>
            </w:r>
          </w:p>
        </w:tc>
        <w:tc>
          <w:tcPr>
            <w:tcW w:w="702" w:type="dxa"/>
          </w:tcPr>
          <w:p w14:paraId="474C8C8E" w14:textId="77777777" w:rsidR="008903A1" w:rsidRPr="00716D00" w:rsidRDefault="008903A1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DRFQ </w:t>
            </w:r>
          </w:p>
        </w:tc>
        <w:tc>
          <w:tcPr>
            <w:tcW w:w="709" w:type="dxa"/>
          </w:tcPr>
          <w:p w14:paraId="5EB90404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34.91 (6.44)</w:t>
            </w:r>
          </w:p>
        </w:tc>
        <w:tc>
          <w:tcPr>
            <w:tcW w:w="708" w:type="dxa"/>
          </w:tcPr>
          <w:p w14:paraId="7ADC04E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38.46 (5.10)</w:t>
            </w:r>
          </w:p>
        </w:tc>
        <w:tc>
          <w:tcPr>
            <w:tcW w:w="709" w:type="dxa"/>
          </w:tcPr>
          <w:p w14:paraId="65B466D5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39.67 (6.48)</w:t>
            </w:r>
          </w:p>
        </w:tc>
        <w:tc>
          <w:tcPr>
            <w:tcW w:w="1105" w:type="dxa"/>
          </w:tcPr>
          <w:p w14:paraId="54D9E8A5" w14:textId="77777777" w:rsidR="008903A1" w:rsidRPr="00716D00" w:rsidRDefault="008903A1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=.006*</w:t>
            </w:r>
          </w:p>
          <w:p w14:paraId="46BEF807" w14:textId="77777777" w:rsidR="008903A1" w:rsidRPr="00716D00" w:rsidRDefault="008903A1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-.62</w:t>
            </w:r>
          </w:p>
        </w:tc>
        <w:tc>
          <w:tcPr>
            <w:tcW w:w="1137" w:type="dxa"/>
          </w:tcPr>
          <w:p w14:paraId="11DBB5B0" w14:textId="62D04EE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</w:tcPr>
          <w:p w14:paraId="34D5E2F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34.43 (6.11)</w:t>
            </w:r>
          </w:p>
        </w:tc>
        <w:tc>
          <w:tcPr>
            <w:tcW w:w="709" w:type="dxa"/>
          </w:tcPr>
          <w:p w14:paraId="0C705F18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34.00 (5.37)</w:t>
            </w:r>
          </w:p>
        </w:tc>
        <w:tc>
          <w:tcPr>
            <w:tcW w:w="709" w:type="dxa"/>
          </w:tcPr>
          <w:p w14:paraId="4DFCD4E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36.60 (4.04)</w:t>
            </w:r>
          </w:p>
        </w:tc>
        <w:tc>
          <w:tcPr>
            <w:tcW w:w="934" w:type="dxa"/>
          </w:tcPr>
          <w:p w14:paraId="777FF901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38094D3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-.08</w:t>
            </w:r>
          </w:p>
        </w:tc>
        <w:tc>
          <w:tcPr>
            <w:tcW w:w="854" w:type="dxa"/>
          </w:tcPr>
          <w:p w14:paraId="2A19646F" w14:textId="31097C4F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</w:tcPr>
          <w:p w14:paraId="2B2EC513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35.55 (7.92)</w:t>
            </w:r>
          </w:p>
        </w:tc>
        <w:tc>
          <w:tcPr>
            <w:tcW w:w="709" w:type="dxa"/>
          </w:tcPr>
          <w:p w14:paraId="3C4B4012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37.10 (6.20)</w:t>
            </w:r>
          </w:p>
        </w:tc>
        <w:tc>
          <w:tcPr>
            <w:tcW w:w="935" w:type="dxa"/>
            <w:gridSpan w:val="2"/>
          </w:tcPr>
          <w:p w14:paraId="2DE5C80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6337BE69" w14:textId="77777777" w:rsidR="008903A1" w:rsidRPr="00716D00" w:rsidRDefault="008903A1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-.17</w:t>
            </w:r>
          </w:p>
        </w:tc>
        <w:tc>
          <w:tcPr>
            <w:tcW w:w="567" w:type="dxa"/>
          </w:tcPr>
          <w:p w14:paraId="6C90A460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625A65A3" w14:textId="7E148CF6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</w:t>
            </w:r>
            <w:r>
              <w:rPr>
                <w:sz w:val="15"/>
                <w:szCs w:val="15"/>
              </w:rPr>
              <w:t xml:space="preserve">o </w:t>
            </w:r>
            <w:r w:rsidRPr="00716D00">
              <w:rPr>
                <w:sz w:val="15"/>
                <w:szCs w:val="15"/>
              </w:rPr>
              <w:t xml:space="preserve">(trend: PCIT-T&gt;COS-P, </w:t>
            </w:r>
            <w:r w:rsidRPr="008224BD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.0</w:t>
            </w:r>
            <w:r>
              <w:rPr>
                <w:sz w:val="15"/>
                <w:szCs w:val="15"/>
              </w:rPr>
              <w:t>6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994" w:type="dxa"/>
            <w:gridSpan w:val="2"/>
          </w:tcPr>
          <w:p w14:paraId="40F9FDF9" w14:textId="77777777" w:rsidR="008903A1" w:rsidRPr="00716D00" w:rsidRDefault="008903A1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66BE51C9" w14:textId="1E9BC0C2" w:rsidR="008903A1" w:rsidRPr="00716D00" w:rsidRDefault="005D1FB0" w:rsidP="00231331">
            <w:pPr>
              <w:rPr>
                <w:sz w:val="15"/>
                <w:szCs w:val="15"/>
              </w:rPr>
            </w:pPr>
            <w:proofErr w:type="spellStart"/>
            <w:r w:rsidRPr="005D1FB0">
              <w:rPr>
                <w:sz w:val="15"/>
                <w:szCs w:val="15"/>
                <w:highlight w:val="yellow"/>
              </w:rPr>
              <w:t>xxxx</w:t>
            </w:r>
            <w:proofErr w:type="spellEnd"/>
          </w:p>
        </w:tc>
      </w:tr>
      <w:tr w:rsidR="00CB6ABA" w:rsidRPr="00716D00" w14:paraId="47FFB07E" w14:textId="6B106B80" w:rsidTr="00FD288C">
        <w:trPr>
          <w:gridAfter w:val="1"/>
          <w:wAfter w:w="30" w:type="dxa"/>
        </w:trPr>
        <w:tc>
          <w:tcPr>
            <w:tcW w:w="1133" w:type="dxa"/>
          </w:tcPr>
          <w:p w14:paraId="4667533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Empathy </w:t>
            </w:r>
          </w:p>
        </w:tc>
        <w:tc>
          <w:tcPr>
            <w:tcW w:w="702" w:type="dxa"/>
          </w:tcPr>
          <w:p w14:paraId="04F0C3E5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TOPSE-Empathy</w:t>
            </w:r>
          </w:p>
        </w:tc>
        <w:tc>
          <w:tcPr>
            <w:tcW w:w="709" w:type="dxa"/>
          </w:tcPr>
          <w:p w14:paraId="2397EA4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43.90 (8.67)</w:t>
            </w:r>
          </w:p>
        </w:tc>
        <w:tc>
          <w:tcPr>
            <w:tcW w:w="708" w:type="dxa"/>
          </w:tcPr>
          <w:p w14:paraId="1603879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48.91 (7.55)</w:t>
            </w:r>
          </w:p>
        </w:tc>
        <w:tc>
          <w:tcPr>
            <w:tcW w:w="709" w:type="dxa"/>
          </w:tcPr>
          <w:p w14:paraId="2074EDD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44.61 (11.67)</w:t>
            </w:r>
          </w:p>
        </w:tc>
        <w:tc>
          <w:tcPr>
            <w:tcW w:w="1105" w:type="dxa"/>
          </w:tcPr>
          <w:p w14:paraId="40D4357B" w14:textId="77777777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=.03*</w:t>
            </w:r>
          </w:p>
          <w:p w14:paraId="28147F4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-0.60</w:t>
            </w:r>
          </w:p>
        </w:tc>
        <w:tc>
          <w:tcPr>
            <w:tcW w:w="1137" w:type="dxa"/>
          </w:tcPr>
          <w:p w14:paraId="5D5E95BD" w14:textId="2240E212" w:rsidR="00CB6ABA" w:rsidRPr="009D7129" w:rsidRDefault="00CB6ABA" w:rsidP="00CB6ABA">
            <w:pPr>
              <w:rPr>
                <w:sz w:val="15"/>
                <w:szCs w:val="15"/>
              </w:rPr>
            </w:pPr>
            <w:r w:rsidRPr="009D7129">
              <w:rPr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>&gt;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99</w:t>
            </w:r>
          </w:p>
          <w:p w14:paraId="2CC7CA11" w14:textId="002E3C26" w:rsidR="00CB6ABA" w:rsidRPr="00716D00" w:rsidRDefault="00CB6ABA" w:rsidP="00CB6ABA">
            <w:pPr>
              <w:rPr>
                <w:sz w:val="15"/>
                <w:szCs w:val="15"/>
              </w:rPr>
            </w:pPr>
            <w:r w:rsidRPr="009D7129">
              <w:rPr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-</w:t>
            </w:r>
            <w:r w:rsidRPr="009D7129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193</w:t>
            </w:r>
          </w:p>
        </w:tc>
        <w:tc>
          <w:tcPr>
            <w:tcW w:w="708" w:type="dxa"/>
          </w:tcPr>
          <w:p w14:paraId="079FAF7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43.46 (7.31)</w:t>
            </w:r>
          </w:p>
        </w:tc>
        <w:tc>
          <w:tcPr>
            <w:tcW w:w="709" w:type="dxa"/>
          </w:tcPr>
          <w:p w14:paraId="141A3D8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44.92 (8.85)</w:t>
            </w:r>
          </w:p>
        </w:tc>
        <w:tc>
          <w:tcPr>
            <w:tcW w:w="709" w:type="dxa"/>
          </w:tcPr>
          <w:p w14:paraId="4DB7DFE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48.80 (3.27)</w:t>
            </w:r>
          </w:p>
        </w:tc>
        <w:tc>
          <w:tcPr>
            <w:tcW w:w="934" w:type="dxa"/>
          </w:tcPr>
          <w:p w14:paraId="2214812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7AC44F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-0.20</w:t>
            </w:r>
          </w:p>
        </w:tc>
        <w:tc>
          <w:tcPr>
            <w:tcW w:w="854" w:type="dxa"/>
          </w:tcPr>
          <w:p w14:paraId="632A6367" w14:textId="154950C9" w:rsidR="00CB6ABA" w:rsidRPr="00EA425E" w:rsidRDefault="00CB6ABA" w:rsidP="00CB6ABA">
            <w:pPr>
              <w:rPr>
                <w:sz w:val="15"/>
                <w:szCs w:val="15"/>
              </w:rPr>
            </w:pPr>
            <w:r w:rsidRPr="00EA425E">
              <w:rPr>
                <w:sz w:val="15"/>
                <w:szCs w:val="15"/>
              </w:rPr>
              <w:t>p=0.</w:t>
            </w:r>
            <w:r>
              <w:rPr>
                <w:sz w:val="15"/>
                <w:szCs w:val="15"/>
              </w:rPr>
              <w:t>898</w:t>
            </w:r>
          </w:p>
          <w:p w14:paraId="246E9DFA" w14:textId="6FF3B774" w:rsidR="00CB6ABA" w:rsidRPr="00716D00" w:rsidRDefault="00CB6ABA" w:rsidP="00CB6ABA">
            <w:pPr>
              <w:rPr>
                <w:sz w:val="15"/>
                <w:szCs w:val="15"/>
              </w:rPr>
            </w:pPr>
            <w:r w:rsidRPr="00EA425E">
              <w:rPr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-</w:t>
            </w:r>
            <w:r w:rsidRPr="00EA425E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450</w:t>
            </w:r>
          </w:p>
        </w:tc>
        <w:tc>
          <w:tcPr>
            <w:tcW w:w="708" w:type="dxa"/>
          </w:tcPr>
          <w:p w14:paraId="42AF430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45.98 (8.73)</w:t>
            </w:r>
          </w:p>
        </w:tc>
        <w:tc>
          <w:tcPr>
            <w:tcW w:w="709" w:type="dxa"/>
          </w:tcPr>
          <w:p w14:paraId="58AB611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45.77 (7.19)</w:t>
            </w:r>
          </w:p>
        </w:tc>
        <w:tc>
          <w:tcPr>
            <w:tcW w:w="935" w:type="dxa"/>
            <w:gridSpan w:val="2"/>
          </w:tcPr>
          <w:p w14:paraId="41B9CC96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FEA66AB" w14:textId="47A6ADE8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 xml:space="preserve"> 0.0</w:t>
            </w:r>
            <w:ins w:id="45" w:author="Nancy Briggs" w:date="2024-03-31T13:22:00Z">
              <w:r>
                <w:rPr>
                  <w:sz w:val="15"/>
                  <w:szCs w:val="15"/>
                </w:rPr>
                <w:t>4</w:t>
              </w:r>
            </w:ins>
            <w:del w:id="46" w:author="Nancy Briggs" w:date="2024-03-31T13:22:00Z">
              <w:r w:rsidRPr="00716D00" w:rsidDel="00140B6F">
                <w:rPr>
                  <w:sz w:val="15"/>
                  <w:szCs w:val="15"/>
                </w:rPr>
                <w:delText>9</w:delText>
              </w:r>
            </w:del>
          </w:p>
        </w:tc>
        <w:tc>
          <w:tcPr>
            <w:tcW w:w="567" w:type="dxa"/>
          </w:tcPr>
          <w:p w14:paraId="2E716F3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50C524B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361E6B1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6FF8FF2A" w14:textId="41F3DBC1" w:rsidR="00CB6ABA" w:rsidRPr="00716D00" w:rsidRDefault="00CB6ABA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p=0.604</w:t>
            </w:r>
          </w:p>
        </w:tc>
      </w:tr>
      <w:tr w:rsidR="00CB6ABA" w:rsidRPr="00716D00" w14:paraId="7C107CF4" w14:textId="428FA28A" w:rsidTr="00FD288C">
        <w:trPr>
          <w:gridAfter w:val="1"/>
          <w:wAfter w:w="30" w:type="dxa"/>
        </w:trPr>
        <w:tc>
          <w:tcPr>
            <w:tcW w:w="1133" w:type="dxa"/>
          </w:tcPr>
          <w:p w14:paraId="3722A8C4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Emotion</w:t>
            </w:r>
          </w:p>
        </w:tc>
        <w:tc>
          <w:tcPr>
            <w:tcW w:w="702" w:type="dxa"/>
          </w:tcPr>
          <w:p w14:paraId="47B13C9F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TOPSE-Emotion</w:t>
            </w:r>
          </w:p>
        </w:tc>
        <w:tc>
          <w:tcPr>
            <w:tcW w:w="709" w:type="dxa"/>
          </w:tcPr>
          <w:p w14:paraId="756F7C4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52.13 (6.71)</w:t>
            </w:r>
          </w:p>
        </w:tc>
        <w:tc>
          <w:tcPr>
            <w:tcW w:w="708" w:type="dxa"/>
          </w:tcPr>
          <w:p w14:paraId="510055F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55.09 (5.72)</w:t>
            </w:r>
          </w:p>
        </w:tc>
        <w:tc>
          <w:tcPr>
            <w:tcW w:w="709" w:type="dxa"/>
          </w:tcPr>
          <w:p w14:paraId="14EE9D0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53.89 (4.32)</w:t>
            </w:r>
          </w:p>
        </w:tc>
        <w:tc>
          <w:tcPr>
            <w:tcW w:w="1105" w:type="dxa"/>
          </w:tcPr>
          <w:p w14:paraId="2109F2A7" w14:textId="77777777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=0.03*</w:t>
            </w:r>
          </w:p>
          <w:p w14:paraId="15AEA87E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=-0.46</w:t>
            </w:r>
          </w:p>
        </w:tc>
        <w:tc>
          <w:tcPr>
            <w:tcW w:w="1137" w:type="dxa"/>
          </w:tcPr>
          <w:p w14:paraId="792099B0" w14:textId="10CF9F34" w:rsidR="00CB6ABA" w:rsidRPr="00EB09F6" w:rsidRDefault="00CB6ABA" w:rsidP="00CB6ABA">
            <w:pPr>
              <w:rPr>
                <w:sz w:val="15"/>
                <w:szCs w:val="15"/>
              </w:rPr>
            </w:pPr>
            <w:r w:rsidRPr="00EB09F6">
              <w:rPr>
                <w:sz w:val="15"/>
                <w:szCs w:val="15"/>
              </w:rPr>
              <w:t>p=0.</w:t>
            </w:r>
            <w:r>
              <w:rPr>
                <w:sz w:val="15"/>
                <w:szCs w:val="15"/>
              </w:rPr>
              <w:t>153</w:t>
            </w:r>
          </w:p>
          <w:p w14:paraId="77B1BC94" w14:textId="5B5A0DB5" w:rsidR="00CB6ABA" w:rsidRPr="00716D00" w:rsidRDefault="00CB6ABA" w:rsidP="00CB6ABA">
            <w:pPr>
              <w:rPr>
                <w:sz w:val="15"/>
                <w:szCs w:val="15"/>
              </w:rPr>
            </w:pPr>
            <w:r w:rsidRPr="00EB09F6">
              <w:rPr>
                <w:sz w:val="15"/>
                <w:szCs w:val="15"/>
              </w:rPr>
              <w:t>d=</w:t>
            </w:r>
            <w:r>
              <w:rPr>
                <w:sz w:val="15"/>
                <w:szCs w:val="15"/>
              </w:rPr>
              <w:t>-</w:t>
            </w:r>
            <w:r w:rsidRPr="00EB09F6">
              <w:rPr>
                <w:sz w:val="15"/>
                <w:szCs w:val="15"/>
              </w:rPr>
              <w:t>0.</w:t>
            </w:r>
            <w:r>
              <w:rPr>
                <w:sz w:val="15"/>
                <w:szCs w:val="15"/>
              </w:rPr>
              <w:t>382</w:t>
            </w:r>
          </w:p>
        </w:tc>
        <w:tc>
          <w:tcPr>
            <w:tcW w:w="708" w:type="dxa"/>
          </w:tcPr>
          <w:p w14:paraId="789C841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53.17 (6.72)</w:t>
            </w:r>
          </w:p>
        </w:tc>
        <w:tc>
          <w:tcPr>
            <w:tcW w:w="709" w:type="dxa"/>
          </w:tcPr>
          <w:p w14:paraId="2783FF7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51.77 (5.05)</w:t>
            </w:r>
          </w:p>
        </w:tc>
        <w:tc>
          <w:tcPr>
            <w:tcW w:w="709" w:type="dxa"/>
          </w:tcPr>
          <w:p w14:paraId="0DEBFFA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53.20 (4.09)</w:t>
            </w:r>
          </w:p>
        </w:tc>
        <w:tc>
          <w:tcPr>
            <w:tcW w:w="934" w:type="dxa"/>
          </w:tcPr>
          <w:p w14:paraId="31BB5C7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7BD7474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0.18</w:t>
            </w:r>
          </w:p>
        </w:tc>
        <w:tc>
          <w:tcPr>
            <w:tcW w:w="854" w:type="dxa"/>
          </w:tcPr>
          <w:p w14:paraId="736947DF" w14:textId="15CC42CF" w:rsidR="00CB6ABA" w:rsidRPr="004C631C" w:rsidRDefault="00CB6ABA" w:rsidP="00CB6ABA">
            <w:pPr>
              <w:rPr>
                <w:sz w:val="15"/>
                <w:szCs w:val="15"/>
              </w:rPr>
            </w:pPr>
            <w:r w:rsidRPr="004C631C">
              <w:rPr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>&gt;</w:t>
            </w:r>
            <w:r w:rsidRPr="007450B3">
              <w:rPr>
                <w:sz w:val="15"/>
                <w:szCs w:val="15"/>
              </w:rPr>
              <w:t>0.99</w:t>
            </w:r>
          </w:p>
          <w:p w14:paraId="0CD646E9" w14:textId="503CCE2B" w:rsidR="00CB6ABA" w:rsidRPr="00716D00" w:rsidRDefault="00CB6ABA" w:rsidP="00CB6ABA">
            <w:pPr>
              <w:rPr>
                <w:sz w:val="15"/>
                <w:szCs w:val="15"/>
              </w:rPr>
            </w:pPr>
            <w:r w:rsidRPr="004C631C">
              <w:rPr>
                <w:sz w:val="15"/>
                <w:szCs w:val="15"/>
              </w:rPr>
              <w:t>d=0.</w:t>
            </w:r>
            <w:r>
              <w:rPr>
                <w:sz w:val="15"/>
                <w:szCs w:val="15"/>
              </w:rPr>
              <w:t>197</w:t>
            </w:r>
          </w:p>
        </w:tc>
        <w:tc>
          <w:tcPr>
            <w:tcW w:w="708" w:type="dxa"/>
          </w:tcPr>
          <w:p w14:paraId="136B238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54.42 (4.88)</w:t>
            </w:r>
          </w:p>
        </w:tc>
        <w:tc>
          <w:tcPr>
            <w:tcW w:w="709" w:type="dxa"/>
          </w:tcPr>
          <w:p w14:paraId="103DAA9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53.73 (4.19)</w:t>
            </w:r>
          </w:p>
        </w:tc>
        <w:tc>
          <w:tcPr>
            <w:tcW w:w="935" w:type="dxa"/>
            <w:gridSpan w:val="2"/>
          </w:tcPr>
          <w:p w14:paraId="28C6021A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4F4B6F7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>0.09</w:t>
            </w:r>
          </w:p>
        </w:tc>
        <w:tc>
          <w:tcPr>
            <w:tcW w:w="567" w:type="dxa"/>
          </w:tcPr>
          <w:p w14:paraId="1C00282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4D107C8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0C85977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1B5B6F29" w14:textId="316DEC25" w:rsidR="00CB6ABA" w:rsidRPr="00716D00" w:rsidRDefault="006051CB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</w:t>
            </w:r>
            <w:r w:rsidR="000F6CBC">
              <w:rPr>
                <w:sz w:val="15"/>
                <w:szCs w:val="15"/>
              </w:rPr>
              <w:t>338</w:t>
            </w:r>
          </w:p>
        </w:tc>
      </w:tr>
      <w:tr w:rsidR="00CB6ABA" w:rsidRPr="00716D00" w14:paraId="06A25435" w14:textId="7432D126" w:rsidTr="00FD288C">
        <w:trPr>
          <w:gridAfter w:val="1"/>
          <w:wAfter w:w="30" w:type="dxa"/>
        </w:trPr>
        <w:tc>
          <w:tcPr>
            <w:tcW w:w="1133" w:type="dxa"/>
          </w:tcPr>
          <w:p w14:paraId="1F969CD8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Emotion regulation </w:t>
            </w:r>
          </w:p>
          <w:p w14:paraId="700BDC37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120C0A57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DERS </w:t>
            </w:r>
          </w:p>
          <w:p w14:paraId="72F575DB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9" w:type="dxa"/>
          </w:tcPr>
          <w:p w14:paraId="4DB752F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71.33 (19.68)</w:t>
            </w:r>
          </w:p>
        </w:tc>
        <w:tc>
          <w:tcPr>
            <w:tcW w:w="708" w:type="dxa"/>
          </w:tcPr>
          <w:p w14:paraId="0CF7744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69.65 (17.13)</w:t>
            </w:r>
          </w:p>
        </w:tc>
        <w:tc>
          <w:tcPr>
            <w:tcW w:w="709" w:type="dxa"/>
          </w:tcPr>
          <w:p w14:paraId="0C347C6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67.61 (22.66)</w:t>
            </w:r>
          </w:p>
        </w:tc>
        <w:tc>
          <w:tcPr>
            <w:tcW w:w="1105" w:type="dxa"/>
          </w:tcPr>
          <w:p w14:paraId="5494F5C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71A67B68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0.03</w:t>
            </w:r>
          </w:p>
        </w:tc>
        <w:tc>
          <w:tcPr>
            <w:tcW w:w="1137" w:type="dxa"/>
          </w:tcPr>
          <w:p w14:paraId="1B5253A4" w14:textId="16ABFA06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</w:tcPr>
          <w:p w14:paraId="405F8B5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77.80 (26.24)</w:t>
            </w:r>
          </w:p>
        </w:tc>
        <w:tc>
          <w:tcPr>
            <w:tcW w:w="709" w:type="dxa"/>
          </w:tcPr>
          <w:p w14:paraId="2C71CE3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85.92 (21.29)</w:t>
            </w:r>
          </w:p>
        </w:tc>
        <w:tc>
          <w:tcPr>
            <w:tcW w:w="709" w:type="dxa"/>
          </w:tcPr>
          <w:p w14:paraId="2500071E" w14:textId="5215FB7F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72.2</w:t>
            </w:r>
            <w:ins w:id="47" w:author="Nancy Briggs" w:date="2024-03-31T13:25:00Z">
              <w:r>
                <w:rPr>
                  <w:sz w:val="15"/>
                  <w:szCs w:val="15"/>
                </w:rPr>
                <w:t>0</w:t>
              </w:r>
            </w:ins>
            <w:r w:rsidRPr="00716D00">
              <w:rPr>
                <w:sz w:val="15"/>
                <w:szCs w:val="15"/>
              </w:rPr>
              <w:t xml:space="preserve"> (19.79)</w:t>
            </w:r>
          </w:p>
        </w:tc>
        <w:tc>
          <w:tcPr>
            <w:tcW w:w="934" w:type="dxa"/>
          </w:tcPr>
          <w:p w14:paraId="0D1DD12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0.86</w:t>
            </w:r>
          </w:p>
          <w:p w14:paraId="4BEDBB68" w14:textId="77777777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-0.19</w:t>
            </w:r>
          </w:p>
        </w:tc>
        <w:tc>
          <w:tcPr>
            <w:tcW w:w="854" w:type="dxa"/>
          </w:tcPr>
          <w:p w14:paraId="5087A401" w14:textId="1A9C1CBF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</w:tcPr>
          <w:p w14:paraId="7EABA37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78.73 (23.16)</w:t>
            </w:r>
          </w:p>
        </w:tc>
        <w:tc>
          <w:tcPr>
            <w:tcW w:w="709" w:type="dxa"/>
          </w:tcPr>
          <w:p w14:paraId="19ABC62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75.41 (21.10)</w:t>
            </w:r>
          </w:p>
        </w:tc>
        <w:tc>
          <w:tcPr>
            <w:tcW w:w="935" w:type="dxa"/>
            <w:gridSpan w:val="2"/>
          </w:tcPr>
          <w:p w14:paraId="6DDEAF8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0.14</w:t>
            </w:r>
          </w:p>
          <w:p w14:paraId="130169B9" w14:textId="6D21831E" w:rsidR="00CB6ABA" w:rsidRPr="00716D00" w:rsidRDefault="00CB6ABA" w:rsidP="00CB6ABA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</w:t>
            </w:r>
            <w:ins w:id="48" w:author="Nancy Briggs" w:date="2024-03-31T13:26:00Z">
              <w:r>
                <w:rPr>
                  <w:sz w:val="15"/>
                  <w:szCs w:val="15"/>
                </w:rPr>
                <w:t>28</w:t>
              </w:r>
            </w:ins>
            <w:del w:id="49" w:author="Nancy Briggs" w:date="2024-03-31T13:26:00Z">
              <w:r w:rsidRPr="00716D00" w:rsidDel="00E66F5F">
                <w:rPr>
                  <w:sz w:val="15"/>
                  <w:szCs w:val="15"/>
                </w:rPr>
                <w:delText>30</w:delText>
              </w:r>
            </w:del>
          </w:p>
        </w:tc>
        <w:tc>
          <w:tcPr>
            <w:tcW w:w="567" w:type="dxa"/>
          </w:tcPr>
          <w:p w14:paraId="3841AC5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4A7E0A3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605A635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5C8E8AED" w14:textId="157E72EF" w:rsidR="00CB6ABA" w:rsidRPr="00716D00" w:rsidRDefault="00C06D14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</w:t>
            </w:r>
            <w:r w:rsidR="00567B3D">
              <w:rPr>
                <w:sz w:val="15"/>
                <w:szCs w:val="15"/>
              </w:rPr>
              <w:t>0.502</w:t>
            </w:r>
          </w:p>
        </w:tc>
      </w:tr>
      <w:tr w:rsidR="00CB6ABA" w:rsidRPr="00716D00" w14:paraId="2871AED7" w14:textId="32385A31" w:rsidTr="00FD288C">
        <w:trPr>
          <w:gridAfter w:val="1"/>
          <w:wAfter w:w="30" w:type="dxa"/>
        </w:trPr>
        <w:tc>
          <w:tcPr>
            <w:tcW w:w="1133" w:type="dxa"/>
          </w:tcPr>
          <w:p w14:paraId="1C8526EF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Caregiving helplessness </w:t>
            </w:r>
          </w:p>
          <w:p w14:paraId="3B3362B6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3D5EA953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lastRenderedPageBreak/>
              <w:t xml:space="preserve">CHQ -mother 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lastRenderedPageBreak/>
              <w:t xml:space="preserve">helpless </w:t>
            </w:r>
          </w:p>
        </w:tc>
        <w:tc>
          <w:tcPr>
            <w:tcW w:w="709" w:type="dxa"/>
          </w:tcPr>
          <w:p w14:paraId="73929A6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lastRenderedPageBreak/>
              <w:t>13.00 (5.57)</w:t>
            </w:r>
          </w:p>
        </w:tc>
        <w:tc>
          <w:tcPr>
            <w:tcW w:w="708" w:type="dxa"/>
          </w:tcPr>
          <w:p w14:paraId="5A399B8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10.72 (5.56)</w:t>
            </w:r>
          </w:p>
        </w:tc>
        <w:tc>
          <w:tcPr>
            <w:tcW w:w="709" w:type="dxa"/>
          </w:tcPr>
          <w:p w14:paraId="6F0FB87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11.00 (6.63)</w:t>
            </w:r>
          </w:p>
        </w:tc>
        <w:tc>
          <w:tcPr>
            <w:tcW w:w="1105" w:type="dxa"/>
          </w:tcPr>
          <w:p w14:paraId="4923CEA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=.11</w:t>
            </w:r>
            <w:del w:id="50" w:author="Nancy Briggs" w:date="2024-03-31T13:27:00Z">
              <w:r w:rsidRPr="00716D00" w:rsidDel="0063157C">
                <w:rPr>
                  <w:sz w:val="15"/>
                  <w:szCs w:val="15"/>
                </w:rPr>
                <w:delText>3</w:delText>
              </w:r>
            </w:del>
          </w:p>
          <w:p w14:paraId="7DBC6DA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=.32</w:t>
            </w:r>
          </w:p>
        </w:tc>
        <w:tc>
          <w:tcPr>
            <w:tcW w:w="1137" w:type="dxa"/>
          </w:tcPr>
          <w:p w14:paraId="34DDBDE3" w14:textId="6B985ABB" w:rsidR="00CB6ABA" w:rsidRPr="005E02BF" w:rsidRDefault="00CB6ABA" w:rsidP="00CB6ABA">
            <w:pPr>
              <w:rPr>
                <w:sz w:val="15"/>
                <w:szCs w:val="15"/>
              </w:rPr>
            </w:pPr>
            <w:r w:rsidRPr="005E02BF">
              <w:rPr>
                <w:sz w:val="15"/>
                <w:szCs w:val="15"/>
              </w:rPr>
              <w:t>p=0.</w:t>
            </w:r>
            <w:r>
              <w:rPr>
                <w:sz w:val="15"/>
                <w:szCs w:val="15"/>
              </w:rPr>
              <w:t>113</w:t>
            </w:r>
          </w:p>
          <w:p w14:paraId="212DBFE0" w14:textId="7DB2A932" w:rsidR="00CB6ABA" w:rsidRPr="00716D00" w:rsidRDefault="00CB6ABA" w:rsidP="00CB6ABA">
            <w:pPr>
              <w:rPr>
                <w:sz w:val="15"/>
                <w:szCs w:val="15"/>
              </w:rPr>
            </w:pPr>
            <w:r w:rsidRPr="005E02BF">
              <w:rPr>
                <w:sz w:val="15"/>
                <w:szCs w:val="15"/>
              </w:rPr>
              <w:t>d=0.</w:t>
            </w:r>
            <w:r>
              <w:rPr>
                <w:sz w:val="15"/>
                <w:szCs w:val="15"/>
              </w:rPr>
              <w:t>346</w:t>
            </w:r>
          </w:p>
        </w:tc>
        <w:tc>
          <w:tcPr>
            <w:tcW w:w="708" w:type="dxa"/>
          </w:tcPr>
          <w:p w14:paraId="7326CB7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15.76 (6.24)</w:t>
            </w:r>
          </w:p>
        </w:tc>
        <w:tc>
          <w:tcPr>
            <w:tcW w:w="709" w:type="dxa"/>
          </w:tcPr>
          <w:p w14:paraId="32578A7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13.62 (4.86)</w:t>
            </w:r>
          </w:p>
        </w:tc>
        <w:tc>
          <w:tcPr>
            <w:tcW w:w="709" w:type="dxa"/>
          </w:tcPr>
          <w:p w14:paraId="6366C32D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(4.21)</w:t>
            </w:r>
          </w:p>
        </w:tc>
        <w:tc>
          <w:tcPr>
            <w:tcW w:w="934" w:type="dxa"/>
          </w:tcPr>
          <w:p w14:paraId="785A830A" w14:textId="5B040BC0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</w:t>
            </w:r>
            <w:r>
              <w:rPr>
                <w:sz w:val="15"/>
                <w:szCs w:val="15"/>
              </w:rPr>
              <w:t>6</w:t>
            </w:r>
          </w:p>
          <w:p w14:paraId="436213D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=.46</w:t>
            </w:r>
          </w:p>
        </w:tc>
        <w:tc>
          <w:tcPr>
            <w:tcW w:w="854" w:type="dxa"/>
          </w:tcPr>
          <w:p w14:paraId="6E52A24F" w14:textId="77777777" w:rsidR="00CB6ABA" w:rsidRDefault="00CB6ABA" w:rsidP="00CB6ABA">
            <w:pPr>
              <w:rPr>
                <w:sz w:val="15"/>
                <w:szCs w:val="15"/>
              </w:rPr>
            </w:pPr>
            <w:r w:rsidRPr="005C3A7C">
              <w:rPr>
                <w:sz w:val="15"/>
                <w:szCs w:val="15"/>
              </w:rPr>
              <w:t>p=0.</w:t>
            </w:r>
            <w:r>
              <w:rPr>
                <w:sz w:val="15"/>
                <w:szCs w:val="15"/>
              </w:rPr>
              <w:t>150</w:t>
            </w:r>
          </w:p>
          <w:p w14:paraId="2560CD25" w14:textId="18BBD78F" w:rsidR="00CB6ABA" w:rsidRPr="00716D00" w:rsidRDefault="00CB6ABA" w:rsidP="00CB6ABA">
            <w:pPr>
              <w:rPr>
                <w:sz w:val="15"/>
                <w:szCs w:val="15"/>
              </w:rPr>
            </w:pPr>
            <w:r w:rsidRPr="005C3A7C">
              <w:rPr>
                <w:sz w:val="15"/>
                <w:szCs w:val="15"/>
              </w:rPr>
              <w:t>d=0.</w:t>
            </w:r>
            <w:r>
              <w:rPr>
                <w:sz w:val="15"/>
                <w:szCs w:val="15"/>
              </w:rPr>
              <w:t>575</w:t>
            </w:r>
          </w:p>
        </w:tc>
        <w:tc>
          <w:tcPr>
            <w:tcW w:w="708" w:type="dxa"/>
          </w:tcPr>
          <w:p w14:paraId="0DAABF9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13.68 (5.31)</w:t>
            </w:r>
          </w:p>
        </w:tc>
        <w:tc>
          <w:tcPr>
            <w:tcW w:w="709" w:type="dxa"/>
          </w:tcPr>
          <w:p w14:paraId="6A83B6D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11.69 (3.36)</w:t>
            </w:r>
          </w:p>
        </w:tc>
        <w:tc>
          <w:tcPr>
            <w:tcW w:w="935" w:type="dxa"/>
            <w:gridSpan w:val="2"/>
          </w:tcPr>
          <w:p w14:paraId="5A0AA43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=.054</w:t>
            </w:r>
          </w:p>
          <w:p w14:paraId="654B5FD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=.38</w:t>
            </w:r>
          </w:p>
        </w:tc>
        <w:tc>
          <w:tcPr>
            <w:tcW w:w="567" w:type="dxa"/>
          </w:tcPr>
          <w:p w14:paraId="17A9D23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68F1760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12497DF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36E8C6A5" w14:textId="02349E54" w:rsidR="00CB6ABA" w:rsidRPr="00716D00" w:rsidRDefault="00383EB7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</w:t>
            </w:r>
            <w:r w:rsidR="00494635">
              <w:rPr>
                <w:sz w:val="15"/>
                <w:szCs w:val="15"/>
              </w:rPr>
              <w:t>490</w:t>
            </w:r>
          </w:p>
        </w:tc>
      </w:tr>
      <w:tr w:rsidR="00CB6ABA" w:rsidRPr="00716D00" w14:paraId="5D74FDE7" w14:textId="2E608F56" w:rsidTr="00FD288C">
        <w:trPr>
          <w:gridAfter w:val="1"/>
          <w:wAfter w:w="30" w:type="dxa"/>
        </w:trPr>
        <w:tc>
          <w:tcPr>
            <w:tcW w:w="1133" w:type="dxa"/>
          </w:tcPr>
          <w:p w14:paraId="2C4D4699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Hostile parenting</w:t>
            </w:r>
          </w:p>
        </w:tc>
        <w:tc>
          <w:tcPr>
            <w:tcW w:w="702" w:type="dxa"/>
          </w:tcPr>
          <w:p w14:paraId="2B9A22E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LSAC- hostility </w:t>
            </w:r>
          </w:p>
        </w:tc>
        <w:tc>
          <w:tcPr>
            <w:tcW w:w="709" w:type="dxa"/>
          </w:tcPr>
          <w:p w14:paraId="533A41D9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13.30 (10.81)</w:t>
            </w:r>
          </w:p>
        </w:tc>
        <w:tc>
          <w:tcPr>
            <w:tcW w:w="708" w:type="dxa"/>
          </w:tcPr>
          <w:p w14:paraId="7CFD0FA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(8.28)</w:t>
            </w:r>
          </w:p>
        </w:tc>
        <w:tc>
          <w:tcPr>
            <w:tcW w:w="709" w:type="dxa"/>
          </w:tcPr>
          <w:p w14:paraId="134F44A1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14.06 (11.14)</w:t>
            </w:r>
          </w:p>
        </w:tc>
        <w:tc>
          <w:tcPr>
            <w:tcW w:w="1105" w:type="dxa"/>
          </w:tcPr>
          <w:p w14:paraId="630893CD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 xml:space="preserve">=.46 </w:t>
            </w:r>
          </w:p>
          <w:p w14:paraId="5B1B0BF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.25</w:t>
            </w:r>
          </w:p>
        </w:tc>
        <w:tc>
          <w:tcPr>
            <w:tcW w:w="1137" w:type="dxa"/>
          </w:tcPr>
          <w:p w14:paraId="1D3F5B77" w14:textId="5D4F5097" w:rsidR="00CB6ABA" w:rsidRPr="00716D00" w:rsidRDefault="00CB6ABA" w:rsidP="00CB6ABA">
            <w:pPr>
              <w:rPr>
                <w:sz w:val="15"/>
                <w:szCs w:val="15"/>
              </w:rPr>
            </w:pPr>
          </w:p>
        </w:tc>
        <w:tc>
          <w:tcPr>
            <w:tcW w:w="708" w:type="dxa"/>
          </w:tcPr>
          <w:p w14:paraId="22A49CA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16.79 (10.47)</w:t>
            </w:r>
          </w:p>
        </w:tc>
        <w:tc>
          <w:tcPr>
            <w:tcW w:w="709" w:type="dxa"/>
          </w:tcPr>
          <w:p w14:paraId="201A83E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16.08 (10.31)</w:t>
            </w:r>
          </w:p>
        </w:tc>
        <w:tc>
          <w:tcPr>
            <w:tcW w:w="709" w:type="dxa"/>
          </w:tcPr>
          <w:p w14:paraId="344297C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14.80 (8.61)</w:t>
            </w:r>
          </w:p>
        </w:tc>
        <w:tc>
          <w:tcPr>
            <w:tcW w:w="934" w:type="dxa"/>
          </w:tcPr>
          <w:p w14:paraId="79C5478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05582D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.21</w:t>
            </w:r>
          </w:p>
        </w:tc>
        <w:tc>
          <w:tcPr>
            <w:tcW w:w="854" w:type="dxa"/>
          </w:tcPr>
          <w:p w14:paraId="118E52FD" w14:textId="329DA750" w:rsidR="00CB6ABA" w:rsidRPr="00716D00" w:rsidRDefault="00CB6ABA" w:rsidP="00CB6ABA">
            <w:pPr>
              <w:rPr>
                <w:sz w:val="15"/>
                <w:szCs w:val="15"/>
              </w:rPr>
            </w:pPr>
          </w:p>
        </w:tc>
        <w:tc>
          <w:tcPr>
            <w:tcW w:w="708" w:type="dxa"/>
          </w:tcPr>
          <w:p w14:paraId="1C12791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12.85 (10.62)</w:t>
            </w:r>
          </w:p>
        </w:tc>
        <w:tc>
          <w:tcPr>
            <w:tcW w:w="709" w:type="dxa"/>
          </w:tcPr>
          <w:p w14:paraId="0BBB741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10.36 (5.46)</w:t>
            </w:r>
          </w:p>
        </w:tc>
        <w:tc>
          <w:tcPr>
            <w:tcW w:w="935" w:type="dxa"/>
            <w:gridSpan w:val="2"/>
          </w:tcPr>
          <w:p w14:paraId="31626ECD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=.262</w:t>
            </w:r>
          </w:p>
          <w:p w14:paraId="2841886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.32</w:t>
            </w:r>
          </w:p>
        </w:tc>
        <w:tc>
          <w:tcPr>
            <w:tcW w:w="567" w:type="dxa"/>
            <w:shd w:val="clear" w:color="auto" w:fill="auto"/>
          </w:tcPr>
          <w:p w14:paraId="751A169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  <w:shd w:val="clear" w:color="auto" w:fill="auto"/>
          </w:tcPr>
          <w:p w14:paraId="04E20D9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  <w:p w14:paraId="6F2FB583" w14:textId="77777777" w:rsidR="00CB6ABA" w:rsidRPr="00716D00" w:rsidRDefault="00CB6ABA" w:rsidP="00CB6ABA">
            <w:pPr>
              <w:rPr>
                <w:sz w:val="15"/>
                <w:szCs w:val="15"/>
              </w:rPr>
            </w:pPr>
          </w:p>
        </w:tc>
        <w:tc>
          <w:tcPr>
            <w:tcW w:w="994" w:type="dxa"/>
            <w:gridSpan w:val="2"/>
            <w:shd w:val="clear" w:color="auto" w:fill="auto"/>
          </w:tcPr>
          <w:p w14:paraId="14535F20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49678FC9" w14:textId="1EA4470A" w:rsidR="00CB6ABA" w:rsidRPr="00716D00" w:rsidRDefault="009B5B63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p=0.456</w:t>
            </w:r>
          </w:p>
        </w:tc>
      </w:tr>
      <w:tr w:rsidR="00CB6ABA" w:rsidRPr="00716D00" w14:paraId="0619945D" w14:textId="56980C9E" w:rsidTr="00FD288C">
        <w:trPr>
          <w:gridAfter w:val="1"/>
          <w:wAfter w:w="30" w:type="dxa"/>
        </w:trPr>
        <w:tc>
          <w:tcPr>
            <w:tcW w:w="1133" w:type="dxa"/>
          </w:tcPr>
          <w:p w14:paraId="6C3D785B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Child abuse potential</w:t>
            </w:r>
          </w:p>
          <w:p w14:paraId="0D3F3B6A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4DD70AD4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BCAP </w:t>
            </w:r>
          </w:p>
          <w:p w14:paraId="4DC73F21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</w:p>
        </w:tc>
        <w:tc>
          <w:tcPr>
            <w:tcW w:w="709" w:type="dxa"/>
          </w:tcPr>
          <w:p w14:paraId="6FCDC63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5.83 (4.83)</w:t>
            </w:r>
          </w:p>
        </w:tc>
        <w:tc>
          <w:tcPr>
            <w:tcW w:w="708" w:type="dxa"/>
          </w:tcPr>
          <w:p w14:paraId="4439A456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4.70 (3.32)</w:t>
            </w:r>
          </w:p>
        </w:tc>
        <w:tc>
          <w:tcPr>
            <w:tcW w:w="709" w:type="dxa"/>
          </w:tcPr>
          <w:p w14:paraId="7262635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5.94 (5.33)</w:t>
            </w:r>
          </w:p>
        </w:tc>
        <w:tc>
          <w:tcPr>
            <w:tcW w:w="1105" w:type="dxa"/>
          </w:tcPr>
          <w:p w14:paraId="438AC4BF" w14:textId="72DA41D8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51" w:author="Nancy Briggs" w:date="2024-03-31T13:31:00Z">
              <w:r>
                <w:rPr>
                  <w:sz w:val="15"/>
                  <w:szCs w:val="15"/>
                </w:rPr>
                <w:t>0.80</w:t>
              </w:r>
            </w:ins>
            <w:del w:id="52" w:author="Nancy Briggs" w:date="2024-03-31T13:31:00Z">
              <w:r w:rsidRPr="00716D00" w:rsidDel="00907864">
                <w:rPr>
                  <w:sz w:val="15"/>
                  <w:szCs w:val="15"/>
                </w:rPr>
                <w:delText>1.00</w:delText>
              </w:r>
            </w:del>
          </w:p>
          <w:p w14:paraId="3DAAA4D6" w14:textId="6A014ADF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del w:id="53" w:author="Nancy Briggs" w:date="2024-03-31T13:31:00Z">
              <w:r w:rsidRPr="00716D00" w:rsidDel="00907864">
                <w:rPr>
                  <w:sz w:val="15"/>
                  <w:szCs w:val="15"/>
                </w:rPr>
                <w:delText>09</w:delText>
              </w:r>
            </w:del>
            <w:ins w:id="54" w:author="Nancy Briggs" w:date="2024-03-31T13:31:00Z">
              <w:r>
                <w:rPr>
                  <w:sz w:val="15"/>
                  <w:szCs w:val="15"/>
                </w:rPr>
                <w:t>14</w:t>
              </w:r>
            </w:ins>
          </w:p>
        </w:tc>
        <w:tc>
          <w:tcPr>
            <w:tcW w:w="1137" w:type="dxa"/>
          </w:tcPr>
          <w:p w14:paraId="69662AF5" w14:textId="4EF2B147" w:rsidR="00CB6ABA" w:rsidRPr="00520976" w:rsidRDefault="00CB6ABA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p&gt;0.99</w:t>
            </w:r>
          </w:p>
          <w:p w14:paraId="64320DA8" w14:textId="4B7BBE94" w:rsidR="00CB6ABA" w:rsidRPr="00716D00" w:rsidRDefault="00CB6ABA" w:rsidP="00CB6ABA">
            <w:pPr>
              <w:rPr>
                <w:sz w:val="15"/>
                <w:szCs w:val="15"/>
              </w:rPr>
            </w:pPr>
            <w:r w:rsidRPr="00520976">
              <w:rPr>
                <w:sz w:val="15"/>
                <w:szCs w:val="15"/>
              </w:rPr>
              <w:t>d=0.</w:t>
            </w:r>
            <w:r>
              <w:rPr>
                <w:sz w:val="15"/>
                <w:szCs w:val="15"/>
              </w:rPr>
              <w:t>065</w:t>
            </w:r>
          </w:p>
        </w:tc>
        <w:tc>
          <w:tcPr>
            <w:tcW w:w="708" w:type="dxa"/>
          </w:tcPr>
          <w:p w14:paraId="6F42D70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7.86 (5.45)</w:t>
            </w:r>
          </w:p>
        </w:tc>
        <w:tc>
          <w:tcPr>
            <w:tcW w:w="709" w:type="dxa"/>
          </w:tcPr>
          <w:p w14:paraId="723FD7B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7.64 (4.95)</w:t>
            </w:r>
          </w:p>
        </w:tc>
        <w:tc>
          <w:tcPr>
            <w:tcW w:w="709" w:type="dxa"/>
          </w:tcPr>
          <w:p w14:paraId="1643A64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6.00 (5.48)</w:t>
            </w:r>
          </w:p>
        </w:tc>
        <w:tc>
          <w:tcPr>
            <w:tcW w:w="934" w:type="dxa"/>
          </w:tcPr>
          <w:p w14:paraId="3C4DE18E" w14:textId="7B987189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55" w:author="Nancy Briggs" w:date="2024-03-31T13:31:00Z">
              <w:r>
                <w:rPr>
                  <w:sz w:val="15"/>
                  <w:szCs w:val="15"/>
                </w:rPr>
                <w:t>1.00</w:t>
              </w:r>
            </w:ins>
            <w:del w:id="56" w:author="Nancy Briggs" w:date="2024-03-31T13:31:00Z">
              <w:r w:rsidRPr="00716D00" w:rsidDel="000E40F8">
                <w:rPr>
                  <w:sz w:val="15"/>
                  <w:szCs w:val="15"/>
                </w:rPr>
                <w:delText>.461</w:delText>
              </w:r>
            </w:del>
          </w:p>
          <w:p w14:paraId="12D2EB8A" w14:textId="7ACDD4DE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ins w:id="57" w:author="Nancy Briggs" w:date="2024-03-31T13:31:00Z">
              <w:r>
                <w:rPr>
                  <w:sz w:val="15"/>
                  <w:szCs w:val="15"/>
                </w:rPr>
                <w:t>13</w:t>
              </w:r>
            </w:ins>
            <w:del w:id="58" w:author="Nancy Briggs" w:date="2024-03-31T13:31:00Z">
              <w:r w:rsidRPr="00716D00" w:rsidDel="000E40F8">
                <w:rPr>
                  <w:sz w:val="15"/>
                  <w:szCs w:val="15"/>
                </w:rPr>
                <w:delText>26</w:delText>
              </w:r>
            </w:del>
          </w:p>
        </w:tc>
        <w:tc>
          <w:tcPr>
            <w:tcW w:w="854" w:type="dxa"/>
          </w:tcPr>
          <w:p w14:paraId="14644051" w14:textId="4F1C1747" w:rsidR="00CB6ABA" w:rsidRPr="0085445C" w:rsidRDefault="00CB6ABA" w:rsidP="00CB6ABA">
            <w:pPr>
              <w:rPr>
                <w:sz w:val="15"/>
                <w:szCs w:val="15"/>
              </w:rPr>
            </w:pPr>
            <w:r w:rsidRPr="0085445C">
              <w:rPr>
                <w:sz w:val="15"/>
                <w:szCs w:val="15"/>
              </w:rPr>
              <w:t>p=0.</w:t>
            </w:r>
            <w:r>
              <w:rPr>
                <w:sz w:val="15"/>
                <w:szCs w:val="15"/>
              </w:rPr>
              <w:t>140</w:t>
            </w:r>
          </w:p>
          <w:p w14:paraId="42110C52" w14:textId="7D682DC4" w:rsidR="00CB6ABA" w:rsidRPr="00716D00" w:rsidRDefault="00CB6ABA" w:rsidP="00CB6ABA">
            <w:pPr>
              <w:rPr>
                <w:sz w:val="15"/>
                <w:szCs w:val="15"/>
              </w:rPr>
            </w:pPr>
            <w:r w:rsidRPr="0085445C">
              <w:rPr>
                <w:sz w:val="15"/>
                <w:szCs w:val="15"/>
              </w:rPr>
              <w:t>d=0.</w:t>
            </w:r>
            <w:r>
              <w:rPr>
                <w:sz w:val="15"/>
                <w:szCs w:val="15"/>
              </w:rPr>
              <w:t>529</w:t>
            </w:r>
          </w:p>
        </w:tc>
        <w:tc>
          <w:tcPr>
            <w:tcW w:w="708" w:type="dxa"/>
          </w:tcPr>
          <w:p w14:paraId="23128F37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6.92 (4.75)</w:t>
            </w:r>
          </w:p>
        </w:tc>
        <w:tc>
          <w:tcPr>
            <w:tcW w:w="709" w:type="dxa"/>
          </w:tcPr>
          <w:p w14:paraId="1A0CFA4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5.89 (3.97)</w:t>
            </w:r>
          </w:p>
        </w:tc>
        <w:tc>
          <w:tcPr>
            <w:tcW w:w="935" w:type="dxa"/>
            <w:gridSpan w:val="2"/>
          </w:tcPr>
          <w:p w14:paraId="7EE9A88A" w14:textId="1701AE5C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</w:t>
            </w:r>
            <w:ins w:id="59" w:author="Nancy Briggs" w:date="2024-03-31T13:32:00Z">
              <w:r>
                <w:rPr>
                  <w:sz w:val="15"/>
                  <w:szCs w:val="15"/>
                </w:rPr>
                <w:t>07</w:t>
              </w:r>
            </w:ins>
            <w:del w:id="60" w:author="Nancy Briggs" w:date="2024-03-31T13:32:00Z">
              <w:r w:rsidRPr="00716D00" w:rsidDel="00765BFB">
                <w:rPr>
                  <w:sz w:val="15"/>
                  <w:szCs w:val="15"/>
                </w:rPr>
                <w:delText>199</w:delText>
              </w:r>
            </w:del>
          </w:p>
          <w:p w14:paraId="64F3ABEB" w14:textId="59E22C50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ins w:id="61" w:author="Nancy Briggs" w:date="2024-03-31T13:32:00Z">
              <w:r>
                <w:rPr>
                  <w:sz w:val="15"/>
                  <w:szCs w:val="15"/>
                </w:rPr>
                <w:t>32</w:t>
              </w:r>
            </w:ins>
            <w:del w:id="62" w:author="Nancy Briggs" w:date="2024-03-31T13:32:00Z">
              <w:r w:rsidRPr="00716D00" w:rsidDel="00765BFB">
                <w:rPr>
                  <w:sz w:val="15"/>
                  <w:szCs w:val="15"/>
                </w:rPr>
                <w:delText>27</w:delText>
              </w:r>
            </w:del>
          </w:p>
        </w:tc>
        <w:tc>
          <w:tcPr>
            <w:tcW w:w="567" w:type="dxa"/>
          </w:tcPr>
          <w:p w14:paraId="731744E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5EBAB59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3BD56F3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2228EACF" w14:textId="728C2A00" w:rsidR="00CB6ABA" w:rsidRPr="00716D00" w:rsidRDefault="00B173C3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p=0.119</w:t>
            </w:r>
          </w:p>
        </w:tc>
      </w:tr>
      <w:tr w:rsidR="00CB6ABA" w:rsidRPr="00716D00" w14:paraId="3D49CD55" w14:textId="66E3F845" w:rsidTr="00FD288C">
        <w:trPr>
          <w:gridAfter w:val="1"/>
          <w:wAfter w:w="30" w:type="dxa"/>
        </w:trPr>
        <w:tc>
          <w:tcPr>
            <w:tcW w:w="1133" w:type="dxa"/>
          </w:tcPr>
          <w:p w14:paraId="1E5D6A69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stress </w:t>
            </w:r>
          </w:p>
          <w:p w14:paraId="00C80196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2" w:type="dxa"/>
          </w:tcPr>
          <w:p w14:paraId="13F176E4" w14:textId="77777777" w:rsidR="00CB6ABA" w:rsidRPr="00716D00" w:rsidRDefault="00CB6ABA" w:rsidP="00CB6A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PSI-SF </w:t>
            </w:r>
          </w:p>
          <w:p w14:paraId="316AC06D" w14:textId="77777777" w:rsidR="00CB6ABA" w:rsidRPr="00716D00" w:rsidRDefault="00CB6ABA" w:rsidP="00CB6ABA">
            <w:pPr>
              <w:rPr>
                <w:sz w:val="15"/>
                <w:szCs w:val="15"/>
              </w:rPr>
            </w:pPr>
          </w:p>
        </w:tc>
        <w:tc>
          <w:tcPr>
            <w:tcW w:w="709" w:type="dxa"/>
          </w:tcPr>
          <w:p w14:paraId="6764F26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124.48 (20.73)</w:t>
            </w:r>
          </w:p>
        </w:tc>
        <w:tc>
          <w:tcPr>
            <w:tcW w:w="708" w:type="dxa"/>
          </w:tcPr>
          <w:p w14:paraId="26B3F841" w14:textId="766B0965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135.04 (</w:t>
            </w:r>
            <w:del w:id="63" w:author="Nancy Briggs" w:date="2024-03-31T13:33:00Z">
              <w:r w:rsidRPr="00716D00" w:rsidDel="00303A0E">
                <w:rPr>
                  <w:sz w:val="15"/>
                  <w:szCs w:val="15"/>
                </w:rPr>
                <w:delText>139.26</w:delText>
              </w:r>
            </w:del>
            <w:ins w:id="64" w:author="Nancy Briggs" w:date="2024-03-31T13:33:00Z">
              <w:r>
                <w:rPr>
                  <w:sz w:val="15"/>
                  <w:szCs w:val="15"/>
                </w:rPr>
                <w:t>19.59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</w:tcPr>
          <w:p w14:paraId="61479274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131.91 (24.05)</w:t>
            </w:r>
          </w:p>
        </w:tc>
        <w:tc>
          <w:tcPr>
            <w:tcW w:w="1105" w:type="dxa"/>
          </w:tcPr>
          <w:p w14:paraId="11CA58DD" w14:textId="60F2127E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65" w:author="Nancy Briggs" w:date="2024-03-31T13:34:00Z">
              <w:r w:rsidRPr="00716D00" w:rsidDel="00A80E54">
                <w:rPr>
                  <w:b/>
                  <w:bCs/>
                  <w:sz w:val="15"/>
                  <w:szCs w:val="15"/>
                </w:rPr>
                <w:delText xml:space="preserve">= </w:delText>
              </w:r>
            </w:del>
            <w:ins w:id="66" w:author="Nancy Briggs" w:date="2024-03-31T13:34:00Z">
              <w:r>
                <w:rPr>
                  <w:b/>
                  <w:bCs/>
                  <w:sz w:val="15"/>
                  <w:szCs w:val="15"/>
                </w:rPr>
                <w:t>&lt;</w:t>
              </w:r>
              <w:r w:rsidRPr="00716D00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0.0</w:t>
            </w:r>
            <w:ins w:id="67" w:author="Nancy Briggs" w:date="2024-03-31T13:34:00Z">
              <w:r>
                <w:rPr>
                  <w:b/>
                  <w:bCs/>
                  <w:sz w:val="15"/>
                  <w:szCs w:val="15"/>
                </w:rPr>
                <w:t>1</w:t>
              </w:r>
            </w:ins>
            <w:del w:id="68" w:author="Nancy Briggs" w:date="2024-03-31T13:34:00Z">
              <w:r w:rsidRPr="00716D00" w:rsidDel="00A80E54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1ABFDF45" w14:textId="77777777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- 0.47</w:t>
            </w:r>
          </w:p>
        </w:tc>
        <w:tc>
          <w:tcPr>
            <w:tcW w:w="1137" w:type="dxa"/>
          </w:tcPr>
          <w:p w14:paraId="2FDDDD97" w14:textId="3F7831B1" w:rsidR="00CB6ABA" w:rsidRPr="00525043" w:rsidRDefault="00CB6ABA" w:rsidP="00CB6ABA">
            <w:pPr>
              <w:rPr>
                <w:sz w:val="15"/>
                <w:szCs w:val="15"/>
              </w:rPr>
            </w:pPr>
            <w:r w:rsidRPr="00525043">
              <w:rPr>
                <w:sz w:val="15"/>
                <w:szCs w:val="15"/>
              </w:rPr>
              <w:t>p=0.006</w:t>
            </w:r>
          </w:p>
          <w:p w14:paraId="66CCA499" w14:textId="272BDB98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525043">
              <w:rPr>
                <w:sz w:val="15"/>
                <w:szCs w:val="15"/>
              </w:rPr>
              <w:t>d=-0.656</w:t>
            </w:r>
          </w:p>
        </w:tc>
        <w:tc>
          <w:tcPr>
            <w:tcW w:w="708" w:type="dxa"/>
          </w:tcPr>
          <w:p w14:paraId="53D36E9A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116.55 (18.58)</w:t>
            </w:r>
          </w:p>
        </w:tc>
        <w:tc>
          <w:tcPr>
            <w:tcW w:w="709" w:type="dxa"/>
          </w:tcPr>
          <w:p w14:paraId="7146EECC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123.61 (21.13)</w:t>
            </w:r>
          </w:p>
        </w:tc>
        <w:tc>
          <w:tcPr>
            <w:tcW w:w="709" w:type="dxa"/>
          </w:tcPr>
          <w:p w14:paraId="4943F4AE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133.77 (21.06)</w:t>
            </w:r>
          </w:p>
        </w:tc>
        <w:tc>
          <w:tcPr>
            <w:tcW w:w="934" w:type="dxa"/>
          </w:tcPr>
          <w:p w14:paraId="4F0E98B1" w14:textId="77777777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0.03*</w:t>
            </w:r>
          </w:p>
          <w:p w14:paraId="7E04A433" w14:textId="77777777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- 0.55</w:t>
            </w:r>
          </w:p>
        </w:tc>
        <w:tc>
          <w:tcPr>
            <w:tcW w:w="854" w:type="dxa"/>
          </w:tcPr>
          <w:p w14:paraId="7DE8F725" w14:textId="77777777" w:rsidR="00CB6ABA" w:rsidRPr="00525043" w:rsidRDefault="00CB6ABA" w:rsidP="00CB6ABA">
            <w:pPr>
              <w:rPr>
                <w:sz w:val="15"/>
                <w:szCs w:val="15"/>
              </w:rPr>
            </w:pPr>
            <w:r w:rsidRPr="00525043">
              <w:rPr>
                <w:sz w:val="15"/>
                <w:szCs w:val="15"/>
              </w:rPr>
              <w:t>p&gt;0.99</w:t>
            </w:r>
          </w:p>
          <w:p w14:paraId="3CE72D9D" w14:textId="466AF839" w:rsidR="00CB6ABA" w:rsidRPr="00716D00" w:rsidRDefault="00CB6ABA" w:rsidP="00CB6ABA">
            <w:pPr>
              <w:rPr>
                <w:b/>
                <w:bCs/>
                <w:sz w:val="15"/>
                <w:szCs w:val="15"/>
              </w:rPr>
            </w:pPr>
            <w:r w:rsidRPr="00525043">
              <w:rPr>
                <w:sz w:val="15"/>
                <w:szCs w:val="15"/>
              </w:rPr>
              <w:t>d=0.288</w:t>
            </w:r>
          </w:p>
        </w:tc>
        <w:tc>
          <w:tcPr>
            <w:tcW w:w="708" w:type="dxa"/>
          </w:tcPr>
          <w:p w14:paraId="0BCDA4D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128.26 (20.83)</w:t>
            </w:r>
          </w:p>
        </w:tc>
        <w:tc>
          <w:tcPr>
            <w:tcW w:w="709" w:type="dxa"/>
          </w:tcPr>
          <w:p w14:paraId="6B38DC63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130.09 (18.32)</w:t>
            </w:r>
          </w:p>
        </w:tc>
        <w:tc>
          <w:tcPr>
            <w:tcW w:w="935" w:type="dxa"/>
            <w:gridSpan w:val="2"/>
          </w:tcPr>
          <w:p w14:paraId="7F6BA278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 1.00</w:t>
            </w:r>
          </w:p>
          <w:p w14:paraId="5F44D3FF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-0.09</w:t>
            </w:r>
          </w:p>
        </w:tc>
        <w:tc>
          <w:tcPr>
            <w:tcW w:w="567" w:type="dxa"/>
          </w:tcPr>
          <w:p w14:paraId="6E85C7F5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2" w:type="dxa"/>
          </w:tcPr>
          <w:p w14:paraId="1D54F88B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994" w:type="dxa"/>
            <w:gridSpan w:val="2"/>
          </w:tcPr>
          <w:p w14:paraId="5FCFADC2" w14:textId="77777777" w:rsidR="00CB6ABA" w:rsidRPr="00716D00" w:rsidRDefault="00CB6ABA" w:rsidP="00CB6ABA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001" w:type="dxa"/>
            <w:gridSpan w:val="2"/>
          </w:tcPr>
          <w:p w14:paraId="52B856C4" w14:textId="45B068C3" w:rsidR="00CB6ABA" w:rsidRPr="00716D00" w:rsidRDefault="00CD049C" w:rsidP="00CB6AB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Yes, p=0.031</w:t>
            </w:r>
          </w:p>
        </w:tc>
      </w:tr>
      <w:bookmarkEnd w:id="0"/>
      <w:bookmarkEnd w:id="1"/>
    </w:tbl>
    <w:p w14:paraId="4CB318E2" w14:textId="77777777" w:rsidR="00265376" w:rsidRDefault="00265376"/>
    <w:p w14:paraId="455E2E91" w14:textId="77777777" w:rsidR="00265376" w:rsidRDefault="00265376"/>
    <w:p w14:paraId="661C7427" w14:textId="1A5A87BF" w:rsidR="005677AD" w:rsidRDefault="008224BD" w:rsidP="008224BD">
      <w:pPr>
        <w:ind w:hanging="567"/>
      </w:pPr>
      <w:r>
        <w:t>Table 3. Child outcomes</w:t>
      </w:r>
    </w:p>
    <w:p w14:paraId="5BDC504A" w14:textId="77777777" w:rsidR="008224BD" w:rsidRDefault="008224BD"/>
    <w:tbl>
      <w:tblPr>
        <w:tblStyle w:val="TableGrid"/>
        <w:tblW w:w="16283" w:type="dxa"/>
        <w:tblInd w:w="-1215" w:type="dxa"/>
        <w:tblLayout w:type="fixed"/>
        <w:tblLook w:val="04A0" w:firstRow="1" w:lastRow="0" w:firstColumn="1" w:lastColumn="0" w:noHBand="0" w:noVBand="1"/>
      </w:tblPr>
      <w:tblGrid>
        <w:gridCol w:w="1022"/>
        <w:gridCol w:w="1039"/>
        <w:gridCol w:w="851"/>
        <w:gridCol w:w="850"/>
        <w:gridCol w:w="850"/>
        <w:gridCol w:w="880"/>
        <w:gridCol w:w="882"/>
        <w:gridCol w:w="8"/>
        <w:gridCol w:w="842"/>
        <w:gridCol w:w="850"/>
        <w:gridCol w:w="851"/>
        <w:gridCol w:w="819"/>
        <w:gridCol w:w="851"/>
        <w:gridCol w:w="8"/>
        <w:gridCol w:w="842"/>
        <w:gridCol w:w="679"/>
        <w:gridCol w:w="852"/>
        <w:gridCol w:w="708"/>
        <w:gridCol w:w="844"/>
        <w:gridCol w:w="8"/>
        <w:gridCol w:w="700"/>
        <w:gridCol w:w="8"/>
        <w:gridCol w:w="1039"/>
      </w:tblGrid>
      <w:tr w:rsidR="000D53FA" w:rsidRPr="008224BD" w14:paraId="52E1DEFA" w14:textId="06593D3D" w:rsidTr="00FD288C">
        <w:tc>
          <w:tcPr>
            <w:tcW w:w="2061" w:type="dxa"/>
            <w:gridSpan w:val="2"/>
            <w:shd w:val="clear" w:color="auto" w:fill="C6D9F1" w:themeFill="text2" w:themeFillTint="33"/>
          </w:tcPr>
          <w:p w14:paraId="2EF9FFA5" w14:textId="4E5469D4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bookmarkStart w:id="69" w:name="_Hlk161757886"/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21" w:type="dxa"/>
            <w:gridSpan w:val="6"/>
            <w:shd w:val="clear" w:color="auto" w:fill="C6D9F1" w:themeFill="text2" w:themeFillTint="33"/>
          </w:tcPr>
          <w:p w14:paraId="48D45220" w14:textId="56CE3CD5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PCIT-T (n=30)</w:t>
            </w:r>
          </w:p>
        </w:tc>
        <w:tc>
          <w:tcPr>
            <w:tcW w:w="4221" w:type="dxa"/>
            <w:gridSpan w:val="6"/>
            <w:shd w:val="clear" w:color="auto" w:fill="C6D9F1" w:themeFill="text2" w:themeFillTint="33"/>
          </w:tcPr>
          <w:p w14:paraId="1E1C3417" w14:textId="11BFBA1D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COS-P (n=28)</w:t>
            </w:r>
          </w:p>
        </w:tc>
        <w:tc>
          <w:tcPr>
            <w:tcW w:w="2373" w:type="dxa"/>
            <w:gridSpan w:val="3"/>
            <w:shd w:val="clear" w:color="auto" w:fill="C6D9F1" w:themeFill="text2" w:themeFillTint="33"/>
          </w:tcPr>
          <w:p w14:paraId="4CF4C194" w14:textId="77777777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Waitlist (n=26)</w:t>
            </w:r>
          </w:p>
          <w:p w14:paraId="2A5BC3C9" w14:textId="77777777" w:rsidR="000D53FA" w:rsidRPr="008224BD" w:rsidRDefault="000D53FA" w:rsidP="005677AD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shd w:val="clear" w:color="auto" w:fill="C6D9F1" w:themeFill="text2" w:themeFillTint="33"/>
          </w:tcPr>
          <w:p w14:paraId="2E7B0C88" w14:textId="3E8738C6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diff</w:t>
            </w:r>
          </w:p>
        </w:tc>
        <w:tc>
          <w:tcPr>
            <w:tcW w:w="844" w:type="dxa"/>
            <w:shd w:val="clear" w:color="auto" w:fill="C6D9F1" w:themeFill="text2" w:themeFillTint="33"/>
          </w:tcPr>
          <w:p w14:paraId="34092268" w14:textId="6499E9E8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diff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652F81AA" w14:textId="7FAF4B49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diff</w:t>
            </w:r>
          </w:p>
        </w:tc>
        <w:tc>
          <w:tcPr>
            <w:tcW w:w="1047" w:type="dxa"/>
            <w:gridSpan w:val="2"/>
            <w:shd w:val="clear" w:color="auto" w:fill="C6D9F1" w:themeFill="text2" w:themeFillTint="33"/>
          </w:tcPr>
          <w:p w14:paraId="288F07AE" w14:textId="59F40D88" w:rsidR="000D53FA" w:rsidRPr="008224BD" w:rsidRDefault="000D53FA" w:rsidP="005677AD">
            <w:pPr>
              <w:rPr>
                <w:b/>
                <w:sz w:val="15"/>
                <w:szCs w:val="15"/>
              </w:rPr>
            </w:pPr>
            <w:r w:rsidRPr="000D53FA">
              <w:rPr>
                <w:b/>
                <w:sz w:val="15"/>
                <w:szCs w:val="15"/>
              </w:rPr>
              <w:t>PCIT-T v COS-P, change from T1 to T3</w:t>
            </w:r>
          </w:p>
        </w:tc>
      </w:tr>
      <w:tr w:rsidR="000D53FA" w:rsidRPr="008224BD" w14:paraId="14605EE2" w14:textId="338CBB65" w:rsidTr="00FD288C">
        <w:tc>
          <w:tcPr>
            <w:tcW w:w="1022" w:type="dxa"/>
            <w:shd w:val="clear" w:color="auto" w:fill="C6D9F1" w:themeFill="text2" w:themeFillTint="33"/>
          </w:tcPr>
          <w:p w14:paraId="746EBFC7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1039" w:type="dxa"/>
            <w:shd w:val="clear" w:color="auto" w:fill="C6D9F1" w:themeFill="text2" w:themeFillTint="33"/>
          </w:tcPr>
          <w:p w14:paraId="57C02DC7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02A9082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29A9B5D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6EB23A3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80" w:type="dxa"/>
            <w:shd w:val="clear" w:color="auto" w:fill="C6D9F1" w:themeFill="text2" w:themeFillTint="33"/>
          </w:tcPr>
          <w:p w14:paraId="2FE1EDD3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66F8461" w14:textId="096D73E6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82" w:type="dxa"/>
            <w:shd w:val="clear" w:color="auto" w:fill="C6D9F1" w:themeFill="text2" w:themeFillTint="33"/>
          </w:tcPr>
          <w:p w14:paraId="7DA26BFD" w14:textId="3A81D27B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3F364C96" w14:textId="5B15C2F8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</w:tcPr>
          <w:p w14:paraId="2124FE0C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2332C6E3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6E04B29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19" w:type="dxa"/>
            <w:shd w:val="clear" w:color="auto" w:fill="C6D9F1" w:themeFill="text2" w:themeFillTint="33"/>
          </w:tcPr>
          <w:p w14:paraId="552B45FE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544AA5E" w14:textId="78290B72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452732FA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7648ABB1" w14:textId="0BDB8261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</w:tcPr>
          <w:p w14:paraId="5CEF9372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679" w:type="dxa"/>
            <w:shd w:val="clear" w:color="auto" w:fill="C6D9F1" w:themeFill="text2" w:themeFillTint="33"/>
          </w:tcPr>
          <w:p w14:paraId="6DF856DA" w14:textId="77777777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2" w:type="dxa"/>
            <w:shd w:val="clear" w:color="auto" w:fill="C6D9F1" w:themeFill="text2" w:themeFillTint="33"/>
          </w:tcPr>
          <w:p w14:paraId="493418AD" w14:textId="77777777" w:rsidR="000D53FA" w:rsidRPr="00716D00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17309230" w14:textId="6EA38AD3" w:rsidR="000D53FA" w:rsidRPr="008224BD" w:rsidRDefault="000D53FA" w:rsidP="000D53FA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B4FAC81" w14:textId="02E81FD7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852" w:type="dxa"/>
            <w:gridSpan w:val="2"/>
            <w:shd w:val="clear" w:color="auto" w:fill="C6D9F1" w:themeFill="text2" w:themeFillTint="33"/>
          </w:tcPr>
          <w:p w14:paraId="23F0CDAB" w14:textId="1E1A3960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63447D75" w14:textId="62F46A77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1039" w:type="dxa"/>
            <w:shd w:val="clear" w:color="auto" w:fill="C6D9F1" w:themeFill="text2" w:themeFillTint="33"/>
          </w:tcPr>
          <w:p w14:paraId="717FCEFA" w14:textId="7EE61CA5" w:rsidR="000D53FA" w:rsidRPr="008224BD" w:rsidRDefault="000D53FA" w:rsidP="000D53FA">
            <w:pPr>
              <w:rPr>
                <w:b/>
                <w:i/>
                <w:sz w:val="15"/>
                <w:szCs w:val="15"/>
              </w:rPr>
            </w:pPr>
            <w:r>
              <w:rPr>
                <w:b/>
                <w:i/>
                <w:sz w:val="15"/>
                <w:szCs w:val="15"/>
              </w:rPr>
              <w:t>P</w:t>
            </w:r>
          </w:p>
        </w:tc>
      </w:tr>
      <w:tr w:rsidR="000D53FA" w:rsidRPr="008224BD" w14:paraId="63AFEF2A" w14:textId="00920E76" w:rsidTr="00FD288C">
        <w:tc>
          <w:tcPr>
            <w:tcW w:w="1022" w:type="dxa"/>
          </w:tcPr>
          <w:p w14:paraId="2BBEDE5D" w14:textId="0BA52AD6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Social-emotional functioning </w:t>
            </w:r>
          </w:p>
        </w:tc>
        <w:tc>
          <w:tcPr>
            <w:tcW w:w="1039" w:type="dxa"/>
          </w:tcPr>
          <w:p w14:paraId="4EC0A99A" w14:textId="5C9F2F04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attachment</w:t>
            </w:r>
          </w:p>
        </w:tc>
        <w:tc>
          <w:tcPr>
            <w:tcW w:w="851" w:type="dxa"/>
          </w:tcPr>
          <w:p w14:paraId="503767B0" w14:textId="1D58CB4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37.70 (6.99)</w:t>
            </w:r>
          </w:p>
        </w:tc>
        <w:tc>
          <w:tcPr>
            <w:tcW w:w="850" w:type="dxa"/>
          </w:tcPr>
          <w:p w14:paraId="7891B69B" w14:textId="2962667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39.14 (8.82)</w:t>
            </w:r>
          </w:p>
        </w:tc>
        <w:tc>
          <w:tcPr>
            <w:tcW w:w="850" w:type="dxa"/>
          </w:tcPr>
          <w:p w14:paraId="09175930" w14:textId="3F023E7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36.89 (7.50)</w:t>
            </w:r>
          </w:p>
        </w:tc>
        <w:tc>
          <w:tcPr>
            <w:tcW w:w="880" w:type="dxa"/>
          </w:tcPr>
          <w:p w14:paraId="228FC5AC" w14:textId="64D2500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ins w:id="70" w:author="Nancy Briggs" w:date="2024-03-31T13:36:00Z">
              <w:r>
                <w:rPr>
                  <w:sz w:val="15"/>
                  <w:szCs w:val="15"/>
                </w:rPr>
                <w:t>14</w:t>
              </w:r>
            </w:ins>
            <w:del w:id="71" w:author="Nancy Briggs" w:date="2024-03-31T13:36:00Z">
              <w:r w:rsidDel="00A02CD4">
                <w:rPr>
                  <w:sz w:val="15"/>
                  <w:szCs w:val="15"/>
                </w:rPr>
                <w:delText>80</w:delText>
              </w:r>
            </w:del>
          </w:p>
          <w:p w14:paraId="5FC54A19" w14:textId="1928317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</w:t>
            </w:r>
            <w:ins w:id="72" w:author="Nancy Briggs" w:date="2024-03-31T13:36:00Z">
              <w:r>
                <w:rPr>
                  <w:sz w:val="15"/>
                  <w:szCs w:val="15"/>
                </w:rPr>
                <w:t>60</w:t>
              </w:r>
            </w:ins>
            <w:del w:id="73" w:author="Nancy Briggs" w:date="2024-03-31T13:36:00Z">
              <w:r w:rsidRPr="008224BD" w:rsidDel="00A02CD4">
                <w:rPr>
                  <w:sz w:val="15"/>
                  <w:szCs w:val="15"/>
                </w:rPr>
                <w:delText>16</w:delText>
              </w:r>
            </w:del>
          </w:p>
        </w:tc>
        <w:tc>
          <w:tcPr>
            <w:tcW w:w="882" w:type="dxa"/>
          </w:tcPr>
          <w:p w14:paraId="747962BD" w14:textId="2E26CB2E" w:rsidR="000D53FA" w:rsidRPr="008224BD" w:rsidRDefault="000D53FA" w:rsidP="000D53FA">
            <w:pPr>
              <w:rPr>
                <w:sz w:val="15"/>
                <w:szCs w:val="15"/>
              </w:rPr>
            </w:pPr>
            <w:ins w:id="74" w:author="Nancy Briggs" w:date="2024-03-31T13:36:00Z">
              <w:r>
                <w:rPr>
                  <w:i/>
                  <w:iCs/>
                  <w:sz w:val="15"/>
                  <w:szCs w:val="15"/>
                </w:rPr>
                <w:t>p</w:t>
              </w:r>
            </w:ins>
            <w:del w:id="75" w:author="Nancy Briggs" w:date="2024-03-31T13:36:00Z">
              <w:r w:rsidRPr="008224BD" w:rsidDel="00947881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76" w:author="Nancy Briggs" w:date="2024-03-31T13:36:00Z">
              <w:r>
                <w:rPr>
                  <w:sz w:val="15"/>
                  <w:szCs w:val="15"/>
                </w:rPr>
                <w:t>=0.019</w:t>
              </w:r>
            </w:ins>
            <w:del w:id="77" w:author="Nancy Briggs" w:date="2024-03-31T13:36:00Z">
              <w:r w:rsidRPr="008224BD" w:rsidDel="00A02CD4">
                <w:rPr>
                  <w:sz w:val="15"/>
                  <w:szCs w:val="15"/>
                </w:rPr>
                <w:delText>=1.00</w:delText>
              </w:r>
            </w:del>
          </w:p>
          <w:p w14:paraId="2EB87BBF" w14:textId="1CBE3A2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del w:id="78" w:author="Nancy Briggs" w:date="2024-03-31T13:36:00Z">
              <w:r w:rsidRPr="008224BD" w:rsidDel="00947881">
                <w:rPr>
                  <w:sz w:val="15"/>
                  <w:szCs w:val="15"/>
                </w:rPr>
                <w:delText>.22</w:delText>
              </w:r>
            </w:del>
            <w:ins w:id="79" w:author="Nancy Briggs" w:date="2024-03-31T13:36:00Z">
              <w:r>
                <w:rPr>
                  <w:sz w:val="15"/>
                  <w:szCs w:val="15"/>
                </w:rPr>
                <w:t>-.82</w:t>
              </w:r>
            </w:ins>
          </w:p>
        </w:tc>
        <w:tc>
          <w:tcPr>
            <w:tcW w:w="850" w:type="dxa"/>
            <w:gridSpan w:val="2"/>
          </w:tcPr>
          <w:p w14:paraId="76701FFB" w14:textId="54236DD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42.04 (7.42)</w:t>
            </w:r>
          </w:p>
        </w:tc>
        <w:tc>
          <w:tcPr>
            <w:tcW w:w="850" w:type="dxa"/>
          </w:tcPr>
          <w:p w14:paraId="4687D8F8" w14:textId="6E3AA32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37.45 (7.88)</w:t>
            </w:r>
          </w:p>
        </w:tc>
        <w:tc>
          <w:tcPr>
            <w:tcW w:w="851" w:type="dxa"/>
          </w:tcPr>
          <w:p w14:paraId="649B7470" w14:textId="2288CEAA" w:rsidR="000D53FA" w:rsidRPr="008224BD" w:rsidRDefault="000D53FA" w:rsidP="000D53FA">
            <w:pPr>
              <w:rPr>
                <w:sz w:val="15"/>
                <w:szCs w:val="15"/>
              </w:rPr>
            </w:pPr>
            <w:del w:id="80" w:author="Nancy Briggs" w:date="2024-03-31T13:35:00Z">
              <w:r w:rsidRPr="008224BD" w:rsidDel="000517C7">
                <w:rPr>
                  <w:sz w:val="15"/>
                  <w:szCs w:val="15"/>
                </w:rPr>
                <w:delText>43.57</w:delText>
              </w:r>
            </w:del>
            <w:ins w:id="81" w:author="Nancy Briggs" w:date="2024-03-31T13:35:00Z">
              <w:r>
                <w:rPr>
                  <w:sz w:val="15"/>
                  <w:szCs w:val="15"/>
                </w:rPr>
                <w:t>39.40</w:t>
              </w:r>
            </w:ins>
            <w:r w:rsidRPr="008224BD">
              <w:rPr>
                <w:sz w:val="15"/>
                <w:szCs w:val="15"/>
              </w:rPr>
              <w:t xml:space="preserve"> (</w:t>
            </w:r>
            <w:del w:id="82" w:author="Nancy Briggs" w:date="2024-03-31T13:35:00Z">
              <w:r w:rsidRPr="008224BD" w:rsidDel="00A02CD4">
                <w:rPr>
                  <w:sz w:val="15"/>
                  <w:szCs w:val="15"/>
                </w:rPr>
                <w:delText>8.94</w:delText>
              </w:r>
            </w:del>
            <w:ins w:id="83" w:author="Nancy Briggs" w:date="2024-03-31T13:35:00Z">
              <w:r>
                <w:rPr>
                  <w:sz w:val="15"/>
                  <w:szCs w:val="15"/>
                </w:rPr>
                <w:t>9.50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19" w:type="dxa"/>
          </w:tcPr>
          <w:p w14:paraId="4F84F914" w14:textId="4E0A922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84" w:author="Nancy Briggs" w:date="2024-03-31T13:37:00Z">
              <w:r>
                <w:rPr>
                  <w:sz w:val="15"/>
                  <w:szCs w:val="15"/>
                </w:rPr>
                <w:t>1.00</w:t>
              </w:r>
            </w:ins>
            <w:del w:id="85" w:author="Nancy Briggs" w:date="2024-03-31T13:37:00Z">
              <w:r w:rsidRPr="008224BD" w:rsidDel="00947881">
                <w:rPr>
                  <w:sz w:val="15"/>
                  <w:szCs w:val="15"/>
                </w:rPr>
                <w:delText>.42</w:delText>
              </w:r>
            </w:del>
          </w:p>
          <w:p w14:paraId="3ACEDE6E" w14:textId="6AE2DA6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ins w:id="86" w:author="Nancy Briggs" w:date="2024-03-31T13:37:00Z">
              <w:r>
                <w:rPr>
                  <w:sz w:val="15"/>
                  <w:szCs w:val="15"/>
                </w:rPr>
                <w:t>06</w:t>
              </w:r>
            </w:ins>
            <w:del w:id="87" w:author="Nancy Briggs" w:date="2024-03-31T13:37:00Z">
              <w:r w:rsidRPr="008224BD" w:rsidDel="00947881">
                <w:rPr>
                  <w:sz w:val="15"/>
                  <w:szCs w:val="15"/>
                </w:rPr>
                <w:delText>51</w:delText>
              </w:r>
            </w:del>
          </w:p>
        </w:tc>
        <w:tc>
          <w:tcPr>
            <w:tcW w:w="851" w:type="dxa"/>
          </w:tcPr>
          <w:p w14:paraId="2D508774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D37F176" w14:textId="6517A41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ins w:id="88" w:author="Nancy Briggs" w:date="2024-03-31T13:37:00Z">
              <w:r>
                <w:rPr>
                  <w:sz w:val="15"/>
                  <w:szCs w:val="15"/>
                </w:rPr>
                <w:t>07</w:t>
              </w:r>
            </w:ins>
            <w:del w:id="89" w:author="Nancy Briggs" w:date="2024-03-31T13:37:00Z">
              <w:r w:rsidRPr="008224BD" w:rsidDel="00655407">
                <w:rPr>
                  <w:sz w:val="15"/>
                  <w:szCs w:val="15"/>
                </w:rPr>
                <w:delText>45</w:delText>
              </w:r>
            </w:del>
          </w:p>
        </w:tc>
        <w:tc>
          <w:tcPr>
            <w:tcW w:w="850" w:type="dxa"/>
            <w:gridSpan w:val="2"/>
          </w:tcPr>
          <w:p w14:paraId="56370AFE" w14:textId="561ECEB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43.57 (8.94)</w:t>
            </w:r>
          </w:p>
        </w:tc>
        <w:tc>
          <w:tcPr>
            <w:tcW w:w="679" w:type="dxa"/>
          </w:tcPr>
          <w:p w14:paraId="18AD84EC" w14:textId="76ED71F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39.66 (9.04)</w:t>
            </w:r>
          </w:p>
        </w:tc>
        <w:tc>
          <w:tcPr>
            <w:tcW w:w="852" w:type="dxa"/>
          </w:tcPr>
          <w:p w14:paraId="4E95A829" w14:textId="72EAF60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90" w:author="Nancy Briggs" w:date="2024-03-31T13:37:00Z">
              <w:r>
                <w:rPr>
                  <w:sz w:val="15"/>
                  <w:szCs w:val="15"/>
                </w:rPr>
                <w:t>1.00</w:t>
              </w:r>
            </w:ins>
            <w:del w:id="91" w:author="Nancy Briggs" w:date="2024-03-31T13:37:00Z">
              <w:r w:rsidRPr="008224BD" w:rsidDel="00655407">
                <w:rPr>
                  <w:sz w:val="15"/>
                  <w:szCs w:val="15"/>
                </w:rPr>
                <w:delText>.1</w:delText>
              </w:r>
            </w:del>
            <w:r w:rsidRPr="008224BD">
              <w:rPr>
                <w:sz w:val="15"/>
                <w:szCs w:val="15"/>
              </w:rPr>
              <w:t>0</w:t>
            </w:r>
          </w:p>
          <w:p w14:paraId="16C44324" w14:textId="0695805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del w:id="92" w:author="Nancy Briggs" w:date="2024-03-31T13:37:00Z">
              <w:r w:rsidRPr="008224BD" w:rsidDel="00655407">
                <w:rPr>
                  <w:sz w:val="15"/>
                  <w:szCs w:val="15"/>
                </w:rPr>
                <w:delText>.52</w:delText>
              </w:r>
            </w:del>
            <w:ins w:id="93" w:author="Nancy Briggs" w:date="2024-03-31T13:37:00Z">
              <w:r>
                <w:rPr>
                  <w:sz w:val="15"/>
                  <w:szCs w:val="15"/>
                </w:rPr>
                <w:t>-.37</w:t>
              </w:r>
            </w:ins>
          </w:p>
        </w:tc>
        <w:tc>
          <w:tcPr>
            <w:tcW w:w="708" w:type="dxa"/>
          </w:tcPr>
          <w:p w14:paraId="641CAE39" w14:textId="0287049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EAB8EA4" w14:textId="5CAF25B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004B13F0" w14:textId="55A5515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222E6B84" w14:textId="2D9FD66C" w:rsidR="000D53FA" w:rsidRPr="008224BD" w:rsidRDefault="00702531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="006A3B66">
              <w:rPr>
                <w:sz w:val="15"/>
                <w:szCs w:val="15"/>
              </w:rPr>
              <w:t>p</w:t>
            </w:r>
            <w:r>
              <w:rPr>
                <w:sz w:val="15"/>
                <w:szCs w:val="15"/>
              </w:rPr>
              <w:t>=0.</w:t>
            </w:r>
            <w:r w:rsidR="006A3B66">
              <w:rPr>
                <w:sz w:val="15"/>
                <w:szCs w:val="15"/>
              </w:rPr>
              <w:t>669</w:t>
            </w:r>
          </w:p>
        </w:tc>
      </w:tr>
      <w:tr w:rsidR="000D53FA" w:rsidRPr="008224BD" w14:paraId="6BB5A7C2" w14:textId="3095DAF0" w:rsidTr="00FD288C">
        <w:tc>
          <w:tcPr>
            <w:tcW w:w="1022" w:type="dxa"/>
          </w:tcPr>
          <w:p w14:paraId="3E115501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6F4DDBBD" w14:textId="3E683529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initiative</w:t>
            </w:r>
          </w:p>
          <w:p w14:paraId="39F6DF41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4EDF9CED" w14:textId="0E39D3A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43.40 (9.09)</w:t>
            </w:r>
          </w:p>
        </w:tc>
        <w:tc>
          <w:tcPr>
            <w:tcW w:w="850" w:type="dxa"/>
          </w:tcPr>
          <w:p w14:paraId="7394018B" w14:textId="5B791C5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45.46 (11.00)</w:t>
            </w:r>
          </w:p>
        </w:tc>
        <w:tc>
          <w:tcPr>
            <w:tcW w:w="850" w:type="dxa"/>
          </w:tcPr>
          <w:p w14:paraId="100C1C59" w14:textId="5041D0D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43.74 (9.21)</w:t>
            </w:r>
          </w:p>
        </w:tc>
        <w:tc>
          <w:tcPr>
            <w:tcW w:w="880" w:type="dxa"/>
          </w:tcPr>
          <w:p w14:paraId="27B307CB" w14:textId="0E4A187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BA836B5" w14:textId="3F36E3C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=-.15</w:t>
            </w:r>
          </w:p>
        </w:tc>
        <w:tc>
          <w:tcPr>
            <w:tcW w:w="882" w:type="dxa"/>
          </w:tcPr>
          <w:p w14:paraId="71A7B7C8" w14:textId="1DB5A47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F479652" w14:textId="4A9FDFD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=.09</w:t>
            </w:r>
          </w:p>
        </w:tc>
        <w:tc>
          <w:tcPr>
            <w:tcW w:w="850" w:type="dxa"/>
            <w:gridSpan w:val="2"/>
          </w:tcPr>
          <w:p w14:paraId="385E9617" w14:textId="07F56C4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44.59 (10.44)</w:t>
            </w:r>
          </w:p>
        </w:tc>
        <w:tc>
          <w:tcPr>
            <w:tcW w:w="850" w:type="dxa"/>
          </w:tcPr>
          <w:p w14:paraId="1FB0C314" w14:textId="6D486F2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44.69 (11.74)</w:t>
            </w:r>
          </w:p>
        </w:tc>
        <w:tc>
          <w:tcPr>
            <w:tcW w:w="851" w:type="dxa"/>
          </w:tcPr>
          <w:p w14:paraId="5B389E1F" w14:textId="0EDE342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46.69 (11.74)</w:t>
            </w:r>
          </w:p>
        </w:tc>
        <w:tc>
          <w:tcPr>
            <w:tcW w:w="819" w:type="dxa"/>
          </w:tcPr>
          <w:p w14:paraId="1945B8B0" w14:textId="7D029DE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616EC85" w14:textId="5009630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=-.03</w:t>
            </w:r>
          </w:p>
        </w:tc>
        <w:tc>
          <w:tcPr>
            <w:tcW w:w="851" w:type="dxa"/>
          </w:tcPr>
          <w:p w14:paraId="600358AB" w14:textId="27F7405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587C7B50" w14:textId="2AC14EC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=-.25</w:t>
            </w:r>
          </w:p>
        </w:tc>
        <w:tc>
          <w:tcPr>
            <w:tcW w:w="850" w:type="dxa"/>
            <w:gridSpan w:val="2"/>
          </w:tcPr>
          <w:p w14:paraId="3A939377" w14:textId="7D84243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46.77 (11.27)</w:t>
            </w:r>
          </w:p>
        </w:tc>
        <w:tc>
          <w:tcPr>
            <w:tcW w:w="679" w:type="dxa"/>
          </w:tcPr>
          <w:p w14:paraId="4A8D092E" w14:textId="516E66F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41.69 (11.24)</w:t>
            </w:r>
          </w:p>
        </w:tc>
        <w:tc>
          <w:tcPr>
            <w:tcW w:w="852" w:type="dxa"/>
          </w:tcPr>
          <w:p w14:paraId="7E0C31D3" w14:textId="1A03758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</w:t>
            </w:r>
            <w:r>
              <w:rPr>
                <w:sz w:val="15"/>
                <w:szCs w:val="15"/>
              </w:rPr>
              <w:t>6</w:t>
            </w:r>
          </w:p>
          <w:p w14:paraId="1FA61875" w14:textId="6D28568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=.47</w:t>
            </w:r>
          </w:p>
        </w:tc>
        <w:tc>
          <w:tcPr>
            <w:tcW w:w="708" w:type="dxa"/>
          </w:tcPr>
          <w:p w14:paraId="420505D0" w14:textId="2EA288F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55BCD713" w14:textId="2C6CE2F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7A30EDDF" w14:textId="422F397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4893DDED" w14:textId="6C727DCA" w:rsidR="000D53FA" w:rsidRPr="008224BD" w:rsidRDefault="007C5C23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</w:t>
            </w:r>
            <w:r w:rsidR="007C27A0">
              <w:rPr>
                <w:sz w:val="15"/>
                <w:szCs w:val="15"/>
              </w:rPr>
              <w:t>457</w:t>
            </w:r>
          </w:p>
        </w:tc>
      </w:tr>
      <w:tr w:rsidR="000D53FA" w:rsidRPr="008224BD" w14:paraId="6D53ABFF" w14:textId="24C0DF61" w:rsidTr="00FD288C">
        <w:tc>
          <w:tcPr>
            <w:tcW w:w="1022" w:type="dxa"/>
          </w:tcPr>
          <w:p w14:paraId="7EBAC51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18F3D38E" w14:textId="3A153F3B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self-regulation</w:t>
            </w:r>
          </w:p>
          <w:p w14:paraId="5E2735BA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214519E2" w14:textId="136FE2E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39.65 (8.02)</w:t>
            </w:r>
          </w:p>
        </w:tc>
        <w:tc>
          <w:tcPr>
            <w:tcW w:w="850" w:type="dxa"/>
          </w:tcPr>
          <w:p w14:paraId="72FEA97F" w14:textId="46615A7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41.85 (11.24)</w:t>
            </w:r>
          </w:p>
        </w:tc>
        <w:tc>
          <w:tcPr>
            <w:tcW w:w="850" w:type="dxa"/>
          </w:tcPr>
          <w:p w14:paraId="2EB96865" w14:textId="1FD956B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40.47 (8.64)</w:t>
            </w:r>
          </w:p>
        </w:tc>
        <w:tc>
          <w:tcPr>
            <w:tcW w:w="880" w:type="dxa"/>
          </w:tcPr>
          <w:p w14:paraId="4E8B0502" w14:textId="377C48A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=.1.00</w:t>
            </w:r>
          </w:p>
          <w:p w14:paraId="19E6BCE4" w14:textId="69EFC23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=-.22</w:t>
            </w:r>
          </w:p>
        </w:tc>
        <w:tc>
          <w:tcPr>
            <w:tcW w:w="882" w:type="dxa"/>
          </w:tcPr>
          <w:p w14:paraId="6B45A8C5" w14:textId="5514E84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43E93445" w14:textId="4849985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=-.02</w:t>
            </w:r>
          </w:p>
        </w:tc>
        <w:tc>
          <w:tcPr>
            <w:tcW w:w="850" w:type="dxa"/>
            <w:gridSpan w:val="2"/>
          </w:tcPr>
          <w:p w14:paraId="648712CE" w14:textId="6FDF594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36.74 (6.43)</w:t>
            </w:r>
          </w:p>
        </w:tc>
        <w:tc>
          <w:tcPr>
            <w:tcW w:w="850" w:type="dxa"/>
          </w:tcPr>
          <w:p w14:paraId="2CE95D93" w14:textId="163E29B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37.82 (11.50)</w:t>
            </w:r>
          </w:p>
        </w:tc>
        <w:tc>
          <w:tcPr>
            <w:tcW w:w="851" w:type="dxa"/>
          </w:tcPr>
          <w:p w14:paraId="0FB7AA18" w14:textId="50FDC32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35.40 (7.07)</w:t>
            </w:r>
          </w:p>
        </w:tc>
        <w:tc>
          <w:tcPr>
            <w:tcW w:w="819" w:type="dxa"/>
          </w:tcPr>
          <w:p w14:paraId="055E599F" w14:textId="170ED8B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4051E75" w14:textId="60E2BC8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=-.09</w:t>
            </w:r>
          </w:p>
        </w:tc>
        <w:tc>
          <w:tcPr>
            <w:tcW w:w="851" w:type="dxa"/>
          </w:tcPr>
          <w:p w14:paraId="2764D666" w14:textId="6224A84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36E29C6" w14:textId="6A4F88E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0" w:type="dxa"/>
            <w:gridSpan w:val="2"/>
          </w:tcPr>
          <w:p w14:paraId="54455E68" w14:textId="3235C0E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43.14 (8.16)</w:t>
            </w:r>
          </w:p>
        </w:tc>
        <w:tc>
          <w:tcPr>
            <w:tcW w:w="679" w:type="dxa"/>
          </w:tcPr>
          <w:p w14:paraId="04438E95" w14:textId="5337690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39.31 (10.56)</w:t>
            </w:r>
          </w:p>
        </w:tc>
        <w:tc>
          <w:tcPr>
            <w:tcW w:w="852" w:type="dxa"/>
          </w:tcPr>
          <w:p w14:paraId="2114FC9E" w14:textId="20F66FD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=.36</w:t>
            </w:r>
          </w:p>
          <w:p w14:paraId="2EC19297" w14:textId="4307C6F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=.49</w:t>
            </w:r>
          </w:p>
        </w:tc>
        <w:tc>
          <w:tcPr>
            <w:tcW w:w="708" w:type="dxa"/>
          </w:tcPr>
          <w:p w14:paraId="532187FE" w14:textId="180BF90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486AECA5" w14:textId="1E5C7EE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34E22289" w14:textId="28BCA4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490559D2" w14:textId="467EBBE1" w:rsidR="000D53FA" w:rsidRPr="008224BD" w:rsidRDefault="00EC108F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p=0.8</w:t>
            </w:r>
            <w:r w:rsidR="001A634F">
              <w:rPr>
                <w:sz w:val="15"/>
                <w:szCs w:val="15"/>
              </w:rPr>
              <w:t>38</w:t>
            </w:r>
          </w:p>
        </w:tc>
      </w:tr>
      <w:tr w:rsidR="000D53FA" w:rsidRPr="008224BD" w14:paraId="72915E3C" w14:textId="7A2A610C" w:rsidTr="00FD288C">
        <w:tc>
          <w:tcPr>
            <w:tcW w:w="1022" w:type="dxa"/>
          </w:tcPr>
          <w:p w14:paraId="090E8700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5E272D33" w14:textId="0BB1A81F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0D5DBB1B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5FDFC5CF" w14:textId="2F2D08AA" w:rsidR="000D53FA" w:rsidRPr="008224BD" w:rsidRDefault="000D53FA" w:rsidP="000D53FA">
            <w:pPr>
              <w:rPr>
                <w:sz w:val="15"/>
                <w:szCs w:val="15"/>
              </w:rPr>
            </w:pPr>
            <w:del w:id="94" w:author="Nancy Briggs" w:date="2024-03-31T13:43:00Z">
              <w:r w:rsidRPr="008224BD" w:rsidDel="00517CB1">
                <w:rPr>
                  <w:sz w:val="15"/>
                  <w:szCs w:val="15"/>
                </w:rPr>
                <w:delText>1.34 (.32)</w:delText>
              </w:r>
            </w:del>
            <w:ins w:id="95" w:author="Nancy Briggs" w:date="2024-03-31T13:43:00Z">
              <w:r>
                <w:rPr>
                  <w:sz w:val="15"/>
                  <w:szCs w:val="15"/>
                </w:rPr>
                <w:t>14.55 (3.87)</w:t>
              </w:r>
            </w:ins>
          </w:p>
        </w:tc>
        <w:tc>
          <w:tcPr>
            <w:tcW w:w="850" w:type="dxa"/>
          </w:tcPr>
          <w:p w14:paraId="26B48F96" w14:textId="54E7E262" w:rsidR="000D53FA" w:rsidRPr="008224BD" w:rsidRDefault="000D53FA" w:rsidP="000D53FA">
            <w:pPr>
              <w:rPr>
                <w:sz w:val="15"/>
                <w:szCs w:val="15"/>
              </w:rPr>
            </w:pPr>
            <w:ins w:id="96" w:author="Nancy Briggs" w:date="2024-03-31T13:43:00Z">
              <w:r>
                <w:rPr>
                  <w:sz w:val="15"/>
                  <w:szCs w:val="15"/>
                </w:rPr>
                <w:t>16.67 (3.6</w:t>
              </w:r>
            </w:ins>
            <w:ins w:id="97" w:author="Nancy Briggs" w:date="2024-03-31T13:44:00Z">
              <w:r>
                <w:rPr>
                  <w:sz w:val="15"/>
                  <w:szCs w:val="15"/>
                </w:rPr>
                <w:t>4)</w:t>
              </w:r>
            </w:ins>
            <w:del w:id="98" w:author="Nancy Briggs" w:date="2024-03-31T13:43:00Z">
              <w:r w:rsidRPr="008224BD" w:rsidDel="00351FE0">
                <w:rPr>
                  <w:sz w:val="15"/>
                  <w:szCs w:val="15"/>
                </w:rPr>
                <w:delText>1.53 (.34)</w:delText>
              </w:r>
            </w:del>
          </w:p>
        </w:tc>
        <w:tc>
          <w:tcPr>
            <w:tcW w:w="850" w:type="dxa"/>
          </w:tcPr>
          <w:p w14:paraId="77F52ADB" w14:textId="3B2FA6F6" w:rsidR="000D53FA" w:rsidRPr="008224BD" w:rsidRDefault="000D53FA" w:rsidP="000D53FA">
            <w:pPr>
              <w:rPr>
                <w:sz w:val="15"/>
                <w:szCs w:val="15"/>
              </w:rPr>
            </w:pPr>
            <w:del w:id="99" w:author="Nancy Briggs" w:date="2024-03-31T13:44:00Z">
              <w:r w:rsidRPr="008224BD" w:rsidDel="00351FE0">
                <w:rPr>
                  <w:sz w:val="15"/>
                  <w:szCs w:val="15"/>
                </w:rPr>
                <w:delText>1.51 (.44)</w:delText>
              </w:r>
            </w:del>
            <w:ins w:id="100" w:author="Nancy Briggs" w:date="2024-03-31T13:44:00Z">
              <w:r>
                <w:rPr>
                  <w:sz w:val="15"/>
                  <w:szCs w:val="15"/>
                </w:rPr>
                <w:t>16.28 (4.53)</w:t>
              </w:r>
            </w:ins>
          </w:p>
        </w:tc>
        <w:tc>
          <w:tcPr>
            <w:tcW w:w="880" w:type="dxa"/>
          </w:tcPr>
          <w:p w14:paraId="1BC1F2C8" w14:textId="104137FA" w:rsidR="000D53FA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</w:t>
            </w:r>
            <w:ins w:id="101" w:author="Nancy Briggs" w:date="2024-03-31T13:46:00Z">
              <w:r>
                <w:rPr>
                  <w:b/>
                  <w:bCs/>
                  <w:sz w:val="15"/>
                  <w:szCs w:val="15"/>
                </w:rPr>
                <w:t>2</w:t>
              </w:r>
            </w:ins>
            <w:del w:id="102" w:author="Nancy Briggs" w:date="2024-03-31T13:46:00Z">
              <w:r w:rsidRPr="00BE01CE" w:rsidDel="00ED38A1">
                <w:rPr>
                  <w:b/>
                  <w:bCs/>
                  <w:sz w:val="15"/>
                  <w:szCs w:val="15"/>
                </w:rPr>
                <w:delText>3</w:delText>
              </w:r>
            </w:del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137A0AB3" w14:textId="68745B3D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=-.</w:t>
            </w:r>
            <w:ins w:id="103" w:author="Nancy Briggs" w:date="2024-03-31T13:46:00Z">
              <w:r>
                <w:rPr>
                  <w:b/>
                  <w:bCs/>
                  <w:sz w:val="15"/>
                  <w:szCs w:val="15"/>
                </w:rPr>
                <w:t>48</w:t>
              </w:r>
            </w:ins>
            <w:del w:id="104" w:author="Nancy Briggs" w:date="2024-03-31T13:46:00Z">
              <w:r w:rsidRPr="00BE01CE" w:rsidDel="00ED38A1">
                <w:rPr>
                  <w:b/>
                  <w:bCs/>
                  <w:sz w:val="15"/>
                  <w:szCs w:val="15"/>
                </w:rPr>
                <w:delText>52</w:delText>
              </w:r>
            </w:del>
          </w:p>
        </w:tc>
        <w:tc>
          <w:tcPr>
            <w:tcW w:w="882" w:type="dxa"/>
          </w:tcPr>
          <w:p w14:paraId="4BF9214F" w14:textId="40A8288E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</w:t>
            </w:r>
            <w:del w:id="105" w:author="Nancy Briggs" w:date="2024-03-31T13:46:00Z">
              <w:r w:rsidRPr="00BE01CE" w:rsidDel="005620EE">
                <w:rPr>
                  <w:b/>
                  <w:bCs/>
                  <w:sz w:val="15"/>
                  <w:szCs w:val="15"/>
                </w:rPr>
                <w:delText>023</w:delText>
              </w:r>
            </w:del>
            <w:ins w:id="106" w:author="Nancy Briggs" w:date="2024-03-31T13:46:00Z">
              <w:r w:rsidRPr="00BE01CE">
                <w:rPr>
                  <w:b/>
                  <w:bCs/>
                  <w:sz w:val="15"/>
                  <w:szCs w:val="15"/>
                </w:rPr>
                <w:t>0</w:t>
              </w:r>
              <w:r>
                <w:rPr>
                  <w:b/>
                  <w:bCs/>
                  <w:sz w:val="15"/>
                  <w:szCs w:val="15"/>
                </w:rPr>
                <w:t>36</w:t>
              </w:r>
            </w:ins>
            <w:r w:rsidRPr="00BE01CE">
              <w:rPr>
                <w:b/>
                <w:bCs/>
                <w:sz w:val="15"/>
                <w:szCs w:val="15"/>
              </w:rPr>
              <w:t xml:space="preserve">* </w:t>
            </w: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-.4</w:t>
            </w:r>
            <w:ins w:id="107" w:author="Nancy Briggs" w:date="2024-03-31T13:46:00Z">
              <w:r>
                <w:rPr>
                  <w:b/>
                  <w:bCs/>
                  <w:sz w:val="15"/>
                  <w:szCs w:val="15"/>
                </w:rPr>
                <w:t>8</w:t>
              </w:r>
            </w:ins>
            <w:del w:id="108" w:author="Nancy Briggs" w:date="2024-03-31T13:46:00Z">
              <w:r w:rsidRPr="00BE01CE" w:rsidDel="005620EE">
                <w:rPr>
                  <w:b/>
                  <w:bCs/>
                  <w:sz w:val="15"/>
                  <w:szCs w:val="15"/>
                </w:rPr>
                <w:delText>7</w:delText>
              </w:r>
            </w:del>
          </w:p>
        </w:tc>
        <w:tc>
          <w:tcPr>
            <w:tcW w:w="850" w:type="dxa"/>
            <w:gridSpan w:val="2"/>
          </w:tcPr>
          <w:p w14:paraId="2F7FBAF4" w14:textId="06B88987" w:rsidR="000D53FA" w:rsidRPr="008224BD" w:rsidRDefault="000D53FA" w:rsidP="000D53FA">
            <w:pPr>
              <w:rPr>
                <w:sz w:val="15"/>
                <w:szCs w:val="15"/>
              </w:rPr>
            </w:pPr>
            <w:del w:id="109" w:author="Nancy Briggs" w:date="2024-03-31T13:45:00Z">
              <w:r w:rsidRPr="008224BD" w:rsidDel="008F725F">
                <w:rPr>
                  <w:sz w:val="15"/>
                  <w:szCs w:val="15"/>
                </w:rPr>
                <w:delText>1.45 (.26)</w:delText>
              </w:r>
            </w:del>
            <w:ins w:id="110" w:author="Nancy Briggs" w:date="2024-03-31T13:45:00Z">
              <w:r>
                <w:rPr>
                  <w:sz w:val="15"/>
                  <w:szCs w:val="15"/>
                </w:rPr>
                <w:t>15.93 (2.88)</w:t>
              </w:r>
            </w:ins>
          </w:p>
        </w:tc>
        <w:tc>
          <w:tcPr>
            <w:tcW w:w="850" w:type="dxa"/>
          </w:tcPr>
          <w:p w14:paraId="5233E1A8" w14:textId="6786CB95" w:rsidR="000D53FA" w:rsidRPr="008224BD" w:rsidRDefault="000D53FA" w:rsidP="000D53FA">
            <w:pPr>
              <w:rPr>
                <w:sz w:val="15"/>
                <w:szCs w:val="15"/>
              </w:rPr>
            </w:pPr>
            <w:del w:id="111" w:author="Nancy Briggs" w:date="2024-03-31T13:45:00Z">
              <w:r w:rsidRPr="008224BD" w:rsidDel="008F725F">
                <w:rPr>
                  <w:sz w:val="15"/>
                  <w:szCs w:val="15"/>
                </w:rPr>
                <w:delText>1.50 (.30)</w:delText>
              </w:r>
            </w:del>
            <w:ins w:id="112" w:author="Nancy Briggs" w:date="2024-03-31T13:45:00Z">
              <w:r>
                <w:rPr>
                  <w:sz w:val="15"/>
                  <w:szCs w:val="15"/>
                </w:rPr>
                <w:t>15.92 (2.66)</w:t>
              </w:r>
            </w:ins>
          </w:p>
        </w:tc>
        <w:tc>
          <w:tcPr>
            <w:tcW w:w="851" w:type="dxa"/>
          </w:tcPr>
          <w:p w14:paraId="2B64BAA8" w14:textId="11ADEFA7" w:rsidR="000D53FA" w:rsidRPr="008224BD" w:rsidRDefault="000D53FA" w:rsidP="000D53FA">
            <w:pPr>
              <w:rPr>
                <w:sz w:val="15"/>
                <w:szCs w:val="15"/>
              </w:rPr>
            </w:pPr>
            <w:del w:id="113" w:author="Nancy Briggs" w:date="2024-03-31T13:45:00Z">
              <w:r w:rsidRPr="008224BD" w:rsidDel="00216D74">
                <w:rPr>
                  <w:sz w:val="15"/>
                  <w:szCs w:val="15"/>
                </w:rPr>
                <w:delText>1.42 (.31)</w:delText>
              </w:r>
            </w:del>
            <w:ins w:id="114" w:author="Nancy Briggs" w:date="2024-03-31T13:45:00Z">
              <w:r>
                <w:rPr>
                  <w:sz w:val="15"/>
                  <w:szCs w:val="15"/>
                </w:rPr>
                <w:t>17.00 (2.74)</w:t>
              </w:r>
            </w:ins>
          </w:p>
        </w:tc>
        <w:tc>
          <w:tcPr>
            <w:tcW w:w="819" w:type="dxa"/>
          </w:tcPr>
          <w:p w14:paraId="52598397" w14:textId="0A05D2A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115" w:author="Nancy Briggs" w:date="2024-03-31T13:47:00Z">
              <w:r>
                <w:rPr>
                  <w:sz w:val="15"/>
                  <w:szCs w:val="15"/>
                </w:rPr>
                <w:t>1.00</w:t>
              </w:r>
            </w:ins>
            <w:del w:id="116" w:author="Nancy Briggs" w:date="2024-03-31T13:47:00Z">
              <w:r w:rsidRPr="008224BD" w:rsidDel="005620EE">
                <w:rPr>
                  <w:sz w:val="15"/>
                  <w:szCs w:val="15"/>
                </w:rPr>
                <w:delText xml:space="preserve">.735 </w:delText>
              </w:r>
            </w:del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ins w:id="117" w:author="Nancy Briggs" w:date="2024-03-31T13:47:00Z">
              <w:r>
                <w:rPr>
                  <w:sz w:val="15"/>
                  <w:szCs w:val="15"/>
                </w:rPr>
                <w:t>053</w:t>
              </w:r>
            </w:ins>
            <w:del w:id="118" w:author="Nancy Briggs" w:date="2024-03-31T13:47:00Z">
              <w:r w:rsidRPr="008224BD" w:rsidDel="00427C55">
                <w:rPr>
                  <w:sz w:val="15"/>
                  <w:szCs w:val="15"/>
                </w:rPr>
                <w:delText>24</w:delText>
              </w:r>
            </w:del>
          </w:p>
        </w:tc>
        <w:tc>
          <w:tcPr>
            <w:tcW w:w="851" w:type="dxa"/>
          </w:tcPr>
          <w:p w14:paraId="0FB02D3F" w14:textId="461BEF27" w:rsidR="000D53FA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ins w:id="119" w:author="Nancy Briggs" w:date="2024-03-31T13:47:00Z">
              <w:r>
                <w:rPr>
                  <w:sz w:val="15"/>
                  <w:szCs w:val="15"/>
                </w:rPr>
                <w:t>85</w:t>
              </w:r>
            </w:ins>
            <w:del w:id="120" w:author="Nancy Briggs" w:date="2024-03-31T13:47:00Z">
              <w:r w:rsidRPr="008224BD" w:rsidDel="00427C55">
                <w:rPr>
                  <w:sz w:val="15"/>
                  <w:szCs w:val="15"/>
                </w:rPr>
                <w:delText>62</w:delText>
              </w:r>
            </w:del>
          </w:p>
          <w:p w14:paraId="4F1A1969" w14:textId="17F9941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del w:id="121" w:author="Nancy Briggs" w:date="2024-03-31T13:47:00Z">
              <w:r w:rsidRPr="008224BD" w:rsidDel="00427C55">
                <w:rPr>
                  <w:sz w:val="15"/>
                  <w:szCs w:val="15"/>
                </w:rPr>
                <w:delText>39</w:delText>
              </w:r>
            </w:del>
            <w:ins w:id="122" w:author="Nancy Briggs" w:date="2024-03-31T13:47:00Z">
              <w:r>
                <w:rPr>
                  <w:sz w:val="15"/>
                  <w:szCs w:val="15"/>
                </w:rPr>
                <w:t>29</w:t>
              </w:r>
            </w:ins>
          </w:p>
        </w:tc>
        <w:tc>
          <w:tcPr>
            <w:tcW w:w="850" w:type="dxa"/>
            <w:gridSpan w:val="2"/>
          </w:tcPr>
          <w:p w14:paraId="374DBE04" w14:textId="47CF8A68" w:rsidR="000D53FA" w:rsidRPr="008224BD" w:rsidRDefault="000D53FA" w:rsidP="000D53FA">
            <w:pPr>
              <w:rPr>
                <w:sz w:val="15"/>
                <w:szCs w:val="15"/>
              </w:rPr>
            </w:pPr>
            <w:del w:id="123" w:author="Nancy Briggs" w:date="2024-03-31T13:45:00Z">
              <w:r w:rsidRPr="008224BD" w:rsidDel="00216D74">
                <w:rPr>
                  <w:sz w:val="15"/>
                  <w:szCs w:val="15"/>
                </w:rPr>
                <w:delText>1.42 (.31)</w:delText>
              </w:r>
            </w:del>
            <w:ins w:id="124" w:author="Nancy Briggs" w:date="2024-03-31T13:45:00Z">
              <w:r>
                <w:rPr>
                  <w:sz w:val="15"/>
                  <w:szCs w:val="15"/>
                </w:rPr>
                <w:t>15.50 (3.55)</w:t>
              </w:r>
            </w:ins>
          </w:p>
        </w:tc>
        <w:tc>
          <w:tcPr>
            <w:tcW w:w="679" w:type="dxa"/>
          </w:tcPr>
          <w:p w14:paraId="3C7F765F" w14:textId="5CDF3369" w:rsidR="000D53FA" w:rsidRPr="008224BD" w:rsidRDefault="000D53FA" w:rsidP="000D53FA">
            <w:pPr>
              <w:rPr>
                <w:sz w:val="15"/>
                <w:szCs w:val="15"/>
              </w:rPr>
            </w:pPr>
            <w:del w:id="125" w:author="Nancy Briggs" w:date="2024-03-31T13:45:00Z">
              <w:r w:rsidRPr="008224BD" w:rsidDel="00216D74">
                <w:rPr>
                  <w:sz w:val="15"/>
                  <w:szCs w:val="15"/>
                </w:rPr>
                <w:delText>1.40 (.32)</w:delText>
              </w:r>
            </w:del>
            <w:ins w:id="126" w:author="Nancy Briggs" w:date="2024-03-31T13:45:00Z">
              <w:r>
                <w:rPr>
                  <w:sz w:val="15"/>
                  <w:szCs w:val="15"/>
                </w:rPr>
                <w:t>15.43 (3.50)</w:t>
              </w:r>
            </w:ins>
          </w:p>
        </w:tc>
        <w:tc>
          <w:tcPr>
            <w:tcW w:w="852" w:type="dxa"/>
          </w:tcPr>
          <w:p w14:paraId="334D7C67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00ECE8F7" w14:textId="30830A3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-.0</w:t>
            </w:r>
            <w:ins w:id="127" w:author="Nancy Briggs" w:date="2024-03-31T13:47:00Z">
              <w:r>
                <w:rPr>
                  <w:sz w:val="15"/>
                  <w:szCs w:val="15"/>
                </w:rPr>
                <w:t>7</w:t>
              </w:r>
            </w:ins>
            <w:del w:id="128" w:author="Nancy Briggs" w:date="2024-03-31T13:47:00Z">
              <w:r w:rsidRPr="008224BD" w:rsidDel="00427C55">
                <w:rPr>
                  <w:sz w:val="15"/>
                  <w:szCs w:val="15"/>
                </w:rPr>
                <w:delText>6</w:delText>
              </w:r>
            </w:del>
          </w:p>
        </w:tc>
        <w:tc>
          <w:tcPr>
            <w:tcW w:w="708" w:type="dxa"/>
          </w:tcPr>
          <w:p w14:paraId="1BB20607" w14:textId="232BE97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79DFA29" w14:textId="66A8A8A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1204F4A8" w14:textId="680E485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2292BE0B" w14:textId="654B69C3" w:rsidR="000D53FA" w:rsidRPr="008224BD" w:rsidRDefault="007E52E2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p=0.750</w:t>
            </w:r>
          </w:p>
        </w:tc>
      </w:tr>
      <w:tr w:rsidR="000D53FA" w:rsidRPr="008224BD" w14:paraId="3CA926A8" w14:textId="0712B4D4" w:rsidTr="00FD288C">
        <w:tc>
          <w:tcPr>
            <w:tcW w:w="1022" w:type="dxa"/>
          </w:tcPr>
          <w:p w14:paraId="24C9851E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Attachment security </w:t>
            </w:r>
          </w:p>
          <w:p w14:paraId="6204A47E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6A9066EB" w14:textId="5842F88D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AQS security</w:t>
            </w:r>
          </w:p>
        </w:tc>
        <w:tc>
          <w:tcPr>
            <w:tcW w:w="851" w:type="dxa"/>
          </w:tcPr>
          <w:p w14:paraId="40C94619" w14:textId="75D8F34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0.13 (0.44)</w:t>
            </w:r>
          </w:p>
        </w:tc>
        <w:tc>
          <w:tcPr>
            <w:tcW w:w="850" w:type="dxa"/>
          </w:tcPr>
          <w:p w14:paraId="0493092C" w14:textId="7938C81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</w:t>
            </w:r>
            <w:ins w:id="129" w:author="Nancy Briggs" w:date="2024-03-31T13:48:00Z">
              <w:r>
                <w:rPr>
                  <w:sz w:val="15"/>
                  <w:szCs w:val="15"/>
                </w:rPr>
                <w:t>5</w:t>
              </w:r>
            </w:ins>
            <w:del w:id="130" w:author="Nancy Briggs" w:date="2024-03-31T13:48:00Z">
              <w:r w:rsidRPr="008224BD" w:rsidDel="00203779">
                <w:rPr>
                  <w:sz w:val="15"/>
                  <w:szCs w:val="15"/>
                </w:rPr>
                <w:delText>4</w:delText>
              </w:r>
            </w:del>
            <w:r w:rsidRPr="008224BD">
              <w:rPr>
                <w:sz w:val="15"/>
                <w:szCs w:val="15"/>
              </w:rPr>
              <w:t xml:space="preserve"> (0.3</w:t>
            </w:r>
            <w:ins w:id="131" w:author="Nancy Briggs" w:date="2024-03-31T13:48:00Z">
              <w:r>
                <w:rPr>
                  <w:sz w:val="15"/>
                  <w:szCs w:val="15"/>
                </w:rPr>
                <w:t>4</w:t>
              </w:r>
            </w:ins>
            <w:del w:id="132" w:author="Nancy Briggs" w:date="2024-03-31T13:48:00Z">
              <w:r w:rsidRPr="008224BD" w:rsidDel="00203779">
                <w:rPr>
                  <w:sz w:val="15"/>
                  <w:szCs w:val="15"/>
                </w:rPr>
                <w:delText>5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</w:tcPr>
          <w:p w14:paraId="17D39987" w14:textId="18365F1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0.31 (0.14)</w:t>
            </w:r>
          </w:p>
        </w:tc>
        <w:tc>
          <w:tcPr>
            <w:tcW w:w="880" w:type="dxa"/>
          </w:tcPr>
          <w:p w14:paraId="339C03C2" w14:textId="0110BF9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=0.1</w:t>
            </w:r>
            <w:ins w:id="133" w:author="Nancy Briggs" w:date="2024-03-31T13:50:00Z">
              <w:r>
                <w:rPr>
                  <w:sz w:val="15"/>
                  <w:szCs w:val="15"/>
                </w:rPr>
                <w:t>0</w:t>
              </w:r>
            </w:ins>
            <w:del w:id="134" w:author="Nancy Briggs" w:date="2024-03-31T13:50:00Z">
              <w:r w:rsidRPr="008224BD" w:rsidDel="00BD4057">
                <w:rPr>
                  <w:sz w:val="15"/>
                  <w:szCs w:val="15"/>
                </w:rPr>
                <w:delText>3</w:delText>
              </w:r>
            </w:del>
          </w:p>
          <w:p w14:paraId="2BB5A0E4" w14:textId="64F14B1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=-0.5</w:t>
            </w:r>
            <w:ins w:id="135" w:author="Nancy Briggs" w:date="2024-03-31T13:50:00Z">
              <w:r>
                <w:rPr>
                  <w:sz w:val="15"/>
                  <w:szCs w:val="15"/>
                </w:rPr>
                <w:t>3</w:t>
              </w:r>
            </w:ins>
            <w:del w:id="136" w:author="Nancy Briggs" w:date="2024-03-31T13:50:00Z">
              <w:r w:rsidRPr="008224BD" w:rsidDel="00BD4057">
                <w:rPr>
                  <w:sz w:val="15"/>
                  <w:szCs w:val="15"/>
                </w:rPr>
                <w:delText>1</w:delText>
              </w:r>
            </w:del>
          </w:p>
        </w:tc>
        <w:tc>
          <w:tcPr>
            <w:tcW w:w="882" w:type="dxa"/>
          </w:tcPr>
          <w:p w14:paraId="211FC279" w14:textId="3403937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ins w:id="137" w:author="Nancy Briggs" w:date="2024-03-31T13:50:00Z">
              <w:r>
                <w:rPr>
                  <w:sz w:val="15"/>
                  <w:szCs w:val="15"/>
                </w:rPr>
                <w:t>6</w:t>
              </w:r>
            </w:ins>
            <w:del w:id="138" w:author="Nancy Briggs" w:date="2024-03-31T13:50:00Z">
              <w:r w:rsidRPr="008224BD" w:rsidDel="00155EA4">
                <w:rPr>
                  <w:sz w:val="15"/>
                  <w:szCs w:val="15"/>
                </w:rPr>
                <w:delText>5</w:delText>
              </w:r>
            </w:del>
          </w:p>
          <w:p w14:paraId="71EA244A" w14:textId="568E152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=-0.43</w:t>
            </w:r>
          </w:p>
        </w:tc>
        <w:tc>
          <w:tcPr>
            <w:tcW w:w="850" w:type="dxa"/>
            <w:gridSpan w:val="2"/>
          </w:tcPr>
          <w:p w14:paraId="3E7F2671" w14:textId="7CEBC2E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</w:t>
            </w:r>
            <w:ins w:id="139" w:author="Nancy Briggs" w:date="2024-03-31T13:48:00Z">
              <w:r>
                <w:rPr>
                  <w:sz w:val="15"/>
                  <w:szCs w:val="15"/>
                </w:rPr>
                <w:t>.</w:t>
              </w:r>
            </w:ins>
            <w:del w:id="140" w:author="Nancy Briggs" w:date="2024-03-31T13:48:00Z">
              <w:r w:rsidRPr="008224BD" w:rsidDel="00203779">
                <w:rPr>
                  <w:sz w:val="15"/>
                  <w:szCs w:val="15"/>
                </w:rPr>
                <w:delText>,</w:delText>
              </w:r>
            </w:del>
            <w:r w:rsidRPr="008224BD">
              <w:rPr>
                <w:sz w:val="15"/>
                <w:szCs w:val="15"/>
              </w:rPr>
              <w:t>04 (0.40)</w:t>
            </w:r>
          </w:p>
        </w:tc>
        <w:tc>
          <w:tcPr>
            <w:tcW w:w="850" w:type="dxa"/>
          </w:tcPr>
          <w:p w14:paraId="2EF284C2" w14:textId="751CD22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0.0</w:t>
            </w:r>
            <w:ins w:id="141" w:author="Nancy Briggs" w:date="2024-03-31T13:48:00Z">
              <w:r>
                <w:rPr>
                  <w:sz w:val="15"/>
                  <w:szCs w:val="15"/>
                </w:rPr>
                <w:t>9</w:t>
              </w:r>
            </w:ins>
            <w:del w:id="142" w:author="Nancy Briggs" w:date="2024-03-31T13:48:00Z">
              <w:r w:rsidRPr="008224BD" w:rsidDel="00954630">
                <w:rPr>
                  <w:sz w:val="15"/>
                  <w:szCs w:val="15"/>
                </w:rPr>
                <w:delText>7</w:delText>
              </w:r>
            </w:del>
            <w:r w:rsidRPr="008224BD">
              <w:rPr>
                <w:sz w:val="15"/>
                <w:szCs w:val="15"/>
              </w:rPr>
              <w:t xml:space="preserve"> (0.31)</w:t>
            </w:r>
          </w:p>
        </w:tc>
        <w:tc>
          <w:tcPr>
            <w:tcW w:w="851" w:type="dxa"/>
          </w:tcPr>
          <w:p w14:paraId="28DBD9CC" w14:textId="3E80FB4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0.35 (0.18)</w:t>
            </w:r>
          </w:p>
        </w:tc>
        <w:tc>
          <w:tcPr>
            <w:tcW w:w="819" w:type="dxa"/>
          </w:tcPr>
          <w:p w14:paraId="3EB91EB4" w14:textId="1A6AA91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53F405A" w14:textId="3216DC6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=-0.0</w:t>
            </w:r>
            <w:ins w:id="143" w:author="Nancy Briggs" w:date="2024-03-31T13:50:00Z">
              <w:r>
                <w:rPr>
                  <w:sz w:val="15"/>
                  <w:szCs w:val="15"/>
                </w:rPr>
                <w:t>3</w:t>
              </w:r>
            </w:ins>
            <w:del w:id="144" w:author="Nancy Briggs" w:date="2024-03-31T13:50:00Z">
              <w:r w:rsidRPr="008224BD" w:rsidDel="00155EA4">
                <w:rPr>
                  <w:sz w:val="15"/>
                  <w:szCs w:val="15"/>
                </w:rPr>
                <w:delText>1</w:delText>
              </w:r>
            </w:del>
          </w:p>
        </w:tc>
        <w:tc>
          <w:tcPr>
            <w:tcW w:w="851" w:type="dxa"/>
          </w:tcPr>
          <w:p w14:paraId="2E695D97" w14:textId="1ECD1AB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ins w:id="145" w:author="Nancy Briggs" w:date="2024-03-31T13:50:00Z">
              <w:r>
                <w:rPr>
                  <w:sz w:val="15"/>
                  <w:szCs w:val="15"/>
                </w:rPr>
                <w:t>3</w:t>
              </w:r>
            </w:ins>
            <w:del w:id="146" w:author="Nancy Briggs" w:date="2024-03-31T13:50:00Z">
              <w:r w:rsidRPr="008224BD" w:rsidDel="00155EA4">
                <w:rPr>
                  <w:sz w:val="15"/>
                  <w:szCs w:val="15"/>
                </w:rPr>
                <w:delText>5</w:delText>
              </w:r>
            </w:del>
          </w:p>
          <w:p w14:paraId="36947CFC" w14:textId="6D560C8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=-0.7</w:t>
            </w:r>
            <w:ins w:id="147" w:author="Nancy Briggs" w:date="2024-03-31T13:50:00Z">
              <w:r>
                <w:rPr>
                  <w:sz w:val="15"/>
                  <w:szCs w:val="15"/>
                </w:rPr>
                <w:t>2</w:t>
              </w:r>
            </w:ins>
            <w:del w:id="148" w:author="Nancy Briggs" w:date="2024-03-31T13:50:00Z">
              <w:r w:rsidRPr="008224BD" w:rsidDel="000508BC">
                <w:rPr>
                  <w:sz w:val="15"/>
                  <w:szCs w:val="15"/>
                </w:rPr>
                <w:delText>0</w:delText>
              </w:r>
            </w:del>
          </w:p>
        </w:tc>
        <w:tc>
          <w:tcPr>
            <w:tcW w:w="850" w:type="dxa"/>
            <w:gridSpan w:val="2"/>
          </w:tcPr>
          <w:p w14:paraId="798BA38A" w14:textId="74831AC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0.15 (0.</w:t>
            </w:r>
            <w:ins w:id="149" w:author="Nancy Briggs" w:date="2024-03-31T13:49:00Z">
              <w:r>
                <w:rPr>
                  <w:sz w:val="15"/>
                  <w:szCs w:val="15"/>
                </w:rPr>
                <w:t>42</w:t>
              </w:r>
            </w:ins>
            <w:del w:id="150" w:author="Nancy Briggs" w:date="2024-03-31T13:49:00Z">
              <w:r w:rsidRPr="008224BD" w:rsidDel="00256BF7">
                <w:rPr>
                  <w:sz w:val="15"/>
                  <w:szCs w:val="15"/>
                </w:rPr>
                <w:delText>18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</w:tcPr>
          <w:p w14:paraId="7D0DD6B8" w14:textId="0483B67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</w:t>
            </w:r>
            <w:ins w:id="151" w:author="Nancy Briggs" w:date="2024-03-31T13:49:00Z">
              <w:r>
                <w:rPr>
                  <w:sz w:val="15"/>
                  <w:szCs w:val="15"/>
                </w:rPr>
                <w:t>16</w:t>
              </w:r>
            </w:ins>
            <w:del w:id="152" w:author="Nancy Briggs" w:date="2024-03-31T13:49:00Z">
              <w:r w:rsidRPr="008224BD" w:rsidDel="00256BF7">
                <w:rPr>
                  <w:sz w:val="15"/>
                  <w:szCs w:val="15"/>
                </w:rPr>
                <w:delText>20</w:delText>
              </w:r>
            </w:del>
            <w:r w:rsidRPr="008224BD">
              <w:rPr>
                <w:sz w:val="15"/>
                <w:szCs w:val="15"/>
              </w:rPr>
              <w:t xml:space="preserve"> (0.3</w:t>
            </w:r>
            <w:ins w:id="153" w:author="Nancy Briggs" w:date="2024-03-31T13:49:00Z">
              <w:r>
                <w:rPr>
                  <w:sz w:val="15"/>
                  <w:szCs w:val="15"/>
                </w:rPr>
                <w:t>8</w:t>
              </w:r>
            </w:ins>
            <w:del w:id="154" w:author="Nancy Briggs" w:date="2024-03-31T13:49:00Z">
              <w:r w:rsidRPr="008224BD" w:rsidDel="00256BF7">
                <w:rPr>
                  <w:sz w:val="15"/>
                  <w:szCs w:val="15"/>
                </w:rPr>
                <w:delText>7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</w:tcPr>
          <w:p w14:paraId="30D0BDD2" w14:textId="722F4C2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19572CC" w14:textId="3D888A1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ins w:id="155" w:author="Nancy Briggs" w:date="2024-03-31T13:51:00Z">
              <w:r>
                <w:rPr>
                  <w:sz w:val="15"/>
                  <w:szCs w:val="15"/>
                </w:rPr>
                <w:t>09</w:t>
              </w:r>
            </w:ins>
            <w:del w:id="156" w:author="Nancy Briggs" w:date="2024-03-31T13:51:00Z">
              <w:r w:rsidRPr="008224BD" w:rsidDel="000508BC">
                <w:rPr>
                  <w:sz w:val="15"/>
                  <w:szCs w:val="15"/>
                </w:rPr>
                <w:delText>16</w:delText>
              </w:r>
            </w:del>
          </w:p>
        </w:tc>
        <w:tc>
          <w:tcPr>
            <w:tcW w:w="708" w:type="dxa"/>
          </w:tcPr>
          <w:p w14:paraId="4EABA5DD" w14:textId="30D54A0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9EA376D" w14:textId="093E4CE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 (trend, PCIT-T &gt; COS-P;</w:t>
            </w:r>
            <w:r>
              <w:rPr>
                <w:sz w:val="15"/>
                <w:szCs w:val="15"/>
              </w:rPr>
              <w:t xml:space="preserve"> </w:t>
            </w:r>
            <w:r w:rsidRPr="009652A6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=.09)</w:t>
            </w:r>
          </w:p>
        </w:tc>
        <w:tc>
          <w:tcPr>
            <w:tcW w:w="708" w:type="dxa"/>
            <w:gridSpan w:val="2"/>
          </w:tcPr>
          <w:p w14:paraId="3E3BB196" w14:textId="06FA346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509B5FF8" w14:textId="14109627" w:rsidR="000D53FA" w:rsidRPr="008224BD" w:rsidRDefault="003E383E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</w:t>
            </w:r>
            <w:r w:rsidR="001F5AF9">
              <w:rPr>
                <w:sz w:val="15"/>
                <w:szCs w:val="15"/>
              </w:rPr>
              <w:t>606</w:t>
            </w:r>
          </w:p>
        </w:tc>
      </w:tr>
      <w:tr w:rsidR="000D53FA" w:rsidRPr="008224BD" w14:paraId="45C25092" w14:textId="3BB64A70" w:rsidTr="00FD288C">
        <w:tc>
          <w:tcPr>
            <w:tcW w:w="1022" w:type="dxa"/>
          </w:tcPr>
          <w:p w14:paraId="75D9A20C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039" w:type="dxa"/>
          </w:tcPr>
          <w:p w14:paraId="392A9B2C" w14:textId="61AA8F94" w:rsidR="000D53FA" w:rsidRPr="00ED6037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Security</w:t>
            </w:r>
            <w:r w:rsidRPr="00ED6037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1</w:t>
            </w:r>
          </w:p>
        </w:tc>
        <w:tc>
          <w:tcPr>
            <w:tcW w:w="851" w:type="dxa"/>
          </w:tcPr>
          <w:p w14:paraId="328FC7B8" w14:textId="73336FB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62.1</w:t>
            </w:r>
          </w:p>
        </w:tc>
        <w:tc>
          <w:tcPr>
            <w:tcW w:w="850" w:type="dxa"/>
          </w:tcPr>
          <w:p w14:paraId="50EDA46D" w14:textId="37B0AE1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</w:tcPr>
          <w:p w14:paraId="47C9C77C" w14:textId="7AE4D44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</w:tcPr>
          <w:p w14:paraId="22F6AA61" w14:textId="140DF8E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</w:tcPr>
          <w:p w14:paraId="39876392" w14:textId="77777777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0.17</w:t>
            </w:r>
          </w:p>
          <w:p w14:paraId="6BF305E8" w14:textId="1A039EA0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0.39</w:t>
            </w:r>
          </w:p>
        </w:tc>
        <w:tc>
          <w:tcPr>
            <w:tcW w:w="850" w:type="dxa"/>
            <w:gridSpan w:val="2"/>
          </w:tcPr>
          <w:p w14:paraId="653677BC" w14:textId="2B6933C6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34.5</w:t>
            </w:r>
          </w:p>
        </w:tc>
        <w:tc>
          <w:tcPr>
            <w:tcW w:w="850" w:type="dxa"/>
          </w:tcPr>
          <w:p w14:paraId="759C5B35" w14:textId="5F78543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0A640063" w14:textId="2A9CF9B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819" w:type="dxa"/>
          </w:tcPr>
          <w:p w14:paraId="396F7A75" w14:textId="3EE87A80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77B049C7" w14:textId="2F1E096E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76</w:t>
            </w:r>
          </w:p>
          <w:p w14:paraId="04B99F97" w14:textId="2D2B4104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68</w:t>
            </w:r>
          </w:p>
        </w:tc>
        <w:tc>
          <w:tcPr>
            <w:tcW w:w="850" w:type="dxa"/>
            <w:gridSpan w:val="2"/>
          </w:tcPr>
          <w:p w14:paraId="602C2976" w14:textId="59CF096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</w:tcPr>
          <w:p w14:paraId="193F8A42" w14:textId="76A8A196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</w:tcPr>
          <w:p w14:paraId="7E76E954" w14:textId="3E4BEA48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</w:tcPr>
          <w:p w14:paraId="66863E28" w14:textId="3EAB5AA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85F8345" w14:textId="4EC14E6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29EC9DBF" w14:textId="47BA3F5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4BDC8EBE" w14:textId="2ABB91F3" w:rsidR="000D53FA" w:rsidRPr="008224BD" w:rsidRDefault="00CB1C82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p=0.708</w:t>
            </w:r>
          </w:p>
        </w:tc>
      </w:tr>
      <w:tr w:rsidR="000D53FA" w:rsidRPr="008224BD" w14:paraId="3A904A1B" w14:textId="77777777" w:rsidTr="00FD288C">
        <w:tc>
          <w:tcPr>
            <w:tcW w:w="1022" w:type="dxa"/>
          </w:tcPr>
          <w:p w14:paraId="5B44077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039" w:type="dxa"/>
          </w:tcPr>
          <w:p w14:paraId="5BDE899D" w14:textId="57C67ACE" w:rsidR="000D53FA" w:rsidRPr="00ED6037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Disorganization</w:t>
            </w:r>
          </w:p>
        </w:tc>
        <w:tc>
          <w:tcPr>
            <w:tcW w:w="851" w:type="dxa"/>
          </w:tcPr>
          <w:p w14:paraId="035226C7" w14:textId="69CB9977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65.5</w:t>
            </w:r>
          </w:p>
        </w:tc>
        <w:tc>
          <w:tcPr>
            <w:tcW w:w="850" w:type="dxa"/>
          </w:tcPr>
          <w:p w14:paraId="01A65280" w14:textId="42CB59B0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</w:tcPr>
          <w:p w14:paraId="64B7A070" w14:textId="6286AD3F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</w:tcPr>
          <w:p w14:paraId="7392D267" w14:textId="63B12C7E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</w:tcPr>
          <w:p w14:paraId="03C98E77" w14:textId="40C87375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</w:t>
            </w:r>
            <w:r>
              <w:rPr>
                <w:sz w:val="15"/>
                <w:szCs w:val="15"/>
              </w:rPr>
              <w:t>18</w:t>
            </w:r>
          </w:p>
          <w:p w14:paraId="629EB1D3" w14:textId="114637B9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850" w:type="dxa"/>
            <w:gridSpan w:val="2"/>
          </w:tcPr>
          <w:p w14:paraId="7D18E7F4" w14:textId="1514BDBA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44.8</w:t>
            </w:r>
          </w:p>
        </w:tc>
        <w:tc>
          <w:tcPr>
            <w:tcW w:w="850" w:type="dxa"/>
          </w:tcPr>
          <w:p w14:paraId="3F8788F5" w14:textId="6CA5F38D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4D9DE8A8" w14:textId="1394C611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819" w:type="dxa"/>
          </w:tcPr>
          <w:p w14:paraId="3DF36413" w14:textId="001A31D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15C0AB7A" w14:textId="1D29D297" w:rsidR="000D53FA" w:rsidRPr="00BE01CE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59</w:t>
            </w:r>
          </w:p>
          <w:p w14:paraId="3D530E16" w14:textId="4BE0B25B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48</w:t>
            </w:r>
          </w:p>
        </w:tc>
        <w:tc>
          <w:tcPr>
            <w:tcW w:w="850" w:type="dxa"/>
            <w:gridSpan w:val="2"/>
          </w:tcPr>
          <w:p w14:paraId="36502C06" w14:textId="06273703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</w:tcPr>
          <w:p w14:paraId="3CB5A757" w14:textId="29761B6C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</w:tcPr>
          <w:p w14:paraId="1FE1812F" w14:textId="3306D3F4" w:rsidR="000D53FA" w:rsidRPr="008224BD" w:rsidRDefault="000D53FA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</w:tcPr>
          <w:p w14:paraId="2925B3FA" w14:textId="21F6BDA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267657BC" w14:textId="11D6689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1F47E9DE" w14:textId="4F1CF59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25109FF0" w14:textId="29311625" w:rsidR="000D53FA" w:rsidRPr="008224BD" w:rsidRDefault="00F95C55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p=0.780</w:t>
            </w:r>
          </w:p>
        </w:tc>
      </w:tr>
      <w:tr w:rsidR="000D53FA" w:rsidRPr="008224BD" w14:paraId="76DEAB2C" w14:textId="086538B3" w:rsidTr="00FD288C">
        <w:tc>
          <w:tcPr>
            <w:tcW w:w="1022" w:type="dxa"/>
          </w:tcPr>
          <w:p w14:paraId="4A99C050" w14:textId="5ACD03CA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Behavioural</w:t>
            </w:r>
            <w:proofErr w:type="spellEnd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problems</w:t>
            </w:r>
          </w:p>
        </w:tc>
        <w:tc>
          <w:tcPr>
            <w:tcW w:w="1039" w:type="dxa"/>
          </w:tcPr>
          <w:p w14:paraId="07739DA6" w14:textId="0BF87E40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7973A1F3" w14:textId="77777777" w:rsidR="000D53FA" w:rsidRPr="008224BD" w:rsidRDefault="000D53FA" w:rsidP="000D53FA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</w:tcPr>
          <w:p w14:paraId="6418CD67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20.10 (10.50)</w:t>
            </w:r>
          </w:p>
        </w:tc>
        <w:tc>
          <w:tcPr>
            <w:tcW w:w="850" w:type="dxa"/>
          </w:tcPr>
          <w:p w14:paraId="268CD870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13.01 (8.41)</w:t>
            </w:r>
          </w:p>
        </w:tc>
        <w:tc>
          <w:tcPr>
            <w:tcW w:w="850" w:type="dxa"/>
          </w:tcPr>
          <w:p w14:paraId="0458095F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14.26 (9.89)</w:t>
            </w:r>
          </w:p>
        </w:tc>
        <w:tc>
          <w:tcPr>
            <w:tcW w:w="880" w:type="dxa"/>
          </w:tcPr>
          <w:p w14:paraId="5551EB6B" w14:textId="06FACD68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=0.00*</w:t>
            </w:r>
          </w:p>
          <w:p w14:paraId="406C3C55" w14:textId="745F09D2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=.61</w:t>
            </w:r>
          </w:p>
        </w:tc>
        <w:tc>
          <w:tcPr>
            <w:tcW w:w="882" w:type="dxa"/>
          </w:tcPr>
          <w:p w14:paraId="0A02E04D" w14:textId="5220AED3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=.009*</w:t>
            </w:r>
          </w:p>
          <w:p w14:paraId="135352E9" w14:textId="2EB5957B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=.51</w:t>
            </w:r>
          </w:p>
        </w:tc>
        <w:tc>
          <w:tcPr>
            <w:tcW w:w="850" w:type="dxa"/>
            <w:gridSpan w:val="2"/>
          </w:tcPr>
          <w:p w14:paraId="7EA079CD" w14:textId="16AF1B8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24.10 (8.67)</w:t>
            </w:r>
          </w:p>
        </w:tc>
        <w:tc>
          <w:tcPr>
            <w:tcW w:w="850" w:type="dxa"/>
          </w:tcPr>
          <w:p w14:paraId="6D6DA069" w14:textId="56BF139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19.40 (9.96)</w:t>
            </w:r>
          </w:p>
        </w:tc>
        <w:tc>
          <w:tcPr>
            <w:tcW w:w="851" w:type="dxa"/>
          </w:tcPr>
          <w:p w14:paraId="21AFCE90" w14:textId="7B5F0E4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15.60 (3.51)</w:t>
            </w:r>
          </w:p>
        </w:tc>
        <w:tc>
          <w:tcPr>
            <w:tcW w:w="819" w:type="dxa"/>
          </w:tcPr>
          <w:p w14:paraId="5F9E9D2D" w14:textId="1AC09ADE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=.02*</w:t>
            </w:r>
          </w:p>
          <w:p w14:paraId="70942BDF" w14:textId="79B44429" w:rsidR="000D53FA" w:rsidRPr="008224BD" w:rsidRDefault="000D53FA" w:rsidP="000D53FA">
            <w:pPr>
              <w:rPr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.56</w:t>
            </w:r>
          </w:p>
        </w:tc>
        <w:tc>
          <w:tcPr>
            <w:tcW w:w="851" w:type="dxa"/>
          </w:tcPr>
          <w:p w14:paraId="54B2EF6B" w14:textId="08566F2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=.202</w:t>
            </w:r>
          </w:p>
          <w:p w14:paraId="7F6407BD" w14:textId="4798223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=.55</w:t>
            </w:r>
          </w:p>
        </w:tc>
        <w:tc>
          <w:tcPr>
            <w:tcW w:w="850" w:type="dxa"/>
            <w:gridSpan w:val="2"/>
          </w:tcPr>
          <w:p w14:paraId="3B89D612" w14:textId="6DF9BB1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19.76 (9.45)</w:t>
            </w:r>
          </w:p>
        </w:tc>
        <w:tc>
          <w:tcPr>
            <w:tcW w:w="679" w:type="dxa"/>
          </w:tcPr>
          <w:p w14:paraId="31E6467C" w14:textId="208BD7A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18.10 (8.83)</w:t>
            </w:r>
          </w:p>
        </w:tc>
        <w:tc>
          <w:tcPr>
            <w:tcW w:w="852" w:type="dxa"/>
          </w:tcPr>
          <w:p w14:paraId="3417D59D" w14:textId="483132E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=.13</w:t>
            </w:r>
          </w:p>
          <w:p w14:paraId="05A00DB9" w14:textId="63176FD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=.33</w:t>
            </w:r>
          </w:p>
        </w:tc>
        <w:tc>
          <w:tcPr>
            <w:tcW w:w="708" w:type="dxa"/>
          </w:tcPr>
          <w:p w14:paraId="1D5ACFB7" w14:textId="59FAE2F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84B5721" w14:textId="08E2FF9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5432152E" w14:textId="2505E3BE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72193B0F" w14:textId="687A1735" w:rsidR="000D53FA" w:rsidRPr="008224BD" w:rsidRDefault="009B77DC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</w:t>
            </w:r>
            <w:r w:rsidR="008A5495">
              <w:rPr>
                <w:sz w:val="15"/>
                <w:szCs w:val="15"/>
              </w:rPr>
              <w:t>908</w:t>
            </w:r>
          </w:p>
        </w:tc>
      </w:tr>
      <w:tr w:rsidR="000D53FA" w:rsidRPr="008224BD" w14:paraId="386C8749" w14:textId="7213B6CE" w:rsidTr="00FD288C">
        <w:tc>
          <w:tcPr>
            <w:tcW w:w="1022" w:type="dxa"/>
          </w:tcPr>
          <w:p w14:paraId="40F1294B" w14:textId="4D283F9C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7ECA006D" w14:textId="5F92FD5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CBC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L-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internalizing</w:t>
            </w:r>
          </w:p>
        </w:tc>
        <w:tc>
          <w:tcPr>
            <w:tcW w:w="851" w:type="dxa"/>
          </w:tcPr>
          <w:p w14:paraId="267F622A" w14:textId="7EBFD31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12.59 (9.07)</w:t>
            </w:r>
          </w:p>
        </w:tc>
        <w:tc>
          <w:tcPr>
            <w:tcW w:w="850" w:type="dxa"/>
          </w:tcPr>
          <w:p w14:paraId="7FE5B5CD" w14:textId="2011BA6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7.74 (7.10)</w:t>
            </w:r>
          </w:p>
        </w:tc>
        <w:tc>
          <w:tcPr>
            <w:tcW w:w="850" w:type="dxa"/>
          </w:tcPr>
          <w:p w14:paraId="2A7C83CB" w14:textId="6328B8F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9.52 (7.47)</w:t>
            </w:r>
          </w:p>
        </w:tc>
        <w:tc>
          <w:tcPr>
            <w:tcW w:w="880" w:type="dxa"/>
          </w:tcPr>
          <w:p w14:paraId="2AC3D21C" w14:textId="706F4A56" w:rsidR="000D53FA" w:rsidRPr="00ED6037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ED6037">
              <w:rPr>
                <w:b/>
                <w:bCs/>
                <w:sz w:val="15"/>
                <w:szCs w:val="15"/>
              </w:rPr>
              <w:t>=.00</w:t>
            </w:r>
            <w:ins w:id="157" w:author="Nancy Briggs" w:date="2024-03-31T13:56:00Z">
              <w:r>
                <w:rPr>
                  <w:b/>
                  <w:bCs/>
                  <w:sz w:val="15"/>
                  <w:szCs w:val="15"/>
                </w:rPr>
                <w:t>2</w:t>
              </w:r>
            </w:ins>
            <w:r w:rsidRPr="00ED6037">
              <w:rPr>
                <w:b/>
                <w:bCs/>
                <w:sz w:val="15"/>
                <w:szCs w:val="15"/>
              </w:rPr>
              <w:t>*</w:t>
            </w:r>
          </w:p>
          <w:p w14:paraId="05D8C237" w14:textId="060DC39A" w:rsidR="000D53FA" w:rsidRPr="00ED6037" w:rsidRDefault="000D53FA" w:rsidP="000D53FA">
            <w:pPr>
              <w:rPr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ED6037">
              <w:rPr>
                <w:b/>
                <w:bCs/>
                <w:sz w:val="15"/>
                <w:szCs w:val="15"/>
              </w:rPr>
              <w:t>=.48</w:t>
            </w:r>
          </w:p>
        </w:tc>
        <w:tc>
          <w:tcPr>
            <w:tcW w:w="882" w:type="dxa"/>
          </w:tcPr>
          <w:p w14:paraId="1615BB51" w14:textId="28DA736A" w:rsidR="000D53FA" w:rsidRPr="00ED6037" w:rsidRDefault="000D53FA" w:rsidP="000D53FA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p</w:t>
            </w:r>
            <w:r w:rsidRPr="00ED6037">
              <w:rPr>
                <w:sz w:val="15"/>
                <w:szCs w:val="15"/>
              </w:rPr>
              <w:t>=.07</w:t>
            </w:r>
          </w:p>
          <w:p w14:paraId="679F65AF" w14:textId="346A84E6" w:rsidR="000D53FA" w:rsidRPr="00ED6037" w:rsidRDefault="000D53FA" w:rsidP="000D53FA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d</w:t>
            </w:r>
            <w:r w:rsidRPr="00ED6037">
              <w:rPr>
                <w:sz w:val="15"/>
                <w:szCs w:val="15"/>
              </w:rPr>
              <w:t>= .34</w:t>
            </w:r>
          </w:p>
        </w:tc>
        <w:tc>
          <w:tcPr>
            <w:tcW w:w="850" w:type="dxa"/>
            <w:gridSpan w:val="2"/>
          </w:tcPr>
          <w:p w14:paraId="690CE322" w14:textId="2C4BBF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14.84 (8.61)</w:t>
            </w:r>
          </w:p>
        </w:tc>
        <w:tc>
          <w:tcPr>
            <w:tcW w:w="850" w:type="dxa"/>
          </w:tcPr>
          <w:p w14:paraId="2E727328" w14:textId="710CFBC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13.31 (10.58)</w:t>
            </w:r>
          </w:p>
        </w:tc>
        <w:tc>
          <w:tcPr>
            <w:tcW w:w="851" w:type="dxa"/>
          </w:tcPr>
          <w:p w14:paraId="77B89D45" w14:textId="1A239706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9.20 (8.14)</w:t>
            </w:r>
          </w:p>
        </w:tc>
        <w:tc>
          <w:tcPr>
            <w:tcW w:w="819" w:type="dxa"/>
          </w:tcPr>
          <w:p w14:paraId="21FA0A73" w14:textId="5A4CB682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=.34</w:t>
            </w:r>
          </w:p>
          <w:p w14:paraId="007654CF" w14:textId="661E6462" w:rsidR="000D53FA" w:rsidRPr="008224BD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 .29</w:t>
            </w:r>
          </w:p>
        </w:tc>
        <w:tc>
          <w:tcPr>
            <w:tcW w:w="851" w:type="dxa"/>
          </w:tcPr>
          <w:p w14:paraId="51A4F1CE" w14:textId="5DEA0A53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=.20</w:t>
            </w:r>
          </w:p>
          <w:p w14:paraId="56A03CAD" w14:textId="11E7FEAE" w:rsidR="000D53FA" w:rsidRPr="008224BD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del w:id="158" w:author="Nancy Briggs" w:date="2024-03-31T13:56:00Z">
              <w:r w:rsidRPr="009872D3" w:rsidDel="006466E0">
                <w:rPr>
                  <w:sz w:val="15"/>
                  <w:szCs w:val="15"/>
                </w:rPr>
                <w:delText>-</w:delText>
              </w:r>
            </w:del>
            <w:r w:rsidRPr="009872D3">
              <w:rPr>
                <w:sz w:val="15"/>
                <w:szCs w:val="15"/>
              </w:rPr>
              <w:t>.50</w:t>
            </w:r>
          </w:p>
        </w:tc>
        <w:tc>
          <w:tcPr>
            <w:tcW w:w="850" w:type="dxa"/>
            <w:gridSpan w:val="2"/>
          </w:tcPr>
          <w:p w14:paraId="5C448A85" w14:textId="233B933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11.38 (6.32)</w:t>
            </w:r>
          </w:p>
        </w:tc>
        <w:tc>
          <w:tcPr>
            <w:tcW w:w="679" w:type="dxa"/>
          </w:tcPr>
          <w:p w14:paraId="4C82F52B" w14:textId="3F8ABA4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11.00 (8.42)</w:t>
            </w:r>
          </w:p>
        </w:tc>
        <w:tc>
          <w:tcPr>
            <w:tcW w:w="852" w:type="dxa"/>
          </w:tcPr>
          <w:p w14:paraId="3A06E11D" w14:textId="4CF9F3B5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.78</w:t>
            </w:r>
          </w:p>
          <w:p w14:paraId="57045F31" w14:textId="7CED50B1" w:rsidR="000D53FA" w:rsidRPr="008224BD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 .16</w:t>
            </w:r>
          </w:p>
        </w:tc>
        <w:tc>
          <w:tcPr>
            <w:tcW w:w="708" w:type="dxa"/>
          </w:tcPr>
          <w:p w14:paraId="5DC4BC35" w14:textId="022F95F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5F751C30" w14:textId="76999E0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78704098" w14:textId="6DFEB39B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2AC73C99" w14:textId="4B05E414" w:rsidR="000D53FA" w:rsidRPr="008224BD" w:rsidRDefault="004A4A8D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p=0.617</w:t>
            </w:r>
          </w:p>
        </w:tc>
      </w:tr>
      <w:tr w:rsidR="000D53FA" w:rsidRPr="008224BD" w14:paraId="12D121F0" w14:textId="77777777" w:rsidTr="00FD288C">
        <w:tc>
          <w:tcPr>
            <w:tcW w:w="1022" w:type="dxa"/>
          </w:tcPr>
          <w:p w14:paraId="3BC17DD7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6446818A" w14:textId="22797726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09056452" w14:textId="77777777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2EE64EA5" w14:textId="7FE46E8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17.21 (8.83)</w:t>
            </w:r>
          </w:p>
        </w:tc>
        <w:tc>
          <w:tcPr>
            <w:tcW w:w="850" w:type="dxa"/>
          </w:tcPr>
          <w:p w14:paraId="5463D3E7" w14:textId="3178970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11.96 (7.</w:t>
            </w:r>
            <w:del w:id="159" w:author="Nancy Briggs" w:date="2024-03-31T13:57:00Z">
              <w:r w:rsidRPr="008224BD" w:rsidDel="00BA3482">
                <w:rPr>
                  <w:sz w:val="15"/>
                  <w:szCs w:val="15"/>
                </w:rPr>
                <w:delText>75</w:delText>
              </w:r>
            </w:del>
            <w:ins w:id="160" w:author="Nancy Briggs" w:date="2024-03-31T13:57:00Z">
              <w:r>
                <w:rPr>
                  <w:sz w:val="15"/>
                  <w:szCs w:val="15"/>
                </w:rPr>
                <w:t>57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</w:tcPr>
          <w:p w14:paraId="14C51518" w14:textId="34AF9B8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10.89 (10.03)</w:t>
            </w:r>
          </w:p>
        </w:tc>
        <w:tc>
          <w:tcPr>
            <w:tcW w:w="880" w:type="dxa"/>
          </w:tcPr>
          <w:p w14:paraId="4FEE963C" w14:textId="20BC7535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ins w:id="161" w:author="Nancy Briggs" w:date="2024-03-31T13:58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</w:ins>
            <w:del w:id="162" w:author="Nancy Briggs" w:date="2024-03-31T13:58:00Z">
              <w:r w:rsidRPr="00BE01CE" w:rsidDel="00921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63" w:author="Nancy Briggs" w:date="2024-03-31T13:58:00Z">
              <w:r>
                <w:rPr>
                  <w:b/>
                  <w:bCs/>
                  <w:sz w:val="15"/>
                  <w:szCs w:val="15"/>
                </w:rPr>
                <w:t>&lt;</w:t>
              </w:r>
            </w:ins>
            <w:del w:id="164" w:author="Nancy Briggs" w:date="2024-03-31T13:58:00Z">
              <w:r w:rsidRPr="00BE01CE" w:rsidDel="00921529">
                <w:rPr>
                  <w:b/>
                  <w:bCs/>
                  <w:sz w:val="15"/>
                  <w:szCs w:val="15"/>
                </w:rPr>
                <w:delText>=</w:delText>
              </w:r>
            </w:del>
            <w:r w:rsidRPr="00BE01CE">
              <w:rPr>
                <w:b/>
                <w:bCs/>
                <w:sz w:val="15"/>
                <w:szCs w:val="15"/>
              </w:rPr>
              <w:t>.00</w:t>
            </w:r>
            <w:ins w:id="165" w:author="Nancy Briggs" w:date="2024-03-31T13:58:00Z">
              <w:r>
                <w:rPr>
                  <w:b/>
                  <w:bCs/>
                  <w:sz w:val="15"/>
                  <w:szCs w:val="15"/>
                </w:rPr>
                <w:t>1</w:t>
              </w:r>
            </w:ins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67C6FAD4" w14:textId="0F064FDF" w:rsidR="000D53FA" w:rsidRPr="00BE01CE" w:rsidRDefault="000D53FA" w:rsidP="000D53FA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=.64</w:t>
            </w:r>
          </w:p>
        </w:tc>
        <w:tc>
          <w:tcPr>
            <w:tcW w:w="882" w:type="dxa"/>
          </w:tcPr>
          <w:p w14:paraId="0032C9D9" w14:textId="0325827F" w:rsidR="000D53FA" w:rsidRPr="00BE01CE" w:rsidRDefault="000D53FA" w:rsidP="000D53FA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del w:id="166" w:author="Nancy Briggs" w:date="2024-03-31T13:58:00Z">
              <w:r w:rsidRPr="00BE01CE" w:rsidDel="00921529">
                <w:rPr>
                  <w:b/>
                  <w:bCs/>
                  <w:sz w:val="15"/>
                  <w:szCs w:val="15"/>
                </w:rPr>
                <w:delText>=.</w:delText>
              </w:r>
            </w:del>
            <w:ins w:id="167" w:author="Nancy Briggs" w:date="2024-03-31T13:58:00Z">
              <w:r>
                <w:rPr>
                  <w:b/>
                  <w:bCs/>
                  <w:sz w:val="15"/>
                  <w:szCs w:val="15"/>
                </w:rPr>
                <w:t>&lt;</w:t>
              </w:r>
              <w:r w:rsidRPr="00BE01CE">
                <w:rPr>
                  <w:b/>
                  <w:bCs/>
                  <w:sz w:val="15"/>
                  <w:szCs w:val="15"/>
                </w:rPr>
                <w:t>.</w:t>
              </w:r>
            </w:ins>
            <w:r w:rsidRPr="00BE01CE">
              <w:rPr>
                <w:b/>
                <w:bCs/>
                <w:sz w:val="15"/>
                <w:szCs w:val="15"/>
              </w:rPr>
              <w:t>00</w:t>
            </w:r>
            <w:ins w:id="168" w:author="Nancy Briggs" w:date="2024-03-31T13:58:00Z">
              <w:r>
                <w:rPr>
                  <w:b/>
                  <w:bCs/>
                  <w:sz w:val="15"/>
                  <w:szCs w:val="15"/>
                </w:rPr>
                <w:t>1</w:t>
              </w:r>
            </w:ins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5791914C" w14:textId="37764746" w:rsidR="000D53FA" w:rsidRPr="00BE01CE" w:rsidRDefault="000D53FA" w:rsidP="000D53FA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=.78</w:t>
            </w:r>
          </w:p>
        </w:tc>
        <w:tc>
          <w:tcPr>
            <w:tcW w:w="850" w:type="dxa"/>
            <w:gridSpan w:val="2"/>
          </w:tcPr>
          <w:p w14:paraId="067FFB3C" w14:textId="4F99202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18.30 (8.00)</w:t>
            </w:r>
          </w:p>
        </w:tc>
        <w:tc>
          <w:tcPr>
            <w:tcW w:w="850" w:type="dxa"/>
          </w:tcPr>
          <w:p w14:paraId="76D5F27A" w14:textId="407414B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18.46 (10.46)</w:t>
            </w:r>
          </w:p>
        </w:tc>
        <w:tc>
          <w:tcPr>
            <w:tcW w:w="851" w:type="dxa"/>
          </w:tcPr>
          <w:p w14:paraId="08C42FAE" w14:textId="404CB84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15.20 (8.04)</w:t>
            </w:r>
          </w:p>
        </w:tc>
        <w:tc>
          <w:tcPr>
            <w:tcW w:w="819" w:type="dxa"/>
          </w:tcPr>
          <w:p w14:paraId="5A467447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6965D557" w14:textId="5BE7A4A1" w:rsidR="000D53FA" w:rsidRPr="008224BD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1" w:type="dxa"/>
          </w:tcPr>
          <w:p w14:paraId="60A39059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=.61</w:t>
            </w:r>
          </w:p>
          <w:p w14:paraId="02B64E1D" w14:textId="7DE59AB1" w:rsidR="000D53FA" w:rsidRPr="008224BD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=.37</w:t>
            </w:r>
          </w:p>
        </w:tc>
        <w:tc>
          <w:tcPr>
            <w:tcW w:w="850" w:type="dxa"/>
            <w:gridSpan w:val="2"/>
          </w:tcPr>
          <w:p w14:paraId="26DF6A68" w14:textId="6C6C7BDF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15.62 (6.71)</w:t>
            </w:r>
          </w:p>
        </w:tc>
        <w:tc>
          <w:tcPr>
            <w:tcW w:w="679" w:type="dxa"/>
          </w:tcPr>
          <w:p w14:paraId="6401D047" w14:textId="18D918B8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15.57 (9.60)</w:t>
            </w:r>
          </w:p>
        </w:tc>
        <w:tc>
          <w:tcPr>
            <w:tcW w:w="852" w:type="dxa"/>
          </w:tcPr>
          <w:p w14:paraId="5B960450" w14:textId="77777777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4A022FD" w14:textId="2530571E" w:rsidR="000D53FA" w:rsidRPr="008224BD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.09</w:t>
            </w:r>
          </w:p>
        </w:tc>
        <w:tc>
          <w:tcPr>
            <w:tcW w:w="708" w:type="dxa"/>
          </w:tcPr>
          <w:p w14:paraId="7E6B0CA9" w14:textId="4A8ADC8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BD1BDE8" w14:textId="4C3A536C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5957EA34" w14:textId="5F3D3B5D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686F59B3" w14:textId="4EFC041C" w:rsidR="000D53FA" w:rsidRPr="008224BD" w:rsidRDefault="00364E5D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No, p=0.216</w:t>
            </w:r>
          </w:p>
        </w:tc>
      </w:tr>
      <w:tr w:rsidR="000D53FA" w:rsidRPr="008224BD" w14:paraId="2823B1DB" w14:textId="77777777" w:rsidTr="00FD288C">
        <w:tc>
          <w:tcPr>
            <w:tcW w:w="1022" w:type="dxa"/>
          </w:tcPr>
          <w:p w14:paraId="09BB49A8" w14:textId="1C1D1B7E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039" w:type="dxa"/>
          </w:tcPr>
          <w:p w14:paraId="71056FB2" w14:textId="29589BBA" w:rsidR="000D53FA" w:rsidRPr="008224BD" w:rsidRDefault="000D53FA" w:rsidP="000D53F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DPICS – child compliance</w:t>
            </w:r>
          </w:p>
        </w:tc>
        <w:tc>
          <w:tcPr>
            <w:tcW w:w="851" w:type="dxa"/>
          </w:tcPr>
          <w:p w14:paraId="789AEC4F" w14:textId="7A8B32E5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47.05 (14.88)</w:t>
            </w:r>
          </w:p>
        </w:tc>
        <w:tc>
          <w:tcPr>
            <w:tcW w:w="850" w:type="dxa"/>
          </w:tcPr>
          <w:p w14:paraId="6A687B39" w14:textId="291A3290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53.01 (12.17)</w:t>
            </w:r>
          </w:p>
        </w:tc>
        <w:tc>
          <w:tcPr>
            <w:tcW w:w="850" w:type="dxa"/>
          </w:tcPr>
          <w:p w14:paraId="454C2288" w14:textId="29836DF3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54.07 (24.98)</w:t>
            </w:r>
          </w:p>
        </w:tc>
        <w:tc>
          <w:tcPr>
            <w:tcW w:w="880" w:type="dxa"/>
          </w:tcPr>
          <w:p w14:paraId="22B8723F" w14:textId="261D6BB4" w:rsidR="000D53FA" w:rsidRPr="00532B82" w:rsidRDefault="000D53FA" w:rsidP="000D53FA">
            <w:pPr>
              <w:rPr>
                <w:sz w:val="15"/>
                <w:szCs w:val="15"/>
                <w:rPrChange w:id="169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532B82">
              <w:rPr>
                <w:i/>
                <w:iCs/>
                <w:sz w:val="15"/>
                <w:szCs w:val="15"/>
                <w:rPrChange w:id="170" w:author="Nancy Briggs" w:date="2024-03-31T14:01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p </w:t>
            </w:r>
            <w:r w:rsidRPr="00532B82">
              <w:rPr>
                <w:sz w:val="15"/>
                <w:szCs w:val="15"/>
                <w:rPrChange w:id="171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  <w:t>= 0.08</w:t>
            </w:r>
            <w:del w:id="172" w:author="Nancy Briggs" w:date="2024-03-31T14:01:00Z">
              <w:r w:rsidRPr="00532B82" w:rsidDel="00532B82">
                <w:rPr>
                  <w:sz w:val="15"/>
                  <w:szCs w:val="15"/>
                  <w:rPrChange w:id="173" w:author="Nancy Briggs" w:date="2024-03-31T14:01:00Z">
                    <w:rPr>
                      <w:b/>
                      <w:bCs/>
                      <w:sz w:val="15"/>
                      <w:szCs w:val="15"/>
                    </w:rPr>
                  </w:rPrChange>
                </w:rPr>
                <w:delText>*</w:delText>
              </w:r>
            </w:del>
          </w:p>
          <w:p w14:paraId="14D599AB" w14:textId="249B656F" w:rsidR="000D53FA" w:rsidRPr="00532B82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532B82">
              <w:rPr>
                <w:i/>
                <w:iCs/>
                <w:sz w:val="15"/>
                <w:szCs w:val="15"/>
                <w:rPrChange w:id="174" w:author="Nancy Briggs" w:date="2024-03-31T14:01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OR </w:t>
            </w:r>
            <w:r w:rsidRPr="00532B82">
              <w:rPr>
                <w:sz w:val="15"/>
                <w:szCs w:val="15"/>
                <w:rPrChange w:id="175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  <w:t>= 1.36</w:t>
            </w:r>
          </w:p>
        </w:tc>
        <w:tc>
          <w:tcPr>
            <w:tcW w:w="882" w:type="dxa"/>
          </w:tcPr>
          <w:p w14:paraId="00527A87" w14:textId="56D1F09B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  <w:p w14:paraId="6174FBED" w14:textId="4927D890" w:rsidR="000D53FA" w:rsidRPr="009872D3" w:rsidRDefault="000D53FA" w:rsidP="000D53FA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</w:t>
            </w:r>
            <w:r>
              <w:rPr>
                <w:sz w:val="15"/>
                <w:szCs w:val="15"/>
              </w:rPr>
              <w:t>.23</w:t>
            </w:r>
          </w:p>
        </w:tc>
        <w:tc>
          <w:tcPr>
            <w:tcW w:w="850" w:type="dxa"/>
            <w:gridSpan w:val="2"/>
          </w:tcPr>
          <w:p w14:paraId="5FF1A5E3" w14:textId="502ECDF9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46.62 (17.86)</w:t>
            </w:r>
          </w:p>
        </w:tc>
        <w:tc>
          <w:tcPr>
            <w:tcW w:w="850" w:type="dxa"/>
          </w:tcPr>
          <w:p w14:paraId="5475D9CB" w14:textId="6D9E9D6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51.96 (</w:t>
            </w:r>
            <w:del w:id="176" w:author="Nancy Briggs" w:date="2024-03-31T14:00:00Z">
              <w:r w:rsidRPr="008224BD" w:rsidDel="004F6185">
                <w:rPr>
                  <w:sz w:val="15"/>
                  <w:szCs w:val="15"/>
                </w:rPr>
                <w:delText>15.59</w:delText>
              </w:r>
            </w:del>
            <w:ins w:id="177" w:author="Nancy Briggs" w:date="2024-03-31T14:00:00Z">
              <w:r>
                <w:rPr>
                  <w:sz w:val="15"/>
                  <w:szCs w:val="15"/>
                </w:rPr>
                <w:t>25.59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1" w:type="dxa"/>
          </w:tcPr>
          <w:p w14:paraId="483122E7" w14:textId="194D1144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65. 41 (15.59)</w:t>
            </w:r>
          </w:p>
        </w:tc>
        <w:tc>
          <w:tcPr>
            <w:tcW w:w="819" w:type="dxa"/>
          </w:tcPr>
          <w:p w14:paraId="119D318C" w14:textId="676FB3E3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.57</w:t>
            </w:r>
          </w:p>
          <w:p w14:paraId="2014CFD0" w14:textId="2EEB2683" w:rsidR="000D53FA" w:rsidRPr="009872D3" w:rsidRDefault="000D53FA" w:rsidP="000D53FA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1.21</w:t>
            </w:r>
          </w:p>
        </w:tc>
        <w:tc>
          <w:tcPr>
            <w:tcW w:w="851" w:type="dxa"/>
          </w:tcPr>
          <w:p w14:paraId="65835244" w14:textId="0431C9DE" w:rsidR="000D53FA" w:rsidRPr="009872D3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.27</w:t>
            </w:r>
          </w:p>
          <w:p w14:paraId="59751482" w14:textId="048BE2DE" w:rsidR="000D53FA" w:rsidRPr="009872D3" w:rsidRDefault="000D53FA" w:rsidP="000D53FA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=1.50</w:t>
            </w:r>
          </w:p>
        </w:tc>
        <w:tc>
          <w:tcPr>
            <w:tcW w:w="850" w:type="dxa"/>
            <w:gridSpan w:val="2"/>
          </w:tcPr>
          <w:p w14:paraId="7BA0B709" w14:textId="58CB6FB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49.12 (</w:t>
            </w:r>
            <w:del w:id="178" w:author="Nancy Briggs" w:date="2024-03-31T14:00:00Z">
              <w:r w:rsidRPr="008224BD" w:rsidDel="003619B0">
                <w:rPr>
                  <w:sz w:val="15"/>
                  <w:szCs w:val="15"/>
                </w:rPr>
                <w:delText>49.14</w:delText>
              </w:r>
            </w:del>
            <w:ins w:id="179" w:author="Nancy Briggs" w:date="2024-03-31T14:00:00Z">
              <w:r>
                <w:rPr>
                  <w:sz w:val="15"/>
                  <w:szCs w:val="15"/>
                </w:rPr>
                <w:t>13,84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</w:tcPr>
          <w:p w14:paraId="5F9ABF1E" w14:textId="1F767B6A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49.80 (</w:t>
            </w:r>
            <w:del w:id="180" w:author="Nancy Briggs" w:date="2024-03-31T14:00:00Z">
              <w:r w:rsidRPr="008224BD" w:rsidDel="003619B0">
                <w:rPr>
                  <w:sz w:val="15"/>
                  <w:szCs w:val="15"/>
                </w:rPr>
                <w:delText>46.17</w:delText>
              </w:r>
            </w:del>
            <w:ins w:id="181" w:author="Nancy Briggs" w:date="2024-03-31T14:00:00Z">
              <w:r>
                <w:rPr>
                  <w:sz w:val="15"/>
                  <w:szCs w:val="15"/>
                </w:rPr>
                <w:t>17.16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</w:tcPr>
          <w:p w14:paraId="52A0B6FE" w14:textId="77777777" w:rsidR="000D53FA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1.00</w:t>
            </w:r>
          </w:p>
          <w:p w14:paraId="4EA2BCA3" w14:textId="7F3941DD" w:rsidR="000D53FA" w:rsidRPr="009652A6" w:rsidRDefault="000D53FA" w:rsidP="000D53FA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>1.00</w:t>
            </w:r>
          </w:p>
        </w:tc>
        <w:tc>
          <w:tcPr>
            <w:tcW w:w="708" w:type="dxa"/>
          </w:tcPr>
          <w:p w14:paraId="542B91C7" w14:textId="177FACF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268473F5" w14:textId="181A7DE2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08EB3B65" w14:textId="4B1B5AF1" w:rsidR="000D53FA" w:rsidRPr="008224BD" w:rsidRDefault="000D53FA" w:rsidP="000D53F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39" w:type="dxa"/>
          </w:tcPr>
          <w:p w14:paraId="426150BA" w14:textId="53038E6F" w:rsidR="000D53FA" w:rsidRPr="008224BD" w:rsidRDefault="00F858EB" w:rsidP="000D53F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No, </w:t>
            </w:r>
            <w:r w:rsidR="009B6F7C">
              <w:rPr>
                <w:sz w:val="15"/>
                <w:szCs w:val="15"/>
              </w:rPr>
              <w:t>p=0.525</w:t>
            </w:r>
          </w:p>
        </w:tc>
      </w:tr>
    </w:tbl>
    <w:bookmarkEnd w:id="69"/>
    <w:p w14:paraId="4C207ECB" w14:textId="738C9B28" w:rsidR="005677AD" w:rsidRDefault="00AE2DBA">
      <w:r>
        <w:t xml:space="preserve">Notes: </w:t>
      </w:r>
      <w:r w:rsidRPr="00AE2DBA">
        <w:rPr>
          <w:vertAlign w:val="superscript"/>
        </w:rPr>
        <w:t>1</w:t>
      </w:r>
      <w:r>
        <w:t xml:space="preserve"> coded using the 3-way classification system with 0 =secure and 1=insecure</w:t>
      </w:r>
    </w:p>
    <w:p w14:paraId="3E33F742" w14:textId="77777777" w:rsidR="005677AD" w:rsidRDefault="005677AD"/>
    <w:p w14:paraId="5A52385C" w14:textId="77777777" w:rsidR="005677AD" w:rsidRDefault="005677AD"/>
    <w:p w14:paraId="1F490142" w14:textId="77777777" w:rsidR="005677AD" w:rsidRDefault="005677AD"/>
    <w:sectPr w:rsidR="005677AD" w:rsidSect="00451307">
      <w:pgSz w:w="16840" w:h="11900" w:orient="landscape"/>
      <w:pgMar w:top="1134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5C03A" w14:textId="77777777" w:rsidR="00D37B1B" w:rsidRDefault="00D37B1B" w:rsidP="00265376">
      <w:r>
        <w:separator/>
      </w:r>
    </w:p>
  </w:endnote>
  <w:endnote w:type="continuationSeparator" w:id="0">
    <w:p w14:paraId="5E5A813C" w14:textId="77777777" w:rsidR="00D37B1B" w:rsidRDefault="00D37B1B" w:rsidP="0026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FDC252" w14:textId="77777777" w:rsidR="00D37B1B" w:rsidRDefault="00D37B1B" w:rsidP="00265376">
      <w:r>
        <w:separator/>
      </w:r>
    </w:p>
  </w:footnote>
  <w:footnote w:type="continuationSeparator" w:id="0">
    <w:p w14:paraId="71163307" w14:textId="77777777" w:rsidR="00D37B1B" w:rsidRDefault="00D37B1B" w:rsidP="00265376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ncy Briggs">
    <w15:presenceInfo w15:providerId="AD" w15:userId="S::z3518556@ad.unsw.edu.au::37455b18-5acb-43a7-9f0e-a130a504b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D"/>
    <w:rsid w:val="00004316"/>
    <w:rsid w:val="00020600"/>
    <w:rsid w:val="000508BC"/>
    <w:rsid w:val="000517C7"/>
    <w:rsid w:val="000756B6"/>
    <w:rsid w:val="0007672C"/>
    <w:rsid w:val="00077866"/>
    <w:rsid w:val="000B60D3"/>
    <w:rsid w:val="000B73F2"/>
    <w:rsid w:val="000D53FA"/>
    <w:rsid w:val="000E40F8"/>
    <w:rsid w:val="000F6CBC"/>
    <w:rsid w:val="00106CF5"/>
    <w:rsid w:val="0011210B"/>
    <w:rsid w:val="001135BF"/>
    <w:rsid w:val="00116907"/>
    <w:rsid w:val="00117016"/>
    <w:rsid w:val="00117DF4"/>
    <w:rsid w:val="0012017C"/>
    <w:rsid w:val="0013133D"/>
    <w:rsid w:val="00132764"/>
    <w:rsid w:val="001365A2"/>
    <w:rsid w:val="00140B6F"/>
    <w:rsid w:val="001410B4"/>
    <w:rsid w:val="00155EA4"/>
    <w:rsid w:val="0016742E"/>
    <w:rsid w:val="00173875"/>
    <w:rsid w:val="001A634F"/>
    <w:rsid w:val="001B2328"/>
    <w:rsid w:val="001B67CC"/>
    <w:rsid w:val="001C7CFF"/>
    <w:rsid w:val="001D4815"/>
    <w:rsid w:val="001F5AF9"/>
    <w:rsid w:val="00203779"/>
    <w:rsid w:val="00206998"/>
    <w:rsid w:val="00216D74"/>
    <w:rsid w:val="002564E9"/>
    <w:rsid w:val="00256BF7"/>
    <w:rsid w:val="00262A7E"/>
    <w:rsid w:val="00263B7E"/>
    <w:rsid w:val="00265376"/>
    <w:rsid w:val="00265BDE"/>
    <w:rsid w:val="00295B25"/>
    <w:rsid w:val="002B1718"/>
    <w:rsid w:val="002D2D59"/>
    <w:rsid w:val="002E022B"/>
    <w:rsid w:val="002F29C7"/>
    <w:rsid w:val="00303A0E"/>
    <w:rsid w:val="00327BE4"/>
    <w:rsid w:val="00332571"/>
    <w:rsid w:val="00340D2E"/>
    <w:rsid w:val="00344C2B"/>
    <w:rsid w:val="00345EFA"/>
    <w:rsid w:val="0035175C"/>
    <w:rsid w:val="00351FE0"/>
    <w:rsid w:val="003619B0"/>
    <w:rsid w:val="00364E5D"/>
    <w:rsid w:val="00383EB7"/>
    <w:rsid w:val="00384E05"/>
    <w:rsid w:val="003B3DBE"/>
    <w:rsid w:val="003C6725"/>
    <w:rsid w:val="003E383E"/>
    <w:rsid w:val="00405E49"/>
    <w:rsid w:val="004276DF"/>
    <w:rsid w:val="00427C55"/>
    <w:rsid w:val="00447D31"/>
    <w:rsid w:val="00451307"/>
    <w:rsid w:val="004519FD"/>
    <w:rsid w:val="00463F60"/>
    <w:rsid w:val="004674A3"/>
    <w:rsid w:val="0047355B"/>
    <w:rsid w:val="00494635"/>
    <w:rsid w:val="00497856"/>
    <w:rsid w:val="004A4A8D"/>
    <w:rsid w:val="004A4E06"/>
    <w:rsid w:val="004A5B26"/>
    <w:rsid w:val="004B3EAD"/>
    <w:rsid w:val="004C631C"/>
    <w:rsid w:val="004D4728"/>
    <w:rsid w:val="004D72A0"/>
    <w:rsid w:val="004E532E"/>
    <w:rsid w:val="004E78CE"/>
    <w:rsid w:val="004F3F77"/>
    <w:rsid w:val="004F6185"/>
    <w:rsid w:val="00504DE7"/>
    <w:rsid w:val="00514444"/>
    <w:rsid w:val="00517CB1"/>
    <w:rsid w:val="00520976"/>
    <w:rsid w:val="0052326B"/>
    <w:rsid w:val="00525043"/>
    <w:rsid w:val="00525C34"/>
    <w:rsid w:val="00532B82"/>
    <w:rsid w:val="0055041A"/>
    <w:rsid w:val="00553309"/>
    <w:rsid w:val="005620EE"/>
    <w:rsid w:val="00563BA9"/>
    <w:rsid w:val="005677AD"/>
    <w:rsid w:val="00567B3D"/>
    <w:rsid w:val="00582C06"/>
    <w:rsid w:val="0059162F"/>
    <w:rsid w:val="00592DF2"/>
    <w:rsid w:val="00593602"/>
    <w:rsid w:val="005A1C2F"/>
    <w:rsid w:val="005C3392"/>
    <w:rsid w:val="005C3A7C"/>
    <w:rsid w:val="005C4EDC"/>
    <w:rsid w:val="005D1FB0"/>
    <w:rsid w:val="005D6FCC"/>
    <w:rsid w:val="005E02BF"/>
    <w:rsid w:val="005E4AFA"/>
    <w:rsid w:val="006051CB"/>
    <w:rsid w:val="00607031"/>
    <w:rsid w:val="0062093B"/>
    <w:rsid w:val="0063157C"/>
    <w:rsid w:val="006466E0"/>
    <w:rsid w:val="00655407"/>
    <w:rsid w:val="00657EB7"/>
    <w:rsid w:val="006668D5"/>
    <w:rsid w:val="00671863"/>
    <w:rsid w:val="00693F42"/>
    <w:rsid w:val="00695624"/>
    <w:rsid w:val="00697189"/>
    <w:rsid w:val="006A3B66"/>
    <w:rsid w:val="006A5894"/>
    <w:rsid w:val="006A7804"/>
    <w:rsid w:val="006B4B5B"/>
    <w:rsid w:val="006D456C"/>
    <w:rsid w:val="006D61F9"/>
    <w:rsid w:val="006F0B59"/>
    <w:rsid w:val="006F745D"/>
    <w:rsid w:val="00702531"/>
    <w:rsid w:val="00716D00"/>
    <w:rsid w:val="00721FFF"/>
    <w:rsid w:val="007450B3"/>
    <w:rsid w:val="007566D5"/>
    <w:rsid w:val="00761E37"/>
    <w:rsid w:val="00765BFB"/>
    <w:rsid w:val="00773C44"/>
    <w:rsid w:val="00782B44"/>
    <w:rsid w:val="00783DFC"/>
    <w:rsid w:val="007B2220"/>
    <w:rsid w:val="007C0531"/>
    <w:rsid w:val="007C27A0"/>
    <w:rsid w:val="007C5C23"/>
    <w:rsid w:val="007D308C"/>
    <w:rsid w:val="007D7DE0"/>
    <w:rsid w:val="007E52E2"/>
    <w:rsid w:val="007F24D6"/>
    <w:rsid w:val="00813B14"/>
    <w:rsid w:val="008224BD"/>
    <w:rsid w:val="00831FCA"/>
    <w:rsid w:val="0085445C"/>
    <w:rsid w:val="008715D6"/>
    <w:rsid w:val="008730EA"/>
    <w:rsid w:val="008903A1"/>
    <w:rsid w:val="00890431"/>
    <w:rsid w:val="00893818"/>
    <w:rsid w:val="00894471"/>
    <w:rsid w:val="008A174C"/>
    <w:rsid w:val="008A5495"/>
    <w:rsid w:val="008A6366"/>
    <w:rsid w:val="008B6FE2"/>
    <w:rsid w:val="008D092F"/>
    <w:rsid w:val="008D32B1"/>
    <w:rsid w:val="008E315E"/>
    <w:rsid w:val="008F725F"/>
    <w:rsid w:val="00907864"/>
    <w:rsid w:val="009100F2"/>
    <w:rsid w:val="009146C2"/>
    <w:rsid w:val="00921529"/>
    <w:rsid w:val="00947881"/>
    <w:rsid w:val="00954630"/>
    <w:rsid w:val="009652A6"/>
    <w:rsid w:val="009872D3"/>
    <w:rsid w:val="009B5B63"/>
    <w:rsid w:val="009B6F7C"/>
    <w:rsid w:val="009B77DC"/>
    <w:rsid w:val="009D37A5"/>
    <w:rsid w:val="009D7129"/>
    <w:rsid w:val="00A02CD4"/>
    <w:rsid w:val="00A319C4"/>
    <w:rsid w:val="00A334F5"/>
    <w:rsid w:val="00A368C3"/>
    <w:rsid w:val="00A528EF"/>
    <w:rsid w:val="00A80A91"/>
    <w:rsid w:val="00A80E54"/>
    <w:rsid w:val="00AA363F"/>
    <w:rsid w:val="00AA6F48"/>
    <w:rsid w:val="00AC1916"/>
    <w:rsid w:val="00AC79DD"/>
    <w:rsid w:val="00AD3F21"/>
    <w:rsid w:val="00AE2DBA"/>
    <w:rsid w:val="00B1124E"/>
    <w:rsid w:val="00B1232C"/>
    <w:rsid w:val="00B1614F"/>
    <w:rsid w:val="00B16D48"/>
    <w:rsid w:val="00B173C3"/>
    <w:rsid w:val="00B244A6"/>
    <w:rsid w:val="00B504CF"/>
    <w:rsid w:val="00B5612B"/>
    <w:rsid w:val="00B62332"/>
    <w:rsid w:val="00B816A4"/>
    <w:rsid w:val="00B941D2"/>
    <w:rsid w:val="00B96479"/>
    <w:rsid w:val="00BA1F41"/>
    <w:rsid w:val="00BA3482"/>
    <w:rsid w:val="00BB466E"/>
    <w:rsid w:val="00BB4B5B"/>
    <w:rsid w:val="00BD4057"/>
    <w:rsid w:val="00BD5F26"/>
    <w:rsid w:val="00BD6A80"/>
    <w:rsid w:val="00BD6E4C"/>
    <w:rsid w:val="00BE01CE"/>
    <w:rsid w:val="00BE7A5F"/>
    <w:rsid w:val="00BF1E73"/>
    <w:rsid w:val="00C06D14"/>
    <w:rsid w:val="00C12204"/>
    <w:rsid w:val="00C44EED"/>
    <w:rsid w:val="00C66EDB"/>
    <w:rsid w:val="00CA4C5B"/>
    <w:rsid w:val="00CA6E61"/>
    <w:rsid w:val="00CB1C82"/>
    <w:rsid w:val="00CB6ABA"/>
    <w:rsid w:val="00CD049C"/>
    <w:rsid w:val="00CF023B"/>
    <w:rsid w:val="00D0648B"/>
    <w:rsid w:val="00D108D6"/>
    <w:rsid w:val="00D14B51"/>
    <w:rsid w:val="00D241AC"/>
    <w:rsid w:val="00D3127B"/>
    <w:rsid w:val="00D315B9"/>
    <w:rsid w:val="00D37B1B"/>
    <w:rsid w:val="00D53091"/>
    <w:rsid w:val="00D67C15"/>
    <w:rsid w:val="00D7272A"/>
    <w:rsid w:val="00D85B36"/>
    <w:rsid w:val="00DA33F9"/>
    <w:rsid w:val="00DA6655"/>
    <w:rsid w:val="00DD0A9D"/>
    <w:rsid w:val="00DE0C4F"/>
    <w:rsid w:val="00DE7398"/>
    <w:rsid w:val="00DF1FCB"/>
    <w:rsid w:val="00E0217B"/>
    <w:rsid w:val="00E05612"/>
    <w:rsid w:val="00E5210E"/>
    <w:rsid w:val="00E5642D"/>
    <w:rsid w:val="00E66F5F"/>
    <w:rsid w:val="00E77CF1"/>
    <w:rsid w:val="00E96AB7"/>
    <w:rsid w:val="00EA3DD4"/>
    <w:rsid w:val="00EA425E"/>
    <w:rsid w:val="00EB09F6"/>
    <w:rsid w:val="00EB4B48"/>
    <w:rsid w:val="00EC108F"/>
    <w:rsid w:val="00ED34F4"/>
    <w:rsid w:val="00ED38A1"/>
    <w:rsid w:val="00ED6037"/>
    <w:rsid w:val="00EF59D7"/>
    <w:rsid w:val="00F00DFA"/>
    <w:rsid w:val="00F30719"/>
    <w:rsid w:val="00F40F28"/>
    <w:rsid w:val="00F51C6B"/>
    <w:rsid w:val="00F53ABA"/>
    <w:rsid w:val="00F61F33"/>
    <w:rsid w:val="00F74286"/>
    <w:rsid w:val="00F76119"/>
    <w:rsid w:val="00F76E3C"/>
    <w:rsid w:val="00F83DA6"/>
    <w:rsid w:val="00F846B6"/>
    <w:rsid w:val="00F858EB"/>
    <w:rsid w:val="00F95C55"/>
    <w:rsid w:val="00FA13B2"/>
    <w:rsid w:val="00FA5D43"/>
    <w:rsid w:val="00FC0D27"/>
    <w:rsid w:val="00FC23DA"/>
    <w:rsid w:val="00FD288C"/>
    <w:rsid w:val="00FE72B8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86B"/>
  <w14:defaultImageDpi w14:val="330"/>
  <w15:docId w15:val="{3E76C504-145D-A44C-AB7A-584502E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5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8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8C3"/>
    <w:rPr>
      <w:rFonts w:asciiTheme="minorHAnsi" w:eastAsiaTheme="minorEastAsia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8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8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8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8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8C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0B60D3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88</cp:revision>
  <dcterms:created xsi:type="dcterms:W3CDTF">2024-04-03T23:15:00Z</dcterms:created>
  <dcterms:modified xsi:type="dcterms:W3CDTF">2024-05-17T11:36:00Z</dcterms:modified>
</cp:coreProperties>
</file>