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D7CC01" w14:textId="77777777" w:rsidR="00CA5CBF" w:rsidRPr="006D4CD9" w:rsidRDefault="00CA5CBF" w:rsidP="00CA5CBF">
      <w:pPr>
        <w:spacing w:line="480" w:lineRule="auto"/>
        <w:contextualSpacing/>
        <w:jc w:val="center"/>
        <w:rPr>
          <w:rFonts w:ascii="Times New Roman" w:hAnsi="Times New Roman" w:cs="Times New Roman"/>
          <w:b/>
          <w:color w:val="000000"/>
          <w:lang w:val="en-US"/>
          <w:rPrChange w:id="0" w:author="Jane Kohlhoff" w:date="2024-06-11T09:54:00Z" w16du:dateUtc="2024-06-10T23:54:00Z">
            <w:rPr>
              <w:rFonts w:ascii="Times" w:hAnsi="Times" w:cs="Times"/>
              <w:b/>
              <w:color w:val="000000"/>
              <w:lang w:val="en-US"/>
            </w:rPr>
          </w:rPrChange>
        </w:rPr>
      </w:pPr>
      <w:r w:rsidRPr="006D4CD9">
        <w:rPr>
          <w:rFonts w:ascii="Times New Roman" w:hAnsi="Times New Roman" w:cs="Times New Roman"/>
          <w:b/>
          <w:color w:val="000000"/>
          <w:lang w:val="en-US"/>
          <w:rPrChange w:id="1" w:author="Jane Kohlhoff" w:date="2024-06-11T09:54:00Z" w16du:dateUtc="2024-06-10T23:54:00Z">
            <w:rPr>
              <w:rFonts w:ascii="Times" w:hAnsi="Times" w:cs="Times"/>
              <w:b/>
              <w:color w:val="000000"/>
              <w:lang w:val="en-US"/>
            </w:rPr>
          </w:rPrChange>
        </w:rPr>
        <w:t xml:space="preserve">Title </w:t>
      </w:r>
    </w:p>
    <w:p w14:paraId="4C845894" w14:textId="6BB47387" w:rsidR="0016702C" w:rsidRPr="006D4CD9" w:rsidRDefault="0016702C" w:rsidP="0016702C">
      <w:pPr>
        <w:spacing w:line="480" w:lineRule="auto"/>
        <w:contextualSpacing/>
        <w:jc w:val="center"/>
        <w:rPr>
          <w:rFonts w:ascii="Times New Roman" w:hAnsi="Times New Roman" w:cs="Times New Roman"/>
          <w:color w:val="000000"/>
          <w:lang w:val="en-US"/>
          <w:rPrChange w:id="2" w:author="Jane Kohlhoff" w:date="2024-06-11T09:54:00Z" w16du:dateUtc="2024-06-10T23:54:00Z">
            <w:rPr>
              <w:rFonts w:ascii="Times" w:hAnsi="Times" w:cs="Times"/>
              <w:color w:val="000000"/>
              <w:sz w:val="24"/>
              <w:szCs w:val="24"/>
              <w:lang w:val="en-US"/>
            </w:rPr>
          </w:rPrChange>
        </w:rPr>
      </w:pPr>
      <w:r w:rsidRPr="006D4CD9">
        <w:rPr>
          <w:rFonts w:ascii="Times New Roman" w:hAnsi="Times New Roman" w:cs="Times New Roman"/>
          <w:color w:val="000000"/>
          <w:lang w:val="en-US"/>
          <w:rPrChange w:id="3" w:author="Jane Kohlhoff" w:date="2024-06-11T09:54:00Z" w16du:dateUtc="2024-06-10T23:54:00Z">
            <w:rPr>
              <w:rFonts w:ascii="Times" w:hAnsi="Times" w:cs="Times"/>
              <w:color w:val="000000"/>
              <w:sz w:val="24"/>
              <w:szCs w:val="24"/>
              <w:lang w:val="en-US"/>
            </w:rPr>
          </w:rPrChange>
        </w:rPr>
        <w:t>Optimizing parenting and child outcomes following Parent</w:t>
      </w:r>
      <w:ins w:id="4" w:author="Jane Kohlhoff" w:date="2024-06-11T09:48:00Z" w16du:dateUtc="2024-06-10T23:48:00Z">
        <w:r w:rsidR="00BF2DFD" w:rsidRPr="006D4CD9">
          <w:rPr>
            <w:rFonts w:ascii="Times New Roman" w:hAnsi="Times New Roman" w:cs="Times New Roman"/>
            <w:color w:val="000000"/>
            <w:lang w:val="en-US"/>
            <w:rPrChange w:id="5" w:author="Jane Kohlhoff" w:date="2024-06-11T09:54:00Z" w16du:dateUtc="2024-06-10T23:54:00Z">
              <w:rPr>
                <w:rFonts w:ascii="Times" w:hAnsi="Times" w:cs="Times"/>
                <w:color w:val="000000"/>
                <w:sz w:val="24"/>
                <w:szCs w:val="24"/>
                <w:lang w:val="en-US"/>
              </w:rPr>
            </w:rPrChange>
          </w:rPr>
          <w:t>-</w:t>
        </w:r>
      </w:ins>
      <w:del w:id="6" w:author="Jane Kohlhoff" w:date="2024-06-11T09:48:00Z" w16du:dateUtc="2024-06-10T23:48:00Z">
        <w:r w:rsidRPr="006D4CD9" w:rsidDel="00BF2DFD">
          <w:rPr>
            <w:rFonts w:ascii="Times New Roman" w:hAnsi="Times New Roman" w:cs="Times New Roman"/>
            <w:color w:val="000000"/>
            <w:lang w:val="en-US"/>
            <w:rPrChange w:id="7" w:author="Jane Kohlhoff" w:date="2024-06-11T09:54:00Z" w16du:dateUtc="2024-06-10T23:54:00Z">
              <w:rPr>
                <w:rFonts w:ascii="Times" w:hAnsi="Times" w:cs="Times"/>
                <w:color w:val="000000"/>
                <w:sz w:val="24"/>
                <w:szCs w:val="24"/>
                <w:lang w:val="en-US"/>
              </w:rPr>
            </w:rPrChange>
          </w:rPr>
          <w:delText xml:space="preserve"> </w:delText>
        </w:r>
      </w:del>
      <w:r w:rsidRPr="006D4CD9">
        <w:rPr>
          <w:rFonts w:ascii="Times New Roman" w:hAnsi="Times New Roman" w:cs="Times New Roman"/>
          <w:color w:val="000000"/>
          <w:lang w:val="en-US"/>
          <w:rPrChange w:id="8" w:author="Jane Kohlhoff" w:date="2024-06-11T09:54:00Z" w16du:dateUtc="2024-06-10T23:54:00Z">
            <w:rPr>
              <w:rFonts w:ascii="Times" w:hAnsi="Times" w:cs="Times"/>
              <w:color w:val="000000"/>
              <w:sz w:val="24"/>
              <w:szCs w:val="24"/>
              <w:lang w:val="en-US"/>
            </w:rPr>
          </w:rPrChange>
        </w:rPr>
        <w:t>Child Interaction Therapy – Toddler: A randomized controlled trial</w:t>
      </w:r>
    </w:p>
    <w:p w14:paraId="39013243" w14:textId="77777777" w:rsidR="00CA5CBF" w:rsidRPr="00365026" w:rsidRDefault="00CA5CBF" w:rsidP="00CA5CBF">
      <w:pPr>
        <w:spacing w:line="480" w:lineRule="auto"/>
        <w:contextualSpacing/>
        <w:rPr>
          <w:rFonts w:ascii="Times New Roman" w:hAnsi="Times New Roman" w:cs="Times New Roman"/>
          <w:color w:val="000000"/>
          <w:lang w:val="en-US"/>
          <w:rPrChange w:id="9" w:author="Jane Kohlhoff" w:date="2024-06-11T09:53:00Z" w16du:dateUtc="2024-06-10T23:53:00Z">
            <w:rPr>
              <w:rFonts w:ascii="Times" w:hAnsi="Times" w:cs="Times"/>
              <w:color w:val="000000"/>
              <w:lang w:val="en-US"/>
            </w:rPr>
          </w:rPrChange>
        </w:rPr>
      </w:pPr>
    </w:p>
    <w:p w14:paraId="7DF20FF9" w14:textId="77777777" w:rsidR="00CA5CBF" w:rsidRPr="00365026" w:rsidRDefault="00CA5CBF" w:rsidP="00CA5CBF">
      <w:pPr>
        <w:spacing w:line="480" w:lineRule="auto"/>
        <w:contextualSpacing/>
        <w:jc w:val="center"/>
        <w:rPr>
          <w:rFonts w:ascii="Times New Roman" w:hAnsi="Times New Roman" w:cs="Times New Roman"/>
          <w:b/>
          <w:color w:val="000000"/>
          <w:lang w:val="en-US"/>
          <w:rPrChange w:id="10" w:author="Jane Kohlhoff" w:date="2024-06-11T09:53:00Z" w16du:dateUtc="2024-06-10T23:53:00Z">
            <w:rPr>
              <w:rFonts w:ascii="Times" w:hAnsi="Times" w:cs="Times"/>
              <w:b/>
              <w:color w:val="000000"/>
              <w:lang w:val="en-US"/>
            </w:rPr>
          </w:rPrChange>
        </w:rPr>
      </w:pPr>
      <w:r w:rsidRPr="00365026">
        <w:rPr>
          <w:rFonts w:ascii="Times New Roman" w:hAnsi="Times New Roman" w:cs="Times New Roman"/>
          <w:b/>
          <w:color w:val="000000"/>
          <w:lang w:val="en-US"/>
          <w:rPrChange w:id="11" w:author="Jane Kohlhoff" w:date="2024-06-11T09:53:00Z" w16du:dateUtc="2024-06-10T23:53:00Z">
            <w:rPr>
              <w:rFonts w:ascii="Times" w:hAnsi="Times" w:cs="Times"/>
              <w:b/>
              <w:color w:val="000000"/>
              <w:lang w:val="en-US"/>
            </w:rPr>
          </w:rPrChange>
        </w:rPr>
        <w:t>Authors</w:t>
      </w:r>
    </w:p>
    <w:p w14:paraId="3E459284" w14:textId="0F2351F5" w:rsidR="00CA5CBF" w:rsidRPr="00365026" w:rsidRDefault="00CA5CBF" w:rsidP="002C4AD8">
      <w:pPr>
        <w:spacing w:line="480" w:lineRule="auto"/>
        <w:contextualSpacing/>
        <w:rPr>
          <w:rFonts w:ascii="Times New Roman" w:hAnsi="Times New Roman" w:cs="Times New Roman"/>
          <w:color w:val="000000"/>
          <w:lang w:val="en-US"/>
          <w:rPrChange w:id="12" w:author="Jane Kohlhoff" w:date="2024-06-11T09:53:00Z" w16du:dateUtc="2024-06-10T23:53:00Z">
            <w:rPr>
              <w:rFonts w:ascii="Times" w:hAnsi="Times" w:cs="Times"/>
              <w:color w:val="000000"/>
              <w:lang w:val="en-US"/>
            </w:rPr>
          </w:rPrChange>
        </w:rPr>
      </w:pPr>
      <w:r w:rsidRPr="00365026">
        <w:rPr>
          <w:rFonts w:ascii="Times New Roman" w:hAnsi="Times New Roman" w:cs="Times New Roman"/>
          <w:color w:val="000000"/>
          <w:lang w:val="en-US"/>
          <w:rPrChange w:id="13" w:author="Jane Kohlhoff" w:date="2024-06-11T09:53:00Z" w16du:dateUtc="2024-06-10T23:53:00Z">
            <w:rPr>
              <w:rFonts w:ascii="Times" w:hAnsi="Times" w:cs="Times"/>
              <w:color w:val="000000"/>
              <w:lang w:val="en-US"/>
            </w:rPr>
          </w:rPrChange>
        </w:rPr>
        <w:t>Jane Kohlhoff</w:t>
      </w:r>
      <w:r w:rsidRPr="00365026">
        <w:rPr>
          <w:rFonts w:ascii="Times New Roman" w:hAnsi="Times New Roman" w:cs="Times New Roman"/>
          <w:vertAlign w:val="superscript"/>
          <w:rPrChange w:id="14" w:author="Jane Kohlhoff" w:date="2024-06-11T09:53:00Z" w16du:dateUtc="2024-06-10T23:53:00Z">
            <w:rPr>
              <w:vertAlign w:val="superscript"/>
            </w:rPr>
          </w:rPrChange>
        </w:rPr>
        <w:t>1,2,3</w:t>
      </w:r>
      <w:r w:rsidRPr="00365026">
        <w:rPr>
          <w:rFonts w:ascii="Times New Roman" w:hAnsi="Times New Roman" w:cs="Times New Roman"/>
          <w:color w:val="000000"/>
          <w:lang w:val="en-US"/>
          <w:rPrChange w:id="15" w:author="Jane Kohlhoff" w:date="2024-06-11T09:53:00Z" w16du:dateUtc="2024-06-10T23:53:00Z">
            <w:rPr>
              <w:rFonts w:ascii="Times" w:hAnsi="Times" w:cs="Times"/>
              <w:color w:val="000000"/>
              <w:lang w:val="en-US"/>
            </w:rPr>
          </w:rPrChange>
        </w:rPr>
        <w:t>, Nancy Wallace</w:t>
      </w:r>
      <w:r w:rsidRPr="00365026">
        <w:rPr>
          <w:rFonts w:ascii="Times New Roman" w:hAnsi="Times New Roman" w:cs="Times New Roman"/>
          <w:vertAlign w:val="superscript"/>
          <w:rPrChange w:id="16" w:author="Jane Kohlhoff" w:date="2024-06-11T09:53:00Z" w16du:dateUtc="2024-06-10T23:53:00Z">
            <w:rPr>
              <w:vertAlign w:val="superscript"/>
            </w:rPr>
          </w:rPrChange>
        </w:rPr>
        <w:t>2</w:t>
      </w:r>
      <w:r w:rsidRPr="00365026">
        <w:rPr>
          <w:rFonts w:ascii="Times New Roman" w:hAnsi="Times New Roman" w:cs="Times New Roman"/>
          <w:color w:val="000000"/>
          <w:lang w:val="en-US"/>
          <w:rPrChange w:id="17" w:author="Jane Kohlhoff" w:date="2024-06-11T09:53:00Z" w16du:dateUtc="2024-06-10T23:53:00Z">
            <w:rPr>
              <w:rFonts w:ascii="Times" w:hAnsi="Times" w:cs="Times"/>
              <w:color w:val="000000"/>
              <w:lang w:val="en-US"/>
            </w:rPr>
          </w:rPrChange>
        </w:rPr>
        <w:t>, Sara Cibralic</w:t>
      </w:r>
      <w:r w:rsidRPr="00365026">
        <w:rPr>
          <w:rFonts w:ascii="Times New Roman" w:hAnsi="Times New Roman" w:cs="Times New Roman"/>
          <w:vertAlign w:val="superscript"/>
          <w:rPrChange w:id="18" w:author="Jane Kohlhoff" w:date="2024-06-11T09:53:00Z" w16du:dateUtc="2024-06-10T23:53:00Z">
            <w:rPr>
              <w:vertAlign w:val="superscript"/>
            </w:rPr>
          </w:rPrChange>
        </w:rPr>
        <w:t>1,</w:t>
      </w:r>
      <w:proofErr w:type="gramStart"/>
      <w:r w:rsidR="00224586" w:rsidRPr="00365026">
        <w:rPr>
          <w:rFonts w:ascii="Times New Roman" w:hAnsi="Times New Roman" w:cs="Times New Roman"/>
          <w:vertAlign w:val="superscript"/>
          <w:rPrChange w:id="19" w:author="Jane Kohlhoff" w:date="2024-06-11T09:53:00Z" w16du:dateUtc="2024-06-10T23:53:00Z">
            <w:rPr>
              <w:vertAlign w:val="superscript"/>
            </w:rPr>
          </w:rPrChange>
        </w:rPr>
        <w:t>4</w:t>
      </w:r>
      <w:r w:rsidRPr="00365026">
        <w:rPr>
          <w:rFonts w:ascii="Times New Roman" w:hAnsi="Times New Roman" w:cs="Times New Roman"/>
          <w:vertAlign w:val="superscript"/>
          <w:rPrChange w:id="20" w:author="Jane Kohlhoff" w:date="2024-06-11T09:53:00Z" w16du:dateUtc="2024-06-10T23:53:00Z">
            <w:rPr>
              <w:vertAlign w:val="superscript"/>
            </w:rPr>
          </w:rPrChange>
        </w:rPr>
        <w:t xml:space="preserve"> </w:t>
      </w:r>
      <w:r w:rsidRPr="00365026">
        <w:rPr>
          <w:rFonts w:ascii="Times New Roman" w:hAnsi="Times New Roman" w:cs="Times New Roman"/>
          <w:color w:val="000000"/>
          <w:lang w:val="en-US"/>
          <w:rPrChange w:id="21" w:author="Jane Kohlhoff" w:date="2024-06-11T09:53:00Z" w16du:dateUtc="2024-06-10T23:53:00Z">
            <w:rPr>
              <w:rFonts w:ascii="Times" w:hAnsi="Times" w:cs="Times"/>
              <w:color w:val="000000"/>
              <w:lang w:val="en-US"/>
            </w:rPr>
          </w:rPrChange>
        </w:rPr>
        <w:t>,</w:t>
      </w:r>
      <w:proofErr w:type="gramEnd"/>
      <w:r w:rsidRPr="00365026">
        <w:rPr>
          <w:rFonts w:ascii="Times New Roman" w:hAnsi="Times New Roman" w:cs="Times New Roman"/>
          <w:color w:val="000000"/>
          <w:lang w:val="en-US"/>
          <w:rPrChange w:id="22" w:author="Jane Kohlhoff" w:date="2024-06-11T09:53:00Z" w16du:dateUtc="2024-06-10T23:53:00Z">
            <w:rPr>
              <w:rFonts w:ascii="Times" w:hAnsi="Times" w:cs="Times"/>
              <w:color w:val="000000"/>
              <w:lang w:val="en-US"/>
            </w:rPr>
          </w:rPrChange>
        </w:rPr>
        <w:t xml:space="preserve"> Susan Morgan</w:t>
      </w:r>
      <w:r w:rsidRPr="00365026">
        <w:rPr>
          <w:rFonts w:ascii="Times New Roman" w:hAnsi="Times New Roman" w:cs="Times New Roman"/>
          <w:vertAlign w:val="superscript"/>
          <w:rPrChange w:id="23" w:author="Jane Kohlhoff" w:date="2024-06-11T09:53:00Z" w16du:dateUtc="2024-06-10T23:53:00Z">
            <w:rPr>
              <w:vertAlign w:val="superscript"/>
            </w:rPr>
          </w:rPrChange>
        </w:rPr>
        <w:t>2</w:t>
      </w:r>
      <w:r w:rsidRPr="00365026">
        <w:rPr>
          <w:rFonts w:ascii="Times New Roman" w:hAnsi="Times New Roman" w:cs="Times New Roman"/>
          <w:color w:val="000000"/>
          <w:lang w:val="en-US"/>
          <w:rPrChange w:id="24" w:author="Jane Kohlhoff" w:date="2024-06-11T09:53:00Z" w16du:dateUtc="2024-06-10T23:53:00Z">
            <w:rPr>
              <w:rFonts w:ascii="Times" w:hAnsi="Times" w:cs="Times"/>
              <w:color w:val="000000"/>
              <w:lang w:val="en-US"/>
            </w:rPr>
          </w:rPrChange>
        </w:rPr>
        <w:t>, Nancy</w:t>
      </w:r>
      <w:r w:rsidR="001420C5" w:rsidRPr="00365026">
        <w:rPr>
          <w:rFonts w:ascii="Times New Roman" w:hAnsi="Times New Roman" w:cs="Times New Roman"/>
          <w:color w:val="000000"/>
          <w:lang w:val="en-US"/>
          <w:rPrChange w:id="25" w:author="Jane Kohlhoff" w:date="2024-06-11T09:53:00Z" w16du:dateUtc="2024-06-10T23:53:00Z">
            <w:rPr>
              <w:rFonts w:ascii="Times" w:hAnsi="Times" w:cs="Times"/>
              <w:color w:val="000000"/>
              <w:lang w:val="en-US"/>
            </w:rPr>
          </w:rPrChange>
        </w:rPr>
        <w:t xml:space="preserve"> E.</w:t>
      </w:r>
      <w:r w:rsidRPr="00365026">
        <w:rPr>
          <w:rFonts w:ascii="Times New Roman" w:hAnsi="Times New Roman" w:cs="Times New Roman"/>
          <w:color w:val="000000"/>
          <w:lang w:val="en-US"/>
          <w:rPrChange w:id="26" w:author="Jane Kohlhoff" w:date="2024-06-11T09:53:00Z" w16du:dateUtc="2024-06-10T23:53:00Z">
            <w:rPr>
              <w:rFonts w:ascii="Times" w:hAnsi="Times" w:cs="Times"/>
              <w:color w:val="000000"/>
              <w:lang w:val="en-US"/>
            </w:rPr>
          </w:rPrChange>
        </w:rPr>
        <w:t xml:space="preserve"> Briggs</w:t>
      </w:r>
      <w:r w:rsidR="00224586" w:rsidRPr="00365026">
        <w:rPr>
          <w:rFonts w:ascii="Times New Roman" w:hAnsi="Times New Roman" w:cs="Times New Roman"/>
          <w:color w:val="000000"/>
          <w:vertAlign w:val="superscript"/>
          <w:lang w:val="en-US"/>
          <w:rPrChange w:id="27" w:author="Jane Kohlhoff" w:date="2024-06-11T09:53:00Z" w16du:dateUtc="2024-06-10T23:53:00Z">
            <w:rPr>
              <w:rFonts w:ascii="Times" w:hAnsi="Times" w:cs="Times"/>
              <w:color w:val="000000"/>
              <w:vertAlign w:val="superscript"/>
              <w:lang w:val="en-US"/>
            </w:rPr>
          </w:rPrChange>
        </w:rPr>
        <w:t>1,</w:t>
      </w:r>
      <w:r w:rsidRPr="00365026">
        <w:rPr>
          <w:rFonts w:ascii="Times New Roman" w:hAnsi="Times New Roman" w:cs="Times New Roman"/>
          <w:color w:val="000000"/>
          <w:vertAlign w:val="superscript"/>
          <w:lang w:val="en-US"/>
          <w:rPrChange w:id="28" w:author="Jane Kohlhoff" w:date="2024-06-11T09:53:00Z" w16du:dateUtc="2024-06-10T23:53:00Z">
            <w:rPr>
              <w:rFonts w:ascii="Times" w:hAnsi="Times" w:cs="Times"/>
              <w:color w:val="000000"/>
              <w:vertAlign w:val="superscript"/>
              <w:lang w:val="en-US"/>
            </w:rPr>
          </w:rPrChange>
        </w:rPr>
        <w:t>7</w:t>
      </w:r>
      <w:r w:rsidRPr="00365026">
        <w:rPr>
          <w:rFonts w:ascii="Times New Roman" w:hAnsi="Times New Roman" w:cs="Times New Roman"/>
          <w:color w:val="000000"/>
          <w:lang w:val="en-US"/>
          <w:rPrChange w:id="29" w:author="Jane Kohlhoff" w:date="2024-06-11T09:53:00Z" w16du:dateUtc="2024-06-10T23:53:00Z">
            <w:rPr>
              <w:rFonts w:ascii="Times" w:hAnsi="Times" w:cs="Times"/>
              <w:color w:val="000000"/>
              <w:lang w:val="en-US"/>
            </w:rPr>
          </w:rPrChange>
        </w:rPr>
        <w:t>, Cath</w:t>
      </w:r>
      <w:r w:rsidR="00FA6296" w:rsidRPr="00365026">
        <w:rPr>
          <w:rFonts w:ascii="Times New Roman" w:hAnsi="Times New Roman" w:cs="Times New Roman"/>
          <w:color w:val="000000"/>
          <w:lang w:val="en-US"/>
          <w:rPrChange w:id="30" w:author="Jane Kohlhoff" w:date="2024-06-11T09:53:00Z" w16du:dateUtc="2024-06-10T23:53:00Z">
            <w:rPr>
              <w:rFonts w:ascii="Times" w:hAnsi="Times" w:cs="Times"/>
              <w:color w:val="000000"/>
              <w:lang w:val="en-US"/>
            </w:rPr>
          </w:rPrChange>
        </w:rPr>
        <w:t xml:space="preserve">erine </w:t>
      </w:r>
      <w:r w:rsidRPr="00365026">
        <w:rPr>
          <w:rFonts w:ascii="Times New Roman" w:hAnsi="Times New Roman" w:cs="Times New Roman"/>
          <w:color w:val="000000"/>
          <w:lang w:val="en-US"/>
          <w:rPrChange w:id="31" w:author="Jane Kohlhoff" w:date="2024-06-11T09:53:00Z" w16du:dateUtc="2024-06-10T23:53:00Z">
            <w:rPr>
              <w:rFonts w:ascii="Times" w:hAnsi="Times" w:cs="Times"/>
              <w:color w:val="000000"/>
              <w:lang w:val="en-US"/>
            </w:rPr>
          </w:rPrChange>
        </w:rPr>
        <w:t>McMahon</w:t>
      </w:r>
      <w:r w:rsidR="00224586" w:rsidRPr="00365026">
        <w:rPr>
          <w:rFonts w:ascii="Times New Roman" w:hAnsi="Times New Roman" w:cs="Times New Roman"/>
          <w:color w:val="000000"/>
          <w:vertAlign w:val="superscript"/>
          <w:lang w:val="en-US"/>
          <w:rPrChange w:id="32" w:author="Jane Kohlhoff" w:date="2024-06-11T09:53:00Z" w16du:dateUtc="2024-06-10T23:53:00Z">
            <w:rPr>
              <w:rFonts w:ascii="Times" w:hAnsi="Times" w:cs="Times"/>
              <w:color w:val="000000"/>
              <w:vertAlign w:val="superscript"/>
              <w:lang w:val="en-US"/>
            </w:rPr>
          </w:rPrChange>
        </w:rPr>
        <w:t>5</w:t>
      </w:r>
      <w:r w:rsidRPr="00365026">
        <w:rPr>
          <w:rFonts w:ascii="Times New Roman" w:hAnsi="Times New Roman" w:cs="Times New Roman"/>
          <w:color w:val="000000"/>
          <w:lang w:val="en-US"/>
          <w:rPrChange w:id="33" w:author="Jane Kohlhoff" w:date="2024-06-11T09:53:00Z" w16du:dateUtc="2024-06-10T23:53:00Z">
            <w:rPr>
              <w:rFonts w:ascii="Times" w:hAnsi="Times" w:cs="Times"/>
              <w:color w:val="000000"/>
              <w:lang w:val="en-US"/>
            </w:rPr>
          </w:rPrChange>
        </w:rPr>
        <w:t>, Erinn Hawkins</w:t>
      </w:r>
      <w:r w:rsidR="00224586" w:rsidRPr="00365026">
        <w:rPr>
          <w:rFonts w:ascii="Times New Roman" w:hAnsi="Times New Roman" w:cs="Times New Roman"/>
          <w:color w:val="000000"/>
          <w:vertAlign w:val="superscript"/>
          <w:lang w:val="en-US"/>
          <w:rPrChange w:id="34" w:author="Jane Kohlhoff" w:date="2024-06-11T09:53:00Z" w16du:dateUtc="2024-06-10T23:53:00Z">
            <w:rPr>
              <w:rFonts w:ascii="Times" w:hAnsi="Times" w:cs="Times"/>
              <w:color w:val="000000"/>
              <w:vertAlign w:val="superscript"/>
              <w:lang w:val="en-US"/>
            </w:rPr>
          </w:rPrChange>
        </w:rPr>
        <w:t>6</w:t>
      </w:r>
      <w:r w:rsidRPr="00365026">
        <w:rPr>
          <w:rFonts w:ascii="Times New Roman" w:hAnsi="Times New Roman" w:cs="Times New Roman"/>
          <w:color w:val="000000"/>
          <w:lang w:val="en-US"/>
          <w:rPrChange w:id="35" w:author="Jane Kohlhoff" w:date="2024-06-11T09:53:00Z" w16du:dateUtc="2024-06-10T23:53:00Z">
            <w:rPr>
              <w:rFonts w:ascii="Times" w:hAnsi="Times" w:cs="Times"/>
              <w:color w:val="000000"/>
              <w:lang w:val="en-US"/>
            </w:rPr>
          </w:rPrChange>
        </w:rPr>
        <w:t>, Lindsay Druskin</w:t>
      </w:r>
      <w:r w:rsidR="00F44A52" w:rsidRPr="00365026">
        <w:rPr>
          <w:rFonts w:ascii="Times New Roman" w:hAnsi="Times New Roman" w:cs="Times New Roman"/>
          <w:color w:val="000000"/>
          <w:vertAlign w:val="superscript"/>
          <w:lang w:val="en-US"/>
          <w:rPrChange w:id="36" w:author="Jane Kohlhoff" w:date="2024-06-11T09:53:00Z" w16du:dateUtc="2024-06-10T23:53:00Z">
            <w:rPr>
              <w:rFonts w:ascii="Times" w:hAnsi="Times" w:cs="Times"/>
              <w:color w:val="000000"/>
              <w:vertAlign w:val="superscript"/>
              <w:lang w:val="en-US"/>
            </w:rPr>
          </w:rPrChange>
        </w:rPr>
        <w:t>9</w:t>
      </w:r>
      <w:r w:rsidRPr="00365026">
        <w:rPr>
          <w:rFonts w:ascii="Times New Roman" w:hAnsi="Times New Roman" w:cs="Times New Roman"/>
          <w:color w:val="000000"/>
          <w:lang w:val="en-US"/>
          <w:rPrChange w:id="37" w:author="Jane Kohlhoff" w:date="2024-06-11T09:53:00Z" w16du:dateUtc="2024-06-10T23:53:00Z">
            <w:rPr>
              <w:rFonts w:ascii="Times" w:hAnsi="Times" w:cs="Times"/>
              <w:color w:val="000000"/>
              <w:lang w:val="en-US"/>
            </w:rPr>
          </w:rPrChange>
        </w:rPr>
        <w:t>, Christopher Owen</w:t>
      </w:r>
      <w:r w:rsidR="00F44A52" w:rsidRPr="00365026">
        <w:rPr>
          <w:rFonts w:ascii="Times New Roman" w:hAnsi="Times New Roman" w:cs="Times New Roman"/>
          <w:color w:val="000000"/>
          <w:vertAlign w:val="superscript"/>
          <w:lang w:val="en-US"/>
          <w:rPrChange w:id="38" w:author="Jane Kohlhoff" w:date="2024-06-11T09:53:00Z" w16du:dateUtc="2024-06-10T23:53:00Z">
            <w:rPr>
              <w:rFonts w:ascii="Times" w:hAnsi="Times" w:cs="Times"/>
              <w:color w:val="000000"/>
              <w:vertAlign w:val="superscript"/>
              <w:lang w:val="en-US"/>
            </w:rPr>
          </w:rPrChange>
        </w:rPr>
        <w:t>9</w:t>
      </w:r>
      <w:r w:rsidRPr="00365026">
        <w:rPr>
          <w:rFonts w:ascii="Times New Roman" w:hAnsi="Times New Roman" w:cs="Times New Roman"/>
          <w:color w:val="000000"/>
          <w:lang w:val="en-US"/>
          <w:rPrChange w:id="39" w:author="Jane Kohlhoff" w:date="2024-06-11T09:53:00Z" w16du:dateUtc="2024-06-10T23:53:00Z">
            <w:rPr>
              <w:rFonts w:ascii="Times" w:hAnsi="Times" w:cs="Times"/>
              <w:color w:val="000000"/>
              <w:lang w:val="en-US"/>
            </w:rPr>
          </w:rPrChange>
        </w:rPr>
        <w:t>, Corey Lieneman</w:t>
      </w:r>
      <w:ins w:id="40" w:author="Jane Kohlhoff" w:date="2024-06-11T09:46:00Z" w16du:dateUtc="2024-06-10T23:46:00Z">
        <w:r w:rsidR="00BF2DFD" w:rsidRPr="00365026">
          <w:rPr>
            <w:rFonts w:ascii="Times New Roman" w:hAnsi="Times New Roman" w:cs="Times New Roman"/>
            <w:color w:val="000000"/>
            <w:vertAlign w:val="superscript"/>
            <w:lang w:val="en-US"/>
            <w:rPrChange w:id="41" w:author="Jane Kohlhoff" w:date="2024-06-11T09:53:00Z" w16du:dateUtc="2024-06-10T23:53:00Z">
              <w:rPr>
                <w:rFonts w:ascii="Times" w:hAnsi="Times" w:cs="Times"/>
                <w:color w:val="000000"/>
                <w:vertAlign w:val="superscript"/>
                <w:lang w:val="en-US"/>
              </w:rPr>
            </w:rPrChange>
          </w:rPr>
          <w:t>10</w:t>
        </w:r>
      </w:ins>
      <w:del w:id="42" w:author="Jane Kohlhoff" w:date="2024-06-11T09:46:00Z" w16du:dateUtc="2024-06-10T23:46:00Z">
        <w:r w:rsidR="00F44A52" w:rsidRPr="00365026" w:rsidDel="00BF2DFD">
          <w:rPr>
            <w:rFonts w:ascii="Times New Roman" w:hAnsi="Times New Roman" w:cs="Times New Roman"/>
            <w:color w:val="000000"/>
            <w:vertAlign w:val="superscript"/>
            <w:lang w:val="en-US"/>
            <w:rPrChange w:id="43" w:author="Jane Kohlhoff" w:date="2024-06-11T09:53:00Z" w16du:dateUtc="2024-06-10T23:53:00Z">
              <w:rPr>
                <w:rFonts w:ascii="Times" w:hAnsi="Times" w:cs="Times"/>
                <w:color w:val="000000"/>
                <w:vertAlign w:val="superscript"/>
                <w:lang w:val="en-US"/>
              </w:rPr>
            </w:rPrChange>
          </w:rPr>
          <w:delText>9</w:delText>
        </w:r>
      </w:del>
      <w:r w:rsidRPr="00365026">
        <w:rPr>
          <w:rFonts w:ascii="Times New Roman" w:hAnsi="Times New Roman" w:cs="Times New Roman"/>
          <w:color w:val="000000"/>
          <w:lang w:val="en-US"/>
          <w:rPrChange w:id="44" w:author="Jane Kohlhoff" w:date="2024-06-11T09:53:00Z" w16du:dateUtc="2024-06-10T23:53:00Z">
            <w:rPr>
              <w:rFonts w:ascii="Times" w:hAnsi="Times" w:cs="Times"/>
              <w:color w:val="000000"/>
              <w:lang w:val="en-US"/>
            </w:rPr>
          </w:rPrChange>
        </w:rPr>
        <w:t xml:space="preserve">, </w:t>
      </w:r>
      <w:r w:rsidR="00F44A52" w:rsidRPr="00365026">
        <w:rPr>
          <w:rFonts w:ascii="Times New Roman" w:hAnsi="Times New Roman" w:cs="Times New Roman"/>
          <w:color w:val="000000"/>
          <w:lang w:val="en-US"/>
          <w:rPrChange w:id="45" w:author="Jane Kohlhoff" w:date="2024-06-11T09:53:00Z" w16du:dateUtc="2024-06-10T23:53:00Z">
            <w:rPr>
              <w:rFonts w:ascii="Times" w:hAnsi="Times" w:cs="Times"/>
              <w:color w:val="000000"/>
              <w:lang w:val="en-US"/>
            </w:rPr>
          </w:rPrChange>
        </w:rPr>
        <w:t>Robin Han</w:t>
      </w:r>
      <w:r w:rsidR="00F44A52" w:rsidRPr="00365026">
        <w:rPr>
          <w:rFonts w:ascii="Times New Roman" w:hAnsi="Times New Roman" w:cs="Times New Roman"/>
          <w:color w:val="000000"/>
          <w:vertAlign w:val="superscript"/>
          <w:lang w:val="en-US"/>
          <w:rPrChange w:id="46" w:author="Jane Kohlhoff" w:date="2024-06-11T09:53:00Z" w16du:dateUtc="2024-06-10T23:53:00Z">
            <w:rPr>
              <w:rFonts w:ascii="Times" w:hAnsi="Times" w:cs="Times"/>
              <w:color w:val="000000"/>
              <w:vertAlign w:val="superscript"/>
              <w:lang w:val="en-US"/>
            </w:rPr>
          </w:rPrChange>
        </w:rPr>
        <w:t>9</w:t>
      </w:r>
      <w:r w:rsidR="00F44A52" w:rsidRPr="00365026">
        <w:rPr>
          <w:rFonts w:ascii="Times New Roman" w:hAnsi="Times New Roman" w:cs="Times New Roman"/>
          <w:color w:val="000000"/>
          <w:lang w:val="en-US"/>
          <w:rPrChange w:id="47" w:author="Jane Kohlhoff" w:date="2024-06-11T09:53:00Z" w16du:dateUtc="2024-06-10T23:53:00Z">
            <w:rPr>
              <w:rFonts w:ascii="Times" w:hAnsi="Times" w:cs="Times"/>
              <w:color w:val="000000"/>
              <w:lang w:val="en-US"/>
            </w:rPr>
          </w:rPrChange>
        </w:rPr>
        <w:t xml:space="preserve">, </w:t>
      </w:r>
      <w:r w:rsidRPr="00365026">
        <w:rPr>
          <w:rFonts w:ascii="Times New Roman" w:hAnsi="Times New Roman" w:cs="Times New Roman"/>
          <w:color w:val="000000"/>
          <w:lang w:val="en-US"/>
          <w:rPrChange w:id="48" w:author="Jane Kohlhoff" w:date="2024-06-11T09:53:00Z" w16du:dateUtc="2024-06-10T23:53:00Z">
            <w:rPr>
              <w:rFonts w:ascii="Times" w:hAnsi="Times" w:cs="Times"/>
              <w:color w:val="000000"/>
              <w:lang w:val="en-US"/>
            </w:rPr>
          </w:rPrChange>
        </w:rPr>
        <w:t>Valsamma Eapen</w:t>
      </w:r>
      <w:r w:rsidRPr="00365026">
        <w:rPr>
          <w:rFonts w:ascii="Times New Roman" w:hAnsi="Times New Roman" w:cs="Times New Roman"/>
          <w:color w:val="000000"/>
          <w:vertAlign w:val="superscript"/>
          <w:lang w:val="en-US"/>
          <w:rPrChange w:id="49" w:author="Jane Kohlhoff" w:date="2024-06-11T09:53:00Z" w16du:dateUtc="2024-06-10T23:53:00Z">
            <w:rPr>
              <w:rFonts w:ascii="Times" w:hAnsi="Times" w:cs="Times"/>
              <w:color w:val="000000"/>
              <w:vertAlign w:val="superscript"/>
              <w:lang w:val="en-US"/>
            </w:rPr>
          </w:rPrChange>
        </w:rPr>
        <w:t>1,3,</w:t>
      </w:r>
      <w:r w:rsidR="00224586" w:rsidRPr="00365026">
        <w:rPr>
          <w:rFonts w:ascii="Times New Roman" w:hAnsi="Times New Roman" w:cs="Times New Roman"/>
          <w:color w:val="000000"/>
          <w:vertAlign w:val="superscript"/>
          <w:lang w:val="en-US"/>
          <w:rPrChange w:id="50" w:author="Jane Kohlhoff" w:date="2024-06-11T09:53:00Z" w16du:dateUtc="2024-06-10T23:53:00Z">
            <w:rPr>
              <w:rFonts w:ascii="Times" w:hAnsi="Times" w:cs="Times"/>
              <w:color w:val="000000"/>
              <w:vertAlign w:val="superscript"/>
              <w:lang w:val="en-US"/>
            </w:rPr>
          </w:rPrChange>
        </w:rPr>
        <w:t>4</w:t>
      </w:r>
      <w:r w:rsidRPr="00365026">
        <w:rPr>
          <w:rFonts w:ascii="Times New Roman" w:hAnsi="Times New Roman" w:cs="Times New Roman"/>
          <w:color w:val="000000"/>
          <w:lang w:val="en-US"/>
          <w:rPrChange w:id="51" w:author="Jane Kohlhoff" w:date="2024-06-11T09:53:00Z" w16du:dateUtc="2024-06-10T23:53:00Z">
            <w:rPr>
              <w:rFonts w:ascii="Times" w:hAnsi="Times" w:cs="Times"/>
              <w:color w:val="000000"/>
              <w:lang w:val="en-US"/>
            </w:rPr>
          </w:rPrChange>
        </w:rPr>
        <w:t>, Anna Huber</w:t>
      </w:r>
      <w:r w:rsidRPr="00365026">
        <w:rPr>
          <w:rFonts w:ascii="Times New Roman" w:hAnsi="Times New Roman" w:cs="Times New Roman"/>
          <w:color w:val="000000"/>
          <w:vertAlign w:val="superscript"/>
          <w:lang w:val="en-US"/>
          <w:rPrChange w:id="52" w:author="Jane Kohlhoff" w:date="2024-06-11T09:53:00Z" w16du:dateUtc="2024-06-10T23:53:00Z">
            <w:rPr>
              <w:rFonts w:ascii="Times" w:hAnsi="Times" w:cs="Times"/>
              <w:color w:val="000000"/>
              <w:vertAlign w:val="superscript"/>
              <w:lang w:val="en-US"/>
            </w:rPr>
          </w:rPrChange>
        </w:rPr>
        <w:t>8</w:t>
      </w:r>
      <w:r w:rsidRPr="00365026">
        <w:rPr>
          <w:rFonts w:ascii="Times New Roman" w:hAnsi="Times New Roman" w:cs="Times New Roman"/>
          <w:color w:val="000000"/>
          <w:lang w:val="en-US"/>
          <w:rPrChange w:id="53" w:author="Jane Kohlhoff" w:date="2024-06-11T09:53:00Z" w16du:dateUtc="2024-06-10T23:53:00Z">
            <w:rPr>
              <w:rFonts w:ascii="Times" w:hAnsi="Times" w:cs="Times"/>
              <w:color w:val="000000"/>
              <w:lang w:val="en-US"/>
            </w:rPr>
          </w:rPrChange>
        </w:rPr>
        <w:t>, Cheryl</w:t>
      </w:r>
      <w:ins w:id="54" w:author="Jane Kohlhoff" w:date="2024-05-17T05:41:00Z" w16du:dateUtc="2024-05-16T19:41:00Z">
        <w:r w:rsidR="0070695B" w:rsidRPr="00365026">
          <w:rPr>
            <w:rFonts w:ascii="Times New Roman" w:hAnsi="Times New Roman" w:cs="Times New Roman"/>
            <w:color w:val="000000"/>
            <w:lang w:val="en-US"/>
            <w:rPrChange w:id="55" w:author="Jane Kohlhoff" w:date="2024-06-11T09:53:00Z" w16du:dateUtc="2024-06-10T23:53:00Z">
              <w:rPr>
                <w:rFonts w:ascii="Times" w:hAnsi="Times" w:cs="Times"/>
                <w:color w:val="000000"/>
                <w:lang w:val="en-US"/>
              </w:rPr>
            </w:rPrChange>
          </w:rPr>
          <w:t xml:space="preserve"> B.</w:t>
        </w:r>
      </w:ins>
      <w:r w:rsidRPr="00365026">
        <w:rPr>
          <w:rFonts w:ascii="Times New Roman" w:hAnsi="Times New Roman" w:cs="Times New Roman"/>
          <w:color w:val="000000"/>
          <w:lang w:val="en-US"/>
          <w:rPrChange w:id="56" w:author="Jane Kohlhoff" w:date="2024-06-11T09:53:00Z" w16du:dateUtc="2024-06-10T23:53:00Z">
            <w:rPr>
              <w:rFonts w:ascii="Times" w:hAnsi="Times" w:cs="Times"/>
              <w:color w:val="000000"/>
              <w:lang w:val="en-US"/>
            </w:rPr>
          </w:rPrChange>
        </w:rPr>
        <w:t xml:space="preserve"> McNeil</w:t>
      </w:r>
      <w:del w:id="57" w:author="Jane Kohlhoff" w:date="2024-05-17T05:42:00Z" w16du:dateUtc="2024-05-16T19:42:00Z">
        <w:r w:rsidRPr="00365026" w:rsidDel="0070695B">
          <w:rPr>
            <w:rFonts w:ascii="Times New Roman" w:hAnsi="Times New Roman" w:cs="Times New Roman"/>
            <w:color w:val="000000"/>
            <w:vertAlign w:val="superscript"/>
            <w:lang w:val="en-US"/>
            <w:rPrChange w:id="58" w:author="Jane Kohlhoff" w:date="2024-06-11T09:53:00Z" w16du:dateUtc="2024-06-10T23:53:00Z">
              <w:rPr>
                <w:rFonts w:ascii="Times" w:hAnsi="Times" w:cs="Times"/>
                <w:color w:val="000000"/>
                <w:vertAlign w:val="superscript"/>
                <w:lang w:val="en-US"/>
              </w:rPr>
            </w:rPrChange>
          </w:rPr>
          <w:delText>9</w:delText>
        </w:r>
        <w:r w:rsidR="00F44A52" w:rsidRPr="00365026" w:rsidDel="0070695B">
          <w:rPr>
            <w:rFonts w:ascii="Times New Roman" w:hAnsi="Times New Roman" w:cs="Times New Roman"/>
            <w:color w:val="000000"/>
            <w:vertAlign w:val="superscript"/>
            <w:lang w:val="en-US"/>
            <w:rPrChange w:id="59" w:author="Jane Kohlhoff" w:date="2024-06-11T09:53:00Z" w16du:dateUtc="2024-06-10T23:53:00Z">
              <w:rPr>
                <w:rFonts w:ascii="Times" w:hAnsi="Times" w:cs="Times"/>
                <w:color w:val="000000"/>
                <w:vertAlign w:val="superscript"/>
                <w:lang w:val="en-US"/>
              </w:rPr>
            </w:rPrChange>
          </w:rPr>
          <w:delText xml:space="preserve">, </w:delText>
        </w:r>
      </w:del>
      <w:r w:rsidR="00F44A52" w:rsidRPr="00365026">
        <w:rPr>
          <w:rFonts w:ascii="Times New Roman" w:hAnsi="Times New Roman" w:cs="Times New Roman"/>
          <w:color w:val="000000"/>
          <w:vertAlign w:val="superscript"/>
          <w:lang w:val="en-US"/>
          <w:rPrChange w:id="60" w:author="Jane Kohlhoff" w:date="2024-06-11T09:53:00Z" w16du:dateUtc="2024-06-10T23:53:00Z">
            <w:rPr>
              <w:rFonts w:ascii="Times" w:hAnsi="Times" w:cs="Times"/>
              <w:color w:val="000000"/>
              <w:vertAlign w:val="superscript"/>
              <w:lang w:val="en-US"/>
            </w:rPr>
          </w:rPrChange>
        </w:rPr>
        <w:t>1</w:t>
      </w:r>
      <w:ins w:id="61" w:author="Jane Kohlhoff" w:date="2024-06-11T09:47:00Z" w16du:dateUtc="2024-06-10T23:47:00Z">
        <w:r w:rsidR="00BF2DFD" w:rsidRPr="00365026">
          <w:rPr>
            <w:rFonts w:ascii="Times New Roman" w:hAnsi="Times New Roman" w:cs="Times New Roman"/>
            <w:color w:val="000000"/>
            <w:vertAlign w:val="superscript"/>
            <w:lang w:val="en-US"/>
            <w:rPrChange w:id="62" w:author="Jane Kohlhoff" w:date="2024-06-11T09:53:00Z" w16du:dateUtc="2024-06-10T23:53:00Z">
              <w:rPr>
                <w:rFonts w:ascii="Times" w:hAnsi="Times" w:cs="Times"/>
                <w:color w:val="000000"/>
                <w:vertAlign w:val="superscript"/>
                <w:lang w:val="en-US"/>
              </w:rPr>
            </w:rPrChange>
          </w:rPr>
          <w:t>1</w:t>
        </w:r>
      </w:ins>
      <w:del w:id="63" w:author="Jane Kohlhoff" w:date="2024-06-11T09:47:00Z" w16du:dateUtc="2024-06-10T23:47:00Z">
        <w:r w:rsidR="00F44A52" w:rsidRPr="00365026" w:rsidDel="00BF2DFD">
          <w:rPr>
            <w:rFonts w:ascii="Times New Roman" w:hAnsi="Times New Roman" w:cs="Times New Roman"/>
            <w:color w:val="000000"/>
            <w:vertAlign w:val="superscript"/>
            <w:lang w:val="en-US"/>
            <w:rPrChange w:id="64" w:author="Jane Kohlhoff" w:date="2024-06-11T09:53:00Z" w16du:dateUtc="2024-06-10T23:53:00Z">
              <w:rPr>
                <w:rFonts w:ascii="Times" w:hAnsi="Times" w:cs="Times"/>
                <w:color w:val="000000"/>
                <w:vertAlign w:val="superscript"/>
                <w:lang w:val="en-US"/>
              </w:rPr>
            </w:rPrChange>
          </w:rPr>
          <w:delText>0</w:delText>
        </w:r>
      </w:del>
    </w:p>
    <w:p w14:paraId="0E12B71C" w14:textId="77777777" w:rsidR="00CA5CBF" w:rsidRPr="00365026" w:rsidRDefault="00CA5CBF" w:rsidP="00CA5CBF">
      <w:pPr>
        <w:jc w:val="center"/>
        <w:rPr>
          <w:rFonts w:ascii="Times New Roman" w:hAnsi="Times New Roman" w:cs="Times New Roman"/>
          <w:b/>
          <w:color w:val="000000"/>
          <w:lang w:val="en-US"/>
          <w:rPrChange w:id="65" w:author="Jane Kohlhoff" w:date="2024-06-11T09:53:00Z" w16du:dateUtc="2024-06-10T23:53:00Z">
            <w:rPr>
              <w:rFonts w:ascii="Times" w:hAnsi="Times" w:cs="Times"/>
              <w:b/>
              <w:color w:val="000000"/>
              <w:lang w:val="en-US"/>
            </w:rPr>
          </w:rPrChange>
        </w:rPr>
      </w:pPr>
      <w:r w:rsidRPr="00365026">
        <w:rPr>
          <w:rFonts w:ascii="Times New Roman" w:hAnsi="Times New Roman" w:cs="Times New Roman"/>
          <w:b/>
          <w:color w:val="000000"/>
          <w:lang w:val="en-US"/>
          <w:rPrChange w:id="66" w:author="Jane Kohlhoff" w:date="2024-06-11T09:53:00Z" w16du:dateUtc="2024-06-10T23:53:00Z">
            <w:rPr>
              <w:rFonts w:ascii="Times" w:hAnsi="Times" w:cs="Times"/>
              <w:b/>
              <w:color w:val="000000"/>
              <w:lang w:val="en-US"/>
            </w:rPr>
          </w:rPrChange>
        </w:rPr>
        <w:t>Affiliations</w:t>
      </w:r>
    </w:p>
    <w:p w14:paraId="7F0768E3" w14:textId="77777777" w:rsidR="00CA5CBF" w:rsidRPr="00365026" w:rsidRDefault="00CA5CBF" w:rsidP="00CA5CBF">
      <w:pPr>
        <w:contextualSpacing/>
        <w:rPr>
          <w:rFonts w:ascii="Times New Roman" w:hAnsi="Times New Roman" w:cs="Times New Roman"/>
          <w:color w:val="000000"/>
          <w:lang w:val="en-US"/>
          <w:rPrChange w:id="67" w:author="Jane Kohlhoff" w:date="2024-06-11T09:53:00Z" w16du:dateUtc="2024-06-10T23:53:00Z">
            <w:rPr>
              <w:rFonts w:ascii="Times" w:hAnsi="Times" w:cs="Times"/>
              <w:color w:val="000000"/>
              <w:lang w:val="en-US"/>
            </w:rPr>
          </w:rPrChange>
        </w:rPr>
      </w:pPr>
    </w:p>
    <w:p w14:paraId="5A4FC3C0" w14:textId="77777777" w:rsidR="00CA5CBF" w:rsidRPr="00365026" w:rsidRDefault="00CA5CBF" w:rsidP="00CA5CBF">
      <w:pPr>
        <w:rPr>
          <w:rFonts w:ascii="Times New Roman" w:hAnsi="Times New Roman" w:cs="Times New Roman"/>
          <w:rPrChange w:id="68" w:author="Jane Kohlhoff" w:date="2024-06-11T09:53:00Z" w16du:dateUtc="2024-06-10T23:53:00Z">
            <w:rPr>
              <w:rFonts w:ascii="Times" w:hAnsi="Times" w:cs="Times"/>
            </w:rPr>
          </w:rPrChange>
        </w:rPr>
      </w:pPr>
      <w:r w:rsidRPr="00365026">
        <w:rPr>
          <w:rFonts w:ascii="Times New Roman" w:hAnsi="Times New Roman" w:cs="Times New Roman"/>
          <w:rPrChange w:id="69" w:author="Jane Kohlhoff" w:date="2024-06-11T09:53:00Z" w16du:dateUtc="2024-06-10T23:53:00Z">
            <w:rPr>
              <w:rFonts w:ascii="Times" w:hAnsi="Times" w:cs="Times"/>
            </w:rPr>
          </w:rPrChange>
        </w:rPr>
        <w:t>1 University of New South Wales, Kensington, NSW, Australia</w:t>
      </w:r>
    </w:p>
    <w:p w14:paraId="41157D2F" w14:textId="77777777" w:rsidR="00CA5CBF" w:rsidRPr="00365026" w:rsidRDefault="00CA5CBF" w:rsidP="00CA5CBF">
      <w:pPr>
        <w:rPr>
          <w:rFonts w:ascii="Times New Roman" w:hAnsi="Times New Roman" w:cs="Times New Roman"/>
          <w:rPrChange w:id="70" w:author="Jane Kohlhoff" w:date="2024-06-11T09:53:00Z" w16du:dateUtc="2024-06-10T23:53:00Z">
            <w:rPr>
              <w:rFonts w:ascii="Times" w:hAnsi="Times" w:cs="Times"/>
            </w:rPr>
          </w:rPrChange>
        </w:rPr>
      </w:pPr>
      <w:r w:rsidRPr="00365026">
        <w:rPr>
          <w:rFonts w:ascii="Times New Roman" w:hAnsi="Times New Roman" w:cs="Times New Roman"/>
          <w:rPrChange w:id="71" w:author="Jane Kohlhoff" w:date="2024-06-11T09:53:00Z" w16du:dateUtc="2024-06-10T23:53:00Z">
            <w:rPr>
              <w:rFonts w:ascii="Times" w:hAnsi="Times" w:cs="Times"/>
            </w:rPr>
          </w:rPrChange>
        </w:rPr>
        <w:t>2 Karitane, Carramar, NSW, Australia</w:t>
      </w:r>
    </w:p>
    <w:p w14:paraId="70704525" w14:textId="77777777" w:rsidR="00CA5CBF" w:rsidRPr="00365026" w:rsidRDefault="00CA5CBF" w:rsidP="00CA5CBF">
      <w:pPr>
        <w:rPr>
          <w:rFonts w:ascii="Times New Roman" w:hAnsi="Times New Roman" w:cs="Times New Roman"/>
          <w:rPrChange w:id="72" w:author="Jane Kohlhoff" w:date="2024-06-11T09:53:00Z" w16du:dateUtc="2024-06-10T23:53:00Z">
            <w:rPr>
              <w:rFonts w:ascii="Times" w:hAnsi="Times" w:cs="Times"/>
            </w:rPr>
          </w:rPrChange>
        </w:rPr>
      </w:pPr>
      <w:r w:rsidRPr="00365026">
        <w:rPr>
          <w:rFonts w:ascii="Times New Roman" w:hAnsi="Times New Roman" w:cs="Times New Roman"/>
          <w:rPrChange w:id="73" w:author="Jane Kohlhoff" w:date="2024-06-11T09:53:00Z" w16du:dateUtc="2024-06-10T23:53:00Z">
            <w:rPr>
              <w:rFonts w:ascii="Times" w:hAnsi="Times" w:cs="Times"/>
            </w:rPr>
          </w:rPrChange>
        </w:rPr>
        <w:t>3 Ingham Institute for Medical Research, Liverpool, NSW, Australia</w:t>
      </w:r>
    </w:p>
    <w:p w14:paraId="1E198AD0" w14:textId="601D02A1" w:rsidR="00CA5CBF" w:rsidRPr="00365026" w:rsidRDefault="00CA5CBF" w:rsidP="00CA5CBF">
      <w:pPr>
        <w:rPr>
          <w:rFonts w:ascii="Times New Roman" w:hAnsi="Times New Roman" w:cs="Times New Roman"/>
          <w:rPrChange w:id="74" w:author="Jane Kohlhoff" w:date="2024-06-11T09:53:00Z" w16du:dateUtc="2024-06-10T23:53:00Z">
            <w:rPr>
              <w:rFonts w:ascii="Times" w:hAnsi="Times" w:cs="Times"/>
            </w:rPr>
          </w:rPrChange>
        </w:rPr>
      </w:pPr>
      <w:r w:rsidRPr="00365026">
        <w:rPr>
          <w:rFonts w:ascii="Times New Roman" w:hAnsi="Times New Roman" w:cs="Times New Roman"/>
          <w:rPrChange w:id="75" w:author="Jane Kohlhoff" w:date="2024-06-11T09:53:00Z" w16du:dateUtc="2024-06-10T23:53:00Z">
            <w:rPr>
              <w:rFonts w:ascii="Times" w:hAnsi="Times" w:cs="Times"/>
            </w:rPr>
          </w:rPrChange>
        </w:rPr>
        <w:t xml:space="preserve">4 </w:t>
      </w:r>
      <w:r w:rsidR="00224586" w:rsidRPr="00365026">
        <w:rPr>
          <w:rFonts w:ascii="Times New Roman" w:hAnsi="Times New Roman" w:cs="Times New Roman"/>
          <w:rPrChange w:id="76" w:author="Jane Kohlhoff" w:date="2024-06-11T09:53:00Z" w16du:dateUtc="2024-06-10T23:53:00Z">
            <w:rPr>
              <w:rFonts w:ascii="Times" w:hAnsi="Times" w:cs="Times"/>
            </w:rPr>
          </w:rPrChange>
        </w:rPr>
        <w:t xml:space="preserve">South Western Sydney Local Health District </w:t>
      </w:r>
    </w:p>
    <w:p w14:paraId="54EF1677" w14:textId="53FABD2B" w:rsidR="00CA5CBF" w:rsidRPr="00365026" w:rsidRDefault="00CA5CBF" w:rsidP="00CA5CBF">
      <w:pPr>
        <w:rPr>
          <w:rFonts w:ascii="Times New Roman" w:hAnsi="Times New Roman" w:cs="Times New Roman"/>
          <w:rPrChange w:id="77" w:author="Jane Kohlhoff" w:date="2024-06-11T09:53:00Z" w16du:dateUtc="2024-06-10T23:53:00Z">
            <w:rPr>
              <w:rFonts w:ascii="Times" w:hAnsi="Times" w:cs="Times"/>
            </w:rPr>
          </w:rPrChange>
        </w:rPr>
      </w:pPr>
      <w:r w:rsidRPr="00365026">
        <w:rPr>
          <w:rFonts w:ascii="Times New Roman" w:hAnsi="Times New Roman" w:cs="Times New Roman"/>
          <w:rPrChange w:id="78" w:author="Jane Kohlhoff" w:date="2024-06-11T09:53:00Z" w16du:dateUtc="2024-06-10T23:53:00Z">
            <w:rPr>
              <w:rFonts w:ascii="Times" w:hAnsi="Times" w:cs="Times"/>
            </w:rPr>
          </w:rPrChange>
        </w:rPr>
        <w:t xml:space="preserve">5 </w:t>
      </w:r>
      <w:r w:rsidR="00224586" w:rsidRPr="00365026">
        <w:rPr>
          <w:rFonts w:ascii="Times New Roman" w:hAnsi="Times New Roman" w:cs="Times New Roman"/>
          <w:rPrChange w:id="79" w:author="Jane Kohlhoff" w:date="2024-06-11T09:53:00Z" w16du:dateUtc="2024-06-10T23:53:00Z">
            <w:rPr>
              <w:rFonts w:ascii="Times" w:hAnsi="Times" w:cs="Times"/>
            </w:rPr>
          </w:rPrChange>
        </w:rPr>
        <w:t>Macquarie University, Ryde, NSW, Australia</w:t>
      </w:r>
    </w:p>
    <w:p w14:paraId="733DC951" w14:textId="23EE71DC" w:rsidR="00CA5CBF" w:rsidRPr="00365026" w:rsidRDefault="00CA5CBF" w:rsidP="00CA5CBF">
      <w:pPr>
        <w:rPr>
          <w:rFonts w:ascii="Times New Roman" w:hAnsi="Times New Roman" w:cs="Times New Roman"/>
          <w:rPrChange w:id="80" w:author="Jane Kohlhoff" w:date="2024-06-11T09:53:00Z" w16du:dateUtc="2024-06-10T23:53:00Z">
            <w:rPr>
              <w:rFonts w:ascii="Times" w:hAnsi="Times" w:cs="Times"/>
            </w:rPr>
          </w:rPrChange>
        </w:rPr>
      </w:pPr>
      <w:r w:rsidRPr="00365026">
        <w:rPr>
          <w:rFonts w:ascii="Times New Roman" w:hAnsi="Times New Roman" w:cs="Times New Roman"/>
          <w:rPrChange w:id="81" w:author="Jane Kohlhoff" w:date="2024-06-11T09:53:00Z" w16du:dateUtc="2024-06-10T23:53:00Z">
            <w:rPr>
              <w:rFonts w:ascii="Times" w:hAnsi="Times" w:cs="Times"/>
            </w:rPr>
          </w:rPrChange>
        </w:rPr>
        <w:t xml:space="preserve">6 </w:t>
      </w:r>
      <w:r w:rsidR="00224586" w:rsidRPr="00365026">
        <w:rPr>
          <w:rFonts w:ascii="Times New Roman" w:hAnsi="Times New Roman" w:cs="Times New Roman"/>
          <w:rPrChange w:id="82" w:author="Jane Kohlhoff" w:date="2024-06-11T09:53:00Z" w16du:dateUtc="2024-06-10T23:53:00Z">
            <w:rPr>
              <w:rFonts w:ascii="Times" w:hAnsi="Times" w:cs="Times"/>
            </w:rPr>
          </w:rPrChange>
        </w:rPr>
        <w:t>Griffith University, Gold Coast, QLD Australia</w:t>
      </w:r>
    </w:p>
    <w:p w14:paraId="24610C75" w14:textId="77777777" w:rsidR="00CA5CBF" w:rsidRPr="00365026" w:rsidRDefault="00CA5CBF" w:rsidP="00CA5CBF">
      <w:pPr>
        <w:rPr>
          <w:rFonts w:ascii="Times New Roman" w:hAnsi="Times New Roman" w:cs="Times New Roman"/>
          <w:rPrChange w:id="83" w:author="Jane Kohlhoff" w:date="2024-06-11T09:53:00Z" w16du:dateUtc="2024-06-10T23:53:00Z">
            <w:rPr>
              <w:rFonts w:ascii="Times" w:hAnsi="Times" w:cs="Times"/>
            </w:rPr>
          </w:rPrChange>
        </w:rPr>
      </w:pPr>
      <w:r w:rsidRPr="00365026">
        <w:rPr>
          <w:rFonts w:ascii="Times New Roman" w:hAnsi="Times New Roman" w:cs="Times New Roman"/>
          <w:rPrChange w:id="84" w:author="Jane Kohlhoff" w:date="2024-06-11T09:53:00Z" w16du:dateUtc="2024-06-10T23:53:00Z">
            <w:rPr>
              <w:rFonts w:ascii="Times" w:hAnsi="Times" w:cs="Times"/>
            </w:rPr>
          </w:rPrChange>
        </w:rPr>
        <w:t xml:space="preserve">7 </w:t>
      </w:r>
      <w:r w:rsidRPr="00365026">
        <w:rPr>
          <w:rFonts w:ascii="Times New Roman" w:hAnsi="Times New Roman" w:cs="Times New Roman"/>
          <w:rPrChange w:id="85" w:author="Jane Kohlhoff" w:date="2024-06-11T09:53:00Z" w16du:dateUtc="2024-06-10T23:53:00Z">
            <w:rPr/>
          </w:rPrChange>
        </w:rPr>
        <w:fldChar w:fldCharType="begin"/>
      </w:r>
      <w:r w:rsidRPr="00365026">
        <w:rPr>
          <w:rFonts w:ascii="Times New Roman" w:hAnsi="Times New Roman" w:cs="Times New Roman"/>
          <w:rPrChange w:id="86" w:author="Jane Kohlhoff" w:date="2024-06-11T09:53:00Z" w16du:dateUtc="2024-06-10T23:53:00Z">
            <w:rPr/>
          </w:rPrChange>
        </w:rPr>
        <w:instrText>HYPERLINK "https://www.analytical.unsw.edu.au/" \o "Home"</w:instrText>
      </w:r>
      <w:r w:rsidRPr="00B15632">
        <w:rPr>
          <w:rFonts w:ascii="Times New Roman" w:hAnsi="Times New Roman" w:cs="Times New Roman"/>
        </w:rPr>
      </w:r>
      <w:r w:rsidRPr="00365026">
        <w:rPr>
          <w:rFonts w:ascii="Times New Roman" w:hAnsi="Times New Roman" w:cs="Times New Roman"/>
          <w:rPrChange w:id="87" w:author="Jane Kohlhoff" w:date="2024-06-11T09:53:00Z" w16du:dateUtc="2024-06-10T23:53:00Z">
            <w:rPr>
              <w:rFonts w:ascii="Times" w:hAnsi="Times" w:cs="Times"/>
            </w:rPr>
          </w:rPrChange>
        </w:rPr>
        <w:fldChar w:fldCharType="separate"/>
      </w:r>
      <w:r w:rsidRPr="00365026">
        <w:rPr>
          <w:rFonts w:ascii="Times New Roman" w:hAnsi="Times New Roman" w:cs="Times New Roman"/>
          <w:rPrChange w:id="88" w:author="Jane Kohlhoff" w:date="2024-06-11T09:53:00Z" w16du:dateUtc="2024-06-10T23:53:00Z">
            <w:rPr>
              <w:rFonts w:ascii="Times" w:hAnsi="Times" w:cs="Times"/>
            </w:rPr>
          </w:rPrChange>
        </w:rPr>
        <w:t>Mark Wainwright Analytical Centre</w:t>
      </w:r>
      <w:r w:rsidRPr="00365026">
        <w:rPr>
          <w:rFonts w:ascii="Times New Roman" w:hAnsi="Times New Roman" w:cs="Times New Roman"/>
          <w:rPrChange w:id="89" w:author="Jane Kohlhoff" w:date="2024-06-11T09:53:00Z" w16du:dateUtc="2024-06-10T23:53:00Z">
            <w:rPr>
              <w:rFonts w:ascii="Times" w:hAnsi="Times" w:cs="Times"/>
            </w:rPr>
          </w:rPrChange>
        </w:rPr>
        <w:fldChar w:fldCharType="end"/>
      </w:r>
      <w:r w:rsidRPr="00365026">
        <w:rPr>
          <w:rFonts w:ascii="Times New Roman" w:hAnsi="Times New Roman" w:cs="Times New Roman"/>
          <w:rPrChange w:id="90" w:author="Jane Kohlhoff" w:date="2024-06-11T09:53:00Z" w16du:dateUtc="2024-06-10T23:53:00Z">
            <w:rPr>
              <w:rFonts w:ascii="Times" w:hAnsi="Times" w:cs="Times"/>
            </w:rPr>
          </w:rPrChange>
        </w:rPr>
        <w:t>, University of New South Wales, Kensington, NSW Australia</w:t>
      </w:r>
    </w:p>
    <w:p w14:paraId="3A27AADD" w14:textId="15212DDC" w:rsidR="00CA5CBF" w:rsidRPr="00365026" w:rsidRDefault="00CA5CBF" w:rsidP="00CA5CBF">
      <w:pPr>
        <w:rPr>
          <w:rFonts w:ascii="Times New Roman" w:hAnsi="Times New Roman" w:cs="Times New Roman"/>
          <w:rPrChange w:id="91" w:author="Jane Kohlhoff" w:date="2024-06-11T09:53:00Z" w16du:dateUtc="2024-06-10T23:53:00Z">
            <w:rPr>
              <w:rFonts w:ascii="Times" w:hAnsi="Times" w:cs="Times"/>
            </w:rPr>
          </w:rPrChange>
        </w:rPr>
      </w:pPr>
      <w:r w:rsidRPr="00365026">
        <w:rPr>
          <w:rFonts w:ascii="Times New Roman" w:hAnsi="Times New Roman" w:cs="Times New Roman"/>
          <w:rPrChange w:id="92" w:author="Jane Kohlhoff" w:date="2024-06-11T09:53:00Z" w16du:dateUtc="2024-06-10T23:53:00Z">
            <w:rPr>
              <w:rFonts w:ascii="Times" w:hAnsi="Times" w:cs="Times"/>
            </w:rPr>
          </w:rPrChange>
        </w:rPr>
        <w:t xml:space="preserve">8 Families </w:t>
      </w:r>
      <w:proofErr w:type="gramStart"/>
      <w:r w:rsidRPr="00365026">
        <w:rPr>
          <w:rFonts w:ascii="Times New Roman" w:hAnsi="Times New Roman" w:cs="Times New Roman"/>
          <w:rPrChange w:id="93" w:author="Jane Kohlhoff" w:date="2024-06-11T09:53:00Z" w16du:dateUtc="2024-06-10T23:53:00Z">
            <w:rPr>
              <w:rFonts w:ascii="Times" w:hAnsi="Times" w:cs="Times"/>
            </w:rPr>
          </w:rPrChange>
        </w:rPr>
        <w:t>In</w:t>
      </w:r>
      <w:proofErr w:type="gramEnd"/>
      <w:r w:rsidRPr="00365026">
        <w:rPr>
          <w:rFonts w:ascii="Times New Roman" w:hAnsi="Times New Roman" w:cs="Times New Roman"/>
          <w:rPrChange w:id="94" w:author="Jane Kohlhoff" w:date="2024-06-11T09:53:00Z" w16du:dateUtc="2024-06-10T23:53:00Z">
            <w:rPr>
              <w:rFonts w:ascii="Times" w:hAnsi="Times" w:cs="Times"/>
            </w:rPr>
          </w:rPrChange>
        </w:rPr>
        <w:t xml:space="preserve"> Mind Psychology</w:t>
      </w:r>
      <w:r w:rsidR="00224586" w:rsidRPr="00365026">
        <w:rPr>
          <w:rFonts w:ascii="Times New Roman" w:hAnsi="Times New Roman" w:cs="Times New Roman"/>
          <w:rPrChange w:id="95" w:author="Jane Kohlhoff" w:date="2024-06-11T09:53:00Z" w16du:dateUtc="2024-06-10T23:53:00Z">
            <w:rPr>
              <w:rFonts w:ascii="Times" w:hAnsi="Times" w:cs="Times"/>
            </w:rPr>
          </w:rPrChange>
        </w:rPr>
        <w:t>, Canberra, ACT Australia</w:t>
      </w:r>
    </w:p>
    <w:p w14:paraId="1ED2A945" w14:textId="77777777" w:rsidR="00CA5CBF" w:rsidRPr="00365026" w:rsidRDefault="00CA5CBF" w:rsidP="00CA5CBF">
      <w:pPr>
        <w:rPr>
          <w:rFonts w:ascii="Times New Roman" w:hAnsi="Times New Roman" w:cs="Times New Roman"/>
          <w:rPrChange w:id="96" w:author="Jane Kohlhoff" w:date="2024-06-11T09:53:00Z" w16du:dateUtc="2024-06-10T23:53:00Z">
            <w:rPr>
              <w:rFonts w:ascii="Times" w:hAnsi="Times" w:cs="Times"/>
            </w:rPr>
          </w:rPrChange>
        </w:rPr>
      </w:pPr>
      <w:r w:rsidRPr="00365026">
        <w:rPr>
          <w:rFonts w:ascii="Times New Roman" w:hAnsi="Times New Roman" w:cs="Times New Roman"/>
          <w:rPrChange w:id="97" w:author="Jane Kohlhoff" w:date="2024-06-11T09:53:00Z" w16du:dateUtc="2024-06-10T23:53:00Z">
            <w:rPr>
              <w:rFonts w:ascii="Times" w:hAnsi="Times" w:cs="Times"/>
            </w:rPr>
          </w:rPrChange>
        </w:rPr>
        <w:t>9 West Virginia University, Morgantown, WV, United States</w:t>
      </w:r>
    </w:p>
    <w:p w14:paraId="300BD722" w14:textId="59A4D824" w:rsidR="00BF2DFD" w:rsidRPr="00365026" w:rsidRDefault="00BF2DFD" w:rsidP="00F44A52">
      <w:pPr>
        <w:rPr>
          <w:ins w:id="98" w:author="Jane Kohlhoff" w:date="2024-06-11T09:47:00Z" w16du:dateUtc="2024-06-10T23:47:00Z"/>
          <w:rFonts w:ascii="Times New Roman" w:hAnsi="Times New Roman" w:cs="Times New Roman"/>
          <w:rPrChange w:id="99" w:author="Jane Kohlhoff" w:date="2024-06-11T09:53:00Z" w16du:dateUtc="2024-06-10T23:53:00Z">
            <w:rPr>
              <w:ins w:id="100" w:author="Jane Kohlhoff" w:date="2024-06-11T09:47:00Z" w16du:dateUtc="2024-06-10T23:47:00Z"/>
              <w:rFonts w:ascii="Times" w:hAnsi="Times" w:cs="Times"/>
            </w:rPr>
          </w:rPrChange>
        </w:rPr>
      </w:pPr>
      <w:ins w:id="101" w:author="Jane Kohlhoff" w:date="2024-06-11T09:47:00Z" w16du:dateUtc="2024-06-10T23:47:00Z">
        <w:r w:rsidRPr="00365026">
          <w:rPr>
            <w:rFonts w:ascii="Times New Roman" w:hAnsi="Times New Roman" w:cs="Times New Roman"/>
            <w:rPrChange w:id="102" w:author="Jane Kohlhoff" w:date="2024-06-11T09:53:00Z" w16du:dateUtc="2024-06-10T23:53:00Z">
              <w:rPr>
                <w:rFonts w:ascii="Times" w:hAnsi="Times" w:cs="Times"/>
              </w:rPr>
            </w:rPrChange>
          </w:rPr>
          <w:t xml:space="preserve">10 </w:t>
        </w:r>
        <w:r w:rsidRPr="00365026">
          <w:rPr>
            <w:rFonts w:ascii="Times New Roman" w:hAnsi="Times New Roman" w:cs="Times New Roman"/>
            <w:rPrChange w:id="103" w:author="Jane Kohlhoff" w:date="2024-06-11T09:53:00Z" w16du:dateUtc="2024-06-10T23:53:00Z">
              <w:rPr>
                <w:rFonts w:ascii="Calibri" w:hAnsi="Calibri" w:cs="Calibri"/>
                <w:color w:val="242424"/>
                <w:shd w:val="clear" w:color="auto" w:fill="FFFFFF"/>
              </w:rPr>
            </w:rPrChange>
          </w:rPr>
          <w:t xml:space="preserve">University of Nebraska Medical </w:t>
        </w:r>
        <w:proofErr w:type="spellStart"/>
        <w:r w:rsidRPr="00365026">
          <w:rPr>
            <w:rFonts w:ascii="Times New Roman" w:hAnsi="Times New Roman" w:cs="Times New Roman"/>
            <w:rPrChange w:id="104" w:author="Jane Kohlhoff" w:date="2024-06-11T09:53:00Z" w16du:dateUtc="2024-06-10T23:53:00Z">
              <w:rPr>
                <w:rFonts w:ascii="Calibri" w:hAnsi="Calibri" w:cs="Calibri"/>
                <w:color w:val="242424"/>
                <w:shd w:val="clear" w:color="auto" w:fill="FFFFFF"/>
              </w:rPr>
            </w:rPrChange>
          </w:rPr>
          <w:t>Center</w:t>
        </w:r>
        <w:proofErr w:type="spellEnd"/>
        <w:r w:rsidRPr="00365026">
          <w:rPr>
            <w:rFonts w:ascii="Times New Roman" w:hAnsi="Times New Roman" w:cs="Times New Roman"/>
            <w:rPrChange w:id="105" w:author="Jane Kohlhoff" w:date="2024-06-11T09:53:00Z" w16du:dateUtc="2024-06-10T23:53:00Z">
              <w:rPr>
                <w:rFonts w:ascii="Calibri" w:hAnsi="Calibri" w:cs="Calibri"/>
                <w:color w:val="242424"/>
                <w:shd w:val="clear" w:color="auto" w:fill="FFFFFF"/>
              </w:rPr>
            </w:rPrChange>
          </w:rPr>
          <w:t>, Omaha, NE</w:t>
        </w:r>
      </w:ins>
    </w:p>
    <w:p w14:paraId="28ABF9A6" w14:textId="7E8F300A" w:rsidR="00F44A52" w:rsidRPr="00365026" w:rsidRDefault="00F44A52" w:rsidP="00F44A52">
      <w:pPr>
        <w:rPr>
          <w:rFonts w:ascii="Times New Roman" w:hAnsi="Times New Roman" w:cs="Times New Roman"/>
          <w:rPrChange w:id="106" w:author="Jane Kohlhoff" w:date="2024-06-11T09:53:00Z" w16du:dateUtc="2024-06-10T23:53:00Z">
            <w:rPr>
              <w:rFonts w:ascii="Times" w:hAnsi="Times" w:cs="Times"/>
            </w:rPr>
          </w:rPrChange>
        </w:rPr>
      </w:pPr>
      <w:r w:rsidRPr="00365026">
        <w:rPr>
          <w:rFonts w:ascii="Times New Roman" w:hAnsi="Times New Roman" w:cs="Times New Roman"/>
          <w:rPrChange w:id="107" w:author="Jane Kohlhoff" w:date="2024-06-11T09:53:00Z" w16du:dateUtc="2024-06-10T23:53:00Z">
            <w:rPr>
              <w:rFonts w:ascii="Times" w:hAnsi="Times" w:cs="Times"/>
            </w:rPr>
          </w:rPrChange>
        </w:rPr>
        <w:t>1</w:t>
      </w:r>
      <w:ins w:id="108" w:author="Jane Kohlhoff" w:date="2024-06-11T09:47:00Z" w16du:dateUtc="2024-06-10T23:47:00Z">
        <w:r w:rsidR="00BF2DFD" w:rsidRPr="00365026">
          <w:rPr>
            <w:rFonts w:ascii="Times New Roman" w:hAnsi="Times New Roman" w:cs="Times New Roman"/>
            <w:rPrChange w:id="109" w:author="Jane Kohlhoff" w:date="2024-06-11T09:53:00Z" w16du:dateUtc="2024-06-10T23:53:00Z">
              <w:rPr>
                <w:rFonts w:ascii="Times" w:hAnsi="Times" w:cs="Times"/>
              </w:rPr>
            </w:rPrChange>
          </w:rPr>
          <w:t>1</w:t>
        </w:r>
      </w:ins>
      <w:del w:id="110" w:author="Jane Kohlhoff" w:date="2024-06-11T09:47:00Z" w16du:dateUtc="2024-06-10T23:47:00Z">
        <w:r w:rsidRPr="00365026" w:rsidDel="00BF2DFD">
          <w:rPr>
            <w:rFonts w:ascii="Times New Roman" w:hAnsi="Times New Roman" w:cs="Times New Roman"/>
            <w:rPrChange w:id="111" w:author="Jane Kohlhoff" w:date="2024-06-11T09:53:00Z" w16du:dateUtc="2024-06-10T23:53:00Z">
              <w:rPr>
                <w:rFonts w:ascii="Times" w:hAnsi="Times" w:cs="Times"/>
              </w:rPr>
            </w:rPrChange>
          </w:rPr>
          <w:delText>0</w:delText>
        </w:r>
      </w:del>
      <w:r w:rsidRPr="00365026">
        <w:rPr>
          <w:rFonts w:ascii="Times New Roman" w:hAnsi="Times New Roman" w:cs="Times New Roman"/>
          <w:rPrChange w:id="112" w:author="Jane Kohlhoff" w:date="2024-06-11T09:53:00Z" w16du:dateUtc="2024-06-10T23:53:00Z">
            <w:rPr>
              <w:rFonts w:ascii="Times" w:hAnsi="Times" w:cs="Times"/>
            </w:rPr>
          </w:rPrChange>
        </w:rPr>
        <w:t xml:space="preserve"> </w:t>
      </w:r>
      <w:ins w:id="113" w:author="Jane Kohlhoff" w:date="2024-05-17T05:42:00Z" w16du:dateUtc="2024-05-16T19:42:00Z">
        <w:r w:rsidR="0070695B" w:rsidRPr="00365026">
          <w:rPr>
            <w:rFonts w:ascii="Times New Roman" w:hAnsi="Times New Roman" w:cs="Times New Roman"/>
            <w:rPrChange w:id="114" w:author="Jane Kohlhoff" w:date="2024-06-11T09:53:00Z" w16du:dateUtc="2024-06-10T23:53:00Z">
              <w:rPr>
                <w:rFonts w:ascii="Times" w:hAnsi="Times" w:cs="Times"/>
              </w:rPr>
            </w:rPrChange>
          </w:rPr>
          <w:t xml:space="preserve">University of </w:t>
        </w:r>
      </w:ins>
      <w:r w:rsidRPr="00365026">
        <w:rPr>
          <w:rFonts w:ascii="Times New Roman" w:hAnsi="Times New Roman" w:cs="Times New Roman"/>
          <w:rPrChange w:id="115" w:author="Jane Kohlhoff" w:date="2024-06-11T09:53:00Z" w16du:dateUtc="2024-06-10T23:53:00Z">
            <w:rPr>
              <w:rFonts w:ascii="Times" w:hAnsi="Times" w:cs="Times"/>
            </w:rPr>
          </w:rPrChange>
        </w:rPr>
        <w:t>Florida</w:t>
      </w:r>
      <w:del w:id="116" w:author="Jane Kohlhoff" w:date="2024-05-17T05:42:00Z" w16du:dateUtc="2024-05-16T19:42:00Z">
        <w:r w:rsidRPr="00365026" w:rsidDel="0070695B">
          <w:rPr>
            <w:rFonts w:ascii="Times New Roman" w:hAnsi="Times New Roman" w:cs="Times New Roman"/>
            <w:rPrChange w:id="117" w:author="Jane Kohlhoff" w:date="2024-06-11T09:53:00Z" w16du:dateUtc="2024-06-10T23:53:00Z">
              <w:rPr>
                <w:rFonts w:ascii="Times" w:hAnsi="Times" w:cs="Times"/>
              </w:rPr>
            </w:rPrChange>
          </w:rPr>
          <w:delText xml:space="preserve"> University</w:delText>
        </w:r>
      </w:del>
      <w:r w:rsidRPr="00365026">
        <w:rPr>
          <w:rFonts w:ascii="Times New Roman" w:hAnsi="Times New Roman" w:cs="Times New Roman"/>
          <w:rPrChange w:id="118" w:author="Jane Kohlhoff" w:date="2024-06-11T09:53:00Z" w16du:dateUtc="2024-06-10T23:53:00Z">
            <w:rPr>
              <w:rFonts w:ascii="Times" w:hAnsi="Times" w:cs="Times"/>
            </w:rPr>
          </w:rPrChange>
        </w:rPr>
        <w:t xml:space="preserve">, </w:t>
      </w:r>
      <w:ins w:id="119" w:author="Jane Kohlhoff" w:date="2024-05-17T05:41:00Z" w16du:dateUtc="2024-05-16T19:41:00Z">
        <w:r w:rsidR="0070695B" w:rsidRPr="00365026">
          <w:rPr>
            <w:rFonts w:ascii="Times New Roman" w:hAnsi="Times New Roman" w:cs="Times New Roman"/>
            <w:rPrChange w:id="120" w:author="Jane Kohlhoff" w:date="2024-06-11T09:53:00Z" w16du:dateUtc="2024-06-10T23:53:00Z">
              <w:rPr>
                <w:rFonts w:ascii="Times" w:hAnsi="Times" w:cs="Times"/>
              </w:rPr>
            </w:rPrChange>
          </w:rPr>
          <w:t>G</w:t>
        </w:r>
      </w:ins>
      <w:ins w:id="121" w:author="Jane Kohlhoff" w:date="2024-05-17T05:42:00Z" w16du:dateUtc="2024-05-16T19:42:00Z">
        <w:r w:rsidR="0070695B" w:rsidRPr="00365026">
          <w:rPr>
            <w:rFonts w:ascii="Times New Roman" w:hAnsi="Times New Roman" w:cs="Times New Roman"/>
            <w:rPrChange w:id="122" w:author="Jane Kohlhoff" w:date="2024-06-11T09:53:00Z" w16du:dateUtc="2024-06-10T23:53:00Z">
              <w:rPr>
                <w:rFonts w:ascii="Times" w:hAnsi="Times" w:cs="Times"/>
              </w:rPr>
            </w:rPrChange>
          </w:rPr>
          <w:t xml:space="preserve">ainesville, </w:t>
        </w:r>
      </w:ins>
      <w:r w:rsidRPr="00365026">
        <w:rPr>
          <w:rFonts w:ascii="Times New Roman" w:hAnsi="Times New Roman" w:cs="Times New Roman"/>
          <w:rPrChange w:id="123" w:author="Jane Kohlhoff" w:date="2024-06-11T09:53:00Z" w16du:dateUtc="2024-06-10T23:53:00Z">
            <w:rPr>
              <w:rFonts w:ascii="Times" w:hAnsi="Times" w:cs="Times"/>
            </w:rPr>
          </w:rPrChange>
        </w:rPr>
        <w:t>F</w:t>
      </w:r>
      <w:r w:rsidR="00224586" w:rsidRPr="00365026">
        <w:rPr>
          <w:rFonts w:ascii="Times New Roman" w:hAnsi="Times New Roman" w:cs="Times New Roman"/>
          <w:rPrChange w:id="124" w:author="Jane Kohlhoff" w:date="2024-06-11T09:53:00Z" w16du:dateUtc="2024-06-10T23:53:00Z">
            <w:rPr>
              <w:rFonts w:ascii="Times" w:hAnsi="Times" w:cs="Times"/>
            </w:rPr>
          </w:rPrChange>
        </w:rPr>
        <w:t>L</w:t>
      </w:r>
      <w:ins w:id="125" w:author="Jane Kohlhoff" w:date="2024-05-17T05:42:00Z" w16du:dateUtc="2024-05-16T19:42:00Z">
        <w:r w:rsidR="0070695B" w:rsidRPr="00365026">
          <w:rPr>
            <w:rFonts w:ascii="Times New Roman" w:hAnsi="Times New Roman" w:cs="Times New Roman"/>
            <w:rPrChange w:id="126" w:author="Jane Kohlhoff" w:date="2024-06-11T09:53:00Z" w16du:dateUtc="2024-06-10T23:53:00Z">
              <w:rPr>
                <w:rFonts w:ascii="Times" w:hAnsi="Times" w:cs="Times"/>
              </w:rPr>
            </w:rPrChange>
          </w:rPr>
          <w:t>,</w:t>
        </w:r>
      </w:ins>
      <w:r w:rsidRPr="00365026">
        <w:rPr>
          <w:rFonts w:ascii="Times New Roman" w:hAnsi="Times New Roman" w:cs="Times New Roman"/>
          <w:rPrChange w:id="127" w:author="Jane Kohlhoff" w:date="2024-06-11T09:53:00Z" w16du:dateUtc="2024-06-10T23:53:00Z">
            <w:rPr>
              <w:rFonts w:ascii="Times" w:hAnsi="Times" w:cs="Times"/>
            </w:rPr>
          </w:rPrChange>
        </w:rPr>
        <w:t xml:space="preserve"> United States</w:t>
      </w:r>
    </w:p>
    <w:p w14:paraId="2EAF3E9A" w14:textId="77777777" w:rsidR="00CA5CBF" w:rsidRPr="00365026" w:rsidRDefault="00CA5CBF" w:rsidP="00CA5CBF">
      <w:pPr>
        <w:spacing w:line="480" w:lineRule="auto"/>
        <w:rPr>
          <w:rFonts w:ascii="Times New Roman" w:hAnsi="Times New Roman" w:cs="Times New Roman"/>
          <w:b/>
          <w:i/>
          <w:rPrChange w:id="128" w:author="Jane Kohlhoff" w:date="2024-06-11T09:53:00Z" w16du:dateUtc="2024-06-10T23:53:00Z">
            <w:rPr>
              <w:rFonts w:ascii="Times" w:hAnsi="Times"/>
              <w:b/>
              <w:i/>
            </w:rPr>
          </w:rPrChange>
        </w:rPr>
      </w:pPr>
    </w:p>
    <w:p w14:paraId="1401609B" w14:textId="77777777" w:rsidR="00CA5CBF" w:rsidRPr="00365026" w:rsidRDefault="00CA5CBF" w:rsidP="002C4AD8">
      <w:pPr>
        <w:spacing w:line="360" w:lineRule="auto"/>
        <w:rPr>
          <w:rFonts w:ascii="Times New Roman" w:hAnsi="Times New Roman" w:cs="Times New Roman"/>
          <w:b/>
          <w:i/>
          <w:rPrChange w:id="129" w:author="Jane Kohlhoff" w:date="2024-06-11T09:53:00Z" w16du:dateUtc="2024-06-10T23:53:00Z">
            <w:rPr>
              <w:rFonts w:ascii="Times" w:hAnsi="Times"/>
              <w:b/>
              <w:i/>
            </w:rPr>
          </w:rPrChange>
        </w:rPr>
      </w:pPr>
      <w:r w:rsidRPr="00365026">
        <w:rPr>
          <w:rFonts w:ascii="Times New Roman" w:hAnsi="Times New Roman" w:cs="Times New Roman"/>
          <w:b/>
          <w:i/>
          <w:rPrChange w:id="130" w:author="Jane Kohlhoff" w:date="2024-06-11T09:53:00Z" w16du:dateUtc="2024-06-10T23:53:00Z">
            <w:rPr>
              <w:rFonts w:ascii="Times" w:hAnsi="Times"/>
              <w:b/>
              <w:i/>
            </w:rPr>
          </w:rPrChange>
        </w:rPr>
        <w:t>Corresponding author:</w:t>
      </w:r>
    </w:p>
    <w:p w14:paraId="13E3D8CD" w14:textId="77777777" w:rsidR="00CA5CBF" w:rsidRPr="00365026" w:rsidRDefault="00CA5CBF" w:rsidP="002C4AD8">
      <w:pPr>
        <w:spacing w:line="360" w:lineRule="auto"/>
        <w:rPr>
          <w:rFonts w:ascii="Times New Roman" w:hAnsi="Times New Roman" w:cs="Times New Roman"/>
          <w:color w:val="000000"/>
          <w:lang w:val="en-US"/>
          <w:rPrChange w:id="131" w:author="Jane Kohlhoff" w:date="2024-06-11T09:53:00Z" w16du:dateUtc="2024-06-10T23:53:00Z">
            <w:rPr>
              <w:rFonts w:ascii="Times" w:hAnsi="Times" w:cs="Times"/>
              <w:color w:val="000000"/>
              <w:lang w:val="en-US"/>
            </w:rPr>
          </w:rPrChange>
        </w:rPr>
      </w:pPr>
      <w:r w:rsidRPr="00365026">
        <w:rPr>
          <w:rFonts w:ascii="Times New Roman" w:hAnsi="Times New Roman" w:cs="Times New Roman"/>
          <w:color w:val="000000"/>
          <w:lang w:val="en-US"/>
          <w:rPrChange w:id="132" w:author="Jane Kohlhoff" w:date="2024-06-11T09:53:00Z" w16du:dateUtc="2024-06-10T23:53:00Z">
            <w:rPr>
              <w:rFonts w:ascii="Times" w:hAnsi="Times" w:cs="Times"/>
              <w:color w:val="000000"/>
              <w:lang w:val="en-US"/>
            </w:rPr>
          </w:rPrChange>
        </w:rPr>
        <w:t>Jane Kohlhoff, PhD</w:t>
      </w:r>
    </w:p>
    <w:p w14:paraId="2700F6AF" w14:textId="234263C7" w:rsidR="00CA5CBF" w:rsidRPr="00365026" w:rsidRDefault="00031C15" w:rsidP="002C4AD8">
      <w:pPr>
        <w:spacing w:line="360" w:lineRule="auto"/>
        <w:rPr>
          <w:rFonts w:ascii="Times New Roman" w:hAnsi="Times New Roman" w:cs="Times New Roman"/>
          <w:color w:val="000000"/>
          <w:lang w:val="en-US"/>
          <w:rPrChange w:id="133" w:author="Jane Kohlhoff" w:date="2024-06-11T09:53:00Z" w16du:dateUtc="2024-06-10T23:53:00Z">
            <w:rPr>
              <w:rFonts w:ascii="Times" w:hAnsi="Times" w:cs="Times"/>
              <w:color w:val="000000"/>
              <w:lang w:val="en-US"/>
            </w:rPr>
          </w:rPrChange>
        </w:rPr>
      </w:pPr>
      <w:r w:rsidRPr="00365026">
        <w:rPr>
          <w:rFonts w:ascii="Times New Roman" w:hAnsi="Times New Roman" w:cs="Times New Roman"/>
          <w:color w:val="000000"/>
          <w:lang w:val="en-US"/>
          <w:rPrChange w:id="134" w:author="Jane Kohlhoff" w:date="2024-06-11T09:53:00Z" w16du:dateUtc="2024-06-10T23:53:00Z">
            <w:rPr>
              <w:rFonts w:ascii="Times" w:hAnsi="Times" w:cs="Times"/>
              <w:color w:val="000000"/>
              <w:lang w:val="en-US"/>
            </w:rPr>
          </w:rPrChange>
        </w:rPr>
        <w:t>Discipline of</w:t>
      </w:r>
      <w:r w:rsidR="00CA5CBF" w:rsidRPr="00365026">
        <w:rPr>
          <w:rFonts w:ascii="Times New Roman" w:hAnsi="Times New Roman" w:cs="Times New Roman"/>
          <w:color w:val="000000"/>
          <w:lang w:val="en-US"/>
          <w:rPrChange w:id="135" w:author="Jane Kohlhoff" w:date="2024-06-11T09:53:00Z" w16du:dateUtc="2024-06-10T23:53:00Z">
            <w:rPr>
              <w:rFonts w:ascii="Times" w:hAnsi="Times" w:cs="Times"/>
              <w:color w:val="000000"/>
              <w:lang w:val="en-US"/>
            </w:rPr>
          </w:rPrChange>
        </w:rPr>
        <w:t xml:space="preserve"> Psychiatry</w:t>
      </w:r>
      <w:r w:rsidR="002C4AD8" w:rsidRPr="00365026">
        <w:rPr>
          <w:rFonts w:ascii="Times New Roman" w:hAnsi="Times New Roman" w:cs="Times New Roman"/>
          <w:color w:val="000000"/>
          <w:lang w:val="en-US"/>
          <w:rPrChange w:id="136" w:author="Jane Kohlhoff" w:date="2024-06-11T09:53:00Z" w16du:dateUtc="2024-06-10T23:53:00Z">
            <w:rPr>
              <w:rFonts w:ascii="Times" w:hAnsi="Times" w:cs="Times"/>
              <w:color w:val="000000"/>
              <w:lang w:val="en-US"/>
            </w:rPr>
          </w:rPrChange>
        </w:rPr>
        <w:t xml:space="preserve"> and Mental Health</w:t>
      </w:r>
      <w:r w:rsidR="00CA5CBF" w:rsidRPr="00365026">
        <w:rPr>
          <w:rFonts w:ascii="Times New Roman" w:hAnsi="Times New Roman" w:cs="Times New Roman"/>
          <w:color w:val="000000"/>
          <w:lang w:val="en-US"/>
          <w:rPrChange w:id="137" w:author="Jane Kohlhoff" w:date="2024-06-11T09:53:00Z" w16du:dateUtc="2024-06-10T23:53:00Z">
            <w:rPr>
              <w:rFonts w:ascii="Times" w:hAnsi="Times" w:cs="Times"/>
              <w:color w:val="000000"/>
              <w:lang w:val="en-US"/>
            </w:rPr>
          </w:rPrChange>
        </w:rPr>
        <w:t>, University of New South Wales</w:t>
      </w:r>
    </w:p>
    <w:p w14:paraId="6B04529E" w14:textId="77777777" w:rsidR="00CA5CBF" w:rsidRPr="00365026" w:rsidRDefault="00CA5CBF" w:rsidP="002C4AD8">
      <w:pPr>
        <w:spacing w:line="360" w:lineRule="auto"/>
        <w:rPr>
          <w:rFonts w:ascii="Times New Roman" w:hAnsi="Times New Roman" w:cs="Times New Roman"/>
          <w:color w:val="000000"/>
          <w:lang w:val="en-US"/>
          <w:rPrChange w:id="138" w:author="Jane Kohlhoff" w:date="2024-06-11T09:53:00Z" w16du:dateUtc="2024-06-10T23:53:00Z">
            <w:rPr>
              <w:rFonts w:ascii="Times" w:hAnsi="Times" w:cs="Times"/>
              <w:color w:val="000000"/>
              <w:lang w:val="en-US"/>
            </w:rPr>
          </w:rPrChange>
        </w:rPr>
      </w:pPr>
      <w:proofErr w:type="spellStart"/>
      <w:r w:rsidRPr="00365026">
        <w:rPr>
          <w:rFonts w:ascii="Times New Roman" w:hAnsi="Times New Roman" w:cs="Times New Roman"/>
          <w:color w:val="000000"/>
          <w:lang w:val="en-US"/>
          <w:rPrChange w:id="139" w:author="Jane Kohlhoff" w:date="2024-06-11T09:53:00Z" w16du:dateUtc="2024-06-10T23:53:00Z">
            <w:rPr>
              <w:rFonts w:ascii="Times" w:hAnsi="Times" w:cs="Times"/>
              <w:color w:val="000000"/>
              <w:lang w:val="en-US"/>
            </w:rPr>
          </w:rPrChange>
        </w:rPr>
        <w:t>Karitane</w:t>
      </w:r>
      <w:proofErr w:type="spellEnd"/>
      <w:r w:rsidRPr="00365026">
        <w:rPr>
          <w:rFonts w:ascii="Times New Roman" w:hAnsi="Times New Roman" w:cs="Times New Roman"/>
          <w:color w:val="000000"/>
          <w:lang w:val="en-US"/>
          <w:rPrChange w:id="140" w:author="Jane Kohlhoff" w:date="2024-06-11T09:53:00Z" w16du:dateUtc="2024-06-10T23:53:00Z">
            <w:rPr>
              <w:rFonts w:ascii="Times" w:hAnsi="Times" w:cs="Times"/>
              <w:color w:val="000000"/>
              <w:lang w:val="en-US"/>
            </w:rPr>
          </w:rPrChange>
        </w:rPr>
        <w:t xml:space="preserve">, P.O. Box 241, </w:t>
      </w:r>
      <w:proofErr w:type="spellStart"/>
      <w:r w:rsidRPr="00365026">
        <w:rPr>
          <w:rFonts w:ascii="Times New Roman" w:hAnsi="Times New Roman" w:cs="Times New Roman"/>
          <w:color w:val="000000"/>
          <w:lang w:val="en-US"/>
          <w:rPrChange w:id="141" w:author="Jane Kohlhoff" w:date="2024-06-11T09:53:00Z" w16du:dateUtc="2024-06-10T23:53:00Z">
            <w:rPr>
              <w:rFonts w:ascii="Times" w:hAnsi="Times" w:cs="Times"/>
              <w:color w:val="000000"/>
              <w:lang w:val="en-US"/>
            </w:rPr>
          </w:rPrChange>
        </w:rPr>
        <w:t>Villawood</w:t>
      </w:r>
      <w:proofErr w:type="spellEnd"/>
      <w:r w:rsidRPr="00365026">
        <w:rPr>
          <w:rFonts w:ascii="Times New Roman" w:hAnsi="Times New Roman" w:cs="Times New Roman"/>
          <w:color w:val="000000"/>
          <w:lang w:val="en-US"/>
          <w:rPrChange w:id="142" w:author="Jane Kohlhoff" w:date="2024-06-11T09:53:00Z" w16du:dateUtc="2024-06-10T23:53:00Z">
            <w:rPr>
              <w:rFonts w:ascii="Times" w:hAnsi="Times" w:cs="Times"/>
              <w:color w:val="000000"/>
              <w:lang w:val="en-US"/>
            </w:rPr>
          </w:rPrChange>
        </w:rPr>
        <w:t>, NSW, 2163, Australia</w:t>
      </w:r>
    </w:p>
    <w:p w14:paraId="1FE25656" w14:textId="77777777" w:rsidR="00CA5CBF" w:rsidRPr="00365026" w:rsidRDefault="00CA5CBF" w:rsidP="002C4AD8">
      <w:pPr>
        <w:spacing w:line="360" w:lineRule="auto"/>
        <w:rPr>
          <w:rFonts w:ascii="Times New Roman" w:hAnsi="Times New Roman" w:cs="Times New Roman"/>
          <w:rPrChange w:id="143" w:author="Jane Kohlhoff" w:date="2024-06-11T09:53:00Z" w16du:dateUtc="2024-06-10T23:53:00Z">
            <w:rPr>
              <w:rFonts w:ascii="Times" w:hAnsi="Times"/>
            </w:rPr>
          </w:rPrChange>
        </w:rPr>
      </w:pPr>
      <w:r w:rsidRPr="00365026">
        <w:rPr>
          <w:rFonts w:ascii="Times New Roman" w:hAnsi="Times New Roman" w:cs="Times New Roman"/>
          <w:rPrChange w:id="144" w:author="Jane Kohlhoff" w:date="2024-06-11T09:53:00Z" w16du:dateUtc="2024-06-10T23:53:00Z">
            <w:rPr>
              <w:rFonts w:ascii="Times" w:hAnsi="Times"/>
            </w:rPr>
          </w:rPrChange>
        </w:rPr>
        <w:t xml:space="preserve">Email: </w:t>
      </w:r>
      <w:r w:rsidRPr="00365026">
        <w:rPr>
          <w:rFonts w:ascii="Times New Roman" w:hAnsi="Times New Roman" w:cs="Times New Roman"/>
          <w:rPrChange w:id="145" w:author="Jane Kohlhoff" w:date="2024-06-11T09:53:00Z" w16du:dateUtc="2024-06-10T23:53:00Z">
            <w:rPr/>
          </w:rPrChange>
        </w:rPr>
        <w:fldChar w:fldCharType="begin"/>
      </w:r>
      <w:r w:rsidRPr="00365026">
        <w:rPr>
          <w:rFonts w:ascii="Times New Roman" w:hAnsi="Times New Roman" w:cs="Times New Roman"/>
          <w:rPrChange w:id="146" w:author="Jane Kohlhoff" w:date="2024-06-11T09:53:00Z" w16du:dateUtc="2024-06-10T23:53:00Z">
            <w:rPr/>
          </w:rPrChange>
        </w:rPr>
        <w:instrText>HYPERLINK "mailto:jane.kohlhoff@unsw.edu.au"</w:instrText>
      </w:r>
      <w:r w:rsidRPr="00B15632">
        <w:rPr>
          <w:rFonts w:ascii="Times New Roman" w:hAnsi="Times New Roman" w:cs="Times New Roman"/>
        </w:rPr>
      </w:r>
      <w:r w:rsidRPr="00365026">
        <w:rPr>
          <w:rFonts w:ascii="Times New Roman" w:hAnsi="Times New Roman" w:cs="Times New Roman"/>
          <w:rPrChange w:id="147" w:author="Jane Kohlhoff" w:date="2024-06-11T09:53:00Z" w16du:dateUtc="2024-06-10T23:53:00Z">
            <w:rPr>
              <w:rStyle w:val="Hyperlink"/>
              <w:rFonts w:ascii="Times" w:hAnsi="Times"/>
            </w:rPr>
          </w:rPrChange>
        </w:rPr>
        <w:fldChar w:fldCharType="separate"/>
      </w:r>
      <w:r w:rsidRPr="00365026">
        <w:rPr>
          <w:rStyle w:val="Hyperlink"/>
          <w:rFonts w:ascii="Times New Roman" w:hAnsi="Times New Roman" w:cs="Times New Roman"/>
          <w:rPrChange w:id="148" w:author="Jane Kohlhoff" w:date="2024-06-11T09:53:00Z" w16du:dateUtc="2024-06-10T23:53:00Z">
            <w:rPr>
              <w:rStyle w:val="Hyperlink"/>
              <w:rFonts w:ascii="Times" w:hAnsi="Times"/>
            </w:rPr>
          </w:rPrChange>
        </w:rPr>
        <w:t>jane.kohlhoff@unsw.edu.au</w:t>
      </w:r>
      <w:r w:rsidRPr="00365026">
        <w:rPr>
          <w:rStyle w:val="Hyperlink"/>
          <w:rFonts w:ascii="Times New Roman" w:hAnsi="Times New Roman" w:cs="Times New Roman"/>
          <w:rPrChange w:id="149" w:author="Jane Kohlhoff" w:date="2024-06-11T09:53:00Z" w16du:dateUtc="2024-06-10T23:53:00Z">
            <w:rPr>
              <w:rStyle w:val="Hyperlink"/>
              <w:rFonts w:ascii="Times" w:hAnsi="Times"/>
            </w:rPr>
          </w:rPrChange>
        </w:rPr>
        <w:fldChar w:fldCharType="end"/>
      </w:r>
      <w:r w:rsidRPr="00365026">
        <w:rPr>
          <w:rStyle w:val="rpc41"/>
          <w:rFonts w:ascii="Times New Roman" w:hAnsi="Times New Roman" w:cs="Times New Roman"/>
          <w:rPrChange w:id="150" w:author="Jane Kohlhoff" w:date="2024-06-11T09:53:00Z" w16du:dateUtc="2024-06-10T23:53:00Z">
            <w:rPr>
              <w:rStyle w:val="rpc41"/>
              <w:rFonts w:ascii="Times" w:hAnsi="Times"/>
            </w:rPr>
          </w:rPrChange>
        </w:rPr>
        <w:t xml:space="preserve"> </w:t>
      </w:r>
      <w:r w:rsidRPr="00365026">
        <w:rPr>
          <w:rFonts w:ascii="Times New Roman" w:hAnsi="Times New Roman" w:cs="Times New Roman"/>
          <w:rPrChange w:id="151" w:author="Jane Kohlhoff" w:date="2024-06-11T09:53:00Z" w16du:dateUtc="2024-06-10T23:53:00Z">
            <w:rPr>
              <w:rFonts w:ascii="Times" w:hAnsi="Times"/>
            </w:rPr>
          </w:rPrChange>
        </w:rPr>
        <w:t xml:space="preserve"> </w:t>
      </w:r>
    </w:p>
    <w:p w14:paraId="2A388326" w14:textId="5F6AAE98" w:rsidR="0016702C" w:rsidRPr="00365026" w:rsidRDefault="0016702C">
      <w:pPr>
        <w:rPr>
          <w:rFonts w:ascii="Times New Roman" w:hAnsi="Times New Roman" w:cs="Times New Roman"/>
          <w:color w:val="000000"/>
          <w:u w:val="single"/>
          <w:lang w:val="en-US"/>
          <w:rPrChange w:id="152" w:author="Jane Kohlhoff" w:date="2024-06-11T09:53:00Z" w16du:dateUtc="2024-06-10T23:53:00Z">
            <w:rPr>
              <w:rFonts w:ascii="Times" w:hAnsi="Times" w:cs="Times"/>
              <w:color w:val="000000"/>
              <w:u w:val="single"/>
              <w:lang w:val="en-US"/>
            </w:rPr>
          </w:rPrChange>
        </w:rPr>
      </w:pPr>
      <w:r w:rsidRPr="00365026">
        <w:rPr>
          <w:rFonts w:ascii="Times New Roman" w:hAnsi="Times New Roman" w:cs="Times New Roman"/>
          <w:color w:val="000000"/>
          <w:u w:val="single"/>
          <w:lang w:val="en-US"/>
          <w:rPrChange w:id="153" w:author="Jane Kohlhoff" w:date="2024-06-11T09:53:00Z" w16du:dateUtc="2024-06-10T23:53:00Z">
            <w:rPr>
              <w:rFonts w:ascii="Times" w:hAnsi="Times" w:cs="Times"/>
              <w:color w:val="000000"/>
              <w:u w:val="single"/>
              <w:lang w:val="en-US"/>
            </w:rPr>
          </w:rPrChange>
        </w:rPr>
        <w:br w:type="page"/>
      </w:r>
    </w:p>
    <w:p w14:paraId="550C136F" w14:textId="77777777" w:rsidR="00196A56" w:rsidRPr="00365026" w:rsidRDefault="00196A56" w:rsidP="0016702C">
      <w:pPr>
        <w:spacing w:line="480" w:lineRule="auto"/>
        <w:contextualSpacing/>
        <w:jc w:val="center"/>
        <w:rPr>
          <w:rFonts w:ascii="Times New Roman" w:hAnsi="Times New Roman" w:cs="Times New Roman"/>
          <w:b/>
          <w:bCs/>
          <w:color w:val="000000"/>
          <w:sz w:val="24"/>
          <w:szCs w:val="24"/>
          <w:lang w:val="en-US"/>
          <w:rPrChange w:id="154" w:author="Jane Kohlhoff" w:date="2024-06-11T09:53:00Z" w16du:dateUtc="2024-06-10T23:53:00Z">
            <w:rPr>
              <w:rFonts w:ascii="Times" w:hAnsi="Times" w:cs="Times"/>
              <w:b/>
              <w:bCs/>
              <w:color w:val="000000"/>
              <w:sz w:val="24"/>
              <w:szCs w:val="24"/>
              <w:lang w:val="en-US"/>
            </w:rPr>
          </w:rPrChange>
        </w:rPr>
      </w:pPr>
      <w:r w:rsidRPr="00365026">
        <w:rPr>
          <w:rFonts w:ascii="Times New Roman" w:hAnsi="Times New Roman" w:cs="Times New Roman"/>
          <w:b/>
          <w:bCs/>
          <w:color w:val="000000"/>
          <w:sz w:val="24"/>
          <w:szCs w:val="24"/>
          <w:lang w:val="en-US"/>
          <w:rPrChange w:id="155" w:author="Jane Kohlhoff" w:date="2024-06-11T09:53:00Z" w16du:dateUtc="2024-06-10T23:53:00Z">
            <w:rPr>
              <w:rFonts w:ascii="Times" w:hAnsi="Times" w:cs="Times"/>
              <w:b/>
              <w:bCs/>
              <w:color w:val="000000"/>
              <w:sz w:val="24"/>
              <w:szCs w:val="24"/>
              <w:lang w:val="en-US"/>
            </w:rPr>
          </w:rPrChange>
        </w:rPr>
        <w:lastRenderedPageBreak/>
        <w:t>Abstract</w:t>
      </w:r>
    </w:p>
    <w:p w14:paraId="6D038542" w14:textId="76D34049" w:rsidR="0035099A" w:rsidRPr="00365026" w:rsidRDefault="00196A56" w:rsidP="00196A56">
      <w:pPr>
        <w:spacing w:line="480" w:lineRule="auto"/>
        <w:contextualSpacing/>
        <w:rPr>
          <w:rFonts w:ascii="Times New Roman" w:eastAsiaTheme="majorEastAsia" w:hAnsi="Times New Roman" w:cs="Times New Roman"/>
          <w:bCs/>
          <w:color w:val="4472C4" w:themeColor="accent1"/>
          <w:sz w:val="24"/>
          <w:szCs w:val="24"/>
          <w:lang w:val="en-US"/>
          <w:rPrChange w:id="156" w:author="Jane Kohlhoff" w:date="2024-06-11T09:53:00Z" w16du:dateUtc="2024-06-10T23:53:00Z">
            <w:rPr>
              <w:rFonts w:ascii="Times" w:eastAsiaTheme="majorEastAsia" w:hAnsi="Times" w:cstheme="majorBidi"/>
              <w:bCs/>
              <w:color w:val="4472C4" w:themeColor="accent1"/>
              <w:sz w:val="24"/>
              <w:szCs w:val="24"/>
              <w:lang w:val="en-US"/>
            </w:rPr>
          </w:rPrChange>
        </w:rPr>
      </w:pPr>
      <w:r w:rsidRPr="00365026">
        <w:rPr>
          <w:rFonts w:ascii="Times New Roman" w:hAnsi="Times New Roman" w:cs="Times New Roman"/>
          <w:b/>
          <w:color w:val="000000"/>
          <w:sz w:val="24"/>
          <w:szCs w:val="24"/>
          <w:lang w:val="en-US"/>
          <w:rPrChange w:id="157" w:author="Jane Kohlhoff" w:date="2024-06-11T09:53:00Z" w16du:dateUtc="2024-06-10T23:53:00Z">
            <w:rPr>
              <w:rFonts w:ascii="Times" w:hAnsi="Times" w:cs="Times"/>
              <w:b/>
              <w:color w:val="000000"/>
              <w:sz w:val="24"/>
              <w:szCs w:val="24"/>
              <w:lang w:val="en-US"/>
            </w:rPr>
          </w:rPrChange>
        </w:rPr>
        <w:t>Background.</w:t>
      </w:r>
      <w:r w:rsidRPr="00365026">
        <w:rPr>
          <w:rFonts w:ascii="Times New Roman" w:eastAsiaTheme="majorEastAsia" w:hAnsi="Times New Roman" w:cs="Times New Roman"/>
          <w:bCs/>
          <w:color w:val="4472C4" w:themeColor="accent1"/>
          <w:sz w:val="24"/>
          <w:szCs w:val="24"/>
          <w:lang w:val="en-US"/>
          <w:rPrChange w:id="158" w:author="Jane Kohlhoff" w:date="2024-06-11T09:53:00Z" w16du:dateUtc="2024-06-10T23:53:00Z">
            <w:rPr>
              <w:rFonts w:ascii="Times" w:eastAsiaTheme="majorEastAsia" w:hAnsi="Times" w:cstheme="majorBidi"/>
              <w:bCs/>
              <w:color w:val="4472C4" w:themeColor="accent1"/>
              <w:sz w:val="24"/>
              <w:szCs w:val="24"/>
              <w:lang w:val="en-US"/>
            </w:rPr>
          </w:rPrChange>
        </w:rPr>
        <w:t xml:space="preserve"> </w:t>
      </w:r>
      <w:r w:rsidRPr="00365026">
        <w:rPr>
          <w:rFonts w:ascii="Times New Roman" w:hAnsi="Times New Roman" w:cs="Times New Roman"/>
          <w:color w:val="000000"/>
          <w:sz w:val="24"/>
          <w:szCs w:val="24"/>
          <w:lang w:val="en-US"/>
          <w:rPrChange w:id="159" w:author="Jane Kohlhoff" w:date="2024-06-11T09:53:00Z" w16du:dateUtc="2024-06-10T23:53:00Z">
            <w:rPr>
              <w:rFonts w:ascii="Times" w:hAnsi="Times" w:cs="Times"/>
              <w:color w:val="000000"/>
              <w:sz w:val="24"/>
              <w:szCs w:val="24"/>
              <w:lang w:val="en-US"/>
            </w:rPr>
          </w:rPrChange>
        </w:rPr>
        <w:t>Parent</w:t>
      </w:r>
      <w:ins w:id="160" w:author="Jane Kohlhoff" w:date="2024-06-11T09:48:00Z" w16du:dateUtc="2024-06-10T23:48:00Z">
        <w:r w:rsidR="00BF2DFD" w:rsidRPr="00365026">
          <w:rPr>
            <w:rFonts w:ascii="Times New Roman" w:hAnsi="Times New Roman" w:cs="Times New Roman"/>
            <w:color w:val="000000"/>
            <w:sz w:val="24"/>
            <w:szCs w:val="24"/>
            <w:lang w:val="en-US"/>
            <w:rPrChange w:id="161" w:author="Jane Kohlhoff" w:date="2024-06-11T09:53:00Z" w16du:dateUtc="2024-06-10T23:53:00Z">
              <w:rPr>
                <w:rFonts w:ascii="Times" w:hAnsi="Times" w:cs="Times"/>
                <w:color w:val="000000"/>
                <w:sz w:val="24"/>
                <w:szCs w:val="24"/>
                <w:lang w:val="en-US"/>
              </w:rPr>
            </w:rPrChange>
          </w:rPr>
          <w:t>-</w:t>
        </w:r>
      </w:ins>
      <w:del w:id="162" w:author="Jane Kohlhoff" w:date="2024-06-11T09:48:00Z" w16du:dateUtc="2024-06-10T23:48:00Z">
        <w:r w:rsidRPr="00365026" w:rsidDel="00BF2DFD">
          <w:rPr>
            <w:rFonts w:ascii="Times New Roman" w:hAnsi="Times New Roman" w:cs="Times New Roman"/>
            <w:color w:val="000000"/>
            <w:sz w:val="24"/>
            <w:szCs w:val="24"/>
            <w:lang w:val="en-US"/>
            <w:rPrChange w:id="163" w:author="Jane Kohlhoff" w:date="2024-06-11T09:53:00Z" w16du:dateUtc="2024-06-10T23:53:00Z">
              <w:rPr>
                <w:rFonts w:ascii="Times" w:hAnsi="Times" w:cs="Times"/>
                <w:color w:val="000000"/>
                <w:sz w:val="24"/>
                <w:szCs w:val="24"/>
                <w:lang w:val="en-US"/>
              </w:rPr>
            </w:rPrChange>
          </w:rPr>
          <w:delText xml:space="preserve"> </w:delText>
        </w:r>
      </w:del>
      <w:r w:rsidRPr="00365026">
        <w:rPr>
          <w:rFonts w:ascii="Times New Roman" w:hAnsi="Times New Roman" w:cs="Times New Roman"/>
          <w:color w:val="000000"/>
          <w:sz w:val="24"/>
          <w:szCs w:val="24"/>
          <w:lang w:val="en-US"/>
          <w:rPrChange w:id="164" w:author="Jane Kohlhoff" w:date="2024-06-11T09:53:00Z" w16du:dateUtc="2024-06-10T23:53:00Z">
            <w:rPr>
              <w:rFonts w:ascii="Times" w:hAnsi="Times" w:cs="Times"/>
              <w:color w:val="000000"/>
              <w:sz w:val="24"/>
              <w:szCs w:val="24"/>
              <w:lang w:val="en-US"/>
            </w:rPr>
          </w:rPrChange>
        </w:rPr>
        <w:t xml:space="preserve">Child Interaction Therapy - Toddler </w:t>
      </w:r>
      <w:r w:rsidR="00CA3D92" w:rsidRPr="00365026">
        <w:rPr>
          <w:rFonts w:ascii="Times New Roman" w:hAnsi="Times New Roman" w:cs="Times New Roman"/>
          <w:color w:val="000000"/>
          <w:sz w:val="24"/>
          <w:szCs w:val="24"/>
          <w:lang w:val="en-US"/>
          <w:rPrChange w:id="165" w:author="Jane Kohlhoff" w:date="2024-06-11T09:53:00Z" w16du:dateUtc="2024-06-10T23:53:00Z">
            <w:rPr>
              <w:rFonts w:ascii="Times" w:hAnsi="Times" w:cs="Times"/>
              <w:color w:val="000000"/>
              <w:sz w:val="24"/>
              <w:szCs w:val="24"/>
              <w:lang w:val="en-US"/>
            </w:rPr>
          </w:rPrChange>
        </w:rPr>
        <w:t xml:space="preserve">(PCIT-T) </w:t>
      </w:r>
      <w:r w:rsidRPr="00365026">
        <w:rPr>
          <w:rFonts w:ascii="Times New Roman" w:hAnsi="Times New Roman" w:cs="Times New Roman"/>
          <w:color w:val="000000"/>
          <w:sz w:val="24"/>
          <w:szCs w:val="24"/>
          <w:lang w:val="en-US"/>
          <w:rPrChange w:id="166" w:author="Jane Kohlhoff" w:date="2024-06-11T09:53:00Z" w16du:dateUtc="2024-06-10T23:53:00Z">
            <w:rPr>
              <w:rFonts w:ascii="Times" w:hAnsi="Times" w:cs="Times"/>
              <w:color w:val="000000"/>
              <w:sz w:val="24"/>
              <w:szCs w:val="24"/>
              <w:lang w:val="en-US"/>
            </w:rPr>
          </w:rPrChange>
        </w:rPr>
        <w:t xml:space="preserve">is an </w:t>
      </w:r>
      <w:r w:rsidR="00A868AA" w:rsidRPr="00365026">
        <w:rPr>
          <w:rFonts w:ascii="Times New Roman" w:hAnsi="Times New Roman" w:cs="Times New Roman"/>
          <w:color w:val="000000"/>
          <w:sz w:val="24"/>
          <w:szCs w:val="24"/>
          <w:lang w:val="en-US"/>
          <w:rPrChange w:id="167" w:author="Jane Kohlhoff" w:date="2024-06-11T09:53:00Z" w16du:dateUtc="2024-06-10T23:53:00Z">
            <w:rPr>
              <w:rFonts w:ascii="Times" w:hAnsi="Times" w:cs="Times"/>
              <w:color w:val="000000"/>
              <w:sz w:val="24"/>
              <w:szCs w:val="24"/>
              <w:lang w:val="en-US"/>
            </w:rPr>
          </w:rPrChange>
        </w:rPr>
        <w:t xml:space="preserve">attachment-informed </w:t>
      </w:r>
      <w:r w:rsidRPr="00365026">
        <w:rPr>
          <w:rFonts w:ascii="Times New Roman" w:hAnsi="Times New Roman" w:cs="Times New Roman"/>
          <w:color w:val="000000"/>
          <w:sz w:val="24"/>
          <w:szCs w:val="24"/>
          <w:lang w:val="en-US"/>
          <w:rPrChange w:id="168" w:author="Jane Kohlhoff" w:date="2024-06-11T09:53:00Z" w16du:dateUtc="2024-06-10T23:53:00Z">
            <w:rPr>
              <w:rFonts w:ascii="Times" w:hAnsi="Times" w:cs="Times"/>
              <w:color w:val="000000"/>
              <w:sz w:val="24"/>
              <w:szCs w:val="24"/>
              <w:lang w:val="en-US"/>
            </w:rPr>
          </w:rPrChange>
        </w:rPr>
        <w:t xml:space="preserve">intervention model designed to meet the specific developmental needs of toddlers aged 12-24 months presenting with challenging behaviors. </w:t>
      </w:r>
      <w:r w:rsidRPr="00365026">
        <w:rPr>
          <w:rFonts w:ascii="Times New Roman" w:hAnsi="Times New Roman" w:cs="Times New Roman"/>
          <w:b/>
          <w:bCs/>
          <w:color w:val="000000"/>
          <w:sz w:val="24"/>
          <w:szCs w:val="24"/>
          <w:lang w:val="en-US"/>
          <w:rPrChange w:id="169" w:author="Jane Kohlhoff" w:date="2024-06-11T09:53:00Z" w16du:dateUtc="2024-06-10T23:53:00Z">
            <w:rPr>
              <w:rFonts w:ascii="Times" w:hAnsi="Times" w:cs="Times"/>
              <w:b/>
              <w:bCs/>
              <w:color w:val="000000"/>
              <w:sz w:val="24"/>
              <w:szCs w:val="24"/>
              <w:lang w:val="en-US"/>
            </w:rPr>
          </w:rPrChange>
        </w:rPr>
        <w:t>Methods.</w:t>
      </w:r>
      <w:r w:rsidRPr="00365026">
        <w:rPr>
          <w:rFonts w:ascii="Times New Roman" w:hAnsi="Times New Roman" w:cs="Times New Roman"/>
          <w:color w:val="000000"/>
          <w:sz w:val="24"/>
          <w:szCs w:val="24"/>
          <w:lang w:val="en-US"/>
          <w:rPrChange w:id="170" w:author="Jane Kohlhoff" w:date="2024-06-11T09:53:00Z" w16du:dateUtc="2024-06-10T23:53:00Z">
            <w:rPr>
              <w:rFonts w:cs="Times"/>
              <w:color w:val="000000"/>
              <w:sz w:val="24"/>
              <w:szCs w:val="24"/>
              <w:lang w:val="en-US"/>
            </w:rPr>
          </w:rPrChange>
        </w:rPr>
        <w:t xml:space="preserve"> </w:t>
      </w:r>
      <w:r w:rsidRPr="00365026">
        <w:rPr>
          <w:rFonts w:ascii="Times New Roman" w:eastAsia="Times New Roman" w:hAnsi="Times New Roman" w:cs="Times New Roman"/>
          <w:kern w:val="0"/>
          <w:sz w:val="24"/>
          <w:szCs w:val="24"/>
          <w:lang w:val="en-GB" w:eastAsia="en-GB"/>
          <w14:ligatures w14:val="none"/>
        </w:rPr>
        <w:t xml:space="preserve">This study </w:t>
      </w:r>
      <w:r w:rsidR="00A868AA" w:rsidRPr="00365026">
        <w:rPr>
          <w:rFonts w:ascii="Times New Roman" w:eastAsia="Times New Roman" w:hAnsi="Times New Roman" w:cs="Times New Roman"/>
          <w:kern w:val="0"/>
          <w:sz w:val="24"/>
          <w:szCs w:val="24"/>
          <w:lang w:val="en-GB" w:eastAsia="en-GB"/>
          <w14:ligatures w14:val="none"/>
        </w:rPr>
        <w:t>used a</w:t>
      </w:r>
      <w:r w:rsidRPr="00365026">
        <w:rPr>
          <w:rFonts w:ascii="Times New Roman" w:eastAsia="Times New Roman" w:hAnsi="Times New Roman" w:cs="Times New Roman"/>
          <w:kern w:val="0"/>
          <w:sz w:val="24"/>
          <w:szCs w:val="24"/>
          <w:lang w:val="en-GB" w:eastAsia="en-GB"/>
          <w14:ligatures w14:val="none"/>
        </w:rPr>
        <w:t xml:space="preserve"> randomized controlled design to evaluate </w:t>
      </w:r>
      <w:r w:rsidR="002C4AD8" w:rsidRPr="00365026">
        <w:rPr>
          <w:rFonts w:ascii="Times New Roman" w:eastAsia="Times New Roman" w:hAnsi="Times New Roman" w:cs="Times New Roman"/>
          <w:kern w:val="0"/>
          <w:sz w:val="24"/>
          <w:szCs w:val="24"/>
          <w:lang w:val="en-GB" w:eastAsia="en-GB"/>
          <w14:ligatures w14:val="none"/>
        </w:rPr>
        <w:t>outcomes</w:t>
      </w:r>
      <w:r w:rsidRPr="00365026">
        <w:rPr>
          <w:rFonts w:ascii="Times New Roman" w:eastAsia="Times New Roman" w:hAnsi="Times New Roman" w:cs="Times New Roman"/>
          <w:kern w:val="0"/>
          <w:sz w:val="24"/>
          <w:szCs w:val="24"/>
          <w:lang w:val="en-GB" w:eastAsia="en-GB"/>
          <w14:ligatures w14:val="none"/>
        </w:rPr>
        <w:t xml:space="preserve"> </w:t>
      </w:r>
      <w:r w:rsidR="002C4AD8" w:rsidRPr="00365026">
        <w:rPr>
          <w:rFonts w:ascii="Times New Roman" w:eastAsia="Times New Roman" w:hAnsi="Times New Roman" w:cs="Times New Roman"/>
          <w:kern w:val="0"/>
          <w:sz w:val="24"/>
          <w:szCs w:val="24"/>
          <w:lang w:val="en-GB" w:eastAsia="en-GB"/>
          <w14:ligatures w14:val="none"/>
        </w:rPr>
        <w:t>of</w:t>
      </w:r>
      <w:r w:rsidRPr="00365026">
        <w:rPr>
          <w:rFonts w:ascii="Times New Roman" w:eastAsia="Times New Roman" w:hAnsi="Times New Roman" w:cs="Times New Roman"/>
          <w:kern w:val="0"/>
          <w:sz w:val="24"/>
          <w:szCs w:val="24"/>
          <w:lang w:val="en-GB" w:eastAsia="en-GB"/>
          <w14:ligatures w14:val="none"/>
        </w:rPr>
        <w:t xml:space="preserve"> </w:t>
      </w:r>
      <w:r w:rsidR="00CA3D92" w:rsidRPr="00365026">
        <w:rPr>
          <w:rFonts w:ascii="Times New Roman" w:eastAsia="Times New Roman" w:hAnsi="Times New Roman" w:cs="Times New Roman"/>
          <w:kern w:val="0"/>
          <w:sz w:val="24"/>
          <w:szCs w:val="24"/>
          <w:lang w:val="en-GB" w:eastAsia="en-GB"/>
          <w14:ligatures w14:val="none"/>
        </w:rPr>
        <w:t>PCIT-T</w:t>
      </w:r>
      <w:r w:rsidRPr="00365026">
        <w:rPr>
          <w:rFonts w:ascii="Times New Roman" w:eastAsia="Times New Roman" w:hAnsi="Times New Roman" w:cs="Times New Roman"/>
          <w:kern w:val="0"/>
          <w:sz w:val="24"/>
          <w:szCs w:val="24"/>
          <w:lang w:val="en-GB" w:eastAsia="en-GB"/>
          <w14:ligatures w14:val="none"/>
        </w:rPr>
        <w:t xml:space="preserve"> for children aged 14-24 months with disruptive </w:t>
      </w:r>
      <w:proofErr w:type="spellStart"/>
      <w:r w:rsidRPr="00365026">
        <w:rPr>
          <w:rFonts w:ascii="Times New Roman" w:eastAsia="Times New Roman" w:hAnsi="Times New Roman" w:cs="Times New Roman"/>
          <w:kern w:val="0"/>
          <w:sz w:val="24"/>
          <w:szCs w:val="24"/>
          <w:lang w:val="en-GB" w:eastAsia="en-GB"/>
          <w14:ligatures w14:val="none"/>
        </w:rPr>
        <w:t>behaviors</w:t>
      </w:r>
      <w:proofErr w:type="spellEnd"/>
      <w:r w:rsidRPr="00365026">
        <w:rPr>
          <w:rFonts w:ascii="Times New Roman" w:eastAsia="Times New Roman" w:hAnsi="Times New Roman" w:cs="Times New Roman"/>
          <w:kern w:val="0"/>
          <w:sz w:val="24"/>
          <w:szCs w:val="24"/>
          <w:lang w:val="en-GB" w:eastAsia="en-GB"/>
          <w14:ligatures w14:val="none"/>
        </w:rPr>
        <w:t xml:space="preserve">. Ninety toddlers with parent-reported disruptive </w:t>
      </w:r>
      <w:proofErr w:type="spellStart"/>
      <w:r w:rsidRPr="00365026">
        <w:rPr>
          <w:rFonts w:ascii="Times New Roman" w:eastAsia="Times New Roman" w:hAnsi="Times New Roman" w:cs="Times New Roman"/>
          <w:kern w:val="0"/>
          <w:sz w:val="24"/>
          <w:szCs w:val="24"/>
          <w:lang w:val="en-GB" w:eastAsia="en-GB"/>
          <w14:ligatures w14:val="none"/>
        </w:rPr>
        <w:t>behavior</w:t>
      </w:r>
      <w:proofErr w:type="spellEnd"/>
      <w:r w:rsidRPr="00365026">
        <w:rPr>
          <w:rFonts w:ascii="Times New Roman" w:eastAsia="Times New Roman" w:hAnsi="Times New Roman" w:cs="Times New Roman"/>
          <w:kern w:val="0"/>
          <w:sz w:val="24"/>
          <w:szCs w:val="24"/>
          <w:lang w:val="en-GB" w:eastAsia="en-GB"/>
          <w14:ligatures w14:val="none"/>
        </w:rPr>
        <w:t xml:space="preserve"> </w:t>
      </w:r>
      <w:r w:rsidR="00A868AA" w:rsidRPr="00365026">
        <w:rPr>
          <w:rFonts w:ascii="Times New Roman" w:eastAsia="Times New Roman" w:hAnsi="Times New Roman" w:cs="Times New Roman"/>
          <w:kern w:val="0"/>
          <w:sz w:val="24"/>
          <w:szCs w:val="24"/>
          <w:lang w:val="en-GB" w:eastAsia="en-GB"/>
          <w14:ligatures w14:val="none"/>
        </w:rPr>
        <w:t>were</w:t>
      </w:r>
      <w:r w:rsidRPr="00365026">
        <w:rPr>
          <w:rFonts w:ascii="Times New Roman" w:eastAsia="Times New Roman" w:hAnsi="Times New Roman" w:cs="Times New Roman"/>
          <w:kern w:val="0"/>
          <w:sz w:val="24"/>
          <w:szCs w:val="24"/>
          <w:lang w:val="en-GB" w:eastAsia="en-GB"/>
          <w14:ligatures w14:val="none"/>
        </w:rPr>
        <w:t xml:space="preserve"> randomly allocated to </w:t>
      </w:r>
      <w:r w:rsidR="00CA3D92" w:rsidRPr="00365026">
        <w:rPr>
          <w:rFonts w:ascii="Times New Roman" w:eastAsia="Times New Roman" w:hAnsi="Times New Roman" w:cs="Times New Roman"/>
          <w:kern w:val="0"/>
          <w:sz w:val="24"/>
          <w:szCs w:val="24"/>
          <w:lang w:val="en-GB" w:eastAsia="en-GB"/>
          <w14:ligatures w14:val="none"/>
        </w:rPr>
        <w:t>PCIT-T</w:t>
      </w:r>
      <w:r w:rsidR="00A868AA" w:rsidRPr="00365026">
        <w:rPr>
          <w:rFonts w:ascii="Times New Roman" w:eastAsia="Times New Roman" w:hAnsi="Times New Roman" w:cs="Times New Roman"/>
          <w:kern w:val="0"/>
          <w:sz w:val="24"/>
          <w:szCs w:val="24"/>
          <w:lang w:val="en-GB" w:eastAsia="en-GB"/>
          <w14:ligatures w14:val="none"/>
        </w:rPr>
        <w:t xml:space="preserve"> (intervention)</w:t>
      </w:r>
      <w:r w:rsidRPr="00365026">
        <w:rPr>
          <w:rFonts w:ascii="Times New Roman" w:eastAsia="Times New Roman" w:hAnsi="Times New Roman" w:cs="Times New Roman"/>
          <w:kern w:val="0"/>
          <w:sz w:val="24"/>
          <w:szCs w:val="24"/>
          <w:lang w:val="en-GB" w:eastAsia="en-GB"/>
          <w14:ligatures w14:val="none"/>
        </w:rPr>
        <w:t xml:space="preserve">, </w:t>
      </w:r>
      <w:ins w:id="171" w:author="Jane Kohlhoff" w:date="2024-06-11T14:17:00Z" w16du:dateUtc="2024-06-11T04:17:00Z">
        <w:r w:rsidR="0085052F">
          <w:rPr>
            <w:rFonts w:ascii="Times New Roman" w:eastAsia="Times New Roman" w:hAnsi="Times New Roman" w:cs="Times New Roman"/>
            <w:kern w:val="0"/>
            <w:sz w:val="24"/>
            <w:szCs w:val="24"/>
            <w:lang w:val="en-GB" w:eastAsia="en-GB"/>
            <w14:ligatures w14:val="none"/>
          </w:rPr>
          <w:t>an active control condition (</w:t>
        </w:r>
      </w:ins>
      <w:r w:rsidRPr="00365026">
        <w:rPr>
          <w:rFonts w:ascii="Times New Roman" w:eastAsia="Times New Roman" w:hAnsi="Times New Roman" w:cs="Times New Roman"/>
          <w:kern w:val="0"/>
          <w:sz w:val="24"/>
          <w:szCs w:val="24"/>
          <w:lang w:val="en-GB" w:eastAsia="en-GB"/>
          <w14:ligatures w14:val="none"/>
        </w:rPr>
        <w:t xml:space="preserve">Circle of Security– </w:t>
      </w:r>
      <w:proofErr w:type="spellStart"/>
      <w:r w:rsidRPr="00365026">
        <w:rPr>
          <w:rFonts w:ascii="Times New Roman" w:eastAsia="Times New Roman" w:hAnsi="Times New Roman" w:cs="Times New Roman"/>
          <w:kern w:val="0"/>
          <w:sz w:val="24"/>
          <w:szCs w:val="24"/>
          <w:lang w:val="en-GB" w:eastAsia="en-GB"/>
          <w14:ligatures w14:val="none"/>
        </w:rPr>
        <w:t>Parenting</w:t>
      </w:r>
      <w:r w:rsidRPr="00365026">
        <w:rPr>
          <w:rFonts w:ascii="Times New Roman" w:eastAsia="Times New Roman" w:hAnsi="Times New Roman" w:cs="Times New Roman"/>
          <w:kern w:val="0"/>
          <w:sz w:val="24"/>
          <w:szCs w:val="24"/>
          <w:vertAlign w:val="superscript"/>
          <w:lang w:val="en-GB" w:eastAsia="en-GB"/>
          <w14:ligatures w14:val="none"/>
        </w:rPr>
        <w:t>TM</w:t>
      </w:r>
      <w:proofErr w:type="spellEnd"/>
      <w:del w:id="172" w:author="Jane Kohlhoff" w:date="2024-06-11T20:17:00Z" w16du:dateUtc="2024-06-11T10:17:00Z">
        <w:r w:rsidRPr="00365026" w:rsidDel="003F7F8F">
          <w:rPr>
            <w:rFonts w:ascii="Times New Roman" w:eastAsia="Times New Roman" w:hAnsi="Times New Roman" w:cs="Times New Roman"/>
            <w:kern w:val="0"/>
            <w:sz w:val="24"/>
            <w:szCs w:val="24"/>
            <w:lang w:val="en-GB" w:eastAsia="en-GB"/>
            <w14:ligatures w14:val="none"/>
          </w:rPr>
          <w:delText xml:space="preserve"> </w:delText>
        </w:r>
      </w:del>
      <w:ins w:id="173" w:author="Jane Kohlhoff" w:date="2024-06-11T20:17:00Z" w16du:dateUtc="2024-06-11T10:17:00Z">
        <w:r w:rsidR="003F7F8F">
          <w:rPr>
            <w:rFonts w:ascii="Times New Roman" w:eastAsia="Times New Roman" w:hAnsi="Times New Roman" w:cs="Times New Roman"/>
            <w:kern w:val="0"/>
            <w:sz w:val="24"/>
            <w:szCs w:val="24"/>
            <w:lang w:val="en-GB" w:eastAsia="en-GB"/>
            <w14:ligatures w14:val="none"/>
          </w:rPr>
          <w:t xml:space="preserve">; </w:t>
        </w:r>
      </w:ins>
      <w:del w:id="174" w:author="Jane Kohlhoff" w:date="2024-06-11T20:17:00Z" w16du:dateUtc="2024-06-11T10:17:00Z">
        <w:r w:rsidR="00A868AA" w:rsidRPr="00365026" w:rsidDel="003F7F8F">
          <w:rPr>
            <w:rFonts w:ascii="Times New Roman" w:eastAsia="Times New Roman" w:hAnsi="Times New Roman" w:cs="Times New Roman"/>
            <w:kern w:val="0"/>
            <w:sz w:val="24"/>
            <w:szCs w:val="24"/>
            <w:lang w:val="en-GB" w:eastAsia="en-GB"/>
            <w14:ligatures w14:val="none"/>
          </w:rPr>
          <w:delText>(</w:delText>
        </w:r>
      </w:del>
      <w:r w:rsidR="00CA3D92" w:rsidRPr="00365026">
        <w:rPr>
          <w:rFonts w:ascii="Times New Roman" w:eastAsia="Times New Roman" w:hAnsi="Times New Roman" w:cs="Times New Roman"/>
          <w:kern w:val="0"/>
          <w:sz w:val="24"/>
          <w:szCs w:val="24"/>
          <w:lang w:val="en-GB" w:eastAsia="en-GB"/>
          <w14:ligatures w14:val="none"/>
        </w:rPr>
        <w:t>COS-P</w:t>
      </w:r>
      <w:del w:id="175" w:author="Jane Kohlhoff" w:date="2024-06-11T14:17:00Z" w16du:dateUtc="2024-06-11T04:17:00Z">
        <w:r w:rsidR="00CA3D92" w:rsidRPr="00365026" w:rsidDel="0085052F">
          <w:rPr>
            <w:rFonts w:ascii="Times New Roman" w:eastAsia="Times New Roman" w:hAnsi="Times New Roman" w:cs="Times New Roman"/>
            <w:kern w:val="0"/>
            <w:sz w:val="24"/>
            <w:szCs w:val="24"/>
            <w:lang w:val="en-GB" w:eastAsia="en-GB"/>
            <w14:ligatures w14:val="none"/>
          </w:rPr>
          <w:delText xml:space="preserve">; </w:delText>
        </w:r>
        <w:r w:rsidR="00A868AA" w:rsidRPr="00365026" w:rsidDel="0085052F">
          <w:rPr>
            <w:rFonts w:ascii="Times New Roman" w:eastAsia="Times New Roman" w:hAnsi="Times New Roman" w:cs="Times New Roman"/>
            <w:kern w:val="0"/>
            <w:sz w:val="24"/>
            <w:szCs w:val="24"/>
            <w:lang w:val="en-GB" w:eastAsia="en-GB"/>
            <w14:ligatures w14:val="none"/>
          </w:rPr>
          <w:delText>active control</w:delText>
        </w:r>
      </w:del>
      <w:r w:rsidR="00A868AA" w:rsidRPr="00365026">
        <w:rPr>
          <w:rFonts w:ascii="Times New Roman" w:eastAsia="Times New Roman" w:hAnsi="Times New Roman" w:cs="Times New Roman"/>
          <w:kern w:val="0"/>
          <w:sz w:val="24"/>
          <w:szCs w:val="24"/>
          <w:lang w:val="en-GB" w:eastAsia="en-GB"/>
          <w14:ligatures w14:val="none"/>
        </w:rPr>
        <w:t xml:space="preserve">), </w:t>
      </w:r>
      <w:ins w:id="176" w:author="Jane Kohlhoff" w:date="2024-06-11T14:17:00Z" w16du:dateUtc="2024-06-11T04:17:00Z">
        <w:r w:rsidR="0085052F">
          <w:rPr>
            <w:rFonts w:ascii="Times New Roman" w:eastAsia="Times New Roman" w:hAnsi="Times New Roman" w:cs="Times New Roman"/>
            <w:kern w:val="0"/>
            <w:sz w:val="24"/>
            <w:szCs w:val="24"/>
            <w:lang w:val="en-GB" w:eastAsia="en-GB"/>
            <w14:ligatures w14:val="none"/>
          </w:rPr>
          <w:t>or a non-treatment control</w:t>
        </w:r>
      </w:ins>
      <w:del w:id="177" w:author="Jane Kohlhoff" w:date="2024-06-11T14:17:00Z" w16du:dateUtc="2024-06-11T04:17:00Z">
        <w:r w:rsidRPr="00365026" w:rsidDel="0085052F">
          <w:rPr>
            <w:rFonts w:ascii="Times New Roman" w:eastAsia="Times New Roman" w:hAnsi="Times New Roman" w:cs="Times New Roman"/>
            <w:kern w:val="0"/>
            <w:sz w:val="24"/>
            <w:szCs w:val="24"/>
            <w:lang w:val="en-GB" w:eastAsia="en-GB"/>
            <w14:ligatures w14:val="none"/>
          </w:rPr>
          <w:delText>or</w:delText>
        </w:r>
      </w:del>
      <w:r w:rsidRPr="00365026">
        <w:rPr>
          <w:rFonts w:ascii="Times New Roman" w:eastAsia="Times New Roman" w:hAnsi="Times New Roman" w:cs="Times New Roman"/>
          <w:kern w:val="0"/>
          <w:sz w:val="24"/>
          <w:szCs w:val="24"/>
          <w:lang w:val="en-GB" w:eastAsia="en-GB"/>
          <w14:ligatures w14:val="none"/>
        </w:rPr>
        <w:t xml:space="preserve"> </w:t>
      </w:r>
      <w:ins w:id="178" w:author="Jane Kohlhoff" w:date="2024-06-11T14:17:00Z" w16du:dateUtc="2024-06-11T04:17:00Z">
        <w:r w:rsidR="0085052F">
          <w:rPr>
            <w:rFonts w:ascii="Times New Roman" w:eastAsia="Times New Roman" w:hAnsi="Times New Roman" w:cs="Times New Roman"/>
            <w:kern w:val="0"/>
            <w:sz w:val="24"/>
            <w:szCs w:val="24"/>
            <w:lang w:val="en-GB" w:eastAsia="en-GB"/>
            <w14:ligatures w14:val="none"/>
          </w:rPr>
          <w:t xml:space="preserve">condition (wait-list; </w:t>
        </w:r>
      </w:ins>
      <w:del w:id="179" w:author="Jane Kohlhoff" w:date="2024-06-11T14:17:00Z" w16du:dateUtc="2024-06-11T04:17:00Z">
        <w:r w:rsidRPr="00365026" w:rsidDel="0085052F">
          <w:rPr>
            <w:rFonts w:ascii="Times New Roman" w:eastAsia="Times New Roman" w:hAnsi="Times New Roman" w:cs="Times New Roman"/>
            <w:kern w:val="0"/>
            <w:sz w:val="24"/>
            <w:szCs w:val="24"/>
            <w:lang w:val="en-GB" w:eastAsia="en-GB"/>
            <w14:ligatures w14:val="none"/>
          </w:rPr>
          <w:delText xml:space="preserve">a waitlist </w:delText>
        </w:r>
        <w:r w:rsidR="005937F7" w:rsidRPr="00365026" w:rsidDel="0085052F">
          <w:rPr>
            <w:rFonts w:ascii="Times New Roman" w:eastAsia="Times New Roman" w:hAnsi="Times New Roman" w:cs="Times New Roman"/>
            <w:kern w:val="0"/>
            <w:sz w:val="24"/>
            <w:szCs w:val="24"/>
            <w:lang w:val="en-GB" w:eastAsia="en-GB"/>
            <w14:ligatures w14:val="none"/>
          </w:rPr>
          <w:delText>(</w:delText>
        </w:r>
      </w:del>
      <w:r w:rsidR="00CA3D92" w:rsidRPr="00365026">
        <w:rPr>
          <w:rFonts w:ascii="Times New Roman" w:eastAsia="Times New Roman" w:hAnsi="Times New Roman" w:cs="Times New Roman"/>
          <w:kern w:val="0"/>
          <w:sz w:val="24"/>
          <w:szCs w:val="24"/>
          <w:lang w:val="en-GB" w:eastAsia="en-GB"/>
          <w14:ligatures w14:val="none"/>
        </w:rPr>
        <w:t>WL</w:t>
      </w:r>
      <w:del w:id="180" w:author="Jane Kohlhoff" w:date="2024-06-11T14:18:00Z" w16du:dateUtc="2024-06-11T04:18:00Z">
        <w:r w:rsidR="00CA3D92" w:rsidRPr="00365026" w:rsidDel="0085052F">
          <w:rPr>
            <w:rFonts w:ascii="Times New Roman" w:eastAsia="Times New Roman" w:hAnsi="Times New Roman" w:cs="Times New Roman"/>
            <w:kern w:val="0"/>
            <w:sz w:val="24"/>
            <w:szCs w:val="24"/>
            <w:lang w:val="en-GB" w:eastAsia="en-GB"/>
            <w14:ligatures w14:val="none"/>
          </w:rPr>
          <w:delText xml:space="preserve">; </w:delText>
        </w:r>
        <w:r w:rsidR="005937F7" w:rsidRPr="00365026" w:rsidDel="0085052F">
          <w:rPr>
            <w:rFonts w:ascii="Times New Roman" w:eastAsia="Times New Roman" w:hAnsi="Times New Roman" w:cs="Times New Roman"/>
            <w:kern w:val="0"/>
            <w:sz w:val="24"/>
            <w:szCs w:val="24"/>
            <w:lang w:val="en-GB" w:eastAsia="en-GB"/>
            <w14:ligatures w14:val="none"/>
          </w:rPr>
          <w:delText xml:space="preserve">non-treated </w:delText>
        </w:r>
        <w:r w:rsidRPr="00365026" w:rsidDel="0085052F">
          <w:rPr>
            <w:rFonts w:ascii="Times New Roman" w:eastAsia="Times New Roman" w:hAnsi="Times New Roman" w:cs="Times New Roman"/>
            <w:kern w:val="0"/>
            <w:sz w:val="24"/>
            <w:szCs w:val="24"/>
            <w:lang w:val="en-GB" w:eastAsia="en-GB"/>
            <w14:ligatures w14:val="none"/>
          </w:rPr>
          <w:delText>control</w:delText>
        </w:r>
      </w:del>
      <w:r w:rsidR="005937F7" w:rsidRPr="00365026">
        <w:rPr>
          <w:rFonts w:ascii="Times New Roman" w:eastAsia="Times New Roman" w:hAnsi="Times New Roman" w:cs="Times New Roman"/>
          <w:kern w:val="0"/>
          <w:sz w:val="24"/>
          <w:szCs w:val="24"/>
          <w:lang w:val="en-GB" w:eastAsia="en-GB"/>
          <w14:ligatures w14:val="none"/>
        </w:rPr>
        <w:t>)</w:t>
      </w:r>
      <w:r w:rsidRPr="00365026">
        <w:rPr>
          <w:rFonts w:ascii="Times New Roman" w:eastAsia="Times New Roman" w:hAnsi="Times New Roman" w:cs="Times New Roman"/>
          <w:kern w:val="0"/>
          <w:sz w:val="24"/>
          <w:szCs w:val="24"/>
          <w:lang w:val="en-GB" w:eastAsia="en-GB"/>
          <w14:ligatures w14:val="none"/>
        </w:rPr>
        <w:t xml:space="preserve">. </w:t>
      </w:r>
      <w:r w:rsidR="005937F7" w:rsidRPr="00365026">
        <w:rPr>
          <w:rFonts w:ascii="Times New Roman" w:eastAsia="Times New Roman" w:hAnsi="Times New Roman" w:cs="Times New Roman"/>
          <w:kern w:val="0"/>
          <w:sz w:val="24"/>
          <w:szCs w:val="24"/>
          <w:lang w:val="en-GB" w:eastAsia="en-GB"/>
          <w14:ligatures w14:val="none"/>
        </w:rPr>
        <w:t xml:space="preserve">Outcomes were assessed at baseline (Time 1), post treatment/post waitlist (Time 2) and 4-month follow-up (Time 3). </w:t>
      </w:r>
      <w:r w:rsidR="00F02BE3" w:rsidRPr="00365026">
        <w:rPr>
          <w:rFonts w:ascii="Times New Roman" w:eastAsia="Times New Roman" w:hAnsi="Times New Roman" w:cs="Times New Roman"/>
          <w:b/>
          <w:bCs/>
          <w:kern w:val="0"/>
          <w:sz w:val="24"/>
          <w:szCs w:val="24"/>
          <w:lang w:val="en-GB" w:eastAsia="en-GB"/>
          <w14:ligatures w14:val="none"/>
        </w:rPr>
        <w:t>Results.</w:t>
      </w:r>
      <w:r w:rsidR="00F02BE3" w:rsidRPr="00365026">
        <w:rPr>
          <w:rFonts w:ascii="Times New Roman" w:eastAsia="Times New Roman" w:hAnsi="Times New Roman" w:cs="Times New Roman"/>
          <w:kern w:val="0"/>
          <w:sz w:val="24"/>
          <w:szCs w:val="24"/>
          <w:lang w:val="en-GB" w:eastAsia="en-GB"/>
          <w14:ligatures w14:val="none"/>
        </w:rPr>
        <w:t xml:space="preserve"> At follow-up, the</w:t>
      </w:r>
      <w:r w:rsidR="00CA3D92" w:rsidRPr="00365026">
        <w:rPr>
          <w:rFonts w:ascii="Times New Roman" w:eastAsia="Times New Roman" w:hAnsi="Times New Roman" w:cs="Times New Roman"/>
          <w:kern w:val="0"/>
          <w:sz w:val="24"/>
          <w:szCs w:val="24"/>
          <w:lang w:val="en-GB" w:eastAsia="en-GB"/>
          <w14:ligatures w14:val="none"/>
        </w:rPr>
        <w:t xml:space="preserve"> </w:t>
      </w:r>
      <w:r w:rsidR="002C4AD8" w:rsidRPr="00365026">
        <w:rPr>
          <w:rFonts w:ascii="Times New Roman" w:eastAsia="Times New Roman" w:hAnsi="Times New Roman" w:cs="Times New Roman"/>
          <w:kern w:val="0"/>
          <w:sz w:val="24"/>
          <w:szCs w:val="24"/>
          <w:lang w:val="en-GB" w:eastAsia="en-GB"/>
          <w14:ligatures w14:val="none"/>
        </w:rPr>
        <w:t>PCIT-T</w:t>
      </w:r>
      <w:r w:rsidR="00CA3D92" w:rsidRPr="00365026">
        <w:rPr>
          <w:rFonts w:ascii="Times New Roman" w:eastAsia="Times New Roman" w:hAnsi="Times New Roman" w:cs="Times New Roman"/>
          <w:kern w:val="0"/>
          <w:sz w:val="24"/>
          <w:szCs w:val="24"/>
          <w:lang w:val="en-GB" w:eastAsia="en-GB"/>
          <w14:ligatures w14:val="none"/>
        </w:rPr>
        <w:t xml:space="preserve"> group</w:t>
      </w:r>
      <w:r w:rsidR="00F02BE3" w:rsidRPr="00365026">
        <w:rPr>
          <w:rFonts w:ascii="Times New Roman" w:eastAsia="Times New Roman" w:hAnsi="Times New Roman" w:cs="Times New Roman"/>
          <w:kern w:val="0"/>
          <w:sz w:val="24"/>
          <w:szCs w:val="24"/>
          <w:lang w:val="en-GB" w:eastAsia="en-GB"/>
          <w14:ligatures w14:val="none"/>
        </w:rPr>
        <w:t xml:space="preserve"> </w:t>
      </w:r>
      <w:r w:rsidR="00CA3D92" w:rsidRPr="00365026">
        <w:rPr>
          <w:rFonts w:ascii="Times New Roman" w:eastAsia="Times New Roman" w:hAnsi="Times New Roman" w:cs="Times New Roman"/>
          <w:kern w:val="0"/>
          <w:sz w:val="24"/>
          <w:szCs w:val="24"/>
          <w:lang w:val="en-GB" w:eastAsia="en-GB"/>
          <w14:ligatures w14:val="none"/>
        </w:rPr>
        <w:t>display</w:t>
      </w:r>
      <w:r w:rsidR="00F02BE3" w:rsidRPr="00365026">
        <w:rPr>
          <w:rFonts w:ascii="Times New Roman" w:eastAsia="Times New Roman" w:hAnsi="Times New Roman" w:cs="Times New Roman"/>
          <w:kern w:val="0"/>
          <w:sz w:val="24"/>
          <w:szCs w:val="24"/>
          <w:lang w:val="en-GB" w:eastAsia="en-GB"/>
          <w14:ligatures w14:val="none"/>
        </w:rPr>
        <w:t>ed the</w:t>
      </w:r>
      <w:r w:rsidR="00CA3D92" w:rsidRPr="00365026">
        <w:rPr>
          <w:rFonts w:ascii="Times New Roman" w:eastAsia="Times New Roman" w:hAnsi="Times New Roman" w:cs="Times New Roman"/>
          <w:kern w:val="0"/>
          <w:sz w:val="24"/>
          <w:szCs w:val="24"/>
          <w:lang w:val="en-GB" w:eastAsia="en-GB"/>
          <w14:ligatures w14:val="none"/>
        </w:rPr>
        <w:t xml:space="preserve"> highe</w:t>
      </w:r>
      <w:r w:rsidR="00F02BE3" w:rsidRPr="00365026">
        <w:rPr>
          <w:rFonts w:ascii="Times New Roman" w:eastAsia="Times New Roman" w:hAnsi="Times New Roman" w:cs="Times New Roman"/>
          <w:kern w:val="0"/>
          <w:sz w:val="24"/>
          <w:szCs w:val="24"/>
          <w:lang w:val="en-GB" w:eastAsia="en-GB"/>
          <w14:ligatures w14:val="none"/>
        </w:rPr>
        <w:t>st</w:t>
      </w:r>
      <w:r w:rsidR="00CA3D92" w:rsidRPr="00365026">
        <w:rPr>
          <w:rFonts w:ascii="Times New Roman" w:eastAsia="Times New Roman" w:hAnsi="Times New Roman" w:cs="Times New Roman"/>
          <w:kern w:val="0"/>
          <w:sz w:val="24"/>
          <w:szCs w:val="24"/>
          <w:lang w:val="en-GB" w:eastAsia="en-GB"/>
          <w14:ligatures w14:val="none"/>
        </w:rPr>
        <w:t xml:space="preserve"> levels of </w:t>
      </w:r>
      <w:r w:rsidR="002C4AD8" w:rsidRPr="00365026">
        <w:rPr>
          <w:rFonts w:ascii="Times New Roman" w:eastAsia="Times New Roman" w:hAnsi="Times New Roman" w:cs="Times New Roman"/>
          <w:kern w:val="0"/>
          <w:sz w:val="24"/>
          <w:szCs w:val="24"/>
          <w:lang w:val="en-GB" w:eastAsia="en-GB"/>
          <w14:ligatures w14:val="none"/>
        </w:rPr>
        <w:t>parenting sensitivity</w:t>
      </w:r>
      <w:r w:rsidR="00F02BE3" w:rsidRPr="00365026">
        <w:rPr>
          <w:rFonts w:ascii="Times New Roman" w:eastAsia="Times New Roman" w:hAnsi="Times New Roman" w:cs="Times New Roman"/>
          <w:kern w:val="0"/>
          <w:sz w:val="24"/>
          <w:szCs w:val="24"/>
          <w:lang w:val="en-GB" w:eastAsia="en-GB"/>
          <w14:ligatures w14:val="none"/>
        </w:rPr>
        <w:t xml:space="preserve"> and </w:t>
      </w:r>
      <w:r w:rsidR="002C4AD8" w:rsidRPr="00365026">
        <w:rPr>
          <w:rFonts w:ascii="Times New Roman" w:eastAsia="Times New Roman" w:hAnsi="Times New Roman" w:cs="Times New Roman"/>
          <w:kern w:val="0"/>
          <w:sz w:val="24"/>
          <w:szCs w:val="24"/>
          <w:lang w:val="en-GB" w:eastAsia="en-GB"/>
          <w14:ligatures w14:val="none"/>
        </w:rPr>
        <w:t xml:space="preserve">positive parental </w:t>
      </w:r>
      <w:r w:rsidR="000C268D" w:rsidRPr="00365026">
        <w:rPr>
          <w:rFonts w:ascii="Times New Roman" w:eastAsia="Times New Roman" w:hAnsi="Times New Roman" w:cs="Times New Roman"/>
          <w:kern w:val="0"/>
          <w:sz w:val="24"/>
          <w:szCs w:val="24"/>
          <w:lang w:val="en-GB" w:eastAsia="en-GB"/>
          <w14:ligatures w14:val="none"/>
        </w:rPr>
        <w:t>verbalizations</w:t>
      </w:r>
      <w:r w:rsidR="00CA3D92" w:rsidRPr="00365026">
        <w:rPr>
          <w:rFonts w:ascii="Times New Roman" w:eastAsia="Times New Roman" w:hAnsi="Times New Roman" w:cs="Times New Roman"/>
          <w:kern w:val="0"/>
          <w:sz w:val="24"/>
          <w:szCs w:val="24"/>
          <w:lang w:val="en-GB" w:eastAsia="en-GB"/>
          <w14:ligatures w14:val="none"/>
        </w:rPr>
        <w:t>,</w:t>
      </w:r>
      <w:r w:rsidR="00F02BE3" w:rsidRPr="00365026">
        <w:rPr>
          <w:rFonts w:ascii="Times New Roman" w:eastAsia="Times New Roman" w:hAnsi="Times New Roman" w:cs="Times New Roman"/>
          <w:kern w:val="0"/>
          <w:sz w:val="24"/>
          <w:szCs w:val="24"/>
          <w:lang w:val="en-GB" w:eastAsia="en-GB"/>
          <w14:ligatures w14:val="none"/>
        </w:rPr>
        <w:t xml:space="preserve"> and the lowest levels of</w:t>
      </w:r>
      <w:r w:rsidR="002C4AD8" w:rsidRPr="00365026">
        <w:rPr>
          <w:rFonts w:ascii="Times New Roman" w:eastAsia="Times New Roman" w:hAnsi="Times New Roman" w:cs="Times New Roman"/>
          <w:kern w:val="0"/>
          <w:sz w:val="24"/>
          <w:szCs w:val="24"/>
          <w:lang w:val="en-GB" w:eastAsia="en-GB"/>
          <w14:ligatures w14:val="none"/>
        </w:rPr>
        <w:t xml:space="preserve"> negative child-directed </w:t>
      </w:r>
      <w:r w:rsidR="000C268D" w:rsidRPr="00365026">
        <w:rPr>
          <w:rFonts w:ascii="Times New Roman" w:eastAsia="Times New Roman" w:hAnsi="Times New Roman" w:cs="Times New Roman"/>
          <w:kern w:val="0"/>
          <w:sz w:val="24"/>
          <w:szCs w:val="24"/>
          <w:lang w:val="en-GB" w:eastAsia="en-GB"/>
          <w14:ligatures w14:val="none"/>
        </w:rPr>
        <w:t>verbalizations</w:t>
      </w:r>
      <w:r w:rsidR="00CA3D92" w:rsidRPr="00365026">
        <w:rPr>
          <w:rFonts w:ascii="Times New Roman" w:eastAsia="Times New Roman" w:hAnsi="Times New Roman" w:cs="Times New Roman"/>
          <w:kern w:val="0"/>
          <w:sz w:val="24"/>
          <w:szCs w:val="24"/>
          <w:lang w:val="en-GB" w:eastAsia="en-GB"/>
          <w14:ligatures w14:val="none"/>
        </w:rPr>
        <w:t xml:space="preserve"> and </w:t>
      </w:r>
      <w:r w:rsidR="002C4AD8" w:rsidRPr="00365026">
        <w:rPr>
          <w:rFonts w:ascii="Times New Roman" w:eastAsia="Times New Roman" w:hAnsi="Times New Roman" w:cs="Times New Roman"/>
          <w:kern w:val="0"/>
          <w:sz w:val="24"/>
          <w:szCs w:val="24"/>
          <w:lang w:val="en-GB" w:eastAsia="en-GB"/>
          <w14:ligatures w14:val="none"/>
        </w:rPr>
        <w:t xml:space="preserve">non-attuned mind-minded statements. </w:t>
      </w:r>
      <w:r w:rsidR="00F02BE3" w:rsidRPr="00365026">
        <w:rPr>
          <w:rFonts w:ascii="Times New Roman" w:eastAsia="Times New Roman" w:hAnsi="Times New Roman" w:cs="Times New Roman"/>
          <w:kern w:val="0"/>
          <w:sz w:val="24"/>
          <w:szCs w:val="24"/>
          <w:lang w:val="en-GB" w:eastAsia="en-GB"/>
          <w14:ligatures w14:val="none"/>
        </w:rPr>
        <w:t>Of the three groups, the PCIT-T group showed the greatest degree of change on these variables. They were</w:t>
      </w:r>
      <w:r w:rsidR="002C4AD8" w:rsidRPr="00365026">
        <w:rPr>
          <w:rFonts w:ascii="Times New Roman" w:eastAsia="Times New Roman" w:hAnsi="Times New Roman" w:cs="Times New Roman"/>
          <w:kern w:val="0"/>
          <w:sz w:val="24"/>
          <w:szCs w:val="24"/>
          <w:lang w:val="en-GB" w:eastAsia="en-GB"/>
          <w14:ligatures w14:val="none"/>
        </w:rPr>
        <w:t xml:space="preserve"> </w:t>
      </w:r>
      <w:r w:rsidR="00F02BE3" w:rsidRPr="00365026">
        <w:rPr>
          <w:rFonts w:ascii="Times New Roman" w:eastAsia="Times New Roman" w:hAnsi="Times New Roman" w:cs="Times New Roman"/>
          <w:kern w:val="0"/>
          <w:sz w:val="24"/>
          <w:szCs w:val="24"/>
          <w:lang w:val="en-GB" w:eastAsia="en-GB"/>
          <w14:ligatures w14:val="none"/>
        </w:rPr>
        <w:t xml:space="preserve">also </w:t>
      </w:r>
      <w:r w:rsidR="002C4AD8" w:rsidRPr="00365026">
        <w:rPr>
          <w:rFonts w:ascii="Times New Roman" w:eastAsia="Times New Roman" w:hAnsi="Times New Roman" w:cs="Times New Roman"/>
          <w:kern w:val="0"/>
          <w:sz w:val="24"/>
          <w:szCs w:val="24"/>
          <w:lang w:val="en-GB" w:eastAsia="en-GB"/>
          <w14:ligatures w14:val="none"/>
        </w:rPr>
        <w:t xml:space="preserve">the only </w:t>
      </w:r>
      <w:r w:rsidR="00F02BE3" w:rsidRPr="00365026">
        <w:rPr>
          <w:rFonts w:ascii="Times New Roman" w:eastAsia="Times New Roman" w:hAnsi="Times New Roman" w:cs="Times New Roman"/>
          <w:kern w:val="0"/>
          <w:sz w:val="24"/>
          <w:szCs w:val="24"/>
          <w:lang w:val="en-GB" w:eastAsia="en-GB"/>
          <w14:ligatures w14:val="none"/>
        </w:rPr>
        <w:t>group</w:t>
      </w:r>
      <w:r w:rsidR="002C4AD8" w:rsidRPr="00365026">
        <w:rPr>
          <w:rFonts w:ascii="Times New Roman" w:eastAsia="Times New Roman" w:hAnsi="Times New Roman" w:cs="Times New Roman"/>
          <w:kern w:val="0"/>
          <w:sz w:val="24"/>
          <w:szCs w:val="24"/>
          <w:lang w:val="en-GB" w:eastAsia="en-GB"/>
          <w14:ligatures w14:val="none"/>
        </w:rPr>
        <w:t xml:space="preserve"> to show significant </w:t>
      </w:r>
      <w:r w:rsidR="00B03E66" w:rsidRPr="00365026">
        <w:rPr>
          <w:rFonts w:ascii="Times New Roman" w:eastAsia="Times New Roman" w:hAnsi="Times New Roman" w:cs="Times New Roman"/>
          <w:kern w:val="0"/>
          <w:sz w:val="24"/>
          <w:szCs w:val="24"/>
          <w:lang w:val="en-GB" w:eastAsia="en-GB"/>
          <w14:ligatures w14:val="none"/>
        </w:rPr>
        <w:t xml:space="preserve">within-group improvements </w:t>
      </w:r>
      <w:r w:rsidR="002C4AD8" w:rsidRPr="00365026">
        <w:rPr>
          <w:rFonts w:ascii="Times New Roman" w:eastAsia="Times New Roman" w:hAnsi="Times New Roman" w:cs="Times New Roman"/>
          <w:kern w:val="0"/>
          <w:sz w:val="24"/>
          <w:szCs w:val="24"/>
          <w:lang w:val="en-GB" w:eastAsia="en-GB"/>
          <w14:ligatures w14:val="none"/>
        </w:rPr>
        <w:t xml:space="preserve">in </w:t>
      </w:r>
      <w:r w:rsidR="00F02BE3" w:rsidRPr="00365026">
        <w:rPr>
          <w:rFonts w:ascii="Times New Roman" w:eastAsia="Times New Roman" w:hAnsi="Times New Roman" w:cs="Times New Roman"/>
          <w:kern w:val="0"/>
          <w:sz w:val="24"/>
          <w:szCs w:val="24"/>
          <w:lang w:val="en-GB" w:eastAsia="en-GB"/>
          <w14:ligatures w14:val="none"/>
        </w:rPr>
        <w:t xml:space="preserve">sensitivity, </w:t>
      </w:r>
      <w:r w:rsidR="002C4AD8" w:rsidRPr="00365026">
        <w:rPr>
          <w:rFonts w:ascii="Times New Roman" w:eastAsia="Times New Roman" w:hAnsi="Times New Roman" w:cs="Times New Roman"/>
          <w:kern w:val="0"/>
          <w:sz w:val="24"/>
          <w:szCs w:val="24"/>
          <w:lang w:val="en-GB" w:eastAsia="en-GB"/>
          <w14:ligatures w14:val="none"/>
        </w:rPr>
        <w:t xml:space="preserve">self-reported parental reflectiveness, and empathy and emotional understanding. </w:t>
      </w:r>
      <w:r w:rsidR="00F02BE3" w:rsidRPr="0085052F">
        <w:rPr>
          <w:rFonts w:ascii="Times New Roman" w:eastAsia="Times New Roman" w:hAnsi="Times New Roman" w:cs="Times New Roman"/>
          <w:kern w:val="0"/>
          <w:sz w:val="24"/>
          <w:szCs w:val="24"/>
          <w:highlight w:val="yellow"/>
          <w:lang w:val="en-GB" w:eastAsia="en-GB"/>
          <w14:ligatures w14:val="none"/>
          <w:rPrChange w:id="181" w:author="Jane Kohlhoff" w:date="2024-06-11T14:18:00Z" w16du:dateUtc="2024-06-11T04:18:00Z">
            <w:rPr>
              <w:rFonts w:ascii="Times New Roman" w:eastAsia="Times New Roman" w:hAnsi="Times New Roman" w:cs="Times New Roman"/>
              <w:kern w:val="0"/>
              <w:sz w:val="24"/>
              <w:szCs w:val="24"/>
              <w:lang w:val="en-GB" w:eastAsia="en-GB"/>
              <w14:ligatures w14:val="none"/>
            </w:rPr>
          </w:rPrChange>
        </w:rPr>
        <w:t>Significant reductions in parenting stress were seen for both the PCIT-T and COS-P groups.</w:t>
      </w:r>
      <w:r w:rsidR="00F02BE3" w:rsidRPr="00365026">
        <w:rPr>
          <w:rFonts w:ascii="Times New Roman" w:eastAsia="Times New Roman" w:hAnsi="Times New Roman" w:cs="Times New Roman"/>
          <w:kern w:val="0"/>
          <w:sz w:val="24"/>
          <w:szCs w:val="24"/>
          <w:lang w:val="en-GB" w:eastAsia="en-GB"/>
          <w14:ligatures w14:val="none"/>
        </w:rPr>
        <w:t xml:space="preserve"> </w:t>
      </w:r>
      <w:r w:rsidR="00B03E66" w:rsidRPr="00365026">
        <w:rPr>
          <w:rFonts w:ascii="Times New Roman" w:eastAsia="Times New Roman" w:hAnsi="Times New Roman" w:cs="Times New Roman"/>
          <w:kern w:val="0"/>
          <w:sz w:val="24"/>
          <w:szCs w:val="24"/>
          <w:lang w:val="en-GB" w:eastAsia="en-GB"/>
          <w14:ligatures w14:val="none"/>
        </w:rPr>
        <w:t>In terms of child outcomes, there were</w:t>
      </w:r>
      <w:r w:rsidR="002C4AD8" w:rsidRPr="00365026">
        <w:rPr>
          <w:rFonts w:ascii="Times New Roman" w:eastAsia="Times New Roman" w:hAnsi="Times New Roman" w:cs="Times New Roman"/>
          <w:kern w:val="0"/>
          <w:sz w:val="24"/>
          <w:szCs w:val="24"/>
          <w:lang w:val="en-GB" w:eastAsia="en-GB"/>
          <w14:ligatures w14:val="none"/>
        </w:rPr>
        <w:t xml:space="preserve"> </w:t>
      </w:r>
      <w:r w:rsidR="00B03E66" w:rsidRPr="00365026">
        <w:rPr>
          <w:rFonts w:ascii="Times New Roman" w:eastAsia="Times New Roman" w:hAnsi="Times New Roman" w:cs="Times New Roman"/>
          <w:kern w:val="0"/>
          <w:sz w:val="24"/>
          <w:szCs w:val="24"/>
          <w:lang w:val="en-GB" w:eastAsia="en-GB"/>
          <w14:ligatures w14:val="none"/>
        </w:rPr>
        <w:t xml:space="preserve">no </w:t>
      </w:r>
      <w:r w:rsidR="002C4AD8" w:rsidRPr="00365026">
        <w:rPr>
          <w:rFonts w:ascii="Times New Roman" w:eastAsia="Times New Roman" w:hAnsi="Times New Roman" w:cs="Times New Roman"/>
          <w:kern w:val="0"/>
          <w:sz w:val="24"/>
          <w:szCs w:val="24"/>
          <w:lang w:val="en-GB" w:eastAsia="en-GB"/>
          <w14:ligatures w14:val="none"/>
        </w:rPr>
        <w:t>statistically significant differences between the groups</w:t>
      </w:r>
      <w:r w:rsidR="00B03E66" w:rsidRPr="00365026">
        <w:rPr>
          <w:rFonts w:ascii="Times New Roman" w:eastAsia="Times New Roman" w:hAnsi="Times New Roman" w:cs="Times New Roman"/>
          <w:kern w:val="0"/>
          <w:sz w:val="24"/>
          <w:szCs w:val="24"/>
          <w:lang w:val="en-GB" w:eastAsia="en-GB"/>
          <w14:ligatures w14:val="none"/>
        </w:rPr>
        <w:t xml:space="preserve"> at </w:t>
      </w:r>
      <w:proofErr w:type="gramStart"/>
      <w:r w:rsidR="00B03E66" w:rsidRPr="00365026">
        <w:rPr>
          <w:rFonts w:ascii="Times New Roman" w:eastAsia="Times New Roman" w:hAnsi="Times New Roman" w:cs="Times New Roman"/>
          <w:kern w:val="0"/>
          <w:sz w:val="24"/>
          <w:szCs w:val="24"/>
          <w:lang w:val="en-GB" w:eastAsia="en-GB"/>
          <w14:ligatures w14:val="none"/>
        </w:rPr>
        <w:t>follow-up</w:t>
      </w:r>
      <w:proofErr w:type="gramEnd"/>
      <w:r w:rsidR="00B03E66" w:rsidRPr="00365026">
        <w:rPr>
          <w:rFonts w:ascii="Times New Roman" w:eastAsia="Times New Roman" w:hAnsi="Times New Roman" w:cs="Times New Roman"/>
          <w:kern w:val="0"/>
          <w:sz w:val="24"/>
          <w:szCs w:val="24"/>
          <w:lang w:val="en-GB" w:eastAsia="en-GB"/>
          <w14:ligatures w14:val="none"/>
        </w:rPr>
        <w:t xml:space="preserve"> but</w:t>
      </w:r>
      <w:r w:rsidR="002C4AD8" w:rsidRPr="00365026">
        <w:rPr>
          <w:rFonts w:ascii="Times New Roman" w:eastAsia="Times New Roman" w:hAnsi="Times New Roman" w:cs="Times New Roman"/>
          <w:kern w:val="0"/>
          <w:sz w:val="24"/>
          <w:szCs w:val="24"/>
          <w:lang w:val="en-GB" w:eastAsia="en-GB"/>
          <w14:ligatures w14:val="none"/>
        </w:rPr>
        <w:t xml:space="preserve"> </w:t>
      </w:r>
      <w:r w:rsidR="00B03E66" w:rsidRPr="00365026">
        <w:rPr>
          <w:rFonts w:ascii="Times New Roman" w:eastAsia="Times New Roman" w:hAnsi="Times New Roman" w:cs="Times New Roman"/>
          <w:kern w:val="0"/>
          <w:sz w:val="24"/>
          <w:szCs w:val="24"/>
          <w:lang w:val="en-GB" w:eastAsia="en-GB"/>
          <w14:ligatures w14:val="none"/>
        </w:rPr>
        <w:t>the</w:t>
      </w:r>
      <w:r w:rsidR="002C4AD8" w:rsidRPr="00365026">
        <w:rPr>
          <w:rFonts w:ascii="Times New Roman" w:eastAsia="Times New Roman" w:hAnsi="Times New Roman" w:cs="Times New Roman"/>
          <w:kern w:val="0"/>
          <w:sz w:val="24"/>
          <w:szCs w:val="24"/>
          <w:lang w:val="en-GB" w:eastAsia="en-GB"/>
          <w14:ligatures w14:val="none"/>
        </w:rPr>
        <w:t xml:space="preserve"> PCIT-T group was the only group to </w:t>
      </w:r>
      <w:r w:rsidR="00F02BE3" w:rsidRPr="00365026">
        <w:rPr>
          <w:rFonts w:ascii="Times New Roman" w:eastAsia="Times New Roman" w:hAnsi="Times New Roman" w:cs="Times New Roman"/>
          <w:kern w:val="0"/>
          <w:sz w:val="24"/>
          <w:szCs w:val="24"/>
          <w:lang w:val="en-GB" w:eastAsia="en-GB"/>
          <w14:ligatures w14:val="none"/>
        </w:rPr>
        <w:t xml:space="preserve">show </w:t>
      </w:r>
      <w:r w:rsidR="00B03E66" w:rsidRPr="00365026">
        <w:rPr>
          <w:rFonts w:ascii="Times New Roman" w:eastAsia="Times New Roman" w:hAnsi="Times New Roman" w:cs="Times New Roman"/>
          <w:kern w:val="0"/>
          <w:sz w:val="24"/>
          <w:szCs w:val="24"/>
          <w:lang w:val="en-GB" w:eastAsia="en-GB"/>
          <w14:ligatures w14:val="none"/>
        </w:rPr>
        <w:t xml:space="preserve">significant within-group </w:t>
      </w:r>
      <w:r w:rsidR="002C4AD8" w:rsidRPr="00365026">
        <w:rPr>
          <w:rFonts w:ascii="Times New Roman" w:eastAsia="Times New Roman" w:hAnsi="Times New Roman" w:cs="Times New Roman"/>
          <w:kern w:val="0"/>
          <w:sz w:val="24"/>
          <w:szCs w:val="24"/>
          <w:lang w:val="en-GB" w:eastAsia="en-GB"/>
          <w14:ligatures w14:val="none"/>
        </w:rPr>
        <w:t xml:space="preserve">improvements in parent-reported social competence, child </w:t>
      </w:r>
      <w:del w:id="182" w:author="Jane Kohlhoff" w:date="2024-05-22T07:13:00Z" w16du:dateUtc="2024-05-21T21:13:00Z">
        <w:r w:rsidR="002C4AD8" w:rsidRPr="00365026" w:rsidDel="005B7BB5">
          <w:rPr>
            <w:rFonts w:ascii="Times New Roman" w:eastAsia="Times New Roman" w:hAnsi="Times New Roman" w:cs="Times New Roman"/>
            <w:kern w:val="0"/>
            <w:sz w:val="24"/>
            <w:szCs w:val="24"/>
            <w:lang w:val="en-GB" w:eastAsia="en-GB"/>
            <w14:ligatures w14:val="none"/>
          </w:rPr>
          <w:delText>internalising</w:delText>
        </w:r>
      </w:del>
      <w:ins w:id="183" w:author="Jane Kohlhoff" w:date="2024-05-22T07:13:00Z" w16du:dateUtc="2024-05-21T21:13:00Z">
        <w:r w:rsidR="005B7BB5" w:rsidRPr="00365026">
          <w:rPr>
            <w:rFonts w:ascii="Times New Roman" w:eastAsia="Times New Roman" w:hAnsi="Times New Roman" w:cs="Times New Roman"/>
            <w:kern w:val="0"/>
            <w:sz w:val="24"/>
            <w:szCs w:val="24"/>
            <w:lang w:val="en-GB" w:eastAsia="en-GB"/>
            <w14:ligatures w14:val="none"/>
          </w:rPr>
          <w:t>internalizing</w:t>
        </w:r>
      </w:ins>
      <w:r w:rsidR="002C4AD8" w:rsidRPr="00365026">
        <w:rPr>
          <w:rFonts w:ascii="Times New Roman" w:eastAsia="Times New Roman" w:hAnsi="Times New Roman" w:cs="Times New Roman"/>
          <w:kern w:val="0"/>
          <w:sz w:val="24"/>
          <w:szCs w:val="24"/>
          <w:lang w:val="en-GB" w:eastAsia="en-GB"/>
          <w14:ligatures w14:val="none"/>
        </w:rPr>
        <w:t xml:space="preserve"> problems, </w:t>
      </w:r>
      <w:r w:rsidR="00B03E66" w:rsidRPr="00365026">
        <w:rPr>
          <w:rFonts w:ascii="Times New Roman" w:eastAsia="Times New Roman" w:hAnsi="Times New Roman" w:cs="Times New Roman"/>
          <w:kern w:val="0"/>
          <w:sz w:val="24"/>
          <w:szCs w:val="24"/>
          <w:lang w:val="en-GB" w:eastAsia="en-GB"/>
          <w14:ligatures w14:val="none"/>
        </w:rPr>
        <w:t xml:space="preserve">and </w:t>
      </w:r>
      <w:r w:rsidR="002C4AD8" w:rsidRPr="00365026">
        <w:rPr>
          <w:rFonts w:ascii="Times New Roman" w:eastAsia="Times New Roman" w:hAnsi="Times New Roman" w:cs="Times New Roman"/>
          <w:kern w:val="0"/>
          <w:sz w:val="24"/>
          <w:szCs w:val="24"/>
          <w:lang w:val="en-GB" w:eastAsia="en-GB"/>
          <w14:ligatures w14:val="none"/>
        </w:rPr>
        <w:t xml:space="preserve">general </w:t>
      </w:r>
      <w:proofErr w:type="spellStart"/>
      <w:r w:rsidR="002C4AD8" w:rsidRPr="00365026">
        <w:rPr>
          <w:rFonts w:ascii="Times New Roman" w:eastAsia="Times New Roman" w:hAnsi="Times New Roman" w:cs="Times New Roman"/>
          <w:kern w:val="0"/>
          <w:sz w:val="24"/>
          <w:szCs w:val="24"/>
          <w:lang w:val="en-GB" w:eastAsia="en-GB"/>
          <w14:ligatures w14:val="none"/>
        </w:rPr>
        <w:t>behavio</w:t>
      </w:r>
      <w:del w:id="184" w:author="Jane Kohlhoff" w:date="2024-05-22T06:36:00Z" w16du:dateUtc="2024-05-21T20:36:00Z">
        <w:r w:rsidR="002C4AD8" w:rsidRPr="00365026" w:rsidDel="00F57492">
          <w:rPr>
            <w:rFonts w:ascii="Times New Roman" w:eastAsia="Times New Roman" w:hAnsi="Times New Roman" w:cs="Times New Roman"/>
            <w:kern w:val="0"/>
            <w:sz w:val="24"/>
            <w:szCs w:val="24"/>
            <w:lang w:val="en-GB" w:eastAsia="en-GB"/>
            <w14:ligatures w14:val="none"/>
          </w:rPr>
          <w:delText>u</w:delText>
        </w:r>
      </w:del>
      <w:r w:rsidR="002C4AD8" w:rsidRPr="00365026">
        <w:rPr>
          <w:rFonts w:ascii="Times New Roman" w:eastAsia="Times New Roman" w:hAnsi="Times New Roman" w:cs="Times New Roman"/>
          <w:kern w:val="0"/>
          <w:sz w:val="24"/>
          <w:szCs w:val="24"/>
          <w:lang w:val="en-GB" w:eastAsia="en-GB"/>
          <w14:ligatures w14:val="none"/>
        </w:rPr>
        <w:t>r</w:t>
      </w:r>
      <w:proofErr w:type="spellEnd"/>
      <w:r w:rsidR="002C4AD8" w:rsidRPr="00365026">
        <w:rPr>
          <w:rFonts w:ascii="Times New Roman" w:eastAsia="Times New Roman" w:hAnsi="Times New Roman" w:cs="Times New Roman"/>
          <w:kern w:val="0"/>
          <w:sz w:val="24"/>
          <w:szCs w:val="24"/>
          <w:lang w:val="en-GB" w:eastAsia="en-GB"/>
          <w14:ligatures w14:val="none"/>
        </w:rPr>
        <w:t xml:space="preserve"> issues</w:t>
      </w:r>
      <w:r w:rsidR="00F02BE3" w:rsidRPr="00365026">
        <w:rPr>
          <w:rFonts w:ascii="Times New Roman" w:eastAsia="Times New Roman" w:hAnsi="Times New Roman" w:cs="Times New Roman"/>
          <w:kern w:val="0"/>
          <w:sz w:val="24"/>
          <w:szCs w:val="24"/>
          <w:lang w:val="en-GB" w:eastAsia="en-GB"/>
          <w14:ligatures w14:val="none"/>
        </w:rPr>
        <w:t xml:space="preserve">. Significant reductions in child </w:t>
      </w:r>
      <w:del w:id="185" w:author="Jane Kohlhoff" w:date="2024-05-22T07:12:00Z" w16du:dateUtc="2024-05-21T21:12:00Z">
        <w:r w:rsidR="00F02BE3" w:rsidRPr="00365026" w:rsidDel="005B7BB5">
          <w:rPr>
            <w:rFonts w:ascii="Times New Roman" w:eastAsia="Times New Roman" w:hAnsi="Times New Roman" w:cs="Times New Roman"/>
            <w:kern w:val="0"/>
            <w:sz w:val="24"/>
            <w:szCs w:val="24"/>
            <w:lang w:val="en-GB" w:eastAsia="en-GB"/>
            <w14:ligatures w14:val="none"/>
          </w:rPr>
          <w:delText>externalising</w:delText>
        </w:r>
      </w:del>
      <w:ins w:id="186" w:author="Jane Kohlhoff" w:date="2024-05-22T07:12:00Z" w16du:dateUtc="2024-05-21T21:12:00Z">
        <w:r w:rsidR="005B7BB5" w:rsidRPr="00365026">
          <w:rPr>
            <w:rFonts w:ascii="Times New Roman" w:eastAsia="Times New Roman" w:hAnsi="Times New Roman" w:cs="Times New Roman"/>
            <w:kern w:val="0"/>
            <w:sz w:val="24"/>
            <w:szCs w:val="24"/>
            <w:lang w:val="en-GB" w:eastAsia="en-GB"/>
            <w14:ligatures w14:val="none"/>
          </w:rPr>
          <w:t>externalizing</w:t>
        </w:r>
      </w:ins>
      <w:r w:rsidR="00F02BE3" w:rsidRPr="00365026">
        <w:rPr>
          <w:rFonts w:ascii="Times New Roman" w:eastAsia="Times New Roman" w:hAnsi="Times New Roman" w:cs="Times New Roman"/>
          <w:kern w:val="0"/>
          <w:sz w:val="24"/>
          <w:szCs w:val="24"/>
          <w:lang w:val="en-GB" w:eastAsia="en-GB"/>
          <w14:ligatures w14:val="none"/>
        </w:rPr>
        <w:t xml:space="preserve"> </w:t>
      </w:r>
      <w:proofErr w:type="spellStart"/>
      <w:r w:rsidR="00F02BE3" w:rsidRPr="00365026">
        <w:rPr>
          <w:rFonts w:ascii="Times New Roman" w:eastAsia="Times New Roman" w:hAnsi="Times New Roman" w:cs="Times New Roman"/>
          <w:kern w:val="0"/>
          <w:sz w:val="24"/>
          <w:szCs w:val="24"/>
          <w:lang w:val="en-GB" w:eastAsia="en-GB"/>
          <w14:ligatures w14:val="none"/>
        </w:rPr>
        <w:t>behaviors</w:t>
      </w:r>
      <w:proofErr w:type="spellEnd"/>
      <w:r w:rsidR="00F02BE3" w:rsidRPr="00365026">
        <w:rPr>
          <w:rFonts w:ascii="Times New Roman" w:eastAsia="Times New Roman" w:hAnsi="Times New Roman" w:cs="Times New Roman"/>
          <w:kern w:val="0"/>
          <w:sz w:val="24"/>
          <w:szCs w:val="24"/>
          <w:lang w:val="en-GB" w:eastAsia="en-GB"/>
          <w14:ligatures w14:val="none"/>
        </w:rPr>
        <w:t xml:space="preserve"> were seen for both the</w:t>
      </w:r>
      <w:r w:rsidR="00B03E66" w:rsidRPr="00365026">
        <w:rPr>
          <w:rFonts w:ascii="Times New Roman" w:eastAsia="Times New Roman" w:hAnsi="Times New Roman" w:cs="Times New Roman"/>
          <w:kern w:val="0"/>
          <w:sz w:val="24"/>
          <w:szCs w:val="24"/>
          <w:lang w:val="en-GB" w:eastAsia="en-GB"/>
          <w14:ligatures w14:val="none"/>
        </w:rPr>
        <w:t xml:space="preserve"> PCIT-T and COS-P groups.</w:t>
      </w:r>
      <w:r w:rsidR="002C4AD8" w:rsidRPr="00365026">
        <w:rPr>
          <w:rFonts w:ascii="Times New Roman" w:eastAsia="Times New Roman" w:hAnsi="Times New Roman" w:cs="Times New Roman"/>
          <w:kern w:val="0"/>
          <w:sz w:val="24"/>
          <w:szCs w:val="24"/>
          <w:lang w:val="en-GB" w:eastAsia="en-GB"/>
          <w14:ligatures w14:val="none"/>
        </w:rPr>
        <w:t xml:space="preserve"> </w:t>
      </w:r>
      <w:del w:id="187" w:author="Jane Kohlhoff" w:date="2024-06-11T23:50:00Z" w16du:dateUtc="2024-06-11T13:50:00Z">
        <w:r w:rsidRPr="00365026" w:rsidDel="0088318B">
          <w:rPr>
            <w:rFonts w:ascii="Times New Roman" w:hAnsi="Times New Roman" w:cs="Times New Roman"/>
            <w:b/>
            <w:color w:val="000000"/>
            <w:sz w:val="24"/>
            <w:szCs w:val="24"/>
            <w:lang w:val="en-US"/>
            <w:rPrChange w:id="188" w:author="Jane Kohlhoff" w:date="2024-06-11T09:53:00Z" w16du:dateUtc="2024-06-10T23:53:00Z">
              <w:rPr>
                <w:rFonts w:ascii="Times" w:hAnsi="Times" w:cs="Times"/>
                <w:b/>
                <w:color w:val="000000"/>
                <w:sz w:val="24"/>
                <w:szCs w:val="24"/>
                <w:lang w:val="en-US"/>
              </w:rPr>
            </w:rPrChange>
          </w:rPr>
          <w:delText>Discussion</w:delText>
        </w:r>
      </w:del>
      <w:ins w:id="189" w:author="Jane Kohlhoff" w:date="2024-06-11T23:50:00Z" w16du:dateUtc="2024-06-11T13:50:00Z">
        <w:r w:rsidR="0088318B">
          <w:rPr>
            <w:rFonts w:ascii="Times New Roman" w:hAnsi="Times New Roman" w:cs="Times New Roman"/>
            <w:b/>
            <w:color w:val="000000"/>
            <w:sz w:val="24"/>
            <w:szCs w:val="24"/>
            <w:lang w:val="en-US"/>
          </w:rPr>
          <w:t>Conclusions</w:t>
        </w:r>
      </w:ins>
      <w:r w:rsidRPr="00365026">
        <w:rPr>
          <w:rFonts w:ascii="Times New Roman" w:hAnsi="Times New Roman" w:cs="Times New Roman"/>
          <w:b/>
          <w:color w:val="000000"/>
          <w:sz w:val="24"/>
          <w:szCs w:val="24"/>
          <w:lang w:val="en-US"/>
          <w:rPrChange w:id="190" w:author="Jane Kohlhoff" w:date="2024-06-11T09:53:00Z" w16du:dateUtc="2024-06-10T23:53:00Z">
            <w:rPr>
              <w:rFonts w:ascii="Times" w:hAnsi="Times" w:cs="Times"/>
              <w:b/>
              <w:color w:val="000000"/>
              <w:sz w:val="24"/>
              <w:szCs w:val="24"/>
              <w:lang w:val="en-US"/>
            </w:rPr>
          </w:rPrChange>
        </w:rPr>
        <w:t>.</w:t>
      </w:r>
      <w:r w:rsidRPr="00365026">
        <w:rPr>
          <w:rFonts w:ascii="Times New Roman" w:hAnsi="Times New Roman" w:cs="Times New Roman"/>
          <w:color w:val="000000"/>
          <w:sz w:val="24"/>
          <w:szCs w:val="24"/>
          <w:lang w:val="en-US"/>
          <w:rPrChange w:id="191" w:author="Jane Kohlhoff" w:date="2024-06-11T09:53:00Z" w16du:dateUtc="2024-06-10T23:53:00Z">
            <w:rPr>
              <w:rFonts w:ascii="Times" w:hAnsi="Times" w:cs="Times"/>
              <w:color w:val="000000"/>
              <w:sz w:val="24"/>
              <w:szCs w:val="24"/>
              <w:lang w:val="en-US"/>
            </w:rPr>
          </w:rPrChange>
        </w:rPr>
        <w:t xml:space="preserve"> Delivered in the early intervention period of toddlerhood, Parent</w:t>
      </w:r>
      <w:ins w:id="192" w:author="Jane Kohlhoff" w:date="2024-06-11T09:48:00Z" w16du:dateUtc="2024-06-10T23:48:00Z">
        <w:r w:rsidR="00BF2DFD" w:rsidRPr="00365026">
          <w:rPr>
            <w:rFonts w:ascii="Times New Roman" w:hAnsi="Times New Roman" w:cs="Times New Roman"/>
            <w:color w:val="000000"/>
            <w:sz w:val="24"/>
            <w:szCs w:val="24"/>
            <w:lang w:val="en-US"/>
            <w:rPrChange w:id="193" w:author="Jane Kohlhoff" w:date="2024-06-11T09:53:00Z" w16du:dateUtc="2024-06-10T23:53:00Z">
              <w:rPr>
                <w:rFonts w:ascii="Times" w:hAnsi="Times" w:cs="Times"/>
                <w:color w:val="000000"/>
                <w:sz w:val="24"/>
                <w:szCs w:val="24"/>
                <w:lang w:val="en-US"/>
              </w:rPr>
            </w:rPrChange>
          </w:rPr>
          <w:t>-</w:t>
        </w:r>
      </w:ins>
      <w:del w:id="194" w:author="Jane Kohlhoff" w:date="2024-06-11T09:48:00Z" w16du:dateUtc="2024-06-10T23:48:00Z">
        <w:r w:rsidRPr="00365026" w:rsidDel="00BF2DFD">
          <w:rPr>
            <w:rFonts w:ascii="Times New Roman" w:hAnsi="Times New Roman" w:cs="Times New Roman"/>
            <w:color w:val="000000"/>
            <w:sz w:val="24"/>
            <w:szCs w:val="24"/>
            <w:lang w:val="en-US"/>
            <w:rPrChange w:id="195" w:author="Jane Kohlhoff" w:date="2024-06-11T09:53:00Z" w16du:dateUtc="2024-06-10T23:53:00Z">
              <w:rPr>
                <w:rFonts w:ascii="Times" w:hAnsi="Times" w:cs="Times"/>
                <w:color w:val="000000"/>
                <w:sz w:val="24"/>
                <w:szCs w:val="24"/>
                <w:lang w:val="en-US"/>
              </w:rPr>
            </w:rPrChange>
          </w:rPr>
          <w:delText xml:space="preserve"> </w:delText>
        </w:r>
      </w:del>
      <w:r w:rsidRPr="00365026">
        <w:rPr>
          <w:rFonts w:ascii="Times New Roman" w:hAnsi="Times New Roman" w:cs="Times New Roman"/>
          <w:color w:val="000000"/>
          <w:sz w:val="24"/>
          <w:szCs w:val="24"/>
          <w:lang w:val="en-US"/>
          <w:rPrChange w:id="196" w:author="Jane Kohlhoff" w:date="2024-06-11T09:53:00Z" w16du:dateUtc="2024-06-10T23:53:00Z">
            <w:rPr>
              <w:rFonts w:ascii="Times" w:hAnsi="Times" w:cs="Times"/>
              <w:color w:val="000000"/>
              <w:sz w:val="24"/>
              <w:szCs w:val="24"/>
              <w:lang w:val="en-US"/>
            </w:rPr>
          </w:rPrChange>
        </w:rPr>
        <w:t xml:space="preserve">Child Interaction Therapy - Toddler has the potential to bring about significant </w:t>
      </w:r>
      <w:del w:id="197" w:author="Jane Kohlhoff" w:date="2024-06-10T19:09:00Z" w16du:dateUtc="2024-06-10T09:09:00Z">
        <w:r w:rsidRPr="00365026" w:rsidDel="00BB1782">
          <w:rPr>
            <w:rFonts w:ascii="Times New Roman" w:hAnsi="Times New Roman" w:cs="Times New Roman"/>
            <w:color w:val="000000"/>
            <w:sz w:val="24"/>
            <w:szCs w:val="24"/>
            <w:lang w:val="en-US"/>
            <w:rPrChange w:id="198" w:author="Jane Kohlhoff" w:date="2024-06-11T09:53:00Z" w16du:dateUtc="2024-06-10T23:53:00Z">
              <w:rPr>
                <w:rFonts w:ascii="Times" w:hAnsi="Times" w:cs="Times"/>
                <w:color w:val="000000"/>
                <w:sz w:val="24"/>
                <w:szCs w:val="24"/>
                <w:lang w:val="en-US"/>
              </w:rPr>
            </w:rPrChange>
          </w:rPr>
          <w:delText xml:space="preserve">and lasting </w:delText>
        </w:r>
      </w:del>
      <w:r w:rsidRPr="00365026">
        <w:rPr>
          <w:rFonts w:ascii="Times New Roman" w:hAnsi="Times New Roman" w:cs="Times New Roman"/>
          <w:color w:val="000000"/>
          <w:sz w:val="24"/>
          <w:szCs w:val="24"/>
          <w:lang w:val="en-US"/>
          <w:rPrChange w:id="199" w:author="Jane Kohlhoff" w:date="2024-06-11T09:53:00Z" w16du:dateUtc="2024-06-10T23:53:00Z">
            <w:rPr>
              <w:rFonts w:ascii="Times" w:hAnsi="Times" w:cs="Times"/>
              <w:color w:val="000000"/>
              <w:sz w:val="24"/>
              <w:szCs w:val="24"/>
              <w:lang w:val="en-US"/>
            </w:rPr>
          </w:rPrChange>
        </w:rPr>
        <w:t xml:space="preserve">changes for children presenting with early onset </w:t>
      </w:r>
      <w:r w:rsidR="000C268D" w:rsidRPr="00365026">
        <w:rPr>
          <w:rFonts w:ascii="Times New Roman" w:hAnsi="Times New Roman" w:cs="Times New Roman"/>
          <w:color w:val="000000"/>
          <w:sz w:val="24"/>
          <w:szCs w:val="24"/>
          <w:lang w:val="en-US"/>
          <w:rPrChange w:id="200" w:author="Jane Kohlhoff" w:date="2024-06-11T09:53:00Z" w16du:dateUtc="2024-06-10T23:53:00Z">
            <w:rPr>
              <w:rFonts w:ascii="Times" w:hAnsi="Times" w:cs="Times"/>
              <w:color w:val="000000"/>
              <w:sz w:val="24"/>
              <w:szCs w:val="24"/>
              <w:lang w:val="en-US"/>
            </w:rPr>
          </w:rPrChange>
        </w:rPr>
        <w:t>behavioral</w:t>
      </w:r>
      <w:r w:rsidRPr="00365026">
        <w:rPr>
          <w:rFonts w:ascii="Times New Roman" w:hAnsi="Times New Roman" w:cs="Times New Roman"/>
          <w:color w:val="000000"/>
          <w:sz w:val="24"/>
          <w:szCs w:val="24"/>
          <w:lang w:val="en-US"/>
          <w:rPrChange w:id="201" w:author="Jane Kohlhoff" w:date="2024-06-11T09:53:00Z" w16du:dateUtc="2024-06-10T23:53:00Z">
            <w:rPr>
              <w:rFonts w:ascii="Times" w:hAnsi="Times" w:cs="Times"/>
              <w:color w:val="000000"/>
              <w:sz w:val="24"/>
              <w:szCs w:val="24"/>
              <w:lang w:val="en-US"/>
            </w:rPr>
          </w:rPrChange>
        </w:rPr>
        <w:t xml:space="preserve"> issues.</w:t>
      </w:r>
      <w:r w:rsidR="0035099A" w:rsidRPr="00365026">
        <w:rPr>
          <w:rFonts w:ascii="Times New Roman" w:eastAsiaTheme="majorEastAsia" w:hAnsi="Times New Roman" w:cs="Times New Roman"/>
          <w:bCs/>
          <w:color w:val="4472C4" w:themeColor="accent1"/>
          <w:sz w:val="24"/>
          <w:szCs w:val="24"/>
          <w:lang w:val="en-US"/>
          <w:rPrChange w:id="202" w:author="Jane Kohlhoff" w:date="2024-06-11T09:53:00Z" w16du:dateUtc="2024-06-10T23:53:00Z">
            <w:rPr>
              <w:rFonts w:ascii="Times" w:eastAsiaTheme="majorEastAsia" w:hAnsi="Times" w:cstheme="majorBidi"/>
              <w:bCs/>
              <w:color w:val="4472C4" w:themeColor="accent1"/>
              <w:sz w:val="24"/>
              <w:szCs w:val="24"/>
              <w:lang w:val="en-US"/>
            </w:rPr>
          </w:rPrChange>
        </w:rPr>
        <w:t xml:space="preserve"> </w:t>
      </w:r>
    </w:p>
    <w:p w14:paraId="0B18D5F8" w14:textId="62B24B66" w:rsidR="00196A56" w:rsidRPr="00365026" w:rsidRDefault="00196A56" w:rsidP="00196A56">
      <w:pPr>
        <w:spacing w:line="480" w:lineRule="auto"/>
        <w:contextualSpacing/>
        <w:rPr>
          <w:rFonts w:ascii="Times New Roman" w:eastAsiaTheme="majorEastAsia" w:hAnsi="Times New Roman" w:cs="Times New Roman"/>
          <w:bCs/>
          <w:color w:val="4472C4" w:themeColor="accent1"/>
          <w:sz w:val="24"/>
          <w:szCs w:val="24"/>
          <w:lang w:val="en-US"/>
          <w:rPrChange w:id="203" w:author="Jane Kohlhoff" w:date="2024-06-11T09:53:00Z" w16du:dateUtc="2024-06-10T23:53:00Z">
            <w:rPr>
              <w:rFonts w:ascii="Times" w:eastAsiaTheme="majorEastAsia" w:hAnsi="Times" w:cstheme="majorBidi"/>
              <w:bCs/>
              <w:color w:val="4472C4" w:themeColor="accent1"/>
              <w:sz w:val="24"/>
              <w:szCs w:val="24"/>
              <w:lang w:val="en-US"/>
            </w:rPr>
          </w:rPrChange>
        </w:rPr>
      </w:pPr>
      <w:r w:rsidRPr="00365026">
        <w:rPr>
          <w:rFonts w:ascii="Times New Roman" w:hAnsi="Times New Roman" w:cs="Times New Roman"/>
          <w:b/>
          <w:color w:val="000000"/>
          <w:sz w:val="24"/>
          <w:szCs w:val="24"/>
          <w:lang w:val="en-US"/>
          <w:rPrChange w:id="204" w:author="Jane Kohlhoff" w:date="2024-06-11T09:53:00Z" w16du:dateUtc="2024-06-10T23:53:00Z">
            <w:rPr>
              <w:rFonts w:ascii="Times" w:hAnsi="Times" w:cs="Times"/>
              <w:b/>
              <w:color w:val="000000"/>
              <w:sz w:val="24"/>
              <w:szCs w:val="24"/>
              <w:lang w:val="en-US"/>
            </w:rPr>
          </w:rPrChange>
        </w:rPr>
        <w:lastRenderedPageBreak/>
        <w:t xml:space="preserve">Trial registration. </w:t>
      </w:r>
      <w:r w:rsidRPr="00365026">
        <w:rPr>
          <w:rFonts w:ascii="Times New Roman" w:hAnsi="Times New Roman" w:cs="Times New Roman"/>
          <w:color w:val="000000"/>
          <w:sz w:val="24"/>
          <w:szCs w:val="24"/>
          <w:rPrChange w:id="205" w:author="Jane Kohlhoff" w:date="2024-06-11T09:53:00Z" w16du:dateUtc="2024-06-10T23:53:00Z">
            <w:rPr>
              <w:rFonts w:ascii="Times" w:hAnsi="Times" w:cs="Helvetica"/>
              <w:color w:val="000000"/>
              <w:sz w:val="24"/>
              <w:szCs w:val="24"/>
            </w:rPr>
          </w:rPrChange>
        </w:rPr>
        <w:t xml:space="preserve">Australian New Zealand Clinical Trials Registry (ANZCTR), 12618001554257. Registered 24 September 2018 – retrospectively registered, </w:t>
      </w:r>
      <w:r w:rsidRPr="00365026">
        <w:rPr>
          <w:rFonts w:ascii="Times New Roman" w:hAnsi="Times New Roman" w:cs="Times New Roman"/>
          <w:rPrChange w:id="206" w:author="Jane Kohlhoff" w:date="2024-06-11T09:53:00Z" w16du:dateUtc="2024-06-10T23:53:00Z">
            <w:rPr/>
          </w:rPrChange>
        </w:rPr>
        <w:fldChar w:fldCharType="begin"/>
      </w:r>
      <w:r w:rsidRPr="00365026">
        <w:rPr>
          <w:rFonts w:ascii="Times New Roman" w:hAnsi="Times New Roman" w:cs="Times New Roman"/>
          <w:rPrChange w:id="207" w:author="Jane Kohlhoff" w:date="2024-06-11T09:53:00Z" w16du:dateUtc="2024-06-10T23:53:00Z">
            <w:rPr/>
          </w:rPrChange>
        </w:rPr>
        <w:instrText>HYPERLINK "https://anzctr.org.au/Trial/Registration/TrialReview.aspx?ACTRN=12618001554257"</w:instrText>
      </w:r>
      <w:r w:rsidRPr="00B15632">
        <w:rPr>
          <w:rFonts w:ascii="Times New Roman" w:hAnsi="Times New Roman" w:cs="Times New Roman"/>
        </w:rPr>
      </w:r>
      <w:r w:rsidRPr="00365026">
        <w:rPr>
          <w:rFonts w:ascii="Times New Roman" w:hAnsi="Times New Roman" w:cs="Times New Roman"/>
          <w:rPrChange w:id="208" w:author="Jane Kohlhoff" w:date="2024-06-11T09:53:00Z" w16du:dateUtc="2024-06-10T23:53:00Z">
            <w:rPr>
              <w:rStyle w:val="Hyperlink"/>
              <w:rFonts w:ascii="Times" w:hAnsi="Times" w:cs="Helvetica"/>
              <w:sz w:val="24"/>
              <w:szCs w:val="24"/>
            </w:rPr>
          </w:rPrChange>
        </w:rPr>
        <w:fldChar w:fldCharType="separate"/>
      </w:r>
      <w:r w:rsidRPr="00365026">
        <w:rPr>
          <w:rStyle w:val="Hyperlink"/>
          <w:rFonts w:ascii="Times New Roman" w:hAnsi="Times New Roman" w:cs="Times New Roman"/>
          <w:sz w:val="24"/>
          <w:szCs w:val="24"/>
          <w:rPrChange w:id="209" w:author="Jane Kohlhoff" w:date="2024-06-11T09:53:00Z" w16du:dateUtc="2024-06-10T23:53:00Z">
            <w:rPr>
              <w:rStyle w:val="Hyperlink"/>
              <w:rFonts w:ascii="Times" w:hAnsi="Times" w:cs="Helvetica"/>
              <w:sz w:val="24"/>
              <w:szCs w:val="24"/>
            </w:rPr>
          </w:rPrChange>
        </w:rPr>
        <w:t>https://anzctr.org.au/Trial/Registration/TrialReview.aspx?ACTRN=12618001554257</w:t>
      </w:r>
      <w:r w:rsidRPr="00365026">
        <w:rPr>
          <w:rStyle w:val="Hyperlink"/>
          <w:rFonts w:ascii="Times New Roman" w:hAnsi="Times New Roman" w:cs="Times New Roman"/>
          <w:sz w:val="24"/>
          <w:szCs w:val="24"/>
          <w:rPrChange w:id="210" w:author="Jane Kohlhoff" w:date="2024-06-11T09:53:00Z" w16du:dateUtc="2024-06-10T23:53:00Z">
            <w:rPr>
              <w:rStyle w:val="Hyperlink"/>
              <w:rFonts w:ascii="Times" w:hAnsi="Times" w:cs="Helvetica"/>
              <w:sz w:val="24"/>
              <w:szCs w:val="24"/>
            </w:rPr>
          </w:rPrChange>
        </w:rPr>
        <w:fldChar w:fldCharType="end"/>
      </w:r>
      <w:r w:rsidRPr="00365026">
        <w:rPr>
          <w:rFonts w:ascii="Times New Roman" w:hAnsi="Times New Roman" w:cs="Times New Roman"/>
          <w:color w:val="000000"/>
          <w:sz w:val="24"/>
          <w:szCs w:val="24"/>
          <w:rPrChange w:id="211" w:author="Jane Kohlhoff" w:date="2024-06-11T09:53:00Z" w16du:dateUtc="2024-06-10T23:53:00Z">
            <w:rPr>
              <w:rFonts w:ascii="Times" w:hAnsi="Times" w:cs="Helvetica"/>
              <w:color w:val="000000"/>
              <w:sz w:val="24"/>
              <w:szCs w:val="24"/>
            </w:rPr>
          </w:rPrChange>
        </w:rPr>
        <w:t xml:space="preserve"> </w:t>
      </w:r>
    </w:p>
    <w:p w14:paraId="52D547A3" w14:textId="77777777" w:rsidR="00196A56" w:rsidRPr="00365026" w:rsidRDefault="00196A56" w:rsidP="00196A56">
      <w:pPr>
        <w:spacing w:line="480" w:lineRule="auto"/>
        <w:contextualSpacing/>
        <w:rPr>
          <w:rFonts w:ascii="Times New Roman" w:hAnsi="Times New Roman" w:cs="Times New Roman"/>
          <w:color w:val="000000"/>
          <w:sz w:val="24"/>
          <w:szCs w:val="24"/>
          <w:rPrChange w:id="212" w:author="Jane Kohlhoff" w:date="2024-06-11T09:53:00Z" w16du:dateUtc="2024-06-10T23:53:00Z">
            <w:rPr>
              <w:rFonts w:ascii="Times" w:hAnsi="Times" w:cs="Helvetica"/>
              <w:color w:val="000000"/>
              <w:sz w:val="24"/>
              <w:szCs w:val="24"/>
            </w:rPr>
          </w:rPrChange>
        </w:rPr>
      </w:pPr>
      <w:r w:rsidRPr="00365026">
        <w:rPr>
          <w:rFonts w:ascii="Times New Roman" w:hAnsi="Times New Roman" w:cs="Times New Roman"/>
          <w:b/>
          <w:color w:val="000000"/>
          <w:sz w:val="24"/>
          <w:szCs w:val="24"/>
          <w:lang w:val="en-US"/>
          <w:rPrChange w:id="213" w:author="Jane Kohlhoff" w:date="2024-06-11T09:53:00Z" w16du:dateUtc="2024-06-10T23:53:00Z">
            <w:rPr>
              <w:rFonts w:ascii="Times" w:hAnsi="Times" w:cs="Times"/>
              <w:b/>
              <w:color w:val="000000"/>
              <w:sz w:val="24"/>
              <w:szCs w:val="24"/>
              <w:lang w:val="en-US"/>
            </w:rPr>
          </w:rPrChange>
        </w:rPr>
        <w:t>Key words.</w:t>
      </w:r>
      <w:r w:rsidRPr="00365026">
        <w:rPr>
          <w:rFonts w:ascii="Times New Roman" w:hAnsi="Times New Roman" w:cs="Times New Roman"/>
          <w:color w:val="000000"/>
          <w:sz w:val="24"/>
          <w:szCs w:val="24"/>
          <w:rPrChange w:id="214" w:author="Jane Kohlhoff" w:date="2024-06-11T09:53:00Z" w16du:dateUtc="2024-06-10T23:53:00Z">
            <w:rPr>
              <w:rFonts w:ascii="Times" w:hAnsi="Times" w:cs="Helvetica"/>
              <w:color w:val="000000"/>
              <w:sz w:val="24"/>
              <w:szCs w:val="24"/>
            </w:rPr>
          </w:rPrChange>
        </w:rPr>
        <w:t xml:space="preserve"> Toddlers, parent-child interaction therapy – toddlers, circle of security, attachment, disruptive </w:t>
      </w:r>
      <w:proofErr w:type="spellStart"/>
      <w:r w:rsidRPr="00365026">
        <w:rPr>
          <w:rFonts w:ascii="Times New Roman" w:hAnsi="Times New Roman" w:cs="Times New Roman"/>
          <w:color w:val="000000"/>
          <w:sz w:val="24"/>
          <w:szCs w:val="24"/>
          <w:rPrChange w:id="215" w:author="Jane Kohlhoff" w:date="2024-06-11T09:53:00Z" w16du:dateUtc="2024-06-10T23:53:00Z">
            <w:rPr>
              <w:rFonts w:ascii="Times" w:hAnsi="Times" w:cs="Helvetica"/>
              <w:color w:val="000000"/>
              <w:sz w:val="24"/>
              <w:szCs w:val="24"/>
            </w:rPr>
          </w:rPrChange>
        </w:rPr>
        <w:t>behaviors</w:t>
      </w:r>
      <w:proofErr w:type="spellEnd"/>
      <w:r w:rsidRPr="00365026">
        <w:rPr>
          <w:rFonts w:ascii="Times New Roman" w:hAnsi="Times New Roman" w:cs="Times New Roman"/>
          <w:color w:val="000000"/>
          <w:sz w:val="24"/>
          <w:szCs w:val="24"/>
          <w:rPrChange w:id="216" w:author="Jane Kohlhoff" w:date="2024-06-11T09:53:00Z" w16du:dateUtc="2024-06-10T23:53:00Z">
            <w:rPr>
              <w:rFonts w:ascii="Times" w:hAnsi="Times" w:cs="Helvetica"/>
              <w:color w:val="000000"/>
              <w:sz w:val="24"/>
              <w:szCs w:val="24"/>
            </w:rPr>
          </w:rPrChange>
        </w:rPr>
        <w:t>, emotion regulation.</w:t>
      </w:r>
    </w:p>
    <w:p w14:paraId="23EE6156" w14:textId="5CD71257" w:rsidR="004C6B12" w:rsidRPr="00365026" w:rsidRDefault="004C6B12">
      <w:pPr>
        <w:rPr>
          <w:rFonts w:ascii="Times New Roman" w:hAnsi="Times New Roman" w:cs="Times New Roman"/>
          <w:rPrChange w:id="217" w:author="Jane Kohlhoff" w:date="2024-06-11T09:53:00Z" w16du:dateUtc="2024-06-10T23:53:00Z">
            <w:rPr>
              <w:rFonts w:ascii="Times" w:hAnsi="Times"/>
            </w:rPr>
          </w:rPrChange>
        </w:rPr>
      </w:pPr>
      <w:r w:rsidRPr="00365026">
        <w:rPr>
          <w:rFonts w:ascii="Times New Roman" w:hAnsi="Times New Roman" w:cs="Times New Roman"/>
          <w:rPrChange w:id="218" w:author="Jane Kohlhoff" w:date="2024-06-11T09:53:00Z" w16du:dateUtc="2024-06-10T23:53:00Z">
            <w:rPr>
              <w:rFonts w:ascii="Times" w:hAnsi="Times"/>
            </w:rPr>
          </w:rPrChange>
        </w:rPr>
        <w:br w:type="page"/>
      </w:r>
    </w:p>
    <w:p w14:paraId="44AE379D" w14:textId="75A9E0AF" w:rsidR="0016702C" w:rsidRPr="00365026" w:rsidRDefault="0016702C" w:rsidP="0016702C">
      <w:pPr>
        <w:spacing w:line="480" w:lineRule="auto"/>
        <w:contextualSpacing/>
        <w:jc w:val="center"/>
        <w:rPr>
          <w:rFonts w:ascii="Times New Roman" w:hAnsi="Times New Roman" w:cs="Times New Roman"/>
          <w:b/>
          <w:bCs/>
          <w:color w:val="000000"/>
          <w:sz w:val="24"/>
          <w:szCs w:val="24"/>
          <w:lang w:val="en-US"/>
          <w:rPrChange w:id="219" w:author="Jane Kohlhoff" w:date="2024-06-11T09:53:00Z" w16du:dateUtc="2024-06-10T23:53:00Z">
            <w:rPr>
              <w:rFonts w:ascii="Times" w:hAnsi="Times" w:cs="Times"/>
              <w:b/>
              <w:bCs/>
              <w:color w:val="000000"/>
              <w:sz w:val="24"/>
              <w:szCs w:val="24"/>
              <w:lang w:val="en-US"/>
            </w:rPr>
          </w:rPrChange>
        </w:rPr>
      </w:pPr>
      <w:r w:rsidRPr="00365026">
        <w:rPr>
          <w:rFonts w:ascii="Times New Roman" w:hAnsi="Times New Roman" w:cs="Times New Roman"/>
          <w:b/>
          <w:bCs/>
          <w:color w:val="000000"/>
          <w:sz w:val="24"/>
          <w:szCs w:val="24"/>
          <w:lang w:val="en-US"/>
          <w:rPrChange w:id="220" w:author="Jane Kohlhoff" w:date="2024-06-11T09:53:00Z" w16du:dateUtc="2024-06-10T23:53:00Z">
            <w:rPr>
              <w:rFonts w:ascii="Times" w:hAnsi="Times" w:cs="Times"/>
              <w:b/>
              <w:bCs/>
              <w:color w:val="000000"/>
              <w:sz w:val="24"/>
              <w:szCs w:val="24"/>
              <w:lang w:val="en-US"/>
            </w:rPr>
          </w:rPrChange>
        </w:rPr>
        <w:t>Optimizing parenting and child outcomes following Parent</w:t>
      </w:r>
      <w:ins w:id="221" w:author="Jane Kohlhoff" w:date="2024-06-11T09:48:00Z" w16du:dateUtc="2024-06-10T23:48:00Z">
        <w:r w:rsidR="00BF2DFD" w:rsidRPr="00365026">
          <w:rPr>
            <w:rFonts w:ascii="Times New Roman" w:hAnsi="Times New Roman" w:cs="Times New Roman"/>
            <w:b/>
            <w:bCs/>
            <w:color w:val="000000"/>
            <w:sz w:val="24"/>
            <w:szCs w:val="24"/>
            <w:lang w:val="en-US"/>
            <w:rPrChange w:id="222" w:author="Jane Kohlhoff" w:date="2024-06-11T09:53:00Z" w16du:dateUtc="2024-06-10T23:53:00Z">
              <w:rPr>
                <w:rFonts w:ascii="Times" w:hAnsi="Times" w:cs="Times"/>
                <w:b/>
                <w:bCs/>
                <w:color w:val="000000"/>
                <w:sz w:val="24"/>
                <w:szCs w:val="24"/>
                <w:lang w:val="en-US"/>
              </w:rPr>
            </w:rPrChange>
          </w:rPr>
          <w:t>-</w:t>
        </w:r>
      </w:ins>
      <w:del w:id="223" w:author="Jane Kohlhoff" w:date="2024-06-11T09:48:00Z" w16du:dateUtc="2024-06-10T23:48:00Z">
        <w:r w:rsidRPr="00365026" w:rsidDel="00BF2DFD">
          <w:rPr>
            <w:rFonts w:ascii="Times New Roman" w:hAnsi="Times New Roman" w:cs="Times New Roman"/>
            <w:b/>
            <w:bCs/>
            <w:color w:val="000000"/>
            <w:sz w:val="24"/>
            <w:szCs w:val="24"/>
            <w:lang w:val="en-US"/>
            <w:rPrChange w:id="224" w:author="Jane Kohlhoff" w:date="2024-06-11T09:53:00Z" w16du:dateUtc="2024-06-10T23:53:00Z">
              <w:rPr>
                <w:rFonts w:ascii="Times" w:hAnsi="Times" w:cs="Times"/>
                <w:b/>
                <w:bCs/>
                <w:color w:val="000000"/>
                <w:sz w:val="24"/>
                <w:szCs w:val="24"/>
                <w:lang w:val="en-US"/>
              </w:rPr>
            </w:rPrChange>
          </w:rPr>
          <w:delText xml:space="preserve"> </w:delText>
        </w:r>
      </w:del>
      <w:r w:rsidRPr="00365026">
        <w:rPr>
          <w:rFonts w:ascii="Times New Roman" w:hAnsi="Times New Roman" w:cs="Times New Roman"/>
          <w:b/>
          <w:bCs/>
          <w:color w:val="000000"/>
          <w:sz w:val="24"/>
          <w:szCs w:val="24"/>
          <w:lang w:val="en-US"/>
          <w:rPrChange w:id="225" w:author="Jane Kohlhoff" w:date="2024-06-11T09:53:00Z" w16du:dateUtc="2024-06-10T23:53:00Z">
            <w:rPr>
              <w:rFonts w:ascii="Times" w:hAnsi="Times" w:cs="Times"/>
              <w:b/>
              <w:bCs/>
              <w:color w:val="000000"/>
              <w:sz w:val="24"/>
              <w:szCs w:val="24"/>
              <w:lang w:val="en-US"/>
            </w:rPr>
          </w:rPrChange>
        </w:rPr>
        <w:t>Child Interaction Therapy – Toddler: A randomized controlled trial</w:t>
      </w:r>
    </w:p>
    <w:p w14:paraId="22E53471" w14:textId="77214B45" w:rsidR="00DF572F" w:rsidRPr="00DF572F" w:rsidRDefault="00DF572F">
      <w:pPr>
        <w:pStyle w:val="NormalWeb"/>
        <w:spacing w:before="0" w:beforeAutospacing="0" w:after="0" w:afterAutospacing="0" w:line="480" w:lineRule="auto"/>
        <w:contextualSpacing/>
        <w:jc w:val="center"/>
        <w:rPr>
          <w:ins w:id="226" w:author="Jane Kohlhoff" w:date="2024-06-11T23:51:00Z" w16du:dateUtc="2024-06-11T13:51:00Z"/>
          <w:rFonts w:ascii="Times New Roman" w:hAnsi="Times New Roman"/>
          <w:b/>
          <w:bCs/>
          <w:color w:val="000000"/>
          <w:sz w:val="24"/>
          <w:szCs w:val="24"/>
          <w:lang w:val="en-US"/>
          <w:rPrChange w:id="227" w:author="Jane Kohlhoff" w:date="2024-06-11T23:51:00Z" w16du:dateUtc="2024-06-11T13:51:00Z">
            <w:rPr>
              <w:ins w:id="228" w:author="Jane Kohlhoff" w:date="2024-06-11T23:51:00Z" w16du:dateUtc="2024-06-11T13:51:00Z"/>
              <w:rFonts w:ascii="Times New Roman" w:hAnsi="Times New Roman"/>
              <w:color w:val="000000"/>
              <w:sz w:val="24"/>
              <w:szCs w:val="24"/>
              <w:lang w:val="en-US"/>
            </w:rPr>
          </w:rPrChange>
        </w:rPr>
        <w:pPrChange w:id="229" w:author="Jane Kohlhoff" w:date="2024-06-11T23:51:00Z" w16du:dateUtc="2024-06-11T13:51:00Z">
          <w:pPr>
            <w:pStyle w:val="NormalWeb"/>
            <w:spacing w:before="0" w:beforeAutospacing="0" w:after="0" w:afterAutospacing="0" w:line="480" w:lineRule="auto"/>
            <w:ind w:firstLine="720"/>
            <w:contextualSpacing/>
          </w:pPr>
        </w:pPrChange>
      </w:pPr>
      <w:ins w:id="230" w:author="Jane Kohlhoff" w:date="2024-06-11T23:51:00Z" w16du:dateUtc="2024-06-11T13:51:00Z">
        <w:r w:rsidRPr="00DF572F">
          <w:rPr>
            <w:rFonts w:ascii="Times New Roman" w:hAnsi="Times New Roman"/>
            <w:b/>
            <w:bCs/>
            <w:color w:val="000000"/>
            <w:sz w:val="24"/>
            <w:szCs w:val="24"/>
            <w:lang w:val="en-US"/>
            <w:rPrChange w:id="231" w:author="Jane Kohlhoff" w:date="2024-06-11T23:51:00Z" w16du:dateUtc="2024-06-11T13:51:00Z">
              <w:rPr>
                <w:rFonts w:ascii="Times New Roman" w:hAnsi="Times New Roman"/>
                <w:color w:val="000000"/>
                <w:sz w:val="24"/>
                <w:szCs w:val="24"/>
                <w:lang w:val="en-US"/>
              </w:rPr>
            </w:rPrChange>
          </w:rPr>
          <w:t>Background</w:t>
        </w:r>
      </w:ins>
    </w:p>
    <w:p w14:paraId="05AC69E3" w14:textId="5EDB6CAE" w:rsidR="004B1EB3" w:rsidRPr="00365026" w:rsidRDefault="005F7F9E" w:rsidP="004C6B12">
      <w:pPr>
        <w:pStyle w:val="NormalWeb"/>
        <w:spacing w:before="0" w:beforeAutospacing="0" w:after="0" w:afterAutospacing="0" w:line="480" w:lineRule="auto"/>
        <w:ind w:firstLine="720"/>
        <w:contextualSpacing/>
        <w:rPr>
          <w:rFonts w:ascii="Times New Roman" w:hAnsi="Times New Roman"/>
          <w:color w:val="000000"/>
          <w:sz w:val="24"/>
          <w:szCs w:val="24"/>
          <w:lang w:val="en-US"/>
          <w:rPrChange w:id="232" w:author="Jane Kohlhoff" w:date="2024-06-11T09:53:00Z" w16du:dateUtc="2024-06-10T23:53:00Z">
            <w:rPr>
              <w:rFonts w:cs="Times"/>
              <w:color w:val="000000"/>
              <w:sz w:val="24"/>
              <w:szCs w:val="24"/>
              <w:lang w:val="en-US"/>
            </w:rPr>
          </w:rPrChange>
        </w:rPr>
      </w:pPr>
      <w:r w:rsidRPr="00365026">
        <w:rPr>
          <w:rFonts w:ascii="Times New Roman" w:hAnsi="Times New Roman"/>
          <w:color w:val="000000"/>
          <w:sz w:val="24"/>
          <w:szCs w:val="24"/>
          <w:lang w:val="en-US"/>
          <w:rPrChange w:id="233" w:author="Jane Kohlhoff" w:date="2024-06-11T09:53:00Z" w16du:dateUtc="2024-06-10T23:53:00Z">
            <w:rPr>
              <w:rFonts w:cs="Times"/>
              <w:color w:val="000000"/>
              <w:sz w:val="24"/>
              <w:szCs w:val="24"/>
              <w:lang w:val="en-US"/>
            </w:rPr>
          </w:rPrChange>
        </w:rPr>
        <w:t>Toddlerhood</w:t>
      </w:r>
      <w:r w:rsidR="00C25CE6" w:rsidRPr="00365026">
        <w:rPr>
          <w:rFonts w:ascii="Times New Roman" w:hAnsi="Times New Roman"/>
          <w:color w:val="000000"/>
          <w:sz w:val="24"/>
          <w:szCs w:val="24"/>
          <w:lang w:val="en-US"/>
          <w:rPrChange w:id="234" w:author="Jane Kohlhoff" w:date="2024-06-11T09:53:00Z" w16du:dateUtc="2024-06-10T23:53:00Z">
            <w:rPr>
              <w:rFonts w:cs="Times"/>
              <w:color w:val="000000"/>
              <w:sz w:val="24"/>
              <w:szCs w:val="24"/>
              <w:lang w:val="en-US"/>
            </w:rPr>
          </w:rPrChange>
        </w:rPr>
        <w:t xml:space="preserve">, </w:t>
      </w:r>
      <w:r w:rsidR="004D2D70" w:rsidRPr="00365026">
        <w:rPr>
          <w:rFonts w:ascii="Times New Roman" w:hAnsi="Times New Roman"/>
          <w:color w:val="000000"/>
          <w:sz w:val="24"/>
          <w:szCs w:val="24"/>
          <w:lang w:val="en-US"/>
          <w:rPrChange w:id="235" w:author="Jane Kohlhoff" w:date="2024-06-11T09:53:00Z" w16du:dateUtc="2024-06-10T23:53:00Z">
            <w:rPr>
              <w:rFonts w:cs="Times"/>
              <w:color w:val="000000"/>
              <w:sz w:val="24"/>
              <w:szCs w:val="24"/>
              <w:lang w:val="en-US"/>
            </w:rPr>
          </w:rPrChange>
        </w:rPr>
        <w:t>defined as the period from around 12 to 30 months of age</w:t>
      </w:r>
      <w:r w:rsidR="00C25CE6" w:rsidRPr="00365026">
        <w:rPr>
          <w:rFonts w:ascii="Times New Roman" w:hAnsi="Times New Roman"/>
          <w:color w:val="000000"/>
          <w:sz w:val="24"/>
          <w:szCs w:val="24"/>
          <w:lang w:val="en-US"/>
          <w:rPrChange w:id="236" w:author="Jane Kohlhoff" w:date="2024-06-11T09:53:00Z" w16du:dateUtc="2024-06-10T23:53:00Z">
            <w:rPr>
              <w:rFonts w:cs="Times"/>
              <w:color w:val="000000"/>
              <w:sz w:val="24"/>
              <w:szCs w:val="24"/>
              <w:lang w:val="en-US"/>
            </w:rPr>
          </w:rPrChange>
        </w:rPr>
        <w:t>,</w:t>
      </w:r>
      <w:r w:rsidR="004D2D70" w:rsidRPr="00365026">
        <w:rPr>
          <w:rFonts w:ascii="Times New Roman" w:hAnsi="Times New Roman"/>
          <w:color w:val="000000"/>
          <w:sz w:val="24"/>
          <w:szCs w:val="24"/>
          <w:lang w:val="en-US"/>
          <w:rPrChange w:id="237" w:author="Jane Kohlhoff" w:date="2024-06-11T09:53:00Z" w16du:dateUtc="2024-06-10T23:53:00Z">
            <w:rPr>
              <w:rFonts w:cs="Times"/>
              <w:color w:val="000000"/>
              <w:sz w:val="24"/>
              <w:szCs w:val="24"/>
              <w:lang w:val="en-US"/>
            </w:rPr>
          </w:rPrChange>
        </w:rPr>
        <w:t xml:space="preserve"> </w:t>
      </w:r>
      <w:r w:rsidRPr="00365026">
        <w:rPr>
          <w:rFonts w:ascii="Times New Roman" w:hAnsi="Times New Roman"/>
          <w:color w:val="000000"/>
          <w:sz w:val="24"/>
          <w:szCs w:val="24"/>
          <w:lang w:val="en-US"/>
          <w:rPrChange w:id="238" w:author="Jane Kohlhoff" w:date="2024-06-11T09:53:00Z" w16du:dateUtc="2024-06-10T23:53:00Z">
            <w:rPr>
              <w:rFonts w:cs="Times"/>
              <w:color w:val="000000"/>
              <w:sz w:val="24"/>
              <w:szCs w:val="24"/>
              <w:lang w:val="en-US"/>
            </w:rPr>
          </w:rPrChange>
        </w:rPr>
        <w:t xml:space="preserve">is a unique developmental period </w:t>
      </w:r>
      <w:r w:rsidR="004D2D70" w:rsidRPr="00365026">
        <w:rPr>
          <w:rFonts w:ascii="Times New Roman" w:hAnsi="Times New Roman"/>
          <w:color w:val="000000"/>
          <w:sz w:val="24"/>
          <w:szCs w:val="24"/>
          <w:lang w:val="en-US"/>
          <w:rPrChange w:id="239" w:author="Jane Kohlhoff" w:date="2024-06-11T09:53:00Z" w16du:dateUtc="2024-06-10T23:53:00Z">
            <w:rPr>
              <w:rFonts w:cs="Times"/>
              <w:color w:val="000000"/>
              <w:sz w:val="24"/>
              <w:szCs w:val="24"/>
              <w:lang w:val="en-US"/>
            </w:rPr>
          </w:rPrChange>
        </w:rPr>
        <w:t>characterized by</w:t>
      </w:r>
      <w:r w:rsidRPr="00365026">
        <w:rPr>
          <w:rFonts w:ascii="Times New Roman" w:hAnsi="Times New Roman"/>
          <w:color w:val="000000"/>
          <w:sz w:val="24"/>
          <w:szCs w:val="24"/>
          <w:lang w:val="en-US"/>
          <w:rPrChange w:id="240" w:author="Jane Kohlhoff" w:date="2024-06-11T09:53:00Z" w16du:dateUtc="2024-06-10T23:53:00Z">
            <w:rPr>
              <w:rFonts w:cs="Times"/>
              <w:color w:val="000000"/>
              <w:sz w:val="24"/>
              <w:szCs w:val="24"/>
              <w:lang w:val="en-US"/>
            </w:rPr>
          </w:rPrChange>
        </w:rPr>
        <w:t xml:space="preserve"> </w:t>
      </w:r>
      <w:r w:rsidR="00A00D1D" w:rsidRPr="00365026">
        <w:rPr>
          <w:rFonts w:ascii="Times New Roman" w:hAnsi="Times New Roman"/>
          <w:color w:val="000000"/>
          <w:sz w:val="24"/>
          <w:szCs w:val="24"/>
          <w:lang w:val="en-US"/>
          <w:rPrChange w:id="241" w:author="Jane Kohlhoff" w:date="2024-06-11T09:53:00Z" w16du:dateUtc="2024-06-10T23:53:00Z">
            <w:rPr>
              <w:rFonts w:cs="Times"/>
              <w:color w:val="000000"/>
              <w:sz w:val="24"/>
              <w:szCs w:val="24"/>
              <w:lang w:val="en-US"/>
            </w:rPr>
          </w:rPrChange>
        </w:rPr>
        <w:t>increased</w:t>
      </w:r>
      <w:r w:rsidR="00AE3030" w:rsidRPr="00365026">
        <w:rPr>
          <w:rFonts w:ascii="Times New Roman" w:hAnsi="Times New Roman"/>
          <w:color w:val="000000"/>
          <w:sz w:val="24"/>
          <w:szCs w:val="24"/>
          <w:lang w:val="en-US"/>
          <w:rPrChange w:id="242" w:author="Jane Kohlhoff" w:date="2024-06-11T09:53:00Z" w16du:dateUtc="2024-06-10T23:53:00Z">
            <w:rPr>
              <w:rFonts w:cs="Times"/>
              <w:color w:val="000000"/>
              <w:sz w:val="24"/>
              <w:szCs w:val="24"/>
              <w:lang w:val="en-US"/>
            </w:rPr>
          </w:rPrChange>
        </w:rPr>
        <w:t xml:space="preserve"> physical </w:t>
      </w:r>
      <w:r w:rsidRPr="00365026">
        <w:rPr>
          <w:rFonts w:ascii="Times New Roman" w:hAnsi="Times New Roman"/>
          <w:color w:val="000000"/>
          <w:sz w:val="24"/>
          <w:szCs w:val="24"/>
          <w:lang w:val="en-US"/>
          <w:rPrChange w:id="243" w:author="Jane Kohlhoff" w:date="2024-06-11T09:53:00Z" w16du:dateUtc="2024-06-10T23:53:00Z">
            <w:rPr>
              <w:rFonts w:cs="Times"/>
              <w:color w:val="000000"/>
              <w:sz w:val="24"/>
              <w:szCs w:val="24"/>
              <w:lang w:val="en-US"/>
            </w:rPr>
          </w:rPrChange>
        </w:rPr>
        <w:t>mobility</w:t>
      </w:r>
      <w:r w:rsidR="00AE3030" w:rsidRPr="00365026">
        <w:rPr>
          <w:rFonts w:ascii="Times New Roman" w:hAnsi="Times New Roman"/>
          <w:color w:val="000000"/>
          <w:sz w:val="24"/>
          <w:szCs w:val="24"/>
          <w:lang w:val="en-US"/>
          <w:rPrChange w:id="244" w:author="Jane Kohlhoff" w:date="2024-06-11T09:53:00Z" w16du:dateUtc="2024-06-10T23:53:00Z">
            <w:rPr>
              <w:rFonts w:cs="Times"/>
              <w:color w:val="000000"/>
              <w:sz w:val="24"/>
              <w:szCs w:val="24"/>
              <w:lang w:val="en-US"/>
            </w:rPr>
          </w:rPrChange>
        </w:rPr>
        <w:t xml:space="preserve">, </w:t>
      </w:r>
      <w:r w:rsidRPr="00365026">
        <w:rPr>
          <w:rFonts w:ascii="Times New Roman" w:hAnsi="Times New Roman"/>
          <w:color w:val="000000"/>
          <w:sz w:val="24"/>
          <w:szCs w:val="24"/>
          <w:lang w:val="en-US"/>
          <w:rPrChange w:id="245" w:author="Jane Kohlhoff" w:date="2024-06-11T09:53:00Z" w16du:dateUtc="2024-06-10T23:53:00Z">
            <w:rPr>
              <w:rFonts w:cs="Times"/>
              <w:color w:val="000000"/>
              <w:sz w:val="24"/>
              <w:szCs w:val="24"/>
              <w:lang w:val="en-US"/>
            </w:rPr>
          </w:rPrChange>
        </w:rPr>
        <w:t>language</w:t>
      </w:r>
      <w:r w:rsidR="004D2D70" w:rsidRPr="00365026">
        <w:rPr>
          <w:rFonts w:ascii="Times New Roman" w:hAnsi="Times New Roman"/>
          <w:color w:val="000000"/>
          <w:sz w:val="24"/>
          <w:szCs w:val="24"/>
          <w:lang w:val="en-US"/>
          <w:rPrChange w:id="246" w:author="Jane Kohlhoff" w:date="2024-06-11T09:53:00Z" w16du:dateUtc="2024-06-10T23:53:00Z">
            <w:rPr>
              <w:rFonts w:cs="Times"/>
              <w:color w:val="000000"/>
              <w:sz w:val="24"/>
              <w:szCs w:val="24"/>
              <w:lang w:val="en-US"/>
            </w:rPr>
          </w:rPrChange>
        </w:rPr>
        <w:t xml:space="preserve">, </w:t>
      </w:r>
      <w:r w:rsidR="005E4371" w:rsidRPr="00365026">
        <w:rPr>
          <w:rFonts w:ascii="Times New Roman" w:hAnsi="Times New Roman"/>
          <w:color w:val="000000"/>
          <w:sz w:val="24"/>
          <w:szCs w:val="24"/>
          <w:lang w:val="en-US"/>
          <w:rPrChange w:id="247" w:author="Jane Kohlhoff" w:date="2024-06-11T09:53:00Z" w16du:dateUtc="2024-06-10T23:53:00Z">
            <w:rPr>
              <w:rFonts w:cs="Times"/>
              <w:color w:val="000000"/>
              <w:sz w:val="24"/>
              <w:szCs w:val="24"/>
              <w:lang w:val="en-US"/>
            </w:rPr>
          </w:rPrChange>
        </w:rPr>
        <w:t xml:space="preserve">autonomy, and </w:t>
      </w:r>
      <w:r w:rsidR="004D2D70" w:rsidRPr="00365026">
        <w:rPr>
          <w:rFonts w:ascii="Times New Roman" w:hAnsi="Times New Roman"/>
          <w:color w:val="000000"/>
          <w:sz w:val="24"/>
          <w:szCs w:val="24"/>
          <w:lang w:val="en-US"/>
          <w:rPrChange w:id="248" w:author="Jane Kohlhoff" w:date="2024-06-11T09:53:00Z" w16du:dateUtc="2024-06-10T23:53:00Z">
            <w:rPr>
              <w:rFonts w:cs="Times"/>
              <w:color w:val="000000"/>
              <w:sz w:val="24"/>
              <w:szCs w:val="24"/>
              <w:lang w:val="en-US"/>
            </w:rPr>
          </w:rPrChange>
        </w:rPr>
        <w:t xml:space="preserve">individuation </w:t>
      </w:r>
      <w:r w:rsidR="00840F15" w:rsidRPr="00365026">
        <w:rPr>
          <w:rFonts w:ascii="Times New Roman" w:hAnsi="Times New Roman"/>
          <w:color w:val="000000"/>
          <w:sz w:val="24"/>
          <w:szCs w:val="24"/>
          <w:lang w:val="en-US"/>
          <w:rPrChange w:id="249" w:author="Jane Kohlhoff" w:date="2024-06-11T09:53:00Z" w16du:dateUtc="2024-06-10T23:53:00Z">
            <w:rPr>
              <w:rFonts w:cs="Times"/>
              <w:color w:val="000000"/>
              <w:sz w:val="24"/>
              <w:szCs w:val="24"/>
              <w:lang w:val="en-US"/>
            </w:rPr>
          </w:rPrChange>
        </w:rPr>
        <w:fldChar w:fldCharType="begin"/>
      </w:r>
      <w:r w:rsidR="005B72E3">
        <w:rPr>
          <w:rFonts w:ascii="Times New Roman" w:hAnsi="Times New Roman"/>
          <w:color w:val="000000"/>
          <w:sz w:val="24"/>
          <w:szCs w:val="24"/>
          <w:lang w:val="en-US"/>
        </w:rPr>
        <w:instrText xml:space="preserve"> ADDIN EN.CITE &lt;EndNote&gt;&lt;Cite&gt;&lt;Author&gt;Colson&lt;/Author&gt;&lt;Year&gt;1997&lt;/Year&gt;&lt;RecNum&gt;3459&lt;/RecNum&gt;&lt;DisplayText&gt;(1, 2)&lt;/DisplayText&gt;&lt;record&gt;&lt;rec-number&gt;3459&lt;/rec-number&gt;&lt;foreign-keys&gt;&lt;key app="EN" db-id="ards0dvaofa9d9es2f6vrf9iarwfp0z2w20v" timestamp="1696905176" guid="75a64822-c298-42b1-8a59-96ba5ac0e888"&gt;3459&lt;/key&gt;&lt;/foreign-keys&gt;&lt;ref-type name="Journal Article"&gt;17&lt;/ref-type&gt;&lt;contributors&gt;&lt;authors&gt;&lt;author&gt;Colson, Eve R&lt;/author&gt;&lt;author&gt;Dworkin, Paul H&lt;/author&gt;&lt;/authors&gt;&lt;/contributors&gt;&lt;titles&gt;&lt;title&gt;Toddler development&lt;/title&gt;&lt;secondary-title&gt;Pediatrics in review&lt;/secondary-title&gt;&lt;/titles&gt;&lt;periodical&gt;&lt;full-title&gt;Pediatrics in review&lt;/full-title&gt;&lt;/periodical&gt;&lt;pages&gt;255-259&lt;/pages&gt;&lt;volume&gt;18&lt;/volume&gt;&lt;number&gt;8&lt;/number&gt;&lt;dates&gt;&lt;year&gt;1997&lt;/year&gt;&lt;/dates&gt;&lt;isbn&gt;0191-9601&lt;/isbn&gt;&lt;urls&gt;&lt;/urls&gt;&lt;/record&gt;&lt;/Cite&gt;&lt;Cite&gt;&lt;Author&gt;Brownell&lt;/Author&gt;&lt;Year&gt;2010&lt;/Year&gt;&lt;RecNum&gt;3628&lt;/RecNum&gt;&lt;record&gt;&lt;rec-number&gt;3628&lt;/rec-number&gt;&lt;foreign-keys&gt;&lt;key app="EN" db-id="ards0dvaofa9d9es2f6vrf9iarwfp0z2w20v" timestamp="1707248133" guid="86484264-d0f6-47b7-a0b4-d3ea087cef42"&gt;3628&lt;/key&gt;&lt;/foreign-keys&gt;&lt;ref-type name="Book"&gt;6&lt;/ref-type&gt;&lt;contributors&gt;&lt;authors&gt;&lt;author&gt;Brownell, Celia A&lt;/author&gt;&lt;author&gt;Kopp, Claire B&lt;/author&gt;&lt;/authors&gt;&lt;/contributors&gt;&lt;titles&gt;&lt;title&gt;Socioemotional development in the toddler years: Transitions and transformations&lt;/title&gt;&lt;/titles&gt;&lt;dates&gt;&lt;year&gt;2010&lt;/year&gt;&lt;/dates&gt;&lt;publisher&gt;Guilford Press&lt;/publisher&gt;&lt;isbn&gt;1606239473&lt;/isbn&gt;&lt;urls&gt;&lt;/urls&gt;&lt;/record&gt;&lt;/Cite&gt;&lt;/EndNote&gt;</w:instrText>
      </w:r>
      <w:r w:rsidR="00840F15" w:rsidRPr="00365026">
        <w:rPr>
          <w:rFonts w:ascii="Times New Roman" w:hAnsi="Times New Roman"/>
          <w:color w:val="000000"/>
          <w:sz w:val="24"/>
          <w:szCs w:val="24"/>
          <w:lang w:val="en-US"/>
          <w:rPrChange w:id="250" w:author="Jane Kohlhoff" w:date="2024-06-11T09:53:00Z" w16du:dateUtc="2024-06-10T23:53:00Z">
            <w:rPr>
              <w:rFonts w:cs="Times"/>
              <w:color w:val="000000"/>
              <w:sz w:val="24"/>
              <w:szCs w:val="24"/>
              <w:lang w:val="en-US"/>
            </w:rPr>
          </w:rPrChange>
        </w:rPr>
        <w:fldChar w:fldCharType="separate"/>
      </w:r>
      <w:r w:rsidR="005B72E3">
        <w:rPr>
          <w:rFonts w:ascii="Times New Roman" w:hAnsi="Times New Roman"/>
          <w:noProof/>
          <w:color w:val="000000"/>
          <w:sz w:val="24"/>
          <w:szCs w:val="24"/>
          <w:lang w:val="en-US"/>
        </w:rPr>
        <w:t>(1, 2)</w:t>
      </w:r>
      <w:r w:rsidR="00840F15" w:rsidRPr="00365026">
        <w:rPr>
          <w:rFonts w:ascii="Times New Roman" w:hAnsi="Times New Roman"/>
          <w:color w:val="000000"/>
          <w:sz w:val="24"/>
          <w:szCs w:val="24"/>
          <w:lang w:val="en-US"/>
          <w:rPrChange w:id="251" w:author="Jane Kohlhoff" w:date="2024-06-11T09:53:00Z" w16du:dateUtc="2024-06-10T23:53:00Z">
            <w:rPr>
              <w:rFonts w:cs="Times"/>
              <w:color w:val="000000"/>
              <w:sz w:val="24"/>
              <w:szCs w:val="24"/>
              <w:lang w:val="en-US"/>
            </w:rPr>
          </w:rPrChange>
        </w:rPr>
        <w:fldChar w:fldCharType="end"/>
      </w:r>
      <w:r w:rsidR="00A00D1D" w:rsidRPr="00365026">
        <w:rPr>
          <w:rFonts w:ascii="Times New Roman" w:hAnsi="Times New Roman"/>
          <w:color w:val="000000"/>
          <w:sz w:val="24"/>
          <w:szCs w:val="24"/>
          <w:lang w:val="en-US"/>
          <w:rPrChange w:id="252" w:author="Jane Kohlhoff" w:date="2024-06-11T09:53:00Z" w16du:dateUtc="2024-06-10T23:53:00Z">
            <w:rPr>
              <w:rFonts w:cs="Times"/>
              <w:color w:val="000000"/>
              <w:sz w:val="24"/>
              <w:szCs w:val="24"/>
              <w:lang w:val="en-US"/>
            </w:rPr>
          </w:rPrChange>
        </w:rPr>
        <w:t xml:space="preserve">. </w:t>
      </w:r>
      <w:r w:rsidR="004D2D70" w:rsidRPr="00365026">
        <w:rPr>
          <w:rFonts w:ascii="Times New Roman" w:hAnsi="Times New Roman"/>
          <w:color w:val="000000"/>
          <w:sz w:val="24"/>
          <w:szCs w:val="24"/>
          <w:lang w:val="en-US"/>
          <w:rPrChange w:id="253" w:author="Jane Kohlhoff" w:date="2024-06-11T09:53:00Z" w16du:dateUtc="2024-06-10T23:53:00Z">
            <w:rPr>
              <w:rFonts w:cs="Times"/>
              <w:color w:val="000000"/>
              <w:sz w:val="24"/>
              <w:szCs w:val="24"/>
              <w:lang w:val="en-US"/>
            </w:rPr>
          </w:rPrChange>
        </w:rPr>
        <w:t xml:space="preserve">These </w:t>
      </w:r>
      <w:r w:rsidR="00A00D1D" w:rsidRPr="00365026">
        <w:rPr>
          <w:rFonts w:ascii="Times New Roman" w:hAnsi="Times New Roman"/>
          <w:color w:val="000000"/>
          <w:sz w:val="24"/>
          <w:szCs w:val="24"/>
          <w:lang w:val="en-US"/>
          <w:rPrChange w:id="254" w:author="Jane Kohlhoff" w:date="2024-06-11T09:53:00Z" w16du:dateUtc="2024-06-10T23:53:00Z">
            <w:rPr>
              <w:rFonts w:cs="Times"/>
              <w:color w:val="000000"/>
              <w:sz w:val="24"/>
              <w:szCs w:val="24"/>
              <w:lang w:val="en-US"/>
            </w:rPr>
          </w:rPrChange>
        </w:rPr>
        <w:t>key developmental processes</w:t>
      </w:r>
      <w:r w:rsidR="004D2D70" w:rsidRPr="00365026">
        <w:rPr>
          <w:rFonts w:ascii="Times New Roman" w:hAnsi="Times New Roman"/>
          <w:color w:val="000000"/>
          <w:sz w:val="24"/>
          <w:szCs w:val="24"/>
          <w:lang w:val="en-US"/>
          <w:rPrChange w:id="255" w:author="Jane Kohlhoff" w:date="2024-06-11T09:53:00Z" w16du:dateUtc="2024-06-10T23:53:00Z">
            <w:rPr>
              <w:rFonts w:cs="Times"/>
              <w:color w:val="000000"/>
              <w:sz w:val="24"/>
              <w:szCs w:val="24"/>
              <w:lang w:val="en-US"/>
            </w:rPr>
          </w:rPrChange>
        </w:rPr>
        <w:t xml:space="preserve"> take place</w:t>
      </w:r>
      <w:r w:rsidR="00FC3904" w:rsidRPr="00365026">
        <w:rPr>
          <w:rFonts w:ascii="Times New Roman" w:hAnsi="Times New Roman"/>
          <w:color w:val="000000"/>
          <w:sz w:val="24"/>
          <w:szCs w:val="24"/>
          <w:lang w:val="en-US"/>
          <w:rPrChange w:id="256" w:author="Jane Kohlhoff" w:date="2024-06-11T09:53:00Z" w16du:dateUtc="2024-06-10T23:53:00Z">
            <w:rPr>
              <w:rFonts w:cs="Times"/>
              <w:color w:val="000000"/>
              <w:sz w:val="24"/>
              <w:szCs w:val="24"/>
              <w:lang w:val="en-US"/>
            </w:rPr>
          </w:rPrChange>
        </w:rPr>
        <w:t xml:space="preserve"> </w:t>
      </w:r>
      <w:r w:rsidR="00D400DE" w:rsidRPr="00365026">
        <w:rPr>
          <w:rFonts w:ascii="Times New Roman" w:hAnsi="Times New Roman"/>
          <w:color w:val="000000"/>
          <w:sz w:val="24"/>
          <w:szCs w:val="24"/>
          <w:lang w:val="en-US"/>
          <w:rPrChange w:id="257" w:author="Jane Kohlhoff" w:date="2024-06-11T09:53:00Z" w16du:dateUtc="2024-06-10T23:53:00Z">
            <w:rPr>
              <w:rFonts w:cs="Times"/>
              <w:color w:val="000000"/>
              <w:sz w:val="24"/>
              <w:szCs w:val="24"/>
              <w:lang w:val="en-US"/>
            </w:rPr>
          </w:rPrChange>
        </w:rPr>
        <w:t>at a time when</w:t>
      </w:r>
      <w:r w:rsidR="004D2D70" w:rsidRPr="00365026">
        <w:rPr>
          <w:rFonts w:ascii="Times New Roman" w:hAnsi="Times New Roman"/>
          <w:color w:val="000000"/>
          <w:sz w:val="24"/>
          <w:szCs w:val="24"/>
          <w:lang w:val="en-US"/>
          <w:rPrChange w:id="258" w:author="Jane Kohlhoff" w:date="2024-06-11T09:53:00Z" w16du:dateUtc="2024-06-10T23:53:00Z">
            <w:rPr>
              <w:rFonts w:cs="Times"/>
              <w:color w:val="000000"/>
              <w:sz w:val="24"/>
              <w:szCs w:val="24"/>
              <w:lang w:val="en-US"/>
            </w:rPr>
          </w:rPrChange>
        </w:rPr>
        <w:t xml:space="preserve"> </w:t>
      </w:r>
      <w:r w:rsidR="00D400DE" w:rsidRPr="00365026">
        <w:rPr>
          <w:rFonts w:ascii="Times New Roman" w:hAnsi="Times New Roman"/>
          <w:color w:val="000000"/>
          <w:sz w:val="24"/>
          <w:szCs w:val="24"/>
          <w:lang w:val="en-US"/>
          <w:rPrChange w:id="259" w:author="Jane Kohlhoff" w:date="2024-06-11T09:53:00Z" w16du:dateUtc="2024-06-10T23:53:00Z">
            <w:rPr>
              <w:rFonts w:cs="Times"/>
              <w:color w:val="000000"/>
              <w:sz w:val="24"/>
              <w:szCs w:val="24"/>
              <w:lang w:val="en-US"/>
            </w:rPr>
          </w:rPrChange>
        </w:rPr>
        <w:t xml:space="preserve">the capacities for </w:t>
      </w:r>
      <w:r w:rsidRPr="00365026">
        <w:rPr>
          <w:rFonts w:ascii="Times New Roman" w:hAnsi="Times New Roman"/>
          <w:color w:val="000000"/>
          <w:sz w:val="24"/>
          <w:szCs w:val="24"/>
          <w:lang w:val="en-US"/>
          <w:rPrChange w:id="260" w:author="Jane Kohlhoff" w:date="2024-06-11T09:53:00Z" w16du:dateUtc="2024-06-10T23:53:00Z">
            <w:rPr>
              <w:rFonts w:cs="Times"/>
              <w:color w:val="000000"/>
              <w:sz w:val="24"/>
              <w:szCs w:val="24"/>
              <w:lang w:val="en-US"/>
            </w:rPr>
          </w:rPrChange>
        </w:rPr>
        <w:t>emotional</w:t>
      </w:r>
      <w:r w:rsidR="004D2D70" w:rsidRPr="00365026">
        <w:rPr>
          <w:rFonts w:ascii="Times New Roman" w:hAnsi="Times New Roman"/>
          <w:color w:val="000000"/>
          <w:sz w:val="24"/>
          <w:szCs w:val="24"/>
          <w:lang w:val="en-US"/>
          <w:rPrChange w:id="261" w:author="Jane Kohlhoff" w:date="2024-06-11T09:53:00Z" w16du:dateUtc="2024-06-10T23:53:00Z">
            <w:rPr>
              <w:rFonts w:cs="Times"/>
              <w:color w:val="000000"/>
              <w:sz w:val="24"/>
              <w:szCs w:val="24"/>
              <w:lang w:val="en-US"/>
            </w:rPr>
          </w:rPrChange>
        </w:rPr>
        <w:t xml:space="preserve"> and </w:t>
      </w:r>
      <w:r w:rsidR="000C268D" w:rsidRPr="00365026">
        <w:rPr>
          <w:rFonts w:ascii="Times New Roman" w:hAnsi="Times New Roman"/>
          <w:color w:val="000000"/>
          <w:sz w:val="24"/>
          <w:szCs w:val="24"/>
          <w:lang w:val="en-US"/>
          <w:rPrChange w:id="262" w:author="Jane Kohlhoff" w:date="2024-06-11T09:53:00Z" w16du:dateUtc="2024-06-10T23:53:00Z">
            <w:rPr>
              <w:rFonts w:cs="Times"/>
              <w:color w:val="000000"/>
              <w:sz w:val="24"/>
              <w:szCs w:val="24"/>
              <w:lang w:val="en-US"/>
            </w:rPr>
          </w:rPrChange>
        </w:rPr>
        <w:t>behavioral</w:t>
      </w:r>
      <w:r w:rsidRPr="00365026">
        <w:rPr>
          <w:rFonts w:ascii="Times New Roman" w:hAnsi="Times New Roman"/>
          <w:color w:val="000000"/>
          <w:sz w:val="24"/>
          <w:szCs w:val="24"/>
          <w:lang w:val="en-US"/>
          <w:rPrChange w:id="263" w:author="Jane Kohlhoff" w:date="2024-06-11T09:53:00Z" w16du:dateUtc="2024-06-10T23:53:00Z">
            <w:rPr>
              <w:rFonts w:cs="Times"/>
              <w:color w:val="000000"/>
              <w:sz w:val="24"/>
              <w:szCs w:val="24"/>
              <w:lang w:val="en-US"/>
            </w:rPr>
          </w:rPrChange>
        </w:rPr>
        <w:t xml:space="preserve"> self</w:t>
      </w:r>
      <w:r w:rsidR="004D2D70" w:rsidRPr="00365026">
        <w:rPr>
          <w:rFonts w:ascii="Times New Roman" w:hAnsi="Times New Roman"/>
          <w:color w:val="000000"/>
          <w:sz w:val="24"/>
          <w:szCs w:val="24"/>
          <w:lang w:val="en-US"/>
          <w:rPrChange w:id="264" w:author="Jane Kohlhoff" w:date="2024-06-11T09:53:00Z" w16du:dateUtc="2024-06-10T23:53:00Z">
            <w:rPr>
              <w:rFonts w:cs="Times"/>
              <w:color w:val="000000"/>
              <w:sz w:val="24"/>
              <w:szCs w:val="24"/>
              <w:lang w:val="en-US"/>
            </w:rPr>
          </w:rPrChange>
        </w:rPr>
        <w:t>-</w:t>
      </w:r>
      <w:r w:rsidRPr="00365026">
        <w:rPr>
          <w:rFonts w:ascii="Times New Roman" w:hAnsi="Times New Roman"/>
          <w:color w:val="000000"/>
          <w:sz w:val="24"/>
          <w:szCs w:val="24"/>
          <w:lang w:val="en-US"/>
          <w:rPrChange w:id="265" w:author="Jane Kohlhoff" w:date="2024-06-11T09:53:00Z" w16du:dateUtc="2024-06-10T23:53:00Z">
            <w:rPr>
              <w:rFonts w:cs="Times"/>
              <w:color w:val="000000"/>
              <w:sz w:val="24"/>
              <w:szCs w:val="24"/>
              <w:lang w:val="en-US"/>
            </w:rPr>
          </w:rPrChange>
        </w:rPr>
        <w:t>regulation</w:t>
      </w:r>
      <w:r w:rsidR="00D400DE" w:rsidRPr="00365026">
        <w:rPr>
          <w:rFonts w:ascii="Times New Roman" w:hAnsi="Times New Roman"/>
          <w:color w:val="000000"/>
          <w:sz w:val="24"/>
          <w:szCs w:val="24"/>
          <w:lang w:val="en-US"/>
          <w:rPrChange w:id="266" w:author="Jane Kohlhoff" w:date="2024-06-11T09:53:00Z" w16du:dateUtc="2024-06-10T23:53:00Z">
            <w:rPr>
              <w:rFonts w:cs="Times"/>
              <w:color w:val="000000"/>
              <w:sz w:val="24"/>
              <w:szCs w:val="24"/>
              <w:lang w:val="en-US"/>
            </w:rPr>
          </w:rPrChange>
        </w:rPr>
        <w:t xml:space="preserve"> are still developing</w:t>
      </w:r>
      <w:r w:rsidR="0030690F" w:rsidRPr="00365026">
        <w:rPr>
          <w:rFonts w:ascii="Times New Roman" w:hAnsi="Times New Roman"/>
          <w:color w:val="000000"/>
          <w:sz w:val="24"/>
          <w:szCs w:val="24"/>
          <w:lang w:val="en-US"/>
          <w:rPrChange w:id="267" w:author="Jane Kohlhoff" w:date="2024-06-11T09:53:00Z" w16du:dateUtc="2024-06-10T23:53:00Z">
            <w:rPr>
              <w:rFonts w:cs="Times"/>
              <w:color w:val="000000"/>
              <w:sz w:val="24"/>
              <w:szCs w:val="24"/>
              <w:lang w:val="en-US"/>
            </w:rPr>
          </w:rPrChange>
        </w:rPr>
        <w:t>,</w:t>
      </w:r>
      <w:r w:rsidRPr="00365026">
        <w:rPr>
          <w:rFonts w:ascii="Times New Roman" w:hAnsi="Times New Roman"/>
          <w:color w:val="000000"/>
          <w:sz w:val="24"/>
          <w:szCs w:val="24"/>
          <w:lang w:val="en-US"/>
          <w:rPrChange w:id="268" w:author="Jane Kohlhoff" w:date="2024-06-11T09:53:00Z" w16du:dateUtc="2024-06-10T23:53:00Z">
            <w:rPr>
              <w:rFonts w:cs="Times"/>
              <w:color w:val="000000"/>
              <w:sz w:val="24"/>
              <w:szCs w:val="24"/>
              <w:lang w:val="en-US"/>
            </w:rPr>
          </w:rPrChange>
        </w:rPr>
        <w:t xml:space="preserve"> </w:t>
      </w:r>
      <w:r w:rsidR="004D2D70" w:rsidRPr="00365026">
        <w:rPr>
          <w:rFonts w:ascii="Times New Roman" w:hAnsi="Times New Roman"/>
          <w:color w:val="000000"/>
          <w:sz w:val="24"/>
          <w:szCs w:val="24"/>
          <w:lang w:val="en-US"/>
          <w:rPrChange w:id="269" w:author="Jane Kohlhoff" w:date="2024-06-11T09:53:00Z" w16du:dateUtc="2024-06-10T23:53:00Z">
            <w:rPr>
              <w:rFonts w:cs="Times"/>
              <w:color w:val="000000"/>
              <w:sz w:val="24"/>
              <w:szCs w:val="24"/>
              <w:lang w:val="en-US"/>
            </w:rPr>
          </w:rPrChange>
        </w:rPr>
        <w:t xml:space="preserve">and </w:t>
      </w:r>
      <w:r w:rsidR="00D400DE" w:rsidRPr="00365026">
        <w:rPr>
          <w:rFonts w:ascii="Times New Roman" w:hAnsi="Times New Roman"/>
          <w:color w:val="000000"/>
          <w:sz w:val="24"/>
          <w:szCs w:val="24"/>
          <w:lang w:val="en-US"/>
          <w:rPrChange w:id="270" w:author="Jane Kohlhoff" w:date="2024-06-11T09:53:00Z" w16du:dateUtc="2024-06-10T23:53:00Z">
            <w:rPr>
              <w:rFonts w:cs="Times"/>
              <w:color w:val="000000"/>
              <w:sz w:val="24"/>
              <w:szCs w:val="24"/>
              <w:lang w:val="en-US"/>
            </w:rPr>
          </w:rPrChange>
        </w:rPr>
        <w:t xml:space="preserve">when there is </w:t>
      </w:r>
      <w:r w:rsidR="004D2D70" w:rsidRPr="00365026">
        <w:rPr>
          <w:rFonts w:ascii="Times New Roman" w:hAnsi="Times New Roman"/>
          <w:color w:val="000000"/>
          <w:sz w:val="24"/>
          <w:szCs w:val="24"/>
          <w:lang w:val="en-US"/>
          <w:rPrChange w:id="271" w:author="Jane Kohlhoff" w:date="2024-06-11T09:53:00Z" w16du:dateUtc="2024-06-10T23:53:00Z">
            <w:rPr>
              <w:rFonts w:cs="Times"/>
              <w:color w:val="000000"/>
              <w:sz w:val="24"/>
              <w:szCs w:val="24"/>
              <w:lang w:val="en-US"/>
            </w:rPr>
          </w:rPrChange>
        </w:rPr>
        <w:t xml:space="preserve">ongoing need for physical and emotional </w:t>
      </w:r>
      <w:r w:rsidR="00E561AC" w:rsidRPr="00365026">
        <w:rPr>
          <w:rFonts w:ascii="Times New Roman" w:hAnsi="Times New Roman"/>
          <w:color w:val="000000"/>
          <w:sz w:val="24"/>
          <w:szCs w:val="24"/>
          <w:lang w:val="en-US"/>
          <w:rPrChange w:id="272" w:author="Jane Kohlhoff" w:date="2024-06-11T09:53:00Z" w16du:dateUtc="2024-06-10T23:53:00Z">
            <w:rPr>
              <w:rFonts w:cs="Times"/>
              <w:color w:val="000000"/>
              <w:sz w:val="24"/>
              <w:szCs w:val="24"/>
              <w:lang w:val="en-US"/>
            </w:rPr>
          </w:rPrChange>
        </w:rPr>
        <w:t xml:space="preserve">nurture and </w:t>
      </w:r>
      <w:r w:rsidR="004D2D70" w:rsidRPr="00365026">
        <w:rPr>
          <w:rFonts w:ascii="Times New Roman" w:hAnsi="Times New Roman"/>
          <w:color w:val="000000"/>
          <w:sz w:val="24"/>
          <w:szCs w:val="24"/>
          <w:lang w:val="en-US"/>
          <w:rPrChange w:id="273" w:author="Jane Kohlhoff" w:date="2024-06-11T09:53:00Z" w16du:dateUtc="2024-06-10T23:53:00Z">
            <w:rPr>
              <w:rFonts w:cs="Times"/>
              <w:color w:val="000000"/>
              <w:sz w:val="24"/>
              <w:szCs w:val="24"/>
              <w:lang w:val="en-US"/>
            </w:rPr>
          </w:rPrChange>
        </w:rPr>
        <w:t xml:space="preserve">protection from key attachment figures </w:t>
      </w:r>
      <w:r w:rsidR="00840F15" w:rsidRPr="00365026">
        <w:rPr>
          <w:rFonts w:ascii="Times New Roman" w:hAnsi="Times New Roman"/>
          <w:color w:val="000000"/>
          <w:sz w:val="24"/>
          <w:szCs w:val="24"/>
          <w:lang w:val="en-US"/>
          <w:rPrChange w:id="274" w:author="Jane Kohlhoff" w:date="2024-06-11T09:53:00Z" w16du:dateUtc="2024-06-10T23:53:00Z">
            <w:rPr>
              <w:rFonts w:cs="Times"/>
              <w:color w:val="000000"/>
              <w:sz w:val="24"/>
              <w:szCs w:val="24"/>
              <w:lang w:val="en-US"/>
            </w:rPr>
          </w:rPrChange>
        </w:rPr>
        <w:fldChar w:fldCharType="begin">
          <w:fldData xml:space="preserve">PEVuZE5vdGU+PENpdGU+PEF1dGhvcj5Dcm9ja2VuYmVyZzwvQXV0aG9yPjxZZWFyPjE5OTM8L1ll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</w:fldData>
        </w:fldChar>
      </w:r>
      <w:r w:rsidR="005B72E3">
        <w:rPr>
          <w:rFonts w:ascii="Times New Roman" w:hAnsi="Times New Roman"/>
          <w:color w:val="000000"/>
          <w:sz w:val="24"/>
          <w:szCs w:val="24"/>
          <w:lang w:val="en-US"/>
        </w:rPr>
        <w:instrText xml:space="preserve"> ADDIN EN.CITE </w:instrText>
      </w:r>
      <w:r w:rsidR="005B72E3">
        <w:rPr>
          <w:rFonts w:ascii="Times New Roman" w:hAnsi="Times New Roman"/>
          <w:color w:val="000000"/>
          <w:sz w:val="24"/>
          <w:szCs w:val="24"/>
          <w:lang w:val="en-US"/>
        </w:rPr>
        <w:fldChar w:fldCharType="begin">
          <w:fldData xml:space="preserve">PEVuZE5vdGU+PENpdGU+PEF1dGhvcj5Dcm9ja2VuYmVyZzwvQXV0aG9yPjxZZWFyPjE5OTM8L1ll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</w:fldData>
        </w:fldChar>
      </w:r>
      <w:r w:rsidR="005B72E3">
        <w:rPr>
          <w:rFonts w:ascii="Times New Roman" w:hAnsi="Times New Roman"/>
          <w:color w:val="000000"/>
          <w:sz w:val="24"/>
          <w:szCs w:val="24"/>
          <w:lang w:val="en-US"/>
        </w:rPr>
        <w:instrText xml:space="preserve"> ADDIN EN.CITE.DATA </w:instrText>
      </w:r>
      <w:r w:rsidR="005B72E3">
        <w:rPr>
          <w:rFonts w:ascii="Times New Roman" w:hAnsi="Times New Roman"/>
          <w:color w:val="000000"/>
          <w:sz w:val="24"/>
          <w:szCs w:val="24"/>
          <w:lang w:val="en-US"/>
        </w:rPr>
      </w:r>
      <w:r w:rsidR="005B72E3">
        <w:rPr>
          <w:rFonts w:ascii="Times New Roman" w:hAnsi="Times New Roman"/>
          <w:color w:val="000000"/>
          <w:sz w:val="24"/>
          <w:szCs w:val="24"/>
          <w:lang w:val="en-US"/>
        </w:rPr>
        <w:fldChar w:fldCharType="end"/>
      </w:r>
      <w:r w:rsidR="00840F15" w:rsidRPr="00B15632">
        <w:rPr>
          <w:rFonts w:ascii="Times New Roman" w:hAnsi="Times New Roman"/>
          <w:color w:val="000000"/>
          <w:sz w:val="24"/>
          <w:szCs w:val="24"/>
          <w:lang w:val="en-US"/>
        </w:rPr>
      </w:r>
      <w:r w:rsidR="00840F15" w:rsidRPr="00365026">
        <w:rPr>
          <w:rFonts w:ascii="Times New Roman" w:hAnsi="Times New Roman"/>
          <w:color w:val="000000"/>
          <w:sz w:val="24"/>
          <w:szCs w:val="24"/>
          <w:lang w:val="en-US"/>
          <w:rPrChange w:id="275" w:author="Jane Kohlhoff" w:date="2024-06-11T09:53:00Z" w16du:dateUtc="2024-06-10T23:53:00Z">
            <w:rPr>
              <w:rFonts w:cs="Times"/>
              <w:color w:val="000000"/>
              <w:sz w:val="24"/>
              <w:szCs w:val="24"/>
              <w:lang w:val="en-US"/>
            </w:rPr>
          </w:rPrChange>
        </w:rPr>
        <w:fldChar w:fldCharType="separate"/>
      </w:r>
      <w:r w:rsidR="005B72E3">
        <w:rPr>
          <w:rFonts w:ascii="Times New Roman" w:hAnsi="Times New Roman"/>
          <w:noProof/>
          <w:color w:val="000000"/>
          <w:sz w:val="24"/>
          <w:szCs w:val="24"/>
          <w:lang w:val="en-US"/>
        </w:rPr>
        <w:t>(3, 4, 5)</w:t>
      </w:r>
      <w:r w:rsidR="00840F15" w:rsidRPr="00365026">
        <w:rPr>
          <w:rFonts w:ascii="Times New Roman" w:hAnsi="Times New Roman"/>
          <w:color w:val="000000"/>
          <w:sz w:val="24"/>
          <w:szCs w:val="24"/>
          <w:lang w:val="en-US"/>
          <w:rPrChange w:id="276" w:author="Jane Kohlhoff" w:date="2024-06-11T09:53:00Z" w16du:dateUtc="2024-06-10T23:53:00Z">
            <w:rPr>
              <w:rFonts w:cs="Times"/>
              <w:color w:val="000000"/>
              <w:sz w:val="24"/>
              <w:szCs w:val="24"/>
              <w:lang w:val="en-US"/>
            </w:rPr>
          </w:rPrChange>
        </w:rPr>
        <w:fldChar w:fldCharType="end"/>
      </w:r>
      <w:r w:rsidR="004D2D70" w:rsidRPr="00365026">
        <w:rPr>
          <w:rFonts w:ascii="Times New Roman" w:hAnsi="Times New Roman"/>
          <w:color w:val="000000"/>
          <w:sz w:val="24"/>
          <w:szCs w:val="24"/>
          <w:lang w:val="en-US"/>
          <w:rPrChange w:id="277" w:author="Jane Kohlhoff" w:date="2024-06-11T09:53:00Z" w16du:dateUtc="2024-06-10T23:53:00Z">
            <w:rPr>
              <w:rFonts w:cs="Times"/>
              <w:color w:val="000000"/>
              <w:sz w:val="24"/>
              <w:szCs w:val="24"/>
              <w:lang w:val="en-US"/>
            </w:rPr>
          </w:rPrChange>
        </w:rPr>
        <w:t>. As a normative response to the challenges of th</w:t>
      </w:r>
      <w:r w:rsidR="00EF5000" w:rsidRPr="00365026">
        <w:rPr>
          <w:rFonts w:ascii="Times New Roman" w:hAnsi="Times New Roman"/>
          <w:color w:val="000000"/>
          <w:sz w:val="24"/>
          <w:szCs w:val="24"/>
          <w:lang w:val="en-US"/>
          <w:rPrChange w:id="278" w:author="Jane Kohlhoff" w:date="2024-06-11T09:53:00Z" w16du:dateUtc="2024-06-10T23:53:00Z">
            <w:rPr>
              <w:rFonts w:cs="Times"/>
              <w:color w:val="000000"/>
              <w:sz w:val="24"/>
              <w:szCs w:val="24"/>
              <w:lang w:val="en-US"/>
            </w:rPr>
          </w:rPrChange>
        </w:rPr>
        <w:t>is</w:t>
      </w:r>
      <w:r w:rsidR="004D2D70" w:rsidRPr="00365026">
        <w:rPr>
          <w:rFonts w:ascii="Times New Roman" w:hAnsi="Times New Roman"/>
          <w:color w:val="000000"/>
          <w:sz w:val="24"/>
          <w:szCs w:val="24"/>
          <w:lang w:val="en-US"/>
          <w:rPrChange w:id="279" w:author="Jane Kohlhoff" w:date="2024-06-11T09:53:00Z" w16du:dateUtc="2024-06-10T23:53:00Z">
            <w:rPr>
              <w:rFonts w:cs="Times"/>
              <w:color w:val="000000"/>
              <w:sz w:val="24"/>
              <w:szCs w:val="24"/>
              <w:lang w:val="en-US"/>
            </w:rPr>
          </w:rPrChange>
        </w:rPr>
        <w:t xml:space="preserve"> developmental phase, </w:t>
      </w:r>
      <w:r w:rsidR="00D400DE" w:rsidRPr="00365026">
        <w:rPr>
          <w:rFonts w:ascii="Times New Roman" w:hAnsi="Times New Roman"/>
          <w:color w:val="000000"/>
          <w:sz w:val="24"/>
          <w:szCs w:val="24"/>
          <w:lang w:val="en-US"/>
          <w:rPrChange w:id="280" w:author="Jane Kohlhoff" w:date="2024-06-11T09:53:00Z" w16du:dateUtc="2024-06-10T23:53:00Z">
            <w:rPr>
              <w:rFonts w:cs="Times"/>
              <w:color w:val="000000"/>
              <w:sz w:val="24"/>
              <w:szCs w:val="24"/>
              <w:lang w:val="en-US"/>
            </w:rPr>
          </w:rPrChange>
        </w:rPr>
        <w:t>many</w:t>
      </w:r>
      <w:r w:rsidR="004D2D70" w:rsidRPr="00365026">
        <w:rPr>
          <w:rFonts w:ascii="Times New Roman" w:hAnsi="Times New Roman"/>
          <w:color w:val="000000"/>
          <w:sz w:val="24"/>
          <w:szCs w:val="24"/>
          <w:lang w:val="en-US"/>
          <w:rPrChange w:id="281" w:author="Jane Kohlhoff" w:date="2024-06-11T09:53:00Z" w16du:dateUtc="2024-06-10T23:53:00Z">
            <w:rPr>
              <w:rFonts w:cs="Times"/>
              <w:color w:val="000000"/>
              <w:sz w:val="24"/>
              <w:szCs w:val="24"/>
              <w:lang w:val="en-US"/>
            </w:rPr>
          </w:rPrChange>
        </w:rPr>
        <w:t xml:space="preserve"> toddlers will</w:t>
      </w:r>
      <w:r w:rsidR="00D400DE" w:rsidRPr="00365026">
        <w:rPr>
          <w:rFonts w:ascii="Times New Roman" w:hAnsi="Times New Roman"/>
          <w:color w:val="000000"/>
          <w:sz w:val="24"/>
          <w:szCs w:val="24"/>
          <w:lang w:val="en-US"/>
          <w:rPrChange w:id="282" w:author="Jane Kohlhoff" w:date="2024-06-11T09:53:00Z" w16du:dateUtc="2024-06-10T23:53:00Z">
            <w:rPr>
              <w:rFonts w:cs="Times"/>
              <w:color w:val="000000"/>
              <w:sz w:val="24"/>
              <w:szCs w:val="24"/>
              <w:lang w:val="en-US"/>
            </w:rPr>
          </w:rPrChange>
        </w:rPr>
        <w:t>,</w:t>
      </w:r>
      <w:r w:rsidR="004D2D70" w:rsidRPr="00365026">
        <w:rPr>
          <w:rFonts w:ascii="Times New Roman" w:hAnsi="Times New Roman"/>
          <w:color w:val="000000"/>
          <w:sz w:val="24"/>
          <w:szCs w:val="24"/>
          <w:lang w:val="en-US"/>
          <w:rPrChange w:id="283" w:author="Jane Kohlhoff" w:date="2024-06-11T09:53:00Z" w16du:dateUtc="2024-06-10T23:53:00Z">
            <w:rPr>
              <w:rFonts w:cs="Times"/>
              <w:color w:val="000000"/>
              <w:sz w:val="24"/>
              <w:szCs w:val="24"/>
              <w:lang w:val="en-US"/>
            </w:rPr>
          </w:rPrChange>
        </w:rPr>
        <w:t xml:space="preserve"> at </w:t>
      </w:r>
      <w:r w:rsidR="004B6A8E" w:rsidRPr="00365026">
        <w:rPr>
          <w:rFonts w:ascii="Times New Roman" w:hAnsi="Times New Roman"/>
          <w:color w:val="000000"/>
          <w:sz w:val="24"/>
          <w:szCs w:val="24"/>
          <w:lang w:val="en-US"/>
          <w:rPrChange w:id="284" w:author="Jane Kohlhoff" w:date="2024-06-11T09:53:00Z" w16du:dateUtc="2024-06-10T23:53:00Z">
            <w:rPr>
              <w:rFonts w:cs="Times"/>
              <w:color w:val="000000"/>
              <w:sz w:val="24"/>
              <w:szCs w:val="24"/>
              <w:lang w:val="en-US"/>
            </w:rPr>
          </w:rPrChange>
        </w:rPr>
        <w:t>times</w:t>
      </w:r>
      <w:r w:rsidR="00D400DE" w:rsidRPr="00365026">
        <w:rPr>
          <w:rFonts w:ascii="Times New Roman" w:hAnsi="Times New Roman"/>
          <w:color w:val="000000"/>
          <w:sz w:val="24"/>
          <w:szCs w:val="24"/>
          <w:lang w:val="en-US"/>
          <w:rPrChange w:id="285" w:author="Jane Kohlhoff" w:date="2024-06-11T09:53:00Z" w16du:dateUtc="2024-06-10T23:53:00Z">
            <w:rPr>
              <w:rFonts w:cs="Times"/>
              <w:color w:val="000000"/>
              <w:sz w:val="24"/>
              <w:szCs w:val="24"/>
              <w:lang w:val="en-US"/>
            </w:rPr>
          </w:rPrChange>
        </w:rPr>
        <w:t>,</w:t>
      </w:r>
      <w:r w:rsidR="004D2D70" w:rsidRPr="00365026">
        <w:rPr>
          <w:rFonts w:ascii="Times New Roman" w:hAnsi="Times New Roman"/>
          <w:color w:val="000000"/>
          <w:sz w:val="24"/>
          <w:szCs w:val="24"/>
          <w:lang w:val="en-US"/>
          <w:rPrChange w:id="286" w:author="Jane Kohlhoff" w:date="2024-06-11T09:53:00Z" w16du:dateUtc="2024-06-10T23:53:00Z">
            <w:rPr>
              <w:rFonts w:cs="Times"/>
              <w:color w:val="000000"/>
              <w:sz w:val="24"/>
              <w:szCs w:val="24"/>
              <w:lang w:val="en-US"/>
            </w:rPr>
          </w:rPrChange>
        </w:rPr>
        <w:t xml:space="preserve"> display heightened levels of emotionality, sometimes manifested as ‘tantrums’ and other externalizing behaviors (e.g., </w:t>
      </w:r>
      <w:r w:rsidRPr="00365026">
        <w:rPr>
          <w:rFonts w:ascii="Times New Roman" w:hAnsi="Times New Roman"/>
          <w:color w:val="000000"/>
          <w:sz w:val="24"/>
          <w:szCs w:val="24"/>
          <w:lang w:val="en-US"/>
          <w:rPrChange w:id="287" w:author="Jane Kohlhoff" w:date="2024-06-11T09:53:00Z" w16du:dateUtc="2024-06-10T23:53:00Z">
            <w:rPr>
              <w:rFonts w:cs="Times"/>
              <w:color w:val="000000"/>
              <w:sz w:val="24"/>
              <w:szCs w:val="24"/>
              <w:lang w:val="en-US"/>
            </w:rPr>
          </w:rPrChange>
        </w:rPr>
        <w:t xml:space="preserve">aggression and </w:t>
      </w:r>
      <w:r w:rsidR="004D2D70" w:rsidRPr="00365026">
        <w:rPr>
          <w:rFonts w:ascii="Times New Roman" w:hAnsi="Times New Roman"/>
          <w:color w:val="000000"/>
          <w:sz w:val="24"/>
          <w:szCs w:val="24"/>
          <w:lang w:val="en-US"/>
          <w:rPrChange w:id="288" w:author="Jane Kohlhoff" w:date="2024-06-11T09:53:00Z" w16du:dateUtc="2024-06-10T23:53:00Z">
            <w:rPr>
              <w:rFonts w:cs="Times"/>
              <w:color w:val="000000"/>
              <w:sz w:val="24"/>
              <w:szCs w:val="24"/>
              <w:lang w:val="en-US"/>
            </w:rPr>
          </w:rPrChange>
        </w:rPr>
        <w:t xml:space="preserve">non-compliance) </w:t>
      </w:r>
      <w:r w:rsidR="00840F15" w:rsidRPr="00365026">
        <w:rPr>
          <w:rFonts w:ascii="Times New Roman" w:hAnsi="Times New Roman"/>
          <w:color w:val="000000"/>
          <w:sz w:val="24"/>
          <w:szCs w:val="24"/>
          <w:lang w:val="en-US"/>
          <w:rPrChange w:id="289" w:author="Jane Kohlhoff" w:date="2024-06-11T09:53:00Z" w16du:dateUtc="2024-06-10T23:53:00Z">
            <w:rPr>
              <w:rFonts w:cs="Times"/>
              <w:color w:val="000000"/>
              <w:sz w:val="24"/>
              <w:szCs w:val="24"/>
              <w:lang w:val="en-US"/>
            </w:rPr>
          </w:rPrChange>
        </w:rPr>
        <w:fldChar w:fldCharType="begin">
          <w:fldData xml:space="preserve">PEVuZE5vdGU+PENpdGU+PEF1dGhvcj5Db2xzb248L0F1dGhvcj48WWVhcj4xOTk3PC9ZZWFyPjxS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</w:fldData>
        </w:fldChar>
      </w:r>
      <w:r w:rsidR="005B72E3">
        <w:rPr>
          <w:rFonts w:ascii="Times New Roman" w:hAnsi="Times New Roman"/>
          <w:color w:val="000000"/>
          <w:sz w:val="24"/>
          <w:szCs w:val="24"/>
          <w:lang w:val="en-US"/>
        </w:rPr>
        <w:instrText xml:space="preserve"> ADDIN EN.CITE </w:instrText>
      </w:r>
      <w:r w:rsidR="005B72E3">
        <w:rPr>
          <w:rFonts w:ascii="Times New Roman" w:hAnsi="Times New Roman"/>
          <w:color w:val="000000"/>
          <w:sz w:val="24"/>
          <w:szCs w:val="24"/>
          <w:lang w:val="en-US"/>
        </w:rPr>
        <w:fldChar w:fldCharType="begin">
          <w:fldData xml:space="preserve">PEVuZE5vdGU+PENpdGU+PEF1dGhvcj5Db2xzb248L0F1dGhvcj48WWVhcj4xOTk3PC9ZZWFyPjxS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</w:fldData>
        </w:fldChar>
      </w:r>
      <w:r w:rsidR="005B72E3">
        <w:rPr>
          <w:rFonts w:ascii="Times New Roman" w:hAnsi="Times New Roman"/>
          <w:color w:val="000000"/>
          <w:sz w:val="24"/>
          <w:szCs w:val="24"/>
          <w:lang w:val="en-US"/>
        </w:rPr>
        <w:instrText xml:space="preserve"> ADDIN EN.CITE.DATA </w:instrText>
      </w:r>
      <w:r w:rsidR="005B72E3">
        <w:rPr>
          <w:rFonts w:ascii="Times New Roman" w:hAnsi="Times New Roman"/>
          <w:color w:val="000000"/>
          <w:sz w:val="24"/>
          <w:szCs w:val="24"/>
          <w:lang w:val="en-US"/>
        </w:rPr>
      </w:r>
      <w:r w:rsidR="005B72E3">
        <w:rPr>
          <w:rFonts w:ascii="Times New Roman" w:hAnsi="Times New Roman"/>
          <w:color w:val="000000"/>
          <w:sz w:val="24"/>
          <w:szCs w:val="24"/>
          <w:lang w:val="en-US"/>
        </w:rPr>
        <w:fldChar w:fldCharType="end"/>
      </w:r>
      <w:r w:rsidR="00840F15" w:rsidRPr="00B15632">
        <w:rPr>
          <w:rFonts w:ascii="Times New Roman" w:hAnsi="Times New Roman"/>
          <w:color w:val="000000"/>
          <w:sz w:val="24"/>
          <w:szCs w:val="24"/>
          <w:lang w:val="en-US"/>
        </w:rPr>
      </w:r>
      <w:r w:rsidR="00840F15" w:rsidRPr="00365026">
        <w:rPr>
          <w:rFonts w:ascii="Times New Roman" w:hAnsi="Times New Roman"/>
          <w:color w:val="000000"/>
          <w:sz w:val="24"/>
          <w:szCs w:val="24"/>
          <w:lang w:val="en-US"/>
          <w:rPrChange w:id="290" w:author="Jane Kohlhoff" w:date="2024-06-11T09:53:00Z" w16du:dateUtc="2024-06-10T23:53:00Z">
            <w:rPr>
              <w:rFonts w:cs="Times"/>
              <w:color w:val="000000"/>
              <w:sz w:val="24"/>
              <w:szCs w:val="24"/>
              <w:lang w:val="en-US"/>
            </w:rPr>
          </w:rPrChange>
        </w:rPr>
        <w:fldChar w:fldCharType="separate"/>
      </w:r>
      <w:r w:rsidR="005B72E3">
        <w:rPr>
          <w:rFonts w:ascii="Times New Roman" w:hAnsi="Times New Roman"/>
          <w:noProof/>
          <w:color w:val="000000"/>
          <w:sz w:val="24"/>
          <w:szCs w:val="24"/>
          <w:lang w:val="en-US"/>
        </w:rPr>
        <w:t>(1, 6, 7, 8)</w:t>
      </w:r>
      <w:r w:rsidR="00840F15" w:rsidRPr="00365026">
        <w:rPr>
          <w:rFonts w:ascii="Times New Roman" w:hAnsi="Times New Roman"/>
          <w:color w:val="000000"/>
          <w:sz w:val="24"/>
          <w:szCs w:val="24"/>
          <w:lang w:val="en-US"/>
          <w:rPrChange w:id="291" w:author="Jane Kohlhoff" w:date="2024-06-11T09:53:00Z" w16du:dateUtc="2024-06-10T23:53:00Z">
            <w:rPr>
              <w:rFonts w:cs="Times"/>
              <w:color w:val="000000"/>
              <w:sz w:val="24"/>
              <w:szCs w:val="24"/>
              <w:lang w:val="en-US"/>
            </w:rPr>
          </w:rPrChange>
        </w:rPr>
        <w:fldChar w:fldCharType="end"/>
      </w:r>
      <w:r w:rsidR="004D2D70" w:rsidRPr="00365026">
        <w:rPr>
          <w:rFonts w:ascii="Times New Roman" w:hAnsi="Times New Roman"/>
          <w:color w:val="000000"/>
          <w:sz w:val="24"/>
          <w:szCs w:val="24"/>
          <w:lang w:val="en-US"/>
          <w:rPrChange w:id="292" w:author="Jane Kohlhoff" w:date="2024-06-11T09:53:00Z" w16du:dateUtc="2024-06-10T23:53:00Z">
            <w:rPr>
              <w:rFonts w:cs="Times"/>
              <w:color w:val="000000"/>
              <w:sz w:val="24"/>
              <w:szCs w:val="24"/>
              <w:lang w:val="en-US"/>
            </w:rPr>
          </w:rPrChange>
        </w:rPr>
        <w:t>.</w:t>
      </w:r>
      <w:r w:rsidR="004C6B12" w:rsidRPr="00365026">
        <w:rPr>
          <w:rFonts w:ascii="Times New Roman" w:hAnsi="Times New Roman"/>
          <w:color w:val="000000"/>
          <w:sz w:val="24"/>
          <w:szCs w:val="24"/>
          <w:lang w:val="en-US"/>
          <w:rPrChange w:id="293" w:author="Jane Kohlhoff" w:date="2024-06-11T09:53:00Z" w16du:dateUtc="2024-06-10T23:53:00Z">
            <w:rPr>
              <w:rFonts w:cs="Times"/>
              <w:color w:val="000000"/>
              <w:sz w:val="24"/>
              <w:szCs w:val="24"/>
              <w:lang w:val="en-US"/>
            </w:rPr>
          </w:rPrChange>
        </w:rPr>
        <w:t xml:space="preserve"> </w:t>
      </w:r>
      <w:r w:rsidR="004B1EB3" w:rsidRPr="00365026">
        <w:rPr>
          <w:rFonts w:ascii="Times New Roman" w:hAnsi="Times New Roman"/>
          <w:color w:val="000000"/>
          <w:sz w:val="24"/>
          <w:szCs w:val="24"/>
          <w:lang w:val="en-US"/>
          <w:rPrChange w:id="294" w:author="Jane Kohlhoff" w:date="2024-06-11T09:53:00Z" w16du:dateUtc="2024-06-10T23:53:00Z">
            <w:rPr>
              <w:rFonts w:cs="Times"/>
              <w:color w:val="000000"/>
              <w:sz w:val="24"/>
              <w:szCs w:val="24"/>
              <w:lang w:val="en-US"/>
            </w:rPr>
          </w:rPrChange>
        </w:rPr>
        <w:t>While</w:t>
      </w:r>
      <w:r w:rsidR="004D2D70" w:rsidRPr="00365026">
        <w:rPr>
          <w:rFonts w:ascii="Times New Roman" w:hAnsi="Times New Roman"/>
          <w:color w:val="000000"/>
          <w:sz w:val="24"/>
          <w:szCs w:val="24"/>
          <w:lang w:val="en-US"/>
          <w:rPrChange w:id="295" w:author="Jane Kohlhoff" w:date="2024-06-11T09:53:00Z" w16du:dateUtc="2024-06-10T23:53:00Z">
            <w:rPr>
              <w:rFonts w:cs="Times"/>
              <w:color w:val="000000"/>
              <w:sz w:val="24"/>
              <w:szCs w:val="24"/>
              <w:lang w:val="en-US"/>
            </w:rPr>
          </w:rPrChange>
        </w:rPr>
        <w:t xml:space="preserve"> </w:t>
      </w:r>
      <w:r w:rsidR="00D400DE" w:rsidRPr="00365026">
        <w:rPr>
          <w:rFonts w:ascii="Times New Roman" w:hAnsi="Times New Roman"/>
          <w:color w:val="000000"/>
          <w:sz w:val="24"/>
          <w:szCs w:val="24"/>
          <w:lang w:val="en-US"/>
          <w:rPrChange w:id="296" w:author="Jane Kohlhoff" w:date="2024-06-11T09:53:00Z" w16du:dateUtc="2024-06-10T23:53:00Z">
            <w:rPr>
              <w:rFonts w:cs="Times"/>
              <w:color w:val="000000"/>
              <w:sz w:val="24"/>
              <w:szCs w:val="24"/>
              <w:lang w:val="en-US"/>
            </w:rPr>
          </w:rPrChange>
        </w:rPr>
        <w:t>such</w:t>
      </w:r>
      <w:r w:rsidR="004B1EB3" w:rsidRPr="00365026">
        <w:rPr>
          <w:rFonts w:ascii="Times New Roman" w:hAnsi="Times New Roman"/>
          <w:color w:val="000000"/>
          <w:sz w:val="24"/>
          <w:szCs w:val="24"/>
          <w:lang w:val="en-US"/>
          <w:rPrChange w:id="297" w:author="Jane Kohlhoff" w:date="2024-06-11T09:53:00Z" w16du:dateUtc="2024-06-10T23:53:00Z">
            <w:rPr>
              <w:rFonts w:cs="Times"/>
              <w:color w:val="000000"/>
              <w:sz w:val="24"/>
              <w:szCs w:val="24"/>
              <w:lang w:val="en-US"/>
            </w:rPr>
          </w:rPrChange>
        </w:rPr>
        <w:t xml:space="preserve"> </w:t>
      </w:r>
      <w:r w:rsidR="004D2D70" w:rsidRPr="00365026">
        <w:rPr>
          <w:rFonts w:ascii="Times New Roman" w:hAnsi="Times New Roman"/>
          <w:color w:val="000000"/>
          <w:sz w:val="24"/>
          <w:szCs w:val="24"/>
          <w:lang w:val="en-US"/>
          <w:rPrChange w:id="298" w:author="Jane Kohlhoff" w:date="2024-06-11T09:53:00Z" w16du:dateUtc="2024-06-10T23:53:00Z">
            <w:rPr>
              <w:rFonts w:cs="Times"/>
              <w:color w:val="000000"/>
              <w:sz w:val="24"/>
              <w:szCs w:val="24"/>
              <w:lang w:val="en-US"/>
            </w:rPr>
          </w:rPrChange>
        </w:rPr>
        <w:t>difficulties</w:t>
      </w:r>
      <w:r w:rsidRPr="00365026">
        <w:rPr>
          <w:rFonts w:ascii="Times New Roman" w:hAnsi="Times New Roman"/>
          <w:color w:val="000000"/>
          <w:sz w:val="24"/>
          <w:szCs w:val="24"/>
          <w:lang w:val="en-US"/>
          <w:rPrChange w:id="299" w:author="Jane Kohlhoff" w:date="2024-06-11T09:53:00Z" w16du:dateUtc="2024-06-10T23:53:00Z">
            <w:rPr>
              <w:rFonts w:cs="Times"/>
              <w:color w:val="000000"/>
              <w:sz w:val="24"/>
              <w:szCs w:val="24"/>
              <w:lang w:val="en-US"/>
            </w:rPr>
          </w:rPrChange>
        </w:rPr>
        <w:t xml:space="preserve"> </w:t>
      </w:r>
      <w:r w:rsidR="00D400DE" w:rsidRPr="00365026">
        <w:rPr>
          <w:rFonts w:ascii="Times New Roman" w:hAnsi="Times New Roman"/>
          <w:color w:val="000000"/>
          <w:sz w:val="24"/>
          <w:szCs w:val="24"/>
          <w:lang w:val="en-US"/>
          <w:rPrChange w:id="300" w:author="Jane Kohlhoff" w:date="2024-06-11T09:53:00Z" w16du:dateUtc="2024-06-10T23:53:00Z">
            <w:rPr>
              <w:rFonts w:cs="Times"/>
              <w:color w:val="000000"/>
              <w:sz w:val="24"/>
              <w:szCs w:val="24"/>
              <w:lang w:val="en-US"/>
            </w:rPr>
          </w:rPrChange>
        </w:rPr>
        <w:t>usually</w:t>
      </w:r>
      <w:r w:rsidR="004B1EB3" w:rsidRPr="00365026">
        <w:rPr>
          <w:rFonts w:ascii="Times New Roman" w:hAnsi="Times New Roman"/>
          <w:color w:val="000000"/>
          <w:sz w:val="24"/>
          <w:szCs w:val="24"/>
          <w:lang w:val="en-US"/>
          <w:rPrChange w:id="301" w:author="Jane Kohlhoff" w:date="2024-06-11T09:53:00Z" w16du:dateUtc="2024-06-10T23:53:00Z">
            <w:rPr>
              <w:rFonts w:cs="Times"/>
              <w:color w:val="000000"/>
              <w:sz w:val="24"/>
              <w:szCs w:val="24"/>
              <w:lang w:val="en-US"/>
            </w:rPr>
          </w:rPrChange>
        </w:rPr>
        <w:t xml:space="preserve"> </w:t>
      </w:r>
      <w:r w:rsidRPr="00365026">
        <w:rPr>
          <w:rFonts w:ascii="Times New Roman" w:hAnsi="Times New Roman"/>
          <w:color w:val="000000"/>
          <w:sz w:val="24"/>
          <w:szCs w:val="24"/>
          <w:lang w:val="en-US"/>
          <w:rPrChange w:id="302" w:author="Jane Kohlhoff" w:date="2024-06-11T09:53:00Z" w16du:dateUtc="2024-06-10T23:53:00Z">
            <w:rPr>
              <w:rFonts w:cs="Times"/>
              <w:color w:val="000000"/>
              <w:sz w:val="24"/>
              <w:szCs w:val="24"/>
              <w:lang w:val="en-US"/>
            </w:rPr>
          </w:rPrChange>
        </w:rPr>
        <w:t>resolve naturally</w:t>
      </w:r>
      <w:r w:rsidR="004D2D70" w:rsidRPr="00365026">
        <w:rPr>
          <w:rFonts w:ascii="Times New Roman" w:hAnsi="Times New Roman"/>
          <w:color w:val="000000"/>
          <w:sz w:val="24"/>
          <w:szCs w:val="24"/>
          <w:lang w:val="en-US"/>
          <w:rPrChange w:id="303" w:author="Jane Kohlhoff" w:date="2024-06-11T09:53:00Z" w16du:dateUtc="2024-06-10T23:53:00Z">
            <w:rPr>
              <w:rFonts w:cs="Times"/>
              <w:color w:val="000000"/>
              <w:sz w:val="24"/>
              <w:szCs w:val="24"/>
              <w:lang w:val="en-US"/>
            </w:rPr>
          </w:rPrChange>
        </w:rPr>
        <w:t xml:space="preserve"> </w:t>
      </w:r>
      <w:r w:rsidR="004B1EB3" w:rsidRPr="00365026">
        <w:rPr>
          <w:rFonts w:ascii="Times New Roman" w:hAnsi="Times New Roman"/>
          <w:color w:val="000000"/>
          <w:sz w:val="24"/>
          <w:szCs w:val="24"/>
          <w:lang w:val="en-US"/>
          <w:rPrChange w:id="304" w:author="Jane Kohlhoff" w:date="2024-06-11T09:53:00Z" w16du:dateUtc="2024-06-10T23:53:00Z">
            <w:rPr>
              <w:rFonts w:cs="Times"/>
              <w:color w:val="000000"/>
              <w:sz w:val="24"/>
              <w:szCs w:val="24"/>
              <w:lang w:val="en-US"/>
            </w:rPr>
          </w:rPrChange>
        </w:rPr>
        <w:t>across the</w:t>
      </w:r>
      <w:r w:rsidR="004D2D70" w:rsidRPr="00365026">
        <w:rPr>
          <w:rFonts w:ascii="Times New Roman" w:hAnsi="Times New Roman"/>
          <w:color w:val="000000"/>
          <w:sz w:val="24"/>
          <w:szCs w:val="24"/>
          <w:lang w:val="en-US"/>
          <w:rPrChange w:id="305" w:author="Jane Kohlhoff" w:date="2024-06-11T09:53:00Z" w16du:dateUtc="2024-06-10T23:53:00Z">
            <w:rPr>
              <w:rFonts w:cs="Times"/>
              <w:color w:val="000000"/>
              <w:sz w:val="24"/>
              <w:szCs w:val="24"/>
              <w:lang w:val="en-US"/>
            </w:rPr>
          </w:rPrChange>
        </w:rPr>
        <w:t xml:space="preserve"> </w:t>
      </w:r>
      <w:r w:rsidR="004B1EB3" w:rsidRPr="00365026">
        <w:rPr>
          <w:rFonts w:ascii="Times New Roman" w:hAnsi="Times New Roman"/>
          <w:color w:val="000000"/>
          <w:sz w:val="24"/>
          <w:szCs w:val="24"/>
          <w:lang w:val="en-US"/>
          <w:rPrChange w:id="306" w:author="Jane Kohlhoff" w:date="2024-06-11T09:53:00Z" w16du:dateUtc="2024-06-10T23:53:00Z">
            <w:rPr>
              <w:rFonts w:cs="Times"/>
              <w:color w:val="000000"/>
              <w:sz w:val="24"/>
              <w:szCs w:val="24"/>
              <w:lang w:val="en-US"/>
            </w:rPr>
          </w:rPrChange>
        </w:rPr>
        <w:t xml:space="preserve">transition into the pre-school years </w:t>
      </w:r>
      <w:r w:rsidR="00840F15" w:rsidRPr="00365026">
        <w:rPr>
          <w:rFonts w:ascii="Times New Roman" w:hAnsi="Times New Roman"/>
          <w:color w:val="000000"/>
          <w:sz w:val="24"/>
          <w:szCs w:val="24"/>
          <w:lang w:val="en-US"/>
          <w:rPrChange w:id="307" w:author="Jane Kohlhoff" w:date="2024-06-11T09:53:00Z" w16du:dateUtc="2024-06-10T23:53:00Z">
            <w:rPr>
              <w:rFonts w:cs="Times"/>
              <w:color w:val="000000"/>
              <w:sz w:val="24"/>
              <w:szCs w:val="24"/>
              <w:lang w:val="en-US"/>
            </w:rPr>
          </w:rPrChange>
        </w:rPr>
        <w:fldChar w:fldCharType="begin"/>
      </w:r>
      <w:r w:rsidR="005B72E3">
        <w:rPr>
          <w:rFonts w:ascii="Times New Roman" w:hAnsi="Times New Roman"/>
          <w:color w:val="000000"/>
          <w:sz w:val="24"/>
          <w:szCs w:val="24"/>
          <w:lang w:val="en-US"/>
        </w:rPr>
        <w:instrText xml:space="preserve"> ADDIN EN.CITE &lt;EndNote&gt;&lt;Cite&gt;&lt;Author&gt;Tremblay&lt;/Author&gt;&lt;Year&gt;2000&lt;/Year&gt;&lt;RecNum&gt;1270&lt;/RecNum&gt;&lt;DisplayText&gt;(9)&lt;/DisplayText&gt;&lt;record&gt;&lt;rec-number&gt;1270&lt;/rec-number&gt;&lt;foreign-keys&gt;&lt;key app="EN" db-id="ards0dvaofa9d9es2f6vrf9iarwfp0z2w20v" timestamp="1696903308" guid="cde89d98-65f9-44eb-ac3d-6f1719213ad2"&gt;1270&lt;/key&gt;&lt;/foreign-keys&gt;&lt;ref-type name="Journal Article"&gt;17&lt;/ref-type&gt;&lt;contributors&gt;&lt;authors&gt;&lt;author&gt;Tremblay, R. E.&lt;/author&gt;&lt;/authors&gt;&lt;/contributors&gt;&lt;titles&gt;&lt;title&gt;The development of aggressive behaviour during childhood: What have we learned in the past century?&lt;/title&gt;&lt;secondary-title&gt;International Journal of Behavioral Development&lt;/secondary-title&gt;&lt;/titles&gt;&lt;periodical&gt;&lt;full-title&gt;International Journal of Behavioral Development&lt;/full-title&gt;&lt;/periodical&gt;&lt;pages&gt;129-141&lt;/pages&gt;&lt;volume&gt;24&lt;/volume&gt;&lt;number&gt;2&lt;/number&gt;&lt;dates&gt;&lt;year&gt;2000&lt;/year&gt;&lt;/dates&gt;&lt;urls&gt;&lt;/urls&gt;&lt;/record&gt;&lt;/Cite&gt;&lt;/EndNote&gt;</w:instrText>
      </w:r>
      <w:r w:rsidR="00840F15" w:rsidRPr="00365026">
        <w:rPr>
          <w:rFonts w:ascii="Times New Roman" w:hAnsi="Times New Roman"/>
          <w:color w:val="000000"/>
          <w:sz w:val="24"/>
          <w:szCs w:val="24"/>
          <w:lang w:val="en-US"/>
          <w:rPrChange w:id="308" w:author="Jane Kohlhoff" w:date="2024-06-11T09:53:00Z" w16du:dateUtc="2024-06-10T23:53:00Z">
            <w:rPr>
              <w:rFonts w:cs="Times"/>
              <w:color w:val="000000"/>
              <w:sz w:val="24"/>
              <w:szCs w:val="24"/>
              <w:lang w:val="en-US"/>
            </w:rPr>
          </w:rPrChange>
        </w:rPr>
        <w:fldChar w:fldCharType="separate"/>
      </w:r>
      <w:r w:rsidR="005B72E3">
        <w:rPr>
          <w:rFonts w:ascii="Times New Roman" w:hAnsi="Times New Roman"/>
          <w:noProof/>
          <w:color w:val="000000"/>
          <w:sz w:val="24"/>
          <w:szCs w:val="24"/>
          <w:lang w:val="en-US"/>
        </w:rPr>
        <w:t>(9)</w:t>
      </w:r>
      <w:r w:rsidR="00840F15" w:rsidRPr="00365026">
        <w:rPr>
          <w:rFonts w:ascii="Times New Roman" w:hAnsi="Times New Roman"/>
          <w:color w:val="000000"/>
          <w:sz w:val="24"/>
          <w:szCs w:val="24"/>
          <w:lang w:val="en-US"/>
          <w:rPrChange w:id="309" w:author="Jane Kohlhoff" w:date="2024-06-11T09:53:00Z" w16du:dateUtc="2024-06-10T23:53:00Z">
            <w:rPr>
              <w:rFonts w:cs="Times"/>
              <w:color w:val="000000"/>
              <w:sz w:val="24"/>
              <w:szCs w:val="24"/>
              <w:lang w:val="en-US"/>
            </w:rPr>
          </w:rPrChange>
        </w:rPr>
        <w:fldChar w:fldCharType="end"/>
      </w:r>
      <w:r w:rsidRPr="00365026">
        <w:rPr>
          <w:rFonts w:ascii="Times New Roman" w:hAnsi="Times New Roman"/>
          <w:color w:val="000000"/>
          <w:sz w:val="24"/>
          <w:szCs w:val="24"/>
          <w:lang w:val="en-US"/>
          <w:rPrChange w:id="310" w:author="Jane Kohlhoff" w:date="2024-06-11T09:53:00Z" w16du:dateUtc="2024-06-10T23:53:00Z">
            <w:rPr>
              <w:rFonts w:cs="Times"/>
              <w:color w:val="000000"/>
              <w:sz w:val="24"/>
              <w:szCs w:val="24"/>
              <w:lang w:val="en-US"/>
            </w:rPr>
          </w:rPrChange>
        </w:rPr>
        <w:t xml:space="preserve">, </w:t>
      </w:r>
      <w:r w:rsidR="004B1EB3" w:rsidRPr="00365026">
        <w:rPr>
          <w:rFonts w:ascii="Times New Roman" w:hAnsi="Times New Roman"/>
          <w:color w:val="000000"/>
          <w:sz w:val="24"/>
          <w:szCs w:val="24"/>
          <w:lang w:val="en-US"/>
          <w:rPrChange w:id="311" w:author="Jane Kohlhoff" w:date="2024-06-11T09:53:00Z" w16du:dateUtc="2024-06-10T23:53:00Z">
            <w:rPr>
              <w:rFonts w:cs="Times"/>
              <w:color w:val="000000"/>
              <w:sz w:val="24"/>
              <w:szCs w:val="24"/>
              <w:lang w:val="en-US"/>
            </w:rPr>
          </w:rPrChange>
        </w:rPr>
        <w:t xml:space="preserve">for a small proportion of children, </w:t>
      </w:r>
      <w:r w:rsidR="00D400DE" w:rsidRPr="00365026">
        <w:rPr>
          <w:rFonts w:ascii="Times New Roman" w:hAnsi="Times New Roman"/>
          <w:color w:val="000000"/>
          <w:sz w:val="24"/>
          <w:szCs w:val="24"/>
          <w:lang w:val="en-US"/>
          <w:rPrChange w:id="312" w:author="Jane Kohlhoff" w:date="2024-06-11T09:53:00Z" w16du:dateUtc="2024-06-10T23:53:00Z">
            <w:rPr>
              <w:rFonts w:cs="Times"/>
              <w:color w:val="000000"/>
              <w:sz w:val="24"/>
              <w:szCs w:val="24"/>
              <w:lang w:val="en-US"/>
            </w:rPr>
          </w:rPrChange>
        </w:rPr>
        <w:t>difficulties</w:t>
      </w:r>
      <w:r w:rsidR="004B1EB3" w:rsidRPr="00365026">
        <w:rPr>
          <w:rFonts w:ascii="Times New Roman" w:hAnsi="Times New Roman"/>
          <w:color w:val="000000"/>
          <w:sz w:val="24"/>
          <w:szCs w:val="24"/>
          <w:lang w:val="en-US"/>
          <w:rPrChange w:id="313" w:author="Jane Kohlhoff" w:date="2024-06-11T09:53:00Z" w16du:dateUtc="2024-06-10T23:53:00Z">
            <w:rPr>
              <w:rFonts w:cs="Times"/>
              <w:color w:val="000000"/>
              <w:sz w:val="24"/>
              <w:szCs w:val="24"/>
              <w:lang w:val="en-US"/>
            </w:rPr>
          </w:rPrChange>
        </w:rPr>
        <w:t xml:space="preserve"> persist and </w:t>
      </w:r>
      <w:r w:rsidR="00FC3904" w:rsidRPr="00365026">
        <w:rPr>
          <w:rFonts w:ascii="Times New Roman" w:hAnsi="Times New Roman"/>
          <w:color w:val="000000"/>
          <w:sz w:val="24"/>
          <w:szCs w:val="24"/>
          <w:lang w:val="en-US"/>
          <w:rPrChange w:id="314" w:author="Jane Kohlhoff" w:date="2024-06-11T09:53:00Z" w16du:dateUtc="2024-06-10T23:53:00Z">
            <w:rPr>
              <w:rFonts w:cs="Times"/>
              <w:color w:val="000000"/>
              <w:sz w:val="24"/>
              <w:szCs w:val="24"/>
              <w:lang w:val="en-US"/>
            </w:rPr>
          </w:rPrChange>
        </w:rPr>
        <w:t>represent</w:t>
      </w:r>
      <w:r w:rsidR="004B1EB3" w:rsidRPr="00365026">
        <w:rPr>
          <w:rFonts w:ascii="Times New Roman" w:hAnsi="Times New Roman"/>
          <w:color w:val="000000"/>
          <w:sz w:val="24"/>
          <w:szCs w:val="24"/>
          <w:lang w:val="en-US"/>
          <w:rPrChange w:id="315" w:author="Jane Kohlhoff" w:date="2024-06-11T09:53:00Z" w16du:dateUtc="2024-06-10T23:53:00Z">
            <w:rPr>
              <w:rFonts w:cs="Times"/>
              <w:color w:val="000000"/>
              <w:sz w:val="24"/>
              <w:szCs w:val="24"/>
              <w:lang w:val="en-US"/>
            </w:rPr>
          </w:rPrChange>
        </w:rPr>
        <w:t xml:space="preserve"> the start of a pathway to mental health challenges </w:t>
      </w:r>
      <w:r w:rsidR="00196A56" w:rsidRPr="00365026">
        <w:rPr>
          <w:rFonts w:ascii="Times New Roman" w:hAnsi="Times New Roman"/>
          <w:color w:val="000000"/>
          <w:sz w:val="24"/>
          <w:szCs w:val="24"/>
          <w:lang w:val="en-US"/>
          <w:rPrChange w:id="316" w:author="Jane Kohlhoff" w:date="2024-06-11T09:53:00Z" w16du:dateUtc="2024-06-10T23:53:00Z">
            <w:rPr>
              <w:rFonts w:cs="Times"/>
              <w:color w:val="000000"/>
              <w:sz w:val="24"/>
              <w:szCs w:val="24"/>
              <w:lang w:val="en-US"/>
            </w:rPr>
          </w:rPrChange>
        </w:rPr>
        <w:fldChar w:fldCharType="begin">
          <w:fldData xml:space="preserve">PEVuZE5vdGU+PENpdGU+PEF1dGhvcj5DYW1wYmVsbDwvQXV0aG9yPjxZZWFyPjIwMDY8L1llYXI+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</w:fldData>
        </w:fldChar>
      </w:r>
      <w:r w:rsidR="005B72E3">
        <w:rPr>
          <w:rFonts w:ascii="Times New Roman" w:hAnsi="Times New Roman"/>
          <w:color w:val="000000"/>
          <w:sz w:val="24"/>
          <w:szCs w:val="24"/>
          <w:lang w:val="en-US"/>
        </w:rPr>
        <w:instrText xml:space="preserve"> ADDIN EN.CITE </w:instrText>
      </w:r>
      <w:r w:rsidR="005B72E3">
        <w:rPr>
          <w:rFonts w:ascii="Times New Roman" w:hAnsi="Times New Roman"/>
          <w:color w:val="000000"/>
          <w:sz w:val="24"/>
          <w:szCs w:val="24"/>
          <w:lang w:val="en-US"/>
        </w:rPr>
        <w:fldChar w:fldCharType="begin">
          <w:fldData xml:space="preserve">PEVuZE5vdGU+PENpdGU+PEF1dGhvcj5DYW1wYmVsbDwvQXV0aG9yPjxZZWFyPjIwMDY8L1llYXI+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</w:fldData>
        </w:fldChar>
      </w:r>
      <w:r w:rsidR="005B72E3">
        <w:rPr>
          <w:rFonts w:ascii="Times New Roman" w:hAnsi="Times New Roman"/>
          <w:color w:val="000000"/>
          <w:sz w:val="24"/>
          <w:szCs w:val="24"/>
          <w:lang w:val="en-US"/>
        </w:rPr>
        <w:instrText xml:space="preserve"> ADDIN EN.CITE.DATA </w:instrText>
      </w:r>
      <w:r w:rsidR="005B72E3">
        <w:rPr>
          <w:rFonts w:ascii="Times New Roman" w:hAnsi="Times New Roman"/>
          <w:color w:val="000000"/>
          <w:sz w:val="24"/>
          <w:szCs w:val="24"/>
          <w:lang w:val="en-US"/>
        </w:rPr>
      </w:r>
      <w:r w:rsidR="005B72E3">
        <w:rPr>
          <w:rFonts w:ascii="Times New Roman" w:hAnsi="Times New Roman"/>
          <w:color w:val="000000"/>
          <w:sz w:val="24"/>
          <w:szCs w:val="24"/>
          <w:lang w:val="en-US"/>
        </w:rPr>
        <w:fldChar w:fldCharType="end"/>
      </w:r>
      <w:r w:rsidR="00196A56" w:rsidRPr="00B15632">
        <w:rPr>
          <w:rFonts w:ascii="Times New Roman" w:hAnsi="Times New Roman"/>
          <w:color w:val="000000"/>
          <w:sz w:val="24"/>
          <w:szCs w:val="24"/>
          <w:lang w:val="en-US"/>
        </w:rPr>
      </w:r>
      <w:r w:rsidR="00196A56" w:rsidRPr="00365026">
        <w:rPr>
          <w:rFonts w:ascii="Times New Roman" w:hAnsi="Times New Roman"/>
          <w:color w:val="000000"/>
          <w:sz w:val="24"/>
          <w:szCs w:val="24"/>
          <w:lang w:val="en-US"/>
          <w:rPrChange w:id="317" w:author="Jane Kohlhoff" w:date="2024-06-11T09:53:00Z" w16du:dateUtc="2024-06-10T23:53:00Z">
            <w:rPr>
              <w:rFonts w:cs="Times"/>
              <w:color w:val="000000"/>
              <w:sz w:val="24"/>
              <w:szCs w:val="24"/>
              <w:lang w:val="en-US"/>
            </w:rPr>
          </w:rPrChange>
        </w:rPr>
        <w:fldChar w:fldCharType="separate"/>
      </w:r>
      <w:r w:rsidR="005B72E3">
        <w:rPr>
          <w:rFonts w:ascii="Times New Roman" w:hAnsi="Times New Roman"/>
          <w:noProof/>
          <w:color w:val="000000"/>
          <w:sz w:val="24"/>
          <w:szCs w:val="24"/>
          <w:lang w:val="en-US"/>
        </w:rPr>
        <w:t>(10, 11, 12, 13, 14, 15, 16)</w:t>
      </w:r>
      <w:r w:rsidR="00196A56" w:rsidRPr="00365026">
        <w:rPr>
          <w:rFonts w:ascii="Times New Roman" w:hAnsi="Times New Roman"/>
          <w:color w:val="000000"/>
          <w:sz w:val="24"/>
          <w:szCs w:val="24"/>
          <w:lang w:val="en-US"/>
          <w:rPrChange w:id="318" w:author="Jane Kohlhoff" w:date="2024-06-11T09:53:00Z" w16du:dateUtc="2024-06-10T23:53:00Z">
            <w:rPr>
              <w:rFonts w:cs="Times"/>
              <w:color w:val="000000"/>
              <w:sz w:val="24"/>
              <w:szCs w:val="24"/>
              <w:lang w:val="en-US"/>
            </w:rPr>
          </w:rPrChange>
        </w:rPr>
        <w:fldChar w:fldCharType="end"/>
      </w:r>
      <w:r w:rsidR="00EF5000" w:rsidRPr="00365026">
        <w:rPr>
          <w:rFonts w:ascii="Times New Roman" w:hAnsi="Times New Roman"/>
          <w:color w:val="000000"/>
          <w:sz w:val="24"/>
          <w:szCs w:val="24"/>
          <w:lang w:val="en-US"/>
          <w:rPrChange w:id="319" w:author="Jane Kohlhoff" w:date="2024-06-11T09:53:00Z" w16du:dateUtc="2024-06-10T23:53:00Z">
            <w:rPr>
              <w:rFonts w:cs="Times"/>
              <w:color w:val="000000"/>
              <w:sz w:val="24"/>
              <w:szCs w:val="24"/>
              <w:lang w:val="en-US"/>
            </w:rPr>
          </w:rPrChange>
        </w:rPr>
        <w:t>.</w:t>
      </w:r>
      <w:r w:rsidRPr="00365026">
        <w:rPr>
          <w:rFonts w:ascii="Times New Roman" w:hAnsi="Times New Roman"/>
          <w:color w:val="000000"/>
          <w:sz w:val="24"/>
          <w:szCs w:val="24"/>
          <w:lang w:val="en-US"/>
          <w:rPrChange w:id="320" w:author="Jane Kohlhoff" w:date="2024-06-11T09:53:00Z" w16du:dateUtc="2024-06-10T23:53:00Z">
            <w:rPr>
              <w:rFonts w:cs="Times"/>
              <w:color w:val="000000"/>
              <w:sz w:val="24"/>
              <w:szCs w:val="24"/>
              <w:lang w:val="en-US"/>
            </w:rPr>
          </w:rPrChange>
        </w:rPr>
        <w:t xml:space="preserve"> </w:t>
      </w:r>
    </w:p>
    <w:p w14:paraId="230C3C15" w14:textId="385FB642" w:rsidR="001B69F7" w:rsidRPr="00365026" w:rsidRDefault="00F95FC2" w:rsidP="00BB1339">
      <w:pPr>
        <w:pStyle w:val="NormalWeb"/>
        <w:spacing w:before="0" w:beforeAutospacing="0" w:after="0" w:afterAutospacing="0" w:line="480" w:lineRule="auto"/>
        <w:ind w:firstLine="720"/>
        <w:contextualSpacing/>
        <w:rPr>
          <w:rFonts w:ascii="Times New Roman" w:hAnsi="Times New Roman"/>
          <w:noProof/>
          <w:sz w:val="24"/>
          <w:szCs w:val="24"/>
          <w:rPrChange w:id="321" w:author="Jane Kohlhoff" w:date="2024-06-11T09:53:00Z" w16du:dateUtc="2024-06-10T23:53:00Z">
            <w:rPr>
              <w:noProof/>
              <w:sz w:val="24"/>
              <w:szCs w:val="24"/>
            </w:rPr>
          </w:rPrChange>
        </w:rPr>
      </w:pPr>
      <w:r w:rsidRPr="00365026">
        <w:rPr>
          <w:rFonts w:ascii="Times New Roman" w:hAnsi="Times New Roman"/>
          <w:color w:val="000000"/>
          <w:sz w:val="24"/>
          <w:szCs w:val="24"/>
          <w:lang w:val="en-US"/>
          <w:rPrChange w:id="322" w:author="Jane Kohlhoff" w:date="2024-06-11T09:53:00Z" w16du:dateUtc="2024-06-10T23:53:00Z">
            <w:rPr>
              <w:rFonts w:cs="Times"/>
              <w:color w:val="000000"/>
              <w:sz w:val="24"/>
              <w:szCs w:val="24"/>
              <w:lang w:val="en-US"/>
            </w:rPr>
          </w:rPrChange>
        </w:rPr>
        <w:t>While various genetic</w:t>
      </w:r>
      <w:r w:rsidRPr="00365026">
        <w:rPr>
          <w:rFonts w:ascii="Times New Roman" w:hAnsi="Times New Roman"/>
          <w:sz w:val="24"/>
          <w:szCs w:val="24"/>
          <w:rPrChange w:id="323" w:author="Jane Kohlhoff" w:date="2024-06-11T09:53:00Z" w16du:dateUtc="2024-06-10T23:53:00Z">
            <w:rPr>
              <w:sz w:val="24"/>
              <w:szCs w:val="24"/>
            </w:rPr>
          </w:rPrChange>
        </w:rPr>
        <w:t>, social, and temperament</w:t>
      </w:r>
      <w:ins w:id="324" w:author="Jane Kohlhoff" w:date="2024-06-10T19:11:00Z" w16du:dateUtc="2024-06-10T09:11:00Z">
        <w:r w:rsidR="00131F7F" w:rsidRPr="00365026">
          <w:rPr>
            <w:rFonts w:ascii="Times New Roman" w:hAnsi="Times New Roman"/>
            <w:sz w:val="24"/>
            <w:szCs w:val="24"/>
            <w:rPrChange w:id="325" w:author="Jane Kohlhoff" w:date="2024-06-11T09:53:00Z" w16du:dateUtc="2024-06-10T23:53:00Z">
              <w:rPr>
                <w:sz w:val="24"/>
                <w:szCs w:val="24"/>
              </w:rPr>
            </w:rPrChange>
          </w:rPr>
          <w:t>al</w:t>
        </w:r>
      </w:ins>
      <w:r w:rsidRPr="00365026">
        <w:rPr>
          <w:rFonts w:ascii="Times New Roman" w:hAnsi="Times New Roman"/>
          <w:sz w:val="24"/>
          <w:szCs w:val="24"/>
          <w:rPrChange w:id="326" w:author="Jane Kohlhoff" w:date="2024-06-11T09:53:00Z" w16du:dateUtc="2024-06-10T23:53:00Z">
            <w:rPr>
              <w:sz w:val="24"/>
              <w:szCs w:val="24"/>
            </w:rPr>
          </w:rPrChange>
        </w:rPr>
        <w:t xml:space="preserve"> pathways </w:t>
      </w:r>
      <w:r w:rsidR="004B1EB3" w:rsidRPr="00365026">
        <w:rPr>
          <w:rFonts w:ascii="Times New Roman" w:hAnsi="Times New Roman"/>
          <w:sz w:val="24"/>
          <w:szCs w:val="24"/>
          <w:rPrChange w:id="327" w:author="Jane Kohlhoff" w:date="2024-06-11T09:53:00Z" w16du:dateUtc="2024-06-10T23:53:00Z">
            <w:rPr>
              <w:sz w:val="24"/>
              <w:szCs w:val="24"/>
            </w:rPr>
          </w:rPrChange>
        </w:rPr>
        <w:t xml:space="preserve">to </w:t>
      </w:r>
      <w:r w:rsidR="000C268D" w:rsidRPr="00365026">
        <w:rPr>
          <w:rFonts w:ascii="Times New Roman" w:hAnsi="Times New Roman"/>
          <w:color w:val="000000"/>
          <w:sz w:val="24"/>
          <w:szCs w:val="24"/>
          <w:lang w:val="en-US"/>
          <w:rPrChange w:id="328" w:author="Jane Kohlhoff" w:date="2024-06-11T09:53:00Z" w16du:dateUtc="2024-06-10T23:53:00Z">
            <w:rPr>
              <w:rFonts w:cs="Times"/>
              <w:color w:val="000000"/>
              <w:sz w:val="24"/>
              <w:szCs w:val="24"/>
              <w:lang w:val="en-US"/>
            </w:rPr>
          </w:rPrChange>
        </w:rPr>
        <w:t>behavioral</w:t>
      </w:r>
      <w:r w:rsidR="004B1EB3" w:rsidRPr="00365026">
        <w:rPr>
          <w:rFonts w:ascii="Times New Roman" w:hAnsi="Times New Roman"/>
          <w:color w:val="000000"/>
          <w:sz w:val="24"/>
          <w:szCs w:val="24"/>
          <w:lang w:val="en-US"/>
          <w:rPrChange w:id="329" w:author="Jane Kohlhoff" w:date="2024-06-11T09:53:00Z" w16du:dateUtc="2024-06-10T23:53:00Z">
            <w:rPr>
              <w:rFonts w:cs="Times"/>
              <w:color w:val="000000"/>
              <w:sz w:val="24"/>
              <w:szCs w:val="24"/>
              <w:lang w:val="en-US"/>
            </w:rPr>
          </w:rPrChange>
        </w:rPr>
        <w:t xml:space="preserve"> difficulties in early childhood have been proposed</w:t>
      </w:r>
      <w:r w:rsidR="00AE6BE5" w:rsidRPr="00365026">
        <w:rPr>
          <w:rFonts w:ascii="Times New Roman" w:hAnsi="Times New Roman"/>
          <w:color w:val="000000"/>
          <w:sz w:val="24"/>
          <w:szCs w:val="24"/>
          <w:lang w:val="en-US"/>
          <w:rPrChange w:id="330" w:author="Jane Kohlhoff" w:date="2024-06-11T09:53:00Z" w16du:dateUtc="2024-06-10T23:53:00Z">
            <w:rPr>
              <w:rFonts w:cs="Times"/>
              <w:color w:val="000000"/>
              <w:sz w:val="24"/>
              <w:szCs w:val="24"/>
              <w:lang w:val="en-US"/>
            </w:rPr>
          </w:rPrChange>
        </w:rPr>
        <w:t xml:space="preserve"> </w:t>
      </w:r>
      <w:r w:rsidR="00A868AA" w:rsidRPr="00365026">
        <w:rPr>
          <w:rFonts w:ascii="Times New Roman" w:hAnsi="Times New Roman"/>
          <w:color w:val="000000"/>
          <w:sz w:val="24"/>
          <w:szCs w:val="24"/>
          <w:lang w:val="en-US"/>
          <w:rPrChange w:id="331" w:author="Jane Kohlhoff" w:date="2024-06-11T09:53:00Z" w16du:dateUtc="2024-06-10T23:53:00Z">
            <w:rPr>
              <w:rFonts w:cs="Times"/>
              <w:color w:val="000000"/>
              <w:sz w:val="24"/>
              <w:szCs w:val="24"/>
              <w:lang w:val="en-US"/>
            </w:rPr>
          </w:rPrChange>
        </w:rPr>
        <w:fldChar w:fldCharType="begin">
          <w:fldData xml:space="preserve">PEVuZE5vdGU+PENpdGU+PEF1dGhvcj5GcmljazwvQXV0aG9yPjxZZWFyPjIwMDk8L1llYXI+PFJl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</w:fldData>
        </w:fldChar>
      </w:r>
      <w:r w:rsidR="005B72E3">
        <w:rPr>
          <w:rFonts w:ascii="Times New Roman" w:hAnsi="Times New Roman"/>
          <w:color w:val="000000"/>
          <w:sz w:val="24"/>
          <w:szCs w:val="24"/>
          <w:lang w:val="en-US"/>
        </w:rPr>
        <w:instrText xml:space="preserve"> ADDIN EN.CITE </w:instrText>
      </w:r>
      <w:r w:rsidR="005B72E3">
        <w:rPr>
          <w:rFonts w:ascii="Times New Roman" w:hAnsi="Times New Roman"/>
          <w:color w:val="000000"/>
          <w:sz w:val="24"/>
          <w:szCs w:val="24"/>
          <w:lang w:val="en-US"/>
        </w:rPr>
        <w:fldChar w:fldCharType="begin">
          <w:fldData xml:space="preserve">PEVuZE5vdGU+PENpdGU+PEF1dGhvcj5GcmljazwvQXV0aG9yPjxZZWFyPjIwMDk8L1llYXI+PFJl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</w:fldData>
        </w:fldChar>
      </w:r>
      <w:r w:rsidR="005B72E3">
        <w:rPr>
          <w:rFonts w:ascii="Times New Roman" w:hAnsi="Times New Roman"/>
          <w:color w:val="000000"/>
          <w:sz w:val="24"/>
          <w:szCs w:val="24"/>
          <w:lang w:val="en-US"/>
        </w:rPr>
        <w:instrText xml:space="preserve"> ADDIN EN.CITE.DATA </w:instrText>
      </w:r>
      <w:r w:rsidR="005B72E3">
        <w:rPr>
          <w:rFonts w:ascii="Times New Roman" w:hAnsi="Times New Roman"/>
          <w:color w:val="000000"/>
          <w:sz w:val="24"/>
          <w:szCs w:val="24"/>
          <w:lang w:val="en-US"/>
        </w:rPr>
      </w:r>
      <w:r w:rsidR="005B72E3">
        <w:rPr>
          <w:rFonts w:ascii="Times New Roman" w:hAnsi="Times New Roman"/>
          <w:color w:val="000000"/>
          <w:sz w:val="24"/>
          <w:szCs w:val="24"/>
          <w:lang w:val="en-US"/>
        </w:rPr>
        <w:fldChar w:fldCharType="end"/>
      </w:r>
      <w:r w:rsidR="00A868AA" w:rsidRPr="00B15632">
        <w:rPr>
          <w:rFonts w:ascii="Times New Roman" w:hAnsi="Times New Roman"/>
          <w:color w:val="000000"/>
          <w:sz w:val="24"/>
          <w:szCs w:val="24"/>
          <w:lang w:val="en-US"/>
        </w:rPr>
      </w:r>
      <w:r w:rsidR="00A868AA" w:rsidRPr="00365026">
        <w:rPr>
          <w:rFonts w:ascii="Times New Roman" w:hAnsi="Times New Roman"/>
          <w:color w:val="000000"/>
          <w:sz w:val="24"/>
          <w:szCs w:val="24"/>
          <w:lang w:val="en-US"/>
          <w:rPrChange w:id="332" w:author="Jane Kohlhoff" w:date="2024-06-11T09:53:00Z" w16du:dateUtc="2024-06-10T23:53:00Z">
            <w:rPr>
              <w:rFonts w:cs="Times"/>
              <w:color w:val="000000"/>
              <w:sz w:val="24"/>
              <w:szCs w:val="24"/>
              <w:lang w:val="en-US"/>
            </w:rPr>
          </w:rPrChange>
        </w:rPr>
        <w:fldChar w:fldCharType="separate"/>
      </w:r>
      <w:r w:rsidR="005B72E3">
        <w:rPr>
          <w:rFonts w:ascii="Times New Roman" w:hAnsi="Times New Roman"/>
          <w:noProof/>
          <w:color w:val="000000"/>
          <w:sz w:val="24"/>
          <w:szCs w:val="24"/>
          <w:lang w:val="en-US"/>
        </w:rPr>
        <w:t>(17, 18, 19)</w:t>
      </w:r>
      <w:r w:rsidR="00A868AA" w:rsidRPr="00365026">
        <w:rPr>
          <w:rFonts w:ascii="Times New Roman" w:hAnsi="Times New Roman"/>
          <w:color w:val="000000"/>
          <w:sz w:val="24"/>
          <w:szCs w:val="24"/>
          <w:lang w:val="en-US"/>
          <w:rPrChange w:id="333" w:author="Jane Kohlhoff" w:date="2024-06-11T09:53:00Z" w16du:dateUtc="2024-06-10T23:53:00Z">
            <w:rPr>
              <w:rFonts w:cs="Times"/>
              <w:color w:val="000000"/>
              <w:sz w:val="24"/>
              <w:szCs w:val="24"/>
              <w:lang w:val="en-US"/>
            </w:rPr>
          </w:rPrChange>
        </w:rPr>
        <w:fldChar w:fldCharType="end"/>
      </w:r>
      <w:r w:rsidR="005F7F9E" w:rsidRPr="00365026">
        <w:rPr>
          <w:rFonts w:ascii="Times New Roman" w:eastAsia="Calibri" w:hAnsi="Times New Roman"/>
          <w:bCs/>
          <w:sz w:val="24"/>
          <w:szCs w:val="24"/>
          <w:rPrChange w:id="334" w:author="Jane Kohlhoff" w:date="2024-06-11T09:53:00Z" w16du:dateUtc="2024-06-10T23:53:00Z">
            <w:rPr>
              <w:rFonts w:eastAsia="Calibri" w:cs="Times"/>
              <w:bCs/>
              <w:sz w:val="24"/>
              <w:szCs w:val="24"/>
            </w:rPr>
          </w:rPrChange>
        </w:rPr>
        <w:t>, o</w:t>
      </w:r>
      <w:r w:rsidRPr="00365026">
        <w:rPr>
          <w:rFonts w:ascii="Times New Roman" w:eastAsia="Calibri" w:hAnsi="Times New Roman"/>
          <w:bCs/>
          <w:sz w:val="24"/>
          <w:szCs w:val="24"/>
          <w:rPrChange w:id="335" w:author="Jane Kohlhoff" w:date="2024-06-11T09:53:00Z" w16du:dateUtc="2024-06-10T23:53:00Z">
            <w:rPr>
              <w:rFonts w:eastAsia="Calibri" w:cs="Times"/>
              <w:bCs/>
              <w:sz w:val="24"/>
              <w:szCs w:val="24"/>
            </w:rPr>
          </w:rPrChange>
        </w:rPr>
        <w:t xml:space="preserve">ne </w:t>
      </w:r>
      <w:r w:rsidR="0045747D" w:rsidRPr="00365026">
        <w:rPr>
          <w:rFonts w:ascii="Times New Roman" w:eastAsia="Calibri" w:hAnsi="Times New Roman"/>
          <w:bCs/>
          <w:sz w:val="24"/>
          <w:szCs w:val="24"/>
          <w:rPrChange w:id="336" w:author="Jane Kohlhoff" w:date="2024-06-11T09:53:00Z" w16du:dateUtc="2024-06-10T23:53:00Z">
            <w:rPr>
              <w:rFonts w:eastAsia="Calibri" w:cs="Times"/>
              <w:bCs/>
              <w:sz w:val="24"/>
              <w:szCs w:val="24"/>
            </w:rPr>
          </w:rPrChange>
        </w:rPr>
        <w:t xml:space="preserve">of </w:t>
      </w:r>
      <w:r w:rsidRPr="00365026">
        <w:rPr>
          <w:rFonts w:ascii="Times New Roman" w:eastAsia="Calibri" w:hAnsi="Times New Roman"/>
          <w:bCs/>
          <w:sz w:val="24"/>
          <w:szCs w:val="24"/>
          <w:rPrChange w:id="337" w:author="Jane Kohlhoff" w:date="2024-06-11T09:53:00Z" w16du:dateUtc="2024-06-10T23:53:00Z">
            <w:rPr>
              <w:rFonts w:eastAsia="Calibri" w:cs="Times"/>
              <w:bCs/>
              <w:sz w:val="24"/>
              <w:szCs w:val="24"/>
            </w:rPr>
          </w:rPrChange>
        </w:rPr>
        <w:t xml:space="preserve">the strongest </w:t>
      </w:r>
      <w:r w:rsidR="004B1EB3" w:rsidRPr="00365026">
        <w:rPr>
          <w:rFonts w:ascii="Times New Roman" w:eastAsia="Calibri" w:hAnsi="Times New Roman"/>
          <w:bCs/>
          <w:sz w:val="24"/>
          <w:szCs w:val="24"/>
          <w:rPrChange w:id="338" w:author="Jane Kohlhoff" w:date="2024-06-11T09:53:00Z" w16du:dateUtc="2024-06-10T23:53:00Z">
            <w:rPr>
              <w:rFonts w:eastAsia="Calibri" w:cs="Times"/>
              <w:bCs/>
              <w:sz w:val="24"/>
              <w:szCs w:val="24"/>
            </w:rPr>
          </w:rPrChange>
        </w:rPr>
        <w:t xml:space="preserve">known </w:t>
      </w:r>
      <w:r w:rsidRPr="00365026">
        <w:rPr>
          <w:rFonts w:ascii="Times New Roman" w:eastAsia="Calibri" w:hAnsi="Times New Roman"/>
          <w:bCs/>
          <w:sz w:val="24"/>
          <w:szCs w:val="24"/>
          <w:rPrChange w:id="339" w:author="Jane Kohlhoff" w:date="2024-06-11T09:53:00Z" w16du:dateUtc="2024-06-10T23:53:00Z">
            <w:rPr>
              <w:rFonts w:eastAsia="Calibri" w:cs="Times"/>
              <w:bCs/>
              <w:sz w:val="24"/>
              <w:szCs w:val="24"/>
            </w:rPr>
          </w:rPrChange>
        </w:rPr>
        <w:t xml:space="preserve">predictors </w:t>
      </w:r>
      <w:r w:rsidR="0002788A" w:rsidRPr="00365026">
        <w:rPr>
          <w:rFonts w:ascii="Times New Roman" w:eastAsia="Calibri" w:hAnsi="Times New Roman"/>
          <w:bCs/>
          <w:sz w:val="24"/>
          <w:szCs w:val="24"/>
          <w:rPrChange w:id="340" w:author="Jane Kohlhoff" w:date="2024-06-11T09:53:00Z" w16du:dateUtc="2024-06-10T23:53:00Z">
            <w:rPr>
              <w:rFonts w:eastAsia="Calibri" w:cs="Times"/>
              <w:bCs/>
              <w:sz w:val="24"/>
              <w:szCs w:val="24"/>
            </w:rPr>
          </w:rPrChange>
        </w:rPr>
        <w:t xml:space="preserve">of persistent </w:t>
      </w:r>
      <w:proofErr w:type="spellStart"/>
      <w:r w:rsidR="0002788A" w:rsidRPr="00365026">
        <w:rPr>
          <w:rFonts w:ascii="Times New Roman" w:eastAsia="Calibri" w:hAnsi="Times New Roman"/>
          <w:bCs/>
          <w:sz w:val="24"/>
          <w:szCs w:val="24"/>
          <w:rPrChange w:id="341" w:author="Jane Kohlhoff" w:date="2024-06-11T09:53:00Z" w16du:dateUtc="2024-06-10T23:53:00Z">
            <w:rPr>
              <w:rFonts w:eastAsia="Calibri" w:cs="Times"/>
              <w:bCs/>
              <w:sz w:val="24"/>
              <w:szCs w:val="24"/>
            </w:rPr>
          </w:rPrChange>
        </w:rPr>
        <w:t>behavio</w:t>
      </w:r>
      <w:del w:id="342" w:author="Jane Kohlhoff" w:date="2024-05-22T06:36:00Z" w16du:dateUtc="2024-05-21T20:36:00Z">
        <w:r w:rsidR="0002788A" w:rsidRPr="00365026" w:rsidDel="00F57492">
          <w:rPr>
            <w:rFonts w:ascii="Times New Roman" w:eastAsia="Calibri" w:hAnsi="Times New Roman"/>
            <w:bCs/>
            <w:sz w:val="24"/>
            <w:szCs w:val="24"/>
            <w:rPrChange w:id="343" w:author="Jane Kohlhoff" w:date="2024-06-11T09:53:00Z" w16du:dateUtc="2024-06-10T23:53:00Z">
              <w:rPr>
                <w:rFonts w:eastAsia="Calibri" w:cs="Times"/>
                <w:bCs/>
                <w:sz w:val="24"/>
                <w:szCs w:val="24"/>
              </w:rPr>
            </w:rPrChange>
          </w:rPr>
          <w:delText>u</w:delText>
        </w:r>
      </w:del>
      <w:r w:rsidR="0002788A" w:rsidRPr="00365026">
        <w:rPr>
          <w:rFonts w:ascii="Times New Roman" w:eastAsia="Calibri" w:hAnsi="Times New Roman"/>
          <w:bCs/>
          <w:sz w:val="24"/>
          <w:szCs w:val="24"/>
          <w:rPrChange w:id="344" w:author="Jane Kohlhoff" w:date="2024-06-11T09:53:00Z" w16du:dateUtc="2024-06-10T23:53:00Z">
            <w:rPr>
              <w:rFonts w:eastAsia="Calibri" w:cs="Times"/>
              <w:bCs/>
              <w:sz w:val="24"/>
              <w:szCs w:val="24"/>
            </w:rPr>
          </w:rPrChange>
        </w:rPr>
        <w:t>ral</w:t>
      </w:r>
      <w:proofErr w:type="spellEnd"/>
      <w:r w:rsidR="0002788A" w:rsidRPr="00365026">
        <w:rPr>
          <w:rFonts w:ascii="Times New Roman" w:eastAsia="Calibri" w:hAnsi="Times New Roman"/>
          <w:bCs/>
          <w:sz w:val="24"/>
          <w:szCs w:val="24"/>
          <w:rPrChange w:id="345" w:author="Jane Kohlhoff" w:date="2024-06-11T09:53:00Z" w16du:dateUtc="2024-06-10T23:53:00Z">
            <w:rPr>
              <w:rFonts w:eastAsia="Calibri" w:cs="Times"/>
              <w:bCs/>
              <w:sz w:val="24"/>
              <w:szCs w:val="24"/>
            </w:rPr>
          </w:rPrChange>
        </w:rPr>
        <w:t xml:space="preserve"> issues in early childhood </w:t>
      </w:r>
      <w:r w:rsidRPr="00365026">
        <w:rPr>
          <w:rFonts w:ascii="Times New Roman" w:hAnsi="Times New Roman"/>
          <w:sz w:val="24"/>
          <w:szCs w:val="24"/>
          <w:rPrChange w:id="346" w:author="Jane Kohlhoff" w:date="2024-06-11T09:53:00Z" w16du:dateUtc="2024-06-10T23:53:00Z">
            <w:rPr>
              <w:sz w:val="24"/>
              <w:szCs w:val="24"/>
            </w:rPr>
          </w:rPrChange>
        </w:rPr>
        <w:t xml:space="preserve">is the quality of the early caregiving environment </w:t>
      </w:r>
      <w:r w:rsidRPr="00365026">
        <w:rPr>
          <w:rFonts w:ascii="Times New Roman" w:hAnsi="Times New Roman"/>
          <w:sz w:val="24"/>
          <w:szCs w:val="24"/>
          <w:rPrChange w:id="347" w:author="Jane Kohlhoff" w:date="2024-06-11T09:53:00Z" w16du:dateUtc="2024-06-10T23:53:00Z">
            <w:rPr>
              <w:sz w:val="24"/>
              <w:szCs w:val="24"/>
            </w:rPr>
          </w:rPrChange>
        </w:rPr>
        <w:fldChar w:fldCharType="begin"/>
      </w:r>
      <w:r w:rsidR="005B72E3">
        <w:rPr>
          <w:rFonts w:ascii="Times New Roman" w:hAnsi="Times New Roman"/>
          <w:sz w:val="24"/>
          <w:szCs w:val="24"/>
        </w:rPr>
        <w:instrText xml:space="preserve"> ADDIN EN.CITE &lt;EndNote&gt;&lt;Cite&gt;&lt;Author&gt;Scully&lt;/Author&gt;&lt;Year&gt;2020&lt;/Year&gt;&lt;RecNum&gt;2014&lt;/RecNum&gt;&lt;DisplayText&gt;(20)&lt;/DisplayText&gt;&lt;record&gt;&lt;rec-number&gt;2014&lt;/rec-number&gt;&lt;foreign-keys&gt;&lt;key app="EN" db-id="ards0dvaofa9d9es2f6vrf9iarwfp0z2w20v" timestamp="1696903367" guid="2ff78309-8611-40e6-9918-2c16c4362bf4"&gt;2014&lt;/key&gt;&lt;/foreign-keys&gt;&lt;ref-type name="Journal Article"&gt;17&lt;/ref-type&gt;&lt;contributors&gt;&lt;authors&gt;&lt;author&gt;Scully, Claudia&lt;/author&gt;&lt;author&gt;McLaughlin, Jacintha&lt;/author&gt;&lt;author&gt;Fitzgerald, Amanda&lt;/author&gt;&lt;/authors&gt;&lt;/contributors&gt;&lt;titles&gt;&lt;title&gt;The relationship between adverse childhood experiences, family functioning, and mental health problems among children and adolescents: a systematic review&lt;/title&gt;&lt;secondary-title&gt;Journal of Family Therapy&lt;/secondary-title&gt;&lt;/titles&gt;&lt;periodical&gt;&lt;full-title&gt;Journal of Family Therapy&lt;/full-title&gt;&lt;/periodical&gt;&lt;pages&gt;291-316&lt;/pages&gt;&lt;volume&gt;42&lt;/volume&gt;&lt;number&gt;2&lt;/number&gt;&lt;dates&gt;&lt;year&gt;2020&lt;/year&gt;&lt;/dates&gt;&lt;isbn&gt;0163-4445&lt;/isbn&gt;&lt;urls&gt;&lt;/urls&gt;&lt;/record&gt;&lt;/Cite&gt;&lt;/EndNote&gt;</w:instrText>
      </w:r>
      <w:r w:rsidRPr="00365026">
        <w:rPr>
          <w:rFonts w:ascii="Times New Roman" w:hAnsi="Times New Roman"/>
          <w:sz w:val="24"/>
          <w:szCs w:val="24"/>
          <w:rPrChange w:id="348" w:author="Jane Kohlhoff" w:date="2024-06-11T09:53:00Z" w16du:dateUtc="2024-06-10T23:53:00Z">
            <w:rPr>
              <w:sz w:val="24"/>
              <w:szCs w:val="24"/>
            </w:rPr>
          </w:rPrChange>
        </w:rPr>
        <w:fldChar w:fldCharType="separate"/>
      </w:r>
      <w:r w:rsidR="005B72E3">
        <w:rPr>
          <w:rFonts w:ascii="Times New Roman" w:hAnsi="Times New Roman"/>
          <w:noProof/>
          <w:sz w:val="24"/>
          <w:szCs w:val="24"/>
        </w:rPr>
        <w:t>(20)</w:t>
      </w:r>
      <w:r w:rsidRPr="00365026">
        <w:rPr>
          <w:rFonts w:ascii="Times New Roman" w:hAnsi="Times New Roman"/>
          <w:sz w:val="24"/>
          <w:szCs w:val="24"/>
          <w:rPrChange w:id="349" w:author="Jane Kohlhoff" w:date="2024-06-11T09:53:00Z" w16du:dateUtc="2024-06-10T23:53:00Z">
            <w:rPr>
              <w:sz w:val="24"/>
              <w:szCs w:val="24"/>
            </w:rPr>
          </w:rPrChange>
        </w:rPr>
        <w:fldChar w:fldCharType="end"/>
      </w:r>
      <w:r w:rsidR="00D400DE" w:rsidRPr="00365026">
        <w:rPr>
          <w:rFonts w:ascii="Times New Roman" w:hAnsi="Times New Roman"/>
          <w:sz w:val="24"/>
          <w:szCs w:val="24"/>
          <w:rPrChange w:id="350" w:author="Jane Kohlhoff" w:date="2024-06-11T09:53:00Z" w16du:dateUtc="2024-06-10T23:53:00Z">
            <w:rPr>
              <w:sz w:val="24"/>
              <w:szCs w:val="24"/>
            </w:rPr>
          </w:rPrChange>
        </w:rPr>
        <w:t xml:space="preserve">. In particular, </w:t>
      </w:r>
      <w:r w:rsidR="00A00D1D" w:rsidRPr="00365026">
        <w:rPr>
          <w:rFonts w:ascii="Times New Roman" w:hAnsi="Times New Roman"/>
          <w:sz w:val="24"/>
          <w:szCs w:val="24"/>
          <w:rPrChange w:id="351" w:author="Jane Kohlhoff" w:date="2024-06-11T09:53:00Z" w16du:dateUtc="2024-06-10T23:53:00Z">
            <w:rPr>
              <w:sz w:val="24"/>
              <w:szCs w:val="24"/>
            </w:rPr>
          </w:rPrChange>
        </w:rPr>
        <w:t xml:space="preserve">evidence suggests that </w:t>
      </w:r>
      <w:r w:rsidR="00BB1339" w:rsidRPr="00365026">
        <w:rPr>
          <w:rFonts w:ascii="Times New Roman" w:hAnsi="Times New Roman"/>
          <w:sz w:val="24"/>
          <w:szCs w:val="24"/>
          <w:rPrChange w:id="352" w:author="Jane Kohlhoff" w:date="2024-06-11T09:53:00Z" w16du:dateUtc="2024-06-10T23:53:00Z">
            <w:rPr>
              <w:sz w:val="24"/>
              <w:szCs w:val="24"/>
            </w:rPr>
          </w:rPrChange>
        </w:rPr>
        <w:t>receiving</w:t>
      </w:r>
      <w:r w:rsidR="00974991" w:rsidRPr="00365026">
        <w:rPr>
          <w:rFonts w:ascii="Times New Roman" w:hAnsi="Times New Roman"/>
          <w:sz w:val="24"/>
          <w:szCs w:val="24"/>
          <w:rPrChange w:id="353" w:author="Jane Kohlhoff" w:date="2024-06-11T09:53:00Z" w16du:dateUtc="2024-06-10T23:53:00Z">
            <w:rPr>
              <w:sz w:val="24"/>
              <w:szCs w:val="24"/>
            </w:rPr>
          </w:rPrChange>
        </w:rPr>
        <w:t xml:space="preserve"> </w:t>
      </w:r>
      <w:r w:rsidR="00850473" w:rsidRPr="00365026">
        <w:rPr>
          <w:rFonts w:ascii="Times New Roman" w:eastAsia="Arial" w:hAnsi="Times New Roman"/>
          <w:sz w:val="24"/>
          <w:szCs w:val="24"/>
          <w:rPrChange w:id="354" w:author="Jane Kohlhoff" w:date="2024-06-11T09:53:00Z" w16du:dateUtc="2024-06-10T23:53:00Z">
            <w:rPr>
              <w:rFonts w:eastAsia="Arial" w:cs="Arial"/>
              <w:sz w:val="24"/>
              <w:szCs w:val="24"/>
            </w:rPr>
          </w:rPrChange>
        </w:rPr>
        <w:t>sensitive</w:t>
      </w:r>
      <w:r w:rsidR="00E561AC" w:rsidRPr="00365026">
        <w:rPr>
          <w:rFonts w:ascii="Times New Roman" w:eastAsia="Arial" w:hAnsi="Times New Roman"/>
          <w:sz w:val="24"/>
          <w:szCs w:val="24"/>
          <w:rPrChange w:id="355" w:author="Jane Kohlhoff" w:date="2024-06-11T09:53:00Z" w16du:dateUtc="2024-06-10T23:53:00Z">
            <w:rPr>
              <w:rFonts w:eastAsia="Arial" w:cs="Arial"/>
              <w:sz w:val="24"/>
              <w:szCs w:val="24"/>
            </w:rPr>
          </w:rPrChange>
        </w:rPr>
        <w:t xml:space="preserve"> </w:t>
      </w:r>
      <w:r w:rsidR="00850473" w:rsidRPr="00365026">
        <w:rPr>
          <w:rFonts w:ascii="Times New Roman" w:eastAsia="Arial" w:hAnsi="Times New Roman"/>
          <w:sz w:val="24"/>
          <w:szCs w:val="24"/>
          <w:rPrChange w:id="356" w:author="Jane Kohlhoff" w:date="2024-06-11T09:53:00Z" w16du:dateUtc="2024-06-10T23:53:00Z">
            <w:rPr>
              <w:rFonts w:eastAsia="Arial" w:cs="Arial"/>
              <w:sz w:val="24"/>
              <w:szCs w:val="24"/>
            </w:rPr>
          </w:rPrChange>
        </w:rPr>
        <w:t>caregiving</w:t>
      </w:r>
      <w:r w:rsidR="00BB1339" w:rsidRPr="00365026">
        <w:rPr>
          <w:rFonts w:ascii="Times New Roman" w:eastAsia="Arial" w:hAnsi="Times New Roman"/>
          <w:sz w:val="24"/>
          <w:szCs w:val="24"/>
          <w:rPrChange w:id="357" w:author="Jane Kohlhoff" w:date="2024-06-11T09:53:00Z" w16du:dateUtc="2024-06-10T23:53:00Z">
            <w:rPr>
              <w:rFonts w:eastAsia="Arial" w:cs="Arial"/>
              <w:sz w:val="24"/>
              <w:szCs w:val="24"/>
            </w:rPr>
          </w:rPrChange>
        </w:rPr>
        <w:t xml:space="preserve"> from a primary attachment figure</w:t>
      </w:r>
      <w:r w:rsidR="00974991" w:rsidRPr="00365026">
        <w:rPr>
          <w:rFonts w:ascii="Times New Roman" w:eastAsia="Arial" w:hAnsi="Times New Roman"/>
          <w:sz w:val="24"/>
          <w:szCs w:val="24"/>
          <w:rPrChange w:id="358" w:author="Jane Kohlhoff" w:date="2024-06-11T09:53:00Z" w16du:dateUtc="2024-06-10T23:53:00Z">
            <w:rPr>
              <w:rFonts w:eastAsia="Arial" w:cs="Arial"/>
              <w:sz w:val="24"/>
              <w:szCs w:val="24"/>
            </w:rPr>
          </w:rPrChange>
        </w:rPr>
        <w:t>, defined as the capacity to notice and correctly interpret the child’s signals and to respond contingently</w:t>
      </w:r>
      <w:r w:rsidR="00974991" w:rsidRPr="00365026">
        <w:rPr>
          <w:rFonts w:ascii="Times New Roman" w:hAnsi="Times New Roman"/>
          <w:color w:val="000000"/>
          <w:sz w:val="24"/>
          <w:szCs w:val="24"/>
          <w:lang w:val="en-US"/>
          <w:rPrChange w:id="359" w:author="Jane Kohlhoff" w:date="2024-06-11T09:53:00Z" w16du:dateUtc="2024-06-10T23:53:00Z">
            <w:rPr>
              <w:rFonts w:cs="Times"/>
              <w:color w:val="000000"/>
              <w:sz w:val="24"/>
              <w:szCs w:val="24"/>
              <w:lang w:val="en-US"/>
            </w:rPr>
          </w:rPrChange>
        </w:rPr>
        <w:t xml:space="preserve">, </w:t>
      </w:r>
      <w:r w:rsidR="00A00D1D" w:rsidRPr="00365026">
        <w:rPr>
          <w:rFonts w:ascii="Times New Roman" w:eastAsia="Arial" w:hAnsi="Times New Roman"/>
          <w:sz w:val="24"/>
          <w:szCs w:val="24"/>
          <w:rPrChange w:id="360" w:author="Jane Kohlhoff" w:date="2024-06-11T09:53:00Z" w16du:dateUtc="2024-06-10T23:53:00Z">
            <w:rPr>
              <w:rFonts w:eastAsia="Arial" w:cs="Arial"/>
              <w:sz w:val="24"/>
              <w:szCs w:val="24"/>
            </w:rPr>
          </w:rPrChange>
        </w:rPr>
        <w:t xml:space="preserve">is key </w:t>
      </w:r>
      <w:r w:rsidR="00A868AA" w:rsidRPr="00365026">
        <w:rPr>
          <w:rFonts w:ascii="Times New Roman" w:eastAsia="Arial" w:hAnsi="Times New Roman"/>
          <w:sz w:val="24"/>
          <w:szCs w:val="24"/>
          <w:rPrChange w:id="361" w:author="Jane Kohlhoff" w:date="2024-06-11T09:53:00Z" w16du:dateUtc="2024-06-10T23:53:00Z">
            <w:rPr>
              <w:rFonts w:eastAsia="Arial" w:cs="Arial"/>
              <w:sz w:val="24"/>
              <w:szCs w:val="24"/>
            </w:rPr>
          </w:rPrChange>
        </w:rPr>
        <w:fldChar w:fldCharType="begin"/>
      </w:r>
      <w:r w:rsidR="005B72E3">
        <w:rPr>
          <w:rFonts w:ascii="Times New Roman" w:eastAsia="Arial" w:hAnsi="Times New Roman"/>
          <w:sz w:val="24"/>
          <w:szCs w:val="24"/>
        </w:rPr>
        <w:instrText xml:space="preserve"> ADDIN EN.CITE &lt;EndNote&gt;&lt;Cite&gt;&lt;Author&gt;Deans&lt;/Author&gt;&lt;Year&gt;2020&lt;/Year&gt;&lt;RecNum&gt;3463&lt;/RecNum&gt;&lt;DisplayText&gt;(21, 22)&lt;/DisplayText&gt;&lt;record&gt;&lt;rec-number&gt;3463&lt;/rec-number&gt;&lt;foreign-keys&gt;&lt;key app="EN" db-id="ards0dvaofa9d9es2f6vrf9iarwfp0z2w20v" timestamp="1696905176" guid="8605a58c-d6ae-40af-af33-78f7cf2b9f06"&gt;3463&lt;/key&gt;&lt;/foreign-keys&gt;&lt;ref-type name="Journal Article"&gt;17&lt;/ref-type&gt;&lt;contributors&gt;&lt;authors&gt;&lt;author&gt;Deans, Carolyn L&lt;/author&gt;&lt;/authors&gt;&lt;/contributors&gt;&lt;titles&gt;&lt;title&gt;Maternal sensitivity, its relationship with child outcomes, and interventions that address it: A systematic literature review&lt;/title&gt;&lt;secondary-title&gt;Early Child Development and Care&lt;/secondary-title&gt;&lt;/titles&gt;&lt;periodical&gt;&lt;full-title&gt;Early Child Development and Care&lt;/full-title&gt;&lt;/periodical&gt;&lt;pages&gt;252-275&lt;/pages&gt;&lt;volume&gt;190&lt;/volume&gt;&lt;number&gt;2&lt;/number&gt;&lt;dates&gt;&lt;year&gt;2020&lt;/year&gt;&lt;/dates&gt;&lt;isbn&gt;0300-4430&lt;/isbn&gt;&lt;urls&gt;&lt;/urls&gt;&lt;/record&gt;&lt;/Cite&gt;&lt;Cite&gt;&lt;Author&gt;Cooke&lt;/Author&gt;&lt;Year&gt;2022&lt;/Year&gt;&lt;RecNum&gt;3629&lt;/RecNum&gt;&lt;record&gt;&lt;rec-number&gt;3629&lt;/rec-number&gt;&lt;foreign-keys&gt;&lt;key app="EN" db-id="ards0dvaofa9d9es2f6vrf9iarwfp0z2w20v" timestamp="1708161432" guid="8ad5c639-bbdf-4999-b8bf-60c456b8aafc"&gt;3629&lt;/key&gt;&lt;/foreign-keys&gt;&lt;ref-type name="Journal Article"&gt;17&lt;/ref-type&gt;&lt;contributors&gt;&lt;authors&gt;&lt;author&gt;Cooke, Jessica E&lt;/author&gt;&lt;author&gt;Deneault, Audrey‐Ann&lt;/author&gt;&lt;author&gt;Devereux, Chloe&lt;/author&gt;&lt;author&gt;Eirich, Rachel&lt;/author&gt;&lt;author&gt;Fearon, RM Pasco&lt;/author&gt;&lt;author&gt;Madigan, Sheri&lt;/author&gt;&lt;/authors&gt;&lt;/contributors&gt;&lt;titles&gt;&lt;title&gt;Parental sensitivity and child behavioral problems: A meta‐analytic review&lt;/title&gt;&lt;secondary-title&gt;Child Development&lt;/secondary-title&gt;&lt;/titles&gt;&lt;periodical&gt;&lt;full-title&gt;Child development&lt;/full-title&gt;&lt;/periodical&gt;&lt;pages&gt;1231-1248&lt;/pages&gt;&lt;volume&gt;93&lt;/volume&gt;&lt;number&gt;5&lt;/number&gt;&lt;dates&gt;&lt;year&gt;2022&lt;/year&gt;&lt;/dates&gt;&lt;isbn&gt;0009-3920&lt;/isbn&gt;&lt;urls&gt;&lt;/urls&gt;&lt;/record&gt;&lt;/Cite&gt;&lt;/EndNote&gt;</w:instrText>
      </w:r>
      <w:r w:rsidR="00A868AA" w:rsidRPr="00365026">
        <w:rPr>
          <w:rFonts w:ascii="Times New Roman" w:eastAsia="Arial" w:hAnsi="Times New Roman"/>
          <w:sz w:val="24"/>
          <w:szCs w:val="24"/>
          <w:rPrChange w:id="362" w:author="Jane Kohlhoff" w:date="2024-06-11T09:53:00Z" w16du:dateUtc="2024-06-10T23:53:00Z">
            <w:rPr>
              <w:rFonts w:eastAsia="Arial" w:cs="Arial"/>
              <w:sz w:val="24"/>
              <w:szCs w:val="24"/>
            </w:rPr>
          </w:rPrChange>
        </w:rPr>
        <w:fldChar w:fldCharType="separate"/>
      </w:r>
      <w:r w:rsidR="005B72E3">
        <w:rPr>
          <w:rFonts w:ascii="Times New Roman" w:eastAsia="Arial" w:hAnsi="Times New Roman"/>
          <w:noProof/>
          <w:sz w:val="24"/>
          <w:szCs w:val="24"/>
        </w:rPr>
        <w:t>(21, 22)</w:t>
      </w:r>
      <w:r w:rsidR="00A868AA" w:rsidRPr="00365026">
        <w:rPr>
          <w:rFonts w:ascii="Times New Roman" w:eastAsia="Arial" w:hAnsi="Times New Roman"/>
          <w:sz w:val="24"/>
          <w:szCs w:val="24"/>
          <w:rPrChange w:id="363" w:author="Jane Kohlhoff" w:date="2024-06-11T09:53:00Z" w16du:dateUtc="2024-06-10T23:53:00Z">
            <w:rPr>
              <w:rFonts w:eastAsia="Arial" w:cs="Arial"/>
              <w:sz w:val="24"/>
              <w:szCs w:val="24"/>
            </w:rPr>
          </w:rPrChange>
        </w:rPr>
        <w:fldChar w:fldCharType="end"/>
      </w:r>
      <w:r w:rsidR="004B1EB3" w:rsidRPr="00365026">
        <w:rPr>
          <w:rFonts w:ascii="Times New Roman" w:hAnsi="Times New Roman"/>
          <w:sz w:val="24"/>
          <w:szCs w:val="24"/>
          <w:rPrChange w:id="364" w:author="Jane Kohlhoff" w:date="2024-06-11T09:53:00Z" w16du:dateUtc="2024-06-10T23:53:00Z">
            <w:rPr>
              <w:sz w:val="24"/>
              <w:szCs w:val="24"/>
            </w:rPr>
          </w:rPrChange>
        </w:rPr>
        <w:t>.</w:t>
      </w:r>
      <w:r w:rsidR="004B1EB3" w:rsidRPr="00365026">
        <w:rPr>
          <w:rFonts w:ascii="Times New Roman" w:hAnsi="Times New Roman"/>
          <w:color w:val="000000"/>
          <w:sz w:val="24"/>
          <w:szCs w:val="24"/>
          <w:lang w:val="en-US"/>
          <w:rPrChange w:id="365" w:author="Jane Kohlhoff" w:date="2024-06-11T09:53:00Z" w16du:dateUtc="2024-06-10T23:53:00Z">
            <w:rPr>
              <w:rFonts w:cs="Times"/>
              <w:color w:val="000000"/>
              <w:sz w:val="24"/>
              <w:szCs w:val="24"/>
              <w:lang w:val="en-US"/>
            </w:rPr>
          </w:rPrChange>
        </w:rPr>
        <w:t xml:space="preserve"> According to </w:t>
      </w:r>
      <w:r w:rsidR="004B1EB3" w:rsidRPr="00365026">
        <w:rPr>
          <w:rFonts w:ascii="Times New Roman" w:eastAsia="Arial" w:hAnsi="Times New Roman"/>
          <w:sz w:val="24"/>
          <w:szCs w:val="24"/>
          <w:rPrChange w:id="366" w:author="Jane Kohlhoff" w:date="2024-06-11T09:53:00Z" w16du:dateUtc="2024-06-10T23:53:00Z">
            <w:rPr>
              <w:rFonts w:eastAsia="Arial" w:cs="Arial"/>
              <w:sz w:val="24"/>
              <w:szCs w:val="24"/>
            </w:rPr>
          </w:rPrChange>
        </w:rPr>
        <w:t>a</w:t>
      </w:r>
      <w:r w:rsidR="00585E9A" w:rsidRPr="00365026">
        <w:rPr>
          <w:rFonts w:ascii="Times New Roman" w:eastAsia="Arial" w:hAnsi="Times New Roman"/>
          <w:sz w:val="24"/>
          <w:szCs w:val="24"/>
          <w:rPrChange w:id="367" w:author="Jane Kohlhoff" w:date="2024-06-11T09:53:00Z" w16du:dateUtc="2024-06-10T23:53:00Z">
            <w:rPr>
              <w:rFonts w:eastAsia="Arial" w:cs="Arial"/>
              <w:sz w:val="24"/>
              <w:szCs w:val="24"/>
            </w:rPr>
          </w:rPrChange>
        </w:rPr>
        <w:t>ttachment theory</w:t>
      </w:r>
      <w:r w:rsidR="004B1EB3" w:rsidRPr="00365026">
        <w:rPr>
          <w:rFonts w:ascii="Times New Roman" w:eastAsia="Arial" w:hAnsi="Times New Roman"/>
          <w:sz w:val="24"/>
          <w:szCs w:val="24"/>
          <w:rPrChange w:id="368" w:author="Jane Kohlhoff" w:date="2024-06-11T09:53:00Z" w16du:dateUtc="2024-06-10T23:53:00Z">
            <w:rPr>
              <w:rFonts w:eastAsia="Arial" w:cs="Arial"/>
              <w:sz w:val="24"/>
              <w:szCs w:val="24"/>
            </w:rPr>
          </w:rPrChange>
        </w:rPr>
        <w:t>,</w:t>
      </w:r>
      <w:r w:rsidR="00585E9A" w:rsidRPr="00365026">
        <w:rPr>
          <w:rFonts w:ascii="Times New Roman" w:eastAsia="Arial" w:hAnsi="Times New Roman"/>
          <w:sz w:val="24"/>
          <w:szCs w:val="24"/>
          <w:rPrChange w:id="369" w:author="Jane Kohlhoff" w:date="2024-06-11T09:53:00Z" w16du:dateUtc="2024-06-10T23:53:00Z">
            <w:rPr>
              <w:rFonts w:eastAsia="Arial" w:cs="Arial"/>
              <w:sz w:val="24"/>
              <w:szCs w:val="24"/>
            </w:rPr>
          </w:rPrChange>
        </w:rPr>
        <w:t xml:space="preserve"> sensitive</w:t>
      </w:r>
      <w:r w:rsidR="00B2310C" w:rsidRPr="00365026">
        <w:rPr>
          <w:rFonts w:ascii="Times New Roman" w:eastAsia="Arial" w:hAnsi="Times New Roman"/>
          <w:sz w:val="24"/>
          <w:szCs w:val="24"/>
          <w:rPrChange w:id="370" w:author="Jane Kohlhoff" w:date="2024-06-11T09:53:00Z" w16du:dateUtc="2024-06-10T23:53:00Z">
            <w:rPr>
              <w:rFonts w:eastAsia="Arial" w:cs="Arial"/>
              <w:sz w:val="24"/>
              <w:szCs w:val="24"/>
            </w:rPr>
          </w:rPrChange>
        </w:rPr>
        <w:t xml:space="preserve"> </w:t>
      </w:r>
      <w:r w:rsidR="00585E9A" w:rsidRPr="00365026">
        <w:rPr>
          <w:rFonts w:ascii="Times New Roman" w:eastAsia="Arial" w:hAnsi="Times New Roman"/>
          <w:sz w:val="24"/>
          <w:szCs w:val="24"/>
          <w:rPrChange w:id="371" w:author="Jane Kohlhoff" w:date="2024-06-11T09:53:00Z" w16du:dateUtc="2024-06-10T23:53:00Z">
            <w:rPr>
              <w:rFonts w:eastAsia="Arial" w:cs="Arial"/>
              <w:sz w:val="24"/>
              <w:szCs w:val="24"/>
            </w:rPr>
          </w:rPrChange>
        </w:rPr>
        <w:t xml:space="preserve">caregiving </w:t>
      </w:r>
      <w:r w:rsidR="00850473" w:rsidRPr="00365026">
        <w:rPr>
          <w:rFonts w:ascii="Times New Roman" w:eastAsia="Arial" w:hAnsi="Times New Roman"/>
          <w:sz w:val="24"/>
          <w:szCs w:val="24"/>
          <w:rPrChange w:id="372" w:author="Jane Kohlhoff" w:date="2024-06-11T09:53:00Z" w16du:dateUtc="2024-06-10T23:53:00Z">
            <w:rPr>
              <w:rFonts w:eastAsia="Arial" w:cs="Arial"/>
              <w:sz w:val="24"/>
              <w:szCs w:val="24"/>
            </w:rPr>
          </w:rPrChange>
        </w:rPr>
        <w:t xml:space="preserve">in the earliest months and years of life </w:t>
      </w:r>
      <w:r w:rsidR="004B1EB3" w:rsidRPr="00365026">
        <w:rPr>
          <w:rFonts w:ascii="Times New Roman" w:eastAsia="Arial" w:hAnsi="Times New Roman"/>
          <w:sz w:val="24"/>
          <w:szCs w:val="24"/>
          <w:rPrChange w:id="373" w:author="Jane Kohlhoff" w:date="2024-06-11T09:53:00Z" w16du:dateUtc="2024-06-10T23:53:00Z">
            <w:rPr>
              <w:rFonts w:eastAsia="Arial" w:cs="Arial"/>
              <w:sz w:val="24"/>
              <w:szCs w:val="24"/>
            </w:rPr>
          </w:rPrChange>
        </w:rPr>
        <w:t>leads to the establishment of</w:t>
      </w:r>
      <w:r w:rsidR="00585E9A" w:rsidRPr="00365026">
        <w:rPr>
          <w:rFonts w:ascii="Times New Roman" w:eastAsia="Arial" w:hAnsi="Times New Roman"/>
          <w:sz w:val="24"/>
          <w:szCs w:val="24"/>
          <w:rPrChange w:id="374" w:author="Jane Kohlhoff" w:date="2024-06-11T09:53:00Z" w16du:dateUtc="2024-06-10T23:53:00Z">
            <w:rPr>
              <w:rFonts w:eastAsia="Arial" w:cs="Arial"/>
              <w:sz w:val="24"/>
              <w:szCs w:val="24"/>
            </w:rPr>
          </w:rPrChange>
        </w:rPr>
        <w:t xml:space="preserve"> </w:t>
      </w:r>
      <w:r w:rsidR="004B1EB3" w:rsidRPr="00365026">
        <w:rPr>
          <w:rFonts w:ascii="Times New Roman" w:eastAsia="Arial" w:hAnsi="Times New Roman"/>
          <w:sz w:val="24"/>
          <w:szCs w:val="24"/>
          <w:rPrChange w:id="375" w:author="Jane Kohlhoff" w:date="2024-06-11T09:53:00Z" w16du:dateUtc="2024-06-10T23:53:00Z">
            <w:rPr>
              <w:rFonts w:eastAsia="Arial" w:cs="Arial"/>
              <w:sz w:val="24"/>
              <w:szCs w:val="24"/>
            </w:rPr>
          </w:rPrChange>
        </w:rPr>
        <w:t>a</w:t>
      </w:r>
      <w:r w:rsidR="00585E9A" w:rsidRPr="00365026">
        <w:rPr>
          <w:rFonts w:ascii="Times New Roman" w:eastAsia="Arial" w:hAnsi="Times New Roman"/>
          <w:sz w:val="24"/>
          <w:szCs w:val="24"/>
          <w:rPrChange w:id="376" w:author="Jane Kohlhoff" w:date="2024-06-11T09:53:00Z" w16du:dateUtc="2024-06-10T23:53:00Z">
            <w:rPr>
              <w:rFonts w:eastAsia="Arial" w:cs="Arial"/>
              <w:sz w:val="24"/>
              <w:szCs w:val="24"/>
            </w:rPr>
          </w:rPrChange>
        </w:rPr>
        <w:t xml:space="preserve"> ‘secure’ </w:t>
      </w:r>
      <w:r w:rsidR="004B1EB3" w:rsidRPr="00365026">
        <w:rPr>
          <w:rFonts w:ascii="Times New Roman" w:eastAsia="Arial" w:hAnsi="Times New Roman"/>
          <w:sz w:val="24"/>
          <w:szCs w:val="24"/>
          <w:rPrChange w:id="377" w:author="Jane Kohlhoff" w:date="2024-06-11T09:53:00Z" w16du:dateUtc="2024-06-10T23:53:00Z">
            <w:rPr>
              <w:rFonts w:eastAsia="Arial" w:cs="Arial"/>
              <w:sz w:val="24"/>
              <w:szCs w:val="24"/>
            </w:rPr>
          </w:rPrChange>
        </w:rPr>
        <w:t xml:space="preserve">caregiver-child </w:t>
      </w:r>
      <w:r w:rsidR="00585E9A" w:rsidRPr="00365026">
        <w:rPr>
          <w:rFonts w:ascii="Times New Roman" w:eastAsia="Arial" w:hAnsi="Times New Roman"/>
          <w:sz w:val="24"/>
          <w:szCs w:val="24"/>
          <w:rPrChange w:id="378" w:author="Jane Kohlhoff" w:date="2024-06-11T09:53:00Z" w16du:dateUtc="2024-06-10T23:53:00Z">
            <w:rPr>
              <w:rFonts w:eastAsia="Arial" w:cs="Arial"/>
              <w:sz w:val="24"/>
              <w:szCs w:val="24"/>
            </w:rPr>
          </w:rPrChange>
        </w:rPr>
        <w:t>attachment relationship</w:t>
      </w:r>
      <w:r w:rsidR="00850473" w:rsidRPr="00365026">
        <w:rPr>
          <w:rFonts w:ascii="Times New Roman" w:eastAsia="Arial" w:hAnsi="Times New Roman"/>
          <w:sz w:val="24"/>
          <w:szCs w:val="24"/>
          <w:rPrChange w:id="379" w:author="Jane Kohlhoff" w:date="2024-06-11T09:53:00Z" w16du:dateUtc="2024-06-10T23:53:00Z">
            <w:rPr>
              <w:rFonts w:eastAsia="Arial" w:cs="Arial"/>
              <w:sz w:val="24"/>
              <w:szCs w:val="24"/>
            </w:rPr>
          </w:rPrChange>
        </w:rPr>
        <w:t xml:space="preserve"> in which the </w:t>
      </w:r>
      <w:r w:rsidR="00AE6BE5" w:rsidRPr="00365026">
        <w:rPr>
          <w:rFonts w:ascii="Times New Roman" w:eastAsia="Arial" w:hAnsi="Times New Roman"/>
          <w:sz w:val="24"/>
          <w:szCs w:val="24"/>
          <w:rPrChange w:id="380" w:author="Jane Kohlhoff" w:date="2024-06-11T09:53:00Z" w16du:dateUtc="2024-06-10T23:53:00Z">
            <w:rPr>
              <w:rFonts w:eastAsia="Arial" w:cs="Arial"/>
              <w:sz w:val="24"/>
              <w:szCs w:val="24"/>
            </w:rPr>
          </w:rPrChange>
        </w:rPr>
        <w:t>child</w:t>
      </w:r>
      <w:r w:rsidR="00850473" w:rsidRPr="00365026">
        <w:rPr>
          <w:rFonts w:ascii="Times New Roman" w:eastAsia="Arial" w:hAnsi="Times New Roman"/>
          <w:sz w:val="24"/>
          <w:szCs w:val="24"/>
          <w:rPrChange w:id="381" w:author="Jane Kohlhoff" w:date="2024-06-11T09:53:00Z" w16du:dateUtc="2024-06-10T23:53:00Z">
            <w:rPr>
              <w:rFonts w:eastAsia="Arial" w:cs="Arial"/>
              <w:sz w:val="24"/>
              <w:szCs w:val="24"/>
            </w:rPr>
          </w:rPrChange>
        </w:rPr>
        <w:t xml:space="preserve"> develops</w:t>
      </w:r>
      <w:r w:rsidR="0030690F" w:rsidRPr="00365026">
        <w:rPr>
          <w:rFonts w:ascii="Times New Roman" w:eastAsia="Arial" w:hAnsi="Times New Roman"/>
          <w:sz w:val="24"/>
          <w:szCs w:val="24"/>
          <w:rPrChange w:id="382" w:author="Jane Kohlhoff" w:date="2024-06-11T09:53:00Z" w16du:dateUtc="2024-06-10T23:53:00Z">
            <w:rPr>
              <w:rFonts w:eastAsia="Arial" w:cs="Arial"/>
              <w:sz w:val="24"/>
              <w:szCs w:val="24"/>
            </w:rPr>
          </w:rPrChange>
        </w:rPr>
        <w:t xml:space="preserve"> an internal working model or ‘representation’ of the caregiver as </w:t>
      </w:r>
      <w:r w:rsidR="00AE6BE5" w:rsidRPr="00365026">
        <w:rPr>
          <w:rFonts w:ascii="Times New Roman" w:eastAsia="Arial" w:hAnsi="Times New Roman"/>
          <w:sz w:val="24"/>
          <w:szCs w:val="24"/>
          <w:rPrChange w:id="383" w:author="Jane Kohlhoff" w:date="2024-06-11T09:53:00Z" w16du:dateUtc="2024-06-10T23:53:00Z">
            <w:rPr>
              <w:rFonts w:eastAsia="Arial" w:cs="Arial"/>
              <w:sz w:val="24"/>
              <w:szCs w:val="24"/>
            </w:rPr>
          </w:rPrChange>
        </w:rPr>
        <w:t xml:space="preserve">a </w:t>
      </w:r>
      <w:r w:rsidR="0030690F" w:rsidRPr="00365026">
        <w:rPr>
          <w:rFonts w:ascii="Times New Roman" w:eastAsia="Arial" w:hAnsi="Times New Roman"/>
          <w:sz w:val="24"/>
          <w:szCs w:val="24"/>
          <w:rPrChange w:id="384" w:author="Jane Kohlhoff" w:date="2024-06-11T09:53:00Z" w16du:dateUtc="2024-06-10T23:53:00Z">
            <w:rPr>
              <w:rFonts w:eastAsia="Arial" w:cs="Arial"/>
              <w:sz w:val="24"/>
              <w:szCs w:val="24"/>
            </w:rPr>
          </w:rPrChange>
        </w:rPr>
        <w:t xml:space="preserve">reliable </w:t>
      </w:r>
      <w:r w:rsidR="00AE6BE5" w:rsidRPr="00365026">
        <w:rPr>
          <w:rFonts w:ascii="Times New Roman" w:eastAsia="Arial" w:hAnsi="Times New Roman"/>
          <w:sz w:val="24"/>
          <w:szCs w:val="24"/>
          <w:rPrChange w:id="385" w:author="Jane Kohlhoff" w:date="2024-06-11T09:53:00Z" w16du:dateUtc="2024-06-10T23:53:00Z">
            <w:rPr>
              <w:rFonts w:eastAsia="Arial" w:cs="Arial"/>
              <w:sz w:val="24"/>
              <w:szCs w:val="24"/>
            </w:rPr>
          </w:rPrChange>
        </w:rPr>
        <w:t xml:space="preserve">‘secure base’ from which they can </w:t>
      </w:r>
      <w:r w:rsidR="0030690F" w:rsidRPr="00365026">
        <w:rPr>
          <w:rFonts w:ascii="Times New Roman" w:eastAsia="Arial" w:hAnsi="Times New Roman"/>
          <w:sz w:val="24"/>
          <w:szCs w:val="24"/>
          <w:rPrChange w:id="386" w:author="Jane Kohlhoff" w:date="2024-06-11T09:53:00Z" w16du:dateUtc="2024-06-10T23:53:00Z">
            <w:rPr>
              <w:rFonts w:eastAsia="Arial" w:cs="Arial"/>
              <w:sz w:val="24"/>
              <w:szCs w:val="24"/>
            </w:rPr>
          </w:rPrChange>
        </w:rPr>
        <w:t xml:space="preserve">confidently explore the environment and new relationships, and </w:t>
      </w:r>
      <w:r w:rsidR="00356078" w:rsidRPr="00365026">
        <w:rPr>
          <w:rFonts w:ascii="Times New Roman" w:eastAsia="Arial" w:hAnsi="Times New Roman"/>
          <w:sz w:val="24"/>
          <w:szCs w:val="24"/>
          <w:rPrChange w:id="387" w:author="Jane Kohlhoff" w:date="2024-06-11T09:53:00Z" w16du:dateUtc="2024-06-10T23:53:00Z">
            <w:rPr>
              <w:rFonts w:eastAsia="Arial" w:cs="Arial"/>
              <w:sz w:val="24"/>
              <w:szCs w:val="24"/>
            </w:rPr>
          </w:rPrChange>
        </w:rPr>
        <w:t xml:space="preserve">a ‘safe haven’ to which they can </w:t>
      </w:r>
      <w:r w:rsidR="00AE6BE5" w:rsidRPr="00365026">
        <w:rPr>
          <w:rFonts w:ascii="Times New Roman" w:eastAsia="Arial" w:hAnsi="Times New Roman"/>
          <w:sz w:val="24"/>
          <w:szCs w:val="24"/>
          <w:rPrChange w:id="388" w:author="Jane Kohlhoff" w:date="2024-06-11T09:53:00Z" w16du:dateUtc="2024-06-10T23:53:00Z">
            <w:rPr>
              <w:rFonts w:eastAsia="Arial" w:cs="Arial"/>
              <w:sz w:val="24"/>
              <w:szCs w:val="24"/>
            </w:rPr>
          </w:rPrChange>
        </w:rPr>
        <w:t>return for comfort when required</w:t>
      </w:r>
      <w:r w:rsidR="00356078" w:rsidRPr="00365026">
        <w:rPr>
          <w:rFonts w:ascii="Times New Roman" w:eastAsia="Arial" w:hAnsi="Times New Roman"/>
          <w:sz w:val="24"/>
          <w:szCs w:val="24"/>
          <w:rPrChange w:id="389" w:author="Jane Kohlhoff" w:date="2024-06-11T09:53:00Z" w16du:dateUtc="2024-06-10T23:53:00Z">
            <w:rPr>
              <w:rFonts w:eastAsia="Arial" w:cs="Arial"/>
              <w:sz w:val="24"/>
              <w:szCs w:val="24"/>
            </w:rPr>
          </w:rPrChange>
        </w:rPr>
        <w:t xml:space="preserve"> </w:t>
      </w:r>
      <w:r w:rsidR="00A868AA" w:rsidRPr="00365026">
        <w:rPr>
          <w:rFonts w:ascii="Times New Roman" w:eastAsia="Arial" w:hAnsi="Times New Roman"/>
          <w:sz w:val="24"/>
          <w:szCs w:val="24"/>
          <w:rPrChange w:id="390" w:author="Jane Kohlhoff" w:date="2024-06-11T09:53:00Z" w16du:dateUtc="2024-06-10T23:53:00Z">
            <w:rPr>
              <w:rFonts w:eastAsia="Arial" w:cs="Arial"/>
              <w:sz w:val="24"/>
              <w:szCs w:val="24"/>
            </w:rPr>
          </w:rPrChange>
        </w:rPr>
        <w:fldChar w:fldCharType="begin"/>
      </w:r>
      <w:r w:rsidR="005B72E3">
        <w:rPr>
          <w:rFonts w:ascii="Times New Roman" w:eastAsia="Arial" w:hAnsi="Times New Roman"/>
          <w:sz w:val="24"/>
          <w:szCs w:val="24"/>
        </w:rPr>
        <w:instrText xml:space="preserve"> ADDIN EN.CITE &lt;EndNote&gt;&lt;Cite&gt;&lt;Author&gt;Bowlby&lt;/Author&gt;&lt;Year&gt;1988&lt;/Year&gt;&lt;RecNum&gt;63&lt;/RecNum&gt;&lt;DisplayText&gt;(23)&lt;/DisplayText&gt;&lt;record&gt;&lt;rec-number&gt;63&lt;/rec-number&gt;&lt;foreign-keys&gt;&lt;key app="EN" db-id="ards0dvaofa9d9es2f6vrf9iarwfp0z2w20v" timestamp="1696903223" guid="693e340d-214c-4ff3-b748-0d5b5d880f03"&gt;63&lt;/key&gt;&lt;/foreign-keys&gt;&lt;ref-type name="Book"&gt;6&lt;/ref-type&gt;&lt;contributors&gt;&lt;authors&gt;&lt;author&gt;Bowlby, J.&lt;/author&gt;&lt;/authors&gt;&lt;/contributors&gt;&lt;titles&gt;&lt;title&gt;A secure base: Parent-child attachment and healthy human development&lt;/title&gt;&lt;/titles&gt;&lt;dates&gt;&lt;year&gt;1988&lt;/year&gt;&lt;/dates&gt;&lt;pub-location&gt;New York&lt;/pub-location&gt;&lt;publisher&gt;Basic Books&lt;/publisher&gt;&lt;urls&gt;&lt;/urls&gt;&lt;/record&gt;&lt;/Cite&gt;&lt;/EndNote&gt;</w:instrText>
      </w:r>
      <w:r w:rsidR="00A868AA" w:rsidRPr="00365026">
        <w:rPr>
          <w:rFonts w:ascii="Times New Roman" w:eastAsia="Arial" w:hAnsi="Times New Roman"/>
          <w:sz w:val="24"/>
          <w:szCs w:val="24"/>
          <w:rPrChange w:id="391" w:author="Jane Kohlhoff" w:date="2024-06-11T09:53:00Z" w16du:dateUtc="2024-06-10T23:53:00Z">
            <w:rPr>
              <w:rFonts w:eastAsia="Arial" w:cs="Arial"/>
              <w:sz w:val="24"/>
              <w:szCs w:val="24"/>
            </w:rPr>
          </w:rPrChange>
        </w:rPr>
        <w:fldChar w:fldCharType="separate"/>
      </w:r>
      <w:r w:rsidR="005B72E3">
        <w:rPr>
          <w:rFonts w:ascii="Times New Roman" w:eastAsia="Arial" w:hAnsi="Times New Roman"/>
          <w:noProof/>
          <w:sz w:val="24"/>
          <w:szCs w:val="24"/>
        </w:rPr>
        <w:t>(23)</w:t>
      </w:r>
      <w:r w:rsidR="00A868AA" w:rsidRPr="00365026">
        <w:rPr>
          <w:rFonts w:ascii="Times New Roman" w:eastAsia="Arial" w:hAnsi="Times New Roman"/>
          <w:sz w:val="24"/>
          <w:szCs w:val="24"/>
          <w:rPrChange w:id="392" w:author="Jane Kohlhoff" w:date="2024-06-11T09:53:00Z" w16du:dateUtc="2024-06-10T23:53:00Z">
            <w:rPr>
              <w:rFonts w:eastAsia="Arial" w:cs="Arial"/>
              <w:sz w:val="24"/>
              <w:szCs w:val="24"/>
            </w:rPr>
          </w:rPrChange>
        </w:rPr>
        <w:fldChar w:fldCharType="end"/>
      </w:r>
      <w:r w:rsidR="00A868AA" w:rsidRPr="00365026">
        <w:rPr>
          <w:rFonts w:ascii="Times New Roman" w:eastAsia="Arial" w:hAnsi="Times New Roman"/>
          <w:sz w:val="24"/>
          <w:szCs w:val="24"/>
          <w:rPrChange w:id="393" w:author="Jane Kohlhoff" w:date="2024-06-11T09:53:00Z" w16du:dateUtc="2024-06-10T23:53:00Z">
            <w:rPr>
              <w:rFonts w:eastAsia="Arial" w:cs="Arial"/>
              <w:sz w:val="24"/>
              <w:szCs w:val="24"/>
            </w:rPr>
          </w:rPrChange>
        </w:rPr>
        <w:t>.</w:t>
      </w:r>
      <w:r w:rsidR="00850473" w:rsidRPr="00365026">
        <w:rPr>
          <w:rFonts w:ascii="Times New Roman" w:eastAsia="Arial" w:hAnsi="Times New Roman"/>
          <w:sz w:val="24"/>
          <w:szCs w:val="24"/>
          <w:rPrChange w:id="394" w:author="Jane Kohlhoff" w:date="2024-06-11T09:53:00Z" w16du:dateUtc="2024-06-10T23:53:00Z">
            <w:rPr>
              <w:rFonts w:eastAsia="Arial" w:cs="Arial"/>
              <w:sz w:val="24"/>
              <w:szCs w:val="24"/>
            </w:rPr>
          </w:rPrChange>
        </w:rPr>
        <w:t xml:space="preserve"> I</w:t>
      </w:r>
      <w:r w:rsidR="00AE6BE5" w:rsidRPr="00365026">
        <w:rPr>
          <w:rFonts w:ascii="Times New Roman" w:eastAsia="Arial" w:hAnsi="Times New Roman"/>
          <w:sz w:val="24"/>
          <w:szCs w:val="24"/>
          <w:rPrChange w:id="395" w:author="Jane Kohlhoff" w:date="2024-06-11T09:53:00Z" w16du:dateUtc="2024-06-10T23:53:00Z">
            <w:rPr>
              <w:rFonts w:eastAsia="Arial" w:cs="Arial"/>
              <w:sz w:val="24"/>
              <w:szCs w:val="24"/>
            </w:rPr>
          </w:rPrChange>
        </w:rPr>
        <w:t xml:space="preserve">t is in the context of this relationship that the </w:t>
      </w:r>
      <w:r w:rsidR="007E5C27" w:rsidRPr="00365026">
        <w:rPr>
          <w:rFonts w:ascii="Times New Roman" w:eastAsia="Arial" w:hAnsi="Times New Roman"/>
          <w:sz w:val="24"/>
          <w:szCs w:val="24"/>
          <w:rPrChange w:id="396" w:author="Jane Kohlhoff" w:date="2024-06-11T09:53:00Z" w16du:dateUtc="2024-06-10T23:53:00Z">
            <w:rPr>
              <w:rFonts w:eastAsia="Arial" w:cs="Arial"/>
              <w:sz w:val="24"/>
              <w:szCs w:val="24"/>
            </w:rPr>
          </w:rPrChange>
        </w:rPr>
        <w:t>c</w:t>
      </w:r>
      <w:r w:rsidR="00AE6BE5" w:rsidRPr="00365026">
        <w:rPr>
          <w:rFonts w:ascii="Times New Roman" w:eastAsia="Arial" w:hAnsi="Times New Roman"/>
          <w:sz w:val="24"/>
          <w:szCs w:val="24"/>
          <w:rPrChange w:id="397" w:author="Jane Kohlhoff" w:date="2024-06-11T09:53:00Z" w16du:dateUtc="2024-06-10T23:53:00Z">
            <w:rPr>
              <w:rFonts w:eastAsia="Arial" w:cs="Arial"/>
              <w:sz w:val="24"/>
              <w:szCs w:val="24"/>
            </w:rPr>
          </w:rPrChange>
        </w:rPr>
        <w:t>apacit</w:t>
      </w:r>
      <w:r w:rsidR="007E5C27" w:rsidRPr="00365026">
        <w:rPr>
          <w:rFonts w:ascii="Times New Roman" w:eastAsia="Arial" w:hAnsi="Times New Roman"/>
          <w:sz w:val="24"/>
          <w:szCs w:val="24"/>
          <w:rPrChange w:id="398" w:author="Jane Kohlhoff" w:date="2024-06-11T09:53:00Z" w16du:dateUtc="2024-06-10T23:53:00Z">
            <w:rPr>
              <w:rFonts w:eastAsia="Arial" w:cs="Arial"/>
              <w:sz w:val="24"/>
              <w:szCs w:val="24"/>
            </w:rPr>
          </w:rPrChange>
        </w:rPr>
        <w:t>ies</w:t>
      </w:r>
      <w:r w:rsidR="00AE6BE5" w:rsidRPr="00365026">
        <w:rPr>
          <w:rFonts w:ascii="Times New Roman" w:eastAsia="Arial" w:hAnsi="Times New Roman"/>
          <w:sz w:val="24"/>
          <w:szCs w:val="24"/>
          <w:rPrChange w:id="399" w:author="Jane Kohlhoff" w:date="2024-06-11T09:53:00Z" w16du:dateUtc="2024-06-10T23:53:00Z">
            <w:rPr>
              <w:rFonts w:eastAsia="Arial" w:cs="Arial"/>
              <w:sz w:val="24"/>
              <w:szCs w:val="24"/>
            </w:rPr>
          </w:rPrChange>
        </w:rPr>
        <w:t xml:space="preserve"> for</w:t>
      </w:r>
      <w:r w:rsidR="00585E9A" w:rsidRPr="00365026">
        <w:rPr>
          <w:rFonts w:ascii="Times New Roman" w:eastAsia="Arial" w:hAnsi="Times New Roman"/>
          <w:sz w:val="24"/>
          <w:szCs w:val="24"/>
          <w:rPrChange w:id="400" w:author="Jane Kohlhoff" w:date="2024-06-11T09:53:00Z" w16du:dateUtc="2024-06-10T23:53:00Z">
            <w:rPr>
              <w:rFonts w:eastAsia="Arial" w:cs="Arial"/>
              <w:sz w:val="24"/>
              <w:szCs w:val="24"/>
            </w:rPr>
          </w:rPrChange>
        </w:rPr>
        <w:t xml:space="preserve"> </w:t>
      </w:r>
      <w:proofErr w:type="spellStart"/>
      <w:r w:rsidR="00BB1339" w:rsidRPr="00365026">
        <w:rPr>
          <w:rFonts w:ascii="Times New Roman" w:eastAsia="Arial" w:hAnsi="Times New Roman"/>
          <w:sz w:val="24"/>
          <w:szCs w:val="24"/>
          <w:rPrChange w:id="401" w:author="Jane Kohlhoff" w:date="2024-06-11T09:53:00Z" w16du:dateUtc="2024-06-10T23:53:00Z">
            <w:rPr>
              <w:rFonts w:eastAsia="Arial" w:cs="Arial"/>
              <w:sz w:val="24"/>
              <w:szCs w:val="24"/>
            </w:rPr>
          </w:rPrChange>
        </w:rPr>
        <w:t>behavio</w:t>
      </w:r>
      <w:del w:id="402" w:author="Jane Kohlhoff" w:date="2024-05-22T06:37:00Z" w16du:dateUtc="2024-05-21T20:37:00Z">
        <w:r w:rsidR="00BB1339" w:rsidRPr="00365026" w:rsidDel="00F57492">
          <w:rPr>
            <w:rFonts w:ascii="Times New Roman" w:eastAsia="Arial" w:hAnsi="Times New Roman"/>
            <w:sz w:val="24"/>
            <w:szCs w:val="24"/>
            <w:rPrChange w:id="403" w:author="Jane Kohlhoff" w:date="2024-06-11T09:53:00Z" w16du:dateUtc="2024-06-10T23:53:00Z">
              <w:rPr>
                <w:rFonts w:eastAsia="Arial" w:cs="Arial"/>
                <w:sz w:val="24"/>
                <w:szCs w:val="24"/>
              </w:rPr>
            </w:rPrChange>
          </w:rPr>
          <w:delText>u</w:delText>
        </w:r>
      </w:del>
      <w:r w:rsidR="00BB1339" w:rsidRPr="00365026">
        <w:rPr>
          <w:rFonts w:ascii="Times New Roman" w:eastAsia="Arial" w:hAnsi="Times New Roman"/>
          <w:sz w:val="24"/>
          <w:szCs w:val="24"/>
          <w:rPrChange w:id="404" w:author="Jane Kohlhoff" w:date="2024-06-11T09:53:00Z" w16du:dateUtc="2024-06-10T23:53:00Z">
            <w:rPr>
              <w:rFonts w:eastAsia="Arial" w:cs="Arial"/>
              <w:sz w:val="24"/>
              <w:szCs w:val="24"/>
            </w:rPr>
          </w:rPrChange>
        </w:rPr>
        <w:t>ral</w:t>
      </w:r>
      <w:proofErr w:type="spellEnd"/>
      <w:r w:rsidR="00585E9A" w:rsidRPr="00365026">
        <w:rPr>
          <w:rFonts w:ascii="Times New Roman" w:eastAsia="Arial" w:hAnsi="Times New Roman"/>
          <w:sz w:val="24"/>
          <w:szCs w:val="24"/>
          <w:rPrChange w:id="405" w:author="Jane Kohlhoff" w:date="2024-06-11T09:53:00Z" w16du:dateUtc="2024-06-10T23:53:00Z">
            <w:rPr>
              <w:rFonts w:eastAsia="Arial" w:cs="Arial"/>
              <w:sz w:val="24"/>
              <w:szCs w:val="24"/>
            </w:rPr>
          </w:rPrChange>
        </w:rPr>
        <w:t xml:space="preserve"> and emotional control</w:t>
      </w:r>
      <w:r w:rsidR="0030690F" w:rsidRPr="00365026">
        <w:rPr>
          <w:rFonts w:ascii="Times New Roman" w:eastAsia="Arial" w:hAnsi="Times New Roman"/>
          <w:sz w:val="24"/>
          <w:szCs w:val="24"/>
          <w:rPrChange w:id="406" w:author="Jane Kohlhoff" w:date="2024-06-11T09:53:00Z" w16du:dateUtc="2024-06-10T23:53:00Z">
            <w:rPr>
              <w:rFonts w:eastAsia="Arial" w:cs="Arial"/>
              <w:sz w:val="24"/>
              <w:szCs w:val="24"/>
            </w:rPr>
          </w:rPrChange>
        </w:rPr>
        <w:t xml:space="preserve"> </w:t>
      </w:r>
      <w:r w:rsidR="007E5C27" w:rsidRPr="00365026">
        <w:rPr>
          <w:rFonts w:ascii="Times New Roman" w:eastAsia="Arial" w:hAnsi="Times New Roman"/>
          <w:sz w:val="24"/>
          <w:szCs w:val="24"/>
          <w:rPrChange w:id="407" w:author="Jane Kohlhoff" w:date="2024-06-11T09:53:00Z" w16du:dateUtc="2024-06-10T23:53:00Z">
            <w:rPr>
              <w:rFonts w:eastAsia="Arial" w:cs="Arial"/>
              <w:sz w:val="24"/>
              <w:szCs w:val="24"/>
            </w:rPr>
          </w:rPrChange>
        </w:rPr>
        <w:t xml:space="preserve">develop </w:t>
      </w:r>
      <w:r w:rsidR="00A868AA" w:rsidRPr="00365026">
        <w:rPr>
          <w:rFonts w:ascii="Times New Roman" w:eastAsia="Arial" w:hAnsi="Times New Roman"/>
          <w:sz w:val="24"/>
          <w:szCs w:val="24"/>
          <w:rPrChange w:id="408" w:author="Jane Kohlhoff" w:date="2024-06-11T09:53:00Z" w16du:dateUtc="2024-06-10T23:53:00Z">
            <w:rPr>
              <w:rFonts w:eastAsia="Arial" w:cs="Arial"/>
              <w:sz w:val="24"/>
              <w:szCs w:val="24"/>
            </w:rPr>
          </w:rPrChange>
        </w:rPr>
        <w:fldChar w:fldCharType="begin"/>
      </w:r>
      <w:r w:rsidR="005B72E3">
        <w:rPr>
          <w:rFonts w:ascii="Times New Roman" w:eastAsia="Arial" w:hAnsi="Times New Roman"/>
          <w:sz w:val="24"/>
          <w:szCs w:val="24"/>
        </w:rPr>
        <w:instrText xml:space="preserve"> ADDIN EN.CITE &lt;EndNote&gt;&lt;Cite&gt;&lt;Author&gt;Sroufe&lt;/Author&gt;&lt;Year&gt;2005&lt;/Year&gt;&lt;RecNum&gt;80&lt;/RecNum&gt;&lt;DisplayText&gt;(24)&lt;/DisplayText&gt;&lt;record&gt;&lt;rec-number&gt;80&lt;/rec-number&gt;&lt;foreign-keys&gt;&lt;key app="EN" db-id="ards0dvaofa9d9es2f6vrf9iarwfp0z2w20v" timestamp="1696903224" guid="85677a30-fca8-46a5-a4ab-75d698942105"&gt;80&lt;/key&gt;&lt;/foreign-keys&gt;&lt;ref-type name="Generic"&gt;13&lt;/ref-type&gt;&lt;contributors&gt;&lt;authors&gt;&lt;author&gt;Sroufe, LA&lt;/author&gt;&lt;author&gt;Egeland, B&lt;/author&gt;&lt;author&gt;Carlson, EA&lt;/author&gt;&lt;author&gt;Collins, WA&lt;/author&gt;&lt;/authors&gt;&lt;/contributors&gt;&lt;titles&gt;&lt;title&gt;The development ofthe person&lt;/title&gt;&lt;/titles&gt;&lt;dates&gt;&lt;year&gt;2005&lt;/year&gt;&lt;/dates&gt;&lt;publisher&gt;New York, NY, US: Guilford Press&lt;/publisher&gt;&lt;urls&gt;&lt;/urls&gt;&lt;/record&gt;&lt;/Cite&gt;&lt;/EndNote&gt;</w:instrText>
      </w:r>
      <w:r w:rsidR="00A868AA" w:rsidRPr="00365026">
        <w:rPr>
          <w:rFonts w:ascii="Times New Roman" w:eastAsia="Arial" w:hAnsi="Times New Roman"/>
          <w:sz w:val="24"/>
          <w:szCs w:val="24"/>
          <w:rPrChange w:id="409" w:author="Jane Kohlhoff" w:date="2024-06-11T09:53:00Z" w16du:dateUtc="2024-06-10T23:53:00Z">
            <w:rPr>
              <w:rFonts w:eastAsia="Arial" w:cs="Arial"/>
              <w:sz w:val="24"/>
              <w:szCs w:val="24"/>
            </w:rPr>
          </w:rPrChange>
        </w:rPr>
        <w:fldChar w:fldCharType="separate"/>
      </w:r>
      <w:r w:rsidR="005B72E3">
        <w:rPr>
          <w:rFonts w:ascii="Times New Roman" w:eastAsia="Arial" w:hAnsi="Times New Roman"/>
          <w:noProof/>
          <w:sz w:val="24"/>
          <w:szCs w:val="24"/>
        </w:rPr>
        <w:t>(24)</w:t>
      </w:r>
      <w:r w:rsidR="00A868AA" w:rsidRPr="00365026">
        <w:rPr>
          <w:rFonts w:ascii="Times New Roman" w:eastAsia="Arial" w:hAnsi="Times New Roman"/>
          <w:sz w:val="24"/>
          <w:szCs w:val="24"/>
          <w:rPrChange w:id="410" w:author="Jane Kohlhoff" w:date="2024-06-11T09:53:00Z" w16du:dateUtc="2024-06-10T23:53:00Z">
            <w:rPr>
              <w:rFonts w:eastAsia="Arial" w:cs="Arial"/>
              <w:sz w:val="24"/>
              <w:szCs w:val="24"/>
            </w:rPr>
          </w:rPrChange>
        </w:rPr>
        <w:fldChar w:fldCharType="end"/>
      </w:r>
      <w:r w:rsidR="00585E9A" w:rsidRPr="00365026">
        <w:rPr>
          <w:rFonts w:ascii="Times New Roman" w:eastAsia="Arial" w:hAnsi="Times New Roman"/>
          <w:sz w:val="24"/>
          <w:szCs w:val="24"/>
          <w:rPrChange w:id="411" w:author="Jane Kohlhoff" w:date="2024-06-11T09:53:00Z" w16du:dateUtc="2024-06-10T23:53:00Z">
            <w:rPr>
              <w:rFonts w:eastAsia="Arial" w:cs="Arial"/>
              <w:sz w:val="24"/>
              <w:szCs w:val="24"/>
            </w:rPr>
          </w:rPrChange>
        </w:rPr>
        <w:t xml:space="preserve">. In contrast, children who </w:t>
      </w:r>
      <w:r w:rsidR="0030690F" w:rsidRPr="00365026">
        <w:rPr>
          <w:rFonts w:ascii="Times New Roman" w:eastAsia="Arial" w:hAnsi="Times New Roman"/>
          <w:sz w:val="24"/>
          <w:szCs w:val="24"/>
          <w:rPrChange w:id="412" w:author="Jane Kohlhoff" w:date="2024-06-11T09:53:00Z" w16du:dateUtc="2024-06-10T23:53:00Z">
            <w:rPr>
              <w:rFonts w:eastAsia="Arial" w:cs="Arial"/>
              <w:sz w:val="24"/>
              <w:szCs w:val="24"/>
            </w:rPr>
          </w:rPrChange>
        </w:rPr>
        <w:t>receive</w:t>
      </w:r>
      <w:r w:rsidR="00585E9A" w:rsidRPr="00365026">
        <w:rPr>
          <w:rFonts w:ascii="Times New Roman" w:eastAsia="Arial" w:hAnsi="Times New Roman"/>
          <w:sz w:val="24"/>
          <w:szCs w:val="24"/>
          <w:rPrChange w:id="413" w:author="Jane Kohlhoff" w:date="2024-06-11T09:53:00Z" w16du:dateUtc="2024-06-10T23:53:00Z">
            <w:rPr>
              <w:rFonts w:eastAsia="Arial" w:cs="Arial"/>
              <w:sz w:val="24"/>
              <w:szCs w:val="24"/>
            </w:rPr>
          </w:rPrChange>
        </w:rPr>
        <w:t xml:space="preserve"> insensitive, unresponsive</w:t>
      </w:r>
      <w:r w:rsidR="00F34405" w:rsidRPr="00365026">
        <w:rPr>
          <w:rFonts w:ascii="Times New Roman" w:eastAsia="Arial" w:hAnsi="Times New Roman"/>
          <w:sz w:val="24"/>
          <w:szCs w:val="24"/>
          <w:rPrChange w:id="414" w:author="Jane Kohlhoff" w:date="2024-06-11T09:53:00Z" w16du:dateUtc="2024-06-10T23:53:00Z">
            <w:rPr>
              <w:rFonts w:eastAsia="Arial" w:cs="Arial"/>
              <w:sz w:val="24"/>
              <w:szCs w:val="24"/>
            </w:rPr>
          </w:rPrChange>
        </w:rPr>
        <w:t>,</w:t>
      </w:r>
      <w:r w:rsidR="00585E9A" w:rsidRPr="00365026">
        <w:rPr>
          <w:rFonts w:ascii="Times New Roman" w:eastAsia="Arial" w:hAnsi="Times New Roman"/>
          <w:sz w:val="24"/>
          <w:szCs w:val="24"/>
          <w:rPrChange w:id="415" w:author="Jane Kohlhoff" w:date="2024-06-11T09:53:00Z" w16du:dateUtc="2024-06-10T23:53:00Z">
            <w:rPr>
              <w:rFonts w:eastAsia="Arial" w:cs="Arial"/>
              <w:sz w:val="24"/>
              <w:szCs w:val="24"/>
            </w:rPr>
          </w:rPrChange>
        </w:rPr>
        <w:t xml:space="preserve"> or inconsistent</w:t>
      </w:r>
      <w:r w:rsidR="00585E9A" w:rsidRPr="00365026">
        <w:rPr>
          <w:rFonts w:ascii="Times New Roman" w:hAnsi="Times New Roman"/>
          <w:noProof/>
          <w:sz w:val="24"/>
          <w:szCs w:val="24"/>
          <w:rPrChange w:id="416" w:author="Jane Kohlhoff" w:date="2024-06-11T09:53:00Z" w16du:dateUtc="2024-06-10T23:53:00Z">
            <w:rPr>
              <w:noProof/>
              <w:sz w:val="24"/>
              <w:szCs w:val="24"/>
            </w:rPr>
          </w:rPrChange>
        </w:rPr>
        <w:t xml:space="preserve"> </w:t>
      </w:r>
      <w:r w:rsidR="00585E9A" w:rsidRPr="00365026">
        <w:rPr>
          <w:rFonts w:ascii="Times New Roman" w:eastAsia="Arial" w:hAnsi="Times New Roman"/>
          <w:sz w:val="24"/>
          <w:szCs w:val="24"/>
          <w:rPrChange w:id="417" w:author="Jane Kohlhoff" w:date="2024-06-11T09:53:00Z" w16du:dateUtc="2024-06-10T23:53:00Z">
            <w:rPr>
              <w:rFonts w:eastAsia="Arial" w:cs="Arial"/>
              <w:sz w:val="24"/>
              <w:szCs w:val="24"/>
            </w:rPr>
          </w:rPrChange>
        </w:rPr>
        <w:t xml:space="preserve">caregiving in the early years </w:t>
      </w:r>
      <w:r w:rsidR="00B2310C" w:rsidRPr="00365026">
        <w:rPr>
          <w:rFonts w:ascii="Times New Roman" w:eastAsia="Arial" w:hAnsi="Times New Roman"/>
          <w:sz w:val="24"/>
          <w:szCs w:val="24"/>
          <w:rPrChange w:id="418" w:author="Jane Kohlhoff" w:date="2024-06-11T09:53:00Z" w16du:dateUtc="2024-06-10T23:53:00Z">
            <w:rPr>
              <w:rFonts w:eastAsia="Arial" w:cs="Arial"/>
              <w:sz w:val="24"/>
              <w:szCs w:val="24"/>
            </w:rPr>
          </w:rPrChange>
        </w:rPr>
        <w:t xml:space="preserve">are thought to </w:t>
      </w:r>
      <w:r w:rsidR="00585E9A" w:rsidRPr="00365026">
        <w:rPr>
          <w:rFonts w:ascii="Times New Roman" w:eastAsia="Arial" w:hAnsi="Times New Roman"/>
          <w:sz w:val="24"/>
          <w:szCs w:val="24"/>
          <w:rPrChange w:id="419" w:author="Jane Kohlhoff" w:date="2024-06-11T09:53:00Z" w16du:dateUtc="2024-06-10T23:53:00Z">
            <w:rPr>
              <w:rFonts w:eastAsia="Arial" w:cs="Arial"/>
              <w:sz w:val="24"/>
              <w:szCs w:val="24"/>
            </w:rPr>
          </w:rPrChange>
        </w:rPr>
        <w:t xml:space="preserve">develop </w:t>
      </w:r>
      <w:r w:rsidR="00AE6BE5" w:rsidRPr="00365026">
        <w:rPr>
          <w:rFonts w:ascii="Times New Roman" w:eastAsia="Arial" w:hAnsi="Times New Roman"/>
          <w:sz w:val="24"/>
          <w:szCs w:val="24"/>
          <w:rPrChange w:id="420" w:author="Jane Kohlhoff" w:date="2024-06-11T09:53:00Z" w16du:dateUtc="2024-06-10T23:53:00Z">
            <w:rPr>
              <w:rFonts w:eastAsia="Arial" w:cs="Arial"/>
              <w:sz w:val="24"/>
              <w:szCs w:val="24"/>
            </w:rPr>
          </w:rPrChange>
        </w:rPr>
        <w:t>internal working models of the caregiver as unreliable and/or un</w:t>
      </w:r>
      <w:ins w:id="421" w:author="Jane Kohlhoff" w:date="2024-06-11T08:33:00Z" w16du:dateUtc="2024-06-10T22:33:00Z">
        <w:r w:rsidR="008C584A" w:rsidRPr="00365026">
          <w:rPr>
            <w:rFonts w:ascii="Times New Roman" w:eastAsia="Arial" w:hAnsi="Times New Roman"/>
            <w:sz w:val="24"/>
            <w:szCs w:val="24"/>
            <w:rPrChange w:id="422" w:author="Jane Kohlhoff" w:date="2024-06-11T09:53:00Z" w16du:dateUtc="2024-06-10T23:53:00Z">
              <w:rPr>
                <w:rFonts w:eastAsia="Arial" w:cs="Arial"/>
                <w:sz w:val="24"/>
                <w:szCs w:val="24"/>
              </w:rPr>
            </w:rPrChange>
          </w:rPr>
          <w:t>available.</w:t>
        </w:r>
      </w:ins>
      <w:ins w:id="423" w:author="Jane Kohlhoff" w:date="2024-06-11T10:13:00Z" w16du:dateUtc="2024-06-11T00:13:00Z">
        <w:r w:rsidR="00F33CD6">
          <w:rPr>
            <w:rFonts w:ascii="Times New Roman" w:eastAsia="Arial" w:hAnsi="Times New Roman"/>
            <w:sz w:val="24"/>
            <w:szCs w:val="24"/>
          </w:rPr>
          <w:t xml:space="preserve"> </w:t>
        </w:r>
      </w:ins>
      <w:del w:id="424" w:author="Jane Kohlhoff" w:date="2024-06-11T08:33:00Z" w16du:dateUtc="2024-06-10T22:33:00Z">
        <w:r w:rsidR="00AE6BE5" w:rsidRPr="00365026" w:rsidDel="008C584A">
          <w:rPr>
            <w:rFonts w:ascii="Times New Roman" w:eastAsia="Arial" w:hAnsi="Times New Roman"/>
            <w:sz w:val="24"/>
            <w:szCs w:val="24"/>
            <w:rPrChange w:id="425" w:author="Jane Kohlhoff" w:date="2024-06-11T09:53:00Z" w16du:dateUtc="2024-06-10T23:53:00Z">
              <w:rPr>
                <w:rFonts w:eastAsia="Arial" w:cs="Arial"/>
                <w:sz w:val="24"/>
                <w:szCs w:val="24"/>
              </w:rPr>
            </w:rPrChange>
          </w:rPr>
          <w:delText>safe</w:delText>
        </w:r>
        <w:r w:rsidR="00356078" w:rsidRPr="00365026" w:rsidDel="008C584A">
          <w:rPr>
            <w:rFonts w:ascii="Times New Roman" w:eastAsia="Arial" w:hAnsi="Times New Roman"/>
            <w:sz w:val="24"/>
            <w:szCs w:val="24"/>
            <w:rPrChange w:id="426" w:author="Jane Kohlhoff" w:date="2024-06-11T09:53:00Z" w16du:dateUtc="2024-06-10T23:53:00Z">
              <w:rPr>
                <w:rFonts w:eastAsia="Arial" w:cs="Arial"/>
                <w:sz w:val="24"/>
                <w:szCs w:val="24"/>
              </w:rPr>
            </w:rPrChange>
          </w:rPr>
          <w:delText xml:space="preserve">, and </w:delText>
        </w:r>
      </w:del>
      <w:ins w:id="427" w:author="Jane Kohlhoff" w:date="2024-06-11T08:33:00Z" w16du:dateUtc="2024-06-10T22:33:00Z">
        <w:r w:rsidR="008C584A" w:rsidRPr="00365026">
          <w:rPr>
            <w:rFonts w:ascii="Times New Roman" w:eastAsia="Arial" w:hAnsi="Times New Roman"/>
            <w:sz w:val="24"/>
            <w:szCs w:val="24"/>
            <w:rPrChange w:id="428" w:author="Jane Kohlhoff" w:date="2024-06-11T09:53:00Z" w16du:dateUtc="2024-06-10T23:53:00Z">
              <w:rPr>
                <w:rFonts w:eastAsia="Arial" w:cs="Arial"/>
                <w:sz w:val="24"/>
                <w:szCs w:val="24"/>
              </w:rPr>
            </w:rPrChange>
          </w:rPr>
          <w:t>A</w:t>
        </w:r>
      </w:ins>
      <w:del w:id="429" w:author="Jane Kohlhoff" w:date="2024-06-11T08:33:00Z" w16du:dateUtc="2024-06-10T22:33:00Z">
        <w:r w:rsidR="00E561AC" w:rsidRPr="00365026" w:rsidDel="008C584A">
          <w:rPr>
            <w:rFonts w:ascii="Times New Roman" w:eastAsia="Arial" w:hAnsi="Times New Roman"/>
            <w:sz w:val="24"/>
            <w:szCs w:val="24"/>
            <w:rPrChange w:id="430" w:author="Jane Kohlhoff" w:date="2024-06-11T09:53:00Z" w16du:dateUtc="2024-06-10T23:53:00Z">
              <w:rPr>
                <w:rFonts w:eastAsia="Arial" w:cs="Arial"/>
                <w:sz w:val="24"/>
                <w:szCs w:val="24"/>
              </w:rPr>
            </w:rPrChange>
          </w:rPr>
          <w:delText>a</w:delText>
        </w:r>
      </w:del>
      <w:r w:rsidR="00E561AC" w:rsidRPr="00365026">
        <w:rPr>
          <w:rFonts w:ascii="Times New Roman" w:eastAsia="Arial" w:hAnsi="Times New Roman"/>
          <w:sz w:val="24"/>
          <w:szCs w:val="24"/>
          <w:rPrChange w:id="431" w:author="Jane Kohlhoff" w:date="2024-06-11T09:53:00Z" w16du:dateUtc="2024-06-10T23:53:00Z">
            <w:rPr>
              <w:rFonts w:eastAsia="Arial" w:cs="Arial"/>
              <w:sz w:val="24"/>
              <w:szCs w:val="24"/>
            </w:rPr>
          </w:rPrChange>
        </w:rPr>
        <w:t>s a result,</w:t>
      </w:r>
      <w:r w:rsidR="00356078" w:rsidRPr="00365026">
        <w:rPr>
          <w:rFonts w:ascii="Times New Roman" w:eastAsia="Arial" w:hAnsi="Times New Roman"/>
          <w:sz w:val="24"/>
          <w:szCs w:val="24"/>
          <w:rPrChange w:id="432" w:author="Jane Kohlhoff" w:date="2024-06-11T09:53:00Z" w16du:dateUtc="2024-06-10T23:53:00Z">
            <w:rPr>
              <w:rFonts w:eastAsia="Arial" w:cs="Arial"/>
              <w:sz w:val="24"/>
              <w:szCs w:val="24"/>
            </w:rPr>
          </w:rPrChange>
        </w:rPr>
        <w:t xml:space="preserve"> </w:t>
      </w:r>
      <w:ins w:id="433" w:author="Jane Kohlhoff" w:date="2024-06-11T08:33:00Z" w16du:dateUtc="2024-06-10T22:33:00Z">
        <w:r w:rsidR="008C584A" w:rsidRPr="00365026">
          <w:rPr>
            <w:rFonts w:ascii="Times New Roman" w:eastAsia="Arial" w:hAnsi="Times New Roman"/>
            <w:sz w:val="24"/>
            <w:szCs w:val="24"/>
            <w:rPrChange w:id="434" w:author="Jane Kohlhoff" w:date="2024-06-11T09:53:00Z" w16du:dateUtc="2024-06-10T23:53:00Z">
              <w:rPr>
                <w:rFonts w:eastAsia="Arial" w:cs="Arial"/>
                <w:sz w:val="24"/>
                <w:szCs w:val="24"/>
              </w:rPr>
            </w:rPrChange>
          </w:rPr>
          <w:t xml:space="preserve">these children </w:t>
        </w:r>
      </w:ins>
      <w:r w:rsidR="00356078" w:rsidRPr="00365026">
        <w:rPr>
          <w:rFonts w:ascii="Times New Roman" w:eastAsia="Arial" w:hAnsi="Times New Roman"/>
          <w:sz w:val="24"/>
          <w:szCs w:val="24"/>
          <w:rPrChange w:id="435" w:author="Jane Kohlhoff" w:date="2024-06-11T09:53:00Z" w16du:dateUtc="2024-06-10T23:53:00Z">
            <w:rPr>
              <w:rFonts w:eastAsia="Arial" w:cs="Arial"/>
              <w:sz w:val="24"/>
              <w:szCs w:val="24"/>
            </w:rPr>
          </w:rPrChange>
        </w:rPr>
        <w:t xml:space="preserve">develop </w:t>
      </w:r>
      <w:r w:rsidR="0030690F" w:rsidRPr="00365026">
        <w:rPr>
          <w:rFonts w:ascii="Times New Roman" w:eastAsia="Arial" w:hAnsi="Times New Roman"/>
          <w:sz w:val="24"/>
          <w:szCs w:val="24"/>
          <w:rPrChange w:id="436" w:author="Jane Kohlhoff" w:date="2024-06-11T09:53:00Z" w16du:dateUtc="2024-06-10T23:53:00Z">
            <w:rPr>
              <w:rFonts w:eastAsia="Arial" w:cs="Arial"/>
              <w:sz w:val="24"/>
              <w:szCs w:val="24"/>
            </w:rPr>
          </w:rPrChange>
        </w:rPr>
        <w:t>compensatory strategies</w:t>
      </w:r>
      <w:r w:rsidR="00585E9A" w:rsidRPr="00365026">
        <w:rPr>
          <w:rFonts w:ascii="Times New Roman" w:eastAsia="Arial" w:hAnsi="Times New Roman"/>
          <w:sz w:val="24"/>
          <w:szCs w:val="24"/>
          <w:rPrChange w:id="437" w:author="Jane Kohlhoff" w:date="2024-06-11T09:53:00Z" w16du:dateUtc="2024-06-10T23:53:00Z">
            <w:rPr>
              <w:rFonts w:eastAsia="Arial" w:cs="Arial"/>
              <w:sz w:val="24"/>
              <w:szCs w:val="24"/>
            </w:rPr>
          </w:rPrChange>
        </w:rPr>
        <w:t xml:space="preserve"> </w:t>
      </w:r>
      <w:r w:rsidR="00E561AC" w:rsidRPr="00365026">
        <w:rPr>
          <w:rFonts w:ascii="Times New Roman" w:eastAsia="Arial" w:hAnsi="Times New Roman"/>
          <w:sz w:val="24"/>
          <w:szCs w:val="24"/>
          <w:rPrChange w:id="438" w:author="Jane Kohlhoff" w:date="2024-06-11T09:53:00Z" w16du:dateUtc="2024-06-10T23:53:00Z">
            <w:rPr>
              <w:rFonts w:eastAsia="Arial" w:cs="Arial"/>
              <w:sz w:val="24"/>
              <w:szCs w:val="24"/>
            </w:rPr>
          </w:rPrChange>
        </w:rPr>
        <w:t>to manage distress</w:t>
      </w:r>
      <w:ins w:id="439" w:author="Jane Kohlhoff" w:date="2024-06-11T08:33:00Z" w16du:dateUtc="2024-06-10T22:33:00Z">
        <w:r w:rsidR="008C584A" w:rsidRPr="00365026">
          <w:rPr>
            <w:rFonts w:ascii="Times New Roman" w:eastAsia="Arial" w:hAnsi="Times New Roman"/>
            <w:sz w:val="24"/>
            <w:szCs w:val="24"/>
            <w:rPrChange w:id="440" w:author="Jane Kohlhoff" w:date="2024-06-11T09:53:00Z" w16du:dateUtc="2024-06-10T23:53:00Z">
              <w:rPr>
                <w:rFonts w:eastAsia="Arial" w:cs="Arial"/>
                <w:sz w:val="24"/>
                <w:szCs w:val="24"/>
              </w:rPr>
            </w:rPrChange>
          </w:rPr>
          <w:t xml:space="preserve"> while maintaining the relationship, referred to as</w:t>
        </w:r>
      </w:ins>
      <w:del w:id="441" w:author="Jane Kohlhoff" w:date="2024-06-11T08:33:00Z" w16du:dateUtc="2024-06-10T22:33:00Z">
        <w:r w:rsidR="00E561AC" w:rsidRPr="00365026" w:rsidDel="008C584A">
          <w:rPr>
            <w:rFonts w:ascii="Times New Roman" w:eastAsia="Arial" w:hAnsi="Times New Roman"/>
            <w:sz w:val="24"/>
            <w:szCs w:val="24"/>
            <w:rPrChange w:id="442" w:author="Jane Kohlhoff" w:date="2024-06-11T09:53:00Z" w16du:dateUtc="2024-06-10T23:53:00Z">
              <w:rPr>
                <w:rFonts w:eastAsia="Arial" w:cs="Arial"/>
                <w:sz w:val="24"/>
                <w:szCs w:val="24"/>
              </w:rPr>
            </w:rPrChange>
          </w:rPr>
          <w:delText>:</w:delText>
        </w:r>
      </w:del>
      <w:r w:rsidR="00E561AC" w:rsidRPr="00365026">
        <w:rPr>
          <w:rFonts w:ascii="Times New Roman" w:eastAsia="Arial" w:hAnsi="Times New Roman"/>
          <w:sz w:val="24"/>
          <w:szCs w:val="24"/>
          <w:rPrChange w:id="443" w:author="Jane Kohlhoff" w:date="2024-06-11T09:53:00Z" w16du:dateUtc="2024-06-10T23:53:00Z">
            <w:rPr>
              <w:rFonts w:eastAsia="Arial" w:cs="Arial"/>
              <w:sz w:val="24"/>
              <w:szCs w:val="24"/>
            </w:rPr>
          </w:rPrChange>
        </w:rPr>
        <w:t xml:space="preserve"> </w:t>
      </w:r>
      <w:ins w:id="444" w:author="Jane Kohlhoff" w:date="2024-06-11T08:34:00Z" w16du:dateUtc="2024-06-10T22:34:00Z">
        <w:r w:rsidR="008C584A" w:rsidRPr="00365026">
          <w:rPr>
            <w:rFonts w:ascii="Times New Roman" w:eastAsia="Arial" w:hAnsi="Times New Roman"/>
            <w:sz w:val="24"/>
            <w:szCs w:val="24"/>
            <w:rPrChange w:id="445" w:author="Jane Kohlhoff" w:date="2024-06-11T09:53:00Z" w16du:dateUtc="2024-06-10T23:53:00Z">
              <w:rPr>
                <w:rFonts w:eastAsia="Arial" w:cs="Arial"/>
                <w:sz w:val="24"/>
                <w:szCs w:val="24"/>
              </w:rPr>
            </w:rPrChange>
          </w:rPr>
          <w:t xml:space="preserve">insecure </w:t>
        </w:r>
      </w:ins>
      <w:r w:rsidR="00585E9A" w:rsidRPr="00365026">
        <w:rPr>
          <w:rFonts w:ascii="Times New Roman" w:eastAsia="Arial" w:hAnsi="Times New Roman"/>
          <w:sz w:val="24"/>
          <w:szCs w:val="24"/>
          <w:rPrChange w:id="446" w:author="Jane Kohlhoff" w:date="2024-06-11T09:53:00Z" w16du:dateUtc="2024-06-10T23:53:00Z">
            <w:rPr>
              <w:rFonts w:eastAsia="Arial" w:cs="Arial"/>
              <w:sz w:val="24"/>
              <w:szCs w:val="24"/>
            </w:rPr>
          </w:rPrChange>
        </w:rPr>
        <w:t>avoidan</w:t>
      </w:r>
      <w:ins w:id="447" w:author="Jane Kohlhoff" w:date="2024-06-11T08:34:00Z" w16du:dateUtc="2024-06-10T22:34:00Z">
        <w:r w:rsidR="008C584A" w:rsidRPr="00365026">
          <w:rPr>
            <w:rFonts w:ascii="Times New Roman" w:eastAsia="Arial" w:hAnsi="Times New Roman"/>
            <w:sz w:val="24"/>
            <w:szCs w:val="24"/>
            <w:rPrChange w:id="448" w:author="Jane Kohlhoff" w:date="2024-06-11T09:53:00Z" w16du:dateUtc="2024-06-10T23:53:00Z">
              <w:rPr>
                <w:rFonts w:eastAsia="Arial" w:cs="Arial"/>
                <w:sz w:val="24"/>
                <w:szCs w:val="24"/>
              </w:rPr>
            </w:rPrChange>
          </w:rPr>
          <w:t>t</w:t>
        </w:r>
      </w:ins>
      <w:del w:id="449" w:author="Jane Kohlhoff" w:date="2024-06-11T08:34:00Z" w16du:dateUtc="2024-06-10T22:34:00Z">
        <w:r w:rsidR="00585E9A" w:rsidRPr="00365026" w:rsidDel="008C584A">
          <w:rPr>
            <w:rFonts w:ascii="Times New Roman" w:eastAsia="Arial" w:hAnsi="Times New Roman"/>
            <w:sz w:val="24"/>
            <w:szCs w:val="24"/>
            <w:rPrChange w:id="450" w:author="Jane Kohlhoff" w:date="2024-06-11T09:53:00Z" w16du:dateUtc="2024-06-10T23:53:00Z">
              <w:rPr>
                <w:rFonts w:eastAsia="Arial" w:cs="Arial"/>
                <w:sz w:val="24"/>
                <w:szCs w:val="24"/>
              </w:rPr>
            </w:rPrChange>
          </w:rPr>
          <w:delText>ce</w:delText>
        </w:r>
      </w:del>
      <w:r w:rsidR="00585E9A" w:rsidRPr="00365026">
        <w:rPr>
          <w:rFonts w:ascii="Times New Roman" w:eastAsia="Arial" w:hAnsi="Times New Roman"/>
          <w:sz w:val="24"/>
          <w:szCs w:val="24"/>
          <w:rPrChange w:id="451" w:author="Jane Kohlhoff" w:date="2024-06-11T09:53:00Z" w16du:dateUtc="2024-06-10T23:53:00Z">
            <w:rPr>
              <w:rFonts w:eastAsia="Arial" w:cs="Arial"/>
              <w:sz w:val="24"/>
              <w:szCs w:val="24"/>
            </w:rPr>
          </w:rPrChange>
        </w:rPr>
        <w:t xml:space="preserve"> or ambivalen</w:t>
      </w:r>
      <w:ins w:id="452" w:author="Jane Kohlhoff" w:date="2024-06-11T08:34:00Z" w16du:dateUtc="2024-06-10T22:34:00Z">
        <w:r w:rsidR="008C584A" w:rsidRPr="00365026">
          <w:rPr>
            <w:rFonts w:ascii="Times New Roman" w:eastAsia="Arial" w:hAnsi="Times New Roman"/>
            <w:sz w:val="24"/>
            <w:szCs w:val="24"/>
            <w:rPrChange w:id="453" w:author="Jane Kohlhoff" w:date="2024-06-11T09:53:00Z" w16du:dateUtc="2024-06-10T23:53:00Z">
              <w:rPr>
                <w:rFonts w:eastAsia="Arial" w:cs="Arial"/>
                <w:sz w:val="24"/>
                <w:szCs w:val="24"/>
              </w:rPr>
            </w:rPrChange>
          </w:rPr>
          <w:t>t attachment.</w:t>
        </w:r>
      </w:ins>
      <w:del w:id="454" w:author="Jane Kohlhoff" w:date="2024-06-11T08:34:00Z" w16du:dateUtc="2024-06-10T22:34:00Z">
        <w:r w:rsidR="00585E9A" w:rsidRPr="00365026" w:rsidDel="008C584A">
          <w:rPr>
            <w:rFonts w:ascii="Times New Roman" w:eastAsia="Arial" w:hAnsi="Times New Roman"/>
            <w:sz w:val="24"/>
            <w:szCs w:val="24"/>
            <w:rPrChange w:id="455" w:author="Jane Kohlhoff" w:date="2024-06-11T09:53:00Z" w16du:dateUtc="2024-06-10T23:53:00Z">
              <w:rPr>
                <w:rFonts w:eastAsia="Arial" w:cs="Arial"/>
                <w:sz w:val="24"/>
                <w:szCs w:val="24"/>
              </w:rPr>
            </w:rPrChange>
          </w:rPr>
          <w:delText>ce.</w:delText>
        </w:r>
      </w:del>
      <w:r w:rsidR="00585E9A" w:rsidRPr="00365026">
        <w:rPr>
          <w:rFonts w:ascii="Times New Roman" w:eastAsia="Arial" w:hAnsi="Times New Roman"/>
          <w:sz w:val="24"/>
          <w:szCs w:val="24"/>
          <w:rPrChange w:id="456" w:author="Jane Kohlhoff" w:date="2024-06-11T09:53:00Z" w16du:dateUtc="2024-06-10T23:53:00Z">
            <w:rPr>
              <w:rFonts w:eastAsia="Arial" w:cs="Arial"/>
              <w:sz w:val="24"/>
              <w:szCs w:val="24"/>
            </w:rPr>
          </w:rPrChange>
        </w:rPr>
        <w:t xml:space="preserve"> </w:t>
      </w:r>
      <w:r w:rsidR="00356078" w:rsidRPr="00365026">
        <w:rPr>
          <w:rFonts w:ascii="Times New Roman" w:eastAsia="Arial" w:hAnsi="Times New Roman"/>
          <w:sz w:val="24"/>
          <w:szCs w:val="24"/>
          <w:rPrChange w:id="457" w:author="Jane Kohlhoff" w:date="2024-06-11T09:53:00Z" w16du:dateUtc="2024-06-10T23:53:00Z">
            <w:rPr>
              <w:rFonts w:eastAsia="Arial" w:cs="Arial"/>
              <w:sz w:val="24"/>
              <w:szCs w:val="24"/>
            </w:rPr>
          </w:rPrChange>
        </w:rPr>
        <w:t xml:space="preserve">In extreme cases, </w:t>
      </w:r>
      <w:r w:rsidR="00BB1339" w:rsidRPr="00365026">
        <w:rPr>
          <w:rFonts w:ascii="Times New Roman" w:eastAsia="Arial" w:hAnsi="Times New Roman"/>
          <w:sz w:val="24"/>
          <w:szCs w:val="24"/>
          <w:rPrChange w:id="458" w:author="Jane Kohlhoff" w:date="2024-06-11T09:53:00Z" w16du:dateUtc="2024-06-10T23:53:00Z">
            <w:rPr>
              <w:rFonts w:eastAsia="Arial" w:cs="Arial"/>
              <w:sz w:val="24"/>
              <w:szCs w:val="24"/>
            </w:rPr>
          </w:rPrChange>
        </w:rPr>
        <w:t>such as</w:t>
      </w:r>
      <w:r w:rsidR="00850473" w:rsidRPr="00365026">
        <w:rPr>
          <w:rFonts w:ascii="Times New Roman" w:eastAsia="Arial" w:hAnsi="Times New Roman"/>
          <w:sz w:val="24"/>
          <w:szCs w:val="24"/>
          <w:rPrChange w:id="459" w:author="Jane Kohlhoff" w:date="2024-06-11T09:53:00Z" w16du:dateUtc="2024-06-10T23:53:00Z">
            <w:rPr>
              <w:rFonts w:eastAsia="Arial" w:cs="Arial"/>
              <w:sz w:val="24"/>
              <w:szCs w:val="24"/>
            </w:rPr>
          </w:rPrChange>
        </w:rPr>
        <w:t xml:space="preserve"> when</w:t>
      </w:r>
      <w:r w:rsidR="00356078" w:rsidRPr="00365026">
        <w:rPr>
          <w:rFonts w:ascii="Times New Roman" w:eastAsia="Arial" w:hAnsi="Times New Roman"/>
          <w:sz w:val="24"/>
          <w:szCs w:val="24"/>
          <w:rPrChange w:id="460" w:author="Jane Kohlhoff" w:date="2024-06-11T09:53:00Z" w16du:dateUtc="2024-06-10T23:53:00Z">
            <w:rPr>
              <w:rFonts w:eastAsia="Arial" w:cs="Arial"/>
              <w:sz w:val="24"/>
              <w:szCs w:val="24"/>
            </w:rPr>
          </w:rPrChange>
        </w:rPr>
        <w:t xml:space="preserve"> children have received </w:t>
      </w:r>
      <w:r w:rsidR="00F34405" w:rsidRPr="00365026">
        <w:rPr>
          <w:rFonts w:ascii="Times New Roman" w:eastAsia="Arial" w:hAnsi="Times New Roman"/>
          <w:sz w:val="24"/>
          <w:szCs w:val="24"/>
          <w:rPrChange w:id="461" w:author="Jane Kohlhoff" w:date="2024-06-11T09:53:00Z" w16du:dateUtc="2024-06-10T23:53:00Z">
            <w:rPr>
              <w:rFonts w:eastAsia="Arial" w:cs="Arial"/>
              <w:sz w:val="24"/>
              <w:szCs w:val="24"/>
            </w:rPr>
          </w:rPrChange>
        </w:rPr>
        <w:t xml:space="preserve">abusive, </w:t>
      </w:r>
      <w:r w:rsidR="00356078" w:rsidRPr="00365026">
        <w:rPr>
          <w:rFonts w:ascii="Times New Roman" w:eastAsia="Arial" w:hAnsi="Times New Roman"/>
          <w:sz w:val="24"/>
          <w:szCs w:val="24"/>
          <w:rPrChange w:id="462" w:author="Jane Kohlhoff" w:date="2024-06-11T09:53:00Z" w16du:dateUtc="2024-06-10T23:53:00Z">
            <w:rPr>
              <w:rFonts w:eastAsia="Arial" w:cs="Arial"/>
              <w:sz w:val="24"/>
              <w:szCs w:val="24"/>
            </w:rPr>
          </w:rPrChange>
        </w:rPr>
        <w:t>extremely insensitive</w:t>
      </w:r>
      <w:r w:rsidR="00F34405" w:rsidRPr="00365026">
        <w:rPr>
          <w:rFonts w:ascii="Times New Roman" w:eastAsia="Arial" w:hAnsi="Times New Roman"/>
          <w:sz w:val="24"/>
          <w:szCs w:val="24"/>
          <w:rPrChange w:id="463" w:author="Jane Kohlhoff" w:date="2024-06-11T09:53:00Z" w16du:dateUtc="2024-06-10T23:53:00Z">
            <w:rPr>
              <w:rFonts w:eastAsia="Arial" w:cs="Arial"/>
              <w:sz w:val="24"/>
              <w:szCs w:val="24"/>
            </w:rPr>
          </w:rPrChange>
        </w:rPr>
        <w:t xml:space="preserve"> or hostile</w:t>
      </w:r>
      <w:r w:rsidR="00356078" w:rsidRPr="00365026">
        <w:rPr>
          <w:rFonts w:ascii="Times New Roman" w:eastAsia="Arial" w:hAnsi="Times New Roman"/>
          <w:sz w:val="24"/>
          <w:szCs w:val="24"/>
          <w:rPrChange w:id="464" w:author="Jane Kohlhoff" w:date="2024-06-11T09:53:00Z" w16du:dateUtc="2024-06-10T23:53:00Z">
            <w:rPr>
              <w:rFonts w:eastAsia="Arial" w:cs="Arial"/>
              <w:sz w:val="24"/>
              <w:szCs w:val="24"/>
            </w:rPr>
          </w:rPrChange>
        </w:rPr>
        <w:t xml:space="preserve"> caregiving</w:t>
      </w:r>
      <w:r w:rsidR="00356078" w:rsidRPr="00365026">
        <w:rPr>
          <w:rFonts w:ascii="Times New Roman" w:hAnsi="Times New Roman"/>
          <w:sz w:val="24"/>
          <w:szCs w:val="24"/>
          <w:rPrChange w:id="465" w:author="Jane Kohlhoff" w:date="2024-06-11T09:53:00Z" w16du:dateUtc="2024-06-10T23:53:00Z">
            <w:rPr>
              <w:sz w:val="24"/>
              <w:szCs w:val="24"/>
            </w:rPr>
          </w:rPrChange>
        </w:rPr>
        <w:t xml:space="preserve">, </w:t>
      </w:r>
      <w:ins w:id="466" w:author="Jane Kohlhoff" w:date="2024-05-17T05:44:00Z" w16du:dateUtc="2024-05-16T19:44:00Z">
        <w:r w:rsidR="0070695B" w:rsidRPr="00365026">
          <w:rPr>
            <w:rFonts w:ascii="Times New Roman" w:hAnsi="Times New Roman"/>
            <w:sz w:val="24"/>
            <w:szCs w:val="24"/>
            <w:rPrChange w:id="467" w:author="Jane Kohlhoff" w:date="2024-06-11T09:53:00Z" w16du:dateUtc="2024-06-10T23:53:00Z">
              <w:rPr>
                <w:sz w:val="24"/>
                <w:szCs w:val="24"/>
              </w:rPr>
            </w:rPrChange>
          </w:rPr>
          <w:t xml:space="preserve">or when they have received </w:t>
        </w:r>
      </w:ins>
      <w:ins w:id="468" w:author="Jane Kohlhoff" w:date="2024-05-17T05:43:00Z" w16du:dateUtc="2024-05-16T19:43:00Z">
        <w:r w:rsidR="0070695B" w:rsidRPr="00365026">
          <w:rPr>
            <w:rFonts w:ascii="Times New Roman" w:eastAsia="Arial" w:hAnsi="Times New Roman"/>
            <w:sz w:val="24"/>
            <w:szCs w:val="24"/>
            <w:rPrChange w:id="469" w:author="Jane Kohlhoff" w:date="2024-06-11T09:53:00Z" w16du:dateUtc="2024-06-10T23:53:00Z">
              <w:rPr>
                <w:rFonts w:eastAsia="Arial" w:cs="Arial"/>
                <w:sz w:val="24"/>
                <w:szCs w:val="24"/>
              </w:rPr>
            </w:rPrChange>
          </w:rPr>
          <w:t>neglectful</w:t>
        </w:r>
      </w:ins>
      <w:ins w:id="470" w:author="Jane Kohlhoff" w:date="2024-05-17T05:44:00Z" w16du:dateUtc="2024-05-16T19:44:00Z">
        <w:r w:rsidR="0070695B" w:rsidRPr="00365026">
          <w:rPr>
            <w:rFonts w:ascii="Times New Roman" w:eastAsia="Arial" w:hAnsi="Times New Roman"/>
            <w:sz w:val="24"/>
            <w:szCs w:val="24"/>
            <w:rPrChange w:id="471" w:author="Jane Kohlhoff" w:date="2024-06-11T09:53:00Z" w16du:dateUtc="2024-06-10T23:53:00Z">
              <w:rPr>
                <w:rFonts w:eastAsia="Arial" w:cs="Arial"/>
                <w:sz w:val="24"/>
                <w:szCs w:val="24"/>
              </w:rPr>
            </w:rPrChange>
          </w:rPr>
          <w:t xml:space="preserve"> or frightened/frightening caregiving, </w:t>
        </w:r>
      </w:ins>
      <w:r w:rsidR="00E561AC" w:rsidRPr="00365026">
        <w:rPr>
          <w:rFonts w:ascii="Times New Roman" w:hAnsi="Times New Roman"/>
          <w:sz w:val="24"/>
          <w:szCs w:val="24"/>
          <w:rPrChange w:id="472" w:author="Jane Kohlhoff" w:date="2024-06-11T09:53:00Z" w16du:dateUtc="2024-06-10T23:53:00Z">
            <w:rPr>
              <w:sz w:val="24"/>
              <w:szCs w:val="24"/>
            </w:rPr>
          </w:rPrChange>
        </w:rPr>
        <w:t>there can be</w:t>
      </w:r>
      <w:r w:rsidR="00356078" w:rsidRPr="00365026">
        <w:rPr>
          <w:rFonts w:ascii="Times New Roman" w:hAnsi="Times New Roman"/>
          <w:sz w:val="24"/>
          <w:szCs w:val="24"/>
          <w:rPrChange w:id="473" w:author="Jane Kohlhoff" w:date="2024-06-11T09:53:00Z" w16du:dateUtc="2024-06-10T23:53:00Z">
            <w:rPr>
              <w:sz w:val="24"/>
              <w:szCs w:val="24"/>
            </w:rPr>
          </w:rPrChange>
        </w:rPr>
        <w:t xml:space="preserve"> a breakdown or incoherence in organisational strategy</w:t>
      </w:r>
      <w:ins w:id="474" w:author="Jane Kohlhoff" w:date="2024-06-11T08:34:00Z" w16du:dateUtc="2024-06-10T22:34:00Z">
        <w:r w:rsidR="008C584A" w:rsidRPr="00365026">
          <w:rPr>
            <w:rFonts w:ascii="Times New Roman" w:hAnsi="Times New Roman"/>
            <w:sz w:val="24"/>
            <w:szCs w:val="24"/>
            <w:rPrChange w:id="475" w:author="Jane Kohlhoff" w:date="2024-06-11T09:53:00Z" w16du:dateUtc="2024-06-10T23:53:00Z">
              <w:rPr>
                <w:sz w:val="24"/>
                <w:szCs w:val="24"/>
              </w:rPr>
            </w:rPrChange>
          </w:rPr>
          <w:t xml:space="preserve"> within the relationship</w:t>
        </w:r>
      </w:ins>
      <w:r w:rsidR="00356078" w:rsidRPr="00365026">
        <w:rPr>
          <w:rFonts w:ascii="Times New Roman" w:hAnsi="Times New Roman"/>
          <w:sz w:val="24"/>
          <w:szCs w:val="24"/>
          <w:rPrChange w:id="476" w:author="Jane Kohlhoff" w:date="2024-06-11T09:53:00Z" w16du:dateUtc="2024-06-10T23:53:00Z">
            <w:rPr>
              <w:sz w:val="24"/>
              <w:szCs w:val="24"/>
            </w:rPr>
          </w:rPrChange>
        </w:rPr>
        <w:t xml:space="preserve"> </w:t>
      </w:r>
      <w:r w:rsidR="00A868AA" w:rsidRPr="00365026">
        <w:rPr>
          <w:rFonts w:ascii="Times New Roman" w:hAnsi="Times New Roman"/>
          <w:sz w:val="24"/>
          <w:szCs w:val="24"/>
          <w:rPrChange w:id="477" w:author="Jane Kohlhoff" w:date="2024-06-11T09:53:00Z" w16du:dateUtc="2024-06-10T23:53:00Z">
            <w:rPr>
              <w:sz w:val="24"/>
              <w:szCs w:val="24"/>
            </w:rPr>
          </w:rPrChange>
        </w:rPr>
        <w:fldChar w:fldCharType="begin">
          <w:fldData xml:space="preserve">PEVuZE5vdGU+PENpdGU+PEF1dGhvcj5HcmFucXZpc3Q8L0F1dGhvcj48WWVhcj4yMDE3PC9ZZWFy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</w:fldData>
        </w:fldChar>
      </w:r>
      <w:r w:rsidR="005B72E3">
        <w:rPr>
          <w:rFonts w:ascii="Times New Roman" w:hAnsi="Times New Roman"/>
          <w:sz w:val="24"/>
          <w:szCs w:val="24"/>
        </w:rPr>
        <w:instrText xml:space="preserve"> ADDIN EN.CITE </w:instrText>
      </w:r>
      <w:r w:rsidR="005B72E3">
        <w:rPr>
          <w:rFonts w:ascii="Times New Roman" w:hAnsi="Times New Roman"/>
          <w:sz w:val="24"/>
          <w:szCs w:val="24"/>
        </w:rPr>
        <w:fldChar w:fldCharType="begin">
          <w:fldData xml:space="preserve">PEVuZE5vdGU+PENpdGU+PEF1dGhvcj5HcmFucXZpc3Q8L0F1dGhvcj48WWVhcj4yMDE3PC9ZZWFy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</w:fldData>
        </w:fldChar>
      </w:r>
      <w:r w:rsidR="005B72E3">
        <w:rPr>
          <w:rFonts w:ascii="Times New Roman" w:hAnsi="Times New Roman"/>
          <w:sz w:val="24"/>
          <w:szCs w:val="24"/>
        </w:rPr>
        <w:instrText xml:space="preserve"> ADDIN EN.CITE.DATA </w:instrText>
      </w:r>
      <w:r w:rsidR="005B72E3">
        <w:rPr>
          <w:rFonts w:ascii="Times New Roman" w:hAnsi="Times New Roman"/>
          <w:sz w:val="24"/>
          <w:szCs w:val="24"/>
        </w:rPr>
      </w:r>
      <w:r w:rsidR="005B72E3">
        <w:rPr>
          <w:rFonts w:ascii="Times New Roman" w:hAnsi="Times New Roman"/>
          <w:sz w:val="24"/>
          <w:szCs w:val="24"/>
        </w:rPr>
        <w:fldChar w:fldCharType="end"/>
      </w:r>
      <w:r w:rsidR="00A868AA" w:rsidRPr="00B15632">
        <w:rPr>
          <w:rFonts w:ascii="Times New Roman" w:hAnsi="Times New Roman"/>
          <w:sz w:val="24"/>
          <w:szCs w:val="24"/>
        </w:rPr>
      </w:r>
      <w:r w:rsidR="00A868AA" w:rsidRPr="00365026">
        <w:rPr>
          <w:rFonts w:ascii="Times New Roman" w:hAnsi="Times New Roman"/>
          <w:sz w:val="24"/>
          <w:szCs w:val="24"/>
          <w:rPrChange w:id="478" w:author="Jane Kohlhoff" w:date="2024-06-11T09:53:00Z" w16du:dateUtc="2024-06-10T23:53:00Z">
            <w:rPr>
              <w:sz w:val="24"/>
              <w:szCs w:val="24"/>
            </w:rPr>
          </w:rPrChange>
        </w:rPr>
        <w:fldChar w:fldCharType="separate"/>
      </w:r>
      <w:r w:rsidR="005B72E3">
        <w:rPr>
          <w:rFonts w:ascii="Times New Roman" w:hAnsi="Times New Roman"/>
          <w:noProof/>
          <w:sz w:val="24"/>
          <w:szCs w:val="24"/>
        </w:rPr>
        <w:t>(referred to as ‘disorganised’ attachment; 25, 26)</w:t>
      </w:r>
      <w:r w:rsidR="00A868AA" w:rsidRPr="00365026">
        <w:rPr>
          <w:rFonts w:ascii="Times New Roman" w:hAnsi="Times New Roman"/>
          <w:sz w:val="24"/>
          <w:szCs w:val="24"/>
          <w:rPrChange w:id="479" w:author="Jane Kohlhoff" w:date="2024-06-11T09:53:00Z" w16du:dateUtc="2024-06-10T23:53:00Z">
            <w:rPr>
              <w:sz w:val="24"/>
              <w:szCs w:val="24"/>
            </w:rPr>
          </w:rPrChange>
        </w:rPr>
        <w:fldChar w:fldCharType="end"/>
      </w:r>
      <w:r w:rsidR="00585E9A" w:rsidRPr="00365026">
        <w:rPr>
          <w:rFonts w:ascii="Times New Roman" w:hAnsi="Times New Roman"/>
          <w:noProof/>
          <w:sz w:val="24"/>
          <w:szCs w:val="24"/>
          <w:rPrChange w:id="480" w:author="Jane Kohlhoff" w:date="2024-06-11T09:53:00Z" w16du:dateUtc="2024-06-10T23:53:00Z">
            <w:rPr>
              <w:noProof/>
              <w:sz w:val="24"/>
              <w:szCs w:val="24"/>
            </w:rPr>
          </w:rPrChange>
        </w:rPr>
        <w:t>.</w:t>
      </w:r>
      <w:r w:rsidR="001B69F7" w:rsidRPr="00365026">
        <w:rPr>
          <w:rFonts w:ascii="Times New Roman" w:hAnsi="Times New Roman"/>
          <w:noProof/>
          <w:sz w:val="24"/>
          <w:szCs w:val="24"/>
          <w:rPrChange w:id="481" w:author="Jane Kohlhoff" w:date="2024-06-11T09:53:00Z" w16du:dateUtc="2024-06-10T23:53:00Z">
            <w:rPr>
              <w:noProof/>
              <w:sz w:val="24"/>
              <w:szCs w:val="24"/>
            </w:rPr>
          </w:rPrChange>
        </w:rPr>
        <w:t xml:space="preserve"> </w:t>
      </w:r>
      <w:r w:rsidR="00585E9A" w:rsidRPr="00365026">
        <w:rPr>
          <w:rFonts w:ascii="Times New Roman" w:hAnsi="Times New Roman"/>
          <w:noProof/>
          <w:sz w:val="24"/>
          <w:szCs w:val="24"/>
          <w:rPrChange w:id="482" w:author="Jane Kohlhoff" w:date="2024-06-11T09:53:00Z" w16du:dateUtc="2024-06-10T23:53:00Z">
            <w:rPr>
              <w:noProof/>
              <w:sz w:val="24"/>
              <w:szCs w:val="24"/>
            </w:rPr>
          </w:rPrChange>
        </w:rPr>
        <w:t>The</w:t>
      </w:r>
      <w:r w:rsidR="00915854" w:rsidRPr="00365026">
        <w:rPr>
          <w:rFonts w:ascii="Times New Roman" w:hAnsi="Times New Roman"/>
          <w:noProof/>
          <w:sz w:val="24"/>
          <w:szCs w:val="24"/>
          <w:rPrChange w:id="483" w:author="Jane Kohlhoff" w:date="2024-06-11T09:53:00Z" w16du:dateUtc="2024-06-10T23:53:00Z">
            <w:rPr>
              <w:noProof/>
              <w:sz w:val="24"/>
              <w:szCs w:val="24"/>
            </w:rPr>
          </w:rPrChange>
        </w:rPr>
        <w:t xml:space="preserve"> </w:t>
      </w:r>
      <w:r w:rsidR="00585E9A" w:rsidRPr="00365026">
        <w:rPr>
          <w:rFonts w:ascii="Times New Roman" w:hAnsi="Times New Roman"/>
          <w:noProof/>
          <w:sz w:val="24"/>
          <w:szCs w:val="24"/>
          <w:rPrChange w:id="484" w:author="Jane Kohlhoff" w:date="2024-06-11T09:53:00Z" w16du:dateUtc="2024-06-10T23:53:00Z">
            <w:rPr>
              <w:noProof/>
              <w:sz w:val="24"/>
              <w:szCs w:val="24"/>
            </w:rPr>
          </w:rPrChange>
        </w:rPr>
        <w:t xml:space="preserve">theoretical assertions </w:t>
      </w:r>
      <w:r w:rsidR="00915854" w:rsidRPr="00365026">
        <w:rPr>
          <w:rFonts w:ascii="Times New Roman" w:hAnsi="Times New Roman"/>
          <w:noProof/>
          <w:sz w:val="24"/>
          <w:szCs w:val="24"/>
          <w:rPrChange w:id="485" w:author="Jane Kohlhoff" w:date="2024-06-11T09:53:00Z" w16du:dateUtc="2024-06-10T23:53:00Z">
            <w:rPr>
              <w:noProof/>
              <w:sz w:val="24"/>
              <w:szCs w:val="24"/>
            </w:rPr>
          </w:rPrChange>
        </w:rPr>
        <w:t xml:space="preserve">of attachment theory </w:t>
      </w:r>
      <w:r w:rsidR="00585E9A" w:rsidRPr="00365026">
        <w:rPr>
          <w:rFonts w:ascii="Times New Roman" w:hAnsi="Times New Roman"/>
          <w:noProof/>
          <w:sz w:val="24"/>
          <w:szCs w:val="24"/>
          <w:rPrChange w:id="486" w:author="Jane Kohlhoff" w:date="2024-06-11T09:53:00Z" w16du:dateUtc="2024-06-10T23:53:00Z">
            <w:rPr>
              <w:noProof/>
              <w:sz w:val="24"/>
              <w:szCs w:val="24"/>
            </w:rPr>
          </w:rPrChange>
        </w:rPr>
        <w:t xml:space="preserve">are backed by </w:t>
      </w:r>
      <w:r w:rsidR="00585E9A" w:rsidRPr="00365026">
        <w:rPr>
          <w:rFonts w:ascii="Times New Roman" w:eastAsia="Arial" w:hAnsi="Times New Roman"/>
          <w:sz w:val="24"/>
          <w:szCs w:val="24"/>
          <w:rPrChange w:id="487" w:author="Jane Kohlhoff" w:date="2024-06-11T09:53:00Z" w16du:dateUtc="2024-06-10T23:53:00Z">
            <w:rPr>
              <w:rFonts w:eastAsia="Arial" w:cs="Arial"/>
              <w:sz w:val="24"/>
              <w:szCs w:val="24"/>
            </w:rPr>
          </w:rPrChange>
        </w:rPr>
        <w:t>empirical evidence showing that</w:t>
      </w:r>
      <w:r w:rsidR="00585E9A" w:rsidRPr="00365026">
        <w:rPr>
          <w:rFonts w:ascii="Times New Roman" w:hAnsi="Times New Roman"/>
          <w:sz w:val="24"/>
          <w:szCs w:val="24"/>
          <w:rPrChange w:id="488" w:author="Jane Kohlhoff" w:date="2024-06-11T09:53:00Z" w16du:dateUtc="2024-06-10T23:53:00Z">
            <w:rPr>
              <w:sz w:val="24"/>
              <w:szCs w:val="24"/>
            </w:rPr>
          </w:rPrChange>
        </w:rPr>
        <w:t xml:space="preserve"> insecure and disorganized attachment patterns</w:t>
      </w:r>
      <w:r w:rsidR="00915854" w:rsidRPr="00365026">
        <w:rPr>
          <w:rFonts w:ascii="Times New Roman" w:hAnsi="Times New Roman"/>
          <w:sz w:val="24"/>
          <w:szCs w:val="24"/>
          <w:rPrChange w:id="489" w:author="Jane Kohlhoff" w:date="2024-06-11T09:53:00Z" w16du:dateUtc="2024-06-10T23:53:00Z">
            <w:rPr>
              <w:sz w:val="24"/>
              <w:szCs w:val="24"/>
            </w:rPr>
          </w:rPrChange>
        </w:rPr>
        <w:t xml:space="preserve"> in infants and young toddlers</w:t>
      </w:r>
      <w:r w:rsidR="00585E9A" w:rsidRPr="00365026">
        <w:rPr>
          <w:rFonts w:ascii="Times New Roman" w:hAnsi="Times New Roman"/>
          <w:sz w:val="24"/>
          <w:szCs w:val="24"/>
          <w:rPrChange w:id="490" w:author="Jane Kohlhoff" w:date="2024-06-11T09:53:00Z" w16du:dateUtc="2024-06-10T23:53:00Z">
            <w:rPr>
              <w:sz w:val="24"/>
              <w:szCs w:val="24"/>
            </w:rPr>
          </w:rPrChange>
        </w:rPr>
        <w:t xml:space="preserve"> </w:t>
      </w:r>
      <w:r w:rsidR="00915854" w:rsidRPr="00365026">
        <w:rPr>
          <w:rFonts w:ascii="Times New Roman" w:hAnsi="Times New Roman"/>
          <w:sz w:val="24"/>
          <w:szCs w:val="24"/>
          <w:rPrChange w:id="491" w:author="Jane Kohlhoff" w:date="2024-06-11T09:53:00Z" w16du:dateUtc="2024-06-10T23:53:00Z">
            <w:rPr>
              <w:sz w:val="24"/>
              <w:szCs w:val="24"/>
            </w:rPr>
          </w:rPrChange>
        </w:rPr>
        <w:t xml:space="preserve">can be </w:t>
      </w:r>
      <w:r w:rsidR="00356078" w:rsidRPr="00365026">
        <w:rPr>
          <w:rFonts w:ascii="Times New Roman" w:hAnsi="Times New Roman"/>
          <w:sz w:val="24"/>
          <w:szCs w:val="24"/>
          <w:rPrChange w:id="492" w:author="Jane Kohlhoff" w:date="2024-06-11T09:53:00Z" w16du:dateUtc="2024-06-10T23:53:00Z">
            <w:rPr>
              <w:sz w:val="24"/>
              <w:szCs w:val="24"/>
            </w:rPr>
          </w:rPrChange>
        </w:rPr>
        <w:t>reliably observ</w:t>
      </w:r>
      <w:r w:rsidR="00915854" w:rsidRPr="00365026">
        <w:rPr>
          <w:rFonts w:ascii="Times New Roman" w:hAnsi="Times New Roman"/>
          <w:sz w:val="24"/>
          <w:szCs w:val="24"/>
          <w:rPrChange w:id="493" w:author="Jane Kohlhoff" w:date="2024-06-11T09:53:00Z" w16du:dateUtc="2024-06-10T23:53:00Z">
            <w:rPr>
              <w:sz w:val="24"/>
              <w:szCs w:val="24"/>
            </w:rPr>
          </w:rPrChange>
        </w:rPr>
        <w:t>ed</w:t>
      </w:r>
      <w:r w:rsidR="00D527F4" w:rsidRPr="00365026">
        <w:rPr>
          <w:rFonts w:ascii="Times New Roman" w:hAnsi="Times New Roman"/>
          <w:sz w:val="24"/>
          <w:szCs w:val="24"/>
          <w:rPrChange w:id="494" w:author="Jane Kohlhoff" w:date="2024-06-11T09:53:00Z" w16du:dateUtc="2024-06-10T23:53:00Z">
            <w:rPr>
              <w:sz w:val="24"/>
              <w:szCs w:val="24"/>
            </w:rPr>
          </w:rPrChange>
        </w:rPr>
        <w:t xml:space="preserve"> </w:t>
      </w:r>
      <w:del w:id="495" w:author="Jane Kohlhoff" w:date="2024-05-17T05:57:00Z" w16du:dateUtc="2024-05-16T19:57:00Z">
        <w:r w:rsidR="00915854" w:rsidRPr="00365026" w:rsidDel="006F0398">
          <w:rPr>
            <w:rFonts w:ascii="Times New Roman" w:hAnsi="Times New Roman"/>
            <w:sz w:val="24"/>
            <w:szCs w:val="24"/>
            <w:rPrChange w:id="496" w:author="Jane Kohlhoff" w:date="2024-06-11T09:53:00Z" w16du:dateUtc="2024-06-10T23:53:00Z">
              <w:rPr>
                <w:sz w:val="24"/>
                <w:szCs w:val="24"/>
              </w:rPr>
            </w:rPrChange>
          </w:rPr>
          <w:delText xml:space="preserve">using </w:delText>
        </w:r>
      </w:del>
      <w:ins w:id="497" w:author="Jane Kohlhoff" w:date="2024-05-17T05:57:00Z" w16du:dateUtc="2024-05-16T19:57:00Z">
        <w:r w:rsidR="006F0398" w:rsidRPr="00365026">
          <w:rPr>
            <w:rFonts w:ascii="Times New Roman" w:hAnsi="Times New Roman"/>
            <w:sz w:val="24"/>
            <w:szCs w:val="24"/>
            <w:rPrChange w:id="498" w:author="Jane Kohlhoff" w:date="2024-06-11T09:53:00Z" w16du:dateUtc="2024-06-10T23:53:00Z">
              <w:rPr>
                <w:sz w:val="24"/>
                <w:szCs w:val="24"/>
              </w:rPr>
            </w:rPrChange>
          </w:rPr>
          <w:t xml:space="preserve">experimentally with the </w:t>
        </w:r>
      </w:ins>
      <w:del w:id="499" w:author="Jane Kohlhoff" w:date="2024-05-17T05:57:00Z" w16du:dateUtc="2024-05-16T19:57:00Z">
        <w:r w:rsidR="00E561AC" w:rsidRPr="00365026" w:rsidDel="006F0398">
          <w:rPr>
            <w:rFonts w:ascii="Times New Roman" w:hAnsi="Times New Roman"/>
            <w:sz w:val="24"/>
            <w:szCs w:val="24"/>
            <w:rPrChange w:id="500" w:author="Jane Kohlhoff" w:date="2024-06-11T09:53:00Z" w16du:dateUtc="2024-06-10T23:53:00Z">
              <w:rPr>
                <w:sz w:val="24"/>
                <w:szCs w:val="24"/>
              </w:rPr>
            </w:rPrChange>
          </w:rPr>
          <w:delText>experimental paradigm</w:delText>
        </w:r>
      </w:del>
      <w:del w:id="501" w:author="Jane Kohlhoff" w:date="2024-05-17T05:55:00Z" w16du:dateUtc="2024-05-16T19:55:00Z">
        <w:r w:rsidR="00E561AC" w:rsidRPr="00365026" w:rsidDel="006F0398">
          <w:rPr>
            <w:rFonts w:ascii="Times New Roman" w:hAnsi="Times New Roman"/>
            <w:sz w:val="24"/>
            <w:szCs w:val="24"/>
            <w:rPrChange w:id="502" w:author="Jane Kohlhoff" w:date="2024-06-11T09:53:00Z" w16du:dateUtc="2024-06-10T23:53:00Z">
              <w:rPr>
                <w:sz w:val="24"/>
                <w:szCs w:val="24"/>
              </w:rPr>
            </w:rPrChange>
          </w:rPr>
          <w:delText xml:space="preserve">s including </w:delText>
        </w:r>
        <w:r w:rsidR="00915854" w:rsidRPr="00365026" w:rsidDel="006F0398">
          <w:rPr>
            <w:rFonts w:ascii="Times New Roman" w:hAnsi="Times New Roman"/>
            <w:sz w:val="24"/>
            <w:szCs w:val="24"/>
            <w:rPrChange w:id="503" w:author="Jane Kohlhoff" w:date="2024-06-11T09:53:00Z" w16du:dateUtc="2024-06-10T23:53:00Z">
              <w:rPr>
                <w:sz w:val="24"/>
                <w:szCs w:val="24"/>
              </w:rPr>
            </w:rPrChange>
          </w:rPr>
          <w:delText xml:space="preserve">the </w:delText>
        </w:r>
      </w:del>
      <w:r w:rsidR="00915854" w:rsidRPr="00365026">
        <w:rPr>
          <w:rFonts w:ascii="Times New Roman" w:hAnsi="Times New Roman"/>
          <w:sz w:val="24"/>
          <w:szCs w:val="24"/>
          <w:rPrChange w:id="504" w:author="Jane Kohlhoff" w:date="2024-06-11T09:53:00Z" w16du:dateUtc="2024-06-10T23:53:00Z">
            <w:rPr>
              <w:sz w:val="24"/>
              <w:szCs w:val="24"/>
            </w:rPr>
          </w:rPrChange>
        </w:rPr>
        <w:t xml:space="preserve">Strange Situations Procedure </w:t>
      </w:r>
      <w:r w:rsidR="00A868AA" w:rsidRPr="00365026">
        <w:rPr>
          <w:rFonts w:ascii="Times New Roman" w:hAnsi="Times New Roman"/>
          <w:sz w:val="24"/>
          <w:szCs w:val="24"/>
          <w:rPrChange w:id="505" w:author="Jane Kohlhoff" w:date="2024-06-11T09:53:00Z" w16du:dateUtc="2024-06-10T23:53:00Z">
            <w:rPr>
              <w:sz w:val="24"/>
              <w:szCs w:val="24"/>
            </w:rPr>
          </w:rPrChange>
        </w:rPr>
        <w:fldChar w:fldCharType="begin"/>
      </w:r>
      <w:r w:rsidR="005B72E3">
        <w:rPr>
          <w:rFonts w:ascii="Times New Roman" w:hAnsi="Times New Roman"/>
          <w:sz w:val="24"/>
          <w:szCs w:val="24"/>
        </w:rPr>
        <w:instrText xml:space="preserve"> ADDIN EN.CITE &lt;EndNote&gt;&lt;Cite&gt;&lt;Author&gt;Ainsworth&lt;/Author&gt;&lt;Year&gt;1978&lt;/Year&gt;&lt;RecNum&gt;26&lt;/RecNum&gt;&lt;Prefix&gt;SSP`; &lt;/Prefix&gt;&lt;DisplayText&gt;(SSP; 27)&lt;/DisplayText&gt;&lt;record&gt;&lt;rec-number&gt;26&lt;/rec-number&gt;&lt;foreign-keys&gt;&lt;key app="EN" db-id="ards0dvaofa9d9es2f6vrf9iarwfp0z2w20v" timestamp="1696903222" guid="529b8306-0e00-43f0-8c34-35fb50406625"&gt;26&lt;/key&gt;&lt;/foreign-keys&gt;&lt;ref-type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instrText>
      </w:r>
      <w:r w:rsidR="00A868AA" w:rsidRPr="00365026">
        <w:rPr>
          <w:rFonts w:ascii="Times New Roman" w:hAnsi="Times New Roman"/>
          <w:sz w:val="24"/>
          <w:szCs w:val="24"/>
          <w:rPrChange w:id="506" w:author="Jane Kohlhoff" w:date="2024-06-11T09:53:00Z" w16du:dateUtc="2024-06-10T23:53:00Z">
            <w:rPr>
              <w:sz w:val="24"/>
              <w:szCs w:val="24"/>
            </w:rPr>
          </w:rPrChange>
        </w:rPr>
        <w:fldChar w:fldCharType="separate"/>
      </w:r>
      <w:r w:rsidR="005B72E3">
        <w:rPr>
          <w:rFonts w:ascii="Times New Roman" w:hAnsi="Times New Roman"/>
          <w:noProof/>
          <w:sz w:val="24"/>
          <w:szCs w:val="24"/>
        </w:rPr>
        <w:t>(SSP; 27)</w:t>
      </w:r>
      <w:r w:rsidR="00A868AA" w:rsidRPr="00365026">
        <w:rPr>
          <w:rFonts w:ascii="Times New Roman" w:hAnsi="Times New Roman"/>
          <w:sz w:val="24"/>
          <w:szCs w:val="24"/>
          <w:rPrChange w:id="507" w:author="Jane Kohlhoff" w:date="2024-06-11T09:53:00Z" w16du:dateUtc="2024-06-10T23:53:00Z">
            <w:rPr>
              <w:sz w:val="24"/>
              <w:szCs w:val="24"/>
            </w:rPr>
          </w:rPrChange>
        </w:rPr>
        <w:fldChar w:fldCharType="end"/>
      </w:r>
      <w:ins w:id="508" w:author="Jane Kohlhoff" w:date="2024-05-17T05:55:00Z" w16du:dateUtc="2024-05-16T19:55:00Z">
        <w:r w:rsidR="006F0398" w:rsidRPr="00365026">
          <w:rPr>
            <w:rFonts w:ascii="Times New Roman" w:hAnsi="Times New Roman"/>
            <w:sz w:val="24"/>
            <w:szCs w:val="24"/>
            <w:rPrChange w:id="509" w:author="Jane Kohlhoff" w:date="2024-06-11T09:53:00Z" w16du:dateUtc="2024-06-10T23:53:00Z">
              <w:rPr>
                <w:sz w:val="24"/>
                <w:szCs w:val="24"/>
              </w:rPr>
            </w:rPrChange>
          </w:rPr>
          <w:t>, and that attachment security can be assessed using</w:t>
        </w:r>
      </w:ins>
      <w:ins w:id="510" w:author="Jane Kohlhoff" w:date="2024-05-17T05:57:00Z" w16du:dateUtc="2024-05-16T19:57:00Z">
        <w:r w:rsidR="006F0398" w:rsidRPr="00365026">
          <w:rPr>
            <w:rFonts w:ascii="Times New Roman" w:hAnsi="Times New Roman"/>
            <w:sz w:val="24"/>
            <w:szCs w:val="24"/>
            <w:rPrChange w:id="511" w:author="Jane Kohlhoff" w:date="2024-06-11T09:53:00Z" w16du:dateUtc="2024-06-10T23:53:00Z">
              <w:rPr>
                <w:sz w:val="24"/>
                <w:szCs w:val="24"/>
              </w:rPr>
            </w:rPrChange>
          </w:rPr>
          <w:t xml:space="preserve"> </w:t>
        </w:r>
      </w:ins>
      <w:del w:id="512" w:author="Jane Kohlhoff" w:date="2024-05-17T05:55:00Z" w16du:dateUtc="2024-05-16T19:55:00Z">
        <w:r w:rsidR="00E561AC" w:rsidRPr="00365026" w:rsidDel="006F0398">
          <w:rPr>
            <w:rFonts w:ascii="Times New Roman" w:hAnsi="Times New Roman"/>
            <w:sz w:val="24"/>
            <w:szCs w:val="24"/>
            <w:rPrChange w:id="513" w:author="Jane Kohlhoff" w:date="2024-06-11T09:53:00Z" w16du:dateUtc="2024-06-10T23:53:00Z">
              <w:rPr>
                <w:sz w:val="24"/>
                <w:szCs w:val="24"/>
              </w:rPr>
            </w:rPrChange>
          </w:rPr>
          <w:delText xml:space="preserve"> or </w:delText>
        </w:r>
      </w:del>
      <w:r w:rsidR="00915854" w:rsidRPr="00365026">
        <w:rPr>
          <w:rFonts w:ascii="Times New Roman" w:hAnsi="Times New Roman"/>
          <w:sz w:val="24"/>
          <w:szCs w:val="24"/>
          <w:rPrChange w:id="514" w:author="Jane Kohlhoff" w:date="2024-06-11T09:53:00Z" w16du:dateUtc="2024-06-10T23:53:00Z">
            <w:rPr>
              <w:sz w:val="24"/>
              <w:szCs w:val="24"/>
            </w:rPr>
          </w:rPrChange>
        </w:rPr>
        <w:t>in</w:t>
      </w:r>
      <w:r w:rsidR="00E561AC" w:rsidRPr="00365026">
        <w:rPr>
          <w:rFonts w:ascii="Times New Roman" w:hAnsi="Times New Roman"/>
          <w:sz w:val="24"/>
          <w:szCs w:val="24"/>
          <w:rPrChange w:id="515" w:author="Jane Kohlhoff" w:date="2024-06-11T09:53:00Z" w16du:dateUtc="2024-06-10T23:53:00Z">
            <w:rPr>
              <w:sz w:val="24"/>
              <w:szCs w:val="24"/>
            </w:rPr>
          </w:rPrChange>
        </w:rPr>
        <w:t>-</w:t>
      </w:r>
      <w:r w:rsidR="00915854" w:rsidRPr="00365026">
        <w:rPr>
          <w:rFonts w:ascii="Times New Roman" w:hAnsi="Times New Roman"/>
          <w:sz w:val="24"/>
          <w:szCs w:val="24"/>
          <w:rPrChange w:id="516" w:author="Jane Kohlhoff" w:date="2024-06-11T09:53:00Z" w16du:dateUtc="2024-06-10T23:53:00Z">
            <w:rPr>
              <w:sz w:val="24"/>
              <w:szCs w:val="24"/>
            </w:rPr>
          </w:rPrChange>
        </w:rPr>
        <w:t xml:space="preserve">home </w:t>
      </w:r>
      <w:r w:rsidR="00E561AC" w:rsidRPr="00365026">
        <w:rPr>
          <w:rFonts w:ascii="Times New Roman" w:hAnsi="Times New Roman"/>
          <w:sz w:val="24"/>
          <w:szCs w:val="24"/>
          <w:rPrChange w:id="517" w:author="Jane Kohlhoff" w:date="2024-06-11T09:53:00Z" w16du:dateUtc="2024-06-10T23:53:00Z">
            <w:rPr>
              <w:sz w:val="24"/>
              <w:szCs w:val="24"/>
            </w:rPr>
          </w:rPrChange>
        </w:rPr>
        <w:t>assessment protocols including</w:t>
      </w:r>
      <w:r w:rsidR="00915854" w:rsidRPr="00365026">
        <w:rPr>
          <w:rFonts w:ascii="Times New Roman" w:hAnsi="Times New Roman"/>
          <w:sz w:val="24"/>
          <w:szCs w:val="24"/>
          <w:rPrChange w:id="518" w:author="Jane Kohlhoff" w:date="2024-06-11T09:53:00Z" w16du:dateUtc="2024-06-10T23:53:00Z">
            <w:rPr>
              <w:sz w:val="24"/>
              <w:szCs w:val="24"/>
            </w:rPr>
          </w:rPrChange>
        </w:rPr>
        <w:t xml:space="preserve"> the Attachment Q-set </w:t>
      </w:r>
      <w:r w:rsidR="00A868AA" w:rsidRPr="00365026">
        <w:rPr>
          <w:rFonts w:ascii="Times New Roman" w:hAnsi="Times New Roman"/>
          <w:sz w:val="24"/>
          <w:szCs w:val="24"/>
          <w:rPrChange w:id="519" w:author="Jane Kohlhoff" w:date="2024-06-11T09:53:00Z" w16du:dateUtc="2024-06-10T23:53:00Z">
            <w:rPr>
              <w:sz w:val="24"/>
              <w:szCs w:val="24"/>
            </w:rPr>
          </w:rPrChange>
        </w:rPr>
        <w:fldChar w:fldCharType="begin"/>
      </w:r>
      <w:r w:rsidR="005B72E3">
        <w:rPr>
          <w:rFonts w:ascii="Times New Roman" w:hAnsi="Times New Roman"/>
          <w:sz w:val="24"/>
          <w:szCs w:val="24"/>
        </w:rPr>
        <w:instrText xml:space="preserve"> ADDIN EN.CITE &lt;EndNote&gt;&lt;Cite&gt;&lt;Author&gt;Waters&lt;/Author&gt;&lt;Year&gt;1995&lt;/Year&gt;&lt;RecNum&gt;1893&lt;/RecNum&gt;&lt;Prefix&gt;AQS`; &lt;/Prefix&gt;&lt;DisplayText&gt;(AQS; 28)&lt;/DisplayText&gt;&lt;record&gt;&lt;rec-number&gt;1893&lt;/rec-number&gt;&lt;foreign-keys&gt;&lt;key app="EN" db-id="ards0dvaofa9d9es2f6vrf9iarwfp0z2w20v" timestamp="1696903356" guid="20698364-6bc1-4a05-9e36-eff1c1b925c2"&gt;1893&lt;/key&gt;&lt;/foreign-keys&gt;&lt;ref-type name="Journal Article"&gt;17&lt;/ref-type&gt;&lt;contributors&gt;&lt;authors&gt;&lt;author&gt;Waters, E.&lt;/author&gt;&lt;/authors&gt;&lt;/contributors&gt;&lt;titles&gt;&lt;title&gt;Appendix A: The Attachment Q‐Set (version 3.0)&lt;/title&gt;&lt;secondary-title&gt;Monographs of The Society for Research in Child Development&lt;/secondary-title&gt;&lt;/titles&gt;&lt;periodical&gt;&lt;full-title&gt;Monographs of the Society for Research in Child Development&lt;/full-title&gt;&lt;/periodical&gt;&lt;pages&gt;234-246&lt;/pages&gt;&lt;volume&gt;60&lt;/volume&gt;&lt;dates&gt;&lt;year&gt;1995&lt;/year&gt;&lt;/dates&gt;&lt;urls&gt;&lt;/urls&gt;&lt;electronic-resource-num&gt;https://doi.org/10.1111/j.1540-5834.1995.tb00214.x&lt;/electronic-resource-num&gt;&lt;/record&gt;&lt;/Cite&gt;&lt;/EndNote&gt;</w:instrText>
      </w:r>
      <w:r w:rsidR="00A868AA" w:rsidRPr="00365026">
        <w:rPr>
          <w:rFonts w:ascii="Times New Roman" w:hAnsi="Times New Roman"/>
          <w:sz w:val="24"/>
          <w:szCs w:val="24"/>
          <w:rPrChange w:id="520" w:author="Jane Kohlhoff" w:date="2024-06-11T09:53:00Z" w16du:dateUtc="2024-06-10T23:53:00Z">
            <w:rPr>
              <w:sz w:val="24"/>
              <w:szCs w:val="24"/>
            </w:rPr>
          </w:rPrChange>
        </w:rPr>
        <w:fldChar w:fldCharType="separate"/>
      </w:r>
      <w:r w:rsidR="005B72E3">
        <w:rPr>
          <w:rFonts w:ascii="Times New Roman" w:hAnsi="Times New Roman"/>
          <w:noProof/>
          <w:sz w:val="24"/>
          <w:szCs w:val="24"/>
        </w:rPr>
        <w:t>(AQS; 28)</w:t>
      </w:r>
      <w:r w:rsidR="00A868AA" w:rsidRPr="00365026">
        <w:rPr>
          <w:rFonts w:ascii="Times New Roman" w:hAnsi="Times New Roman"/>
          <w:sz w:val="24"/>
          <w:szCs w:val="24"/>
          <w:rPrChange w:id="521" w:author="Jane Kohlhoff" w:date="2024-06-11T09:53:00Z" w16du:dateUtc="2024-06-10T23:53:00Z">
            <w:rPr>
              <w:sz w:val="24"/>
              <w:szCs w:val="24"/>
            </w:rPr>
          </w:rPrChange>
        </w:rPr>
        <w:fldChar w:fldCharType="end"/>
      </w:r>
      <w:r w:rsidR="00A868AA" w:rsidRPr="00365026">
        <w:rPr>
          <w:rFonts w:ascii="Times New Roman" w:hAnsi="Times New Roman"/>
          <w:sz w:val="24"/>
          <w:szCs w:val="24"/>
          <w:rPrChange w:id="522" w:author="Jane Kohlhoff" w:date="2024-06-11T09:53:00Z" w16du:dateUtc="2024-06-10T23:53:00Z">
            <w:rPr>
              <w:sz w:val="24"/>
              <w:szCs w:val="24"/>
            </w:rPr>
          </w:rPrChange>
        </w:rPr>
        <w:t xml:space="preserve">. </w:t>
      </w:r>
      <w:r w:rsidR="001B69F7" w:rsidRPr="00365026">
        <w:rPr>
          <w:rFonts w:ascii="Times New Roman" w:hAnsi="Times New Roman"/>
          <w:sz w:val="24"/>
          <w:szCs w:val="24"/>
          <w:rPrChange w:id="523" w:author="Jane Kohlhoff" w:date="2024-06-11T09:53:00Z" w16du:dateUtc="2024-06-10T23:53:00Z">
            <w:rPr>
              <w:sz w:val="24"/>
              <w:szCs w:val="24"/>
            </w:rPr>
          </w:rPrChange>
        </w:rPr>
        <w:t>There is also a large body of</w:t>
      </w:r>
      <w:r w:rsidR="00915854" w:rsidRPr="00365026">
        <w:rPr>
          <w:rFonts w:ascii="Times New Roman" w:hAnsi="Times New Roman"/>
          <w:sz w:val="24"/>
          <w:szCs w:val="24"/>
          <w:rPrChange w:id="524" w:author="Jane Kohlhoff" w:date="2024-06-11T09:53:00Z" w16du:dateUtc="2024-06-10T23:53:00Z">
            <w:rPr>
              <w:sz w:val="24"/>
              <w:szCs w:val="24"/>
            </w:rPr>
          </w:rPrChange>
        </w:rPr>
        <w:t xml:space="preserve"> evidence </w:t>
      </w:r>
      <w:r w:rsidR="001B69F7" w:rsidRPr="00365026">
        <w:rPr>
          <w:rFonts w:ascii="Times New Roman" w:hAnsi="Times New Roman"/>
          <w:sz w:val="24"/>
          <w:szCs w:val="24"/>
          <w:rPrChange w:id="525" w:author="Jane Kohlhoff" w:date="2024-06-11T09:53:00Z" w16du:dateUtc="2024-06-10T23:53:00Z">
            <w:rPr>
              <w:sz w:val="24"/>
              <w:szCs w:val="24"/>
            </w:rPr>
          </w:rPrChange>
        </w:rPr>
        <w:t>documenting</w:t>
      </w:r>
      <w:r w:rsidR="00B2310C" w:rsidRPr="00365026">
        <w:rPr>
          <w:rFonts w:ascii="Times New Roman" w:hAnsi="Times New Roman"/>
          <w:sz w:val="24"/>
          <w:szCs w:val="24"/>
          <w:rPrChange w:id="526" w:author="Jane Kohlhoff" w:date="2024-06-11T09:53:00Z" w16du:dateUtc="2024-06-10T23:53:00Z">
            <w:rPr>
              <w:sz w:val="24"/>
              <w:szCs w:val="24"/>
            </w:rPr>
          </w:rPrChange>
        </w:rPr>
        <w:t xml:space="preserve"> longitudinal links between</w:t>
      </w:r>
      <w:r w:rsidR="00915854" w:rsidRPr="00365026">
        <w:rPr>
          <w:rFonts w:ascii="Times New Roman" w:hAnsi="Times New Roman"/>
          <w:sz w:val="24"/>
          <w:szCs w:val="24"/>
          <w:rPrChange w:id="527" w:author="Jane Kohlhoff" w:date="2024-06-11T09:53:00Z" w16du:dateUtc="2024-06-10T23:53:00Z">
            <w:rPr>
              <w:sz w:val="24"/>
              <w:szCs w:val="24"/>
            </w:rPr>
          </w:rPrChange>
        </w:rPr>
        <w:t xml:space="preserve"> i</w:t>
      </w:r>
      <w:r w:rsidR="00356078" w:rsidRPr="00365026">
        <w:rPr>
          <w:rFonts w:ascii="Times New Roman" w:hAnsi="Times New Roman"/>
          <w:sz w:val="24"/>
          <w:szCs w:val="24"/>
          <w:rPrChange w:id="528" w:author="Jane Kohlhoff" w:date="2024-06-11T09:53:00Z" w16du:dateUtc="2024-06-10T23:53:00Z">
            <w:rPr>
              <w:sz w:val="24"/>
              <w:szCs w:val="24"/>
            </w:rPr>
          </w:rPrChange>
        </w:rPr>
        <w:t xml:space="preserve">nsecure and disorganised attachment </w:t>
      </w:r>
      <w:r w:rsidR="00B2310C" w:rsidRPr="00365026">
        <w:rPr>
          <w:rFonts w:ascii="Times New Roman" w:hAnsi="Times New Roman"/>
          <w:sz w:val="24"/>
          <w:szCs w:val="24"/>
          <w:rPrChange w:id="529" w:author="Jane Kohlhoff" w:date="2024-06-11T09:53:00Z" w16du:dateUtc="2024-06-10T23:53:00Z">
            <w:rPr>
              <w:sz w:val="24"/>
              <w:szCs w:val="24"/>
            </w:rPr>
          </w:rPrChange>
        </w:rPr>
        <w:t xml:space="preserve">in infancy/toddlerhood and </w:t>
      </w:r>
      <w:r w:rsidR="00356078" w:rsidRPr="00365026">
        <w:rPr>
          <w:rFonts w:ascii="Times New Roman" w:hAnsi="Times New Roman"/>
          <w:sz w:val="24"/>
          <w:szCs w:val="24"/>
          <w:rPrChange w:id="530" w:author="Jane Kohlhoff" w:date="2024-06-11T09:53:00Z" w16du:dateUtc="2024-06-10T23:53:00Z">
            <w:rPr>
              <w:sz w:val="24"/>
              <w:szCs w:val="24"/>
            </w:rPr>
          </w:rPrChange>
        </w:rPr>
        <w:t xml:space="preserve">a range of </w:t>
      </w:r>
      <w:r w:rsidR="00915854" w:rsidRPr="00365026">
        <w:rPr>
          <w:rFonts w:ascii="Times New Roman" w:hAnsi="Times New Roman"/>
          <w:sz w:val="24"/>
          <w:szCs w:val="24"/>
          <w:rPrChange w:id="531" w:author="Jane Kohlhoff" w:date="2024-06-11T09:53:00Z" w16du:dateUtc="2024-06-10T23:53:00Z">
            <w:rPr>
              <w:sz w:val="24"/>
              <w:szCs w:val="24"/>
            </w:rPr>
          </w:rPrChange>
        </w:rPr>
        <w:t xml:space="preserve">social-emotional, mental health and functional </w:t>
      </w:r>
      <w:r w:rsidR="00356078" w:rsidRPr="00365026">
        <w:rPr>
          <w:rFonts w:ascii="Times New Roman" w:hAnsi="Times New Roman"/>
          <w:sz w:val="24"/>
          <w:szCs w:val="24"/>
          <w:rPrChange w:id="532" w:author="Jane Kohlhoff" w:date="2024-06-11T09:53:00Z" w16du:dateUtc="2024-06-10T23:53:00Z">
            <w:rPr>
              <w:sz w:val="24"/>
              <w:szCs w:val="24"/>
            </w:rPr>
          </w:rPrChange>
        </w:rPr>
        <w:t xml:space="preserve">outcomes </w:t>
      </w:r>
      <w:r w:rsidR="00B2310C" w:rsidRPr="00365026">
        <w:rPr>
          <w:rFonts w:ascii="Times New Roman" w:hAnsi="Times New Roman"/>
          <w:sz w:val="24"/>
          <w:szCs w:val="24"/>
          <w:rPrChange w:id="533" w:author="Jane Kohlhoff" w:date="2024-06-11T09:53:00Z" w16du:dateUtc="2024-06-10T23:53:00Z">
            <w:rPr>
              <w:sz w:val="24"/>
              <w:szCs w:val="24"/>
            </w:rPr>
          </w:rPrChange>
        </w:rPr>
        <w:t>in middle childhood</w:t>
      </w:r>
      <w:r w:rsidR="0099215B" w:rsidRPr="00365026">
        <w:rPr>
          <w:rFonts w:ascii="Times New Roman" w:hAnsi="Times New Roman"/>
          <w:sz w:val="24"/>
          <w:szCs w:val="24"/>
          <w:rPrChange w:id="534" w:author="Jane Kohlhoff" w:date="2024-06-11T09:53:00Z" w16du:dateUtc="2024-06-10T23:53:00Z">
            <w:rPr>
              <w:sz w:val="24"/>
              <w:szCs w:val="24"/>
            </w:rPr>
          </w:rPrChange>
        </w:rPr>
        <w:t xml:space="preserve"> and</w:t>
      </w:r>
      <w:r w:rsidR="00B2310C" w:rsidRPr="00365026">
        <w:rPr>
          <w:rFonts w:ascii="Times New Roman" w:hAnsi="Times New Roman"/>
          <w:sz w:val="24"/>
          <w:szCs w:val="24"/>
          <w:rPrChange w:id="535" w:author="Jane Kohlhoff" w:date="2024-06-11T09:53:00Z" w16du:dateUtc="2024-06-10T23:53:00Z">
            <w:rPr>
              <w:sz w:val="24"/>
              <w:szCs w:val="24"/>
            </w:rPr>
          </w:rPrChange>
        </w:rPr>
        <w:t xml:space="preserve"> adolescence </w:t>
      </w:r>
      <w:r w:rsidR="0099215B" w:rsidRPr="00365026">
        <w:rPr>
          <w:rFonts w:ascii="Times New Roman" w:hAnsi="Times New Roman"/>
          <w:sz w:val="24"/>
          <w:szCs w:val="24"/>
          <w:rPrChange w:id="536" w:author="Jane Kohlhoff" w:date="2024-06-11T09:53:00Z" w16du:dateUtc="2024-06-10T23:53:00Z">
            <w:rPr>
              <w:sz w:val="24"/>
              <w:szCs w:val="24"/>
            </w:rPr>
          </w:rPrChange>
        </w:rPr>
        <w:fldChar w:fldCharType="begin">
          <w:fldData xml:space="preserve">PEVuZE5vdGU+PENpdGU+PEF1dGhvcj5GZWFyb248L0F1dGhvcj48WWVhcj4yMDEwPC9ZZWFyPjxS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</w:fldData>
        </w:fldChar>
      </w:r>
      <w:r w:rsidR="005B72E3">
        <w:rPr>
          <w:rFonts w:ascii="Times New Roman" w:hAnsi="Times New Roman"/>
          <w:sz w:val="24"/>
          <w:szCs w:val="24"/>
        </w:rPr>
        <w:instrText xml:space="preserve"> ADDIN EN.CITE </w:instrText>
      </w:r>
      <w:r w:rsidR="005B72E3">
        <w:rPr>
          <w:rFonts w:ascii="Times New Roman" w:hAnsi="Times New Roman"/>
          <w:sz w:val="24"/>
          <w:szCs w:val="24"/>
        </w:rPr>
        <w:fldChar w:fldCharType="begin">
          <w:fldData xml:space="preserve">PEVuZE5vdGU+PENpdGU+PEF1dGhvcj5GZWFyb248L0F1dGhvcj48WWVhcj4yMDEwPC9ZZWFyPjxS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</w:fldData>
        </w:fldChar>
      </w:r>
      <w:r w:rsidR="005B72E3">
        <w:rPr>
          <w:rFonts w:ascii="Times New Roman" w:hAnsi="Times New Roman"/>
          <w:sz w:val="24"/>
          <w:szCs w:val="24"/>
        </w:rPr>
        <w:instrText xml:space="preserve"> ADDIN EN.CITE.DATA </w:instrText>
      </w:r>
      <w:r w:rsidR="005B72E3">
        <w:rPr>
          <w:rFonts w:ascii="Times New Roman" w:hAnsi="Times New Roman"/>
          <w:sz w:val="24"/>
          <w:szCs w:val="24"/>
        </w:rPr>
      </w:r>
      <w:r w:rsidR="005B72E3">
        <w:rPr>
          <w:rFonts w:ascii="Times New Roman" w:hAnsi="Times New Roman"/>
          <w:sz w:val="24"/>
          <w:szCs w:val="24"/>
        </w:rPr>
        <w:fldChar w:fldCharType="end"/>
      </w:r>
      <w:r w:rsidR="0099215B" w:rsidRPr="00B15632">
        <w:rPr>
          <w:rFonts w:ascii="Times New Roman" w:hAnsi="Times New Roman"/>
          <w:sz w:val="24"/>
          <w:szCs w:val="24"/>
        </w:rPr>
      </w:r>
      <w:r w:rsidR="0099215B" w:rsidRPr="00365026">
        <w:rPr>
          <w:rFonts w:ascii="Times New Roman" w:hAnsi="Times New Roman"/>
          <w:sz w:val="24"/>
          <w:szCs w:val="24"/>
          <w:rPrChange w:id="537" w:author="Jane Kohlhoff" w:date="2024-06-11T09:53:00Z" w16du:dateUtc="2024-06-10T23:53:00Z">
            <w:rPr>
              <w:sz w:val="24"/>
              <w:szCs w:val="24"/>
            </w:rPr>
          </w:rPrChange>
        </w:rPr>
        <w:fldChar w:fldCharType="separate"/>
      </w:r>
      <w:r w:rsidR="005B72E3">
        <w:rPr>
          <w:rFonts w:ascii="Times New Roman" w:hAnsi="Times New Roman"/>
          <w:noProof/>
          <w:sz w:val="24"/>
          <w:szCs w:val="24"/>
        </w:rPr>
        <w:t>(29, 30, 31)</w:t>
      </w:r>
      <w:r w:rsidR="0099215B" w:rsidRPr="00365026">
        <w:rPr>
          <w:rFonts w:ascii="Times New Roman" w:hAnsi="Times New Roman"/>
          <w:sz w:val="24"/>
          <w:szCs w:val="24"/>
          <w:rPrChange w:id="538" w:author="Jane Kohlhoff" w:date="2024-06-11T09:53:00Z" w16du:dateUtc="2024-06-10T23:53:00Z">
            <w:rPr>
              <w:sz w:val="24"/>
              <w:szCs w:val="24"/>
            </w:rPr>
          </w:rPrChange>
        </w:rPr>
        <w:fldChar w:fldCharType="end"/>
      </w:r>
      <w:r w:rsidR="00BA22EB" w:rsidRPr="00365026">
        <w:rPr>
          <w:rFonts w:ascii="Times New Roman" w:hAnsi="Times New Roman"/>
          <w:sz w:val="24"/>
          <w:szCs w:val="24"/>
          <w:rPrChange w:id="539" w:author="Jane Kohlhoff" w:date="2024-06-11T09:53:00Z" w16du:dateUtc="2024-06-10T23:53:00Z">
            <w:rPr>
              <w:sz w:val="24"/>
              <w:szCs w:val="24"/>
            </w:rPr>
          </w:rPrChange>
        </w:rPr>
        <w:t>.</w:t>
      </w:r>
    </w:p>
    <w:p w14:paraId="45CB5535" w14:textId="08491BBA" w:rsidR="00585E9A" w:rsidRPr="00365026" w:rsidRDefault="00BB1339" w:rsidP="001B69F7">
      <w:pPr>
        <w:pStyle w:val="NormalWeb"/>
        <w:spacing w:before="0" w:beforeAutospacing="0" w:after="0" w:afterAutospacing="0" w:line="480" w:lineRule="auto"/>
        <w:ind w:firstLine="720"/>
        <w:contextualSpacing/>
        <w:rPr>
          <w:rFonts w:ascii="Times New Roman" w:hAnsi="Times New Roman"/>
          <w:sz w:val="24"/>
          <w:szCs w:val="24"/>
          <w:rPrChange w:id="540" w:author="Jane Kohlhoff" w:date="2024-06-11T09:53:00Z" w16du:dateUtc="2024-06-10T23:53:00Z">
            <w:rPr>
              <w:sz w:val="24"/>
              <w:szCs w:val="24"/>
            </w:rPr>
          </w:rPrChange>
        </w:rPr>
      </w:pPr>
      <w:r w:rsidRPr="00365026">
        <w:rPr>
          <w:rFonts w:ascii="Times New Roman" w:hAnsi="Times New Roman"/>
          <w:sz w:val="24"/>
          <w:szCs w:val="24"/>
          <w:rPrChange w:id="541" w:author="Jane Kohlhoff" w:date="2024-06-11T09:53:00Z" w16du:dateUtc="2024-06-10T23:53:00Z">
            <w:rPr>
              <w:sz w:val="24"/>
              <w:szCs w:val="24"/>
            </w:rPr>
          </w:rPrChange>
        </w:rPr>
        <w:t xml:space="preserve">Providing </w:t>
      </w:r>
      <w:del w:id="542" w:author="Jane Kohlhoff" w:date="2024-05-22T06:37:00Z" w16du:dateUtc="2024-05-21T20:37:00Z">
        <w:r w:rsidRPr="00365026" w:rsidDel="00F57492">
          <w:rPr>
            <w:rFonts w:ascii="Times New Roman" w:hAnsi="Times New Roman"/>
            <w:sz w:val="24"/>
            <w:szCs w:val="24"/>
            <w:rPrChange w:id="543" w:author="Jane Kohlhoff" w:date="2024-06-11T09:53:00Z" w16du:dateUtc="2024-06-10T23:53:00Z">
              <w:rPr>
                <w:sz w:val="24"/>
                <w:szCs w:val="24"/>
              </w:rPr>
            </w:rPrChange>
          </w:rPr>
          <w:delText>mental health</w:delText>
        </w:r>
      </w:del>
      <w:ins w:id="544" w:author="Jane Kohlhoff" w:date="2024-05-22T06:37:00Z" w16du:dateUtc="2024-05-21T20:37:00Z">
        <w:r w:rsidR="00F57492" w:rsidRPr="00365026">
          <w:rPr>
            <w:rFonts w:ascii="Times New Roman" w:hAnsi="Times New Roman"/>
            <w:sz w:val="24"/>
            <w:szCs w:val="24"/>
            <w:rPrChange w:id="545" w:author="Jane Kohlhoff" w:date="2024-06-11T09:53:00Z" w16du:dateUtc="2024-06-10T23:53:00Z">
              <w:rPr>
                <w:sz w:val="24"/>
                <w:szCs w:val="24"/>
              </w:rPr>
            </w:rPrChange>
          </w:rPr>
          <w:t>early</w:t>
        </w:r>
      </w:ins>
      <w:r w:rsidRPr="00365026">
        <w:rPr>
          <w:rFonts w:ascii="Times New Roman" w:hAnsi="Times New Roman"/>
          <w:sz w:val="24"/>
          <w:szCs w:val="24"/>
          <w:rPrChange w:id="546" w:author="Jane Kohlhoff" w:date="2024-06-11T09:53:00Z" w16du:dateUtc="2024-06-10T23:53:00Z">
            <w:rPr>
              <w:sz w:val="24"/>
              <w:szCs w:val="24"/>
            </w:rPr>
          </w:rPrChange>
        </w:rPr>
        <w:t xml:space="preserve"> intervention</w:t>
      </w:r>
      <w:del w:id="547" w:author="Jane Kohlhoff" w:date="2024-05-22T06:37:00Z" w16du:dateUtc="2024-05-21T20:37:00Z">
        <w:r w:rsidRPr="00365026" w:rsidDel="00F57492">
          <w:rPr>
            <w:rFonts w:ascii="Times New Roman" w:hAnsi="Times New Roman"/>
            <w:sz w:val="24"/>
            <w:szCs w:val="24"/>
            <w:rPrChange w:id="548" w:author="Jane Kohlhoff" w:date="2024-06-11T09:53:00Z" w16du:dateUtc="2024-06-10T23:53:00Z">
              <w:rPr>
                <w:sz w:val="24"/>
                <w:szCs w:val="24"/>
              </w:rPr>
            </w:rPrChange>
          </w:rPr>
          <w:delText>s</w:delText>
        </w:r>
      </w:del>
      <w:r w:rsidRPr="00365026">
        <w:rPr>
          <w:rFonts w:ascii="Times New Roman" w:hAnsi="Times New Roman"/>
          <w:sz w:val="24"/>
          <w:szCs w:val="24"/>
          <w:rPrChange w:id="549" w:author="Jane Kohlhoff" w:date="2024-06-11T09:53:00Z" w16du:dateUtc="2024-06-10T23:53:00Z">
            <w:rPr>
              <w:sz w:val="24"/>
              <w:szCs w:val="24"/>
            </w:rPr>
          </w:rPrChange>
        </w:rPr>
        <w:t xml:space="preserve"> </w:t>
      </w:r>
      <w:del w:id="550" w:author="Jane Kohlhoff" w:date="2024-05-22T06:37:00Z" w16du:dateUtc="2024-05-21T20:37:00Z">
        <w:r w:rsidRPr="00365026" w:rsidDel="00F57492">
          <w:rPr>
            <w:rFonts w:ascii="Times New Roman" w:hAnsi="Times New Roman"/>
            <w:sz w:val="24"/>
            <w:szCs w:val="24"/>
            <w:rPrChange w:id="551" w:author="Jane Kohlhoff" w:date="2024-06-11T09:53:00Z" w16du:dateUtc="2024-06-10T23:53:00Z">
              <w:rPr>
                <w:sz w:val="24"/>
                <w:szCs w:val="24"/>
              </w:rPr>
            </w:rPrChange>
          </w:rPr>
          <w:delText>in</w:delText>
        </w:r>
        <w:r w:rsidR="00D527F4" w:rsidRPr="00365026" w:rsidDel="00F57492">
          <w:rPr>
            <w:rFonts w:ascii="Times New Roman" w:hAnsi="Times New Roman"/>
            <w:sz w:val="24"/>
            <w:szCs w:val="24"/>
            <w:rPrChange w:id="552" w:author="Jane Kohlhoff" w:date="2024-06-11T09:53:00Z" w16du:dateUtc="2024-06-10T23:53:00Z">
              <w:rPr>
                <w:sz w:val="24"/>
                <w:szCs w:val="24"/>
              </w:rPr>
            </w:rPrChange>
          </w:rPr>
          <w:delText xml:space="preserve"> childhood </w:delText>
        </w:r>
      </w:del>
      <w:r w:rsidR="00D527F4" w:rsidRPr="00365026">
        <w:rPr>
          <w:rFonts w:ascii="Times New Roman" w:hAnsi="Times New Roman"/>
          <w:sz w:val="24"/>
          <w:szCs w:val="24"/>
          <w:rPrChange w:id="553" w:author="Jane Kohlhoff" w:date="2024-06-11T09:53:00Z" w16du:dateUtc="2024-06-10T23:53:00Z">
            <w:rPr>
              <w:sz w:val="24"/>
              <w:szCs w:val="24"/>
            </w:rPr>
          </w:rPrChange>
        </w:rPr>
        <w:t>is known to be more effective and cost-efficient than waiting until adulthood when problems are entrenched</w:t>
      </w:r>
      <w:ins w:id="554" w:author="Jane Kohlhoff" w:date="2024-06-11T23:24:00Z" w16du:dateUtc="2024-06-11T13:24:00Z">
        <w:r w:rsidR="00405ED9">
          <w:rPr>
            <w:rFonts w:ascii="Times New Roman" w:hAnsi="Times New Roman"/>
            <w:sz w:val="24"/>
            <w:szCs w:val="24"/>
          </w:rPr>
          <w:t xml:space="preserve"> </w:t>
        </w:r>
      </w:ins>
      <w:r w:rsidR="00D945C0">
        <w:rPr>
          <w:rFonts w:ascii="Times New Roman" w:hAnsi="Times New Roman"/>
          <w:sz w:val="24"/>
          <w:szCs w:val="24"/>
        </w:rPr>
        <w:fldChar w:fldCharType="begin"/>
      </w:r>
      <w:r w:rsidR="00622933">
        <w:rPr>
          <w:rFonts w:ascii="Times New Roman" w:hAnsi="Times New Roman"/>
          <w:sz w:val="24"/>
          <w:szCs w:val="24"/>
        </w:rPr>
        <w:instrText xml:space="preserve"> ADDIN EN.CITE &lt;EndNote&gt;&lt;Cite&gt;&lt;Author&gt;Dodge&lt;/Author&gt;&lt;Year&gt;2015&lt;/Year&gt;&lt;RecNum&gt;2098&lt;/RecNum&gt;&lt;DisplayText&gt;(32, 33)&lt;/DisplayText&gt;&lt;record&gt;&lt;rec-number&gt;2098&lt;/rec-number&gt;&lt;foreign-keys&gt;&lt;key app="EN" db-id="ards0dvaofa9d9es2f6vrf9iarwfp0z2w20v" timestamp="1696903400" guid="67230ee9-5bf2-4a8f-b2d2-79ed681bf140"&gt;2098&lt;/key&gt;&lt;/foreign-keys&gt;&lt;ref-type name="Journal Article"&gt;17&lt;/ref-type&gt;&lt;contributors&gt;&lt;authors&gt;&lt;author&gt;Dodge, K.A.&lt;/author&gt;&lt;author&gt;Bierman, K.L.&lt;/author&gt;&lt;author&gt;Coie, J.D.&lt;/author&gt;&lt;author&gt;Greenberg, M.T.&lt;/author&gt;&lt;author&gt;Lochman, J.E.&lt;/author&gt;&lt;author&gt;McMahon, R.J.&lt;/author&gt;&lt;author&gt;Pinderhughes, E.E.&lt;/author&gt;&lt;author&gt;the Conduct Problems Prevention Research Group,&lt;/author&gt;&lt;/authors&gt;&lt;/contributors&gt;&lt;titles&gt;&lt;title&gt;Impact of early intervention on psychopathology, crime, and well-being at age 25&lt;/title&gt;&lt;secondary-title&gt;Am J Psychiatry&lt;/secondary-title&gt;&lt;/titles&gt;&lt;periodical&gt;&lt;full-title&gt;Am J Psychiatry&lt;/full-title&gt;&lt;/periodical&gt;&lt;pages&gt;59-70&lt;/pages&gt;&lt;volume&gt;172&lt;/volume&gt;&lt;dates&gt;&lt;year&gt;2015&lt;/year&gt;&lt;/dates&gt;&lt;urls&gt;&lt;/urls&gt;&lt;/record&gt;&lt;/Cite&gt;&lt;Cite&gt;&lt;Author&gt;Teager&lt;/Author&gt;&lt;Year&gt;2019&lt;/Year&gt;&lt;RecNum&gt;1666&lt;/RecNum&gt;&lt;record&gt;&lt;rec-number&gt;1666&lt;/rec-number&gt;&lt;foreign-keys&gt;&lt;key app="EN" db-id="ards0dvaofa9d9es2f6vrf9iarwfp0z2w20v" timestamp="1696903335" guid="ab71821a-4b85-49e7-8b3e-8dbda3acf57f"&gt;1666&lt;/key&gt;&lt;/foreign-keys&gt;&lt;ref-type name="Report"&gt;27&lt;/ref-type&gt;&lt;contributors&gt;&lt;authors&gt;&lt;author&gt;Teager, W.&lt;/author&gt;&lt;author&gt;Fox, F.&lt;/author&gt;&lt;author&gt;Stafford, N.&lt;/author&gt;&lt;/authors&gt;&lt;/contributors&gt;&lt;titles&gt;&lt;title&gt;How Australia can invest early and return more: A new look at the $15b cost and opportunity. Early Intervention Foundation, The Front Project and CoLab at the Telethon Kids Institute, Australia.&lt;/title&gt;&lt;/titles&gt;&lt;dates&gt;&lt;year&gt;2019&lt;/year&gt;&lt;/dates&gt;&lt;pub-location&gt;https://colab.telethonkids.org.au/siteassets/media-docs---colab/coli/how-australia-can-invest-in-children-and-return-more----final-bn-not-embargoed.pdf&lt;/pub-location&gt;&lt;urls&gt;&lt;/urls&gt;&lt;/record&gt;&lt;/Cite&gt;&lt;/EndNote&gt;</w:instrText>
      </w:r>
      <w:r w:rsidR="00D945C0">
        <w:rPr>
          <w:rFonts w:ascii="Times New Roman" w:hAnsi="Times New Roman"/>
          <w:sz w:val="24"/>
          <w:szCs w:val="24"/>
        </w:rPr>
        <w:fldChar w:fldCharType="separate"/>
      </w:r>
      <w:r w:rsidR="00622933">
        <w:rPr>
          <w:rFonts w:ascii="Times New Roman" w:hAnsi="Times New Roman"/>
          <w:noProof/>
          <w:sz w:val="24"/>
          <w:szCs w:val="24"/>
        </w:rPr>
        <w:t>(32, 33)</w:t>
      </w:r>
      <w:r w:rsidR="00D945C0">
        <w:rPr>
          <w:rFonts w:ascii="Times New Roman" w:hAnsi="Times New Roman"/>
          <w:sz w:val="24"/>
          <w:szCs w:val="24"/>
        </w:rPr>
        <w:fldChar w:fldCharType="end"/>
      </w:r>
      <w:del w:id="555" w:author="Jane Kohlhoff" w:date="2024-06-11T23:25:00Z" w16du:dateUtc="2024-06-11T13:25:00Z">
        <w:r w:rsidR="00D527F4" w:rsidRPr="00365026" w:rsidDel="00622933">
          <w:rPr>
            <w:rFonts w:ascii="Times New Roman" w:hAnsi="Times New Roman"/>
            <w:sz w:val="24"/>
            <w:szCs w:val="24"/>
            <w:rPrChange w:id="556" w:author="Jane Kohlhoff" w:date="2024-06-11T09:53:00Z" w16du:dateUtc="2024-06-10T23:53:00Z">
              <w:rPr>
                <w:sz w:val="24"/>
                <w:szCs w:val="24"/>
              </w:rPr>
            </w:rPrChange>
          </w:rPr>
          <w:delText xml:space="preserve"> (Dodge et al., 2015; Teager et al., 2019)</w:delText>
        </w:r>
      </w:del>
      <w:r w:rsidR="00D527F4" w:rsidRPr="00365026">
        <w:rPr>
          <w:rFonts w:ascii="Times New Roman" w:hAnsi="Times New Roman"/>
          <w:sz w:val="24"/>
          <w:szCs w:val="24"/>
          <w:rPrChange w:id="557" w:author="Jane Kohlhoff" w:date="2024-06-11T09:53:00Z" w16du:dateUtc="2024-06-10T23:53:00Z">
            <w:rPr>
              <w:sz w:val="24"/>
              <w:szCs w:val="24"/>
            </w:rPr>
          </w:rPrChange>
        </w:rPr>
        <w:t xml:space="preserve">. Specifically, it has been suggested that the first two years of life offer the best opportunities for prevention and effective early intervention </w:t>
      </w:r>
      <w:r w:rsidR="00E561AC" w:rsidRPr="00365026">
        <w:rPr>
          <w:rFonts w:ascii="Times New Roman" w:hAnsi="Times New Roman"/>
          <w:sz w:val="24"/>
          <w:szCs w:val="24"/>
          <w:rPrChange w:id="558" w:author="Jane Kohlhoff" w:date="2024-06-11T09:53:00Z" w16du:dateUtc="2024-06-10T23:53:00Z">
            <w:rPr>
              <w:sz w:val="24"/>
              <w:szCs w:val="24"/>
            </w:rPr>
          </w:rPrChange>
        </w:rPr>
        <w:t>because</w:t>
      </w:r>
      <w:r w:rsidR="00D527F4" w:rsidRPr="00365026">
        <w:rPr>
          <w:rFonts w:ascii="Times New Roman" w:hAnsi="Times New Roman"/>
          <w:sz w:val="24"/>
          <w:szCs w:val="24"/>
          <w:rPrChange w:id="559" w:author="Jane Kohlhoff" w:date="2024-06-11T09:53:00Z" w16du:dateUtc="2024-06-10T23:53:00Z">
            <w:rPr>
              <w:sz w:val="24"/>
              <w:szCs w:val="24"/>
            </w:rPr>
          </w:rPrChange>
        </w:rPr>
        <w:t xml:space="preserve"> they are characterized by high levels of neuroplasticity and sensitivity to environmental influences </w:t>
      </w:r>
      <w:r w:rsidR="00622933">
        <w:rPr>
          <w:rFonts w:ascii="Times New Roman" w:hAnsi="Times New Roman"/>
          <w:sz w:val="24"/>
          <w:szCs w:val="24"/>
        </w:rPr>
        <w:fldChar w:fldCharType="begin"/>
      </w:r>
      <w:r w:rsidR="00622933">
        <w:rPr>
          <w:rFonts w:ascii="Times New Roman" w:hAnsi="Times New Roman"/>
          <w:sz w:val="24"/>
          <w:szCs w:val="24"/>
        </w:rPr>
        <w:instrText xml:space="preserve"> ADDIN EN.CITE &lt;EndNote&gt;&lt;Cite&gt;&lt;Author&gt;Moore&lt;/Author&gt;&lt;Year&gt;2017&lt;/Year&gt;&lt;RecNum&gt;2017&lt;/RecNum&gt;&lt;DisplayText&gt;(34)&lt;/DisplayText&gt;&lt;record&gt;&lt;rec-number&gt;2017&lt;/rec-number&gt;&lt;foreign-keys&gt;&lt;key app="EN" db-id="ards0dvaofa9d9es2f6vrf9iarwfp0z2w20v" timestamp="1696903368" guid="c351c529-5ef2-460f-ada5-d4e80d102084"&gt;2017&lt;/key&gt;&lt;/foreign-keys&gt;&lt;ref-type name="Book"&gt;6&lt;/ref-type&gt;&lt;contributors&gt;&lt;authors&gt;&lt;author&gt;Moore, T.G.&lt;/author&gt;&lt;author&gt;Arefadib, N.&lt;/author&gt;&lt;author&gt;Deery, A.&lt;/author&gt;&lt;author&gt;West, S.&lt;/author&gt;&lt;/authors&gt;&lt;/contributors&gt;&lt;titles&gt;&lt;title&gt;The first thousand days: an evidence paper&lt;/title&gt;&lt;/titles&gt;&lt;dates&gt;&lt;year&gt;2017&lt;/year&gt;&lt;/dates&gt;&lt;pub-location&gt;Parkville, Victoria&lt;/pub-location&gt;&lt;publisher&gt;Centre for Community Child Health, Murdoch Children’s Research Institute&lt;/publisher&gt;&lt;urls&gt;&lt;/urls&gt;&lt;/record&gt;&lt;/Cite&gt;&lt;/EndNote&gt;</w:instrText>
      </w:r>
      <w:r w:rsidR="00622933">
        <w:rPr>
          <w:rFonts w:ascii="Times New Roman" w:hAnsi="Times New Roman"/>
          <w:sz w:val="24"/>
          <w:szCs w:val="24"/>
        </w:rPr>
        <w:fldChar w:fldCharType="separate"/>
      </w:r>
      <w:r w:rsidR="00622933">
        <w:rPr>
          <w:rFonts w:ascii="Times New Roman" w:hAnsi="Times New Roman"/>
          <w:noProof/>
          <w:sz w:val="24"/>
          <w:szCs w:val="24"/>
        </w:rPr>
        <w:t>(34)</w:t>
      </w:r>
      <w:r w:rsidR="00622933">
        <w:rPr>
          <w:rFonts w:ascii="Times New Roman" w:hAnsi="Times New Roman"/>
          <w:sz w:val="24"/>
          <w:szCs w:val="24"/>
        </w:rPr>
        <w:fldChar w:fldCharType="end"/>
      </w:r>
      <w:r w:rsidR="00D527F4" w:rsidRPr="00365026">
        <w:rPr>
          <w:rFonts w:ascii="Times New Roman" w:hAnsi="Times New Roman"/>
          <w:sz w:val="24"/>
          <w:szCs w:val="24"/>
          <w:rPrChange w:id="560" w:author="Jane Kohlhoff" w:date="2024-06-11T09:53:00Z" w16du:dateUtc="2024-06-10T23:53:00Z">
            <w:rPr>
              <w:sz w:val="24"/>
              <w:szCs w:val="24"/>
            </w:rPr>
          </w:rPrChange>
        </w:rPr>
        <w:t xml:space="preserve">. </w:t>
      </w:r>
      <w:del w:id="561" w:author="Jane Kohlhoff" w:date="2024-06-10T19:11:00Z" w16du:dateUtc="2024-06-10T09:11:00Z">
        <w:r w:rsidR="001B69F7" w:rsidRPr="00365026" w:rsidDel="00FA7DCA">
          <w:rPr>
            <w:rFonts w:ascii="Times New Roman" w:hAnsi="Times New Roman"/>
            <w:color w:val="000000"/>
            <w:sz w:val="24"/>
            <w:szCs w:val="24"/>
            <w:lang w:val="en-US"/>
            <w:rPrChange w:id="562" w:author="Jane Kohlhoff" w:date="2024-06-11T09:53:00Z" w16du:dateUtc="2024-06-10T23:53:00Z">
              <w:rPr>
                <w:rFonts w:cs="Times"/>
                <w:color w:val="000000"/>
                <w:sz w:val="24"/>
                <w:szCs w:val="24"/>
                <w:lang w:val="en-US"/>
              </w:rPr>
            </w:rPrChange>
          </w:rPr>
          <w:delText xml:space="preserve">In recent years, </w:delText>
        </w:r>
      </w:del>
      <w:ins w:id="563" w:author="Jane Kohlhoff" w:date="2024-06-10T19:13:00Z" w16du:dateUtc="2024-06-10T09:13:00Z">
        <w:r w:rsidR="00006E57" w:rsidRPr="00365026">
          <w:rPr>
            <w:rFonts w:ascii="Times New Roman" w:hAnsi="Times New Roman"/>
            <w:color w:val="000000"/>
            <w:sz w:val="24"/>
            <w:szCs w:val="24"/>
            <w:lang w:val="en-US"/>
            <w:rPrChange w:id="564" w:author="Jane Kohlhoff" w:date="2024-06-11T09:53:00Z" w16du:dateUtc="2024-06-10T23:53:00Z">
              <w:rPr>
                <w:rFonts w:cs="Times"/>
                <w:color w:val="000000"/>
                <w:sz w:val="24"/>
                <w:szCs w:val="24"/>
                <w:lang w:val="en-US"/>
              </w:rPr>
            </w:rPrChange>
          </w:rPr>
          <w:t>Over the past two decades</w:t>
        </w:r>
        <w:r w:rsidR="00076D5D" w:rsidRPr="00365026">
          <w:rPr>
            <w:rFonts w:ascii="Times New Roman" w:hAnsi="Times New Roman"/>
            <w:color w:val="000000"/>
            <w:sz w:val="24"/>
            <w:szCs w:val="24"/>
            <w:lang w:val="en-US"/>
            <w:rPrChange w:id="565" w:author="Jane Kohlhoff" w:date="2024-06-11T09:53:00Z" w16du:dateUtc="2024-06-10T23:53:00Z">
              <w:rPr>
                <w:rFonts w:cs="Times"/>
                <w:color w:val="000000"/>
                <w:sz w:val="24"/>
                <w:szCs w:val="24"/>
                <w:lang w:val="en-US"/>
              </w:rPr>
            </w:rPrChange>
          </w:rPr>
          <w:t xml:space="preserve">, </w:t>
        </w:r>
      </w:ins>
      <w:r w:rsidR="001B69F7" w:rsidRPr="00365026">
        <w:rPr>
          <w:rFonts w:ascii="Times New Roman" w:hAnsi="Times New Roman"/>
          <w:color w:val="000000"/>
          <w:sz w:val="24"/>
          <w:szCs w:val="24"/>
          <w:lang w:val="en-US"/>
          <w:rPrChange w:id="566" w:author="Jane Kohlhoff" w:date="2024-06-11T09:53:00Z" w16du:dateUtc="2024-06-10T23:53:00Z">
            <w:rPr>
              <w:rFonts w:cs="Times"/>
              <w:color w:val="000000"/>
              <w:sz w:val="24"/>
              <w:szCs w:val="24"/>
              <w:lang w:val="en-US"/>
            </w:rPr>
          </w:rPrChange>
        </w:rPr>
        <w:t>a</w:t>
      </w:r>
      <w:r w:rsidR="00585E9A" w:rsidRPr="00365026">
        <w:rPr>
          <w:rFonts w:ascii="Times New Roman" w:hAnsi="Times New Roman"/>
          <w:color w:val="000000"/>
          <w:sz w:val="24"/>
          <w:szCs w:val="24"/>
          <w:lang w:val="en-US"/>
          <w:rPrChange w:id="567" w:author="Jane Kohlhoff" w:date="2024-06-11T09:53:00Z" w16du:dateUtc="2024-06-10T23:53:00Z">
            <w:rPr>
              <w:rFonts w:cs="Times"/>
              <w:color w:val="000000"/>
              <w:sz w:val="24"/>
              <w:szCs w:val="24"/>
              <w:lang w:val="en-US"/>
            </w:rPr>
          </w:rPrChange>
        </w:rPr>
        <w:t xml:space="preserve"> number of attachment-based parenting intervention approaches targeting high-risk children and caregivers have been developed</w:t>
      </w:r>
      <w:r w:rsidR="0067733D" w:rsidRPr="00365026">
        <w:rPr>
          <w:rFonts w:ascii="Times New Roman" w:hAnsi="Times New Roman"/>
          <w:color w:val="000000"/>
          <w:sz w:val="24"/>
          <w:szCs w:val="24"/>
          <w:lang w:val="en-US"/>
          <w:rPrChange w:id="568" w:author="Jane Kohlhoff" w:date="2024-06-11T09:53:00Z" w16du:dateUtc="2024-06-10T23:53:00Z">
            <w:rPr>
              <w:rFonts w:cs="Times"/>
              <w:color w:val="000000"/>
              <w:sz w:val="24"/>
              <w:szCs w:val="24"/>
              <w:lang w:val="en-US"/>
            </w:rPr>
          </w:rPrChange>
        </w:rPr>
        <w:t xml:space="preserve"> </w:t>
      </w:r>
      <w:del w:id="569" w:author="Jane Kohlhoff" w:date="2024-06-10T19:13:00Z" w16du:dateUtc="2024-06-10T09:13:00Z">
        <w:r w:rsidR="00896036" w:rsidRPr="00365026" w:rsidDel="00076D5D">
          <w:rPr>
            <w:rFonts w:ascii="Times New Roman" w:hAnsi="Times New Roman"/>
            <w:color w:val="000000"/>
            <w:sz w:val="24"/>
            <w:szCs w:val="24"/>
            <w:lang w:val="en-US"/>
            <w:rPrChange w:id="570" w:author="Jane Kohlhoff" w:date="2024-06-11T09:53:00Z" w16du:dateUtc="2024-06-10T23:53:00Z">
              <w:rPr>
                <w:rFonts w:cs="Times"/>
                <w:color w:val="000000"/>
                <w:sz w:val="24"/>
                <w:szCs w:val="24"/>
                <w:lang w:val="en-US"/>
              </w:rPr>
            </w:rPrChange>
          </w:rPr>
          <w:delText xml:space="preserve">and shown to be effective </w:delText>
        </w:r>
      </w:del>
      <w:r w:rsidR="000B1BF0" w:rsidRPr="00365026">
        <w:rPr>
          <w:rFonts w:ascii="Times New Roman" w:hAnsi="Times New Roman"/>
          <w:color w:val="000000"/>
          <w:sz w:val="24"/>
          <w:szCs w:val="24"/>
          <w:lang w:val="en-US"/>
          <w:rPrChange w:id="571" w:author="Jane Kohlhoff" w:date="2024-06-11T09:53:00Z" w16du:dateUtc="2024-06-10T23:53:00Z">
            <w:rPr>
              <w:rFonts w:cs="Times"/>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&lt;EndNote&gt;&lt;Cite&gt;&lt;Author&gt;Steele&lt;/Author&gt;&lt;Year&gt;2018&lt;/Year&gt;&lt;RecNum&gt;1419&lt;/RecNum&gt;&lt;DisplayText&gt;(35)&lt;/DisplayText&gt;&lt;record&gt;&lt;rec-number&gt;1419&lt;/rec-number&gt;&lt;foreign-keys&gt;&lt;key app="EN" db-id="ards0dvaofa9d9es2f6vrf9iarwfp0z2w20v" timestamp="1696903317" guid="c85a6fff-32be-401f-91a9-a89bd82ca3f9"&gt;1419&lt;/key&gt;&lt;/foreign-keys&gt;&lt;ref-type name="Edited Book"&gt;28&lt;/ref-type&gt;&lt;contributors&gt;&lt;authors&gt;&lt;author&gt;Steele, H.&lt;/author&gt;&lt;author&gt;Steele, M.&lt;/author&gt;&lt;/authors&gt;&lt;/contributors&gt;&lt;titles&gt;&lt;title&gt;Handbook of attachment-based interventions&lt;/title&gt;&lt;/titles&gt;&lt;dates&gt;&lt;year&gt;2018&lt;/year&gt;&lt;/dates&gt;&lt;pub-location&gt;New York&lt;/pub-location&gt;&lt;publisher&gt;Guilford Press&lt;/publisher&gt;&lt;urls&gt;&lt;/urls&gt;&lt;/record&gt;&lt;/Cite&gt;&lt;/EndNote&gt;</w:instrText>
      </w:r>
      <w:r w:rsidR="000B1BF0" w:rsidRPr="00365026">
        <w:rPr>
          <w:rFonts w:ascii="Times New Roman" w:hAnsi="Times New Roman"/>
          <w:color w:val="000000"/>
          <w:sz w:val="24"/>
          <w:szCs w:val="24"/>
          <w:lang w:val="en-US"/>
          <w:rPrChange w:id="572" w:author="Jane Kohlhoff" w:date="2024-06-11T09:53:00Z" w16du:dateUtc="2024-06-10T23:53:00Z">
            <w:rPr>
              <w:rFonts w:cs="Times"/>
              <w:color w:val="000000"/>
              <w:sz w:val="24"/>
              <w:szCs w:val="24"/>
              <w:lang w:val="en-US"/>
            </w:rPr>
          </w:rPrChange>
        </w:rPr>
        <w:fldChar w:fldCharType="separate"/>
      </w:r>
      <w:r w:rsidR="00622933">
        <w:rPr>
          <w:rFonts w:ascii="Times New Roman" w:hAnsi="Times New Roman"/>
          <w:noProof/>
          <w:color w:val="000000"/>
          <w:sz w:val="24"/>
          <w:szCs w:val="24"/>
          <w:lang w:val="en-US"/>
        </w:rPr>
        <w:t>(35)</w:t>
      </w:r>
      <w:r w:rsidR="000B1BF0" w:rsidRPr="00365026">
        <w:rPr>
          <w:rFonts w:ascii="Times New Roman" w:hAnsi="Times New Roman"/>
          <w:color w:val="000000"/>
          <w:sz w:val="24"/>
          <w:szCs w:val="24"/>
          <w:lang w:val="en-US"/>
          <w:rPrChange w:id="573" w:author="Jane Kohlhoff" w:date="2024-06-11T09:53:00Z" w16du:dateUtc="2024-06-10T23:53:00Z">
            <w:rPr>
              <w:rFonts w:cs="Times"/>
              <w:color w:val="000000"/>
              <w:sz w:val="24"/>
              <w:szCs w:val="24"/>
              <w:lang w:val="en-US"/>
            </w:rPr>
          </w:rPrChange>
        </w:rPr>
        <w:fldChar w:fldCharType="end"/>
      </w:r>
      <w:r w:rsidR="00896036" w:rsidRPr="00365026">
        <w:rPr>
          <w:rFonts w:ascii="Times New Roman" w:hAnsi="Times New Roman"/>
          <w:color w:val="000000"/>
          <w:sz w:val="24"/>
          <w:szCs w:val="24"/>
          <w:lang w:val="en-US"/>
          <w:rPrChange w:id="574" w:author="Jane Kohlhoff" w:date="2024-06-11T09:53:00Z" w16du:dateUtc="2024-06-10T23:53:00Z">
            <w:rPr>
              <w:rFonts w:cs="Times"/>
              <w:color w:val="000000"/>
              <w:sz w:val="24"/>
              <w:szCs w:val="24"/>
              <w:lang w:val="en-US"/>
            </w:rPr>
          </w:rPrChange>
        </w:rPr>
        <w:t xml:space="preserve">. Examples include </w:t>
      </w:r>
      <w:r w:rsidR="000B1BF0" w:rsidRPr="00365026">
        <w:rPr>
          <w:rFonts w:ascii="Times New Roman" w:hAnsi="Times New Roman"/>
          <w:color w:val="000000"/>
          <w:sz w:val="24"/>
          <w:szCs w:val="24"/>
          <w:lang w:val="en-US"/>
          <w:rPrChange w:id="575" w:author="Jane Kohlhoff" w:date="2024-06-11T09:53:00Z" w16du:dateUtc="2024-06-10T23:53:00Z">
            <w:rPr>
              <w:rFonts w:cs="Times"/>
              <w:color w:val="000000"/>
              <w:sz w:val="24"/>
              <w:szCs w:val="24"/>
              <w:lang w:val="en-US"/>
            </w:rPr>
          </w:rPrChange>
        </w:rPr>
        <w:t>Video-feedback Intervention to promote Positive Parenting and Sensitive Discipline</w:t>
      </w:r>
      <w:r w:rsidR="00FA4E37" w:rsidRPr="00365026">
        <w:rPr>
          <w:rFonts w:ascii="Times New Roman" w:hAnsi="Times New Roman"/>
          <w:color w:val="000000"/>
          <w:sz w:val="24"/>
          <w:szCs w:val="24"/>
          <w:lang w:val="en-US"/>
          <w:rPrChange w:id="576" w:author="Jane Kohlhoff" w:date="2024-06-11T09:53:00Z" w16du:dateUtc="2024-06-10T23:53:00Z">
            <w:rPr>
              <w:rFonts w:cs="Times"/>
              <w:color w:val="000000"/>
              <w:sz w:val="24"/>
              <w:szCs w:val="24"/>
              <w:lang w:val="en-US"/>
            </w:rPr>
          </w:rPrChange>
        </w:rPr>
        <w:t xml:space="preserve"> </w:t>
      </w:r>
      <w:r w:rsidR="00FA4E37" w:rsidRPr="00365026">
        <w:rPr>
          <w:rFonts w:ascii="Times New Roman" w:hAnsi="Times New Roman"/>
          <w:color w:val="000000"/>
          <w:sz w:val="24"/>
          <w:szCs w:val="24"/>
          <w:lang w:val="en-US"/>
          <w:rPrChange w:id="577" w:author="Jane Kohlhoff" w:date="2024-06-11T09:53:00Z" w16du:dateUtc="2024-06-10T23:53:00Z">
            <w:rPr>
              <w:rFonts w:cs="Times"/>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&lt;EndNote&gt;&lt;Cite&gt;&lt;Author&gt;Juffer&lt;/Author&gt;&lt;Year&gt;2008&lt;/Year&gt;&lt;RecNum&gt;3034&lt;/RecNum&gt;&lt;Prefix&gt;VIPP-SD`; &lt;/Prefix&gt;&lt;DisplayText&gt;(VIPP-SD; 36, 37)&lt;/DisplayText&gt;&lt;record&gt;&lt;rec-number&gt;3034&lt;/rec-number&gt;&lt;foreign-keys&gt;&lt;key app="EN" db-id="ards0dvaofa9d9es2f6vrf9iarwfp0z2w20v" timestamp="1696903459" guid="20059073-c392-4659-8175-e48c1a132ce9"&gt;3034&lt;/key&gt;&lt;/foreign-keys&gt;&lt;ref-type name="Book"&gt;6&lt;/ref-type&gt;&lt;contributors&gt;&lt;authors&gt;&lt;author&gt;Juffer, F.&lt;/author&gt;&lt;author&gt;Bakermans-Kranenburg, M.J.&lt;/author&gt;&lt;author&gt;Van IJzendoorn, M.H.&lt;/author&gt;&lt;/authors&gt;&lt;/contributors&gt;&lt;titles&gt;&lt;title&gt;Promoting positive parenting: An attachment-based intervention&lt;/title&gt;&lt;/titles&gt;&lt;dates&gt;&lt;year&gt;2008&lt;/year&gt;&lt;/dates&gt;&lt;pub-location&gt;New York&lt;/pub-location&gt;&lt;publisher&gt;Lawrence Erlbaum / Taylor &amp;amp; Francis&lt;/publisher&gt;&lt;urls&gt;&lt;/urls&gt;&lt;/record&gt;&lt;/Cite&gt;&lt;Cite&gt;&lt;Author&gt;Van Ijzendoorn&lt;/Author&gt;&lt;Year&gt;2023&lt;/Year&gt;&lt;RecNum&gt;3639&lt;/RecNum&gt;&lt;record&gt;&lt;rec-number&gt;3639&lt;/rec-number&gt;&lt;foreign-keys&gt;&lt;key app="EN" db-id="ards0dvaofa9d9es2f6vrf9iarwfp0z2w20v" timestamp="1710752058" guid="c8e0015f-f3aa-4c46-81ce-792fd3775728"&gt;3639&lt;/key&gt;&lt;/foreign-keys&gt;&lt;ref-type name="Journal Article"&gt;17&lt;/ref-type&gt;&lt;contributors&gt;&lt;authors&gt;&lt;author&gt;Van Ijzendoorn, Marinus H&lt;/author&gt;&lt;author&gt;Schuengel, Carlo&lt;/author&gt;&lt;author&gt;Wang, Qiang&lt;/author&gt;&lt;author&gt;Bakermans-Kranenburg, Marian J&lt;/author&gt;&lt;/authors&gt;&lt;/contributors&gt;&lt;titles&gt;&lt;title&gt;Improving parenting, child attachment, and externalizing behaviors: Meta-analysis of the first 25 randomized controlled trials on the effects of video-feedback intervention to promote positive parenting and sensitive discipline&lt;/title&gt;&lt;secondary-title&gt;Development and Psychopathology&lt;/secondary-title&gt;&lt;/titles&gt;&lt;periodical&gt;&lt;full-title&gt;Development and Psychopathology&lt;/full-title&gt;&lt;/periodical&gt;&lt;pages&gt;241-256&lt;/pages&gt;&lt;volume&gt;35&lt;/volume&gt;&lt;number&gt;1&lt;/number&gt;&lt;dates&gt;&lt;year&gt;2023&lt;/year&gt;&lt;/dates&gt;&lt;isbn&gt;0954-5794&lt;/isbn&gt;&lt;urls&gt;&lt;/urls&gt;&lt;/record&gt;&lt;/Cite&gt;&lt;/EndNote&gt;</w:instrText>
      </w:r>
      <w:r w:rsidR="00FA4E37" w:rsidRPr="00365026">
        <w:rPr>
          <w:rFonts w:ascii="Times New Roman" w:hAnsi="Times New Roman"/>
          <w:color w:val="000000"/>
          <w:sz w:val="24"/>
          <w:szCs w:val="24"/>
          <w:lang w:val="en-US"/>
          <w:rPrChange w:id="578" w:author="Jane Kohlhoff" w:date="2024-06-11T09:53:00Z" w16du:dateUtc="2024-06-10T23:53:00Z">
            <w:rPr>
              <w:rFonts w:cs="Times"/>
              <w:color w:val="000000"/>
              <w:sz w:val="24"/>
              <w:szCs w:val="24"/>
              <w:lang w:val="en-US"/>
            </w:rPr>
          </w:rPrChange>
        </w:rPr>
        <w:fldChar w:fldCharType="separate"/>
      </w:r>
      <w:r w:rsidR="00622933">
        <w:rPr>
          <w:rFonts w:ascii="Times New Roman" w:hAnsi="Times New Roman"/>
          <w:noProof/>
          <w:color w:val="000000"/>
          <w:sz w:val="24"/>
          <w:szCs w:val="24"/>
          <w:lang w:val="en-US"/>
        </w:rPr>
        <w:t>(VIPP-SD; 36, 37)</w:t>
      </w:r>
      <w:r w:rsidR="00FA4E37" w:rsidRPr="00365026">
        <w:rPr>
          <w:rFonts w:ascii="Times New Roman" w:hAnsi="Times New Roman"/>
          <w:color w:val="000000"/>
          <w:sz w:val="24"/>
          <w:szCs w:val="24"/>
          <w:lang w:val="en-US"/>
          <w:rPrChange w:id="579" w:author="Jane Kohlhoff" w:date="2024-06-11T09:53:00Z" w16du:dateUtc="2024-06-10T23:53:00Z">
            <w:rPr>
              <w:rFonts w:cs="Times"/>
              <w:color w:val="000000"/>
              <w:sz w:val="24"/>
              <w:szCs w:val="24"/>
              <w:lang w:val="en-US"/>
            </w:rPr>
          </w:rPrChange>
        </w:rPr>
        <w:fldChar w:fldCharType="end"/>
      </w:r>
      <w:r w:rsidR="000B1BF0" w:rsidRPr="00365026">
        <w:rPr>
          <w:rFonts w:ascii="Times New Roman" w:hAnsi="Times New Roman"/>
          <w:color w:val="000000"/>
          <w:sz w:val="24"/>
          <w:szCs w:val="24"/>
          <w:lang w:val="en-US"/>
          <w:rPrChange w:id="580" w:author="Jane Kohlhoff" w:date="2024-06-11T09:53:00Z" w16du:dateUtc="2024-06-10T23:53:00Z">
            <w:rPr>
              <w:rFonts w:cs="Times"/>
              <w:color w:val="000000"/>
              <w:sz w:val="24"/>
              <w:szCs w:val="24"/>
              <w:lang w:val="en-US"/>
            </w:rPr>
          </w:rPrChange>
        </w:rPr>
        <w:t>, the Circle of Security Intensive (</w:t>
      </w:r>
      <w:r w:rsidR="00705FD7" w:rsidRPr="00365026">
        <w:rPr>
          <w:rFonts w:ascii="Times New Roman" w:hAnsi="Times New Roman"/>
          <w:color w:val="000000"/>
          <w:sz w:val="24"/>
          <w:szCs w:val="24"/>
          <w:lang w:val="en-US"/>
          <w:rPrChange w:id="581" w:author="Jane Kohlhoff" w:date="2024-06-11T09:53:00Z" w16du:dateUtc="2024-06-10T23:53:00Z">
            <w:rPr>
              <w:rFonts w:cs="Times"/>
              <w:color w:val="000000"/>
              <w:sz w:val="24"/>
              <w:szCs w:val="24"/>
              <w:lang w:val="en-US"/>
            </w:rPr>
          </w:rPrChange>
        </w:rPr>
        <w:t>COS-I</w:t>
      </w:r>
      <w:r w:rsidR="000B1BF0" w:rsidRPr="00365026">
        <w:rPr>
          <w:rFonts w:ascii="Times New Roman" w:hAnsi="Times New Roman"/>
          <w:color w:val="000000"/>
          <w:sz w:val="24"/>
          <w:szCs w:val="24"/>
          <w:lang w:val="en-US"/>
          <w:rPrChange w:id="582" w:author="Jane Kohlhoff" w:date="2024-06-11T09:53:00Z" w16du:dateUtc="2024-06-10T23:53:00Z">
            <w:rPr>
              <w:rFonts w:cs="Times"/>
              <w:color w:val="000000"/>
              <w:sz w:val="24"/>
              <w:szCs w:val="24"/>
              <w:lang w:val="en-US"/>
            </w:rPr>
          </w:rPrChange>
        </w:rPr>
        <w:t xml:space="preserve">) and Circle of Security – Parenting (COS-P) interventions </w:t>
      </w:r>
      <w:r w:rsidR="00896036" w:rsidRPr="00365026">
        <w:rPr>
          <w:rFonts w:ascii="Times New Roman" w:hAnsi="Times New Roman"/>
          <w:color w:val="000000"/>
          <w:sz w:val="24"/>
          <w:szCs w:val="24"/>
          <w:lang w:val="en-US"/>
          <w:rPrChange w:id="583" w:author="Jane Kohlhoff" w:date="2024-06-11T09:53:00Z" w16du:dateUtc="2024-06-10T23:53:00Z">
            <w:rPr>
              <w:rFonts w:cs="Times"/>
              <w:color w:val="000000"/>
              <w:sz w:val="24"/>
              <w:szCs w:val="24"/>
              <w:lang w:val="en-US"/>
            </w:rPr>
          </w:rPrChange>
        </w:rPr>
        <w:fldChar w:fldCharType="begin">
          <w:fldData xml:space="preserve">PEVuZE5vdGU+PENpdGU+PEF1dGhvcj5Ib2ZmbWFuPC9BdXRob3I+PFllYXI+MjAwNjwvWWVhcj48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</w:fldData>
        </w:fldChar>
      </w:r>
      <w:r w:rsidR="00622933">
        <w:rPr>
          <w:rFonts w:ascii="Times New Roman" w:hAnsi="Times New Roman"/>
          <w:color w:val="000000"/>
          <w:sz w:val="24"/>
          <w:szCs w:val="24"/>
          <w:lang w:val="en-US"/>
        </w:rPr>
        <w:instrText xml:space="preserve"> ADDIN EN.CITE </w:instrText>
      </w:r>
      <w:r w:rsidR="00622933">
        <w:rPr>
          <w:rFonts w:ascii="Times New Roman" w:hAnsi="Times New Roman"/>
          <w:color w:val="000000"/>
          <w:sz w:val="24"/>
          <w:szCs w:val="24"/>
          <w:lang w:val="en-US"/>
        </w:rPr>
        <w:fldChar w:fldCharType="begin">
          <w:fldData xml:space="preserve">PEVuZE5vdGU+PENpdGU+PEF1dGhvcj5Ib2ZmbWFuPC9BdXRob3I+PFllYXI+MjAwNjwvWWVhcj48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</w:fldData>
        </w:fldChar>
      </w:r>
      <w:r w:rsidR="00622933">
        <w:rPr>
          <w:rFonts w:ascii="Times New Roman" w:hAnsi="Times New Roman"/>
          <w:color w:val="000000"/>
          <w:sz w:val="24"/>
          <w:szCs w:val="24"/>
          <w:lang w:val="en-US"/>
        </w:rPr>
        <w:instrText xml:space="preserve"> ADDIN EN.CITE.DATA </w:instrText>
      </w:r>
      <w:r w:rsidR="00622933">
        <w:rPr>
          <w:rFonts w:ascii="Times New Roman" w:hAnsi="Times New Roman"/>
          <w:color w:val="000000"/>
          <w:sz w:val="24"/>
          <w:szCs w:val="24"/>
          <w:lang w:val="en-US"/>
        </w:rPr>
      </w:r>
      <w:r w:rsidR="00622933">
        <w:rPr>
          <w:rFonts w:ascii="Times New Roman" w:hAnsi="Times New Roman"/>
          <w:color w:val="000000"/>
          <w:sz w:val="24"/>
          <w:szCs w:val="24"/>
          <w:lang w:val="en-US"/>
        </w:rPr>
        <w:fldChar w:fldCharType="end"/>
      </w:r>
      <w:r w:rsidR="00896036" w:rsidRPr="00B15632">
        <w:rPr>
          <w:rFonts w:ascii="Times New Roman" w:hAnsi="Times New Roman"/>
          <w:color w:val="000000"/>
          <w:sz w:val="24"/>
          <w:szCs w:val="24"/>
          <w:lang w:val="en-US"/>
        </w:rPr>
      </w:r>
      <w:r w:rsidR="00896036" w:rsidRPr="00365026">
        <w:rPr>
          <w:rFonts w:ascii="Times New Roman" w:hAnsi="Times New Roman"/>
          <w:color w:val="000000"/>
          <w:sz w:val="24"/>
          <w:szCs w:val="24"/>
          <w:lang w:val="en-US"/>
          <w:rPrChange w:id="584" w:author="Jane Kohlhoff" w:date="2024-06-11T09:53:00Z" w16du:dateUtc="2024-06-10T23:53:00Z">
            <w:rPr>
              <w:rFonts w:cs="Times"/>
              <w:color w:val="000000"/>
              <w:sz w:val="24"/>
              <w:szCs w:val="24"/>
              <w:lang w:val="en-US"/>
            </w:rPr>
          </w:rPrChange>
        </w:rPr>
        <w:fldChar w:fldCharType="separate"/>
      </w:r>
      <w:r w:rsidR="00622933">
        <w:rPr>
          <w:rFonts w:ascii="Times New Roman" w:hAnsi="Times New Roman"/>
          <w:noProof/>
          <w:color w:val="000000"/>
          <w:sz w:val="24"/>
          <w:szCs w:val="24"/>
          <w:lang w:val="en-US"/>
        </w:rPr>
        <w:t>(38, 39, 40)</w:t>
      </w:r>
      <w:r w:rsidR="00896036" w:rsidRPr="00365026">
        <w:rPr>
          <w:rFonts w:ascii="Times New Roman" w:hAnsi="Times New Roman"/>
          <w:color w:val="000000"/>
          <w:sz w:val="24"/>
          <w:szCs w:val="24"/>
          <w:lang w:val="en-US"/>
          <w:rPrChange w:id="585" w:author="Jane Kohlhoff" w:date="2024-06-11T09:53:00Z" w16du:dateUtc="2024-06-10T23:53:00Z">
            <w:rPr>
              <w:rFonts w:cs="Times"/>
              <w:color w:val="000000"/>
              <w:sz w:val="24"/>
              <w:szCs w:val="24"/>
              <w:lang w:val="en-US"/>
            </w:rPr>
          </w:rPrChange>
        </w:rPr>
        <w:fldChar w:fldCharType="end"/>
      </w:r>
      <w:r w:rsidR="000B1BF0" w:rsidRPr="00365026">
        <w:rPr>
          <w:rFonts w:ascii="Times New Roman" w:hAnsi="Times New Roman"/>
          <w:color w:val="000000"/>
          <w:sz w:val="24"/>
          <w:szCs w:val="24"/>
          <w:lang w:val="en-US"/>
          <w:rPrChange w:id="586" w:author="Jane Kohlhoff" w:date="2024-06-11T09:53:00Z" w16du:dateUtc="2024-06-10T23:53:00Z">
            <w:rPr>
              <w:rFonts w:cs="Times"/>
              <w:color w:val="000000"/>
              <w:sz w:val="24"/>
              <w:szCs w:val="24"/>
              <w:lang w:val="en-US"/>
            </w:rPr>
          </w:rPrChange>
        </w:rPr>
        <w:t>, and ABC Bio</w:t>
      </w:r>
      <w:r w:rsidR="000C268D" w:rsidRPr="00365026">
        <w:rPr>
          <w:rFonts w:ascii="Times New Roman" w:hAnsi="Times New Roman"/>
          <w:color w:val="000000"/>
          <w:sz w:val="24"/>
          <w:szCs w:val="24"/>
          <w:lang w:val="en-US"/>
          <w:rPrChange w:id="587" w:author="Jane Kohlhoff" w:date="2024-06-11T09:53:00Z" w16du:dateUtc="2024-06-10T23:53:00Z">
            <w:rPr>
              <w:rFonts w:cs="Times"/>
              <w:color w:val="000000"/>
              <w:sz w:val="24"/>
              <w:szCs w:val="24"/>
              <w:lang w:val="en-US"/>
            </w:rPr>
          </w:rPrChange>
        </w:rPr>
        <w:t>behavioral</w:t>
      </w:r>
      <w:r w:rsidR="000B1BF0" w:rsidRPr="00365026">
        <w:rPr>
          <w:rFonts w:ascii="Times New Roman" w:hAnsi="Times New Roman"/>
          <w:color w:val="000000"/>
          <w:sz w:val="24"/>
          <w:szCs w:val="24"/>
          <w:lang w:val="en-US"/>
          <w:rPrChange w:id="588" w:author="Jane Kohlhoff" w:date="2024-06-11T09:53:00Z" w16du:dateUtc="2024-06-10T23:53:00Z">
            <w:rPr>
              <w:rFonts w:cs="Times"/>
              <w:color w:val="000000"/>
              <w:sz w:val="24"/>
              <w:szCs w:val="24"/>
              <w:lang w:val="en-US"/>
            </w:rPr>
          </w:rPrChange>
        </w:rPr>
        <w:t xml:space="preserve"> Feedback </w:t>
      </w:r>
      <w:r w:rsidR="00896036" w:rsidRPr="00365026">
        <w:rPr>
          <w:rFonts w:ascii="Times New Roman" w:hAnsi="Times New Roman"/>
          <w:color w:val="000000"/>
          <w:sz w:val="24"/>
          <w:szCs w:val="24"/>
          <w:lang w:val="en-US"/>
          <w:rPrChange w:id="589" w:author="Jane Kohlhoff" w:date="2024-06-11T09:53:00Z" w16du:dateUtc="2024-06-10T23:53:00Z">
            <w:rPr>
              <w:rFonts w:cs="Times"/>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&lt;EndNote&gt;&lt;Cite&gt;&lt;Author&gt;Dozier&lt;/Author&gt;&lt;Year&gt;2017&lt;/Year&gt;&lt;RecNum&gt;1850&lt;/RecNum&gt;&lt;DisplayText&gt;(41, 42)&lt;/DisplayText&gt;&lt;record&gt;&lt;rec-number&gt;1850&lt;/rec-number&gt;&lt;foreign-keys&gt;&lt;key app="EN" db-id="ards0dvaofa9d9es2f6vrf9iarwfp0z2w20v" timestamp="1696903353" guid="16b0a0aa-203d-4ddd-be5d-75ea7dd2a5a2"&gt;1850&lt;/key&gt;&lt;/foreign-keys&gt;&lt;ref-type name="Journal Article"&gt;17&lt;/ref-type&gt;&lt;contributors&gt;&lt;authors&gt;&lt;author&gt;Dozier, Mary&lt;/author&gt;&lt;author&gt;Bernard, Kristin&lt;/author&gt;&lt;/authors&gt;&lt;/contributors&gt;&lt;titles&gt;&lt;title&gt;Attachment and biobehavioral catch-up: Addressing the needs of infants and toddlers exposed to inadequate or problematic caregiving&lt;/title&gt;&lt;secondary-title&gt;Current Opinion in Psychology&lt;/secondary-title&gt;&lt;/titles&gt;&lt;periodical&gt;&lt;full-title&gt;Current Opinion in Psychology&lt;/full-title&gt;&lt;/periodical&gt;&lt;pages&gt;111-117&lt;/pages&gt;&lt;volume&gt;15&lt;/volume&gt;&lt;dates&gt;&lt;year&gt;2017&lt;/year&gt;&lt;/dates&gt;&lt;isbn&gt;2352-250X&lt;/isbn&gt;&lt;urls&gt;&lt;/urls&gt;&lt;/record&gt;&lt;/Cite&gt;&lt;Cite&gt;&lt;Author&gt;Grube&lt;/Author&gt;&lt;Year&gt;2018&lt;/Year&gt;&lt;RecNum&gt;3640&lt;/RecNum&gt;&lt;record&gt;&lt;rec-number&gt;3640&lt;/rec-number&gt;&lt;foreign-keys&gt;&lt;key app="EN" db-id="ards0dvaofa9d9es2f6vrf9iarwfp0z2w20v" timestamp="1710752561" guid="fddea318-3a22-4609-8ae9-976bacff0d6f"&gt;3640&lt;/key&gt;&lt;/foreign-keys&gt;&lt;ref-type name="Journal Article"&gt;17&lt;/ref-type&gt;&lt;contributors&gt;&lt;authors&gt;&lt;author&gt;Grube, Whitney A&lt;/author&gt;&lt;author&gt;Liming, Kiley W&lt;/author&gt;&lt;/authors&gt;&lt;/contributors&gt;&lt;titles&gt;&lt;title&gt;Attachment and biobehavioral catch‐up: A systematic review&lt;/title&gt;&lt;secondary-title&gt;Infant Mental Health Journal&lt;/secondary-title&gt;&lt;/titles&gt;&lt;periodical&gt;&lt;full-title&gt;Infant Mental Health Journal&lt;/full-title&gt;&lt;/periodical&gt;&lt;pages&gt;656-673&lt;/pages&gt;&lt;volume&gt;39&lt;/volume&gt;&lt;number&gt;6&lt;/number&gt;&lt;dates&gt;&lt;year&gt;2018&lt;/year&gt;&lt;/dates&gt;&lt;isbn&gt;0163-9641&lt;/isbn&gt;&lt;urls&gt;&lt;/urls&gt;&lt;/record&gt;&lt;/Cite&gt;&lt;/EndNote&gt;</w:instrText>
      </w:r>
      <w:r w:rsidR="00896036" w:rsidRPr="00365026">
        <w:rPr>
          <w:rFonts w:ascii="Times New Roman" w:hAnsi="Times New Roman"/>
          <w:color w:val="000000"/>
          <w:sz w:val="24"/>
          <w:szCs w:val="24"/>
          <w:lang w:val="en-US"/>
          <w:rPrChange w:id="590" w:author="Jane Kohlhoff" w:date="2024-06-11T09:53:00Z" w16du:dateUtc="2024-06-10T23:53:00Z">
            <w:rPr>
              <w:rFonts w:cs="Times"/>
              <w:color w:val="000000"/>
              <w:sz w:val="24"/>
              <w:szCs w:val="24"/>
              <w:lang w:val="en-US"/>
            </w:rPr>
          </w:rPrChange>
        </w:rPr>
        <w:fldChar w:fldCharType="separate"/>
      </w:r>
      <w:r w:rsidR="00622933">
        <w:rPr>
          <w:rFonts w:ascii="Times New Roman" w:hAnsi="Times New Roman"/>
          <w:noProof/>
          <w:color w:val="000000"/>
          <w:sz w:val="24"/>
          <w:szCs w:val="24"/>
          <w:lang w:val="en-US"/>
        </w:rPr>
        <w:t>(41, 42)</w:t>
      </w:r>
      <w:r w:rsidR="00896036" w:rsidRPr="00365026">
        <w:rPr>
          <w:rFonts w:ascii="Times New Roman" w:hAnsi="Times New Roman"/>
          <w:color w:val="000000"/>
          <w:sz w:val="24"/>
          <w:szCs w:val="24"/>
          <w:lang w:val="en-US"/>
          <w:rPrChange w:id="591" w:author="Jane Kohlhoff" w:date="2024-06-11T09:53:00Z" w16du:dateUtc="2024-06-10T23:53:00Z">
            <w:rPr>
              <w:rFonts w:cs="Times"/>
              <w:color w:val="000000"/>
              <w:sz w:val="24"/>
              <w:szCs w:val="24"/>
              <w:lang w:val="en-US"/>
            </w:rPr>
          </w:rPrChange>
        </w:rPr>
        <w:fldChar w:fldCharType="end"/>
      </w:r>
      <w:r w:rsidR="000B1BF0" w:rsidRPr="00365026">
        <w:rPr>
          <w:rFonts w:ascii="Times New Roman" w:hAnsi="Times New Roman"/>
          <w:color w:val="000000"/>
          <w:sz w:val="24"/>
          <w:szCs w:val="24"/>
          <w:lang w:val="en-US"/>
          <w:rPrChange w:id="592" w:author="Jane Kohlhoff" w:date="2024-06-11T09:53:00Z" w16du:dateUtc="2024-06-10T23:53:00Z">
            <w:rPr>
              <w:rFonts w:cs="Times"/>
              <w:color w:val="000000"/>
              <w:sz w:val="24"/>
              <w:szCs w:val="24"/>
              <w:lang w:val="en-US"/>
            </w:rPr>
          </w:rPrChange>
        </w:rPr>
        <w:t>.</w:t>
      </w:r>
      <w:r w:rsidR="00974991" w:rsidRPr="00365026">
        <w:rPr>
          <w:rFonts w:ascii="Times New Roman" w:hAnsi="Times New Roman"/>
          <w:color w:val="000000"/>
          <w:sz w:val="24"/>
          <w:szCs w:val="24"/>
          <w:lang w:val="en-US"/>
          <w:rPrChange w:id="593" w:author="Jane Kohlhoff" w:date="2024-06-11T09:53:00Z" w16du:dateUtc="2024-06-10T23:53:00Z">
            <w:rPr>
              <w:rFonts w:cs="Times"/>
              <w:color w:val="000000"/>
              <w:sz w:val="24"/>
              <w:szCs w:val="24"/>
              <w:lang w:val="en-US"/>
            </w:rPr>
          </w:rPrChange>
        </w:rPr>
        <w:t xml:space="preserve"> </w:t>
      </w:r>
      <w:r w:rsidRPr="00365026">
        <w:rPr>
          <w:rFonts w:ascii="Times New Roman" w:hAnsi="Times New Roman"/>
          <w:color w:val="000000"/>
          <w:sz w:val="24"/>
          <w:szCs w:val="24"/>
          <w:lang w:val="en-US"/>
          <w:rPrChange w:id="594" w:author="Jane Kohlhoff" w:date="2024-06-11T09:53:00Z" w16du:dateUtc="2024-06-10T23:53:00Z">
            <w:rPr>
              <w:rFonts w:cs="Times"/>
              <w:color w:val="000000"/>
              <w:sz w:val="24"/>
              <w:szCs w:val="24"/>
              <w:lang w:val="en-US"/>
            </w:rPr>
          </w:rPrChange>
        </w:rPr>
        <w:t xml:space="preserve">These </w:t>
      </w:r>
      <w:r w:rsidR="00974991" w:rsidRPr="00365026">
        <w:rPr>
          <w:rFonts w:ascii="Times New Roman" w:hAnsi="Times New Roman"/>
          <w:color w:val="000000"/>
          <w:sz w:val="24"/>
          <w:szCs w:val="24"/>
          <w:lang w:val="en-US"/>
          <w:rPrChange w:id="595" w:author="Jane Kohlhoff" w:date="2024-06-11T09:53:00Z" w16du:dateUtc="2024-06-10T23:53:00Z">
            <w:rPr>
              <w:rFonts w:cs="Times"/>
              <w:color w:val="000000"/>
              <w:sz w:val="24"/>
              <w:szCs w:val="24"/>
              <w:lang w:val="en-US"/>
            </w:rPr>
          </w:rPrChange>
        </w:rPr>
        <w:t xml:space="preserve">interventions </w:t>
      </w:r>
      <w:r w:rsidRPr="00365026">
        <w:rPr>
          <w:rFonts w:ascii="Times New Roman" w:hAnsi="Times New Roman"/>
          <w:color w:val="000000"/>
          <w:sz w:val="24"/>
          <w:szCs w:val="24"/>
          <w:lang w:val="en-US"/>
          <w:rPrChange w:id="596" w:author="Jane Kohlhoff" w:date="2024-06-11T09:53:00Z" w16du:dateUtc="2024-06-10T23:53:00Z">
            <w:rPr>
              <w:rFonts w:cs="Times"/>
              <w:color w:val="000000"/>
              <w:sz w:val="24"/>
              <w:szCs w:val="24"/>
              <w:lang w:val="en-US"/>
            </w:rPr>
          </w:rPrChange>
        </w:rPr>
        <w:t>target</w:t>
      </w:r>
      <w:r w:rsidR="00974991" w:rsidRPr="00365026">
        <w:rPr>
          <w:rFonts w:ascii="Times New Roman" w:hAnsi="Times New Roman"/>
          <w:color w:val="000000"/>
          <w:sz w:val="24"/>
          <w:szCs w:val="24"/>
          <w:lang w:val="en-US"/>
          <w:rPrChange w:id="597" w:author="Jane Kohlhoff" w:date="2024-06-11T09:53:00Z" w16du:dateUtc="2024-06-10T23:53:00Z">
            <w:rPr>
              <w:rFonts w:cs="Times"/>
              <w:color w:val="000000"/>
              <w:sz w:val="24"/>
              <w:szCs w:val="24"/>
              <w:lang w:val="en-US"/>
            </w:rPr>
          </w:rPrChange>
        </w:rPr>
        <w:t xml:space="preserve"> </w:t>
      </w:r>
      <w:r w:rsidR="0067733D" w:rsidRPr="00365026">
        <w:rPr>
          <w:rFonts w:ascii="Times New Roman" w:hAnsi="Times New Roman"/>
          <w:color w:val="000000"/>
          <w:sz w:val="24"/>
          <w:szCs w:val="24"/>
          <w:lang w:val="en-US"/>
          <w:rPrChange w:id="598" w:author="Jane Kohlhoff" w:date="2024-06-11T09:53:00Z" w16du:dateUtc="2024-06-10T23:53:00Z">
            <w:rPr>
              <w:rFonts w:cs="Times"/>
              <w:color w:val="000000"/>
              <w:sz w:val="24"/>
              <w:szCs w:val="24"/>
              <w:lang w:val="en-US"/>
            </w:rPr>
          </w:rPrChange>
        </w:rPr>
        <w:t>parenting sensitivity</w:t>
      </w:r>
      <w:r w:rsidRPr="00365026">
        <w:rPr>
          <w:rFonts w:ascii="Times New Roman" w:hAnsi="Times New Roman"/>
          <w:color w:val="000000"/>
          <w:sz w:val="24"/>
          <w:szCs w:val="24"/>
          <w:lang w:val="en-US"/>
          <w:rPrChange w:id="599" w:author="Jane Kohlhoff" w:date="2024-06-11T09:53:00Z" w16du:dateUtc="2024-06-10T23:53:00Z">
            <w:rPr>
              <w:rFonts w:cs="Times"/>
              <w:color w:val="000000"/>
              <w:sz w:val="24"/>
              <w:szCs w:val="24"/>
              <w:lang w:val="en-US"/>
            </w:rPr>
          </w:rPrChange>
        </w:rPr>
        <w:t xml:space="preserve"> or factors known to contribute to sensitivity </w:t>
      </w:r>
      <w:del w:id="600" w:author="Jane Kohlhoff" w:date="2024-06-10T19:16:00Z" w16du:dateUtc="2024-06-10T09:16:00Z">
        <w:r w:rsidRPr="00365026" w:rsidDel="002804D4">
          <w:rPr>
            <w:rFonts w:ascii="Times New Roman" w:hAnsi="Times New Roman"/>
            <w:color w:val="000000"/>
            <w:sz w:val="24"/>
            <w:szCs w:val="24"/>
            <w:lang w:val="en-US"/>
            <w:rPrChange w:id="601" w:author="Jane Kohlhoff" w:date="2024-06-11T09:53:00Z" w16du:dateUtc="2024-06-10T23:53:00Z">
              <w:rPr>
                <w:rFonts w:cs="Times"/>
                <w:color w:val="000000"/>
                <w:sz w:val="24"/>
                <w:szCs w:val="24"/>
                <w:lang w:val="en-US"/>
              </w:rPr>
            </w:rPrChange>
          </w:rPr>
          <w:delText>(e.g.,</w:delText>
        </w:r>
      </w:del>
      <w:ins w:id="602" w:author="Jane Kohlhoff" w:date="2024-06-10T19:16:00Z" w16du:dateUtc="2024-06-10T09:16:00Z">
        <w:r w:rsidR="002804D4" w:rsidRPr="00365026">
          <w:rPr>
            <w:rFonts w:ascii="Times New Roman" w:hAnsi="Times New Roman"/>
            <w:color w:val="000000"/>
            <w:sz w:val="24"/>
            <w:szCs w:val="24"/>
            <w:lang w:val="en-US"/>
            <w:rPrChange w:id="603" w:author="Jane Kohlhoff" w:date="2024-06-11T09:53:00Z" w16du:dateUtc="2024-06-10T23:53:00Z">
              <w:rPr>
                <w:rFonts w:cs="Times"/>
                <w:color w:val="000000"/>
                <w:sz w:val="24"/>
                <w:szCs w:val="24"/>
                <w:lang w:val="en-US"/>
              </w:rPr>
            </w:rPrChange>
          </w:rPr>
          <w:t>such as</w:t>
        </w:r>
      </w:ins>
      <w:r w:rsidRPr="00365026">
        <w:rPr>
          <w:rFonts w:ascii="Times New Roman" w:hAnsi="Times New Roman"/>
          <w:color w:val="000000"/>
          <w:sz w:val="24"/>
          <w:szCs w:val="24"/>
          <w:lang w:val="en-US"/>
          <w:rPrChange w:id="604" w:author="Jane Kohlhoff" w:date="2024-06-11T09:53:00Z" w16du:dateUtc="2024-06-10T23:53:00Z">
            <w:rPr>
              <w:rFonts w:cs="Times"/>
              <w:color w:val="000000"/>
              <w:sz w:val="24"/>
              <w:szCs w:val="24"/>
              <w:lang w:val="en-US"/>
            </w:rPr>
          </w:rPrChange>
        </w:rPr>
        <w:t xml:space="preserve"> parental reflective functioning</w:t>
      </w:r>
      <w:r w:rsidR="001C4FE2" w:rsidRPr="00365026">
        <w:rPr>
          <w:rFonts w:ascii="Times New Roman" w:hAnsi="Times New Roman"/>
          <w:color w:val="000000"/>
          <w:sz w:val="24"/>
          <w:szCs w:val="24"/>
          <w:lang w:val="en-US"/>
          <w:rPrChange w:id="605" w:author="Jane Kohlhoff" w:date="2024-06-11T09:53:00Z" w16du:dateUtc="2024-06-10T23:53:00Z">
            <w:rPr>
              <w:rFonts w:cs="Times"/>
              <w:color w:val="000000"/>
              <w:sz w:val="24"/>
              <w:szCs w:val="24"/>
              <w:lang w:val="en-US"/>
            </w:rPr>
          </w:rPrChange>
        </w:rPr>
        <w:t xml:space="preserve"> and</w:t>
      </w:r>
      <w:r w:rsidR="00896036" w:rsidRPr="00365026">
        <w:rPr>
          <w:rFonts w:ascii="Times New Roman" w:hAnsi="Times New Roman"/>
          <w:color w:val="000000"/>
          <w:sz w:val="24"/>
          <w:szCs w:val="24"/>
          <w:lang w:val="en-US"/>
          <w:rPrChange w:id="606" w:author="Jane Kohlhoff" w:date="2024-06-11T09:53:00Z" w16du:dateUtc="2024-06-10T23:53:00Z">
            <w:rPr>
              <w:rFonts w:cs="Times"/>
              <w:color w:val="000000"/>
              <w:sz w:val="24"/>
              <w:szCs w:val="24"/>
              <w:lang w:val="en-US"/>
            </w:rPr>
          </w:rPrChange>
        </w:rPr>
        <w:t xml:space="preserve"> representations (e.g., hostility, caregiving helplessness)</w:t>
      </w:r>
      <w:r w:rsidR="00FA4E37" w:rsidRPr="00365026">
        <w:rPr>
          <w:rFonts w:ascii="Times New Roman" w:hAnsi="Times New Roman"/>
          <w:color w:val="000000"/>
          <w:sz w:val="24"/>
          <w:szCs w:val="24"/>
          <w:lang w:val="en-US"/>
          <w:rPrChange w:id="607" w:author="Jane Kohlhoff" w:date="2024-06-11T09:53:00Z" w16du:dateUtc="2024-06-10T23:53:00Z">
            <w:rPr>
              <w:rFonts w:cs="Times"/>
              <w:color w:val="000000"/>
              <w:sz w:val="24"/>
              <w:szCs w:val="24"/>
              <w:lang w:val="en-US"/>
            </w:rPr>
          </w:rPrChange>
        </w:rPr>
        <w:t>.</w:t>
      </w:r>
      <w:ins w:id="608" w:author="Jane Kohlhoff" w:date="2024-06-10T19:14:00Z" w16du:dateUtc="2024-06-10T09:14:00Z">
        <w:r w:rsidR="00076D5D" w:rsidRPr="00365026">
          <w:rPr>
            <w:rFonts w:ascii="Times New Roman" w:hAnsi="Times New Roman"/>
            <w:color w:val="000000"/>
            <w:sz w:val="24"/>
            <w:szCs w:val="24"/>
            <w:lang w:val="en-US"/>
            <w:rPrChange w:id="609" w:author="Jane Kohlhoff" w:date="2024-06-11T09:53:00Z" w16du:dateUtc="2024-06-10T23:53:00Z">
              <w:rPr>
                <w:rFonts w:cs="Times"/>
                <w:color w:val="000000"/>
                <w:sz w:val="24"/>
                <w:szCs w:val="24"/>
                <w:lang w:val="en-US"/>
              </w:rPr>
            </w:rPrChange>
          </w:rPr>
          <w:t xml:space="preserve"> While </w:t>
        </w:r>
        <w:r w:rsidR="0085539A" w:rsidRPr="00365026">
          <w:rPr>
            <w:rFonts w:ascii="Times New Roman" w:hAnsi="Times New Roman"/>
            <w:color w:val="000000"/>
            <w:sz w:val="24"/>
            <w:szCs w:val="24"/>
            <w:lang w:val="en-US"/>
            <w:rPrChange w:id="610" w:author="Jane Kohlhoff" w:date="2024-06-11T09:53:00Z" w16du:dateUtc="2024-06-10T23:53:00Z">
              <w:rPr>
                <w:rFonts w:cs="Times"/>
                <w:color w:val="000000"/>
                <w:sz w:val="24"/>
                <w:szCs w:val="24"/>
                <w:lang w:val="en-US"/>
              </w:rPr>
            </w:rPrChange>
          </w:rPr>
          <w:t>m</w:t>
        </w:r>
      </w:ins>
      <w:ins w:id="611" w:author="Jane Kohlhoff" w:date="2024-06-10T19:13:00Z" w16du:dateUtc="2024-06-10T09:13:00Z">
        <w:r w:rsidR="00076D5D" w:rsidRPr="00365026">
          <w:rPr>
            <w:rFonts w:ascii="Times New Roman" w:hAnsi="Times New Roman"/>
            <w:color w:val="000000"/>
            <w:sz w:val="24"/>
            <w:szCs w:val="24"/>
            <w:lang w:val="en-US"/>
            <w:rPrChange w:id="612" w:author="Jane Kohlhoff" w:date="2024-06-11T09:53:00Z" w16du:dateUtc="2024-06-10T23:53:00Z">
              <w:rPr>
                <w:rFonts w:cs="Times"/>
                <w:color w:val="000000"/>
                <w:sz w:val="24"/>
                <w:szCs w:val="24"/>
                <w:lang w:val="en-US"/>
              </w:rPr>
            </w:rPrChange>
          </w:rPr>
          <w:t xml:space="preserve">any of these intervention programs have been shown to be </w:t>
        </w:r>
      </w:ins>
      <w:ins w:id="613" w:author="Jane Kohlhoff" w:date="2024-06-10T19:14:00Z" w16du:dateUtc="2024-06-10T09:14:00Z">
        <w:r w:rsidR="0085539A" w:rsidRPr="00365026">
          <w:rPr>
            <w:rFonts w:ascii="Times New Roman" w:hAnsi="Times New Roman"/>
            <w:color w:val="000000"/>
            <w:sz w:val="24"/>
            <w:szCs w:val="24"/>
            <w:lang w:val="en-US"/>
            <w:rPrChange w:id="614" w:author="Jane Kohlhoff" w:date="2024-06-11T09:53:00Z" w16du:dateUtc="2024-06-10T23:53:00Z">
              <w:rPr>
                <w:rFonts w:cs="Times"/>
                <w:color w:val="000000"/>
                <w:sz w:val="24"/>
                <w:szCs w:val="24"/>
                <w:lang w:val="en-US"/>
              </w:rPr>
            </w:rPrChange>
          </w:rPr>
          <w:t xml:space="preserve">effective, </w:t>
        </w:r>
      </w:ins>
      <w:ins w:id="615" w:author="Jane Kohlhoff" w:date="2024-06-11T10:14:00Z" w16du:dateUtc="2024-06-11T00:14:00Z">
        <w:r w:rsidR="00F33CD6">
          <w:rPr>
            <w:rFonts w:ascii="Times New Roman" w:hAnsi="Times New Roman"/>
            <w:color w:val="000000"/>
            <w:sz w:val="24"/>
            <w:szCs w:val="24"/>
            <w:lang w:val="en-US"/>
          </w:rPr>
          <w:t>most of the available</w:t>
        </w:r>
      </w:ins>
      <w:ins w:id="616" w:author="Jane Kohlhoff" w:date="2024-06-10T19:15:00Z" w16du:dateUtc="2024-06-10T09:15:00Z">
        <w:r w:rsidR="003E1D16" w:rsidRPr="00365026">
          <w:rPr>
            <w:rFonts w:ascii="Times New Roman" w:hAnsi="Times New Roman"/>
            <w:color w:val="000000"/>
            <w:sz w:val="24"/>
            <w:szCs w:val="24"/>
            <w:lang w:val="en-US"/>
            <w:rPrChange w:id="617" w:author="Jane Kohlhoff" w:date="2024-06-11T09:53:00Z" w16du:dateUtc="2024-06-10T23:53:00Z">
              <w:rPr>
                <w:rFonts w:cs="Times"/>
                <w:color w:val="000000"/>
                <w:sz w:val="24"/>
                <w:szCs w:val="24"/>
                <w:lang w:val="en-US"/>
              </w:rPr>
            </w:rPrChange>
          </w:rPr>
          <w:t xml:space="preserve"> </w:t>
        </w:r>
      </w:ins>
      <w:ins w:id="618" w:author="Jane Kohlhoff" w:date="2024-06-11T23:54:00Z" w16du:dateUtc="2024-06-11T13:54:00Z">
        <w:r w:rsidR="00792926" w:rsidRPr="007D41EC">
          <w:rPr>
            <w:rFonts w:ascii="Times New Roman" w:hAnsi="Times New Roman"/>
            <w:color w:val="000000"/>
            <w:sz w:val="24"/>
            <w:szCs w:val="24"/>
            <w:lang w:val="en-US"/>
          </w:rPr>
          <w:t>randomized controlled trial</w:t>
        </w:r>
        <w:r w:rsidR="00792926">
          <w:rPr>
            <w:rFonts w:ascii="Times New Roman" w:hAnsi="Times New Roman"/>
            <w:color w:val="000000"/>
            <w:sz w:val="24"/>
            <w:szCs w:val="24"/>
            <w:lang w:val="en-US"/>
          </w:rPr>
          <w:t>s (</w:t>
        </w:r>
      </w:ins>
      <w:ins w:id="619" w:author="Jane Kohlhoff" w:date="2024-06-10T19:15:00Z" w16du:dateUtc="2024-06-10T09:15:00Z">
        <w:r w:rsidR="003E1D16" w:rsidRPr="00365026">
          <w:rPr>
            <w:rFonts w:ascii="Times New Roman" w:hAnsi="Times New Roman"/>
            <w:color w:val="000000"/>
            <w:sz w:val="24"/>
            <w:szCs w:val="24"/>
            <w:lang w:val="en-US"/>
            <w:rPrChange w:id="620" w:author="Jane Kohlhoff" w:date="2024-06-11T09:53:00Z" w16du:dateUtc="2024-06-10T23:53:00Z">
              <w:rPr>
                <w:rFonts w:cs="Times"/>
                <w:color w:val="000000"/>
                <w:sz w:val="24"/>
                <w:szCs w:val="24"/>
                <w:lang w:val="en-US"/>
              </w:rPr>
            </w:rPrChange>
          </w:rPr>
          <w:t>RCTs</w:t>
        </w:r>
      </w:ins>
      <w:ins w:id="621" w:author="Jane Kohlhoff" w:date="2024-06-11T23:54:00Z" w16du:dateUtc="2024-06-11T13:54:00Z">
        <w:r w:rsidR="00792926">
          <w:rPr>
            <w:rFonts w:ascii="Times New Roman" w:hAnsi="Times New Roman"/>
            <w:color w:val="000000"/>
            <w:sz w:val="24"/>
            <w:szCs w:val="24"/>
            <w:lang w:val="en-US"/>
          </w:rPr>
          <w:t>)</w:t>
        </w:r>
      </w:ins>
      <w:ins w:id="622" w:author="Jane Kohlhoff" w:date="2024-06-10T19:15:00Z" w16du:dateUtc="2024-06-10T09:15:00Z">
        <w:r w:rsidR="003E1D16" w:rsidRPr="00365026">
          <w:rPr>
            <w:rFonts w:ascii="Times New Roman" w:hAnsi="Times New Roman"/>
            <w:color w:val="000000"/>
            <w:sz w:val="24"/>
            <w:szCs w:val="24"/>
            <w:lang w:val="en-US"/>
            <w:rPrChange w:id="623" w:author="Jane Kohlhoff" w:date="2024-06-11T09:53:00Z" w16du:dateUtc="2024-06-10T23:53:00Z">
              <w:rPr>
                <w:rFonts w:cs="Times"/>
                <w:color w:val="000000"/>
                <w:sz w:val="24"/>
                <w:szCs w:val="24"/>
                <w:lang w:val="en-US"/>
              </w:rPr>
            </w:rPrChange>
          </w:rPr>
          <w:t xml:space="preserve"> </w:t>
        </w:r>
      </w:ins>
      <w:ins w:id="624" w:author="Jane Kohlhoff" w:date="2024-06-10T19:16:00Z" w16du:dateUtc="2024-06-10T09:16:00Z">
        <w:r w:rsidR="003E1D16" w:rsidRPr="00365026">
          <w:rPr>
            <w:rFonts w:ascii="Times New Roman" w:hAnsi="Times New Roman"/>
            <w:color w:val="000000"/>
            <w:sz w:val="24"/>
            <w:szCs w:val="24"/>
            <w:lang w:val="en-US"/>
            <w:rPrChange w:id="625" w:author="Jane Kohlhoff" w:date="2024-06-11T09:53:00Z" w16du:dateUtc="2024-06-10T23:53:00Z">
              <w:rPr>
                <w:rFonts w:cs="Times"/>
                <w:color w:val="000000"/>
                <w:sz w:val="24"/>
                <w:szCs w:val="24"/>
                <w:lang w:val="en-US"/>
              </w:rPr>
            </w:rPrChange>
          </w:rPr>
          <w:t xml:space="preserve">have utilized </w:t>
        </w:r>
      </w:ins>
      <w:ins w:id="626" w:author="Jane Kohlhoff" w:date="2024-06-11T10:14:00Z" w16du:dateUtc="2024-06-11T00:14:00Z">
        <w:r w:rsidR="00F33CD6" w:rsidRPr="00F33CD6">
          <w:rPr>
            <w:rFonts w:ascii="Times New Roman" w:hAnsi="Times New Roman"/>
            <w:color w:val="000000"/>
            <w:sz w:val="24"/>
            <w:szCs w:val="24"/>
            <w:lang w:val="en-US"/>
          </w:rPr>
          <w:t>waitlist-controlled</w:t>
        </w:r>
      </w:ins>
      <w:ins w:id="627" w:author="Jane Kohlhoff" w:date="2024-06-10T19:16:00Z" w16du:dateUtc="2024-06-10T09:16:00Z">
        <w:r w:rsidR="003C007D" w:rsidRPr="00365026">
          <w:rPr>
            <w:rFonts w:ascii="Times New Roman" w:hAnsi="Times New Roman"/>
            <w:color w:val="000000"/>
            <w:sz w:val="24"/>
            <w:szCs w:val="24"/>
            <w:lang w:val="en-US"/>
            <w:rPrChange w:id="628" w:author="Jane Kohlhoff" w:date="2024-06-11T09:53:00Z" w16du:dateUtc="2024-06-10T23:53:00Z">
              <w:rPr>
                <w:rFonts w:cs="Times"/>
                <w:color w:val="000000"/>
                <w:sz w:val="24"/>
                <w:szCs w:val="24"/>
                <w:lang w:val="en-US"/>
              </w:rPr>
            </w:rPrChange>
          </w:rPr>
          <w:t xml:space="preserve"> designs (rather than comparisons with</w:t>
        </w:r>
      </w:ins>
      <w:ins w:id="629" w:author="Jane Kohlhoff" w:date="2024-06-10T19:15:00Z" w16du:dateUtc="2024-06-10T09:15:00Z">
        <w:r w:rsidR="003E1D16" w:rsidRPr="00365026">
          <w:rPr>
            <w:rFonts w:ascii="Times New Roman" w:hAnsi="Times New Roman"/>
            <w:color w:val="000000"/>
            <w:sz w:val="24"/>
            <w:szCs w:val="24"/>
            <w:lang w:val="en-US"/>
            <w:rPrChange w:id="630" w:author="Jane Kohlhoff" w:date="2024-06-11T09:53:00Z" w16du:dateUtc="2024-06-10T23:53:00Z">
              <w:rPr>
                <w:rFonts w:cs="Times"/>
                <w:color w:val="000000"/>
                <w:sz w:val="24"/>
                <w:szCs w:val="24"/>
                <w:lang w:val="en-US"/>
              </w:rPr>
            </w:rPrChange>
          </w:rPr>
          <w:t xml:space="preserve"> active treatment conditions</w:t>
        </w:r>
      </w:ins>
      <w:ins w:id="631" w:author="Jane Kohlhoff" w:date="2024-06-10T19:16:00Z" w16du:dateUtc="2024-06-10T09:16:00Z">
        <w:r w:rsidR="003C007D" w:rsidRPr="00365026">
          <w:rPr>
            <w:rFonts w:ascii="Times New Roman" w:hAnsi="Times New Roman"/>
            <w:color w:val="000000"/>
            <w:sz w:val="24"/>
            <w:szCs w:val="24"/>
            <w:lang w:val="en-US"/>
            <w:rPrChange w:id="632" w:author="Jane Kohlhoff" w:date="2024-06-11T09:53:00Z" w16du:dateUtc="2024-06-10T23:53:00Z">
              <w:rPr>
                <w:rFonts w:cs="Times"/>
                <w:color w:val="000000"/>
                <w:sz w:val="24"/>
                <w:szCs w:val="24"/>
                <w:lang w:val="en-US"/>
              </w:rPr>
            </w:rPrChange>
          </w:rPr>
          <w:t>)</w:t>
        </w:r>
      </w:ins>
      <w:ins w:id="633" w:author="Jane Kohlhoff" w:date="2024-06-10T19:15:00Z" w16du:dateUtc="2024-06-10T09:15:00Z">
        <w:r w:rsidR="003E1D16" w:rsidRPr="00365026">
          <w:rPr>
            <w:rFonts w:ascii="Times New Roman" w:hAnsi="Times New Roman"/>
            <w:color w:val="000000"/>
            <w:sz w:val="24"/>
            <w:szCs w:val="24"/>
            <w:lang w:val="en-US"/>
            <w:rPrChange w:id="634" w:author="Jane Kohlhoff" w:date="2024-06-11T09:53:00Z" w16du:dateUtc="2024-06-10T23:53:00Z">
              <w:rPr>
                <w:rFonts w:cs="Times"/>
                <w:color w:val="000000"/>
                <w:sz w:val="24"/>
                <w:szCs w:val="24"/>
                <w:lang w:val="en-US"/>
              </w:rPr>
            </w:rPrChange>
          </w:rPr>
          <w:t>, and</w:t>
        </w:r>
      </w:ins>
      <w:ins w:id="635" w:author="Jane Kohlhoff" w:date="2024-06-10T19:16:00Z" w16du:dateUtc="2024-06-10T09:16:00Z">
        <w:r w:rsidR="003C007D" w:rsidRPr="00365026">
          <w:rPr>
            <w:rFonts w:ascii="Times New Roman" w:hAnsi="Times New Roman"/>
            <w:color w:val="000000"/>
            <w:sz w:val="24"/>
            <w:szCs w:val="24"/>
            <w:lang w:val="en-US"/>
            <w:rPrChange w:id="636" w:author="Jane Kohlhoff" w:date="2024-06-11T09:53:00Z" w16du:dateUtc="2024-06-10T23:53:00Z">
              <w:rPr>
                <w:rFonts w:cs="Times"/>
                <w:color w:val="000000"/>
                <w:sz w:val="24"/>
                <w:szCs w:val="24"/>
                <w:lang w:val="en-US"/>
              </w:rPr>
            </w:rPrChange>
          </w:rPr>
          <w:t>,</w:t>
        </w:r>
      </w:ins>
      <w:ins w:id="637" w:author="Jane Kohlhoff" w:date="2024-06-10T19:15:00Z" w16du:dateUtc="2024-06-10T09:15:00Z">
        <w:r w:rsidR="003E1D16" w:rsidRPr="00365026">
          <w:rPr>
            <w:rFonts w:ascii="Times New Roman" w:hAnsi="Times New Roman"/>
            <w:color w:val="000000"/>
            <w:sz w:val="24"/>
            <w:szCs w:val="24"/>
            <w:lang w:val="en-US"/>
            <w:rPrChange w:id="638" w:author="Jane Kohlhoff" w:date="2024-06-11T09:53:00Z" w16du:dateUtc="2024-06-10T23:53:00Z">
              <w:rPr>
                <w:rFonts w:cs="Times"/>
                <w:color w:val="000000"/>
                <w:sz w:val="24"/>
                <w:szCs w:val="24"/>
                <w:lang w:val="en-US"/>
              </w:rPr>
            </w:rPrChange>
          </w:rPr>
          <w:t xml:space="preserve"> except f</w:t>
        </w:r>
      </w:ins>
      <w:ins w:id="639" w:author="Jane Kohlhoff" w:date="2024-06-12T00:20:00Z" w16du:dateUtc="2024-06-11T14:20:00Z">
        <w:r w:rsidR="002E4BA7">
          <w:rPr>
            <w:rFonts w:ascii="Times New Roman" w:hAnsi="Times New Roman"/>
            <w:color w:val="000000"/>
            <w:sz w:val="24"/>
            <w:szCs w:val="24"/>
            <w:lang w:val="en-US"/>
          </w:rPr>
          <w:t>or</w:t>
        </w:r>
      </w:ins>
      <w:ins w:id="640" w:author="Jane Kohlhoff" w:date="2024-06-10T19:14:00Z" w16du:dateUtc="2024-06-10T09:14:00Z">
        <w:r w:rsidR="0085539A" w:rsidRPr="00365026">
          <w:rPr>
            <w:rFonts w:ascii="Times New Roman" w:hAnsi="Times New Roman"/>
            <w:color w:val="000000"/>
            <w:sz w:val="24"/>
            <w:szCs w:val="24"/>
            <w:lang w:val="en-US"/>
            <w:rPrChange w:id="641" w:author="Jane Kohlhoff" w:date="2024-06-11T09:53:00Z" w16du:dateUtc="2024-06-10T23:53:00Z">
              <w:rPr>
                <w:rFonts w:cs="Times"/>
                <w:color w:val="000000"/>
                <w:sz w:val="24"/>
                <w:szCs w:val="24"/>
                <w:lang w:val="en-US"/>
              </w:rPr>
            </w:rPrChange>
          </w:rPr>
          <w:t xml:space="preserve"> VIPP-SD, none have been developed to specifically target toddler</w:t>
        </w:r>
      </w:ins>
      <w:ins w:id="642" w:author="Jane Kohlhoff" w:date="2024-06-10T19:16:00Z" w16du:dateUtc="2024-06-10T09:16:00Z">
        <w:r w:rsidR="003C007D" w:rsidRPr="00365026">
          <w:rPr>
            <w:rFonts w:ascii="Times New Roman" w:hAnsi="Times New Roman"/>
            <w:color w:val="000000"/>
            <w:sz w:val="24"/>
            <w:szCs w:val="24"/>
            <w:lang w:val="en-US"/>
            <w:rPrChange w:id="643" w:author="Jane Kohlhoff" w:date="2024-06-11T09:53:00Z" w16du:dateUtc="2024-06-10T23:53:00Z">
              <w:rPr>
                <w:rFonts w:cs="Times"/>
                <w:color w:val="000000"/>
                <w:sz w:val="24"/>
                <w:szCs w:val="24"/>
                <w:lang w:val="en-US"/>
              </w:rPr>
            </w:rPrChange>
          </w:rPr>
          <w:t>-</w:t>
        </w:r>
      </w:ins>
      <w:ins w:id="644" w:author="Jane Kohlhoff" w:date="2024-06-10T19:14:00Z" w16du:dateUtc="2024-06-10T09:14:00Z">
        <w:r w:rsidR="0085539A" w:rsidRPr="00365026">
          <w:rPr>
            <w:rFonts w:ascii="Times New Roman" w:hAnsi="Times New Roman"/>
            <w:color w:val="000000"/>
            <w:sz w:val="24"/>
            <w:szCs w:val="24"/>
            <w:lang w:val="en-US"/>
            <w:rPrChange w:id="645" w:author="Jane Kohlhoff" w:date="2024-06-11T09:53:00Z" w16du:dateUtc="2024-06-10T23:53:00Z">
              <w:rPr>
                <w:rFonts w:cs="Times"/>
                <w:color w:val="000000"/>
                <w:sz w:val="24"/>
                <w:szCs w:val="24"/>
                <w:lang w:val="en-US"/>
              </w:rPr>
            </w:rPrChange>
          </w:rPr>
          <w:t>aged c</w:t>
        </w:r>
      </w:ins>
      <w:ins w:id="646" w:author="Jane Kohlhoff" w:date="2024-06-10T19:15:00Z" w16du:dateUtc="2024-06-10T09:15:00Z">
        <w:r w:rsidR="0085539A" w:rsidRPr="00365026">
          <w:rPr>
            <w:rFonts w:ascii="Times New Roman" w:hAnsi="Times New Roman"/>
            <w:color w:val="000000"/>
            <w:sz w:val="24"/>
            <w:szCs w:val="24"/>
            <w:lang w:val="en-US"/>
            <w:rPrChange w:id="647" w:author="Jane Kohlhoff" w:date="2024-06-11T09:53:00Z" w16du:dateUtc="2024-06-10T23:53:00Z">
              <w:rPr>
                <w:rFonts w:cs="Times"/>
                <w:color w:val="000000"/>
                <w:sz w:val="24"/>
                <w:szCs w:val="24"/>
                <w:lang w:val="en-US"/>
              </w:rPr>
            </w:rPrChange>
          </w:rPr>
          <w:t>hildren.</w:t>
        </w:r>
      </w:ins>
      <w:ins w:id="648" w:author="Jane Kohlhoff" w:date="2024-06-10T19:14:00Z" w16du:dateUtc="2024-06-10T09:14:00Z">
        <w:r w:rsidR="0085539A" w:rsidRPr="00365026">
          <w:rPr>
            <w:rFonts w:ascii="Times New Roman" w:hAnsi="Times New Roman"/>
            <w:color w:val="000000"/>
            <w:sz w:val="24"/>
            <w:szCs w:val="24"/>
            <w:lang w:val="en-US"/>
            <w:rPrChange w:id="649" w:author="Jane Kohlhoff" w:date="2024-06-11T09:53:00Z" w16du:dateUtc="2024-06-10T23:53:00Z">
              <w:rPr>
                <w:rFonts w:cs="Times"/>
                <w:color w:val="000000"/>
                <w:sz w:val="24"/>
                <w:szCs w:val="24"/>
                <w:lang w:val="en-US"/>
              </w:rPr>
            </w:rPrChange>
          </w:rPr>
          <w:t xml:space="preserve"> </w:t>
        </w:r>
      </w:ins>
    </w:p>
    <w:p w14:paraId="2490AABF" w14:textId="3D869814" w:rsidR="00585E9A" w:rsidRPr="00365026" w:rsidRDefault="009649AB" w:rsidP="00585E9A">
      <w:pPr>
        <w:pStyle w:val="NormalWeb"/>
        <w:spacing w:before="0" w:beforeAutospacing="0" w:after="0" w:afterAutospacing="0" w:line="480" w:lineRule="auto"/>
        <w:ind w:firstLine="720"/>
        <w:contextualSpacing/>
        <w:rPr>
          <w:rFonts w:ascii="Times New Roman" w:hAnsi="Times New Roman"/>
          <w:color w:val="000000"/>
          <w:sz w:val="24"/>
          <w:szCs w:val="24"/>
          <w:lang w:val="en-US"/>
          <w:rPrChange w:id="650" w:author="Jane Kohlhoff" w:date="2024-06-11T09:53:00Z" w16du:dateUtc="2024-06-10T23:53:00Z">
            <w:rPr>
              <w:rFonts w:cs="Helvetica"/>
              <w:color w:val="000000"/>
              <w:sz w:val="24"/>
              <w:szCs w:val="24"/>
              <w:lang w:val="en-US"/>
            </w:rPr>
          </w:rPrChange>
        </w:rPr>
      </w:pPr>
      <w:r w:rsidRPr="00365026">
        <w:rPr>
          <w:rFonts w:ascii="Times New Roman" w:hAnsi="Times New Roman"/>
          <w:color w:val="000000"/>
          <w:sz w:val="24"/>
          <w:szCs w:val="24"/>
          <w:lang w:val="en-US"/>
          <w:rPrChange w:id="651" w:author="Jane Kohlhoff" w:date="2024-06-11T09:53:00Z" w16du:dateUtc="2024-06-10T23:53:00Z">
            <w:rPr>
              <w:rFonts w:cs="Helvetica"/>
              <w:color w:val="000000"/>
              <w:sz w:val="24"/>
              <w:szCs w:val="24"/>
              <w:lang w:val="en-US"/>
            </w:rPr>
          </w:rPrChange>
        </w:rPr>
        <w:t>Parent</w:t>
      </w:r>
      <w:ins w:id="652" w:author="Jane Kohlhoff" w:date="2024-06-11T09:49:00Z" w16du:dateUtc="2024-06-10T23:49:00Z">
        <w:r w:rsidR="00BF2DFD" w:rsidRPr="00365026">
          <w:rPr>
            <w:rFonts w:ascii="Times New Roman" w:hAnsi="Times New Roman"/>
            <w:color w:val="000000"/>
            <w:sz w:val="24"/>
            <w:szCs w:val="24"/>
            <w:lang w:val="en-US"/>
            <w:rPrChange w:id="653" w:author="Jane Kohlhoff" w:date="2024-06-11T09:53:00Z" w16du:dateUtc="2024-06-10T23:53:00Z">
              <w:rPr>
                <w:rFonts w:cs="Helvetica"/>
                <w:color w:val="000000"/>
                <w:sz w:val="24"/>
                <w:szCs w:val="24"/>
                <w:lang w:val="en-US"/>
              </w:rPr>
            </w:rPrChange>
          </w:rPr>
          <w:t>-</w:t>
        </w:r>
      </w:ins>
      <w:del w:id="654" w:author="Jane Kohlhoff" w:date="2024-06-11T09:49:00Z" w16du:dateUtc="2024-06-10T23:49:00Z">
        <w:r w:rsidRPr="00365026" w:rsidDel="00BF2DFD">
          <w:rPr>
            <w:rFonts w:ascii="Times New Roman" w:hAnsi="Times New Roman"/>
            <w:color w:val="000000"/>
            <w:sz w:val="24"/>
            <w:szCs w:val="24"/>
            <w:lang w:val="en-US"/>
            <w:rPrChange w:id="655" w:author="Jane Kohlhoff" w:date="2024-06-11T09:53:00Z" w16du:dateUtc="2024-06-10T23:53:00Z">
              <w:rPr>
                <w:rFonts w:cs="Helvetica"/>
                <w:color w:val="000000"/>
                <w:sz w:val="24"/>
                <w:szCs w:val="24"/>
                <w:lang w:val="en-US"/>
              </w:rPr>
            </w:rPrChange>
          </w:rPr>
          <w:delText xml:space="preserve"> </w:delText>
        </w:r>
      </w:del>
      <w:r w:rsidRPr="00365026">
        <w:rPr>
          <w:rFonts w:ascii="Times New Roman" w:hAnsi="Times New Roman"/>
          <w:color w:val="000000"/>
          <w:sz w:val="24"/>
          <w:szCs w:val="24"/>
          <w:lang w:val="en-US"/>
          <w:rPrChange w:id="656" w:author="Jane Kohlhoff" w:date="2024-06-11T09:53:00Z" w16du:dateUtc="2024-06-10T23:53:00Z">
            <w:rPr>
              <w:rFonts w:cs="Helvetica"/>
              <w:color w:val="000000"/>
              <w:sz w:val="24"/>
              <w:szCs w:val="24"/>
              <w:lang w:val="en-US"/>
            </w:rPr>
          </w:rPrChange>
        </w:rPr>
        <w:t xml:space="preserve">Child Interaction Therapy – Toddler </w:t>
      </w:r>
      <w:r w:rsidR="001C4FE2" w:rsidRPr="00365026">
        <w:rPr>
          <w:rFonts w:ascii="Times New Roman" w:hAnsi="Times New Roman"/>
          <w:color w:val="000000"/>
          <w:sz w:val="24"/>
          <w:szCs w:val="24"/>
          <w:lang w:val="en-US"/>
          <w:rPrChange w:id="657" w:author="Jane Kohlhoff" w:date="2024-06-11T09:53:00Z" w16du:dateUtc="2024-06-10T23:53:00Z">
            <w:rPr>
              <w:rFonts w:cs="Helvetica"/>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&lt;EndNote&gt;&lt;Cite&gt;&lt;Author&gt;Girard&lt;/Author&gt;&lt;Year&gt;2018&lt;/Year&gt;&lt;RecNum&gt;545&lt;/RecNum&gt;&lt;Prefix&gt;PCIT-T`; &lt;/Prefix&gt;&lt;DisplayText&gt;(PCIT-T; 43, 44)&lt;/DisplayText&gt;&lt;record&gt;&lt;rec-number&gt;545&lt;/rec-number&gt;&lt;foreign-keys&gt;&lt;key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Cite&gt;&lt;Author&gt;Kohlhoff&lt;/Author&gt;&lt;Year&gt;2018&lt;/Year&gt;&lt;RecNum&gt;1233&lt;/RecNum&gt;&lt;record&gt;&lt;rec-number&gt;1233&lt;/rec-number&gt;&lt;foreign-keys&gt;&lt;key app="EN" db-id="ards0dvaofa9d9es2f6vrf9iarwfp0z2w20v" timestamp="1696903306" guid="59b2f5b6-01dd-49d1-9664-8a0c324ef659"&gt;1233&lt;/key&gt;&lt;/foreign-keys&gt;&lt;ref-type name="Book Section"&gt;5&lt;/ref-type&gt;&lt;contributors&gt;&lt;authors&gt;&lt;author&gt;Kohlhoff, J.&lt;/author&gt;&lt;author&gt;Morgan, S.&lt;/author&gt;&lt;/authors&gt;&lt;secondary-authors&gt;&lt;author&gt;Niec, L.N.&lt;/author&gt;&lt;/secondary-authors&gt;&lt;/contributors&gt;&lt;titles&gt;&lt;title&gt;Parent Child Interaction Therapy for Toddlers (PCIT-T)&lt;/title&gt;&lt;secondary-title&gt;Handbook of Parent-Child Interaction Therapy - Innovations and Applications for Clinical Practice&lt;/secondary-title&gt;&lt;/titles&gt;&lt;dates&gt;&lt;year&gt;2018&lt;/year&gt;&lt;/dates&gt;&lt;publisher&gt;Springer&lt;/publisher&gt;&lt;urls&gt;&lt;/urls&gt;&lt;/record&gt;&lt;/Cite&gt;&lt;/EndNote&gt;</w:instrText>
      </w:r>
      <w:r w:rsidR="001C4FE2" w:rsidRPr="00365026">
        <w:rPr>
          <w:rFonts w:ascii="Times New Roman" w:hAnsi="Times New Roman"/>
          <w:color w:val="000000"/>
          <w:sz w:val="24"/>
          <w:szCs w:val="24"/>
          <w:lang w:val="en-US"/>
          <w:rPrChange w:id="658" w:author="Jane Kohlhoff" w:date="2024-06-11T09:53:00Z" w16du:dateUtc="2024-06-10T23:53:00Z">
            <w:rPr>
              <w:rFonts w:cs="Helvetica"/>
              <w:color w:val="000000"/>
              <w:sz w:val="24"/>
              <w:szCs w:val="24"/>
              <w:lang w:val="en-US"/>
            </w:rPr>
          </w:rPrChange>
        </w:rPr>
        <w:fldChar w:fldCharType="separate"/>
      </w:r>
      <w:r w:rsidR="00622933">
        <w:rPr>
          <w:rFonts w:ascii="Times New Roman" w:hAnsi="Times New Roman"/>
          <w:noProof/>
          <w:color w:val="000000"/>
          <w:sz w:val="24"/>
          <w:szCs w:val="24"/>
          <w:lang w:val="en-US"/>
        </w:rPr>
        <w:t>(PCIT-T; 43, 44)</w:t>
      </w:r>
      <w:r w:rsidR="001C4FE2" w:rsidRPr="00365026">
        <w:rPr>
          <w:rFonts w:ascii="Times New Roman" w:hAnsi="Times New Roman"/>
          <w:color w:val="000000"/>
          <w:sz w:val="24"/>
          <w:szCs w:val="24"/>
          <w:lang w:val="en-US"/>
          <w:rPrChange w:id="659" w:author="Jane Kohlhoff" w:date="2024-06-11T09:53:00Z" w16du:dateUtc="2024-06-10T23:53:00Z">
            <w:rPr>
              <w:rFonts w:cs="Helvetica"/>
              <w:color w:val="000000"/>
              <w:sz w:val="24"/>
              <w:szCs w:val="24"/>
              <w:lang w:val="en-US"/>
            </w:rPr>
          </w:rPrChange>
        </w:rPr>
        <w:fldChar w:fldCharType="end"/>
      </w:r>
      <w:r w:rsidR="001C4FE2" w:rsidRPr="00365026">
        <w:rPr>
          <w:rFonts w:ascii="Times New Roman" w:hAnsi="Times New Roman"/>
          <w:color w:val="000000"/>
          <w:sz w:val="24"/>
          <w:szCs w:val="24"/>
          <w:lang w:val="en-US"/>
          <w:rPrChange w:id="660" w:author="Jane Kohlhoff" w:date="2024-06-11T09:53:00Z" w16du:dateUtc="2024-06-10T23:53:00Z">
            <w:rPr>
              <w:rFonts w:cs="Helvetica"/>
              <w:color w:val="000000"/>
              <w:sz w:val="24"/>
              <w:szCs w:val="24"/>
              <w:lang w:val="en-US"/>
            </w:rPr>
          </w:rPrChange>
        </w:rPr>
        <w:t xml:space="preserve"> </w:t>
      </w:r>
      <w:r w:rsidRPr="00365026">
        <w:rPr>
          <w:rFonts w:ascii="Times New Roman" w:hAnsi="Times New Roman"/>
          <w:color w:val="000000"/>
          <w:sz w:val="24"/>
          <w:szCs w:val="24"/>
          <w:lang w:val="en-US"/>
          <w:rPrChange w:id="661" w:author="Jane Kohlhoff" w:date="2024-06-11T09:53:00Z" w16du:dateUtc="2024-06-10T23:53:00Z">
            <w:rPr>
              <w:rFonts w:cs="Helvetica"/>
              <w:color w:val="000000"/>
              <w:sz w:val="24"/>
              <w:szCs w:val="24"/>
              <w:lang w:val="en-US"/>
            </w:rPr>
          </w:rPrChange>
        </w:rPr>
        <w:t>is a</w:t>
      </w:r>
      <w:ins w:id="662" w:author="Jane Kohlhoff" w:date="2024-06-10T19:20:00Z" w16du:dateUtc="2024-06-10T09:20:00Z">
        <w:r w:rsidR="00446CC8" w:rsidRPr="00365026">
          <w:rPr>
            <w:rFonts w:ascii="Times New Roman" w:hAnsi="Times New Roman"/>
            <w:color w:val="000000"/>
            <w:sz w:val="24"/>
            <w:szCs w:val="24"/>
            <w:lang w:val="en-US"/>
            <w:rPrChange w:id="663" w:author="Jane Kohlhoff" w:date="2024-06-11T09:53:00Z" w16du:dateUtc="2024-06-10T23:53:00Z">
              <w:rPr>
                <w:rFonts w:cs="Helvetica"/>
                <w:color w:val="000000"/>
                <w:sz w:val="24"/>
                <w:szCs w:val="24"/>
                <w:lang w:val="en-US"/>
              </w:rPr>
            </w:rPrChange>
          </w:rPr>
          <w:t xml:space="preserve"> new</w:t>
        </w:r>
      </w:ins>
      <w:del w:id="664" w:author="Jane Kohlhoff" w:date="2024-06-10T19:20:00Z" w16du:dateUtc="2024-06-10T09:20:00Z">
        <w:r w:rsidR="001C4FE2" w:rsidRPr="00365026" w:rsidDel="00446CC8">
          <w:rPr>
            <w:rFonts w:ascii="Times New Roman" w:hAnsi="Times New Roman"/>
            <w:color w:val="000000"/>
            <w:sz w:val="24"/>
            <w:szCs w:val="24"/>
            <w:lang w:val="en-US"/>
            <w:rPrChange w:id="665" w:author="Jane Kohlhoff" w:date="2024-06-11T09:53:00Z" w16du:dateUtc="2024-06-10T23:53:00Z">
              <w:rPr>
                <w:rFonts w:cs="Helvetica"/>
                <w:color w:val="000000"/>
                <w:sz w:val="24"/>
                <w:szCs w:val="24"/>
                <w:lang w:val="en-US"/>
              </w:rPr>
            </w:rPrChange>
          </w:rPr>
          <w:delText>n</w:delText>
        </w:r>
      </w:del>
      <w:del w:id="666" w:author="Jane Kohlhoff" w:date="2024-06-10T19:17:00Z" w16du:dateUtc="2024-06-10T09:17:00Z">
        <w:r w:rsidR="001C4FE2" w:rsidRPr="00365026" w:rsidDel="00E73DF7">
          <w:rPr>
            <w:rFonts w:ascii="Times New Roman" w:hAnsi="Times New Roman"/>
            <w:color w:val="000000"/>
            <w:sz w:val="24"/>
            <w:szCs w:val="24"/>
            <w:lang w:val="en-US"/>
            <w:rPrChange w:id="667" w:author="Jane Kohlhoff" w:date="2024-06-11T09:53:00Z" w16du:dateUtc="2024-06-10T23:53:00Z">
              <w:rPr>
                <w:rFonts w:cs="Helvetica"/>
                <w:color w:val="000000"/>
                <w:sz w:val="24"/>
                <w:szCs w:val="24"/>
                <w:lang w:val="en-US"/>
              </w:rPr>
            </w:rPrChange>
          </w:rPr>
          <w:delText>other</w:delText>
        </w:r>
      </w:del>
      <w:r w:rsidR="001C4FE2" w:rsidRPr="00365026">
        <w:rPr>
          <w:rFonts w:ascii="Times New Roman" w:hAnsi="Times New Roman"/>
          <w:color w:val="000000"/>
          <w:sz w:val="24"/>
          <w:szCs w:val="24"/>
          <w:lang w:val="en-US"/>
          <w:rPrChange w:id="668" w:author="Jane Kohlhoff" w:date="2024-06-11T09:53:00Z" w16du:dateUtc="2024-06-10T23:53:00Z">
            <w:rPr>
              <w:rFonts w:cs="Helvetica"/>
              <w:color w:val="000000"/>
              <w:sz w:val="24"/>
              <w:szCs w:val="24"/>
              <w:lang w:val="en-US"/>
            </w:rPr>
          </w:rPrChange>
        </w:rPr>
        <w:t xml:space="preserve"> </w:t>
      </w:r>
      <w:r w:rsidR="0067733D" w:rsidRPr="00365026">
        <w:rPr>
          <w:rFonts w:ascii="Times New Roman" w:hAnsi="Times New Roman"/>
          <w:color w:val="000000"/>
          <w:sz w:val="24"/>
          <w:szCs w:val="24"/>
          <w:lang w:val="en-US"/>
          <w:rPrChange w:id="669" w:author="Jane Kohlhoff" w:date="2024-06-11T09:53:00Z" w16du:dateUtc="2024-06-10T23:53:00Z">
            <w:rPr>
              <w:rFonts w:cs="Helvetica"/>
              <w:color w:val="000000"/>
              <w:sz w:val="24"/>
              <w:szCs w:val="24"/>
              <w:lang w:val="en-US"/>
            </w:rPr>
          </w:rPrChange>
        </w:rPr>
        <w:t>attachment-based parenting intervention</w:t>
      </w:r>
      <w:ins w:id="670" w:author="Jane Kohlhoff" w:date="2024-06-10T19:21:00Z" w16du:dateUtc="2024-06-10T09:21:00Z">
        <w:r w:rsidR="00446CC8" w:rsidRPr="00365026">
          <w:rPr>
            <w:rFonts w:ascii="Times New Roman" w:hAnsi="Times New Roman"/>
            <w:color w:val="000000"/>
            <w:sz w:val="24"/>
            <w:szCs w:val="24"/>
            <w:lang w:val="en-US"/>
            <w:rPrChange w:id="671" w:author="Jane Kohlhoff" w:date="2024-06-11T09:53:00Z" w16du:dateUtc="2024-06-10T23:53:00Z">
              <w:rPr>
                <w:rFonts w:cs="Helvetica"/>
                <w:color w:val="000000"/>
                <w:sz w:val="24"/>
                <w:szCs w:val="24"/>
                <w:lang w:val="en-US"/>
              </w:rPr>
            </w:rPrChange>
          </w:rPr>
          <w:t xml:space="preserve">, </w:t>
        </w:r>
      </w:ins>
      <w:r w:rsidR="0067733D" w:rsidRPr="00365026">
        <w:rPr>
          <w:rFonts w:ascii="Times New Roman" w:hAnsi="Times New Roman"/>
          <w:color w:val="000000"/>
          <w:sz w:val="24"/>
          <w:szCs w:val="24"/>
          <w:lang w:val="en-US"/>
          <w:rPrChange w:id="672" w:author="Jane Kohlhoff" w:date="2024-06-11T09:53:00Z" w16du:dateUtc="2024-06-10T23:53:00Z">
            <w:rPr>
              <w:rFonts w:cs="Helvetica"/>
              <w:color w:val="000000"/>
              <w:sz w:val="24"/>
              <w:szCs w:val="24"/>
              <w:lang w:val="en-US"/>
            </w:rPr>
          </w:rPrChange>
        </w:rPr>
        <w:t>designed specifically for parents and toddlers. PCIT-T is</w:t>
      </w:r>
      <w:r w:rsidR="00DE4291" w:rsidRPr="00365026">
        <w:rPr>
          <w:rFonts w:ascii="Times New Roman" w:hAnsi="Times New Roman"/>
          <w:color w:val="000000"/>
          <w:sz w:val="24"/>
          <w:szCs w:val="24"/>
          <w:lang w:val="en-US"/>
          <w:rPrChange w:id="673" w:author="Jane Kohlhoff" w:date="2024-06-11T09:53:00Z" w16du:dateUtc="2024-06-10T23:53:00Z">
            <w:rPr>
              <w:rFonts w:cs="Helvetica"/>
              <w:color w:val="000000"/>
              <w:sz w:val="24"/>
              <w:szCs w:val="24"/>
              <w:lang w:val="en-US"/>
            </w:rPr>
          </w:rPrChange>
        </w:rPr>
        <w:t xml:space="preserve"> an adapt</w:t>
      </w:r>
      <w:r w:rsidR="0067733D" w:rsidRPr="00365026">
        <w:rPr>
          <w:rFonts w:ascii="Times New Roman" w:hAnsi="Times New Roman"/>
          <w:color w:val="000000"/>
          <w:sz w:val="24"/>
          <w:szCs w:val="24"/>
          <w:lang w:val="en-US"/>
          <w:rPrChange w:id="674" w:author="Jane Kohlhoff" w:date="2024-06-11T09:53:00Z" w16du:dateUtc="2024-06-10T23:53:00Z">
            <w:rPr>
              <w:rFonts w:cs="Helvetica"/>
              <w:color w:val="000000"/>
              <w:sz w:val="24"/>
              <w:szCs w:val="24"/>
              <w:lang w:val="en-US"/>
            </w:rPr>
          </w:rPrChange>
        </w:rPr>
        <w:t>ed version</w:t>
      </w:r>
      <w:r w:rsidR="00DE4291" w:rsidRPr="00365026">
        <w:rPr>
          <w:rFonts w:ascii="Times New Roman" w:hAnsi="Times New Roman"/>
          <w:color w:val="000000"/>
          <w:sz w:val="24"/>
          <w:szCs w:val="24"/>
          <w:lang w:val="en-US"/>
          <w:rPrChange w:id="675" w:author="Jane Kohlhoff" w:date="2024-06-11T09:53:00Z" w16du:dateUtc="2024-06-10T23:53:00Z">
            <w:rPr>
              <w:rFonts w:cs="Helvetica"/>
              <w:color w:val="000000"/>
              <w:sz w:val="24"/>
              <w:szCs w:val="24"/>
              <w:lang w:val="en-US"/>
            </w:rPr>
          </w:rPrChange>
        </w:rPr>
        <w:t xml:space="preserve"> of the standard PCIT intervention</w:t>
      </w:r>
      <w:r w:rsidRPr="00365026">
        <w:rPr>
          <w:rFonts w:ascii="Times New Roman" w:hAnsi="Times New Roman"/>
          <w:color w:val="000000"/>
          <w:sz w:val="24"/>
          <w:szCs w:val="24"/>
          <w:lang w:val="en-US"/>
          <w:rPrChange w:id="676" w:author="Jane Kohlhoff" w:date="2024-06-11T09:53:00Z" w16du:dateUtc="2024-06-10T23:53:00Z">
            <w:rPr>
              <w:rFonts w:cs="Helvetica"/>
              <w:color w:val="000000"/>
              <w:sz w:val="24"/>
              <w:szCs w:val="24"/>
              <w:lang w:val="en-US"/>
            </w:rPr>
          </w:rPrChange>
        </w:rPr>
        <w:t xml:space="preserve">, which was </w:t>
      </w:r>
      <w:r w:rsidR="0067733D" w:rsidRPr="00365026">
        <w:rPr>
          <w:rFonts w:ascii="Times New Roman" w:hAnsi="Times New Roman"/>
          <w:color w:val="000000"/>
          <w:sz w:val="24"/>
          <w:szCs w:val="24"/>
          <w:lang w:val="en-US"/>
          <w:rPrChange w:id="677" w:author="Jane Kohlhoff" w:date="2024-06-11T09:53:00Z" w16du:dateUtc="2024-06-10T23:53:00Z">
            <w:rPr>
              <w:rFonts w:cs="Helvetica"/>
              <w:color w:val="000000"/>
              <w:sz w:val="24"/>
              <w:szCs w:val="24"/>
              <w:lang w:val="en-US"/>
            </w:rPr>
          </w:rPrChange>
        </w:rPr>
        <w:t>designed for pre-school and early primary school aged children with conduct problems</w:t>
      </w:r>
      <w:r w:rsidRPr="00365026">
        <w:rPr>
          <w:rFonts w:ascii="Times New Roman" w:hAnsi="Times New Roman"/>
          <w:color w:val="000000"/>
          <w:sz w:val="24"/>
          <w:szCs w:val="24"/>
          <w:lang w:val="en-US"/>
          <w:rPrChange w:id="678" w:author="Jane Kohlhoff" w:date="2024-06-11T09:53:00Z" w16du:dateUtc="2024-06-10T23:53:00Z">
            <w:rPr>
              <w:rFonts w:cs="Helvetica"/>
              <w:color w:val="000000"/>
              <w:sz w:val="24"/>
              <w:szCs w:val="24"/>
              <w:lang w:val="en-US"/>
            </w:rPr>
          </w:rPrChange>
        </w:rPr>
        <w:t xml:space="preserve"> </w:t>
      </w:r>
      <w:r w:rsidR="001C4FE2" w:rsidRPr="00365026">
        <w:rPr>
          <w:rFonts w:ascii="Times New Roman" w:hAnsi="Times New Roman"/>
          <w:color w:val="000000"/>
          <w:sz w:val="24"/>
          <w:szCs w:val="24"/>
          <w:lang w:val="en-US"/>
          <w:rPrChange w:id="679" w:author="Jane Kohlhoff" w:date="2024-06-11T09:53:00Z" w16du:dateUtc="2024-06-10T23:53:00Z">
            <w:rPr>
              <w:rFonts w:cs="Helvetica"/>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&lt;EndNote&gt;&lt;Cite&gt;&lt;Author&gt;Niec&lt;/Author&gt;&lt;Year&gt;2018&lt;/Year&gt;&lt;RecNum&gt;1273&lt;/RecNum&gt;&lt;DisplayText&gt;(45, 46)&lt;/DisplayText&gt;&lt;record&gt;&lt;rec-number&gt;1273&lt;/rec-number&gt;&lt;foreign-keys&gt;&lt;key app="EN" db-id="ards0dvaofa9d9es2f6vrf9iarwfp0z2w20v" timestamp="1696903308" guid="ac312723-07db-47ed-8eb5-23c2156c2276"&gt;1273&lt;/key&gt;&lt;/foreign-keys&gt;&lt;ref-type name="Edited Book"&gt;28&lt;/ref-type&gt;&lt;contributors&gt;&lt;authors&gt;&lt;author&gt;Niec, L.&lt;/author&gt;&lt;/authors&gt;&lt;/contributors&gt;&lt;titles&gt;&lt;title&gt;Handbook of Parent-Child Interaction Therapy - Innovations and Applications for Clinical Practice&lt;/title&gt;&lt;/titles&gt;&lt;dates&gt;&lt;year&gt;2018&lt;/year&gt;&lt;/dates&gt;&lt;publisher&gt;Springer&lt;/publisher&gt;&lt;urls&gt;&lt;/urls&gt;&lt;/record&gt;&lt;/Cite&gt;&lt;Cite&gt;&lt;Author&gt;Eyberg&lt;/Author&gt;&lt;Year&gt;1988&lt;/Year&gt;&lt;RecNum&gt;899&lt;/RecNum&gt;&lt;record&gt;&lt;rec-number&gt;899&lt;/rec-number&gt;&lt;foreign-keys&gt;&lt;key app="EN" db-id="ards0dvaofa9d9es2f6vrf9iarwfp0z2w20v" timestamp="1696903279" guid="4a272161-6c2e-4462-9800-7f08a983e60d"&gt;899&lt;/key&gt;&lt;/foreign-keys&gt;&lt;ref-type name="Journal Article"&gt;17&lt;/ref-type&gt;&lt;contributors&gt;&lt;authors&gt;&lt;author&gt;Eyberg, S.&lt;/author&gt;&lt;/authors&gt;&lt;/contributors&gt;&lt;titles&gt;&lt;title&gt;Parent-child interaction therapy: Integration of traditional and behavioral concerns.&lt;/title&gt;&lt;secondary-title&gt;&lt;style face="italic" font="default" size="100%"&gt;Child &amp;amp; Family Behavior Therapy&lt;/style&gt;&lt;/secondary-title&gt;&lt;/titles&gt;&lt;periodical&gt;&lt;full-title&gt;Child &amp;amp; Family Behavior Therapy&lt;/full-title&gt;&lt;/periodical&gt;&lt;pages&gt;33-46&lt;/pages&gt;&lt;volume&gt;10&lt;/volume&gt;&lt;number&gt;1&lt;/number&gt;&lt;dates&gt;&lt;year&gt;1988&lt;/year&gt;&lt;/dates&gt;&lt;urls&gt;&lt;/urls&gt;&lt;electronic-resource-num&gt;10.1300/J019v10n01_04&lt;/electronic-resource-num&gt;&lt;/record&gt;&lt;/Cite&gt;&lt;/EndNote&gt;</w:instrText>
      </w:r>
      <w:r w:rsidR="001C4FE2" w:rsidRPr="00365026">
        <w:rPr>
          <w:rFonts w:ascii="Times New Roman" w:hAnsi="Times New Roman"/>
          <w:color w:val="000000"/>
          <w:sz w:val="24"/>
          <w:szCs w:val="24"/>
          <w:lang w:val="en-US"/>
          <w:rPrChange w:id="680" w:author="Jane Kohlhoff" w:date="2024-06-11T09:53:00Z" w16du:dateUtc="2024-06-10T23:53:00Z">
            <w:rPr>
              <w:rFonts w:cs="Helvetica"/>
              <w:color w:val="000000"/>
              <w:sz w:val="24"/>
              <w:szCs w:val="24"/>
              <w:lang w:val="en-US"/>
            </w:rPr>
          </w:rPrChange>
        </w:rPr>
        <w:fldChar w:fldCharType="separate"/>
      </w:r>
      <w:r w:rsidR="00622933">
        <w:rPr>
          <w:rFonts w:ascii="Times New Roman" w:hAnsi="Times New Roman"/>
          <w:noProof/>
          <w:color w:val="000000"/>
          <w:sz w:val="24"/>
          <w:szCs w:val="24"/>
          <w:lang w:val="en-US"/>
        </w:rPr>
        <w:t>(45, 46)</w:t>
      </w:r>
      <w:r w:rsidR="001C4FE2" w:rsidRPr="00365026">
        <w:rPr>
          <w:rFonts w:ascii="Times New Roman" w:hAnsi="Times New Roman"/>
          <w:color w:val="000000"/>
          <w:sz w:val="24"/>
          <w:szCs w:val="24"/>
          <w:lang w:val="en-US"/>
          <w:rPrChange w:id="681" w:author="Jane Kohlhoff" w:date="2024-06-11T09:53:00Z" w16du:dateUtc="2024-06-10T23:53:00Z">
            <w:rPr>
              <w:rFonts w:cs="Helvetica"/>
              <w:color w:val="000000"/>
              <w:sz w:val="24"/>
              <w:szCs w:val="24"/>
              <w:lang w:val="en-US"/>
            </w:rPr>
          </w:rPrChange>
        </w:rPr>
        <w:fldChar w:fldCharType="end"/>
      </w:r>
      <w:r w:rsidR="00585E9A" w:rsidRPr="00365026">
        <w:rPr>
          <w:rFonts w:ascii="Times New Roman" w:hAnsi="Times New Roman"/>
          <w:color w:val="000000"/>
          <w:sz w:val="24"/>
          <w:szCs w:val="24"/>
          <w:lang w:val="en-US"/>
          <w:rPrChange w:id="682" w:author="Jane Kohlhoff" w:date="2024-06-11T09:53:00Z" w16du:dateUtc="2024-06-10T23:53:00Z">
            <w:rPr>
              <w:rFonts w:cs="Helvetica"/>
              <w:color w:val="000000"/>
              <w:sz w:val="24"/>
              <w:szCs w:val="24"/>
              <w:lang w:val="en-US"/>
            </w:rPr>
          </w:rPrChange>
        </w:rPr>
        <w:t xml:space="preserve">. </w:t>
      </w:r>
      <w:r w:rsidR="0067733D" w:rsidRPr="00365026">
        <w:rPr>
          <w:rFonts w:ascii="Times New Roman" w:hAnsi="Times New Roman"/>
          <w:color w:val="000000"/>
          <w:sz w:val="24"/>
          <w:szCs w:val="24"/>
          <w:lang w:val="en-US"/>
          <w:rPrChange w:id="683" w:author="Jane Kohlhoff" w:date="2024-06-11T09:53:00Z" w16du:dateUtc="2024-06-10T23:53:00Z">
            <w:rPr>
              <w:rFonts w:cs="Helvetica"/>
              <w:color w:val="000000"/>
              <w:sz w:val="24"/>
              <w:szCs w:val="24"/>
              <w:lang w:val="en-US"/>
            </w:rPr>
          </w:rPrChange>
        </w:rPr>
        <w:t xml:space="preserve">Like standard PCIT, </w:t>
      </w:r>
      <w:r w:rsidR="00DE4291" w:rsidRPr="00365026">
        <w:rPr>
          <w:rFonts w:ascii="Times New Roman" w:hAnsi="Times New Roman"/>
          <w:color w:val="000000"/>
          <w:sz w:val="24"/>
          <w:szCs w:val="24"/>
          <w:lang w:val="en-US"/>
          <w:rPrChange w:id="684" w:author="Jane Kohlhoff" w:date="2024-06-11T09:53:00Z" w16du:dateUtc="2024-06-10T23:53:00Z">
            <w:rPr>
              <w:rFonts w:cs="Helvetica"/>
              <w:color w:val="000000"/>
              <w:sz w:val="24"/>
              <w:szCs w:val="24"/>
              <w:lang w:val="en-US"/>
            </w:rPr>
          </w:rPrChange>
        </w:rPr>
        <w:t>PCIT-T d</w:t>
      </w:r>
      <w:r w:rsidR="00585E9A" w:rsidRPr="00365026">
        <w:rPr>
          <w:rFonts w:ascii="Times New Roman" w:hAnsi="Times New Roman"/>
          <w:color w:val="000000"/>
          <w:sz w:val="24"/>
          <w:szCs w:val="24"/>
          <w:lang w:val="en-US"/>
          <w:rPrChange w:id="685" w:author="Jane Kohlhoff" w:date="2024-06-11T09:53:00Z" w16du:dateUtc="2024-06-10T23:53:00Z">
            <w:rPr>
              <w:rFonts w:cs="Helvetica"/>
              <w:color w:val="000000"/>
              <w:sz w:val="24"/>
              <w:szCs w:val="24"/>
              <w:lang w:val="en-US"/>
            </w:rPr>
          </w:rPrChange>
        </w:rPr>
        <w:t>raw</w:t>
      </w:r>
      <w:r w:rsidR="00DE4291" w:rsidRPr="00365026">
        <w:rPr>
          <w:rFonts w:ascii="Times New Roman" w:hAnsi="Times New Roman"/>
          <w:color w:val="000000"/>
          <w:sz w:val="24"/>
          <w:szCs w:val="24"/>
          <w:lang w:val="en-US"/>
          <w:rPrChange w:id="686" w:author="Jane Kohlhoff" w:date="2024-06-11T09:53:00Z" w16du:dateUtc="2024-06-10T23:53:00Z">
            <w:rPr>
              <w:rFonts w:cs="Helvetica"/>
              <w:color w:val="000000"/>
              <w:sz w:val="24"/>
              <w:szCs w:val="24"/>
              <w:lang w:val="en-US"/>
            </w:rPr>
          </w:rPrChange>
        </w:rPr>
        <w:t>s</w:t>
      </w:r>
      <w:r w:rsidR="00585E9A" w:rsidRPr="00365026">
        <w:rPr>
          <w:rFonts w:ascii="Times New Roman" w:hAnsi="Times New Roman"/>
          <w:color w:val="000000"/>
          <w:sz w:val="24"/>
          <w:szCs w:val="24"/>
          <w:lang w:val="en-US"/>
          <w:rPrChange w:id="687" w:author="Jane Kohlhoff" w:date="2024-06-11T09:53:00Z" w16du:dateUtc="2024-06-10T23:53:00Z">
            <w:rPr>
              <w:rFonts w:cs="Helvetica"/>
              <w:color w:val="000000"/>
              <w:sz w:val="24"/>
              <w:szCs w:val="24"/>
              <w:lang w:val="en-US"/>
            </w:rPr>
          </w:rPrChange>
        </w:rPr>
        <w:t xml:space="preserve"> </w:t>
      </w:r>
      <w:ins w:id="688" w:author="Cheryl McNeil" w:date="2024-04-21T21:26:00Z" w16du:dateUtc="2024-04-22T01:26:00Z">
        <w:r w:rsidR="001E0DE5" w:rsidRPr="00365026">
          <w:rPr>
            <w:rFonts w:ascii="Times New Roman" w:hAnsi="Times New Roman"/>
            <w:color w:val="000000"/>
            <w:sz w:val="24"/>
            <w:szCs w:val="24"/>
            <w:lang w:val="en-US"/>
            <w:rPrChange w:id="689" w:author="Jane Kohlhoff" w:date="2024-06-11T09:53:00Z" w16du:dateUtc="2024-06-10T23:53:00Z">
              <w:rPr>
                <w:rFonts w:cs="Helvetica"/>
                <w:color w:val="000000"/>
                <w:sz w:val="24"/>
                <w:szCs w:val="24"/>
                <w:lang w:val="en-US"/>
              </w:rPr>
            </w:rPrChange>
          </w:rPr>
          <w:t xml:space="preserve">from </w:t>
        </w:r>
      </w:ins>
      <w:r w:rsidR="00585E9A" w:rsidRPr="00365026">
        <w:rPr>
          <w:rFonts w:ascii="Times New Roman" w:hAnsi="Times New Roman"/>
          <w:color w:val="000000"/>
          <w:sz w:val="24"/>
          <w:szCs w:val="24"/>
          <w:lang w:val="en-US"/>
          <w:rPrChange w:id="690" w:author="Jane Kohlhoff" w:date="2024-06-11T09:53:00Z" w16du:dateUtc="2024-06-10T23:53:00Z">
            <w:rPr>
              <w:rFonts w:cs="Helvetica"/>
              <w:color w:val="000000"/>
              <w:sz w:val="24"/>
              <w:szCs w:val="24"/>
              <w:lang w:val="en-US"/>
            </w:rPr>
          </w:rPrChange>
        </w:rPr>
        <w:t>social learning theor</w:t>
      </w:r>
      <w:r w:rsidR="0067733D" w:rsidRPr="00365026">
        <w:rPr>
          <w:rFonts w:ascii="Times New Roman" w:hAnsi="Times New Roman"/>
          <w:color w:val="000000"/>
          <w:sz w:val="24"/>
          <w:szCs w:val="24"/>
          <w:lang w:val="en-US"/>
          <w:rPrChange w:id="691" w:author="Jane Kohlhoff" w:date="2024-06-11T09:53:00Z" w16du:dateUtc="2024-06-10T23:53:00Z">
            <w:rPr>
              <w:rFonts w:cs="Helvetica"/>
              <w:color w:val="000000"/>
              <w:sz w:val="24"/>
              <w:szCs w:val="24"/>
              <w:lang w:val="en-US"/>
            </w:rPr>
          </w:rPrChange>
        </w:rPr>
        <w:t>y</w:t>
      </w:r>
      <w:r w:rsidRPr="00365026">
        <w:rPr>
          <w:rFonts w:ascii="Times New Roman" w:hAnsi="Times New Roman"/>
          <w:color w:val="000000"/>
          <w:sz w:val="24"/>
          <w:szCs w:val="24"/>
          <w:lang w:val="en-US"/>
          <w:rPrChange w:id="692" w:author="Jane Kohlhoff" w:date="2024-06-11T09:53:00Z" w16du:dateUtc="2024-06-10T23:53:00Z">
            <w:rPr>
              <w:rFonts w:cs="Helvetica"/>
              <w:color w:val="000000"/>
              <w:sz w:val="24"/>
              <w:szCs w:val="24"/>
              <w:lang w:val="en-US"/>
            </w:rPr>
          </w:rPrChange>
        </w:rPr>
        <w:t xml:space="preserve"> and </w:t>
      </w:r>
      <w:del w:id="693" w:author="Cheryl McNeil" w:date="2024-04-21T21:27:00Z" w16du:dateUtc="2024-04-22T01:27:00Z">
        <w:r w:rsidRPr="00365026" w:rsidDel="001E0DE5">
          <w:rPr>
            <w:rFonts w:ascii="Times New Roman" w:hAnsi="Times New Roman"/>
            <w:color w:val="000000"/>
            <w:sz w:val="24"/>
            <w:szCs w:val="24"/>
            <w:lang w:val="en-US"/>
            <w:rPrChange w:id="694" w:author="Jane Kohlhoff" w:date="2024-06-11T09:53:00Z" w16du:dateUtc="2024-06-10T23:53:00Z">
              <w:rPr>
                <w:rFonts w:cs="Helvetica"/>
                <w:color w:val="000000"/>
                <w:sz w:val="24"/>
                <w:szCs w:val="24"/>
                <w:lang w:val="en-US"/>
              </w:rPr>
            </w:rPrChange>
          </w:rPr>
          <w:delText>attachment theory</w:delText>
        </w:r>
      </w:del>
      <w:ins w:id="695" w:author="Cheryl McNeil" w:date="2024-04-21T21:27:00Z" w16du:dateUtc="2024-04-22T01:27:00Z">
        <w:r w:rsidR="001E0DE5" w:rsidRPr="00365026">
          <w:rPr>
            <w:rFonts w:ascii="Times New Roman" w:hAnsi="Times New Roman"/>
            <w:color w:val="000000"/>
            <w:sz w:val="24"/>
            <w:szCs w:val="24"/>
            <w:lang w:val="en-US"/>
            <w:rPrChange w:id="696" w:author="Jane Kohlhoff" w:date="2024-06-11T09:53:00Z" w16du:dateUtc="2024-06-10T23:53:00Z">
              <w:rPr>
                <w:rFonts w:cs="Helvetica"/>
                <w:color w:val="000000"/>
                <w:sz w:val="24"/>
                <w:szCs w:val="24"/>
                <w:lang w:val="en-US"/>
              </w:rPr>
            </w:rPrChange>
          </w:rPr>
          <w:t>play therapy</w:t>
        </w:r>
      </w:ins>
      <w:r w:rsidRPr="00365026">
        <w:rPr>
          <w:rFonts w:ascii="Times New Roman" w:hAnsi="Times New Roman"/>
          <w:color w:val="000000"/>
          <w:sz w:val="24"/>
          <w:szCs w:val="24"/>
          <w:lang w:val="en-US"/>
          <w:rPrChange w:id="697" w:author="Jane Kohlhoff" w:date="2024-06-11T09:53:00Z" w16du:dateUtc="2024-06-10T23:53:00Z">
            <w:rPr>
              <w:rFonts w:cs="Helvetica"/>
              <w:color w:val="000000"/>
              <w:sz w:val="24"/>
              <w:szCs w:val="24"/>
              <w:lang w:val="en-US"/>
            </w:rPr>
          </w:rPrChange>
        </w:rPr>
        <w:t xml:space="preserve"> principles</w:t>
      </w:r>
      <w:ins w:id="698" w:author="Cheryl McNeil" w:date="2024-04-21T21:27:00Z" w16du:dateUtc="2024-04-22T01:27:00Z">
        <w:r w:rsidR="000A26C7" w:rsidRPr="00365026">
          <w:rPr>
            <w:rFonts w:ascii="Times New Roman" w:hAnsi="Times New Roman"/>
            <w:color w:val="000000"/>
            <w:sz w:val="24"/>
            <w:szCs w:val="24"/>
            <w:lang w:val="en-US"/>
            <w:rPrChange w:id="699" w:author="Jane Kohlhoff" w:date="2024-06-11T09:53:00Z" w16du:dateUtc="2024-06-10T23:53:00Z">
              <w:rPr>
                <w:rFonts w:cs="Helvetica"/>
                <w:color w:val="000000"/>
                <w:sz w:val="24"/>
                <w:szCs w:val="24"/>
                <w:lang w:val="en-US"/>
              </w:rPr>
            </w:rPrChange>
          </w:rPr>
          <w:t xml:space="preserve">. Given </w:t>
        </w:r>
      </w:ins>
      <w:del w:id="700" w:author="Cheryl McNeil" w:date="2024-04-21T21:27:00Z" w16du:dateUtc="2024-04-22T01:27:00Z">
        <w:r w:rsidRPr="00365026" w:rsidDel="000A26C7">
          <w:rPr>
            <w:rFonts w:ascii="Times New Roman" w:hAnsi="Times New Roman"/>
            <w:color w:val="000000"/>
            <w:sz w:val="24"/>
            <w:szCs w:val="24"/>
            <w:lang w:val="en-US"/>
            <w:rPrChange w:id="701" w:author="Jane Kohlhoff" w:date="2024-06-11T09:53:00Z" w16du:dateUtc="2024-06-10T23:53:00Z">
              <w:rPr>
                <w:rFonts w:cs="Helvetica"/>
                <w:color w:val="000000"/>
                <w:sz w:val="24"/>
                <w:szCs w:val="24"/>
                <w:lang w:val="en-US"/>
              </w:rPr>
            </w:rPrChange>
          </w:rPr>
          <w:delText xml:space="preserve"> but given </w:delText>
        </w:r>
      </w:del>
      <w:r w:rsidRPr="00365026">
        <w:rPr>
          <w:rFonts w:ascii="Times New Roman" w:hAnsi="Times New Roman"/>
          <w:color w:val="000000"/>
          <w:sz w:val="24"/>
          <w:szCs w:val="24"/>
          <w:lang w:val="en-US"/>
          <w:rPrChange w:id="702" w:author="Jane Kohlhoff" w:date="2024-06-11T09:53:00Z" w16du:dateUtc="2024-06-10T23:53:00Z">
            <w:rPr>
              <w:rFonts w:cs="Helvetica"/>
              <w:color w:val="000000"/>
              <w:sz w:val="24"/>
              <w:szCs w:val="24"/>
              <w:lang w:val="en-US"/>
            </w:rPr>
          </w:rPrChange>
        </w:rPr>
        <w:t xml:space="preserve">the salience of the parent-child attachment relationship in toddler development, </w:t>
      </w:r>
      <w:ins w:id="703" w:author="Cheryl McNeil" w:date="2024-04-21T21:27:00Z" w16du:dateUtc="2024-04-22T01:27:00Z">
        <w:del w:id="704" w:author="Jane Kohlhoff" w:date="2024-06-11T10:14:00Z" w16du:dateUtc="2024-06-11T00:14:00Z">
          <w:r w:rsidR="000A26C7" w:rsidRPr="00365026" w:rsidDel="00F33CD6">
            <w:rPr>
              <w:rFonts w:ascii="Times New Roman" w:hAnsi="Times New Roman"/>
              <w:color w:val="000000"/>
              <w:sz w:val="24"/>
              <w:szCs w:val="24"/>
              <w:lang w:val="en-US"/>
              <w:rPrChange w:id="705" w:author="Jane Kohlhoff" w:date="2024-06-11T09:53:00Z" w16du:dateUtc="2024-06-10T23:53:00Z">
                <w:rPr>
                  <w:rFonts w:cs="Helvetica"/>
                  <w:color w:val="000000"/>
                  <w:sz w:val="24"/>
                  <w:szCs w:val="24"/>
                  <w:lang w:val="en-US"/>
                </w:rPr>
              </w:rPrChange>
            </w:rPr>
            <w:delText xml:space="preserve">however, </w:delText>
          </w:r>
        </w:del>
      </w:ins>
      <w:r w:rsidRPr="00365026">
        <w:rPr>
          <w:rFonts w:ascii="Times New Roman" w:hAnsi="Times New Roman"/>
          <w:color w:val="000000"/>
          <w:sz w:val="24"/>
          <w:szCs w:val="24"/>
          <w:lang w:val="en-US"/>
          <w:rPrChange w:id="706" w:author="Jane Kohlhoff" w:date="2024-06-11T09:53:00Z" w16du:dateUtc="2024-06-10T23:53:00Z">
            <w:rPr>
              <w:rFonts w:cs="Helvetica"/>
              <w:color w:val="000000"/>
              <w:sz w:val="24"/>
              <w:szCs w:val="24"/>
              <w:lang w:val="en-US"/>
            </w:rPr>
          </w:rPrChange>
        </w:rPr>
        <w:t xml:space="preserve">enhancing parenting sensitivity to the child’s emotional needs </w:t>
      </w:r>
      <w:ins w:id="707" w:author="Cheryl McNeil" w:date="2024-04-21T21:28:00Z" w16du:dateUtc="2024-04-22T01:28:00Z">
        <w:r w:rsidR="000A26C7" w:rsidRPr="00365026">
          <w:rPr>
            <w:rFonts w:ascii="Times New Roman" w:hAnsi="Times New Roman"/>
            <w:color w:val="000000"/>
            <w:sz w:val="24"/>
            <w:szCs w:val="24"/>
            <w:lang w:val="en-US"/>
            <w:rPrChange w:id="708" w:author="Jane Kohlhoff" w:date="2024-06-11T09:53:00Z" w16du:dateUtc="2024-06-10T23:53:00Z">
              <w:rPr>
                <w:rFonts w:cs="Helvetica"/>
                <w:color w:val="000000"/>
                <w:sz w:val="24"/>
                <w:szCs w:val="24"/>
                <w:lang w:val="en-US"/>
              </w:rPr>
            </w:rPrChange>
          </w:rPr>
          <w:t xml:space="preserve">was added </w:t>
        </w:r>
      </w:ins>
      <w:ins w:id="709" w:author="Cheryl McNeil" w:date="2024-04-21T22:30:00Z" w16du:dateUtc="2024-04-22T02:30:00Z">
        <w:r w:rsidR="008C2783" w:rsidRPr="00365026">
          <w:rPr>
            <w:rFonts w:ascii="Times New Roman" w:hAnsi="Times New Roman"/>
            <w:color w:val="000000"/>
            <w:sz w:val="24"/>
            <w:szCs w:val="24"/>
            <w:lang w:val="en-US"/>
            <w:rPrChange w:id="710" w:author="Jane Kohlhoff" w:date="2024-06-11T09:53:00Z" w16du:dateUtc="2024-06-10T23:53:00Z">
              <w:rPr>
                <w:rFonts w:cs="Helvetica"/>
                <w:color w:val="000000"/>
                <w:sz w:val="24"/>
                <w:szCs w:val="24"/>
                <w:lang w:val="en-US"/>
              </w:rPr>
            </w:rPrChange>
          </w:rPr>
          <w:t>a</w:t>
        </w:r>
      </w:ins>
      <w:ins w:id="711" w:author="Cheryl McNeil" w:date="2024-04-21T22:31:00Z" w16du:dateUtc="2024-04-22T02:31:00Z">
        <w:r w:rsidR="008C2783" w:rsidRPr="00365026">
          <w:rPr>
            <w:rFonts w:ascii="Times New Roman" w:hAnsi="Times New Roman"/>
            <w:color w:val="000000"/>
            <w:sz w:val="24"/>
            <w:szCs w:val="24"/>
            <w:lang w:val="en-US"/>
            <w:rPrChange w:id="712" w:author="Jane Kohlhoff" w:date="2024-06-11T09:53:00Z" w16du:dateUtc="2024-06-10T23:53:00Z">
              <w:rPr>
                <w:rFonts w:cs="Helvetica"/>
                <w:color w:val="000000"/>
                <w:sz w:val="24"/>
                <w:szCs w:val="24"/>
                <w:lang w:val="en-US"/>
              </w:rPr>
            </w:rPrChange>
          </w:rPr>
          <w:t xml:space="preserve">s </w:t>
        </w:r>
      </w:ins>
      <w:del w:id="713" w:author="Cheryl McNeil" w:date="2024-04-21T21:28:00Z" w16du:dateUtc="2024-04-22T01:28:00Z">
        <w:r w:rsidRPr="00365026" w:rsidDel="000A26C7">
          <w:rPr>
            <w:rFonts w:ascii="Times New Roman" w:hAnsi="Times New Roman"/>
            <w:color w:val="000000"/>
            <w:sz w:val="24"/>
            <w:szCs w:val="24"/>
            <w:lang w:val="en-US"/>
            <w:rPrChange w:id="714" w:author="Jane Kohlhoff" w:date="2024-06-11T09:53:00Z" w16du:dateUtc="2024-06-10T23:53:00Z">
              <w:rPr>
                <w:rFonts w:cs="Helvetica"/>
                <w:color w:val="000000"/>
                <w:sz w:val="24"/>
                <w:szCs w:val="24"/>
                <w:lang w:val="en-US"/>
              </w:rPr>
            </w:rPrChange>
          </w:rPr>
          <w:delText xml:space="preserve">is </w:delText>
        </w:r>
      </w:del>
      <w:r w:rsidRPr="00365026">
        <w:rPr>
          <w:rFonts w:ascii="Times New Roman" w:hAnsi="Times New Roman"/>
          <w:color w:val="000000"/>
          <w:sz w:val="24"/>
          <w:szCs w:val="24"/>
          <w:lang w:val="en-US"/>
          <w:rPrChange w:id="715" w:author="Jane Kohlhoff" w:date="2024-06-11T09:53:00Z" w16du:dateUtc="2024-06-10T23:53:00Z">
            <w:rPr>
              <w:rFonts w:cs="Helvetica"/>
              <w:color w:val="000000"/>
              <w:sz w:val="24"/>
              <w:szCs w:val="24"/>
              <w:lang w:val="en-US"/>
            </w:rPr>
          </w:rPrChange>
        </w:rPr>
        <w:t>an explicit intervention target</w:t>
      </w:r>
      <w:ins w:id="716" w:author="Cheryl McNeil" w:date="2024-04-21T21:28:00Z" w16du:dateUtc="2024-04-22T01:28:00Z">
        <w:r w:rsidR="000A26C7" w:rsidRPr="00365026">
          <w:rPr>
            <w:rFonts w:ascii="Times New Roman" w:hAnsi="Times New Roman"/>
            <w:color w:val="000000"/>
            <w:sz w:val="24"/>
            <w:szCs w:val="24"/>
            <w:lang w:val="en-US"/>
            <w:rPrChange w:id="717" w:author="Jane Kohlhoff" w:date="2024-06-11T09:53:00Z" w16du:dateUtc="2024-06-10T23:53:00Z">
              <w:rPr>
                <w:rFonts w:cs="Helvetica"/>
                <w:color w:val="000000"/>
                <w:sz w:val="24"/>
                <w:szCs w:val="24"/>
                <w:lang w:val="en-US"/>
              </w:rPr>
            </w:rPrChange>
          </w:rPr>
          <w:t xml:space="preserve"> for PCT-T</w:t>
        </w:r>
      </w:ins>
      <w:r w:rsidRPr="00365026">
        <w:rPr>
          <w:rFonts w:ascii="Times New Roman" w:hAnsi="Times New Roman"/>
          <w:color w:val="000000"/>
          <w:sz w:val="24"/>
          <w:szCs w:val="24"/>
          <w:lang w:val="en-US"/>
          <w:rPrChange w:id="718" w:author="Jane Kohlhoff" w:date="2024-06-11T09:53:00Z" w16du:dateUtc="2024-06-10T23:53:00Z">
            <w:rPr>
              <w:rFonts w:cs="Helvetica"/>
              <w:color w:val="000000"/>
              <w:sz w:val="24"/>
              <w:szCs w:val="24"/>
              <w:lang w:val="en-US"/>
            </w:rPr>
          </w:rPrChange>
        </w:rPr>
        <w:t>.</w:t>
      </w:r>
      <w:r w:rsidR="0067733D" w:rsidRPr="00365026">
        <w:rPr>
          <w:rFonts w:ascii="Times New Roman" w:hAnsi="Times New Roman"/>
          <w:color w:val="000000"/>
          <w:sz w:val="24"/>
          <w:szCs w:val="24"/>
          <w:lang w:val="en-US"/>
          <w:rPrChange w:id="719" w:author="Jane Kohlhoff" w:date="2024-06-11T09:53:00Z" w16du:dateUtc="2024-06-10T23:53:00Z">
            <w:rPr>
              <w:rFonts w:cs="Helvetica"/>
              <w:color w:val="000000"/>
              <w:sz w:val="24"/>
              <w:szCs w:val="24"/>
              <w:lang w:val="en-US"/>
            </w:rPr>
          </w:rPrChange>
        </w:rPr>
        <w:t xml:space="preserve"> At its core, PCIT-T assumes that</w:t>
      </w:r>
      <w:r w:rsidRPr="00365026">
        <w:rPr>
          <w:rFonts w:ascii="Times New Roman" w:hAnsi="Times New Roman"/>
          <w:color w:val="000000"/>
          <w:sz w:val="24"/>
          <w:szCs w:val="24"/>
          <w:lang w:val="en-US"/>
          <w:rPrChange w:id="720" w:author="Jane Kohlhoff" w:date="2024-06-11T09:53:00Z" w16du:dateUtc="2024-06-10T23:53:00Z">
            <w:rPr>
              <w:rFonts w:cs="Helvetica"/>
              <w:color w:val="000000"/>
              <w:sz w:val="24"/>
              <w:szCs w:val="24"/>
              <w:lang w:val="en-US"/>
            </w:rPr>
          </w:rPrChange>
        </w:rPr>
        <w:t>:</w:t>
      </w:r>
      <w:r w:rsidR="00DE4291" w:rsidRPr="00365026">
        <w:rPr>
          <w:rFonts w:ascii="Times New Roman" w:hAnsi="Times New Roman"/>
          <w:color w:val="000000"/>
          <w:sz w:val="24"/>
          <w:szCs w:val="24"/>
          <w:lang w:val="en-US"/>
          <w:rPrChange w:id="721" w:author="Jane Kohlhoff" w:date="2024-06-11T09:53:00Z" w16du:dateUtc="2024-06-10T23:53:00Z">
            <w:rPr>
              <w:rFonts w:cs="Helvetica"/>
              <w:color w:val="000000"/>
              <w:sz w:val="24"/>
              <w:szCs w:val="24"/>
              <w:lang w:val="en-US"/>
            </w:rPr>
          </w:rPrChange>
        </w:rPr>
        <w:t xml:space="preserve"> </w:t>
      </w:r>
      <w:del w:id="722" w:author="Jane Kohlhoff" w:date="2024-06-11T10:15:00Z" w16du:dateUtc="2024-06-11T00:15:00Z">
        <w:r w:rsidR="00585E9A" w:rsidRPr="00365026" w:rsidDel="00F33CD6">
          <w:rPr>
            <w:rFonts w:ascii="Times New Roman" w:hAnsi="Times New Roman"/>
            <w:color w:val="000000"/>
            <w:sz w:val="24"/>
            <w:szCs w:val="24"/>
            <w:lang w:val="en-US"/>
            <w:rPrChange w:id="723" w:author="Jane Kohlhoff" w:date="2024-06-11T09:53:00Z" w16du:dateUtc="2024-06-10T23:53:00Z">
              <w:rPr>
                <w:rFonts w:cs="Helvetica"/>
                <w:color w:val="000000"/>
                <w:sz w:val="24"/>
                <w:szCs w:val="24"/>
                <w:lang w:val="en-US"/>
              </w:rPr>
            </w:rPrChange>
          </w:rPr>
          <w:delText xml:space="preserve">(i) </w:delText>
        </w:r>
      </w:del>
      <w:r w:rsidR="00DE4291" w:rsidRPr="00365026">
        <w:rPr>
          <w:rFonts w:ascii="Times New Roman" w:hAnsi="Times New Roman"/>
          <w:color w:val="000000"/>
          <w:sz w:val="24"/>
          <w:szCs w:val="24"/>
          <w:lang w:val="en-US"/>
          <w:rPrChange w:id="724" w:author="Jane Kohlhoff" w:date="2024-06-11T09:53:00Z" w16du:dateUtc="2024-06-10T23:53:00Z">
            <w:rPr>
              <w:rFonts w:cs="Helvetica"/>
              <w:color w:val="000000"/>
              <w:sz w:val="24"/>
              <w:szCs w:val="24"/>
              <w:lang w:val="en-US"/>
            </w:rPr>
          </w:rPrChange>
        </w:rPr>
        <w:t xml:space="preserve">disruptive </w:t>
      </w:r>
      <w:r w:rsidR="00585E9A" w:rsidRPr="00365026">
        <w:rPr>
          <w:rFonts w:ascii="Times New Roman" w:hAnsi="Times New Roman"/>
          <w:color w:val="000000"/>
          <w:sz w:val="24"/>
          <w:szCs w:val="24"/>
          <w:lang w:val="en-US"/>
          <w:rPrChange w:id="725" w:author="Jane Kohlhoff" w:date="2024-06-11T09:53:00Z" w16du:dateUtc="2024-06-10T23:53:00Z">
            <w:rPr>
              <w:rFonts w:cs="Helvetica"/>
              <w:color w:val="000000"/>
              <w:sz w:val="24"/>
              <w:szCs w:val="24"/>
              <w:lang w:val="en-US"/>
            </w:rPr>
          </w:rPrChange>
        </w:rPr>
        <w:t xml:space="preserve">behaviors in toddlers </w:t>
      </w:r>
      <w:r w:rsidR="004D3F8D" w:rsidRPr="00365026">
        <w:rPr>
          <w:rFonts w:ascii="Times New Roman" w:hAnsi="Times New Roman"/>
          <w:color w:val="000000"/>
          <w:sz w:val="24"/>
          <w:szCs w:val="24"/>
          <w:lang w:val="en-US"/>
          <w:rPrChange w:id="726" w:author="Jane Kohlhoff" w:date="2024-06-11T09:53:00Z" w16du:dateUtc="2024-06-10T23:53:00Z">
            <w:rPr>
              <w:rFonts w:cs="Helvetica"/>
              <w:color w:val="000000"/>
              <w:sz w:val="24"/>
              <w:szCs w:val="24"/>
              <w:lang w:val="en-US"/>
            </w:rPr>
          </w:rPrChange>
        </w:rPr>
        <w:t xml:space="preserve">typically </w:t>
      </w:r>
      <w:r w:rsidR="0067733D" w:rsidRPr="00365026">
        <w:rPr>
          <w:rFonts w:ascii="Times New Roman" w:hAnsi="Times New Roman"/>
          <w:color w:val="000000"/>
          <w:sz w:val="24"/>
          <w:szCs w:val="24"/>
          <w:lang w:val="en-US"/>
          <w:rPrChange w:id="727" w:author="Jane Kohlhoff" w:date="2024-06-11T09:53:00Z" w16du:dateUtc="2024-06-10T23:53:00Z">
            <w:rPr>
              <w:rFonts w:cs="Helvetica"/>
              <w:color w:val="000000"/>
              <w:sz w:val="24"/>
              <w:szCs w:val="24"/>
              <w:lang w:val="en-US"/>
            </w:rPr>
          </w:rPrChange>
        </w:rPr>
        <w:t>sign</w:t>
      </w:r>
      <w:r w:rsidR="004D3F8D" w:rsidRPr="00365026">
        <w:rPr>
          <w:rFonts w:ascii="Times New Roman" w:hAnsi="Times New Roman"/>
          <w:color w:val="000000"/>
          <w:sz w:val="24"/>
          <w:szCs w:val="24"/>
          <w:lang w:val="en-US"/>
          <w:rPrChange w:id="728" w:author="Jane Kohlhoff" w:date="2024-06-11T09:53:00Z" w16du:dateUtc="2024-06-10T23:53:00Z">
            <w:rPr>
              <w:rFonts w:cs="Helvetica"/>
              <w:color w:val="000000"/>
              <w:sz w:val="24"/>
              <w:szCs w:val="24"/>
              <w:lang w:val="en-US"/>
            </w:rPr>
          </w:rPrChange>
        </w:rPr>
        <w:t xml:space="preserve">al </w:t>
      </w:r>
      <w:r w:rsidR="00585E9A" w:rsidRPr="00365026">
        <w:rPr>
          <w:rFonts w:ascii="Times New Roman" w:hAnsi="Times New Roman"/>
          <w:color w:val="000000"/>
          <w:sz w:val="24"/>
          <w:szCs w:val="24"/>
          <w:lang w:val="en-US"/>
          <w:rPrChange w:id="729" w:author="Jane Kohlhoff" w:date="2024-06-11T09:53:00Z" w16du:dateUtc="2024-06-10T23:53:00Z">
            <w:rPr>
              <w:rFonts w:cs="Helvetica"/>
              <w:color w:val="000000"/>
              <w:sz w:val="24"/>
              <w:szCs w:val="24"/>
              <w:lang w:val="en-US"/>
            </w:rPr>
          </w:rPrChange>
        </w:rPr>
        <w:t>emotional dysregulation</w:t>
      </w:r>
      <w:del w:id="730" w:author="Jane Kohlhoff" w:date="2024-06-11T10:15:00Z" w16du:dateUtc="2024-06-11T00:15:00Z">
        <w:r w:rsidR="00585E9A" w:rsidRPr="00365026" w:rsidDel="00F33CD6">
          <w:rPr>
            <w:rFonts w:ascii="Times New Roman" w:hAnsi="Times New Roman"/>
            <w:color w:val="000000"/>
            <w:sz w:val="24"/>
            <w:szCs w:val="24"/>
            <w:lang w:val="en-US"/>
            <w:rPrChange w:id="731" w:author="Jane Kohlhoff" w:date="2024-06-11T09:53:00Z" w16du:dateUtc="2024-06-10T23:53:00Z">
              <w:rPr>
                <w:rFonts w:cs="Helvetica"/>
                <w:color w:val="000000"/>
                <w:sz w:val="24"/>
                <w:szCs w:val="24"/>
                <w:lang w:val="en-US"/>
              </w:rPr>
            </w:rPrChange>
          </w:rPr>
          <w:delText>,</w:delText>
        </w:r>
        <w:r w:rsidR="00585E9A" w:rsidRPr="00365026" w:rsidDel="00F33CD6">
          <w:rPr>
            <w:rFonts w:ascii="Times New Roman" w:hAnsi="Times New Roman"/>
            <w:color w:val="000000"/>
            <w:sz w:val="24"/>
            <w:szCs w:val="24"/>
            <w:rPrChange w:id="732" w:author="Jane Kohlhoff" w:date="2024-06-11T09:53:00Z" w16du:dateUtc="2024-06-10T23:53:00Z">
              <w:rPr>
                <w:rFonts w:cs="Helvetica"/>
                <w:color w:val="000000"/>
                <w:sz w:val="24"/>
                <w:szCs w:val="24"/>
              </w:rPr>
            </w:rPrChange>
          </w:rPr>
          <w:delText xml:space="preserve"> (ii)</w:delText>
        </w:r>
      </w:del>
      <w:ins w:id="733" w:author="Jane Kohlhoff" w:date="2024-06-11T10:15:00Z" w16du:dateUtc="2024-06-11T00:15:00Z">
        <w:r w:rsidR="00F33CD6">
          <w:rPr>
            <w:rFonts w:ascii="Times New Roman" w:hAnsi="Times New Roman"/>
            <w:color w:val="000000"/>
            <w:sz w:val="24"/>
            <w:szCs w:val="24"/>
            <w:lang w:val="en-US"/>
          </w:rPr>
          <w:t>;</w:t>
        </w:r>
      </w:ins>
      <w:r w:rsidR="00585E9A" w:rsidRPr="00365026">
        <w:rPr>
          <w:rFonts w:ascii="Times New Roman" w:hAnsi="Times New Roman"/>
          <w:color w:val="000000"/>
          <w:sz w:val="24"/>
          <w:szCs w:val="24"/>
          <w:rPrChange w:id="734" w:author="Jane Kohlhoff" w:date="2024-06-11T09:53:00Z" w16du:dateUtc="2024-06-10T23:53:00Z">
            <w:rPr>
              <w:rFonts w:cs="Helvetica"/>
              <w:color w:val="000000"/>
              <w:sz w:val="24"/>
              <w:szCs w:val="24"/>
            </w:rPr>
          </w:rPrChange>
        </w:rPr>
        <w:t xml:space="preserve"> </w:t>
      </w:r>
      <w:r w:rsidR="00DE4291" w:rsidRPr="00365026">
        <w:rPr>
          <w:rFonts w:ascii="Times New Roman" w:hAnsi="Times New Roman"/>
          <w:color w:val="000000"/>
          <w:sz w:val="24"/>
          <w:szCs w:val="24"/>
          <w:lang w:val="en-US"/>
          <w:rPrChange w:id="735" w:author="Jane Kohlhoff" w:date="2024-06-11T09:53:00Z" w16du:dateUtc="2024-06-10T23:53:00Z">
            <w:rPr>
              <w:rFonts w:cs="Helvetica"/>
              <w:color w:val="000000"/>
              <w:sz w:val="24"/>
              <w:szCs w:val="24"/>
              <w:lang w:val="en-US"/>
            </w:rPr>
          </w:rPrChange>
        </w:rPr>
        <w:t xml:space="preserve">capacities for emotional and behavior regulation emerge and are consolidated in the context of </w:t>
      </w:r>
      <w:r w:rsidR="0067733D" w:rsidRPr="00365026">
        <w:rPr>
          <w:rFonts w:ascii="Times New Roman" w:hAnsi="Times New Roman"/>
          <w:color w:val="000000"/>
          <w:sz w:val="24"/>
          <w:szCs w:val="24"/>
          <w:lang w:val="en-US"/>
          <w:rPrChange w:id="736" w:author="Jane Kohlhoff" w:date="2024-06-11T09:53:00Z" w16du:dateUtc="2024-06-10T23:53:00Z">
            <w:rPr>
              <w:rFonts w:cs="Helvetica"/>
              <w:color w:val="000000"/>
              <w:sz w:val="24"/>
              <w:szCs w:val="24"/>
              <w:lang w:val="en-US"/>
            </w:rPr>
          </w:rPrChange>
        </w:rPr>
        <w:t xml:space="preserve">a secure </w:t>
      </w:r>
      <w:r w:rsidR="00585E9A" w:rsidRPr="00365026">
        <w:rPr>
          <w:rFonts w:ascii="Times New Roman" w:hAnsi="Times New Roman"/>
          <w:color w:val="000000"/>
          <w:sz w:val="24"/>
          <w:szCs w:val="24"/>
          <w:lang w:val="en-US"/>
          <w:rPrChange w:id="737" w:author="Jane Kohlhoff" w:date="2024-06-11T09:53:00Z" w16du:dateUtc="2024-06-10T23:53:00Z">
            <w:rPr>
              <w:rFonts w:cs="Helvetica"/>
              <w:color w:val="000000"/>
              <w:sz w:val="24"/>
              <w:szCs w:val="24"/>
              <w:lang w:val="en-US"/>
            </w:rPr>
          </w:rPrChange>
        </w:rPr>
        <w:t>parent-child attachment relationship</w:t>
      </w:r>
      <w:del w:id="738" w:author="Jane Kohlhoff" w:date="2024-06-11T10:15:00Z" w16du:dateUtc="2024-06-11T00:15:00Z">
        <w:r w:rsidR="00585E9A" w:rsidRPr="00365026" w:rsidDel="00F33CD6">
          <w:rPr>
            <w:rFonts w:ascii="Times New Roman" w:hAnsi="Times New Roman"/>
            <w:color w:val="000000"/>
            <w:sz w:val="24"/>
            <w:szCs w:val="24"/>
            <w:lang w:val="en-US"/>
            <w:rPrChange w:id="739" w:author="Jane Kohlhoff" w:date="2024-06-11T09:53:00Z" w16du:dateUtc="2024-06-10T23:53:00Z">
              <w:rPr>
                <w:rFonts w:cs="Helvetica"/>
                <w:color w:val="000000"/>
                <w:sz w:val="24"/>
                <w:szCs w:val="24"/>
                <w:lang w:val="en-US"/>
              </w:rPr>
            </w:rPrChange>
          </w:rPr>
          <w:delText xml:space="preserve">, </w:delText>
        </w:r>
      </w:del>
      <w:ins w:id="740" w:author="Jane Kohlhoff" w:date="2024-06-11T10:15:00Z" w16du:dateUtc="2024-06-11T00:15:00Z">
        <w:r w:rsidR="00F33CD6">
          <w:rPr>
            <w:rFonts w:ascii="Times New Roman" w:hAnsi="Times New Roman"/>
            <w:color w:val="000000"/>
            <w:sz w:val="24"/>
            <w:szCs w:val="24"/>
            <w:lang w:val="en-US"/>
          </w:rPr>
          <w:t>;</w:t>
        </w:r>
        <w:r w:rsidR="00F33CD6" w:rsidRPr="00365026">
          <w:rPr>
            <w:rFonts w:ascii="Times New Roman" w:hAnsi="Times New Roman"/>
            <w:color w:val="000000"/>
            <w:sz w:val="24"/>
            <w:szCs w:val="24"/>
            <w:lang w:val="en-US"/>
            <w:rPrChange w:id="741" w:author="Jane Kohlhoff" w:date="2024-06-11T09:53:00Z" w16du:dateUtc="2024-06-10T23:53:00Z">
              <w:rPr>
                <w:rFonts w:cs="Helvetica"/>
                <w:color w:val="000000"/>
                <w:sz w:val="24"/>
                <w:szCs w:val="24"/>
                <w:lang w:val="en-US"/>
              </w:rPr>
            </w:rPrChange>
          </w:rPr>
          <w:t xml:space="preserve"> </w:t>
        </w:r>
      </w:ins>
      <w:r w:rsidR="00585E9A" w:rsidRPr="00365026">
        <w:rPr>
          <w:rFonts w:ascii="Times New Roman" w:hAnsi="Times New Roman"/>
          <w:color w:val="000000"/>
          <w:sz w:val="24"/>
          <w:szCs w:val="24"/>
          <w:lang w:val="en-US"/>
          <w:rPrChange w:id="742" w:author="Jane Kohlhoff" w:date="2024-06-11T09:53:00Z" w16du:dateUtc="2024-06-10T23:53:00Z">
            <w:rPr>
              <w:rFonts w:cs="Helvetica"/>
              <w:color w:val="000000"/>
              <w:sz w:val="24"/>
              <w:szCs w:val="24"/>
              <w:lang w:val="en-US"/>
            </w:rPr>
          </w:rPrChange>
        </w:rPr>
        <w:t xml:space="preserve">and </w:t>
      </w:r>
      <w:del w:id="743" w:author="Jane Kohlhoff" w:date="2024-06-11T10:15:00Z" w16du:dateUtc="2024-06-11T00:15:00Z">
        <w:r w:rsidR="00585E9A" w:rsidRPr="00365026" w:rsidDel="00F33CD6">
          <w:rPr>
            <w:rFonts w:ascii="Times New Roman" w:hAnsi="Times New Roman"/>
            <w:color w:val="000000"/>
            <w:sz w:val="24"/>
            <w:szCs w:val="24"/>
            <w:lang w:val="en-US"/>
            <w:rPrChange w:id="744" w:author="Jane Kohlhoff" w:date="2024-06-11T09:53:00Z" w16du:dateUtc="2024-06-10T23:53:00Z">
              <w:rPr>
                <w:rFonts w:cs="Helvetica"/>
                <w:color w:val="000000"/>
                <w:sz w:val="24"/>
                <w:szCs w:val="24"/>
                <w:lang w:val="en-US"/>
              </w:rPr>
            </w:rPrChange>
          </w:rPr>
          <w:delText xml:space="preserve">(iii) </w:delText>
        </w:r>
      </w:del>
      <w:r w:rsidR="00DE4291" w:rsidRPr="00365026">
        <w:rPr>
          <w:rFonts w:ascii="Times New Roman" w:hAnsi="Times New Roman"/>
          <w:color w:val="000000"/>
          <w:sz w:val="24"/>
          <w:szCs w:val="24"/>
          <w:lang w:val="en-US"/>
          <w:rPrChange w:id="745" w:author="Jane Kohlhoff" w:date="2024-06-11T09:53:00Z" w16du:dateUtc="2024-06-10T23:53:00Z">
            <w:rPr>
              <w:rFonts w:cs="Helvetica"/>
              <w:color w:val="000000"/>
              <w:sz w:val="24"/>
              <w:szCs w:val="24"/>
              <w:lang w:val="en-US"/>
            </w:rPr>
          </w:rPrChange>
        </w:rPr>
        <w:t>t</w:t>
      </w:r>
      <w:r w:rsidR="00585E9A" w:rsidRPr="00365026">
        <w:rPr>
          <w:rFonts w:ascii="Times New Roman" w:hAnsi="Times New Roman"/>
          <w:color w:val="000000"/>
          <w:sz w:val="24"/>
          <w:szCs w:val="24"/>
          <w:lang w:val="en-US"/>
          <w:rPrChange w:id="746" w:author="Jane Kohlhoff" w:date="2024-06-11T09:53:00Z" w16du:dateUtc="2024-06-10T23:53:00Z">
            <w:rPr>
              <w:rFonts w:cs="Helvetica"/>
              <w:color w:val="000000"/>
              <w:sz w:val="24"/>
              <w:szCs w:val="24"/>
              <w:lang w:val="en-US"/>
            </w:rPr>
          </w:rPrChange>
        </w:rPr>
        <w:t>oddlers have the capacity to learn new skills</w:t>
      </w:r>
      <w:r w:rsidR="00DE4291" w:rsidRPr="00365026">
        <w:rPr>
          <w:rFonts w:ascii="Times New Roman" w:hAnsi="Times New Roman"/>
          <w:color w:val="000000"/>
          <w:sz w:val="24"/>
          <w:szCs w:val="24"/>
          <w:lang w:val="en-US"/>
          <w:rPrChange w:id="747" w:author="Jane Kohlhoff" w:date="2024-06-11T09:53:00Z" w16du:dateUtc="2024-06-10T23:53:00Z">
            <w:rPr>
              <w:rFonts w:cs="Helvetica"/>
              <w:color w:val="000000"/>
              <w:sz w:val="24"/>
              <w:szCs w:val="24"/>
              <w:lang w:val="en-US"/>
            </w:rPr>
          </w:rPrChange>
        </w:rPr>
        <w:t xml:space="preserve"> </w:t>
      </w:r>
      <w:r w:rsidR="0067733D" w:rsidRPr="00365026">
        <w:rPr>
          <w:rFonts w:ascii="Times New Roman" w:hAnsi="Times New Roman"/>
          <w:color w:val="000000"/>
          <w:sz w:val="24"/>
          <w:szCs w:val="24"/>
          <w:lang w:val="en-US"/>
          <w:rPrChange w:id="748" w:author="Jane Kohlhoff" w:date="2024-06-11T09:53:00Z" w16du:dateUtc="2024-06-10T23:53:00Z">
            <w:rPr>
              <w:rFonts w:cs="Helvetica"/>
              <w:color w:val="000000"/>
              <w:sz w:val="24"/>
              <w:szCs w:val="24"/>
              <w:lang w:val="en-US"/>
            </w:rPr>
          </w:rPrChange>
        </w:rPr>
        <w:t>(e.g.,</w:t>
      </w:r>
      <w:r w:rsidR="00DE4291" w:rsidRPr="00365026">
        <w:rPr>
          <w:rFonts w:ascii="Times New Roman" w:hAnsi="Times New Roman"/>
          <w:color w:val="000000"/>
          <w:sz w:val="24"/>
          <w:szCs w:val="24"/>
          <w:lang w:val="en-US"/>
          <w:rPrChange w:id="749" w:author="Jane Kohlhoff" w:date="2024-06-11T09:53:00Z" w16du:dateUtc="2024-06-10T23:53:00Z">
            <w:rPr>
              <w:rFonts w:cs="Helvetica"/>
              <w:color w:val="000000"/>
              <w:sz w:val="24"/>
              <w:szCs w:val="24"/>
              <w:lang w:val="en-US"/>
            </w:rPr>
          </w:rPrChange>
        </w:rPr>
        <w:t xml:space="preserve"> </w:t>
      </w:r>
      <w:r w:rsidR="0067733D" w:rsidRPr="00365026">
        <w:rPr>
          <w:rFonts w:ascii="Times New Roman" w:hAnsi="Times New Roman"/>
          <w:color w:val="000000"/>
          <w:sz w:val="24"/>
          <w:szCs w:val="24"/>
          <w:lang w:val="en-US"/>
          <w:rPrChange w:id="750" w:author="Jane Kohlhoff" w:date="2024-06-11T09:53:00Z" w16du:dateUtc="2024-06-10T23:53:00Z">
            <w:rPr>
              <w:rFonts w:cs="Helvetica"/>
              <w:color w:val="000000"/>
              <w:sz w:val="24"/>
              <w:szCs w:val="24"/>
              <w:lang w:val="en-US"/>
            </w:rPr>
          </w:rPrChange>
        </w:rPr>
        <w:t>cooperating with</w:t>
      </w:r>
      <w:r w:rsidR="00DE4291" w:rsidRPr="00365026">
        <w:rPr>
          <w:rFonts w:ascii="Times New Roman" w:hAnsi="Times New Roman"/>
          <w:color w:val="000000"/>
          <w:sz w:val="24"/>
          <w:szCs w:val="24"/>
          <w:lang w:val="en-US"/>
          <w:rPrChange w:id="751" w:author="Jane Kohlhoff" w:date="2024-06-11T09:53:00Z" w16du:dateUtc="2024-06-10T23:53:00Z">
            <w:rPr>
              <w:rFonts w:cs="Helvetica"/>
              <w:color w:val="000000"/>
              <w:sz w:val="24"/>
              <w:szCs w:val="24"/>
              <w:lang w:val="en-US"/>
            </w:rPr>
          </w:rPrChange>
        </w:rPr>
        <w:t xml:space="preserve"> parental </w:t>
      </w:r>
      <w:r w:rsidR="0067733D" w:rsidRPr="00365026">
        <w:rPr>
          <w:rFonts w:ascii="Times New Roman" w:hAnsi="Times New Roman"/>
          <w:color w:val="000000"/>
          <w:sz w:val="24"/>
          <w:szCs w:val="24"/>
          <w:lang w:val="en-US"/>
          <w:rPrChange w:id="752" w:author="Jane Kohlhoff" w:date="2024-06-11T09:53:00Z" w16du:dateUtc="2024-06-10T23:53:00Z">
            <w:rPr>
              <w:rFonts w:cs="Helvetica"/>
              <w:color w:val="000000"/>
              <w:sz w:val="24"/>
              <w:szCs w:val="24"/>
              <w:lang w:val="en-US"/>
            </w:rPr>
          </w:rPrChange>
        </w:rPr>
        <w:t>instructions).</w:t>
      </w:r>
      <w:r w:rsidR="00585E9A" w:rsidRPr="00365026">
        <w:rPr>
          <w:rFonts w:ascii="Times New Roman" w:hAnsi="Times New Roman"/>
          <w:color w:val="000000"/>
          <w:sz w:val="24"/>
          <w:szCs w:val="24"/>
          <w:lang w:val="en-US"/>
          <w:rPrChange w:id="753" w:author="Jane Kohlhoff" w:date="2024-06-11T09:53:00Z" w16du:dateUtc="2024-06-10T23:53:00Z">
            <w:rPr>
              <w:rFonts w:cs="Helvetica"/>
              <w:color w:val="000000"/>
              <w:sz w:val="24"/>
              <w:szCs w:val="24"/>
              <w:lang w:val="en-US"/>
            </w:rPr>
          </w:rPrChange>
        </w:rPr>
        <w:t xml:space="preserve"> </w:t>
      </w:r>
      <w:r w:rsidR="004D3F8D" w:rsidRPr="00365026">
        <w:rPr>
          <w:rFonts w:ascii="Times New Roman" w:hAnsi="Times New Roman"/>
          <w:color w:val="000000"/>
          <w:sz w:val="24"/>
          <w:szCs w:val="24"/>
          <w:lang w:val="en-US"/>
          <w:rPrChange w:id="754" w:author="Jane Kohlhoff" w:date="2024-06-11T09:53:00Z" w16du:dateUtc="2024-06-10T23:53:00Z">
            <w:rPr>
              <w:rFonts w:cs="Helvetica"/>
              <w:color w:val="000000"/>
              <w:sz w:val="24"/>
              <w:szCs w:val="24"/>
              <w:lang w:val="en-US"/>
            </w:rPr>
          </w:rPrChange>
        </w:rPr>
        <w:t xml:space="preserve">The primary aims of </w:t>
      </w:r>
      <w:r w:rsidR="00DE4291" w:rsidRPr="00365026">
        <w:rPr>
          <w:rFonts w:ascii="Times New Roman" w:hAnsi="Times New Roman"/>
          <w:color w:val="000000"/>
          <w:sz w:val="24"/>
          <w:szCs w:val="24"/>
          <w:lang w:val="en-US"/>
          <w:rPrChange w:id="755" w:author="Jane Kohlhoff" w:date="2024-06-11T09:53:00Z" w16du:dateUtc="2024-06-10T23:53:00Z">
            <w:rPr>
              <w:rFonts w:cs="Helvetica"/>
              <w:color w:val="000000"/>
              <w:sz w:val="24"/>
              <w:szCs w:val="24"/>
              <w:lang w:val="en-US"/>
            </w:rPr>
          </w:rPrChange>
        </w:rPr>
        <w:t>PCIT-T</w:t>
      </w:r>
      <w:r w:rsidR="004D3F8D" w:rsidRPr="00365026">
        <w:rPr>
          <w:rFonts w:ascii="Times New Roman" w:hAnsi="Times New Roman"/>
          <w:color w:val="000000"/>
          <w:sz w:val="24"/>
          <w:szCs w:val="24"/>
          <w:lang w:val="en-US"/>
          <w:rPrChange w:id="756" w:author="Jane Kohlhoff" w:date="2024-06-11T09:53:00Z" w16du:dateUtc="2024-06-10T23:53:00Z">
            <w:rPr>
              <w:rFonts w:cs="Helvetica"/>
              <w:color w:val="000000"/>
              <w:sz w:val="24"/>
              <w:szCs w:val="24"/>
              <w:lang w:val="en-US"/>
            </w:rPr>
          </w:rPrChange>
        </w:rPr>
        <w:t>, therefore, are</w:t>
      </w:r>
      <w:r w:rsidRPr="00365026">
        <w:rPr>
          <w:rFonts w:ascii="Times New Roman" w:hAnsi="Times New Roman"/>
          <w:color w:val="000000"/>
          <w:sz w:val="24"/>
          <w:szCs w:val="24"/>
          <w:lang w:val="en-US"/>
          <w:rPrChange w:id="757" w:author="Jane Kohlhoff" w:date="2024-06-11T09:53:00Z" w16du:dateUtc="2024-06-10T23:53:00Z">
            <w:rPr>
              <w:rFonts w:cs="Helvetica"/>
              <w:color w:val="000000"/>
              <w:sz w:val="24"/>
              <w:szCs w:val="24"/>
              <w:lang w:val="en-US"/>
            </w:rPr>
          </w:rPrChange>
        </w:rPr>
        <w:t xml:space="preserve"> </w:t>
      </w:r>
      <w:r w:rsidR="00585E9A" w:rsidRPr="00365026">
        <w:rPr>
          <w:rFonts w:ascii="Times New Roman" w:hAnsi="Times New Roman"/>
          <w:color w:val="000000"/>
          <w:sz w:val="24"/>
          <w:szCs w:val="24"/>
          <w:lang w:val="en-US"/>
          <w:rPrChange w:id="758" w:author="Jane Kohlhoff" w:date="2024-06-11T09:53:00Z" w16du:dateUtc="2024-06-10T23:53:00Z">
            <w:rPr>
              <w:rFonts w:cs="Helvetica"/>
              <w:color w:val="000000"/>
              <w:sz w:val="24"/>
              <w:szCs w:val="24"/>
              <w:lang w:val="en-US"/>
            </w:rPr>
          </w:rPrChange>
        </w:rPr>
        <w:t>to</w:t>
      </w:r>
      <w:r w:rsidR="0067733D" w:rsidRPr="00365026">
        <w:rPr>
          <w:rFonts w:ascii="Times New Roman" w:hAnsi="Times New Roman"/>
          <w:color w:val="000000"/>
          <w:sz w:val="24"/>
          <w:szCs w:val="24"/>
          <w:lang w:val="en-US"/>
          <w:rPrChange w:id="759" w:author="Jane Kohlhoff" w:date="2024-06-11T09:53:00Z" w16du:dateUtc="2024-06-10T23:53:00Z">
            <w:rPr>
              <w:rFonts w:cs="Helvetica"/>
              <w:color w:val="000000"/>
              <w:sz w:val="24"/>
              <w:szCs w:val="24"/>
              <w:lang w:val="en-US"/>
            </w:rPr>
          </w:rPrChange>
        </w:rPr>
        <w:t xml:space="preserve">: 1) </w:t>
      </w:r>
      <w:r w:rsidR="004D3F8D" w:rsidRPr="00365026">
        <w:rPr>
          <w:rFonts w:ascii="Times New Roman" w:hAnsi="Times New Roman"/>
          <w:color w:val="000000"/>
          <w:sz w:val="24"/>
          <w:szCs w:val="24"/>
          <w:lang w:val="en-US"/>
          <w:rPrChange w:id="760" w:author="Jane Kohlhoff" w:date="2024-06-11T09:53:00Z" w16du:dateUtc="2024-06-10T23:53:00Z">
            <w:rPr>
              <w:rFonts w:cs="Helvetica"/>
              <w:color w:val="000000"/>
              <w:sz w:val="24"/>
              <w:szCs w:val="24"/>
              <w:lang w:val="en-US"/>
            </w:rPr>
          </w:rPrChange>
        </w:rPr>
        <w:t>increase parents’</w:t>
      </w:r>
      <w:r w:rsidR="00DE4291" w:rsidRPr="00365026">
        <w:rPr>
          <w:rFonts w:ascii="Times New Roman" w:hAnsi="Times New Roman"/>
          <w:color w:val="000000"/>
          <w:sz w:val="24"/>
          <w:szCs w:val="24"/>
          <w:lang w:val="en-US"/>
          <w:rPrChange w:id="761" w:author="Jane Kohlhoff" w:date="2024-06-11T09:53:00Z" w16du:dateUtc="2024-06-10T23:53:00Z">
            <w:rPr>
              <w:rFonts w:cs="Helvetica"/>
              <w:color w:val="000000"/>
              <w:sz w:val="24"/>
              <w:szCs w:val="24"/>
              <w:lang w:val="en-US"/>
            </w:rPr>
          </w:rPrChange>
        </w:rPr>
        <w:t xml:space="preserve"> use of positive </w:t>
      </w:r>
      <w:r w:rsidR="0067733D" w:rsidRPr="00365026">
        <w:rPr>
          <w:rFonts w:ascii="Times New Roman" w:hAnsi="Times New Roman"/>
          <w:color w:val="000000"/>
          <w:sz w:val="24"/>
          <w:szCs w:val="24"/>
          <w:lang w:val="en-US"/>
          <w:rPrChange w:id="762" w:author="Jane Kohlhoff" w:date="2024-06-11T09:53:00Z" w16du:dateUtc="2024-06-10T23:53:00Z">
            <w:rPr>
              <w:rFonts w:cs="Helvetica"/>
              <w:color w:val="000000"/>
              <w:sz w:val="24"/>
              <w:szCs w:val="24"/>
              <w:lang w:val="en-US"/>
            </w:rPr>
          </w:rPrChange>
        </w:rPr>
        <w:t>caregiv</w:t>
      </w:r>
      <w:r w:rsidR="004D3F8D" w:rsidRPr="00365026">
        <w:rPr>
          <w:rFonts w:ascii="Times New Roman" w:hAnsi="Times New Roman"/>
          <w:color w:val="000000"/>
          <w:sz w:val="24"/>
          <w:szCs w:val="24"/>
          <w:lang w:val="en-US"/>
          <w:rPrChange w:id="763" w:author="Jane Kohlhoff" w:date="2024-06-11T09:53:00Z" w16du:dateUtc="2024-06-10T23:53:00Z">
            <w:rPr>
              <w:rFonts w:cs="Helvetica"/>
              <w:color w:val="000000"/>
              <w:sz w:val="24"/>
              <w:szCs w:val="24"/>
              <w:lang w:val="en-US"/>
            </w:rPr>
          </w:rPrChange>
        </w:rPr>
        <w:t>ing</w:t>
      </w:r>
      <w:r w:rsidR="00585E9A" w:rsidRPr="00365026">
        <w:rPr>
          <w:rFonts w:ascii="Times New Roman" w:hAnsi="Times New Roman"/>
          <w:color w:val="000000"/>
          <w:sz w:val="24"/>
          <w:szCs w:val="24"/>
          <w:lang w:val="en-US"/>
          <w:rPrChange w:id="764" w:author="Jane Kohlhoff" w:date="2024-06-11T09:53:00Z" w16du:dateUtc="2024-06-10T23:53:00Z">
            <w:rPr>
              <w:rFonts w:cs="Helvetica"/>
              <w:color w:val="000000"/>
              <w:sz w:val="24"/>
              <w:szCs w:val="24"/>
              <w:lang w:val="en-US"/>
            </w:rPr>
          </w:rPrChange>
        </w:rPr>
        <w:t xml:space="preserve"> skills (e.g.</w:t>
      </w:r>
      <w:r w:rsidR="0067733D" w:rsidRPr="00365026">
        <w:rPr>
          <w:rFonts w:ascii="Times New Roman" w:hAnsi="Times New Roman"/>
          <w:color w:val="000000"/>
          <w:sz w:val="24"/>
          <w:szCs w:val="24"/>
          <w:lang w:val="en-US"/>
          <w:rPrChange w:id="765" w:author="Jane Kohlhoff" w:date="2024-06-11T09:53:00Z" w16du:dateUtc="2024-06-10T23:53:00Z">
            <w:rPr>
              <w:rFonts w:cs="Helvetica"/>
              <w:color w:val="000000"/>
              <w:sz w:val="24"/>
              <w:szCs w:val="24"/>
              <w:lang w:val="en-US"/>
            </w:rPr>
          </w:rPrChange>
        </w:rPr>
        <w:t>,</w:t>
      </w:r>
      <w:r w:rsidR="00585E9A" w:rsidRPr="00365026">
        <w:rPr>
          <w:rFonts w:ascii="Times New Roman" w:hAnsi="Times New Roman"/>
          <w:color w:val="000000"/>
          <w:sz w:val="24"/>
          <w:szCs w:val="24"/>
          <w:lang w:val="en-US"/>
          <w:rPrChange w:id="766" w:author="Jane Kohlhoff" w:date="2024-06-11T09:53:00Z" w16du:dateUtc="2024-06-10T23:53:00Z">
            <w:rPr>
              <w:rFonts w:cs="Helvetica"/>
              <w:color w:val="000000"/>
              <w:sz w:val="24"/>
              <w:szCs w:val="24"/>
              <w:lang w:val="en-US"/>
            </w:rPr>
          </w:rPrChange>
        </w:rPr>
        <w:t xml:space="preserve"> </w:t>
      </w:r>
      <w:r w:rsidR="00DE4291" w:rsidRPr="00365026">
        <w:rPr>
          <w:rFonts w:ascii="Times New Roman" w:hAnsi="Times New Roman"/>
          <w:color w:val="000000"/>
          <w:sz w:val="24"/>
          <w:szCs w:val="24"/>
          <w:lang w:val="en-US"/>
          <w:rPrChange w:id="767" w:author="Jane Kohlhoff" w:date="2024-06-11T09:53:00Z" w16du:dateUtc="2024-06-10T23:53:00Z">
            <w:rPr>
              <w:rFonts w:cs="Helvetica"/>
              <w:color w:val="000000"/>
              <w:sz w:val="24"/>
              <w:szCs w:val="24"/>
              <w:lang w:val="en-US"/>
            </w:rPr>
          </w:rPrChange>
        </w:rPr>
        <w:t xml:space="preserve">increasing </w:t>
      </w:r>
      <w:r w:rsidR="00585E9A" w:rsidRPr="00365026">
        <w:rPr>
          <w:rFonts w:ascii="Times New Roman" w:hAnsi="Times New Roman"/>
          <w:color w:val="000000"/>
          <w:sz w:val="24"/>
          <w:szCs w:val="24"/>
          <w:lang w:val="en-US"/>
          <w:rPrChange w:id="768" w:author="Jane Kohlhoff" w:date="2024-06-11T09:53:00Z" w16du:dateUtc="2024-06-10T23:53:00Z">
            <w:rPr>
              <w:rFonts w:cs="Helvetica"/>
              <w:color w:val="000000"/>
              <w:sz w:val="24"/>
              <w:szCs w:val="24"/>
              <w:lang w:val="en-US"/>
            </w:rPr>
          </w:rPrChange>
        </w:rPr>
        <w:t>praise and reduc</w:t>
      </w:r>
      <w:r w:rsidR="00DE4291" w:rsidRPr="00365026">
        <w:rPr>
          <w:rFonts w:ascii="Times New Roman" w:hAnsi="Times New Roman"/>
          <w:color w:val="000000"/>
          <w:sz w:val="24"/>
          <w:szCs w:val="24"/>
          <w:lang w:val="en-US"/>
          <w:rPrChange w:id="769" w:author="Jane Kohlhoff" w:date="2024-06-11T09:53:00Z" w16du:dateUtc="2024-06-10T23:53:00Z">
            <w:rPr>
              <w:rFonts w:cs="Helvetica"/>
              <w:color w:val="000000"/>
              <w:sz w:val="24"/>
              <w:szCs w:val="24"/>
              <w:lang w:val="en-US"/>
            </w:rPr>
          </w:rPrChange>
        </w:rPr>
        <w:t>ing</w:t>
      </w:r>
      <w:r w:rsidR="00585E9A" w:rsidRPr="00365026">
        <w:rPr>
          <w:rFonts w:ascii="Times New Roman" w:hAnsi="Times New Roman"/>
          <w:color w:val="000000"/>
          <w:sz w:val="24"/>
          <w:szCs w:val="24"/>
          <w:lang w:val="en-US"/>
          <w:rPrChange w:id="770" w:author="Jane Kohlhoff" w:date="2024-06-11T09:53:00Z" w16du:dateUtc="2024-06-10T23:53:00Z">
            <w:rPr>
              <w:rFonts w:cs="Helvetica"/>
              <w:color w:val="000000"/>
              <w:sz w:val="24"/>
              <w:szCs w:val="24"/>
              <w:lang w:val="en-US"/>
            </w:rPr>
          </w:rPrChange>
        </w:rPr>
        <w:t xml:space="preserve"> negative language directed at the child), </w:t>
      </w:r>
      <w:r w:rsidR="0067733D" w:rsidRPr="00365026">
        <w:rPr>
          <w:rFonts w:ascii="Times New Roman" w:hAnsi="Times New Roman"/>
          <w:color w:val="000000"/>
          <w:sz w:val="24"/>
          <w:szCs w:val="24"/>
          <w:lang w:val="en-US"/>
          <w:rPrChange w:id="771" w:author="Jane Kohlhoff" w:date="2024-06-11T09:53:00Z" w16du:dateUtc="2024-06-10T23:53:00Z">
            <w:rPr>
              <w:rFonts w:cs="Helvetica"/>
              <w:color w:val="000000"/>
              <w:sz w:val="24"/>
              <w:szCs w:val="24"/>
              <w:lang w:val="en-US"/>
            </w:rPr>
          </w:rPrChange>
        </w:rPr>
        <w:t xml:space="preserve">2) </w:t>
      </w:r>
      <w:r w:rsidR="00585E9A" w:rsidRPr="00365026">
        <w:rPr>
          <w:rFonts w:ascii="Times New Roman" w:hAnsi="Times New Roman"/>
          <w:color w:val="000000"/>
          <w:sz w:val="24"/>
          <w:szCs w:val="24"/>
          <w:lang w:val="en-US"/>
          <w:rPrChange w:id="772" w:author="Jane Kohlhoff" w:date="2024-06-11T09:53:00Z" w16du:dateUtc="2024-06-10T23:53:00Z">
            <w:rPr>
              <w:rFonts w:cs="Helvetica"/>
              <w:color w:val="000000"/>
              <w:sz w:val="24"/>
              <w:szCs w:val="24"/>
              <w:lang w:val="en-US"/>
            </w:rPr>
          </w:rPrChange>
        </w:rPr>
        <w:t xml:space="preserve">increase </w:t>
      </w:r>
      <w:r w:rsidR="0067733D" w:rsidRPr="00365026">
        <w:rPr>
          <w:rFonts w:ascii="Times New Roman" w:hAnsi="Times New Roman"/>
          <w:color w:val="000000"/>
          <w:sz w:val="24"/>
          <w:szCs w:val="24"/>
          <w:lang w:val="en-US"/>
          <w:rPrChange w:id="773" w:author="Jane Kohlhoff" w:date="2024-06-11T09:53:00Z" w16du:dateUtc="2024-06-10T23:53:00Z">
            <w:rPr>
              <w:rFonts w:cs="Helvetica"/>
              <w:color w:val="000000"/>
              <w:sz w:val="24"/>
              <w:szCs w:val="24"/>
              <w:lang w:val="en-US"/>
            </w:rPr>
          </w:rPrChange>
        </w:rPr>
        <w:t>caregiver</w:t>
      </w:r>
      <w:r w:rsidR="004D3F8D" w:rsidRPr="00365026">
        <w:rPr>
          <w:rFonts w:ascii="Times New Roman" w:hAnsi="Times New Roman"/>
          <w:color w:val="000000"/>
          <w:sz w:val="24"/>
          <w:szCs w:val="24"/>
          <w:lang w:val="en-US"/>
          <w:rPrChange w:id="774" w:author="Jane Kohlhoff" w:date="2024-06-11T09:53:00Z" w16du:dateUtc="2024-06-10T23:53:00Z">
            <w:rPr>
              <w:rFonts w:cs="Helvetica"/>
              <w:color w:val="000000"/>
              <w:sz w:val="24"/>
              <w:szCs w:val="24"/>
              <w:lang w:val="en-US"/>
            </w:rPr>
          </w:rPrChange>
        </w:rPr>
        <w:t>s’ capacities for reflectiveness/mentalization and</w:t>
      </w:r>
      <w:r w:rsidR="00DE4291" w:rsidRPr="00365026">
        <w:rPr>
          <w:rFonts w:ascii="Times New Roman" w:hAnsi="Times New Roman"/>
          <w:color w:val="000000"/>
          <w:sz w:val="24"/>
          <w:szCs w:val="24"/>
          <w:lang w:val="en-US"/>
          <w:rPrChange w:id="775" w:author="Jane Kohlhoff" w:date="2024-06-11T09:53:00Z" w16du:dateUtc="2024-06-10T23:53:00Z">
            <w:rPr>
              <w:rFonts w:cs="Helvetica"/>
              <w:color w:val="000000"/>
              <w:sz w:val="24"/>
              <w:szCs w:val="24"/>
              <w:lang w:val="en-US"/>
            </w:rPr>
          </w:rPrChange>
        </w:rPr>
        <w:t xml:space="preserve"> </w:t>
      </w:r>
      <w:r w:rsidR="004D3F8D" w:rsidRPr="00365026">
        <w:rPr>
          <w:rFonts w:ascii="Times New Roman" w:hAnsi="Times New Roman"/>
          <w:color w:val="000000"/>
          <w:sz w:val="24"/>
          <w:szCs w:val="24"/>
          <w:lang w:val="en-US"/>
          <w:rPrChange w:id="776" w:author="Jane Kohlhoff" w:date="2024-06-11T09:53:00Z" w16du:dateUtc="2024-06-10T23:53:00Z">
            <w:rPr>
              <w:rFonts w:cs="Helvetica"/>
              <w:color w:val="000000"/>
              <w:sz w:val="24"/>
              <w:szCs w:val="24"/>
              <w:lang w:val="en-US"/>
            </w:rPr>
          </w:rPrChange>
        </w:rPr>
        <w:t xml:space="preserve">caregiving </w:t>
      </w:r>
      <w:r w:rsidR="00DE4291" w:rsidRPr="00365026">
        <w:rPr>
          <w:rFonts w:ascii="Times New Roman" w:hAnsi="Times New Roman"/>
          <w:color w:val="000000"/>
          <w:sz w:val="24"/>
          <w:szCs w:val="24"/>
          <w:lang w:val="en-US"/>
          <w:rPrChange w:id="777" w:author="Jane Kohlhoff" w:date="2024-06-11T09:53:00Z" w16du:dateUtc="2024-06-10T23:53:00Z">
            <w:rPr>
              <w:rFonts w:cs="Helvetica"/>
              <w:color w:val="000000"/>
              <w:sz w:val="24"/>
              <w:szCs w:val="24"/>
              <w:lang w:val="en-US"/>
            </w:rPr>
          </w:rPrChange>
        </w:rPr>
        <w:t>sensitivity</w:t>
      </w:r>
      <w:r w:rsidR="00585E9A" w:rsidRPr="00365026">
        <w:rPr>
          <w:rFonts w:ascii="Times New Roman" w:hAnsi="Times New Roman"/>
          <w:color w:val="000000"/>
          <w:sz w:val="24"/>
          <w:szCs w:val="24"/>
          <w:lang w:val="en-US"/>
          <w:rPrChange w:id="778" w:author="Jane Kohlhoff" w:date="2024-06-11T09:53:00Z" w16du:dateUtc="2024-06-10T23:53:00Z">
            <w:rPr>
              <w:rFonts w:cs="Helvetica"/>
              <w:color w:val="000000"/>
              <w:sz w:val="24"/>
              <w:szCs w:val="24"/>
              <w:lang w:val="en-US"/>
            </w:rPr>
          </w:rPrChange>
        </w:rPr>
        <w:t>,</w:t>
      </w:r>
      <w:r w:rsidR="0067733D" w:rsidRPr="00365026">
        <w:rPr>
          <w:rFonts w:ascii="Times New Roman" w:hAnsi="Times New Roman"/>
          <w:color w:val="000000"/>
          <w:sz w:val="24"/>
          <w:szCs w:val="24"/>
          <w:lang w:val="en-US"/>
          <w:rPrChange w:id="779" w:author="Jane Kohlhoff" w:date="2024-06-11T09:53:00Z" w16du:dateUtc="2024-06-10T23:53:00Z">
            <w:rPr>
              <w:rFonts w:cs="Helvetica"/>
              <w:color w:val="000000"/>
              <w:sz w:val="24"/>
              <w:szCs w:val="24"/>
              <w:lang w:val="en-US"/>
            </w:rPr>
          </w:rPrChange>
        </w:rPr>
        <w:t xml:space="preserve"> 3) </w:t>
      </w:r>
      <w:r w:rsidR="00F34405" w:rsidRPr="00365026">
        <w:rPr>
          <w:rFonts w:ascii="Times New Roman" w:hAnsi="Times New Roman"/>
          <w:color w:val="000000"/>
          <w:sz w:val="24"/>
          <w:szCs w:val="24"/>
          <w:lang w:val="en-US"/>
          <w:rPrChange w:id="780" w:author="Jane Kohlhoff" w:date="2024-06-11T09:53:00Z" w16du:dateUtc="2024-06-10T23:53:00Z">
            <w:rPr>
              <w:rFonts w:cs="Helvetica"/>
              <w:color w:val="000000"/>
              <w:sz w:val="24"/>
              <w:szCs w:val="24"/>
              <w:lang w:val="en-US"/>
            </w:rPr>
          </w:rPrChange>
        </w:rPr>
        <w:t>enhance</w:t>
      </w:r>
      <w:r w:rsidR="00585E9A" w:rsidRPr="00365026">
        <w:rPr>
          <w:rFonts w:ascii="Times New Roman" w:hAnsi="Times New Roman"/>
          <w:color w:val="000000"/>
          <w:sz w:val="24"/>
          <w:szCs w:val="24"/>
          <w:lang w:val="en-US"/>
          <w:rPrChange w:id="781" w:author="Jane Kohlhoff" w:date="2024-06-11T09:53:00Z" w16du:dateUtc="2024-06-10T23:53:00Z">
            <w:rPr>
              <w:rFonts w:cs="Helvetica"/>
              <w:color w:val="000000"/>
              <w:sz w:val="24"/>
              <w:szCs w:val="24"/>
              <w:lang w:val="en-US"/>
            </w:rPr>
          </w:rPrChange>
        </w:rPr>
        <w:t xml:space="preserve"> </w:t>
      </w:r>
      <w:r w:rsidR="0067733D" w:rsidRPr="00365026">
        <w:rPr>
          <w:rFonts w:ascii="Times New Roman" w:hAnsi="Times New Roman"/>
          <w:color w:val="000000"/>
          <w:sz w:val="24"/>
          <w:szCs w:val="24"/>
          <w:lang w:val="en-US"/>
          <w:rPrChange w:id="782" w:author="Jane Kohlhoff" w:date="2024-06-11T09:53:00Z" w16du:dateUtc="2024-06-10T23:53:00Z">
            <w:rPr>
              <w:rFonts w:cs="Helvetica"/>
              <w:color w:val="000000"/>
              <w:sz w:val="24"/>
              <w:szCs w:val="24"/>
              <w:lang w:val="en-US"/>
            </w:rPr>
          </w:rPrChange>
        </w:rPr>
        <w:t>caregiver</w:t>
      </w:r>
      <w:r w:rsidR="004D3F8D" w:rsidRPr="00365026">
        <w:rPr>
          <w:rFonts w:ascii="Times New Roman" w:hAnsi="Times New Roman"/>
          <w:color w:val="000000"/>
          <w:sz w:val="24"/>
          <w:szCs w:val="24"/>
          <w:lang w:val="en-US"/>
          <w:rPrChange w:id="783" w:author="Jane Kohlhoff" w:date="2024-06-11T09:53:00Z" w16du:dateUtc="2024-06-10T23:53:00Z">
            <w:rPr>
              <w:rFonts w:cs="Helvetica"/>
              <w:color w:val="000000"/>
              <w:sz w:val="24"/>
              <w:szCs w:val="24"/>
              <w:lang w:val="en-US"/>
            </w:rPr>
          </w:rPrChange>
        </w:rPr>
        <w:t xml:space="preserve">s’ </w:t>
      </w:r>
      <w:r w:rsidR="00F34405" w:rsidRPr="00365026">
        <w:rPr>
          <w:rFonts w:ascii="Times New Roman" w:hAnsi="Times New Roman"/>
          <w:color w:val="000000"/>
          <w:sz w:val="24"/>
          <w:szCs w:val="24"/>
          <w:lang w:val="en-US"/>
          <w:rPrChange w:id="784" w:author="Jane Kohlhoff" w:date="2024-06-11T09:53:00Z" w16du:dateUtc="2024-06-10T23:53:00Z">
            <w:rPr>
              <w:rFonts w:cs="Helvetica"/>
              <w:color w:val="000000"/>
              <w:sz w:val="24"/>
              <w:szCs w:val="24"/>
              <w:lang w:val="en-US"/>
            </w:rPr>
          </w:rPrChange>
        </w:rPr>
        <w:t xml:space="preserve">capacities for </w:t>
      </w:r>
      <w:r w:rsidR="00585E9A" w:rsidRPr="00365026">
        <w:rPr>
          <w:rFonts w:ascii="Times New Roman" w:hAnsi="Times New Roman"/>
          <w:color w:val="000000"/>
          <w:sz w:val="24"/>
          <w:szCs w:val="24"/>
          <w:lang w:val="en-US"/>
          <w:rPrChange w:id="785" w:author="Jane Kohlhoff" w:date="2024-06-11T09:53:00Z" w16du:dateUtc="2024-06-10T23:53:00Z">
            <w:rPr>
              <w:rFonts w:cs="Helvetica"/>
              <w:color w:val="000000"/>
              <w:sz w:val="24"/>
              <w:szCs w:val="24"/>
              <w:lang w:val="en-US"/>
            </w:rPr>
          </w:rPrChange>
        </w:rPr>
        <w:t xml:space="preserve">emotional </w:t>
      </w:r>
      <w:r w:rsidR="00F34405" w:rsidRPr="00365026">
        <w:rPr>
          <w:rFonts w:ascii="Times New Roman" w:hAnsi="Times New Roman"/>
          <w:color w:val="000000"/>
          <w:sz w:val="24"/>
          <w:szCs w:val="24"/>
          <w:lang w:val="en-US"/>
          <w:rPrChange w:id="786" w:author="Jane Kohlhoff" w:date="2024-06-11T09:53:00Z" w16du:dateUtc="2024-06-10T23:53:00Z">
            <w:rPr>
              <w:rFonts w:cs="Helvetica"/>
              <w:color w:val="000000"/>
              <w:sz w:val="24"/>
              <w:szCs w:val="24"/>
              <w:lang w:val="en-US"/>
            </w:rPr>
          </w:rPrChange>
        </w:rPr>
        <w:t>self-</w:t>
      </w:r>
      <w:r w:rsidR="00585E9A" w:rsidRPr="00365026">
        <w:rPr>
          <w:rFonts w:ascii="Times New Roman" w:hAnsi="Times New Roman"/>
          <w:color w:val="000000"/>
          <w:sz w:val="24"/>
          <w:szCs w:val="24"/>
          <w:lang w:val="en-US"/>
          <w:rPrChange w:id="787" w:author="Jane Kohlhoff" w:date="2024-06-11T09:53:00Z" w16du:dateUtc="2024-06-10T23:53:00Z">
            <w:rPr>
              <w:rFonts w:cs="Helvetica"/>
              <w:color w:val="000000"/>
              <w:sz w:val="24"/>
              <w:szCs w:val="24"/>
              <w:lang w:val="en-US"/>
            </w:rPr>
          </w:rPrChange>
        </w:rPr>
        <w:t>regulation</w:t>
      </w:r>
      <w:r w:rsidRPr="00365026">
        <w:rPr>
          <w:rFonts w:ascii="Times New Roman" w:hAnsi="Times New Roman"/>
          <w:color w:val="000000"/>
          <w:sz w:val="24"/>
          <w:szCs w:val="24"/>
          <w:lang w:val="en-US"/>
          <w:rPrChange w:id="788" w:author="Jane Kohlhoff" w:date="2024-06-11T09:53:00Z" w16du:dateUtc="2024-06-10T23:53:00Z">
            <w:rPr>
              <w:rFonts w:cs="Helvetica"/>
              <w:color w:val="000000"/>
              <w:sz w:val="24"/>
              <w:szCs w:val="24"/>
              <w:lang w:val="en-US"/>
            </w:rPr>
          </w:rPrChange>
        </w:rPr>
        <w:t xml:space="preserve">, and 4) </w:t>
      </w:r>
      <w:r w:rsidR="004D3F8D" w:rsidRPr="00365026">
        <w:rPr>
          <w:rFonts w:ascii="Times New Roman" w:hAnsi="Times New Roman"/>
          <w:color w:val="000000"/>
          <w:sz w:val="24"/>
          <w:szCs w:val="24"/>
          <w:lang w:val="en-US"/>
          <w:rPrChange w:id="789" w:author="Jane Kohlhoff" w:date="2024-06-11T09:53:00Z" w16du:dateUtc="2024-06-10T23:53:00Z">
            <w:rPr>
              <w:rFonts w:cs="Helvetica"/>
              <w:color w:val="000000"/>
              <w:sz w:val="24"/>
              <w:szCs w:val="24"/>
              <w:lang w:val="en-US"/>
            </w:rPr>
          </w:rPrChange>
        </w:rPr>
        <w:t>increase caregivers’ understanding and skills relating/speaking to their toddlers</w:t>
      </w:r>
      <w:ins w:id="790" w:author="Cheryl McNeil" w:date="2024-04-21T21:30:00Z" w16du:dateUtc="2024-04-22T01:30:00Z">
        <w:r w:rsidR="000A26C7" w:rsidRPr="00365026">
          <w:rPr>
            <w:rFonts w:ascii="Times New Roman" w:hAnsi="Times New Roman"/>
            <w:color w:val="000000"/>
            <w:sz w:val="24"/>
            <w:szCs w:val="24"/>
            <w:lang w:val="en-US"/>
            <w:rPrChange w:id="791" w:author="Jane Kohlhoff" w:date="2024-06-11T09:53:00Z" w16du:dateUtc="2024-06-10T23:53:00Z">
              <w:rPr>
                <w:rFonts w:cs="Helvetica"/>
                <w:color w:val="000000"/>
                <w:sz w:val="24"/>
                <w:szCs w:val="24"/>
                <w:lang w:val="en-US"/>
              </w:rPr>
            </w:rPrChange>
          </w:rPr>
          <w:t xml:space="preserve"> </w:t>
        </w:r>
      </w:ins>
      <w:del w:id="792" w:author="Cheryl McNeil" w:date="2024-04-21T21:30:00Z" w16du:dateUtc="2024-04-22T01:30:00Z">
        <w:r w:rsidR="004D3F8D" w:rsidRPr="00365026" w:rsidDel="000A26C7">
          <w:rPr>
            <w:rFonts w:ascii="Times New Roman" w:hAnsi="Times New Roman"/>
            <w:color w:val="000000"/>
            <w:sz w:val="24"/>
            <w:szCs w:val="24"/>
            <w:lang w:val="en-US"/>
            <w:rPrChange w:id="793" w:author="Jane Kohlhoff" w:date="2024-06-11T09:53:00Z" w16du:dateUtc="2024-06-10T23:53:00Z">
              <w:rPr>
                <w:rFonts w:cs="Helvetica"/>
                <w:color w:val="000000"/>
                <w:sz w:val="24"/>
                <w:szCs w:val="24"/>
                <w:lang w:val="en-US"/>
              </w:rPr>
            </w:rPrChange>
          </w:rPr>
          <w:delText xml:space="preserve">’ </w:delText>
        </w:r>
      </w:del>
      <w:r w:rsidR="004D3F8D" w:rsidRPr="00365026">
        <w:rPr>
          <w:rFonts w:ascii="Times New Roman" w:hAnsi="Times New Roman"/>
          <w:color w:val="000000"/>
          <w:sz w:val="24"/>
          <w:szCs w:val="24"/>
          <w:lang w:val="en-US"/>
          <w:rPrChange w:id="794" w:author="Jane Kohlhoff" w:date="2024-06-11T09:53:00Z" w16du:dateUtc="2024-06-10T23:53:00Z">
            <w:rPr>
              <w:rFonts w:cs="Helvetica"/>
              <w:color w:val="000000"/>
              <w:sz w:val="24"/>
              <w:szCs w:val="24"/>
              <w:lang w:val="en-US"/>
            </w:rPr>
          </w:rPrChange>
        </w:rPr>
        <w:t xml:space="preserve">in a way that is developmentally appropriate and helpful for promoting learning and listening. </w:t>
      </w:r>
      <w:del w:id="795" w:author="Jane Kohlhoff" w:date="2024-06-11T08:35:00Z" w16du:dateUtc="2024-06-10T22:35:00Z">
        <w:r w:rsidR="00705FD7" w:rsidRPr="00365026" w:rsidDel="008C584A">
          <w:rPr>
            <w:rFonts w:ascii="Times New Roman" w:hAnsi="Times New Roman"/>
            <w:color w:val="000000"/>
            <w:sz w:val="24"/>
            <w:szCs w:val="24"/>
            <w:lang w:val="en-US"/>
            <w:rPrChange w:id="796" w:author="Jane Kohlhoff" w:date="2024-06-11T09:53:00Z" w16du:dateUtc="2024-06-10T23:53:00Z">
              <w:rPr>
                <w:rFonts w:cs="Helvetica"/>
                <w:color w:val="000000"/>
                <w:sz w:val="24"/>
                <w:szCs w:val="24"/>
                <w:lang w:val="en-US"/>
              </w:rPr>
            </w:rPrChange>
          </w:rPr>
          <w:delText>Consequently</w:delText>
        </w:r>
        <w:r w:rsidR="00585E9A" w:rsidRPr="00365026" w:rsidDel="008C584A">
          <w:rPr>
            <w:rFonts w:ascii="Times New Roman" w:hAnsi="Times New Roman"/>
            <w:color w:val="000000"/>
            <w:sz w:val="24"/>
            <w:szCs w:val="24"/>
            <w:lang w:val="en-US"/>
            <w:rPrChange w:id="797" w:author="Jane Kohlhoff" w:date="2024-06-11T09:53:00Z" w16du:dateUtc="2024-06-10T23:53:00Z">
              <w:rPr>
                <w:rFonts w:cs="Helvetica"/>
                <w:color w:val="000000"/>
                <w:sz w:val="24"/>
                <w:szCs w:val="24"/>
                <w:lang w:val="en-US"/>
              </w:rPr>
            </w:rPrChange>
          </w:rPr>
          <w:delText>,</w:delText>
        </w:r>
      </w:del>
      <w:ins w:id="798" w:author="Jane Kohlhoff" w:date="2024-06-11T08:35:00Z" w16du:dateUtc="2024-06-10T22:35:00Z">
        <w:r w:rsidR="008C584A" w:rsidRPr="00365026">
          <w:rPr>
            <w:rFonts w:ascii="Times New Roman" w:hAnsi="Times New Roman"/>
            <w:color w:val="000000"/>
            <w:sz w:val="24"/>
            <w:szCs w:val="24"/>
            <w:lang w:val="en-US"/>
            <w:rPrChange w:id="799" w:author="Jane Kohlhoff" w:date="2024-06-11T09:53:00Z" w16du:dateUtc="2024-06-10T23:53:00Z">
              <w:rPr>
                <w:rFonts w:cs="Helvetica"/>
                <w:color w:val="000000"/>
                <w:sz w:val="24"/>
                <w:szCs w:val="24"/>
                <w:lang w:val="en-US"/>
              </w:rPr>
            </w:rPrChange>
          </w:rPr>
          <w:t>It is expected that</w:t>
        </w:r>
      </w:ins>
      <w:r w:rsidR="00585E9A" w:rsidRPr="00365026">
        <w:rPr>
          <w:rFonts w:ascii="Times New Roman" w:hAnsi="Times New Roman"/>
          <w:color w:val="000000"/>
          <w:sz w:val="24"/>
          <w:szCs w:val="24"/>
          <w:lang w:val="en-US"/>
          <w:rPrChange w:id="800" w:author="Jane Kohlhoff" w:date="2024-06-11T09:53:00Z" w16du:dateUtc="2024-06-10T23:53:00Z">
            <w:rPr>
              <w:rFonts w:cs="Helvetica"/>
              <w:color w:val="000000"/>
              <w:sz w:val="24"/>
              <w:szCs w:val="24"/>
              <w:lang w:val="en-US"/>
            </w:rPr>
          </w:rPrChange>
        </w:rPr>
        <w:t xml:space="preserve"> </w:t>
      </w:r>
      <w:del w:id="801" w:author="Jane Kohlhoff" w:date="2024-06-11T08:35:00Z" w16du:dateUtc="2024-06-10T22:35:00Z">
        <w:r w:rsidR="00585E9A" w:rsidRPr="00365026" w:rsidDel="008C584A">
          <w:rPr>
            <w:rFonts w:ascii="Times New Roman" w:hAnsi="Times New Roman"/>
            <w:color w:val="000000"/>
            <w:sz w:val="24"/>
            <w:szCs w:val="24"/>
            <w:lang w:val="en-US"/>
            <w:rPrChange w:id="802" w:author="Jane Kohlhoff" w:date="2024-06-11T09:53:00Z" w16du:dateUtc="2024-06-10T23:53:00Z">
              <w:rPr>
                <w:rFonts w:cs="Helvetica"/>
                <w:color w:val="000000"/>
                <w:sz w:val="24"/>
                <w:szCs w:val="24"/>
                <w:lang w:val="en-US"/>
              </w:rPr>
            </w:rPrChange>
          </w:rPr>
          <w:delText>it is expected that</w:delText>
        </w:r>
      </w:del>
      <w:ins w:id="803" w:author="Jane Kohlhoff" w:date="2024-06-11T08:35:00Z" w16du:dateUtc="2024-06-10T22:35:00Z">
        <w:r w:rsidR="008C584A" w:rsidRPr="00365026">
          <w:rPr>
            <w:rFonts w:ascii="Times New Roman" w:hAnsi="Times New Roman"/>
            <w:color w:val="000000"/>
            <w:sz w:val="24"/>
            <w:szCs w:val="24"/>
            <w:lang w:val="en-US"/>
            <w:rPrChange w:id="804" w:author="Jane Kohlhoff" w:date="2024-06-11T09:53:00Z" w16du:dateUtc="2024-06-10T23:53:00Z">
              <w:rPr>
                <w:rFonts w:cs="Helvetica"/>
                <w:color w:val="000000"/>
                <w:sz w:val="24"/>
                <w:szCs w:val="24"/>
                <w:lang w:val="en-US"/>
              </w:rPr>
            </w:rPrChange>
          </w:rPr>
          <w:t xml:space="preserve"> by increasing these parenting capacities,</w:t>
        </w:r>
      </w:ins>
      <w:r w:rsidR="00585E9A" w:rsidRPr="00365026">
        <w:rPr>
          <w:rFonts w:ascii="Times New Roman" w:hAnsi="Times New Roman"/>
          <w:color w:val="000000"/>
          <w:sz w:val="24"/>
          <w:szCs w:val="24"/>
          <w:lang w:val="en-US"/>
          <w:rPrChange w:id="805" w:author="Jane Kohlhoff" w:date="2024-06-11T09:53:00Z" w16du:dateUtc="2024-06-10T23:53:00Z">
            <w:rPr>
              <w:rFonts w:cs="Helvetica"/>
              <w:color w:val="000000"/>
              <w:sz w:val="24"/>
              <w:szCs w:val="24"/>
              <w:lang w:val="en-US"/>
            </w:rPr>
          </w:rPrChange>
        </w:rPr>
        <w:t xml:space="preserve"> </w:t>
      </w:r>
      <w:r w:rsidR="00F34405" w:rsidRPr="00365026">
        <w:rPr>
          <w:rFonts w:ascii="Times New Roman" w:hAnsi="Times New Roman"/>
          <w:color w:val="000000"/>
          <w:sz w:val="24"/>
          <w:szCs w:val="24"/>
          <w:lang w:val="en-US"/>
          <w:rPrChange w:id="806" w:author="Jane Kohlhoff" w:date="2024-06-11T09:53:00Z" w16du:dateUtc="2024-06-10T23:53:00Z">
            <w:rPr>
              <w:rFonts w:cs="Helvetica"/>
              <w:color w:val="000000"/>
              <w:sz w:val="24"/>
              <w:szCs w:val="24"/>
              <w:lang w:val="en-US"/>
            </w:rPr>
          </w:rPrChange>
        </w:rPr>
        <w:t xml:space="preserve">there will be flow-on effects for the </w:t>
      </w:r>
      <w:r w:rsidR="0029777C" w:rsidRPr="00365026">
        <w:rPr>
          <w:rFonts w:ascii="Times New Roman" w:hAnsi="Times New Roman"/>
          <w:color w:val="000000"/>
          <w:sz w:val="24"/>
          <w:szCs w:val="24"/>
          <w:lang w:val="en-US"/>
          <w:rPrChange w:id="807" w:author="Jane Kohlhoff" w:date="2024-06-11T09:53:00Z" w16du:dateUtc="2024-06-10T23:53:00Z">
            <w:rPr>
              <w:rFonts w:cs="Helvetica"/>
              <w:color w:val="000000"/>
              <w:sz w:val="24"/>
              <w:szCs w:val="24"/>
              <w:lang w:val="en-US"/>
            </w:rPr>
          </w:rPrChange>
        </w:rPr>
        <w:t xml:space="preserve">child </w:t>
      </w:r>
      <w:del w:id="808" w:author="Jane Kohlhoff" w:date="2024-05-17T05:59:00Z" w16du:dateUtc="2024-05-16T19:59:00Z">
        <w:r w:rsidR="0029777C" w:rsidRPr="00365026" w:rsidDel="006F0398">
          <w:rPr>
            <w:rFonts w:ascii="Times New Roman" w:hAnsi="Times New Roman"/>
            <w:color w:val="000000"/>
            <w:sz w:val="24"/>
            <w:szCs w:val="24"/>
            <w:lang w:val="en-US"/>
            <w:rPrChange w:id="809" w:author="Jane Kohlhoff" w:date="2024-06-11T09:53:00Z" w16du:dateUtc="2024-06-10T23:53:00Z">
              <w:rPr>
                <w:rFonts w:cs="Helvetica"/>
                <w:color w:val="000000"/>
                <w:sz w:val="24"/>
                <w:szCs w:val="24"/>
                <w:lang w:val="en-US"/>
              </w:rPr>
            </w:rPrChange>
          </w:rPr>
          <w:delText xml:space="preserve">including </w:delText>
        </w:r>
      </w:del>
      <w:ins w:id="810" w:author="Jane Kohlhoff" w:date="2024-05-17T05:59:00Z" w16du:dateUtc="2024-05-16T19:59:00Z">
        <w:r w:rsidR="006F0398" w:rsidRPr="00365026">
          <w:rPr>
            <w:rFonts w:ascii="Times New Roman" w:hAnsi="Times New Roman"/>
            <w:color w:val="000000"/>
            <w:sz w:val="24"/>
            <w:szCs w:val="24"/>
            <w:lang w:val="en-US"/>
            <w:rPrChange w:id="811" w:author="Jane Kohlhoff" w:date="2024-06-11T09:53:00Z" w16du:dateUtc="2024-06-10T23:53:00Z">
              <w:rPr>
                <w:rFonts w:cs="Helvetica"/>
                <w:color w:val="000000"/>
                <w:sz w:val="24"/>
                <w:szCs w:val="24"/>
                <w:lang w:val="en-US"/>
              </w:rPr>
            </w:rPrChange>
          </w:rPr>
          <w:t xml:space="preserve">such as </w:t>
        </w:r>
      </w:ins>
      <w:r w:rsidR="00F34405" w:rsidRPr="00365026">
        <w:rPr>
          <w:rFonts w:ascii="Times New Roman" w:hAnsi="Times New Roman"/>
          <w:color w:val="000000"/>
          <w:sz w:val="24"/>
          <w:szCs w:val="24"/>
          <w:lang w:val="en-US"/>
          <w:rPrChange w:id="812" w:author="Jane Kohlhoff" w:date="2024-06-11T09:53:00Z" w16du:dateUtc="2024-06-10T23:53:00Z">
            <w:rPr>
              <w:rFonts w:cs="Helvetica"/>
              <w:color w:val="000000"/>
              <w:sz w:val="24"/>
              <w:szCs w:val="24"/>
              <w:lang w:val="en-US"/>
            </w:rPr>
          </w:rPrChange>
        </w:rPr>
        <w:t>increased attachment</w:t>
      </w:r>
      <w:r w:rsidR="00585E9A" w:rsidRPr="00365026">
        <w:rPr>
          <w:rFonts w:ascii="Times New Roman" w:hAnsi="Times New Roman"/>
          <w:color w:val="000000"/>
          <w:sz w:val="24"/>
          <w:szCs w:val="24"/>
          <w:lang w:val="en-US"/>
          <w:rPrChange w:id="813" w:author="Jane Kohlhoff" w:date="2024-06-11T09:53:00Z" w16du:dateUtc="2024-06-10T23:53:00Z">
            <w:rPr>
              <w:rFonts w:cs="Helvetica"/>
              <w:color w:val="000000"/>
              <w:sz w:val="24"/>
              <w:szCs w:val="24"/>
              <w:lang w:val="en-US"/>
            </w:rPr>
          </w:rPrChange>
        </w:rPr>
        <w:t xml:space="preserve"> security</w:t>
      </w:r>
      <w:r w:rsidR="00F34405" w:rsidRPr="00365026">
        <w:rPr>
          <w:rFonts w:ascii="Times New Roman" w:hAnsi="Times New Roman"/>
          <w:color w:val="000000"/>
          <w:sz w:val="24"/>
          <w:szCs w:val="24"/>
          <w:lang w:val="en-US"/>
          <w:rPrChange w:id="814" w:author="Jane Kohlhoff" w:date="2024-06-11T09:53:00Z" w16du:dateUtc="2024-06-10T23:53:00Z">
            <w:rPr>
              <w:rFonts w:cs="Helvetica"/>
              <w:color w:val="000000"/>
              <w:sz w:val="24"/>
              <w:szCs w:val="24"/>
              <w:lang w:val="en-US"/>
            </w:rPr>
          </w:rPrChange>
        </w:rPr>
        <w:t xml:space="preserve"> and </w:t>
      </w:r>
      <w:r w:rsidR="00585E9A" w:rsidRPr="00365026">
        <w:rPr>
          <w:rFonts w:ascii="Times New Roman" w:hAnsi="Times New Roman"/>
          <w:color w:val="000000"/>
          <w:sz w:val="24"/>
          <w:szCs w:val="24"/>
          <w:lang w:val="en-US"/>
          <w:rPrChange w:id="815" w:author="Jane Kohlhoff" w:date="2024-06-11T09:53:00Z" w16du:dateUtc="2024-06-10T23:53:00Z">
            <w:rPr>
              <w:rFonts w:cs="Helvetica"/>
              <w:color w:val="000000"/>
              <w:sz w:val="24"/>
              <w:szCs w:val="24"/>
              <w:lang w:val="en-US"/>
            </w:rPr>
          </w:rPrChange>
        </w:rPr>
        <w:t>social</w:t>
      </w:r>
      <w:ins w:id="816" w:author="Jane Kohlhoff" w:date="2024-06-11T08:36:00Z" w16du:dateUtc="2024-06-10T22:36:00Z">
        <w:r w:rsidR="008C584A" w:rsidRPr="00365026">
          <w:rPr>
            <w:rFonts w:ascii="Times New Roman" w:hAnsi="Times New Roman"/>
            <w:color w:val="000000"/>
            <w:sz w:val="24"/>
            <w:szCs w:val="24"/>
            <w:lang w:val="en-US"/>
            <w:rPrChange w:id="817" w:author="Jane Kohlhoff" w:date="2024-06-11T09:53:00Z" w16du:dateUtc="2024-06-10T23:53:00Z">
              <w:rPr>
                <w:rFonts w:cs="Helvetica"/>
                <w:color w:val="000000"/>
                <w:sz w:val="24"/>
                <w:szCs w:val="24"/>
                <w:lang w:val="en-US"/>
              </w:rPr>
            </w:rPrChange>
          </w:rPr>
          <w:t>-</w:t>
        </w:r>
      </w:ins>
      <w:del w:id="818" w:author="Jane Kohlhoff" w:date="2024-06-11T08:36:00Z" w16du:dateUtc="2024-06-10T22:36:00Z">
        <w:r w:rsidR="00585E9A" w:rsidRPr="00365026" w:rsidDel="008C584A">
          <w:rPr>
            <w:rFonts w:ascii="Times New Roman" w:hAnsi="Times New Roman"/>
            <w:color w:val="000000"/>
            <w:sz w:val="24"/>
            <w:szCs w:val="24"/>
            <w:lang w:val="en-US"/>
            <w:rPrChange w:id="819" w:author="Jane Kohlhoff" w:date="2024-06-11T09:53:00Z" w16du:dateUtc="2024-06-10T23:53:00Z">
              <w:rPr>
                <w:rFonts w:cs="Helvetica"/>
                <w:color w:val="000000"/>
                <w:sz w:val="24"/>
                <w:szCs w:val="24"/>
                <w:lang w:val="en-US"/>
              </w:rPr>
            </w:rPrChange>
          </w:rPr>
          <w:delText xml:space="preserve"> </w:delText>
        </w:r>
      </w:del>
      <w:r w:rsidR="00585E9A" w:rsidRPr="00365026">
        <w:rPr>
          <w:rFonts w:ascii="Times New Roman" w:hAnsi="Times New Roman"/>
          <w:color w:val="000000"/>
          <w:sz w:val="24"/>
          <w:szCs w:val="24"/>
          <w:lang w:val="en-US"/>
          <w:rPrChange w:id="820" w:author="Jane Kohlhoff" w:date="2024-06-11T09:53:00Z" w16du:dateUtc="2024-06-10T23:53:00Z">
            <w:rPr>
              <w:rFonts w:cs="Helvetica"/>
              <w:color w:val="000000"/>
              <w:sz w:val="24"/>
              <w:szCs w:val="24"/>
              <w:lang w:val="en-US"/>
            </w:rPr>
          </w:rPrChange>
        </w:rPr>
        <w:t xml:space="preserve">emotional functioning </w:t>
      </w:r>
      <w:ins w:id="821" w:author="Cheryl McNeil" w:date="2024-04-21T22:22:00Z" w16du:dateUtc="2024-04-22T02:22:00Z">
        <w:r w:rsidR="008C2783" w:rsidRPr="00365026">
          <w:rPr>
            <w:rFonts w:ascii="Times New Roman" w:hAnsi="Times New Roman"/>
            <w:color w:val="000000"/>
            <w:sz w:val="24"/>
            <w:szCs w:val="24"/>
            <w:lang w:val="en-US"/>
            <w:rPrChange w:id="822" w:author="Jane Kohlhoff" w:date="2024-06-11T09:53:00Z" w16du:dateUtc="2024-06-10T23:53:00Z">
              <w:rPr>
                <w:rFonts w:cs="Helvetica"/>
                <w:color w:val="000000"/>
                <w:sz w:val="24"/>
                <w:szCs w:val="24"/>
                <w:lang w:val="en-US"/>
              </w:rPr>
            </w:rPrChange>
          </w:rPr>
          <w:t xml:space="preserve">(e.g., </w:t>
        </w:r>
      </w:ins>
      <w:del w:id="823" w:author="Cheryl McNeil" w:date="2024-04-21T22:22:00Z" w16du:dateUtc="2024-04-22T02:22:00Z">
        <w:r w:rsidR="00585E9A" w:rsidRPr="00365026" w:rsidDel="008C2783">
          <w:rPr>
            <w:rFonts w:ascii="Times New Roman" w:hAnsi="Times New Roman"/>
            <w:color w:val="000000"/>
            <w:sz w:val="24"/>
            <w:szCs w:val="24"/>
            <w:lang w:val="en-US"/>
            <w:rPrChange w:id="824" w:author="Jane Kohlhoff" w:date="2024-06-11T09:53:00Z" w16du:dateUtc="2024-06-10T23:53:00Z">
              <w:rPr>
                <w:rFonts w:cs="Helvetica"/>
                <w:color w:val="000000"/>
                <w:sz w:val="24"/>
                <w:szCs w:val="24"/>
                <w:lang w:val="en-US"/>
              </w:rPr>
            </w:rPrChange>
          </w:rPr>
          <w:delText xml:space="preserve">including </w:delText>
        </w:r>
      </w:del>
      <w:r w:rsidR="00585E9A" w:rsidRPr="00365026">
        <w:rPr>
          <w:rFonts w:ascii="Times New Roman" w:hAnsi="Times New Roman"/>
          <w:color w:val="000000"/>
          <w:sz w:val="24"/>
          <w:szCs w:val="24"/>
          <w:lang w:val="en-US"/>
          <w:rPrChange w:id="825" w:author="Jane Kohlhoff" w:date="2024-06-11T09:53:00Z" w16du:dateUtc="2024-06-10T23:53:00Z">
            <w:rPr>
              <w:rFonts w:cs="Helvetica"/>
              <w:color w:val="000000"/>
              <w:sz w:val="24"/>
              <w:szCs w:val="24"/>
              <w:lang w:val="en-US"/>
            </w:rPr>
          </w:rPrChange>
        </w:rPr>
        <w:t xml:space="preserve">emotion regulation, </w:t>
      </w:r>
      <w:del w:id="826" w:author="Cheryl McNeil" w:date="2024-04-21T22:22:00Z" w16du:dateUtc="2024-04-22T02:22:00Z">
        <w:r w:rsidR="00585E9A" w:rsidRPr="00365026" w:rsidDel="008C2783">
          <w:rPr>
            <w:rFonts w:ascii="Times New Roman" w:hAnsi="Times New Roman"/>
            <w:color w:val="000000"/>
            <w:sz w:val="24"/>
            <w:szCs w:val="24"/>
            <w:lang w:val="en-US"/>
            <w:rPrChange w:id="827" w:author="Jane Kohlhoff" w:date="2024-06-11T09:53:00Z" w16du:dateUtc="2024-06-10T23:53:00Z">
              <w:rPr>
                <w:rFonts w:cs="Helvetica"/>
                <w:color w:val="000000"/>
                <w:sz w:val="24"/>
                <w:szCs w:val="24"/>
                <w:lang w:val="en-US"/>
              </w:rPr>
            </w:rPrChange>
          </w:rPr>
          <w:delText xml:space="preserve">and </w:delText>
        </w:r>
      </w:del>
      <w:r w:rsidR="00F34405" w:rsidRPr="00365026">
        <w:rPr>
          <w:rFonts w:ascii="Times New Roman" w:hAnsi="Times New Roman"/>
          <w:color w:val="000000"/>
          <w:sz w:val="24"/>
          <w:szCs w:val="24"/>
          <w:lang w:val="en-US"/>
          <w:rPrChange w:id="828" w:author="Jane Kohlhoff" w:date="2024-06-11T09:53:00Z" w16du:dateUtc="2024-06-10T23:53:00Z">
            <w:rPr>
              <w:rFonts w:cs="Helvetica"/>
              <w:color w:val="000000"/>
              <w:sz w:val="24"/>
              <w:szCs w:val="24"/>
              <w:lang w:val="en-US"/>
            </w:rPr>
          </w:rPrChange>
        </w:rPr>
        <w:t xml:space="preserve">decreased </w:t>
      </w:r>
      <w:r w:rsidR="00585E9A" w:rsidRPr="00365026">
        <w:rPr>
          <w:rFonts w:ascii="Times New Roman" w:hAnsi="Times New Roman"/>
          <w:color w:val="000000"/>
          <w:sz w:val="24"/>
          <w:szCs w:val="24"/>
          <w:lang w:val="en-US"/>
          <w:rPrChange w:id="829" w:author="Jane Kohlhoff" w:date="2024-06-11T09:53:00Z" w16du:dateUtc="2024-06-10T23:53:00Z">
            <w:rPr>
              <w:rFonts w:cs="Helvetica"/>
              <w:color w:val="000000"/>
              <w:sz w:val="24"/>
              <w:szCs w:val="24"/>
              <w:lang w:val="en-US"/>
            </w:rPr>
          </w:rPrChange>
        </w:rPr>
        <w:t>externalizing</w:t>
      </w:r>
      <w:r w:rsidR="0029777C" w:rsidRPr="00365026">
        <w:rPr>
          <w:rFonts w:ascii="Times New Roman" w:hAnsi="Times New Roman"/>
          <w:color w:val="000000"/>
          <w:sz w:val="24"/>
          <w:szCs w:val="24"/>
          <w:lang w:val="en-US"/>
          <w:rPrChange w:id="830" w:author="Jane Kohlhoff" w:date="2024-06-11T09:53:00Z" w16du:dateUtc="2024-06-10T23:53:00Z">
            <w:rPr>
              <w:rFonts w:cs="Helvetica"/>
              <w:color w:val="000000"/>
              <w:sz w:val="24"/>
              <w:szCs w:val="24"/>
              <w:lang w:val="en-US"/>
            </w:rPr>
          </w:rPrChange>
        </w:rPr>
        <w:t>/</w:t>
      </w:r>
      <w:r w:rsidR="00705FD7" w:rsidRPr="00365026">
        <w:rPr>
          <w:rFonts w:ascii="Times New Roman" w:hAnsi="Times New Roman"/>
          <w:color w:val="000000"/>
          <w:sz w:val="24"/>
          <w:szCs w:val="24"/>
          <w:lang w:val="en-US"/>
          <w:rPrChange w:id="831" w:author="Jane Kohlhoff" w:date="2024-06-11T09:53:00Z" w16du:dateUtc="2024-06-10T23:53:00Z">
            <w:rPr>
              <w:rFonts w:cs="Helvetica"/>
              <w:color w:val="000000"/>
              <w:sz w:val="24"/>
              <w:szCs w:val="24"/>
              <w:lang w:val="en-US"/>
            </w:rPr>
          </w:rPrChange>
        </w:rPr>
        <w:t>internalizing</w:t>
      </w:r>
      <w:r w:rsidR="00585E9A" w:rsidRPr="00365026">
        <w:rPr>
          <w:rFonts w:ascii="Times New Roman" w:hAnsi="Times New Roman"/>
          <w:color w:val="000000"/>
          <w:sz w:val="24"/>
          <w:szCs w:val="24"/>
          <w:lang w:val="en-US"/>
          <w:rPrChange w:id="832" w:author="Jane Kohlhoff" w:date="2024-06-11T09:53:00Z" w16du:dateUtc="2024-06-10T23:53:00Z">
            <w:rPr>
              <w:rFonts w:cs="Helvetica"/>
              <w:color w:val="000000"/>
              <w:sz w:val="24"/>
              <w:szCs w:val="24"/>
              <w:lang w:val="en-US"/>
            </w:rPr>
          </w:rPrChange>
        </w:rPr>
        <w:t xml:space="preserve"> behaviors</w:t>
      </w:r>
      <w:ins w:id="833" w:author="Cheryl McNeil" w:date="2024-04-21T22:23:00Z" w16du:dateUtc="2024-04-22T02:23:00Z">
        <w:r w:rsidR="008C2783" w:rsidRPr="00365026">
          <w:rPr>
            <w:rFonts w:ascii="Times New Roman" w:hAnsi="Times New Roman"/>
            <w:color w:val="000000"/>
            <w:sz w:val="24"/>
            <w:szCs w:val="24"/>
            <w:lang w:val="en-US"/>
            <w:rPrChange w:id="834" w:author="Jane Kohlhoff" w:date="2024-06-11T09:53:00Z" w16du:dateUtc="2024-06-10T23:53:00Z">
              <w:rPr>
                <w:rFonts w:cs="Helvetica"/>
                <w:color w:val="000000"/>
                <w:sz w:val="24"/>
                <w:szCs w:val="24"/>
                <w:lang w:val="en-US"/>
              </w:rPr>
            </w:rPrChange>
          </w:rPr>
          <w:t>)</w:t>
        </w:r>
      </w:ins>
      <w:r w:rsidR="00585E9A" w:rsidRPr="00365026">
        <w:rPr>
          <w:rFonts w:ascii="Times New Roman" w:hAnsi="Times New Roman"/>
          <w:color w:val="000000"/>
          <w:sz w:val="24"/>
          <w:szCs w:val="24"/>
          <w:lang w:val="en-US"/>
          <w:rPrChange w:id="835" w:author="Jane Kohlhoff" w:date="2024-06-11T09:53:00Z" w16du:dateUtc="2024-06-10T23:53:00Z">
            <w:rPr>
              <w:rFonts w:cs="Helvetica"/>
              <w:color w:val="000000"/>
              <w:sz w:val="24"/>
              <w:szCs w:val="24"/>
              <w:lang w:val="en-US"/>
            </w:rPr>
          </w:rPrChange>
        </w:rPr>
        <w:t xml:space="preserve">. </w:t>
      </w:r>
    </w:p>
    <w:p w14:paraId="04A53BE7" w14:textId="4CA494FC" w:rsidR="00F753D0" w:rsidRPr="00365026" w:rsidRDefault="0029777C" w:rsidP="004D3F8D">
      <w:pPr>
        <w:pStyle w:val="NormalWeb"/>
        <w:spacing w:before="0" w:beforeAutospacing="0" w:after="0" w:afterAutospacing="0" w:line="480" w:lineRule="auto"/>
        <w:ind w:firstLine="720"/>
        <w:contextualSpacing/>
        <w:rPr>
          <w:ins w:id="836" w:author="Jane Kohlhoff" w:date="2024-05-22T06:42:00Z" w16du:dateUtc="2024-05-21T20:42:00Z"/>
          <w:rFonts w:ascii="Times New Roman" w:hAnsi="Times New Roman"/>
          <w:color w:val="000000"/>
          <w:sz w:val="24"/>
          <w:szCs w:val="24"/>
          <w:lang w:val="en-US"/>
          <w:rPrChange w:id="837" w:author="Jane Kohlhoff" w:date="2024-06-11T09:53:00Z" w16du:dateUtc="2024-06-10T23:53:00Z">
            <w:rPr>
              <w:ins w:id="838" w:author="Jane Kohlhoff" w:date="2024-05-22T06:42:00Z" w16du:dateUtc="2024-05-21T20:42:00Z"/>
              <w:rFonts w:cs="Helvetica"/>
              <w:color w:val="000000"/>
              <w:sz w:val="24"/>
              <w:szCs w:val="24"/>
              <w:lang w:val="en-US"/>
            </w:rPr>
          </w:rPrChange>
        </w:rPr>
      </w:pPr>
      <w:r w:rsidRPr="00365026">
        <w:rPr>
          <w:rFonts w:ascii="Times New Roman" w:hAnsi="Times New Roman"/>
          <w:color w:val="000000"/>
          <w:sz w:val="24"/>
          <w:szCs w:val="24"/>
          <w:lang w:val="en-US"/>
          <w:rPrChange w:id="839" w:author="Jane Kohlhoff" w:date="2024-06-11T09:53:00Z" w16du:dateUtc="2024-06-10T23:53:00Z">
            <w:rPr>
              <w:rFonts w:cs="Helvetica"/>
              <w:color w:val="000000"/>
              <w:sz w:val="24"/>
              <w:szCs w:val="24"/>
              <w:lang w:val="en-US"/>
            </w:rPr>
          </w:rPrChange>
        </w:rPr>
        <w:t xml:space="preserve">Like standard PCIT, </w:t>
      </w:r>
      <w:r w:rsidR="00585E9A" w:rsidRPr="00365026">
        <w:rPr>
          <w:rFonts w:ascii="Times New Roman" w:hAnsi="Times New Roman"/>
          <w:color w:val="000000"/>
          <w:sz w:val="24"/>
          <w:szCs w:val="24"/>
          <w:lang w:val="en-US"/>
          <w:rPrChange w:id="840" w:author="Jane Kohlhoff" w:date="2024-06-11T09:53:00Z" w16du:dateUtc="2024-06-10T23:53:00Z">
            <w:rPr>
              <w:rFonts w:cs="Helvetica"/>
              <w:color w:val="000000"/>
              <w:sz w:val="24"/>
              <w:szCs w:val="24"/>
              <w:lang w:val="en-US"/>
            </w:rPr>
          </w:rPrChange>
        </w:rPr>
        <w:t xml:space="preserve">PCIT-T </w:t>
      </w:r>
      <w:r w:rsidR="00510E3D" w:rsidRPr="00365026">
        <w:rPr>
          <w:rFonts w:ascii="Times New Roman" w:hAnsi="Times New Roman"/>
          <w:color w:val="000000"/>
          <w:sz w:val="24"/>
          <w:szCs w:val="24"/>
          <w:lang w:val="en-US"/>
          <w:rPrChange w:id="841" w:author="Jane Kohlhoff" w:date="2024-06-11T09:53:00Z" w16du:dateUtc="2024-06-10T23:53:00Z">
            <w:rPr>
              <w:rFonts w:cs="Helvetica"/>
              <w:color w:val="000000"/>
              <w:sz w:val="24"/>
              <w:szCs w:val="24"/>
              <w:lang w:val="en-US"/>
            </w:rPr>
          </w:rPrChange>
        </w:rPr>
        <w:t xml:space="preserve">uses </w:t>
      </w:r>
      <w:del w:id="842" w:author="Jane Kohlhoff" w:date="2024-05-17T05:59:00Z" w16du:dateUtc="2024-05-16T19:59:00Z">
        <w:r w:rsidR="00585E9A" w:rsidRPr="00365026" w:rsidDel="006F0398">
          <w:rPr>
            <w:rFonts w:ascii="Times New Roman" w:hAnsi="Times New Roman"/>
            <w:color w:val="000000"/>
            <w:sz w:val="24"/>
            <w:szCs w:val="24"/>
            <w:lang w:val="en-US"/>
            <w:rPrChange w:id="843" w:author="Jane Kohlhoff" w:date="2024-06-11T09:53:00Z" w16du:dateUtc="2024-06-10T23:53:00Z">
              <w:rPr>
                <w:rFonts w:cs="Helvetica"/>
                <w:color w:val="000000"/>
                <w:sz w:val="24"/>
                <w:szCs w:val="24"/>
                <w:lang w:val="en-US"/>
              </w:rPr>
            </w:rPrChange>
          </w:rPr>
          <w:delText xml:space="preserve">utilizes </w:delText>
        </w:r>
      </w:del>
      <w:r w:rsidR="00585E9A" w:rsidRPr="00365026">
        <w:rPr>
          <w:rFonts w:ascii="Times New Roman" w:hAnsi="Times New Roman"/>
          <w:color w:val="000000"/>
          <w:sz w:val="24"/>
          <w:szCs w:val="24"/>
          <w:lang w:val="en-US"/>
          <w:rPrChange w:id="844" w:author="Jane Kohlhoff" w:date="2024-06-11T09:53:00Z" w16du:dateUtc="2024-06-10T23:53:00Z">
            <w:rPr>
              <w:rFonts w:cs="Helvetica"/>
              <w:color w:val="000000"/>
              <w:sz w:val="24"/>
              <w:szCs w:val="24"/>
              <w:lang w:val="en-US"/>
            </w:rPr>
          </w:rPrChange>
        </w:rPr>
        <w:t xml:space="preserve">in-clinic parent-child play sessions with direct live coaching from the therapist, usually from behind a one-way mirror using a </w:t>
      </w:r>
      <w:r w:rsidR="00705FD7" w:rsidRPr="00365026">
        <w:rPr>
          <w:rFonts w:ascii="Times New Roman" w:hAnsi="Times New Roman"/>
          <w:color w:val="000000"/>
          <w:sz w:val="24"/>
          <w:szCs w:val="24"/>
          <w:lang w:val="en-US"/>
          <w:rPrChange w:id="845" w:author="Jane Kohlhoff" w:date="2024-06-11T09:53:00Z" w16du:dateUtc="2024-06-10T23:53:00Z">
            <w:rPr>
              <w:rFonts w:cs="Helvetica"/>
              <w:color w:val="000000"/>
              <w:sz w:val="24"/>
              <w:szCs w:val="24"/>
              <w:lang w:val="en-US"/>
            </w:rPr>
          </w:rPrChange>
        </w:rPr>
        <w:t>Bluetooth</w:t>
      </w:r>
      <w:r w:rsidR="00585E9A" w:rsidRPr="00365026">
        <w:rPr>
          <w:rFonts w:ascii="Times New Roman" w:hAnsi="Times New Roman"/>
          <w:color w:val="000000"/>
          <w:sz w:val="24"/>
          <w:szCs w:val="24"/>
          <w:lang w:val="en-US"/>
          <w:rPrChange w:id="846" w:author="Jane Kohlhoff" w:date="2024-06-11T09:53:00Z" w16du:dateUtc="2024-06-10T23:53:00Z">
            <w:rPr>
              <w:rFonts w:cs="Helvetica"/>
              <w:color w:val="000000"/>
              <w:sz w:val="24"/>
              <w:szCs w:val="24"/>
              <w:lang w:val="en-US"/>
            </w:rPr>
          </w:rPrChange>
        </w:rPr>
        <w:t xml:space="preserve"> in-ear microphone. </w:t>
      </w:r>
      <w:r w:rsidR="00510E3D" w:rsidRPr="00365026">
        <w:rPr>
          <w:rFonts w:ascii="Times New Roman" w:hAnsi="Times New Roman"/>
          <w:color w:val="000000"/>
          <w:sz w:val="24"/>
          <w:szCs w:val="24"/>
          <w:lang w:val="en-US"/>
          <w:rPrChange w:id="847" w:author="Jane Kohlhoff" w:date="2024-06-11T09:53:00Z" w16du:dateUtc="2024-06-10T23:53:00Z">
            <w:rPr>
              <w:rFonts w:cs="Helvetica"/>
              <w:color w:val="000000"/>
              <w:sz w:val="24"/>
              <w:szCs w:val="24"/>
              <w:lang w:val="en-US"/>
            </w:rPr>
          </w:rPrChange>
        </w:rPr>
        <w:t>The program comprises two sequential treatment phases,</w:t>
      </w:r>
      <w:r w:rsidR="00585E9A" w:rsidRPr="00365026">
        <w:rPr>
          <w:rFonts w:ascii="Times New Roman" w:hAnsi="Times New Roman"/>
          <w:color w:val="000000"/>
          <w:sz w:val="24"/>
          <w:szCs w:val="24"/>
          <w:lang w:val="en-US"/>
          <w:rPrChange w:id="848" w:author="Jane Kohlhoff" w:date="2024-06-11T09:53:00Z" w16du:dateUtc="2024-06-10T23:53:00Z">
            <w:rPr>
              <w:rFonts w:cs="Helvetica"/>
              <w:color w:val="000000"/>
              <w:sz w:val="24"/>
              <w:szCs w:val="24"/>
              <w:lang w:val="en-US"/>
            </w:rPr>
          </w:rPrChange>
        </w:rPr>
        <w:t xml:space="preserve"> ‘Child</w:t>
      </w:r>
      <w:ins w:id="849" w:author="Jane Kohlhoff" w:date="2024-06-11T09:49:00Z" w16du:dateUtc="2024-06-10T23:49:00Z">
        <w:r w:rsidR="00BF2DFD" w:rsidRPr="00365026">
          <w:rPr>
            <w:rFonts w:ascii="Times New Roman" w:hAnsi="Times New Roman"/>
            <w:color w:val="000000"/>
            <w:sz w:val="24"/>
            <w:szCs w:val="24"/>
            <w:lang w:val="en-US"/>
            <w:rPrChange w:id="850" w:author="Jane Kohlhoff" w:date="2024-06-11T09:53:00Z" w16du:dateUtc="2024-06-10T23:53:00Z">
              <w:rPr>
                <w:rFonts w:cs="Helvetica"/>
                <w:color w:val="000000"/>
                <w:sz w:val="24"/>
                <w:szCs w:val="24"/>
                <w:lang w:val="en-US"/>
              </w:rPr>
            </w:rPrChange>
          </w:rPr>
          <w:t>-</w:t>
        </w:r>
      </w:ins>
      <w:del w:id="851" w:author="Jane Kohlhoff" w:date="2024-06-11T09:49:00Z" w16du:dateUtc="2024-06-10T23:49:00Z">
        <w:r w:rsidR="00585E9A" w:rsidRPr="00365026" w:rsidDel="00BF2DFD">
          <w:rPr>
            <w:rFonts w:ascii="Times New Roman" w:hAnsi="Times New Roman"/>
            <w:color w:val="000000"/>
            <w:sz w:val="24"/>
            <w:szCs w:val="24"/>
            <w:lang w:val="en-US"/>
            <w:rPrChange w:id="852" w:author="Jane Kohlhoff" w:date="2024-06-11T09:53:00Z" w16du:dateUtc="2024-06-10T23:53:00Z">
              <w:rPr>
                <w:rFonts w:cs="Helvetica"/>
                <w:color w:val="000000"/>
                <w:sz w:val="24"/>
                <w:szCs w:val="24"/>
                <w:lang w:val="en-US"/>
              </w:rPr>
            </w:rPrChange>
          </w:rPr>
          <w:delText xml:space="preserve"> </w:delText>
        </w:r>
      </w:del>
      <w:r w:rsidR="00585E9A" w:rsidRPr="00365026">
        <w:rPr>
          <w:rFonts w:ascii="Times New Roman" w:hAnsi="Times New Roman"/>
          <w:color w:val="000000"/>
          <w:sz w:val="24"/>
          <w:szCs w:val="24"/>
          <w:lang w:val="en-US"/>
          <w:rPrChange w:id="853" w:author="Jane Kohlhoff" w:date="2024-06-11T09:53:00Z" w16du:dateUtc="2024-06-10T23:53:00Z">
            <w:rPr>
              <w:rFonts w:cs="Helvetica"/>
              <w:color w:val="000000"/>
              <w:sz w:val="24"/>
              <w:szCs w:val="24"/>
              <w:lang w:val="en-US"/>
            </w:rPr>
          </w:rPrChange>
        </w:rPr>
        <w:t>Directed Interaction - Toddler</w:t>
      </w:r>
      <w:del w:id="854" w:author="Jane Kohlhoff" w:date="2024-06-11T23:55:00Z" w16du:dateUtc="2024-06-11T13:55:00Z">
        <w:r w:rsidR="00585E9A" w:rsidRPr="00365026" w:rsidDel="00233848">
          <w:rPr>
            <w:rFonts w:ascii="Times New Roman" w:hAnsi="Times New Roman"/>
            <w:color w:val="000000"/>
            <w:sz w:val="24"/>
            <w:szCs w:val="24"/>
            <w:lang w:val="en-US"/>
            <w:rPrChange w:id="855" w:author="Jane Kohlhoff" w:date="2024-06-11T09:53:00Z" w16du:dateUtc="2024-06-10T23:53:00Z">
              <w:rPr>
                <w:rFonts w:cs="Helvetica"/>
                <w:color w:val="000000"/>
                <w:sz w:val="24"/>
                <w:szCs w:val="24"/>
                <w:lang w:val="en-US"/>
              </w:rPr>
            </w:rPrChange>
          </w:rPr>
          <w:delText>s</w:delText>
        </w:r>
      </w:del>
      <w:r w:rsidR="00585E9A" w:rsidRPr="00365026">
        <w:rPr>
          <w:rFonts w:ascii="Times New Roman" w:hAnsi="Times New Roman"/>
          <w:color w:val="000000"/>
          <w:sz w:val="24"/>
          <w:szCs w:val="24"/>
          <w:lang w:val="en-US"/>
          <w:rPrChange w:id="856" w:author="Jane Kohlhoff" w:date="2024-06-11T09:53:00Z" w16du:dateUtc="2024-06-10T23:53:00Z">
            <w:rPr>
              <w:rFonts w:cs="Helvetica"/>
              <w:color w:val="000000"/>
              <w:sz w:val="24"/>
              <w:szCs w:val="24"/>
              <w:lang w:val="en-US"/>
            </w:rPr>
          </w:rPrChange>
        </w:rPr>
        <w:t>’ (CDI-T) and ‘Parent</w:t>
      </w:r>
      <w:ins w:id="857" w:author="Jane Kohlhoff" w:date="2024-06-11T09:49:00Z" w16du:dateUtc="2024-06-10T23:49:00Z">
        <w:r w:rsidR="00BF2DFD" w:rsidRPr="00365026">
          <w:rPr>
            <w:rFonts w:ascii="Times New Roman" w:hAnsi="Times New Roman"/>
            <w:color w:val="000000"/>
            <w:sz w:val="24"/>
            <w:szCs w:val="24"/>
            <w:lang w:val="en-US"/>
            <w:rPrChange w:id="858" w:author="Jane Kohlhoff" w:date="2024-06-11T09:53:00Z" w16du:dateUtc="2024-06-10T23:53:00Z">
              <w:rPr>
                <w:rFonts w:cs="Helvetica"/>
                <w:color w:val="000000"/>
                <w:sz w:val="24"/>
                <w:szCs w:val="24"/>
                <w:lang w:val="en-US"/>
              </w:rPr>
            </w:rPrChange>
          </w:rPr>
          <w:t>-</w:t>
        </w:r>
      </w:ins>
      <w:del w:id="859" w:author="Jane Kohlhoff" w:date="2024-06-11T09:49:00Z" w16du:dateUtc="2024-06-10T23:49:00Z">
        <w:r w:rsidR="00585E9A" w:rsidRPr="00365026" w:rsidDel="00BF2DFD">
          <w:rPr>
            <w:rFonts w:ascii="Times New Roman" w:hAnsi="Times New Roman"/>
            <w:color w:val="000000"/>
            <w:sz w:val="24"/>
            <w:szCs w:val="24"/>
            <w:lang w:val="en-US"/>
            <w:rPrChange w:id="860" w:author="Jane Kohlhoff" w:date="2024-06-11T09:53:00Z" w16du:dateUtc="2024-06-10T23:53:00Z">
              <w:rPr>
                <w:rFonts w:cs="Helvetica"/>
                <w:color w:val="000000"/>
                <w:sz w:val="24"/>
                <w:szCs w:val="24"/>
                <w:lang w:val="en-US"/>
              </w:rPr>
            </w:rPrChange>
          </w:rPr>
          <w:delText xml:space="preserve"> </w:delText>
        </w:r>
      </w:del>
      <w:r w:rsidR="00585E9A" w:rsidRPr="00365026">
        <w:rPr>
          <w:rFonts w:ascii="Times New Roman" w:hAnsi="Times New Roman"/>
          <w:color w:val="000000"/>
          <w:sz w:val="24"/>
          <w:szCs w:val="24"/>
          <w:lang w:val="en-US"/>
          <w:rPrChange w:id="861" w:author="Jane Kohlhoff" w:date="2024-06-11T09:53:00Z" w16du:dateUtc="2024-06-10T23:53:00Z">
            <w:rPr>
              <w:rFonts w:cs="Helvetica"/>
              <w:color w:val="000000"/>
              <w:sz w:val="24"/>
              <w:szCs w:val="24"/>
              <w:lang w:val="en-US"/>
            </w:rPr>
          </w:rPrChange>
        </w:rPr>
        <w:t>Directed Interaction-Toddler</w:t>
      </w:r>
      <w:del w:id="862" w:author="Jane Kohlhoff" w:date="2024-06-11T23:55:00Z" w16du:dateUtc="2024-06-11T13:55:00Z">
        <w:r w:rsidR="00585E9A" w:rsidRPr="00365026" w:rsidDel="00233848">
          <w:rPr>
            <w:rFonts w:ascii="Times New Roman" w:hAnsi="Times New Roman"/>
            <w:color w:val="000000"/>
            <w:sz w:val="24"/>
            <w:szCs w:val="24"/>
            <w:lang w:val="en-US"/>
            <w:rPrChange w:id="863" w:author="Jane Kohlhoff" w:date="2024-06-11T09:53:00Z" w16du:dateUtc="2024-06-10T23:53:00Z">
              <w:rPr>
                <w:rFonts w:cs="Helvetica"/>
                <w:color w:val="000000"/>
                <w:sz w:val="24"/>
                <w:szCs w:val="24"/>
                <w:lang w:val="en-US"/>
              </w:rPr>
            </w:rPrChange>
          </w:rPr>
          <w:delText>s</w:delText>
        </w:r>
      </w:del>
      <w:r w:rsidR="00585E9A" w:rsidRPr="00365026">
        <w:rPr>
          <w:rFonts w:ascii="Times New Roman" w:hAnsi="Times New Roman"/>
          <w:color w:val="000000"/>
          <w:sz w:val="24"/>
          <w:szCs w:val="24"/>
          <w:lang w:val="en-US"/>
          <w:rPrChange w:id="864" w:author="Jane Kohlhoff" w:date="2024-06-11T09:53:00Z" w16du:dateUtc="2024-06-10T23:53:00Z">
            <w:rPr>
              <w:rFonts w:cs="Helvetica"/>
              <w:color w:val="000000"/>
              <w:sz w:val="24"/>
              <w:szCs w:val="24"/>
              <w:lang w:val="en-US"/>
            </w:rPr>
          </w:rPrChange>
        </w:rPr>
        <w:t>’ (PDI-T).</w:t>
      </w:r>
      <w:r w:rsidR="00260348" w:rsidRPr="00365026">
        <w:rPr>
          <w:rFonts w:ascii="Times New Roman" w:hAnsi="Times New Roman"/>
          <w:color w:val="000000"/>
          <w:sz w:val="24"/>
          <w:szCs w:val="24"/>
          <w:lang w:val="en-US"/>
          <w:rPrChange w:id="865" w:author="Jane Kohlhoff" w:date="2024-06-11T09:53:00Z" w16du:dateUtc="2024-06-10T23:53:00Z">
            <w:rPr>
              <w:rFonts w:cs="Helvetica"/>
              <w:color w:val="000000"/>
              <w:sz w:val="24"/>
              <w:szCs w:val="24"/>
              <w:lang w:val="en-US"/>
            </w:rPr>
          </w:rPrChange>
        </w:rPr>
        <w:t xml:space="preserve"> Both phases commence with a parent-only ‘teaching’ session in which the rationale and skills to be used in that phase are discussed</w:t>
      </w:r>
      <w:r w:rsidR="00705FD7" w:rsidRPr="00365026">
        <w:rPr>
          <w:rFonts w:ascii="Times New Roman" w:hAnsi="Times New Roman"/>
          <w:color w:val="000000"/>
          <w:sz w:val="24"/>
          <w:szCs w:val="24"/>
          <w:lang w:val="en-US"/>
          <w:rPrChange w:id="866" w:author="Jane Kohlhoff" w:date="2024-06-11T09:53:00Z" w16du:dateUtc="2024-06-10T23:53:00Z">
            <w:rPr>
              <w:rFonts w:cs="Helvetica"/>
              <w:color w:val="000000"/>
              <w:sz w:val="24"/>
              <w:szCs w:val="24"/>
              <w:lang w:val="en-US"/>
            </w:rPr>
          </w:rPrChange>
        </w:rPr>
        <w:t xml:space="preserve"> </w:t>
      </w:r>
      <w:r w:rsidR="004D3F8D" w:rsidRPr="00365026">
        <w:rPr>
          <w:rFonts w:ascii="Times New Roman" w:hAnsi="Times New Roman"/>
          <w:color w:val="000000"/>
          <w:sz w:val="24"/>
          <w:szCs w:val="24"/>
          <w:lang w:val="en-US"/>
          <w:rPrChange w:id="867" w:author="Jane Kohlhoff" w:date="2024-06-11T09:53:00Z" w16du:dateUtc="2024-06-10T23:53:00Z">
            <w:rPr>
              <w:rFonts w:cs="Helvetica"/>
              <w:color w:val="000000"/>
              <w:sz w:val="24"/>
              <w:szCs w:val="24"/>
              <w:lang w:val="en-US"/>
            </w:rPr>
          </w:rPrChange>
        </w:rPr>
        <w:t>followed by a series of ‘coaching’ sessions in which the therapist provides coaching and support during live parent-child play sessions</w:t>
      </w:r>
      <w:r w:rsidR="00260348" w:rsidRPr="00365026">
        <w:rPr>
          <w:rFonts w:ascii="Times New Roman" w:hAnsi="Times New Roman"/>
          <w:color w:val="000000"/>
          <w:sz w:val="24"/>
          <w:szCs w:val="24"/>
          <w:lang w:val="en-US"/>
          <w:rPrChange w:id="868" w:author="Jane Kohlhoff" w:date="2024-06-11T09:53:00Z" w16du:dateUtc="2024-06-10T23:53:00Z">
            <w:rPr>
              <w:rFonts w:cs="Helvetica"/>
              <w:color w:val="000000"/>
              <w:sz w:val="24"/>
              <w:szCs w:val="24"/>
              <w:lang w:val="en-US"/>
            </w:rPr>
          </w:rPrChange>
        </w:rPr>
        <w:t>.</w:t>
      </w:r>
      <w:r w:rsidR="00585E9A" w:rsidRPr="00365026">
        <w:rPr>
          <w:rFonts w:ascii="Times New Roman" w:hAnsi="Times New Roman"/>
          <w:color w:val="000000"/>
          <w:sz w:val="24"/>
          <w:szCs w:val="24"/>
          <w:lang w:val="en-US"/>
          <w:rPrChange w:id="869" w:author="Jane Kohlhoff" w:date="2024-06-11T09:53:00Z" w16du:dateUtc="2024-06-10T23:53:00Z">
            <w:rPr>
              <w:rFonts w:cs="Helvetica"/>
              <w:color w:val="000000"/>
              <w:sz w:val="24"/>
              <w:szCs w:val="24"/>
              <w:lang w:val="en-US"/>
            </w:rPr>
          </w:rPrChange>
        </w:rPr>
        <w:t xml:space="preserve"> </w:t>
      </w:r>
      <w:r w:rsidR="004D3F8D" w:rsidRPr="00365026">
        <w:rPr>
          <w:rFonts w:ascii="Times New Roman" w:hAnsi="Times New Roman"/>
          <w:color w:val="000000"/>
          <w:sz w:val="24"/>
          <w:szCs w:val="24"/>
          <w:lang w:val="en-US"/>
          <w:rPrChange w:id="870" w:author="Jane Kohlhoff" w:date="2024-06-11T09:53:00Z" w16du:dateUtc="2024-06-10T23:53:00Z">
            <w:rPr>
              <w:rFonts w:cs="Helvetica"/>
              <w:color w:val="000000"/>
              <w:sz w:val="24"/>
              <w:szCs w:val="24"/>
              <w:lang w:val="en-US"/>
            </w:rPr>
          </w:rPrChange>
        </w:rPr>
        <w:t xml:space="preserve">All sessions also seek to enhance parental reflectiveness; this is done through structured questions/discussion at the start of each session, and in the coaching statements made by the therapist. </w:t>
      </w:r>
    </w:p>
    <w:p w14:paraId="37A2BDF5" w14:textId="5A8210CE" w:rsidR="008C1028" w:rsidRPr="00365026" w:rsidRDefault="00510E3D" w:rsidP="004D3F8D">
      <w:pPr>
        <w:pStyle w:val="NormalWeb"/>
        <w:spacing w:before="0" w:beforeAutospacing="0" w:after="0" w:afterAutospacing="0" w:line="480" w:lineRule="auto"/>
        <w:ind w:firstLine="720"/>
        <w:contextualSpacing/>
        <w:rPr>
          <w:rFonts w:ascii="Times New Roman" w:hAnsi="Times New Roman"/>
          <w:color w:val="000000"/>
          <w:sz w:val="24"/>
          <w:szCs w:val="24"/>
          <w:lang w:val="en-US"/>
          <w:rPrChange w:id="871" w:author="Jane Kohlhoff" w:date="2024-06-11T09:53:00Z" w16du:dateUtc="2024-06-10T23:53:00Z">
            <w:rPr>
              <w:rFonts w:cs="Helvetica"/>
              <w:color w:val="000000"/>
              <w:sz w:val="24"/>
              <w:szCs w:val="24"/>
              <w:lang w:val="en-US"/>
            </w:rPr>
          </w:rPrChange>
        </w:rPr>
      </w:pPr>
      <w:r w:rsidRPr="00365026">
        <w:rPr>
          <w:rFonts w:ascii="Times New Roman" w:hAnsi="Times New Roman"/>
          <w:color w:val="000000"/>
          <w:sz w:val="24"/>
          <w:szCs w:val="24"/>
          <w:lang w:val="en-US"/>
          <w:rPrChange w:id="872" w:author="Jane Kohlhoff" w:date="2024-06-11T09:53:00Z" w16du:dateUtc="2024-06-10T23:53:00Z">
            <w:rPr>
              <w:rFonts w:cs="Helvetica"/>
              <w:color w:val="000000"/>
              <w:sz w:val="24"/>
              <w:szCs w:val="24"/>
              <w:lang w:val="en-US"/>
            </w:rPr>
          </w:rPrChange>
        </w:rPr>
        <w:t xml:space="preserve">In </w:t>
      </w:r>
      <w:r w:rsidR="00585E9A" w:rsidRPr="00365026">
        <w:rPr>
          <w:rFonts w:ascii="Times New Roman" w:hAnsi="Times New Roman"/>
          <w:color w:val="000000"/>
          <w:sz w:val="24"/>
          <w:szCs w:val="24"/>
          <w:lang w:val="en-US"/>
          <w:rPrChange w:id="873" w:author="Jane Kohlhoff" w:date="2024-06-11T09:53:00Z" w16du:dateUtc="2024-06-10T23:53:00Z">
            <w:rPr>
              <w:rFonts w:cs="Helvetica"/>
              <w:color w:val="000000"/>
              <w:sz w:val="24"/>
              <w:szCs w:val="24"/>
              <w:lang w:val="en-US"/>
            </w:rPr>
          </w:rPrChange>
        </w:rPr>
        <w:t>CDI-T</w:t>
      </w:r>
      <w:r w:rsidRPr="00365026">
        <w:rPr>
          <w:rFonts w:ascii="Times New Roman" w:hAnsi="Times New Roman"/>
          <w:color w:val="000000"/>
          <w:sz w:val="24"/>
          <w:szCs w:val="24"/>
          <w:lang w:val="en-US"/>
          <w:rPrChange w:id="874" w:author="Jane Kohlhoff" w:date="2024-06-11T09:53:00Z" w16du:dateUtc="2024-06-10T23:53:00Z">
            <w:rPr>
              <w:rFonts w:cs="Helvetica"/>
              <w:color w:val="000000"/>
              <w:sz w:val="24"/>
              <w:szCs w:val="24"/>
              <w:lang w:val="en-US"/>
            </w:rPr>
          </w:rPrChange>
        </w:rPr>
        <w:t>,</w:t>
      </w:r>
      <w:ins w:id="875" w:author="Jane Kohlhoff" w:date="2024-06-11T10:15:00Z" w16du:dateUtc="2024-06-11T00:15:00Z">
        <w:r w:rsidR="00BF0A78">
          <w:rPr>
            <w:rFonts w:ascii="Times New Roman" w:hAnsi="Times New Roman"/>
            <w:color w:val="000000"/>
            <w:sz w:val="24"/>
            <w:szCs w:val="24"/>
            <w:lang w:val="en-US"/>
          </w:rPr>
          <w:t xml:space="preserve"> </w:t>
        </w:r>
      </w:ins>
      <w:del w:id="876" w:author="Jane Kohlhoff" w:date="2024-05-22T06:40:00Z" w16du:dateUtc="2024-05-21T20:40:00Z">
        <w:r w:rsidR="00260348" w:rsidRPr="00365026" w:rsidDel="00F57492">
          <w:rPr>
            <w:rFonts w:ascii="Times New Roman" w:hAnsi="Times New Roman"/>
            <w:color w:val="000000"/>
            <w:sz w:val="24"/>
            <w:szCs w:val="24"/>
            <w:lang w:val="en-US"/>
            <w:rPrChange w:id="877" w:author="Jane Kohlhoff" w:date="2024-06-11T09:53:00Z" w16du:dateUtc="2024-06-10T23:53:00Z">
              <w:rPr>
                <w:rFonts w:cs="Helvetica"/>
                <w:color w:val="000000"/>
                <w:sz w:val="24"/>
                <w:szCs w:val="24"/>
                <w:lang w:val="en-US"/>
              </w:rPr>
            </w:rPrChange>
          </w:rPr>
          <w:delText xml:space="preserve"> </w:delText>
        </w:r>
      </w:del>
      <w:r w:rsidR="00260348" w:rsidRPr="00365026">
        <w:rPr>
          <w:rFonts w:ascii="Times New Roman" w:hAnsi="Times New Roman"/>
          <w:color w:val="000000"/>
          <w:sz w:val="24"/>
          <w:szCs w:val="24"/>
          <w:lang w:val="en-US"/>
          <w:rPrChange w:id="878" w:author="Jane Kohlhoff" w:date="2024-06-11T09:53:00Z" w16du:dateUtc="2024-06-10T23:53:00Z">
            <w:rPr>
              <w:rFonts w:cs="Helvetica"/>
              <w:color w:val="000000"/>
              <w:sz w:val="24"/>
              <w:szCs w:val="24"/>
              <w:lang w:val="en-US"/>
            </w:rPr>
          </w:rPrChange>
        </w:rPr>
        <w:t>the focus is on fostering a positive parent-toddler attachment relationship</w:t>
      </w:r>
      <w:r w:rsidR="009649AB" w:rsidRPr="00365026">
        <w:rPr>
          <w:rFonts w:ascii="Times New Roman" w:hAnsi="Times New Roman"/>
          <w:color w:val="000000"/>
          <w:sz w:val="24"/>
          <w:szCs w:val="24"/>
          <w:lang w:val="en-US"/>
          <w:rPrChange w:id="879" w:author="Jane Kohlhoff" w:date="2024-06-11T09:53:00Z" w16du:dateUtc="2024-06-10T23:53:00Z">
            <w:rPr>
              <w:rFonts w:cs="Helvetica"/>
              <w:color w:val="000000"/>
              <w:sz w:val="24"/>
              <w:szCs w:val="24"/>
              <w:lang w:val="en-US"/>
            </w:rPr>
          </w:rPrChange>
        </w:rPr>
        <w:t xml:space="preserve"> and p</w:t>
      </w:r>
      <w:r w:rsidR="00260348" w:rsidRPr="00365026">
        <w:rPr>
          <w:rFonts w:ascii="Times New Roman" w:hAnsi="Times New Roman"/>
          <w:color w:val="000000"/>
          <w:sz w:val="24"/>
          <w:szCs w:val="24"/>
          <w:lang w:val="en-US"/>
          <w:rPrChange w:id="880" w:author="Jane Kohlhoff" w:date="2024-06-11T09:53:00Z" w16du:dateUtc="2024-06-10T23:53:00Z">
            <w:rPr>
              <w:rFonts w:cs="Helvetica"/>
              <w:color w:val="000000"/>
              <w:sz w:val="24"/>
              <w:szCs w:val="24"/>
              <w:lang w:val="en-US"/>
            </w:rPr>
          </w:rPrChange>
        </w:rPr>
        <w:t>arents are coached to engage in child led-play and</w:t>
      </w:r>
      <w:r w:rsidRPr="00365026">
        <w:rPr>
          <w:rFonts w:ascii="Times New Roman" w:hAnsi="Times New Roman"/>
          <w:color w:val="000000"/>
          <w:sz w:val="24"/>
          <w:szCs w:val="24"/>
          <w:lang w:val="en-US"/>
          <w:rPrChange w:id="881" w:author="Jane Kohlhoff" w:date="2024-06-11T09:53:00Z" w16du:dateUtc="2024-06-10T23:53:00Z">
            <w:rPr>
              <w:rFonts w:cs="Helvetica"/>
              <w:color w:val="000000"/>
              <w:sz w:val="24"/>
              <w:szCs w:val="24"/>
              <w:lang w:val="en-US"/>
            </w:rPr>
          </w:rPrChange>
        </w:rPr>
        <w:t xml:space="preserve"> to</w:t>
      </w:r>
      <w:r w:rsidR="00585E9A" w:rsidRPr="00365026">
        <w:rPr>
          <w:rFonts w:ascii="Times New Roman" w:hAnsi="Times New Roman"/>
          <w:color w:val="000000"/>
          <w:sz w:val="24"/>
          <w:szCs w:val="24"/>
          <w:lang w:val="en-US"/>
          <w:rPrChange w:id="882" w:author="Jane Kohlhoff" w:date="2024-06-11T09:53:00Z" w16du:dateUtc="2024-06-10T23:53:00Z">
            <w:rPr>
              <w:rFonts w:cs="Helvetica"/>
              <w:color w:val="000000"/>
              <w:sz w:val="24"/>
              <w:szCs w:val="24"/>
              <w:lang w:val="en-US"/>
            </w:rPr>
          </w:rPrChange>
        </w:rPr>
        <w:t xml:space="preserve"> use </w:t>
      </w:r>
      <w:r w:rsidRPr="00365026">
        <w:rPr>
          <w:rFonts w:ascii="Times New Roman" w:hAnsi="Times New Roman"/>
          <w:color w:val="000000"/>
          <w:sz w:val="24"/>
          <w:szCs w:val="24"/>
          <w:lang w:val="en-US"/>
          <w:rPrChange w:id="883" w:author="Jane Kohlhoff" w:date="2024-06-11T09:53:00Z" w16du:dateUtc="2024-06-10T23:53:00Z">
            <w:rPr>
              <w:rFonts w:cs="Helvetica"/>
              <w:color w:val="000000"/>
              <w:sz w:val="24"/>
              <w:szCs w:val="24"/>
              <w:lang w:val="en-US"/>
            </w:rPr>
          </w:rPrChange>
        </w:rPr>
        <w:t xml:space="preserve">positive parenting skills </w:t>
      </w:r>
      <w:r w:rsidR="00260348" w:rsidRPr="00365026">
        <w:rPr>
          <w:rFonts w:ascii="Times New Roman" w:hAnsi="Times New Roman"/>
          <w:color w:val="000000"/>
          <w:sz w:val="24"/>
          <w:szCs w:val="24"/>
          <w:lang w:val="en-US"/>
          <w:rPrChange w:id="884" w:author="Jane Kohlhoff" w:date="2024-06-11T09:53:00Z" w16du:dateUtc="2024-06-10T23:53:00Z">
            <w:rPr>
              <w:rFonts w:cs="Helvetica"/>
              <w:color w:val="000000"/>
              <w:sz w:val="24"/>
              <w:szCs w:val="24"/>
              <w:lang w:val="en-US"/>
            </w:rPr>
          </w:rPrChange>
        </w:rPr>
        <w:t>including</w:t>
      </w:r>
      <w:r w:rsidRPr="00365026">
        <w:rPr>
          <w:rFonts w:ascii="Times New Roman" w:hAnsi="Times New Roman"/>
          <w:color w:val="000000"/>
          <w:sz w:val="24"/>
          <w:szCs w:val="24"/>
          <w:lang w:val="en-US"/>
          <w:rPrChange w:id="885" w:author="Jane Kohlhoff" w:date="2024-06-11T09:53:00Z" w16du:dateUtc="2024-06-10T23:53:00Z">
            <w:rPr>
              <w:rFonts w:cs="Helvetica"/>
              <w:color w:val="000000"/>
              <w:sz w:val="24"/>
              <w:szCs w:val="24"/>
              <w:lang w:val="en-US"/>
            </w:rPr>
          </w:rPrChange>
        </w:rPr>
        <w:t xml:space="preserve"> </w:t>
      </w:r>
      <w:r w:rsidR="00585E9A" w:rsidRPr="00365026">
        <w:rPr>
          <w:rFonts w:ascii="Times New Roman" w:hAnsi="Times New Roman"/>
          <w:color w:val="000000"/>
          <w:sz w:val="24"/>
          <w:szCs w:val="24"/>
          <w:lang w:val="en-US"/>
          <w:rPrChange w:id="886" w:author="Jane Kohlhoff" w:date="2024-06-11T09:53:00Z" w16du:dateUtc="2024-06-10T23:53:00Z">
            <w:rPr>
              <w:rFonts w:cs="Helvetica"/>
              <w:color w:val="000000"/>
              <w:sz w:val="24"/>
              <w:szCs w:val="24"/>
              <w:lang w:val="en-US"/>
            </w:rPr>
          </w:rPrChange>
        </w:rPr>
        <w:t xml:space="preserve">Labeled </w:t>
      </w:r>
      <w:r w:rsidR="00585E9A" w:rsidRPr="00365026">
        <w:rPr>
          <w:rFonts w:ascii="Times New Roman" w:hAnsi="Times New Roman"/>
          <w:color w:val="000000"/>
          <w:sz w:val="24"/>
          <w:szCs w:val="24"/>
          <w:u w:val="single"/>
          <w:lang w:val="en-US"/>
          <w:rPrChange w:id="887" w:author="Jane Kohlhoff" w:date="2024-06-11T09:53:00Z" w16du:dateUtc="2024-06-10T23:53:00Z">
            <w:rPr>
              <w:rFonts w:cs="Helvetica"/>
              <w:color w:val="000000"/>
              <w:sz w:val="24"/>
              <w:szCs w:val="24"/>
              <w:u w:val="single"/>
              <w:lang w:val="en-US"/>
            </w:rPr>
          </w:rPrChange>
        </w:rPr>
        <w:t>P</w:t>
      </w:r>
      <w:r w:rsidR="00585E9A" w:rsidRPr="00365026">
        <w:rPr>
          <w:rFonts w:ascii="Times New Roman" w:hAnsi="Times New Roman"/>
          <w:color w:val="000000"/>
          <w:sz w:val="24"/>
          <w:szCs w:val="24"/>
          <w:lang w:val="en-US"/>
          <w:rPrChange w:id="888" w:author="Jane Kohlhoff" w:date="2024-06-11T09:53:00Z" w16du:dateUtc="2024-06-10T23:53:00Z">
            <w:rPr>
              <w:rFonts w:cs="Helvetica"/>
              <w:color w:val="000000"/>
              <w:sz w:val="24"/>
              <w:szCs w:val="24"/>
              <w:lang w:val="en-US"/>
            </w:rPr>
          </w:rPrChange>
        </w:rPr>
        <w:t xml:space="preserve">raise, </w:t>
      </w:r>
      <w:r w:rsidR="00585E9A" w:rsidRPr="00365026">
        <w:rPr>
          <w:rFonts w:ascii="Times New Roman" w:hAnsi="Times New Roman"/>
          <w:color w:val="000000"/>
          <w:sz w:val="24"/>
          <w:szCs w:val="24"/>
          <w:u w:val="single"/>
          <w:lang w:val="en-US"/>
          <w:rPrChange w:id="889" w:author="Jane Kohlhoff" w:date="2024-06-11T09:53:00Z" w16du:dateUtc="2024-06-10T23:53:00Z">
            <w:rPr>
              <w:rFonts w:cs="Helvetica"/>
              <w:color w:val="000000"/>
              <w:sz w:val="24"/>
              <w:szCs w:val="24"/>
              <w:u w:val="single"/>
              <w:lang w:val="en-US"/>
            </w:rPr>
          </w:rPrChange>
        </w:rPr>
        <w:t>R</w:t>
      </w:r>
      <w:r w:rsidR="00585E9A" w:rsidRPr="00365026">
        <w:rPr>
          <w:rFonts w:ascii="Times New Roman" w:hAnsi="Times New Roman"/>
          <w:color w:val="000000"/>
          <w:sz w:val="24"/>
          <w:szCs w:val="24"/>
          <w:lang w:val="en-US"/>
          <w:rPrChange w:id="890" w:author="Jane Kohlhoff" w:date="2024-06-11T09:53:00Z" w16du:dateUtc="2024-06-10T23:53:00Z">
            <w:rPr>
              <w:rFonts w:cs="Helvetica"/>
              <w:color w:val="000000"/>
              <w:sz w:val="24"/>
              <w:szCs w:val="24"/>
              <w:lang w:val="en-US"/>
            </w:rPr>
          </w:rPrChange>
        </w:rPr>
        <w:t xml:space="preserve">eflections of child verbalizations, </w:t>
      </w:r>
      <w:r w:rsidR="00585E9A" w:rsidRPr="00365026">
        <w:rPr>
          <w:rFonts w:ascii="Times New Roman" w:hAnsi="Times New Roman"/>
          <w:color w:val="000000"/>
          <w:sz w:val="24"/>
          <w:szCs w:val="24"/>
          <w:u w:val="single"/>
          <w:lang w:val="en-US"/>
          <w:rPrChange w:id="891" w:author="Jane Kohlhoff" w:date="2024-06-11T09:53:00Z" w16du:dateUtc="2024-06-10T23:53:00Z">
            <w:rPr>
              <w:rFonts w:cs="Helvetica"/>
              <w:color w:val="000000"/>
              <w:sz w:val="24"/>
              <w:szCs w:val="24"/>
              <w:u w:val="single"/>
              <w:lang w:val="en-US"/>
            </w:rPr>
          </w:rPrChange>
        </w:rPr>
        <w:t>I</w:t>
      </w:r>
      <w:r w:rsidR="00585E9A" w:rsidRPr="00365026">
        <w:rPr>
          <w:rFonts w:ascii="Times New Roman" w:hAnsi="Times New Roman"/>
          <w:color w:val="000000"/>
          <w:sz w:val="24"/>
          <w:szCs w:val="24"/>
          <w:lang w:val="en-US"/>
          <w:rPrChange w:id="892" w:author="Jane Kohlhoff" w:date="2024-06-11T09:53:00Z" w16du:dateUtc="2024-06-10T23:53:00Z">
            <w:rPr>
              <w:rFonts w:cs="Helvetica"/>
              <w:color w:val="000000"/>
              <w:sz w:val="24"/>
              <w:szCs w:val="24"/>
              <w:lang w:val="en-US"/>
            </w:rPr>
          </w:rPrChange>
        </w:rPr>
        <w:t xml:space="preserve">mitating child play, </w:t>
      </w:r>
      <w:r w:rsidR="000C268D" w:rsidRPr="00365026">
        <w:rPr>
          <w:rFonts w:ascii="Times New Roman" w:hAnsi="Times New Roman"/>
          <w:color w:val="000000"/>
          <w:sz w:val="24"/>
          <w:szCs w:val="24"/>
          <w:lang w:val="en-US"/>
          <w:rPrChange w:id="893" w:author="Jane Kohlhoff" w:date="2024-06-11T09:53:00Z" w16du:dateUtc="2024-06-10T23:53:00Z">
            <w:rPr>
              <w:rFonts w:cs="Helvetica"/>
              <w:color w:val="000000"/>
              <w:sz w:val="24"/>
              <w:szCs w:val="24"/>
              <w:lang w:val="en-US"/>
            </w:rPr>
          </w:rPrChange>
        </w:rPr>
        <w:t>Behavioral</w:t>
      </w:r>
      <w:r w:rsidR="00585E9A" w:rsidRPr="00365026">
        <w:rPr>
          <w:rFonts w:ascii="Times New Roman" w:hAnsi="Times New Roman"/>
          <w:color w:val="000000"/>
          <w:sz w:val="24"/>
          <w:szCs w:val="24"/>
          <w:lang w:val="en-US"/>
          <w:rPrChange w:id="894" w:author="Jane Kohlhoff" w:date="2024-06-11T09:53:00Z" w16du:dateUtc="2024-06-10T23:53:00Z">
            <w:rPr>
              <w:rFonts w:cs="Helvetica"/>
              <w:color w:val="000000"/>
              <w:sz w:val="24"/>
              <w:szCs w:val="24"/>
              <w:lang w:val="en-US"/>
            </w:rPr>
          </w:rPrChange>
        </w:rPr>
        <w:t xml:space="preserve"> </w:t>
      </w:r>
      <w:r w:rsidR="00585E9A" w:rsidRPr="00365026">
        <w:rPr>
          <w:rFonts w:ascii="Times New Roman" w:hAnsi="Times New Roman"/>
          <w:color w:val="000000"/>
          <w:sz w:val="24"/>
          <w:szCs w:val="24"/>
          <w:u w:val="single"/>
          <w:lang w:val="en-US"/>
          <w:rPrChange w:id="895" w:author="Jane Kohlhoff" w:date="2024-06-11T09:53:00Z" w16du:dateUtc="2024-06-10T23:53:00Z">
            <w:rPr>
              <w:rFonts w:cs="Helvetica"/>
              <w:color w:val="000000"/>
              <w:sz w:val="24"/>
              <w:szCs w:val="24"/>
              <w:u w:val="single"/>
              <w:lang w:val="en-US"/>
            </w:rPr>
          </w:rPrChange>
        </w:rPr>
        <w:t>D</w:t>
      </w:r>
      <w:r w:rsidR="00585E9A" w:rsidRPr="00365026">
        <w:rPr>
          <w:rFonts w:ascii="Times New Roman" w:hAnsi="Times New Roman"/>
          <w:color w:val="000000"/>
          <w:sz w:val="24"/>
          <w:szCs w:val="24"/>
          <w:lang w:val="en-US"/>
          <w:rPrChange w:id="896" w:author="Jane Kohlhoff" w:date="2024-06-11T09:53:00Z" w16du:dateUtc="2024-06-10T23:53:00Z">
            <w:rPr>
              <w:rFonts w:cs="Helvetica"/>
              <w:color w:val="000000"/>
              <w:sz w:val="24"/>
              <w:szCs w:val="24"/>
              <w:lang w:val="en-US"/>
            </w:rPr>
          </w:rPrChange>
        </w:rPr>
        <w:t xml:space="preserve">escriptions, and </w:t>
      </w:r>
      <w:r w:rsidR="00585E9A" w:rsidRPr="00365026">
        <w:rPr>
          <w:rFonts w:ascii="Times New Roman" w:hAnsi="Times New Roman"/>
          <w:color w:val="000000"/>
          <w:sz w:val="24"/>
          <w:szCs w:val="24"/>
          <w:u w:val="single"/>
          <w:lang w:val="en-US"/>
          <w:rPrChange w:id="897" w:author="Jane Kohlhoff" w:date="2024-06-11T09:53:00Z" w16du:dateUtc="2024-06-10T23:53:00Z">
            <w:rPr>
              <w:rFonts w:cs="Helvetica"/>
              <w:color w:val="000000"/>
              <w:sz w:val="24"/>
              <w:szCs w:val="24"/>
              <w:u w:val="single"/>
              <w:lang w:val="en-US"/>
            </w:rPr>
          </w:rPrChange>
        </w:rPr>
        <w:t>E</w:t>
      </w:r>
      <w:r w:rsidR="00585E9A" w:rsidRPr="00365026">
        <w:rPr>
          <w:rFonts w:ascii="Times New Roman" w:hAnsi="Times New Roman"/>
          <w:color w:val="000000"/>
          <w:sz w:val="24"/>
          <w:szCs w:val="24"/>
          <w:lang w:val="en-US"/>
          <w:rPrChange w:id="898" w:author="Jane Kohlhoff" w:date="2024-06-11T09:53:00Z" w16du:dateUtc="2024-06-10T23:53:00Z">
            <w:rPr>
              <w:rFonts w:cs="Helvetica"/>
              <w:color w:val="000000"/>
              <w:sz w:val="24"/>
              <w:szCs w:val="24"/>
              <w:lang w:val="en-US"/>
            </w:rPr>
          </w:rPrChange>
        </w:rPr>
        <w:t>njoyment</w:t>
      </w:r>
      <w:r w:rsidR="00260348" w:rsidRPr="00365026">
        <w:rPr>
          <w:rFonts w:ascii="Times New Roman" w:hAnsi="Times New Roman"/>
          <w:color w:val="000000"/>
          <w:sz w:val="24"/>
          <w:szCs w:val="24"/>
          <w:lang w:val="en-US"/>
          <w:rPrChange w:id="899" w:author="Jane Kohlhoff" w:date="2024-06-11T09:53:00Z" w16du:dateUtc="2024-06-10T23:53:00Z">
            <w:rPr>
              <w:rFonts w:cs="Helvetica"/>
              <w:color w:val="000000"/>
              <w:sz w:val="24"/>
              <w:szCs w:val="24"/>
              <w:lang w:val="en-US"/>
            </w:rPr>
          </w:rPrChange>
        </w:rPr>
        <w:t xml:space="preserve"> (referred to as the ‘P-R-I-D-E’ skills</w:t>
      </w:r>
      <w:r w:rsidR="00585E9A" w:rsidRPr="00365026">
        <w:rPr>
          <w:rFonts w:ascii="Times New Roman" w:hAnsi="Times New Roman"/>
          <w:color w:val="000000"/>
          <w:sz w:val="24"/>
          <w:szCs w:val="24"/>
          <w:lang w:val="en-US"/>
          <w:rPrChange w:id="900" w:author="Jane Kohlhoff" w:date="2024-06-11T09:53:00Z" w16du:dateUtc="2024-06-10T23:53:00Z">
            <w:rPr>
              <w:rFonts w:cs="Helvetica"/>
              <w:color w:val="000000"/>
              <w:sz w:val="24"/>
              <w:szCs w:val="24"/>
              <w:lang w:val="en-US"/>
            </w:rPr>
          </w:rPrChange>
        </w:rPr>
        <w:t>)</w:t>
      </w:r>
      <w:r w:rsidR="00260348" w:rsidRPr="00365026">
        <w:rPr>
          <w:rFonts w:ascii="Times New Roman" w:hAnsi="Times New Roman"/>
          <w:color w:val="000000"/>
          <w:sz w:val="24"/>
          <w:szCs w:val="24"/>
          <w:lang w:val="en-US"/>
          <w:rPrChange w:id="901" w:author="Jane Kohlhoff" w:date="2024-06-11T09:53:00Z" w16du:dateUtc="2024-06-10T23:53:00Z">
            <w:rPr>
              <w:rFonts w:cs="Helvetica"/>
              <w:color w:val="000000"/>
              <w:sz w:val="24"/>
              <w:szCs w:val="24"/>
              <w:lang w:val="en-US"/>
            </w:rPr>
          </w:rPrChange>
        </w:rPr>
        <w:t xml:space="preserve">, while also </w:t>
      </w:r>
      <w:r w:rsidR="00585E9A" w:rsidRPr="00365026">
        <w:rPr>
          <w:rFonts w:ascii="Times New Roman" w:hAnsi="Times New Roman"/>
          <w:color w:val="000000"/>
          <w:sz w:val="24"/>
          <w:szCs w:val="24"/>
          <w:lang w:val="en-US"/>
          <w:rPrChange w:id="902" w:author="Jane Kohlhoff" w:date="2024-06-11T09:53:00Z" w16du:dateUtc="2024-06-10T23:53:00Z">
            <w:rPr>
              <w:rFonts w:cs="Helvetica"/>
              <w:color w:val="000000"/>
              <w:sz w:val="24"/>
              <w:szCs w:val="24"/>
              <w:lang w:val="en-US"/>
            </w:rPr>
          </w:rPrChange>
        </w:rPr>
        <w:t>reduc</w:t>
      </w:r>
      <w:r w:rsidR="00260348" w:rsidRPr="00365026">
        <w:rPr>
          <w:rFonts w:ascii="Times New Roman" w:hAnsi="Times New Roman"/>
          <w:color w:val="000000"/>
          <w:sz w:val="24"/>
          <w:szCs w:val="24"/>
          <w:lang w:val="en-US"/>
          <w:rPrChange w:id="903" w:author="Jane Kohlhoff" w:date="2024-06-11T09:53:00Z" w16du:dateUtc="2024-06-10T23:53:00Z">
            <w:rPr>
              <w:rFonts w:cs="Helvetica"/>
              <w:color w:val="000000"/>
              <w:sz w:val="24"/>
              <w:szCs w:val="24"/>
              <w:lang w:val="en-US"/>
            </w:rPr>
          </w:rPrChange>
        </w:rPr>
        <w:t>ing use of</w:t>
      </w:r>
      <w:r w:rsidR="00585E9A" w:rsidRPr="00365026">
        <w:rPr>
          <w:rFonts w:ascii="Times New Roman" w:hAnsi="Times New Roman"/>
          <w:color w:val="000000"/>
          <w:sz w:val="24"/>
          <w:szCs w:val="24"/>
          <w:lang w:val="en-US"/>
          <w:rPrChange w:id="904" w:author="Jane Kohlhoff" w:date="2024-06-11T09:53:00Z" w16du:dateUtc="2024-06-10T23:53:00Z">
            <w:rPr>
              <w:rFonts w:cs="Helvetica"/>
              <w:color w:val="000000"/>
              <w:sz w:val="24"/>
              <w:szCs w:val="24"/>
              <w:lang w:val="en-US"/>
            </w:rPr>
          </w:rPrChange>
        </w:rPr>
        <w:t xml:space="preserve"> questions, commands and criticisms</w:t>
      </w:r>
      <w:r w:rsidR="004D3F8D" w:rsidRPr="00365026">
        <w:rPr>
          <w:rFonts w:ascii="Times New Roman" w:hAnsi="Times New Roman"/>
          <w:color w:val="000000"/>
          <w:sz w:val="24"/>
          <w:szCs w:val="24"/>
          <w:lang w:val="en-US"/>
          <w:rPrChange w:id="905" w:author="Jane Kohlhoff" w:date="2024-06-11T09:53:00Z" w16du:dateUtc="2024-06-10T23:53:00Z">
            <w:rPr>
              <w:rFonts w:cs="Helvetica"/>
              <w:color w:val="000000"/>
              <w:sz w:val="24"/>
              <w:szCs w:val="24"/>
              <w:lang w:val="en-US"/>
            </w:rPr>
          </w:rPrChange>
        </w:rPr>
        <w:t xml:space="preserve">. </w:t>
      </w:r>
      <w:r w:rsidR="00260348" w:rsidRPr="00365026">
        <w:rPr>
          <w:rFonts w:ascii="Times New Roman" w:hAnsi="Times New Roman"/>
          <w:color w:val="000000"/>
          <w:sz w:val="24"/>
          <w:szCs w:val="24"/>
          <w:lang w:val="en-US"/>
          <w:rPrChange w:id="906" w:author="Jane Kohlhoff" w:date="2024-06-11T09:53:00Z" w16du:dateUtc="2024-06-10T23:53:00Z">
            <w:rPr>
              <w:rFonts w:cs="Helvetica"/>
              <w:color w:val="000000"/>
              <w:sz w:val="24"/>
              <w:szCs w:val="24"/>
              <w:lang w:val="en-US"/>
            </w:rPr>
          </w:rPrChange>
        </w:rPr>
        <w:t>In the CDI-T phase, parents are also encouraged to notice and label emotions in their toddler, and to support their toddler’s emotional regulation through application of a series of practical techniques referred to as the ‘C-A-R-E-S’ skills. This includes increasing physical proximity (‘</w:t>
      </w:r>
      <w:r w:rsidR="00260348" w:rsidRPr="00365026">
        <w:rPr>
          <w:rFonts w:ascii="Times New Roman" w:hAnsi="Times New Roman"/>
          <w:color w:val="000000"/>
          <w:sz w:val="24"/>
          <w:szCs w:val="24"/>
          <w:u w:val="single"/>
          <w:lang w:val="en-US"/>
          <w:rPrChange w:id="907" w:author="Jane Kohlhoff" w:date="2024-06-11T09:53:00Z" w16du:dateUtc="2024-06-10T23:53:00Z">
            <w:rPr>
              <w:rFonts w:cs="Helvetica"/>
              <w:color w:val="000000"/>
              <w:sz w:val="24"/>
              <w:szCs w:val="24"/>
              <w:u w:val="single"/>
              <w:lang w:val="en-US"/>
            </w:rPr>
          </w:rPrChange>
        </w:rPr>
        <w:t>C</w:t>
      </w:r>
      <w:r w:rsidR="00260348" w:rsidRPr="00365026">
        <w:rPr>
          <w:rFonts w:ascii="Times New Roman" w:hAnsi="Times New Roman"/>
          <w:color w:val="000000"/>
          <w:sz w:val="24"/>
          <w:szCs w:val="24"/>
          <w:lang w:val="en-US"/>
          <w:rPrChange w:id="908" w:author="Jane Kohlhoff" w:date="2024-06-11T09:53:00Z" w16du:dateUtc="2024-06-10T23:53:00Z">
            <w:rPr>
              <w:rFonts w:cs="Helvetica"/>
              <w:color w:val="000000"/>
              <w:sz w:val="24"/>
              <w:szCs w:val="24"/>
              <w:lang w:val="en-US"/>
            </w:rPr>
          </w:rPrChange>
        </w:rPr>
        <w:t>oming in’), supporting the child’s problem solving around emotional triggers (‘</w:t>
      </w:r>
      <w:r w:rsidR="00260348" w:rsidRPr="00365026">
        <w:rPr>
          <w:rFonts w:ascii="Times New Roman" w:hAnsi="Times New Roman"/>
          <w:color w:val="000000"/>
          <w:sz w:val="24"/>
          <w:szCs w:val="24"/>
          <w:u w:val="single"/>
          <w:lang w:val="en-US"/>
          <w:rPrChange w:id="909" w:author="Jane Kohlhoff" w:date="2024-06-11T09:53:00Z" w16du:dateUtc="2024-06-10T23:53:00Z">
            <w:rPr>
              <w:rFonts w:cs="Helvetica"/>
              <w:color w:val="000000"/>
              <w:sz w:val="24"/>
              <w:szCs w:val="24"/>
              <w:u w:val="single"/>
              <w:lang w:val="en-US"/>
            </w:rPr>
          </w:rPrChange>
        </w:rPr>
        <w:t>A</w:t>
      </w:r>
      <w:r w:rsidR="00260348" w:rsidRPr="00365026">
        <w:rPr>
          <w:rFonts w:ascii="Times New Roman" w:hAnsi="Times New Roman"/>
          <w:color w:val="000000"/>
          <w:sz w:val="24"/>
          <w:szCs w:val="24"/>
          <w:lang w:val="en-US"/>
          <w:rPrChange w:id="910" w:author="Jane Kohlhoff" w:date="2024-06-11T09:53:00Z" w16du:dateUtc="2024-06-10T23:53:00Z">
            <w:rPr>
              <w:rFonts w:cs="Helvetica"/>
              <w:color w:val="000000"/>
              <w:sz w:val="24"/>
              <w:szCs w:val="24"/>
              <w:lang w:val="en-US"/>
            </w:rPr>
          </w:rPrChange>
        </w:rPr>
        <w:t>ssisting’), providing verbal reassurance that the child is not alone with the emotion (‘</w:t>
      </w:r>
      <w:r w:rsidR="00260348" w:rsidRPr="00365026">
        <w:rPr>
          <w:rFonts w:ascii="Times New Roman" w:hAnsi="Times New Roman"/>
          <w:color w:val="000000"/>
          <w:sz w:val="24"/>
          <w:szCs w:val="24"/>
          <w:u w:val="single"/>
          <w:lang w:val="en-US"/>
          <w:rPrChange w:id="911" w:author="Jane Kohlhoff" w:date="2024-06-11T09:53:00Z" w16du:dateUtc="2024-06-10T23:53:00Z">
            <w:rPr>
              <w:rFonts w:cs="Helvetica"/>
              <w:color w:val="000000"/>
              <w:sz w:val="24"/>
              <w:szCs w:val="24"/>
              <w:u w:val="single"/>
              <w:lang w:val="en-US"/>
            </w:rPr>
          </w:rPrChange>
        </w:rPr>
        <w:t>R</w:t>
      </w:r>
      <w:r w:rsidR="00260348" w:rsidRPr="00365026">
        <w:rPr>
          <w:rFonts w:ascii="Times New Roman" w:hAnsi="Times New Roman"/>
          <w:color w:val="000000"/>
          <w:sz w:val="24"/>
          <w:szCs w:val="24"/>
          <w:lang w:val="en-US"/>
          <w:rPrChange w:id="912" w:author="Jane Kohlhoff" w:date="2024-06-11T09:53:00Z" w16du:dateUtc="2024-06-10T23:53:00Z">
            <w:rPr>
              <w:rFonts w:cs="Helvetica"/>
              <w:color w:val="000000"/>
              <w:sz w:val="24"/>
              <w:szCs w:val="24"/>
              <w:lang w:val="en-US"/>
            </w:rPr>
          </w:rPrChange>
        </w:rPr>
        <w:t>eassuring’), verbalizing and validating the child’s emotional experience and expressions (</w:t>
      </w:r>
      <w:r w:rsidR="00705FD7" w:rsidRPr="00365026">
        <w:rPr>
          <w:rFonts w:ascii="Times New Roman" w:hAnsi="Times New Roman"/>
          <w:color w:val="000000"/>
          <w:sz w:val="24"/>
          <w:szCs w:val="24"/>
          <w:lang w:val="en-US"/>
          <w:rPrChange w:id="913" w:author="Jane Kohlhoff" w:date="2024-06-11T09:53:00Z" w16du:dateUtc="2024-06-10T23:53:00Z">
            <w:rPr>
              <w:rFonts w:cs="Helvetica"/>
              <w:color w:val="000000"/>
              <w:sz w:val="24"/>
              <w:szCs w:val="24"/>
              <w:lang w:val="en-US"/>
            </w:rPr>
          </w:rPrChange>
        </w:rPr>
        <w:t>‘</w:t>
      </w:r>
      <w:r w:rsidR="00260348" w:rsidRPr="00365026">
        <w:rPr>
          <w:rFonts w:ascii="Times New Roman" w:hAnsi="Times New Roman"/>
          <w:color w:val="000000"/>
          <w:sz w:val="24"/>
          <w:szCs w:val="24"/>
          <w:u w:val="single"/>
          <w:lang w:val="en-US"/>
          <w:rPrChange w:id="914" w:author="Jane Kohlhoff" w:date="2024-06-11T09:53:00Z" w16du:dateUtc="2024-06-10T23:53:00Z">
            <w:rPr>
              <w:rFonts w:cs="Helvetica"/>
              <w:color w:val="000000"/>
              <w:sz w:val="24"/>
              <w:szCs w:val="24"/>
              <w:u w:val="single"/>
              <w:lang w:val="en-US"/>
            </w:rPr>
          </w:rPrChange>
        </w:rPr>
        <w:t>E</w:t>
      </w:r>
      <w:r w:rsidR="00260348" w:rsidRPr="00365026">
        <w:rPr>
          <w:rFonts w:ascii="Times New Roman" w:hAnsi="Times New Roman"/>
          <w:color w:val="000000"/>
          <w:sz w:val="24"/>
          <w:szCs w:val="24"/>
          <w:lang w:val="en-US"/>
          <w:rPrChange w:id="915" w:author="Jane Kohlhoff" w:date="2024-06-11T09:53:00Z" w16du:dateUtc="2024-06-10T23:53:00Z">
            <w:rPr>
              <w:rFonts w:cs="Helvetica"/>
              <w:color w:val="000000"/>
              <w:sz w:val="24"/>
              <w:szCs w:val="24"/>
              <w:lang w:val="en-US"/>
            </w:rPr>
          </w:rPrChange>
        </w:rPr>
        <w:t>motional</w:t>
      </w:r>
      <w:r w:rsidR="00705FD7" w:rsidRPr="00365026">
        <w:rPr>
          <w:rFonts w:ascii="Times New Roman" w:hAnsi="Times New Roman"/>
          <w:color w:val="000000"/>
          <w:sz w:val="24"/>
          <w:szCs w:val="24"/>
          <w:lang w:val="en-US"/>
          <w:rPrChange w:id="916" w:author="Jane Kohlhoff" w:date="2024-06-11T09:53:00Z" w16du:dateUtc="2024-06-10T23:53:00Z">
            <w:rPr>
              <w:rFonts w:cs="Helvetica"/>
              <w:color w:val="000000"/>
              <w:sz w:val="24"/>
              <w:szCs w:val="24"/>
              <w:lang w:val="en-US"/>
            </w:rPr>
          </w:rPrChange>
        </w:rPr>
        <w:t>ly</w:t>
      </w:r>
      <w:r w:rsidR="00260348" w:rsidRPr="00365026">
        <w:rPr>
          <w:rFonts w:ascii="Times New Roman" w:hAnsi="Times New Roman"/>
          <w:color w:val="000000"/>
          <w:sz w:val="24"/>
          <w:szCs w:val="24"/>
          <w:lang w:val="en-US"/>
          <w:rPrChange w:id="917" w:author="Jane Kohlhoff" w:date="2024-06-11T09:53:00Z" w16du:dateUtc="2024-06-10T23:53:00Z">
            <w:rPr>
              <w:rFonts w:cs="Helvetica"/>
              <w:color w:val="000000"/>
              <w:sz w:val="24"/>
              <w:szCs w:val="24"/>
              <w:lang w:val="en-US"/>
            </w:rPr>
          </w:rPrChange>
        </w:rPr>
        <w:t xml:space="preserve"> validati</w:t>
      </w:r>
      <w:r w:rsidR="00705FD7" w:rsidRPr="00365026">
        <w:rPr>
          <w:rFonts w:ascii="Times New Roman" w:hAnsi="Times New Roman"/>
          <w:color w:val="000000"/>
          <w:sz w:val="24"/>
          <w:szCs w:val="24"/>
          <w:lang w:val="en-US"/>
          <w:rPrChange w:id="918" w:author="Jane Kohlhoff" w:date="2024-06-11T09:53:00Z" w16du:dateUtc="2024-06-10T23:53:00Z">
            <w:rPr>
              <w:rFonts w:cs="Helvetica"/>
              <w:color w:val="000000"/>
              <w:sz w:val="24"/>
              <w:szCs w:val="24"/>
              <w:lang w:val="en-US"/>
            </w:rPr>
          </w:rPrChange>
        </w:rPr>
        <w:t>ng’</w:t>
      </w:r>
      <w:r w:rsidR="00260348" w:rsidRPr="00365026">
        <w:rPr>
          <w:rFonts w:ascii="Times New Roman" w:hAnsi="Times New Roman"/>
          <w:color w:val="000000"/>
          <w:sz w:val="24"/>
          <w:szCs w:val="24"/>
          <w:lang w:val="en-US"/>
          <w:rPrChange w:id="919" w:author="Jane Kohlhoff" w:date="2024-06-11T09:53:00Z" w16du:dateUtc="2024-06-10T23:53:00Z">
            <w:rPr>
              <w:rFonts w:cs="Helvetica"/>
              <w:color w:val="000000"/>
              <w:sz w:val="24"/>
              <w:szCs w:val="24"/>
              <w:lang w:val="en-US"/>
            </w:rPr>
          </w:rPrChange>
        </w:rPr>
        <w:t xml:space="preserve">), and providing the child </w:t>
      </w:r>
      <w:r w:rsidR="00A729A4" w:rsidRPr="00365026">
        <w:rPr>
          <w:rFonts w:ascii="Times New Roman" w:hAnsi="Times New Roman"/>
          <w:color w:val="000000"/>
          <w:sz w:val="24"/>
          <w:szCs w:val="24"/>
          <w:lang w:val="en-US"/>
          <w:rPrChange w:id="920" w:author="Jane Kohlhoff" w:date="2024-06-11T09:53:00Z" w16du:dateUtc="2024-06-10T23:53:00Z">
            <w:rPr>
              <w:rFonts w:cs="Helvetica"/>
              <w:color w:val="000000"/>
              <w:sz w:val="24"/>
              <w:szCs w:val="24"/>
              <w:lang w:val="en-US"/>
            </w:rPr>
          </w:rPrChange>
        </w:rPr>
        <w:t>comfort, verbally and physically (‘</w:t>
      </w:r>
      <w:r w:rsidR="00260348" w:rsidRPr="00365026">
        <w:rPr>
          <w:rFonts w:ascii="Times New Roman" w:hAnsi="Times New Roman"/>
          <w:color w:val="000000"/>
          <w:sz w:val="24"/>
          <w:szCs w:val="24"/>
          <w:u w:val="single"/>
          <w:lang w:val="en-US"/>
          <w:rPrChange w:id="921" w:author="Jane Kohlhoff" w:date="2024-06-11T09:53:00Z" w16du:dateUtc="2024-06-10T23:53:00Z">
            <w:rPr>
              <w:rFonts w:cs="Helvetica"/>
              <w:color w:val="000000"/>
              <w:sz w:val="24"/>
              <w:szCs w:val="24"/>
              <w:u w:val="single"/>
              <w:lang w:val="en-US"/>
            </w:rPr>
          </w:rPrChange>
        </w:rPr>
        <w:t>S</w:t>
      </w:r>
      <w:r w:rsidR="00260348" w:rsidRPr="00365026">
        <w:rPr>
          <w:rFonts w:ascii="Times New Roman" w:hAnsi="Times New Roman"/>
          <w:color w:val="000000"/>
          <w:sz w:val="24"/>
          <w:szCs w:val="24"/>
          <w:lang w:val="en-US"/>
          <w:rPrChange w:id="922" w:author="Jane Kohlhoff" w:date="2024-06-11T09:53:00Z" w16du:dateUtc="2024-06-10T23:53:00Z">
            <w:rPr>
              <w:rFonts w:cs="Helvetica"/>
              <w:color w:val="000000"/>
              <w:sz w:val="24"/>
              <w:szCs w:val="24"/>
              <w:lang w:val="en-US"/>
            </w:rPr>
          </w:rPrChange>
        </w:rPr>
        <w:t>oothing</w:t>
      </w:r>
      <w:r w:rsidR="00A729A4" w:rsidRPr="00365026">
        <w:rPr>
          <w:rFonts w:ascii="Times New Roman" w:hAnsi="Times New Roman"/>
          <w:color w:val="000000"/>
          <w:sz w:val="24"/>
          <w:szCs w:val="24"/>
          <w:lang w:val="en-US"/>
          <w:rPrChange w:id="923" w:author="Jane Kohlhoff" w:date="2024-06-11T09:53:00Z" w16du:dateUtc="2024-06-10T23:53:00Z">
            <w:rPr>
              <w:rFonts w:cs="Helvetica"/>
              <w:color w:val="000000"/>
              <w:sz w:val="24"/>
              <w:szCs w:val="24"/>
              <w:lang w:val="en-US"/>
            </w:rPr>
          </w:rPrChange>
        </w:rPr>
        <w:t>’)</w:t>
      </w:r>
      <w:r w:rsidR="00585E9A" w:rsidRPr="00365026">
        <w:rPr>
          <w:rFonts w:ascii="Times New Roman" w:hAnsi="Times New Roman"/>
          <w:color w:val="000000"/>
          <w:sz w:val="24"/>
          <w:szCs w:val="24"/>
          <w:lang w:val="en-US"/>
          <w:rPrChange w:id="924" w:author="Jane Kohlhoff" w:date="2024-06-11T09:53:00Z" w16du:dateUtc="2024-06-10T23:53:00Z">
            <w:rPr>
              <w:rFonts w:cs="Helvetica"/>
              <w:color w:val="000000"/>
              <w:sz w:val="24"/>
              <w:szCs w:val="24"/>
              <w:lang w:val="en-US"/>
            </w:rPr>
          </w:rPrChange>
        </w:rPr>
        <w:t xml:space="preserve">. </w:t>
      </w:r>
      <w:del w:id="925" w:author="Jane Kohlhoff" w:date="2024-05-22T06:38:00Z" w16du:dateUtc="2024-05-21T20:38:00Z">
        <w:r w:rsidR="00585E9A" w:rsidRPr="00365026" w:rsidDel="00F57492">
          <w:rPr>
            <w:rFonts w:ascii="Times New Roman" w:hAnsi="Times New Roman"/>
            <w:color w:val="000000"/>
            <w:sz w:val="24"/>
            <w:szCs w:val="24"/>
            <w:lang w:val="en-US"/>
            <w:rPrChange w:id="926" w:author="Jane Kohlhoff" w:date="2024-06-11T09:53:00Z" w16du:dateUtc="2024-06-10T23:53:00Z">
              <w:rPr>
                <w:rFonts w:cs="Helvetica"/>
                <w:color w:val="000000"/>
                <w:sz w:val="24"/>
                <w:szCs w:val="24"/>
                <w:lang w:val="en-US"/>
              </w:rPr>
            </w:rPrChange>
          </w:rPr>
          <w:delText xml:space="preserve">In </w:delText>
        </w:r>
      </w:del>
      <w:ins w:id="927" w:author="Jane Kohlhoff" w:date="2024-05-22T06:38:00Z" w16du:dateUtc="2024-05-21T20:38:00Z">
        <w:r w:rsidR="00F57492" w:rsidRPr="00365026">
          <w:rPr>
            <w:rFonts w:ascii="Times New Roman" w:hAnsi="Times New Roman"/>
            <w:color w:val="000000"/>
            <w:sz w:val="24"/>
            <w:szCs w:val="24"/>
            <w:lang w:val="en-US"/>
            <w:rPrChange w:id="928" w:author="Jane Kohlhoff" w:date="2024-06-11T09:53:00Z" w16du:dateUtc="2024-06-10T23:53:00Z">
              <w:rPr>
                <w:rFonts w:cs="Helvetica"/>
                <w:color w:val="000000"/>
                <w:sz w:val="24"/>
                <w:szCs w:val="24"/>
                <w:lang w:val="en-US"/>
              </w:rPr>
            </w:rPrChange>
          </w:rPr>
          <w:t xml:space="preserve">Throughout </w:t>
        </w:r>
      </w:ins>
      <w:r w:rsidR="00585E9A" w:rsidRPr="00365026">
        <w:rPr>
          <w:rFonts w:ascii="Times New Roman" w:hAnsi="Times New Roman"/>
          <w:color w:val="000000"/>
          <w:sz w:val="24"/>
          <w:szCs w:val="24"/>
          <w:lang w:val="en-US"/>
          <w:rPrChange w:id="929" w:author="Jane Kohlhoff" w:date="2024-06-11T09:53:00Z" w16du:dateUtc="2024-06-10T23:53:00Z">
            <w:rPr>
              <w:rFonts w:cs="Helvetica"/>
              <w:color w:val="000000"/>
              <w:sz w:val="24"/>
              <w:szCs w:val="24"/>
              <w:lang w:val="en-US"/>
            </w:rPr>
          </w:rPrChange>
        </w:rPr>
        <w:t>the CDI-T phase</w:t>
      </w:r>
      <w:r w:rsidR="00723C1C" w:rsidRPr="00365026">
        <w:rPr>
          <w:rFonts w:ascii="Times New Roman" w:hAnsi="Times New Roman"/>
          <w:color w:val="000000"/>
          <w:sz w:val="24"/>
          <w:szCs w:val="24"/>
          <w:lang w:val="en-US"/>
          <w:rPrChange w:id="930" w:author="Jane Kohlhoff" w:date="2024-06-11T09:53:00Z" w16du:dateUtc="2024-06-10T23:53:00Z">
            <w:rPr>
              <w:rFonts w:cs="Helvetica"/>
              <w:color w:val="000000"/>
              <w:sz w:val="24"/>
              <w:szCs w:val="24"/>
              <w:lang w:val="en-US"/>
            </w:rPr>
          </w:rPrChange>
        </w:rPr>
        <w:t>,</w:t>
      </w:r>
      <w:r w:rsidR="00585E9A" w:rsidRPr="00365026">
        <w:rPr>
          <w:rFonts w:ascii="Times New Roman" w:hAnsi="Times New Roman"/>
          <w:color w:val="000000"/>
          <w:sz w:val="24"/>
          <w:szCs w:val="24"/>
          <w:lang w:val="en-US"/>
          <w:rPrChange w:id="931" w:author="Jane Kohlhoff" w:date="2024-06-11T09:53:00Z" w16du:dateUtc="2024-06-10T23:53:00Z">
            <w:rPr>
              <w:rFonts w:cs="Helvetica"/>
              <w:color w:val="000000"/>
              <w:sz w:val="24"/>
              <w:szCs w:val="24"/>
              <w:lang w:val="en-US"/>
            </w:rPr>
          </w:rPrChange>
        </w:rPr>
        <w:t xml:space="preserve"> parent</w:t>
      </w:r>
      <w:r w:rsidR="00723C1C" w:rsidRPr="00365026">
        <w:rPr>
          <w:rFonts w:ascii="Times New Roman" w:hAnsi="Times New Roman"/>
          <w:color w:val="000000"/>
          <w:sz w:val="24"/>
          <w:szCs w:val="24"/>
          <w:lang w:val="en-US"/>
          <w:rPrChange w:id="932" w:author="Jane Kohlhoff" w:date="2024-06-11T09:53:00Z" w16du:dateUtc="2024-06-10T23:53:00Z">
            <w:rPr>
              <w:rFonts w:cs="Helvetica"/>
              <w:color w:val="000000"/>
              <w:sz w:val="24"/>
              <w:szCs w:val="24"/>
              <w:lang w:val="en-US"/>
            </w:rPr>
          </w:rPrChange>
        </w:rPr>
        <w:t>s</w:t>
      </w:r>
      <w:r w:rsidR="00585E9A" w:rsidRPr="00365026">
        <w:rPr>
          <w:rFonts w:ascii="Times New Roman" w:hAnsi="Times New Roman"/>
          <w:color w:val="000000"/>
          <w:sz w:val="24"/>
          <w:szCs w:val="24"/>
          <w:lang w:val="en-US"/>
          <w:rPrChange w:id="933" w:author="Jane Kohlhoff" w:date="2024-06-11T09:53:00Z" w16du:dateUtc="2024-06-10T23:53:00Z">
            <w:rPr>
              <w:rFonts w:cs="Helvetica"/>
              <w:color w:val="000000"/>
              <w:sz w:val="24"/>
              <w:szCs w:val="24"/>
              <w:lang w:val="en-US"/>
            </w:rPr>
          </w:rPrChange>
        </w:rPr>
        <w:t xml:space="preserve"> </w:t>
      </w:r>
      <w:r w:rsidR="00723C1C" w:rsidRPr="00365026">
        <w:rPr>
          <w:rFonts w:ascii="Times New Roman" w:hAnsi="Times New Roman"/>
          <w:color w:val="000000"/>
          <w:sz w:val="24"/>
          <w:szCs w:val="24"/>
          <w:lang w:val="en-US"/>
          <w:rPrChange w:id="934" w:author="Jane Kohlhoff" w:date="2024-06-11T09:53:00Z" w16du:dateUtc="2024-06-10T23:53:00Z">
            <w:rPr>
              <w:rFonts w:cs="Helvetica"/>
              <w:color w:val="000000"/>
              <w:sz w:val="24"/>
              <w:szCs w:val="24"/>
              <w:lang w:val="en-US"/>
            </w:rPr>
          </w:rPrChange>
        </w:rPr>
        <w:t>are</w:t>
      </w:r>
      <w:r w:rsidR="00585E9A" w:rsidRPr="00365026">
        <w:rPr>
          <w:rFonts w:ascii="Times New Roman" w:hAnsi="Times New Roman"/>
          <w:color w:val="000000"/>
          <w:sz w:val="24"/>
          <w:szCs w:val="24"/>
          <w:lang w:val="en-US"/>
          <w:rPrChange w:id="935" w:author="Jane Kohlhoff" w:date="2024-06-11T09:53:00Z" w16du:dateUtc="2024-06-10T23:53:00Z">
            <w:rPr>
              <w:rFonts w:cs="Helvetica"/>
              <w:color w:val="000000"/>
              <w:sz w:val="24"/>
              <w:szCs w:val="24"/>
              <w:lang w:val="en-US"/>
            </w:rPr>
          </w:rPrChange>
        </w:rPr>
        <w:t xml:space="preserve"> also </w:t>
      </w:r>
      <w:r w:rsidR="00A729A4" w:rsidRPr="00365026">
        <w:rPr>
          <w:rFonts w:ascii="Times New Roman" w:hAnsi="Times New Roman"/>
          <w:color w:val="000000"/>
          <w:sz w:val="24"/>
          <w:szCs w:val="24"/>
          <w:lang w:val="en-US"/>
          <w:rPrChange w:id="936" w:author="Jane Kohlhoff" w:date="2024-06-11T09:53:00Z" w16du:dateUtc="2024-06-10T23:53:00Z">
            <w:rPr>
              <w:rFonts w:cs="Helvetica"/>
              <w:color w:val="000000"/>
              <w:sz w:val="24"/>
              <w:szCs w:val="24"/>
              <w:lang w:val="en-US"/>
            </w:rPr>
          </w:rPrChange>
        </w:rPr>
        <w:t>supported to develop skills in identifying</w:t>
      </w:r>
      <w:r w:rsidR="00723C1C" w:rsidRPr="00365026">
        <w:rPr>
          <w:rFonts w:ascii="Times New Roman" w:hAnsi="Times New Roman"/>
          <w:color w:val="000000"/>
          <w:sz w:val="24"/>
          <w:szCs w:val="24"/>
          <w:lang w:val="en-US"/>
          <w:rPrChange w:id="937" w:author="Jane Kohlhoff" w:date="2024-06-11T09:53:00Z" w16du:dateUtc="2024-06-10T23:53:00Z">
            <w:rPr>
              <w:rFonts w:cs="Helvetica"/>
              <w:color w:val="000000"/>
              <w:sz w:val="24"/>
              <w:szCs w:val="24"/>
              <w:lang w:val="en-US"/>
            </w:rPr>
          </w:rPrChange>
        </w:rPr>
        <w:t>/understanding the</w:t>
      </w:r>
      <w:r w:rsidR="00A729A4" w:rsidRPr="00365026">
        <w:rPr>
          <w:rFonts w:ascii="Times New Roman" w:hAnsi="Times New Roman"/>
          <w:color w:val="000000"/>
          <w:sz w:val="24"/>
          <w:szCs w:val="24"/>
          <w:lang w:val="en-US"/>
          <w:rPrChange w:id="938" w:author="Jane Kohlhoff" w:date="2024-06-11T09:53:00Z" w16du:dateUtc="2024-06-10T23:53:00Z">
            <w:rPr>
              <w:rFonts w:cs="Helvetica"/>
              <w:color w:val="000000"/>
              <w:sz w:val="24"/>
              <w:szCs w:val="24"/>
              <w:lang w:val="en-US"/>
            </w:rPr>
          </w:rPrChange>
        </w:rPr>
        <w:t xml:space="preserve"> underlying reason</w:t>
      </w:r>
      <w:r w:rsidR="00723C1C" w:rsidRPr="00365026">
        <w:rPr>
          <w:rFonts w:ascii="Times New Roman" w:hAnsi="Times New Roman"/>
          <w:color w:val="000000"/>
          <w:sz w:val="24"/>
          <w:szCs w:val="24"/>
          <w:lang w:val="en-US"/>
          <w:rPrChange w:id="939" w:author="Jane Kohlhoff" w:date="2024-06-11T09:53:00Z" w16du:dateUtc="2024-06-10T23:53:00Z">
            <w:rPr>
              <w:rFonts w:cs="Helvetica"/>
              <w:color w:val="000000"/>
              <w:sz w:val="24"/>
              <w:szCs w:val="24"/>
              <w:lang w:val="en-US"/>
            </w:rPr>
          </w:rPrChange>
        </w:rPr>
        <w:t xml:space="preserve">s </w:t>
      </w:r>
      <w:r w:rsidR="00A729A4" w:rsidRPr="00365026">
        <w:rPr>
          <w:rFonts w:ascii="Times New Roman" w:hAnsi="Times New Roman"/>
          <w:color w:val="000000"/>
          <w:sz w:val="24"/>
          <w:szCs w:val="24"/>
          <w:lang w:val="en-US"/>
          <w:rPrChange w:id="940" w:author="Jane Kohlhoff" w:date="2024-06-11T09:53:00Z" w16du:dateUtc="2024-06-10T23:53:00Z">
            <w:rPr>
              <w:rFonts w:cs="Helvetica"/>
              <w:color w:val="000000"/>
              <w:sz w:val="24"/>
              <w:szCs w:val="24"/>
              <w:lang w:val="en-US"/>
            </w:rPr>
          </w:rPrChange>
        </w:rPr>
        <w:t>for their child’s disruptive behavior</w:t>
      </w:r>
      <w:r w:rsidR="004D3F8D" w:rsidRPr="00365026">
        <w:rPr>
          <w:rFonts w:ascii="Times New Roman" w:hAnsi="Times New Roman"/>
          <w:color w:val="000000"/>
          <w:sz w:val="24"/>
          <w:szCs w:val="24"/>
          <w:lang w:val="en-US"/>
          <w:rPrChange w:id="941" w:author="Jane Kohlhoff" w:date="2024-06-11T09:53:00Z" w16du:dateUtc="2024-06-10T23:53:00Z">
            <w:rPr>
              <w:rFonts w:cs="Helvetica"/>
              <w:color w:val="000000"/>
              <w:sz w:val="24"/>
              <w:szCs w:val="24"/>
              <w:lang w:val="en-US"/>
            </w:rPr>
          </w:rPrChange>
        </w:rPr>
        <w:t>s</w:t>
      </w:r>
      <w:r w:rsidR="00A729A4" w:rsidRPr="00365026">
        <w:rPr>
          <w:rFonts w:ascii="Times New Roman" w:hAnsi="Times New Roman"/>
          <w:color w:val="000000"/>
          <w:sz w:val="24"/>
          <w:szCs w:val="24"/>
          <w:lang w:val="en-US"/>
          <w:rPrChange w:id="942" w:author="Jane Kohlhoff" w:date="2024-06-11T09:53:00Z" w16du:dateUtc="2024-06-10T23:53:00Z">
            <w:rPr>
              <w:rFonts w:cs="Helvetica"/>
              <w:color w:val="000000"/>
              <w:sz w:val="24"/>
              <w:szCs w:val="24"/>
              <w:lang w:val="en-US"/>
            </w:rPr>
          </w:rPrChange>
        </w:rPr>
        <w:t xml:space="preserve">. In situations when disruptive behaviors are thought to be driven by emotional dysregulation, the CARES techniques are applied; when </w:t>
      </w:r>
      <w:r w:rsidR="00705FD7" w:rsidRPr="00365026">
        <w:rPr>
          <w:rFonts w:ascii="Times New Roman" w:hAnsi="Times New Roman"/>
          <w:color w:val="000000"/>
          <w:sz w:val="24"/>
          <w:szCs w:val="24"/>
          <w:lang w:val="en-US"/>
          <w:rPrChange w:id="943" w:author="Jane Kohlhoff" w:date="2024-06-11T09:53:00Z" w16du:dateUtc="2024-06-10T23:53:00Z">
            <w:rPr>
              <w:rFonts w:cs="Helvetica"/>
              <w:color w:val="000000"/>
              <w:sz w:val="24"/>
              <w:szCs w:val="24"/>
              <w:lang w:val="en-US"/>
            </w:rPr>
          </w:rPrChange>
        </w:rPr>
        <w:t>behavior</w:t>
      </w:r>
      <w:r w:rsidR="004D3F8D" w:rsidRPr="00365026">
        <w:rPr>
          <w:rFonts w:ascii="Times New Roman" w:hAnsi="Times New Roman"/>
          <w:color w:val="000000"/>
          <w:sz w:val="24"/>
          <w:szCs w:val="24"/>
          <w:lang w:val="en-US"/>
          <w:rPrChange w:id="944" w:author="Jane Kohlhoff" w:date="2024-06-11T09:53:00Z" w16du:dateUtc="2024-06-10T23:53:00Z">
            <w:rPr>
              <w:rFonts w:cs="Helvetica"/>
              <w:color w:val="000000"/>
              <w:sz w:val="24"/>
              <w:szCs w:val="24"/>
              <w:lang w:val="en-US"/>
            </w:rPr>
          </w:rPrChange>
        </w:rPr>
        <w:t xml:space="preserve"> </w:t>
      </w:r>
      <w:r w:rsidR="00A729A4" w:rsidRPr="00365026">
        <w:rPr>
          <w:rFonts w:ascii="Times New Roman" w:hAnsi="Times New Roman"/>
          <w:color w:val="000000"/>
          <w:sz w:val="24"/>
          <w:szCs w:val="24"/>
          <w:lang w:val="en-US"/>
          <w:rPrChange w:id="945" w:author="Jane Kohlhoff" w:date="2024-06-11T09:53:00Z" w16du:dateUtc="2024-06-10T23:53:00Z">
            <w:rPr>
              <w:rFonts w:cs="Helvetica"/>
              <w:color w:val="000000"/>
              <w:sz w:val="24"/>
              <w:szCs w:val="24"/>
              <w:lang w:val="en-US"/>
            </w:rPr>
          </w:rPrChange>
        </w:rPr>
        <w:t>appear</w:t>
      </w:r>
      <w:r w:rsidR="004D3F8D" w:rsidRPr="00365026">
        <w:rPr>
          <w:rFonts w:ascii="Times New Roman" w:hAnsi="Times New Roman"/>
          <w:color w:val="000000"/>
          <w:sz w:val="24"/>
          <w:szCs w:val="24"/>
          <w:lang w:val="en-US"/>
          <w:rPrChange w:id="946" w:author="Jane Kohlhoff" w:date="2024-06-11T09:53:00Z" w16du:dateUtc="2024-06-10T23:53:00Z">
            <w:rPr>
              <w:rFonts w:cs="Helvetica"/>
              <w:color w:val="000000"/>
              <w:sz w:val="24"/>
              <w:szCs w:val="24"/>
              <w:lang w:val="en-US"/>
            </w:rPr>
          </w:rPrChange>
        </w:rPr>
        <w:t>s</w:t>
      </w:r>
      <w:r w:rsidR="00A729A4" w:rsidRPr="00365026">
        <w:rPr>
          <w:rFonts w:ascii="Times New Roman" w:hAnsi="Times New Roman"/>
          <w:color w:val="000000"/>
          <w:sz w:val="24"/>
          <w:szCs w:val="24"/>
          <w:lang w:val="en-US"/>
          <w:rPrChange w:id="947" w:author="Jane Kohlhoff" w:date="2024-06-11T09:53:00Z" w16du:dateUtc="2024-06-10T23:53:00Z">
            <w:rPr>
              <w:rFonts w:cs="Helvetica"/>
              <w:color w:val="000000"/>
              <w:sz w:val="24"/>
              <w:szCs w:val="24"/>
              <w:lang w:val="en-US"/>
            </w:rPr>
          </w:rPrChange>
        </w:rPr>
        <w:t xml:space="preserve"> to be driven by a desire for attention </w:t>
      </w:r>
      <w:r w:rsidR="00723C1C" w:rsidRPr="00365026">
        <w:rPr>
          <w:rFonts w:ascii="Times New Roman" w:hAnsi="Times New Roman"/>
          <w:color w:val="000000"/>
          <w:sz w:val="24"/>
          <w:szCs w:val="24"/>
          <w:lang w:val="en-US"/>
          <w:rPrChange w:id="948" w:author="Jane Kohlhoff" w:date="2024-06-11T09:53:00Z" w16du:dateUtc="2024-06-10T23:53:00Z">
            <w:rPr>
              <w:rFonts w:cs="Helvetica"/>
              <w:color w:val="000000"/>
              <w:sz w:val="24"/>
              <w:szCs w:val="24"/>
              <w:lang w:val="en-US"/>
            </w:rPr>
          </w:rPrChange>
        </w:rPr>
        <w:t xml:space="preserve">(e.g., throwing toys) or unhelpful exploration (e.g., tearing pages in a book, putting puzzle pieces in mouth, reaching for </w:t>
      </w:r>
      <w:r w:rsidR="004D3F8D" w:rsidRPr="00365026">
        <w:rPr>
          <w:rFonts w:ascii="Times New Roman" w:hAnsi="Times New Roman"/>
          <w:color w:val="000000"/>
          <w:sz w:val="24"/>
          <w:szCs w:val="24"/>
          <w:lang w:val="en-US"/>
          <w:rPrChange w:id="949" w:author="Jane Kohlhoff" w:date="2024-06-11T09:53:00Z" w16du:dateUtc="2024-06-10T23:53:00Z">
            <w:rPr>
              <w:rFonts w:cs="Helvetica"/>
              <w:color w:val="000000"/>
              <w:sz w:val="24"/>
              <w:szCs w:val="24"/>
              <w:lang w:val="en-US"/>
            </w:rPr>
          </w:rPrChange>
        </w:rPr>
        <w:t xml:space="preserve">television </w:t>
      </w:r>
      <w:r w:rsidR="000D2F2A" w:rsidRPr="00365026">
        <w:rPr>
          <w:rFonts w:ascii="Times New Roman" w:hAnsi="Times New Roman"/>
          <w:color w:val="000000"/>
          <w:sz w:val="24"/>
          <w:szCs w:val="24"/>
          <w:lang w:val="en-US"/>
          <w:rPrChange w:id="950" w:author="Jane Kohlhoff" w:date="2024-06-11T09:53:00Z" w16du:dateUtc="2024-06-10T23:53:00Z">
            <w:rPr>
              <w:rFonts w:cs="Helvetica"/>
              <w:color w:val="000000"/>
              <w:sz w:val="24"/>
              <w:szCs w:val="24"/>
              <w:lang w:val="en-US"/>
            </w:rPr>
          </w:rPrChange>
        </w:rPr>
        <w:t>remote controls</w:t>
      </w:r>
      <w:r w:rsidR="00723C1C" w:rsidRPr="00365026">
        <w:rPr>
          <w:rFonts w:ascii="Times New Roman" w:hAnsi="Times New Roman"/>
          <w:color w:val="000000"/>
          <w:sz w:val="24"/>
          <w:szCs w:val="24"/>
          <w:lang w:val="en-US"/>
          <w:rPrChange w:id="951" w:author="Jane Kohlhoff" w:date="2024-06-11T09:53:00Z" w16du:dateUtc="2024-06-10T23:53:00Z">
            <w:rPr>
              <w:rFonts w:cs="Helvetica"/>
              <w:color w:val="000000"/>
              <w:sz w:val="24"/>
              <w:szCs w:val="24"/>
              <w:lang w:val="en-US"/>
            </w:rPr>
          </w:rPrChange>
        </w:rPr>
        <w:t xml:space="preserve">), parents are coached to </w:t>
      </w:r>
      <w:r w:rsidR="00585E9A" w:rsidRPr="00365026">
        <w:rPr>
          <w:rFonts w:ascii="Times New Roman" w:hAnsi="Times New Roman"/>
          <w:color w:val="000000"/>
          <w:sz w:val="24"/>
          <w:szCs w:val="24"/>
          <w:lang w:val="en-US"/>
          <w:rPrChange w:id="952" w:author="Jane Kohlhoff" w:date="2024-06-11T09:53:00Z" w16du:dateUtc="2024-06-10T23:53:00Z">
            <w:rPr>
              <w:rFonts w:cs="Helvetica"/>
              <w:color w:val="000000"/>
              <w:sz w:val="24"/>
              <w:szCs w:val="24"/>
              <w:lang w:val="en-US"/>
            </w:rPr>
          </w:rPrChange>
        </w:rPr>
        <w:t>under-react and re-direct</w:t>
      </w:r>
      <w:r w:rsidR="00705FD7" w:rsidRPr="00365026">
        <w:rPr>
          <w:rFonts w:ascii="Times New Roman" w:hAnsi="Times New Roman"/>
          <w:color w:val="000000"/>
          <w:sz w:val="24"/>
          <w:szCs w:val="24"/>
          <w:lang w:val="en-US"/>
          <w:rPrChange w:id="953" w:author="Jane Kohlhoff" w:date="2024-06-11T09:53:00Z" w16du:dateUtc="2024-06-10T23:53:00Z">
            <w:rPr>
              <w:rFonts w:cs="Helvetica"/>
              <w:color w:val="000000"/>
              <w:sz w:val="24"/>
              <w:szCs w:val="24"/>
              <w:lang w:val="en-US"/>
            </w:rPr>
          </w:rPrChange>
        </w:rPr>
        <w:t xml:space="preserve"> the child towards positive play. </w:t>
      </w:r>
      <w:r w:rsidR="000D2F2A" w:rsidRPr="00365026">
        <w:rPr>
          <w:rFonts w:ascii="Times New Roman" w:hAnsi="Times New Roman"/>
          <w:color w:val="000000"/>
          <w:sz w:val="24"/>
          <w:szCs w:val="24"/>
          <w:lang w:val="en-US"/>
          <w:rPrChange w:id="954" w:author="Jane Kohlhoff" w:date="2024-06-11T09:53:00Z" w16du:dateUtc="2024-06-10T23:53:00Z">
            <w:rPr>
              <w:rFonts w:cs="Helvetica"/>
              <w:color w:val="000000"/>
              <w:sz w:val="24"/>
              <w:szCs w:val="24"/>
              <w:lang w:val="en-US"/>
            </w:rPr>
          </w:rPrChange>
        </w:rPr>
        <w:t xml:space="preserve">In the case of aggressive toddler </w:t>
      </w:r>
      <w:r w:rsidR="00705FD7" w:rsidRPr="00365026">
        <w:rPr>
          <w:rFonts w:ascii="Times New Roman" w:hAnsi="Times New Roman"/>
          <w:color w:val="000000"/>
          <w:sz w:val="24"/>
          <w:szCs w:val="24"/>
          <w:lang w:val="en-US"/>
          <w:rPrChange w:id="955" w:author="Jane Kohlhoff" w:date="2024-06-11T09:53:00Z" w16du:dateUtc="2024-06-10T23:53:00Z">
            <w:rPr>
              <w:rFonts w:cs="Helvetica"/>
              <w:color w:val="000000"/>
              <w:sz w:val="24"/>
              <w:szCs w:val="24"/>
              <w:lang w:val="en-US"/>
            </w:rPr>
          </w:rPrChange>
        </w:rPr>
        <w:t>behavior</w:t>
      </w:r>
      <w:r w:rsidR="000D2F2A" w:rsidRPr="00365026">
        <w:rPr>
          <w:rFonts w:ascii="Times New Roman" w:hAnsi="Times New Roman"/>
          <w:color w:val="000000"/>
          <w:sz w:val="24"/>
          <w:szCs w:val="24"/>
          <w:lang w:val="en-US"/>
          <w:rPrChange w:id="956" w:author="Jane Kohlhoff" w:date="2024-06-11T09:53:00Z" w16du:dateUtc="2024-06-10T23:53:00Z">
            <w:rPr>
              <w:rFonts w:cs="Helvetica"/>
              <w:color w:val="000000"/>
              <w:sz w:val="24"/>
              <w:szCs w:val="24"/>
              <w:lang w:val="en-US"/>
            </w:rPr>
          </w:rPrChange>
        </w:rPr>
        <w:t xml:space="preserve"> (e.g., hitting or biting the parent, pulling the parent’s hair), parents </w:t>
      </w:r>
      <w:r w:rsidR="00585E9A" w:rsidRPr="00365026">
        <w:rPr>
          <w:rFonts w:ascii="Times New Roman" w:hAnsi="Times New Roman"/>
          <w:color w:val="000000"/>
          <w:sz w:val="24"/>
          <w:szCs w:val="24"/>
          <w:lang w:val="en-US"/>
          <w:rPrChange w:id="957" w:author="Jane Kohlhoff" w:date="2024-06-11T09:53:00Z" w16du:dateUtc="2024-06-10T23:53:00Z">
            <w:rPr>
              <w:rFonts w:cs="Helvetica"/>
              <w:color w:val="000000"/>
              <w:sz w:val="24"/>
              <w:szCs w:val="24"/>
              <w:lang w:val="en-US"/>
            </w:rPr>
          </w:rPrChange>
        </w:rPr>
        <w:t>a</w:t>
      </w:r>
      <w:r w:rsidR="000D2F2A" w:rsidRPr="00365026">
        <w:rPr>
          <w:rFonts w:ascii="Times New Roman" w:hAnsi="Times New Roman"/>
          <w:color w:val="000000"/>
          <w:sz w:val="24"/>
          <w:szCs w:val="24"/>
          <w:lang w:val="en-US"/>
          <w:rPrChange w:id="958" w:author="Jane Kohlhoff" w:date="2024-06-11T09:53:00Z" w16du:dateUtc="2024-06-10T23:53:00Z">
            <w:rPr>
              <w:rFonts w:cs="Helvetica"/>
              <w:color w:val="000000"/>
              <w:sz w:val="24"/>
              <w:szCs w:val="24"/>
              <w:lang w:val="en-US"/>
            </w:rPr>
          </w:rPrChange>
        </w:rPr>
        <w:t>re coached</w:t>
      </w:r>
      <w:r w:rsidR="00585E9A" w:rsidRPr="00365026">
        <w:rPr>
          <w:rFonts w:ascii="Times New Roman" w:hAnsi="Times New Roman"/>
          <w:color w:val="000000"/>
          <w:sz w:val="24"/>
          <w:szCs w:val="24"/>
          <w:lang w:val="en-US"/>
          <w:rPrChange w:id="959" w:author="Jane Kohlhoff" w:date="2024-06-11T09:53:00Z" w16du:dateUtc="2024-06-10T23:53:00Z">
            <w:rPr>
              <w:rFonts w:cs="Helvetica"/>
              <w:color w:val="000000"/>
              <w:sz w:val="24"/>
              <w:szCs w:val="24"/>
              <w:lang w:val="en-US"/>
            </w:rPr>
          </w:rPrChange>
        </w:rPr>
        <w:t xml:space="preserve"> to use a brief, developmentally appropriate </w:t>
      </w:r>
      <w:r w:rsidR="00705FD7" w:rsidRPr="00365026">
        <w:rPr>
          <w:rFonts w:ascii="Times New Roman" w:hAnsi="Times New Roman"/>
          <w:color w:val="000000"/>
          <w:sz w:val="24"/>
          <w:szCs w:val="24"/>
          <w:lang w:val="en-US"/>
          <w:rPrChange w:id="960" w:author="Jane Kohlhoff" w:date="2024-06-11T09:53:00Z" w16du:dateUtc="2024-06-10T23:53:00Z">
            <w:rPr>
              <w:rFonts w:cs="Helvetica"/>
              <w:color w:val="000000"/>
              <w:sz w:val="24"/>
              <w:szCs w:val="24"/>
              <w:lang w:val="en-US"/>
            </w:rPr>
          </w:rPrChange>
        </w:rPr>
        <w:t xml:space="preserve">“no hurting” </w:t>
      </w:r>
      <w:r w:rsidR="00585E9A" w:rsidRPr="00365026">
        <w:rPr>
          <w:rFonts w:ascii="Times New Roman" w:hAnsi="Times New Roman"/>
          <w:color w:val="000000"/>
          <w:sz w:val="24"/>
          <w:szCs w:val="24"/>
          <w:lang w:val="en-US"/>
          <w:rPrChange w:id="961" w:author="Jane Kohlhoff" w:date="2024-06-11T09:53:00Z" w16du:dateUtc="2024-06-10T23:53:00Z">
            <w:rPr>
              <w:rFonts w:cs="Helvetica"/>
              <w:color w:val="000000"/>
              <w:sz w:val="24"/>
              <w:szCs w:val="24"/>
              <w:lang w:val="en-US"/>
            </w:rPr>
          </w:rPrChange>
        </w:rPr>
        <w:t xml:space="preserve">limit-setting sequence. </w:t>
      </w:r>
      <w:del w:id="962" w:author="Jane Kohlhoff" w:date="2024-05-22T06:38:00Z" w16du:dateUtc="2024-05-21T20:38:00Z">
        <w:r w:rsidR="006E62E0" w:rsidRPr="00365026" w:rsidDel="00F57492">
          <w:rPr>
            <w:rFonts w:ascii="Times New Roman" w:hAnsi="Times New Roman"/>
            <w:color w:val="000000"/>
            <w:sz w:val="24"/>
            <w:szCs w:val="24"/>
            <w:lang w:val="en-US"/>
            <w:rPrChange w:id="963" w:author="Jane Kohlhoff" w:date="2024-06-11T09:53:00Z" w16du:dateUtc="2024-06-10T23:53:00Z">
              <w:rPr>
                <w:rFonts w:cs="Helvetica"/>
                <w:color w:val="000000"/>
                <w:sz w:val="24"/>
                <w:szCs w:val="24"/>
                <w:lang w:val="en-US"/>
              </w:rPr>
            </w:rPrChange>
          </w:rPr>
          <w:delText>Throughout t</w:delText>
        </w:r>
      </w:del>
      <w:ins w:id="964" w:author="Jane Kohlhoff" w:date="2024-05-22T06:38:00Z" w16du:dateUtc="2024-05-21T20:38:00Z">
        <w:r w:rsidR="00F57492" w:rsidRPr="00365026">
          <w:rPr>
            <w:rFonts w:ascii="Times New Roman" w:hAnsi="Times New Roman"/>
            <w:color w:val="000000"/>
            <w:sz w:val="24"/>
            <w:szCs w:val="24"/>
            <w:lang w:val="en-US"/>
            <w:rPrChange w:id="965" w:author="Jane Kohlhoff" w:date="2024-06-11T09:53:00Z" w16du:dateUtc="2024-06-10T23:53:00Z">
              <w:rPr>
                <w:rFonts w:cs="Helvetica"/>
                <w:color w:val="000000"/>
                <w:sz w:val="24"/>
                <w:szCs w:val="24"/>
                <w:lang w:val="en-US"/>
              </w:rPr>
            </w:rPrChange>
          </w:rPr>
          <w:t>T</w:t>
        </w:r>
      </w:ins>
      <w:r w:rsidR="006E62E0" w:rsidRPr="00365026">
        <w:rPr>
          <w:rFonts w:ascii="Times New Roman" w:hAnsi="Times New Roman"/>
          <w:color w:val="000000"/>
          <w:sz w:val="24"/>
          <w:szCs w:val="24"/>
          <w:lang w:val="en-US"/>
          <w:rPrChange w:id="966" w:author="Jane Kohlhoff" w:date="2024-06-11T09:53:00Z" w16du:dateUtc="2024-06-10T23:53:00Z">
            <w:rPr>
              <w:rFonts w:cs="Helvetica"/>
              <w:color w:val="000000"/>
              <w:sz w:val="24"/>
              <w:szCs w:val="24"/>
              <w:lang w:val="en-US"/>
            </w:rPr>
          </w:rPrChange>
        </w:rPr>
        <w:t>he CDI-T phase</w:t>
      </w:r>
      <w:ins w:id="967" w:author="Jane Kohlhoff" w:date="2024-05-22T06:39:00Z" w16du:dateUtc="2024-05-21T20:39:00Z">
        <w:r w:rsidR="00F57492" w:rsidRPr="00365026">
          <w:rPr>
            <w:rFonts w:ascii="Times New Roman" w:hAnsi="Times New Roman"/>
            <w:color w:val="000000"/>
            <w:sz w:val="24"/>
            <w:szCs w:val="24"/>
            <w:lang w:val="en-US"/>
            <w:rPrChange w:id="968" w:author="Jane Kohlhoff" w:date="2024-06-11T09:53:00Z" w16du:dateUtc="2024-06-10T23:53:00Z">
              <w:rPr>
                <w:rFonts w:cs="Helvetica"/>
                <w:color w:val="000000"/>
                <w:sz w:val="24"/>
                <w:szCs w:val="24"/>
                <w:lang w:val="en-US"/>
              </w:rPr>
            </w:rPrChange>
          </w:rPr>
          <w:t xml:space="preserve"> also focuses on encouraging parents </w:t>
        </w:r>
      </w:ins>
      <w:del w:id="969" w:author="Jane Kohlhoff" w:date="2024-05-22T06:39:00Z" w16du:dateUtc="2024-05-21T20:39:00Z">
        <w:r w:rsidR="006E62E0" w:rsidRPr="00365026" w:rsidDel="00F57492">
          <w:rPr>
            <w:rFonts w:ascii="Times New Roman" w:hAnsi="Times New Roman"/>
            <w:color w:val="000000"/>
            <w:sz w:val="24"/>
            <w:szCs w:val="24"/>
            <w:lang w:val="en-US"/>
            <w:rPrChange w:id="970" w:author="Jane Kohlhoff" w:date="2024-06-11T09:53:00Z" w16du:dateUtc="2024-06-10T23:53:00Z">
              <w:rPr>
                <w:rFonts w:cs="Helvetica"/>
                <w:color w:val="000000"/>
                <w:sz w:val="24"/>
                <w:szCs w:val="24"/>
                <w:lang w:val="en-US"/>
              </w:rPr>
            </w:rPrChange>
          </w:rPr>
          <w:delText xml:space="preserve">, parents are also encouraged </w:delText>
        </w:r>
      </w:del>
      <w:r w:rsidR="006E62E0" w:rsidRPr="00365026">
        <w:rPr>
          <w:rFonts w:ascii="Times New Roman" w:hAnsi="Times New Roman"/>
          <w:color w:val="000000"/>
          <w:sz w:val="24"/>
          <w:szCs w:val="24"/>
          <w:lang w:val="en-US"/>
          <w:rPrChange w:id="971" w:author="Jane Kohlhoff" w:date="2024-06-11T09:53:00Z" w16du:dateUtc="2024-06-10T23:53:00Z">
            <w:rPr>
              <w:rFonts w:cs="Helvetica"/>
              <w:color w:val="000000"/>
              <w:sz w:val="24"/>
              <w:szCs w:val="24"/>
              <w:lang w:val="en-US"/>
            </w:rPr>
          </w:rPrChange>
        </w:rPr>
        <w:t>to foster their own emotion regulation through engagement with the ‘adult C-A-R-E-S’ model</w:t>
      </w:r>
      <w:r w:rsidR="008C1028" w:rsidRPr="00365026">
        <w:rPr>
          <w:rFonts w:ascii="Times New Roman" w:hAnsi="Times New Roman"/>
          <w:color w:val="000000"/>
          <w:sz w:val="24"/>
          <w:szCs w:val="24"/>
          <w:lang w:val="en-US"/>
          <w:rPrChange w:id="972" w:author="Jane Kohlhoff" w:date="2024-06-11T09:53:00Z" w16du:dateUtc="2024-06-10T23:53:00Z">
            <w:rPr>
              <w:rFonts w:cs="Helvetica"/>
              <w:color w:val="000000"/>
              <w:sz w:val="24"/>
              <w:szCs w:val="24"/>
              <w:lang w:val="en-US"/>
            </w:rPr>
          </w:rPrChange>
        </w:rPr>
        <w:t xml:space="preserve"> -  a series of techniques that parents can utilize at the start or parent-child play sessions, or at other times of the day</w:t>
      </w:r>
      <w:r w:rsidR="004551C1" w:rsidRPr="00365026">
        <w:rPr>
          <w:rFonts w:ascii="Times New Roman" w:hAnsi="Times New Roman"/>
          <w:color w:val="000000"/>
          <w:sz w:val="24"/>
          <w:szCs w:val="24"/>
          <w:lang w:val="en-US"/>
          <w:rPrChange w:id="973" w:author="Jane Kohlhoff" w:date="2024-06-11T09:53:00Z" w16du:dateUtc="2024-06-10T23:53:00Z">
            <w:rPr>
              <w:rFonts w:cs="Helvetica"/>
              <w:color w:val="000000"/>
              <w:sz w:val="24"/>
              <w:szCs w:val="24"/>
              <w:lang w:val="en-US"/>
            </w:rPr>
          </w:rPrChange>
        </w:rPr>
        <w:t>,</w:t>
      </w:r>
      <w:r w:rsidR="008C1028" w:rsidRPr="00365026">
        <w:rPr>
          <w:rFonts w:ascii="Times New Roman" w:hAnsi="Times New Roman"/>
          <w:color w:val="000000"/>
          <w:sz w:val="24"/>
          <w:szCs w:val="24"/>
          <w:lang w:val="en-US"/>
          <w:rPrChange w:id="974" w:author="Jane Kohlhoff" w:date="2024-06-11T09:53:00Z" w16du:dateUtc="2024-06-10T23:53:00Z">
            <w:rPr>
              <w:rFonts w:cs="Helvetica"/>
              <w:color w:val="000000"/>
              <w:sz w:val="24"/>
              <w:szCs w:val="24"/>
              <w:lang w:val="en-US"/>
            </w:rPr>
          </w:rPrChange>
        </w:rPr>
        <w:t xml:space="preserve"> to manage their emotions [</w:t>
      </w:r>
      <w:r w:rsidR="008C1028" w:rsidRPr="00365026">
        <w:rPr>
          <w:rFonts w:ascii="Times New Roman" w:hAnsi="Times New Roman"/>
          <w:color w:val="000000"/>
          <w:sz w:val="24"/>
          <w:szCs w:val="24"/>
          <w:u w:val="single"/>
          <w:lang w:val="en-US"/>
          <w:rPrChange w:id="975" w:author="Jane Kohlhoff" w:date="2024-06-11T09:53:00Z" w16du:dateUtc="2024-06-10T23:53:00Z">
            <w:rPr>
              <w:rFonts w:cs="Helvetica"/>
              <w:color w:val="000000"/>
              <w:sz w:val="24"/>
              <w:szCs w:val="24"/>
              <w:u w:val="single"/>
              <w:lang w:val="en-US"/>
            </w:rPr>
          </w:rPrChange>
        </w:rPr>
        <w:t>C</w:t>
      </w:r>
      <w:r w:rsidR="008C1028" w:rsidRPr="00365026">
        <w:rPr>
          <w:rFonts w:ascii="Times New Roman" w:hAnsi="Times New Roman"/>
          <w:color w:val="000000"/>
          <w:sz w:val="24"/>
          <w:szCs w:val="24"/>
          <w:lang w:val="en-US"/>
          <w:rPrChange w:id="976" w:author="Jane Kohlhoff" w:date="2024-06-11T09:53:00Z" w16du:dateUtc="2024-06-10T23:53:00Z">
            <w:rPr>
              <w:rFonts w:cs="Helvetica"/>
              <w:color w:val="000000"/>
              <w:sz w:val="24"/>
              <w:szCs w:val="24"/>
              <w:lang w:val="en-US"/>
            </w:rPr>
          </w:rPrChange>
        </w:rPr>
        <w:t xml:space="preserve">ome in close to your own feelings, </w:t>
      </w:r>
      <w:r w:rsidR="008C1028" w:rsidRPr="00365026">
        <w:rPr>
          <w:rFonts w:ascii="Times New Roman" w:hAnsi="Times New Roman"/>
          <w:color w:val="000000"/>
          <w:sz w:val="24"/>
          <w:szCs w:val="24"/>
          <w:u w:val="single"/>
          <w:lang w:val="en-US"/>
          <w:rPrChange w:id="977" w:author="Jane Kohlhoff" w:date="2024-06-11T09:53:00Z" w16du:dateUtc="2024-06-10T23:53:00Z">
            <w:rPr>
              <w:rFonts w:cs="Helvetica"/>
              <w:color w:val="000000"/>
              <w:sz w:val="24"/>
              <w:szCs w:val="24"/>
              <w:u w:val="single"/>
              <w:lang w:val="en-US"/>
            </w:rPr>
          </w:rPrChange>
        </w:rPr>
        <w:t>A</w:t>
      </w:r>
      <w:r w:rsidR="008C1028" w:rsidRPr="00365026">
        <w:rPr>
          <w:rFonts w:ascii="Times New Roman" w:hAnsi="Times New Roman"/>
          <w:color w:val="000000"/>
          <w:sz w:val="24"/>
          <w:szCs w:val="24"/>
          <w:lang w:val="en-US"/>
          <w:rPrChange w:id="978" w:author="Jane Kohlhoff" w:date="2024-06-11T09:53:00Z" w16du:dateUtc="2024-06-10T23:53:00Z">
            <w:rPr>
              <w:rFonts w:cs="Helvetica"/>
              <w:color w:val="000000"/>
              <w:sz w:val="24"/>
              <w:szCs w:val="24"/>
              <w:lang w:val="en-US"/>
            </w:rPr>
          </w:rPrChange>
        </w:rPr>
        <w:t xml:space="preserve">ssist yourself to manage the feelings (e.g., deep breathing, progressive muscle relaxation), </w:t>
      </w:r>
      <w:r w:rsidR="008C1028" w:rsidRPr="00365026">
        <w:rPr>
          <w:rFonts w:ascii="Times New Roman" w:hAnsi="Times New Roman"/>
          <w:color w:val="000000"/>
          <w:sz w:val="24"/>
          <w:szCs w:val="24"/>
          <w:u w:val="single"/>
          <w:lang w:val="en-US"/>
          <w:rPrChange w:id="979" w:author="Jane Kohlhoff" w:date="2024-06-11T09:53:00Z" w16du:dateUtc="2024-06-10T23:53:00Z">
            <w:rPr>
              <w:rFonts w:cs="Helvetica"/>
              <w:color w:val="000000"/>
              <w:sz w:val="24"/>
              <w:szCs w:val="24"/>
              <w:u w:val="single"/>
              <w:lang w:val="en-US"/>
            </w:rPr>
          </w:rPrChange>
        </w:rPr>
        <w:t>R</w:t>
      </w:r>
      <w:r w:rsidR="008C1028" w:rsidRPr="00365026">
        <w:rPr>
          <w:rFonts w:ascii="Times New Roman" w:hAnsi="Times New Roman"/>
          <w:color w:val="000000"/>
          <w:sz w:val="24"/>
          <w:szCs w:val="24"/>
          <w:lang w:val="en-US"/>
          <w:rPrChange w:id="980" w:author="Jane Kohlhoff" w:date="2024-06-11T09:53:00Z" w16du:dateUtc="2024-06-10T23:53:00Z">
            <w:rPr>
              <w:rFonts w:cs="Helvetica"/>
              <w:color w:val="000000"/>
              <w:sz w:val="24"/>
              <w:szCs w:val="24"/>
              <w:lang w:val="en-US"/>
            </w:rPr>
          </w:rPrChange>
        </w:rPr>
        <w:t xml:space="preserve">eassure yourself (cognitive challenging, positive self-talk), Label and validate the </w:t>
      </w:r>
      <w:r w:rsidR="008C1028" w:rsidRPr="00365026">
        <w:rPr>
          <w:rFonts w:ascii="Times New Roman" w:hAnsi="Times New Roman"/>
          <w:color w:val="000000"/>
          <w:sz w:val="24"/>
          <w:szCs w:val="24"/>
          <w:u w:val="single"/>
          <w:lang w:val="en-US"/>
          <w:rPrChange w:id="981" w:author="Jane Kohlhoff" w:date="2024-06-11T09:53:00Z" w16du:dateUtc="2024-06-10T23:53:00Z">
            <w:rPr>
              <w:rFonts w:cs="Helvetica"/>
              <w:color w:val="000000"/>
              <w:sz w:val="24"/>
              <w:szCs w:val="24"/>
              <w:u w:val="single"/>
              <w:lang w:val="en-US"/>
            </w:rPr>
          </w:rPrChange>
        </w:rPr>
        <w:t>E</w:t>
      </w:r>
      <w:r w:rsidR="008C1028" w:rsidRPr="00365026">
        <w:rPr>
          <w:rFonts w:ascii="Times New Roman" w:hAnsi="Times New Roman"/>
          <w:color w:val="000000"/>
          <w:sz w:val="24"/>
          <w:szCs w:val="24"/>
          <w:lang w:val="en-US"/>
          <w:rPrChange w:id="982" w:author="Jane Kohlhoff" w:date="2024-06-11T09:53:00Z" w16du:dateUtc="2024-06-10T23:53:00Z">
            <w:rPr>
              <w:rFonts w:cs="Helvetica"/>
              <w:color w:val="000000"/>
              <w:sz w:val="24"/>
              <w:szCs w:val="24"/>
              <w:lang w:val="en-US"/>
            </w:rPr>
          </w:rPrChange>
        </w:rPr>
        <w:t xml:space="preserve">motions you are experiencing, Self </w:t>
      </w:r>
      <w:r w:rsidR="008C1028" w:rsidRPr="00365026">
        <w:rPr>
          <w:rFonts w:ascii="Times New Roman" w:hAnsi="Times New Roman"/>
          <w:color w:val="000000"/>
          <w:sz w:val="24"/>
          <w:szCs w:val="24"/>
          <w:u w:val="single"/>
          <w:lang w:val="en-US"/>
          <w:rPrChange w:id="983" w:author="Jane Kohlhoff" w:date="2024-06-11T09:53:00Z" w16du:dateUtc="2024-06-10T23:53:00Z">
            <w:rPr>
              <w:rFonts w:cs="Helvetica"/>
              <w:color w:val="000000"/>
              <w:sz w:val="24"/>
              <w:szCs w:val="24"/>
              <w:u w:val="single"/>
              <w:lang w:val="en-US"/>
            </w:rPr>
          </w:rPrChange>
        </w:rPr>
        <w:t>S</w:t>
      </w:r>
      <w:r w:rsidR="008C1028" w:rsidRPr="00365026">
        <w:rPr>
          <w:rFonts w:ascii="Times New Roman" w:hAnsi="Times New Roman"/>
          <w:color w:val="000000"/>
          <w:sz w:val="24"/>
          <w:szCs w:val="24"/>
          <w:lang w:val="en-US"/>
          <w:rPrChange w:id="984" w:author="Jane Kohlhoff" w:date="2024-06-11T09:53:00Z" w16du:dateUtc="2024-06-10T23:53:00Z">
            <w:rPr>
              <w:rFonts w:cs="Helvetica"/>
              <w:color w:val="000000"/>
              <w:sz w:val="24"/>
              <w:szCs w:val="24"/>
              <w:lang w:val="en-US"/>
            </w:rPr>
          </w:rPrChange>
        </w:rPr>
        <w:t>oothe (e.g., self-care)]</w:t>
      </w:r>
      <w:r w:rsidR="006E62E0" w:rsidRPr="00365026">
        <w:rPr>
          <w:rFonts w:ascii="Times New Roman" w:hAnsi="Times New Roman"/>
          <w:color w:val="000000"/>
          <w:sz w:val="24"/>
          <w:szCs w:val="24"/>
          <w:lang w:val="en-US"/>
          <w:rPrChange w:id="985" w:author="Jane Kohlhoff" w:date="2024-06-11T09:53:00Z" w16du:dateUtc="2024-06-10T23:53:00Z">
            <w:rPr>
              <w:rFonts w:cs="Helvetica"/>
              <w:color w:val="000000"/>
              <w:sz w:val="24"/>
              <w:szCs w:val="24"/>
              <w:lang w:val="en-US"/>
            </w:rPr>
          </w:rPrChange>
        </w:rPr>
        <w:t>.</w:t>
      </w:r>
    </w:p>
    <w:p w14:paraId="5AA37648" w14:textId="6491FA4D" w:rsidR="008C1028" w:rsidRPr="00365026" w:rsidRDefault="00585E9A" w:rsidP="00585E9A">
      <w:pPr>
        <w:pStyle w:val="NormalWeb"/>
        <w:spacing w:before="0" w:beforeAutospacing="0" w:after="0" w:afterAutospacing="0" w:line="480" w:lineRule="auto"/>
        <w:ind w:firstLine="720"/>
        <w:contextualSpacing/>
        <w:rPr>
          <w:rFonts w:ascii="Times New Roman" w:hAnsi="Times New Roman"/>
          <w:color w:val="000000"/>
          <w:sz w:val="24"/>
          <w:szCs w:val="24"/>
          <w:lang w:val="en-US"/>
          <w:rPrChange w:id="986" w:author="Jane Kohlhoff" w:date="2024-06-11T09:53:00Z" w16du:dateUtc="2024-06-10T23:53:00Z">
            <w:rPr>
              <w:rFonts w:cs="Helvetica"/>
              <w:color w:val="000000"/>
              <w:sz w:val="24"/>
              <w:szCs w:val="24"/>
              <w:lang w:val="en-US"/>
            </w:rPr>
          </w:rPrChange>
        </w:rPr>
      </w:pPr>
      <w:r w:rsidRPr="00365026">
        <w:rPr>
          <w:rFonts w:ascii="Times New Roman" w:hAnsi="Times New Roman"/>
          <w:color w:val="000000"/>
          <w:sz w:val="24"/>
          <w:szCs w:val="24"/>
          <w:lang w:val="en-US"/>
          <w:rPrChange w:id="987" w:author="Jane Kohlhoff" w:date="2024-06-11T09:53:00Z" w16du:dateUtc="2024-06-10T23:53:00Z">
            <w:rPr>
              <w:rFonts w:cs="Helvetica"/>
              <w:color w:val="000000"/>
              <w:sz w:val="24"/>
              <w:szCs w:val="24"/>
              <w:lang w:val="en-US"/>
            </w:rPr>
          </w:rPrChange>
        </w:rPr>
        <w:t>The PDI-T phase aims to promote toddler listening skills</w:t>
      </w:r>
      <w:ins w:id="988" w:author="Cheryl McNeil" w:date="2024-04-21T22:32:00Z" w16du:dateUtc="2024-04-22T02:32:00Z">
        <w:r w:rsidR="00EC4202" w:rsidRPr="00365026">
          <w:rPr>
            <w:rFonts w:ascii="Times New Roman" w:hAnsi="Times New Roman"/>
            <w:color w:val="000000"/>
            <w:sz w:val="24"/>
            <w:szCs w:val="24"/>
            <w:lang w:val="en-US"/>
            <w:rPrChange w:id="989" w:author="Jane Kohlhoff" w:date="2024-06-11T09:53:00Z" w16du:dateUtc="2024-06-10T23:53:00Z">
              <w:rPr>
                <w:rFonts w:cs="Helvetica"/>
                <w:color w:val="000000"/>
                <w:sz w:val="24"/>
                <w:szCs w:val="24"/>
                <w:lang w:val="en-US"/>
              </w:rPr>
            </w:rPrChange>
          </w:rPr>
          <w:t xml:space="preserve">. In </w:t>
        </w:r>
      </w:ins>
      <w:del w:id="990" w:author="Cheryl McNeil" w:date="2024-04-21T22:32:00Z" w16du:dateUtc="2024-04-22T02:32:00Z">
        <w:r w:rsidR="004D3F8D" w:rsidRPr="00365026" w:rsidDel="00EC4202">
          <w:rPr>
            <w:rFonts w:ascii="Times New Roman" w:hAnsi="Times New Roman"/>
            <w:color w:val="000000"/>
            <w:sz w:val="24"/>
            <w:szCs w:val="24"/>
            <w:lang w:val="en-US"/>
            <w:rPrChange w:id="991" w:author="Jane Kohlhoff" w:date="2024-06-11T09:53:00Z" w16du:dateUtc="2024-06-10T23:53:00Z">
              <w:rPr>
                <w:rFonts w:cs="Helvetica"/>
                <w:color w:val="000000"/>
                <w:sz w:val="24"/>
                <w:szCs w:val="24"/>
                <w:lang w:val="en-US"/>
              </w:rPr>
            </w:rPrChange>
          </w:rPr>
          <w:delText>; in</w:delText>
        </w:r>
      </w:del>
      <w:del w:id="992" w:author="Cheryl McNeil" w:date="2024-04-21T22:33:00Z" w16du:dateUtc="2024-04-22T02:33:00Z">
        <w:r w:rsidR="004D3F8D" w:rsidRPr="00365026" w:rsidDel="00EC4202">
          <w:rPr>
            <w:rFonts w:ascii="Times New Roman" w:hAnsi="Times New Roman"/>
            <w:color w:val="000000"/>
            <w:sz w:val="24"/>
            <w:szCs w:val="24"/>
            <w:lang w:val="en-US"/>
            <w:rPrChange w:id="993" w:author="Jane Kohlhoff" w:date="2024-06-11T09:53:00Z" w16du:dateUtc="2024-06-10T23:53:00Z">
              <w:rPr>
                <w:rFonts w:cs="Helvetica"/>
                <w:color w:val="000000"/>
                <w:sz w:val="24"/>
                <w:szCs w:val="24"/>
                <w:lang w:val="en-US"/>
              </w:rPr>
            </w:rPrChange>
          </w:rPr>
          <w:delText xml:space="preserve"> </w:delText>
        </w:r>
      </w:del>
      <w:r w:rsidR="004D3F8D" w:rsidRPr="00365026">
        <w:rPr>
          <w:rFonts w:ascii="Times New Roman" w:hAnsi="Times New Roman"/>
          <w:color w:val="000000"/>
          <w:sz w:val="24"/>
          <w:szCs w:val="24"/>
          <w:lang w:val="en-US"/>
          <w:rPrChange w:id="994" w:author="Jane Kohlhoff" w:date="2024-06-11T09:53:00Z" w16du:dateUtc="2024-06-10T23:53:00Z">
            <w:rPr>
              <w:rFonts w:cs="Helvetica"/>
              <w:color w:val="000000"/>
              <w:sz w:val="24"/>
              <w:szCs w:val="24"/>
              <w:lang w:val="en-US"/>
            </w:rPr>
          </w:rPrChange>
        </w:rPr>
        <w:t>this phase</w:t>
      </w:r>
      <w:ins w:id="995" w:author="Cheryl McNeil" w:date="2024-04-21T22:33:00Z" w16du:dateUtc="2024-04-22T02:33:00Z">
        <w:r w:rsidR="00EC4202" w:rsidRPr="00365026">
          <w:rPr>
            <w:rFonts w:ascii="Times New Roman" w:hAnsi="Times New Roman"/>
            <w:color w:val="000000"/>
            <w:sz w:val="24"/>
            <w:szCs w:val="24"/>
            <w:lang w:val="en-US"/>
            <w:rPrChange w:id="996" w:author="Jane Kohlhoff" w:date="2024-06-11T09:53:00Z" w16du:dateUtc="2024-06-10T23:53:00Z">
              <w:rPr>
                <w:rFonts w:cs="Helvetica"/>
                <w:color w:val="000000"/>
                <w:sz w:val="24"/>
                <w:szCs w:val="24"/>
                <w:lang w:val="en-US"/>
              </w:rPr>
            </w:rPrChange>
          </w:rPr>
          <w:t>,</w:t>
        </w:r>
      </w:ins>
      <w:r w:rsidR="004D3F8D" w:rsidRPr="00365026">
        <w:rPr>
          <w:rFonts w:ascii="Times New Roman" w:hAnsi="Times New Roman"/>
          <w:color w:val="000000"/>
          <w:sz w:val="24"/>
          <w:szCs w:val="24"/>
          <w:lang w:val="en-US"/>
          <w:rPrChange w:id="997" w:author="Jane Kohlhoff" w:date="2024-06-11T09:53:00Z" w16du:dateUtc="2024-06-10T23:53:00Z">
            <w:rPr>
              <w:rFonts w:cs="Helvetica"/>
              <w:color w:val="000000"/>
              <w:sz w:val="24"/>
              <w:szCs w:val="24"/>
              <w:lang w:val="en-US"/>
            </w:rPr>
          </w:rPrChange>
        </w:rPr>
        <w:t xml:space="preserve"> parents are taught </w:t>
      </w:r>
      <w:del w:id="998" w:author="Jane Kohlhoff" w:date="2024-06-11T10:16:00Z" w16du:dateUtc="2024-06-11T00:16:00Z">
        <w:r w:rsidR="004D3F8D" w:rsidRPr="00365026" w:rsidDel="00BF0A78">
          <w:rPr>
            <w:rFonts w:ascii="Times New Roman" w:hAnsi="Times New Roman"/>
            <w:color w:val="000000"/>
            <w:sz w:val="24"/>
            <w:szCs w:val="24"/>
            <w:lang w:val="en-US"/>
            <w:rPrChange w:id="999" w:author="Jane Kohlhoff" w:date="2024-06-11T09:53:00Z" w16du:dateUtc="2024-06-10T23:53:00Z">
              <w:rPr>
                <w:rFonts w:cs="Helvetica"/>
                <w:color w:val="000000"/>
                <w:sz w:val="24"/>
                <w:szCs w:val="24"/>
                <w:lang w:val="en-US"/>
              </w:rPr>
            </w:rPrChange>
          </w:rPr>
          <w:delText xml:space="preserve">about </w:delText>
        </w:r>
      </w:del>
      <w:r w:rsidR="004D3F8D" w:rsidRPr="00365026">
        <w:rPr>
          <w:rFonts w:ascii="Times New Roman" w:hAnsi="Times New Roman"/>
          <w:color w:val="000000"/>
          <w:sz w:val="24"/>
          <w:szCs w:val="24"/>
          <w:lang w:val="en-US"/>
          <w:rPrChange w:id="1000" w:author="Jane Kohlhoff" w:date="2024-06-11T09:53:00Z" w16du:dateUtc="2024-06-10T23:53:00Z">
            <w:rPr>
              <w:rFonts w:cs="Helvetica"/>
              <w:color w:val="000000"/>
              <w:sz w:val="24"/>
              <w:szCs w:val="24"/>
              <w:lang w:val="en-US"/>
            </w:rPr>
          </w:rPrChange>
        </w:rPr>
        <w:t xml:space="preserve">how to give instructions to toddlers that are developmentally appropriate and effective, and </w:t>
      </w:r>
      <w:ins w:id="1001" w:author="Cheryl McNeil" w:date="2024-04-21T22:33:00Z" w16du:dateUtc="2024-04-22T02:33:00Z">
        <w:del w:id="1002" w:author="Jane Kohlhoff" w:date="2024-06-11T08:37:00Z" w16du:dateUtc="2024-06-10T22:37:00Z">
          <w:r w:rsidR="00EC4202" w:rsidRPr="00365026" w:rsidDel="008C584A">
            <w:rPr>
              <w:rFonts w:ascii="Times New Roman" w:hAnsi="Times New Roman"/>
              <w:color w:val="000000"/>
              <w:sz w:val="24"/>
              <w:szCs w:val="24"/>
              <w:lang w:val="en-US"/>
              <w:rPrChange w:id="1003" w:author="Jane Kohlhoff" w:date="2024-06-11T09:53:00Z" w16du:dateUtc="2024-06-10T23:53:00Z">
                <w:rPr>
                  <w:rFonts w:cs="Helvetica"/>
                  <w:color w:val="000000"/>
                  <w:sz w:val="24"/>
                  <w:szCs w:val="24"/>
                  <w:lang w:val="en-US"/>
                </w:rPr>
              </w:rPrChange>
            </w:rPr>
            <w:delText>parents</w:delText>
          </w:r>
        </w:del>
      </w:ins>
      <w:ins w:id="1004" w:author="Jane Kohlhoff" w:date="2024-06-11T08:37:00Z" w16du:dateUtc="2024-06-10T22:37:00Z">
        <w:r w:rsidR="008C584A" w:rsidRPr="00365026">
          <w:rPr>
            <w:rFonts w:ascii="Times New Roman" w:hAnsi="Times New Roman"/>
            <w:color w:val="000000"/>
            <w:sz w:val="24"/>
            <w:szCs w:val="24"/>
            <w:lang w:val="en-US"/>
            <w:rPrChange w:id="1005" w:author="Jane Kohlhoff" w:date="2024-06-11T09:53:00Z" w16du:dateUtc="2024-06-10T23:53:00Z">
              <w:rPr>
                <w:rFonts w:cs="Helvetica"/>
                <w:color w:val="000000"/>
                <w:sz w:val="24"/>
                <w:szCs w:val="24"/>
                <w:lang w:val="en-US"/>
              </w:rPr>
            </w:rPrChange>
          </w:rPr>
          <w:t>they</w:t>
        </w:r>
      </w:ins>
      <w:ins w:id="1006" w:author="Cheryl McNeil" w:date="2024-04-21T22:33:00Z" w16du:dateUtc="2024-04-22T02:33:00Z">
        <w:r w:rsidR="00EC4202" w:rsidRPr="00365026">
          <w:rPr>
            <w:rFonts w:ascii="Times New Roman" w:hAnsi="Times New Roman"/>
            <w:color w:val="000000"/>
            <w:sz w:val="24"/>
            <w:szCs w:val="24"/>
            <w:lang w:val="en-US"/>
            <w:rPrChange w:id="1007" w:author="Jane Kohlhoff" w:date="2024-06-11T09:53:00Z" w16du:dateUtc="2024-06-10T23:53:00Z">
              <w:rPr>
                <w:rFonts w:cs="Helvetica"/>
                <w:color w:val="000000"/>
                <w:sz w:val="24"/>
                <w:szCs w:val="24"/>
                <w:lang w:val="en-US"/>
              </w:rPr>
            </w:rPrChange>
          </w:rPr>
          <w:t xml:space="preserve"> </w:t>
        </w:r>
      </w:ins>
      <w:r w:rsidR="004D3F8D" w:rsidRPr="00365026">
        <w:rPr>
          <w:rFonts w:ascii="Times New Roman" w:hAnsi="Times New Roman"/>
          <w:color w:val="000000"/>
          <w:sz w:val="24"/>
          <w:szCs w:val="24"/>
          <w:lang w:val="en-US"/>
          <w:rPrChange w:id="1008" w:author="Jane Kohlhoff" w:date="2024-06-11T09:53:00Z" w16du:dateUtc="2024-06-10T23:53:00Z">
            <w:rPr>
              <w:rFonts w:cs="Helvetica"/>
              <w:color w:val="000000"/>
              <w:sz w:val="24"/>
              <w:szCs w:val="24"/>
              <w:lang w:val="en-US"/>
            </w:rPr>
          </w:rPrChange>
        </w:rPr>
        <w:t>are coached to use a g</w:t>
      </w:r>
      <w:r w:rsidRPr="00365026">
        <w:rPr>
          <w:rFonts w:ascii="Times New Roman" w:hAnsi="Times New Roman"/>
          <w:color w:val="000000"/>
          <w:sz w:val="24"/>
          <w:szCs w:val="24"/>
          <w:lang w:val="en-US"/>
          <w:rPrChange w:id="1009" w:author="Jane Kohlhoff" w:date="2024-06-11T09:53:00Z" w16du:dateUtc="2024-06-10T23:53:00Z">
            <w:rPr>
              <w:rFonts w:cs="Helvetica"/>
              <w:color w:val="000000"/>
              <w:sz w:val="24"/>
              <w:szCs w:val="24"/>
              <w:lang w:val="en-US"/>
            </w:rPr>
          </w:rPrChange>
        </w:rPr>
        <w:t xml:space="preserve">uided compliance teaching sequence. </w:t>
      </w:r>
      <w:r w:rsidR="008C1028" w:rsidRPr="00365026">
        <w:rPr>
          <w:rFonts w:ascii="Times New Roman" w:hAnsi="Times New Roman"/>
          <w:color w:val="000000"/>
          <w:sz w:val="24"/>
          <w:szCs w:val="24"/>
          <w:lang w:val="en-US"/>
          <w:rPrChange w:id="1010" w:author="Jane Kohlhoff" w:date="2024-06-11T09:53:00Z" w16du:dateUtc="2024-06-10T23:53:00Z">
            <w:rPr>
              <w:rFonts w:cs="Helvetica"/>
              <w:color w:val="000000"/>
              <w:sz w:val="24"/>
              <w:szCs w:val="24"/>
              <w:lang w:val="en-US"/>
            </w:rPr>
          </w:rPrChange>
        </w:rPr>
        <w:t xml:space="preserve">Designed to be fun and game-like, </w:t>
      </w:r>
      <w:r w:rsidR="004D3F8D" w:rsidRPr="00365026">
        <w:rPr>
          <w:rFonts w:ascii="Times New Roman" w:hAnsi="Times New Roman"/>
          <w:color w:val="000000"/>
          <w:sz w:val="24"/>
          <w:szCs w:val="24"/>
          <w:lang w:val="en-US"/>
          <w:rPrChange w:id="1011" w:author="Jane Kohlhoff" w:date="2024-06-11T09:53:00Z" w16du:dateUtc="2024-06-10T23:53:00Z">
            <w:rPr>
              <w:rFonts w:cs="Helvetica"/>
              <w:color w:val="000000"/>
              <w:sz w:val="24"/>
              <w:szCs w:val="24"/>
              <w:lang w:val="en-US"/>
            </w:rPr>
          </w:rPrChange>
        </w:rPr>
        <w:t>the guided compliance sequence is applied in parent-child play sessions when the child is feeling calm and relaxed</w:t>
      </w:r>
      <w:ins w:id="1012" w:author="Jane Kohlhoff" w:date="2024-06-11T08:37:00Z" w16du:dateUtc="2024-06-10T22:37:00Z">
        <w:r w:rsidR="008C584A" w:rsidRPr="00365026">
          <w:rPr>
            <w:rFonts w:ascii="Times New Roman" w:hAnsi="Times New Roman"/>
            <w:color w:val="000000"/>
            <w:sz w:val="24"/>
            <w:szCs w:val="24"/>
            <w:lang w:val="en-US"/>
            <w:rPrChange w:id="1013" w:author="Jane Kohlhoff" w:date="2024-06-11T09:53:00Z" w16du:dateUtc="2024-06-10T23:53:00Z">
              <w:rPr>
                <w:rFonts w:cs="Helvetica"/>
                <w:color w:val="000000"/>
                <w:sz w:val="24"/>
                <w:szCs w:val="24"/>
                <w:lang w:val="en-US"/>
              </w:rPr>
            </w:rPrChange>
          </w:rPr>
          <w:t>.</w:t>
        </w:r>
      </w:ins>
      <w:del w:id="1014" w:author="Jane Kohlhoff" w:date="2024-06-11T08:37:00Z" w16du:dateUtc="2024-06-10T22:37:00Z">
        <w:r w:rsidR="004D3F8D" w:rsidRPr="00365026" w:rsidDel="008C584A">
          <w:rPr>
            <w:rFonts w:ascii="Times New Roman" w:hAnsi="Times New Roman"/>
            <w:color w:val="000000"/>
            <w:sz w:val="24"/>
            <w:szCs w:val="24"/>
            <w:lang w:val="en-US"/>
            <w:rPrChange w:id="1015" w:author="Jane Kohlhoff" w:date="2024-06-11T09:53:00Z" w16du:dateUtc="2024-06-10T23:53:00Z">
              <w:rPr>
                <w:rFonts w:cs="Helvetica"/>
                <w:color w:val="000000"/>
                <w:sz w:val="24"/>
                <w:szCs w:val="24"/>
                <w:lang w:val="en-US"/>
              </w:rPr>
            </w:rPrChange>
          </w:rPr>
          <w:delText>, and</w:delText>
        </w:r>
      </w:del>
      <w:r w:rsidR="004D3F8D" w:rsidRPr="00365026">
        <w:rPr>
          <w:rFonts w:ascii="Times New Roman" w:hAnsi="Times New Roman"/>
          <w:color w:val="000000"/>
          <w:sz w:val="24"/>
          <w:szCs w:val="24"/>
          <w:lang w:val="en-US"/>
          <w:rPrChange w:id="1016" w:author="Jane Kohlhoff" w:date="2024-06-11T09:53:00Z" w16du:dateUtc="2024-06-10T23:53:00Z">
            <w:rPr>
              <w:rFonts w:cs="Helvetica"/>
              <w:color w:val="000000"/>
              <w:sz w:val="24"/>
              <w:szCs w:val="24"/>
              <w:lang w:val="en-US"/>
            </w:rPr>
          </w:rPrChange>
        </w:rPr>
        <w:t xml:space="preserve"> </w:t>
      </w:r>
      <w:ins w:id="1017" w:author="Jane Kohlhoff" w:date="2024-06-11T08:37:00Z" w16du:dateUtc="2024-06-10T22:37:00Z">
        <w:r w:rsidR="008C584A" w:rsidRPr="00365026">
          <w:rPr>
            <w:rFonts w:ascii="Times New Roman" w:hAnsi="Times New Roman"/>
            <w:color w:val="000000"/>
            <w:sz w:val="24"/>
            <w:szCs w:val="24"/>
            <w:lang w:val="en-US"/>
            <w:rPrChange w:id="1018" w:author="Jane Kohlhoff" w:date="2024-06-11T09:53:00Z" w16du:dateUtc="2024-06-10T23:53:00Z">
              <w:rPr>
                <w:rFonts w:cs="Helvetica"/>
                <w:color w:val="000000"/>
                <w:sz w:val="24"/>
                <w:szCs w:val="24"/>
                <w:lang w:val="en-US"/>
              </w:rPr>
            </w:rPrChange>
          </w:rPr>
          <w:t>I</w:t>
        </w:r>
      </w:ins>
      <w:del w:id="1019" w:author="Jane Kohlhoff" w:date="2024-06-11T08:37:00Z" w16du:dateUtc="2024-06-10T22:37:00Z">
        <w:r w:rsidR="004D3F8D" w:rsidRPr="00365026" w:rsidDel="008C584A">
          <w:rPr>
            <w:rFonts w:ascii="Times New Roman" w:hAnsi="Times New Roman"/>
            <w:color w:val="000000"/>
            <w:sz w:val="24"/>
            <w:szCs w:val="24"/>
            <w:lang w:val="en-US"/>
            <w:rPrChange w:id="1020" w:author="Jane Kohlhoff" w:date="2024-06-11T09:53:00Z" w16du:dateUtc="2024-06-10T23:53:00Z">
              <w:rPr>
                <w:rFonts w:cs="Helvetica"/>
                <w:color w:val="000000"/>
                <w:sz w:val="24"/>
                <w:szCs w:val="24"/>
                <w:lang w:val="en-US"/>
              </w:rPr>
            </w:rPrChange>
          </w:rPr>
          <w:delText>i</w:delText>
        </w:r>
      </w:del>
      <w:r w:rsidR="004D3F8D" w:rsidRPr="00365026">
        <w:rPr>
          <w:rFonts w:ascii="Times New Roman" w:hAnsi="Times New Roman"/>
          <w:color w:val="000000"/>
          <w:sz w:val="24"/>
          <w:szCs w:val="24"/>
          <w:lang w:val="en-US"/>
          <w:rPrChange w:id="1021" w:author="Jane Kohlhoff" w:date="2024-06-11T09:53:00Z" w16du:dateUtc="2024-06-10T23:53:00Z">
            <w:rPr>
              <w:rFonts w:cs="Helvetica"/>
              <w:color w:val="000000"/>
              <w:sz w:val="24"/>
              <w:szCs w:val="24"/>
              <w:lang w:val="en-US"/>
            </w:rPr>
          </w:rPrChange>
        </w:rPr>
        <w:t>t includes</w:t>
      </w:r>
      <w:r w:rsidR="008C1028" w:rsidRPr="00365026">
        <w:rPr>
          <w:rFonts w:ascii="Times New Roman" w:hAnsi="Times New Roman"/>
          <w:color w:val="000000"/>
          <w:sz w:val="24"/>
          <w:szCs w:val="24"/>
          <w:lang w:val="en-US"/>
          <w:rPrChange w:id="1022" w:author="Jane Kohlhoff" w:date="2024-06-11T09:53:00Z" w16du:dateUtc="2024-06-10T23:53:00Z">
            <w:rPr>
              <w:rFonts w:cs="Helvetica"/>
              <w:color w:val="000000"/>
              <w:sz w:val="24"/>
              <w:szCs w:val="24"/>
              <w:lang w:val="en-US"/>
            </w:rPr>
          </w:rPrChange>
        </w:rPr>
        <w:t xml:space="preserve"> </w:t>
      </w:r>
      <w:r w:rsidR="004D3F8D" w:rsidRPr="00365026">
        <w:rPr>
          <w:rFonts w:ascii="Times New Roman" w:hAnsi="Times New Roman"/>
          <w:color w:val="000000"/>
          <w:sz w:val="24"/>
          <w:szCs w:val="24"/>
          <w:lang w:val="en-US"/>
          <w:rPrChange w:id="1023" w:author="Jane Kohlhoff" w:date="2024-06-11T09:53:00Z" w16du:dateUtc="2024-06-10T23:53:00Z">
            <w:rPr>
              <w:rFonts w:cs="Helvetica"/>
              <w:color w:val="000000"/>
              <w:sz w:val="24"/>
              <w:szCs w:val="24"/>
              <w:lang w:val="en-US"/>
            </w:rPr>
          </w:rPrChange>
        </w:rPr>
        <w:t>a series of steps designed to support the toddler’s learning: ‘Tell’, ‘Show’, ‘Try Again’, ‘Guide’.</w:t>
      </w:r>
    </w:p>
    <w:p w14:paraId="776DF1AF" w14:textId="273EB816" w:rsidR="00585E9A" w:rsidDel="00BF0A78" w:rsidRDefault="00585E9A" w:rsidP="00585E9A">
      <w:pPr>
        <w:pStyle w:val="NormalWeb"/>
        <w:spacing w:before="0" w:beforeAutospacing="0" w:after="0" w:afterAutospacing="0" w:line="480" w:lineRule="auto"/>
        <w:ind w:firstLine="720"/>
        <w:contextualSpacing/>
        <w:rPr>
          <w:del w:id="1024" w:author="Jane Kohlhoff" w:date="2024-05-17T06:33:00Z" w16du:dateUtc="2024-05-16T20:33:00Z"/>
          <w:rFonts w:ascii="Times New Roman" w:hAnsi="Times New Roman"/>
          <w:color w:val="000000"/>
          <w:sz w:val="24"/>
          <w:szCs w:val="24"/>
          <w:lang w:val="en-US"/>
        </w:rPr>
      </w:pPr>
      <w:r w:rsidRPr="00365026">
        <w:rPr>
          <w:rFonts w:ascii="Times New Roman" w:hAnsi="Times New Roman"/>
          <w:color w:val="000000"/>
          <w:sz w:val="24"/>
          <w:szCs w:val="24"/>
          <w:lang w:val="en-US"/>
          <w:rPrChange w:id="1025" w:author="Jane Kohlhoff" w:date="2024-06-11T09:53:00Z" w16du:dateUtc="2024-06-10T23:53:00Z">
            <w:rPr>
              <w:rFonts w:cs="Times"/>
              <w:color w:val="000000"/>
              <w:sz w:val="24"/>
              <w:szCs w:val="24"/>
              <w:lang w:val="en-US"/>
            </w:rPr>
          </w:rPrChange>
        </w:rPr>
        <w:t xml:space="preserve">Preliminary evidence to support the efficacy of PCIT-T has been positive. </w:t>
      </w:r>
      <w:r w:rsidR="006339D2" w:rsidRPr="00365026">
        <w:rPr>
          <w:rFonts w:ascii="Times New Roman" w:hAnsi="Times New Roman"/>
          <w:color w:val="000000"/>
          <w:sz w:val="24"/>
          <w:szCs w:val="24"/>
          <w:lang w:val="en-US"/>
          <w:rPrChange w:id="1026" w:author="Jane Kohlhoff" w:date="2024-06-11T09:53:00Z" w16du:dateUtc="2024-06-10T23:53:00Z">
            <w:rPr>
              <w:rFonts w:cs="Times"/>
              <w:color w:val="000000"/>
              <w:sz w:val="24"/>
              <w:szCs w:val="24"/>
              <w:lang w:val="en-US"/>
            </w:rPr>
          </w:rPrChange>
        </w:rPr>
        <w:t xml:space="preserve">In an initial study, </w:t>
      </w:r>
      <w:r w:rsidR="006339D2" w:rsidRPr="00365026">
        <w:rPr>
          <w:rFonts w:ascii="Times New Roman" w:hAnsi="Times New Roman"/>
          <w:color w:val="000000"/>
          <w:sz w:val="24"/>
          <w:szCs w:val="24"/>
          <w:lang w:val="en-US"/>
          <w:rPrChange w:id="1027" w:author="Jane Kohlhoff" w:date="2024-06-11T09:53:00Z" w16du:dateUtc="2024-06-10T23:53:00Z">
            <w:rPr>
              <w:rFonts w:cs="Helvetica"/>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 AuthorYear="1"&gt;&lt;Author&gt;Kohlhoff&lt;/Author&gt;&lt;Year&gt;2014&lt;/Year&gt;&lt;RecNum&gt;2334&lt;/RecNum&gt;&lt;DisplayText&gt;Kohlhoff and Morgan (47)&lt;/DisplayText&gt;&lt;record&gt;&lt;rec-number&gt;2334&lt;/rec-number&gt;&lt;foreign-keys&gt;&lt;key app="EN" db-id="ards0dvaofa9d9es2f6vrf9iarwfp0z2w20v" timestamp="1696903414" guid="a6f2a04e-6bea-43a1-8879-58ce8c2caeb1"&gt;2334&lt;/key&gt;&lt;/foreign-keys&gt;&lt;ref-type name="Journal Article"&gt;17&lt;/ref-type&gt;&lt;contributors&gt;&lt;authors&gt;&lt;author&gt;Kohlhoff, J.&lt;/author&gt;&lt;author&gt;Morgan, S. &lt;/author&gt;&lt;/authors&gt;&lt;/contributors&gt;&lt;titles&gt;&lt;title&gt;Parent Child Interaction Therapy for Toddlers: A pilot study&lt;/title&gt;&lt;secondary-title&gt;Child and Family Behavior Therapy&lt;/secondary-title&gt;&lt;/titles&gt;&lt;periodical&gt;&lt;full-title&gt;Child and Family Behavior Therapy&lt;/full-title&gt;&lt;/periodical&gt;&lt;pages&gt;121-139&lt;/pages&gt;&lt;volume&gt;36&lt;/volume&gt;&lt;number&gt;2&lt;/number&gt;&lt;dates&gt;&lt;year&gt;2014&lt;/year&gt;&lt;/dates&gt;&lt;urls&gt;&lt;/urls&gt;&lt;/record&gt;&lt;/Cite&gt;&lt;/EndNote&gt;</w:instrText>
      </w:r>
      <w:r w:rsidR="006339D2" w:rsidRPr="00365026">
        <w:rPr>
          <w:rFonts w:ascii="Times New Roman" w:hAnsi="Times New Roman"/>
          <w:color w:val="000000"/>
          <w:sz w:val="24"/>
          <w:szCs w:val="24"/>
          <w:lang w:val="en-US"/>
          <w:rPrChange w:id="1028" w:author="Jane Kohlhoff" w:date="2024-06-11T09:53:00Z" w16du:dateUtc="2024-06-10T23:53:00Z">
            <w:rPr>
              <w:rFonts w:cs="Helvetica"/>
              <w:color w:val="000000"/>
              <w:sz w:val="24"/>
              <w:szCs w:val="24"/>
              <w:lang w:val="en-US"/>
            </w:rPr>
          </w:rPrChange>
        </w:rPr>
        <w:fldChar w:fldCharType="separate"/>
      </w:r>
      <w:r w:rsidR="00622933">
        <w:rPr>
          <w:rFonts w:ascii="Times New Roman" w:hAnsi="Times New Roman"/>
          <w:noProof/>
          <w:color w:val="000000"/>
          <w:sz w:val="24"/>
          <w:szCs w:val="24"/>
          <w:lang w:val="en-US"/>
        </w:rPr>
        <w:t>Kohlhoff and Morgan (47)</w:t>
      </w:r>
      <w:r w:rsidR="006339D2" w:rsidRPr="00365026">
        <w:rPr>
          <w:rFonts w:ascii="Times New Roman" w:hAnsi="Times New Roman"/>
          <w:color w:val="000000"/>
          <w:sz w:val="24"/>
          <w:szCs w:val="24"/>
          <w:lang w:val="en-US"/>
          <w:rPrChange w:id="1029" w:author="Jane Kohlhoff" w:date="2024-06-11T09:53:00Z" w16du:dateUtc="2024-06-10T23:53:00Z">
            <w:rPr>
              <w:rFonts w:cs="Helvetica"/>
              <w:color w:val="000000"/>
              <w:sz w:val="24"/>
              <w:szCs w:val="24"/>
              <w:lang w:val="en-US"/>
            </w:rPr>
          </w:rPrChange>
        </w:rPr>
        <w:fldChar w:fldCharType="end"/>
      </w:r>
      <w:r w:rsidR="006339D2" w:rsidRPr="00365026">
        <w:rPr>
          <w:rFonts w:ascii="Times New Roman" w:hAnsi="Times New Roman"/>
          <w:color w:val="000000"/>
          <w:sz w:val="24"/>
          <w:szCs w:val="24"/>
          <w:lang w:val="en-US"/>
          <w:rPrChange w:id="1030" w:author="Jane Kohlhoff" w:date="2024-06-11T09:53:00Z" w16du:dateUtc="2024-06-10T23:53:00Z">
            <w:rPr>
              <w:rFonts w:cs="Helvetica"/>
              <w:color w:val="000000"/>
              <w:sz w:val="24"/>
              <w:szCs w:val="24"/>
              <w:lang w:val="en-US"/>
            </w:rPr>
          </w:rPrChange>
        </w:rPr>
        <w:t xml:space="preserve"> </w:t>
      </w:r>
      <w:r w:rsidRPr="00365026">
        <w:rPr>
          <w:rFonts w:ascii="Times New Roman" w:hAnsi="Times New Roman"/>
          <w:color w:val="000000"/>
          <w:sz w:val="24"/>
          <w:szCs w:val="24"/>
          <w:lang w:val="en-US"/>
          <w:rPrChange w:id="1031" w:author="Jane Kohlhoff" w:date="2024-06-11T09:53:00Z" w16du:dateUtc="2024-06-10T23:53:00Z">
            <w:rPr>
              <w:rFonts w:cs="Helvetica"/>
              <w:color w:val="000000"/>
              <w:sz w:val="24"/>
              <w:szCs w:val="24"/>
              <w:lang w:val="en-US"/>
            </w:rPr>
          </w:rPrChange>
        </w:rPr>
        <w:t xml:space="preserve">retrospectively reviewed outcomes of 29 </w:t>
      </w:r>
      <w:r w:rsidR="00A70618" w:rsidRPr="00365026">
        <w:rPr>
          <w:rFonts w:ascii="Times New Roman" w:hAnsi="Times New Roman"/>
          <w:color w:val="000000"/>
          <w:sz w:val="24"/>
          <w:szCs w:val="24"/>
          <w:lang w:val="en-US"/>
          <w:rPrChange w:id="1032" w:author="Jane Kohlhoff" w:date="2024-06-11T09:53:00Z" w16du:dateUtc="2024-06-10T23:53:00Z">
            <w:rPr>
              <w:rFonts w:cs="Helvetica"/>
              <w:color w:val="000000"/>
              <w:sz w:val="24"/>
              <w:szCs w:val="24"/>
              <w:lang w:val="en-US"/>
            </w:rPr>
          </w:rPrChange>
        </w:rPr>
        <w:t xml:space="preserve">clinic-referred </w:t>
      </w:r>
      <w:r w:rsidR="006339D2" w:rsidRPr="00365026">
        <w:rPr>
          <w:rFonts w:ascii="Times New Roman" w:hAnsi="Times New Roman"/>
          <w:color w:val="000000"/>
          <w:sz w:val="24"/>
          <w:szCs w:val="24"/>
          <w:lang w:val="en-US"/>
          <w:rPrChange w:id="1033" w:author="Jane Kohlhoff" w:date="2024-06-11T09:53:00Z" w16du:dateUtc="2024-06-10T23:53:00Z">
            <w:rPr>
              <w:rFonts w:cs="Helvetica"/>
              <w:color w:val="000000"/>
              <w:sz w:val="24"/>
              <w:szCs w:val="24"/>
              <w:lang w:val="en-US"/>
            </w:rPr>
          </w:rPrChange>
        </w:rPr>
        <w:t>parent-toddler dyads (</w:t>
      </w:r>
      <w:r w:rsidR="0029777C" w:rsidRPr="00365026">
        <w:rPr>
          <w:rFonts w:ascii="Times New Roman" w:hAnsi="Times New Roman"/>
          <w:color w:val="000000"/>
          <w:sz w:val="24"/>
          <w:szCs w:val="24"/>
          <w:lang w:val="en-US"/>
          <w:rPrChange w:id="1034" w:author="Jane Kohlhoff" w:date="2024-06-11T09:53:00Z" w16du:dateUtc="2024-06-10T23:53:00Z">
            <w:rPr>
              <w:rFonts w:cs="Helvetica"/>
              <w:color w:val="000000"/>
              <w:sz w:val="24"/>
              <w:szCs w:val="24"/>
              <w:lang w:val="en-US"/>
            </w:rPr>
          </w:rPrChange>
        </w:rPr>
        <w:t xml:space="preserve">Child </w:t>
      </w:r>
      <w:r w:rsidR="0029777C" w:rsidRPr="00365026">
        <w:rPr>
          <w:rFonts w:ascii="Times New Roman" w:hAnsi="Times New Roman"/>
          <w:i/>
          <w:iCs/>
          <w:color w:val="000000"/>
          <w:sz w:val="24"/>
          <w:szCs w:val="24"/>
          <w:lang w:val="en-US"/>
          <w:rPrChange w:id="1035" w:author="Jane Kohlhoff" w:date="2024-06-11T09:53:00Z" w16du:dateUtc="2024-06-10T23:53:00Z">
            <w:rPr>
              <w:rFonts w:cs="Helvetica"/>
              <w:i/>
              <w:iCs/>
              <w:color w:val="000000"/>
              <w:sz w:val="24"/>
              <w:szCs w:val="24"/>
              <w:lang w:val="en-US"/>
            </w:rPr>
          </w:rPrChange>
        </w:rPr>
        <w:t>M</w:t>
      </w:r>
      <w:r w:rsidR="006339D2" w:rsidRPr="00365026">
        <w:rPr>
          <w:rFonts w:ascii="Times New Roman" w:hAnsi="Times New Roman"/>
          <w:color w:val="000000"/>
          <w:sz w:val="24"/>
          <w:szCs w:val="24"/>
          <w:lang w:val="en-US"/>
          <w:rPrChange w:id="1036" w:author="Jane Kohlhoff" w:date="2024-06-11T09:53:00Z" w16du:dateUtc="2024-06-10T23:53:00Z">
            <w:rPr>
              <w:rFonts w:cs="Helvetica"/>
              <w:color w:val="000000"/>
              <w:sz w:val="24"/>
              <w:szCs w:val="24"/>
              <w:lang w:val="en-US"/>
            </w:rPr>
          </w:rPrChange>
        </w:rPr>
        <w:t xml:space="preserve">age </w:t>
      </w:r>
      <w:r w:rsidR="001C4FE2" w:rsidRPr="00365026">
        <w:rPr>
          <w:rFonts w:ascii="Times New Roman" w:hAnsi="Times New Roman"/>
          <w:color w:val="000000"/>
          <w:sz w:val="24"/>
          <w:szCs w:val="24"/>
          <w:lang w:val="en-US"/>
          <w:rPrChange w:id="1037" w:author="Jane Kohlhoff" w:date="2024-06-11T09:53:00Z" w16du:dateUtc="2024-06-10T23:53:00Z">
            <w:rPr>
              <w:rFonts w:cs="Helvetica"/>
              <w:color w:val="000000"/>
              <w:sz w:val="24"/>
              <w:szCs w:val="24"/>
              <w:lang w:val="en-US"/>
            </w:rPr>
          </w:rPrChange>
        </w:rPr>
        <w:t>19.8 months,</w:t>
      </w:r>
      <w:r w:rsidR="006339D2" w:rsidRPr="00365026">
        <w:rPr>
          <w:rFonts w:ascii="Times New Roman" w:hAnsi="Times New Roman"/>
          <w:color w:val="000000"/>
          <w:sz w:val="24"/>
          <w:szCs w:val="24"/>
          <w:lang w:val="en-US"/>
          <w:rPrChange w:id="1038" w:author="Jane Kohlhoff" w:date="2024-06-11T09:53:00Z" w16du:dateUtc="2024-06-10T23:53:00Z">
            <w:rPr>
              <w:rFonts w:cs="Helvetica"/>
              <w:color w:val="000000"/>
              <w:sz w:val="24"/>
              <w:szCs w:val="24"/>
              <w:lang w:val="en-US"/>
            </w:rPr>
          </w:rPrChange>
        </w:rPr>
        <w:t xml:space="preserve"> SD</w:t>
      </w:r>
      <w:r w:rsidR="001C4FE2" w:rsidRPr="00365026">
        <w:rPr>
          <w:rFonts w:ascii="Times New Roman" w:hAnsi="Times New Roman"/>
          <w:color w:val="000000"/>
          <w:sz w:val="24"/>
          <w:szCs w:val="24"/>
          <w:lang w:val="en-US"/>
          <w:rPrChange w:id="1039" w:author="Jane Kohlhoff" w:date="2024-06-11T09:53:00Z" w16du:dateUtc="2024-06-10T23:53:00Z">
            <w:rPr>
              <w:rFonts w:cs="Helvetica"/>
              <w:color w:val="000000"/>
              <w:sz w:val="24"/>
              <w:szCs w:val="24"/>
              <w:lang w:val="en-US"/>
            </w:rPr>
          </w:rPrChange>
        </w:rPr>
        <w:t xml:space="preserve"> 2.60</w:t>
      </w:r>
      <w:r w:rsidR="006339D2" w:rsidRPr="00365026">
        <w:rPr>
          <w:rFonts w:ascii="Times New Roman" w:hAnsi="Times New Roman"/>
          <w:color w:val="000000"/>
          <w:sz w:val="24"/>
          <w:szCs w:val="24"/>
          <w:lang w:val="en-US"/>
          <w:rPrChange w:id="1040" w:author="Jane Kohlhoff" w:date="2024-06-11T09:53:00Z" w16du:dateUtc="2024-06-10T23:53:00Z">
            <w:rPr>
              <w:rFonts w:cs="Helvetica"/>
              <w:color w:val="000000"/>
              <w:sz w:val="24"/>
              <w:szCs w:val="24"/>
              <w:lang w:val="en-US"/>
            </w:rPr>
          </w:rPrChange>
        </w:rPr>
        <w:t>)</w:t>
      </w:r>
      <w:r w:rsidRPr="00365026">
        <w:rPr>
          <w:rFonts w:ascii="Times New Roman" w:hAnsi="Times New Roman"/>
          <w:color w:val="000000"/>
          <w:sz w:val="24"/>
          <w:szCs w:val="24"/>
          <w:lang w:val="en-US"/>
          <w:rPrChange w:id="1041" w:author="Jane Kohlhoff" w:date="2024-06-11T09:53:00Z" w16du:dateUtc="2024-06-10T23:53:00Z">
            <w:rPr>
              <w:rFonts w:cs="Helvetica"/>
              <w:color w:val="000000"/>
              <w:sz w:val="24"/>
              <w:szCs w:val="24"/>
              <w:lang w:val="en-US"/>
            </w:rPr>
          </w:rPrChange>
        </w:rPr>
        <w:t xml:space="preserve"> treated with </w:t>
      </w:r>
      <w:r w:rsidR="006339D2" w:rsidRPr="00365026">
        <w:rPr>
          <w:rFonts w:ascii="Times New Roman" w:hAnsi="Times New Roman"/>
          <w:color w:val="000000"/>
          <w:sz w:val="24"/>
          <w:szCs w:val="24"/>
          <w:lang w:val="en-US"/>
          <w:rPrChange w:id="1042" w:author="Jane Kohlhoff" w:date="2024-06-11T09:53:00Z" w16du:dateUtc="2024-06-10T23:53:00Z">
            <w:rPr>
              <w:rFonts w:cs="Helvetica"/>
              <w:color w:val="000000"/>
              <w:sz w:val="24"/>
              <w:szCs w:val="24"/>
              <w:lang w:val="en-US"/>
            </w:rPr>
          </w:rPrChange>
        </w:rPr>
        <w:t>an early version</w:t>
      </w:r>
      <w:r w:rsidR="006339D2" w:rsidRPr="00365026">
        <w:rPr>
          <w:rFonts w:ascii="Times New Roman" w:hAnsi="Times New Roman"/>
          <w:color w:val="000000"/>
          <w:sz w:val="24"/>
          <w:szCs w:val="24"/>
          <w:lang w:val="en-US"/>
          <w:rPrChange w:id="1043" w:author="Jane Kohlhoff" w:date="2024-06-11T09:53:00Z" w16du:dateUtc="2024-06-10T23:53:00Z">
            <w:rPr>
              <w:rFonts w:cs="Times"/>
              <w:color w:val="000000"/>
              <w:sz w:val="24"/>
              <w:szCs w:val="24"/>
              <w:lang w:val="en-US"/>
            </w:rPr>
          </w:rPrChange>
        </w:rPr>
        <w:t xml:space="preserve"> of the PCIT-T </w:t>
      </w:r>
      <w:r w:rsidR="00A70618" w:rsidRPr="00365026">
        <w:rPr>
          <w:rFonts w:ascii="Times New Roman" w:hAnsi="Times New Roman"/>
          <w:color w:val="000000"/>
          <w:sz w:val="24"/>
          <w:szCs w:val="24"/>
          <w:lang w:val="en-US"/>
          <w:rPrChange w:id="1044" w:author="Jane Kohlhoff" w:date="2024-06-11T09:53:00Z" w16du:dateUtc="2024-06-10T23:53:00Z">
            <w:rPr>
              <w:rFonts w:cs="Times"/>
              <w:color w:val="000000"/>
              <w:sz w:val="24"/>
              <w:szCs w:val="24"/>
              <w:lang w:val="en-US"/>
            </w:rPr>
          </w:rPrChange>
        </w:rPr>
        <w:t>(</w:t>
      </w:r>
      <w:r w:rsidR="006339D2" w:rsidRPr="00365026">
        <w:rPr>
          <w:rFonts w:ascii="Times New Roman" w:hAnsi="Times New Roman"/>
          <w:color w:val="000000"/>
          <w:sz w:val="24"/>
          <w:szCs w:val="24"/>
          <w:lang w:val="en-US"/>
          <w:rPrChange w:id="1045" w:author="Jane Kohlhoff" w:date="2024-06-11T09:53:00Z" w16du:dateUtc="2024-06-10T23:53:00Z">
            <w:rPr>
              <w:rFonts w:cs="Times"/>
              <w:color w:val="000000"/>
              <w:sz w:val="24"/>
              <w:szCs w:val="24"/>
              <w:lang w:val="en-US"/>
            </w:rPr>
          </w:rPrChange>
        </w:rPr>
        <w:t>CDI-T phase</w:t>
      </w:r>
      <w:r w:rsidR="00A70618" w:rsidRPr="00365026">
        <w:rPr>
          <w:rFonts w:ascii="Times New Roman" w:hAnsi="Times New Roman"/>
          <w:color w:val="000000"/>
          <w:sz w:val="24"/>
          <w:szCs w:val="24"/>
          <w:lang w:val="en-US"/>
          <w:rPrChange w:id="1046" w:author="Jane Kohlhoff" w:date="2024-06-11T09:53:00Z" w16du:dateUtc="2024-06-10T23:53:00Z">
            <w:rPr>
              <w:rFonts w:cs="Times"/>
              <w:color w:val="000000"/>
              <w:sz w:val="24"/>
              <w:szCs w:val="24"/>
              <w:lang w:val="en-US"/>
            </w:rPr>
          </w:rPrChange>
        </w:rPr>
        <w:t xml:space="preserve"> only)</w:t>
      </w:r>
      <w:r w:rsidR="006339D2" w:rsidRPr="00365026">
        <w:rPr>
          <w:rFonts w:ascii="Times New Roman" w:hAnsi="Times New Roman"/>
          <w:color w:val="000000"/>
          <w:sz w:val="24"/>
          <w:szCs w:val="24"/>
          <w:lang w:val="en-US"/>
          <w:rPrChange w:id="1047" w:author="Jane Kohlhoff" w:date="2024-06-11T09:53:00Z" w16du:dateUtc="2024-06-10T23:53:00Z">
            <w:rPr>
              <w:rFonts w:cs="Helvetica"/>
              <w:color w:val="000000"/>
              <w:sz w:val="24"/>
              <w:szCs w:val="24"/>
              <w:lang w:val="en-US"/>
            </w:rPr>
          </w:rPrChange>
        </w:rPr>
        <w:t xml:space="preserve">. Results </w:t>
      </w:r>
      <w:r w:rsidRPr="00365026">
        <w:rPr>
          <w:rFonts w:ascii="Times New Roman" w:hAnsi="Times New Roman"/>
          <w:color w:val="000000"/>
          <w:sz w:val="24"/>
          <w:szCs w:val="24"/>
          <w:lang w:val="en-US"/>
          <w:rPrChange w:id="1048" w:author="Jane Kohlhoff" w:date="2024-06-11T09:53:00Z" w16du:dateUtc="2024-06-10T23:53:00Z">
            <w:rPr>
              <w:rFonts w:cs="Helvetica"/>
              <w:color w:val="000000"/>
              <w:sz w:val="24"/>
              <w:szCs w:val="24"/>
              <w:lang w:val="en-US"/>
            </w:rPr>
          </w:rPrChange>
        </w:rPr>
        <w:t xml:space="preserve">showed statistically and clinically significant improvements in </w:t>
      </w:r>
      <w:r w:rsidR="00A70618" w:rsidRPr="00365026">
        <w:rPr>
          <w:rFonts w:ascii="Times New Roman" w:hAnsi="Times New Roman"/>
          <w:color w:val="000000"/>
          <w:sz w:val="24"/>
          <w:szCs w:val="24"/>
          <w:lang w:val="en-US"/>
          <w:rPrChange w:id="1049" w:author="Jane Kohlhoff" w:date="2024-06-11T09:53:00Z" w16du:dateUtc="2024-06-10T23:53:00Z">
            <w:rPr>
              <w:rFonts w:cs="Helvetica"/>
              <w:color w:val="000000"/>
              <w:sz w:val="24"/>
              <w:szCs w:val="24"/>
              <w:lang w:val="en-US"/>
            </w:rPr>
          </w:rPrChange>
        </w:rPr>
        <w:t xml:space="preserve">parental </w:t>
      </w:r>
      <w:r w:rsidR="00705FD7" w:rsidRPr="00365026">
        <w:rPr>
          <w:rFonts w:ascii="Times New Roman" w:hAnsi="Times New Roman"/>
          <w:color w:val="000000"/>
          <w:sz w:val="24"/>
          <w:szCs w:val="24"/>
          <w:lang w:val="en-US"/>
          <w:rPrChange w:id="1050" w:author="Jane Kohlhoff" w:date="2024-06-11T09:53:00Z" w16du:dateUtc="2024-06-10T23:53:00Z">
            <w:rPr>
              <w:rFonts w:cs="Helvetica"/>
              <w:color w:val="000000"/>
              <w:sz w:val="24"/>
              <w:szCs w:val="24"/>
              <w:lang w:val="en-US"/>
            </w:rPr>
          </w:rPrChange>
        </w:rPr>
        <w:t>verbalizations</w:t>
      </w:r>
      <w:r w:rsidR="00A70618" w:rsidRPr="00365026">
        <w:rPr>
          <w:rFonts w:ascii="Times New Roman" w:hAnsi="Times New Roman"/>
          <w:color w:val="000000"/>
          <w:sz w:val="24"/>
          <w:szCs w:val="24"/>
          <w:lang w:val="en-US"/>
          <w:rPrChange w:id="1051" w:author="Jane Kohlhoff" w:date="2024-06-11T09:53:00Z" w16du:dateUtc="2024-06-10T23:53:00Z">
            <w:rPr>
              <w:rFonts w:cs="Helvetica"/>
              <w:color w:val="000000"/>
              <w:sz w:val="24"/>
              <w:szCs w:val="24"/>
              <w:lang w:val="en-US"/>
            </w:rPr>
          </w:rPrChange>
        </w:rPr>
        <w:t xml:space="preserve"> (e.g., increased praise, decreased criticism) and </w:t>
      </w:r>
      <w:r w:rsidRPr="00365026">
        <w:rPr>
          <w:rFonts w:ascii="Times New Roman" w:hAnsi="Times New Roman"/>
          <w:color w:val="000000"/>
          <w:sz w:val="24"/>
          <w:szCs w:val="24"/>
          <w:lang w:val="en-US"/>
          <w:rPrChange w:id="1052" w:author="Jane Kohlhoff" w:date="2024-06-11T09:53:00Z" w16du:dateUtc="2024-06-10T23:53:00Z">
            <w:rPr>
              <w:rFonts w:cs="Helvetica"/>
              <w:color w:val="000000"/>
              <w:sz w:val="24"/>
              <w:szCs w:val="24"/>
              <w:lang w:val="en-US"/>
            </w:rPr>
          </w:rPrChange>
        </w:rPr>
        <w:t xml:space="preserve">child behavior </w:t>
      </w:r>
      <w:r w:rsidR="00A70618" w:rsidRPr="00365026">
        <w:rPr>
          <w:rFonts w:ascii="Times New Roman" w:hAnsi="Times New Roman"/>
          <w:color w:val="000000"/>
          <w:sz w:val="24"/>
          <w:szCs w:val="24"/>
          <w:lang w:val="en-US"/>
          <w:rPrChange w:id="1053" w:author="Jane Kohlhoff" w:date="2024-06-11T09:53:00Z" w16du:dateUtc="2024-06-10T23:53:00Z">
            <w:rPr>
              <w:rFonts w:cs="Helvetica"/>
              <w:color w:val="000000"/>
              <w:sz w:val="24"/>
              <w:szCs w:val="24"/>
              <w:lang w:val="en-US"/>
            </w:rPr>
          </w:rPrChange>
        </w:rPr>
        <w:t xml:space="preserve">(e.g., decreased externalizing </w:t>
      </w:r>
      <w:r w:rsidR="00705FD7" w:rsidRPr="00365026">
        <w:rPr>
          <w:rFonts w:ascii="Times New Roman" w:hAnsi="Times New Roman"/>
          <w:color w:val="000000"/>
          <w:sz w:val="24"/>
          <w:szCs w:val="24"/>
          <w:lang w:val="en-US"/>
          <w:rPrChange w:id="1054" w:author="Jane Kohlhoff" w:date="2024-06-11T09:53:00Z" w16du:dateUtc="2024-06-10T23:53:00Z">
            <w:rPr>
              <w:rFonts w:cs="Helvetica"/>
              <w:color w:val="000000"/>
              <w:sz w:val="24"/>
              <w:szCs w:val="24"/>
              <w:lang w:val="en-US"/>
            </w:rPr>
          </w:rPrChange>
        </w:rPr>
        <w:t>behaviors</w:t>
      </w:r>
      <w:r w:rsidR="00A70618" w:rsidRPr="00365026">
        <w:rPr>
          <w:rFonts w:ascii="Times New Roman" w:hAnsi="Times New Roman"/>
          <w:color w:val="000000"/>
          <w:sz w:val="24"/>
          <w:szCs w:val="24"/>
          <w:lang w:val="en-US"/>
          <w:rPrChange w:id="1055" w:author="Jane Kohlhoff" w:date="2024-06-11T09:53:00Z" w16du:dateUtc="2024-06-10T23:53:00Z">
            <w:rPr>
              <w:rFonts w:cs="Helvetica"/>
              <w:color w:val="000000"/>
              <w:sz w:val="24"/>
              <w:szCs w:val="24"/>
              <w:lang w:val="en-US"/>
            </w:rPr>
          </w:rPrChange>
        </w:rPr>
        <w:t xml:space="preserve">, increased compliance) </w:t>
      </w:r>
      <w:r w:rsidR="006339D2" w:rsidRPr="00365026">
        <w:rPr>
          <w:rFonts w:ascii="Times New Roman" w:hAnsi="Times New Roman"/>
          <w:color w:val="000000"/>
          <w:sz w:val="24"/>
          <w:szCs w:val="24"/>
          <w:lang w:val="en-US"/>
          <w:rPrChange w:id="1056" w:author="Jane Kohlhoff" w:date="2024-06-11T09:53:00Z" w16du:dateUtc="2024-06-10T23:53:00Z">
            <w:rPr>
              <w:rFonts w:cs="Helvetica"/>
              <w:color w:val="000000"/>
              <w:sz w:val="24"/>
              <w:szCs w:val="24"/>
              <w:lang w:val="en-US"/>
            </w:rPr>
          </w:rPrChange>
        </w:rPr>
        <w:t>following the intervention,</w:t>
      </w:r>
      <w:r w:rsidR="00A70618" w:rsidRPr="00365026">
        <w:rPr>
          <w:rFonts w:ascii="Times New Roman" w:hAnsi="Times New Roman"/>
          <w:color w:val="000000"/>
          <w:sz w:val="24"/>
          <w:szCs w:val="24"/>
          <w:lang w:val="en-US"/>
          <w:rPrChange w:id="1057" w:author="Jane Kohlhoff" w:date="2024-06-11T09:53:00Z" w16du:dateUtc="2024-06-10T23:53:00Z">
            <w:rPr>
              <w:rFonts w:cs="Helvetica"/>
              <w:color w:val="000000"/>
              <w:sz w:val="24"/>
              <w:szCs w:val="24"/>
              <w:lang w:val="en-US"/>
            </w:rPr>
          </w:rPrChange>
        </w:rPr>
        <w:t xml:space="preserve"> </w:t>
      </w:r>
      <w:r w:rsidR="006339D2" w:rsidRPr="00365026">
        <w:rPr>
          <w:rFonts w:ascii="Times New Roman" w:hAnsi="Times New Roman"/>
          <w:color w:val="000000"/>
          <w:sz w:val="24"/>
          <w:szCs w:val="24"/>
          <w:lang w:val="en-US"/>
          <w:rPrChange w:id="1058" w:author="Jane Kohlhoff" w:date="2024-06-11T09:53:00Z" w16du:dateUtc="2024-06-10T23:53:00Z">
            <w:rPr>
              <w:rFonts w:cs="Helvetica"/>
              <w:color w:val="000000"/>
              <w:sz w:val="24"/>
              <w:szCs w:val="24"/>
              <w:lang w:val="en-US"/>
            </w:rPr>
          </w:rPrChange>
        </w:rPr>
        <w:t xml:space="preserve">reductions in </w:t>
      </w:r>
      <w:r w:rsidRPr="00365026">
        <w:rPr>
          <w:rFonts w:ascii="Times New Roman" w:hAnsi="Times New Roman"/>
          <w:color w:val="000000"/>
          <w:sz w:val="24"/>
          <w:szCs w:val="24"/>
          <w:lang w:val="en-US"/>
          <w:rPrChange w:id="1059" w:author="Jane Kohlhoff" w:date="2024-06-11T09:53:00Z" w16du:dateUtc="2024-06-10T23:53:00Z">
            <w:rPr>
              <w:rFonts w:cs="Helvetica"/>
              <w:color w:val="000000"/>
              <w:sz w:val="24"/>
              <w:szCs w:val="24"/>
              <w:lang w:val="en-US"/>
            </w:rPr>
          </w:rPrChange>
        </w:rPr>
        <w:t>parent</w:t>
      </w:r>
      <w:r w:rsidR="006339D2" w:rsidRPr="00365026">
        <w:rPr>
          <w:rFonts w:ascii="Times New Roman" w:hAnsi="Times New Roman"/>
          <w:color w:val="000000"/>
          <w:sz w:val="24"/>
          <w:szCs w:val="24"/>
          <w:lang w:val="en-US"/>
          <w:rPrChange w:id="1060" w:author="Jane Kohlhoff" w:date="2024-06-11T09:53:00Z" w16du:dateUtc="2024-06-10T23:53:00Z">
            <w:rPr>
              <w:rFonts w:cs="Helvetica"/>
              <w:color w:val="000000"/>
              <w:sz w:val="24"/>
              <w:szCs w:val="24"/>
              <w:lang w:val="en-US"/>
            </w:rPr>
          </w:rPrChange>
        </w:rPr>
        <w:t>al depressive symptom severity</w:t>
      </w:r>
      <w:r w:rsidR="00A70618" w:rsidRPr="00365026">
        <w:rPr>
          <w:rFonts w:ascii="Times New Roman" w:hAnsi="Times New Roman"/>
          <w:color w:val="000000"/>
          <w:sz w:val="24"/>
          <w:szCs w:val="24"/>
          <w:lang w:val="en-US"/>
          <w:rPrChange w:id="1061" w:author="Jane Kohlhoff" w:date="2024-06-11T09:53:00Z" w16du:dateUtc="2024-06-10T23:53:00Z">
            <w:rPr>
              <w:rFonts w:cs="Helvetica"/>
              <w:color w:val="000000"/>
              <w:sz w:val="24"/>
              <w:szCs w:val="24"/>
              <w:lang w:val="en-US"/>
            </w:rPr>
          </w:rPrChange>
        </w:rPr>
        <w:t>, and high levels of consumer satisfaction</w:t>
      </w:r>
      <w:r w:rsidR="006339D2" w:rsidRPr="00365026">
        <w:rPr>
          <w:rFonts w:ascii="Times New Roman" w:hAnsi="Times New Roman"/>
          <w:color w:val="000000"/>
          <w:sz w:val="24"/>
          <w:szCs w:val="24"/>
          <w:lang w:val="en-US"/>
          <w:rPrChange w:id="1062" w:author="Jane Kohlhoff" w:date="2024-06-11T09:53:00Z" w16du:dateUtc="2024-06-10T23:53:00Z">
            <w:rPr>
              <w:rFonts w:cs="Helvetica"/>
              <w:color w:val="000000"/>
              <w:sz w:val="24"/>
              <w:szCs w:val="24"/>
              <w:lang w:val="en-US"/>
            </w:rPr>
          </w:rPrChange>
        </w:rPr>
        <w:t>.</w:t>
      </w:r>
      <w:r w:rsidRPr="00365026">
        <w:rPr>
          <w:rFonts w:ascii="Times New Roman" w:hAnsi="Times New Roman"/>
          <w:color w:val="000000"/>
          <w:sz w:val="24"/>
          <w:szCs w:val="24"/>
          <w:lang w:val="en-US"/>
          <w:rPrChange w:id="1063" w:author="Jane Kohlhoff" w:date="2024-06-11T09:53:00Z" w16du:dateUtc="2024-06-10T23:53:00Z">
            <w:rPr>
              <w:rFonts w:cs="Helvetica"/>
              <w:color w:val="000000"/>
              <w:sz w:val="24"/>
              <w:szCs w:val="24"/>
              <w:lang w:val="en-US"/>
            </w:rPr>
          </w:rPrChange>
        </w:rPr>
        <w:t xml:space="preserve"> </w:t>
      </w:r>
      <w:r w:rsidR="00A70618" w:rsidRPr="00365026">
        <w:rPr>
          <w:rFonts w:ascii="Times New Roman" w:hAnsi="Times New Roman"/>
          <w:color w:val="000000"/>
          <w:sz w:val="24"/>
          <w:szCs w:val="24"/>
          <w:lang w:val="en-US"/>
          <w:rPrChange w:id="1064" w:author="Jane Kohlhoff" w:date="2024-06-11T09:53:00Z" w16du:dateUtc="2024-06-10T23:53:00Z">
            <w:rPr>
              <w:rFonts w:cs="Helvetica"/>
              <w:color w:val="000000"/>
              <w:sz w:val="24"/>
              <w:szCs w:val="24"/>
              <w:lang w:val="en-US"/>
            </w:rPr>
          </w:rPrChange>
        </w:rPr>
        <w:t xml:space="preserve">In a subsequent study, 66 clinic-referred </w:t>
      </w:r>
      <w:r w:rsidRPr="00365026">
        <w:rPr>
          <w:rFonts w:ascii="Times New Roman" w:hAnsi="Times New Roman"/>
          <w:color w:val="000000"/>
          <w:sz w:val="24"/>
          <w:szCs w:val="24"/>
          <w:lang w:val="en-US"/>
          <w:rPrChange w:id="1065" w:author="Jane Kohlhoff" w:date="2024-06-11T09:53:00Z" w16du:dateUtc="2024-06-10T23:53:00Z">
            <w:rPr>
              <w:rFonts w:cs="Helvetica"/>
              <w:color w:val="000000"/>
              <w:sz w:val="24"/>
              <w:szCs w:val="24"/>
              <w:lang w:val="en-US"/>
            </w:rPr>
          </w:rPrChange>
        </w:rPr>
        <w:t>mother-</w:t>
      </w:r>
      <w:r w:rsidR="00A70618" w:rsidRPr="00365026">
        <w:rPr>
          <w:rFonts w:ascii="Times New Roman" w:hAnsi="Times New Roman"/>
          <w:color w:val="000000"/>
          <w:sz w:val="24"/>
          <w:szCs w:val="24"/>
          <w:lang w:val="en-US"/>
          <w:rPrChange w:id="1066" w:author="Jane Kohlhoff" w:date="2024-06-11T09:53:00Z" w16du:dateUtc="2024-06-10T23:53:00Z">
            <w:rPr>
              <w:rFonts w:cs="Helvetica"/>
              <w:color w:val="000000"/>
              <w:sz w:val="24"/>
              <w:szCs w:val="24"/>
              <w:lang w:val="en-US"/>
            </w:rPr>
          </w:rPrChange>
        </w:rPr>
        <w:t xml:space="preserve">toddler </w:t>
      </w:r>
      <w:r w:rsidRPr="00365026">
        <w:rPr>
          <w:rFonts w:ascii="Times New Roman" w:hAnsi="Times New Roman"/>
          <w:color w:val="000000"/>
          <w:sz w:val="24"/>
          <w:szCs w:val="24"/>
          <w:lang w:val="en-US"/>
          <w:rPrChange w:id="1067" w:author="Jane Kohlhoff" w:date="2024-06-11T09:53:00Z" w16du:dateUtc="2024-06-10T23:53:00Z">
            <w:rPr>
              <w:rFonts w:cs="Helvetica"/>
              <w:color w:val="000000"/>
              <w:sz w:val="24"/>
              <w:szCs w:val="24"/>
              <w:lang w:val="en-US"/>
            </w:rPr>
          </w:rPrChange>
        </w:rPr>
        <w:t xml:space="preserve">dyads </w:t>
      </w:r>
      <w:r w:rsidR="001C4FE2" w:rsidRPr="00365026">
        <w:rPr>
          <w:rFonts w:ascii="Times New Roman" w:hAnsi="Times New Roman"/>
          <w:color w:val="000000"/>
          <w:sz w:val="24"/>
          <w:szCs w:val="24"/>
          <w:lang w:val="en-US"/>
          <w:rPrChange w:id="1068" w:author="Jane Kohlhoff" w:date="2024-06-11T09:53:00Z" w16du:dateUtc="2024-06-10T23:53:00Z">
            <w:rPr>
              <w:rFonts w:cs="Helvetica"/>
              <w:color w:val="000000"/>
              <w:sz w:val="24"/>
              <w:szCs w:val="24"/>
              <w:lang w:val="en-US"/>
            </w:rPr>
          </w:rPrChange>
        </w:rPr>
        <w:t>(</w:t>
      </w:r>
      <w:r w:rsidR="00705FD7" w:rsidRPr="00365026">
        <w:rPr>
          <w:rFonts w:ascii="Times New Roman" w:hAnsi="Times New Roman"/>
          <w:color w:val="000000"/>
          <w:sz w:val="24"/>
          <w:szCs w:val="24"/>
          <w:lang w:val="en-US"/>
          <w:rPrChange w:id="1069" w:author="Jane Kohlhoff" w:date="2024-06-11T09:53:00Z" w16du:dateUtc="2024-06-10T23:53:00Z">
            <w:rPr>
              <w:rFonts w:cs="Helvetica"/>
              <w:color w:val="000000"/>
              <w:sz w:val="24"/>
              <w:szCs w:val="24"/>
              <w:lang w:val="en-US"/>
            </w:rPr>
          </w:rPrChange>
        </w:rPr>
        <w:t>c</w:t>
      </w:r>
      <w:r w:rsidR="001C4FE2" w:rsidRPr="00365026">
        <w:rPr>
          <w:rFonts w:ascii="Times New Roman" w:hAnsi="Times New Roman"/>
          <w:color w:val="000000"/>
          <w:sz w:val="24"/>
          <w:szCs w:val="24"/>
          <w:lang w:val="en-US"/>
          <w:rPrChange w:id="1070" w:author="Jane Kohlhoff" w:date="2024-06-11T09:53:00Z" w16du:dateUtc="2024-06-10T23:53:00Z">
            <w:rPr>
              <w:rFonts w:cs="Helvetica"/>
              <w:color w:val="000000"/>
              <w:sz w:val="24"/>
              <w:szCs w:val="24"/>
              <w:lang w:val="en-US"/>
            </w:rPr>
          </w:rPrChange>
        </w:rPr>
        <w:t xml:space="preserve">hild </w:t>
      </w:r>
      <w:r w:rsidR="001C4FE2" w:rsidRPr="00365026">
        <w:rPr>
          <w:rFonts w:ascii="Times New Roman" w:hAnsi="Times New Roman"/>
          <w:i/>
          <w:iCs/>
          <w:color w:val="000000"/>
          <w:sz w:val="24"/>
          <w:szCs w:val="24"/>
          <w:lang w:val="en-US"/>
          <w:rPrChange w:id="1071" w:author="Jane Kohlhoff" w:date="2024-06-11T09:53:00Z" w16du:dateUtc="2024-06-10T23:53:00Z">
            <w:rPr>
              <w:rFonts w:cs="Helvetica"/>
              <w:i/>
              <w:iCs/>
              <w:color w:val="000000"/>
              <w:sz w:val="24"/>
              <w:szCs w:val="24"/>
              <w:lang w:val="en-US"/>
            </w:rPr>
          </w:rPrChange>
        </w:rPr>
        <w:t>M</w:t>
      </w:r>
      <w:r w:rsidR="001C4FE2" w:rsidRPr="00365026">
        <w:rPr>
          <w:rFonts w:ascii="Times New Roman" w:hAnsi="Times New Roman"/>
          <w:color w:val="000000"/>
          <w:sz w:val="24"/>
          <w:szCs w:val="24"/>
          <w:lang w:val="en-US"/>
          <w:rPrChange w:id="1072" w:author="Jane Kohlhoff" w:date="2024-06-11T09:53:00Z" w16du:dateUtc="2024-06-10T23:53:00Z">
            <w:rPr>
              <w:rFonts w:cs="Helvetica"/>
              <w:color w:val="000000"/>
              <w:sz w:val="24"/>
              <w:szCs w:val="24"/>
              <w:lang w:val="en-US"/>
            </w:rPr>
          </w:rPrChange>
        </w:rPr>
        <w:t xml:space="preserve">age 19.01 months, SD 2.36) </w:t>
      </w:r>
      <w:r w:rsidRPr="00365026">
        <w:rPr>
          <w:rFonts w:ascii="Times New Roman" w:hAnsi="Times New Roman"/>
          <w:color w:val="000000"/>
          <w:sz w:val="24"/>
          <w:szCs w:val="24"/>
          <w:lang w:val="en-US"/>
          <w:rPrChange w:id="1073" w:author="Jane Kohlhoff" w:date="2024-06-11T09:53:00Z" w16du:dateUtc="2024-06-10T23:53:00Z">
            <w:rPr>
              <w:rFonts w:cs="Helvetica"/>
              <w:color w:val="000000"/>
              <w:sz w:val="24"/>
              <w:szCs w:val="24"/>
              <w:lang w:val="en-US"/>
            </w:rPr>
          </w:rPrChange>
        </w:rPr>
        <w:t xml:space="preserve">participated in a randomized controlled trial (RCT) study </w:t>
      </w:r>
      <w:r w:rsidR="00A70618" w:rsidRPr="00365026">
        <w:rPr>
          <w:rFonts w:ascii="Times New Roman" w:hAnsi="Times New Roman"/>
          <w:color w:val="000000"/>
          <w:sz w:val="24"/>
          <w:szCs w:val="24"/>
          <w:lang w:val="en-US"/>
          <w:rPrChange w:id="1074" w:author="Jane Kohlhoff" w:date="2024-06-11T09:53:00Z" w16du:dateUtc="2024-06-10T23:53:00Z">
            <w:rPr>
              <w:rFonts w:cs="Helvetica"/>
              <w:color w:val="000000"/>
              <w:sz w:val="24"/>
              <w:szCs w:val="24"/>
              <w:lang w:val="en-US"/>
            </w:rPr>
          </w:rPrChange>
        </w:rPr>
        <w:t>comparing</w:t>
      </w:r>
      <w:r w:rsidRPr="00365026">
        <w:rPr>
          <w:rFonts w:ascii="Times New Roman" w:hAnsi="Times New Roman"/>
          <w:color w:val="000000"/>
          <w:sz w:val="24"/>
          <w:szCs w:val="24"/>
          <w:lang w:val="en-US"/>
          <w:rPrChange w:id="1075" w:author="Jane Kohlhoff" w:date="2024-06-11T09:53:00Z" w16du:dateUtc="2024-06-10T23:53:00Z">
            <w:rPr>
              <w:rFonts w:cs="Helvetica"/>
              <w:color w:val="000000"/>
              <w:sz w:val="24"/>
              <w:szCs w:val="24"/>
              <w:lang w:val="en-US"/>
            </w:rPr>
          </w:rPrChange>
        </w:rPr>
        <w:t xml:space="preserve"> outcomes of </w:t>
      </w:r>
      <w:r w:rsidR="00A70618" w:rsidRPr="00365026">
        <w:rPr>
          <w:rFonts w:ascii="Times New Roman" w:hAnsi="Times New Roman"/>
          <w:color w:val="000000"/>
          <w:sz w:val="24"/>
          <w:szCs w:val="24"/>
          <w:lang w:val="en-US"/>
          <w:rPrChange w:id="1076" w:author="Jane Kohlhoff" w:date="2024-06-11T09:53:00Z" w16du:dateUtc="2024-06-10T23:53:00Z">
            <w:rPr>
              <w:rFonts w:cs="Helvetica"/>
              <w:color w:val="000000"/>
              <w:sz w:val="24"/>
              <w:szCs w:val="24"/>
              <w:lang w:val="en-US"/>
            </w:rPr>
          </w:rPrChange>
        </w:rPr>
        <w:t>PCIT-T (</w:t>
      </w:r>
      <w:r w:rsidRPr="00365026">
        <w:rPr>
          <w:rFonts w:ascii="Times New Roman" w:hAnsi="Times New Roman"/>
          <w:color w:val="000000"/>
          <w:sz w:val="24"/>
          <w:szCs w:val="24"/>
          <w:lang w:val="en-US"/>
          <w:rPrChange w:id="1077" w:author="Jane Kohlhoff" w:date="2024-06-11T09:53:00Z" w16du:dateUtc="2024-06-10T23:53:00Z">
            <w:rPr>
              <w:rFonts w:cs="Helvetica"/>
              <w:color w:val="000000"/>
              <w:sz w:val="24"/>
              <w:szCs w:val="24"/>
              <w:lang w:val="en-US"/>
            </w:rPr>
          </w:rPrChange>
        </w:rPr>
        <w:t>CDI-T phase</w:t>
      </w:r>
      <w:r w:rsidR="00A70618" w:rsidRPr="00365026">
        <w:rPr>
          <w:rFonts w:ascii="Times New Roman" w:hAnsi="Times New Roman"/>
          <w:color w:val="000000"/>
          <w:sz w:val="24"/>
          <w:szCs w:val="24"/>
          <w:lang w:val="en-US"/>
          <w:rPrChange w:id="1078" w:author="Jane Kohlhoff" w:date="2024-06-11T09:53:00Z" w16du:dateUtc="2024-06-10T23:53:00Z">
            <w:rPr>
              <w:rFonts w:cs="Helvetica"/>
              <w:color w:val="000000"/>
              <w:sz w:val="24"/>
              <w:szCs w:val="24"/>
              <w:lang w:val="en-US"/>
            </w:rPr>
          </w:rPrChange>
        </w:rPr>
        <w:t xml:space="preserve"> only)</w:t>
      </w:r>
      <w:r w:rsidRPr="00365026">
        <w:rPr>
          <w:rFonts w:ascii="Times New Roman" w:hAnsi="Times New Roman"/>
          <w:color w:val="000000"/>
          <w:sz w:val="24"/>
          <w:szCs w:val="24"/>
          <w:lang w:val="en-US"/>
          <w:rPrChange w:id="1079" w:author="Jane Kohlhoff" w:date="2024-06-11T09:53:00Z" w16du:dateUtc="2024-06-10T23:53:00Z">
            <w:rPr>
              <w:rFonts w:cs="Helvetica"/>
              <w:color w:val="000000"/>
              <w:sz w:val="24"/>
              <w:szCs w:val="24"/>
              <w:lang w:val="en-US"/>
            </w:rPr>
          </w:rPrChange>
        </w:rPr>
        <w:t xml:space="preserve"> </w:t>
      </w:r>
      <w:r w:rsidR="00A70618" w:rsidRPr="00365026">
        <w:rPr>
          <w:rFonts w:ascii="Times New Roman" w:hAnsi="Times New Roman"/>
          <w:color w:val="000000"/>
          <w:sz w:val="24"/>
          <w:szCs w:val="24"/>
          <w:lang w:val="en-US"/>
          <w:rPrChange w:id="1080" w:author="Jane Kohlhoff" w:date="2024-06-11T09:53:00Z" w16du:dateUtc="2024-06-10T23:53:00Z">
            <w:rPr>
              <w:rFonts w:cs="Helvetica"/>
              <w:color w:val="000000"/>
              <w:sz w:val="24"/>
              <w:szCs w:val="24"/>
              <w:lang w:val="en-US"/>
            </w:rPr>
          </w:rPrChange>
        </w:rPr>
        <w:t>to</w:t>
      </w:r>
      <w:r w:rsidRPr="00365026">
        <w:rPr>
          <w:rFonts w:ascii="Times New Roman" w:hAnsi="Times New Roman"/>
          <w:color w:val="000000"/>
          <w:sz w:val="24"/>
          <w:szCs w:val="24"/>
          <w:lang w:val="en-US"/>
          <w:rPrChange w:id="1081" w:author="Jane Kohlhoff" w:date="2024-06-11T09:53:00Z" w16du:dateUtc="2024-06-10T23:53:00Z">
            <w:rPr>
              <w:rFonts w:cs="Helvetica"/>
              <w:color w:val="000000"/>
              <w:sz w:val="24"/>
              <w:szCs w:val="24"/>
              <w:lang w:val="en-US"/>
            </w:rPr>
          </w:rPrChange>
        </w:rPr>
        <w:t xml:space="preserve"> a wait</w:t>
      </w:r>
      <w:del w:id="1082" w:author="Cheryl McNeil" w:date="2024-04-21T22:39:00Z" w16du:dateUtc="2024-04-22T02:39:00Z">
        <w:r w:rsidRPr="00365026" w:rsidDel="00EC4202">
          <w:rPr>
            <w:rFonts w:ascii="Times New Roman" w:hAnsi="Times New Roman"/>
            <w:color w:val="000000"/>
            <w:sz w:val="24"/>
            <w:szCs w:val="24"/>
            <w:lang w:val="en-US"/>
            <w:rPrChange w:id="1083" w:author="Jane Kohlhoff" w:date="2024-06-11T09:53:00Z" w16du:dateUtc="2024-06-10T23:53:00Z">
              <w:rPr>
                <w:rFonts w:cs="Helvetica"/>
                <w:color w:val="000000"/>
                <w:sz w:val="24"/>
                <w:szCs w:val="24"/>
                <w:lang w:val="en-US"/>
              </w:rPr>
            </w:rPrChange>
          </w:rPr>
          <w:delText>-</w:delText>
        </w:r>
      </w:del>
      <w:r w:rsidRPr="00365026">
        <w:rPr>
          <w:rFonts w:ascii="Times New Roman" w:hAnsi="Times New Roman"/>
          <w:color w:val="000000"/>
          <w:sz w:val="24"/>
          <w:szCs w:val="24"/>
          <w:lang w:val="en-US"/>
          <w:rPrChange w:id="1084" w:author="Jane Kohlhoff" w:date="2024-06-11T09:53:00Z" w16du:dateUtc="2024-06-10T23:53:00Z">
            <w:rPr>
              <w:rFonts w:cs="Helvetica"/>
              <w:color w:val="000000"/>
              <w:sz w:val="24"/>
              <w:szCs w:val="24"/>
              <w:lang w:val="en-US"/>
            </w:rPr>
          </w:rPrChange>
        </w:rPr>
        <w:t>list controlled condition</w:t>
      </w:r>
      <w:r w:rsidR="00A70618" w:rsidRPr="00365026">
        <w:rPr>
          <w:rFonts w:ascii="Times New Roman" w:hAnsi="Times New Roman"/>
          <w:color w:val="000000"/>
          <w:sz w:val="24"/>
          <w:szCs w:val="24"/>
          <w:lang w:val="en-US"/>
          <w:rPrChange w:id="1085" w:author="Jane Kohlhoff" w:date="2024-06-11T09:53:00Z" w16du:dateUtc="2024-06-10T23:53:00Z">
            <w:rPr>
              <w:rFonts w:cs="Helvetica"/>
              <w:color w:val="000000"/>
              <w:sz w:val="24"/>
              <w:szCs w:val="24"/>
              <w:lang w:val="en-US"/>
            </w:rPr>
          </w:rPrChange>
        </w:rPr>
        <w:t xml:space="preserve"> </w:t>
      </w:r>
      <w:r w:rsidR="00A70618" w:rsidRPr="00365026">
        <w:rPr>
          <w:rFonts w:ascii="Times New Roman" w:hAnsi="Times New Roman"/>
          <w:color w:val="000000"/>
          <w:sz w:val="24"/>
          <w:szCs w:val="24"/>
          <w:lang w:val="en-US"/>
          <w:rPrChange w:id="1086" w:author="Jane Kohlhoff" w:date="2024-06-11T09:53:00Z" w16du:dateUtc="2024-06-10T23:53:00Z">
            <w:rPr>
              <w:rFonts w:cs="Helvetica"/>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&lt;EndNote&gt;&lt;Cite&gt;&lt;Author&gt;Kohlhoff&lt;/Author&gt;&lt;Year&gt;2021&lt;/Year&gt;&lt;RecNum&gt;2103&lt;/RecNum&gt;&lt;DisplayText&gt;(48)&lt;/DisplayText&gt;&lt;record&gt;&lt;rec-number&gt;2103&lt;/rec-number&gt;&lt;foreign-keys&gt;&lt;key app="EN" db-id="ards0dvaofa9d9es2f6vrf9iarwfp0z2w20v" timestamp="1696903401" guid="69c189fe-a471-4654-bddd-d8dab2348f8b"&gt;2103&lt;/key&gt;&lt;/foreign-keys&gt;&lt;ref-type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A community-based randomized controlled trial with children aged 14-24 months&lt;/title&gt;&lt;secondary-title&gt;J Clin Child Adolesc Psychol&lt;/secondary-title&gt;&lt;/titles&gt;&lt;periodical&gt;&lt;full-title&gt;J Clin Child Adolesc Psychol&lt;/full-title&gt;&lt;/periodical&gt;&lt;pages&gt;411-426&lt;/pages&gt;&lt;volume&gt;50&lt;/volume&gt;&lt;num-vols&gt;3&lt;/num-vols&gt;&lt;dates&gt;&lt;year&gt;2021&lt;/year&gt;&lt;/dates&gt;&lt;urls&gt;&lt;/urls&gt;&lt;electronic-resource-num&gt;10.1080/15374416.2020.1723599&lt;/electronic-resource-num&gt;&lt;/record&gt;&lt;/Cite&gt;&lt;/EndNote&gt;</w:instrText>
      </w:r>
      <w:r w:rsidR="00A70618" w:rsidRPr="00365026">
        <w:rPr>
          <w:rFonts w:ascii="Times New Roman" w:hAnsi="Times New Roman"/>
          <w:color w:val="000000"/>
          <w:sz w:val="24"/>
          <w:szCs w:val="24"/>
          <w:lang w:val="en-US"/>
          <w:rPrChange w:id="1087" w:author="Jane Kohlhoff" w:date="2024-06-11T09:53:00Z" w16du:dateUtc="2024-06-10T23:53:00Z">
            <w:rPr>
              <w:rFonts w:cs="Helvetica"/>
              <w:color w:val="000000"/>
              <w:sz w:val="24"/>
              <w:szCs w:val="24"/>
              <w:lang w:val="en-US"/>
            </w:rPr>
          </w:rPrChange>
        </w:rPr>
        <w:fldChar w:fldCharType="separate"/>
      </w:r>
      <w:r w:rsidR="00622933">
        <w:rPr>
          <w:rFonts w:ascii="Times New Roman" w:hAnsi="Times New Roman"/>
          <w:noProof/>
          <w:color w:val="000000"/>
          <w:sz w:val="24"/>
          <w:szCs w:val="24"/>
          <w:lang w:val="en-US"/>
        </w:rPr>
        <w:t>(48)</w:t>
      </w:r>
      <w:r w:rsidR="00A70618" w:rsidRPr="00365026">
        <w:rPr>
          <w:rFonts w:ascii="Times New Roman" w:hAnsi="Times New Roman"/>
          <w:color w:val="000000"/>
          <w:sz w:val="24"/>
          <w:szCs w:val="24"/>
          <w:lang w:val="en-US"/>
          <w:rPrChange w:id="1088" w:author="Jane Kohlhoff" w:date="2024-06-11T09:53:00Z" w16du:dateUtc="2024-06-10T23:53:00Z">
            <w:rPr>
              <w:rFonts w:cs="Helvetica"/>
              <w:color w:val="000000"/>
              <w:sz w:val="24"/>
              <w:szCs w:val="24"/>
              <w:lang w:val="en-US"/>
            </w:rPr>
          </w:rPrChange>
        </w:rPr>
        <w:fldChar w:fldCharType="end"/>
      </w:r>
      <w:r w:rsidRPr="00365026">
        <w:rPr>
          <w:rFonts w:ascii="Times New Roman" w:hAnsi="Times New Roman"/>
          <w:color w:val="000000"/>
          <w:sz w:val="24"/>
          <w:szCs w:val="24"/>
          <w:lang w:val="en-US"/>
          <w:rPrChange w:id="1089" w:author="Jane Kohlhoff" w:date="2024-06-11T09:53:00Z" w16du:dateUtc="2024-06-10T23:53:00Z">
            <w:rPr>
              <w:rFonts w:cs="Helvetica"/>
              <w:color w:val="000000"/>
              <w:sz w:val="24"/>
              <w:szCs w:val="24"/>
              <w:lang w:val="en-US"/>
            </w:rPr>
          </w:rPrChange>
        </w:rPr>
        <w:t xml:space="preserve">. Results </w:t>
      </w:r>
      <w:r w:rsidR="00A70618" w:rsidRPr="00365026">
        <w:rPr>
          <w:rFonts w:ascii="Times New Roman" w:hAnsi="Times New Roman"/>
          <w:color w:val="000000"/>
          <w:sz w:val="24"/>
          <w:szCs w:val="24"/>
          <w:lang w:val="en-US"/>
          <w:rPrChange w:id="1090" w:author="Jane Kohlhoff" w:date="2024-06-11T09:53:00Z" w16du:dateUtc="2024-06-10T23:53:00Z">
            <w:rPr>
              <w:rFonts w:cs="Helvetica"/>
              <w:color w:val="000000"/>
              <w:sz w:val="24"/>
              <w:szCs w:val="24"/>
              <w:lang w:val="en-US"/>
            </w:rPr>
          </w:rPrChange>
        </w:rPr>
        <w:t xml:space="preserve">showed </w:t>
      </w:r>
      <w:r w:rsidRPr="00365026">
        <w:rPr>
          <w:rFonts w:ascii="Times New Roman" w:hAnsi="Times New Roman"/>
          <w:color w:val="000000"/>
          <w:sz w:val="24"/>
          <w:szCs w:val="24"/>
          <w:lang w:val="en-US"/>
          <w:rPrChange w:id="1091" w:author="Jane Kohlhoff" w:date="2024-06-11T09:53:00Z" w16du:dateUtc="2024-06-10T23:53:00Z">
            <w:rPr>
              <w:rFonts w:cs="Helvetica"/>
              <w:color w:val="000000"/>
              <w:sz w:val="24"/>
              <w:szCs w:val="24"/>
              <w:lang w:val="en-US"/>
            </w:rPr>
          </w:rPrChange>
        </w:rPr>
        <w:t xml:space="preserve">PCIT-T </w:t>
      </w:r>
      <w:r w:rsidR="00A70618" w:rsidRPr="00365026">
        <w:rPr>
          <w:rFonts w:ascii="Times New Roman" w:hAnsi="Times New Roman"/>
          <w:color w:val="000000"/>
          <w:sz w:val="24"/>
          <w:szCs w:val="24"/>
          <w:lang w:val="en-US"/>
          <w:rPrChange w:id="1092" w:author="Jane Kohlhoff" w:date="2024-06-11T09:53:00Z" w16du:dateUtc="2024-06-10T23:53:00Z">
            <w:rPr>
              <w:rFonts w:cs="Helvetica"/>
              <w:color w:val="000000"/>
              <w:sz w:val="24"/>
              <w:szCs w:val="24"/>
              <w:lang w:val="en-US"/>
            </w:rPr>
          </w:rPrChange>
        </w:rPr>
        <w:t>to be superior to wait</w:t>
      </w:r>
      <w:del w:id="1093" w:author="Cheryl McNeil" w:date="2024-04-21T22:39:00Z" w16du:dateUtc="2024-04-22T02:39:00Z">
        <w:r w:rsidR="00A70618" w:rsidRPr="00365026" w:rsidDel="00EC4202">
          <w:rPr>
            <w:rFonts w:ascii="Times New Roman" w:hAnsi="Times New Roman"/>
            <w:color w:val="000000"/>
            <w:sz w:val="24"/>
            <w:szCs w:val="24"/>
            <w:lang w:val="en-US"/>
            <w:rPrChange w:id="1094" w:author="Jane Kohlhoff" w:date="2024-06-11T09:53:00Z" w16du:dateUtc="2024-06-10T23:53:00Z">
              <w:rPr>
                <w:rFonts w:cs="Helvetica"/>
                <w:color w:val="000000"/>
                <w:sz w:val="24"/>
                <w:szCs w:val="24"/>
                <w:lang w:val="en-US"/>
              </w:rPr>
            </w:rPrChange>
          </w:rPr>
          <w:delText>-</w:delText>
        </w:r>
      </w:del>
      <w:r w:rsidR="00A70618" w:rsidRPr="00365026">
        <w:rPr>
          <w:rFonts w:ascii="Times New Roman" w:hAnsi="Times New Roman"/>
          <w:color w:val="000000"/>
          <w:sz w:val="24"/>
          <w:szCs w:val="24"/>
          <w:lang w:val="en-US"/>
          <w:rPrChange w:id="1095" w:author="Jane Kohlhoff" w:date="2024-06-11T09:53:00Z" w16du:dateUtc="2024-06-10T23:53:00Z">
            <w:rPr>
              <w:rFonts w:cs="Helvetica"/>
              <w:color w:val="000000"/>
              <w:sz w:val="24"/>
              <w:szCs w:val="24"/>
              <w:lang w:val="en-US"/>
            </w:rPr>
          </w:rPrChange>
        </w:rPr>
        <w:t>list in a range of domains including increases in parental</w:t>
      </w:r>
      <w:r w:rsidRPr="00365026">
        <w:rPr>
          <w:rFonts w:ascii="Times New Roman" w:hAnsi="Times New Roman"/>
          <w:color w:val="000000"/>
          <w:sz w:val="24"/>
          <w:szCs w:val="24"/>
          <w:lang w:val="en-US"/>
          <w:rPrChange w:id="1096" w:author="Jane Kohlhoff" w:date="2024-06-11T09:53:00Z" w16du:dateUtc="2024-06-10T23:53:00Z">
            <w:rPr>
              <w:rFonts w:cs="Helvetica"/>
              <w:color w:val="000000"/>
              <w:sz w:val="24"/>
              <w:szCs w:val="24"/>
              <w:lang w:val="en-US"/>
            </w:rPr>
          </w:rPrChange>
        </w:rPr>
        <w:t xml:space="preserve"> </w:t>
      </w:r>
      <w:r w:rsidR="00705FD7" w:rsidRPr="00365026">
        <w:rPr>
          <w:rFonts w:ascii="Times New Roman" w:hAnsi="Times New Roman"/>
          <w:color w:val="000000"/>
          <w:sz w:val="24"/>
          <w:szCs w:val="24"/>
          <w:lang w:val="en-US"/>
          <w:rPrChange w:id="1097" w:author="Jane Kohlhoff" w:date="2024-06-11T09:53:00Z" w16du:dateUtc="2024-06-10T23:53:00Z">
            <w:rPr>
              <w:rFonts w:cs="Helvetica"/>
              <w:color w:val="000000"/>
              <w:sz w:val="24"/>
              <w:szCs w:val="24"/>
              <w:lang w:val="en-US"/>
            </w:rPr>
          </w:rPrChange>
        </w:rPr>
        <w:t>verbalizations</w:t>
      </w:r>
      <w:r w:rsidR="00A70618" w:rsidRPr="00365026">
        <w:rPr>
          <w:rFonts w:ascii="Times New Roman" w:hAnsi="Times New Roman"/>
          <w:color w:val="000000"/>
          <w:sz w:val="24"/>
          <w:szCs w:val="24"/>
          <w:lang w:val="en-US"/>
          <w:rPrChange w:id="1098" w:author="Jane Kohlhoff" w:date="2024-06-11T09:53:00Z" w16du:dateUtc="2024-06-10T23:53:00Z">
            <w:rPr>
              <w:rFonts w:cs="Helvetica"/>
              <w:color w:val="000000"/>
              <w:sz w:val="24"/>
              <w:szCs w:val="24"/>
              <w:lang w:val="en-US"/>
            </w:rPr>
          </w:rPrChange>
        </w:rPr>
        <w:t xml:space="preserve"> and </w:t>
      </w:r>
      <w:r w:rsidRPr="00365026">
        <w:rPr>
          <w:rFonts w:ascii="Times New Roman" w:hAnsi="Times New Roman"/>
          <w:color w:val="000000"/>
          <w:sz w:val="24"/>
          <w:szCs w:val="24"/>
          <w:lang w:val="en-US"/>
          <w:rPrChange w:id="1099" w:author="Jane Kohlhoff" w:date="2024-06-11T09:53:00Z" w16du:dateUtc="2024-06-10T23:53:00Z">
            <w:rPr>
              <w:rFonts w:cs="Helvetica"/>
              <w:color w:val="000000"/>
              <w:sz w:val="24"/>
              <w:szCs w:val="24"/>
              <w:lang w:val="en-US"/>
            </w:rPr>
          </w:rPrChange>
        </w:rPr>
        <w:t>emotional availability, and reduc</w:t>
      </w:r>
      <w:r w:rsidR="00A70618" w:rsidRPr="00365026">
        <w:rPr>
          <w:rFonts w:ascii="Times New Roman" w:hAnsi="Times New Roman"/>
          <w:color w:val="000000"/>
          <w:sz w:val="24"/>
          <w:szCs w:val="24"/>
          <w:lang w:val="en-US"/>
          <w:rPrChange w:id="1100" w:author="Jane Kohlhoff" w:date="2024-06-11T09:53:00Z" w16du:dateUtc="2024-06-10T23:53:00Z">
            <w:rPr>
              <w:rFonts w:cs="Helvetica"/>
              <w:color w:val="000000"/>
              <w:sz w:val="24"/>
              <w:szCs w:val="24"/>
              <w:lang w:val="en-US"/>
            </w:rPr>
          </w:rPrChange>
        </w:rPr>
        <w:t>tions in the severity of</w:t>
      </w:r>
      <w:r w:rsidRPr="00365026">
        <w:rPr>
          <w:rFonts w:ascii="Times New Roman" w:hAnsi="Times New Roman"/>
          <w:color w:val="000000"/>
          <w:sz w:val="24"/>
          <w:szCs w:val="24"/>
          <w:lang w:val="en-US"/>
          <w:rPrChange w:id="1101" w:author="Jane Kohlhoff" w:date="2024-06-11T09:53:00Z" w16du:dateUtc="2024-06-10T23:53:00Z">
            <w:rPr>
              <w:rFonts w:cs="Helvetica"/>
              <w:color w:val="000000"/>
              <w:sz w:val="24"/>
              <w:szCs w:val="24"/>
              <w:lang w:val="en-US"/>
            </w:rPr>
          </w:rPrChange>
        </w:rPr>
        <w:t xml:space="preserve"> child externalizing behavio</w:t>
      </w:r>
      <w:r w:rsidR="00A70618" w:rsidRPr="00365026">
        <w:rPr>
          <w:rFonts w:ascii="Times New Roman" w:hAnsi="Times New Roman"/>
          <w:color w:val="000000"/>
          <w:sz w:val="24"/>
          <w:szCs w:val="24"/>
          <w:lang w:val="en-US"/>
          <w:rPrChange w:id="1102" w:author="Jane Kohlhoff" w:date="2024-06-11T09:53:00Z" w16du:dateUtc="2024-06-10T23:53:00Z">
            <w:rPr>
              <w:rFonts w:cs="Helvetica"/>
              <w:color w:val="000000"/>
              <w:sz w:val="24"/>
              <w:szCs w:val="24"/>
              <w:lang w:val="en-US"/>
            </w:rPr>
          </w:rPrChange>
        </w:rPr>
        <w:t>rs</w:t>
      </w:r>
      <w:r w:rsidRPr="00365026">
        <w:rPr>
          <w:rFonts w:ascii="Times New Roman" w:hAnsi="Times New Roman"/>
          <w:color w:val="000000"/>
          <w:sz w:val="24"/>
          <w:szCs w:val="24"/>
          <w:lang w:val="en-US"/>
          <w:rPrChange w:id="1103" w:author="Jane Kohlhoff" w:date="2024-06-11T09:53:00Z" w16du:dateUtc="2024-06-10T23:53:00Z">
            <w:rPr>
              <w:rFonts w:cs="Helvetica"/>
              <w:color w:val="000000"/>
              <w:sz w:val="24"/>
              <w:szCs w:val="24"/>
              <w:lang w:val="en-US"/>
            </w:rPr>
          </w:rPrChange>
        </w:rPr>
        <w:t xml:space="preserve">. When the sample was followed up 4-months after the completion of PCIT-T treatment, </w:t>
      </w:r>
      <w:r w:rsidR="00A70618" w:rsidRPr="00365026">
        <w:rPr>
          <w:rFonts w:ascii="Times New Roman" w:hAnsi="Times New Roman"/>
          <w:color w:val="000000"/>
          <w:sz w:val="24"/>
          <w:szCs w:val="24"/>
          <w:lang w:val="en-US"/>
          <w:rPrChange w:id="1104" w:author="Jane Kohlhoff" w:date="2024-06-11T09:53:00Z" w16du:dateUtc="2024-06-10T23:53:00Z">
            <w:rPr>
              <w:rFonts w:cs="Helvetica"/>
              <w:color w:val="000000"/>
              <w:sz w:val="24"/>
              <w:szCs w:val="24"/>
              <w:lang w:val="en-US"/>
            </w:rPr>
          </w:rPrChange>
        </w:rPr>
        <w:t>the gains in these key parent and child domains</w:t>
      </w:r>
      <w:r w:rsidRPr="00365026">
        <w:rPr>
          <w:rFonts w:ascii="Times New Roman" w:hAnsi="Times New Roman"/>
          <w:color w:val="000000"/>
          <w:sz w:val="24"/>
          <w:szCs w:val="24"/>
          <w:lang w:val="en-US"/>
          <w:rPrChange w:id="1105" w:author="Jane Kohlhoff" w:date="2024-06-11T09:53:00Z" w16du:dateUtc="2024-06-10T23:53:00Z">
            <w:rPr>
              <w:rFonts w:cs="Helvetica"/>
              <w:color w:val="000000"/>
              <w:sz w:val="24"/>
              <w:szCs w:val="24"/>
              <w:lang w:val="en-US"/>
            </w:rPr>
          </w:rPrChange>
        </w:rPr>
        <w:t xml:space="preserve"> were maintained</w:t>
      </w:r>
      <w:r w:rsidR="00A70618" w:rsidRPr="00365026">
        <w:rPr>
          <w:rFonts w:ascii="Times New Roman" w:hAnsi="Times New Roman"/>
          <w:color w:val="000000"/>
          <w:sz w:val="24"/>
          <w:szCs w:val="24"/>
          <w:lang w:val="en-US"/>
          <w:rPrChange w:id="1106" w:author="Jane Kohlhoff" w:date="2024-06-11T09:53:00Z" w16du:dateUtc="2024-06-10T23:53:00Z">
            <w:rPr>
              <w:rFonts w:cs="Helvetica"/>
              <w:color w:val="000000"/>
              <w:sz w:val="24"/>
              <w:szCs w:val="24"/>
              <w:lang w:val="en-US"/>
            </w:rPr>
          </w:rPrChange>
        </w:rPr>
        <w:t xml:space="preserve"> </w:t>
      </w:r>
      <w:r w:rsidR="00A70618" w:rsidRPr="00365026">
        <w:rPr>
          <w:rFonts w:ascii="Times New Roman" w:hAnsi="Times New Roman"/>
          <w:color w:val="000000"/>
          <w:sz w:val="24"/>
          <w:szCs w:val="24"/>
          <w:lang w:val="en-US"/>
          <w:rPrChange w:id="1107" w:author="Jane Kohlhoff" w:date="2024-06-11T09:53:00Z" w16du:dateUtc="2024-06-10T23:53:00Z">
            <w:rPr>
              <w:rFonts w:cs="Helvetica"/>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&lt;EndNote&gt;&lt;Cite&gt;&lt;Author&gt;Kohlhoff&lt;/Author&gt;&lt;Year&gt;2020&lt;/Year&gt;&lt;RecNum&gt;1761&lt;/RecNum&gt;&lt;DisplayText&gt;(49)&lt;/DisplayText&gt;&lt;record&gt;&lt;rec-number&gt;1761&lt;/rec-number&gt;&lt;foreign-keys&gt;&lt;key app="EN" db-id="ards0dvaofa9d9es2f6vrf9iarwfp0z2w20v" timestamp="1696903344" guid="31d04529-353c-404e-aa1f-1c48a584a307"&gt;1761&lt;/key&gt;&lt;/foreign-keys&gt;&lt;ref-type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in a community-based setting: Improvements in parenting behaviour, emotional availability, child behaviour and attachment&lt;/title&gt;&lt;secondary-title&gt;Infant Mental Health Journal&lt;/secondary-title&gt;&lt;/titles&gt;&lt;periodical&gt;&lt;full-title&gt;Infant Mental Health Journal&lt;/full-title&gt;&lt;/periodical&gt;&lt;pages&gt;543-562&lt;/pages&gt;&lt;volume&gt;41&lt;/volume&gt;&lt;number&gt;4&lt;/number&gt;&lt;dates&gt;&lt;year&gt;2020&lt;/year&gt;&lt;/dates&gt;&lt;urls&gt;&lt;/urls&gt;&lt;/record&gt;&lt;/Cite&gt;&lt;/EndNote&gt;</w:instrText>
      </w:r>
      <w:r w:rsidR="00A70618" w:rsidRPr="00365026">
        <w:rPr>
          <w:rFonts w:ascii="Times New Roman" w:hAnsi="Times New Roman"/>
          <w:color w:val="000000"/>
          <w:sz w:val="24"/>
          <w:szCs w:val="24"/>
          <w:lang w:val="en-US"/>
          <w:rPrChange w:id="1108" w:author="Jane Kohlhoff" w:date="2024-06-11T09:53:00Z" w16du:dateUtc="2024-06-10T23:53:00Z">
            <w:rPr>
              <w:rFonts w:cs="Helvetica"/>
              <w:color w:val="000000"/>
              <w:sz w:val="24"/>
              <w:szCs w:val="24"/>
              <w:lang w:val="en-US"/>
            </w:rPr>
          </w:rPrChange>
        </w:rPr>
        <w:fldChar w:fldCharType="separate"/>
      </w:r>
      <w:r w:rsidR="00622933">
        <w:rPr>
          <w:rFonts w:ascii="Times New Roman" w:hAnsi="Times New Roman"/>
          <w:noProof/>
          <w:color w:val="000000"/>
          <w:sz w:val="24"/>
          <w:szCs w:val="24"/>
          <w:lang w:val="en-US"/>
        </w:rPr>
        <w:t>(49)</w:t>
      </w:r>
      <w:r w:rsidR="00A70618" w:rsidRPr="00365026">
        <w:rPr>
          <w:rFonts w:ascii="Times New Roman" w:hAnsi="Times New Roman"/>
          <w:color w:val="000000"/>
          <w:sz w:val="24"/>
          <w:szCs w:val="24"/>
          <w:lang w:val="en-US"/>
          <w:rPrChange w:id="1109" w:author="Jane Kohlhoff" w:date="2024-06-11T09:53:00Z" w16du:dateUtc="2024-06-10T23:53:00Z">
            <w:rPr>
              <w:rFonts w:cs="Helvetica"/>
              <w:color w:val="000000"/>
              <w:sz w:val="24"/>
              <w:szCs w:val="24"/>
              <w:lang w:val="en-US"/>
            </w:rPr>
          </w:rPrChange>
        </w:rPr>
        <w:fldChar w:fldCharType="end"/>
      </w:r>
      <w:r w:rsidRPr="00365026">
        <w:rPr>
          <w:rFonts w:ascii="Times New Roman" w:hAnsi="Times New Roman"/>
          <w:color w:val="000000"/>
          <w:sz w:val="24"/>
          <w:szCs w:val="24"/>
          <w:lang w:val="en-US"/>
          <w:rPrChange w:id="1110" w:author="Jane Kohlhoff" w:date="2024-06-11T09:53:00Z" w16du:dateUtc="2024-06-10T23:53:00Z">
            <w:rPr>
              <w:rFonts w:cs="Helvetica"/>
              <w:color w:val="000000"/>
              <w:sz w:val="24"/>
              <w:szCs w:val="24"/>
              <w:lang w:val="en-US"/>
            </w:rPr>
          </w:rPrChange>
        </w:rPr>
        <w:t xml:space="preserve">. </w:t>
      </w:r>
      <w:r w:rsidR="00A70618" w:rsidRPr="00365026">
        <w:rPr>
          <w:rFonts w:ascii="Times New Roman" w:hAnsi="Times New Roman"/>
          <w:color w:val="000000"/>
          <w:sz w:val="24"/>
          <w:szCs w:val="24"/>
          <w:lang w:val="en-US"/>
          <w:rPrChange w:id="1111" w:author="Jane Kohlhoff" w:date="2024-06-11T09:53:00Z" w16du:dateUtc="2024-06-10T23:53:00Z">
            <w:rPr>
              <w:rFonts w:cs="Helvetica"/>
              <w:color w:val="000000"/>
              <w:sz w:val="24"/>
              <w:szCs w:val="24"/>
              <w:lang w:val="en-US"/>
            </w:rPr>
          </w:rPrChange>
        </w:rPr>
        <w:t>While the</w:t>
      </w:r>
      <w:r w:rsidRPr="00365026">
        <w:rPr>
          <w:rFonts w:ascii="Times New Roman" w:hAnsi="Times New Roman"/>
          <w:color w:val="000000"/>
          <w:sz w:val="24"/>
          <w:szCs w:val="24"/>
          <w:lang w:val="en-US"/>
          <w:rPrChange w:id="1112" w:author="Jane Kohlhoff" w:date="2024-06-11T09:53:00Z" w16du:dateUtc="2024-06-10T23:53:00Z">
            <w:rPr>
              <w:rFonts w:cs="Helvetica"/>
              <w:color w:val="000000"/>
              <w:sz w:val="24"/>
              <w:szCs w:val="24"/>
              <w:lang w:val="en-US"/>
            </w:rPr>
          </w:rPrChange>
        </w:rPr>
        <w:t xml:space="preserve"> sample size at follow-up was small for categorical analyses</w:t>
      </w:r>
      <w:ins w:id="1113" w:author="Jane Kohlhoff" w:date="2024-05-17T06:02:00Z" w16du:dateUtc="2024-05-16T20:02:00Z">
        <w:r w:rsidR="002103B2" w:rsidRPr="00365026">
          <w:rPr>
            <w:rFonts w:ascii="Times New Roman" w:hAnsi="Times New Roman"/>
            <w:color w:val="000000"/>
            <w:sz w:val="24"/>
            <w:szCs w:val="24"/>
            <w:lang w:val="en-US"/>
            <w:rPrChange w:id="1114" w:author="Jane Kohlhoff" w:date="2024-06-11T09:53:00Z" w16du:dateUtc="2024-06-10T23:53:00Z">
              <w:rPr>
                <w:rFonts w:cs="Helvetica"/>
                <w:color w:val="000000"/>
                <w:sz w:val="24"/>
                <w:szCs w:val="24"/>
                <w:lang w:val="en-US"/>
              </w:rPr>
            </w:rPrChange>
          </w:rPr>
          <w:t xml:space="preserve"> (</w:t>
        </w:r>
        <w:r w:rsidR="002103B2" w:rsidRPr="00365026">
          <w:rPr>
            <w:rFonts w:ascii="Times New Roman" w:hAnsi="Times New Roman"/>
            <w:i/>
            <w:iCs/>
            <w:color w:val="000000"/>
            <w:sz w:val="24"/>
            <w:szCs w:val="24"/>
            <w:lang w:val="en-US"/>
            <w:rPrChange w:id="1115" w:author="Jane Kohlhoff" w:date="2024-06-11T09:53:00Z" w16du:dateUtc="2024-06-10T23:53:00Z">
              <w:rPr>
                <w:rFonts w:cs="Helvetica"/>
                <w:color w:val="000000"/>
                <w:sz w:val="24"/>
                <w:szCs w:val="24"/>
                <w:lang w:val="en-US"/>
              </w:rPr>
            </w:rPrChange>
          </w:rPr>
          <w:t>n</w:t>
        </w:r>
        <w:r w:rsidR="002103B2" w:rsidRPr="00365026">
          <w:rPr>
            <w:rFonts w:ascii="Times New Roman" w:hAnsi="Times New Roman"/>
            <w:color w:val="000000"/>
            <w:sz w:val="24"/>
            <w:szCs w:val="24"/>
            <w:lang w:val="en-US"/>
            <w:rPrChange w:id="1116" w:author="Jane Kohlhoff" w:date="2024-06-11T09:53:00Z" w16du:dateUtc="2024-06-10T23:53:00Z">
              <w:rPr>
                <w:rFonts w:cs="Helvetica"/>
                <w:color w:val="000000"/>
                <w:sz w:val="24"/>
                <w:szCs w:val="24"/>
                <w:lang w:val="en-US"/>
              </w:rPr>
            </w:rPrChange>
          </w:rPr>
          <w:t>=16)</w:t>
        </w:r>
      </w:ins>
      <w:r w:rsidRPr="00365026">
        <w:rPr>
          <w:rFonts w:ascii="Times New Roman" w:hAnsi="Times New Roman"/>
          <w:color w:val="000000"/>
          <w:sz w:val="24"/>
          <w:szCs w:val="24"/>
          <w:lang w:val="en-US"/>
          <w:rPrChange w:id="1117" w:author="Jane Kohlhoff" w:date="2024-06-11T09:53:00Z" w16du:dateUtc="2024-06-10T23:53:00Z">
            <w:rPr>
              <w:rFonts w:cs="Helvetica"/>
              <w:color w:val="000000"/>
              <w:sz w:val="24"/>
              <w:szCs w:val="24"/>
              <w:lang w:val="en-US"/>
            </w:rPr>
          </w:rPrChange>
        </w:rPr>
        <w:t xml:space="preserve">, there was a pattern </w:t>
      </w:r>
      <w:r w:rsidR="00A70618" w:rsidRPr="00365026">
        <w:rPr>
          <w:rFonts w:ascii="Times New Roman" w:hAnsi="Times New Roman"/>
          <w:color w:val="000000"/>
          <w:sz w:val="24"/>
          <w:szCs w:val="24"/>
          <w:lang w:val="en-US"/>
          <w:rPrChange w:id="1118" w:author="Jane Kohlhoff" w:date="2024-06-11T09:53:00Z" w16du:dateUtc="2024-06-10T23:53:00Z">
            <w:rPr>
              <w:rFonts w:cs="Helvetica"/>
              <w:color w:val="000000"/>
              <w:sz w:val="24"/>
              <w:szCs w:val="24"/>
              <w:lang w:val="en-US"/>
            </w:rPr>
          </w:rPrChange>
        </w:rPr>
        <w:t xml:space="preserve">(non-significant) </w:t>
      </w:r>
      <w:r w:rsidRPr="00365026">
        <w:rPr>
          <w:rFonts w:ascii="Times New Roman" w:hAnsi="Times New Roman"/>
          <w:color w:val="000000"/>
          <w:sz w:val="24"/>
          <w:szCs w:val="24"/>
          <w:lang w:val="en-US"/>
          <w:rPrChange w:id="1119" w:author="Jane Kohlhoff" w:date="2024-06-11T09:53:00Z" w16du:dateUtc="2024-06-10T23:53:00Z">
            <w:rPr>
              <w:rFonts w:cs="Helvetica"/>
              <w:color w:val="000000"/>
              <w:sz w:val="24"/>
              <w:szCs w:val="24"/>
              <w:lang w:val="en-US"/>
            </w:rPr>
          </w:rPrChange>
        </w:rPr>
        <w:t>of positive change from disorganized to organized infant attachment.</w:t>
      </w:r>
      <w:ins w:id="1120" w:author="Jane Kohlhoff" w:date="2024-05-17T06:33:00Z" w16du:dateUtc="2024-05-16T20:33:00Z">
        <w:r w:rsidR="003D5536" w:rsidRPr="00365026">
          <w:rPr>
            <w:rFonts w:ascii="Times New Roman" w:hAnsi="Times New Roman"/>
            <w:color w:val="000000"/>
            <w:sz w:val="24"/>
            <w:szCs w:val="24"/>
            <w:lang w:val="en-US"/>
            <w:rPrChange w:id="1121" w:author="Jane Kohlhoff" w:date="2024-06-11T09:53:00Z" w16du:dateUtc="2024-06-10T23:53:00Z">
              <w:rPr>
                <w:rFonts w:cs="Helvetica"/>
                <w:color w:val="000000"/>
                <w:sz w:val="24"/>
                <w:szCs w:val="24"/>
                <w:lang w:val="en-US"/>
              </w:rPr>
            </w:rPrChange>
          </w:rPr>
          <w:t xml:space="preserve"> </w:t>
        </w:r>
      </w:ins>
    </w:p>
    <w:p w14:paraId="5F457AE0" w14:textId="77777777" w:rsidR="00BF0A78" w:rsidRPr="00365026" w:rsidRDefault="00BF0A78" w:rsidP="00585E9A">
      <w:pPr>
        <w:pStyle w:val="NormalWeb"/>
        <w:spacing w:before="0" w:beforeAutospacing="0" w:after="0" w:afterAutospacing="0" w:line="480" w:lineRule="auto"/>
        <w:ind w:firstLine="720"/>
        <w:contextualSpacing/>
        <w:rPr>
          <w:ins w:id="1122" w:author="Jane Kohlhoff" w:date="2024-06-11T10:16:00Z" w16du:dateUtc="2024-06-11T00:16:00Z"/>
          <w:rFonts w:ascii="Times New Roman" w:hAnsi="Times New Roman"/>
          <w:color w:val="000000"/>
          <w:sz w:val="24"/>
          <w:szCs w:val="24"/>
          <w:lang w:val="en-US"/>
          <w:rPrChange w:id="1123" w:author="Jane Kohlhoff" w:date="2024-06-11T09:53:00Z" w16du:dateUtc="2024-06-10T23:53:00Z">
            <w:rPr>
              <w:ins w:id="1124" w:author="Jane Kohlhoff" w:date="2024-06-11T10:16:00Z" w16du:dateUtc="2024-06-11T00:16:00Z"/>
              <w:rFonts w:cs="Helvetica"/>
              <w:color w:val="000000"/>
              <w:sz w:val="24"/>
              <w:szCs w:val="24"/>
              <w:lang w:val="en-US"/>
            </w:rPr>
          </w:rPrChange>
        </w:rPr>
      </w:pPr>
    </w:p>
    <w:p w14:paraId="1881453E" w14:textId="3C1847DB" w:rsidR="008C584A" w:rsidRPr="00365026" w:rsidRDefault="008C584A" w:rsidP="00585E9A">
      <w:pPr>
        <w:pStyle w:val="NormalWeb"/>
        <w:spacing w:before="0" w:beforeAutospacing="0" w:after="0" w:afterAutospacing="0" w:line="480" w:lineRule="auto"/>
        <w:ind w:firstLine="720"/>
        <w:contextualSpacing/>
        <w:rPr>
          <w:ins w:id="1125" w:author="Jane Kohlhoff" w:date="2024-06-11T08:38:00Z" w16du:dateUtc="2024-06-10T22:38:00Z"/>
          <w:rFonts w:ascii="Times New Roman" w:hAnsi="Times New Roman"/>
          <w:b/>
          <w:bCs/>
          <w:color w:val="000000"/>
          <w:sz w:val="24"/>
          <w:szCs w:val="24"/>
          <w:highlight w:val="yellow"/>
          <w:lang w:val="en-US"/>
          <w:rPrChange w:id="1126" w:author="Jane Kohlhoff" w:date="2024-06-11T09:53:00Z" w16du:dateUtc="2024-06-10T23:53:00Z">
            <w:rPr>
              <w:ins w:id="1127" w:author="Jane Kohlhoff" w:date="2024-06-11T08:38:00Z" w16du:dateUtc="2024-06-10T22:38:00Z"/>
              <w:rFonts w:cs="Helvetica"/>
              <w:color w:val="000000"/>
              <w:sz w:val="24"/>
              <w:szCs w:val="24"/>
              <w:highlight w:val="yellow"/>
              <w:lang w:val="en-US"/>
            </w:rPr>
          </w:rPrChange>
        </w:rPr>
      </w:pPr>
      <w:ins w:id="1128" w:author="Jane Kohlhoff" w:date="2024-06-11T08:38:00Z" w16du:dateUtc="2024-06-10T22:38:00Z">
        <w:r w:rsidRPr="00365026">
          <w:rPr>
            <w:rFonts w:ascii="Times New Roman" w:hAnsi="Times New Roman"/>
            <w:b/>
            <w:bCs/>
            <w:color w:val="000000"/>
            <w:sz w:val="24"/>
            <w:szCs w:val="24"/>
            <w:lang w:val="en-US"/>
            <w:rPrChange w:id="1129" w:author="Jane Kohlhoff" w:date="2024-06-11T09:53:00Z" w16du:dateUtc="2024-06-10T23:53:00Z">
              <w:rPr>
                <w:rFonts w:cs="Helvetica"/>
                <w:color w:val="000000"/>
                <w:sz w:val="24"/>
                <w:szCs w:val="24"/>
                <w:lang w:val="en-US"/>
              </w:rPr>
            </w:rPrChange>
          </w:rPr>
          <w:t xml:space="preserve">Study </w:t>
        </w:r>
        <w:r w:rsidRPr="00365026">
          <w:rPr>
            <w:rFonts w:ascii="Times New Roman" w:hAnsi="Times New Roman"/>
            <w:b/>
            <w:bCs/>
            <w:color w:val="000000"/>
            <w:sz w:val="24"/>
            <w:szCs w:val="24"/>
            <w:lang w:val="en-US"/>
            <w:rPrChange w:id="1130" w:author="Jane Kohlhoff" w:date="2024-06-11T09:53:00Z" w16du:dateUtc="2024-06-10T23:53:00Z">
              <w:rPr>
                <w:rFonts w:cs="Helvetica"/>
                <w:b/>
                <w:bCs/>
                <w:color w:val="000000"/>
                <w:sz w:val="24"/>
                <w:szCs w:val="24"/>
                <w:lang w:val="en-US"/>
              </w:rPr>
            </w:rPrChange>
          </w:rPr>
          <w:t>A</w:t>
        </w:r>
        <w:r w:rsidRPr="00365026">
          <w:rPr>
            <w:rFonts w:ascii="Times New Roman" w:hAnsi="Times New Roman"/>
            <w:b/>
            <w:bCs/>
            <w:color w:val="000000"/>
            <w:sz w:val="24"/>
            <w:szCs w:val="24"/>
            <w:lang w:val="en-US"/>
            <w:rPrChange w:id="1131" w:author="Jane Kohlhoff" w:date="2024-06-11T09:53:00Z" w16du:dateUtc="2024-06-10T23:53:00Z">
              <w:rPr>
                <w:rFonts w:cs="Helvetica"/>
                <w:color w:val="000000"/>
                <w:sz w:val="24"/>
                <w:szCs w:val="24"/>
                <w:lang w:val="en-US"/>
              </w:rPr>
            </w:rPrChange>
          </w:rPr>
          <w:t>ims</w:t>
        </w:r>
      </w:ins>
    </w:p>
    <w:p w14:paraId="14D3199A" w14:textId="24AA329F" w:rsidR="001D53F3" w:rsidRPr="00365026" w:rsidRDefault="00074C41" w:rsidP="00622933">
      <w:pPr>
        <w:pStyle w:val="NormalWeb"/>
        <w:spacing w:before="0" w:beforeAutospacing="0" w:after="0" w:afterAutospacing="0" w:line="480" w:lineRule="auto"/>
        <w:ind w:firstLine="720"/>
        <w:contextualSpacing/>
        <w:rPr>
          <w:ins w:id="1132" w:author="Jane Kohlhoff" w:date="2024-05-17T06:28:00Z" w16du:dateUtc="2024-05-16T20:28:00Z"/>
          <w:rFonts w:ascii="Times New Roman" w:hAnsi="Times New Roman"/>
          <w:color w:val="000000"/>
          <w:sz w:val="24"/>
          <w:szCs w:val="24"/>
          <w:lang w:val="en-US"/>
          <w:rPrChange w:id="1133" w:author="Jane Kohlhoff" w:date="2024-06-11T09:53:00Z" w16du:dateUtc="2024-06-10T23:53:00Z">
            <w:rPr>
              <w:ins w:id="1134" w:author="Jane Kohlhoff" w:date="2024-05-17T06:28:00Z" w16du:dateUtc="2024-05-16T20:28:00Z"/>
              <w:rFonts w:cs="Helvetica"/>
              <w:color w:val="000000"/>
              <w:sz w:val="24"/>
              <w:szCs w:val="24"/>
              <w:lang w:val="en-US"/>
            </w:rPr>
          </w:rPrChange>
        </w:rPr>
      </w:pPr>
      <w:del w:id="1135" w:author="Jane Kohlhoff" w:date="2024-06-10T19:22:00Z" w16du:dateUtc="2024-06-10T09:22:00Z">
        <w:r w:rsidRPr="00365026" w:rsidDel="00AB5918">
          <w:rPr>
            <w:rFonts w:ascii="Times New Roman" w:hAnsi="Times New Roman"/>
            <w:color w:val="000000"/>
            <w:sz w:val="24"/>
            <w:szCs w:val="24"/>
            <w:lang w:val="en-US"/>
            <w:rPrChange w:id="1136" w:author="Jane Kohlhoff" w:date="2024-06-11T09:53:00Z" w16du:dateUtc="2024-06-10T23:53:00Z">
              <w:rPr>
                <w:rFonts w:cs="Helvetica"/>
                <w:color w:val="000000"/>
                <w:sz w:val="24"/>
                <w:szCs w:val="24"/>
                <w:lang w:val="en-US"/>
              </w:rPr>
            </w:rPrChange>
          </w:rPr>
          <w:delText xml:space="preserve">Apart from these few preliminary studies, there have been no other investigations of the effectiveness of PCIT-T, </w:delText>
        </w:r>
      </w:del>
      <w:ins w:id="1137" w:author="Jane Kohlhoff" w:date="2024-06-10T19:22:00Z" w16du:dateUtc="2024-06-10T09:22:00Z">
        <w:r w:rsidR="00D90090" w:rsidRPr="00365026">
          <w:rPr>
            <w:rFonts w:ascii="Times New Roman" w:hAnsi="Times New Roman"/>
            <w:color w:val="000000"/>
            <w:sz w:val="24"/>
            <w:szCs w:val="24"/>
            <w:lang w:val="en-US"/>
            <w:rPrChange w:id="1138" w:author="Jane Kohlhoff" w:date="2024-06-11T09:53:00Z" w16du:dateUtc="2024-06-10T23:53:00Z">
              <w:rPr>
                <w:rStyle w:val="cf01"/>
              </w:rPr>
            </w:rPrChange>
          </w:rPr>
          <w:t xml:space="preserve">While preliminary evidence </w:t>
        </w:r>
      </w:ins>
      <w:ins w:id="1139" w:author="Jane Kohlhoff" w:date="2024-06-10T19:24:00Z" w16du:dateUtc="2024-06-10T09:24:00Z">
        <w:r w:rsidR="00A828D6" w:rsidRPr="00365026">
          <w:rPr>
            <w:rFonts w:ascii="Times New Roman" w:hAnsi="Times New Roman"/>
            <w:color w:val="000000"/>
            <w:sz w:val="24"/>
            <w:szCs w:val="24"/>
            <w:lang w:val="en-US"/>
            <w:rPrChange w:id="1140" w:author="Jane Kohlhoff" w:date="2024-06-11T09:53:00Z" w16du:dateUtc="2024-06-10T23:53:00Z">
              <w:rPr>
                <w:rFonts w:cs="Helvetica"/>
                <w:color w:val="000000"/>
                <w:sz w:val="24"/>
                <w:szCs w:val="24"/>
                <w:lang w:val="en-US"/>
              </w:rPr>
            </w:rPrChange>
          </w:rPr>
          <w:t xml:space="preserve">points to </w:t>
        </w:r>
      </w:ins>
      <w:ins w:id="1141" w:author="Jane Kohlhoff" w:date="2024-06-10T19:22:00Z" w16du:dateUtc="2024-06-10T09:22:00Z">
        <w:r w:rsidR="00D90090" w:rsidRPr="00365026">
          <w:rPr>
            <w:rFonts w:ascii="Times New Roman" w:hAnsi="Times New Roman"/>
            <w:color w:val="000000"/>
            <w:sz w:val="24"/>
            <w:szCs w:val="24"/>
            <w:lang w:val="en-US"/>
            <w:rPrChange w:id="1142" w:author="Jane Kohlhoff" w:date="2024-06-11T09:53:00Z" w16du:dateUtc="2024-06-10T23:53:00Z">
              <w:rPr>
                <w:rStyle w:val="cf01"/>
              </w:rPr>
            </w:rPrChange>
          </w:rPr>
          <w:t xml:space="preserve">the effectiveness of PCIT-T, there is limited understanding of the intervention’s </w:t>
        </w:r>
      </w:ins>
      <w:del w:id="1143" w:author="Jane Kohlhoff" w:date="2024-06-10T19:24:00Z" w16du:dateUtc="2024-06-10T09:24:00Z">
        <w:r w:rsidRPr="00365026" w:rsidDel="00A828D6">
          <w:rPr>
            <w:rFonts w:ascii="Times New Roman" w:hAnsi="Times New Roman"/>
            <w:color w:val="000000"/>
            <w:sz w:val="24"/>
            <w:szCs w:val="24"/>
            <w:lang w:val="en-US"/>
            <w:rPrChange w:id="1144" w:author="Jane Kohlhoff" w:date="2024-06-11T09:53:00Z" w16du:dateUtc="2024-06-10T23:53:00Z">
              <w:rPr>
                <w:rFonts w:cs="Helvetica"/>
                <w:color w:val="000000"/>
                <w:sz w:val="24"/>
                <w:szCs w:val="24"/>
                <w:lang w:val="en-US"/>
              </w:rPr>
            </w:rPrChange>
          </w:rPr>
          <w:delText xml:space="preserve">and there is currently no evidence of the intervention’s </w:delText>
        </w:r>
      </w:del>
      <w:r w:rsidRPr="00365026">
        <w:rPr>
          <w:rFonts w:ascii="Times New Roman" w:hAnsi="Times New Roman"/>
          <w:color w:val="000000"/>
          <w:sz w:val="24"/>
          <w:szCs w:val="24"/>
          <w:lang w:val="en-US"/>
          <w:rPrChange w:id="1145" w:author="Jane Kohlhoff" w:date="2024-06-11T09:53:00Z" w16du:dateUtc="2024-06-10T23:53:00Z">
            <w:rPr>
              <w:rFonts w:cs="Helvetica"/>
              <w:color w:val="000000"/>
              <w:sz w:val="24"/>
              <w:szCs w:val="24"/>
              <w:lang w:val="en-US"/>
            </w:rPr>
          </w:rPrChange>
        </w:rPr>
        <w:t xml:space="preserve">capacity to bring changes in key intervention target areas including </w:t>
      </w:r>
      <w:r w:rsidR="00585E9A" w:rsidRPr="00365026">
        <w:rPr>
          <w:rFonts w:ascii="Times New Roman" w:hAnsi="Times New Roman"/>
          <w:color w:val="000000"/>
          <w:sz w:val="24"/>
          <w:szCs w:val="24"/>
          <w:lang w:val="en-US"/>
          <w:rPrChange w:id="1146" w:author="Jane Kohlhoff" w:date="2024-06-11T09:53:00Z" w16du:dateUtc="2024-06-10T23:53:00Z">
            <w:rPr>
              <w:rFonts w:cs="Helvetica"/>
              <w:color w:val="000000"/>
              <w:sz w:val="24"/>
              <w:szCs w:val="24"/>
              <w:lang w:val="en-US"/>
            </w:rPr>
          </w:rPrChange>
        </w:rPr>
        <w:t xml:space="preserve">emotion regulation </w:t>
      </w:r>
      <w:r w:rsidRPr="00365026">
        <w:rPr>
          <w:rFonts w:ascii="Times New Roman" w:hAnsi="Times New Roman"/>
          <w:color w:val="000000"/>
          <w:sz w:val="24"/>
          <w:szCs w:val="24"/>
          <w:lang w:val="en-US"/>
          <w:rPrChange w:id="1147" w:author="Jane Kohlhoff" w:date="2024-06-11T09:53:00Z" w16du:dateUtc="2024-06-10T23:53:00Z">
            <w:rPr>
              <w:rFonts w:cs="Helvetica"/>
              <w:color w:val="000000"/>
              <w:sz w:val="24"/>
              <w:szCs w:val="24"/>
              <w:lang w:val="en-US"/>
            </w:rPr>
          </w:rPrChange>
        </w:rPr>
        <w:t>and parent-child attachment quality</w:t>
      </w:r>
      <w:r w:rsidR="00585E9A" w:rsidRPr="00365026">
        <w:rPr>
          <w:rFonts w:ascii="Times New Roman" w:hAnsi="Times New Roman"/>
          <w:color w:val="000000"/>
          <w:sz w:val="24"/>
          <w:szCs w:val="24"/>
          <w:lang w:val="en-US"/>
          <w:rPrChange w:id="1148" w:author="Jane Kohlhoff" w:date="2024-06-11T09:53:00Z" w16du:dateUtc="2024-06-10T23:53:00Z">
            <w:rPr>
              <w:rFonts w:cs="Helvetica"/>
              <w:color w:val="000000"/>
              <w:sz w:val="24"/>
              <w:szCs w:val="24"/>
              <w:lang w:val="en-US"/>
            </w:rPr>
          </w:rPrChange>
        </w:rPr>
        <w:t xml:space="preserve">. </w:t>
      </w:r>
      <w:ins w:id="1149" w:author="Jane Kohlhoff" w:date="2024-06-10T19:25:00Z" w16du:dateUtc="2024-06-10T09:25:00Z">
        <w:r w:rsidR="002D22CF" w:rsidRPr="00365026">
          <w:rPr>
            <w:rFonts w:ascii="Times New Roman" w:hAnsi="Times New Roman"/>
            <w:color w:val="000000"/>
            <w:sz w:val="24"/>
            <w:szCs w:val="24"/>
            <w:lang w:val="en-US"/>
            <w:rPrChange w:id="1150" w:author="Jane Kohlhoff" w:date="2024-06-11T09:53:00Z" w16du:dateUtc="2024-06-10T23:53:00Z">
              <w:rPr>
                <w:rFonts w:cs="Helvetica"/>
                <w:color w:val="000000"/>
                <w:sz w:val="24"/>
                <w:szCs w:val="24"/>
                <w:lang w:val="en-US"/>
              </w:rPr>
            </w:rPrChange>
          </w:rPr>
          <w:t>In addition, a</w:t>
        </w:r>
      </w:ins>
      <w:ins w:id="1151" w:author="Jane Kohlhoff" w:date="2024-05-22T06:47:00Z" w16du:dateUtc="2024-05-21T20:47:00Z">
        <w:r w:rsidR="00F753D0" w:rsidRPr="00365026">
          <w:rPr>
            <w:rFonts w:ascii="Times New Roman" w:hAnsi="Times New Roman"/>
            <w:color w:val="000000"/>
            <w:sz w:val="24"/>
            <w:szCs w:val="24"/>
            <w:lang w:val="en-US"/>
            <w:rPrChange w:id="1152" w:author="Jane Kohlhoff" w:date="2024-06-11T09:53:00Z" w16du:dateUtc="2024-06-10T23:53:00Z">
              <w:rPr>
                <w:rFonts w:cs="Helvetica"/>
                <w:color w:val="000000"/>
                <w:sz w:val="24"/>
                <w:szCs w:val="24"/>
                <w:lang w:val="en-US"/>
              </w:rPr>
            </w:rPrChange>
          </w:rPr>
          <w:t xml:space="preserve">part from one published case study </w:t>
        </w:r>
      </w:ins>
      <w:r w:rsidR="00F753D0" w:rsidRPr="00365026">
        <w:rPr>
          <w:rFonts w:ascii="Times New Roman" w:hAnsi="Times New Roman"/>
          <w:color w:val="000000"/>
          <w:sz w:val="24"/>
          <w:szCs w:val="24"/>
          <w:lang w:val="en-US"/>
          <w:rPrChange w:id="1153" w:author="Jane Kohlhoff" w:date="2024-06-11T09:53:00Z" w16du:dateUtc="2024-06-10T23:53:00Z">
            <w:rPr>
              <w:rFonts w:cs="Helvetica"/>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&lt;EndNote&gt;&lt;Cite&gt;&lt;Author&gt;Cibralic&lt;/Author&gt;&lt;Year&gt;2021&lt;/Year&gt;&lt;RecNum&gt;3666&lt;/RecNum&gt;&lt;DisplayText&gt;(50)&lt;/DisplayText&gt;&lt;record&gt;&lt;rec-number&gt;3666&lt;/rec-number&gt;&lt;foreign-keys&gt;&lt;key app="EN" db-id="ards0dvaofa9d9es2f6vrf9iarwfp0z2w20v" timestamp="1716324518" guid="ad507d6b-d129-494c-aa57-c8513f97d32a"&gt;3666&lt;/key&gt;&lt;/foreign-keys&gt;&lt;ref-type name="Journal Article"&gt;17&lt;/ref-type&gt;&lt;contributors&gt;&lt;authors&gt;&lt;author&gt;Cibralic, Sara&lt;/author&gt;&lt;author&gt;Kohlhoff, Jane&lt;/author&gt;&lt;author&gt;Wallace, Nancy&lt;/author&gt;&lt;author&gt;McMahon, Catherine&lt;/author&gt;&lt;author&gt;Eapen, Valsamma&lt;/author&gt;&lt;/authors&gt;&lt;/contributors&gt;&lt;titles&gt;&lt;title&gt;Treating externalizing behaviors in toddlers with ASD traits using parent-child interaction therapy for toddlers: a case study&lt;/title&gt;&lt;secondary-title&gt;Clinical Case Studies&lt;/secondary-title&gt;&lt;/titles&gt;&lt;periodical&gt;&lt;full-title&gt;Clinical Case Studies&lt;/full-title&gt;&lt;/periodical&gt;&lt;pages&gt;165-184&lt;/pages&gt;&lt;volume&gt;20&lt;/volume&gt;&lt;number&gt;2&lt;/number&gt;&lt;dates&gt;&lt;year&gt;2021&lt;/year&gt;&lt;/dates&gt;&lt;isbn&gt;1534-6501&lt;/isbn&gt;&lt;urls&gt;&lt;/urls&gt;&lt;/record&gt;&lt;/Cite&gt;&lt;/EndNote&gt;</w:instrText>
      </w:r>
      <w:r w:rsidR="00F753D0" w:rsidRPr="00365026">
        <w:rPr>
          <w:rFonts w:ascii="Times New Roman" w:hAnsi="Times New Roman"/>
          <w:color w:val="000000"/>
          <w:sz w:val="24"/>
          <w:szCs w:val="24"/>
          <w:lang w:val="en-US"/>
          <w:rPrChange w:id="1154" w:author="Jane Kohlhoff" w:date="2024-06-11T09:53:00Z" w16du:dateUtc="2024-06-10T23:53:00Z">
            <w:rPr>
              <w:rFonts w:cs="Helvetica"/>
              <w:color w:val="000000"/>
              <w:sz w:val="24"/>
              <w:szCs w:val="24"/>
              <w:lang w:val="en-US"/>
            </w:rPr>
          </w:rPrChange>
        </w:rPr>
        <w:fldChar w:fldCharType="separate"/>
      </w:r>
      <w:r w:rsidR="00622933">
        <w:rPr>
          <w:rFonts w:ascii="Times New Roman" w:hAnsi="Times New Roman"/>
          <w:noProof/>
          <w:color w:val="000000"/>
          <w:sz w:val="24"/>
          <w:szCs w:val="24"/>
          <w:lang w:val="en-US"/>
        </w:rPr>
        <w:t>(50)</w:t>
      </w:r>
      <w:r w:rsidR="00F753D0" w:rsidRPr="00365026">
        <w:rPr>
          <w:rFonts w:ascii="Times New Roman" w:hAnsi="Times New Roman"/>
          <w:color w:val="000000"/>
          <w:sz w:val="24"/>
          <w:szCs w:val="24"/>
          <w:lang w:val="en-US"/>
          <w:rPrChange w:id="1155" w:author="Jane Kohlhoff" w:date="2024-06-11T09:53:00Z" w16du:dateUtc="2024-06-10T23:53:00Z">
            <w:rPr>
              <w:rFonts w:cs="Helvetica"/>
              <w:color w:val="000000"/>
              <w:sz w:val="24"/>
              <w:szCs w:val="24"/>
              <w:lang w:val="en-US"/>
            </w:rPr>
          </w:rPrChange>
        </w:rPr>
        <w:fldChar w:fldCharType="end"/>
      </w:r>
      <w:ins w:id="1156" w:author="Jane Kohlhoff" w:date="2024-05-22T06:48:00Z" w16du:dateUtc="2024-05-21T20:48:00Z">
        <w:r w:rsidR="00F753D0" w:rsidRPr="00365026">
          <w:rPr>
            <w:rFonts w:ascii="Times New Roman" w:hAnsi="Times New Roman"/>
            <w:color w:val="000000"/>
            <w:sz w:val="24"/>
            <w:szCs w:val="24"/>
            <w:lang w:val="en-US"/>
            <w:rPrChange w:id="1157" w:author="Jane Kohlhoff" w:date="2024-06-11T09:53:00Z" w16du:dateUtc="2024-06-10T23:53:00Z">
              <w:rPr>
                <w:rFonts w:cs="Helvetica"/>
                <w:color w:val="000000"/>
                <w:sz w:val="24"/>
                <w:szCs w:val="24"/>
                <w:lang w:val="en-US"/>
              </w:rPr>
            </w:rPrChange>
          </w:rPr>
          <w:t>, t</w:t>
        </w:r>
      </w:ins>
      <w:del w:id="1158" w:author="Jane Kohlhoff" w:date="2024-05-22T06:48:00Z" w16du:dateUtc="2024-05-21T20:48:00Z">
        <w:r w:rsidR="00585E9A" w:rsidRPr="00365026" w:rsidDel="00F753D0">
          <w:rPr>
            <w:rFonts w:ascii="Times New Roman" w:hAnsi="Times New Roman"/>
            <w:color w:val="000000"/>
            <w:sz w:val="24"/>
            <w:szCs w:val="24"/>
            <w:lang w:val="en-US"/>
            <w:rPrChange w:id="1159" w:author="Jane Kohlhoff" w:date="2024-06-11T09:53:00Z" w16du:dateUtc="2024-06-10T23:53:00Z">
              <w:rPr>
                <w:rFonts w:cs="Helvetica"/>
                <w:color w:val="000000"/>
                <w:sz w:val="24"/>
                <w:szCs w:val="24"/>
                <w:lang w:val="en-US"/>
              </w:rPr>
            </w:rPrChange>
          </w:rPr>
          <w:delText>T</w:delText>
        </w:r>
      </w:del>
      <w:r w:rsidR="00585E9A" w:rsidRPr="00365026">
        <w:rPr>
          <w:rFonts w:ascii="Times New Roman" w:hAnsi="Times New Roman"/>
          <w:color w:val="000000"/>
          <w:sz w:val="24"/>
          <w:szCs w:val="24"/>
          <w:lang w:val="en-US"/>
          <w:rPrChange w:id="1160" w:author="Jane Kohlhoff" w:date="2024-06-11T09:53:00Z" w16du:dateUtc="2024-06-10T23:53:00Z">
            <w:rPr>
              <w:rFonts w:cs="Helvetica"/>
              <w:color w:val="000000"/>
              <w:sz w:val="24"/>
              <w:szCs w:val="24"/>
              <w:lang w:val="en-US"/>
            </w:rPr>
          </w:rPrChange>
        </w:rPr>
        <w:t xml:space="preserve">here </w:t>
      </w:r>
      <w:del w:id="1161" w:author="Jane Kohlhoff" w:date="2024-06-11T23:30:00Z" w16du:dateUtc="2024-06-11T13:30:00Z">
        <w:r w:rsidR="00585E9A" w:rsidRPr="00365026" w:rsidDel="004E16C7">
          <w:rPr>
            <w:rFonts w:ascii="Times New Roman" w:hAnsi="Times New Roman"/>
            <w:color w:val="000000"/>
            <w:sz w:val="24"/>
            <w:szCs w:val="24"/>
            <w:lang w:val="en-US"/>
            <w:rPrChange w:id="1162" w:author="Jane Kohlhoff" w:date="2024-06-11T09:53:00Z" w16du:dateUtc="2024-06-10T23:53:00Z">
              <w:rPr>
                <w:rFonts w:cs="Helvetica"/>
                <w:color w:val="000000"/>
                <w:sz w:val="24"/>
                <w:szCs w:val="24"/>
                <w:lang w:val="en-US"/>
              </w:rPr>
            </w:rPrChange>
          </w:rPr>
          <w:delText>has also</w:delText>
        </w:r>
      </w:del>
      <w:ins w:id="1163" w:author="Jane Kohlhoff" w:date="2024-06-11T23:30:00Z" w16du:dateUtc="2024-06-11T13:30:00Z">
        <w:r w:rsidR="004E16C7">
          <w:rPr>
            <w:rFonts w:ascii="Times New Roman" w:hAnsi="Times New Roman"/>
            <w:color w:val="000000"/>
            <w:sz w:val="24"/>
            <w:szCs w:val="24"/>
            <w:lang w:val="en-US"/>
          </w:rPr>
          <w:t>have</w:t>
        </w:r>
      </w:ins>
      <w:r w:rsidR="00585E9A" w:rsidRPr="00365026">
        <w:rPr>
          <w:rFonts w:ascii="Times New Roman" w:hAnsi="Times New Roman"/>
          <w:color w:val="000000"/>
          <w:sz w:val="24"/>
          <w:szCs w:val="24"/>
          <w:lang w:val="en-US"/>
          <w:rPrChange w:id="1164" w:author="Jane Kohlhoff" w:date="2024-06-11T09:53:00Z" w16du:dateUtc="2024-06-10T23:53:00Z">
            <w:rPr>
              <w:rFonts w:cs="Helvetica"/>
              <w:color w:val="000000"/>
              <w:sz w:val="24"/>
              <w:szCs w:val="24"/>
              <w:lang w:val="en-US"/>
            </w:rPr>
          </w:rPrChange>
        </w:rPr>
        <w:t xml:space="preserve"> been no </w:t>
      </w:r>
      <w:del w:id="1165" w:author="Jane Kohlhoff" w:date="2024-06-10T19:25:00Z" w16du:dateUtc="2024-06-10T09:25:00Z">
        <w:r w:rsidR="00585E9A" w:rsidRPr="00365026" w:rsidDel="002D22CF">
          <w:rPr>
            <w:rFonts w:ascii="Times New Roman" w:hAnsi="Times New Roman"/>
            <w:color w:val="000000"/>
            <w:sz w:val="24"/>
            <w:szCs w:val="24"/>
            <w:lang w:val="en-US"/>
            <w:rPrChange w:id="1166" w:author="Jane Kohlhoff" w:date="2024-06-11T09:53:00Z" w16du:dateUtc="2024-06-10T23:53:00Z">
              <w:rPr>
                <w:rFonts w:cs="Helvetica"/>
                <w:color w:val="000000"/>
                <w:sz w:val="24"/>
                <w:szCs w:val="24"/>
                <w:lang w:val="en-US"/>
              </w:rPr>
            </w:rPrChange>
          </w:rPr>
          <w:delText xml:space="preserve">formal </w:delText>
        </w:r>
      </w:del>
      <w:r w:rsidR="00585E9A" w:rsidRPr="00365026">
        <w:rPr>
          <w:rFonts w:ascii="Times New Roman" w:hAnsi="Times New Roman"/>
          <w:color w:val="000000"/>
          <w:sz w:val="24"/>
          <w:szCs w:val="24"/>
          <w:lang w:val="en-US"/>
          <w:rPrChange w:id="1167" w:author="Jane Kohlhoff" w:date="2024-06-11T09:53:00Z" w16du:dateUtc="2024-06-10T23:53:00Z">
            <w:rPr>
              <w:rFonts w:cs="Helvetica"/>
              <w:color w:val="000000"/>
              <w:sz w:val="24"/>
              <w:szCs w:val="24"/>
              <w:lang w:val="en-US"/>
            </w:rPr>
          </w:rPrChange>
        </w:rPr>
        <w:t>evaluation</w:t>
      </w:r>
      <w:ins w:id="1168" w:author="Jane Kohlhoff" w:date="2024-06-11T23:30:00Z" w16du:dateUtc="2024-06-11T13:30:00Z">
        <w:r w:rsidR="004E16C7">
          <w:rPr>
            <w:rFonts w:ascii="Times New Roman" w:hAnsi="Times New Roman"/>
            <w:color w:val="000000"/>
            <w:sz w:val="24"/>
            <w:szCs w:val="24"/>
            <w:lang w:val="en-US"/>
          </w:rPr>
          <w:t>s</w:t>
        </w:r>
      </w:ins>
      <w:r w:rsidR="00585E9A" w:rsidRPr="00365026">
        <w:rPr>
          <w:rFonts w:ascii="Times New Roman" w:hAnsi="Times New Roman"/>
          <w:color w:val="000000"/>
          <w:sz w:val="24"/>
          <w:szCs w:val="24"/>
          <w:lang w:val="en-US"/>
          <w:rPrChange w:id="1169" w:author="Jane Kohlhoff" w:date="2024-06-11T09:53:00Z" w16du:dateUtc="2024-06-10T23:53:00Z">
            <w:rPr>
              <w:rFonts w:cs="Helvetica"/>
              <w:color w:val="000000"/>
              <w:sz w:val="24"/>
              <w:szCs w:val="24"/>
              <w:lang w:val="en-US"/>
            </w:rPr>
          </w:rPrChange>
        </w:rPr>
        <w:t xml:space="preserve"> of the </w:t>
      </w:r>
      <w:r w:rsidRPr="00365026">
        <w:rPr>
          <w:rFonts w:ascii="Times New Roman" w:hAnsi="Times New Roman"/>
          <w:color w:val="000000"/>
          <w:sz w:val="24"/>
          <w:szCs w:val="24"/>
          <w:lang w:val="en-US"/>
          <w:rPrChange w:id="1170" w:author="Jane Kohlhoff" w:date="2024-06-11T09:53:00Z" w16du:dateUtc="2024-06-10T23:53:00Z">
            <w:rPr>
              <w:rFonts w:cs="Helvetica"/>
              <w:color w:val="000000"/>
              <w:sz w:val="24"/>
              <w:szCs w:val="24"/>
              <w:lang w:val="en-US"/>
            </w:rPr>
          </w:rPrChange>
        </w:rPr>
        <w:t>full PCIT-T program (i.e., CDI-T + PDI-T)</w:t>
      </w:r>
      <w:r w:rsidR="00585E9A" w:rsidRPr="00365026">
        <w:rPr>
          <w:rFonts w:ascii="Times New Roman" w:hAnsi="Times New Roman"/>
          <w:color w:val="000000"/>
          <w:sz w:val="24"/>
          <w:szCs w:val="24"/>
          <w:lang w:val="en-US"/>
          <w:rPrChange w:id="1171" w:author="Jane Kohlhoff" w:date="2024-06-11T09:53:00Z" w16du:dateUtc="2024-06-10T23:53:00Z">
            <w:rPr>
              <w:rFonts w:cs="Helvetica"/>
              <w:color w:val="000000"/>
              <w:sz w:val="24"/>
              <w:szCs w:val="24"/>
              <w:lang w:val="en-US"/>
            </w:rPr>
          </w:rPrChange>
        </w:rPr>
        <w:t>, as articulated by Girard, Wallace, Kohlhoff, Morgan and McNeil</w:t>
      </w:r>
      <w:r w:rsidRPr="00365026">
        <w:rPr>
          <w:rFonts w:ascii="Times New Roman" w:hAnsi="Times New Roman"/>
          <w:color w:val="000000"/>
          <w:sz w:val="24"/>
          <w:szCs w:val="24"/>
          <w:lang w:val="en-US"/>
          <w:rPrChange w:id="1172" w:author="Jane Kohlhoff" w:date="2024-06-11T09:53:00Z" w16du:dateUtc="2024-06-10T23:53:00Z">
            <w:rPr>
              <w:rFonts w:cs="Helvetica"/>
              <w:color w:val="000000"/>
              <w:sz w:val="24"/>
              <w:szCs w:val="24"/>
              <w:lang w:val="en-US"/>
            </w:rPr>
          </w:rPrChange>
        </w:rPr>
        <w:t xml:space="preserve"> </w:t>
      </w:r>
      <w:r w:rsidRPr="00365026">
        <w:rPr>
          <w:rFonts w:ascii="Times New Roman" w:hAnsi="Times New Roman"/>
          <w:color w:val="000000"/>
          <w:sz w:val="24"/>
          <w:szCs w:val="24"/>
          <w:lang w:val="en-US"/>
          <w:rPrChange w:id="1173" w:author="Jane Kohlhoff" w:date="2024-06-11T09:53:00Z" w16du:dateUtc="2024-06-10T23:53:00Z">
            <w:rPr>
              <w:rFonts w:cs="Helvetica"/>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&lt;EndNote&gt;&lt;Cite&gt;&lt;Author&gt;Girard&lt;/Author&gt;&lt;Year&gt;2018&lt;/Year&gt;&lt;RecNum&gt;545&lt;/RecNum&gt;&lt;DisplayText&gt;(43)&lt;/DisplayText&gt;&lt;record&gt;&lt;rec-number&gt;545&lt;/rec-number&gt;&lt;foreign-keys&gt;&lt;key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Pr="00365026">
        <w:rPr>
          <w:rFonts w:ascii="Times New Roman" w:hAnsi="Times New Roman"/>
          <w:color w:val="000000"/>
          <w:sz w:val="24"/>
          <w:szCs w:val="24"/>
          <w:lang w:val="en-US"/>
          <w:rPrChange w:id="1174" w:author="Jane Kohlhoff" w:date="2024-06-11T09:53:00Z" w16du:dateUtc="2024-06-10T23:53:00Z">
            <w:rPr>
              <w:rFonts w:cs="Helvetica"/>
              <w:color w:val="000000"/>
              <w:sz w:val="24"/>
              <w:szCs w:val="24"/>
              <w:lang w:val="en-US"/>
            </w:rPr>
          </w:rPrChange>
        </w:rPr>
        <w:fldChar w:fldCharType="separate"/>
      </w:r>
      <w:r w:rsidR="00622933">
        <w:rPr>
          <w:rFonts w:ascii="Times New Roman" w:hAnsi="Times New Roman"/>
          <w:noProof/>
          <w:color w:val="000000"/>
          <w:sz w:val="24"/>
          <w:szCs w:val="24"/>
          <w:lang w:val="en-US"/>
        </w:rPr>
        <w:t>(43)</w:t>
      </w:r>
      <w:r w:rsidRPr="00365026">
        <w:rPr>
          <w:rFonts w:ascii="Times New Roman" w:hAnsi="Times New Roman"/>
          <w:color w:val="000000"/>
          <w:sz w:val="24"/>
          <w:szCs w:val="24"/>
          <w:lang w:val="en-US"/>
          <w:rPrChange w:id="1175" w:author="Jane Kohlhoff" w:date="2024-06-11T09:53:00Z" w16du:dateUtc="2024-06-10T23:53:00Z">
            <w:rPr>
              <w:rFonts w:cs="Helvetica"/>
              <w:color w:val="000000"/>
              <w:sz w:val="24"/>
              <w:szCs w:val="24"/>
              <w:lang w:val="en-US"/>
            </w:rPr>
          </w:rPrChange>
        </w:rPr>
        <w:fldChar w:fldCharType="end"/>
      </w:r>
      <w:r w:rsidR="00585E9A" w:rsidRPr="00365026">
        <w:rPr>
          <w:rFonts w:ascii="Times New Roman" w:hAnsi="Times New Roman"/>
          <w:color w:val="000000"/>
          <w:sz w:val="24"/>
          <w:szCs w:val="24"/>
          <w:lang w:val="en-US"/>
          <w:rPrChange w:id="1176" w:author="Jane Kohlhoff" w:date="2024-06-11T09:53:00Z" w16du:dateUtc="2024-06-10T23:53:00Z">
            <w:rPr>
              <w:rFonts w:cs="Helvetica"/>
              <w:color w:val="000000"/>
              <w:sz w:val="24"/>
              <w:szCs w:val="24"/>
              <w:lang w:val="en-US"/>
            </w:rPr>
          </w:rPrChange>
        </w:rPr>
        <w:t>.</w:t>
      </w:r>
      <w:r w:rsidR="00F03098" w:rsidRPr="00365026">
        <w:rPr>
          <w:rFonts w:ascii="Times New Roman" w:hAnsi="Times New Roman"/>
          <w:color w:val="000000"/>
          <w:sz w:val="24"/>
          <w:szCs w:val="24"/>
          <w:lang w:val="en-US"/>
          <w:rPrChange w:id="1177" w:author="Jane Kohlhoff" w:date="2024-06-11T09:53:00Z" w16du:dateUtc="2024-06-10T23:53:00Z">
            <w:rPr>
              <w:rFonts w:cs="Helvetica"/>
              <w:color w:val="000000"/>
              <w:sz w:val="24"/>
              <w:szCs w:val="24"/>
              <w:lang w:val="en-US"/>
            </w:rPr>
          </w:rPrChange>
        </w:rPr>
        <w:t xml:space="preserve"> </w:t>
      </w:r>
      <w:r w:rsidR="00585E9A" w:rsidRPr="00365026">
        <w:rPr>
          <w:rFonts w:ascii="Times New Roman" w:hAnsi="Times New Roman"/>
          <w:color w:val="000000"/>
          <w:sz w:val="24"/>
          <w:szCs w:val="24"/>
          <w:lang w:val="en-US"/>
          <w:rPrChange w:id="1178" w:author="Jane Kohlhoff" w:date="2024-06-11T09:53:00Z" w16du:dateUtc="2024-06-10T23:53:00Z">
            <w:rPr>
              <w:rFonts w:cs="Helvetica"/>
              <w:color w:val="000000"/>
              <w:sz w:val="24"/>
              <w:szCs w:val="24"/>
              <w:lang w:val="en-US"/>
            </w:rPr>
          </w:rPrChange>
        </w:rPr>
        <w:t xml:space="preserve">The current study </w:t>
      </w:r>
      <w:r w:rsidR="00F03098" w:rsidRPr="00365026">
        <w:rPr>
          <w:rFonts w:ascii="Times New Roman" w:hAnsi="Times New Roman"/>
          <w:color w:val="000000"/>
          <w:sz w:val="24"/>
          <w:szCs w:val="24"/>
          <w:lang w:val="en-US"/>
          <w:rPrChange w:id="1179" w:author="Jane Kohlhoff" w:date="2024-06-11T09:53:00Z" w16du:dateUtc="2024-06-10T23:53:00Z">
            <w:rPr>
              <w:rFonts w:cs="Helvetica"/>
              <w:color w:val="000000"/>
              <w:sz w:val="24"/>
              <w:szCs w:val="24"/>
              <w:lang w:val="en-US"/>
            </w:rPr>
          </w:rPrChange>
        </w:rPr>
        <w:t xml:space="preserve">thus </w:t>
      </w:r>
      <w:del w:id="1180" w:author="Jane Kohlhoff" w:date="2024-06-11T23:39:00Z" w16du:dateUtc="2024-06-11T13:39:00Z">
        <w:r w:rsidR="002F3A45" w:rsidRPr="00365026" w:rsidDel="00946F3C">
          <w:rPr>
            <w:rFonts w:ascii="Times New Roman" w:hAnsi="Times New Roman"/>
            <w:color w:val="000000"/>
            <w:sz w:val="24"/>
            <w:szCs w:val="24"/>
            <w:lang w:val="en-US"/>
            <w:rPrChange w:id="1181" w:author="Jane Kohlhoff" w:date="2024-06-11T09:53:00Z" w16du:dateUtc="2024-06-10T23:53:00Z">
              <w:rPr>
                <w:rFonts w:cs="Helvetica"/>
                <w:color w:val="000000"/>
                <w:sz w:val="24"/>
                <w:szCs w:val="24"/>
                <w:lang w:val="en-US"/>
              </w:rPr>
            </w:rPrChange>
          </w:rPr>
          <w:delText xml:space="preserve">had two </w:delText>
        </w:r>
      </w:del>
      <w:r w:rsidR="002F3A45" w:rsidRPr="00365026">
        <w:rPr>
          <w:rFonts w:ascii="Times New Roman" w:hAnsi="Times New Roman"/>
          <w:color w:val="000000"/>
          <w:sz w:val="24"/>
          <w:szCs w:val="24"/>
          <w:lang w:val="en-US"/>
          <w:rPrChange w:id="1182" w:author="Jane Kohlhoff" w:date="2024-06-11T09:53:00Z" w16du:dateUtc="2024-06-10T23:53:00Z">
            <w:rPr>
              <w:rFonts w:cs="Helvetica"/>
              <w:color w:val="000000"/>
              <w:sz w:val="24"/>
              <w:szCs w:val="24"/>
              <w:lang w:val="en-US"/>
            </w:rPr>
          </w:rPrChange>
        </w:rPr>
        <w:t>aim</w:t>
      </w:r>
      <w:ins w:id="1183" w:author="Jane Kohlhoff" w:date="2024-06-11T23:39:00Z" w16du:dateUtc="2024-06-11T13:39:00Z">
        <w:r w:rsidR="00946F3C">
          <w:rPr>
            <w:rFonts w:ascii="Times New Roman" w:hAnsi="Times New Roman"/>
            <w:color w:val="000000"/>
            <w:sz w:val="24"/>
            <w:szCs w:val="24"/>
            <w:lang w:val="en-US"/>
          </w:rPr>
          <w:t>ed to</w:t>
        </w:r>
      </w:ins>
      <w:del w:id="1184" w:author="Jane Kohlhoff" w:date="2024-06-11T23:39:00Z" w16du:dateUtc="2024-06-11T13:39:00Z">
        <w:r w:rsidR="002F3A45" w:rsidRPr="00365026" w:rsidDel="00946F3C">
          <w:rPr>
            <w:rFonts w:ascii="Times New Roman" w:hAnsi="Times New Roman"/>
            <w:color w:val="000000"/>
            <w:sz w:val="24"/>
            <w:szCs w:val="24"/>
            <w:lang w:val="en-US"/>
            <w:rPrChange w:id="1185" w:author="Jane Kohlhoff" w:date="2024-06-11T09:53:00Z" w16du:dateUtc="2024-06-10T23:53:00Z">
              <w:rPr>
                <w:rFonts w:cs="Helvetica"/>
                <w:color w:val="000000"/>
                <w:sz w:val="24"/>
                <w:szCs w:val="24"/>
                <w:lang w:val="en-US"/>
              </w:rPr>
            </w:rPrChange>
          </w:rPr>
          <w:delText>s</w:delText>
        </w:r>
      </w:del>
      <w:ins w:id="1186" w:author="Jane Kohlhoff" w:date="2024-06-11T23:34:00Z" w16du:dateUtc="2024-06-11T13:34:00Z">
        <w:r w:rsidR="00D32501">
          <w:rPr>
            <w:rFonts w:ascii="Times New Roman" w:hAnsi="Times New Roman"/>
            <w:color w:val="000000"/>
            <w:sz w:val="24"/>
            <w:szCs w:val="24"/>
            <w:lang w:val="en-US"/>
          </w:rPr>
          <w:t xml:space="preserve"> </w:t>
        </w:r>
      </w:ins>
      <w:del w:id="1187" w:author="Jane Kohlhoff" w:date="2024-06-11T08:39:00Z" w16du:dateUtc="2024-06-10T22:39:00Z">
        <w:r w:rsidR="00527470" w:rsidRPr="00365026" w:rsidDel="008C584A">
          <w:rPr>
            <w:rFonts w:ascii="Times New Roman" w:hAnsi="Times New Roman"/>
            <w:color w:val="000000"/>
            <w:sz w:val="24"/>
            <w:szCs w:val="24"/>
            <w:lang w:val="en-US"/>
            <w:rPrChange w:id="1188" w:author="Jane Kohlhoff" w:date="2024-06-11T09:53:00Z" w16du:dateUtc="2024-06-10T23:53:00Z">
              <w:rPr>
                <w:rFonts w:cs="Helvetica"/>
                <w:color w:val="000000"/>
                <w:sz w:val="24"/>
                <w:szCs w:val="24"/>
                <w:lang w:val="en-US"/>
              </w:rPr>
            </w:rPrChange>
          </w:rPr>
          <w:delText>.</w:delText>
        </w:r>
      </w:del>
      <w:del w:id="1189" w:author="Jane Kohlhoff" w:date="2024-06-11T23:34:00Z" w16du:dateUtc="2024-06-11T13:34:00Z">
        <w:r w:rsidR="00527470" w:rsidRPr="00365026" w:rsidDel="00D32501">
          <w:rPr>
            <w:rFonts w:ascii="Times New Roman" w:hAnsi="Times New Roman"/>
            <w:color w:val="000000"/>
            <w:sz w:val="24"/>
            <w:szCs w:val="24"/>
            <w:lang w:val="en-US"/>
            <w:rPrChange w:id="1190" w:author="Jane Kohlhoff" w:date="2024-06-11T09:53:00Z" w16du:dateUtc="2024-06-10T23:53:00Z">
              <w:rPr>
                <w:rFonts w:cs="Helvetica"/>
                <w:color w:val="000000"/>
                <w:sz w:val="24"/>
                <w:szCs w:val="24"/>
                <w:lang w:val="en-US"/>
              </w:rPr>
            </w:rPrChange>
          </w:rPr>
          <w:delText xml:space="preserve"> </w:delText>
        </w:r>
      </w:del>
      <w:del w:id="1191" w:author="Jane Kohlhoff" w:date="2024-06-11T08:39:00Z" w16du:dateUtc="2024-06-10T22:39:00Z">
        <w:r w:rsidR="00527470" w:rsidRPr="00365026" w:rsidDel="008C584A">
          <w:rPr>
            <w:rFonts w:ascii="Times New Roman" w:hAnsi="Times New Roman"/>
            <w:color w:val="000000"/>
            <w:sz w:val="24"/>
            <w:szCs w:val="24"/>
            <w:lang w:val="en-US"/>
            <w:rPrChange w:id="1192" w:author="Jane Kohlhoff" w:date="2024-06-11T09:53:00Z" w16du:dateUtc="2024-06-10T23:53:00Z">
              <w:rPr>
                <w:rFonts w:cs="Helvetica"/>
                <w:color w:val="000000"/>
                <w:sz w:val="24"/>
                <w:szCs w:val="24"/>
                <w:lang w:val="en-US"/>
              </w:rPr>
            </w:rPrChange>
          </w:rPr>
          <w:delText>The first aim was</w:delText>
        </w:r>
        <w:r w:rsidR="002F3A45" w:rsidRPr="00365026" w:rsidDel="008C584A">
          <w:rPr>
            <w:rFonts w:ascii="Times New Roman" w:hAnsi="Times New Roman"/>
            <w:color w:val="000000"/>
            <w:sz w:val="24"/>
            <w:szCs w:val="24"/>
            <w:lang w:val="en-US"/>
            <w:rPrChange w:id="1193" w:author="Jane Kohlhoff" w:date="2024-06-11T09:53:00Z" w16du:dateUtc="2024-06-10T23:53:00Z">
              <w:rPr>
                <w:rFonts w:cs="Helvetica"/>
                <w:color w:val="000000"/>
                <w:sz w:val="24"/>
                <w:szCs w:val="24"/>
                <w:lang w:val="en-US"/>
              </w:rPr>
            </w:rPrChange>
          </w:rPr>
          <w:delText xml:space="preserve"> </w:delText>
        </w:r>
      </w:del>
      <w:del w:id="1194" w:author="Jane Kohlhoff" w:date="2024-06-11T23:39:00Z" w16du:dateUtc="2024-06-11T13:39:00Z">
        <w:r w:rsidR="002F3A45" w:rsidRPr="00365026" w:rsidDel="00946F3C">
          <w:rPr>
            <w:rFonts w:ascii="Times New Roman" w:hAnsi="Times New Roman"/>
            <w:color w:val="000000"/>
            <w:sz w:val="24"/>
            <w:szCs w:val="24"/>
            <w:lang w:val="en-US"/>
            <w:rPrChange w:id="1195" w:author="Jane Kohlhoff" w:date="2024-06-11T09:53:00Z" w16du:dateUtc="2024-06-10T23:53:00Z">
              <w:rPr>
                <w:rFonts w:cs="Helvetica"/>
                <w:color w:val="000000"/>
                <w:sz w:val="24"/>
                <w:szCs w:val="24"/>
                <w:lang w:val="en-US"/>
              </w:rPr>
            </w:rPrChange>
          </w:rPr>
          <w:delText>to</w:delText>
        </w:r>
        <w:r w:rsidR="00585E9A" w:rsidRPr="00365026" w:rsidDel="00946F3C">
          <w:rPr>
            <w:rFonts w:ascii="Times New Roman" w:hAnsi="Times New Roman"/>
            <w:color w:val="000000"/>
            <w:sz w:val="24"/>
            <w:szCs w:val="24"/>
            <w:lang w:val="en-US"/>
            <w:rPrChange w:id="1196" w:author="Jane Kohlhoff" w:date="2024-06-11T09:53:00Z" w16du:dateUtc="2024-06-10T23:53:00Z">
              <w:rPr>
                <w:rFonts w:cs="Helvetica"/>
                <w:color w:val="000000"/>
                <w:sz w:val="24"/>
                <w:szCs w:val="24"/>
                <w:lang w:val="en-US"/>
              </w:rPr>
            </w:rPrChange>
          </w:rPr>
          <w:delText xml:space="preserve"> </w:delText>
        </w:r>
      </w:del>
      <w:r w:rsidR="00585E9A" w:rsidRPr="00365026">
        <w:rPr>
          <w:rFonts w:ascii="Times New Roman" w:hAnsi="Times New Roman"/>
          <w:color w:val="000000"/>
          <w:sz w:val="24"/>
          <w:szCs w:val="24"/>
          <w:lang w:val="en-US"/>
          <w:rPrChange w:id="1197" w:author="Jane Kohlhoff" w:date="2024-06-11T09:53:00Z" w16du:dateUtc="2024-06-10T23:53:00Z">
            <w:rPr>
              <w:rFonts w:cs="Helvetica"/>
              <w:color w:val="000000"/>
              <w:sz w:val="24"/>
              <w:szCs w:val="24"/>
              <w:lang w:val="en-US"/>
            </w:rPr>
          </w:rPrChange>
        </w:rPr>
        <w:t xml:space="preserve">examine whether the PCIT-T intervention leads to positive changes in parenting capacity </w:t>
      </w:r>
      <w:del w:id="1198" w:author="Jane Kohlhoff" w:date="2024-06-11T23:39:00Z" w16du:dateUtc="2024-06-11T13:39:00Z">
        <w:r w:rsidR="00585E9A" w:rsidRPr="00365026" w:rsidDel="001B3F5F">
          <w:rPr>
            <w:rFonts w:ascii="Times New Roman" w:hAnsi="Times New Roman"/>
            <w:color w:val="000000"/>
            <w:sz w:val="24"/>
            <w:szCs w:val="24"/>
            <w:lang w:val="en-US"/>
            <w:rPrChange w:id="1199" w:author="Jane Kohlhoff" w:date="2024-06-11T09:53:00Z" w16du:dateUtc="2024-06-10T23:53:00Z">
              <w:rPr>
                <w:rFonts w:cs="Helvetica"/>
                <w:color w:val="000000"/>
                <w:sz w:val="24"/>
                <w:szCs w:val="24"/>
                <w:lang w:val="en-US"/>
              </w:rPr>
            </w:rPrChange>
          </w:rPr>
          <w:delText xml:space="preserve">for parents of young toddlers presenting with early disruptive behaviors; </w:delText>
        </w:r>
        <w:r w:rsidR="00F03098" w:rsidRPr="00365026" w:rsidDel="001B3F5F">
          <w:rPr>
            <w:rFonts w:ascii="Times New Roman" w:hAnsi="Times New Roman"/>
            <w:color w:val="000000"/>
            <w:sz w:val="24"/>
            <w:szCs w:val="24"/>
            <w:lang w:val="en-US"/>
            <w:rPrChange w:id="1200" w:author="Jane Kohlhoff" w:date="2024-06-11T09:53:00Z" w16du:dateUtc="2024-06-10T23:53:00Z">
              <w:rPr>
                <w:rFonts w:cs="Helvetica"/>
                <w:color w:val="000000"/>
                <w:sz w:val="24"/>
                <w:szCs w:val="24"/>
                <w:lang w:val="en-US"/>
              </w:rPr>
            </w:rPrChange>
          </w:rPr>
          <w:delText xml:space="preserve">and </w:delText>
        </w:r>
      </w:del>
      <w:del w:id="1201" w:author="Jane Kohlhoff" w:date="2024-06-11T08:39:00Z" w16du:dateUtc="2024-06-10T22:39:00Z">
        <w:r w:rsidR="00527470" w:rsidRPr="00365026" w:rsidDel="008C584A">
          <w:rPr>
            <w:rFonts w:ascii="Times New Roman" w:hAnsi="Times New Roman"/>
            <w:color w:val="000000"/>
            <w:sz w:val="24"/>
            <w:szCs w:val="24"/>
            <w:lang w:val="en-US"/>
            <w:rPrChange w:id="1202" w:author="Jane Kohlhoff" w:date="2024-06-11T09:53:00Z" w16du:dateUtc="2024-06-10T23:53:00Z">
              <w:rPr>
                <w:rFonts w:cs="Helvetica"/>
                <w:color w:val="000000"/>
                <w:sz w:val="24"/>
                <w:szCs w:val="24"/>
                <w:lang w:val="en-US"/>
              </w:rPr>
            </w:rPrChange>
          </w:rPr>
          <w:delText xml:space="preserve">the </w:delText>
        </w:r>
        <w:r w:rsidR="00F03098" w:rsidRPr="00365026" w:rsidDel="008C584A">
          <w:rPr>
            <w:rFonts w:ascii="Times New Roman" w:hAnsi="Times New Roman"/>
            <w:color w:val="000000"/>
            <w:sz w:val="24"/>
            <w:szCs w:val="24"/>
            <w:lang w:val="en-US"/>
            <w:rPrChange w:id="1203" w:author="Jane Kohlhoff" w:date="2024-06-11T09:53:00Z" w16du:dateUtc="2024-06-10T23:53:00Z">
              <w:rPr>
                <w:rFonts w:cs="Helvetica"/>
                <w:color w:val="000000"/>
                <w:sz w:val="24"/>
                <w:szCs w:val="24"/>
                <w:lang w:val="en-US"/>
              </w:rPr>
            </w:rPrChange>
          </w:rPr>
          <w:delText>second</w:delText>
        </w:r>
        <w:r w:rsidR="00527470" w:rsidRPr="00365026" w:rsidDel="008C584A">
          <w:rPr>
            <w:rFonts w:ascii="Times New Roman" w:hAnsi="Times New Roman"/>
            <w:color w:val="000000"/>
            <w:sz w:val="24"/>
            <w:szCs w:val="24"/>
            <w:lang w:val="en-US"/>
            <w:rPrChange w:id="1204" w:author="Jane Kohlhoff" w:date="2024-06-11T09:53:00Z" w16du:dateUtc="2024-06-10T23:53:00Z">
              <w:rPr>
                <w:rFonts w:cs="Helvetica"/>
                <w:color w:val="000000"/>
                <w:sz w:val="24"/>
                <w:szCs w:val="24"/>
                <w:lang w:val="en-US"/>
              </w:rPr>
            </w:rPrChange>
          </w:rPr>
          <w:delText xml:space="preserve"> aim was</w:delText>
        </w:r>
      </w:del>
      <w:del w:id="1205" w:author="Jane Kohlhoff" w:date="2024-06-11T23:39:00Z" w16du:dateUtc="2024-06-11T13:39:00Z">
        <w:r w:rsidR="00527470" w:rsidRPr="00365026" w:rsidDel="001B3F5F">
          <w:rPr>
            <w:rFonts w:ascii="Times New Roman" w:hAnsi="Times New Roman"/>
            <w:color w:val="000000"/>
            <w:sz w:val="24"/>
            <w:szCs w:val="24"/>
            <w:lang w:val="en-US"/>
            <w:rPrChange w:id="1206" w:author="Jane Kohlhoff" w:date="2024-06-11T09:53:00Z" w16du:dateUtc="2024-06-10T23:53:00Z">
              <w:rPr>
                <w:rFonts w:cs="Helvetica"/>
                <w:color w:val="000000"/>
                <w:sz w:val="24"/>
                <w:szCs w:val="24"/>
                <w:lang w:val="en-US"/>
              </w:rPr>
            </w:rPrChange>
          </w:rPr>
          <w:delText xml:space="preserve"> to</w:delText>
        </w:r>
        <w:r w:rsidR="00585E9A" w:rsidRPr="00365026" w:rsidDel="001B3F5F">
          <w:rPr>
            <w:rFonts w:ascii="Times New Roman" w:hAnsi="Times New Roman"/>
            <w:color w:val="000000"/>
            <w:sz w:val="24"/>
            <w:szCs w:val="24"/>
            <w:lang w:val="en-US"/>
            <w:rPrChange w:id="1207" w:author="Jane Kohlhoff" w:date="2024-06-11T09:53:00Z" w16du:dateUtc="2024-06-10T23:53:00Z">
              <w:rPr>
                <w:rFonts w:cs="Helvetica"/>
                <w:color w:val="000000"/>
                <w:sz w:val="24"/>
                <w:szCs w:val="24"/>
                <w:lang w:val="en-US"/>
              </w:rPr>
            </w:rPrChange>
          </w:rPr>
          <w:delText xml:space="preserve"> examin</w:delText>
        </w:r>
      </w:del>
      <w:ins w:id="1208" w:author="Jane Kohlhoff" w:date="2024-06-11T23:39:00Z" w16du:dateUtc="2024-06-11T13:39:00Z">
        <w:r w:rsidR="001B3F5F">
          <w:rPr>
            <w:rFonts w:ascii="Times New Roman" w:hAnsi="Times New Roman"/>
            <w:color w:val="000000"/>
            <w:sz w:val="24"/>
            <w:szCs w:val="24"/>
            <w:lang w:val="en-US"/>
          </w:rPr>
          <w:t xml:space="preserve">and </w:t>
        </w:r>
      </w:ins>
      <w:del w:id="1209" w:author="Jane Kohlhoff" w:date="2024-06-11T23:39:00Z" w16du:dateUtc="2024-06-11T13:39:00Z">
        <w:r w:rsidR="00585E9A" w:rsidRPr="00365026" w:rsidDel="001B3F5F">
          <w:rPr>
            <w:rFonts w:ascii="Times New Roman" w:hAnsi="Times New Roman"/>
            <w:color w:val="000000"/>
            <w:sz w:val="24"/>
            <w:szCs w:val="24"/>
            <w:lang w:val="en-US"/>
            <w:rPrChange w:id="1210" w:author="Jane Kohlhoff" w:date="2024-06-11T09:53:00Z" w16du:dateUtc="2024-06-10T23:53:00Z">
              <w:rPr>
                <w:rFonts w:cs="Helvetica"/>
                <w:color w:val="000000"/>
                <w:sz w:val="24"/>
                <w:szCs w:val="24"/>
                <w:lang w:val="en-US"/>
              </w:rPr>
            </w:rPrChange>
          </w:rPr>
          <w:delText xml:space="preserve">e </w:delText>
        </w:r>
      </w:del>
      <w:r w:rsidR="00585E9A" w:rsidRPr="00365026">
        <w:rPr>
          <w:rFonts w:ascii="Times New Roman" w:hAnsi="Times New Roman"/>
          <w:color w:val="000000"/>
          <w:sz w:val="24"/>
          <w:szCs w:val="24"/>
          <w:lang w:val="en-US"/>
          <w:rPrChange w:id="1211" w:author="Jane Kohlhoff" w:date="2024-06-11T09:53:00Z" w16du:dateUtc="2024-06-10T23:53:00Z">
            <w:rPr>
              <w:rFonts w:cs="Helvetica"/>
              <w:color w:val="000000"/>
              <w:sz w:val="24"/>
              <w:szCs w:val="24"/>
              <w:lang w:val="en-US"/>
            </w:rPr>
          </w:rPrChange>
        </w:rPr>
        <w:t xml:space="preserve">social-emotional, attachment and </w:t>
      </w:r>
      <w:r w:rsidR="000C268D" w:rsidRPr="00365026">
        <w:rPr>
          <w:rFonts w:ascii="Times New Roman" w:hAnsi="Times New Roman"/>
          <w:color w:val="000000"/>
          <w:sz w:val="24"/>
          <w:szCs w:val="24"/>
          <w:lang w:val="en-US"/>
          <w:rPrChange w:id="1212" w:author="Jane Kohlhoff" w:date="2024-06-11T09:53:00Z" w16du:dateUtc="2024-06-10T23:53:00Z">
            <w:rPr>
              <w:rFonts w:cs="Helvetica"/>
              <w:color w:val="000000"/>
              <w:sz w:val="24"/>
              <w:szCs w:val="24"/>
              <w:lang w:val="en-US"/>
            </w:rPr>
          </w:rPrChange>
        </w:rPr>
        <w:t>behavioral</w:t>
      </w:r>
      <w:r w:rsidR="00585E9A" w:rsidRPr="00365026">
        <w:rPr>
          <w:rFonts w:ascii="Times New Roman" w:hAnsi="Times New Roman"/>
          <w:color w:val="000000"/>
          <w:sz w:val="24"/>
          <w:szCs w:val="24"/>
          <w:lang w:val="en-US"/>
          <w:rPrChange w:id="1213" w:author="Jane Kohlhoff" w:date="2024-06-11T09:53:00Z" w16du:dateUtc="2024-06-10T23:53:00Z">
            <w:rPr>
              <w:rFonts w:cs="Helvetica"/>
              <w:color w:val="000000"/>
              <w:sz w:val="24"/>
              <w:szCs w:val="24"/>
              <w:lang w:val="en-US"/>
            </w:rPr>
          </w:rPrChange>
        </w:rPr>
        <w:t xml:space="preserve"> outcomes for children</w:t>
      </w:r>
      <w:del w:id="1214" w:author="Jane Kohlhoff" w:date="2024-06-11T23:39:00Z" w16du:dateUtc="2024-06-11T13:39:00Z">
        <w:r w:rsidR="00585E9A" w:rsidRPr="00365026" w:rsidDel="001B3F5F">
          <w:rPr>
            <w:rFonts w:ascii="Times New Roman" w:hAnsi="Times New Roman"/>
            <w:color w:val="000000"/>
            <w:sz w:val="24"/>
            <w:szCs w:val="24"/>
            <w:lang w:val="en-US"/>
            <w:rPrChange w:id="1215" w:author="Jane Kohlhoff" w:date="2024-06-11T09:53:00Z" w16du:dateUtc="2024-06-10T23:53:00Z">
              <w:rPr>
                <w:rFonts w:cs="Helvetica"/>
                <w:color w:val="000000"/>
                <w:sz w:val="24"/>
                <w:szCs w:val="24"/>
                <w:lang w:val="en-US"/>
              </w:rPr>
            </w:rPrChange>
          </w:rPr>
          <w:delText xml:space="preserve"> who participate in PCIT-T</w:delText>
        </w:r>
      </w:del>
      <w:r w:rsidR="00585E9A" w:rsidRPr="00365026">
        <w:rPr>
          <w:rFonts w:ascii="Times New Roman" w:hAnsi="Times New Roman"/>
          <w:color w:val="000000"/>
          <w:sz w:val="24"/>
          <w:szCs w:val="24"/>
          <w:lang w:val="en-US"/>
          <w:rPrChange w:id="1216" w:author="Jane Kohlhoff" w:date="2024-06-11T09:53:00Z" w16du:dateUtc="2024-06-10T23:53:00Z">
            <w:rPr>
              <w:rFonts w:cs="Helvetica"/>
              <w:color w:val="000000"/>
              <w:sz w:val="24"/>
              <w:szCs w:val="24"/>
              <w:lang w:val="en-US"/>
            </w:rPr>
          </w:rPrChange>
        </w:rPr>
        <w:t xml:space="preserve">. </w:t>
      </w:r>
      <w:ins w:id="1217" w:author="Jane Kohlhoff" w:date="2024-05-17T06:33:00Z" w16du:dateUtc="2024-05-16T20:33:00Z">
        <w:r w:rsidR="003D5536" w:rsidRPr="00365026">
          <w:rPr>
            <w:rFonts w:ascii="Times New Roman" w:hAnsi="Times New Roman"/>
            <w:color w:val="000000"/>
            <w:sz w:val="24"/>
            <w:szCs w:val="24"/>
            <w:lang w:val="en-US"/>
            <w:rPrChange w:id="1218" w:author="Jane Kohlhoff" w:date="2024-06-11T09:53:00Z" w16du:dateUtc="2024-06-10T23:53:00Z">
              <w:rPr>
                <w:rFonts w:cs="Helvetica"/>
                <w:color w:val="000000"/>
                <w:sz w:val="24"/>
                <w:szCs w:val="24"/>
                <w:lang w:val="en-US"/>
              </w:rPr>
            </w:rPrChange>
          </w:rPr>
          <w:t>T</w:t>
        </w:r>
      </w:ins>
      <w:ins w:id="1219" w:author="Jane Kohlhoff" w:date="2024-05-17T06:49:00Z" w16du:dateUtc="2024-05-16T20:49:00Z">
        <w:r w:rsidR="00016527" w:rsidRPr="00365026">
          <w:rPr>
            <w:rFonts w:ascii="Times New Roman" w:hAnsi="Times New Roman"/>
            <w:color w:val="000000"/>
            <w:sz w:val="24"/>
            <w:szCs w:val="24"/>
            <w:lang w:val="en-US"/>
            <w:rPrChange w:id="1220" w:author="Jane Kohlhoff" w:date="2024-06-11T09:53:00Z" w16du:dateUtc="2024-06-10T23:53:00Z">
              <w:rPr>
                <w:rFonts w:cs="Helvetica"/>
                <w:color w:val="000000"/>
                <w:sz w:val="24"/>
                <w:szCs w:val="24"/>
                <w:lang w:val="en-US"/>
              </w:rPr>
            </w:rPrChange>
          </w:rPr>
          <w:t>o test these aims, t</w:t>
        </w:r>
      </w:ins>
      <w:ins w:id="1221" w:author="Jane Kohlhoff" w:date="2024-05-17T06:12:00Z" w16du:dateUtc="2024-05-16T20:12:00Z">
        <w:r w:rsidR="001D53F3" w:rsidRPr="00365026">
          <w:rPr>
            <w:rFonts w:ascii="Times New Roman" w:hAnsi="Times New Roman"/>
            <w:color w:val="000000"/>
            <w:sz w:val="24"/>
            <w:szCs w:val="24"/>
            <w:lang w:val="en-US"/>
            <w:rPrChange w:id="1222" w:author="Jane Kohlhoff" w:date="2024-06-11T09:53:00Z" w16du:dateUtc="2024-06-10T23:53:00Z">
              <w:rPr>
                <w:rFonts w:cs="Helvetica"/>
                <w:color w:val="000000"/>
                <w:sz w:val="24"/>
                <w:szCs w:val="24"/>
                <w:lang w:val="en-US"/>
              </w:rPr>
            </w:rPrChange>
          </w:rPr>
          <w:t xml:space="preserve">hree </w:t>
        </w:r>
      </w:ins>
      <w:ins w:id="1223" w:author="Jane Kohlhoff" w:date="2024-05-17T06:13:00Z" w16du:dateUtc="2024-05-16T20:13:00Z">
        <w:r w:rsidR="001D53F3" w:rsidRPr="00365026">
          <w:rPr>
            <w:rFonts w:ascii="Times New Roman" w:hAnsi="Times New Roman"/>
            <w:color w:val="000000"/>
            <w:sz w:val="24"/>
            <w:szCs w:val="24"/>
            <w:lang w:val="en-US"/>
            <w:rPrChange w:id="1224" w:author="Jane Kohlhoff" w:date="2024-06-11T09:53:00Z" w16du:dateUtc="2024-06-10T23:53:00Z">
              <w:rPr>
                <w:rFonts w:cs="Helvetica"/>
                <w:color w:val="000000"/>
                <w:sz w:val="24"/>
                <w:szCs w:val="24"/>
                <w:lang w:val="en-US"/>
              </w:rPr>
            </w:rPrChange>
          </w:rPr>
          <w:t xml:space="preserve">study </w:t>
        </w:r>
      </w:ins>
      <w:ins w:id="1225" w:author="Jane Kohlhoff" w:date="2024-05-17T06:12:00Z" w16du:dateUtc="2024-05-16T20:12:00Z">
        <w:r w:rsidR="001D53F3" w:rsidRPr="00365026">
          <w:rPr>
            <w:rFonts w:ascii="Times New Roman" w:hAnsi="Times New Roman"/>
            <w:color w:val="000000"/>
            <w:sz w:val="24"/>
            <w:szCs w:val="24"/>
            <w:lang w:val="en-US"/>
            <w:rPrChange w:id="1226" w:author="Jane Kohlhoff" w:date="2024-06-11T09:53:00Z" w16du:dateUtc="2024-06-10T23:53:00Z">
              <w:rPr>
                <w:rFonts w:cs="Helvetica"/>
                <w:color w:val="000000"/>
                <w:sz w:val="24"/>
                <w:szCs w:val="24"/>
                <w:lang w:val="en-US"/>
              </w:rPr>
            </w:rPrChange>
          </w:rPr>
          <w:t xml:space="preserve">conditions </w:t>
        </w:r>
      </w:ins>
      <w:ins w:id="1227" w:author="Jane Kohlhoff" w:date="2024-05-17T06:13:00Z" w16du:dateUtc="2024-05-16T20:13:00Z">
        <w:r w:rsidR="001D53F3" w:rsidRPr="00365026">
          <w:rPr>
            <w:rFonts w:ascii="Times New Roman" w:hAnsi="Times New Roman"/>
            <w:color w:val="000000"/>
            <w:sz w:val="24"/>
            <w:szCs w:val="24"/>
            <w:lang w:val="en-US"/>
            <w:rPrChange w:id="1228" w:author="Jane Kohlhoff" w:date="2024-06-11T09:53:00Z" w16du:dateUtc="2024-06-10T23:53:00Z">
              <w:rPr>
                <w:rFonts w:cs="Helvetica"/>
                <w:color w:val="000000"/>
                <w:sz w:val="24"/>
                <w:szCs w:val="24"/>
                <w:lang w:val="en-US"/>
              </w:rPr>
            </w:rPrChange>
          </w:rPr>
          <w:t>were</w:t>
        </w:r>
      </w:ins>
      <w:ins w:id="1229" w:author="Jane Kohlhoff" w:date="2024-05-17T06:12:00Z" w16du:dateUtc="2024-05-16T20:12:00Z">
        <w:r w:rsidR="001D53F3" w:rsidRPr="00365026">
          <w:rPr>
            <w:rFonts w:ascii="Times New Roman" w:hAnsi="Times New Roman"/>
            <w:color w:val="000000"/>
            <w:sz w:val="24"/>
            <w:szCs w:val="24"/>
            <w:lang w:val="en-US"/>
            <w:rPrChange w:id="1230" w:author="Jane Kohlhoff" w:date="2024-06-11T09:53:00Z" w16du:dateUtc="2024-06-10T23:53:00Z">
              <w:rPr>
                <w:rFonts w:cs="Helvetica"/>
                <w:color w:val="000000"/>
                <w:sz w:val="24"/>
                <w:szCs w:val="24"/>
                <w:lang w:val="en-US"/>
              </w:rPr>
            </w:rPrChange>
          </w:rPr>
          <w:t xml:space="preserve"> </w:t>
        </w:r>
      </w:ins>
      <w:ins w:id="1231" w:author="Jane Kohlhoff" w:date="2024-05-17T06:27:00Z" w16du:dateUtc="2024-05-16T20:27:00Z">
        <w:r w:rsidR="008D5421" w:rsidRPr="00365026">
          <w:rPr>
            <w:rFonts w:ascii="Times New Roman" w:hAnsi="Times New Roman"/>
            <w:color w:val="000000"/>
            <w:sz w:val="24"/>
            <w:szCs w:val="24"/>
            <w:lang w:val="en-US"/>
            <w:rPrChange w:id="1232" w:author="Jane Kohlhoff" w:date="2024-06-11T09:53:00Z" w16du:dateUtc="2024-06-10T23:53:00Z">
              <w:rPr>
                <w:rFonts w:cs="Helvetica"/>
                <w:color w:val="000000"/>
                <w:sz w:val="24"/>
                <w:szCs w:val="24"/>
                <w:lang w:val="en-US"/>
              </w:rPr>
            </w:rPrChange>
          </w:rPr>
          <w:t>used</w:t>
        </w:r>
      </w:ins>
      <w:ins w:id="1233" w:author="Jane Kohlhoff" w:date="2024-05-17T06:12:00Z" w16du:dateUtc="2024-05-16T20:12:00Z">
        <w:r w:rsidR="001D53F3" w:rsidRPr="00365026">
          <w:rPr>
            <w:rFonts w:ascii="Times New Roman" w:hAnsi="Times New Roman"/>
            <w:color w:val="000000"/>
            <w:sz w:val="24"/>
            <w:szCs w:val="24"/>
            <w:lang w:val="en-US"/>
            <w:rPrChange w:id="1234" w:author="Jane Kohlhoff" w:date="2024-06-11T09:53:00Z" w16du:dateUtc="2024-06-10T23:53:00Z">
              <w:rPr>
                <w:rFonts w:cs="Helvetica"/>
                <w:color w:val="000000"/>
                <w:sz w:val="24"/>
                <w:szCs w:val="24"/>
                <w:lang w:val="en-US"/>
              </w:rPr>
            </w:rPrChange>
          </w:rPr>
          <w:t xml:space="preserve">: </w:t>
        </w:r>
      </w:ins>
      <w:ins w:id="1235" w:author="Jane Kohlhoff" w:date="2024-05-17T06:13:00Z" w16du:dateUtc="2024-05-16T20:13:00Z">
        <w:r w:rsidR="001D53F3" w:rsidRPr="00365026">
          <w:rPr>
            <w:rFonts w:ascii="Times New Roman" w:hAnsi="Times New Roman"/>
            <w:color w:val="000000"/>
            <w:sz w:val="24"/>
            <w:szCs w:val="24"/>
            <w:lang w:val="en-US"/>
            <w:rPrChange w:id="1236" w:author="Jane Kohlhoff" w:date="2024-06-11T09:53:00Z" w16du:dateUtc="2024-06-10T23:53:00Z">
              <w:rPr>
                <w:rFonts w:cs="Helvetica"/>
                <w:color w:val="000000"/>
                <w:sz w:val="24"/>
                <w:szCs w:val="24"/>
                <w:lang w:val="en-US"/>
              </w:rPr>
            </w:rPrChange>
          </w:rPr>
          <w:t>PCIT-T</w:t>
        </w:r>
      </w:ins>
      <w:ins w:id="1237" w:author="Jane Kohlhoff" w:date="2024-06-11T23:27:00Z" w16du:dateUtc="2024-06-11T13:27:00Z">
        <w:r w:rsidR="00622933">
          <w:rPr>
            <w:rFonts w:ascii="Times New Roman" w:hAnsi="Times New Roman"/>
            <w:color w:val="000000"/>
            <w:sz w:val="24"/>
            <w:szCs w:val="24"/>
            <w:lang w:val="en-US"/>
          </w:rPr>
          <w:t>;</w:t>
        </w:r>
      </w:ins>
      <w:ins w:id="1238" w:author="Jane Kohlhoff" w:date="2024-05-17T06:13:00Z" w16du:dateUtc="2024-05-16T20:13:00Z">
        <w:r w:rsidR="001D53F3" w:rsidRPr="00365026">
          <w:rPr>
            <w:rFonts w:ascii="Times New Roman" w:hAnsi="Times New Roman"/>
            <w:color w:val="000000"/>
            <w:sz w:val="24"/>
            <w:szCs w:val="24"/>
            <w:lang w:val="en-US"/>
            <w:rPrChange w:id="1239" w:author="Jane Kohlhoff" w:date="2024-06-11T09:53:00Z" w16du:dateUtc="2024-06-10T23:53:00Z">
              <w:rPr>
                <w:rFonts w:cs="Helvetica"/>
                <w:color w:val="000000"/>
                <w:sz w:val="24"/>
                <w:szCs w:val="24"/>
                <w:lang w:val="en-US"/>
              </w:rPr>
            </w:rPrChange>
          </w:rPr>
          <w:t xml:space="preserve"> </w:t>
        </w:r>
      </w:ins>
      <w:ins w:id="1240" w:author="Jane Kohlhoff" w:date="2024-05-17T06:12:00Z" w16du:dateUtc="2024-05-16T20:12:00Z">
        <w:r w:rsidR="001D53F3" w:rsidRPr="00365026">
          <w:rPr>
            <w:rFonts w:ascii="Times New Roman" w:hAnsi="Times New Roman"/>
            <w:color w:val="000000"/>
            <w:sz w:val="24"/>
            <w:szCs w:val="24"/>
            <w:lang w:val="en-US"/>
            <w:rPrChange w:id="1241" w:author="Jane Kohlhoff" w:date="2024-06-11T09:53:00Z" w16du:dateUtc="2024-06-10T23:53:00Z">
              <w:rPr>
                <w:rFonts w:cs="Helvetica"/>
                <w:color w:val="000000"/>
                <w:sz w:val="24"/>
                <w:szCs w:val="24"/>
                <w:lang w:val="en-US"/>
              </w:rPr>
            </w:rPrChange>
          </w:rPr>
          <w:t xml:space="preserve">a waitlist control group who </w:t>
        </w:r>
      </w:ins>
      <w:ins w:id="1242" w:author="Jane Kohlhoff" w:date="2024-05-17T06:13:00Z" w16du:dateUtc="2024-05-16T20:13:00Z">
        <w:r w:rsidR="001D53F3" w:rsidRPr="00365026">
          <w:rPr>
            <w:rFonts w:ascii="Times New Roman" w:hAnsi="Times New Roman"/>
            <w:color w:val="000000"/>
            <w:sz w:val="24"/>
            <w:szCs w:val="24"/>
            <w:lang w:val="en-US"/>
            <w:rPrChange w:id="1243" w:author="Jane Kohlhoff" w:date="2024-06-11T09:53:00Z" w16du:dateUtc="2024-06-10T23:53:00Z">
              <w:rPr>
                <w:rFonts w:cs="Helvetica"/>
                <w:color w:val="000000"/>
                <w:sz w:val="24"/>
                <w:szCs w:val="24"/>
                <w:lang w:val="en-US"/>
              </w:rPr>
            </w:rPrChange>
          </w:rPr>
          <w:t>were</w:t>
        </w:r>
      </w:ins>
      <w:ins w:id="1244" w:author="Jane Kohlhoff" w:date="2024-05-17T06:12:00Z" w16du:dateUtc="2024-05-16T20:12:00Z">
        <w:r w:rsidR="001D53F3" w:rsidRPr="00365026">
          <w:rPr>
            <w:rFonts w:ascii="Times New Roman" w:hAnsi="Times New Roman"/>
            <w:color w:val="000000"/>
            <w:sz w:val="24"/>
            <w:szCs w:val="24"/>
            <w:lang w:val="en-US"/>
            <w:rPrChange w:id="1245" w:author="Jane Kohlhoff" w:date="2024-06-11T09:53:00Z" w16du:dateUtc="2024-06-10T23:53:00Z">
              <w:rPr>
                <w:rFonts w:cs="Helvetica"/>
                <w:color w:val="000000"/>
                <w:sz w:val="24"/>
                <w:szCs w:val="24"/>
                <w:lang w:val="en-US"/>
              </w:rPr>
            </w:rPrChange>
          </w:rPr>
          <w:t xml:space="preserve"> not treated</w:t>
        </w:r>
      </w:ins>
      <w:ins w:id="1246" w:author="Jane Kohlhoff" w:date="2024-06-11T23:27:00Z" w16du:dateUtc="2024-06-11T13:27:00Z">
        <w:r w:rsidR="00622933">
          <w:rPr>
            <w:rFonts w:ascii="Times New Roman" w:hAnsi="Times New Roman"/>
            <w:color w:val="000000"/>
            <w:sz w:val="24"/>
            <w:szCs w:val="24"/>
            <w:lang w:val="en-US"/>
          </w:rPr>
          <w:t xml:space="preserve">; </w:t>
        </w:r>
      </w:ins>
      <w:ins w:id="1247" w:author="Jane Kohlhoff" w:date="2024-05-17T06:13:00Z" w16du:dateUtc="2024-05-16T20:13:00Z">
        <w:r w:rsidR="001D53F3" w:rsidRPr="00365026">
          <w:rPr>
            <w:rFonts w:ascii="Times New Roman" w:hAnsi="Times New Roman"/>
            <w:color w:val="000000"/>
            <w:sz w:val="24"/>
            <w:szCs w:val="24"/>
            <w:lang w:val="en-US"/>
            <w:rPrChange w:id="1248" w:author="Jane Kohlhoff" w:date="2024-06-11T09:53:00Z" w16du:dateUtc="2024-06-10T23:53:00Z">
              <w:rPr>
                <w:rFonts w:cs="Helvetica"/>
                <w:color w:val="000000"/>
                <w:sz w:val="24"/>
                <w:szCs w:val="24"/>
                <w:lang w:val="en-US"/>
              </w:rPr>
            </w:rPrChange>
          </w:rPr>
          <w:t xml:space="preserve">and </w:t>
        </w:r>
      </w:ins>
      <w:ins w:id="1249" w:author="Jane Kohlhoff" w:date="2024-05-17T06:14:00Z" w16du:dateUtc="2024-05-16T20:14:00Z">
        <w:r w:rsidR="001D53F3" w:rsidRPr="00365026">
          <w:rPr>
            <w:rFonts w:ascii="Times New Roman" w:hAnsi="Times New Roman"/>
            <w:color w:val="000000"/>
            <w:sz w:val="24"/>
            <w:szCs w:val="24"/>
            <w:lang w:val="en-US"/>
            <w:rPrChange w:id="1250" w:author="Jane Kohlhoff" w:date="2024-06-11T09:53:00Z" w16du:dateUtc="2024-06-10T23:53:00Z">
              <w:rPr>
                <w:rFonts w:cs="Helvetica"/>
                <w:color w:val="000000"/>
                <w:sz w:val="24"/>
                <w:szCs w:val="24"/>
                <w:lang w:val="en-US"/>
              </w:rPr>
            </w:rPrChange>
          </w:rPr>
          <w:t xml:space="preserve">an ‘active’ control </w:t>
        </w:r>
      </w:ins>
      <w:ins w:id="1251" w:author="Jane Kohlhoff" w:date="2024-05-17T06:12:00Z" w16du:dateUtc="2024-05-16T20:12:00Z">
        <w:r w:rsidR="001D53F3" w:rsidRPr="00365026">
          <w:rPr>
            <w:rFonts w:ascii="Times New Roman" w:hAnsi="Times New Roman"/>
            <w:color w:val="000000"/>
            <w:sz w:val="24"/>
            <w:szCs w:val="24"/>
            <w:lang w:val="en-US"/>
            <w:rPrChange w:id="1252" w:author="Jane Kohlhoff" w:date="2024-06-11T09:53:00Z" w16du:dateUtc="2024-06-10T23:53:00Z">
              <w:rPr>
                <w:rFonts w:cs="Helvetica"/>
                <w:color w:val="000000"/>
                <w:sz w:val="24"/>
                <w:szCs w:val="24"/>
                <w:lang w:val="en-US"/>
              </w:rPr>
            </w:rPrChange>
          </w:rPr>
          <w:t xml:space="preserve">group </w:t>
        </w:r>
      </w:ins>
      <w:ins w:id="1253" w:author="Jane Kohlhoff" w:date="2024-05-17T06:14:00Z" w16du:dateUtc="2024-05-16T20:14:00Z">
        <w:r w:rsidR="001D53F3" w:rsidRPr="00365026">
          <w:rPr>
            <w:rFonts w:ascii="Times New Roman" w:hAnsi="Times New Roman"/>
            <w:color w:val="000000"/>
            <w:sz w:val="24"/>
            <w:szCs w:val="24"/>
            <w:lang w:val="en-US"/>
            <w:rPrChange w:id="1254" w:author="Jane Kohlhoff" w:date="2024-06-11T09:53:00Z" w16du:dateUtc="2024-06-10T23:53:00Z">
              <w:rPr>
                <w:rFonts w:cs="Helvetica"/>
                <w:color w:val="000000"/>
                <w:sz w:val="24"/>
                <w:szCs w:val="24"/>
                <w:lang w:val="en-US"/>
              </w:rPr>
            </w:rPrChange>
          </w:rPr>
          <w:t xml:space="preserve">who </w:t>
        </w:r>
      </w:ins>
      <w:ins w:id="1255" w:author="Jane Kohlhoff" w:date="2024-05-17T06:12:00Z" w16du:dateUtc="2024-05-16T20:12:00Z">
        <w:r w:rsidR="001D53F3" w:rsidRPr="00365026">
          <w:rPr>
            <w:rFonts w:ascii="Times New Roman" w:hAnsi="Times New Roman"/>
            <w:color w:val="000000"/>
            <w:sz w:val="24"/>
            <w:szCs w:val="24"/>
            <w:lang w:val="en-US"/>
            <w:rPrChange w:id="1256" w:author="Jane Kohlhoff" w:date="2024-06-11T09:53:00Z" w16du:dateUtc="2024-06-10T23:53:00Z">
              <w:rPr>
                <w:rFonts w:cs="Helvetica"/>
                <w:color w:val="000000"/>
                <w:sz w:val="24"/>
                <w:szCs w:val="24"/>
                <w:lang w:val="en-US"/>
              </w:rPr>
            </w:rPrChange>
          </w:rPr>
          <w:t>recei</w:t>
        </w:r>
      </w:ins>
      <w:ins w:id="1257" w:author="Jane Kohlhoff" w:date="2024-05-17T06:14:00Z" w16du:dateUtc="2024-05-16T20:14:00Z">
        <w:r w:rsidR="001D53F3" w:rsidRPr="00365026">
          <w:rPr>
            <w:rFonts w:ascii="Times New Roman" w:hAnsi="Times New Roman"/>
            <w:color w:val="000000"/>
            <w:sz w:val="24"/>
            <w:szCs w:val="24"/>
            <w:lang w:val="en-US"/>
            <w:rPrChange w:id="1258" w:author="Jane Kohlhoff" w:date="2024-06-11T09:53:00Z" w16du:dateUtc="2024-06-10T23:53:00Z">
              <w:rPr>
                <w:rFonts w:cs="Helvetica"/>
                <w:color w:val="000000"/>
                <w:sz w:val="24"/>
                <w:szCs w:val="24"/>
                <w:lang w:val="en-US"/>
              </w:rPr>
            </w:rPrChange>
          </w:rPr>
          <w:t>ved</w:t>
        </w:r>
      </w:ins>
      <w:ins w:id="1259" w:author="Jane Kohlhoff" w:date="2024-05-17T06:12:00Z" w16du:dateUtc="2024-05-16T20:12:00Z">
        <w:r w:rsidR="001D53F3" w:rsidRPr="00365026">
          <w:rPr>
            <w:rFonts w:ascii="Times New Roman" w:hAnsi="Times New Roman"/>
            <w:color w:val="000000"/>
            <w:sz w:val="24"/>
            <w:szCs w:val="24"/>
            <w:lang w:val="en-US"/>
            <w:rPrChange w:id="1260" w:author="Jane Kohlhoff" w:date="2024-06-11T09:53:00Z" w16du:dateUtc="2024-06-10T23:53:00Z">
              <w:rPr>
                <w:rFonts w:cs="Helvetica"/>
                <w:color w:val="000000"/>
                <w:sz w:val="24"/>
                <w:szCs w:val="24"/>
                <w:lang w:val="en-US"/>
              </w:rPr>
            </w:rPrChange>
          </w:rPr>
          <w:t xml:space="preserve"> Circle of Security – </w:t>
        </w:r>
        <w:proofErr w:type="spellStart"/>
        <w:r w:rsidR="001D53F3" w:rsidRPr="00365026">
          <w:rPr>
            <w:rFonts w:ascii="Times New Roman" w:hAnsi="Times New Roman"/>
            <w:color w:val="000000"/>
            <w:sz w:val="24"/>
            <w:szCs w:val="24"/>
            <w:lang w:val="en-US"/>
            <w:rPrChange w:id="1261" w:author="Jane Kohlhoff" w:date="2024-06-11T09:53:00Z" w16du:dateUtc="2024-06-10T23:53:00Z">
              <w:rPr>
                <w:rFonts w:cs="Helvetica"/>
                <w:color w:val="000000"/>
                <w:sz w:val="24"/>
                <w:szCs w:val="24"/>
                <w:lang w:val="en-US"/>
              </w:rPr>
            </w:rPrChange>
          </w:rPr>
          <w:t>Parenting</w:t>
        </w:r>
        <w:r w:rsidR="001D53F3" w:rsidRPr="00365026">
          <w:rPr>
            <w:rFonts w:ascii="Times New Roman" w:hAnsi="Times New Roman"/>
            <w:color w:val="000000"/>
            <w:sz w:val="24"/>
            <w:szCs w:val="24"/>
            <w:vertAlign w:val="superscript"/>
            <w:lang w:val="en-US"/>
            <w:rPrChange w:id="1262" w:author="Jane Kohlhoff" w:date="2024-06-11T09:53:00Z" w16du:dateUtc="2024-06-10T23:53:00Z">
              <w:rPr>
                <w:rFonts w:cs="Helvetica"/>
                <w:color w:val="000000"/>
                <w:sz w:val="24"/>
                <w:szCs w:val="24"/>
                <w:vertAlign w:val="superscript"/>
                <w:lang w:val="en-US"/>
              </w:rPr>
            </w:rPrChange>
          </w:rPr>
          <w:t>TM</w:t>
        </w:r>
        <w:proofErr w:type="spellEnd"/>
        <w:r w:rsidR="001D53F3" w:rsidRPr="00365026">
          <w:rPr>
            <w:rFonts w:ascii="Times New Roman" w:hAnsi="Times New Roman"/>
            <w:color w:val="000000"/>
            <w:sz w:val="24"/>
            <w:szCs w:val="24"/>
            <w:vertAlign w:val="superscript"/>
            <w:lang w:val="en-US"/>
            <w:rPrChange w:id="1263" w:author="Jane Kohlhoff" w:date="2024-06-11T09:53:00Z" w16du:dateUtc="2024-06-10T23:53:00Z">
              <w:rPr>
                <w:rFonts w:cs="Helvetica"/>
                <w:color w:val="000000"/>
                <w:sz w:val="24"/>
                <w:szCs w:val="24"/>
                <w:vertAlign w:val="superscript"/>
                <w:lang w:val="en-US"/>
              </w:rPr>
            </w:rPrChange>
          </w:rPr>
          <w:t xml:space="preserve"> </w:t>
        </w:r>
        <w:r w:rsidR="001D53F3" w:rsidRPr="00365026">
          <w:rPr>
            <w:rFonts w:ascii="Times New Roman" w:hAnsi="Times New Roman"/>
            <w:color w:val="000000"/>
            <w:sz w:val="24"/>
            <w:szCs w:val="24"/>
            <w:lang w:val="en-US"/>
            <w:rPrChange w:id="1264" w:author="Jane Kohlhoff" w:date="2024-06-11T09:53:00Z" w16du:dateUtc="2024-06-10T23:53:00Z">
              <w:rPr>
                <w:rFonts w:cs="Helvetica"/>
                <w:color w:val="000000"/>
                <w:sz w:val="24"/>
                <w:szCs w:val="24"/>
                <w:lang w:val="en-US"/>
              </w:rPr>
            </w:rPrChange>
          </w:rPr>
          <w:t xml:space="preserve">(COS-P), </w:t>
        </w:r>
        <w:bookmarkStart w:id="1265" w:name="_Hlk166820500"/>
        <w:r w:rsidR="001D53F3" w:rsidRPr="00365026">
          <w:rPr>
            <w:rFonts w:ascii="Times New Roman" w:hAnsi="Times New Roman"/>
            <w:color w:val="000000"/>
            <w:sz w:val="24"/>
            <w:szCs w:val="24"/>
            <w:lang w:val="en-US"/>
            <w:rPrChange w:id="1266" w:author="Jane Kohlhoff" w:date="2024-06-11T09:53:00Z" w16du:dateUtc="2024-06-10T23:53:00Z">
              <w:rPr>
                <w:rFonts w:cs="Helvetica"/>
                <w:color w:val="000000"/>
                <w:sz w:val="24"/>
                <w:szCs w:val="24"/>
                <w:lang w:val="en-US"/>
              </w:rPr>
            </w:rPrChange>
          </w:rPr>
          <w:t>a group-based attachment-informed preventative parenting education program</w:t>
        </w:r>
        <w:bookmarkEnd w:id="1265"/>
        <w:r w:rsidR="001D53F3" w:rsidRPr="00365026">
          <w:rPr>
            <w:rFonts w:ascii="Times New Roman" w:hAnsi="Times New Roman"/>
            <w:color w:val="000000"/>
            <w:sz w:val="24"/>
            <w:szCs w:val="24"/>
            <w:lang w:val="en-US"/>
            <w:rPrChange w:id="1267" w:author="Jane Kohlhoff" w:date="2024-06-11T09:53:00Z" w16du:dateUtc="2024-06-10T23:53:00Z">
              <w:rPr>
                <w:rFonts w:cs="Helvetica"/>
                <w:color w:val="000000"/>
                <w:sz w:val="24"/>
                <w:szCs w:val="24"/>
                <w:lang w:val="en-US"/>
              </w:rPr>
            </w:rPrChange>
          </w:rPr>
          <w:t xml:space="preserve">. COS-P was chosen as </w:t>
        </w:r>
      </w:ins>
      <w:ins w:id="1268" w:author="Jane Kohlhoff" w:date="2024-05-17T06:20:00Z" w16du:dateUtc="2024-05-16T20:20:00Z">
        <w:r w:rsidR="008D5421" w:rsidRPr="00365026">
          <w:rPr>
            <w:rFonts w:ascii="Times New Roman" w:hAnsi="Times New Roman"/>
            <w:color w:val="000000"/>
            <w:sz w:val="24"/>
            <w:szCs w:val="24"/>
            <w:lang w:val="en-US"/>
            <w:rPrChange w:id="1269" w:author="Jane Kohlhoff" w:date="2024-06-11T09:53:00Z" w16du:dateUtc="2024-06-10T23:53:00Z">
              <w:rPr>
                <w:rFonts w:cs="Helvetica"/>
                <w:color w:val="000000"/>
                <w:sz w:val="24"/>
                <w:szCs w:val="24"/>
                <w:lang w:val="en-US"/>
              </w:rPr>
            </w:rPrChange>
          </w:rPr>
          <w:t xml:space="preserve">the </w:t>
        </w:r>
      </w:ins>
      <w:ins w:id="1270" w:author="Jane Kohlhoff" w:date="2024-05-17T06:15:00Z" w16du:dateUtc="2024-05-16T20:15:00Z">
        <w:r w:rsidR="001D53F3" w:rsidRPr="00365026">
          <w:rPr>
            <w:rFonts w:ascii="Times New Roman" w:hAnsi="Times New Roman"/>
            <w:color w:val="000000"/>
            <w:sz w:val="24"/>
            <w:szCs w:val="24"/>
            <w:lang w:val="en-US"/>
            <w:rPrChange w:id="1271" w:author="Jane Kohlhoff" w:date="2024-06-11T09:53:00Z" w16du:dateUtc="2024-06-10T23:53:00Z">
              <w:rPr>
                <w:rFonts w:cs="Helvetica"/>
                <w:color w:val="000000"/>
                <w:sz w:val="24"/>
                <w:szCs w:val="24"/>
                <w:lang w:val="en-US"/>
              </w:rPr>
            </w:rPrChange>
          </w:rPr>
          <w:t xml:space="preserve">active control condition </w:t>
        </w:r>
      </w:ins>
      <w:ins w:id="1272" w:author="Jane Kohlhoff" w:date="2024-06-11T23:32:00Z" w16du:dateUtc="2024-06-11T13:32:00Z">
        <w:r w:rsidR="00E57724">
          <w:rPr>
            <w:rFonts w:ascii="Times New Roman" w:hAnsi="Times New Roman"/>
            <w:color w:val="000000"/>
            <w:sz w:val="24"/>
            <w:szCs w:val="24"/>
            <w:lang w:val="en-US"/>
          </w:rPr>
          <w:t>because</w:t>
        </w:r>
      </w:ins>
      <w:ins w:id="1273" w:author="Jane Kohlhoff" w:date="2024-05-17T06:52:00Z" w16du:dateUtc="2024-05-16T20:52:00Z">
        <w:r w:rsidR="00E32E06" w:rsidRPr="00365026">
          <w:rPr>
            <w:rFonts w:ascii="Times New Roman" w:hAnsi="Times New Roman"/>
            <w:color w:val="000000"/>
            <w:sz w:val="24"/>
            <w:szCs w:val="24"/>
            <w:lang w:val="en-US"/>
            <w:rPrChange w:id="1274" w:author="Jane Kohlhoff" w:date="2024-06-11T09:53:00Z" w16du:dateUtc="2024-06-10T23:53:00Z">
              <w:rPr>
                <w:rFonts w:cs="Helvetica"/>
                <w:color w:val="000000"/>
                <w:sz w:val="24"/>
                <w:szCs w:val="24"/>
                <w:lang w:val="en-US"/>
              </w:rPr>
            </w:rPrChange>
          </w:rPr>
          <w:t xml:space="preserve"> </w:t>
        </w:r>
      </w:ins>
      <w:ins w:id="1275" w:author="Jane Kohlhoff" w:date="2024-05-17T06:12:00Z" w16du:dateUtc="2024-05-16T20:12:00Z">
        <w:r w:rsidR="001D53F3" w:rsidRPr="00365026">
          <w:rPr>
            <w:rFonts w:ascii="Times New Roman" w:hAnsi="Times New Roman"/>
            <w:color w:val="000000"/>
            <w:sz w:val="24"/>
            <w:szCs w:val="24"/>
            <w:lang w:val="en-US"/>
            <w:rPrChange w:id="1276" w:author="Jane Kohlhoff" w:date="2024-06-11T09:53:00Z" w16du:dateUtc="2024-06-10T23:53:00Z">
              <w:rPr>
                <w:rFonts w:cs="Helvetica"/>
                <w:color w:val="000000"/>
                <w:sz w:val="24"/>
                <w:szCs w:val="24"/>
                <w:lang w:val="en-US"/>
              </w:rPr>
            </w:rPrChange>
          </w:rPr>
          <w:t xml:space="preserve">it is </w:t>
        </w:r>
      </w:ins>
      <w:ins w:id="1277" w:author="Jane Kohlhoff" w:date="2024-05-17T06:49:00Z" w16du:dateUtc="2024-05-16T20:49:00Z">
        <w:r w:rsidR="00016527" w:rsidRPr="00365026">
          <w:rPr>
            <w:rFonts w:ascii="Times New Roman" w:hAnsi="Times New Roman"/>
            <w:color w:val="000000"/>
            <w:sz w:val="24"/>
            <w:szCs w:val="24"/>
            <w:lang w:val="en-US"/>
            <w:rPrChange w:id="1278" w:author="Jane Kohlhoff" w:date="2024-06-11T09:53:00Z" w16du:dateUtc="2024-06-10T23:53:00Z">
              <w:rPr>
                <w:rFonts w:cs="Helvetica"/>
                <w:color w:val="000000"/>
                <w:sz w:val="24"/>
                <w:szCs w:val="24"/>
                <w:lang w:val="en-US"/>
              </w:rPr>
            </w:rPrChange>
          </w:rPr>
          <w:t xml:space="preserve">a </w:t>
        </w:r>
        <w:r w:rsidR="00016527" w:rsidRPr="00365026">
          <w:rPr>
            <w:rFonts w:ascii="Times New Roman" w:hAnsi="Times New Roman"/>
            <w:color w:val="000000"/>
            <w:sz w:val="24"/>
            <w:szCs w:val="24"/>
            <w:lang w:val="en-US"/>
            <w:rPrChange w:id="1279" w:author="Jane Kohlhoff" w:date="2024-06-11T09:53:00Z" w16du:dateUtc="2024-06-10T23:53:00Z">
              <w:rPr>
                <w:rStyle w:val="cf01"/>
              </w:rPr>
            </w:rPrChange>
          </w:rPr>
          <w:t>well-respected psychoeducational program for parents</w:t>
        </w:r>
      </w:ins>
      <w:ins w:id="1280" w:author="Jane Kohlhoff" w:date="2024-05-17T06:50:00Z" w16du:dateUtc="2024-05-16T20:50:00Z">
        <w:r w:rsidR="00016527" w:rsidRPr="00365026">
          <w:rPr>
            <w:rFonts w:ascii="Times New Roman" w:hAnsi="Times New Roman"/>
            <w:color w:val="000000"/>
            <w:sz w:val="24"/>
            <w:szCs w:val="24"/>
            <w:lang w:val="en-US"/>
            <w:rPrChange w:id="1281" w:author="Jane Kohlhoff" w:date="2024-06-11T09:53:00Z" w16du:dateUtc="2024-06-10T23:53:00Z">
              <w:rPr>
                <w:rStyle w:val="cf01"/>
              </w:rPr>
            </w:rPrChange>
          </w:rPr>
          <w:t>, including those</w:t>
        </w:r>
      </w:ins>
      <w:ins w:id="1282" w:author="Jane Kohlhoff" w:date="2024-05-17T06:49:00Z" w16du:dateUtc="2024-05-16T20:49:00Z">
        <w:r w:rsidR="00016527" w:rsidRPr="00365026">
          <w:rPr>
            <w:rFonts w:ascii="Times New Roman" w:hAnsi="Times New Roman"/>
            <w:color w:val="000000"/>
            <w:sz w:val="24"/>
            <w:szCs w:val="24"/>
            <w:lang w:val="en-US"/>
            <w:rPrChange w:id="1283" w:author="Jane Kohlhoff" w:date="2024-06-11T09:53:00Z" w16du:dateUtc="2024-06-10T23:53:00Z">
              <w:rPr>
                <w:rStyle w:val="cf01"/>
              </w:rPr>
            </w:rPrChange>
          </w:rPr>
          <w:t xml:space="preserve"> with children in the toddler age range</w:t>
        </w:r>
      </w:ins>
      <w:ins w:id="1284" w:author="Jane Kohlhoff" w:date="2024-06-11T23:40:00Z" w16du:dateUtc="2024-06-11T13:40:00Z">
        <w:r w:rsidR="00EE1C79">
          <w:rPr>
            <w:rFonts w:ascii="Times New Roman" w:hAnsi="Times New Roman"/>
            <w:color w:val="000000"/>
            <w:sz w:val="24"/>
            <w:szCs w:val="24"/>
            <w:lang w:val="en-US"/>
          </w:rPr>
          <w:t>, and</w:t>
        </w:r>
      </w:ins>
      <w:ins w:id="1285" w:author="Jane Kohlhoff" w:date="2024-05-17T06:12:00Z" w16du:dateUtc="2024-05-16T20:12:00Z">
        <w:r w:rsidR="001D53F3" w:rsidRPr="00365026">
          <w:rPr>
            <w:rFonts w:ascii="Times New Roman" w:hAnsi="Times New Roman"/>
            <w:color w:val="000000"/>
            <w:sz w:val="24"/>
            <w:szCs w:val="24"/>
            <w:lang w:val="en-US"/>
            <w:rPrChange w:id="1286" w:author="Jane Kohlhoff" w:date="2024-06-11T09:53:00Z" w16du:dateUtc="2024-06-10T23:53:00Z">
              <w:rPr>
                <w:rFonts w:cs="Helvetica"/>
                <w:color w:val="000000"/>
                <w:sz w:val="24"/>
                <w:szCs w:val="24"/>
                <w:lang w:val="en-US"/>
              </w:rPr>
            </w:rPrChange>
          </w:rPr>
          <w:t xml:space="preserve"> </w:t>
        </w:r>
      </w:ins>
      <w:ins w:id="1287" w:author="Jane Kohlhoff" w:date="2024-06-11T23:41:00Z" w16du:dateUtc="2024-06-11T13:41:00Z">
        <w:r w:rsidR="00B15B61">
          <w:rPr>
            <w:rFonts w:ascii="Times New Roman" w:hAnsi="Times New Roman"/>
            <w:color w:val="000000"/>
            <w:sz w:val="24"/>
            <w:szCs w:val="24"/>
            <w:lang w:val="en-US"/>
          </w:rPr>
          <w:t xml:space="preserve">is </w:t>
        </w:r>
      </w:ins>
      <w:ins w:id="1288" w:author="Jane Kohlhoff" w:date="2024-05-17T06:53:00Z" w16du:dateUtc="2024-05-16T20:53:00Z">
        <w:r w:rsidR="00E32E06" w:rsidRPr="00365026">
          <w:rPr>
            <w:rFonts w:ascii="Times New Roman" w:hAnsi="Times New Roman"/>
            <w:color w:val="000000"/>
            <w:sz w:val="24"/>
            <w:szCs w:val="24"/>
            <w:lang w:val="en-US"/>
            <w:rPrChange w:id="1289" w:author="Jane Kohlhoff" w:date="2024-06-11T09:53:00Z" w16du:dateUtc="2024-06-10T23:53:00Z">
              <w:rPr>
                <w:rFonts w:cs="Helvetica"/>
                <w:color w:val="000000"/>
                <w:sz w:val="24"/>
                <w:szCs w:val="24"/>
                <w:lang w:val="en-US"/>
              </w:rPr>
            </w:rPrChange>
          </w:rPr>
          <w:t>a</w:t>
        </w:r>
      </w:ins>
      <w:ins w:id="1290" w:author="Jane Kohlhoff" w:date="2024-05-17T06:12:00Z" w16du:dateUtc="2024-05-16T20:12:00Z">
        <w:r w:rsidR="001D53F3" w:rsidRPr="00365026">
          <w:rPr>
            <w:rFonts w:ascii="Times New Roman" w:hAnsi="Times New Roman"/>
            <w:color w:val="000000"/>
            <w:sz w:val="24"/>
            <w:szCs w:val="24"/>
            <w:lang w:val="en-US"/>
            <w:rPrChange w:id="1291" w:author="Jane Kohlhoff" w:date="2024-06-11T09:53:00Z" w16du:dateUtc="2024-06-10T23:53:00Z">
              <w:rPr>
                <w:rFonts w:cs="Helvetica"/>
                <w:color w:val="000000"/>
                <w:sz w:val="24"/>
                <w:szCs w:val="24"/>
                <w:lang w:val="en-US"/>
              </w:rPr>
            </w:rPrChange>
          </w:rPr>
          <w:t xml:space="preserve"> parenting treatment of choice in many government and community-based settings across Australia</w:t>
        </w:r>
      </w:ins>
      <w:ins w:id="1292" w:author="Jane Kohlhoff" w:date="2024-06-11T23:40:00Z" w16du:dateUtc="2024-06-11T13:40:00Z">
        <w:r w:rsidR="00EE1C79">
          <w:rPr>
            <w:rFonts w:ascii="Times New Roman" w:hAnsi="Times New Roman"/>
            <w:color w:val="000000"/>
            <w:sz w:val="24"/>
            <w:szCs w:val="24"/>
            <w:lang w:val="en-US"/>
          </w:rPr>
          <w:t xml:space="preserve">. </w:t>
        </w:r>
      </w:ins>
      <w:ins w:id="1293" w:author="Jane Kohlhoff" w:date="2024-06-11T23:41:00Z" w16du:dateUtc="2024-06-11T13:41:00Z">
        <w:r w:rsidR="00B15B61">
          <w:rPr>
            <w:rFonts w:ascii="Times New Roman" w:hAnsi="Times New Roman"/>
            <w:color w:val="000000"/>
            <w:sz w:val="24"/>
            <w:szCs w:val="24"/>
            <w:lang w:val="en-US"/>
          </w:rPr>
          <w:t xml:space="preserve">Like </w:t>
        </w:r>
      </w:ins>
      <w:ins w:id="1294" w:author="Jane Kohlhoff" w:date="2024-05-17T06:53:00Z" w16du:dateUtc="2024-05-16T20:53:00Z">
        <w:r w:rsidR="00E32E06" w:rsidRPr="00365026">
          <w:rPr>
            <w:rFonts w:ascii="Times New Roman" w:hAnsi="Times New Roman"/>
            <w:color w:val="000000"/>
            <w:sz w:val="24"/>
            <w:szCs w:val="24"/>
            <w:lang w:val="en-US"/>
            <w:rPrChange w:id="1295" w:author="Jane Kohlhoff" w:date="2024-06-11T09:53:00Z" w16du:dateUtc="2024-06-10T23:53:00Z">
              <w:rPr>
                <w:rFonts w:cs="Helvetica"/>
                <w:color w:val="000000"/>
                <w:sz w:val="24"/>
                <w:szCs w:val="24"/>
                <w:lang w:val="en-US"/>
              </w:rPr>
            </w:rPrChange>
          </w:rPr>
          <w:t>PCIT-T, COS-P addresses the parent-child attachment relationship</w:t>
        </w:r>
      </w:ins>
      <w:ins w:id="1296" w:author="Jane Kohlhoff" w:date="2024-06-11T23:42:00Z" w16du:dateUtc="2024-06-11T13:42:00Z">
        <w:r w:rsidR="00606618">
          <w:rPr>
            <w:rFonts w:ascii="Times New Roman" w:hAnsi="Times New Roman"/>
            <w:color w:val="000000"/>
            <w:sz w:val="24"/>
            <w:szCs w:val="24"/>
            <w:lang w:val="en-US"/>
          </w:rPr>
          <w:t xml:space="preserve">; it has a </w:t>
        </w:r>
      </w:ins>
      <w:ins w:id="1297" w:author="Jane Kohlhoff" w:date="2024-06-11T23:43:00Z" w16du:dateUtc="2024-06-11T13:43:00Z">
        <w:r w:rsidR="00606618">
          <w:rPr>
            <w:rFonts w:ascii="Times New Roman" w:hAnsi="Times New Roman"/>
            <w:color w:val="000000"/>
            <w:sz w:val="24"/>
            <w:szCs w:val="24"/>
            <w:lang w:val="en-US"/>
          </w:rPr>
          <w:t xml:space="preserve">similar </w:t>
        </w:r>
      </w:ins>
      <w:ins w:id="1298" w:author="Jane Kohlhoff" w:date="2024-06-11T23:42:00Z" w16du:dateUtc="2024-06-11T13:42:00Z">
        <w:r w:rsidR="00606618">
          <w:rPr>
            <w:rFonts w:ascii="Times New Roman" w:hAnsi="Times New Roman"/>
            <w:color w:val="000000"/>
            <w:sz w:val="24"/>
            <w:szCs w:val="24"/>
            <w:lang w:val="en-US"/>
          </w:rPr>
          <w:t>‘</w:t>
        </w:r>
      </w:ins>
      <w:ins w:id="1299" w:author="Jane Kohlhoff" w:date="2024-05-17T06:54:00Z" w16du:dateUtc="2024-05-16T20:54:00Z">
        <w:r w:rsidR="00E32E06" w:rsidRPr="00365026">
          <w:rPr>
            <w:rFonts w:ascii="Times New Roman" w:hAnsi="Times New Roman"/>
            <w:color w:val="000000"/>
            <w:sz w:val="24"/>
            <w:szCs w:val="24"/>
            <w:lang w:val="en-US"/>
            <w:rPrChange w:id="1300" w:author="Jane Kohlhoff" w:date="2024-06-11T09:53:00Z" w16du:dateUtc="2024-06-10T23:53:00Z">
              <w:rPr>
                <w:rFonts w:cs="Helvetica"/>
                <w:color w:val="000000"/>
                <w:sz w:val="24"/>
                <w:szCs w:val="24"/>
                <w:lang w:val="en-US"/>
              </w:rPr>
            </w:rPrChange>
          </w:rPr>
          <w:t>dose</w:t>
        </w:r>
      </w:ins>
      <w:ins w:id="1301" w:author="Jane Kohlhoff" w:date="2024-06-11T23:42:00Z" w16du:dateUtc="2024-06-11T13:42:00Z">
        <w:r w:rsidR="00606618">
          <w:rPr>
            <w:rFonts w:ascii="Times New Roman" w:hAnsi="Times New Roman"/>
            <w:color w:val="000000"/>
            <w:sz w:val="24"/>
            <w:szCs w:val="24"/>
            <w:lang w:val="en-US"/>
          </w:rPr>
          <w:t>’</w:t>
        </w:r>
      </w:ins>
      <w:ins w:id="1302" w:author="Jane Kohlhoff" w:date="2024-05-17T06:54:00Z" w16du:dateUtc="2024-05-16T20:54:00Z">
        <w:r w:rsidR="00E32E06" w:rsidRPr="00365026">
          <w:rPr>
            <w:rFonts w:ascii="Times New Roman" w:hAnsi="Times New Roman"/>
            <w:color w:val="000000"/>
            <w:sz w:val="24"/>
            <w:szCs w:val="24"/>
            <w:lang w:val="en-US"/>
            <w:rPrChange w:id="1303" w:author="Jane Kohlhoff" w:date="2024-06-11T09:53:00Z" w16du:dateUtc="2024-06-10T23:53:00Z">
              <w:rPr>
                <w:rFonts w:cs="Helvetica"/>
                <w:color w:val="000000"/>
                <w:sz w:val="24"/>
                <w:szCs w:val="24"/>
                <w:lang w:val="en-US"/>
              </w:rPr>
            </w:rPrChange>
          </w:rPr>
          <w:t xml:space="preserve"> </w:t>
        </w:r>
      </w:ins>
      <w:ins w:id="1304" w:author="Jane Kohlhoff" w:date="2024-06-11T23:43:00Z" w16du:dateUtc="2024-06-11T13:43:00Z">
        <w:r w:rsidR="00606618">
          <w:rPr>
            <w:rFonts w:ascii="Times New Roman" w:hAnsi="Times New Roman"/>
            <w:color w:val="000000"/>
            <w:sz w:val="24"/>
            <w:szCs w:val="24"/>
            <w:lang w:val="en-US"/>
          </w:rPr>
          <w:t>to</w:t>
        </w:r>
      </w:ins>
      <w:ins w:id="1305" w:author="Jane Kohlhoff" w:date="2024-05-17T06:54:00Z" w16du:dateUtc="2024-05-16T20:54:00Z">
        <w:r w:rsidR="00E32E06" w:rsidRPr="00365026">
          <w:rPr>
            <w:rFonts w:ascii="Times New Roman" w:hAnsi="Times New Roman"/>
            <w:color w:val="000000"/>
            <w:sz w:val="24"/>
            <w:szCs w:val="24"/>
            <w:lang w:val="en-US"/>
            <w:rPrChange w:id="1306" w:author="Jane Kohlhoff" w:date="2024-06-11T09:53:00Z" w16du:dateUtc="2024-06-10T23:53:00Z">
              <w:rPr>
                <w:rFonts w:cs="Helvetica"/>
                <w:color w:val="000000"/>
                <w:sz w:val="24"/>
                <w:szCs w:val="24"/>
                <w:lang w:val="en-US"/>
              </w:rPr>
            </w:rPrChange>
          </w:rPr>
          <w:t xml:space="preserve"> PCIT-T </w:t>
        </w:r>
      </w:ins>
      <w:ins w:id="1307" w:author="Jane Kohlhoff" w:date="2024-05-17T06:12:00Z" w16du:dateUtc="2024-05-16T20:12:00Z">
        <w:r w:rsidR="001D53F3" w:rsidRPr="00365026">
          <w:rPr>
            <w:rFonts w:ascii="Times New Roman" w:hAnsi="Times New Roman"/>
            <w:color w:val="000000"/>
            <w:sz w:val="24"/>
            <w:szCs w:val="24"/>
            <w:lang w:val="en-US"/>
            <w:rPrChange w:id="1308" w:author="Jane Kohlhoff" w:date="2024-06-11T09:53:00Z" w16du:dateUtc="2024-06-10T23:53:00Z">
              <w:rPr>
                <w:rFonts w:cs="Helvetica"/>
                <w:color w:val="000000"/>
                <w:sz w:val="24"/>
                <w:szCs w:val="24"/>
                <w:lang w:val="en-US"/>
              </w:rPr>
            </w:rPrChange>
          </w:rPr>
          <w:t>(</w:t>
        </w:r>
      </w:ins>
      <w:ins w:id="1309" w:author="Jane Kohlhoff" w:date="2024-05-17T06:54:00Z" w16du:dateUtc="2024-05-16T20:54:00Z">
        <w:r w:rsidR="00E32E06" w:rsidRPr="00365026">
          <w:rPr>
            <w:rFonts w:ascii="Times New Roman" w:hAnsi="Times New Roman"/>
            <w:color w:val="000000"/>
            <w:sz w:val="24"/>
            <w:szCs w:val="24"/>
            <w:lang w:val="en-US"/>
            <w:rPrChange w:id="1310" w:author="Jane Kohlhoff" w:date="2024-06-11T09:53:00Z" w16du:dateUtc="2024-06-10T23:53:00Z">
              <w:rPr>
                <w:rFonts w:cs="Helvetica"/>
                <w:color w:val="000000"/>
                <w:sz w:val="24"/>
                <w:szCs w:val="24"/>
                <w:lang w:val="en-US"/>
              </w:rPr>
            </w:rPrChange>
          </w:rPr>
          <w:t xml:space="preserve">16 hours across </w:t>
        </w:r>
      </w:ins>
      <w:ins w:id="1311" w:author="Jane Kohlhoff" w:date="2024-05-17T06:12:00Z" w16du:dateUtc="2024-05-16T20:12:00Z">
        <w:r w:rsidR="001D53F3" w:rsidRPr="00365026">
          <w:rPr>
            <w:rFonts w:ascii="Times New Roman" w:hAnsi="Times New Roman"/>
            <w:color w:val="000000"/>
            <w:sz w:val="24"/>
            <w:szCs w:val="24"/>
            <w:lang w:val="en-US"/>
            <w:rPrChange w:id="1312" w:author="Jane Kohlhoff" w:date="2024-06-11T09:53:00Z" w16du:dateUtc="2024-06-10T23:53:00Z">
              <w:rPr>
                <w:rFonts w:cs="Helvetica"/>
                <w:color w:val="000000"/>
                <w:sz w:val="24"/>
                <w:szCs w:val="24"/>
                <w:lang w:val="en-US"/>
              </w:rPr>
            </w:rPrChange>
          </w:rPr>
          <w:t>8 weeks)</w:t>
        </w:r>
      </w:ins>
      <w:ins w:id="1313" w:author="Jane Kohlhoff" w:date="2024-06-11T23:33:00Z" w16du:dateUtc="2024-06-11T13:33:00Z">
        <w:r w:rsidR="00002F16">
          <w:rPr>
            <w:rFonts w:ascii="Times New Roman" w:hAnsi="Times New Roman"/>
            <w:color w:val="000000"/>
            <w:sz w:val="24"/>
            <w:szCs w:val="24"/>
            <w:lang w:val="en-US"/>
          </w:rPr>
          <w:t>;</w:t>
        </w:r>
      </w:ins>
      <w:ins w:id="1314" w:author="Jane Kohlhoff" w:date="2024-05-17T06:54:00Z" w16du:dateUtc="2024-05-16T20:54:00Z">
        <w:r w:rsidR="00E32E06" w:rsidRPr="00365026">
          <w:rPr>
            <w:rFonts w:ascii="Times New Roman" w:hAnsi="Times New Roman"/>
            <w:color w:val="000000"/>
            <w:sz w:val="24"/>
            <w:szCs w:val="24"/>
            <w:lang w:val="en-US"/>
            <w:rPrChange w:id="1315" w:author="Jane Kohlhoff" w:date="2024-06-11T09:53:00Z" w16du:dateUtc="2024-06-10T23:53:00Z">
              <w:rPr>
                <w:rFonts w:cs="Helvetica"/>
                <w:color w:val="000000"/>
                <w:sz w:val="24"/>
                <w:szCs w:val="24"/>
                <w:lang w:val="en-US"/>
              </w:rPr>
            </w:rPrChange>
          </w:rPr>
          <w:t xml:space="preserve"> and </w:t>
        </w:r>
      </w:ins>
      <w:ins w:id="1316" w:author="Jane Kohlhoff" w:date="2024-06-11T23:43:00Z" w16du:dateUtc="2024-06-11T13:43:00Z">
        <w:r w:rsidR="00606618">
          <w:rPr>
            <w:rFonts w:ascii="Times New Roman" w:hAnsi="Times New Roman"/>
            <w:color w:val="000000"/>
            <w:sz w:val="24"/>
            <w:szCs w:val="24"/>
            <w:lang w:val="en-US"/>
          </w:rPr>
          <w:t xml:space="preserve">it </w:t>
        </w:r>
      </w:ins>
      <w:ins w:id="1317" w:author="Jane Kohlhoff" w:date="2024-05-17T06:54:00Z" w16du:dateUtc="2024-05-16T20:54:00Z">
        <w:r w:rsidR="00E32E06" w:rsidRPr="00365026">
          <w:rPr>
            <w:rFonts w:ascii="Times New Roman" w:hAnsi="Times New Roman"/>
            <w:color w:val="000000"/>
            <w:sz w:val="24"/>
            <w:szCs w:val="24"/>
            <w:lang w:val="en-US"/>
            <w:rPrChange w:id="1318" w:author="Jane Kohlhoff" w:date="2024-06-11T09:53:00Z" w16du:dateUtc="2024-06-10T23:53:00Z">
              <w:rPr>
                <w:rFonts w:cs="Helvetica"/>
                <w:color w:val="000000"/>
                <w:sz w:val="24"/>
                <w:szCs w:val="24"/>
                <w:lang w:val="en-US"/>
              </w:rPr>
            </w:rPrChange>
          </w:rPr>
          <w:t>was being provided on a regular basis at the clinical site at which the study was conducted</w:t>
        </w:r>
      </w:ins>
      <w:ins w:id="1319" w:author="Jane Kohlhoff" w:date="2024-05-17T06:12:00Z" w16du:dateUtc="2024-05-16T20:12:00Z">
        <w:r w:rsidR="001D53F3" w:rsidRPr="00365026">
          <w:rPr>
            <w:rFonts w:ascii="Times New Roman" w:hAnsi="Times New Roman"/>
            <w:color w:val="000000"/>
            <w:sz w:val="24"/>
            <w:szCs w:val="24"/>
            <w:lang w:val="en-US"/>
            <w:rPrChange w:id="1320" w:author="Jane Kohlhoff" w:date="2024-06-11T09:53:00Z" w16du:dateUtc="2024-06-10T23:53:00Z">
              <w:rPr>
                <w:rFonts w:cs="Helvetica"/>
                <w:color w:val="000000"/>
                <w:sz w:val="24"/>
                <w:szCs w:val="24"/>
                <w:lang w:val="en-US"/>
              </w:rPr>
            </w:rPrChange>
          </w:rPr>
          <w:t xml:space="preserve">. </w:t>
        </w:r>
      </w:ins>
      <w:ins w:id="1321" w:author="Jane Kohlhoff" w:date="2024-05-17T06:34:00Z" w16du:dateUtc="2024-05-16T20:34:00Z">
        <w:r w:rsidR="003D5536" w:rsidRPr="00365026">
          <w:rPr>
            <w:rFonts w:ascii="Times New Roman" w:hAnsi="Times New Roman"/>
            <w:color w:val="000000"/>
            <w:sz w:val="24"/>
            <w:szCs w:val="24"/>
            <w:lang w:val="en-US"/>
            <w:rPrChange w:id="1322" w:author="Jane Kohlhoff" w:date="2024-06-11T09:53:00Z" w16du:dateUtc="2024-06-10T23:53:00Z">
              <w:rPr>
                <w:rFonts w:cs="Helvetica"/>
                <w:color w:val="000000"/>
                <w:sz w:val="24"/>
                <w:szCs w:val="24"/>
                <w:lang w:val="en-US"/>
              </w:rPr>
            </w:rPrChange>
          </w:rPr>
          <w:t>It</w:t>
        </w:r>
      </w:ins>
      <w:ins w:id="1323" w:author="Jane Kohlhoff" w:date="2024-05-17T06:23:00Z" w16du:dateUtc="2024-05-16T20:23:00Z">
        <w:r w:rsidR="008D5421" w:rsidRPr="00365026">
          <w:rPr>
            <w:rFonts w:ascii="Times New Roman" w:hAnsi="Times New Roman"/>
            <w:color w:val="000000"/>
            <w:sz w:val="24"/>
            <w:szCs w:val="24"/>
            <w:lang w:val="en-US"/>
            <w:rPrChange w:id="1324" w:author="Jane Kohlhoff" w:date="2024-06-11T09:53:00Z" w16du:dateUtc="2024-06-10T23:53:00Z">
              <w:rPr>
                <w:rFonts w:cs="Helvetica"/>
                <w:color w:val="000000"/>
                <w:sz w:val="24"/>
                <w:szCs w:val="24"/>
                <w:lang w:val="en-US"/>
              </w:rPr>
            </w:rPrChange>
          </w:rPr>
          <w:t xml:space="preserve"> was acknowledged </w:t>
        </w:r>
      </w:ins>
      <w:ins w:id="1325" w:author="Jane Kohlhoff" w:date="2024-05-17T06:34:00Z" w16du:dateUtc="2024-05-16T20:34:00Z">
        <w:r w:rsidR="003D5536" w:rsidRPr="00365026">
          <w:rPr>
            <w:rFonts w:ascii="Times New Roman" w:hAnsi="Times New Roman"/>
            <w:color w:val="000000"/>
            <w:sz w:val="24"/>
            <w:szCs w:val="24"/>
            <w:lang w:val="en-US"/>
            <w:rPrChange w:id="1326" w:author="Jane Kohlhoff" w:date="2024-06-11T09:53:00Z" w16du:dateUtc="2024-06-10T23:53:00Z">
              <w:rPr>
                <w:rFonts w:cs="Helvetica"/>
                <w:color w:val="000000"/>
                <w:sz w:val="24"/>
                <w:szCs w:val="24"/>
                <w:lang w:val="en-US"/>
              </w:rPr>
            </w:rPrChange>
          </w:rPr>
          <w:t xml:space="preserve">from the outset </w:t>
        </w:r>
      </w:ins>
      <w:ins w:id="1327" w:author="Jane Kohlhoff" w:date="2024-05-17T06:23:00Z" w16du:dateUtc="2024-05-16T20:23:00Z">
        <w:r w:rsidR="008D5421" w:rsidRPr="00365026">
          <w:rPr>
            <w:rFonts w:ascii="Times New Roman" w:hAnsi="Times New Roman"/>
            <w:color w:val="000000"/>
            <w:sz w:val="24"/>
            <w:szCs w:val="24"/>
            <w:lang w:val="en-US"/>
            <w:rPrChange w:id="1328" w:author="Jane Kohlhoff" w:date="2024-06-11T09:53:00Z" w16du:dateUtc="2024-06-10T23:53:00Z">
              <w:rPr>
                <w:rFonts w:cs="Helvetica"/>
                <w:color w:val="000000"/>
                <w:sz w:val="24"/>
                <w:szCs w:val="24"/>
                <w:lang w:val="en-US"/>
              </w:rPr>
            </w:rPrChange>
          </w:rPr>
          <w:t xml:space="preserve">that COS-P </w:t>
        </w:r>
      </w:ins>
      <w:ins w:id="1329" w:author="Jane Kohlhoff" w:date="2024-05-17T06:25:00Z" w16du:dateUtc="2024-05-16T20:25:00Z">
        <w:r w:rsidR="008D5421" w:rsidRPr="00365026">
          <w:rPr>
            <w:rFonts w:ascii="Times New Roman" w:hAnsi="Times New Roman"/>
            <w:color w:val="000000"/>
            <w:sz w:val="24"/>
            <w:szCs w:val="24"/>
            <w:lang w:val="en-US"/>
            <w:rPrChange w:id="1330" w:author="Jane Kohlhoff" w:date="2024-06-11T09:53:00Z" w16du:dateUtc="2024-06-10T23:53:00Z">
              <w:rPr>
                <w:rFonts w:cs="Helvetica"/>
                <w:color w:val="000000"/>
                <w:sz w:val="24"/>
                <w:szCs w:val="24"/>
                <w:lang w:val="en-US"/>
              </w:rPr>
            </w:rPrChange>
          </w:rPr>
          <w:t>was not a perfect comparator</w:t>
        </w:r>
      </w:ins>
      <w:ins w:id="1331" w:author="Jane Kohlhoff" w:date="2024-05-17T06:55:00Z" w16du:dateUtc="2024-05-16T20:55:00Z">
        <w:r w:rsidR="00E32E06" w:rsidRPr="00365026">
          <w:rPr>
            <w:rFonts w:ascii="Times New Roman" w:hAnsi="Times New Roman"/>
            <w:color w:val="000000"/>
            <w:sz w:val="24"/>
            <w:szCs w:val="24"/>
            <w:lang w:val="en-US"/>
            <w:rPrChange w:id="1332" w:author="Jane Kohlhoff" w:date="2024-06-11T09:53:00Z" w16du:dateUtc="2024-06-10T23:53:00Z">
              <w:rPr>
                <w:rFonts w:cs="Helvetica"/>
                <w:color w:val="000000"/>
                <w:sz w:val="24"/>
                <w:szCs w:val="24"/>
                <w:lang w:val="en-US"/>
              </w:rPr>
            </w:rPrChange>
          </w:rPr>
          <w:t>, particularly</w:t>
        </w:r>
      </w:ins>
      <w:ins w:id="1333" w:author="Jane Kohlhoff" w:date="2024-05-17T06:36:00Z" w16du:dateUtc="2024-05-16T20:36:00Z">
        <w:r w:rsidR="003D5536" w:rsidRPr="00365026">
          <w:rPr>
            <w:rFonts w:ascii="Times New Roman" w:hAnsi="Times New Roman"/>
            <w:color w:val="000000"/>
            <w:sz w:val="24"/>
            <w:szCs w:val="24"/>
            <w:lang w:val="en-US"/>
            <w:rPrChange w:id="1334" w:author="Jane Kohlhoff" w:date="2024-06-11T09:53:00Z" w16du:dateUtc="2024-06-10T23:53:00Z">
              <w:rPr>
                <w:rFonts w:cs="Helvetica"/>
                <w:color w:val="000000"/>
                <w:sz w:val="24"/>
                <w:szCs w:val="24"/>
                <w:lang w:val="en-US"/>
              </w:rPr>
            </w:rPrChange>
          </w:rPr>
          <w:t xml:space="preserve"> </w:t>
        </w:r>
      </w:ins>
      <w:ins w:id="1335" w:author="Jane Kohlhoff" w:date="2024-05-17T06:55:00Z" w16du:dateUtc="2024-05-16T20:55:00Z">
        <w:r w:rsidR="00E32E06" w:rsidRPr="00365026">
          <w:rPr>
            <w:rFonts w:ascii="Times New Roman" w:hAnsi="Times New Roman"/>
            <w:color w:val="000000"/>
            <w:sz w:val="24"/>
            <w:szCs w:val="24"/>
            <w:lang w:val="en-US"/>
            <w:rPrChange w:id="1336" w:author="Jane Kohlhoff" w:date="2024-06-11T09:53:00Z" w16du:dateUtc="2024-06-10T23:53:00Z">
              <w:rPr>
                <w:rFonts w:cs="Helvetica"/>
                <w:color w:val="000000"/>
                <w:sz w:val="24"/>
                <w:szCs w:val="24"/>
                <w:lang w:val="en-US"/>
              </w:rPr>
            </w:rPrChange>
          </w:rPr>
          <w:t xml:space="preserve">due to differences in intended client group and </w:t>
        </w:r>
      </w:ins>
      <w:ins w:id="1337" w:author="Jane Kohlhoff" w:date="2024-05-17T06:35:00Z" w16du:dateUtc="2024-05-16T20:35:00Z">
        <w:r w:rsidR="003D5536" w:rsidRPr="00365026">
          <w:rPr>
            <w:rFonts w:ascii="Times New Roman" w:hAnsi="Times New Roman"/>
            <w:color w:val="000000"/>
            <w:sz w:val="24"/>
            <w:szCs w:val="24"/>
            <w:lang w:val="en-US"/>
            <w:rPrChange w:id="1338" w:author="Jane Kohlhoff" w:date="2024-06-11T09:53:00Z" w16du:dateUtc="2024-06-10T23:53:00Z">
              <w:rPr>
                <w:rFonts w:cs="Helvetica"/>
                <w:color w:val="000000"/>
                <w:sz w:val="24"/>
                <w:szCs w:val="24"/>
                <w:lang w:val="en-US"/>
              </w:rPr>
            </w:rPrChange>
          </w:rPr>
          <w:t>treatment targets (</w:t>
        </w:r>
      </w:ins>
      <w:ins w:id="1339" w:author="Jane Kohlhoff" w:date="2024-05-17T06:16:00Z" w16du:dateUtc="2024-05-16T20:16:00Z">
        <w:r w:rsidR="001D53F3" w:rsidRPr="00365026">
          <w:rPr>
            <w:rFonts w:ascii="Times New Roman" w:hAnsi="Times New Roman"/>
            <w:color w:val="000000"/>
            <w:sz w:val="24"/>
            <w:szCs w:val="24"/>
            <w:lang w:val="en-US"/>
            <w:rPrChange w:id="1340" w:author="Jane Kohlhoff" w:date="2024-06-11T09:53:00Z" w16du:dateUtc="2024-06-10T23:53:00Z">
              <w:rPr>
                <w:rFonts w:cs="Helvetica"/>
                <w:color w:val="000000"/>
                <w:sz w:val="24"/>
                <w:szCs w:val="24"/>
                <w:lang w:val="en-US"/>
              </w:rPr>
            </w:rPrChange>
          </w:rPr>
          <w:t xml:space="preserve">PCIT-T is an intensive </w:t>
        </w:r>
      </w:ins>
      <w:ins w:id="1341" w:author="Jane Kohlhoff" w:date="2024-05-17T06:21:00Z" w16du:dateUtc="2024-05-16T20:21:00Z">
        <w:r w:rsidR="008D5421" w:rsidRPr="00365026">
          <w:rPr>
            <w:rFonts w:ascii="Times New Roman" w:hAnsi="Times New Roman"/>
            <w:color w:val="000000"/>
            <w:sz w:val="24"/>
            <w:szCs w:val="24"/>
            <w:lang w:val="en-US"/>
            <w:rPrChange w:id="1342" w:author="Jane Kohlhoff" w:date="2024-06-11T09:53:00Z" w16du:dateUtc="2024-06-10T23:53:00Z">
              <w:rPr>
                <w:rFonts w:cs="Helvetica"/>
                <w:color w:val="000000"/>
                <w:sz w:val="24"/>
                <w:szCs w:val="24"/>
                <w:lang w:val="en-US"/>
              </w:rPr>
            </w:rPrChange>
          </w:rPr>
          <w:t xml:space="preserve">therapeutic </w:t>
        </w:r>
      </w:ins>
      <w:ins w:id="1343" w:author="Jane Kohlhoff" w:date="2024-05-17T06:16:00Z" w16du:dateUtc="2024-05-16T20:16:00Z">
        <w:r w:rsidR="001D53F3" w:rsidRPr="00365026">
          <w:rPr>
            <w:rFonts w:ascii="Times New Roman" w:hAnsi="Times New Roman"/>
            <w:color w:val="000000"/>
            <w:sz w:val="24"/>
            <w:szCs w:val="24"/>
            <w:lang w:val="en-US"/>
            <w:rPrChange w:id="1344" w:author="Jane Kohlhoff" w:date="2024-06-11T09:53:00Z" w16du:dateUtc="2024-06-10T23:53:00Z">
              <w:rPr>
                <w:rFonts w:cs="Helvetica"/>
                <w:color w:val="000000"/>
                <w:sz w:val="24"/>
                <w:szCs w:val="24"/>
                <w:lang w:val="en-US"/>
              </w:rPr>
            </w:rPrChange>
          </w:rPr>
          <w:t xml:space="preserve">intervention model </w:t>
        </w:r>
      </w:ins>
      <w:ins w:id="1345" w:author="Jane Kohlhoff" w:date="2024-05-17T06:21:00Z" w16du:dateUtc="2024-05-16T20:21:00Z">
        <w:r w:rsidR="008D5421" w:rsidRPr="00365026">
          <w:rPr>
            <w:rFonts w:ascii="Times New Roman" w:hAnsi="Times New Roman"/>
            <w:color w:val="000000"/>
            <w:sz w:val="24"/>
            <w:szCs w:val="24"/>
            <w:lang w:val="en-US"/>
            <w:rPrChange w:id="1346" w:author="Jane Kohlhoff" w:date="2024-06-11T09:53:00Z" w16du:dateUtc="2024-06-10T23:53:00Z">
              <w:rPr>
                <w:rFonts w:cs="Helvetica"/>
                <w:color w:val="000000"/>
                <w:sz w:val="24"/>
                <w:szCs w:val="24"/>
                <w:lang w:val="en-US"/>
              </w:rPr>
            </w:rPrChange>
          </w:rPr>
          <w:t xml:space="preserve">for children with </w:t>
        </w:r>
      </w:ins>
      <w:ins w:id="1347" w:author="Jane Kohlhoff" w:date="2024-05-17T06:22:00Z" w16du:dateUtc="2024-05-16T20:22:00Z">
        <w:r w:rsidR="008D5421" w:rsidRPr="00365026">
          <w:rPr>
            <w:rFonts w:ascii="Times New Roman" w:hAnsi="Times New Roman"/>
            <w:color w:val="000000"/>
            <w:sz w:val="24"/>
            <w:szCs w:val="24"/>
            <w:lang w:val="en-US"/>
            <w:rPrChange w:id="1348" w:author="Jane Kohlhoff" w:date="2024-06-11T09:53:00Z" w16du:dateUtc="2024-06-10T23:53:00Z">
              <w:rPr>
                <w:rFonts w:cs="Helvetica"/>
                <w:color w:val="000000"/>
                <w:sz w:val="24"/>
                <w:szCs w:val="24"/>
                <w:lang w:val="en-US"/>
              </w:rPr>
            </w:rPrChange>
          </w:rPr>
          <w:t>behavioral</w:t>
        </w:r>
      </w:ins>
      <w:ins w:id="1349" w:author="Jane Kohlhoff" w:date="2024-05-17T06:21:00Z" w16du:dateUtc="2024-05-16T20:21:00Z">
        <w:r w:rsidR="008D5421" w:rsidRPr="00365026">
          <w:rPr>
            <w:rFonts w:ascii="Times New Roman" w:hAnsi="Times New Roman"/>
            <w:color w:val="000000"/>
            <w:sz w:val="24"/>
            <w:szCs w:val="24"/>
            <w:lang w:val="en-US"/>
            <w:rPrChange w:id="1350" w:author="Jane Kohlhoff" w:date="2024-06-11T09:53:00Z" w16du:dateUtc="2024-06-10T23:53:00Z">
              <w:rPr>
                <w:rFonts w:cs="Helvetica"/>
                <w:color w:val="000000"/>
                <w:sz w:val="24"/>
                <w:szCs w:val="24"/>
                <w:lang w:val="en-US"/>
              </w:rPr>
            </w:rPrChange>
          </w:rPr>
          <w:t xml:space="preserve"> issues </w:t>
        </w:r>
      </w:ins>
      <w:ins w:id="1351" w:author="Jane Kohlhoff" w:date="2024-06-11T10:18:00Z" w16du:dateUtc="2024-06-11T00:18:00Z">
        <w:r w:rsidR="00BF0A78">
          <w:rPr>
            <w:rFonts w:ascii="Times New Roman" w:hAnsi="Times New Roman"/>
            <w:color w:val="000000"/>
            <w:sz w:val="24"/>
            <w:szCs w:val="24"/>
            <w:lang w:val="en-US"/>
          </w:rPr>
          <w:t>whereas</w:t>
        </w:r>
      </w:ins>
      <w:ins w:id="1352" w:author="Jane Kohlhoff" w:date="2024-05-17T06:16:00Z" w16du:dateUtc="2024-05-16T20:16:00Z">
        <w:r w:rsidR="001D53F3" w:rsidRPr="00365026">
          <w:rPr>
            <w:rFonts w:ascii="Times New Roman" w:hAnsi="Times New Roman"/>
            <w:color w:val="000000"/>
            <w:sz w:val="24"/>
            <w:szCs w:val="24"/>
            <w:lang w:val="en-US"/>
            <w:rPrChange w:id="1353" w:author="Jane Kohlhoff" w:date="2024-06-11T09:53:00Z" w16du:dateUtc="2024-06-10T23:53:00Z">
              <w:rPr>
                <w:rFonts w:cs="Helvetica"/>
                <w:color w:val="000000"/>
                <w:sz w:val="24"/>
                <w:szCs w:val="24"/>
                <w:lang w:val="en-US"/>
              </w:rPr>
            </w:rPrChange>
          </w:rPr>
          <w:t xml:space="preserve"> COS-P is </w:t>
        </w:r>
      </w:ins>
      <w:ins w:id="1354" w:author="Jane Kohlhoff" w:date="2024-05-17T06:22:00Z" w16du:dateUtc="2024-05-16T20:22:00Z">
        <w:r w:rsidR="008D5421" w:rsidRPr="00365026">
          <w:rPr>
            <w:rFonts w:ascii="Times New Roman" w:hAnsi="Times New Roman"/>
            <w:color w:val="000000"/>
            <w:sz w:val="24"/>
            <w:szCs w:val="24"/>
            <w:lang w:val="en-US"/>
            <w:rPrChange w:id="1355" w:author="Jane Kohlhoff" w:date="2024-06-11T09:53:00Z" w16du:dateUtc="2024-06-10T23:53:00Z">
              <w:rPr>
                <w:rFonts w:cs="Helvetica"/>
                <w:color w:val="000000"/>
                <w:sz w:val="24"/>
                <w:szCs w:val="24"/>
                <w:lang w:val="en-US"/>
              </w:rPr>
            </w:rPrChange>
          </w:rPr>
          <w:t xml:space="preserve">an </w:t>
        </w:r>
      </w:ins>
      <w:ins w:id="1356" w:author="Jane Kohlhoff" w:date="2024-05-17T06:16:00Z" w16du:dateUtc="2024-05-16T20:16:00Z">
        <w:r w:rsidR="001D53F3" w:rsidRPr="00365026">
          <w:rPr>
            <w:rFonts w:ascii="Times New Roman" w:hAnsi="Times New Roman"/>
            <w:color w:val="000000"/>
            <w:sz w:val="24"/>
            <w:szCs w:val="24"/>
            <w:lang w:val="en-US"/>
            <w:rPrChange w:id="1357" w:author="Jane Kohlhoff" w:date="2024-06-11T09:53:00Z" w16du:dateUtc="2024-06-10T23:53:00Z">
              <w:rPr>
                <w:rFonts w:cs="Helvetica"/>
                <w:color w:val="000000"/>
                <w:sz w:val="24"/>
                <w:szCs w:val="24"/>
                <w:lang w:val="en-US"/>
              </w:rPr>
            </w:rPrChange>
          </w:rPr>
          <w:t>educat</w:t>
        </w:r>
      </w:ins>
      <w:ins w:id="1358" w:author="Jane Kohlhoff" w:date="2024-05-17T06:17:00Z" w16du:dateUtc="2024-05-16T20:17:00Z">
        <w:r w:rsidR="001D53F3" w:rsidRPr="00365026">
          <w:rPr>
            <w:rFonts w:ascii="Times New Roman" w:hAnsi="Times New Roman"/>
            <w:color w:val="000000"/>
            <w:sz w:val="24"/>
            <w:szCs w:val="24"/>
            <w:lang w:val="en-US"/>
            <w:rPrChange w:id="1359" w:author="Jane Kohlhoff" w:date="2024-06-11T09:53:00Z" w16du:dateUtc="2024-06-10T23:53:00Z">
              <w:rPr>
                <w:rFonts w:cs="Helvetica"/>
                <w:color w:val="000000"/>
                <w:sz w:val="24"/>
                <w:szCs w:val="24"/>
                <w:lang w:val="en-US"/>
              </w:rPr>
            </w:rPrChange>
          </w:rPr>
          <w:t>ion-based</w:t>
        </w:r>
      </w:ins>
      <w:ins w:id="1360" w:author="Jane Kohlhoff" w:date="2024-05-17T06:22:00Z" w16du:dateUtc="2024-05-16T20:22:00Z">
        <w:r w:rsidR="008D5421" w:rsidRPr="00365026">
          <w:rPr>
            <w:rFonts w:ascii="Times New Roman" w:hAnsi="Times New Roman"/>
            <w:color w:val="000000"/>
            <w:sz w:val="24"/>
            <w:szCs w:val="24"/>
            <w:lang w:val="en-US"/>
            <w:rPrChange w:id="1361" w:author="Jane Kohlhoff" w:date="2024-06-11T09:53:00Z" w16du:dateUtc="2024-06-10T23:53:00Z">
              <w:rPr>
                <w:rFonts w:cs="Helvetica"/>
                <w:color w:val="000000"/>
                <w:sz w:val="24"/>
                <w:szCs w:val="24"/>
                <w:lang w:val="en-US"/>
              </w:rPr>
            </w:rPrChange>
          </w:rPr>
          <w:t xml:space="preserve"> program</w:t>
        </w:r>
      </w:ins>
      <w:ins w:id="1362" w:author="Jane Kohlhoff" w:date="2024-06-11T10:18:00Z" w16du:dateUtc="2024-06-11T00:18:00Z">
        <w:r w:rsidR="00BF0A78">
          <w:rPr>
            <w:rFonts w:ascii="Times New Roman" w:hAnsi="Times New Roman"/>
            <w:color w:val="000000"/>
            <w:sz w:val="24"/>
            <w:szCs w:val="24"/>
            <w:lang w:val="en-US"/>
          </w:rPr>
          <w:t>, and it</w:t>
        </w:r>
      </w:ins>
      <w:ins w:id="1363" w:author="Jane Kohlhoff" w:date="2024-05-17T06:25:00Z" w16du:dateUtc="2024-05-16T20:25:00Z">
        <w:r w:rsidR="008D5421" w:rsidRPr="00365026">
          <w:rPr>
            <w:rFonts w:ascii="Times New Roman" w:hAnsi="Times New Roman"/>
            <w:color w:val="000000"/>
            <w:sz w:val="24"/>
            <w:szCs w:val="24"/>
            <w:lang w:val="en-US"/>
            <w:rPrChange w:id="1364" w:author="Jane Kohlhoff" w:date="2024-06-11T09:53:00Z" w16du:dateUtc="2024-06-10T23:53:00Z">
              <w:rPr>
                <w:rFonts w:cs="Helvetica"/>
                <w:color w:val="000000"/>
                <w:sz w:val="24"/>
                <w:szCs w:val="24"/>
                <w:lang w:val="en-US"/>
              </w:rPr>
            </w:rPrChange>
          </w:rPr>
          <w:t xml:space="preserve"> does</w:t>
        </w:r>
      </w:ins>
      <w:ins w:id="1365" w:author="Jane Kohlhoff" w:date="2024-05-17T06:22:00Z" w16du:dateUtc="2024-05-16T20:22:00Z">
        <w:r w:rsidR="008D5421" w:rsidRPr="00365026">
          <w:rPr>
            <w:rFonts w:ascii="Times New Roman" w:hAnsi="Times New Roman"/>
            <w:color w:val="000000"/>
            <w:sz w:val="24"/>
            <w:szCs w:val="24"/>
            <w:lang w:val="en-US"/>
            <w:rPrChange w:id="1366" w:author="Jane Kohlhoff" w:date="2024-06-11T09:53:00Z" w16du:dateUtc="2024-06-10T23:53:00Z">
              <w:rPr>
                <w:rFonts w:cs="Helvetica"/>
                <w:color w:val="000000"/>
                <w:sz w:val="24"/>
                <w:szCs w:val="24"/>
                <w:lang w:val="en-US"/>
              </w:rPr>
            </w:rPrChange>
          </w:rPr>
          <w:t xml:space="preserve"> not </w:t>
        </w:r>
      </w:ins>
      <w:ins w:id="1367" w:author="Jane Kohlhoff" w:date="2024-05-17T06:25:00Z" w16du:dateUtc="2024-05-16T20:25:00Z">
        <w:r w:rsidR="008D5421" w:rsidRPr="00365026">
          <w:rPr>
            <w:rFonts w:ascii="Times New Roman" w:hAnsi="Times New Roman"/>
            <w:color w:val="000000"/>
            <w:sz w:val="24"/>
            <w:szCs w:val="24"/>
            <w:lang w:val="en-US"/>
            <w:rPrChange w:id="1368" w:author="Jane Kohlhoff" w:date="2024-06-11T09:53:00Z" w16du:dateUtc="2024-06-10T23:53:00Z">
              <w:rPr>
                <w:rFonts w:cs="Helvetica"/>
                <w:color w:val="000000"/>
                <w:sz w:val="24"/>
                <w:szCs w:val="24"/>
                <w:lang w:val="en-US"/>
              </w:rPr>
            </w:rPrChange>
          </w:rPr>
          <w:t xml:space="preserve">specifically target </w:t>
        </w:r>
      </w:ins>
      <w:ins w:id="1369" w:author="Jane Kohlhoff" w:date="2024-05-17T06:22:00Z" w16du:dateUtc="2024-05-16T20:22:00Z">
        <w:r w:rsidR="008D5421" w:rsidRPr="00365026">
          <w:rPr>
            <w:rFonts w:ascii="Times New Roman" w:hAnsi="Times New Roman"/>
            <w:color w:val="000000"/>
            <w:sz w:val="24"/>
            <w:szCs w:val="24"/>
            <w:lang w:val="en-US"/>
            <w:rPrChange w:id="1370" w:author="Jane Kohlhoff" w:date="2024-06-11T09:53:00Z" w16du:dateUtc="2024-06-10T23:53:00Z">
              <w:rPr>
                <w:rFonts w:cs="Helvetica"/>
                <w:color w:val="000000"/>
                <w:sz w:val="24"/>
                <w:szCs w:val="24"/>
                <w:lang w:val="en-US"/>
              </w:rPr>
            </w:rPrChange>
          </w:rPr>
          <w:t>child behavior issues</w:t>
        </w:r>
      </w:ins>
      <w:ins w:id="1371" w:author="Jane Kohlhoff" w:date="2024-05-17T06:25:00Z" w16du:dateUtc="2024-05-16T20:25:00Z">
        <w:r w:rsidR="008D5421" w:rsidRPr="00365026">
          <w:rPr>
            <w:rFonts w:ascii="Times New Roman" w:hAnsi="Times New Roman"/>
            <w:color w:val="000000"/>
            <w:sz w:val="24"/>
            <w:szCs w:val="24"/>
            <w:lang w:val="en-US"/>
            <w:rPrChange w:id="1372" w:author="Jane Kohlhoff" w:date="2024-06-11T09:53:00Z" w16du:dateUtc="2024-06-10T23:53:00Z">
              <w:rPr>
                <w:rFonts w:cs="Helvetica"/>
                <w:color w:val="000000"/>
                <w:sz w:val="24"/>
                <w:szCs w:val="24"/>
                <w:lang w:val="en-US"/>
              </w:rPr>
            </w:rPrChange>
          </w:rPr>
          <w:t>)</w:t>
        </w:r>
      </w:ins>
      <w:ins w:id="1373" w:author="Jane Kohlhoff" w:date="2024-05-17T06:35:00Z" w16du:dateUtc="2024-05-16T20:35:00Z">
        <w:r w:rsidR="003D5536" w:rsidRPr="00365026">
          <w:rPr>
            <w:rFonts w:ascii="Times New Roman" w:hAnsi="Times New Roman"/>
            <w:color w:val="000000"/>
            <w:sz w:val="24"/>
            <w:szCs w:val="24"/>
            <w:lang w:val="en-US"/>
            <w:rPrChange w:id="1374" w:author="Jane Kohlhoff" w:date="2024-06-11T09:53:00Z" w16du:dateUtc="2024-06-10T23:53:00Z">
              <w:rPr>
                <w:rFonts w:cs="Helvetica"/>
                <w:color w:val="000000"/>
                <w:sz w:val="24"/>
                <w:szCs w:val="24"/>
                <w:lang w:val="en-US"/>
              </w:rPr>
            </w:rPrChange>
          </w:rPr>
          <w:t xml:space="preserve"> and</w:t>
        </w:r>
      </w:ins>
      <w:ins w:id="1375" w:author="Jane Kohlhoff" w:date="2024-05-17T06:42:00Z" w16du:dateUtc="2024-05-16T20:42:00Z">
        <w:r w:rsidR="00016527" w:rsidRPr="00365026">
          <w:rPr>
            <w:rFonts w:ascii="Times New Roman" w:hAnsi="Times New Roman"/>
            <w:color w:val="000000"/>
            <w:sz w:val="24"/>
            <w:szCs w:val="24"/>
            <w:lang w:val="en-US"/>
            <w:rPrChange w:id="1376" w:author="Jane Kohlhoff" w:date="2024-06-11T09:53:00Z" w16du:dateUtc="2024-06-10T23:53:00Z">
              <w:rPr>
                <w:rFonts w:cs="Helvetica"/>
                <w:color w:val="000000"/>
                <w:sz w:val="24"/>
                <w:szCs w:val="24"/>
                <w:lang w:val="en-US"/>
              </w:rPr>
            </w:rPrChange>
          </w:rPr>
          <w:t xml:space="preserve"> a</w:t>
        </w:r>
      </w:ins>
      <w:ins w:id="1377" w:author="Jane Kohlhoff" w:date="2024-05-17T06:35:00Z" w16du:dateUtc="2024-05-16T20:35:00Z">
        <w:r w:rsidR="003D5536" w:rsidRPr="00365026">
          <w:rPr>
            <w:rFonts w:ascii="Times New Roman" w:hAnsi="Times New Roman"/>
            <w:color w:val="000000"/>
            <w:sz w:val="24"/>
            <w:szCs w:val="24"/>
            <w:lang w:val="en-US"/>
            <w:rPrChange w:id="1378" w:author="Jane Kohlhoff" w:date="2024-06-11T09:53:00Z" w16du:dateUtc="2024-06-10T23:53:00Z">
              <w:rPr>
                <w:rFonts w:cs="Helvetica"/>
                <w:color w:val="000000"/>
                <w:sz w:val="24"/>
                <w:szCs w:val="24"/>
                <w:lang w:val="en-US"/>
              </w:rPr>
            </w:rPrChange>
          </w:rPr>
          <w:t xml:space="preserve"> </w:t>
        </w:r>
      </w:ins>
      <w:ins w:id="1379" w:author="Jane Kohlhoff" w:date="2024-05-17T06:42:00Z" w16du:dateUtc="2024-05-16T20:42:00Z">
        <w:r w:rsidR="00016527" w:rsidRPr="00365026">
          <w:rPr>
            <w:rFonts w:ascii="Times New Roman" w:hAnsi="Times New Roman"/>
            <w:color w:val="000000"/>
            <w:sz w:val="24"/>
            <w:szCs w:val="24"/>
            <w:lang w:val="en-US"/>
            <w:rPrChange w:id="1380" w:author="Jane Kohlhoff" w:date="2024-06-11T09:53:00Z" w16du:dateUtc="2024-06-10T23:53:00Z">
              <w:rPr>
                <w:rFonts w:cs="Helvetica"/>
                <w:color w:val="000000"/>
                <w:sz w:val="24"/>
                <w:szCs w:val="24"/>
                <w:lang w:val="en-US"/>
              </w:rPr>
            </w:rPrChange>
          </w:rPr>
          <w:t xml:space="preserve">different </w:t>
        </w:r>
      </w:ins>
      <w:ins w:id="1381" w:author="Jane Kohlhoff" w:date="2024-05-17T06:35:00Z" w16du:dateUtc="2024-05-16T20:35:00Z">
        <w:r w:rsidR="003D5536" w:rsidRPr="00365026">
          <w:rPr>
            <w:rFonts w:ascii="Times New Roman" w:hAnsi="Times New Roman"/>
            <w:color w:val="000000"/>
            <w:sz w:val="24"/>
            <w:szCs w:val="24"/>
            <w:lang w:val="en-US"/>
            <w:rPrChange w:id="1382" w:author="Jane Kohlhoff" w:date="2024-06-11T09:53:00Z" w16du:dateUtc="2024-06-10T23:53:00Z">
              <w:rPr>
                <w:rFonts w:cs="Helvetica"/>
                <w:color w:val="000000"/>
                <w:sz w:val="24"/>
                <w:szCs w:val="24"/>
                <w:lang w:val="en-US"/>
              </w:rPr>
            </w:rPrChange>
          </w:rPr>
          <w:t>mode</w:t>
        </w:r>
      </w:ins>
      <w:ins w:id="1383" w:author="Jane Kohlhoff" w:date="2024-05-17T06:42:00Z" w16du:dateUtc="2024-05-16T20:42:00Z">
        <w:r w:rsidR="00016527" w:rsidRPr="00365026">
          <w:rPr>
            <w:rFonts w:ascii="Times New Roman" w:hAnsi="Times New Roman"/>
            <w:color w:val="000000"/>
            <w:sz w:val="24"/>
            <w:szCs w:val="24"/>
            <w:lang w:val="en-US"/>
            <w:rPrChange w:id="1384" w:author="Jane Kohlhoff" w:date="2024-06-11T09:53:00Z" w16du:dateUtc="2024-06-10T23:53:00Z">
              <w:rPr>
                <w:rFonts w:cs="Helvetica"/>
                <w:color w:val="000000"/>
                <w:sz w:val="24"/>
                <w:szCs w:val="24"/>
                <w:lang w:val="en-US"/>
              </w:rPr>
            </w:rPrChange>
          </w:rPr>
          <w:t xml:space="preserve"> </w:t>
        </w:r>
      </w:ins>
      <w:ins w:id="1385" w:author="Jane Kohlhoff" w:date="2024-05-17T06:35:00Z" w16du:dateUtc="2024-05-16T20:35:00Z">
        <w:r w:rsidR="003D5536" w:rsidRPr="00365026">
          <w:rPr>
            <w:rFonts w:ascii="Times New Roman" w:hAnsi="Times New Roman"/>
            <w:color w:val="000000"/>
            <w:sz w:val="24"/>
            <w:szCs w:val="24"/>
            <w:lang w:val="en-US"/>
            <w:rPrChange w:id="1386" w:author="Jane Kohlhoff" w:date="2024-06-11T09:53:00Z" w16du:dateUtc="2024-06-10T23:53:00Z">
              <w:rPr>
                <w:rFonts w:cs="Helvetica"/>
                <w:color w:val="000000"/>
                <w:sz w:val="24"/>
                <w:szCs w:val="24"/>
                <w:lang w:val="en-US"/>
              </w:rPr>
            </w:rPrChange>
          </w:rPr>
          <w:t>of delivery (PCIT-T is delivered as an individual intervention and COS-P is delivered to groups of 6-8 participants</w:t>
        </w:r>
      </w:ins>
      <w:ins w:id="1387" w:author="Jane Kohlhoff" w:date="2024-05-17T06:36:00Z" w16du:dateUtc="2024-05-16T20:36:00Z">
        <w:r w:rsidR="003D5536" w:rsidRPr="00365026">
          <w:rPr>
            <w:rFonts w:ascii="Times New Roman" w:hAnsi="Times New Roman"/>
            <w:color w:val="000000"/>
            <w:sz w:val="24"/>
            <w:szCs w:val="24"/>
            <w:lang w:val="en-US"/>
            <w:rPrChange w:id="1388" w:author="Jane Kohlhoff" w:date="2024-06-11T09:53:00Z" w16du:dateUtc="2024-06-10T23:53:00Z">
              <w:rPr>
                <w:rFonts w:cs="Helvetica"/>
                <w:color w:val="000000"/>
                <w:sz w:val="24"/>
                <w:szCs w:val="24"/>
                <w:lang w:val="en-US"/>
              </w:rPr>
            </w:rPrChange>
          </w:rPr>
          <w:t>)</w:t>
        </w:r>
      </w:ins>
      <w:ins w:id="1389" w:author="Jane Kohlhoff" w:date="2024-05-17T06:12:00Z" w16du:dateUtc="2024-05-16T20:12:00Z">
        <w:r w:rsidR="001D53F3" w:rsidRPr="00365026">
          <w:rPr>
            <w:rFonts w:ascii="Times New Roman" w:hAnsi="Times New Roman"/>
            <w:color w:val="000000"/>
            <w:sz w:val="24"/>
            <w:szCs w:val="24"/>
            <w:lang w:val="en-US"/>
            <w:rPrChange w:id="1390" w:author="Jane Kohlhoff" w:date="2024-06-11T09:53:00Z" w16du:dateUtc="2024-06-10T23:53:00Z">
              <w:rPr>
                <w:rFonts w:cs="Helvetica"/>
                <w:color w:val="000000"/>
                <w:sz w:val="24"/>
                <w:szCs w:val="24"/>
                <w:lang w:val="en-US"/>
              </w:rPr>
            </w:rPrChange>
          </w:rPr>
          <w:t xml:space="preserve">. </w:t>
        </w:r>
      </w:ins>
      <w:ins w:id="1391" w:author="Jane Kohlhoff" w:date="2024-05-17T06:55:00Z" w16du:dateUtc="2024-05-16T20:55:00Z">
        <w:r w:rsidR="00E32E06" w:rsidRPr="00365026">
          <w:rPr>
            <w:rFonts w:ascii="Times New Roman" w:hAnsi="Times New Roman"/>
            <w:color w:val="000000"/>
            <w:sz w:val="24"/>
            <w:szCs w:val="24"/>
            <w:lang w:val="en-US"/>
            <w:rPrChange w:id="1392" w:author="Jane Kohlhoff" w:date="2024-06-11T09:53:00Z" w16du:dateUtc="2024-06-10T23:53:00Z">
              <w:rPr>
                <w:rFonts w:cs="Helvetica"/>
                <w:color w:val="000000"/>
                <w:sz w:val="24"/>
                <w:szCs w:val="24"/>
                <w:lang w:val="en-US"/>
              </w:rPr>
            </w:rPrChange>
          </w:rPr>
          <w:t>However, g</w:t>
        </w:r>
      </w:ins>
      <w:ins w:id="1393" w:author="Jane Kohlhoff" w:date="2024-05-17T06:42:00Z" w16du:dateUtc="2024-05-16T20:42:00Z">
        <w:r w:rsidR="00016527" w:rsidRPr="00365026">
          <w:rPr>
            <w:rFonts w:ascii="Times New Roman" w:hAnsi="Times New Roman"/>
            <w:color w:val="000000"/>
            <w:sz w:val="24"/>
            <w:szCs w:val="24"/>
            <w:lang w:val="en-US"/>
            <w:rPrChange w:id="1394" w:author="Jane Kohlhoff" w:date="2024-06-11T09:53:00Z" w16du:dateUtc="2024-06-10T23:53:00Z">
              <w:rPr>
                <w:rFonts w:cs="Helvetica"/>
                <w:color w:val="000000"/>
                <w:sz w:val="24"/>
                <w:szCs w:val="24"/>
                <w:lang w:val="en-US"/>
              </w:rPr>
            </w:rPrChange>
          </w:rPr>
          <w:t xml:space="preserve">iven that </w:t>
        </w:r>
      </w:ins>
      <w:ins w:id="1395" w:author="Jane Kohlhoff" w:date="2024-06-11T10:18:00Z" w16du:dateUtc="2024-06-11T00:18:00Z">
        <w:r w:rsidR="00BF0A78">
          <w:rPr>
            <w:rFonts w:ascii="Times New Roman" w:hAnsi="Times New Roman"/>
            <w:color w:val="000000"/>
            <w:sz w:val="24"/>
            <w:szCs w:val="24"/>
            <w:lang w:val="en-US"/>
          </w:rPr>
          <w:t xml:space="preserve">the primary </w:t>
        </w:r>
      </w:ins>
      <w:ins w:id="1396" w:author="Jane Kohlhoff" w:date="2024-05-17T06:42:00Z" w16du:dateUtc="2024-05-16T20:42:00Z">
        <w:r w:rsidR="00016527" w:rsidRPr="00365026">
          <w:rPr>
            <w:rFonts w:ascii="Times New Roman" w:hAnsi="Times New Roman"/>
            <w:color w:val="000000"/>
            <w:sz w:val="24"/>
            <w:szCs w:val="24"/>
            <w:lang w:val="en-US"/>
            <w:rPrChange w:id="1397" w:author="Jane Kohlhoff" w:date="2024-06-11T09:53:00Z" w16du:dateUtc="2024-06-10T23:53:00Z">
              <w:rPr>
                <w:rFonts w:cs="Helvetica"/>
                <w:color w:val="000000"/>
                <w:sz w:val="24"/>
                <w:szCs w:val="24"/>
                <w:lang w:val="en-US"/>
              </w:rPr>
            </w:rPrChange>
          </w:rPr>
          <w:t xml:space="preserve">objective of study </w:t>
        </w:r>
      </w:ins>
      <w:ins w:id="1398" w:author="Jane Kohlhoff" w:date="2024-05-17T06:17:00Z" w16du:dateUtc="2024-05-16T20:17:00Z">
        <w:r w:rsidR="001D53F3" w:rsidRPr="00365026">
          <w:rPr>
            <w:rFonts w:ascii="Times New Roman" w:hAnsi="Times New Roman"/>
            <w:color w:val="000000"/>
            <w:sz w:val="24"/>
            <w:szCs w:val="24"/>
            <w:lang w:val="en-US"/>
            <w:rPrChange w:id="1399" w:author="Jane Kohlhoff" w:date="2024-06-11T09:53:00Z" w16du:dateUtc="2024-06-10T23:53:00Z">
              <w:rPr>
                <w:rFonts w:cs="Helvetica"/>
                <w:color w:val="000000"/>
                <w:sz w:val="24"/>
                <w:szCs w:val="24"/>
                <w:lang w:val="en-US"/>
              </w:rPr>
            </w:rPrChange>
          </w:rPr>
          <w:t xml:space="preserve">was to </w:t>
        </w:r>
      </w:ins>
      <w:ins w:id="1400" w:author="Jane Kohlhoff" w:date="2024-05-17T06:42:00Z" w16du:dateUtc="2024-05-16T20:42:00Z">
        <w:r w:rsidR="00016527" w:rsidRPr="00365026">
          <w:rPr>
            <w:rFonts w:ascii="Times New Roman" w:hAnsi="Times New Roman"/>
            <w:color w:val="000000"/>
            <w:sz w:val="24"/>
            <w:szCs w:val="24"/>
            <w:lang w:val="en-US"/>
            <w:rPrChange w:id="1401" w:author="Jane Kohlhoff" w:date="2024-06-11T09:53:00Z" w16du:dateUtc="2024-06-10T23:53:00Z">
              <w:rPr>
                <w:rFonts w:cs="Helvetica"/>
                <w:color w:val="000000"/>
                <w:sz w:val="24"/>
                <w:szCs w:val="24"/>
                <w:lang w:val="en-US"/>
              </w:rPr>
            </w:rPrChange>
          </w:rPr>
          <w:t xml:space="preserve">test </w:t>
        </w:r>
      </w:ins>
      <w:ins w:id="1402" w:author="Jane Kohlhoff" w:date="2024-05-17T06:17:00Z" w16du:dateUtc="2024-05-16T20:17:00Z">
        <w:r w:rsidR="001D53F3" w:rsidRPr="00365026">
          <w:rPr>
            <w:rFonts w:ascii="Times New Roman" w:hAnsi="Times New Roman"/>
            <w:color w:val="000000"/>
            <w:sz w:val="24"/>
            <w:szCs w:val="24"/>
            <w:lang w:val="en-US"/>
            <w:rPrChange w:id="1403" w:author="Jane Kohlhoff" w:date="2024-06-11T09:53:00Z" w16du:dateUtc="2024-06-10T23:53:00Z">
              <w:rPr>
                <w:rFonts w:cs="Helvetica"/>
                <w:color w:val="000000"/>
                <w:sz w:val="24"/>
                <w:szCs w:val="24"/>
                <w:lang w:val="en-US"/>
              </w:rPr>
            </w:rPrChange>
          </w:rPr>
          <w:t>outcomes of</w:t>
        </w:r>
      </w:ins>
      <w:ins w:id="1404" w:author="Jane Kohlhoff" w:date="2024-05-17T06:18:00Z" w16du:dateUtc="2024-05-16T20:18:00Z">
        <w:r w:rsidR="001D53F3" w:rsidRPr="00365026">
          <w:rPr>
            <w:rFonts w:ascii="Times New Roman" w:hAnsi="Times New Roman"/>
            <w:color w:val="000000"/>
            <w:sz w:val="24"/>
            <w:szCs w:val="24"/>
            <w:lang w:val="en-US"/>
            <w:rPrChange w:id="1405" w:author="Jane Kohlhoff" w:date="2024-06-11T09:53:00Z" w16du:dateUtc="2024-06-10T23:53:00Z">
              <w:rPr>
                <w:rFonts w:cs="Helvetica"/>
                <w:color w:val="000000"/>
                <w:sz w:val="24"/>
                <w:szCs w:val="24"/>
                <w:lang w:val="en-US"/>
              </w:rPr>
            </w:rPrChange>
          </w:rPr>
          <w:t xml:space="preserve"> PCIT-T</w:t>
        </w:r>
      </w:ins>
      <w:ins w:id="1406" w:author="Jane Kohlhoff" w:date="2024-05-17T06:42:00Z" w16du:dateUtc="2024-05-16T20:42:00Z">
        <w:r w:rsidR="00016527" w:rsidRPr="00365026">
          <w:rPr>
            <w:rFonts w:ascii="Times New Roman" w:hAnsi="Times New Roman"/>
            <w:color w:val="000000"/>
            <w:sz w:val="24"/>
            <w:szCs w:val="24"/>
            <w:lang w:val="en-US"/>
            <w:rPrChange w:id="1407" w:author="Jane Kohlhoff" w:date="2024-06-11T09:53:00Z" w16du:dateUtc="2024-06-10T23:53:00Z">
              <w:rPr>
                <w:rFonts w:cs="Helvetica"/>
                <w:color w:val="000000"/>
                <w:sz w:val="24"/>
                <w:szCs w:val="24"/>
                <w:lang w:val="en-US"/>
              </w:rPr>
            </w:rPrChange>
          </w:rPr>
          <w:t xml:space="preserve"> through comparison with</w:t>
        </w:r>
      </w:ins>
      <w:ins w:id="1408" w:author="Jane Kohlhoff" w:date="2024-05-17T06:18:00Z" w16du:dateUtc="2024-05-16T20:18:00Z">
        <w:r w:rsidR="001D53F3" w:rsidRPr="00365026">
          <w:rPr>
            <w:rFonts w:ascii="Times New Roman" w:hAnsi="Times New Roman"/>
            <w:color w:val="000000"/>
            <w:sz w:val="24"/>
            <w:szCs w:val="24"/>
            <w:lang w:val="en-US"/>
            <w:rPrChange w:id="1409" w:author="Jane Kohlhoff" w:date="2024-06-11T09:53:00Z" w16du:dateUtc="2024-06-10T23:53:00Z">
              <w:rPr>
                <w:rFonts w:cs="Helvetica"/>
                <w:color w:val="000000"/>
                <w:sz w:val="24"/>
                <w:szCs w:val="24"/>
                <w:lang w:val="en-US"/>
              </w:rPr>
            </w:rPrChange>
          </w:rPr>
          <w:t xml:space="preserve"> both non-treated and </w:t>
        </w:r>
      </w:ins>
      <w:ins w:id="1410" w:author="Jane Kohlhoff" w:date="2024-05-17T06:19:00Z" w16du:dateUtc="2024-05-16T20:19:00Z">
        <w:r w:rsidR="001D53F3" w:rsidRPr="00365026">
          <w:rPr>
            <w:rFonts w:ascii="Times New Roman" w:hAnsi="Times New Roman"/>
            <w:color w:val="000000"/>
            <w:sz w:val="24"/>
            <w:szCs w:val="24"/>
            <w:lang w:val="en-US"/>
            <w:rPrChange w:id="1411" w:author="Jane Kohlhoff" w:date="2024-06-11T09:53:00Z" w16du:dateUtc="2024-06-10T23:53:00Z">
              <w:rPr>
                <w:rFonts w:cs="Helvetica"/>
                <w:color w:val="000000"/>
                <w:sz w:val="24"/>
                <w:szCs w:val="24"/>
                <w:lang w:val="en-US"/>
              </w:rPr>
            </w:rPrChange>
          </w:rPr>
          <w:t>‘</w:t>
        </w:r>
      </w:ins>
      <w:ins w:id="1412" w:author="Jane Kohlhoff" w:date="2024-05-17T06:18:00Z" w16du:dateUtc="2024-05-16T20:18:00Z">
        <w:r w:rsidR="001D53F3" w:rsidRPr="00365026">
          <w:rPr>
            <w:rFonts w:ascii="Times New Roman" w:hAnsi="Times New Roman"/>
            <w:color w:val="000000"/>
            <w:sz w:val="24"/>
            <w:szCs w:val="24"/>
            <w:lang w:val="en-US"/>
            <w:rPrChange w:id="1413" w:author="Jane Kohlhoff" w:date="2024-06-11T09:53:00Z" w16du:dateUtc="2024-06-10T23:53:00Z">
              <w:rPr>
                <w:rFonts w:cs="Helvetica"/>
                <w:color w:val="000000"/>
                <w:sz w:val="24"/>
                <w:szCs w:val="24"/>
                <w:lang w:val="en-US"/>
              </w:rPr>
            </w:rPrChange>
          </w:rPr>
          <w:t>active</w:t>
        </w:r>
      </w:ins>
      <w:ins w:id="1414" w:author="Jane Kohlhoff" w:date="2024-05-17T06:19:00Z" w16du:dateUtc="2024-05-16T20:19:00Z">
        <w:r w:rsidR="001D53F3" w:rsidRPr="00365026">
          <w:rPr>
            <w:rFonts w:ascii="Times New Roman" w:hAnsi="Times New Roman"/>
            <w:color w:val="000000"/>
            <w:sz w:val="24"/>
            <w:szCs w:val="24"/>
            <w:lang w:val="en-US"/>
            <w:rPrChange w:id="1415" w:author="Jane Kohlhoff" w:date="2024-06-11T09:53:00Z" w16du:dateUtc="2024-06-10T23:53:00Z">
              <w:rPr>
                <w:rFonts w:cs="Helvetica"/>
                <w:color w:val="000000"/>
                <w:sz w:val="24"/>
                <w:szCs w:val="24"/>
                <w:lang w:val="en-US"/>
              </w:rPr>
            </w:rPrChange>
          </w:rPr>
          <w:t>’</w:t>
        </w:r>
      </w:ins>
      <w:ins w:id="1416" w:author="Jane Kohlhoff" w:date="2024-05-17T06:18:00Z" w16du:dateUtc="2024-05-16T20:18:00Z">
        <w:r w:rsidR="001D53F3" w:rsidRPr="00365026">
          <w:rPr>
            <w:rFonts w:ascii="Times New Roman" w:hAnsi="Times New Roman"/>
            <w:color w:val="000000"/>
            <w:sz w:val="24"/>
            <w:szCs w:val="24"/>
            <w:lang w:val="en-US"/>
            <w:rPrChange w:id="1417" w:author="Jane Kohlhoff" w:date="2024-06-11T09:53:00Z" w16du:dateUtc="2024-06-10T23:53:00Z">
              <w:rPr>
                <w:rFonts w:cs="Helvetica"/>
                <w:color w:val="000000"/>
                <w:sz w:val="24"/>
                <w:szCs w:val="24"/>
                <w:lang w:val="en-US"/>
              </w:rPr>
            </w:rPrChange>
          </w:rPr>
          <w:t xml:space="preserve"> control condition</w:t>
        </w:r>
      </w:ins>
      <w:ins w:id="1418" w:author="Jane Kohlhoff" w:date="2024-06-11T23:43:00Z" w16du:dateUtc="2024-06-11T13:43:00Z">
        <w:r w:rsidR="003A38C3">
          <w:rPr>
            <w:rFonts w:ascii="Times New Roman" w:hAnsi="Times New Roman"/>
            <w:color w:val="000000"/>
            <w:sz w:val="24"/>
            <w:szCs w:val="24"/>
            <w:lang w:val="en-US"/>
          </w:rPr>
          <w:t xml:space="preserve"> (rather than</w:t>
        </w:r>
      </w:ins>
      <w:ins w:id="1419" w:author="Jane Kohlhoff" w:date="2024-06-11T23:35:00Z" w16du:dateUtc="2024-06-11T13:35:00Z">
        <w:r w:rsidR="00F94686">
          <w:rPr>
            <w:rFonts w:ascii="Times New Roman" w:hAnsi="Times New Roman"/>
            <w:color w:val="000000"/>
            <w:sz w:val="24"/>
            <w:szCs w:val="24"/>
            <w:lang w:val="en-US"/>
          </w:rPr>
          <w:t xml:space="preserve"> </w:t>
        </w:r>
      </w:ins>
      <w:ins w:id="1420" w:author="Jane Kohlhoff" w:date="2024-06-11T23:43:00Z" w16du:dateUtc="2024-06-11T13:43:00Z">
        <w:r w:rsidR="003A38C3">
          <w:rPr>
            <w:rFonts w:ascii="Times New Roman" w:hAnsi="Times New Roman"/>
            <w:color w:val="000000"/>
            <w:sz w:val="24"/>
            <w:szCs w:val="24"/>
            <w:lang w:val="en-US"/>
          </w:rPr>
          <w:t xml:space="preserve">to </w:t>
        </w:r>
      </w:ins>
      <w:ins w:id="1421" w:author="Jane Kohlhoff" w:date="2024-05-17T06:29:00Z" w16du:dateUtc="2024-05-16T20:29:00Z">
        <w:r w:rsidR="008D5421" w:rsidRPr="00365026">
          <w:rPr>
            <w:rFonts w:ascii="Times New Roman" w:hAnsi="Times New Roman"/>
            <w:color w:val="000000"/>
            <w:sz w:val="24"/>
            <w:szCs w:val="24"/>
            <w:lang w:val="en-US"/>
            <w:rPrChange w:id="1422" w:author="Jane Kohlhoff" w:date="2024-06-11T09:53:00Z" w16du:dateUtc="2024-06-10T23:53:00Z">
              <w:rPr>
                <w:rFonts w:cs="Helvetica"/>
                <w:color w:val="000000"/>
                <w:sz w:val="24"/>
                <w:szCs w:val="24"/>
                <w:lang w:val="en-US"/>
              </w:rPr>
            </w:rPrChange>
          </w:rPr>
          <w:t>test outcomes of COS-P</w:t>
        </w:r>
      </w:ins>
      <w:ins w:id="1423" w:author="Jane Kohlhoff" w:date="2024-06-11T23:44:00Z" w16du:dateUtc="2024-06-11T13:44:00Z">
        <w:r w:rsidR="003A38C3">
          <w:rPr>
            <w:rFonts w:ascii="Times New Roman" w:hAnsi="Times New Roman"/>
            <w:color w:val="000000"/>
            <w:sz w:val="24"/>
            <w:szCs w:val="24"/>
            <w:lang w:val="en-US"/>
          </w:rPr>
          <w:t>)</w:t>
        </w:r>
      </w:ins>
      <w:ins w:id="1424" w:author="Jane Kohlhoff" w:date="2024-05-17T06:29:00Z" w16du:dateUtc="2024-05-16T20:29:00Z">
        <w:r w:rsidR="008D5421" w:rsidRPr="00365026">
          <w:rPr>
            <w:rFonts w:ascii="Times New Roman" w:hAnsi="Times New Roman"/>
            <w:color w:val="000000"/>
            <w:sz w:val="24"/>
            <w:szCs w:val="24"/>
            <w:lang w:val="en-US"/>
            <w:rPrChange w:id="1425" w:author="Jane Kohlhoff" w:date="2024-06-11T09:53:00Z" w16du:dateUtc="2024-06-10T23:53:00Z">
              <w:rPr>
                <w:rFonts w:cs="Helvetica"/>
                <w:color w:val="000000"/>
                <w:sz w:val="24"/>
                <w:szCs w:val="24"/>
                <w:lang w:val="en-US"/>
              </w:rPr>
            </w:rPrChange>
          </w:rPr>
          <w:t xml:space="preserve">, </w:t>
        </w:r>
      </w:ins>
      <w:ins w:id="1426" w:author="Jane Kohlhoff" w:date="2024-05-17T06:37:00Z" w16du:dateUtc="2024-05-16T20:37:00Z">
        <w:r w:rsidR="003D5536" w:rsidRPr="00365026">
          <w:rPr>
            <w:rFonts w:ascii="Times New Roman" w:hAnsi="Times New Roman"/>
            <w:color w:val="000000"/>
            <w:sz w:val="24"/>
            <w:szCs w:val="24"/>
            <w:lang w:val="en-US"/>
            <w:rPrChange w:id="1427" w:author="Jane Kohlhoff" w:date="2024-06-11T09:53:00Z" w16du:dateUtc="2024-06-10T23:53:00Z">
              <w:rPr>
                <w:rFonts w:cs="Helvetica"/>
                <w:color w:val="000000"/>
                <w:sz w:val="24"/>
                <w:szCs w:val="24"/>
                <w:lang w:val="en-US"/>
              </w:rPr>
            </w:rPrChange>
          </w:rPr>
          <w:t xml:space="preserve">COS-P </w:t>
        </w:r>
      </w:ins>
      <w:ins w:id="1428" w:author="Jane Kohlhoff" w:date="2024-05-17T06:38:00Z" w16du:dateUtc="2024-05-16T20:38:00Z">
        <w:r w:rsidR="003D5536" w:rsidRPr="00365026">
          <w:rPr>
            <w:rFonts w:ascii="Times New Roman" w:hAnsi="Times New Roman"/>
            <w:color w:val="000000"/>
            <w:sz w:val="24"/>
            <w:szCs w:val="24"/>
            <w:lang w:val="en-US"/>
            <w:rPrChange w:id="1429" w:author="Jane Kohlhoff" w:date="2024-06-11T09:53:00Z" w16du:dateUtc="2024-06-10T23:53:00Z">
              <w:rPr>
                <w:rFonts w:cs="Helvetica"/>
                <w:color w:val="000000"/>
                <w:sz w:val="24"/>
                <w:szCs w:val="24"/>
                <w:lang w:val="en-US"/>
              </w:rPr>
            </w:rPrChange>
          </w:rPr>
          <w:t xml:space="preserve">was considered an appropriate inclusion. </w:t>
        </w:r>
      </w:ins>
    </w:p>
    <w:p w14:paraId="5B93A4E4" w14:textId="23D5758A" w:rsidR="008D5421" w:rsidRPr="00365026" w:rsidRDefault="003D5536" w:rsidP="001D53F3">
      <w:pPr>
        <w:pStyle w:val="NormalWeb"/>
        <w:spacing w:before="0" w:beforeAutospacing="0" w:after="0" w:afterAutospacing="0" w:line="480" w:lineRule="auto"/>
        <w:ind w:firstLine="720"/>
        <w:contextualSpacing/>
        <w:rPr>
          <w:ins w:id="1430" w:author="Jane Kohlhoff" w:date="2024-05-17T06:11:00Z" w16du:dateUtc="2024-05-16T20:11:00Z"/>
          <w:rFonts w:ascii="Times New Roman" w:hAnsi="Times New Roman"/>
          <w:color w:val="000000"/>
          <w:sz w:val="24"/>
          <w:szCs w:val="24"/>
          <w:lang w:val="en-US"/>
          <w:rPrChange w:id="1431" w:author="Jane Kohlhoff" w:date="2024-06-11T09:53:00Z" w16du:dateUtc="2024-06-10T23:53:00Z">
            <w:rPr>
              <w:ins w:id="1432" w:author="Jane Kohlhoff" w:date="2024-05-17T06:11:00Z" w16du:dateUtc="2024-05-16T20:11:00Z"/>
              <w:rFonts w:cs="Helvetica"/>
              <w:color w:val="000000"/>
              <w:sz w:val="24"/>
              <w:szCs w:val="24"/>
              <w:lang w:val="en-US"/>
            </w:rPr>
          </w:rPrChange>
        </w:rPr>
      </w:pPr>
      <w:ins w:id="1433" w:author="Jane Kohlhoff" w:date="2024-05-17T06:38:00Z" w16du:dateUtc="2024-05-16T20:38:00Z">
        <w:r w:rsidRPr="00365026">
          <w:rPr>
            <w:rFonts w:ascii="Times New Roman" w:hAnsi="Times New Roman"/>
            <w:color w:val="000000"/>
            <w:sz w:val="24"/>
            <w:szCs w:val="24"/>
            <w:lang w:val="en-US"/>
            <w:rPrChange w:id="1434" w:author="Jane Kohlhoff" w:date="2024-06-11T09:53:00Z" w16du:dateUtc="2024-06-10T23:53:00Z">
              <w:rPr>
                <w:rFonts w:cs="Helvetica"/>
                <w:color w:val="000000"/>
                <w:sz w:val="24"/>
                <w:szCs w:val="24"/>
                <w:lang w:val="en-US"/>
              </w:rPr>
            </w:rPrChange>
          </w:rPr>
          <w:t>Overall, w</w:t>
        </w:r>
      </w:ins>
      <w:ins w:id="1435" w:author="Jane Kohlhoff" w:date="2024-05-17T06:28:00Z" w16du:dateUtc="2024-05-16T20:28:00Z">
        <w:r w:rsidR="008D5421" w:rsidRPr="00365026">
          <w:rPr>
            <w:rFonts w:ascii="Times New Roman" w:hAnsi="Times New Roman"/>
            <w:color w:val="000000"/>
            <w:sz w:val="24"/>
            <w:szCs w:val="24"/>
            <w:lang w:val="en-US"/>
            <w:rPrChange w:id="1436" w:author="Jane Kohlhoff" w:date="2024-06-11T09:53:00Z" w16du:dateUtc="2024-06-10T23:53:00Z">
              <w:rPr>
                <w:rFonts w:cs="Helvetica"/>
                <w:color w:val="000000"/>
                <w:sz w:val="24"/>
                <w:szCs w:val="24"/>
                <w:lang w:val="en-US"/>
              </w:rPr>
            </w:rPrChange>
          </w:rPr>
          <w:t>e expect</w:t>
        </w:r>
      </w:ins>
      <w:ins w:id="1437" w:author="Jane Kohlhoff" w:date="2024-05-17T06:30:00Z" w16du:dateUtc="2024-05-16T20:30:00Z">
        <w:r w:rsidRPr="00365026">
          <w:rPr>
            <w:rFonts w:ascii="Times New Roman" w:hAnsi="Times New Roman"/>
            <w:color w:val="000000"/>
            <w:sz w:val="24"/>
            <w:szCs w:val="24"/>
            <w:lang w:val="en-US"/>
            <w:rPrChange w:id="1438" w:author="Jane Kohlhoff" w:date="2024-06-11T09:53:00Z" w16du:dateUtc="2024-06-10T23:53:00Z">
              <w:rPr>
                <w:rFonts w:cs="Helvetica"/>
                <w:color w:val="000000"/>
                <w:sz w:val="24"/>
                <w:szCs w:val="24"/>
                <w:lang w:val="en-US"/>
              </w:rPr>
            </w:rPrChange>
          </w:rPr>
          <w:t>ed</w:t>
        </w:r>
      </w:ins>
      <w:ins w:id="1439" w:author="Jane Kohlhoff" w:date="2024-05-17T06:28:00Z" w16du:dateUtc="2024-05-16T20:28:00Z">
        <w:r w:rsidR="008D5421" w:rsidRPr="00365026">
          <w:rPr>
            <w:rFonts w:ascii="Times New Roman" w:hAnsi="Times New Roman"/>
            <w:color w:val="000000"/>
            <w:sz w:val="24"/>
            <w:szCs w:val="24"/>
            <w:lang w:val="en-US"/>
            <w:rPrChange w:id="1440" w:author="Jane Kohlhoff" w:date="2024-06-11T09:53:00Z" w16du:dateUtc="2024-06-10T23:53:00Z">
              <w:rPr>
                <w:rFonts w:cs="Helvetica"/>
                <w:color w:val="000000"/>
                <w:sz w:val="24"/>
                <w:szCs w:val="24"/>
                <w:lang w:val="en-US"/>
              </w:rPr>
            </w:rPrChange>
          </w:rPr>
          <w:t xml:space="preserve"> that</w:t>
        </w:r>
      </w:ins>
      <w:ins w:id="1441" w:author="Jane Kohlhoff" w:date="2024-05-17T06:40:00Z" w16du:dateUtc="2024-05-16T20:40:00Z">
        <w:r w:rsidRPr="00365026">
          <w:rPr>
            <w:rFonts w:ascii="Times New Roman" w:hAnsi="Times New Roman"/>
            <w:color w:val="000000"/>
            <w:sz w:val="24"/>
            <w:szCs w:val="24"/>
            <w:lang w:val="en-US"/>
            <w:rPrChange w:id="1442" w:author="Jane Kohlhoff" w:date="2024-06-11T09:53:00Z" w16du:dateUtc="2024-06-10T23:53:00Z">
              <w:rPr>
                <w:rFonts w:cs="Helvetica"/>
                <w:color w:val="000000"/>
                <w:sz w:val="24"/>
                <w:szCs w:val="24"/>
                <w:lang w:val="en-US"/>
              </w:rPr>
            </w:rPrChange>
          </w:rPr>
          <w:t xml:space="preserve"> </w:t>
        </w:r>
      </w:ins>
      <w:ins w:id="1443" w:author="Jane Kohlhoff" w:date="2024-05-17T06:43:00Z" w16du:dateUtc="2024-05-16T20:43:00Z">
        <w:r w:rsidR="00016527" w:rsidRPr="00365026">
          <w:rPr>
            <w:rFonts w:ascii="Times New Roman" w:hAnsi="Times New Roman"/>
            <w:color w:val="000000"/>
            <w:sz w:val="24"/>
            <w:szCs w:val="24"/>
            <w:lang w:val="en-US"/>
            <w:rPrChange w:id="1444" w:author="Jane Kohlhoff" w:date="2024-06-11T09:53:00Z" w16du:dateUtc="2024-06-10T23:53:00Z">
              <w:rPr>
                <w:rFonts w:cs="Helvetica"/>
                <w:color w:val="000000"/>
                <w:sz w:val="24"/>
                <w:szCs w:val="24"/>
                <w:lang w:val="en-US"/>
              </w:rPr>
            </w:rPrChange>
          </w:rPr>
          <w:t xml:space="preserve">compared to the active </w:t>
        </w:r>
      </w:ins>
      <w:ins w:id="1445" w:author="Jane Kohlhoff" w:date="2024-05-17T06:44:00Z" w16du:dateUtc="2024-05-16T20:44:00Z">
        <w:r w:rsidR="00016527" w:rsidRPr="00365026">
          <w:rPr>
            <w:rFonts w:ascii="Times New Roman" w:hAnsi="Times New Roman"/>
            <w:color w:val="000000"/>
            <w:sz w:val="24"/>
            <w:szCs w:val="24"/>
            <w:lang w:val="en-US"/>
            <w:rPrChange w:id="1446" w:author="Jane Kohlhoff" w:date="2024-06-11T09:53:00Z" w16du:dateUtc="2024-06-10T23:53:00Z">
              <w:rPr>
                <w:rFonts w:cs="Helvetica"/>
                <w:color w:val="000000"/>
                <w:sz w:val="24"/>
                <w:szCs w:val="24"/>
                <w:lang w:val="en-US"/>
              </w:rPr>
            </w:rPrChange>
          </w:rPr>
          <w:t>control condition (COS-P) a</w:t>
        </w:r>
      </w:ins>
      <w:ins w:id="1447" w:author="Jane Kohlhoff" w:date="2024-05-17T06:43:00Z" w16du:dateUtc="2024-05-16T20:43:00Z">
        <w:r w:rsidR="00016527" w:rsidRPr="00365026">
          <w:rPr>
            <w:rFonts w:ascii="Times New Roman" w:hAnsi="Times New Roman"/>
            <w:color w:val="000000"/>
            <w:sz w:val="24"/>
            <w:szCs w:val="24"/>
            <w:lang w:val="en-US"/>
            <w:rPrChange w:id="1448" w:author="Jane Kohlhoff" w:date="2024-06-11T09:53:00Z" w16du:dateUtc="2024-06-10T23:53:00Z">
              <w:rPr>
                <w:rFonts w:cs="Helvetica"/>
                <w:color w:val="000000"/>
                <w:sz w:val="24"/>
                <w:szCs w:val="24"/>
                <w:lang w:val="en-US"/>
              </w:rPr>
            </w:rPrChange>
          </w:rPr>
          <w:t xml:space="preserve">nd </w:t>
        </w:r>
      </w:ins>
      <w:ins w:id="1449" w:author="Jane Kohlhoff" w:date="2024-05-17T06:44:00Z" w16du:dateUtc="2024-05-16T20:44:00Z">
        <w:r w:rsidR="00016527" w:rsidRPr="00365026">
          <w:rPr>
            <w:rFonts w:ascii="Times New Roman" w:hAnsi="Times New Roman"/>
            <w:color w:val="000000"/>
            <w:sz w:val="24"/>
            <w:szCs w:val="24"/>
            <w:lang w:val="en-US"/>
            <w:rPrChange w:id="1450" w:author="Jane Kohlhoff" w:date="2024-06-11T09:53:00Z" w16du:dateUtc="2024-06-10T23:53:00Z">
              <w:rPr>
                <w:rFonts w:cs="Helvetica"/>
                <w:color w:val="000000"/>
                <w:sz w:val="24"/>
                <w:szCs w:val="24"/>
                <w:lang w:val="en-US"/>
              </w:rPr>
            </w:rPrChange>
          </w:rPr>
          <w:t xml:space="preserve">the </w:t>
        </w:r>
      </w:ins>
      <w:ins w:id="1451" w:author="Jane Kohlhoff" w:date="2024-05-17T06:43:00Z" w16du:dateUtc="2024-05-16T20:43:00Z">
        <w:r w:rsidR="00016527" w:rsidRPr="00365026">
          <w:rPr>
            <w:rFonts w:ascii="Times New Roman" w:hAnsi="Times New Roman"/>
            <w:color w:val="000000"/>
            <w:sz w:val="24"/>
            <w:szCs w:val="24"/>
            <w:lang w:val="en-US"/>
            <w:rPrChange w:id="1452" w:author="Jane Kohlhoff" w:date="2024-06-11T09:53:00Z" w16du:dateUtc="2024-06-10T23:53:00Z">
              <w:rPr>
                <w:rFonts w:cs="Helvetica"/>
                <w:color w:val="000000"/>
                <w:sz w:val="24"/>
                <w:szCs w:val="24"/>
                <w:lang w:val="en-US"/>
              </w:rPr>
            </w:rPrChange>
          </w:rPr>
          <w:t>non-active control condition</w:t>
        </w:r>
      </w:ins>
      <w:ins w:id="1453" w:author="Jane Kohlhoff" w:date="2024-05-17T06:44:00Z" w16du:dateUtc="2024-05-16T20:44:00Z">
        <w:r w:rsidR="00016527" w:rsidRPr="00365026">
          <w:rPr>
            <w:rFonts w:ascii="Times New Roman" w:hAnsi="Times New Roman"/>
            <w:color w:val="000000"/>
            <w:sz w:val="24"/>
            <w:szCs w:val="24"/>
            <w:lang w:val="en-US"/>
            <w:rPrChange w:id="1454" w:author="Jane Kohlhoff" w:date="2024-06-11T09:53:00Z" w16du:dateUtc="2024-06-10T23:53:00Z">
              <w:rPr>
                <w:rFonts w:cs="Helvetica"/>
                <w:color w:val="000000"/>
                <w:sz w:val="24"/>
                <w:szCs w:val="24"/>
                <w:lang w:val="en-US"/>
              </w:rPr>
            </w:rPrChange>
          </w:rPr>
          <w:t xml:space="preserve"> (non-treated waitlist),</w:t>
        </w:r>
      </w:ins>
      <w:ins w:id="1455" w:author="Jane Kohlhoff" w:date="2024-05-17T06:43:00Z" w16du:dateUtc="2024-05-16T20:43:00Z">
        <w:r w:rsidR="00016527" w:rsidRPr="00365026">
          <w:rPr>
            <w:rFonts w:ascii="Times New Roman" w:hAnsi="Times New Roman"/>
            <w:color w:val="000000"/>
            <w:sz w:val="24"/>
            <w:szCs w:val="24"/>
            <w:lang w:val="en-US"/>
            <w:rPrChange w:id="1456" w:author="Jane Kohlhoff" w:date="2024-06-11T09:53:00Z" w16du:dateUtc="2024-06-10T23:53:00Z">
              <w:rPr>
                <w:rFonts w:cs="Helvetica"/>
                <w:color w:val="000000"/>
                <w:sz w:val="24"/>
                <w:szCs w:val="24"/>
                <w:lang w:val="en-US"/>
              </w:rPr>
            </w:rPrChange>
          </w:rPr>
          <w:t xml:space="preserve"> </w:t>
        </w:r>
      </w:ins>
      <w:ins w:id="1457" w:author="Jane Kohlhoff" w:date="2024-05-17T06:28:00Z" w16du:dateUtc="2024-05-16T20:28:00Z">
        <w:r w:rsidR="008D5421" w:rsidRPr="00365026">
          <w:rPr>
            <w:rFonts w:ascii="Times New Roman" w:hAnsi="Times New Roman"/>
            <w:color w:val="000000"/>
            <w:sz w:val="24"/>
            <w:szCs w:val="24"/>
            <w:lang w:val="en-US"/>
            <w:rPrChange w:id="1458" w:author="Jane Kohlhoff" w:date="2024-06-11T09:53:00Z" w16du:dateUtc="2024-06-10T23:53:00Z">
              <w:rPr>
                <w:rFonts w:cs="Helvetica"/>
                <w:color w:val="000000"/>
                <w:sz w:val="24"/>
                <w:szCs w:val="24"/>
                <w:lang w:val="en-US"/>
              </w:rPr>
            </w:rPrChange>
          </w:rPr>
          <w:t xml:space="preserve">PCIT-T </w:t>
        </w:r>
      </w:ins>
      <w:ins w:id="1459" w:author="Jane Kohlhoff" w:date="2024-05-17T06:30:00Z" w16du:dateUtc="2024-05-16T20:30:00Z">
        <w:r w:rsidRPr="00365026">
          <w:rPr>
            <w:rFonts w:ascii="Times New Roman" w:hAnsi="Times New Roman"/>
            <w:color w:val="000000"/>
            <w:sz w:val="24"/>
            <w:szCs w:val="24"/>
            <w:lang w:val="en-US"/>
            <w:rPrChange w:id="1460" w:author="Jane Kohlhoff" w:date="2024-06-11T09:53:00Z" w16du:dateUtc="2024-06-10T23:53:00Z">
              <w:rPr>
                <w:rFonts w:cs="Helvetica"/>
                <w:color w:val="000000"/>
                <w:sz w:val="24"/>
                <w:szCs w:val="24"/>
                <w:lang w:val="en-US"/>
              </w:rPr>
            </w:rPrChange>
          </w:rPr>
          <w:t>would</w:t>
        </w:r>
      </w:ins>
      <w:ins w:id="1461" w:author="Jane Kohlhoff" w:date="2024-05-17T06:28:00Z" w16du:dateUtc="2024-05-16T20:28:00Z">
        <w:r w:rsidR="008D5421" w:rsidRPr="00365026">
          <w:rPr>
            <w:rFonts w:ascii="Times New Roman" w:hAnsi="Times New Roman"/>
            <w:color w:val="000000"/>
            <w:sz w:val="24"/>
            <w:szCs w:val="24"/>
            <w:lang w:val="en-US"/>
            <w:rPrChange w:id="1462" w:author="Jane Kohlhoff" w:date="2024-06-11T09:53:00Z" w16du:dateUtc="2024-06-10T23:53:00Z">
              <w:rPr>
                <w:rFonts w:cs="Helvetica"/>
                <w:color w:val="000000"/>
                <w:sz w:val="24"/>
                <w:szCs w:val="24"/>
                <w:lang w:val="en-US"/>
              </w:rPr>
            </w:rPrChange>
          </w:rPr>
          <w:t xml:space="preserve"> be associated with the greatest treatment gains</w:t>
        </w:r>
      </w:ins>
      <w:ins w:id="1463" w:author="Jane Kohlhoff" w:date="2024-06-10T19:26:00Z" w16du:dateUtc="2024-06-10T09:26:00Z">
        <w:r w:rsidR="009C7C96" w:rsidRPr="00365026">
          <w:rPr>
            <w:rFonts w:ascii="Times New Roman" w:hAnsi="Times New Roman"/>
            <w:color w:val="000000"/>
            <w:sz w:val="24"/>
            <w:szCs w:val="24"/>
            <w:lang w:val="en-US"/>
            <w:rPrChange w:id="1464" w:author="Jane Kohlhoff" w:date="2024-06-11T09:53:00Z" w16du:dateUtc="2024-06-10T23:53:00Z">
              <w:rPr>
                <w:rFonts w:cs="Helvetica"/>
                <w:color w:val="000000"/>
                <w:sz w:val="24"/>
                <w:szCs w:val="24"/>
                <w:lang w:val="en-US"/>
              </w:rPr>
            </w:rPrChange>
          </w:rPr>
          <w:t xml:space="preserve">. </w:t>
        </w:r>
      </w:ins>
      <w:ins w:id="1465" w:author="Jane Kohlhoff" w:date="2024-05-17T06:44:00Z" w16du:dateUtc="2024-05-16T20:44:00Z">
        <w:r w:rsidR="00016527" w:rsidRPr="00365026">
          <w:rPr>
            <w:rFonts w:ascii="Times New Roman" w:hAnsi="Times New Roman"/>
            <w:color w:val="000000"/>
            <w:sz w:val="24"/>
            <w:szCs w:val="24"/>
            <w:lang w:val="en-US"/>
            <w:rPrChange w:id="1466" w:author="Jane Kohlhoff" w:date="2024-06-11T09:53:00Z" w16du:dateUtc="2024-06-10T23:53:00Z">
              <w:rPr>
                <w:rFonts w:cs="Helvetica"/>
                <w:color w:val="000000"/>
                <w:sz w:val="24"/>
                <w:szCs w:val="24"/>
                <w:lang w:val="en-US"/>
              </w:rPr>
            </w:rPrChange>
          </w:rPr>
          <w:t>The</w:t>
        </w:r>
      </w:ins>
      <w:ins w:id="1467" w:author="Jane Kohlhoff" w:date="2024-05-17T06:28:00Z" w16du:dateUtc="2024-05-16T20:28:00Z">
        <w:r w:rsidR="008D5421" w:rsidRPr="00365026">
          <w:rPr>
            <w:rFonts w:ascii="Times New Roman" w:hAnsi="Times New Roman"/>
            <w:color w:val="000000"/>
            <w:sz w:val="24"/>
            <w:szCs w:val="24"/>
            <w:lang w:val="en-US"/>
            <w:rPrChange w:id="1468" w:author="Jane Kohlhoff" w:date="2024-06-11T09:53:00Z" w16du:dateUtc="2024-06-10T23:53:00Z">
              <w:rPr>
                <w:rFonts w:cs="Helvetica"/>
                <w:color w:val="000000"/>
                <w:sz w:val="24"/>
                <w:szCs w:val="24"/>
                <w:lang w:val="en-US"/>
              </w:rPr>
            </w:rPrChange>
          </w:rPr>
          <w:t xml:space="preserve"> r</w:t>
        </w:r>
      </w:ins>
      <w:ins w:id="1469" w:author="Jane Kohlhoff" w:date="2024-05-17T06:44:00Z" w16du:dateUtc="2024-05-16T20:44:00Z">
        <w:r w:rsidR="00016527" w:rsidRPr="00365026">
          <w:rPr>
            <w:rFonts w:ascii="Times New Roman" w:hAnsi="Times New Roman"/>
            <w:color w:val="000000"/>
            <w:sz w:val="24"/>
            <w:szCs w:val="24"/>
            <w:lang w:val="en-US"/>
            <w:rPrChange w:id="1470" w:author="Jane Kohlhoff" w:date="2024-06-11T09:53:00Z" w16du:dateUtc="2024-06-10T23:53:00Z">
              <w:rPr>
                <w:rFonts w:cs="Helvetica"/>
                <w:color w:val="000000"/>
                <w:sz w:val="24"/>
                <w:szCs w:val="24"/>
                <w:lang w:val="en-US"/>
              </w:rPr>
            </w:rPrChange>
          </w:rPr>
          <w:t xml:space="preserve">ationale for this </w:t>
        </w:r>
      </w:ins>
      <w:ins w:id="1471" w:author="Jane Kohlhoff" w:date="2024-05-17T06:45:00Z" w16du:dateUtc="2024-05-16T20:45:00Z">
        <w:r w:rsidR="00016527" w:rsidRPr="00365026">
          <w:rPr>
            <w:rFonts w:ascii="Times New Roman" w:hAnsi="Times New Roman"/>
            <w:color w:val="000000"/>
            <w:sz w:val="24"/>
            <w:szCs w:val="24"/>
            <w:lang w:val="en-US"/>
            <w:rPrChange w:id="1472" w:author="Jane Kohlhoff" w:date="2024-06-11T09:53:00Z" w16du:dateUtc="2024-06-10T23:53:00Z">
              <w:rPr>
                <w:rFonts w:cs="Helvetica"/>
                <w:color w:val="000000"/>
                <w:sz w:val="24"/>
                <w:szCs w:val="24"/>
                <w:lang w:val="en-US"/>
              </w:rPr>
            </w:rPrChange>
          </w:rPr>
          <w:t>prediction related to the fact that:</w:t>
        </w:r>
      </w:ins>
      <w:ins w:id="1473" w:author="Jane Kohlhoff" w:date="2024-05-17T06:28:00Z" w16du:dateUtc="2024-05-16T20:28:00Z">
        <w:r w:rsidR="008D5421" w:rsidRPr="00365026">
          <w:rPr>
            <w:rFonts w:ascii="Times New Roman" w:hAnsi="Times New Roman"/>
            <w:color w:val="000000"/>
            <w:sz w:val="24"/>
            <w:szCs w:val="24"/>
            <w:lang w:val="en-US"/>
            <w:rPrChange w:id="1474" w:author="Jane Kohlhoff" w:date="2024-06-11T09:53:00Z" w16du:dateUtc="2024-06-10T23:53:00Z">
              <w:rPr>
                <w:rFonts w:cs="Helvetica"/>
                <w:color w:val="000000"/>
                <w:sz w:val="24"/>
                <w:szCs w:val="24"/>
                <w:lang w:val="en-US"/>
              </w:rPr>
            </w:rPrChange>
          </w:rPr>
          <w:t xml:space="preserve"> </w:t>
        </w:r>
      </w:ins>
      <w:ins w:id="1475" w:author="Jane Kohlhoff" w:date="2024-06-11T23:36:00Z" w16du:dateUtc="2024-06-11T13:36:00Z">
        <w:r w:rsidR="00B64BBC">
          <w:rPr>
            <w:rFonts w:ascii="Times New Roman" w:hAnsi="Times New Roman"/>
            <w:color w:val="000000"/>
            <w:sz w:val="24"/>
            <w:szCs w:val="24"/>
            <w:lang w:val="en-US"/>
          </w:rPr>
          <w:t>1</w:t>
        </w:r>
      </w:ins>
      <w:ins w:id="1476" w:author="Jane Kohlhoff" w:date="2024-05-17T06:28:00Z" w16du:dateUtc="2024-05-16T20:28:00Z">
        <w:r w:rsidR="008D5421" w:rsidRPr="00365026">
          <w:rPr>
            <w:rFonts w:ascii="Times New Roman" w:hAnsi="Times New Roman"/>
            <w:color w:val="000000"/>
            <w:sz w:val="24"/>
            <w:szCs w:val="24"/>
            <w:lang w:val="en-US"/>
            <w:rPrChange w:id="1477" w:author="Jane Kohlhoff" w:date="2024-06-11T09:53:00Z" w16du:dateUtc="2024-06-10T23:53:00Z">
              <w:rPr>
                <w:rFonts w:cs="Helvetica"/>
                <w:color w:val="000000"/>
                <w:sz w:val="24"/>
                <w:szCs w:val="24"/>
                <w:lang w:val="en-US"/>
              </w:rPr>
            </w:rPrChange>
          </w:rPr>
          <w:t>) PCIT-T is the more intensive treatment model (PCIT-T is delivered on an individual basis; COS-P is a group program)</w:t>
        </w:r>
      </w:ins>
      <w:ins w:id="1478" w:author="Jane Kohlhoff" w:date="2024-06-11T10:19:00Z" w16du:dateUtc="2024-06-11T00:19:00Z">
        <w:r w:rsidR="00BF0A78">
          <w:rPr>
            <w:rFonts w:ascii="Times New Roman" w:hAnsi="Times New Roman"/>
            <w:color w:val="000000"/>
            <w:sz w:val="24"/>
            <w:szCs w:val="24"/>
            <w:lang w:val="en-US"/>
          </w:rPr>
          <w:t>;</w:t>
        </w:r>
      </w:ins>
      <w:ins w:id="1479" w:author="Jane Kohlhoff" w:date="2024-05-17T06:28:00Z" w16du:dateUtc="2024-05-16T20:28:00Z">
        <w:r w:rsidR="008D5421" w:rsidRPr="00365026">
          <w:rPr>
            <w:rFonts w:ascii="Times New Roman" w:hAnsi="Times New Roman"/>
            <w:color w:val="000000"/>
            <w:sz w:val="24"/>
            <w:szCs w:val="24"/>
            <w:lang w:val="en-US"/>
            <w:rPrChange w:id="1480" w:author="Jane Kohlhoff" w:date="2024-06-11T09:53:00Z" w16du:dateUtc="2024-06-10T23:53:00Z">
              <w:rPr>
                <w:rFonts w:cs="Helvetica"/>
                <w:color w:val="000000"/>
                <w:sz w:val="24"/>
                <w:szCs w:val="24"/>
                <w:lang w:val="en-US"/>
              </w:rPr>
            </w:rPrChange>
          </w:rPr>
          <w:t xml:space="preserve"> </w:t>
        </w:r>
      </w:ins>
      <w:ins w:id="1481" w:author="Jane Kohlhoff" w:date="2024-06-11T23:36:00Z" w16du:dateUtc="2024-06-11T13:36:00Z">
        <w:r w:rsidR="00B64BBC">
          <w:rPr>
            <w:rFonts w:ascii="Times New Roman" w:hAnsi="Times New Roman"/>
            <w:color w:val="000000"/>
            <w:sz w:val="24"/>
            <w:szCs w:val="24"/>
            <w:lang w:val="en-US"/>
          </w:rPr>
          <w:t>2</w:t>
        </w:r>
      </w:ins>
      <w:ins w:id="1482" w:author="Jane Kohlhoff" w:date="2024-05-17T06:28:00Z" w16du:dateUtc="2024-05-16T20:28:00Z">
        <w:r w:rsidR="008D5421" w:rsidRPr="00365026">
          <w:rPr>
            <w:rFonts w:ascii="Times New Roman" w:hAnsi="Times New Roman"/>
            <w:color w:val="000000"/>
            <w:sz w:val="24"/>
            <w:szCs w:val="24"/>
            <w:lang w:val="en-US"/>
            <w:rPrChange w:id="1483" w:author="Jane Kohlhoff" w:date="2024-06-11T09:53:00Z" w16du:dateUtc="2024-06-10T23:53:00Z">
              <w:rPr>
                <w:rFonts w:cs="Helvetica"/>
                <w:color w:val="000000"/>
                <w:sz w:val="24"/>
                <w:szCs w:val="24"/>
                <w:lang w:val="en-US"/>
              </w:rPr>
            </w:rPrChange>
          </w:rPr>
          <w:t>) PCIT-T is targeted at a narrower age range and is therefore more developmentally tailored (PCIT-T is for children aged 12-24 months; COS-P does not specify a child age range)</w:t>
        </w:r>
      </w:ins>
      <w:ins w:id="1484" w:author="Jane Kohlhoff" w:date="2024-06-11T10:19:00Z" w16du:dateUtc="2024-06-11T00:19:00Z">
        <w:r w:rsidR="00BF0A78">
          <w:rPr>
            <w:rFonts w:ascii="Times New Roman" w:hAnsi="Times New Roman"/>
            <w:color w:val="000000"/>
            <w:sz w:val="24"/>
            <w:szCs w:val="24"/>
            <w:lang w:val="en-US"/>
          </w:rPr>
          <w:t>;</w:t>
        </w:r>
      </w:ins>
      <w:ins w:id="1485" w:author="Jane Kohlhoff" w:date="2024-05-17T06:28:00Z" w16du:dateUtc="2024-05-16T20:28:00Z">
        <w:r w:rsidR="008D5421" w:rsidRPr="00365026">
          <w:rPr>
            <w:rFonts w:ascii="Times New Roman" w:hAnsi="Times New Roman"/>
            <w:color w:val="000000"/>
            <w:sz w:val="24"/>
            <w:szCs w:val="24"/>
            <w:lang w:val="en-US"/>
            <w:rPrChange w:id="1486" w:author="Jane Kohlhoff" w:date="2024-06-11T09:53:00Z" w16du:dateUtc="2024-06-10T23:53:00Z">
              <w:rPr>
                <w:rFonts w:cs="Helvetica"/>
                <w:color w:val="000000"/>
                <w:sz w:val="24"/>
                <w:szCs w:val="24"/>
                <w:lang w:val="en-US"/>
              </w:rPr>
            </w:rPrChange>
          </w:rPr>
          <w:t xml:space="preserve"> </w:t>
        </w:r>
      </w:ins>
      <w:ins w:id="1487" w:author="Jane Kohlhoff" w:date="2024-06-11T23:36:00Z" w16du:dateUtc="2024-06-11T13:36:00Z">
        <w:r w:rsidR="00B64BBC">
          <w:rPr>
            <w:rFonts w:ascii="Times New Roman" w:hAnsi="Times New Roman"/>
            <w:color w:val="000000"/>
            <w:sz w:val="24"/>
            <w:szCs w:val="24"/>
            <w:lang w:val="en-US"/>
          </w:rPr>
          <w:t>3</w:t>
        </w:r>
      </w:ins>
      <w:ins w:id="1488" w:author="Jane Kohlhoff" w:date="2024-05-17T06:28:00Z" w16du:dateUtc="2024-05-16T20:28:00Z">
        <w:r w:rsidR="008D5421" w:rsidRPr="00365026">
          <w:rPr>
            <w:rFonts w:ascii="Times New Roman" w:hAnsi="Times New Roman"/>
            <w:color w:val="000000"/>
            <w:sz w:val="24"/>
            <w:szCs w:val="24"/>
            <w:lang w:val="en-US"/>
            <w:rPrChange w:id="1489" w:author="Jane Kohlhoff" w:date="2024-06-11T09:53:00Z" w16du:dateUtc="2024-06-10T23:53:00Z">
              <w:rPr>
                <w:rFonts w:cs="Helvetica"/>
                <w:color w:val="000000"/>
                <w:sz w:val="24"/>
                <w:szCs w:val="24"/>
                <w:lang w:val="en-US"/>
              </w:rPr>
            </w:rPrChange>
          </w:rPr>
          <w:t>) PCIT-T is designed specifically for children with clinically significant disruptive behaviors and COS-P is not</w:t>
        </w:r>
      </w:ins>
      <w:ins w:id="1490" w:author="Jane Kohlhoff" w:date="2024-06-11T10:19:00Z" w16du:dateUtc="2024-06-11T00:19:00Z">
        <w:r w:rsidR="00BF0A78">
          <w:rPr>
            <w:rFonts w:ascii="Times New Roman" w:hAnsi="Times New Roman"/>
            <w:color w:val="000000"/>
            <w:sz w:val="24"/>
            <w:szCs w:val="24"/>
            <w:lang w:val="en-US"/>
          </w:rPr>
          <w:t>;</w:t>
        </w:r>
      </w:ins>
      <w:ins w:id="1491" w:author="Jane Kohlhoff" w:date="2024-05-17T06:28:00Z" w16du:dateUtc="2024-05-16T20:28:00Z">
        <w:r w:rsidR="008D5421" w:rsidRPr="00365026">
          <w:rPr>
            <w:rFonts w:ascii="Times New Roman" w:hAnsi="Times New Roman"/>
            <w:color w:val="000000"/>
            <w:sz w:val="24"/>
            <w:szCs w:val="24"/>
            <w:lang w:val="en-US"/>
            <w:rPrChange w:id="1492" w:author="Jane Kohlhoff" w:date="2024-06-11T09:53:00Z" w16du:dateUtc="2024-06-10T23:53:00Z">
              <w:rPr>
                <w:rFonts w:cs="Helvetica"/>
                <w:color w:val="000000"/>
                <w:sz w:val="24"/>
                <w:szCs w:val="24"/>
                <w:lang w:val="en-US"/>
              </w:rPr>
            </w:rPrChange>
          </w:rPr>
          <w:t xml:space="preserve"> and </w:t>
        </w:r>
      </w:ins>
      <w:ins w:id="1493" w:author="Jane Kohlhoff" w:date="2024-06-11T23:36:00Z" w16du:dateUtc="2024-06-11T13:36:00Z">
        <w:r w:rsidR="00B64BBC">
          <w:rPr>
            <w:rFonts w:ascii="Times New Roman" w:hAnsi="Times New Roman"/>
            <w:color w:val="000000"/>
            <w:sz w:val="24"/>
            <w:szCs w:val="24"/>
            <w:lang w:val="en-US"/>
          </w:rPr>
          <w:t>4</w:t>
        </w:r>
      </w:ins>
      <w:ins w:id="1494" w:author="Jane Kohlhoff" w:date="2024-05-17T06:28:00Z" w16du:dateUtc="2024-05-16T20:28:00Z">
        <w:r w:rsidR="008D5421" w:rsidRPr="00365026">
          <w:rPr>
            <w:rFonts w:ascii="Times New Roman" w:hAnsi="Times New Roman"/>
            <w:color w:val="000000"/>
            <w:sz w:val="24"/>
            <w:szCs w:val="24"/>
            <w:lang w:val="en-US"/>
            <w:rPrChange w:id="1495" w:author="Jane Kohlhoff" w:date="2024-06-11T09:53:00Z" w16du:dateUtc="2024-06-10T23:53:00Z">
              <w:rPr>
                <w:rFonts w:cs="Helvetica"/>
                <w:color w:val="000000"/>
                <w:sz w:val="24"/>
                <w:szCs w:val="24"/>
                <w:lang w:val="en-US"/>
              </w:rPr>
            </w:rPrChange>
          </w:rPr>
          <w:t xml:space="preserve">) compared to COS-P, PCIT-T has an explicit behavioral component, which aligns with meta-analytic findings indicating that </w:t>
        </w:r>
        <w:r w:rsidR="008D5421" w:rsidRPr="00365026">
          <w:rPr>
            <w:rFonts w:ascii="Times New Roman" w:hAnsi="Times New Roman"/>
            <w:sz w:val="24"/>
            <w:szCs w:val="24"/>
            <w:lang w:val="en-US"/>
            <w:rPrChange w:id="1496" w:author="Jane Kohlhoff" w:date="2024-06-11T09:53:00Z" w16du:dateUtc="2024-06-10T23:53:00Z">
              <w:rPr>
                <w:rFonts w:cs="Times"/>
                <w:sz w:val="24"/>
                <w:szCs w:val="24"/>
                <w:lang w:val="en-US"/>
              </w:rPr>
            </w:rPrChange>
          </w:rPr>
          <w:t xml:space="preserve">interventions that are brief, have a behavioral component, and which enhance parental sensitivity are most likely to bring about lasting improvements in children’s attachment security and thus capacity for behavioral and emotional regulation </w:t>
        </w:r>
        <w:r w:rsidR="008D5421" w:rsidRPr="00365026">
          <w:rPr>
            <w:rFonts w:ascii="Times New Roman" w:hAnsi="Times New Roman"/>
            <w:sz w:val="24"/>
            <w:szCs w:val="24"/>
            <w:lang w:val="en-US"/>
            <w:rPrChange w:id="1497" w:author="Jane Kohlhoff" w:date="2024-06-11T09:53:00Z" w16du:dateUtc="2024-06-10T23:53:00Z">
              <w:rPr>
                <w:rFonts w:cs="Times"/>
                <w:sz w:val="24"/>
                <w:szCs w:val="24"/>
                <w:lang w:val="en-US"/>
              </w:rPr>
            </w:rPrChange>
          </w:rPr>
          <w:fldChar w:fldCharType="begin"/>
        </w:r>
      </w:ins>
      <w:r w:rsidR="00622933">
        <w:rPr>
          <w:rFonts w:ascii="Times New Roman" w:hAnsi="Times New Roman"/>
          <w:sz w:val="24"/>
          <w:szCs w:val="24"/>
          <w:lang w:val="en-US"/>
        </w:rPr>
        <w:instrText xml:space="preserve"> ADDIN EN.CITE &lt;EndNote&gt;&lt;Cite&gt;&lt;Author&gt;Bakermans-Kranenburg&lt;/Author&gt;&lt;Year&gt;2003&lt;/Year&gt;&lt;RecNum&gt;786&lt;/RecNum&gt;&lt;DisplayText&gt;(51)&lt;/DisplayText&gt;&lt;record&gt;&lt;rec-number&gt;786&lt;/rec-number&gt;&lt;foreign-keys&gt;&lt;key app="EN" db-id="xpzvv0f2z5pxwhed0r6xa9er59e9pdxvards" timestamp="1552879008"&gt;786&lt;/key&gt;&lt;key app="ENWeb" db-id=""&gt;0&lt;/key&gt;&lt;/foreign-keys&gt;&lt;ref-type name="Journal Article"&gt;17&lt;/ref-type&gt;&lt;contributors&gt;&lt;authors&gt;&lt;author&gt;Bakermans-Kranenburg, M.J.&lt;/author&gt;&lt;author&gt;Van Ijzendoorn, M.H.&lt;/author&gt;&lt;author&gt;Juffer, F.&lt;/author&gt;&lt;/authors&gt;&lt;/contributors&gt;&lt;titles&gt;&lt;title&gt;Less is more: meta-analyses of sensitivity and attachment interventions in early childhood&lt;/title&gt;&lt;secondary-title&gt;Psychological Bulletin&lt;/secondary-title&gt;&lt;/titles&gt;&lt;periodical&gt;&lt;full-title&gt;Psychological Bulletin&lt;/full-title&gt;&lt;/periodical&gt;&lt;pages&gt;195&lt;/pages&gt;&lt;volume&gt;129&lt;/volume&gt;&lt;number&gt;2&lt;/number&gt;&lt;dates&gt;&lt;year&gt;2003&lt;/year&gt;&lt;/dates&gt;&lt;isbn&gt;1939-1455&lt;/isbn&gt;&lt;urls&gt;&lt;/urls&gt;&lt;electronic-resource-num&gt;10.1037/0033-2909.129.2.195&lt;/electronic-resource-num&gt;&lt;/record&gt;&lt;/Cite&gt;&lt;/EndNote&gt;</w:instrText>
      </w:r>
      <w:ins w:id="1498" w:author="Jane Kohlhoff" w:date="2024-05-17T06:28:00Z" w16du:dateUtc="2024-05-16T20:28:00Z">
        <w:r w:rsidR="008D5421" w:rsidRPr="00365026">
          <w:rPr>
            <w:rFonts w:ascii="Times New Roman" w:hAnsi="Times New Roman"/>
            <w:sz w:val="24"/>
            <w:szCs w:val="24"/>
            <w:lang w:val="en-US"/>
            <w:rPrChange w:id="1499" w:author="Jane Kohlhoff" w:date="2024-06-11T09:53:00Z" w16du:dateUtc="2024-06-10T23:53:00Z">
              <w:rPr>
                <w:rFonts w:cs="Times"/>
                <w:sz w:val="24"/>
                <w:szCs w:val="24"/>
                <w:lang w:val="en-US"/>
              </w:rPr>
            </w:rPrChange>
          </w:rPr>
          <w:fldChar w:fldCharType="separate"/>
        </w:r>
      </w:ins>
      <w:r w:rsidR="00622933">
        <w:rPr>
          <w:rFonts w:ascii="Times New Roman" w:hAnsi="Times New Roman"/>
          <w:noProof/>
          <w:sz w:val="24"/>
          <w:szCs w:val="24"/>
          <w:lang w:val="en-US"/>
        </w:rPr>
        <w:t>(51)</w:t>
      </w:r>
      <w:ins w:id="1500" w:author="Jane Kohlhoff" w:date="2024-05-17T06:28:00Z" w16du:dateUtc="2024-05-16T20:28:00Z">
        <w:r w:rsidR="008D5421" w:rsidRPr="00365026">
          <w:rPr>
            <w:rFonts w:ascii="Times New Roman" w:hAnsi="Times New Roman"/>
            <w:sz w:val="24"/>
            <w:szCs w:val="24"/>
            <w:lang w:val="en-US"/>
            <w:rPrChange w:id="1501" w:author="Jane Kohlhoff" w:date="2024-06-11T09:53:00Z" w16du:dateUtc="2024-06-10T23:53:00Z">
              <w:rPr>
                <w:rFonts w:cs="Times"/>
                <w:sz w:val="24"/>
                <w:szCs w:val="24"/>
                <w:lang w:val="en-US"/>
              </w:rPr>
            </w:rPrChange>
          </w:rPr>
          <w:fldChar w:fldCharType="end"/>
        </w:r>
      </w:ins>
      <w:ins w:id="1502" w:author="Jane Kohlhoff" w:date="2024-05-17T06:32:00Z" w16du:dateUtc="2024-05-16T20:32:00Z">
        <w:r w:rsidRPr="00365026">
          <w:rPr>
            <w:rFonts w:ascii="Times New Roman" w:hAnsi="Times New Roman"/>
            <w:sz w:val="24"/>
            <w:szCs w:val="24"/>
            <w:lang w:val="en-US"/>
            <w:rPrChange w:id="1503" w:author="Jane Kohlhoff" w:date="2024-06-11T09:53:00Z" w16du:dateUtc="2024-06-10T23:53:00Z">
              <w:rPr>
                <w:rFonts w:cs="Times"/>
                <w:sz w:val="24"/>
                <w:szCs w:val="24"/>
                <w:lang w:val="en-US"/>
              </w:rPr>
            </w:rPrChange>
          </w:rPr>
          <w:t>.</w:t>
        </w:r>
      </w:ins>
    </w:p>
    <w:p w14:paraId="04285536" w14:textId="420A741A" w:rsidR="00F03098" w:rsidRPr="00365026" w:rsidRDefault="00527470" w:rsidP="00705FD7">
      <w:pPr>
        <w:pStyle w:val="NormalWeb"/>
        <w:spacing w:before="0" w:beforeAutospacing="0" w:after="0" w:afterAutospacing="0" w:line="480" w:lineRule="auto"/>
        <w:ind w:firstLine="720"/>
        <w:contextualSpacing/>
        <w:rPr>
          <w:rFonts w:ascii="Times New Roman" w:hAnsi="Times New Roman"/>
          <w:color w:val="000000"/>
          <w:sz w:val="24"/>
          <w:szCs w:val="24"/>
          <w:lang w:val="en-US"/>
          <w:rPrChange w:id="1504" w:author="Jane Kohlhoff" w:date="2024-06-11T09:53:00Z" w16du:dateUtc="2024-06-10T23:53:00Z">
            <w:rPr>
              <w:rFonts w:cs="Helvetica"/>
              <w:color w:val="000000"/>
              <w:sz w:val="24"/>
              <w:szCs w:val="24"/>
              <w:lang w:val="en-US"/>
            </w:rPr>
          </w:rPrChange>
        </w:rPr>
      </w:pPr>
      <w:r w:rsidRPr="00365026">
        <w:rPr>
          <w:rFonts w:ascii="Times New Roman" w:hAnsi="Times New Roman"/>
          <w:color w:val="000000"/>
          <w:sz w:val="24"/>
          <w:szCs w:val="24"/>
          <w:lang w:val="en-US"/>
          <w:rPrChange w:id="1505" w:author="Jane Kohlhoff" w:date="2024-06-11T09:53:00Z" w16du:dateUtc="2024-06-10T23:53:00Z">
            <w:rPr>
              <w:rFonts w:cs="Helvetica"/>
              <w:color w:val="000000"/>
              <w:sz w:val="24"/>
              <w:szCs w:val="24"/>
              <w:lang w:val="en-US"/>
            </w:rPr>
          </w:rPrChange>
        </w:rPr>
        <w:t xml:space="preserve">The </w:t>
      </w:r>
      <w:r w:rsidR="00F00E56" w:rsidRPr="00365026">
        <w:rPr>
          <w:rFonts w:ascii="Times New Roman" w:hAnsi="Times New Roman"/>
          <w:color w:val="000000"/>
          <w:sz w:val="24"/>
          <w:szCs w:val="24"/>
          <w:lang w:val="en-US"/>
          <w:rPrChange w:id="1506" w:author="Jane Kohlhoff" w:date="2024-06-11T09:53:00Z" w16du:dateUtc="2024-06-10T23:53:00Z">
            <w:rPr>
              <w:rFonts w:cs="Helvetica"/>
              <w:color w:val="000000"/>
              <w:sz w:val="24"/>
              <w:szCs w:val="24"/>
              <w:lang w:val="en-US"/>
            </w:rPr>
          </w:rPrChange>
        </w:rPr>
        <w:t>primary</w:t>
      </w:r>
      <w:r w:rsidR="00F03098" w:rsidRPr="00365026">
        <w:rPr>
          <w:rFonts w:ascii="Times New Roman" w:hAnsi="Times New Roman"/>
          <w:color w:val="000000"/>
          <w:sz w:val="24"/>
          <w:szCs w:val="24"/>
          <w:lang w:val="en-US"/>
          <w:rPrChange w:id="1507" w:author="Jane Kohlhoff" w:date="2024-06-11T09:53:00Z" w16du:dateUtc="2024-06-10T23:53:00Z">
            <w:rPr>
              <w:rFonts w:cs="Helvetica"/>
              <w:color w:val="000000"/>
              <w:sz w:val="24"/>
              <w:szCs w:val="24"/>
              <w:lang w:val="en-US"/>
            </w:rPr>
          </w:rPrChange>
        </w:rPr>
        <w:t xml:space="preserve"> </w:t>
      </w:r>
      <w:r w:rsidRPr="00365026">
        <w:rPr>
          <w:rFonts w:ascii="Times New Roman" w:hAnsi="Times New Roman"/>
          <w:color w:val="000000"/>
          <w:sz w:val="24"/>
          <w:szCs w:val="24"/>
          <w:lang w:val="en-US"/>
          <w:rPrChange w:id="1508" w:author="Jane Kohlhoff" w:date="2024-06-11T09:53:00Z" w16du:dateUtc="2024-06-10T23:53:00Z">
            <w:rPr>
              <w:rFonts w:cs="Helvetica"/>
              <w:color w:val="000000"/>
              <w:sz w:val="24"/>
              <w:szCs w:val="24"/>
              <w:lang w:val="en-US"/>
            </w:rPr>
          </w:rPrChange>
        </w:rPr>
        <w:t xml:space="preserve">study </w:t>
      </w:r>
      <w:r w:rsidR="00F03098" w:rsidRPr="00365026">
        <w:rPr>
          <w:rFonts w:ascii="Times New Roman" w:hAnsi="Times New Roman"/>
          <w:color w:val="000000"/>
          <w:sz w:val="24"/>
          <w:szCs w:val="24"/>
          <w:lang w:val="en-US"/>
          <w:rPrChange w:id="1509" w:author="Jane Kohlhoff" w:date="2024-06-11T09:53:00Z" w16du:dateUtc="2024-06-10T23:53:00Z">
            <w:rPr>
              <w:rFonts w:cs="Helvetica"/>
              <w:color w:val="000000"/>
              <w:sz w:val="24"/>
              <w:szCs w:val="24"/>
              <w:lang w:val="en-US"/>
            </w:rPr>
          </w:rPrChange>
        </w:rPr>
        <w:t>hypothesi</w:t>
      </w:r>
      <w:r w:rsidR="00F00E56" w:rsidRPr="00365026">
        <w:rPr>
          <w:rFonts w:ascii="Times New Roman" w:hAnsi="Times New Roman"/>
          <w:color w:val="000000"/>
          <w:sz w:val="24"/>
          <w:szCs w:val="24"/>
          <w:lang w:val="en-US"/>
          <w:rPrChange w:id="1510" w:author="Jane Kohlhoff" w:date="2024-06-11T09:53:00Z" w16du:dateUtc="2024-06-10T23:53:00Z">
            <w:rPr>
              <w:rFonts w:cs="Helvetica"/>
              <w:color w:val="000000"/>
              <w:sz w:val="24"/>
              <w:szCs w:val="24"/>
              <w:lang w:val="en-US"/>
            </w:rPr>
          </w:rPrChange>
        </w:rPr>
        <w:t>s was</w:t>
      </w:r>
      <w:r w:rsidR="00F03098" w:rsidRPr="00365026">
        <w:rPr>
          <w:rFonts w:ascii="Times New Roman" w:hAnsi="Times New Roman"/>
          <w:color w:val="000000"/>
          <w:sz w:val="24"/>
          <w:szCs w:val="24"/>
          <w:lang w:val="en-US"/>
          <w:rPrChange w:id="1511" w:author="Jane Kohlhoff" w:date="2024-06-11T09:53:00Z" w16du:dateUtc="2024-06-10T23:53:00Z">
            <w:rPr>
              <w:rFonts w:cs="Helvetica"/>
              <w:color w:val="000000"/>
              <w:sz w:val="24"/>
              <w:szCs w:val="24"/>
              <w:lang w:val="en-US"/>
            </w:rPr>
          </w:rPrChange>
        </w:rPr>
        <w:t xml:space="preserve"> that</w:t>
      </w:r>
      <w:ins w:id="1512" w:author="Jane Kohlhoff" w:date="2024-06-11T23:44:00Z" w16du:dateUtc="2024-06-11T13:44:00Z">
        <w:r w:rsidR="002E1E0E">
          <w:rPr>
            <w:rFonts w:ascii="Times New Roman" w:hAnsi="Times New Roman"/>
            <w:color w:val="000000"/>
            <w:sz w:val="24"/>
            <w:szCs w:val="24"/>
            <w:lang w:val="en-US"/>
          </w:rPr>
          <w:t xml:space="preserve"> </w:t>
        </w:r>
      </w:ins>
      <w:del w:id="1513" w:author="Jane Kohlhoff" w:date="2024-06-11T23:44:00Z" w16du:dateUtc="2024-06-11T13:44:00Z">
        <w:r w:rsidR="00F03098" w:rsidRPr="00365026" w:rsidDel="002E1E0E">
          <w:rPr>
            <w:rFonts w:ascii="Times New Roman" w:hAnsi="Times New Roman"/>
            <w:color w:val="000000"/>
            <w:sz w:val="24"/>
            <w:szCs w:val="24"/>
            <w:lang w:val="en-US"/>
            <w:rPrChange w:id="1514" w:author="Jane Kohlhoff" w:date="2024-06-11T09:53:00Z" w16du:dateUtc="2024-06-10T23:53:00Z">
              <w:rPr>
                <w:rFonts w:cs="Helvetica"/>
                <w:color w:val="000000"/>
                <w:sz w:val="24"/>
                <w:szCs w:val="24"/>
                <w:lang w:val="en-US"/>
              </w:rPr>
            </w:rPrChange>
          </w:rPr>
          <w:delText xml:space="preserve"> </w:delText>
        </w:r>
        <w:r w:rsidRPr="00365026" w:rsidDel="002E1E0E">
          <w:rPr>
            <w:rFonts w:ascii="Times New Roman" w:hAnsi="Times New Roman"/>
            <w:color w:val="000000"/>
            <w:sz w:val="24"/>
            <w:szCs w:val="24"/>
            <w:lang w:val="en-US"/>
            <w:rPrChange w:id="1515" w:author="Jane Kohlhoff" w:date="2024-06-11T09:53:00Z" w16du:dateUtc="2024-06-10T23:53:00Z">
              <w:rPr>
                <w:rFonts w:cs="Helvetica"/>
                <w:color w:val="000000"/>
                <w:sz w:val="24"/>
                <w:szCs w:val="24"/>
                <w:lang w:val="en-US"/>
              </w:rPr>
            </w:rPrChange>
          </w:rPr>
          <w:delText xml:space="preserve">a) </w:delText>
        </w:r>
      </w:del>
      <w:r w:rsidR="00F00E56" w:rsidRPr="00365026">
        <w:rPr>
          <w:rFonts w:ascii="Times New Roman" w:hAnsi="Times New Roman"/>
          <w:color w:val="000000"/>
          <w:sz w:val="24"/>
          <w:szCs w:val="24"/>
          <w:lang w:val="en-US"/>
          <w:rPrChange w:id="1516" w:author="Jane Kohlhoff" w:date="2024-06-11T09:53:00Z" w16du:dateUtc="2024-06-10T23:53:00Z">
            <w:rPr>
              <w:rFonts w:cs="Helvetica"/>
              <w:color w:val="000000"/>
              <w:sz w:val="24"/>
              <w:szCs w:val="24"/>
              <w:lang w:val="en-US"/>
            </w:rPr>
          </w:rPrChange>
        </w:rPr>
        <w:t>parent-child dyads who received PCIT-T would show positive outcomes</w:t>
      </w:r>
      <w:ins w:id="1517" w:author="Cheryl McNeil" w:date="2024-04-21T22:38:00Z" w16du:dateUtc="2024-04-22T02:38:00Z">
        <w:r w:rsidR="00EC4202" w:rsidRPr="00365026">
          <w:rPr>
            <w:rFonts w:ascii="Times New Roman" w:hAnsi="Times New Roman"/>
            <w:color w:val="000000"/>
            <w:sz w:val="24"/>
            <w:szCs w:val="24"/>
            <w:lang w:val="en-US"/>
            <w:rPrChange w:id="1518" w:author="Jane Kohlhoff" w:date="2024-06-11T09:53:00Z" w16du:dateUtc="2024-06-10T23:53:00Z">
              <w:rPr>
                <w:rFonts w:cs="Helvetica"/>
                <w:color w:val="000000"/>
                <w:sz w:val="24"/>
                <w:szCs w:val="24"/>
                <w:lang w:val="en-US"/>
              </w:rPr>
            </w:rPrChange>
          </w:rPr>
          <w:t xml:space="preserve"> </w:t>
        </w:r>
      </w:ins>
      <w:ins w:id="1519" w:author="Jane Kohlhoff" w:date="2024-06-11T08:40:00Z" w16du:dateUtc="2024-06-10T22:40:00Z">
        <w:r w:rsidR="008C584A" w:rsidRPr="00365026">
          <w:rPr>
            <w:rFonts w:ascii="Times New Roman" w:hAnsi="Times New Roman"/>
            <w:color w:val="000000"/>
            <w:sz w:val="24"/>
            <w:szCs w:val="24"/>
            <w:lang w:val="en-US"/>
            <w:rPrChange w:id="1520" w:author="Jane Kohlhoff" w:date="2024-06-11T09:53:00Z" w16du:dateUtc="2024-06-10T23:53:00Z">
              <w:rPr>
                <w:rFonts w:cs="Helvetica"/>
                <w:color w:val="000000"/>
                <w:sz w:val="24"/>
                <w:szCs w:val="24"/>
                <w:lang w:val="en-US"/>
              </w:rPr>
            </w:rPrChange>
          </w:rPr>
          <w:t>across</w:t>
        </w:r>
      </w:ins>
      <w:ins w:id="1521" w:author="Cheryl McNeil" w:date="2024-04-21T22:38:00Z" w16du:dateUtc="2024-04-22T02:38:00Z">
        <w:del w:id="1522" w:author="Jane Kohlhoff" w:date="2024-06-11T08:40:00Z" w16du:dateUtc="2024-06-10T22:40:00Z">
          <w:r w:rsidR="00EC4202" w:rsidRPr="00365026" w:rsidDel="008C584A">
            <w:rPr>
              <w:rFonts w:ascii="Times New Roman" w:hAnsi="Times New Roman"/>
              <w:color w:val="000000"/>
              <w:sz w:val="24"/>
              <w:szCs w:val="24"/>
              <w:lang w:val="en-US"/>
              <w:rPrChange w:id="1523" w:author="Jane Kohlhoff" w:date="2024-06-11T09:53:00Z" w16du:dateUtc="2024-06-10T23:53:00Z">
                <w:rPr>
                  <w:rFonts w:cs="Helvetica"/>
                  <w:color w:val="000000"/>
                  <w:sz w:val="24"/>
                  <w:szCs w:val="24"/>
                  <w:lang w:val="en-US"/>
                </w:rPr>
              </w:rPrChange>
            </w:rPr>
            <w:delText>in</w:delText>
          </w:r>
        </w:del>
      </w:ins>
      <w:r w:rsidRPr="00365026">
        <w:rPr>
          <w:rFonts w:ascii="Times New Roman" w:hAnsi="Times New Roman"/>
          <w:color w:val="000000"/>
          <w:sz w:val="24"/>
          <w:szCs w:val="24"/>
          <w:lang w:val="en-US"/>
          <w:rPrChange w:id="1524" w:author="Jane Kohlhoff" w:date="2024-06-11T09:53:00Z" w16du:dateUtc="2024-06-10T23:53:00Z">
            <w:rPr>
              <w:rFonts w:cs="Helvetica"/>
              <w:color w:val="000000"/>
              <w:sz w:val="24"/>
              <w:szCs w:val="24"/>
              <w:lang w:val="en-US"/>
            </w:rPr>
          </w:rPrChange>
        </w:rPr>
        <w:t xml:space="preserve"> </w:t>
      </w:r>
      <w:ins w:id="1525" w:author="Jane Kohlhoff" w:date="2024-05-22T06:49:00Z" w16du:dateUtc="2024-05-21T20:49:00Z">
        <w:r w:rsidR="00F753D0" w:rsidRPr="00365026">
          <w:rPr>
            <w:rFonts w:ascii="Times New Roman" w:hAnsi="Times New Roman"/>
            <w:color w:val="000000"/>
            <w:sz w:val="24"/>
            <w:szCs w:val="24"/>
            <w:lang w:val="en-US"/>
            <w:rPrChange w:id="1526" w:author="Jane Kohlhoff" w:date="2024-06-11T09:53:00Z" w16du:dateUtc="2024-06-10T23:53:00Z">
              <w:rPr>
                <w:rFonts w:cs="Helvetica"/>
                <w:color w:val="000000"/>
                <w:sz w:val="24"/>
                <w:szCs w:val="24"/>
                <w:lang w:val="en-US"/>
              </w:rPr>
            </w:rPrChange>
          </w:rPr>
          <w:t xml:space="preserve">both </w:t>
        </w:r>
      </w:ins>
      <w:r w:rsidRPr="00365026">
        <w:rPr>
          <w:rFonts w:ascii="Times New Roman" w:hAnsi="Times New Roman"/>
          <w:color w:val="000000"/>
          <w:sz w:val="24"/>
          <w:szCs w:val="24"/>
          <w:lang w:val="en-US"/>
          <w:rPrChange w:id="1527" w:author="Jane Kohlhoff" w:date="2024-06-11T09:53:00Z" w16du:dateUtc="2024-06-10T23:53:00Z">
            <w:rPr>
              <w:rFonts w:cs="Helvetica"/>
              <w:color w:val="000000"/>
              <w:sz w:val="24"/>
              <w:szCs w:val="24"/>
              <w:lang w:val="en-US"/>
            </w:rPr>
          </w:rPrChange>
        </w:rPr>
        <w:t>parent and child domains (listed below)</w:t>
      </w:r>
      <w:r w:rsidR="00F00E56" w:rsidRPr="00365026">
        <w:rPr>
          <w:rFonts w:ascii="Times New Roman" w:hAnsi="Times New Roman"/>
          <w:color w:val="000000"/>
          <w:sz w:val="24"/>
          <w:szCs w:val="24"/>
          <w:lang w:val="en-US"/>
          <w:rPrChange w:id="1528" w:author="Jane Kohlhoff" w:date="2024-06-11T09:53:00Z" w16du:dateUtc="2024-06-10T23:53:00Z">
            <w:rPr>
              <w:rFonts w:cs="Helvetica"/>
              <w:color w:val="000000"/>
              <w:sz w:val="24"/>
              <w:szCs w:val="24"/>
              <w:lang w:val="en-US"/>
            </w:rPr>
          </w:rPrChange>
        </w:rPr>
        <w:t>, both immediately following treatment (‘Time 2’) and at 4-month follow-up (‘Time 3’)</w:t>
      </w:r>
      <w:r w:rsidR="00AD0419" w:rsidRPr="00365026">
        <w:rPr>
          <w:rFonts w:ascii="Times New Roman" w:hAnsi="Times New Roman"/>
          <w:color w:val="000000"/>
          <w:sz w:val="24"/>
          <w:szCs w:val="24"/>
          <w:lang w:val="en-US"/>
          <w:rPrChange w:id="1529" w:author="Jane Kohlhoff" w:date="2024-06-11T09:53:00Z" w16du:dateUtc="2024-06-10T23:53:00Z">
            <w:rPr>
              <w:rFonts w:cs="Helvetica"/>
              <w:color w:val="000000"/>
              <w:sz w:val="24"/>
              <w:szCs w:val="24"/>
              <w:lang w:val="en-US"/>
            </w:rPr>
          </w:rPrChange>
        </w:rPr>
        <w:t xml:space="preserve">, </w:t>
      </w:r>
      <w:r w:rsidR="00F00E56" w:rsidRPr="00365026">
        <w:rPr>
          <w:rFonts w:ascii="Times New Roman" w:hAnsi="Times New Roman"/>
          <w:color w:val="000000"/>
          <w:sz w:val="24"/>
          <w:szCs w:val="24"/>
          <w:lang w:val="en-US"/>
          <w:rPrChange w:id="1530" w:author="Jane Kohlhoff" w:date="2024-06-11T09:53:00Z" w16du:dateUtc="2024-06-10T23:53:00Z">
            <w:rPr>
              <w:rFonts w:cs="Helvetica"/>
              <w:color w:val="000000"/>
              <w:sz w:val="24"/>
              <w:szCs w:val="24"/>
              <w:lang w:val="en-US"/>
            </w:rPr>
          </w:rPrChange>
        </w:rPr>
        <w:t>and</w:t>
      </w:r>
      <w:ins w:id="1531" w:author="Jane Kohlhoff" w:date="2024-06-11T23:44:00Z" w16du:dateUtc="2024-06-11T13:44:00Z">
        <w:r w:rsidR="002E1E0E">
          <w:rPr>
            <w:rFonts w:ascii="Times New Roman" w:hAnsi="Times New Roman"/>
            <w:color w:val="000000"/>
            <w:sz w:val="24"/>
            <w:szCs w:val="24"/>
            <w:lang w:val="en-US"/>
          </w:rPr>
          <w:t xml:space="preserve"> </w:t>
        </w:r>
      </w:ins>
      <w:del w:id="1532" w:author="Jane Kohlhoff" w:date="2024-06-11T23:44:00Z" w16du:dateUtc="2024-06-11T13:44:00Z">
        <w:r w:rsidR="00F00E56" w:rsidRPr="00365026" w:rsidDel="002E1E0E">
          <w:rPr>
            <w:rFonts w:ascii="Times New Roman" w:hAnsi="Times New Roman"/>
            <w:color w:val="000000"/>
            <w:sz w:val="24"/>
            <w:szCs w:val="24"/>
            <w:lang w:val="en-US"/>
            <w:rPrChange w:id="1533" w:author="Jane Kohlhoff" w:date="2024-06-11T09:53:00Z" w16du:dateUtc="2024-06-10T23:53:00Z">
              <w:rPr>
                <w:rFonts w:cs="Helvetica"/>
                <w:color w:val="000000"/>
                <w:sz w:val="24"/>
                <w:szCs w:val="24"/>
                <w:lang w:val="en-US"/>
              </w:rPr>
            </w:rPrChange>
          </w:rPr>
          <w:delText xml:space="preserve"> </w:delText>
        </w:r>
        <w:r w:rsidRPr="00365026" w:rsidDel="002E1E0E">
          <w:rPr>
            <w:rFonts w:ascii="Times New Roman" w:hAnsi="Times New Roman"/>
            <w:color w:val="000000"/>
            <w:sz w:val="24"/>
            <w:szCs w:val="24"/>
            <w:lang w:val="en-US"/>
            <w:rPrChange w:id="1534" w:author="Jane Kohlhoff" w:date="2024-06-11T09:53:00Z" w16du:dateUtc="2024-06-10T23:53:00Z">
              <w:rPr>
                <w:rFonts w:cs="Helvetica"/>
                <w:color w:val="000000"/>
                <w:sz w:val="24"/>
                <w:szCs w:val="24"/>
                <w:lang w:val="en-US"/>
              </w:rPr>
            </w:rPrChange>
          </w:rPr>
          <w:delText xml:space="preserve">b) </w:delText>
        </w:r>
      </w:del>
      <w:r w:rsidR="00F00E56" w:rsidRPr="00365026">
        <w:rPr>
          <w:rFonts w:ascii="Times New Roman" w:hAnsi="Times New Roman"/>
          <w:color w:val="000000"/>
          <w:sz w:val="24"/>
          <w:szCs w:val="24"/>
          <w:lang w:val="en-US"/>
          <w:rPrChange w:id="1535" w:author="Jane Kohlhoff" w:date="2024-06-11T09:53:00Z" w16du:dateUtc="2024-06-10T23:53:00Z">
            <w:rPr>
              <w:rFonts w:cs="Helvetica"/>
              <w:color w:val="000000"/>
              <w:sz w:val="24"/>
              <w:szCs w:val="24"/>
              <w:lang w:val="en-US"/>
            </w:rPr>
          </w:rPrChange>
        </w:rPr>
        <w:t xml:space="preserve">that these outcomes would be superior to those who received </w:t>
      </w:r>
      <w:del w:id="1536" w:author="Jane Kohlhoff" w:date="2024-05-17T06:32:00Z" w16du:dateUtc="2024-05-16T20:32:00Z">
        <w:r w:rsidR="00F00E56" w:rsidRPr="00365026" w:rsidDel="003D5536">
          <w:rPr>
            <w:rFonts w:ascii="Times New Roman" w:hAnsi="Times New Roman"/>
            <w:color w:val="000000"/>
            <w:sz w:val="24"/>
            <w:szCs w:val="24"/>
            <w:lang w:val="en-US"/>
            <w:rPrChange w:id="1537" w:author="Jane Kohlhoff" w:date="2024-06-11T09:53:00Z" w16du:dateUtc="2024-06-10T23:53:00Z">
              <w:rPr>
                <w:rFonts w:cs="Helvetica"/>
                <w:color w:val="000000"/>
                <w:sz w:val="24"/>
                <w:szCs w:val="24"/>
                <w:lang w:val="en-US"/>
              </w:rPr>
            </w:rPrChange>
          </w:rPr>
          <w:delText>a</w:delText>
        </w:r>
        <w:r w:rsidR="00F03098" w:rsidRPr="00365026" w:rsidDel="003D5536">
          <w:rPr>
            <w:rFonts w:ascii="Times New Roman" w:hAnsi="Times New Roman"/>
            <w:color w:val="000000"/>
            <w:sz w:val="24"/>
            <w:szCs w:val="24"/>
            <w:lang w:val="en-US"/>
            <w:rPrChange w:id="1538" w:author="Jane Kohlhoff" w:date="2024-06-11T09:53:00Z" w16du:dateUtc="2024-06-10T23:53:00Z">
              <w:rPr>
                <w:rFonts w:cs="Helvetica"/>
                <w:color w:val="000000"/>
                <w:sz w:val="24"/>
                <w:szCs w:val="24"/>
                <w:lang w:val="en-US"/>
              </w:rPr>
            </w:rPrChange>
          </w:rPr>
          <w:delText xml:space="preserve">n alternative </w:delText>
        </w:r>
      </w:del>
      <w:del w:id="1539" w:author="Jane Kohlhoff" w:date="2024-05-17T06:03:00Z" w16du:dateUtc="2024-05-16T20:03:00Z">
        <w:r w:rsidR="00F03098" w:rsidRPr="00365026" w:rsidDel="002103B2">
          <w:rPr>
            <w:rFonts w:ascii="Times New Roman" w:hAnsi="Times New Roman"/>
            <w:color w:val="000000"/>
            <w:sz w:val="24"/>
            <w:szCs w:val="24"/>
            <w:lang w:val="en-US"/>
            <w:rPrChange w:id="1540" w:author="Jane Kohlhoff" w:date="2024-06-11T09:53:00Z" w16du:dateUtc="2024-06-10T23:53:00Z">
              <w:rPr>
                <w:rFonts w:cs="Helvetica"/>
                <w:color w:val="000000"/>
                <w:sz w:val="24"/>
                <w:szCs w:val="24"/>
                <w:lang w:val="en-US"/>
              </w:rPr>
            </w:rPrChange>
          </w:rPr>
          <w:delText>early parenting</w:delText>
        </w:r>
      </w:del>
      <w:ins w:id="1541" w:author="Jane Kohlhoff" w:date="2024-05-17T06:32:00Z" w16du:dateUtc="2024-05-16T20:32:00Z">
        <w:r w:rsidR="003D5536" w:rsidRPr="00365026">
          <w:rPr>
            <w:rFonts w:ascii="Times New Roman" w:hAnsi="Times New Roman"/>
            <w:color w:val="000000"/>
            <w:sz w:val="24"/>
            <w:szCs w:val="24"/>
            <w:lang w:val="en-US"/>
            <w:rPrChange w:id="1542" w:author="Jane Kohlhoff" w:date="2024-06-11T09:53:00Z" w16du:dateUtc="2024-06-10T23:53:00Z">
              <w:rPr>
                <w:rFonts w:cs="Helvetica"/>
                <w:color w:val="000000"/>
                <w:sz w:val="24"/>
                <w:szCs w:val="24"/>
                <w:lang w:val="en-US"/>
              </w:rPr>
            </w:rPrChange>
          </w:rPr>
          <w:t>COS-P</w:t>
        </w:r>
      </w:ins>
      <w:r w:rsidR="00F03098" w:rsidRPr="00365026">
        <w:rPr>
          <w:rFonts w:ascii="Times New Roman" w:hAnsi="Times New Roman"/>
          <w:color w:val="000000"/>
          <w:sz w:val="24"/>
          <w:szCs w:val="24"/>
          <w:lang w:val="en-US"/>
          <w:rPrChange w:id="1543" w:author="Jane Kohlhoff" w:date="2024-06-11T09:53:00Z" w16du:dateUtc="2024-06-10T23:53:00Z">
            <w:rPr>
              <w:rFonts w:cs="Helvetica"/>
              <w:color w:val="000000"/>
              <w:sz w:val="24"/>
              <w:szCs w:val="24"/>
              <w:lang w:val="en-US"/>
            </w:rPr>
          </w:rPrChange>
        </w:rPr>
        <w:t xml:space="preserve"> </w:t>
      </w:r>
      <w:del w:id="1544" w:author="Jane Kohlhoff" w:date="2024-05-17T06:05:00Z" w16du:dateUtc="2024-05-16T20:05:00Z">
        <w:r w:rsidR="00F03098" w:rsidRPr="00365026" w:rsidDel="002103B2">
          <w:rPr>
            <w:rFonts w:ascii="Times New Roman" w:hAnsi="Times New Roman"/>
            <w:color w:val="000000"/>
            <w:sz w:val="24"/>
            <w:szCs w:val="24"/>
            <w:lang w:val="en-US"/>
            <w:rPrChange w:id="1545" w:author="Jane Kohlhoff" w:date="2024-06-11T09:53:00Z" w16du:dateUtc="2024-06-10T23:53:00Z">
              <w:rPr>
                <w:rFonts w:cs="Helvetica"/>
                <w:color w:val="000000"/>
                <w:sz w:val="24"/>
                <w:szCs w:val="24"/>
                <w:lang w:val="en-US"/>
              </w:rPr>
            </w:rPrChange>
          </w:rPr>
          <w:delText xml:space="preserve">treatment </w:delText>
        </w:r>
      </w:del>
      <w:r w:rsidR="00EF60A8" w:rsidRPr="00365026">
        <w:rPr>
          <w:rFonts w:ascii="Times New Roman" w:hAnsi="Times New Roman"/>
          <w:color w:val="000000"/>
          <w:sz w:val="24"/>
          <w:szCs w:val="24"/>
          <w:lang w:val="en-US"/>
          <w:rPrChange w:id="1546" w:author="Jane Kohlhoff" w:date="2024-06-11T09:53:00Z" w16du:dateUtc="2024-06-10T23:53:00Z">
            <w:rPr>
              <w:rFonts w:cs="Helvetica"/>
              <w:color w:val="000000"/>
              <w:sz w:val="24"/>
              <w:szCs w:val="24"/>
              <w:lang w:val="en-US"/>
            </w:rPr>
          </w:rPrChange>
        </w:rPr>
        <w:t xml:space="preserve">(active control) </w:t>
      </w:r>
      <w:r w:rsidR="00F00E56" w:rsidRPr="00365026">
        <w:rPr>
          <w:rFonts w:ascii="Times New Roman" w:hAnsi="Times New Roman"/>
          <w:color w:val="000000"/>
          <w:sz w:val="24"/>
          <w:szCs w:val="24"/>
          <w:lang w:val="en-US"/>
          <w:rPrChange w:id="1547" w:author="Jane Kohlhoff" w:date="2024-06-11T09:53:00Z" w16du:dateUtc="2024-06-10T23:53:00Z">
            <w:rPr>
              <w:rFonts w:cs="Helvetica"/>
              <w:color w:val="000000"/>
              <w:sz w:val="24"/>
              <w:szCs w:val="24"/>
              <w:lang w:val="en-US"/>
            </w:rPr>
          </w:rPrChange>
        </w:rPr>
        <w:t>or</w:t>
      </w:r>
      <w:r w:rsidR="00F03098" w:rsidRPr="00365026">
        <w:rPr>
          <w:rFonts w:ascii="Times New Roman" w:hAnsi="Times New Roman"/>
          <w:color w:val="000000"/>
          <w:sz w:val="24"/>
          <w:szCs w:val="24"/>
          <w:lang w:val="en-US"/>
          <w:rPrChange w:id="1548" w:author="Jane Kohlhoff" w:date="2024-06-11T09:53:00Z" w16du:dateUtc="2024-06-10T23:53:00Z">
            <w:rPr>
              <w:rFonts w:cs="Helvetica"/>
              <w:color w:val="000000"/>
              <w:sz w:val="24"/>
              <w:szCs w:val="24"/>
              <w:lang w:val="en-US"/>
            </w:rPr>
          </w:rPrChange>
        </w:rPr>
        <w:t xml:space="preserve"> a non-treated waitlist control condition</w:t>
      </w:r>
      <w:r w:rsidR="00EF60A8" w:rsidRPr="00365026">
        <w:rPr>
          <w:rFonts w:ascii="Times New Roman" w:hAnsi="Times New Roman"/>
          <w:color w:val="000000"/>
          <w:sz w:val="24"/>
          <w:szCs w:val="24"/>
          <w:lang w:val="en-US"/>
          <w:rPrChange w:id="1549" w:author="Jane Kohlhoff" w:date="2024-06-11T09:53:00Z" w16du:dateUtc="2024-06-10T23:53:00Z">
            <w:rPr>
              <w:rFonts w:cs="Helvetica"/>
              <w:color w:val="000000"/>
              <w:sz w:val="24"/>
              <w:szCs w:val="24"/>
              <w:lang w:val="en-US"/>
            </w:rPr>
          </w:rPrChange>
        </w:rPr>
        <w:t xml:space="preserve"> (waitlist control</w:t>
      </w:r>
      <w:del w:id="1550" w:author="Jane Kohlhoff" w:date="2024-05-17T06:46:00Z" w16du:dateUtc="2024-05-16T20:46:00Z">
        <w:r w:rsidR="00EF60A8" w:rsidRPr="00365026" w:rsidDel="00016527">
          <w:rPr>
            <w:rFonts w:ascii="Times New Roman" w:hAnsi="Times New Roman"/>
            <w:color w:val="000000"/>
            <w:sz w:val="24"/>
            <w:szCs w:val="24"/>
            <w:lang w:val="en-US"/>
            <w:rPrChange w:id="1551" w:author="Jane Kohlhoff" w:date="2024-06-11T09:53:00Z" w16du:dateUtc="2024-06-10T23:53:00Z">
              <w:rPr>
                <w:rFonts w:cs="Helvetica"/>
                <w:color w:val="000000"/>
                <w:sz w:val="24"/>
                <w:szCs w:val="24"/>
                <w:lang w:val="en-US"/>
              </w:rPr>
            </w:rPrChange>
          </w:rPr>
          <w:delText>s</w:delText>
        </w:r>
      </w:del>
      <w:r w:rsidR="00EF60A8" w:rsidRPr="00365026">
        <w:rPr>
          <w:rFonts w:ascii="Times New Roman" w:hAnsi="Times New Roman"/>
          <w:color w:val="000000"/>
          <w:sz w:val="24"/>
          <w:szCs w:val="24"/>
          <w:lang w:val="en-US"/>
          <w:rPrChange w:id="1552" w:author="Jane Kohlhoff" w:date="2024-06-11T09:53:00Z" w16du:dateUtc="2024-06-10T23:53:00Z">
            <w:rPr>
              <w:rFonts w:cs="Helvetica"/>
              <w:color w:val="000000"/>
              <w:sz w:val="24"/>
              <w:szCs w:val="24"/>
              <w:lang w:val="en-US"/>
            </w:rPr>
          </w:rPrChange>
        </w:rPr>
        <w:t>)</w:t>
      </w:r>
      <w:r w:rsidR="00F00E56" w:rsidRPr="00365026">
        <w:rPr>
          <w:rFonts w:ascii="Times New Roman" w:hAnsi="Times New Roman"/>
          <w:color w:val="000000"/>
          <w:sz w:val="24"/>
          <w:szCs w:val="24"/>
          <w:lang w:val="en-US"/>
          <w:rPrChange w:id="1553" w:author="Jane Kohlhoff" w:date="2024-06-11T09:53:00Z" w16du:dateUtc="2024-06-10T23:53:00Z">
            <w:rPr>
              <w:rFonts w:cs="Helvetica"/>
              <w:color w:val="000000"/>
              <w:sz w:val="24"/>
              <w:szCs w:val="24"/>
              <w:lang w:val="en-US"/>
            </w:rPr>
          </w:rPrChange>
        </w:rPr>
        <w:t xml:space="preserve">. </w:t>
      </w:r>
      <w:r w:rsidRPr="00365026">
        <w:rPr>
          <w:rFonts w:ascii="Times New Roman" w:hAnsi="Times New Roman"/>
          <w:color w:val="000000"/>
          <w:sz w:val="24"/>
          <w:szCs w:val="24"/>
          <w:lang w:val="en-US"/>
          <w:rPrChange w:id="1554" w:author="Jane Kohlhoff" w:date="2024-06-11T09:53:00Z" w16du:dateUtc="2024-06-10T23:53:00Z">
            <w:rPr>
              <w:rFonts w:cs="Helvetica"/>
              <w:color w:val="000000"/>
              <w:sz w:val="24"/>
              <w:szCs w:val="24"/>
              <w:lang w:val="en-US"/>
            </w:rPr>
          </w:rPrChange>
        </w:rPr>
        <w:t>The</w:t>
      </w:r>
      <w:r w:rsidR="00F00E56" w:rsidRPr="00365026">
        <w:rPr>
          <w:rFonts w:ascii="Times New Roman" w:hAnsi="Times New Roman"/>
          <w:color w:val="000000"/>
          <w:sz w:val="24"/>
          <w:szCs w:val="24"/>
          <w:lang w:val="en-US"/>
          <w:rPrChange w:id="1555" w:author="Jane Kohlhoff" w:date="2024-06-11T09:53:00Z" w16du:dateUtc="2024-06-10T23:53:00Z">
            <w:rPr>
              <w:rFonts w:cs="Helvetica"/>
              <w:color w:val="000000"/>
              <w:sz w:val="24"/>
              <w:szCs w:val="24"/>
              <w:lang w:val="en-US"/>
            </w:rPr>
          </w:rPrChange>
        </w:rPr>
        <w:t xml:space="preserve"> secondary hypothesis was that on </w:t>
      </w:r>
      <w:r w:rsidR="00705FD7" w:rsidRPr="00365026">
        <w:rPr>
          <w:rFonts w:ascii="Times New Roman" w:hAnsi="Times New Roman"/>
          <w:color w:val="000000"/>
          <w:sz w:val="24"/>
          <w:szCs w:val="24"/>
          <w:lang w:val="en-US"/>
          <w:rPrChange w:id="1556" w:author="Jane Kohlhoff" w:date="2024-06-11T09:53:00Z" w16du:dateUtc="2024-06-10T23:53:00Z">
            <w:rPr>
              <w:rFonts w:cs="Helvetica"/>
              <w:color w:val="000000"/>
              <w:sz w:val="24"/>
              <w:szCs w:val="24"/>
              <w:lang w:val="en-US"/>
            </w:rPr>
          </w:rPrChange>
        </w:rPr>
        <w:t>all</w:t>
      </w:r>
      <w:r w:rsidR="00F00E56" w:rsidRPr="00365026">
        <w:rPr>
          <w:rFonts w:ascii="Times New Roman" w:hAnsi="Times New Roman"/>
          <w:color w:val="000000"/>
          <w:sz w:val="24"/>
          <w:szCs w:val="24"/>
          <w:lang w:val="en-US"/>
          <w:rPrChange w:id="1557" w:author="Jane Kohlhoff" w:date="2024-06-11T09:53:00Z" w16du:dateUtc="2024-06-10T23:53:00Z">
            <w:rPr>
              <w:rFonts w:cs="Helvetica"/>
              <w:color w:val="000000"/>
              <w:sz w:val="24"/>
              <w:szCs w:val="24"/>
              <w:lang w:val="en-US"/>
            </w:rPr>
          </w:rPrChange>
        </w:rPr>
        <w:t xml:space="preserve"> the domains examined, there would be a </w:t>
      </w:r>
      <w:r w:rsidR="00F03098" w:rsidRPr="00365026">
        <w:rPr>
          <w:rFonts w:ascii="Times New Roman" w:hAnsi="Times New Roman"/>
          <w:color w:val="000000"/>
          <w:sz w:val="24"/>
          <w:szCs w:val="24"/>
          <w:lang w:val="en-US"/>
          <w:rPrChange w:id="1558" w:author="Jane Kohlhoff" w:date="2024-06-11T09:53:00Z" w16du:dateUtc="2024-06-10T23:53:00Z">
            <w:rPr>
              <w:rFonts w:cs="Helvetica"/>
              <w:color w:val="000000"/>
              <w:sz w:val="24"/>
              <w:szCs w:val="24"/>
              <w:lang w:val="en-US"/>
            </w:rPr>
          </w:rPrChange>
        </w:rPr>
        <w:t>gradient effect from baseline (‘Time 1’) to post-treatment/waitlist (‘Time 2’) whereby parent-child dyads who received PCIT-</w:t>
      </w:r>
      <w:r w:rsidR="00F00E56" w:rsidRPr="00365026">
        <w:rPr>
          <w:rFonts w:ascii="Times New Roman" w:hAnsi="Times New Roman"/>
          <w:color w:val="000000"/>
          <w:sz w:val="24"/>
          <w:szCs w:val="24"/>
          <w:lang w:val="en-US"/>
          <w:rPrChange w:id="1559" w:author="Jane Kohlhoff" w:date="2024-06-11T09:53:00Z" w16du:dateUtc="2024-06-10T23:53:00Z">
            <w:rPr>
              <w:rFonts w:cs="Helvetica"/>
              <w:color w:val="000000"/>
              <w:sz w:val="24"/>
              <w:szCs w:val="24"/>
              <w:lang w:val="en-US"/>
            </w:rPr>
          </w:rPrChange>
        </w:rPr>
        <w:t>T</w:t>
      </w:r>
      <w:r w:rsidR="00EF60A8" w:rsidRPr="00365026">
        <w:rPr>
          <w:rFonts w:ascii="Times New Roman" w:hAnsi="Times New Roman"/>
          <w:color w:val="000000"/>
          <w:sz w:val="24"/>
          <w:szCs w:val="24"/>
          <w:lang w:val="en-US"/>
          <w:rPrChange w:id="1560" w:author="Jane Kohlhoff" w:date="2024-06-11T09:53:00Z" w16du:dateUtc="2024-06-10T23:53:00Z">
            <w:rPr>
              <w:rFonts w:cs="Helvetica"/>
              <w:color w:val="000000"/>
              <w:sz w:val="24"/>
              <w:szCs w:val="24"/>
              <w:lang w:val="en-US"/>
            </w:rPr>
          </w:rPrChange>
        </w:rPr>
        <w:t xml:space="preserve"> </w:t>
      </w:r>
      <w:r w:rsidR="00F03098" w:rsidRPr="00365026">
        <w:rPr>
          <w:rFonts w:ascii="Times New Roman" w:hAnsi="Times New Roman"/>
          <w:color w:val="000000"/>
          <w:sz w:val="24"/>
          <w:szCs w:val="24"/>
          <w:lang w:val="en-US"/>
          <w:rPrChange w:id="1561" w:author="Jane Kohlhoff" w:date="2024-06-11T09:53:00Z" w16du:dateUtc="2024-06-10T23:53:00Z">
            <w:rPr>
              <w:rFonts w:cs="Helvetica"/>
              <w:color w:val="000000"/>
              <w:sz w:val="24"/>
              <w:szCs w:val="24"/>
              <w:lang w:val="en-US"/>
            </w:rPr>
          </w:rPrChange>
        </w:rPr>
        <w:t>would show the greatest gains, and waitlist controls</w:t>
      </w:r>
      <w:r w:rsidR="00EF60A8" w:rsidRPr="00365026">
        <w:rPr>
          <w:rFonts w:ascii="Times New Roman" w:hAnsi="Times New Roman"/>
          <w:color w:val="000000"/>
          <w:sz w:val="24"/>
          <w:szCs w:val="24"/>
          <w:lang w:val="en-US"/>
          <w:rPrChange w:id="1562" w:author="Jane Kohlhoff" w:date="2024-06-11T09:53:00Z" w16du:dateUtc="2024-06-10T23:53:00Z">
            <w:rPr>
              <w:rFonts w:cs="Helvetica"/>
              <w:color w:val="000000"/>
              <w:sz w:val="24"/>
              <w:szCs w:val="24"/>
              <w:lang w:val="en-US"/>
            </w:rPr>
          </w:rPrChange>
        </w:rPr>
        <w:t xml:space="preserve"> </w:t>
      </w:r>
      <w:r w:rsidR="00F03098" w:rsidRPr="00365026">
        <w:rPr>
          <w:rFonts w:ascii="Times New Roman" w:hAnsi="Times New Roman"/>
          <w:color w:val="000000"/>
          <w:sz w:val="24"/>
          <w:szCs w:val="24"/>
          <w:lang w:val="en-US"/>
          <w:rPrChange w:id="1563" w:author="Jane Kohlhoff" w:date="2024-06-11T09:53:00Z" w16du:dateUtc="2024-06-10T23:53:00Z">
            <w:rPr>
              <w:rFonts w:cs="Helvetica"/>
              <w:color w:val="000000"/>
              <w:sz w:val="24"/>
              <w:szCs w:val="24"/>
              <w:lang w:val="en-US"/>
            </w:rPr>
          </w:rPrChange>
        </w:rPr>
        <w:t xml:space="preserve">would show the least gains. </w:t>
      </w:r>
      <w:r w:rsidR="00EF60A8" w:rsidRPr="00365026">
        <w:rPr>
          <w:rFonts w:ascii="Times New Roman" w:hAnsi="Times New Roman"/>
          <w:color w:val="000000"/>
          <w:sz w:val="24"/>
          <w:szCs w:val="24"/>
          <w:lang w:val="en-US"/>
          <w:rPrChange w:id="1564" w:author="Jane Kohlhoff" w:date="2024-06-11T09:53:00Z" w16du:dateUtc="2024-06-10T23:53:00Z">
            <w:rPr>
              <w:rFonts w:cs="Helvetica"/>
              <w:color w:val="000000"/>
              <w:sz w:val="24"/>
              <w:szCs w:val="24"/>
              <w:lang w:val="en-US"/>
            </w:rPr>
          </w:rPrChange>
        </w:rPr>
        <w:t xml:space="preserve">We expected that for </w:t>
      </w:r>
      <w:ins w:id="1565" w:author="Jane Kohlhoff" w:date="2024-05-17T06:06:00Z" w16du:dateUtc="2024-05-16T20:06:00Z">
        <w:r w:rsidR="002103B2" w:rsidRPr="00365026">
          <w:rPr>
            <w:rFonts w:ascii="Times New Roman" w:hAnsi="Times New Roman"/>
            <w:color w:val="000000"/>
            <w:sz w:val="24"/>
            <w:szCs w:val="24"/>
            <w:lang w:val="en-US"/>
            <w:rPrChange w:id="1566" w:author="Jane Kohlhoff" w:date="2024-06-11T09:53:00Z" w16du:dateUtc="2024-06-10T23:53:00Z">
              <w:rPr>
                <w:rFonts w:cs="Helvetica"/>
                <w:color w:val="000000"/>
                <w:sz w:val="24"/>
                <w:szCs w:val="24"/>
                <w:lang w:val="en-US"/>
              </w:rPr>
            </w:rPrChange>
          </w:rPr>
          <w:t xml:space="preserve">PCIT-T and COS-P, </w:t>
        </w:r>
      </w:ins>
      <w:del w:id="1567" w:author="Jane Kohlhoff" w:date="2024-05-17T06:07:00Z" w16du:dateUtc="2024-05-16T20:07:00Z">
        <w:r w:rsidR="00EF60A8" w:rsidRPr="00365026" w:rsidDel="002103B2">
          <w:rPr>
            <w:rFonts w:ascii="Times New Roman" w:hAnsi="Times New Roman"/>
            <w:color w:val="000000"/>
            <w:sz w:val="24"/>
            <w:szCs w:val="24"/>
            <w:lang w:val="en-US"/>
            <w:rPrChange w:id="1568" w:author="Jane Kohlhoff" w:date="2024-06-11T09:53:00Z" w16du:dateUtc="2024-06-10T23:53:00Z">
              <w:rPr>
                <w:rFonts w:cs="Helvetica"/>
                <w:color w:val="000000"/>
                <w:sz w:val="24"/>
                <w:szCs w:val="24"/>
                <w:lang w:val="en-US"/>
              </w:rPr>
            </w:rPrChange>
          </w:rPr>
          <w:delText xml:space="preserve">the two active treatment conditions, </w:delText>
        </w:r>
      </w:del>
      <w:r w:rsidR="00EF60A8" w:rsidRPr="00365026">
        <w:rPr>
          <w:rFonts w:ascii="Times New Roman" w:hAnsi="Times New Roman"/>
          <w:color w:val="000000"/>
          <w:sz w:val="24"/>
          <w:szCs w:val="24"/>
          <w:lang w:val="en-US"/>
          <w:rPrChange w:id="1569" w:author="Jane Kohlhoff" w:date="2024-06-11T09:53:00Z" w16du:dateUtc="2024-06-10T23:53:00Z">
            <w:rPr>
              <w:rFonts w:cs="Helvetica"/>
              <w:color w:val="000000"/>
              <w:sz w:val="24"/>
              <w:szCs w:val="24"/>
              <w:lang w:val="en-US"/>
            </w:rPr>
          </w:rPrChange>
        </w:rPr>
        <w:t>this gradient effect would be maintained 4-month</w:t>
      </w:r>
      <w:r w:rsidR="007529E3" w:rsidRPr="00365026">
        <w:rPr>
          <w:rFonts w:ascii="Times New Roman" w:hAnsi="Times New Roman"/>
          <w:color w:val="000000"/>
          <w:sz w:val="24"/>
          <w:szCs w:val="24"/>
          <w:lang w:val="en-US"/>
          <w:rPrChange w:id="1570" w:author="Jane Kohlhoff" w:date="2024-06-11T09:53:00Z" w16du:dateUtc="2024-06-10T23:53:00Z">
            <w:rPr>
              <w:rFonts w:cs="Helvetica"/>
              <w:color w:val="000000"/>
              <w:sz w:val="24"/>
              <w:szCs w:val="24"/>
              <w:lang w:val="en-US"/>
            </w:rPr>
          </w:rPrChange>
        </w:rPr>
        <w:t>s</w:t>
      </w:r>
      <w:r w:rsidR="00EF60A8" w:rsidRPr="00365026">
        <w:rPr>
          <w:rFonts w:ascii="Times New Roman" w:hAnsi="Times New Roman"/>
          <w:color w:val="000000"/>
          <w:sz w:val="24"/>
          <w:szCs w:val="24"/>
          <w:lang w:val="en-US"/>
          <w:rPrChange w:id="1571" w:author="Jane Kohlhoff" w:date="2024-06-11T09:53:00Z" w16du:dateUtc="2024-06-10T23:53:00Z">
            <w:rPr>
              <w:rFonts w:cs="Helvetica"/>
              <w:color w:val="000000"/>
              <w:sz w:val="24"/>
              <w:szCs w:val="24"/>
              <w:lang w:val="en-US"/>
            </w:rPr>
          </w:rPrChange>
        </w:rPr>
        <w:t xml:space="preserve"> post-treatment, </w:t>
      </w:r>
      <w:r w:rsidR="00705FD7" w:rsidRPr="00365026">
        <w:rPr>
          <w:rFonts w:ascii="Times New Roman" w:hAnsi="Times New Roman"/>
          <w:color w:val="000000"/>
          <w:sz w:val="24"/>
          <w:szCs w:val="24"/>
          <w:lang w:val="en-US"/>
          <w:rPrChange w:id="1572" w:author="Jane Kohlhoff" w:date="2024-06-11T09:53:00Z" w16du:dateUtc="2024-06-10T23:53:00Z">
            <w:rPr>
              <w:rFonts w:cs="Helvetica"/>
              <w:color w:val="000000"/>
              <w:sz w:val="24"/>
              <w:szCs w:val="24"/>
              <w:lang w:val="en-US"/>
            </w:rPr>
          </w:rPrChange>
        </w:rPr>
        <w:t>with</w:t>
      </w:r>
      <w:r w:rsidR="00EF60A8" w:rsidRPr="00365026">
        <w:rPr>
          <w:rFonts w:ascii="Times New Roman" w:hAnsi="Times New Roman"/>
          <w:color w:val="000000"/>
          <w:sz w:val="24"/>
          <w:szCs w:val="24"/>
          <w:lang w:val="en-US"/>
          <w:rPrChange w:id="1573" w:author="Jane Kohlhoff" w:date="2024-06-11T09:53:00Z" w16du:dateUtc="2024-06-10T23:53:00Z">
            <w:rPr>
              <w:rFonts w:cs="Helvetica"/>
              <w:color w:val="000000"/>
              <w:sz w:val="24"/>
              <w:szCs w:val="24"/>
              <w:lang w:val="en-US"/>
            </w:rPr>
          </w:rPrChange>
        </w:rPr>
        <w:t xml:space="preserve"> parent-child dyads in the PCIT-T intervention group </w:t>
      </w:r>
      <w:r w:rsidR="00705FD7" w:rsidRPr="00365026">
        <w:rPr>
          <w:rFonts w:ascii="Times New Roman" w:hAnsi="Times New Roman"/>
          <w:color w:val="000000"/>
          <w:sz w:val="24"/>
          <w:szCs w:val="24"/>
          <w:lang w:val="en-US"/>
          <w:rPrChange w:id="1574" w:author="Jane Kohlhoff" w:date="2024-06-11T09:53:00Z" w16du:dateUtc="2024-06-10T23:53:00Z">
            <w:rPr>
              <w:rFonts w:cs="Helvetica"/>
              <w:color w:val="000000"/>
              <w:sz w:val="24"/>
              <w:szCs w:val="24"/>
              <w:lang w:val="en-US"/>
            </w:rPr>
          </w:rPrChange>
        </w:rPr>
        <w:t>showing</w:t>
      </w:r>
      <w:r w:rsidR="00EF60A8" w:rsidRPr="00365026">
        <w:rPr>
          <w:rFonts w:ascii="Times New Roman" w:hAnsi="Times New Roman"/>
          <w:color w:val="000000"/>
          <w:sz w:val="24"/>
          <w:szCs w:val="24"/>
          <w:lang w:val="en-US"/>
          <w:rPrChange w:id="1575" w:author="Jane Kohlhoff" w:date="2024-06-11T09:53:00Z" w16du:dateUtc="2024-06-10T23:53:00Z">
            <w:rPr>
              <w:rFonts w:cs="Helvetica"/>
              <w:color w:val="000000"/>
              <w:sz w:val="24"/>
              <w:szCs w:val="24"/>
              <w:lang w:val="en-US"/>
            </w:rPr>
          </w:rPrChange>
        </w:rPr>
        <w:t xml:space="preserve"> </w:t>
      </w:r>
      <w:del w:id="1576" w:author="Jane Kohlhoff" w:date="2024-05-17T06:46:00Z" w16du:dateUtc="2024-05-16T20:46:00Z">
        <w:r w:rsidR="00705FD7" w:rsidRPr="00365026" w:rsidDel="00016527">
          <w:rPr>
            <w:rFonts w:ascii="Times New Roman" w:hAnsi="Times New Roman"/>
            <w:color w:val="000000"/>
            <w:sz w:val="24"/>
            <w:szCs w:val="24"/>
            <w:lang w:val="en-US"/>
            <w:rPrChange w:id="1577" w:author="Jane Kohlhoff" w:date="2024-06-11T09:53:00Z" w16du:dateUtc="2024-06-10T23:53:00Z">
              <w:rPr>
                <w:rFonts w:cs="Helvetica"/>
                <w:color w:val="000000"/>
                <w:sz w:val="24"/>
                <w:szCs w:val="24"/>
                <w:lang w:val="en-US"/>
              </w:rPr>
            </w:rPrChange>
          </w:rPr>
          <w:delText xml:space="preserve">the </w:delText>
        </w:r>
      </w:del>
      <w:r w:rsidR="00705FD7" w:rsidRPr="00365026">
        <w:rPr>
          <w:rFonts w:ascii="Times New Roman" w:hAnsi="Times New Roman"/>
          <w:color w:val="000000"/>
          <w:sz w:val="24"/>
          <w:szCs w:val="24"/>
          <w:lang w:val="en-US"/>
          <w:rPrChange w:id="1578" w:author="Jane Kohlhoff" w:date="2024-06-11T09:53:00Z" w16du:dateUtc="2024-06-10T23:53:00Z">
            <w:rPr>
              <w:rFonts w:cs="Helvetica"/>
              <w:color w:val="000000"/>
              <w:sz w:val="24"/>
              <w:szCs w:val="24"/>
              <w:lang w:val="en-US"/>
            </w:rPr>
          </w:rPrChange>
        </w:rPr>
        <w:t>greate</w:t>
      </w:r>
      <w:ins w:id="1579" w:author="Jane Kohlhoff" w:date="2024-05-17T06:46:00Z" w16du:dateUtc="2024-05-16T20:46:00Z">
        <w:r w:rsidR="00016527" w:rsidRPr="00365026">
          <w:rPr>
            <w:rFonts w:ascii="Times New Roman" w:hAnsi="Times New Roman"/>
            <w:color w:val="000000"/>
            <w:sz w:val="24"/>
            <w:szCs w:val="24"/>
            <w:lang w:val="en-US"/>
            <w:rPrChange w:id="1580" w:author="Jane Kohlhoff" w:date="2024-06-11T09:53:00Z" w16du:dateUtc="2024-06-10T23:53:00Z">
              <w:rPr>
                <w:rFonts w:cs="Helvetica"/>
                <w:color w:val="000000"/>
                <w:sz w:val="24"/>
                <w:szCs w:val="24"/>
                <w:lang w:val="en-US"/>
              </w:rPr>
            </w:rPrChange>
          </w:rPr>
          <w:t>r</w:t>
        </w:r>
      </w:ins>
      <w:del w:id="1581" w:author="Jane Kohlhoff" w:date="2024-05-17T06:46:00Z" w16du:dateUtc="2024-05-16T20:46:00Z">
        <w:r w:rsidR="00705FD7" w:rsidRPr="00365026" w:rsidDel="00016527">
          <w:rPr>
            <w:rFonts w:ascii="Times New Roman" w:hAnsi="Times New Roman"/>
            <w:color w:val="000000"/>
            <w:sz w:val="24"/>
            <w:szCs w:val="24"/>
            <w:lang w:val="en-US"/>
            <w:rPrChange w:id="1582" w:author="Jane Kohlhoff" w:date="2024-06-11T09:53:00Z" w16du:dateUtc="2024-06-10T23:53:00Z">
              <w:rPr>
                <w:rFonts w:cs="Helvetica"/>
                <w:color w:val="000000"/>
                <w:sz w:val="24"/>
                <w:szCs w:val="24"/>
                <w:lang w:val="en-US"/>
              </w:rPr>
            </w:rPrChange>
          </w:rPr>
          <w:delText>st</w:delText>
        </w:r>
      </w:del>
      <w:r w:rsidR="00705FD7" w:rsidRPr="00365026">
        <w:rPr>
          <w:rFonts w:ascii="Times New Roman" w:hAnsi="Times New Roman"/>
          <w:color w:val="000000"/>
          <w:sz w:val="24"/>
          <w:szCs w:val="24"/>
          <w:lang w:val="en-US"/>
          <w:rPrChange w:id="1583" w:author="Jane Kohlhoff" w:date="2024-06-11T09:53:00Z" w16du:dateUtc="2024-06-10T23:53:00Z">
            <w:rPr>
              <w:rFonts w:cs="Helvetica"/>
              <w:color w:val="000000"/>
              <w:sz w:val="24"/>
              <w:szCs w:val="24"/>
              <w:lang w:val="en-US"/>
            </w:rPr>
          </w:rPrChange>
        </w:rPr>
        <w:t xml:space="preserve"> gains from Time 1 to Time 3 </w:t>
      </w:r>
      <w:r w:rsidR="00EF60A8" w:rsidRPr="00365026">
        <w:rPr>
          <w:rFonts w:ascii="Times New Roman" w:hAnsi="Times New Roman"/>
          <w:color w:val="000000"/>
          <w:sz w:val="24"/>
          <w:szCs w:val="24"/>
          <w:lang w:val="en-US"/>
          <w:rPrChange w:id="1584" w:author="Jane Kohlhoff" w:date="2024-06-11T09:53:00Z" w16du:dateUtc="2024-06-10T23:53:00Z">
            <w:rPr>
              <w:rFonts w:cs="Helvetica"/>
              <w:color w:val="000000"/>
              <w:sz w:val="24"/>
              <w:szCs w:val="24"/>
              <w:lang w:val="en-US"/>
            </w:rPr>
          </w:rPrChange>
        </w:rPr>
        <w:t>on all variables compared to</w:t>
      </w:r>
      <w:r w:rsidR="00F00E56" w:rsidRPr="00365026">
        <w:rPr>
          <w:rFonts w:ascii="Times New Roman" w:hAnsi="Times New Roman"/>
          <w:color w:val="000000"/>
          <w:sz w:val="24"/>
          <w:szCs w:val="24"/>
          <w:lang w:val="en-US"/>
          <w:rPrChange w:id="1585" w:author="Jane Kohlhoff" w:date="2024-06-11T09:53:00Z" w16du:dateUtc="2024-06-10T23:53:00Z">
            <w:rPr>
              <w:rFonts w:cs="Helvetica"/>
              <w:color w:val="000000"/>
              <w:sz w:val="24"/>
              <w:szCs w:val="24"/>
              <w:lang w:val="en-US"/>
            </w:rPr>
          </w:rPrChange>
        </w:rPr>
        <w:t xml:space="preserve"> those who received</w:t>
      </w:r>
      <w:r w:rsidR="00EF60A8" w:rsidRPr="00365026">
        <w:rPr>
          <w:rFonts w:ascii="Times New Roman" w:hAnsi="Times New Roman"/>
          <w:color w:val="000000"/>
          <w:sz w:val="24"/>
          <w:szCs w:val="24"/>
          <w:lang w:val="en-US"/>
          <w:rPrChange w:id="1586" w:author="Jane Kohlhoff" w:date="2024-06-11T09:53:00Z" w16du:dateUtc="2024-06-10T23:53:00Z">
            <w:rPr>
              <w:rFonts w:cs="Helvetica"/>
              <w:color w:val="000000"/>
              <w:sz w:val="24"/>
              <w:szCs w:val="24"/>
              <w:lang w:val="en-US"/>
            </w:rPr>
          </w:rPrChange>
        </w:rPr>
        <w:t xml:space="preserve"> </w:t>
      </w:r>
      <w:r w:rsidR="00F00E56" w:rsidRPr="00365026">
        <w:rPr>
          <w:rFonts w:ascii="Times New Roman" w:hAnsi="Times New Roman"/>
          <w:color w:val="000000"/>
          <w:sz w:val="24"/>
          <w:szCs w:val="24"/>
          <w:lang w:val="en-US"/>
          <w:rPrChange w:id="1587" w:author="Jane Kohlhoff" w:date="2024-06-11T09:53:00Z" w16du:dateUtc="2024-06-10T23:53:00Z">
            <w:rPr>
              <w:rFonts w:cs="Helvetica"/>
              <w:color w:val="000000"/>
              <w:sz w:val="24"/>
              <w:szCs w:val="24"/>
              <w:lang w:val="en-US"/>
            </w:rPr>
          </w:rPrChange>
        </w:rPr>
        <w:t>COS-P</w:t>
      </w:r>
      <w:r w:rsidR="00EF60A8" w:rsidRPr="00365026">
        <w:rPr>
          <w:rFonts w:ascii="Times New Roman" w:hAnsi="Times New Roman"/>
          <w:color w:val="000000"/>
          <w:sz w:val="24"/>
          <w:szCs w:val="24"/>
          <w:lang w:val="en-US"/>
          <w:rPrChange w:id="1588" w:author="Jane Kohlhoff" w:date="2024-06-11T09:53:00Z" w16du:dateUtc="2024-06-10T23:53:00Z">
            <w:rPr>
              <w:rFonts w:cs="Helvetica"/>
              <w:color w:val="000000"/>
              <w:sz w:val="24"/>
              <w:szCs w:val="24"/>
              <w:lang w:val="en-US"/>
            </w:rPr>
          </w:rPrChange>
        </w:rPr>
        <w:t>.</w:t>
      </w:r>
      <w:r w:rsidR="00DE4291" w:rsidRPr="00365026">
        <w:rPr>
          <w:rFonts w:ascii="Times New Roman" w:hAnsi="Times New Roman"/>
          <w:color w:val="000000"/>
          <w:sz w:val="24"/>
          <w:szCs w:val="24"/>
          <w:lang w:val="en-US"/>
          <w:rPrChange w:id="1589" w:author="Jane Kohlhoff" w:date="2024-06-11T09:53:00Z" w16du:dateUtc="2024-06-10T23:53:00Z">
            <w:rPr>
              <w:rFonts w:cs="Helvetica"/>
              <w:color w:val="000000"/>
              <w:sz w:val="24"/>
              <w:szCs w:val="24"/>
              <w:lang w:val="en-US"/>
            </w:rPr>
          </w:rPrChange>
        </w:rPr>
        <w:t xml:space="preserve"> </w:t>
      </w:r>
      <w:r w:rsidR="00F03098" w:rsidRPr="00365026">
        <w:rPr>
          <w:rFonts w:ascii="Times New Roman" w:hAnsi="Times New Roman"/>
          <w:color w:val="000000"/>
          <w:sz w:val="24"/>
          <w:szCs w:val="24"/>
          <w:lang w:val="en-US"/>
          <w:rPrChange w:id="1590" w:author="Jane Kohlhoff" w:date="2024-06-11T09:53:00Z" w16du:dateUtc="2024-06-10T23:53:00Z">
            <w:rPr>
              <w:rFonts w:cs="Helvetica"/>
              <w:color w:val="000000"/>
              <w:sz w:val="24"/>
              <w:szCs w:val="24"/>
              <w:lang w:val="en-US"/>
            </w:rPr>
          </w:rPrChange>
        </w:rPr>
        <w:t xml:space="preserve">The key outcome domains </w:t>
      </w:r>
      <w:r w:rsidR="00DE4291" w:rsidRPr="00365026">
        <w:rPr>
          <w:rFonts w:ascii="Times New Roman" w:hAnsi="Times New Roman"/>
          <w:color w:val="000000"/>
          <w:sz w:val="24"/>
          <w:szCs w:val="24"/>
          <w:lang w:val="en-US"/>
          <w:rPrChange w:id="1591" w:author="Jane Kohlhoff" w:date="2024-06-11T09:53:00Z" w16du:dateUtc="2024-06-10T23:53:00Z">
            <w:rPr>
              <w:rFonts w:cs="Helvetica"/>
              <w:color w:val="000000"/>
              <w:sz w:val="24"/>
              <w:szCs w:val="24"/>
              <w:lang w:val="en-US"/>
            </w:rPr>
          </w:rPrChange>
        </w:rPr>
        <w:t>(</w:t>
      </w:r>
      <w:r w:rsidR="00F03098" w:rsidRPr="00365026">
        <w:rPr>
          <w:rFonts w:ascii="Times New Roman" w:hAnsi="Times New Roman"/>
          <w:color w:val="000000"/>
          <w:sz w:val="24"/>
          <w:szCs w:val="24"/>
          <w:lang w:val="en-US"/>
          <w:rPrChange w:id="1592" w:author="Jane Kohlhoff" w:date="2024-06-11T09:53:00Z" w16du:dateUtc="2024-06-10T23:53:00Z">
            <w:rPr>
              <w:rFonts w:cs="Helvetica"/>
              <w:color w:val="000000"/>
              <w:sz w:val="24"/>
              <w:szCs w:val="24"/>
              <w:lang w:val="en-US"/>
            </w:rPr>
          </w:rPrChange>
        </w:rPr>
        <w:t>and expected direction of effect</w:t>
      </w:r>
      <w:r w:rsidR="00DE4291" w:rsidRPr="00365026">
        <w:rPr>
          <w:rFonts w:ascii="Times New Roman" w:hAnsi="Times New Roman"/>
          <w:color w:val="000000"/>
          <w:sz w:val="24"/>
          <w:szCs w:val="24"/>
          <w:lang w:val="en-US"/>
          <w:rPrChange w:id="1593" w:author="Jane Kohlhoff" w:date="2024-06-11T09:53:00Z" w16du:dateUtc="2024-06-10T23:53:00Z">
            <w:rPr>
              <w:rFonts w:cs="Helvetica"/>
              <w:color w:val="000000"/>
              <w:sz w:val="24"/>
              <w:szCs w:val="24"/>
              <w:lang w:val="en-US"/>
            </w:rPr>
          </w:rPrChange>
        </w:rPr>
        <w:t>s)</w:t>
      </w:r>
      <w:r w:rsidR="00F03098" w:rsidRPr="00365026">
        <w:rPr>
          <w:rFonts w:ascii="Times New Roman" w:hAnsi="Times New Roman"/>
          <w:color w:val="000000"/>
          <w:sz w:val="24"/>
          <w:szCs w:val="24"/>
          <w:lang w:val="en-US"/>
          <w:rPrChange w:id="1594" w:author="Jane Kohlhoff" w:date="2024-06-11T09:53:00Z" w16du:dateUtc="2024-06-10T23:53:00Z">
            <w:rPr>
              <w:rFonts w:cs="Helvetica"/>
              <w:color w:val="000000"/>
              <w:sz w:val="24"/>
              <w:szCs w:val="24"/>
              <w:lang w:val="en-US"/>
            </w:rPr>
          </w:rPrChange>
        </w:rPr>
        <w:t xml:space="preserve"> were as follows:</w:t>
      </w:r>
    </w:p>
    <w:p w14:paraId="1A599E62" w14:textId="767A17BC" w:rsidR="00F03098" w:rsidRPr="00365026" w:rsidRDefault="00F03098" w:rsidP="00F03098">
      <w:pPr>
        <w:pStyle w:val="NormalWeb"/>
        <w:numPr>
          <w:ilvl w:val="0"/>
          <w:numId w:val="1"/>
        </w:numPr>
        <w:spacing w:before="0" w:beforeAutospacing="0" w:after="0" w:afterAutospacing="0" w:line="480" w:lineRule="auto"/>
        <w:contextualSpacing/>
        <w:rPr>
          <w:rFonts w:ascii="Times New Roman" w:hAnsi="Times New Roman"/>
          <w:color w:val="000000"/>
          <w:sz w:val="24"/>
          <w:szCs w:val="24"/>
          <w:lang w:val="en-US"/>
          <w:rPrChange w:id="1595" w:author="Jane Kohlhoff" w:date="2024-06-11T09:53:00Z" w16du:dateUtc="2024-06-10T23:53:00Z">
            <w:rPr>
              <w:rFonts w:cs="Helvetica"/>
              <w:color w:val="000000"/>
              <w:sz w:val="24"/>
              <w:szCs w:val="24"/>
              <w:lang w:val="en-US"/>
            </w:rPr>
          </w:rPrChange>
        </w:rPr>
      </w:pPr>
      <w:bookmarkStart w:id="1596" w:name="_Hlk161744215"/>
      <w:r w:rsidRPr="00365026">
        <w:rPr>
          <w:rFonts w:ascii="Times New Roman" w:hAnsi="Times New Roman"/>
          <w:color w:val="000000"/>
          <w:sz w:val="24"/>
          <w:szCs w:val="24"/>
          <w:lang w:val="en-US"/>
          <w:rPrChange w:id="1597" w:author="Jane Kohlhoff" w:date="2024-06-11T09:53:00Z" w16du:dateUtc="2024-06-10T23:53:00Z">
            <w:rPr>
              <w:rFonts w:cs="Helvetica"/>
              <w:color w:val="000000"/>
              <w:sz w:val="24"/>
              <w:szCs w:val="24"/>
              <w:lang w:val="en-US"/>
            </w:rPr>
          </w:rPrChange>
        </w:rPr>
        <w:t xml:space="preserve">Improved </w:t>
      </w:r>
      <w:r w:rsidR="00F34405" w:rsidRPr="00365026">
        <w:rPr>
          <w:rFonts w:ascii="Times New Roman" w:hAnsi="Times New Roman"/>
          <w:color w:val="000000"/>
          <w:sz w:val="24"/>
          <w:szCs w:val="24"/>
          <w:lang w:val="en-US"/>
          <w:rPrChange w:id="1598" w:author="Jane Kohlhoff" w:date="2024-06-11T09:53:00Z" w16du:dateUtc="2024-06-10T23:53:00Z">
            <w:rPr>
              <w:rFonts w:cs="Helvetica"/>
              <w:color w:val="000000"/>
              <w:sz w:val="24"/>
              <w:szCs w:val="24"/>
              <w:lang w:val="en-US"/>
            </w:rPr>
          </w:rPrChange>
        </w:rPr>
        <w:t>caregiving</w:t>
      </w:r>
      <w:r w:rsidRPr="00365026">
        <w:rPr>
          <w:rFonts w:ascii="Times New Roman" w:hAnsi="Times New Roman"/>
          <w:color w:val="000000"/>
          <w:sz w:val="24"/>
          <w:szCs w:val="24"/>
          <w:lang w:val="en-US"/>
          <w:rPrChange w:id="1599" w:author="Jane Kohlhoff" w:date="2024-06-11T09:53:00Z" w16du:dateUtc="2024-06-10T23:53:00Z">
            <w:rPr>
              <w:rFonts w:cs="Helvetica"/>
              <w:color w:val="000000"/>
              <w:sz w:val="24"/>
              <w:szCs w:val="24"/>
              <w:lang w:val="en-US"/>
            </w:rPr>
          </w:rPrChange>
        </w:rPr>
        <w:t xml:space="preserve"> capacity </w:t>
      </w:r>
      <w:r w:rsidR="00AE3030" w:rsidRPr="00365026">
        <w:rPr>
          <w:rFonts w:ascii="Times New Roman" w:hAnsi="Times New Roman"/>
          <w:color w:val="000000"/>
          <w:sz w:val="24"/>
          <w:szCs w:val="24"/>
          <w:lang w:val="en-US"/>
          <w:rPrChange w:id="1600" w:author="Jane Kohlhoff" w:date="2024-06-11T09:53:00Z" w16du:dateUtc="2024-06-10T23:53:00Z">
            <w:rPr>
              <w:rFonts w:cs="Helvetica"/>
              <w:color w:val="000000"/>
              <w:sz w:val="24"/>
              <w:szCs w:val="24"/>
              <w:lang w:val="en-US"/>
            </w:rPr>
          </w:rPrChange>
        </w:rPr>
        <w:t>indexed through</w:t>
      </w:r>
      <w:ins w:id="1601" w:author="Jane Kohlhoff" w:date="2024-06-10T19:26:00Z" w16du:dateUtc="2024-06-10T09:26:00Z">
        <w:r w:rsidR="00905331" w:rsidRPr="00365026">
          <w:rPr>
            <w:rFonts w:ascii="Times New Roman" w:hAnsi="Times New Roman"/>
            <w:color w:val="000000"/>
            <w:sz w:val="24"/>
            <w:szCs w:val="24"/>
            <w:lang w:val="en-US"/>
            <w:rPrChange w:id="1602" w:author="Jane Kohlhoff" w:date="2024-06-11T09:53:00Z" w16du:dateUtc="2024-06-10T23:53:00Z">
              <w:rPr>
                <w:rFonts w:cs="Helvetica"/>
                <w:color w:val="000000"/>
                <w:sz w:val="24"/>
                <w:szCs w:val="24"/>
                <w:lang w:val="en-US"/>
              </w:rPr>
            </w:rPrChange>
          </w:rPr>
          <w:t xml:space="preserve"> a)</w:t>
        </w:r>
      </w:ins>
      <w:r w:rsidRPr="00365026">
        <w:rPr>
          <w:rFonts w:ascii="Times New Roman" w:hAnsi="Times New Roman"/>
          <w:color w:val="000000"/>
          <w:sz w:val="24"/>
          <w:szCs w:val="24"/>
          <w:lang w:val="en-US"/>
          <w:rPrChange w:id="1603" w:author="Jane Kohlhoff" w:date="2024-06-11T09:53:00Z" w16du:dateUtc="2024-06-10T23:53:00Z">
            <w:rPr>
              <w:rFonts w:cs="Helvetica"/>
              <w:color w:val="000000"/>
              <w:sz w:val="24"/>
              <w:szCs w:val="24"/>
              <w:lang w:val="en-US"/>
            </w:rPr>
          </w:rPrChange>
        </w:rPr>
        <w:t xml:space="preserve"> increased </w:t>
      </w:r>
      <w:proofErr w:type="spellStart"/>
      <w:r w:rsidRPr="00365026">
        <w:rPr>
          <w:rFonts w:ascii="Times New Roman" w:hAnsi="Times New Roman"/>
          <w:color w:val="000000"/>
          <w:sz w:val="24"/>
          <w:szCs w:val="24"/>
          <w:lang w:val="en-US"/>
          <w:rPrChange w:id="1604" w:author="Jane Kohlhoff" w:date="2024-06-11T09:53:00Z" w16du:dateUtc="2024-06-10T23:53:00Z">
            <w:rPr>
              <w:rFonts w:cs="Helvetica"/>
              <w:color w:val="000000"/>
              <w:sz w:val="24"/>
              <w:szCs w:val="24"/>
              <w:lang w:val="en-US"/>
            </w:rPr>
          </w:rPrChange>
        </w:rPr>
        <w:t>i</w:t>
      </w:r>
      <w:proofErr w:type="spellEnd"/>
      <w:r w:rsidRPr="00365026">
        <w:rPr>
          <w:rFonts w:ascii="Times New Roman" w:hAnsi="Times New Roman"/>
          <w:color w:val="000000"/>
          <w:sz w:val="24"/>
          <w:szCs w:val="24"/>
          <w:lang w:val="en-US"/>
          <w:rPrChange w:id="1605" w:author="Jane Kohlhoff" w:date="2024-06-11T09:53:00Z" w16du:dateUtc="2024-06-10T23:53:00Z">
            <w:rPr>
              <w:rFonts w:cs="Helvetica"/>
              <w:color w:val="000000"/>
              <w:sz w:val="24"/>
              <w:szCs w:val="24"/>
              <w:lang w:val="en-US"/>
            </w:rPr>
          </w:rPrChange>
        </w:rPr>
        <w:t xml:space="preserve">) </w:t>
      </w:r>
      <w:r w:rsidR="00926453" w:rsidRPr="00365026">
        <w:rPr>
          <w:rFonts w:ascii="Times New Roman" w:hAnsi="Times New Roman"/>
          <w:color w:val="000000"/>
          <w:sz w:val="24"/>
          <w:szCs w:val="24"/>
          <w:lang w:val="en-US"/>
          <w:rPrChange w:id="1606" w:author="Jane Kohlhoff" w:date="2024-06-11T09:53:00Z" w16du:dateUtc="2024-06-10T23:53:00Z">
            <w:rPr>
              <w:rFonts w:cs="Helvetica"/>
              <w:color w:val="000000"/>
              <w:sz w:val="24"/>
              <w:szCs w:val="24"/>
              <w:lang w:val="en-US"/>
            </w:rPr>
          </w:rPrChange>
        </w:rPr>
        <w:t xml:space="preserve">positive child-directed </w:t>
      </w:r>
      <w:r w:rsidR="00705FD7" w:rsidRPr="00365026">
        <w:rPr>
          <w:rFonts w:ascii="Times New Roman" w:hAnsi="Times New Roman"/>
          <w:color w:val="000000"/>
          <w:sz w:val="24"/>
          <w:szCs w:val="24"/>
          <w:lang w:val="en-US"/>
          <w:rPrChange w:id="1607" w:author="Jane Kohlhoff" w:date="2024-06-11T09:53:00Z" w16du:dateUtc="2024-06-10T23:53:00Z">
            <w:rPr>
              <w:rFonts w:cs="Helvetica"/>
              <w:color w:val="000000"/>
              <w:sz w:val="24"/>
              <w:szCs w:val="24"/>
              <w:lang w:val="en-US"/>
            </w:rPr>
          </w:rPrChange>
        </w:rPr>
        <w:t>verbalizations</w:t>
      </w:r>
      <w:r w:rsidRPr="00365026">
        <w:rPr>
          <w:rFonts w:ascii="Times New Roman" w:hAnsi="Times New Roman"/>
          <w:color w:val="000000"/>
          <w:sz w:val="24"/>
          <w:szCs w:val="24"/>
          <w:lang w:val="en-US"/>
          <w:rPrChange w:id="1608" w:author="Jane Kohlhoff" w:date="2024-06-11T09:53:00Z" w16du:dateUtc="2024-06-10T23:53:00Z">
            <w:rPr>
              <w:rFonts w:cs="Helvetica"/>
              <w:color w:val="000000"/>
              <w:sz w:val="24"/>
              <w:szCs w:val="24"/>
              <w:lang w:val="en-US"/>
            </w:rPr>
          </w:rPrChange>
        </w:rPr>
        <w:t xml:space="preserve">, ii) parenting sensitivity, iii) </w:t>
      </w:r>
      <w:r w:rsidR="00CA5CBF" w:rsidRPr="00365026">
        <w:rPr>
          <w:rFonts w:ascii="Times New Roman" w:hAnsi="Times New Roman"/>
          <w:color w:val="000000"/>
          <w:sz w:val="24"/>
          <w:szCs w:val="24"/>
          <w:lang w:val="en-US"/>
          <w:rPrChange w:id="1609" w:author="Jane Kohlhoff" w:date="2024-06-11T09:53:00Z" w16du:dateUtc="2024-06-10T23:53:00Z">
            <w:rPr>
              <w:rFonts w:cs="Helvetica"/>
              <w:color w:val="000000"/>
              <w:sz w:val="24"/>
              <w:szCs w:val="24"/>
              <w:lang w:val="en-US"/>
            </w:rPr>
          </w:rPrChange>
        </w:rPr>
        <w:t xml:space="preserve">parental </w:t>
      </w:r>
      <w:r w:rsidRPr="00365026">
        <w:rPr>
          <w:rFonts w:ascii="Times New Roman" w:hAnsi="Times New Roman"/>
          <w:color w:val="000000"/>
          <w:sz w:val="24"/>
          <w:szCs w:val="24"/>
          <w:lang w:val="en-US"/>
          <w:rPrChange w:id="1610" w:author="Jane Kohlhoff" w:date="2024-06-11T09:53:00Z" w16du:dateUtc="2024-06-10T23:53:00Z">
            <w:rPr>
              <w:rFonts w:cs="Helvetica"/>
              <w:color w:val="000000"/>
              <w:sz w:val="24"/>
              <w:szCs w:val="24"/>
              <w:lang w:val="en-US"/>
            </w:rPr>
          </w:rPrChange>
        </w:rPr>
        <w:t>mentaliz</w:t>
      </w:r>
      <w:r w:rsidR="00F34405" w:rsidRPr="00365026">
        <w:rPr>
          <w:rFonts w:ascii="Times New Roman" w:hAnsi="Times New Roman"/>
          <w:color w:val="000000"/>
          <w:sz w:val="24"/>
          <w:szCs w:val="24"/>
          <w:lang w:val="en-US"/>
          <w:rPrChange w:id="1611" w:author="Jane Kohlhoff" w:date="2024-06-11T09:53:00Z" w16du:dateUtc="2024-06-10T23:53:00Z">
            <w:rPr>
              <w:rFonts w:cs="Helvetica"/>
              <w:color w:val="000000"/>
              <w:sz w:val="24"/>
              <w:szCs w:val="24"/>
              <w:lang w:val="en-US"/>
            </w:rPr>
          </w:rPrChange>
        </w:rPr>
        <w:t>ation</w:t>
      </w:r>
      <w:r w:rsidRPr="00365026">
        <w:rPr>
          <w:rFonts w:ascii="Times New Roman" w:hAnsi="Times New Roman"/>
          <w:color w:val="000000"/>
          <w:sz w:val="24"/>
          <w:szCs w:val="24"/>
          <w:lang w:val="en-US"/>
          <w:rPrChange w:id="1612" w:author="Jane Kohlhoff" w:date="2024-06-11T09:53:00Z" w16du:dateUtc="2024-06-10T23:53:00Z">
            <w:rPr>
              <w:rFonts w:cs="Helvetica"/>
              <w:color w:val="000000"/>
              <w:sz w:val="24"/>
              <w:szCs w:val="24"/>
              <w:lang w:val="en-US"/>
            </w:rPr>
          </w:rPrChange>
        </w:rPr>
        <w:t xml:space="preserve">, iv) </w:t>
      </w:r>
      <w:r w:rsidR="00CA5CBF" w:rsidRPr="00365026">
        <w:rPr>
          <w:rFonts w:ascii="Times New Roman" w:hAnsi="Times New Roman"/>
          <w:color w:val="000000"/>
          <w:sz w:val="24"/>
          <w:szCs w:val="24"/>
          <w:lang w:val="en-US"/>
          <w:rPrChange w:id="1613" w:author="Jane Kohlhoff" w:date="2024-06-11T09:53:00Z" w16du:dateUtc="2024-06-10T23:53:00Z">
            <w:rPr>
              <w:rFonts w:cs="Helvetica"/>
              <w:color w:val="000000"/>
              <w:sz w:val="24"/>
              <w:szCs w:val="24"/>
              <w:lang w:val="en-US"/>
            </w:rPr>
          </w:rPrChange>
        </w:rPr>
        <w:t xml:space="preserve">empathy </w:t>
      </w:r>
      <w:r w:rsidR="00F00E56" w:rsidRPr="00365026">
        <w:rPr>
          <w:rFonts w:ascii="Times New Roman" w:hAnsi="Times New Roman"/>
          <w:color w:val="000000"/>
          <w:sz w:val="24"/>
          <w:szCs w:val="24"/>
          <w:lang w:val="en-US"/>
          <w:rPrChange w:id="1614" w:author="Jane Kohlhoff" w:date="2024-06-11T09:53:00Z" w16du:dateUtc="2024-06-10T23:53:00Z">
            <w:rPr>
              <w:rFonts w:cs="Helvetica"/>
              <w:color w:val="000000"/>
              <w:sz w:val="24"/>
              <w:szCs w:val="24"/>
              <w:lang w:val="en-US"/>
            </w:rPr>
          </w:rPrChange>
        </w:rPr>
        <w:t>towards the child</w:t>
      </w:r>
      <w:r w:rsidR="00FC626A" w:rsidRPr="00365026">
        <w:rPr>
          <w:rFonts w:ascii="Times New Roman" w:hAnsi="Times New Roman"/>
          <w:color w:val="000000"/>
          <w:sz w:val="24"/>
          <w:szCs w:val="24"/>
          <w:lang w:val="en-US"/>
          <w:rPrChange w:id="1615" w:author="Jane Kohlhoff" w:date="2024-06-11T09:53:00Z" w16du:dateUtc="2024-06-10T23:53:00Z">
            <w:rPr>
              <w:rFonts w:cs="Helvetica"/>
              <w:color w:val="000000"/>
              <w:sz w:val="24"/>
              <w:szCs w:val="24"/>
              <w:lang w:val="en-US"/>
            </w:rPr>
          </w:rPrChange>
        </w:rPr>
        <w:t xml:space="preserve"> </w:t>
      </w:r>
      <w:r w:rsidR="00F00E56" w:rsidRPr="00365026">
        <w:rPr>
          <w:rFonts w:ascii="Times New Roman" w:hAnsi="Times New Roman"/>
          <w:color w:val="000000"/>
          <w:sz w:val="24"/>
          <w:szCs w:val="24"/>
          <w:lang w:val="en-US"/>
          <w:rPrChange w:id="1616" w:author="Jane Kohlhoff" w:date="2024-06-11T09:53:00Z" w16du:dateUtc="2024-06-10T23:53:00Z">
            <w:rPr>
              <w:rFonts w:cs="Helvetica"/>
              <w:color w:val="000000"/>
              <w:sz w:val="24"/>
              <w:szCs w:val="24"/>
              <w:lang w:val="en-US"/>
            </w:rPr>
          </w:rPrChange>
        </w:rPr>
        <w:t>and understanding of the child’s emotions,</w:t>
      </w:r>
      <w:r w:rsidR="00CA5CBF" w:rsidRPr="00365026">
        <w:rPr>
          <w:rFonts w:ascii="Times New Roman" w:hAnsi="Times New Roman"/>
          <w:color w:val="000000"/>
          <w:sz w:val="24"/>
          <w:szCs w:val="24"/>
          <w:lang w:val="en-US"/>
          <w:rPrChange w:id="1617" w:author="Jane Kohlhoff" w:date="2024-06-11T09:53:00Z" w16du:dateUtc="2024-06-10T23:53:00Z">
            <w:rPr>
              <w:rFonts w:cs="Helvetica"/>
              <w:color w:val="000000"/>
              <w:sz w:val="24"/>
              <w:szCs w:val="24"/>
              <w:lang w:val="en-US"/>
            </w:rPr>
          </w:rPrChange>
        </w:rPr>
        <w:t xml:space="preserve"> and v) </w:t>
      </w:r>
      <w:r w:rsidR="000C268D" w:rsidRPr="00365026">
        <w:rPr>
          <w:rFonts w:ascii="Times New Roman" w:hAnsi="Times New Roman"/>
          <w:color w:val="000000"/>
          <w:sz w:val="24"/>
          <w:szCs w:val="24"/>
          <w:lang w:val="en-US"/>
          <w:rPrChange w:id="1618" w:author="Jane Kohlhoff" w:date="2024-06-11T09:53:00Z" w16du:dateUtc="2024-06-10T23:53:00Z">
            <w:rPr>
              <w:rFonts w:cs="Helvetica"/>
              <w:color w:val="000000"/>
              <w:sz w:val="24"/>
              <w:szCs w:val="24"/>
              <w:lang w:val="en-US"/>
            </w:rPr>
          </w:rPrChange>
        </w:rPr>
        <w:t xml:space="preserve">parental </w:t>
      </w:r>
      <w:r w:rsidRPr="00365026">
        <w:rPr>
          <w:rFonts w:ascii="Times New Roman" w:hAnsi="Times New Roman"/>
          <w:color w:val="000000"/>
          <w:sz w:val="24"/>
          <w:szCs w:val="24"/>
          <w:lang w:val="en-US"/>
          <w:rPrChange w:id="1619" w:author="Jane Kohlhoff" w:date="2024-06-11T09:53:00Z" w16du:dateUtc="2024-06-10T23:53:00Z">
            <w:rPr>
              <w:rFonts w:cs="Helvetica"/>
              <w:color w:val="000000"/>
              <w:sz w:val="24"/>
              <w:szCs w:val="24"/>
              <w:lang w:val="en-US"/>
            </w:rPr>
          </w:rPrChange>
        </w:rPr>
        <w:t xml:space="preserve">emotion regulation; and </w:t>
      </w:r>
      <w:ins w:id="1620" w:author="Jane Kohlhoff" w:date="2024-06-10T19:26:00Z" w16du:dateUtc="2024-06-10T09:26:00Z">
        <w:r w:rsidR="00291C82" w:rsidRPr="00365026">
          <w:rPr>
            <w:rFonts w:ascii="Times New Roman" w:hAnsi="Times New Roman"/>
            <w:color w:val="000000"/>
            <w:sz w:val="24"/>
            <w:szCs w:val="24"/>
            <w:lang w:val="en-US"/>
            <w:rPrChange w:id="1621" w:author="Jane Kohlhoff" w:date="2024-06-11T09:53:00Z" w16du:dateUtc="2024-06-10T23:53:00Z">
              <w:rPr>
                <w:rFonts w:cs="Helvetica"/>
                <w:color w:val="000000"/>
                <w:sz w:val="24"/>
                <w:szCs w:val="24"/>
                <w:lang w:val="en-US"/>
              </w:rPr>
            </w:rPrChange>
          </w:rPr>
          <w:t>b</w:t>
        </w:r>
      </w:ins>
      <w:ins w:id="1622" w:author="Jane Kohlhoff" w:date="2024-06-10T19:27:00Z" w16du:dateUtc="2024-06-10T09:27:00Z">
        <w:r w:rsidR="00291C82" w:rsidRPr="00365026">
          <w:rPr>
            <w:rFonts w:ascii="Times New Roman" w:hAnsi="Times New Roman"/>
            <w:color w:val="000000"/>
            <w:sz w:val="24"/>
            <w:szCs w:val="24"/>
            <w:lang w:val="en-US"/>
            <w:rPrChange w:id="1623" w:author="Jane Kohlhoff" w:date="2024-06-11T09:53:00Z" w16du:dateUtc="2024-06-10T23:53:00Z">
              <w:rPr>
                <w:rFonts w:cs="Helvetica"/>
                <w:color w:val="000000"/>
                <w:sz w:val="24"/>
                <w:szCs w:val="24"/>
                <w:lang w:val="en-US"/>
              </w:rPr>
            </w:rPrChange>
          </w:rPr>
          <w:t xml:space="preserve">) </w:t>
        </w:r>
      </w:ins>
      <w:r w:rsidRPr="00365026">
        <w:rPr>
          <w:rFonts w:ascii="Times New Roman" w:hAnsi="Times New Roman"/>
          <w:color w:val="000000"/>
          <w:sz w:val="24"/>
          <w:szCs w:val="24"/>
          <w:lang w:val="en-US"/>
          <w:rPrChange w:id="1624" w:author="Jane Kohlhoff" w:date="2024-06-11T09:53:00Z" w16du:dateUtc="2024-06-10T23:53:00Z">
            <w:rPr>
              <w:rFonts w:cs="Helvetica"/>
              <w:color w:val="000000"/>
              <w:sz w:val="24"/>
              <w:szCs w:val="24"/>
              <w:lang w:val="en-US"/>
            </w:rPr>
          </w:rPrChange>
        </w:rPr>
        <w:t xml:space="preserve">decreased </w:t>
      </w:r>
      <w:proofErr w:type="spellStart"/>
      <w:r w:rsidRPr="00365026">
        <w:rPr>
          <w:rFonts w:ascii="Times New Roman" w:hAnsi="Times New Roman"/>
          <w:color w:val="000000"/>
          <w:sz w:val="24"/>
          <w:szCs w:val="24"/>
          <w:lang w:val="en-US"/>
          <w:rPrChange w:id="1625" w:author="Jane Kohlhoff" w:date="2024-06-11T09:53:00Z" w16du:dateUtc="2024-06-10T23:53:00Z">
            <w:rPr>
              <w:rFonts w:cs="Helvetica"/>
              <w:color w:val="000000"/>
              <w:sz w:val="24"/>
              <w:szCs w:val="24"/>
              <w:lang w:val="en-US"/>
            </w:rPr>
          </w:rPrChange>
        </w:rPr>
        <w:t>i</w:t>
      </w:r>
      <w:proofErr w:type="spellEnd"/>
      <w:r w:rsidRPr="00365026">
        <w:rPr>
          <w:rFonts w:ascii="Times New Roman" w:hAnsi="Times New Roman"/>
          <w:color w:val="000000"/>
          <w:sz w:val="24"/>
          <w:szCs w:val="24"/>
          <w:lang w:val="en-US"/>
          <w:rPrChange w:id="1626" w:author="Jane Kohlhoff" w:date="2024-06-11T09:53:00Z" w16du:dateUtc="2024-06-10T23:53:00Z">
            <w:rPr>
              <w:rFonts w:cs="Helvetica"/>
              <w:color w:val="000000"/>
              <w:sz w:val="24"/>
              <w:szCs w:val="24"/>
              <w:lang w:val="en-US"/>
            </w:rPr>
          </w:rPrChange>
        </w:rPr>
        <w:t xml:space="preserve">) negative </w:t>
      </w:r>
      <w:r w:rsidR="00926453" w:rsidRPr="00365026">
        <w:rPr>
          <w:rFonts w:ascii="Times New Roman" w:hAnsi="Times New Roman"/>
          <w:color w:val="000000"/>
          <w:sz w:val="24"/>
          <w:szCs w:val="24"/>
          <w:lang w:val="en-US"/>
          <w:rPrChange w:id="1627" w:author="Jane Kohlhoff" w:date="2024-06-11T09:53:00Z" w16du:dateUtc="2024-06-10T23:53:00Z">
            <w:rPr>
              <w:rFonts w:cs="Helvetica"/>
              <w:color w:val="000000"/>
              <w:sz w:val="24"/>
              <w:szCs w:val="24"/>
              <w:lang w:val="en-US"/>
            </w:rPr>
          </w:rPrChange>
        </w:rPr>
        <w:t xml:space="preserve">child-directed </w:t>
      </w:r>
      <w:r w:rsidR="000C268D" w:rsidRPr="00365026">
        <w:rPr>
          <w:rFonts w:ascii="Times New Roman" w:hAnsi="Times New Roman"/>
          <w:color w:val="000000"/>
          <w:sz w:val="24"/>
          <w:szCs w:val="24"/>
          <w:lang w:val="en-US"/>
          <w:rPrChange w:id="1628" w:author="Jane Kohlhoff" w:date="2024-06-11T09:53:00Z" w16du:dateUtc="2024-06-10T23:53:00Z">
            <w:rPr>
              <w:rFonts w:cs="Helvetica"/>
              <w:color w:val="000000"/>
              <w:sz w:val="24"/>
              <w:szCs w:val="24"/>
              <w:lang w:val="en-US"/>
            </w:rPr>
          </w:rPrChange>
        </w:rPr>
        <w:t>verbalizations</w:t>
      </w:r>
      <w:r w:rsidRPr="00365026">
        <w:rPr>
          <w:rFonts w:ascii="Times New Roman" w:hAnsi="Times New Roman"/>
          <w:color w:val="000000"/>
          <w:sz w:val="24"/>
          <w:szCs w:val="24"/>
          <w:lang w:val="en-US"/>
          <w:rPrChange w:id="1629" w:author="Jane Kohlhoff" w:date="2024-06-11T09:53:00Z" w16du:dateUtc="2024-06-10T23:53:00Z">
            <w:rPr>
              <w:rFonts w:cs="Helvetica"/>
              <w:color w:val="000000"/>
              <w:sz w:val="24"/>
              <w:szCs w:val="24"/>
              <w:lang w:val="en-US"/>
            </w:rPr>
          </w:rPrChange>
        </w:rPr>
        <w:t>, ii) caregiving helplessness, iii) hostility</w:t>
      </w:r>
      <w:r w:rsidR="00F00E56" w:rsidRPr="00365026">
        <w:rPr>
          <w:rFonts w:ascii="Times New Roman" w:hAnsi="Times New Roman"/>
          <w:color w:val="000000"/>
          <w:sz w:val="24"/>
          <w:szCs w:val="24"/>
          <w:lang w:val="en-US"/>
          <w:rPrChange w:id="1630" w:author="Jane Kohlhoff" w:date="2024-06-11T09:53:00Z" w16du:dateUtc="2024-06-10T23:53:00Z">
            <w:rPr>
              <w:rFonts w:cs="Helvetica"/>
              <w:color w:val="000000"/>
              <w:sz w:val="24"/>
              <w:szCs w:val="24"/>
              <w:lang w:val="en-US"/>
            </w:rPr>
          </w:rPrChange>
        </w:rPr>
        <w:t xml:space="preserve">, </w:t>
      </w:r>
      <w:del w:id="1631" w:author="Jane Kohlhoff" w:date="2024-05-22T06:25:00Z" w16du:dateUtc="2024-05-21T20:25:00Z">
        <w:r w:rsidR="00F00E56" w:rsidRPr="00365026" w:rsidDel="00676AE7">
          <w:rPr>
            <w:rFonts w:ascii="Times New Roman" w:hAnsi="Times New Roman"/>
            <w:color w:val="000000"/>
            <w:sz w:val="24"/>
            <w:szCs w:val="24"/>
            <w:lang w:val="en-US"/>
            <w:rPrChange w:id="1632" w:author="Jane Kohlhoff" w:date="2024-06-11T09:53:00Z" w16du:dateUtc="2024-06-10T23:53:00Z">
              <w:rPr>
                <w:rFonts w:cs="Helvetica"/>
                <w:color w:val="000000"/>
                <w:sz w:val="24"/>
                <w:szCs w:val="24"/>
                <w:lang w:val="en-US"/>
              </w:rPr>
            </w:rPrChange>
          </w:rPr>
          <w:delText>iv)</w:delText>
        </w:r>
        <w:r w:rsidRPr="00365026" w:rsidDel="00676AE7">
          <w:rPr>
            <w:rFonts w:ascii="Times New Roman" w:hAnsi="Times New Roman"/>
            <w:color w:val="000000"/>
            <w:sz w:val="24"/>
            <w:szCs w:val="24"/>
            <w:lang w:val="en-US"/>
            <w:rPrChange w:id="1633" w:author="Jane Kohlhoff" w:date="2024-06-11T09:53:00Z" w16du:dateUtc="2024-06-10T23:53:00Z">
              <w:rPr>
                <w:rFonts w:cs="Helvetica"/>
                <w:color w:val="000000"/>
                <w:sz w:val="24"/>
                <w:szCs w:val="24"/>
                <w:lang w:val="en-US"/>
              </w:rPr>
            </w:rPrChange>
          </w:rPr>
          <w:delText xml:space="preserve"> child abuse potential, </w:delText>
        </w:r>
      </w:del>
      <w:r w:rsidRPr="00365026">
        <w:rPr>
          <w:rFonts w:ascii="Times New Roman" w:hAnsi="Times New Roman"/>
          <w:color w:val="000000"/>
          <w:sz w:val="24"/>
          <w:szCs w:val="24"/>
          <w:lang w:val="en-US"/>
          <w:rPrChange w:id="1634" w:author="Jane Kohlhoff" w:date="2024-06-11T09:53:00Z" w16du:dateUtc="2024-06-10T23:53:00Z">
            <w:rPr>
              <w:rFonts w:cs="Helvetica"/>
              <w:color w:val="000000"/>
              <w:sz w:val="24"/>
              <w:szCs w:val="24"/>
              <w:lang w:val="en-US"/>
            </w:rPr>
          </w:rPrChange>
        </w:rPr>
        <w:t>and iv) parental stress.</w:t>
      </w:r>
    </w:p>
    <w:p w14:paraId="7B1DDE0E" w14:textId="3E600B25" w:rsidR="00F03098" w:rsidRPr="00365026" w:rsidRDefault="00F03098" w:rsidP="00F03098">
      <w:pPr>
        <w:pStyle w:val="NormalWeb"/>
        <w:numPr>
          <w:ilvl w:val="0"/>
          <w:numId w:val="1"/>
        </w:numPr>
        <w:spacing w:before="0" w:beforeAutospacing="0" w:after="0" w:afterAutospacing="0" w:line="480" w:lineRule="auto"/>
        <w:contextualSpacing/>
        <w:rPr>
          <w:rFonts w:ascii="Times New Roman" w:hAnsi="Times New Roman"/>
          <w:color w:val="000000"/>
          <w:sz w:val="24"/>
          <w:szCs w:val="24"/>
          <w:lang w:val="en-US"/>
          <w:rPrChange w:id="1635" w:author="Jane Kohlhoff" w:date="2024-06-11T09:53:00Z" w16du:dateUtc="2024-06-10T23:53:00Z">
            <w:rPr>
              <w:rFonts w:cs="Helvetica"/>
              <w:color w:val="000000"/>
              <w:sz w:val="24"/>
              <w:szCs w:val="24"/>
              <w:lang w:val="en-US"/>
            </w:rPr>
          </w:rPrChange>
        </w:rPr>
      </w:pPr>
      <w:r w:rsidRPr="00365026">
        <w:rPr>
          <w:rFonts w:ascii="Times New Roman" w:hAnsi="Times New Roman"/>
          <w:color w:val="000000"/>
          <w:sz w:val="24"/>
          <w:szCs w:val="24"/>
          <w:lang w:val="en-US"/>
          <w:rPrChange w:id="1636" w:author="Jane Kohlhoff" w:date="2024-06-11T09:53:00Z" w16du:dateUtc="2024-06-10T23:53:00Z">
            <w:rPr>
              <w:rFonts w:cs="Helvetica"/>
              <w:color w:val="000000"/>
              <w:sz w:val="24"/>
              <w:szCs w:val="24"/>
              <w:lang w:val="en-US"/>
            </w:rPr>
          </w:rPrChange>
        </w:rPr>
        <w:t xml:space="preserve">Improved child outcomes including </w:t>
      </w:r>
      <w:ins w:id="1637" w:author="Jane Kohlhoff" w:date="2024-06-10T19:27:00Z" w16du:dateUtc="2024-06-10T09:27:00Z">
        <w:r w:rsidR="004E2606" w:rsidRPr="00365026">
          <w:rPr>
            <w:rFonts w:ascii="Times New Roman" w:hAnsi="Times New Roman"/>
            <w:color w:val="000000"/>
            <w:sz w:val="24"/>
            <w:szCs w:val="24"/>
            <w:lang w:val="en-US"/>
            <w:rPrChange w:id="1638" w:author="Jane Kohlhoff" w:date="2024-06-11T09:53:00Z" w16du:dateUtc="2024-06-10T23:53:00Z">
              <w:rPr>
                <w:rFonts w:cs="Helvetica"/>
                <w:color w:val="000000"/>
                <w:sz w:val="24"/>
                <w:szCs w:val="24"/>
                <w:lang w:val="en-US"/>
              </w:rPr>
            </w:rPrChange>
          </w:rPr>
          <w:t xml:space="preserve">a) </w:t>
        </w:r>
      </w:ins>
      <w:r w:rsidRPr="00365026">
        <w:rPr>
          <w:rFonts w:ascii="Times New Roman" w:hAnsi="Times New Roman"/>
          <w:color w:val="000000"/>
          <w:sz w:val="24"/>
          <w:szCs w:val="24"/>
          <w:lang w:val="en-US"/>
          <w:rPrChange w:id="1639" w:author="Jane Kohlhoff" w:date="2024-06-11T09:53:00Z" w16du:dateUtc="2024-06-10T23:53:00Z">
            <w:rPr>
              <w:rFonts w:cs="Helvetica"/>
              <w:color w:val="000000"/>
              <w:sz w:val="24"/>
              <w:szCs w:val="24"/>
              <w:lang w:val="en-US"/>
            </w:rPr>
          </w:rPrChange>
        </w:rPr>
        <w:t>increased</w:t>
      </w:r>
      <w:del w:id="1640" w:author="Jane Kohlhoff" w:date="2024-06-11T10:48:00Z" w16du:dateUtc="2024-06-11T00:48:00Z">
        <w:r w:rsidRPr="00365026" w:rsidDel="00817032">
          <w:rPr>
            <w:rFonts w:ascii="Times New Roman" w:hAnsi="Times New Roman"/>
            <w:color w:val="000000"/>
            <w:sz w:val="24"/>
            <w:szCs w:val="24"/>
            <w:lang w:val="en-US"/>
            <w:rPrChange w:id="1641" w:author="Jane Kohlhoff" w:date="2024-06-11T09:53:00Z" w16du:dateUtc="2024-06-10T23:53:00Z">
              <w:rPr>
                <w:rFonts w:cs="Helvetica"/>
                <w:color w:val="000000"/>
                <w:sz w:val="24"/>
                <w:szCs w:val="24"/>
                <w:lang w:val="en-US"/>
              </w:rPr>
            </w:rPrChange>
          </w:rPr>
          <w:delText>:</w:delText>
        </w:r>
      </w:del>
      <w:r w:rsidRPr="00365026">
        <w:rPr>
          <w:rFonts w:ascii="Times New Roman" w:hAnsi="Times New Roman"/>
          <w:color w:val="000000"/>
          <w:sz w:val="24"/>
          <w:szCs w:val="24"/>
          <w:lang w:val="en-US"/>
          <w:rPrChange w:id="1642" w:author="Jane Kohlhoff" w:date="2024-06-11T09:53:00Z" w16du:dateUtc="2024-06-10T23:53:00Z">
            <w:rPr>
              <w:rFonts w:cs="Helvetica"/>
              <w:color w:val="000000"/>
              <w:sz w:val="24"/>
              <w:szCs w:val="24"/>
              <w:lang w:val="en-US"/>
            </w:rPr>
          </w:rPrChange>
        </w:rPr>
        <w:t xml:space="preserve"> </w:t>
      </w:r>
      <w:del w:id="1643" w:author="Jane Kohlhoff" w:date="2024-06-11T12:59:00Z" w16du:dateUtc="2024-06-11T02:59:00Z">
        <w:r w:rsidRPr="00365026" w:rsidDel="009529D7">
          <w:rPr>
            <w:rFonts w:ascii="Times New Roman" w:hAnsi="Times New Roman"/>
            <w:color w:val="000000"/>
            <w:sz w:val="24"/>
            <w:szCs w:val="24"/>
            <w:lang w:val="en-US"/>
            <w:rPrChange w:id="1644" w:author="Jane Kohlhoff" w:date="2024-06-11T09:53:00Z" w16du:dateUtc="2024-06-10T23:53:00Z">
              <w:rPr>
                <w:rFonts w:cs="Helvetica"/>
                <w:color w:val="000000"/>
                <w:sz w:val="24"/>
                <w:szCs w:val="24"/>
                <w:lang w:val="en-US"/>
              </w:rPr>
            </w:rPrChange>
          </w:rPr>
          <w:delText xml:space="preserve">i) </w:delText>
        </w:r>
      </w:del>
      <w:r w:rsidRPr="00365026">
        <w:rPr>
          <w:rFonts w:ascii="Times New Roman" w:hAnsi="Times New Roman"/>
          <w:color w:val="000000"/>
          <w:sz w:val="24"/>
          <w:szCs w:val="24"/>
          <w:lang w:val="en-US"/>
          <w:rPrChange w:id="1645" w:author="Jane Kohlhoff" w:date="2024-06-11T09:53:00Z" w16du:dateUtc="2024-06-10T23:53:00Z">
            <w:rPr>
              <w:rFonts w:cs="Helvetica"/>
              <w:color w:val="000000"/>
              <w:sz w:val="24"/>
              <w:szCs w:val="24"/>
              <w:lang w:val="en-US"/>
            </w:rPr>
          </w:rPrChange>
        </w:rPr>
        <w:t xml:space="preserve">social-emotional functioning </w:t>
      </w:r>
      <w:del w:id="1646" w:author="Jane Kohlhoff" w:date="2024-06-11T12:59:00Z" w16du:dateUtc="2024-06-11T02:59:00Z">
        <w:r w:rsidRPr="00365026" w:rsidDel="009529D7">
          <w:rPr>
            <w:rFonts w:ascii="Times New Roman" w:hAnsi="Times New Roman"/>
            <w:color w:val="000000"/>
            <w:sz w:val="24"/>
            <w:szCs w:val="24"/>
            <w:lang w:val="en-US"/>
            <w:rPrChange w:id="1647" w:author="Jane Kohlhoff" w:date="2024-06-11T09:53:00Z" w16du:dateUtc="2024-06-10T23:53:00Z">
              <w:rPr>
                <w:rFonts w:cs="Helvetica"/>
                <w:color w:val="000000"/>
                <w:sz w:val="24"/>
                <w:szCs w:val="24"/>
                <w:lang w:val="en-US"/>
              </w:rPr>
            </w:rPrChange>
          </w:rPr>
          <w:delText xml:space="preserve">including </w:delText>
        </w:r>
      </w:del>
      <w:ins w:id="1648" w:author="Jane Kohlhoff" w:date="2024-06-11T12:59:00Z" w16du:dateUtc="2024-06-11T02:59:00Z">
        <w:r w:rsidR="009529D7">
          <w:rPr>
            <w:rFonts w:ascii="Times New Roman" w:hAnsi="Times New Roman"/>
            <w:color w:val="000000"/>
            <w:sz w:val="24"/>
            <w:szCs w:val="24"/>
            <w:lang w:val="en-US"/>
          </w:rPr>
          <w:t>(</w:t>
        </w:r>
      </w:ins>
      <w:r w:rsidRPr="00365026">
        <w:rPr>
          <w:rFonts w:ascii="Times New Roman" w:hAnsi="Times New Roman"/>
          <w:color w:val="000000"/>
          <w:sz w:val="24"/>
          <w:szCs w:val="24"/>
          <w:lang w:val="en-US"/>
          <w:rPrChange w:id="1649" w:author="Jane Kohlhoff" w:date="2024-06-11T09:53:00Z" w16du:dateUtc="2024-06-10T23:53:00Z">
            <w:rPr>
              <w:rFonts w:cs="Helvetica"/>
              <w:color w:val="000000"/>
              <w:sz w:val="24"/>
              <w:szCs w:val="24"/>
              <w:lang w:val="en-US"/>
            </w:rPr>
          </w:rPrChange>
        </w:rPr>
        <w:t xml:space="preserve">initiative, </w:t>
      </w:r>
      <w:r w:rsidR="000C268D" w:rsidRPr="00365026">
        <w:rPr>
          <w:rFonts w:ascii="Times New Roman" w:hAnsi="Times New Roman"/>
          <w:color w:val="000000"/>
          <w:sz w:val="24"/>
          <w:szCs w:val="24"/>
          <w:lang w:val="en-US"/>
          <w:rPrChange w:id="1650" w:author="Jane Kohlhoff" w:date="2024-06-11T09:53:00Z" w16du:dateUtc="2024-06-10T23:53:00Z">
            <w:rPr>
              <w:rFonts w:cs="Helvetica"/>
              <w:color w:val="000000"/>
              <w:sz w:val="24"/>
              <w:szCs w:val="24"/>
              <w:lang w:val="en-US"/>
            </w:rPr>
          </w:rPrChange>
        </w:rPr>
        <w:t>attachment</w:t>
      </w:r>
      <w:del w:id="1651" w:author="Jane Kohlhoff" w:date="2024-06-11T12:59:00Z" w16du:dateUtc="2024-06-11T02:59:00Z">
        <w:r w:rsidR="000C268D" w:rsidRPr="00365026" w:rsidDel="009529D7">
          <w:rPr>
            <w:rFonts w:ascii="Times New Roman" w:hAnsi="Times New Roman"/>
            <w:color w:val="000000"/>
            <w:sz w:val="24"/>
            <w:szCs w:val="24"/>
            <w:lang w:val="en-US"/>
            <w:rPrChange w:id="1652" w:author="Jane Kohlhoff" w:date="2024-06-11T09:53:00Z" w16du:dateUtc="2024-06-10T23:53:00Z">
              <w:rPr>
                <w:rFonts w:cs="Helvetica"/>
                <w:color w:val="000000"/>
                <w:sz w:val="24"/>
                <w:szCs w:val="24"/>
                <w:lang w:val="en-US"/>
              </w:rPr>
            </w:rPrChange>
          </w:rPr>
          <w:delText xml:space="preserve"> and</w:delText>
        </w:r>
      </w:del>
      <w:ins w:id="1653" w:author="Jane Kohlhoff" w:date="2024-06-11T12:59:00Z" w16du:dateUtc="2024-06-11T02:59:00Z">
        <w:r w:rsidR="009529D7">
          <w:rPr>
            <w:rFonts w:ascii="Times New Roman" w:hAnsi="Times New Roman"/>
            <w:color w:val="000000"/>
            <w:sz w:val="24"/>
            <w:szCs w:val="24"/>
            <w:lang w:val="en-US"/>
          </w:rPr>
          <w:t>/</w:t>
        </w:r>
      </w:ins>
      <w:del w:id="1654" w:author="Jane Kohlhoff" w:date="2024-06-11T12:59:00Z" w16du:dateUtc="2024-06-11T02:59:00Z">
        <w:r w:rsidR="000C268D" w:rsidRPr="00365026" w:rsidDel="009529D7">
          <w:rPr>
            <w:rFonts w:ascii="Times New Roman" w:hAnsi="Times New Roman"/>
            <w:color w:val="000000"/>
            <w:sz w:val="24"/>
            <w:szCs w:val="24"/>
            <w:lang w:val="en-US"/>
            <w:rPrChange w:id="1655" w:author="Jane Kohlhoff" w:date="2024-06-11T09:53:00Z" w16du:dateUtc="2024-06-10T23:53:00Z">
              <w:rPr>
                <w:rFonts w:cs="Helvetica"/>
                <w:color w:val="000000"/>
                <w:sz w:val="24"/>
                <w:szCs w:val="24"/>
                <w:lang w:val="en-US"/>
              </w:rPr>
            </w:rPrChange>
          </w:rPr>
          <w:delText xml:space="preserve"> </w:delText>
        </w:r>
      </w:del>
      <w:r w:rsidRPr="00365026">
        <w:rPr>
          <w:rFonts w:ascii="Times New Roman" w:hAnsi="Times New Roman"/>
          <w:color w:val="000000"/>
          <w:sz w:val="24"/>
          <w:szCs w:val="24"/>
          <w:lang w:val="en-US"/>
          <w:rPrChange w:id="1656" w:author="Jane Kohlhoff" w:date="2024-06-11T09:53:00Z" w16du:dateUtc="2024-06-10T23:53:00Z">
            <w:rPr>
              <w:rFonts w:cs="Helvetica"/>
              <w:color w:val="000000"/>
              <w:sz w:val="24"/>
              <w:szCs w:val="24"/>
              <w:lang w:val="en-US"/>
            </w:rPr>
          </w:rPrChange>
        </w:rPr>
        <w:t>relationship functioning</w:t>
      </w:r>
      <w:r w:rsidR="00F00E56" w:rsidRPr="00365026">
        <w:rPr>
          <w:rFonts w:ascii="Times New Roman" w:hAnsi="Times New Roman"/>
          <w:color w:val="000000"/>
          <w:sz w:val="24"/>
          <w:szCs w:val="24"/>
          <w:lang w:val="en-US"/>
          <w:rPrChange w:id="1657" w:author="Jane Kohlhoff" w:date="2024-06-11T09:53:00Z" w16du:dateUtc="2024-06-10T23:53:00Z">
            <w:rPr>
              <w:rFonts w:cs="Helvetica"/>
              <w:color w:val="000000"/>
              <w:sz w:val="24"/>
              <w:szCs w:val="24"/>
              <w:lang w:val="en-US"/>
            </w:rPr>
          </w:rPrChange>
        </w:rPr>
        <w:t xml:space="preserve">, </w:t>
      </w:r>
      <w:r w:rsidRPr="00365026">
        <w:rPr>
          <w:rFonts w:ascii="Times New Roman" w:hAnsi="Times New Roman"/>
          <w:color w:val="000000"/>
          <w:sz w:val="24"/>
          <w:szCs w:val="24"/>
          <w:lang w:val="en-US"/>
          <w:rPrChange w:id="1658" w:author="Jane Kohlhoff" w:date="2024-06-11T09:53:00Z" w16du:dateUtc="2024-06-10T23:53:00Z">
            <w:rPr>
              <w:rFonts w:cs="Helvetica"/>
              <w:color w:val="000000"/>
              <w:sz w:val="24"/>
              <w:szCs w:val="24"/>
              <w:lang w:val="en-US"/>
            </w:rPr>
          </w:rPrChange>
        </w:rPr>
        <w:t>self-regulation</w:t>
      </w:r>
      <w:del w:id="1659" w:author="Jane Kohlhoff" w:date="2024-06-11T12:59:00Z" w16du:dateUtc="2024-06-11T02:59:00Z">
        <w:r w:rsidR="00F00E56" w:rsidRPr="00365026" w:rsidDel="009529D7">
          <w:rPr>
            <w:rFonts w:ascii="Times New Roman" w:hAnsi="Times New Roman"/>
            <w:color w:val="000000"/>
            <w:sz w:val="24"/>
            <w:szCs w:val="24"/>
            <w:lang w:val="en-US"/>
            <w:rPrChange w:id="1660" w:author="Jane Kohlhoff" w:date="2024-06-11T09:53:00Z" w16du:dateUtc="2024-06-10T23:53:00Z">
              <w:rPr>
                <w:rFonts w:cs="Helvetica"/>
                <w:color w:val="000000"/>
                <w:sz w:val="24"/>
                <w:szCs w:val="24"/>
                <w:lang w:val="en-US"/>
              </w:rPr>
            </w:rPrChange>
          </w:rPr>
          <w:delText xml:space="preserve"> and </w:delText>
        </w:r>
      </w:del>
      <w:ins w:id="1661" w:author="Jane Kohlhoff" w:date="2024-06-11T12:59:00Z" w16du:dateUtc="2024-06-11T02:59:00Z">
        <w:r w:rsidR="009529D7">
          <w:rPr>
            <w:rFonts w:ascii="Times New Roman" w:hAnsi="Times New Roman"/>
            <w:color w:val="000000"/>
            <w:sz w:val="24"/>
            <w:szCs w:val="24"/>
            <w:lang w:val="en-US"/>
          </w:rPr>
          <w:t xml:space="preserve">, </w:t>
        </w:r>
      </w:ins>
      <w:r w:rsidR="00F00E56" w:rsidRPr="00365026">
        <w:rPr>
          <w:rFonts w:ascii="Times New Roman" w:hAnsi="Times New Roman"/>
          <w:color w:val="000000"/>
          <w:sz w:val="24"/>
          <w:szCs w:val="24"/>
          <w:lang w:val="en-US"/>
          <w:rPrChange w:id="1662" w:author="Jane Kohlhoff" w:date="2024-06-11T09:53:00Z" w16du:dateUtc="2024-06-10T23:53:00Z">
            <w:rPr>
              <w:rFonts w:cs="Helvetica"/>
              <w:color w:val="000000"/>
              <w:sz w:val="24"/>
              <w:szCs w:val="24"/>
              <w:lang w:val="en-US"/>
            </w:rPr>
          </w:rPrChange>
        </w:rPr>
        <w:t>social competence</w:t>
      </w:r>
      <w:r w:rsidRPr="00365026">
        <w:rPr>
          <w:rFonts w:ascii="Times New Roman" w:hAnsi="Times New Roman"/>
          <w:color w:val="000000"/>
          <w:sz w:val="24"/>
          <w:szCs w:val="24"/>
          <w:lang w:val="en-US"/>
          <w:rPrChange w:id="1663" w:author="Jane Kohlhoff" w:date="2024-06-11T09:53:00Z" w16du:dateUtc="2024-06-10T23:53:00Z">
            <w:rPr>
              <w:rFonts w:cs="Helvetica"/>
              <w:color w:val="000000"/>
              <w:sz w:val="24"/>
              <w:szCs w:val="24"/>
              <w:lang w:val="en-US"/>
            </w:rPr>
          </w:rPrChange>
        </w:rPr>
        <w:t xml:space="preserve">, </w:t>
      </w:r>
      <w:ins w:id="1664" w:author="Jane Kohlhoff" w:date="2024-06-11T12:58:00Z" w16du:dateUtc="2024-06-11T02:58:00Z">
        <w:r w:rsidR="009529D7" w:rsidRPr="00BA6DB4">
          <w:rPr>
            <w:rFonts w:ascii="Times New Roman" w:hAnsi="Times New Roman"/>
            <w:color w:val="000000"/>
            <w:sz w:val="24"/>
            <w:szCs w:val="24"/>
            <w:lang w:val="en-US"/>
          </w:rPr>
          <w:t>emotion regulation maturity</w:t>
        </w:r>
      </w:ins>
      <w:ins w:id="1665" w:author="Jane Kohlhoff" w:date="2024-06-11T12:59:00Z" w16du:dateUtc="2024-06-11T02:59:00Z">
        <w:r w:rsidR="009529D7">
          <w:rPr>
            <w:rFonts w:ascii="Times New Roman" w:hAnsi="Times New Roman"/>
            <w:color w:val="000000"/>
            <w:sz w:val="24"/>
            <w:szCs w:val="24"/>
            <w:lang w:val="en-US"/>
          </w:rPr>
          <w:t>) and</w:t>
        </w:r>
      </w:ins>
      <w:ins w:id="1666" w:author="Jane Kohlhoff" w:date="2024-06-11T12:58:00Z" w16du:dateUtc="2024-06-11T02:58:00Z">
        <w:r w:rsidR="009529D7" w:rsidRPr="009529D7">
          <w:rPr>
            <w:rFonts w:ascii="Times New Roman" w:hAnsi="Times New Roman"/>
            <w:color w:val="000000"/>
            <w:sz w:val="24"/>
            <w:szCs w:val="24"/>
            <w:lang w:val="en-US"/>
          </w:rPr>
          <w:t xml:space="preserve"> </w:t>
        </w:r>
      </w:ins>
      <w:del w:id="1667" w:author="Jane Kohlhoff" w:date="2024-06-11T12:59:00Z" w16du:dateUtc="2024-06-11T02:59:00Z">
        <w:r w:rsidRPr="00365026" w:rsidDel="009529D7">
          <w:rPr>
            <w:rFonts w:ascii="Times New Roman" w:hAnsi="Times New Roman"/>
            <w:color w:val="000000"/>
            <w:sz w:val="24"/>
            <w:szCs w:val="24"/>
            <w:lang w:val="en-US"/>
            <w:rPrChange w:id="1668" w:author="Jane Kohlhoff" w:date="2024-06-11T09:53:00Z" w16du:dateUtc="2024-06-10T23:53:00Z">
              <w:rPr>
                <w:rFonts w:cs="Helvetica"/>
                <w:color w:val="000000"/>
                <w:sz w:val="24"/>
                <w:szCs w:val="24"/>
                <w:lang w:val="en-US"/>
              </w:rPr>
            </w:rPrChange>
          </w:rPr>
          <w:delText xml:space="preserve">ii) </w:delText>
        </w:r>
      </w:del>
      <w:r w:rsidRPr="00365026">
        <w:rPr>
          <w:rFonts w:ascii="Times New Roman" w:hAnsi="Times New Roman"/>
          <w:color w:val="000000"/>
          <w:sz w:val="24"/>
          <w:szCs w:val="24"/>
          <w:lang w:val="en-US"/>
          <w:rPrChange w:id="1669" w:author="Jane Kohlhoff" w:date="2024-06-11T09:53:00Z" w16du:dateUtc="2024-06-10T23:53:00Z">
            <w:rPr>
              <w:rFonts w:cs="Helvetica"/>
              <w:color w:val="000000"/>
              <w:sz w:val="24"/>
              <w:szCs w:val="24"/>
              <w:lang w:val="en-US"/>
            </w:rPr>
          </w:rPrChange>
        </w:rPr>
        <w:t>attachment security</w:t>
      </w:r>
      <w:del w:id="1670" w:author="Jane Kohlhoff" w:date="2024-06-11T12:59:00Z" w16du:dateUtc="2024-06-11T02:59:00Z">
        <w:r w:rsidR="00F00E56" w:rsidRPr="00365026" w:rsidDel="009529D7">
          <w:rPr>
            <w:rFonts w:ascii="Times New Roman" w:hAnsi="Times New Roman"/>
            <w:color w:val="000000"/>
            <w:sz w:val="24"/>
            <w:szCs w:val="24"/>
            <w:lang w:val="en-US"/>
            <w:rPrChange w:id="1671" w:author="Jane Kohlhoff" w:date="2024-06-11T09:53:00Z" w16du:dateUtc="2024-06-10T23:53:00Z">
              <w:rPr>
                <w:rFonts w:cs="Helvetica"/>
                <w:color w:val="000000"/>
                <w:sz w:val="24"/>
                <w:szCs w:val="24"/>
                <w:lang w:val="en-US"/>
              </w:rPr>
            </w:rPrChange>
          </w:rPr>
          <w:delText xml:space="preserve"> </w:delText>
        </w:r>
        <w:r w:rsidR="00F00E56" w:rsidRPr="00365026" w:rsidDel="009529D7">
          <w:rPr>
            <w:rFonts w:ascii="Times New Roman" w:hAnsi="Times New Roman"/>
            <w:color w:val="000000"/>
            <w:sz w:val="24"/>
            <w:szCs w:val="24"/>
            <w:lang w:val="en-US"/>
            <w:rPrChange w:id="1672" w:author="Jane Kohlhoff" w:date="2024-06-11T09:53:00Z" w16du:dateUtc="2024-06-10T23:53:00Z">
              <w:rPr>
                <w:rFonts w:cs="Helvetica"/>
                <w:color w:val="000000"/>
                <w:sz w:val="24"/>
                <w:szCs w:val="24"/>
                <w:highlight w:val="yellow"/>
                <w:lang w:val="en-US"/>
              </w:rPr>
            </w:rPrChange>
          </w:rPr>
          <w:delText xml:space="preserve">and </w:delText>
        </w:r>
        <w:r w:rsidRPr="00365026" w:rsidDel="009529D7">
          <w:rPr>
            <w:rFonts w:ascii="Times New Roman" w:hAnsi="Times New Roman"/>
            <w:color w:val="000000"/>
            <w:sz w:val="24"/>
            <w:szCs w:val="24"/>
            <w:lang w:val="en-US"/>
            <w:rPrChange w:id="1673" w:author="Jane Kohlhoff" w:date="2024-06-11T09:53:00Z" w16du:dateUtc="2024-06-10T23:53:00Z">
              <w:rPr>
                <w:rFonts w:cs="Helvetica"/>
                <w:color w:val="000000"/>
                <w:sz w:val="24"/>
                <w:szCs w:val="24"/>
                <w:highlight w:val="yellow"/>
                <w:lang w:val="en-US"/>
              </w:rPr>
            </w:rPrChange>
          </w:rPr>
          <w:delText>i</w:delText>
        </w:r>
        <w:r w:rsidR="00F00E56" w:rsidRPr="00365026" w:rsidDel="009529D7">
          <w:rPr>
            <w:rFonts w:ascii="Times New Roman" w:hAnsi="Times New Roman"/>
            <w:color w:val="000000"/>
            <w:sz w:val="24"/>
            <w:szCs w:val="24"/>
            <w:lang w:val="en-US"/>
            <w:rPrChange w:id="1674" w:author="Jane Kohlhoff" w:date="2024-06-11T09:53:00Z" w16du:dateUtc="2024-06-10T23:53:00Z">
              <w:rPr>
                <w:rFonts w:cs="Helvetica"/>
                <w:color w:val="000000"/>
                <w:sz w:val="24"/>
                <w:szCs w:val="24"/>
                <w:highlight w:val="yellow"/>
                <w:lang w:val="en-US"/>
              </w:rPr>
            </w:rPrChange>
          </w:rPr>
          <w:delText>ii</w:delText>
        </w:r>
        <w:r w:rsidRPr="00365026" w:rsidDel="009529D7">
          <w:rPr>
            <w:rFonts w:ascii="Times New Roman" w:hAnsi="Times New Roman"/>
            <w:color w:val="000000"/>
            <w:sz w:val="24"/>
            <w:szCs w:val="24"/>
            <w:lang w:val="en-US"/>
            <w:rPrChange w:id="1675" w:author="Jane Kohlhoff" w:date="2024-06-11T09:53:00Z" w16du:dateUtc="2024-06-10T23:53:00Z">
              <w:rPr>
                <w:rFonts w:cs="Helvetica"/>
                <w:color w:val="000000"/>
                <w:sz w:val="24"/>
                <w:szCs w:val="24"/>
                <w:highlight w:val="yellow"/>
                <w:lang w:val="en-US"/>
              </w:rPr>
            </w:rPrChange>
          </w:rPr>
          <w:delText>)</w:delText>
        </w:r>
      </w:del>
      <w:del w:id="1676" w:author="Jane Kohlhoff" w:date="2024-06-11T12:58:00Z" w16du:dateUtc="2024-06-11T02:58:00Z">
        <w:r w:rsidRPr="00365026" w:rsidDel="009529D7">
          <w:rPr>
            <w:rFonts w:ascii="Times New Roman" w:hAnsi="Times New Roman"/>
            <w:color w:val="000000"/>
            <w:sz w:val="24"/>
            <w:szCs w:val="24"/>
            <w:lang w:val="en-US"/>
            <w:rPrChange w:id="1677" w:author="Jane Kohlhoff" w:date="2024-06-11T09:53:00Z" w16du:dateUtc="2024-06-10T23:53:00Z">
              <w:rPr>
                <w:rFonts w:cs="Helvetica"/>
                <w:color w:val="000000"/>
                <w:sz w:val="24"/>
                <w:szCs w:val="24"/>
                <w:highlight w:val="yellow"/>
                <w:lang w:val="en-US"/>
              </w:rPr>
            </w:rPrChange>
          </w:rPr>
          <w:delText xml:space="preserve"> </w:delText>
        </w:r>
        <w:r w:rsidR="00F00E56" w:rsidRPr="00365026" w:rsidDel="009529D7">
          <w:rPr>
            <w:rFonts w:ascii="Times New Roman" w:hAnsi="Times New Roman"/>
            <w:color w:val="000000"/>
            <w:sz w:val="24"/>
            <w:szCs w:val="24"/>
            <w:lang w:val="en-US"/>
            <w:rPrChange w:id="1678" w:author="Jane Kohlhoff" w:date="2024-06-11T09:53:00Z" w16du:dateUtc="2024-06-10T23:53:00Z">
              <w:rPr>
                <w:rFonts w:cs="Helvetica"/>
                <w:color w:val="000000"/>
                <w:sz w:val="24"/>
                <w:szCs w:val="24"/>
                <w:highlight w:val="yellow"/>
                <w:lang w:val="en-US"/>
              </w:rPr>
            </w:rPrChange>
          </w:rPr>
          <w:delText>emotion regulation maturity</w:delText>
        </w:r>
      </w:del>
      <w:ins w:id="1679" w:author="Jane Kohlhoff" w:date="2024-06-11T10:48:00Z" w16du:dateUtc="2024-06-11T00:48:00Z">
        <w:r w:rsidR="00817032">
          <w:rPr>
            <w:rFonts w:ascii="Times New Roman" w:hAnsi="Times New Roman"/>
            <w:color w:val="000000"/>
            <w:sz w:val="24"/>
            <w:szCs w:val="24"/>
            <w:lang w:val="en-US"/>
          </w:rPr>
          <w:t>;</w:t>
        </w:r>
      </w:ins>
      <w:del w:id="1680" w:author="Jane Kohlhoff" w:date="2024-06-11T10:48:00Z" w16du:dateUtc="2024-06-11T00:48:00Z">
        <w:r w:rsidR="00F00E56" w:rsidRPr="00365026" w:rsidDel="00817032">
          <w:rPr>
            <w:rFonts w:ascii="Times New Roman" w:hAnsi="Times New Roman"/>
            <w:color w:val="000000"/>
            <w:sz w:val="24"/>
            <w:szCs w:val="24"/>
            <w:lang w:val="en-US"/>
            <w:rPrChange w:id="1681" w:author="Jane Kohlhoff" w:date="2024-06-11T09:53:00Z" w16du:dateUtc="2024-06-10T23:53:00Z">
              <w:rPr>
                <w:rFonts w:cs="Helvetica"/>
                <w:color w:val="000000"/>
                <w:sz w:val="24"/>
                <w:szCs w:val="24"/>
                <w:lang w:val="en-US"/>
              </w:rPr>
            </w:rPrChange>
          </w:rPr>
          <w:delText>,</w:delText>
        </w:r>
      </w:del>
      <w:r w:rsidR="00F00E56" w:rsidRPr="00365026">
        <w:rPr>
          <w:rFonts w:ascii="Times New Roman" w:hAnsi="Times New Roman"/>
          <w:color w:val="000000"/>
          <w:sz w:val="24"/>
          <w:szCs w:val="24"/>
          <w:lang w:val="en-US"/>
          <w:rPrChange w:id="1682" w:author="Jane Kohlhoff" w:date="2024-06-11T09:53:00Z" w16du:dateUtc="2024-06-10T23:53:00Z">
            <w:rPr>
              <w:rFonts w:cs="Helvetica"/>
              <w:color w:val="000000"/>
              <w:sz w:val="24"/>
              <w:szCs w:val="24"/>
              <w:lang w:val="en-US"/>
            </w:rPr>
          </w:rPrChange>
        </w:rPr>
        <w:t xml:space="preserve"> and </w:t>
      </w:r>
      <w:ins w:id="1683" w:author="Jane Kohlhoff" w:date="2024-06-11T10:48:00Z" w16du:dateUtc="2024-06-11T00:48:00Z">
        <w:r w:rsidR="00817032">
          <w:rPr>
            <w:rFonts w:ascii="Times New Roman" w:hAnsi="Times New Roman"/>
            <w:color w:val="000000"/>
            <w:sz w:val="24"/>
            <w:szCs w:val="24"/>
            <w:lang w:val="en-US"/>
          </w:rPr>
          <w:t>b</w:t>
        </w:r>
      </w:ins>
      <w:del w:id="1684" w:author="Jane Kohlhoff" w:date="2024-06-11T10:48:00Z" w16du:dateUtc="2024-06-11T00:48:00Z">
        <w:r w:rsidR="00F00E56" w:rsidRPr="00365026" w:rsidDel="00817032">
          <w:rPr>
            <w:rFonts w:ascii="Times New Roman" w:hAnsi="Times New Roman"/>
            <w:color w:val="000000"/>
            <w:sz w:val="24"/>
            <w:szCs w:val="24"/>
            <w:lang w:val="en-US"/>
            <w:rPrChange w:id="1685" w:author="Jane Kohlhoff" w:date="2024-06-11T09:53:00Z" w16du:dateUtc="2024-06-10T23:53:00Z">
              <w:rPr>
                <w:rFonts w:cs="Helvetica"/>
                <w:color w:val="000000"/>
                <w:sz w:val="24"/>
                <w:szCs w:val="24"/>
                <w:lang w:val="en-US"/>
              </w:rPr>
            </w:rPrChange>
          </w:rPr>
          <w:delText>iv</w:delText>
        </w:r>
      </w:del>
      <w:r w:rsidR="00F00E56" w:rsidRPr="00365026">
        <w:rPr>
          <w:rFonts w:ascii="Times New Roman" w:hAnsi="Times New Roman"/>
          <w:color w:val="000000"/>
          <w:sz w:val="24"/>
          <w:szCs w:val="24"/>
          <w:lang w:val="en-US"/>
          <w:rPrChange w:id="1686" w:author="Jane Kohlhoff" w:date="2024-06-11T09:53:00Z" w16du:dateUtc="2024-06-10T23:53:00Z">
            <w:rPr>
              <w:rFonts w:cs="Helvetica"/>
              <w:color w:val="000000"/>
              <w:sz w:val="24"/>
              <w:szCs w:val="24"/>
              <w:lang w:val="en-US"/>
            </w:rPr>
          </w:rPrChange>
        </w:rPr>
        <w:t xml:space="preserve">) </w:t>
      </w:r>
      <w:r w:rsidRPr="00365026">
        <w:rPr>
          <w:rFonts w:ascii="Times New Roman" w:hAnsi="Times New Roman"/>
          <w:color w:val="000000"/>
          <w:sz w:val="24"/>
          <w:szCs w:val="24"/>
          <w:lang w:val="en-US"/>
          <w:rPrChange w:id="1687" w:author="Jane Kohlhoff" w:date="2024-06-11T09:53:00Z" w16du:dateUtc="2024-06-10T23:53:00Z">
            <w:rPr>
              <w:rFonts w:cs="Helvetica"/>
              <w:color w:val="000000"/>
              <w:sz w:val="24"/>
              <w:szCs w:val="24"/>
              <w:lang w:val="en-US"/>
            </w:rPr>
          </w:rPrChange>
        </w:rPr>
        <w:t xml:space="preserve">decreased </w:t>
      </w:r>
      <w:r w:rsidR="00F00E56" w:rsidRPr="00365026">
        <w:rPr>
          <w:rFonts w:ascii="Times New Roman" w:hAnsi="Times New Roman"/>
          <w:color w:val="000000"/>
          <w:sz w:val="24"/>
          <w:szCs w:val="24"/>
          <w:lang w:val="en-US"/>
          <w:rPrChange w:id="1688" w:author="Jane Kohlhoff" w:date="2024-06-11T09:53:00Z" w16du:dateUtc="2024-06-10T23:53:00Z">
            <w:rPr>
              <w:rFonts w:cs="Helvetica"/>
              <w:color w:val="000000"/>
              <w:sz w:val="24"/>
              <w:szCs w:val="24"/>
              <w:lang w:val="en-US"/>
            </w:rPr>
          </w:rPrChange>
        </w:rPr>
        <w:t>problem</w:t>
      </w:r>
      <w:r w:rsidR="00EF60A8" w:rsidRPr="00365026">
        <w:rPr>
          <w:rFonts w:ascii="Times New Roman" w:hAnsi="Times New Roman"/>
          <w:color w:val="000000"/>
          <w:sz w:val="24"/>
          <w:szCs w:val="24"/>
          <w:lang w:val="en-US"/>
          <w:rPrChange w:id="1689" w:author="Jane Kohlhoff" w:date="2024-06-11T09:53:00Z" w16du:dateUtc="2024-06-10T23:53:00Z">
            <w:rPr>
              <w:rFonts w:cs="Helvetica"/>
              <w:color w:val="000000"/>
              <w:sz w:val="24"/>
              <w:szCs w:val="24"/>
              <w:lang w:val="en-US"/>
            </w:rPr>
          </w:rPrChange>
        </w:rPr>
        <w:t xml:space="preserve"> </w:t>
      </w:r>
      <w:r w:rsidRPr="00365026">
        <w:rPr>
          <w:rFonts w:ascii="Times New Roman" w:hAnsi="Times New Roman"/>
          <w:color w:val="000000"/>
          <w:sz w:val="24"/>
          <w:szCs w:val="24"/>
          <w:lang w:val="en-US"/>
          <w:rPrChange w:id="1690" w:author="Jane Kohlhoff" w:date="2024-06-11T09:53:00Z" w16du:dateUtc="2024-06-10T23:53:00Z">
            <w:rPr>
              <w:rFonts w:cs="Helvetica"/>
              <w:color w:val="000000"/>
              <w:sz w:val="24"/>
              <w:szCs w:val="24"/>
              <w:lang w:val="en-US"/>
            </w:rPr>
          </w:rPrChange>
        </w:rPr>
        <w:t>behavior</w:t>
      </w:r>
      <w:r w:rsidR="00F00E56" w:rsidRPr="00365026">
        <w:rPr>
          <w:rFonts w:ascii="Times New Roman" w:hAnsi="Times New Roman"/>
          <w:color w:val="000000"/>
          <w:sz w:val="24"/>
          <w:szCs w:val="24"/>
          <w:lang w:val="en-US"/>
          <w:rPrChange w:id="1691" w:author="Jane Kohlhoff" w:date="2024-06-11T09:53:00Z" w16du:dateUtc="2024-06-10T23:53:00Z">
            <w:rPr>
              <w:rFonts w:cs="Helvetica"/>
              <w:color w:val="000000"/>
              <w:sz w:val="24"/>
              <w:szCs w:val="24"/>
              <w:lang w:val="en-US"/>
            </w:rPr>
          </w:rPrChange>
        </w:rPr>
        <w:t>s</w:t>
      </w:r>
      <w:ins w:id="1692" w:author="Jane Kohlhoff" w:date="2024-06-11T08:41:00Z" w16du:dateUtc="2024-06-10T22:41:00Z">
        <w:r w:rsidR="008C584A" w:rsidRPr="00365026">
          <w:rPr>
            <w:rFonts w:ascii="Times New Roman" w:hAnsi="Times New Roman"/>
            <w:color w:val="000000"/>
            <w:sz w:val="24"/>
            <w:szCs w:val="24"/>
            <w:lang w:val="en-US"/>
            <w:rPrChange w:id="1693" w:author="Jane Kohlhoff" w:date="2024-06-11T09:53:00Z" w16du:dateUtc="2024-06-10T23:53:00Z">
              <w:rPr>
                <w:rFonts w:cs="Helvetica"/>
                <w:color w:val="000000"/>
                <w:sz w:val="24"/>
                <w:szCs w:val="24"/>
                <w:lang w:val="en-US"/>
              </w:rPr>
            </w:rPrChange>
          </w:rPr>
          <w:t xml:space="preserve"> (externalizing, internalizing, and general problem behaviors)</w:t>
        </w:r>
      </w:ins>
      <w:r w:rsidRPr="00365026">
        <w:rPr>
          <w:rFonts w:ascii="Times New Roman" w:hAnsi="Times New Roman"/>
          <w:color w:val="000000"/>
          <w:sz w:val="24"/>
          <w:szCs w:val="24"/>
          <w:lang w:val="en-US"/>
          <w:rPrChange w:id="1694" w:author="Jane Kohlhoff" w:date="2024-06-11T09:53:00Z" w16du:dateUtc="2024-06-10T23:53:00Z">
            <w:rPr>
              <w:rFonts w:cs="Helvetica"/>
              <w:color w:val="000000"/>
              <w:sz w:val="24"/>
              <w:szCs w:val="24"/>
              <w:lang w:val="en-US"/>
            </w:rPr>
          </w:rPrChange>
        </w:rPr>
        <w:t>.</w:t>
      </w:r>
    </w:p>
    <w:bookmarkEnd w:id="1596"/>
    <w:p w14:paraId="049B031E" w14:textId="609A9F0A" w:rsidR="00F03098" w:rsidRPr="00365026" w:rsidRDefault="00DE4291" w:rsidP="00DE4291">
      <w:pPr>
        <w:tabs>
          <w:tab w:val="left" w:pos="2460"/>
        </w:tabs>
        <w:jc w:val="center"/>
        <w:rPr>
          <w:rFonts w:ascii="Times New Roman" w:hAnsi="Times New Roman" w:cs="Times New Roman"/>
          <w:b/>
          <w:bCs/>
          <w:sz w:val="24"/>
          <w:szCs w:val="24"/>
          <w:rPrChange w:id="1695" w:author="Jane Kohlhoff" w:date="2024-06-11T09:53:00Z" w16du:dateUtc="2024-06-10T23:53:00Z">
            <w:rPr>
              <w:b/>
              <w:bCs/>
              <w:sz w:val="24"/>
              <w:szCs w:val="24"/>
            </w:rPr>
          </w:rPrChange>
        </w:rPr>
      </w:pPr>
      <w:r w:rsidRPr="00365026">
        <w:rPr>
          <w:rFonts w:ascii="Times New Roman" w:eastAsiaTheme="minorEastAsia" w:hAnsi="Times New Roman" w:cs="Times New Roman"/>
          <w:b/>
          <w:bCs/>
          <w:color w:val="000000"/>
          <w:kern w:val="0"/>
          <w:sz w:val="24"/>
          <w:szCs w:val="24"/>
          <w:lang w:val="en-US"/>
          <w14:ligatures w14:val="none"/>
          <w:rPrChange w:id="1696" w:author="Jane Kohlhoff" w:date="2024-06-11T09:53:00Z" w16du:dateUtc="2024-06-10T23:53:00Z">
            <w:rPr>
              <w:rFonts w:ascii="Times" w:eastAsiaTheme="minorEastAsia" w:hAnsi="Times" w:cs="Helvetica"/>
              <w:b/>
              <w:bCs/>
              <w:color w:val="000000"/>
              <w:kern w:val="0"/>
              <w:sz w:val="24"/>
              <w:szCs w:val="24"/>
              <w:lang w:val="en-US"/>
              <w14:ligatures w14:val="none"/>
            </w:rPr>
          </w:rPrChange>
        </w:rPr>
        <w:t>Methods</w:t>
      </w:r>
    </w:p>
    <w:p w14:paraId="0DA65CBB" w14:textId="77777777" w:rsidR="00BB3C18" w:rsidRPr="00365026" w:rsidRDefault="00BB3C18" w:rsidP="00BB3C18">
      <w:pPr>
        <w:spacing w:line="480" w:lineRule="auto"/>
        <w:contextualSpacing/>
        <w:rPr>
          <w:rFonts w:ascii="Times New Roman" w:hAnsi="Times New Roman" w:cs="Times New Roman"/>
          <w:b/>
          <w:color w:val="000000" w:themeColor="text1"/>
          <w:sz w:val="24"/>
          <w:szCs w:val="24"/>
          <w:rPrChange w:id="1697" w:author="Jane Kohlhoff" w:date="2024-06-11T09:53:00Z" w16du:dateUtc="2024-06-10T23:53:00Z">
            <w:rPr>
              <w:rFonts w:ascii="Times" w:hAnsi="Times"/>
              <w:b/>
              <w:color w:val="000000" w:themeColor="text1"/>
              <w:sz w:val="24"/>
              <w:szCs w:val="24"/>
            </w:rPr>
          </w:rPrChange>
        </w:rPr>
      </w:pPr>
      <w:bookmarkStart w:id="1698" w:name="_Toc375389245"/>
      <w:bookmarkStart w:id="1699" w:name="_Toc384984434"/>
      <w:bookmarkStart w:id="1700" w:name="_Toc384984574"/>
      <w:r w:rsidRPr="00365026">
        <w:rPr>
          <w:rFonts w:ascii="Times New Roman" w:hAnsi="Times New Roman" w:cs="Times New Roman"/>
          <w:b/>
          <w:color w:val="000000" w:themeColor="text1"/>
          <w:sz w:val="24"/>
          <w:szCs w:val="24"/>
          <w:rPrChange w:id="1701" w:author="Jane Kohlhoff" w:date="2024-06-11T09:53:00Z" w16du:dateUtc="2024-06-10T23:53:00Z">
            <w:rPr>
              <w:rFonts w:ascii="Times" w:hAnsi="Times"/>
              <w:b/>
              <w:color w:val="000000" w:themeColor="text1"/>
              <w:sz w:val="24"/>
              <w:szCs w:val="24"/>
            </w:rPr>
          </w:rPrChange>
        </w:rPr>
        <w:t>Design</w:t>
      </w:r>
      <w:bookmarkEnd w:id="1698"/>
      <w:bookmarkEnd w:id="1699"/>
      <w:bookmarkEnd w:id="1700"/>
    </w:p>
    <w:p w14:paraId="42403A2A" w14:textId="56ECB747" w:rsidR="00BB3C18" w:rsidRPr="00365026" w:rsidRDefault="00BB3C18" w:rsidP="00BB3C18">
      <w:pPr>
        <w:spacing w:line="480" w:lineRule="auto"/>
        <w:ind w:firstLine="720"/>
        <w:contextualSpacing/>
        <w:rPr>
          <w:rFonts w:ascii="Times New Roman" w:hAnsi="Times New Roman" w:cs="Times New Roman"/>
          <w:color w:val="000000"/>
          <w:sz w:val="24"/>
          <w:szCs w:val="24"/>
          <w:rPrChange w:id="1702" w:author="Jane Kohlhoff" w:date="2024-06-11T09:53:00Z" w16du:dateUtc="2024-06-10T23:53:00Z">
            <w:rPr>
              <w:rFonts w:ascii="Times" w:hAnsi="Times" w:cs="Helvetica"/>
              <w:color w:val="000000"/>
              <w:sz w:val="24"/>
              <w:szCs w:val="24"/>
            </w:rPr>
          </w:rPrChange>
        </w:rPr>
      </w:pPr>
      <w:r w:rsidRPr="00365026">
        <w:rPr>
          <w:rFonts w:ascii="Times New Roman" w:hAnsi="Times New Roman" w:cs="Times New Roman"/>
          <w:color w:val="000000"/>
          <w:sz w:val="24"/>
          <w:szCs w:val="24"/>
          <w:rPrChange w:id="1703" w:author="Jane Kohlhoff" w:date="2024-06-11T09:53:00Z" w16du:dateUtc="2024-06-10T23:53:00Z">
            <w:rPr>
              <w:rFonts w:ascii="Times" w:hAnsi="Times" w:cs="Helvetica"/>
              <w:color w:val="000000"/>
              <w:sz w:val="24"/>
              <w:szCs w:val="24"/>
            </w:rPr>
          </w:rPrChange>
        </w:rPr>
        <w:t xml:space="preserve">A </w:t>
      </w:r>
      <w:del w:id="1704" w:author="Jane Kohlhoff" w:date="2024-05-22T06:49:00Z" w16du:dateUtc="2024-05-21T20:49:00Z">
        <w:r w:rsidRPr="00365026" w:rsidDel="00F753D0">
          <w:rPr>
            <w:rFonts w:ascii="Times New Roman" w:hAnsi="Times New Roman" w:cs="Times New Roman"/>
            <w:color w:val="000000"/>
            <w:sz w:val="24"/>
            <w:szCs w:val="24"/>
            <w:rPrChange w:id="1705" w:author="Jane Kohlhoff" w:date="2024-06-11T09:53:00Z" w16du:dateUtc="2024-06-10T23:53:00Z">
              <w:rPr>
                <w:rFonts w:ascii="Times" w:hAnsi="Times" w:cs="Helvetica"/>
                <w:color w:val="000000"/>
                <w:sz w:val="24"/>
                <w:szCs w:val="24"/>
              </w:rPr>
            </w:rPrChange>
          </w:rPr>
          <w:delText xml:space="preserve">randomised </w:delText>
        </w:r>
      </w:del>
      <w:del w:id="1706" w:author="Jane Kohlhoff" w:date="2024-06-11T23:56:00Z" w16du:dateUtc="2024-06-11T13:56:00Z">
        <w:r w:rsidRPr="00365026" w:rsidDel="009E5289">
          <w:rPr>
            <w:rFonts w:ascii="Times New Roman" w:hAnsi="Times New Roman" w:cs="Times New Roman"/>
            <w:color w:val="000000"/>
            <w:sz w:val="24"/>
            <w:szCs w:val="24"/>
            <w:rPrChange w:id="1707" w:author="Jane Kohlhoff" w:date="2024-06-11T09:53:00Z" w16du:dateUtc="2024-06-10T23:53:00Z">
              <w:rPr>
                <w:rFonts w:ascii="Times" w:hAnsi="Times" w:cs="Helvetica"/>
                <w:color w:val="000000"/>
                <w:sz w:val="24"/>
                <w:szCs w:val="24"/>
              </w:rPr>
            </w:rPrChange>
          </w:rPr>
          <w:delText>controlled trial (</w:delText>
        </w:r>
      </w:del>
      <w:r w:rsidRPr="00365026">
        <w:rPr>
          <w:rFonts w:ascii="Times New Roman" w:hAnsi="Times New Roman" w:cs="Times New Roman"/>
          <w:color w:val="000000"/>
          <w:sz w:val="24"/>
          <w:szCs w:val="24"/>
          <w:rPrChange w:id="1708" w:author="Jane Kohlhoff" w:date="2024-06-11T09:53:00Z" w16du:dateUtc="2024-06-10T23:53:00Z">
            <w:rPr>
              <w:rFonts w:ascii="Times" w:hAnsi="Times" w:cs="Helvetica"/>
              <w:color w:val="000000"/>
              <w:sz w:val="24"/>
              <w:szCs w:val="24"/>
            </w:rPr>
          </w:rPrChange>
        </w:rPr>
        <w:t>RCT</w:t>
      </w:r>
      <w:del w:id="1709" w:author="Jane Kohlhoff" w:date="2024-06-11T23:56:00Z" w16du:dateUtc="2024-06-11T13:56:00Z">
        <w:r w:rsidRPr="00365026" w:rsidDel="009E5289">
          <w:rPr>
            <w:rFonts w:ascii="Times New Roman" w:hAnsi="Times New Roman" w:cs="Times New Roman"/>
            <w:color w:val="000000"/>
            <w:sz w:val="24"/>
            <w:szCs w:val="24"/>
            <w:rPrChange w:id="1710" w:author="Jane Kohlhoff" w:date="2024-06-11T09:53:00Z" w16du:dateUtc="2024-06-10T23:53:00Z">
              <w:rPr>
                <w:rFonts w:ascii="Times" w:hAnsi="Times" w:cs="Helvetica"/>
                <w:color w:val="000000"/>
                <w:sz w:val="24"/>
                <w:szCs w:val="24"/>
              </w:rPr>
            </w:rPrChange>
          </w:rPr>
          <w:delText>)</w:delText>
        </w:r>
      </w:del>
      <w:r w:rsidRPr="00365026">
        <w:rPr>
          <w:rFonts w:ascii="Times New Roman" w:hAnsi="Times New Roman" w:cs="Times New Roman"/>
          <w:color w:val="000000"/>
          <w:sz w:val="24"/>
          <w:szCs w:val="24"/>
          <w:rPrChange w:id="1711" w:author="Jane Kohlhoff" w:date="2024-06-11T09:53:00Z" w16du:dateUtc="2024-06-10T23:53:00Z">
            <w:rPr>
              <w:rFonts w:ascii="Times" w:hAnsi="Times" w:cs="Helvetica"/>
              <w:color w:val="000000"/>
              <w:sz w:val="24"/>
              <w:szCs w:val="24"/>
            </w:rPr>
          </w:rPrChange>
        </w:rPr>
        <w:t xml:space="preserve"> </w:t>
      </w:r>
      <w:ins w:id="1712" w:author="Jane Kohlhoff" w:date="2024-06-10T19:27:00Z" w16du:dateUtc="2024-06-10T09:27:00Z">
        <w:r w:rsidR="004E2606" w:rsidRPr="00365026">
          <w:rPr>
            <w:rFonts w:ascii="Times New Roman" w:hAnsi="Times New Roman" w:cs="Times New Roman"/>
            <w:color w:val="000000"/>
            <w:sz w:val="24"/>
            <w:szCs w:val="24"/>
            <w:rPrChange w:id="1713" w:author="Jane Kohlhoff" w:date="2024-06-11T09:53:00Z" w16du:dateUtc="2024-06-10T23:53:00Z">
              <w:rPr>
                <w:rFonts w:ascii="Times" w:hAnsi="Times" w:cs="Helvetica"/>
                <w:color w:val="000000"/>
                <w:sz w:val="24"/>
                <w:szCs w:val="24"/>
              </w:rPr>
            </w:rPrChange>
          </w:rPr>
          <w:t xml:space="preserve">design </w:t>
        </w:r>
      </w:ins>
      <w:r w:rsidRPr="00365026">
        <w:rPr>
          <w:rFonts w:ascii="Times New Roman" w:hAnsi="Times New Roman" w:cs="Times New Roman"/>
          <w:color w:val="000000"/>
          <w:sz w:val="24"/>
          <w:szCs w:val="24"/>
          <w:rPrChange w:id="1714" w:author="Jane Kohlhoff" w:date="2024-06-11T09:53:00Z" w16du:dateUtc="2024-06-10T23:53:00Z">
            <w:rPr>
              <w:rFonts w:ascii="Times" w:hAnsi="Times" w:cs="Helvetica"/>
              <w:color w:val="000000"/>
              <w:sz w:val="24"/>
              <w:szCs w:val="24"/>
            </w:rPr>
          </w:rPrChange>
        </w:rPr>
        <w:t xml:space="preserve">was utilised to compare outcomes for participants who received PCIT-T (‘PCIT-T intervention’), Circle of Security-Parenting (COS-P; ‘active control’) </w:t>
      </w:r>
      <w:r w:rsidR="000C268D" w:rsidRPr="00365026">
        <w:rPr>
          <w:rFonts w:ascii="Times New Roman" w:hAnsi="Times New Roman" w:cs="Times New Roman"/>
          <w:color w:val="000000"/>
          <w:sz w:val="24"/>
          <w:szCs w:val="24"/>
          <w:rPrChange w:id="1715" w:author="Jane Kohlhoff" w:date="2024-06-11T09:53:00Z" w16du:dateUtc="2024-06-10T23:53:00Z">
            <w:rPr>
              <w:rFonts w:ascii="Times" w:hAnsi="Times" w:cs="Helvetica"/>
              <w:color w:val="000000"/>
              <w:sz w:val="24"/>
              <w:szCs w:val="24"/>
            </w:rPr>
          </w:rPrChange>
        </w:rPr>
        <w:t>and</w:t>
      </w:r>
      <w:r w:rsidRPr="00365026">
        <w:rPr>
          <w:rFonts w:ascii="Times New Roman" w:hAnsi="Times New Roman" w:cs="Times New Roman"/>
          <w:color w:val="000000"/>
          <w:sz w:val="24"/>
          <w:szCs w:val="24"/>
          <w:rPrChange w:id="1716" w:author="Jane Kohlhoff" w:date="2024-06-11T09:53:00Z" w16du:dateUtc="2024-06-10T23:53:00Z">
            <w:rPr>
              <w:rFonts w:ascii="Times" w:hAnsi="Times" w:cs="Helvetica"/>
              <w:color w:val="000000"/>
              <w:sz w:val="24"/>
              <w:szCs w:val="24"/>
            </w:rPr>
          </w:rPrChange>
        </w:rPr>
        <w:t xml:space="preserve"> those receiving no treatment (‘waitlist control’). The study was registered with the </w:t>
      </w:r>
      <w:r w:rsidR="000B1BF0" w:rsidRPr="00365026">
        <w:rPr>
          <w:rFonts w:ascii="Times New Roman" w:hAnsi="Times New Roman" w:cs="Times New Roman"/>
          <w:color w:val="000000"/>
          <w:sz w:val="24"/>
          <w:szCs w:val="24"/>
          <w:rPrChange w:id="1717" w:author="Jane Kohlhoff" w:date="2024-06-11T09:53:00Z" w16du:dateUtc="2024-06-10T23:53:00Z">
            <w:rPr>
              <w:rFonts w:ascii="Times" w:hAnsi="Times" w:cs="Helvetica"/>
              <w:color w:val="000000"/>
              <w:sz w:val="24"/>
              <w:szCs w:val="24"/>
            </w:rPr>
          </w:rPrChange>
        </w:rPr>
        <w:t xml:space="preserve">Australian New Zealand Clinical Trials Registry (ANZCTR registration number: 12618001554257) </w:t>
      </w:r>
      <w:r w:rsidRPr="00365026">
        <w:rPr>
          <w:rFonts w:ascii="Times New Roman" w:hAnsi="Times New Roman" w:cs="Times New Roman"/>
          <w:color w:val="000000"/>
          <w:sz w:val="24"/>
          <w:szCs w:val="24"/>
          <w:rPrChange w:id="1718" w:author="Jane Kohlhoff" w:date="2024-06-11T09:53:00Z" w16du:dateUtc="2024-06-10T23:53:00Z">
            <w:rPr>
              <w:rFonts w:ascii="Times" w:hAnsi="Times" w:cs="Helvetica"/>
              <w:color w:val="000000"/>
              <w:sz w:val="24"/>
              <w:szCs w:val="24"/>
            </w:rPr>
          </w:rPrChange>
        </w:rPr>
        <w:t xml:space="preserve">and was delivered in accord with a published protocol </w:t>
      </w:r>
      <w:r w:rsidRPr="00365026">
        <w:rPr>
          <w:rFonts w:ascii="Times New Roman" w:hAnsi="Times New Roman" w:cs="Times New Roman"/>
          <w:color w:val="000000"/>
          <w:sz w:val="24"/>
          <w:szCs w:val="24"/>
          <w:rPrChange w:id="1719"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&lt;EndNote&gt;&lt;Cite&gt;&lt;Author&gt;Kohlhoff&lt;/Author&gt;&lt;Year&gt;2020&lt;/Year&gt;&lt;RecNum&gt;2236&lt;/RecNum&gt;&lt;DisplayText&gt;(52)&lt;/DisplayText&gt;&lt;record&gt;&lt;rec-number&gt;2236&lt;/rec-number&gt;&lt;foreign-keys&gt;&lt;key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instrText>
      </w:r>
      <w:r w:rsidRPr="00365026">
        <w:rPr>
          <w:rFonts w:ascii="Times New Roman" w:hAnsi="Times New Roman" w:cs="Times New Roman"/>
          <w:color w:val="000000"/>
          <w:sz w:val="24"/>
          <w:szCs w:val="24"/>
          <w:rPrChange w:id="1720"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(52)</w:t>
      </w:r>
      <w:r w:rsidRPr="00365026">
        <w:rPr>
          <w:rFonts w:ascii="Times New Roman" w:hAnsi="Times New Roman" w:cs="Times New Roman"/>
          <w:color w:val="000000"/>
          <w:sz w:val="24"/>
          <w:szCs w:val="24"/>
          <w:rPrChange w:id="1721" w:author="Jane Kohlhoff" w:date="2024-06-11T09:53:00Z" w16du:dateUtc="2024-06-10T23:53:00Z">
            <w:rPr>
              <w:rFonts w:ascii="Times" w:hAnsi="Times" w:cs="Helvetica"/>
              <w:color w:val="000000"/>
              <w:sz w:val="24"/>
              <w:szCs w:val="24"/>
            </w:rPr>
          </w:rPrChange>
        </w:rPr>
        <w:fldChar w:fldCharType="end"/>
      </w:r>
      <w:r w:rsidRPr="00365026">
        <w:rPr>
          <w:rFonts w:ascii="Times New Roman" w:hAnsi="Times New Roman" w:cs="Times New Roman"/>
          <w:color w:val="000000"/>
          <w:sz w:val="24"/>
          <w:szCs w:val="24"/>
          <w:rPrChange w:id="1722" w:author="Jane Kohlhoff" w:date="2024-06-11T09:53:00Z" w16du:dateUtc="2024-06-10T23:53:00Z">
            <w:rPr>
              <w:rFonts w:ascii="Times" w:hAnsi="Times" w:cs="Helvetica"/>
              <w:color w:val="000000"/>
              <w:sz w:val="24"/>
              <w:szCs w:val="24"/>
            </w:rPr>
          </w:rPrChange>
        </w:rPr>
        <w:t>.</w:t>
      </w:r>
    </w:p>
    <w:p w14:paraId="35043AFE" w14:textId="476456AA" w:rsidR="00BB3C18" w:rsidRPr="00365026" w:rsidRDefault="00BB3C18" w:rsidP="00BB3C18">
      <w:pPr>
        <w:spacing w:line="480" w:lineRule="auto"/>
        <w:contextualSpacing/>
        <w:rPr>
          <w:rFonts w:ascii="Times New Roman" w:hAnsi="Times New Roman" w:cs="Times New Roman"/>
          <w:b/>
          <w:color w:val="000000" w:themeColor="text1"/>
          <w:sz w:val="24"/>
          <w:szCs w:val="24"/>
          <w:rPrChange w:id="1723" w:author="Jane Kohlhoff" w:date="2024-06-11T09:53:00Z" w16du:dateUtc="2024-06-10T23:53:00Z">
            <w:rPr>
              <w:rFonts w:ascii="Times" w:hAnsi="Times"/>
              <w:b/>
              <w:color w:val="000000" w:themeColor="text1"/>
              <w:sz w:val="24"/>
              <w:szCs w:val="24"/>
            </w:rPr>
          </w:rPrChange>
        </w:rPr>
      </w:pPr>
      <w:r w:rsidRPr="00365026">
        <w:rPr>
          <w:rFonts w:ascii="Times New Roman" w:hAnsi="Times New Roman" w:cs="Times New Roman"/>
          <w:b/>
          <w:color w:val="000000" w:themeColor="text1"/>
          <w:sz w:val="24"/>
          <w:szCs w:val="24"/>
          <w:rPrChange w:id="1724" w:author="Jane Kohlhoff" w:date="2024-06-11T09:53:00Z" w16du:dateUtc="2024-06-10T23:53:00Z">
            <w:rPr>
              <w:rFonts w:ascii="Times" w:hAnsi="Times"/>
              <w:b/>
              <w:color w:val="000000" w:themeColor="text1"/>
              <w:sz w:val="24"/>
              <w:szCs w:val="24"/>
            </w:rPr>
          </w:rPrChange>
        </w:rPr>
        <w:t>Participants</w:t>
      </w:r>
      <w:r w:rsidR="007B0125" w:rsidRPr="00365026">
        <w:rPr>
          <w:rFonts w:ascii="Times New Roman" w:hAnsi="Times New Roman" w:cs="Times New Roman"/>
          <w:b/>
          <w:color w:val="000000" w:themeColor="text1"/>
          <w:sz w:val="24"/>
          <w:szCs w:val="24"/>
          <w:rPrChange w:id="1725" w:author="Jane Kohlhoff" w:date="2024-06-11T09:53:00Z" w16du:dateUtc="2024-06-10T23:53:00Z">
            <w:rPr>
              <w:rFonts w:ascii="Times" w:hAnsi="Times"/>
              <w:b/>
              <w:color w:val="000000" w:themeColor="text1"/>
              <w:sz w:val="24"/>
              <w:szCs w:val="24"/>
            </w:rPr>
          </w:rPrChange>
        </w:rPr>
        <w:t xml:space="preserve"> and Procedure</w:t>
      </w:r>
    </w:p>
    <w:p w14:paraId="18A42356" w14:textId="762CE06C" w:rsidR="00205BBD" w:rsidRDefault="007B0125" w:rsidP="007B0125">
      <w:pPr>
        <w:spacing w:line="480" w:lineRule="auto"/>
        <w:ind w:firstLine="720"/>
        <w:contextualSpacing/>
        <w:rPr>
          <w:ins w:id="1726" w:author="Jane Kohlhoff" w:date="2024-06-11T21:53:00Z" w16du:dateUtc="2024-06-11T11:53:00Z"/>
          <w:rFonts w:ascii="Times New Roman" w:hAnsi="Times New Roman" w:cs="Times New Roman"/>
          <w:color w:val="000000"/>
          <w:sz w:val="24"/>
          <w:szCs w:val="24"/>
        </w:rPr>
      </w:pPr>
      <w:r w:rsidRPr="00365026">
        <w:rPr>
          <w:rFonts w:ascii="Times New Roman" w:hAnsi="Times New Roman" w:cs="Times New Roman"/>
          <w:i/>
          <w:iCs/>
          <w:color w:val="000000"/>
          <w:sz w:val="24"/>
          <w:szCs w:val="24"/>
          <w:rPrChange w:id="1727" w:author="Jane Kohlhoff" w:date="2024-06-11T09:53:00Z" w16du:dateUtc="2024-06-10T23:53:00Z">
            <w:rPr>
              <w:rFonts w:ascii="Times" w:hAnsi="Times" w:cs="Helvetica"/>
              <w:i/>
              <w:iCs/>
              <w:color w:val="000000"/>
              <w:sz w:val="24"/>
              <w:szCs w:val="24"/>
            </w:rPr>
          </w:rPrChange>
        </w:rPr>
        <w:t>Participants.</w:t>
      </w:r>
      <w:r w:rsidRPr="00365026">
        <w:rPr>
          <w:rFonts w:ascii="Times New Roman" w:hAnsi="Times New Roman" w:cs="Times New Roman"/>
          <w:color w:val="000000"/>
          <w:sz w:val="24"/>
          <w:szCs w:val="24"/>
          <w:rPrChange w:id="1728" w:author="Jane Kohlhoff" w:date="2024-06-11T09:53:00Z" w16du:dateUtc="2024-06-10T23:53:00Z">
            <w:rPr>
              <w:rFonts w:ascii="Times" w:hAnsi="Times" w:cs="Helvetica"/>
              <w:color w:val="000000"/>
              <w:sz w:val="24"/>
              <w:szCs w:val="24"/>
            </w:rPr>
          </w:rPrChange>
        </w:rPr>
        <w:t xml:space="preserve"> </w:t>
      </w:r>
      <w:r w:rsidR="00BB3C18" w:rsidRPr="00365026">
        <w:rPr>
          <w:rFonts w:ascii="Times New Roman" w:hAnsi="Times New Roman" w:cs="Times New Roman"/>
          <w:color w:val="000000"/>
          <w:sz w:val="24"/>
          <w:szCs w:val="24"/>
          <w:rPrChange w:id="1729" w:author="Jane Kohlhoff" w:date="2024-06-11T09:53:00Z" w16du:dateUtc="2024-06-10T23:53:00Z">
            <w:rPr>
              <w:rFonts w:ascii="Times" w:hAnsi="Times" w:cs="Helvetica"/>
              <w:color w:val="000000"/>
              <w:sz w:val="24"/>
              <w:szCs w:val="24"/>
            </w:rPr>
          </w:rPrChange>
        </w:rPr>
        <w:t xml:space="preserve">Participants were 90 toddlers aged 14-24 months </w:t>
      </w:r>
      <w:ins w:id="1730" w:author="Jane Kohlhoff" w:date="2024-06-10T19:27:00Z" w16du:dateUtc="2024-06-10T09:27:00Z">
        <w:r w:rsidR="00AC17B6" w:rsidRPr="00365026">
          <w:rPr>
            <w:rFonts w:ascii="Times New Roman" w:hAnsi="Times New Roman" w:cs="Times New Roman"/>
            <w:color w:val="000000"/>
            <w:sz w:val="24"/>
            <w:szCs w:val="24"/>
            <w:rPrChange w:id="1731" w:author="Jane Kohlhoff" w:date="2024-06-11T09:53:00Z" w16du:dateUtc="2024-06-10T23:53:00Z">
              <w:rPr>
                <w:rFonts w:ascii="Times" w:hAnsi="Times" w:cs="Helvetica"/>
                <w:color w:val="000000"/>
                <w:sz w:val="24"/>
                <w:szCs w:val="24"/>
              </w:rPr>
            </w:rPrChange>
          </w:rPr>
          <w:t xml:space="preserve">and their mothers </w:t>
        </w:r>
      </w:ins>
      <w:r w:rsidR="00BB3C18" w:rsidRPr="00365026">
        <w:rPr>
          <w:rFonts w:ascii="Times New Roman" w:hAnsi="Times New Roman" w:cs="Times New Roman"/>
          <w:color w:val="000000"/>
          <w:sz w:val="24"/>
          <w:szCs w:val="24"/>
          <w:rPrChange w:id="1732" w:author="Jane Kohlhoff" w:date="2024-06-11T09:53:00Z" w16du:dateUtc="2024-06-10T23:53:00Z">
            <w:rPr>
              <w:rFonts w:ascii="Times" w:hAnsi="Times" w:cs="Helvetica"/>
              <w:color w:val="000000"/>
              <w:sz w:val="24"/>
              <w:szCs w:val="24"/>
            </w:rPr>
          </w:rPrChange>
        </w:rPr>
        <w:t xml:space="preserve">referred </w:t>
      </w:r>
      <w:r w:rsidR="00252E54" w:rsidRPr="00365026">
        <w:rPr>
          <w:rFonts w:ascii="Times New Roman" w:hAnsi="Times New Roman" w:cs="Times New Roman"/>
          <w:color w:val="000000"/>
          <w:sz w:val="24"/>
          <w:szCs w:val="24"/>
          <w:rPrChange w:id="1733" w:author="Jane Kohlhoff" w:date="2024-06-11T09:53:00Z" w16du:dateUtc="2024-06-10T23:53:00Z">
            <w:rPr>
              <w:rFonts w:ascii="Times" w:hAnsi="Times" w:cs="Helvetica"/>
              <w:color w:val="000000"/>
              <w:sz w:val="24"/>
              <w:szCs w:val="24"/>
            </w:rPr>
          </w:rPrChange>
        </w:rPr>
        <w:t xml:space="preserve">by a health professional (e.g., General Practitioner (GP), Paediatrician, Early Childhood Nurse, Psychologist) to a specialized outpatient child treatment clinic located in South Western Sydney, Australia </w:t>
      </w:r>
      <w:r w:rsidR="00BB3C18" w:rsidRPr="00365026">
        <w:rPr>
          <w:rFonts w:ascii="Times New Roman" w:hAnsi="Times New Roman" w:cs="Times New Roman"/>
          <w:color w:val="000000"/>
          <w:sz w:val="24"/>
          <w:szCs w:val="24"/>
          <w:rPrChange w:id="1734" w:author="Jane Kohlhoff" w:date="2024-06-11T09:53:00Z" w16du:dateUtc="2024-06-10T23:53:00Z">
            <w:rPr>
              <w:rFonts w:ascii="Times" w:hAnsi="Times" w:cs="Helvetica"/>
              <w:color w:val="000000"/>
              <w:sz w:val="24"/>
              <w:szCs w:val="24"/>
            </w:rPr>
          </w:rPrChange>
        </w:rPr>
        <w:t xml:space="preserve">for treatment of </w:t>
      </w:r>
      <w:proofErr w:type="spellStart"/>
      <w:r w:rsidR="000C268D" w:rsidRPr="00365026">
        <w:rPr>
          <w:rFonts w:ascii="Times New Roman" w:hAnsi="Times New Roman" w:cs="Times New Roman"/>
          <w:color w:val="000000"/>
          <w:sz w:val="24"/>
          <w:szCs w:val="24"/>
          <w:rPrChange w:id="1735" w:author="Jane Kohlhoff" w:date="2024-06-11T09:53:00Z" w16du:dateUtc="2024-06-10T23:53:00Z">
            <w:rPr>
              <w:rFonts w:ascii="Times" w:hAnsi="Times" w:cs="Helvetica"/>
              <w:color w:val="000000"/>
              <w:sz w:val="24"/>
              <w:szCs w:val="24"/>
            </w:rPr>
          </w:rPrChange>
        </w:rPr>
        <w:t>behavioral</w:t>
      </w:r>
      <w:proofErr w:type="spellEnd"/>
      <w:r w:rsidR="00BB3C18" w:rsidRPr="00365026">
        <w:rPr>
          <w:rFonts w:ascii="Times New Roman" w:hAnsi="Times New Roman" w:cs="Times New Roman"/>
          <w:color w:val="000000"/>
          <w:sz w:val="24"/>
          <w:szCs w:val="24"/>
          <w:rPrChange w:id="1736" w:author="Jane Kohlhoff" w:date="2024-06-11T09:53:00Z" w16du:dateUtc="2024-06-10T23:53:00Z">
            <w:rPr>
              <w:rFonts w:ascii="Times" w:hAnsi="Times" w:cs="Helvetica"/>
              <w:color w:val="000000"/>
              <w:sz w:val="24"/>
              <w:szCs w:val="24"/>
            </w:rPr>
          </w:rPrChange>
        </w:rPr>
        <w:t xml:space="preserve"> difficulties</w:t>
      </w:r>
      <w:ins w:id="1737" w:author="Jane Kohlhoff" w:date="2024-06-10T19:28:00Z" w16du:dateUtc="2024-06-10T09:28:00Z">
        <w:r w:rsidR="00CB53EC" w:rsidRPr="00365026">
          <w:rPr>
            <w:rFonts w:ascii="Times New Roman" w:hAnsi="Times New Roman" w:cs="Times New Roman"/>
            <w:color w:val="000000"/>
            <w:sz w:val="24"/>
            <w:szCs w:val="24"/>
            <w:rPrChange w:id="1738" w:author="Jane Kohlhoff" w:date="2024-06-11T09:53:00Z" w16du:dateUtc="2024-06-10T23:53:00Z">
              <w:rPr>
                <w:rFonts w:ascii="Times" w:hAnsi="Times" w:cs="Helvetica"/>
                <w:color w:val="000000"/>
                <w:sz w:val="24"/>
                <w:szCs w:val="24"/>
              </w:rPr>
            </w:rPrChange>
          </w:rPr>
          <w:t>.</w:t>
        </w:r>
      </w:ins>
      <w:del w:id="1739" w:author="Jane Kohlhoff" w:date="2024-06-10T19:28:00Z" w16du:dateUtc="2024-06-10T09:28:00Z">
        <w:r w:rsidR="00187759" w:rsidRPr="00365026" w:rsidDel="00CB53EC">
          <w:rPr>
            <w:rFonts w:ascii="Times New Roman" w:hAnsi="Times New Roman" w:cs="Times New Roman"/>
            <w:color w:val="000000"/>
            <w:sz w:val="24"/>
            <w:szCs w:val="24"/>
            <w:rPrChange w:id="1740" w:author="Jane Kohlhoff" w:date="2024-06-11T09:53:00Z" w16du:dateUtc="2024-06-10T23:53:00Z">
              <w:rPr>
                <w:rFonts w:ascii="Times" w:hAnsi="Times" w:cs="Helvetica"/>
                <w:color w:val="000000"/>
                <w:sz w:val="24"/>
                <w:szCs w:val="24"/>
              </w:rPr>
            </w:rPrChange>
          </w:rPr>
          <w:delText>,</w:delText>
        </w:r>
      </w:del>
      <w:del w:id="1741" w:author="Jane Kohlhoff" w:date="2024-06-10T19:27:00Z" w16du:dateUtc="2024-06-10T09:27:00Z">
        <w:r w:rsidR="00187759" w:rsidRPr="00365026" w:rsidDel="00CB53EC">
          <w:rPr>
            <w:rFonts w:ascii="Times New Roman" w:hAnsi="Times New Roman" w:cs="Times New Roman"/>
            <w:color w:val="000000"/>
            <w:sz w:val="24"/>
            <w:szCs w:val="24"/>
            <w:rPrChange w:id="1742" w:author="Jane Kohlhoff" w:date="2024-06-11T09:53:00Z" w16du:dateUtc="2024-06-10T23:53:00Z">
              <w:rPr>
                <w:rFonts w:ascii="Times" w:hAnsi="Times" w:cs="Helvetica"/>
                <w:color w:val="000000"/>
                <w:sz w:val="24"/>
                <w:szCs w:val="24"/>
              </w:rPr>
            </w:rPrChange>
          </w:rPr>
          <w:delText xml:space="preserve"> and their mothers</w:delText>
        </w:r>
      </w:del>
      <w:del w:id="1743" w:author="Jane Kohlhoff" w:date="2024-06-10T19:28:00Z" w16du:dateUtc="2024-06-10T09:28:00Z">
        <w:r w:rsidR="00187759" w:rsidRPr="00365026" w:rsidDel="00CB53EC">
          <w:rPr>
            <w:rFonts w:ascii="Times New Roman" w:hAnsi="Times New Roman" w:cs="Times New Roman"/>
            <w:color w:val="000000"/>
            <w:sz w:val="24"/>
            <w:szCs w:val="24"/>
            <w:rPrChange w:id="1744" w:author="Jane Kohlhoff" w:date="2024-06-11T09:53:00Z" w16du:dateUtc="2024-06-10T23:53:00Z">
              <w:rPr>
                <w:rFonts w:ascii="Times" w:hAnsi="Times" w:cs="Helvetica"/>
                <w:color w:val="000000"/>
                <w:sz w:val="24"/>
                <w:szCs w:val="24"/>
              </w:rPr>
            </w:rPrChange>
          </w:rPr>
          <w:delText>.</w:delText>
        </w:r>
      </w:del>
      <w:ins w:id="1745" w:author="Jane Kohlhoff" w:date="2024-06-11T21:54:00Z" w16du:dateUtc="2024-06-11T11:54:00Z">
        <w:r w:rsidR="00205BBD" w:rsidRPr="007D41EC">
          <w:rPr>
            <w:rFonts w:ascii="Times New Roman" w:hAnsi="Times New Roman" w:cs="Times New Roman"/>
            <w:color w:val="000000"/>
            <w:sz w:val="24"/>
            <w:szCs w:val="24"/>
          </w:rPr>
          <w:t xml:space="preserve"> </w:t>
        </w:r>
        <w:r w:rsidR="00205BBD">
          <w:rPr>
            <w:rFonts w:ascii="Times New Roman" w:hAnsi="Times New Roman" w:cs="Times New Roman"/>
            <w:color w:val="000000"/>
            <w:sz w:val="24"/>
            <w:szCs w:val="24"/>
          </w:rPr>
          <w:t>Parent-toddler dyads were eligible for the study if</w:t>
        </w:r>
      </w:ins>
      <w:ins w:id="1746" w:author="Jane Kohlhoff" w:date="2024-06-11T23:45:00Z" w16du:dateUtc="2024-06-11T13:45:00Z">
        <w:r w:rsidR="00637B8C">
          <w:rPr>
            <w:rFonts w:ascii="Times New Roman" w:hAnsi="Times New Roman" w:cs="Times New Roman"/>
            <w:color w:val="000000"/>
            <w:sz w:val="24"/>
            <w:szCs w:val="24"/>
          </w:rPr>
          <w:t>:</w:t>
        </w:r>
      </w:ins>
      <w:ins w:id="1747" w:author="Jane Kohlhoff" w:date="2024-06-11T21:54:00Z" w16du:dateUtc="2024-06-11T11:54:00Z">
        <w:r w:rsidR="00205BBD">
          <w:rPr>
            <w:rFonts w:ascii="Times New Roman" w:hAnsi="Times New Roman" w:cs="Times New Roman"/>
            <w:color w:val="000000"/>
            <w:sz w:val="24"/>
            <w:szCs w:val="24"/>
          </w:rPr>
          <w:t xml:space="preserve"> the</w:t>
        </w:r>
      </w:ins>
      <w:ins w:id="1748" w:author="Jane Kohlhoff" w:date="2024-06-11T23:45:00Z" w16du:dateUtc="2024-06-11T13:45:00Z">
        <w:r w:rsidR="00637B8C">
          <w:rPr>
            <w:rFonts w:ascii="Times New Roman" w:hAnsi="Times New Roman" w:cs="Times New Roman"/>
            <w:color w:val="000000"/>
            <w:sz w:val="24"/>
            <w:szCs w:val="24"/>
          </w:rPr>
          <w:t xml:space="preserve"> </w:t>
        </w:r>
      </w:ins>
      <w:ins w:id="1749" w:author="Jane Kohlhoff" w:date="2024-06-11T21:54:00Z" w16du:dateUtc="2024-06-11T11:54:00Z">
        <w:r w:rsidR="00205BBD" w:rsidRPr="007D41EC">
          <w:rPr>
            <w:rFonts w:ascii="Times New Roman" w:hAnsi="Times New Roman" w:cs="Times New Roman"/>
            <w:color w:val="000000"/>
            <w:sz w:val="24"/>
            <w:szCs w:val="24"/>
          </w:rPr>
          <w:t xml:space="preserve">child </w:t>
        </w:r>
      </w:ins>
      <w:ins w:id="1750" w:author="Jane Kohlhoff" w:date="2024-06-11T23:45:00Z" w16du:dateUtc="2024-06-11T13:45:00Z">
        <w:r w:rsidR="00637B8C">
          <w:rPr>
            <w:rFonts w:ascii="Times New Roman" w:hAnsi="Times New Roman" w:cs="Times New Roman"/>
            <w:color w:val="000000"/>
            <w:sz w:val="24"/>
            <w:szCs w:val="24"/>
          </w:rPr>
          <w:t xml:space="preserve">was </w:t>
        </w:r>
      </w:ins>
      <w:ins w:id="1751" w:author="Jane Kohlhoff" w:date="2024-06-11T21:54:00Z" w16du:dateUtc="2024-06-11T11:54:00Z">
        <w:r w:rsidR="00205BBD" w:rsidRPr="007D41EC">
          <w:rPr>
            <w:rFonts w:ascii="Times New Roman" w:hAnsi="Times New Roman" w:cs="Times New Roman"/>
            <w:color w:val="000000"/>
            <w:sz w:val="24"/>
            <w:szCs w:val="24"/>
          </w:rPr>
          <w:t>age</w:t>
        </w:r>
      </w:ins>
      <w:ins w:id="1752" w:author="Jane Kohlhoff" w:date="2024-06-11T23:45:00Z" w16du:dateUtc="2024-06-11T13:45:00Z">
        <w:r w:rsidR="00637B8C">
          <w:rPr>
            <w:rFonts w:ascii="Times New Roman" w:hAnsi="Times New Roman" w:cs="Times New Roman"/>
            <w:color w:val="000000"/>
            <w:sz w:val="24"/>
            <w:szCs w:val="24"/>
          </w:rPr>
          <w:t>d</w:t>
        </w:r>
      </w:ins>
      <w:ins w:id="1753" w:author="Jane Kohlhoff" w:date="2024-06-11T21:54:00Z" w16du:dateUtc="2024-06-11T11:54:00Z">
        <w:r w:rsidR="00205BBD" w:rsidRPr="007D41EC">
          <w:rPr>
            <w:rFonts w:ascii="Times New Roman" w:hAnsi="Times New Roman" w:cs="Times New Roman"/>
            <w:color w:val="000000"/>
            <w:sz w:val="24"/>
            <w:szCs w:val="24"/>
          </w:rPr>
          <w:t xml:space="preserve"> 14-24 month</w:t>
        </w:r>
      </w:ins>
      <w:ins w:id="1754" w:author="Jane Kohlhoff" w:date="2024-06-11T23:46:00Z" w16du:dateUtc="2024-06-11T13:46:00Z">
        <w:r w:rsidR="00637B8C">
          <w:rPr>
            <w:rFonts w:ascii="Times New Roman" w:hAnsi="Times New Roman" w:cs="Times New Roman"/>
            <w:color w:val="000000"/>
            <w:sz w:val="24"/>
            <w:szCs w:val="24"/>
          </w:rPr>
          <w:t xml:space="preserve">s; </w:t>
        </w:r>
      </w:ins>
      <w:ins w:id="1755" w:author="Jane Kohlhoff" w:date="2024-06-11T21:54:00Z" w16du:dateUtc="2024-06-11T11:54:00Z">
        <w:r w:rsidR="00205BBD" w:rsidRPr="007D41EC">
          <w:rPr>
            <w:rFonts w:ascii="Times New Roman" w:hAnsi="Times New Roman" w:cs="Times New Roman"/>
            <w:color w:val="000000"/>
            <w:sz w:val="24"/>
            <w:szCs w:val="24"/>
          </w:rPr>
          <w:t xml:space="preserve"> </w:t>
        </w:r>
      </w:ins>
      <w:ins w:id="1756" w:author="Jane Kohlhoff" w:date="2024-06-11T23:45:00Z" w16du:dateUtc="2024-06-11T13:45:00Z">
        <w:r w:rsidR="00637B8C">
          <w:rPr>
            <w:rFonts w:ascii="Times New Roman" w:hAnsi="Times New Roman" w:cs="Times New Roman"/>
            <w:color w:val="000000"/>
            <w:sz w:val="24"/>
            <w:szCs w:val="24"/>
          </w:rPr>
          <w:t xml:space="preserve">the parent responded </w:t>
        </w:r>
      </w:ins>
      <w:ins w:id="1757" w:author="Jane Kohlhoff" w:date="2024-06-11T21:54:00Z" w16du:dateUtc="2024-06-11T11:54:00Z">
        <w:r w:rsidR="00205BBD" w:rsidRPr="007D41EC">
          <w:rPr>
            <w:rFonts w:ascii="Times New Roman" w:hAnsi="Times New Roman" w:cs="Times New Roman"/>
            <w:color w:val="000000"/>
            <w:sz w:val="24"/>
            <w:szCs w:val="24"/>
          </w:rPr>
          <w:t>positive</w:t>
        </w:r>
      </w:ins>
      <w:ins w:id="1758" w:author="Jane Kohlhoff" w:date="2024-06-11T23:45:00Z" w16du:dateUtc="2024-06-11T13:45:00Z">
        <w:r w:rsidR="00637B8C">
          <w:rPr>
            <w:rFonts w:ascii="Times New Roman" w:hAnsi="Times New Roman" w:cs="Times New Roman"/>
            <w:color w:val="000000"/>
            <w:sz w:val="24"/>
            <w:szCs w:val="24"/>
          </w:rPr>
          <w:t>ly</w:t>
        </w:r>
      </w:ins>
      <w:ins w:id="1759" w:author="Jane Kohlhoff" w:date="2024-06-11T21:54:00Z" w16du:dateUtc="2024-06-11T11:54:00Z">
        <w:r w:rsidR="00205BBD" w:rsidRPr="007D41EC">
          <w:rPr>
            <w:rFonts w:ascii="Times New Roman" w:hAnsi="Times New Roman" w:cs="Times New Roman"/>
            <w:color w:val="000000"/>
            <w:sz w:val="24"/>
            <w:szCs w:val="24"/>
          </w:rPr>
          <w:t xml:space="preserve"> to one or both of two screening questions, ‘do you have concerns about your child’s </w:t>
        </w:r>
        <w:proofErr w:type="spellStart"/>
        <w:r w:rsidR="00205BBD" w:rsidRPr="007D41EC">
          <w:rPr>
            <w:rFonts w:ascii="Times New Roman" w:hAnsi="Times New Roman" w:cs="Times New Roman"/>
            <w:color w:val="000000"/>
            <w:sz w:val="24"/>
            <w:szCs w:val="24"/>
          </w:rPr>
          <w:t>behavior</w:t>
        </w:r>
        <w:proofErr w:type="spellEnd"/>
        <w:r w:rsidR="00205BBD" w:rsidRPr="007D41EC">
          <w:rPr>
            <w:rFonts w:ascii="Times New Roman" w:hAnsi="Times New Roman" w:cs="Times New Roman"/>
            <w:color w:val="000000"/>
            <w:sz w:val="24"/>
            <w:szCs w:val="24"/>
          </w:rPr>
          <w:t xml:space="preserve">?’ and/or ‘do you have difficulties managing your child’s </w:t>
        </w:r>
        <w:proofErr w:type="spellStart"/>
        <w:r w:rsidR="00205BBD" w:rsidRPr="007D41EC">
          <w:rPr>
            <w:rFonts w:ascii="Times New Roman" w:hAnsi="Times New Roman" w:cs="Times New Roman"/>
            <w:color w:val="000000"/>
            <w:sz w:val="24"/>
            <w:szCs w:val="24"/>
          </w:rPr>
          <w:t>behavior</w:t>
        </w:r>
        <w:proofErr w:type="spellEnd"/>
        <w:r w:rsidR="00205BBD" w:rsidRPr="007D41EC">
          <w:rPr>
            <w:rFonts w:ascii="Times New Roman" w:hAnsi="Times New Roman" w:cs="Times New Roman"/>
            <w:color w:val="000000"/>
            <w:sz w:val="24"/>
            <w:szCs w:val="24"/>
          </w:rPr>
          <w:t>?’</w:t>
        </w:r>
      </w:ins>
      <w:ins w:id="1760" w:author="Jane Kohlhoff" w:date="2024-06-11T23:46:00Z" w16du:dateUtc="2024-06-11T13:46:00Z">
        <w:r w:rsidR="00637B8C">
          <w:rPr>
            <w:rFonts w:ascii="Times New Roman" w:hAnsi="Times New Roman" w:cs="Times New Roman"/>
            <w:color w:val="000000"/>
            <w:sz w:val="24"/>
            <w:szCs w:val="24"/>
          </w:rPr>
          <w:t xml:space="preserve">; there was </w:t>
        </w:r>
      </w:ins>
      <w:ins w:id="1761" w:author="Jane Kohlhoff" w:date="2024-06-11T21:54:00Z" w16du:dateUtc="2024-06-11T11:54:00Z">
        <w:r w:rsidR="00205BBD" w:rsidRPr="007D41EC">
          <w:rPr>
            <w:rFonts w:ascii="Times New Roman" w:hAnsi="Times New Roman" w:cs="Times New Roman"/>
            <w:color w:val="000000"/>
            <w:sz w:val="24"/>
            <w:szCs w:val="24"/>
          </w:rPr>
          <w:t xml:space="preserve">no evidence of severe parental depression with suicidality or other serious mental health conditions causing significant impairment in cognition or </w:t>
        </w:r>
        <w:proofErr w:type="spellStart"/>
        <w:r w:rsidR="00205BBD" w:rsidRPr="007D41EC">
          <w:rPr>
            <w:rFonts w:ascii="Times New Roman" w:hAnsi="Times New Roman" w:cs="Times New Roman"/>
            <w:color w:val="000000"/>
            <w:sz w:val="24"/>
            <w:szCs w:val="24"/>
          </w:rPr>
          <w:t>behaviors</w:t>
        </w:r>
        <w:proofErr w:type="spellEnd"/>
        <w:r w:rsidR="00205BBD" w:rsidRPr="007D41EC">
          <w:rPr>
            <w:rFonts w:ascii="Times New Roman" w:hAnsi="Times New Roman" w:cs="Times New Roman"/>
            <w:color w:val="000000"/>
            <w:sz w:val="24"/>
            <w:szCs w:val="24"/>
          </w:rPr>
          <w:t xml:space="preserve"> (e.g., psychosis)</w:t>
        </w:r>
      </w:ins>
      <w:ins w:id="1762" w:author="Jane Kohlhoff" w:date="2024-06-11T23:46:00Z" w16du:dateUtc="2024-06-11T13:46:00Z">
        <w:r w:rsidR="00637B8C">
          <w:rPr>
            <w:rFonts w:ascii="Times New Roman" w:hAnsi="Times New Roman" w:cs="Times New Roman"/>
            <w:color w:val="000000"/>
            <w:sz w:val="24"/>
            <w:szCs w:val="24"/>
          </w:rPr>
          <w:t>; the parent was proficient in</w:t>
        </w:r>
      </w:ins>
      <w:ins w:id="1763" w:author="Jane Kohlhoff" w:date="2024-06-11T21:54:00Z" w16du:dateUtc="2024-06-11T11:54:00Z">
        <w:r w:rsidR="00205BBD" w:rsidRPr="007D41EC">
          <w:rPr>
            <w:rFonts w:ascii="Times New Roman" w:hAnsi="Times New Roman" w:cs="Times New Roman"/>
            <w:color w:val="000000"/>
            <w:sz w:val="24"/>
            <w:szCs w:val="24"/>
          </w:rPr>
          <w:t xml:space="preserve"> English. Participating parents provided written, informed consent during the first face-to-face assessment session at the clinic.</w:t>
        </w:r>
      </w:ins>
    </w:p>
    <w:p w14:paraId="4FB72391" w14:textId="5CCBFC8A" w:rsidR="007B0125" w:rsidRPr="00365026" w:rsidRDefault="00187759" w:rsidP="007B0125">
      <w:pPr>
        <w:spacing w:line="480" w:lineRule="auto"/>
        <w:ind w:firstLine="720"/>
        <w:contextualSpacing/>
        <w:rPr>
          <w:rFonts w:ascii="Times New Roman" w:hAnsi="Times New Roman" w:cs="Times New Roman"/>
          <w:color w:val="000000"/>
          <w:sz w:val="24"/>
          <w:szCs w:val="24"/>
          <w:rPrChange w:id="1764" w:author="Jane Kohlhoff" w:date="2024-06-11T09:53:00Z" w16du:dateUtc="2024-06-10T23:53:00Z">
            <w:rPr>
              <w:rFonts w:ascii="Times" w:hAnsi="Times" w:cs="Helvetica"/>
              <w:color w:val="000000"/>
              <w:sz w:val="24"/>
              <w:szCs w:val="24"/>
            </w:rPr>
          </w:rPrChange>
        </w:rPr>
      </w:pPr>
      <w:del w:id="1765" w:author="Jane Kohlhoff" w:date="2024-06-11T21:53:00Z" w16du:dateUtc="2024-06-11T11:53:00Z">
        <w:r w:rsidRPr="00365026" w:rsidDel="00205BBD">
          <w:rPr>
            <w:rFonts w:ascii="Times New Roman" w:hAnsi="Times New Roman" w:cs="Times New Roman"/>
            <w:color w:val="000000"/>
            <w:sz w:val="24"/>
            <w:szCs w:val="24"/>
            <w:rPrChange w:id="1766" w:author="Jane Kohlhoff" w:date="2024-06-11T09:53:00Z" w16du:dateUtc="2024-06-10T23:53:00Z">
              <w:rPr>
                <w:rFonts w:ascii="Times" w:hAnsi="Times" w:cs="Helvetica"/>
                <w:color w:val="000000"/>
                <w:sz w:val="24"/>
                <w:szCs w:val="24"/>
              </w:rPr>
            </w:rPrChange>
          </w:rPr>
          <w:delText xml:space="preserve"> </w:delText>
        </w:r>
      </w:del>
      <w:r w:rsidR="00342229" w:rsidRPr="00365026">
        <w:rPr>
          <w:rFonts w:ascii="Times New Roman" w:hAnsi="Times New Roman" w:cs="Times New Roman"/>
          <w:color w:val="000000"/>
          <w:sz w:val="24"/>
          <w:szCs w:val="24"/>
          <w:rPrChange w:id="1767" w:author="Jane Kohlhoff" w:date="2024-06-11T09:53:00Z" w16du:dateUtc="2024-06-10T23:53:00Z">
            <w:rPr>
              <w:rFonts w:ascii="Times" w:hAnsi="Times" w:cs="Helvetica"/>
              <w:color w:val="000000"/>
              <w:sz w:val="24"/>
              <w:szCs w:val="24"/>
            </w:rPr>
          </w:rPrChange>
        </w:rPr>
        <w:t xml:space="preserve">The mean mother age was </w:t>
      </w:r>
      <w:r w:rsidRPr="00365026">
        <w:rPr>
          <w:rFonts w:ascii="Times New Roman" w:hAnsi="Times New Roman" w:cs="Times New Roman"/>
          <w:color w:val="000000"/>
          <w:sz w:val="24"/>
          <w:szCs w:val="24"/>
          <w:rPrChange w:id="1768" w:author="Jane Kohlhoff" w:date="2024-06-11T09:53:00Z" w16du:dateUtc="2024-06-10T23:53:00Z">
            <w:rPr>
              <w:rFonts w:ascii="Times" w:hAnsi="Times" w:cs="Helvetica"/>
              <w:color w:val="000000"/>
              <w:sz w:val="24"/>
              <w:szCs w:val="24"/>
            </w:rPr>
          </w:rPrChange>
        </w:rPr>
        <w:t>33.0</w:t>
      </w:r>
      <w:r w:rsidR="00FE754E" w:rsidRPr="00365026">
        <w:rPr>
          <w:rFonts w:ascii="Times New Roman" w:hAnsi="Times New Roman" w:cs="Times New Roman"/>
          <w:color w:val="000000"/>
          <w:sz w:val="24"/>
          <w:szCs w:val="24"/>
          <w:rPrChange w:id="1769" w:author="Jane Kohlhoff" w:date="2024-06-11T09:53:00Z" w16du:dateUtc="2024-06-10T23:53:00Z">
            <w:rPr>
              <w:rFonts w:ascii="Times" w:hAnsi="Times" w:cs="Helvetica"/>
              <w:color w:val="000000"/>
              <w:sz w:val="24"/>
              <w:szCs w:val="24"/>
            </w:rPr>
          </w:rPrChange>
        </w:rPr>
        <w:t>7</w:t>
      </w:r>
      <w:r w:rsidR="00342229" w:rsidRPr="00365026">
        <w:rPr>
          <w:rFonts w:ascii="Times New Roman" w:hAnsi="Times New Roman" w:cs="Times New Roman"/>
          <w:color w:val="000000"/>
          <w:sz w:val="24"/>
          <w:szCs w:val="24"/>
          <w:rPrChange w:id="1770" w:author="Jane Kohlhoff" w:date="2024-06-11T09:53:00Z" w16du:dateUtc="2024-06-10T23:53:00Z">
            <w:rPr>
              <w:rFonts w:ascii="Times" w:hAnsi="Times" w:cs="Helvetica"/>
              <w:color w:val="000000"/>
              <w:sz w:val="24"/>
              <w:szCs w:val="24"/>
            </w:rPr>
          </w:rPrChange>
        </w:rPr>
        <w:t xml:space="preserve"> years (SD </w:t>
      </w:r>
      <w:r w:rsidRPr="00365026">
        <w:rPr>
          <w:rFonts w:ascii="Times New Roman" w:hAnsi="Times New Roman" w:cs="Times New Roman"/>
          <w:color w:val="000000"/>
          <w:sz w:val="24"/>
          <w:szCs w:val="24"/>
          <w:rPrChange w:id="1771" w:author="Jane Kohlhoff" w:date="2024-06-11T09:53:00Z" w16du:dateUtc="2024-06-10T23:53:00Z">
            <w:rPr>
              <w:rFonts w:ascii="Times" w:hAnsi="Times" w:cs="Helvetica"/>
              <w:color w:val="000000"/>
              <w:sz w:val="24"/>
              <w:szCs w:val="24"/>
            </w:rPr>
          </w:rPrChange>
        </w:rPr>
        <w:t>5.</w:t>
      </w:r>
      <w:r w:rsidR="00FE754E" w:rsidRPr="00365026">
        <w:rPr>
          <w:rFonts w:ascii="Times New Roman" w:hAnsi="Times New Roman" w:cs="Times New Roman"/>
          <w:color w:val="000000"/>
          <w:sz w:val="24"/>
          <w:szCs w:val="24"/>
          <w:rPrChange w:id="1772" w:author="Jane Kohlhoff" w:date="2024-06-11T09:53:00Z" w16du:dateUtc="2024-06-10T23:53:00Z">
            <w:rPr>
              <w:rFonts w:ascii="Times" w:hAnsi="Times" w:cs="Helvetica"/>
              <w:color w:val="000000"/>
              <w:sz w:val="24"/>
              <w:szCs w:val="24"/>
            </w:rPr>
          </w:rPrChange>
        </w:rPr>
        <w:t>60</w:t>
      </w:r>
      <w:r w:rsidR="00342229" w:rsidRPr="00365026">
        <w:rPr>
          <w:rFonts w:ascii="Times New Roman" w:hAnsi="Times New Roman" w:cs="Times New Roman"/>
          <w:color w:val="000000"/>
          <w:sz w:val="24"/>
          <w:szCs w:val="24"/>
          <w:rPrChange w:id="1773" w:author="Jane Kohlhoff" w:date="2024-06-11T09:53:00Z" w16du:dateUtc="2024-06-10T23:53:00Z">
            <w:rPr>
              <w:rFonts w:ascii="Times" w:hAnsi="Times" w:cs="Helvetica"/>
              <w:color w:val="000000"/>
              <w:sz w:val="24"/>
              <w:szCs w:val="24"/>
            </w:rPr>
          </w:rPrChange>
        </w:rPr>
        <w:t xml:space="preserve">, range </w:t>
      </w:r>
      <w:r w:rsidRPr="00365026">
        <w:rPr>
          <w:rFonts w:ascii="Times New Roman" w:hAnsi="Times New Roman" w:cs="Times New Roman"/>
          <w:color w:val="000000"/>
          <w:sz w:val="24"/>
          <w:szCs w:val="24"/>
          <w:rPrChange w:id="1774" w:author="Jane Kohlhoff" w:date="2024-06-11T09:53:00Z" w16du:dateUtc="2024-06-10T23:53:00Z">
            <w:rPr>
              <w:rFonts w:ascii="Times" w:hAnsi="Times" w:cs="Helvetica"/>
              <w:color w:val="000000"/>
              <w:sz w:val="24"/>
              <w:szCs w:val="24"/>
            </w:rPr>
          </w:rPrChange>
        </w:rPr>
        <w:t>19 - 4</w:t>
      </w:r>
      <w:r w:rsidR="00FE754E" w:rsidRPr="00365026">
        <w:rPr>
          <w:rFonts w:ascii="Times New Roman" w:hAnsi="Times New Roman" w:cs="Times New Roman"/>
          <w:color w:val="000000"/>
          <w:sz w:val="24"/>
          <w:szCs w:val="24"/>
          <w:rPrChange w:id="1775" w:author="Jane Kohlhoff" w:date="2024-06-11T09:53:00Z" w16du:dateUtc="2024-06-10T23:53:00Z">
            <w:rPr>
              <w:rFonts w:ascii="Times" w:hAnsi="Times" w:cs="Helvetica"/>
              <w:color w:val="000000"/>
              <w:sz w:val="24"/>
              <w:szCs w:val="24"/>
            </w:rPr>
          </w:rPrChange>
        </w:rPr>
        <w:t>5</w:t>
      </w:r>
      <w:r w:rsidR="00342229" w:rsidRPr="00365026">
        <w:rPr>
          <w:rFonts w:ascii="Times New Roman" w:hAnsi="Times New Roman" w:cs="Times New Roman"/>
          <w:color w:val="000000"/>
          <w:sz w:val="24"/>
          <w:szCs w:val="24"/>
          <w:rPrChange w:id="1776" w:author="Jane Kohlhoff" w:date="2024-06-11T09:53:00Z" w16du:dateUtc="2024-06-10T23:53:00Z">
            <w:rPr>
              <w:rFonts w:ascii="Times" w:hAnsi="Times" w:cs="Helvetica"/>
              <w:color w:val="000000"/>
              <w:sz w:val="24"/>
              <w:szCs w:val="24"/>
            </w:rPr>
          </w:rPrChange>
        </w:rPr>
        <w:t xml:space="preserve">) and the mean child age was </w:t>
      </w:r>
      <w:r w:rsidRPr="00365026">
        <w:rPr>
          <w:rFonts w:ascii="Times New Roman" w:hAnsi="Times New Roman" w:cs="Times New Roman"/>
          <w:color w:val="000000"/>
          <w:sz w:val="24"/>
          <w:szCs w:val="24"/>
          <w:rPrChange w:id="1777" w:author="Jane Kohlhoff" w:date="2024-06-11T09:53:00Z" w16du:dateUtc="2024-06-10T23:53:00Z">
            <w:rPr>
              <w:rFonts w:ascii="Times" w:hAnsi="Times" w:cs="Helvetica"/>
              <w:color w:val="000000"/>
              <w:sz w:val="24"/>
              <w:szCs w:val="24"/>
            </w:rPr>
          </w:rPrChange>
        </w:rPr>
        <w:t>19.</w:t>
      </w:r>
      <w:r w:rsidR="00FE754E" w:rsidRPr="00365026">
        <w:rPr>
          <w:rFonts w:ascii="Times New Roman" w:hAnsi="Times New Roman" w:cs="Times New Roman"/>
          <w:color w:val="000000"/>
          <w:sz w:val="24"/>
          <w:szCs w:val="24"/>
          <w:rPrChange w:id="1778" w:author="Jane Kohlhoff" w:date="2024-06-11T09:53:00Z" w16du:dateUtc="2024-06-10T23:53:00Z">
            <w:rPr>
              <w:rFonts w:ascii="Times" w:hAnsi="Times" w:cs="Helvetica"/>
              <w:color w:val="000000"/>
              <w:sz w:val="24"/>
              <w:szCs w:val="24"/>
            </w:rPr>
          </w:rPrChange>
        </w:rPr>
        <w:t>48</w:t>
      </w:r>
      <w:r w:rsidRPr="00365026">
        <w:rPr>
          <w:rFonts w:ascii="Times New Roman" w:hAnsi="Times New Roman" w:cs="Times New Roman"/>
          <w:color w:val="000000"/>
          <w:sz w:val="24"/>
          <w:szCs w:val="24"/>
          <w:rPrChange w:id="1779" w:author="Jane Kohlhoff" w:date="2024-06-11T09:53:00Z" w16du:dateUtc="2024-06-10T23:53:00Z">
            <w:rPr>
              <w:rFonts w:ascii="Times" w:hAnsi="Times" w:cs="Helvetica"/>
              <w:color w:val="000000"/>
              <w:sz w:val="24"/>
              <w:szCs w:val="24"/>
            </w:rPr>
          </w:rPrChange>
        </w:rPr>
        <w:t xml:space="preserve"> </w:t>
      </w:r>
      <w:r w:rsidR="00342229" w:rsidRPr="00365026">
        <w:rPr>
          <w:rFonts w:ascii="Times New Roman" w:hAnsi="Times New Roman" w:cs="Times New Roman"/>
          <w:color w:val="000000"/>
          <w:sz w:val="24"/>
          <w:szCs w:val="24"/>
          <w:rPrChange w:id="1780" w:author="Jane Kohlhoff" w:date="2024-06-11T09:53:00Z" w16du:dateUtc="2024-06-10T23:53:00Z">
            <w:rPr>
              <w:rFonts w:ascii="Times" w:hAnsi="Times" w:cs="Helvetica"/>
              <w:color w:val="000000"/>
              <w:sz w:val="24"/>
              <w:szCs w:val="24"/>
            </w:rPr>
          </w:rPrChange>
        </w:rPr>
        <w:t xml:space="preserve">months (SD </w:t>
      </w:r>
      <w:r w:rsidRPr="00365026">
        <w:rPr>
          <w:rFonts w:ascii="Times New Roman" w:hAnsi="Times New Roman" w:cs="Times New Roman"/>
          <w:color w:val="000000"/>
          <w:sz w:val="24"/>
          <w:szCs w:val="24"/>
          <w:rPrChange w:id="1781" w:author="Jane Kohlhoff" w:date="2024-06-11T09:53:00Z" w16du:dateUtc="2024-06-10T23:53:00Z">
            <w:rPr>
              <w:rFonts w:ascii="Times" w:hAnsi="Times" w:cs="Helvetica"/>
              <w:color w:val="000000"/>
              <w:sz w:val="24"/>
              <w:szCs w:val="24"/>
            </w:rPr>
          </w:rPrChange>
        </w:rPr>
        <w:t>3.</w:t>
      </w:r>
      <w:r w:rsidR="00FE754E" w:rsidRPr="00365026">
        <w:rPr>
          <w:rFonts w:ascii="Times New Roman" w:hAnsi="Times New Roman" w:cs="Times New Roman"/>
          <w:color w:val="000000"/>
          <w:sz w:val="24"/>
          <w:szCs w:val="24"/>
          <w:rPrChange w:id="1782" w:author="Jane Kohlhoff" w:date="2024-06-11T09:53:00Z" w16du:dateUtc="2024-06-10T23:53:00Z">
            <w:rPr>
              <w:rFonts w:ascii="Times" w:hAnsi="Times" w:cs="Helvetica"/>
              <w:color w:val="000000"/>
              <w:sz w:val="24"/>
              <w:szCs w:val="24"/>
            </w:rPr>
          </w:rPrChange>
        </w:rPr>
        <w:t>15</w:t>
      </w:r>
      <w:r w:rsidR="00342229" w:rsidRPr="00365026">
        <w:rPr>
          <w:rFonts w:ascii="Times New Roman" w:hAnsi="Times New Roman" w:cs="Times New Roman"/>
          <w:color w:val="000000"/>
          <w:sz w:val="24"/>
          <w:szCs w:val="24"/>
          <w:rPrChange w:id="1783" w:author="Jane Kohlhoff" w:date="2024-06-11T09:53:00Z" w16du:dateUtc="2024-06-10T23:53:00Z">
            <w:rPr>
              <w:rFonts w:ascii="Times" w:hAnsi="Times" w:cs="Helvetica"/>
              <w:color w:val="000000"/>
              <w:sz w:val="24"/>
              <w:szCs w:val="24"/>
            </w:rPr>
          </w:rPrChange>
        </w:rPr>
        <w:t xml:space="preserve">, range </w:t>
      </w:r>
      <w:r w:rsidRPr="00365026">
        <w:rPr>
          <w:rFonts w:ascii="Times New Roman" w:hAnsi="Times New Roman" w:cs="Times New Roman"/>
          <w:color w:val="000000"/>
          <w:sz w:val="24"/>
          <w:szCs w:val="24"/>
          <w:rPrChange w:id="1784" w:author="Jane Kohlhoff" w:date="2024-06-11T09:53:00Z" w16du:dateUtc="2024-06-10T23:53:00Z">
            <w:rPr>
              <w:rFonts w:ascii="Times" w:hAnsi="Times" w:cs="Helvetica"/>
              <w:color w:val="000000"/>
              <w:sz w:val="24"/>
              <w:szCs w:val="24"/>
            </w:rPr>
          </w:rPrChange>
        </w:rPr>
        <w:t>14</w:t>
      </w:r>
      <w:r w:rsidR="00342229" w:rsidRPr="00365026">
        <w:rPr>
          <w:rFonts w:ascii="Times New Roman" w:hAnsi="Times New Roman" w:cs="Times New Roman"/>
          <w:color w:val="000000"/>
          <w:sz w:val="24"/>
          <w:szCs w:val="24"/>
          <w:rPrChange w:id="1785" w:author="Jane Kohlhoff" w:date="2024-06-11T09:53:00Z" w16du:dateUtc="2024-06-10T23:53:00Z">
            <w:rPr>
              <w:rFonts w:ascii="Times" w:hAnsi="Times" w:cs="Helvetica"/>
              <w:color w:val="000000"/>
              <w:sz w:val="24"/>
              <w:szCs w:val="24"/>
            </w:rPr>
          </w:rPrChange>
        </w:rPr>
        <w:t>-</w:t>
      </w:r>
      <w:r w:rsidRPr="00365026">
        <w:rPr>
          <w:rFonts w:ascii="Times New Roman" w:hAnsi="Times New Roman" w:cs="Times New Roman"/>
          <w:color w:val="000000"/>
          <w:sz w:val="24"/>
          <w:szCs w:val="24"/>
          <w:rPrChange w:id="1786" w:author="Jane Kohlhoff" w:date="2024-06-11T09:53:00Z" w16du:dateUtc="2024-06-10T23:53:00Z">
            <w:rPr>
              <w:rFonts w:ascii="Times" w:hAnsi="Times" w:cs="Helvetica"/>
              <w:color w:val="000000"/>
              <w:sz w:val="24"/>
              <w:szCs w:val="24"/>
            </w:rPr>
          </w:rPrChange>
        </w:rPr>
        <w:t>2</w:t>
      </w:r>
      <w:r w:rsidR="00FE754E" w:rsidRPr="00365026">
        <w:rPr>
          <w:rFonts w:ascii="Times New Roman" w:hAnsi="Times New Roman" w:cs="Times New Roman"/>
          <w:color w:val="000000"/>
          <w:sz w:val="24"/>
          <w:szCs w:val="24"/>
          <w:rPrChange w:id="1787" w:author="Jane Kohlhoff" w:date="2024-06-11T09:53:00Z" w16du:dateUtc="2024-06-10T23:53:00Z">
            <w:rPr>
              <w:rFonts w:ascii="Times" w:hAnsi="Times" w:cs="Helvetica"/>
              <w:color w:val="000000"/>
              <w:sz w:val="24"/>
              <w:szCs w:val="24"/>
            </w:rPr>
          </w:rPrChange>
        </w:rPr>
        <w:t>5</w:t>
      </w:r>
      <w:r w:rsidR="00342229" w:rsidRPr="00365026">
        <w:rPr>
          <w:rFonts w:ascii="Times New Roman" w:hAnsi="Times New Roman" w:cs="Times New Roman"/>
          <w:color w:val="000000"/>
          <w:sz w:val="24"/>
          <w:szCs w:val="24"/>
          <w:rPrChange w:id="1788" w:author="Jane Kohlhoff" w:date="2024-06-11T09:53:00Z" w16du:dateUtc="2024-06-10T23:53:00Z">
            <w:rPr>
              <w:rFonts w:ascii="Times" w:hAnsi="Times" w:cs="Helvetica"/>
              <w:color w:val="000000"/>
              <w:sz w:val="24"/>
              <w:szCs w:val="24"/>
            </w:rPr>
          </w:rPrChange>
        </w:rPr>
        <w:t xml:space="preserve">). </w:t>
      </w:r>
      <w:r w:rsidR="00FE754E" w:rsidRPr="00365026">
        <w:rPr>
          <w:rFonts w:ascii="Times New Roman" w:hAnsi="Times New Roman" w:cs="Times New Roman"/>
          <w:color w:val="000000"/>
          <w:sz w:val="24"/>
          <w:szCs w:val="24"/>
          <w:rPrChange w:id="1789" w:author="Jane Kohlhoff" w:date="2024-06-11T09:53:00Z" w16du:dateUtc="2024-06-10T23:53:00Z">
            <w:rPr>
              <w:rFonts w:ascii="Times" w:hAnsi="Times" w:cs="Helvetica"/>
              <w:color w:val="000000"/>
              <w:sz w:val="24"/>
              <w:szCs w:val="24"/>
            </w:rPr>
          </w:rPrChange>
        </w:rPr>
        <w:t>Close to h</w:t>
      </w:r>
      <w:r w:rsidR="00342229" w:rsidRPr="00365026">
        <w:rPr>
          <w:rFonts w:ascii="Times New Roman" w:hAnsi="Times New Roman" w:cs="Times New Roman"/>
          <w:color w:val="000000"/>
          <w:sz w:val="24"/>
          <w:szCs w:val="24"/>
          <w:rPrChange w:id="1790" w:author="Jane Kohlhoff" w:date="2024-06-11T09:53:00Z" w16du:dateUtc="2024-06-10T23:53:00Z">
            <w:rPr>
              <w:rFonts w:ascii="Times" w:hAnsi="Times" w:cs="Helvetica"/>
              <w:color w:val="000000"/>
              <w:sz w:val="24"/>
              <w:szCs w:val="24"/>
            </w:rPr>
          </w:rPrChange>
        </w:rPr>
        <w:t>alf of the children in the sample were female</w:t>
      </w:r>
      <w:r w:rsidR="00FE754E" w:rsidRPr="00365026">
        <w:rPr>
          <w:rFonts w:ascii="Times New Roman" w:hAnsi="Times New Roman" w:cs="Times New Roman"/>
          <w:color w:val="000000"/>
          <w:sz w:val="24"/>
          <w:szCs w:val="24"/>
          <w:rPrChange w:id="1791" w:author="Jane Kohlhoff" w:date="2024-06-11T09:53:00Z" w16du:dateUtc="2024-06-10T23:53:00Z">
            <w:rPr>
              <w:rFonts w:ascii="Times" w:hAnsi="Times" w:cs="Helvetica"/>
              <w:color w:val="000000"/>
              <w:sz w:val="24"/>
              <w:szCs w:val="24"/>
            </w:rPr>
          </w:rPrChange>
        </w:rPr>
        <w:t xml:space="preserve"> and 26.9% </w:t>
      </w:r>
      <w:r w:rsidR="001C49DA" w:rsidRPr="00365026">
        <w:rPr>
          <w:rFonts w:ascii="Times New Roman" w:hAnsi="Times New Roman" w:cs="Times New Roman"/>
          <w:color w:val="000000"/>
          <w:sz w:val="24"/>
          <w:szCs w:val="24"/>
          <w:rPrChange w:id="1792" w:author="Jane Kohlhoff" w:date="2024-06-11T09:53:00Z" w16du:dateUtc="2024-06-10T23:53:00Z">
            <w:rPr>
              <w:rFonts w:ascii="Times" w:hAnsi="Times" w:cs="Helvetica"/>
              <w:color w:val="000000"/>
              <w:sz w:val="24"/>
              <w:szCs w:val="24"/>
            </w:rPr>
          </w:rPrChange>
        </w:rPr>
        <w:t xml:space="preserve">of the mothers </w:t>
      </w:r>
      <w:r w:rsidR="00FE754E" w:rsidRPr="00365026">
        <w:rPr>
          <w:rFonts w:ascii="Times New Roman" w:hAnsi="Times New Roman" w:cs="Times New Roman"/>
          <w:color w:val="000000"/>
          <w:sz w:val="24"/>
          <w:szCs w:val="24"/>
          <w:rPrChange w:id="1793" w:author="Jane Kohlhoff" w:date="2024-06-11T09:53:00Z" w16du:dateUtc="2024-06-10T23:53:00Z">
            <w:rPr>
              <w:rFonts w:ascii="Times" w:hAnsi="Times" w:cs="Helvetica"/>
              <w:color w:val="000000"/>
              <w:sz w:val="24"/>
              <w:szCs w:val="24"/>
            </w:rPr>
          </w:rPrChange>
        </w:rPr>
        <w:t>were single</w:t>
      </w:r>
      <w:r w:rsidR="00342229" w:rsidRPr="00365026">
        <w:rPr>
          <w:rFonts w:ascii="Times New Roman" w:hAnsi="Times New Roman" w:cs="Times New Roman"/>
          <w:color w:val="000000"/>
          <w:sz w:val="24"/>
          <w:szCs w:val="24"/>
          <w:rPrChange w:id="1794"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sz w:val="24"/>
          <w:szCs w:val="24"/>
          <w:rPrChange w:id="1795" w:author="Jane Kohlhoff" w:date="2024-06-11T09:53:00Z" w16du:dateUtc="2024-06-10T23:53:00Z">
            <w:rPr>
              <w:rFonts w:ascii="Times" w:hAnsi="Times" w:cs="Helvetica"/>
              <w:color w:val="000000"/>
              <w:sz w:val="24"/>
              <w:szCs w:val="24"/>
            </w:rPr>
          </w:rPrChange>
        </w:rPr>
        <w:t xml:space="preserve">The sample was ethnically diverse with </w:t>
      </w:r>
      <w:r w:rsidR="00FE754E" w:rsidRPr="00365026">
        <w:rPr>
          <w:rFonts w:ascii="Times New Roman" w:hAnsi="Times New Roman" w:cs="Times New Roman"/>
          <w:color w:val="000000"/>
          <w:sz w:val="24"/>
          <w:szCs w:val="24"/>
          <w:rPrChange w:id="1796" w:author="Jane Kohlhoff" w:date="2024-06-11T09:53:00Z" w16du:dateUtc="2024-06-10T23:53:00Z">
            <w:rPr>
              <w:rFonts w:ascii="Times" w:hAnsi="Times" w:cs="Helvetica"/>
              <w:color w:val="000000"/>
              <w:sz w:val="24"/>
              <w:szCs w:val="24"/>
            </w:rPr>
          </w:rPrChange>
        </w:rPr>
        <w:t>52.9</w:t>
      </w:r>
      <w:r w:rsidRPr="00365026">
        <w:rPr>
          <w:rFonts w:ascii="Times New Roman" w:hAnsi="Times New Roman" w:cs="Times New Roman"/>
          <w:color w:val="000000"/>
          <w:sz w:val="24"/>
          <w:szCs w:val="24"/>
          <w:rPrChange w:id="1797" w:author="Jane Kohlhoff" w:date="2024-06-11T09:53:00Z" w16du:dateUtc="2024-06-10T23:53:00Z">
            <w:rPr>
              <w:rFonts w:ascii="Times" w:hAnsi="Times" w:cs="Helvetica"/>
              <w:color w:val="000000"/>
              <w:sz w:val="24"/>
              <w:szCs w:val="24"/>
            </w:rPr>
          </w:rPrChange>
        </w:rPr>
        <w:t xml:space="preserve">% identifying as non-Caucasian, most commonly Asian (17.4%), Middle Eastern (11.6%) and </w:t>
      </w:r>
      <w:ins w:id="1798" w:author="Jane Kohlhoff" w:date="2024-06-10T19:28:00Z" w16du:dateUtc="2024-06-10T09:28:00Z">
        <w:r w:rsidR="00A74B40" w:rsidRPr="00365026">
          <w:rPr>
            <w:rFonts w:ascii="Times New Roman" w:hAnsi="Times New Roman" w:cs="Times New Roman"/>
            <w:color w:val="000000"/>
            <w:sz w:val="24"/>
            <w:szCs w:val="24"/>
            <w:rPrChange w:id="1799" w:author="Jane Kohlhoff" w:date="2024-06-11T09:53:00Z" w16du:dateUtc="2024-06-10T23:53:00Z">
              <w:rPr>
                <w:rFonts w:ascii="Times" w:hAnsi="Times" w:cs="Helvetica"/>
                <w:color w:val="000000"/>
                <w:sz w:val="24"/>
                <w:szCs w:val="24"/>
              </w:rPr>
            </w:rPrChange>
          </w:rPr>
          <w:t xml:space="preserve">non-Caucasian </w:t>
        </w:r>
      </w:ins>
      <w:r w:rsidRPr="00365026">
        <w:rPr>
          <w:rFonts w:ascii="Times New Roman" w:hAnsi="Times New Roman" w:cs="Times New Roman"/>
          <w:color w:val="000000"/>
          <w:sz w:val="24"/>
          <w:szCs w:val="24"/>
          <w:rPrChange w:id="1800" w:author="Jane Kohlhoff" w:date="2024-06-11T09:53:00Z" w16du:dateUtc="2024-06-10T23:53:00Z">
            <w:rPr>
              <w:rFonts w:ascii="Times" w:hAnsi="Times" w:cs="Helvetica"/>
              <w:color w:val="000000"/>
              <w:sz w:val="24"/>
              <w:szCs w:val="24"/>
            </w:rPr>
          </w:rPrChange>
        </w:rPr>
        <w:t>European (8.</w:t>
      </w:r>
      <w:r w:rsidR="00FE754E" w:rsidRPr="00365026">
        <w:rPr>
          <w:rFonts w:ascii="Times New Roman" w:hAnsi="Times New Roman" w:cs="Times New Roman"/>
          <w:color w:val="000000"/>
          <w:sz w:val="24"/>
          <w:szCs w:val="24"/>
          <w:rPrChange w:id="1801" w:author="Jane Kohlhoff" w:date="2024-06-11T09:53:00Z" w16du:dateUtc="2024-06-10T23:53:00Z">
            <w:rPr>
              <w:rFonts w:ascii="Times" w:hAnsi="Times" w:cs="Helvetica"/>
              <w:color w:val="000000"/>
              <w:sz w:val="24"/>
              <w:szCs w:val="24"/>
            </w:rPr>
          </w:rPrChange>
        </w:rPr>
        <w:t>6</w:t>
      </w:r>
      <w:r w:rsidRPr="00365026">
        <w:rPr>
          <w:rFonts w:ascii="Times New Roman" w:hAnsi="Times New Roman" w:cs="Times New Roman"/>
          <w:color w:val="000000"/>
          <w:sz w:val="24"/>
          <w:szCs w:val="24"/>
          <w:rPrChange w:id="1802" w:author="Jane Kohlhoff" w:date="2024-06-11T09:53:00Z" w16du:dateUtc="2024-06-10T23:53:00Z">
            <w:rPr>
              <w:rFonts w:ascii="Times" w:hAnsi="Times" w:cs="Helvetica"/>
              <w:color w:val="000000"/>
              <w:sz w:val="24"/>
              <w:szCs w:val="24"/>
            </w:rPr>
          </w:rPrChange>
        </w:rPr>
        <w:t xml:space="preserve">%); almost half (48.7%) spoke a language other than English at home. </w:t>
      </w:r>
      <w:r w:rsidR="00FE754E" w:rsidRPr="00365026">
        <w:rPr>
          <w:rFonts w:ascii="Times New Roman" w:hAnsi="Times New Roman" w:cs="Times New Roman"/>
          <w:color w:val="000000"/>
          <w:sz w:val="24"/>
          <w:szCs w:val="24"/>
          <w:rPrChange w:id="1803" w:author="Jane Kohlhoff" w:date="2024-06-11T09:53:00Z" w16du:dateUtc="2024-06-10T23:53:00Z">
            <w:rPr>
              <w:rFonts w:ascii="Times" w:hAnsi="Times" w:cs="Helvetica"/>
              <w:color w:val="000000"/>
              <w:sz w:val="24"/>
              <w:szCs w:val="24"/>
            </w:rPr>
          </w:rPrChange>
        </w:rPr>
        <w:t>Almost half (48%) of the sample had a university education; m</w:t>
      </w:r>
      <w:r w:rsidRPr="00365026">
        <w:rPr>
          <w:rFonts w:ascii="Times New Roman" w:hAnsi="Times New Roman" w:cs="Times New Roman"/>
          <w:color w:val="000000"/>
          <w:sz w:val="24"/>
          <w:szCs w:val="24"/>
          <w:rPrChange w:id="1804" w:author="Jane Kohlhoff" w:date="2024-06-11T09:53:00Z" w16du:dateUtc="2024-06-10T23:53:00Z">
            <w:rPr>
              <w:rFonts w:ascii="Times" w:hAnsi="Times" w:cs="Helvetica"/>
              <w:color w:val="000000"/>
              <w:sz w:val="24"/>
              <w:szCs w:val="24"/>
            </w:rPr>
          </w:rPrChange>
        </w:rPr>
        <w:t xml:space="preserve">others worked in a range of professions including managers and professional occupations (32.4%) community/personal service workers (14.9%), clerical/administrative workers (6.8%), technical/trade workers (4.1%), and students (5.4%). At the time of the study, almost a third were </w:t>
      </w:r>
      <w:del w:id="1805" w:author="Jane Kohlhoff" w:date="2024-05-22T06:50:00Z" w16du:dateUtc="2024-05-21T20:50:00Z">
        <w:r w:rsidRPr="00365026" w:rsidDel="00F753D0">
          <w:rPr>
            <w:rFonts w:ascii="Times New Roman" w:hAnsi="Times New Roman" w:cs="Times New Roman"/>
            <w:color w:val="000000"/>
            <w:sz w:val="24"/>
            <w:szCs w:val="24"/>
            <w:rPrChange w:id="1806" w:author="Jane Kohlhoff" w:date="2024-06-11T09:53:00Z" w16du:dateUtc="2024-06-10T23:53:00Z">
              <w:rPr>
                <w:rFonts w:ascii="Times" w:hAnsi="Times" w:cs="Helvetica"/>
                <w:color w:val="000000"/>
                <w:sz w:val="24"/>
                <w:szCs w:val="24"/>
              </w:rPr>
            </w:rPrChange>
          </w:rPr>
          <w:delText>engaged in full time child care</w:delText>
        </w:r>
      </w:del>
      <w:ins w:id="1807" w:author="Jane Kohlhoff" w:date="2024-05-22T06:50:00Z" w16du:dateUtc="2024-05-21T20:50:00Z">
        <w:r w:rsidR="00F753D0" w:rsidRPr="00365026">
          <w:rPr>
            <w:rFonts w:ascii="Times New Roman" w:hAnsi="Times New Roman" w:cs="Times New Roman"/>
            <w:color w:val="000000"/>
            <w:sz w:val="24"/>
            <w:szCs w:val="24"/>
            <w:rPrChange w:id="1808" w:author="Jane Kohlhoff" w:date="2024-06-11T09:53:00Z" w16du:dateUtc="2024-06-10T23:53:00Z">
              <w:rPr>
                <w:rFonts w:ascii="Times" w:hAnsi="Times" w:cs="Helvetica"/>
                <w:color w:val="000000"/>
                <w:sz w:val="24"/>
                <w:szCs w:val="24"/>
              </w:rPr>
            </w:rPrChange>
          </w:rPr>
          <w:t>not working in paid employment due to f</w:t>
        </w:r>
      </w:ins>
      <w:ins w:id="1809" w:author="Jane Kohlhoff" w:date="2024-05-22T06:51:00Z" w16du:dateUtc="2024-05-21T20:51:00Z">
        <w:r w:rsidR="00F753D0" w:rsidRPr="00365026">
          <w:rPr>
            <w:rFonts w:ascii="Times New Roman" w:hAnsi="Times New Roman" w:cs="Times New Roman"/>
            <w:color w:val="000000"/>
            <w:sz w:val="24"/>
            <w:szCs w:val="24"/>
            <w:rPrChange w:id="1810" w:author="Jane Kohlhoff" w:date="2024-06-11T09:53:00Z" w16du:dateUtc="2024-06-10T23:53:00Z">
              <w:rPr>
                <w:rFonts w:ascii="Times" w:hAnsi="Times" w:cs="Helvetica"/>
                <w:color w:val="000000"/>
                <w:sz w:val="24"/>
                <w:szCs w:val="24"/>
              </w:rPr>
            </w:rPrChange>
          </w:rPr>
          <w:t>ull</w:t>
        </w:r>
      </w:ins>
      <w:ins w:id="1811" w:author="Jane Kohlhoff" w:date="2024-06-11T10:20:00Z" w16du:dateUtc="2024-06-11T00:20:00Z">
        <w:r w:rsidR="00BF0A78">
          <w:rPr>
            <w:rFonts w:ascii="Times New Roman" w:hAnsi="Times New Roman" w:cs="Times New Roman"/>
            <w:color w:val="000000"/>
            <w:sz w:val="24"/>
            <w:szCs w:val="24"/>
          </w:rPr>
          <w:t>-</w:t>
        </w:r>
      </w:ins>
      <w:ins w:id="1812" w:author="Jane Kohlhoff" w:date="2024-05-22T06:51:00Z" w16du:dateUtc="2024-05-21T20:51:00Z">
        <w:r w:rsidR="00F753D0" w:rsidRPr="00365026">
          <w:rPr>
            <w:rFonts w:ascii="Times New Roman" w:hAnsi="Times New Roman" w:cs="Times New Roman"/>
            <w:color w:val="000000"/>
            <w:sz w:val="24"/>
            <w:szCs w:val="24"/>
            <w:rPrChange w:id="1813" w:author="Jane Kohlhoff" w:date="2024-06-11T09:53:00Z" w16du:dateUtc="2024-06-10T23:53:00Z">
              <w:rPr>
                <w:rFonts w:ascii="Times" w:hAnsi="Times" w:cs="Helvetica"/>
                <w:color w:val="000000"/>
                <w:sz w:val="24"/>
                <w:szCs w:val="24"/>
              </w:rPr>
            </w:rPrChange>
          </w:rPr>
          <w:t>time caretaking responsibilities in the home</w:t>
        </w:r>
      </w:ins>
      <w:r w:rsidRPr="00365026">
        <w:rPr>
          <w:rFonts w:ascii="Times New Roman" w:hAnsi="Times New Roman" w:cs="Times New Roman"/>
          <w:color w:val="000000"/>
          <w:sz w:val="24"/>
          <w:szCs w:val="24"/>
          <w:rPrChange w:id="1814" w:author="Jane Kohlhoff" w:date="2024-06-11T09:53:00Z" w16du:dateUtc="2024-06-10T23:53:00Z">
            <w:rPr>
              <w:rFonts w:ascii="Times" w:hAnsi="Times" w:cs="Helvetica"/>
              <w:color w:val="000000"/>
              <w:sz w:val="24"/>
              <w:szCs w:val="24"/>
            </w:rPr>
          </w:rPrChange>
        </w:rPr>
        <w:t>.</w:t>
      </w:r>
      <w:r w:rsidR="00FE754E" w:rsidRPr="00365026">
        <w:rPr>
          <w:rFonts w:ascii="Times New Roman" w:hAnsi="Times New Roman" w:cs="Times New Roman"/>
          <w:color w:val="000000"/>
          <w:sz w:val="24"/>
          <w:szCs w:val="24"/>
          <w:rPrChange w:id="1815" w:author="Jane Kohlhoff" w:date="2024-06-11T09:53:00Z" w16du:dateUtc="2024-06-10T23:53:00Z">
            <w:rPr>
              <w:rFonts w:ascii="Times" w:hAnsi="Times" w:cs="Helvetica"/>
              <w:color w:val="000000"/>
              <w:sz w:val="24"/>
              <w:szCs w:val="24"/>
            </w:rPr>
          </w:rPrChange>
        </w:rPr>
        <w:t xml:space="preserve"> Demographic characteristics of the sample are shown in Table 1</w:t>
      </w:r>
      <w:r w:rsidR="001C49DA" w:rsidRPr="00365026">
        <w:rPr>
          <w:rFonts w:ascii="Times New Roman" w:hAnsi="Times New Roman" w:cs="Times New Roman"/>
          <w:color w:val="000000"/>
          <w:sz w:val="24"/>
          <w:szCs w:val="24"/>
          <w:rPrChange w:id="1816" w:author="Jane Kohlhoff" w:date="2024-06-11T09:53:00Z" w16du:dateUtc="2024-06-10T23:53:00Z">
            <w:rPr>
              <w:rFonts w:ascii="Times" w:hAnsi="Times" w:cs="Helvetica"/>
              <w:color w:val="000000"/>
              <w:sz w:val="24"/>
              <w:szCs w:val="24"/>
            </w:rPr>
          </w:rPrChange>
        </w:rPr>
        <w:t>.</w:t>
      </w:r>
      <w:del w:id="1817" w:author="Jane Kohlhoff" w:date="2024-06-11T21:44:00Z" w16du:dateUtc="2024-06-11T11:44:00Z">
        <w:r w:rsidR="00FE754E" w:rsidRPr="00365026" w:rsidDel="00E76BF8">
          <w:rPr>
            <w:rFonts w:ascii="Times New Roman" w:hAnsi="Times New Roman" w:cs="Times New Roman"/>
            <w:color w:val="000000"/>
            <w:sz w:val="24"/>
            <w:szCs w:val="24"/>
            <w:rPrChange w:id="1818" w:author="Jane Kohlhoff" w:date="2024-06-11T09:53:00Z" w16du:dateUtc="2024-06-10T23:53:00Z">
              <w:rPr>
                <w:rFonts w:ascii="Times" w:hAnsi="Times" w:cs="Helvetica"/>
                <w:color w:val="000000"/>
                <w:sz w:val="24"/>
                <w:szCs w:val="24"/>
              </w:rPr>
            </w:rPrChange>
          </w:rPr>
          <w:delText xml:space="preserve"> </w:delText>
        </w:r>
      </w:del>
    </w:p>
    <w:p w14:paraId="3DD93EDA" w14:textId="0F95C2EF" w:rsidR="00926453" w:rsidRPr="00365026" w:rsidDel="00BF0A78" w:rsidRDefault="00926453" w:rsidP="00926453">
      <w:pPr>
        <w:spacing w:line="480" w:lineRule="auto"/>
        <w:ind w:firstLine="720"/>
        <w:contextualSpacing/>
        <w:jc w:val="center"/>
        <w:rPr>
          <w:del w:id="1819" w:author="Jane Kohlhoff" w:date="2024-06-11T10:20:00Z" w16du:dateUtc="2024-06-11T00:20:00Z"/>
          <w:rFonts w:ascii="Times New Roman" w:hAnsi="Times New Roman" w:cs="Times New Roman"/>
          <w:i/>
          <w:iCs/>
          <w:color w:val="000000"/>
          <w:sz w:val="24"/>
          <w:szCs w:val="24"/>
          <w:rPrChange w:id="1820" w:author="Jane Kohlhoff" w:date="2024-06-11T09:53:00Z" w16du:dateUtc="2024-06-10T23:53:00Z">
            <w:rPr>
              <w:del w:id="1821" w:author="Jane Kohlhoff" w:date="2024-06-11T10:20:00Z" w16du:dateUtc="2024-06-11T00:20:00Z"/>
              <w:rFonts w:ascii="Times" w:hAnsi="Times" w:cs="Helvetica"/>
              <w:i/>
              <w:iCs/>
              <w:color w:val="000000"/>
              <w:sz w:val="24"/>
              <w:szCs w:val="24"/>
            </w:rPr>
          </w:rPrChange>
        </w:rPr>
      </w:pPr>
      <w:r w:rsidRPr="00365026">
        <w:rPr>
          <w:rFonts w:ascii="Times New Roman" w:hAnsi="Times New Roman" w:cs="Times New Roman"/>
          <w:i/>
          <w:iCs/>
          <w:color w:val="000000"/>
          <w:sz w:val="24"/>
          <w:szCs w:val="24"/>
          <w:rPrChange w:id="1822" w:author="Jane Kohlhoff" w:date="2024-06-11T09:53:00Z" w16du:dateUtc="2024-06-10T23:53:00Z">
            <w:rPr>
              <w:rFonts w:ascii="Times" w:hAnsi="Times" w:cs="Helvetica"/>
              <w:i/>
              <w:iCs/>
              <w:color w:val="000000"/>
              <w:sz w:val="24"/>
              <w:szCs w:val="24"/>
            </w:rPr>
          </w:rPrChange>
        </w:rPr>
        <w:t>[Insert Table 1 about here]</w:t>
      </w:r>
    </w:p>
    <w:p w14:paraId="6B6921B4" w14:textId="4993E3D4" w:rsidR="00BB3C18" w:rsidRPr="00365026" w:rsidRDefault="00BB3C18">
      <w:pPr>
        <w:spacing w:line="480" w:lineRule="auto"/>
        <w:ind w:firstLine="720"/>
        <w:contextualSpacing/>
        <w:jc w:val="center"/>
        <w:rPr>
          <w:rFonts w:ascii="Times New Roman" w:hAnsi="Times New Roman" w:cs="Times New Roman"/>
          <w:color w:val="000000"/>
          <w:sz w:val="24"/>
          <w:szCs w:val="24"/>
          <w:rPrChange w:id="1823" w:author="Jane Kohlhoff" w:date="2024-06-11T09:53:00Z" w16du:dateUtc="2024-06-10T23:53:00Z">
            <w:rPr>
              <w:rFonts w:ascii="Times" w:hAnsi="Times" w:cs="Helvetica"/>
              <w:color w:val="000000"/>
              <w:sz w:val="24"/>
              <w:szCs w:val="24"/>
            </w:rPr>
          </w:rPrChange>
        </w:rPr>
        <w:pPrChange w:id="1824" w:author="Jane Kohlhoff" w:date="2024-06-11T10:20:00Z" w16du:dateUtc="2024-06-11T00:20:00Z">
          <w:pPr>
            <w:spacing w:line="480" w:lineRule="auto"/>
            <w:ind w:firstLine="720"/>
            <w:contextualSpacing/>
          </w:pPr>
        </w:pPrChange>
      </w:pPr>
      <w:del w:id="1825" w:author="Jane Kohlhoff" w:date="2024-05-22T06:52:00Z" w16du:dateUtc="2024-05-21T20:52:00Z">
        <w:r w:rsidRPr="00365026" w:rsidDel="0030054D">
          <w:rPr>
            <w:rFonts w:ascii="Times New Roman" w:hAnsi="Times New Roman" w:cs="Times New Roman"/>
            <w:i/>
            <w:color w:val="000000"/>
            <w:sz w:val="24"/>
            <w:szCs w:val="24"/>
            <w:rPrChange w:id="1826" w:author="Jane Kohlhoff" w:date="2024-06-11T09:53:00Z" w16du:dateUtc="2024-06-10T23:53:00Z">
              <w:rPr>
                <w:rFonts w:ascii="Times" w:hAnsi="Times" w:cs="Helvetica"/>
                <w:i/>
                <w:color w:val="000000"/>
                <w:sz w:val="24"/>
                <w:szCs w:val="24"/>
              </w:rPr>
            </w:rPrChange>
          </w:rPr>
          <w:delText xml:space="preserve">Recruitment. </w:delText>
        </w:r>
        <w:r w:rsidR="00252E54" w:rsidRPr="00365026" w:rsidDel="0030054D">
          <w:rPr>
            <w:rFonts w:ascii="Times New Roman" w:hAnsi="Times New Roman" w:cs="Times New Roman"/>
            <w:color w:val="000000"/>
            <w:sz w:val="24"/>
            <w:szCs w:val="24"/>
            <w:rPrChange w:id="1827" w:author="Jane Kohlhoff" w:date="2024-06-11T09:53:00Z" w16du:dateUtc="2024-06-10T23:53:00Z">
              <w:rPr>
                <w:rFonts w:ascii="Times" w:hAnsi="Times" w:cs="Helvetica"/>
                <w:color w:val="000000"/>
                <w:sz w:val="24"/>
                <w:szCs w:val="24"/>
              </w:rPr>
            </w:rPrChange>
          </w:rPr>
          <w:delText>Following</w:delText>
        </w:r>
        <w:r w:rsidRPr="00365026" w:rsidDel="0030054D">
          <w:rPr>
            <w:rFonts w:ascii="Times New Roman" w:hAnsi="Times New Roman" w:cs="Times New Roman"/>
            <w:color w:val="000000"/>
            <w:sz w:val="24"/>
            <w:szCs w:val="24"/>
            <w:rPrChange w:id="1828" w:author="Jane Kohlhoff" w:date="2024-06-11T09:53:00Z" w16du:dateUtc="2024-06-10T23:53:00Z">
              <w:rPr>
                <w:rFonts w:ascii="Times" w:hAnsi="Times" w:cs="Helvetica"/>
                <w:color w:val="000000"/>
                <w:sz w:val="24"/>
                <w:szCs w:val="24"/>
              </w:rPr>
            </w:rPrChange>
          </w:rPr>
          <w:delText xml:space="preserve"> referr</w:delText>
        </w:r>
        <w:r w:rsidR="00252E54" w:rsidRPr="00365026" w:rsidDel="0030054D">
          <w:rPr>
            <w:rFonts w:ascii="Times New Roman" w:hAnsi="Times New Roman" w:cs="Times New Roman"/>
            <w:color w:val="000000"/>
            <w:sz w:val="24"/>
            <w:szCs w:val="24"/>
            <w:rPrChange w:id="1829" w:author="Jane Kohlhoff" w:date="2024-06-11T09:53:00Z" w16du:dateUtc="2024-06-10T23:53:00Z">
              <w:rPr>
                <w:rFonts w:ascii="Times" w:hAnsi="Times" w:cs="Helvetica"/>
                <w:color w:val="000000"/>
                <w:sz w:val="24"/>
                <w:szCs w:val="24"/>
              </w:rPr>
            </w:rPrChange>
          </w:rPr>
          <w:delText>al</w:delText>
        </w:r>
        <w:r w:rsidRPr="00365026" w:rsidDel="0030054D">
          <w:rPr>
            <w:rFonts w:ascii="Times New Roman" w:hAnsi="Times New Roman" w:cs="Times New Roman"/>
            <w:color w:val="000000"/>
            <w:sz w:val="24"/>
            <w:szCs w:val="24"/>
            <w:rPrChange w:id="1830" w:author="Jane Kohlhoff" w:date="2024-06-11T09:53:00Z" w16du:dateUtc="2024-06-10T23:53:00Z">
              <w:rPr>
                <w:rFonts w:ascii="Times" w:hAnsi="Times" w:cs="Helvetica"/>
                <w:color w:val="000000"/>
                <w:sz w:val="24"/>
                <w:szCs w:val="24"/>
              </w:rPr>
            </w:rPrChange>
          </w:rPr>
          <w:delText xml:space="preserve"> to the</w:delText>
        </w:r>
        <w:r w:rsidR="00252E54" w:rsidRPr="00365026" w:rsidDel="0030054D">
          <w:rPr>
            <w:rFonts w:ascii="Times New Roman" w:hAnsi="Times New Roman" w:cs="Times New Roman"/>
            <w:color w:val="000000"/>
            <w:sz w:val="24"/>
            <w:szCs w:val="24"/>
            <w:rPrChange w:id="1831" w:author="Jane Kohlhoff" w:date="2024-06-11T09:53:00Z" w16du:dateUtc="2024-06-10T23:53:00Z">
              <w:rPr>
                <w:rFonts w:ascii="Times" w:hAnsi="Times" w:cs="Helvetica"/>
                <w:color w:val="000000"/>
                <w:sz w:val="24"/>
                <w:szCs w:val="24"/>
              </w:rPr>
            </w:rPrChange>
          </w:rPr>
          <w:delText xml:space="preserve"> clinic</w:delText>
        </w:r>
        <w:r w:rsidRPr="00365026" w:rsidDel="0030054D">
          <w:rPr>
            <w:rFonts w:ascii="Times New Roman" w:hAnsi="Times New Roman" w:cs="Times New Roman"/>
            <w:color w:val="000000"/>
            <w:sz w:val="24"/>
            <w:szCs w:val="24"/>
            <w:rPrChange w:id="1832" w:author="Jane Kohlhoff" w:date="2024-06-11T09:53:00Z" w16du:dateUtc="2024-06-10T23:53:00Z">
              <w:rPr>
                <w:rFonts w:ascii="Times" w:hAnsi="Times" w:cs="Helvetica"/>
                <w:color w:val="000000"/>
                <w:sz w:val="24"/>
                <w:szCs w:val="24"/>
              </w:rPr>
            </w:rPrChange>
          </w:rPr>
          <w:delText xml:space="preserve">, families were informed about the research study and underwent a clinical intake procedure including (i) a phone-based intake interview conducted by an Intake Officer, (ii) a 20-minute phone-based intake assessment conducted by a </w:delText>
        </w:r>
        <w:r w:rsidR="00252E54" w:rsidRPr="00365026" w:rsidDel="0030054D">
          <w:rPr>
            <w:rFonts w:ascii="Times New Roman" w:hAnsi="Times New Roman" w:cs="Times New Roman"/>
            <w:color w:val="000000"/>
            <w:sz w:val="24"/>
            <w:szCs w:val="24"/>
            <w:rPrChange w:id="1833" w:author="Jane Kohlhoff" w:date="2024-06-11T09:53:00Z" w16du:dateUtc="2024-06-10T23:53:00Z">
              <w:rPr>
                <w:rFonts w:ascii="Times" w:hAnsi="Times" w:cs="Helvetica"/>
                <w:color w:val="000000"/>
                <w:sz w:val="24"/>
                <w:szCs w:val="24"/>
              </w:rPr>
            </w:rPrChange>
          </w:rPr>
          <w:delText>clinic</w:delText>
        </w:r>
        <w:r w:rsidRPr="00365026" w:rsidDel="0030054D">
          <w:rPr>
            <w:rFonts w:ascii="Times New Roman" w:hAnsi="Times New Roman" w:cs="Times New Roman"/>
            <w:color w:val="000000"/>
            <w:sz w:val="24"/>
            <w:szCs w:val="24"/>
            <w:rPrChange w:id="1834" w:author="Jane Kohlhoff" w:date="2024-06-11T09:53:00Z" w16du:dateUtc="2024-06-10T23:53:00Z">
              <w:rPr>
                <w:rFonts w:ascii="Times" w:hAnsi="Times" w:cs="Helvetica"/>
                <w:color w:val="000000"/>
                <w:sz w:val="24"/>
                <w:szCs w:val="24"/>
              </w:rPr>
            </w:rPrChange>
          </w:rPr>
          <w:delText xml:space="preserve"> clinician, and, (iii) for complex cases, case review at a weekly multidisciplinary team meeting. Families who were eligible for the service were then contacted to schedule an initial face-to-face clinical assessment session</w:delText>
        </w:r>
      </w:del>
      <w:del w:id="1835" w:author="Jane Kohlhoff" w:date="2024-06-11T21:54:00Z" w16du:dateUtc="2024-06-11T11:54:00Z">
        <w:r w:rsidRPr="00365026" w:rsidDel="00205BBD">
          <w:rPr>
            <w:rFonts w:ascii="Times New Roman" w:hAnsi="Times New Roman" w:cs="Times New Roman"/>
            <w:color w:val="000000"/>
            <w:sz w:val="24"/>
            <w:szCs w:val="24"/>
            <w:rPrChange w:id="1836" w:author="Jane Kohlhoff" w:date="2024-06-11T09:53:00Z" w16du:dateUtc="2024-06-10T23:53:00Z">
              <w:rPr>
                <w:rFonts w:ascii="Times" w:hAnsi="Times" w:cs="Helvetica"/>
                <w:color w:val="000000"/>
                <w:sz w:val="24"/>
                <w:szCs w:val="24"/>
              </w:rPr>
            </w:rPrChange>
          </w:rPr>
          <w:delText xml:space="preserve">. Study eligibility criteria were as follows: 1) child age 14-24 months, 2) positive parental response to one or both of two screening questions, ‘do you have concerns about your child’s behavior?’ and/or ‘do you have difficulties managing your child’s behavior?’, 3) no evidence (in the information obtained in the referral or intake assessment) of severe parental depression with suicidality or other serious mental health conditions causing significant impairment in cognition or behaviors (e.g., psychosis), 4) English-speaking and </w:delText>
        </w:r>
        <w:r w:rsidR="00252E54" w:rsidRPr="00365026" w:rsidDel="00205BBD">
          <w:rPr>
            <w:rFonts w:ascii="Times New Roman" w:hAnsi="Times New Roman" w:cs="Times New Roman"/>
            <w:color w:val="000000"/>
            <w:sz w:val="24"/>
            <w:szCs w:val="24"/>
            <w:rPrChange w:id="1837" w:author="Jane Kohlhoff" w:date="2024-06-11T09:53:00Z" w16du:dateUtc="2024-06-10T23:53:00Z">
              <w:rPr>
                <w:rFonts w:ascii="Times" w:hAnsi="Times" w:cs="Helvetica"/>
                <w:color w:val="000000"/>
                <w:sz w:val="24"/>
                <w:szCs w:val="24"/>
              </w:rPr>
            </w:rPrChange>
          </w:rPr>
          <w:delText>English-</w:delText>
        </w:r>
        <w:r w:rsidRPr="00365026" w:rsidDel="00205BBD">
          <w:rPr>
            <w:rFonts w:ascii="Times New Roman" w:hAnsi="Times New Roman" w:cs="Times New Roman"/>
            <w:color w:val="000000"/>
            <w:sz w:val="24"/>
            <w:szCs w:val="24"/>
            <w:rPrChange w:id="1838" w:author="Jane Kohlhoff" w:date="2024-06-11T09:53:00Z" w16du:dateUtc="2024-06-10T23:53:00Z">
              <w:rPr>
                <w:rFonts w:ascii="Times" w:hAnsi="Times" w:cs="Helvetica"/>
                <w:color w:val="000000"/>
                <w:sz w:val="24"/>
                <w:szCs w:val="24"/>
              </w:rPr>
            </w:rPrChange>
          </w:rPr>
          <w:delText xml:space="preserve">writing proficiency. </w:delText>
        </w:r>
        <w:r w:rsidR="00252E54" w:rsidRPr="00365026" w:rsidDel="00205BBD">
          <w:rPr>
            <w:rFonts w:ascii="Times New Roman" w:hAnsi="Times New Roman" w:cs="Times New Roman"/>
            <w:color w:val="000000"/>
            <w:sz w:val="24"/>
            <w:szCs w:val="24"/>
            <w:rPrChange w:id="1839" w:author="Jane Kohlhoff" w:date="2024-06-11T09:53:00Z" w16du:dateUtc="2024-06-10T23:53:00Z">
              <w:rPr>
                <w:rFonts w:ascii="Times" w:hAnsi="Times" w:cs="Helvetica"/>
                <w:color w:val="000000"/>
                <w:sz w:val="24"/>
                <w:szCs w:val="24"/>
              </w:rPr>
            </w:rPrChange>
          </w:rPr>
          <w:delText xml:space="preserve">Participating parents </w:delText>
        </w:r>
        <w:r w:rsidRPr="00365026" w:rsidDel="00205BBD">
          <w:rPr>
            <w:rFonts w:ascii="Times New Roman" w:hAnsi="Times New Roman" w:cs="Times New Roman"/>
            <w:color w:val="000000"/>
            <w:sz w:val="24"/>
            <w:szCs w:val="24"/>
            <w:rPrChange w:id="1840" w:author="Jane Kohlhoff" w:date="2024-06-11T09:53:00Z" w16du:dateUtc="2024-06-10T23:53:00Z">
              <w:rPr>
                <w:rFonts w:ascii="Times" w:hAnsi="Times" w:cs="Helvetica"/>
                <w:color w:val="000000"/>
                <w:sz w:val="24"/>
                <w:szCs w:val="24"/>
              </w:rPr>
            </w:rPrChange>
          </w:rPr>
          <w:delText>provide</w:delText>
        </w:r>
        <w:r w:rsidR="00252E54" w:rsidRPr="00365026" w:rsidDel="00205BBD">
          <w:rPr>
            <w:rFonts w:ascii="Times New Roman" w:hAnsi="Times New Roman" w:cs="Times New Roman"/>
            <w:color w:val="000000"/>
            <w:sz w:val="24"/>
            <w:szCs w:val="24"/>
            <w:rPrChange w:id="1841" w:author="Jane Kohlhoff" w:date="2024-06-11T09:53:00Z" w16du:dateUtc="2024-06-10T23:53:00Z">
              <w:rPr>
                <w:rFonts w:ascii="Times" w:hAnsi="Times" w:cs="Helvetica"/>
                <w:color w:val="000000"/>
                <w:sz w:val="24"/>
                <w:szCs w:val="24"/>
              </w:rPr>
            </w:rPrChange>
          </w:rPr>
          <w:delText>d</w:delText>
        </w:r>
        <w:r w:rsidRPr="00365026" w:rsidDel="00205BBD">
          <w:rPr>
            <w:rFonts w:ascii="Times New Roman" w:hAnsi="Times New Roman" w:cs="Times New Roman"/>
            <w:color w:val="000000"/>
            <w:sz w:val="24"/>
            <w:szCs w:val="24"/>
            <w:rPrChange w:id="1842" w:author="Jane Kohlhoff" w:date="2024-06-11T09:53:00Z" w16du:dateUtc="2024-06-10T23:53:00Z">
              <w:rPr>
                <w:rFonts w:ascii="Times" w:hAnsi="Times" w:cs="Helvetica"/>
                <w:color w:val="000000"/>
                <w:sz w:val="24"/>
                <w:szCs w:val="24"/>
              </w:rPr>
            </w:rPrChange>
          </w:rPr>
          <w:delText xml:space="preserve"> written, informed consent during the first face-to-face assessment session at the </w:delText>
        </w:r>
        <w:r w:rsidR="00252E54" w:rsidRPr="00365026" w:rsidDel="00205BBD">
          <w:rPr>
            <w:rFonts w:ascii="Times New Roman" w:hAnsi="Times New Roman" w:cs="Times New Roman"/>
            <w:color w:val="000000"/>
            <w:sz w:val="24"/>
            <w:szCs w:val="24"/>
            <w:rPrChange w:id="1843" w:author="Jane Kohlhoff" w:date="2024-06-11T09:53:00Z" w16du:dateUtc="2024-06-10T23:53:00Z">
              <w:rPr>
                <w:rFonts w:ascii="Times" w:hAnsi="Times" w:cs="Helvetica"/>
                <w:color w:val="000000"/>
                <w:sz w:val="24"/>
                <w:szCs w:val="24"/>
              </w:rPr>
            </w:rPrChange>
          </w:rPr>
          <w:delText>clinic</w:delText>
        </w:r>
        <w:r w:rsidRPr="00365026" w:rsidDel="00205BBD">
          <w:rPr>
            <w:rFonts w:ascii="Times New Roman" w:hAnsi="Times New Roman" w:cs="Times New Roman"/>
            <w:color w:val="000000"/>
            <w:sz w:val="24"/>
            <w:szCs w:val="24"/>
            <w:rPrChange w:id="1844" w:author="Jane Kohlhoff" w:date="2024-06-11T09:53:00Z" w16du:dateUtc="2024-06-10T23:53:00Z">
              <w:rPr>
                <w:rFonts w:ascii="Times" w:hAnsi="Times" w:cs="Helvetica"/>
                <w:color w:val="000000"/>
                <w:sz w:val="24"/>
                <w:szCs w:val="24"/>
              </w:rPr>
            </w:rPrChange>
          </w:rPr>
          <w:delText xml:space="preserve">. </w:delText>
        </w:r>
      </w:del>
    </w:p>
    <w:p w14:paraId="0EA5C6FD" w14:textId="16993EFF" w:rsidR="00F005FF" w:rsidRPr="00365026" w:rsidRDefault="0030054D" w:rsidP="00F005FF">
      <w:pPr>
        <w:spacing w:line="480" w:lineRule="auto"/>
        <w:ind w:firstLine="720"/>
        <w:contextualSpacing/>
        <w:rPr>
          <w:rFonts w:ascii="Times New Roman" w:hAnsi="Times New Roman" w:cs="Times New Roman"/>
          <w:color w:val="000000"/>
          <w:sz w:val="24"/>
          <w:szCs w:val="24"/>
          <w:rPrChange w:id="1845" w:author="Jane Kohlhoff" w:date="2024-06-11T09:53:00Z" w16du:dateUtc="2024-06-10T23:53:00Z">
            <w:rPr>
              <w:rFonts w:ascii="Times" w:hAnsi="Times" w:cs="Helvetica"/>
              <w:color w:val="000000"/>
              <w:sz w:val="24"/>
              <w:szCs w:val="24"/>
            </w:rPr>
          </w:rPrChange>
        </w:rPr>
      </w:pPr>
      <w:ins w:id="1846" w:author="Jane Kohlhoff" w:date="2024-05-22T06:52:00Z" w16du:dateUtc="2024-05-21T20:52:00Z">
        <w:r w:rsidRPr="00365026">
          <w:rPr>
            <w:rFonts w:ascii="Times New Roman" w:hAnsi="Times New Roman" w:cs="Times New Roman"/>
            <w:i/>
            <w:color w:val="000000"/>
            <w:sz w:val="24"/>
            <w:szCs w:val="24"/>
            <w:rPrChange w:id="1847" w:author="Jane Kohlhoff" w:date="2024-06-11T09:53:00Z" w16du:dateUtc="2024-06-10T23:53:00Z">
              <w:rPr>
                <w:rFonts w:ascii="Times" w:hAnsi="Times" w:cs="Helvetica"/>
                <w:i/>
                <w:color w:val="000000"/>
                <w:sz w:val="24"/>
                <w:szCs w:val="24"/>
              </w:rPr>
            </w:rPrChange>
          </w:rPr>
          <w:t xml:space="preserve">Recruitment and </w:t>
        </w:r>
      </w:ins>
      <w:r w:rsidR="00F005FF" w:rsidRPr="00365026">
        <w:rPr>
          <w:rFonts w:ascii="Times New Roman" w:hAnsi="Times New Roman" w:cs="Times New Roman"/>
          <w:i/>
          <w:color w:val="000000"/>
          <w:sz w:val="24"/>
          <w:szCs w:val="24"/>
          <w:rPrChange w:id="1848" w:author="Jane Kohlhoff" w:date="2024-06-11T09:53:00Z" w16du:dateUtc="2024-06-10T23:53:00Z">
            <w:rPr>
              <w:rFonts w:ascii="Times" w:hAnsi="Times" w:cs="Helvetica"/>
              <w:i/>
              <w:color w:val="000000"/>
              <w:sz w:val="24"/>
              <w:szCs w:val="24"/>
            </w:rPr>
          </w:rPrChange>
        </w:rPr>
        <w:t>Randomisation</w:t>
      </w:r>
      <w:ins w:id="1849" w:author="Jane Kohlhoff" w:date="2024-06-11T21:54:00Z" w16du:dateUtc="2024-06-11T11:54:00Z">
        <w:r w:rsidR="00205BBD">
          <w:rPr>
            <w:rFonts w:ascii="Times New Roman" w:hAnsi="Times New Roman" w:cs="Times New Roman"/>
            <w:i/>
            <w:color w:val="000000"/>
            <w:sz w:val="24"/>
            <w:szCs w:val="24"/>
          </w:rPr>
          <w:t>.</w:t>
        </w:r>
      </w:ins>
      <w:ins w:id="1850" w:author="Jane Kohlhoff" w:date="2024-05-22T06:53:00Z" w16du:dateUtc="2024-05-21T20:53:00Z">
        <w:r w:rsidRPr="00365026">
          <w:rPr>
            <w:rFonts w:ascii="Times New Roman" w:hAnsi="Times New Roman" w:cs="Times New Roman"/>
            <w:color w:val="000000"/>
            <w:sz w:val="24"/>
            <w:szCs w:val="24"/>
            <w:rPrChange w:id="1851" w:author="Jane Kohlhoff" w:date="2024-06-11T09:53:00Z" w16du:dateUtc="2024-06-10T23:53:00Z">
              <w:rPr>
                <w:rFonts w:ascii="Times" w:hAnsi="Times" w:cs="Helvetica"/>
                <w:color w:val="000000"/>
                <w:sz w:val="24"/>
                <w:szCs w:val="24"/>
              </w:rPr>
            </w:rPrChange>
          </w:rPr>
          <w:t xml:space="preserve"> </w:t>
        </w:r>
      </w:ins>
      <w:r w:rsidR="00F005FF" w:rsidRPr="00365026">
        <w:rPr>
          <w:rFonts w:ascii="Times New Roman" w:hAnsi="Times New Roman" w:cs="Times New Roman"/>
          <w:color w:val="000000"/>
          <w:sz w:val="24"/>
          <w:szCs w:val="24"/>
          <w:rPrChange w:id="1852" w:author="Jane Kohlhoff" w:date="2024-06-11T09:53:00Z" w16du:dateUtc="2024-06-10T23:53:00Z">
            <w:rPr>
              <w:rFonts w:ascii="Times" w:hAnsi="Times" w:cs="Helvetica"/>
              <w:color w:val="000000"/>
              <w:sz w:val="24"/>
              <w:szCs w:val="24"/>
            </w:rPr>
          </w:rPrChange>
        </w:rPr>
        <w:t xml:space="preserve">Participants who met the study inclusion criteria </w:t>
      </w:r>
      <w:r w:rsidR="00252E54" w:rsidRPr="00365026">
        <w:rPr>
          <w:rFonts w:ascii="Times New Roman" w:hAnsi="Times New Roman" w:cs="Times New Roman"/>
          <w:color w:val="000000"/>
          <w:sz w:val="24"/>
          <w:szCs w:val="24"/>
          <w:rPrChange w:id="1853" w:author="Jane Kohlhoff" w:date="2024-06-11T09:53:00Z" w16du:dateUtc="2024-06-10T23:53:00Z">
            <w:rPr>
              <w:rFonts w:ascii="Times" w:hAnsi="Times" w:cs="Helvetica"/>
              <w:color w:val="000000"/>
              <w:sz w:val="24"/>
              <w:szCs w:val="24"/>
            </w:rPr>
          </w:rPrChange>
        </w:rPr>
        <w:t>were</w:t>
      </w:r>
      <w:r w:rsidR="00F005FF" w:rsidRPr="00365026">
        <w:rPr>
          <w:rFonts w:ascii="Times New Roman" w:hAnsi="Times New Roman" w:cs="Times New Roman"/>
          <w:color w:val="000000"/>
          <w:sz w:val="24"/>
          <w:szCs w:val="24"/>
          <w:rPrChange w:id="1854" w:author="Jane Kohlhoff" w:date="2024-06-11T09:53:00Z" w16du:dateUtc="2024-06-10T23:53:00Z">
            <w:rPr>
              <w:rFonts w:ascii="Times" w:hAnsi="Times" w:cs="Helvetica"/>
              <w:color w:val="000000"/>
              <w:sz w:val="24"/>
              <w:szCs w:val="24"/>
            </w:rPr>
          </w:rPrChange>
        </w:rPr>
        <w:t xml:space="preserve"> randomly assigned to receive one of the three conditions using restricted block randomization</w:t>
      </w:r>
      <w:r w:rsidR="00252E54" w:rsidRPr="00365026">
        <w:rPr>
          <w:rFonts w:ascii="Times New Roman" w:hAnsi="Times New Roman" w:cs="Times New Roman"/>
          <w:color w:val="000000"/>
          <w:sz w:val="24"/>
          <w:szCs w:val="24"/>
          <w:rPrChange w:id="1855" w:author="Jane Kohlhoff" w:date="2024-06-11T09:53:00Z" w16du:dateUtc="2024-06-10T23:53:00Z">
            <w:rPr>
              <w:rFonts w:ascii="Times" w:hAnsi="Times" w:cs="Helvetica"/>
              <w:color w:val="000000"/>
              <w:sz w:val="24"/>
              <w:szCs w:val="24"/>
            </w:rPr>
          </w:rPrChange>
        </w:rPr>
        <w:t xml:space="preserve"> (</w:t>
      </w:r>
      <w:r w:rsidR="00F005FF" w:rsidRPr="00365026">
        <w:rPr>
          <w:rFonts w:ascii="Times New Roman" w:hAnsi="Times New Roman" w:cs="Times New Roman"/>
          <w:color w:val="000000"/>
          <w:sz w:val="24"/>
          <w:szCs w:val="24"/>
          <w:rPrChange w:id="1856" w:author="Jane Kohlhoff" w:date="2024-06-11T09:53:00Z" w16du:dateUtc="2024-06-10T23:53:00Z">
            <w:rPr>
              <w:rFonts w:ascii="Times" w:hAnsi="Times" w:cs="Helvetica"/>
              <w:color w:val="000000"/>
              <w:sz w:val="24"/>
              <w:szCs w:val="24"/>
            </w:rPr>
          </w:rPrChange>
        </w:rPr>
        <w:t xml:space="preserve">block size </w:t>
      </w:r>
      <w:r w:rsidR="00F005FF" w:rsidRPr="00365026">
        <w:rPr>
          <w:rFonts w:ascii="Times New Roman" w:hAnsi="Times New Roman" w:cs="Times New Roman"/>
          <w:i/>
          <w:color w:val="000000"/>
          <w:sz w:val="24"/>
          <w:szCs w:val="24"/>
          <w:rPrChange w:id="1857" w:author="Jane Kohlhoff" w:date="2024-06-11T09:53:00Z" w16du:dateUtc="2024-06-10T23:53:00Z">
            <w:rPr>
              <w:rFonts w:ascii="Times" w:hAnsi="Times" w:cs="Helvetica"/>
              <w:i/>
              <w:color w:val="000000"/>
              <w:sz w:val="24"/>
              <w:szCs w:val="24"/>
            </w:rPr>
          </w:rPrChange>
        </w:rPr>
        <w:t>n</w:t>
      </w:r>
      <w:r w:rsidR="00F005FF" w:rsidRPr="00365026">
        <w:rPr>
          <w:rFonts w:ascii="Times New Roman" w:hAnsi="Times New Roman" w:cs="Times New Roman"/>
          <w:color w:val="000000"/>
          <w:sz w:val="24"/>
          <w:szCs w:val="24"/>
          <w:rPrChange w:id="1858" w:author="Jane Kohlhoff" w:date="2024-06-11T09:53:00Z" w16du:dateUtc="2024-06-10T23:53:00Z">
            <w:rPr>
              <w:rFonts w:ascii="Times" w:hAnsi="Times" w:cs="Helvetica"/>
              <w:color w:val="000000"/>
              <w:sz w:val="24"/>
              <w:szCs w:val="24"/>
            </w:rPr>
          </w:rPrChange>
        </w:rPr>
        <w:t>=6</w:t>
      </w:r>
      <w:r w:rsidR="00252E54" w:rsidRPr="00365026">
        <w:rPr>
          <w:rFonts w:ascii="Times New Roman" w:hAnsi="Times New Roman" w:cs="Times New Roman"/>
          <w:color w:val="000000"/>
          <w:sz w:val="24"/>
          <w:szCs w:val="24"/>
          <w:rPrChange w:id="1859" w:author="Jane Kohlhoff" w:date="2024-06-11T09:53:00Z" w16du:dateUtc="2024-06-10T23:53:00Z">
            <w:rPr>
              <w:rFonts w:ascii="Times" w:hAnsi="Times" w:cs="Helvetica"/>
              <w:color w:val="000000"/>
              <w:sz w:val="24"/>
              <w:szCs w:val="24"/>
            </w:rPr>
          </w:rPrChange>
        </w:rPr>
        <w:t>)</w:t>
      </w:r>
      <w:r w:rsidR="00F005FF" w:rsidRPr="00365026">
        <w:rPr>
          <w:rFonts w:ascii="Times New Roman" w:hAnsi="Times New Roman" w:cs="Times New Roman"/>
          <w:color w:val="000000"/>
          <w:sz w:val="24"/>
          <w:szCs w:val="24"/>
          <w:rPrChange w:id="1860" w:author="Jane Kohlhoff" w:date="2024-06-11T09:53:00Z" w16du:dateUtc="2024-06-10T23:53:00Z">
            <w:rPr>
              <w:rFonts w:ascii="Times" w:hAnsi="Times" w:cs="Helvetica"/>
              <w:color w:val="000000"/>
              <w:sz w:val="24"/>
              <w:szCs w:val="24"/>
            </w:rPr>
          </w:rPrChange>
        </w:rPr>
        <w:t xml:space="preserve">. </w:t>
      </w:r>
      <w:r w:rsidR="00252E54" w:rsidRPr="00365026">
        <w:rPr>
          <w:rFonts w:ascii="Times New Roman" w:hAnsi="Times New Roman" w:cs="Times New Roman"/>
          <w:color w:val="000000"/>
          <w:sz w:val="24"/>
          <w:szCs w:val="24"/>
          <w:rPrChange w:id="1861" w:author="Jane Kohlhoff" w:date="2024-06-11T09:53:00Z" w16du:dateUtc="2024-06-10T23:53:00Z">
            <w:rPr>
              <w:rFonts w:ascii="Times" w:hAnsi="Times" w:cs="Helvetica"/>
              <w:color w:val="000000"/>
              <w:sz w:val="24"/>
              <w:szCs w:val="24"/>
            </w:rPr>
          </w:rPrChange>
        </w:rPr>
        <w:t>W</w:t>
      </w:r>
      <w:r w:rsidR="00F005FF" w:rsidRPr="00365026">
        <w:rPr>
          <w:rFonts w:ascii="Times New Roman" w:hAnsi="Times New Roman" w:cs="Times New Roman"/>
          <w:color w:val="000000"/>
          <w:sz w:val="24"/>
          <w:szCs w:val="24"/>
          <w:rPrChange w:id="1862" w:author="Jane Kohlhoff" w:date="2024-06-11T09:53:00Z" w16du:dateUtc="2024-06-10T23:53:00Z">
            <w:rPr>
              <w:rFonts w:ascii="Times" w:hAnsi="Times" w:cs="Helvetica"/>
              <w:color w:val="000000"/>
              <w:sz w:val="24"/>
              <w:szCs w:val="24"/>
            </w:rPr>
          </w:rPrChange>
        </w:rPr>
        <w:t>ithin each block, 2 participants w</w:t>
      </w:r>
      <w:r w:rsidR="00252E54" w:rsidRPr="00365026">
        <w:rPr>
          <w:rFonts w:ascii="Times New Roman" w:hAnsi="Times New Roman" w:cs="Times New Roman"/>
          <w:color w:val="000000"/>
          <w:sz w:val="24"/>
          <w:szCs w:val="24"/>
          <w:rPrChange w:id="1863" w:author="Jane Kohlhoff" w:date="2024-06-11T09:53:00Z" w16du:dateUtc="2024-06-10T23:53:00Z">
            <w:rPr>
              <w:rFonts w:ascii="Times" w:hAnsi="Times" w:cs="Helvetica"/>
              <w:color w:val="000000"/>
              <w:sz w:val="24"/>
              <w:szCs w:val="24"/>
            </w:rPr>
          </w:rPrChange>
        </w:rPr>
        <w:t>ere</w:t>
      </w:r>
      <w:r w:rsidR="00F005FF" w:rsidRPr="00365026">
        <w:rPr>
          <w:rFonts w:ascii="Times New Roman" w:hAnsi="Times New Roman" w:cs="Times New Roman"/>
          <w:color w:val="000000"/>
          <w:sz w:val="24"/>
          <w:szCs w:val="24"/>
          <w:rPrChange w:id="1864" w:author="Jane Kohlhoff" w:date="2024-06-11T09:53:00Z" w16du:dateUtc="2024-06-10T23:53:00Z">
            <w:rPr>
              <w:rFonts w:ascii="Times" w:hAnsi="Times" w:cs="Helvetica"/>
              <w:color w:val="000000"/>
              <w:sz w:val="24"/>
              <w:szCs w:val="24"/>
            </w:rPr>
          </w:rPrChange>
        </w:rPr>
        <w:t xml:space="preserve"> allocated to the PCIT-T condition, 2 </w:t>
      </w:r>
      <w:r w:rsidR="00252E54" w:rsidRPr="00365026">
        <w:rPr>
          <w:rFonts w:ascii="Times New Roman" w:hAnsi="Times New Roman" w:cs="Times New Roman"/>
          <w:color w:val="000000"/>
          <w:sz w:val="24"/>
          <w:szCs w:val="24"/>
          <w:rPrChange w:id="1865" w:author="Jane Kohlhoff" w:date="2024-06-11T09:53:00Z" w16du:dateUtc="2024-06-10T23:53:00Z">
            <w:rPr>
              <w:rFonts w:ascii="Times" w:hAnsi="Times" w:cs="Helvetica"/>
              <w:color w:val="000000"/>
              <w:sz w:val="24"/>
              <w:szCs w:val="24"/>
            </w:rPr>
          </w:rPrChange>
        </w:rPr>
        <w:t>were</w:t>
      </w:r>
      <w:r w:rsidR="00F005FF" w:rsidRPr="00365026">
        <w:rPr>
          <w:rFonts w:ascii="Times New Roman" w:hAnsi="Times New Roman" w:cs="Times New Roman"/>
          <w:color w:val="000000"/>
          <w:sz w:val="24"/>
          <w:szCs w:val="24"/>
          <w:rPrChange w:id="1866" w:author="Jane Kohlhoff" w:date="2024-06-11T09:53:00Z" w16du:dateUtc="2024-06-10T23:53:00Z">
            <w:rPr>
              <w:rFonts w:ascii="Times" w:hAnsi="Times" w:cs="Helvetica"/>
              <w:color w:val="000000"/>
              <w:sz w:val="24"/>
              <w:szCs w:val="24"/>
            </w:rPr>
          </w:rPrChange>
        </w:rPr>
        <w:t xml:space="preserve"> allocated to the COS-P condition and 2 </w:t>
      </w:r>
      <w:r w:rsidR="00252E54" w:rsidRPr="00365026">
        <w:rPr>
          <w:rFonts w:ascii="Times New Roman" w:hAnsi="Times New Roman" w:cs="Times New Roman"/>
          <w:color w:val="000000"/>
          <w:sz w:val="24"/>
          <w:szCs w:val="24"/>
          <w:rPrChange w:id="1867" w:author="Jane Kohlhoff" w:date="2024-06-11T09:53:00Z" w16du:dateUtc="2024-06-10T23:53:00Z">
            <w:rPr>
              <w:rFonts w:ascii="Times" w:hAnsi="Times" w:cs="Helvetica"/>
              <w:color w:val="000000"/>
              <w:sz w:val="24"/>
              <w:szCs w:val="24"/>
            </w:rPr>
          </w:rPrChange>
        </w:rPr>
        <w:t>were</w:t>
      </w:r>
      <w:r w:rsidR="00F005FF" w:rsidRPr="00365026">
        <w:rPr>
          <w:rFonts w:ascii="Times New Roman" w:hAnsi="Times New Roman" w:cs="Times New Roman"/>
          <w:color w:val="000000"/>
          <w:sz w:val="24"/>
          <w:szCs w:val="24"/>
          <w:rPrChange w:id="1868" w:author="Jane Kohlhoff" w:date="2024-06-11T09:53:00Z" w16du:dateUtc="2024-06-10T23:53:00Z">
            <w:rPr>
              <w:rFonts w:ascii="Times" w:hAnsi="Times" w:cs="Helvetica"/>
              <w:color w:val="000000"/>
              <w:sz w:val="24"/>
              <w:szCs w:val="24"/>
            </w:rPr>
          </w:rPrChange>
        </w:rPr>
        <w:t xml:space="preserve"> allocated to the Waitlist condition</w:t>
      </w:r>
      <w:r w:rsidR="00252E54" w:rsidRPr="00365026">
        <w:rPr>
          <w:rFonts w:ascii="Times New Roman" w:hAnsi="Times New Roman" w:cs="Times New Roman"/>
          <w:color w:val="000000"/>
          <w:sz w:val="24"/>
          <w:szCs w:val="24"/>
          <w:rPrChange w:id="1869" w:author="Jane Kohlhoff" w:date="2024-06-11T09:53:00Z" w16du:dateUtc="2024-06-10T23:53:00Z">
            <w:rPr>
              <w:rFonts w:ascii="Times" w:hAnsi="Times" w:cs="Helvetica"/>
              <w:color w:val="000000"/>
              <w:sz w:val="24"/>
              <w:szCs w:val="24"/>
            </w:rPr>
          </w:rPrChange>
        </w:rPr>
        <w:t xml:space="preserve"> (</w:t>
      </w:r>
      <w:r w:rsidR="00F005FF" w:rsidRPr="00365026">
        <w:rPr>
          <w:rFonts w:ascii="Times New Roman" w:hAnsi="Times New Roman" w:cs="Times New Roman"/>
          <w:color w:val="000000"/>
          <w:sz w:val="24"/>
          <w:szCs w:val="24"/>
          <w:rPrChange w:id="1870" w:author="Jane Kohlhoff" w:date="2024-06-11T09:53:00Z" w16du:dateUtc="2024-06-10T23:53:00Z">
            <w:rPr>
              <w:rFonts w:ascii="Times" w:hAnsi="Times" w:cs="Helvetica"/>
              <w:color w:val="000000"/>
              <w:sz w:val="24"/>
              <w:szCs w:val="24"/>
            </w:rPr>
          </w:rPrChange>
        </w:rPr>
        <w:t>order randomized within each block</w:t>
      </w:r>
      <w:r w:rsidR="00252E54" w:rsidRPr="00365026">
        <w:rPr>
          <w:rFonts w:ascii="Times New Roman" w:hAnsi="Times New Roman" w:cs="Times New Roman"/>
          <w:color w:val="000000"/>
          <w:sz w:val="24"/>
          <w:szCs w:val="24"/>
          <w:rPrChange w:id="1871" w:author="Jane Kohlhoff" w:date="2024-06-11T09:53:00Z" w16du:dateUtc="2024-06-10T23:53:00Z">
            <w:rPr>
              <w:rFonts w:ascii="Times" w:hAnsi="Times" w:cs="Helvetica"/>
              <w:color w:val="000000"/>
              <w:sz w:val="24"/>
              <w:szCs w:val="24"/>
            </w:rPr>
          </w:rPrChange>
        </w:rPr>
        <w:t>)</w:t>
      </w:r>
      <w:r w:rsidR="00F005FF" w:rsidRPr="00365026">
        <w:rPr>
          <w:rFonts w:ascii="Times New Roman" w:hAnsi="Times New Roman" w:cs="Times New Roman"/>
          <w:color w:val="000000"/>
          <w:sz w:val="24"/>
          <w:szCs w:val="24"/>
          <w:rPrChange w:id="1872" w:author="Jane Kohlhoff" w:date="2024-06-11T09:53:00Z" w16du:dateUtc="2024-06-10T23:53:00Z">
            <w:rPr>
              <w:rFonts w:ascii="Times" w:hAnsi="Times" w:cs="Helvetica"/>
              <w:color w:val="000000"/>
              <w:sz w:val="24"/>
              <w:szCs w:val="24"/>
            </w:rPr>
          </w:rPrChange>
        </w:rPr>
        <w:t xml:space="preserve">. </w:t>
      </w:r>
      <w:ins w:id="1873" w:author="Jane Kohlhoff" w:date="2024-05-22T06:53:00Z" w16du:dateUtc="2024-05-21T20:53:00Z">
        <w:r w:rsidRPr="00365026">
          <w:rPr>
            <w:rFonts w:ascii="Times New Roman" w:hAnsi="Times New Roman" w:cs="Times New Roman"/>
            <w:color w:val="000000"/>
            <w:sz w:val="24"/>
            <w:szCs w:val="24"/>
            <w:rPrChange w:id="1874" w:author="Jane Kohlhoff" w:date="2024-06-11T09:53:00Z" w16du:dateUtc="2024-06-10T23:53:00Z">
              <w:rPr>
                <w:rFonts w:ascii="Times" w:hAnsi="Times" w:cs="Helvetica"/>
                <w:color w:val="000000"/>
                <w:sz w:val="24"/>
                <w:szCs w:val="24"/>
              </w:rPr>
            </w:rPrChange>
          </w:rPr>
          <w:t xml:space="preserve">A research assistant not involved with the trial generated the random allocation sequence. </w:t>
        </w:r>
      </w:ins>
      <w:r w:rsidR="00F005FF" w:rsidRPr="00365026">
        <w:rPr>
          <w:rFonts w:ascii="Times New Roman" w:hAnsi="Times New Roman" w:cs="Times New Roman"/>
          <w:color w:val="000000"/>
          <w:sz w:val="24"/>
          <w:szCs w:val="24"/>
          <w:rPrChange w:id="1875" w:author="Jane Kohlhoff" w:date="2024-06-11T09:53:00Z" w16du:dateUtc="2024-06-10T23:53:00Z">
            <w:rPr>
              <w:rFonts w:ascii="Times" w:hAnsi="Times" w:cs="Helvetica"/>
              <w:color w:val="000000"/>
              <w:sz w:val="24"/>
              <w:szCs w:val="24"/>
            </w:rPr>
          </w:rPrChange>
        </w:rPr>
        <w:t xml:space="preserve">Randomisation </w:t>
      </w:r>
      <w:r w:rsidR="00252E54" w:rsidRPr="00365026">
        <w:rPr>
          <w:rFonts w:ascii="Times New Roman" w:hAnsi="Times New Roman" w:cs="Times New Roman"/>
          <w:color w:val="000000"/>
          <w:sz w:val="24"/>
          <w:szCs w:val="24"/>
          <w:rPrChange w:id="1876" w:author="Jane Kohlhoff" w:date="2024-06-11T09:53:00Z" w16du:dateUtc="2024-06-10T23:53:00Z">
            <w:rPr>
              <w:rFonts w:ascii="Times" w:hAnsi="Times" w:cs="Helvetica"/>
              <w:color w:val="000000"/>
              <w:sz w:val="24"/>
              <w:szCs w:val="24"/>
            </w:rPr>
          </w:rPrChange>
        </w:rPr>
        <w:t>took place</w:t>
      </w:r>
      <w:r w:rsidR="00F005FF" w:rsidRPr="00365026">
        <w:rPr>
          <w:rFonts w:ascii="Times New Roman" w:hAnsi="Times New Roman" w:cs="Times New Roman"/>
          <w:color w:val="000000"/>
          <w:sz w:val="24"/>
          <w:szCs w:val="24"/>
          <w:rPrChange w:id="1877" w:author="Jane Kohlhoff" w:date="2024-06-11T09:53:00Z" w16du:dateUtc="2024-06-10T23:53:00Z">
            <w:rPr>
              <w:rFonts w:ascii="Times" w:hAnsi="Times" w:cs="Helvetica"/>
              <w:color w:val="000000"/>
              <w:sz w:val="24"/>
              <w:szCs w:val="24"/>
            </w:rPr>
          </w:rPrChange>
        </w:rPr>
        <w:t xml:space="preserve"> at the start of the first face-to-face assessment session</w:t>
      </w:r>
      <w:r w:rsidR="00252E54" w:rsidRPr="00365026">
        <w:rPr>
          <w:rFonts w:ascii="Times New Roman" w:hAnsi="Times New Roman" w:cs="Times New Roman"/>
          <w:color w:val="000000"/>
          <w:sz w:val="24"/>
          <w:szCs w:val="24"/>
          <w:rPrChange w:id="1878" w:author="Jane Kohlhoff" w:date="2024-06-11T09:53:00Z" w16du:dateUtc="2024-06-10T23:53:00Z">
            <w:rPr>
              <w:rFonts w:ascii="Times" w:hAnsi="Times" w:cs="Helvetica"/>
              <w:color w:val="000000"/>
              <w:sz w:val="24"/>
              <w:szCs w:val="24"/>
            </w:rPr>
          </w:rPrChange>
        </w:rPr>
        <w:t xml:space="preserve">, with </w:t>
      </w:r>
      <w:r w:rsidR="00F005FF" w:rsidRPr="00365026">
        <w:rPr>
          <w:rFonts w:ascii="Times New Roman" w:hAnsi="Times New Roman" w:cs="Times New Roman"/>
          <w:color w:val="000000"/>
          <w:sz w:val="24"/>
          <w:szCs w:val="24"/>
          <w:rPrChange w:id="1879" w:author="Jane Kohlhoff" w:date="2024-06-11T09:53:00Z" w16du:dateUtc="2024-06-10T23:53:00Z">
            <w:rPr>
              <w:rFonts w:ascii="Times" w:hAnsi="Times" w:cs="Helvetica"/>
              <w:color w:val="000000"/>
              <w:sz w:val="24"/>
              <w:szCs w:val="24"/>
            </w:rPr>
          </w:rPrChange>
        </w:rPr>
        <w:t>allocations pulled out of pre-prepared sealed envelopes</w:t>
      </w:r>
      <w:r w:rsidR="00252E54" w:rsidRPr="00365026">
        <w:rPr>
          <w:rFonts w:ascii="Times New Roman" w:hAnsi="Times New Roman" w:cs="Times New Roman"/>
          <w:color w:val="000000"/>
          <w:sz w:val="24"/>
          <w:szCs w:val="24"/>
          <w:rPrChange w:id="1880" w:author="Jane Kohlhoff" w:date="2024-06-11T09:53:00Z" w16du:dateUtc="2024-06-10T23:53:00Z">
            <w:rPr>
              <w:rFonts w:ascii="Times" w:hAnsi="Times" w:cs="Helvetica"/>
              <w:color w:val="000000"/>
              <w:sz w:val="24"/>
              <w:szCs w:val="24"/>
            </w:rPr>
          </w:rPrChange>
        </w:rPr>
        <w:t xml:space="preserve">; the </w:t>
      </w:r>
      <w:r w:rsidR="00F005FF" w:rsidRPr="00365026">
        <w:rPr>
          <w:rFonts w:ascii="Times New Roman" w:hAnsi="Times New Roman" w:cs="Times New Roman"/>
          <w:color w:val="000000"/>
          <w:sz w:val="24"/>
          <w:szCs w:val="24"/>
          <w:rPrChange w:id="1881" w:author="Jane Kohlhoff" w:date="2024-06-11T09:53:00Z" w16du:dateUtc="2024-06-10T23:53:00Z">
            <w:rPr>
              <w:rFonts w:ascii="Times" w:hAnsi="Times" w:cs="Helvetica"/>
              <w:color w:val="000000"/>
              <w:sz w:val="24"/>
              <w:szCs w:val="24"/>
            </w:rPr>
          </w:rPrChange>
        </w:rPr>
        <w:t xml:space="preserve">research team and family </w:t>
      </w:r>
      <w:r w:rsidR="00252E54" w:rsidRPr="00365026">
        <w:rPr>
          <w:rFonts w:ascii="Times New Roman" w:hAnsi="Times New Roman" w:cs="Times New Roman"/>
          <w:color w:val="000000"/>
          <w:sz w:val="24"/>
          <w:szCs w:val="24"/>
          <w:rPrChange w:id="1882" w:author="Jane Kohlhoff" w:date="2024-06-11T09:53:00Z" w16du:dateUtc="2024-06-10T23:53:00Z">
            <w:rPr>
              <w:rFonts w:ascii="Times" w:hAnsi="Times" w:cs="Helvetica"/>
              <w:color w:val="000000"/>
              <w:sz w:val="24"/>
              <w:szCs w:val="24"/>
            </w:rPr>
          </w:rPrChange>
        </w:rPr>
        <w:t>were masked to</w:t>
      </w:r>
      <w:r w:rsidR="00F005FF" w:rsidRPr="00365026">
        <w:rPr>
          <w:rFonts w:ascii="Times New Roman" w:hAnsi="Times New Roman" w:cs="Times New Roman"/>
          <w:color w:val="000000"/>
          <w:sz w:val="24"/>
          <w:szCs w:val="24"/>
          <w:rPrChange w:id="1883" w:author="Jane Kohlhoff" w:date="2024-06-11T09:53:00Z" w16du:dateUtc="2024-06-10T23:53:00Z">
            <w:rPr>
              <w:rFonts w:ascii="Times" w:hAnsi="Times" w:cs="Helvetica"/>
              <w:color w:val="000000"/>
              <w:sz w:val="24"/>
              <w:szCs w:val="24"/>
            </w:rPr>
          </w:rPrChange>
        </w:rPr>
        <w:t xml:space="preserve"> condition </w:t>
      </w:r>
      <w:r w:rsidR="00252E54" w:rsidRPr="00365026">
        <w:rPr>
          <w:rFonts w:ascii="Times New Roman" w:hAnsi="Times New Roman" w:cs="Times New Roman"/>
          <w:color w:val="000000"/>
          <w:sz w:val="24"/>
          <w:szCs w:val="24"/>
          <w:rPrChange w:id="1884" w:author="Jane Kohlhoff" w:date="2024-06-11T09:53:00Z" w16du:dateUtc="2024-06-10T23:53:00Z">
            <w:rPr>
              <w:rFonts w:ascii="Times" w:hAnsi="Times" w:cs="Helvetica"/>
              <w:color w:val="000000"/>
              <w:sz w:val="24"/>
              <w:szCs w:val="24"/>
            </w:rPr>
          </w:rPrChange>
        </w:rPr>
        <w:t xml:space="preserve">allocation </w:t>
      </w:r>
      <w:r w:rsidR="00F005FF" w:rsidRPr="00365026">
        <w:rPr>
          <w:rFonts w:ascii="Times New Roman" w:hAnsi="Times New Roman" w:cs="Times New Roman"/>
          <w:color w:val="000000"/>
          <w:sz w:val="24"/>
          <w:szCs w:val="24"/>
          <w:rPrChange w:id="1885" w:author="Jane Kohlhoff" w:date="2024-06-11T09:53:00Z" w16du:dateUtc="2024-06-10T23:53:00Z">
            <w:rPr>
              <w:rFonts w:ascii="Times" w:hAnsi="Times" w:cs="Helvetica"/>
              <w:color w:val="000000"/>
              <w:sz w:val="24"/>
              <w:szCs w:val="24"/>
            </w:rPr>
          </w:rPrChange>
        </w:rPr>
        <w:t xml:space="preserve">until after completion of the entire </w:t>
      </w:r>
      <w:r w:rsidR="00252E54" w:rsidRPr="00365026">
        <w:rPr>
          <w:rFonts w:ascii="Times New Roman" w:hAnsi="Times New Roman" w:cs="Times New Roman"/>
          <w:color w:val="000000"/>
          <w:sz w:val="24"/>
          <w:szCs w:val="24"/>
          <w:rPrChange w:id="1886" w:author="Jane Kohlhoff" w:date="2024-06-11T09:53:00Z" w16du:dateUtc="2024-06-10T23:53:00Z">
            <w:rPr>
              <w:rFonts w:ascii="Times" w:hAnsi="Times" w:cs="Helvetica"/>
              <w:color w:val="000000"/>
              <w:sz w:val="24"/>
              <w:szCs w:val="24"/>
            </w:rPr>
          </w:rPrChange>
        </w:rPr>
        <w:t>baseline (‘Time 1’)</w:t>
      </w:r>
      <w:r w:rsidR="00F005FF" w:rsidRPr="00365026">
        <w:rPr>
          <w:rFonts w:ascii="Times New Roman" w:hAnsi="Times New Roman" w:cs="Times New Roman"/>
          <w:color w:val="000000"/>
          <w:sz w:val="24"/>
          <w:szCs w:val="24"/>
          <w:rPrChange w:id="1887" w:author="Jane Kohlhoff" w:date="2024-06-11T09:53:00Z" w16du:dateUtc="2024-06-10T23:53:00Z">
            <w:rPr>
              <w:rFonts w:ascii="Times" w:hAnsi="Times" w:cs="Helvetica"/>
              <w:color w:val="000000"/>
              <w:sz w:val="24"/>
              <w:szCs w:val="24"/>
            </w:rPr>
          </w:rPrChange>
        </w:rPr>
        <w:t xml:space="preserve"> assessment. </w:t>
      </w:r>
    </w:p>
    <w:p w14:paraId="5F0BA049" w14:textId="0E95DF05" w:rsidR="00F005FF" w:rsidRPr="00365026" w:rsidRDefault="00267670" w:rsidP="00267670">
      <w:pPr>
        <w:widowControl w:val="0"/>
        <w:autoSpaceDE w:val="0"/>
        <w:autoSpaceDN w:val="0"/>
        <w:adjustRightInd w:val="0"/>
        <w:spacing w:line="480" w:lineRule="auto"/>
        <w:ind w:firstLine="720"/>
        <w:contextualSpacing/>
        <w:rPr>
          <w:rFonts w:ascii="Times New Roman" w:hAnsi="Times New Roman" w:cs="Times New Roman"/>
          <w:color w:val="000000"/>
          <w:sz w:val="24"/>
          <w:szCs w:val="24"/>
          <w:rPrChange w:id="1888" w:author="Jane Kohlhoff" w:date="2024-06-11T09:53:00Z" w16du:dateUtc="2024-06-10T23:53:00Z">
            <w:rPr>
              <w:rFonts w:ascii="Times" w:hAnsi="Times" w:cs="Helvetica"/>
              <w:color w:val="000000"/>
              <w:sz w:val="24"/>
              <w:szCs w:val="24"/>
            </w:rPr>
          </w:rPrChange>
        </w:rPr>
      </w:pPr>
      <w:r w:rsidRPr="00365026">
        <w:rPr>
          <w:rFonts w:ascii="Times New Roman" w:hAnsi="Times New Roman" w:cs="Times New Roman"/>
          <w:i/>
          <w:color w:val="000000"/>
          <w:sz w:val="24"/>
          <w:szCs w:val="24"/>
          <w:rPrChange w:id="1889" w:author="Jane Kohlhoff" w:date="2024-06-11T09:53:00Z" w16du:dateUtc="2024-06-10T23:53:00Z">
            <w:rPr>
              <w:rFonts w:ascii="Times" w:hAnsi="Times" w:cs="Helvetica"/>
              <w:i/>
              <w:color w:val="000000"/>
              <w:sz w:val="24"/>
              <w:szCs w:val="24"/>
            </w:rPr>
          </w:rPrChange>
        </w:rPr>
        <w:t>T1, T2 and T3 assessments.</w:t>
      </w:r>
      <w:r w:rsidRPr="00365026">
        <w:rPr>
          <w:rFonts w:ascii="Times New Roman" w:hAnsi="Times New Roman" w:cs="Times New Roman"/>
          <w:color w:val="000000"/>
          <w:sz w:val="24"/>
          <w:szCs w:val="24"/>
          <w:rPrChange w:id="1890" w:author="Jane Kohlhoff" w:date="2024-06-11T09:53:00Z" w16du:dateUtc="2024-06-10T23:53:00Z">
            <w:rPr>
              <w:rFonts w:ascii="Times" w:hAnsi="Times" w:cs="Helvetica"/>
              <w:color w:val="000000"/>
              <w:sz w:val="24"/>
              <w:szCs w:val="24"/>
            </w:rPr>
          </w:rPrChange>
        </w:rPr>
        <w:t xml:space="preserve"> </w:t>
      </w:r>
      <w:r w:rsidR="007B0125" w:rsidRPr="00365026">
        <w:rPr>
          <w:rFonts w:ascii="Times New Roman" w:hAnsi="Times New Roman" w:cs="Times New Roman"/>
          <w:color w:val="000000"/>
          <w:sz w:val="24"/>
          <w:szCs w:val="24"/>
          <w:rPrChange w:id="1891" w:author="Jane Kohlhoff" w:date="2024-06-11T09:53:00Z" w16du:dateUtc="2024-06-10T23:53:00Z">
            <w:rPr>
              <w:rFonts w:ascii="Times" w:hAnsi="Times" w:cs="Helvetica"/>
              <w:color w:val="000000"/>
              <w:sz w:val="24"/>
              <w:szCs w:val="24"/>
            </w:rPr>
          </w:rPrChange>
        </w:rPr>
        <w:t>P</w:t>
      </w:r>
      <w:r w:rsidR="00F005FF" w:rsidRPr="00365026">
        <w:rPr>
          <w:rFonts w:ascii="Times New Roman" w:hAnsi="Times New Roman" w:cs="Times New Roman"/>
          <w:color w:val="000000"/>
          <w:sz w:val="24"/>
          <w:szCs w:val="24"/>
          <w:rPrChange w:id="1892" w:author="Jane Kohlhoff" w:date="2024-06-11T09:53:00Z" w16du:dateUtc="2024-06-10T23:53:00Z">
            <w:rPr>
              <w:rFonts w:ascii="Times" w:hAnsi="Times" w:cs="Helvetica"/>
              <w:color w:val="000000"/>
              <w:sz w:val="24"/>
              <w:szCs w:val="24"/>
            </w:rPr>
          </w:rPrChange>
        </w:rPr>
        <w:t>articipants</w:t>
      </w:r>
      <w:r w:rsidR="00252E54" w:rsidRPr="00365026">
        <w:rPr>
          <w:rFonts w:ascii="Times New Roman" w:hAnsi="Times New Roman" w:cs="Times New Roman"/>
          <w:color w:val="000000"/>
          <w:sz w:val="24"/>
          <w:szCs w:val="24"/>
          <w:rPrChange w:id="1893" w:author="Jane Kohlhoff" w:date="2024-06-11T09:53:00Z" w16du:dateUtc="2024-06-10T23:53:00Z">
            <w:rPr>
              <w:rFonts w:ascii="Times" w:hAnsi="Times" w:cs="Helvetica"/>
              <w:color w:val="000000"/>
              <w:sz w:val="24"/>
              <w:szCs w:val="24"/>
            </w:rPr>
          </w:rPrChange>
        </w:rPr>
        <w:t xml:space="preserve"> </w:t>
      </w:r>
      <w:r w:rsidR="00F005FF" w:rsidRPr="00365026">
        <w:rPr>
          <w:rFonts w:ascii="Times New Roman" w:hAnsi="Times New Roman" w:cs="Times New Roman"/>
          <w:color w:val="000000"/>
          <w:sz w:val="24"/>
          <w:szCs w:val="24"/>
          <w:rPrChange w:id="1894" w:author="Jane Kohlhoff" w:date="2024-06-11T09:53:00Z" w16du:dateUtc="2024-06-10T23:53:00Z">
            <w:rPr>
              <w:rFonts w:ascii="Times" w:hAnsi="Times" w:cs="Helvetica"/>
              <w:color w:val="000000"/>
              <w:sz w:val="24"/>
              <w:szCs w:val="24"/>
            </w:rPr>
          </w:rPrChange>
        </w:rPr>
        <w:t>complete</w:t>
      </w:r>
      <w:r w:rsidR="00246276" w:rsidRPr="00365026">
        <w:rPr>
          <w:rFonts w:ascii="Times New Roman" w:hAnsi="Times New Roman" w:cs="Times New Roman"/>
          <w:color w:val="000000"/>
          <w:sz w:val="24"/>
          <w:szCs w:val="24"/>
          <w:rPrChange w:id="1895" w:author="Jane Kohlhoff" w:date="2024-06-11T09:53:00Z" w16du:dateUtc="2024-06-10T23:53:00Z">
            <w:rPr>
              <w:rFonts w:ascii="Times" w:hAnsi="Times" w:cs="Helvetica"/>
              <w:color w:val="000000"/>
              <w:sz w:val="24"/>
              <w:szCs w:val="24"/>
            </w:rPr>
          </w:rPrChange>
        </w:rPr>
        <w:t>d</w:t>
      </w:r>
      <w:r w:rsidR="00F005FF" w:rsidRPr="00365026">
        <w:rPr>
          <w:rFonts w:ascii="Times New Roman" w:hAnsi="Times New Roman" w:cs="Times New Roman"/>
          <w:color w:val="000000"/>
          <w:sz w:val="24"/>
          <w:szCs w:val="24"/>
          <w:rPrChange w:id="1896" w:author="Jane Kohlhoff" w:date="2024-06-11T09:53:00Z" w16du:dateUtc="2024-06-10T23:53:00Z">
            <w:rPr>
              <w:rFonts w:ascii="Times" w:hAnsi="Times" w:cs="Helvetica"/>
              <w:color w:val="000000"/>
              <w:sz w:val="24"/>
              <w:szCs w:val="24"/>
            </w:rPr>
          </w:rPrChange>
        </w:rPr>
        <w:t xml:space="preserve"> </w:t>
      </w:r>
      <w:del w:id="1897" w:author="Jane Kohlhoff" w:date="2024-05-22T06:55:00Z" w16du:dateUtc="2024-05-21T20:55:00Z">
        <w:r w:rsidR="00F005FF" w:rsidRPr="00365026" w:rsidDel="0030054D">
          <w:rPr>
            <w:rFonts w:ascii="Times New Roman" w:hAnsi="Times New Roman" w:cs="Times New Roman"/>
            <w:color w:val="000000"/>
            <w:sz w:val="24"/>
            <w:szCs w:val="24"/>
            <w:rPrChange w:id="1898" w:author="Jane Kohlhoff" w:date="2024-06-11T09:53:00Z" w16du:dateUtc="2024-06-10T23:53:00Z">
              <w:rPr>
                <w:rFonts w:ascii="Times" w:hAnsi="Times" w:cs="Helvetica"/>
                <w:color w:val="000000"/>
                <w:sz w:val="24"/>
                <w:szCs w:val="24"/>
              </w:rPr>
            </w:rPrChange>
          </w:rPr>
          <w:delText xml:space="preserve">the T1 </w:delText>
        </w:r>
      </w:del>
      <w:r w:rsidR="00F005FF" w:rsidRPr="00365026">
        <w:rPr>
          <w:rFonts w:ascii="Times New Roman" w:hAnsi="Times New Roman" w:cs="Times New Roman"/>
          <w:color w:val="000000"/>
          <w:sz w:val="24"/>
          <w:szCs w:val="24"/>
          <w:rPrChange w:id="1899" w:author="Jane Kohlhoff" w:date="2024-06-11T09:53:00Z" w16du:dateUtc="2024-06-10T23:53:00Z">
            <w:rPr>
              <w:rFonts w:ascii="Times" w:hAnsi="Times" w:cs="Helvetica"/>
              <w:color w:val="000000"/>
              <w:sz w:val="24"/>
              <w:szCs w:val="24"/>
            </w:rPr>
          </w:rPrChange>
        </w:rPr>
        <w:t>assessment</w:t>
      </w:r>
      <w:ins w:id="1900" w:author="Jane Kohlhoff" w:date="2024-05-22T06:55:00Z" w16du:dateUtc="2024-05-21T20:55:00Z">
        <w:r w:rsidR="0030054D" w:rsidRPr="00365026">
          <w:rPr>
            <w:rFonts w:ascii="Times New Roman" w:hAnsi="Times New Roman" w:cs="Times New Roman"/>
            <w:color w:val="000000"/>
            <w:sz w:val="24"/>
            <w:szCs w:val="24"/>
            <w:rPrChange w:id="1901" w:author="Jane Kohlhoff" w:date="2024-06-11T09:53:00Z" w16du:dateUtc="2024-06-10T23:53:00Z">
              <w:rPr>
                <w:rFonts w:ascii="Times" w:hAnsi="Times" w:cs="Helvetica"/>
                <w:color w:val="000000"/>
                <w:sz w:val="24"/>
                <w:szCs w:val="24"/>
              </w:rPr>
            </w:rPrChange>
          </w:rPr>
          <w:t>s at baseline (Time 1; T1),</w:t>
        </w:r>
      </w:ins>
      <w:ins w:id="1902" w:author="Jane Kohlhoff" w:date="2024-05-22T06:56:00Z" w16du:dateUtc="2024-05-21T20:56:00Z">
        <w:r w:rsidR="0030054D" w:rsidRPr="00365026">
          <w:rPr>
            <w:rFonts w:ascii="Times New Roman" w:hAnsi="Times New Roman" w:cs="Times New Roman"/>
            <w:color w:val="000000"/>
            <w:sz w:val="24"/>
            <w:szCs w:val="24"/>
            <w:rPrChange w:id="1903" w:author="Jane Kohlhoff" w:date="2024-06-11T09:53:00Z" w16du:dateUtc="2024-06-10T23:53:00Z">
              <w:rPr>
                <w:rFonts w:ascii="Times" w:hAnsi="Times" w:cs="Helvetica"/>
                <w:color w:val="000000"/>
                <w:sz w:val="24"/>
                <w:szCs w:val="24"/>
              </w:rPr>
            </w:rPrChange>
          </w:rPr>
          <w:t xml:space="preserve"> immediately post waitlist/post intervention (Time 2; T2) and</w:t>
        </w:r>
      </w:ins>
      <w:r w:rsidR="00F005FF" w:rsidRPr="00365026">
        <w:rPr>
          <w:rFonts w:ascii="Times New Roman" w:hAnsi="Times New Roman" w:cs="Times New Roman"/>
          <w:color w:val="000000"/>
          <w:sz w:val="24"/>
          <w:szCs w:val="24"/>
          <w:rPrChange w:id="1904" w:author="Jane Kohlhoff" w:date="2024-06-11T09:53:00Z" w16du:dateUtc="2024-06-10T23:53:00Z">
            <w:rPr>
              <w:rFonts w:ascii="Times" w:hAnsi="Times" w:cs="Helvetica"/>
              <w:color w:val="000000"/>
              <w:sz w:val="24"/>
              <w:szCs w:val="24"/>
            </w:rPr>
          </w:rPrChange>
        </w:rPr>
        <w:t xml:space="preserve"> </w:t>
      </w:r>
      <w:ins w:id="1905" w:author="Jane Kohlhoff" w:date="2024-05-22T06:57:00Z" w16du:dateUtc="2024-05-21T20:57:00Z">
        <w:r w:rsidR="0030054D" w:rsidRPr="00365026">
          <w:rPr>
            <w:rFonts w:ascii="Times New Roman" w:eastAsia="Times New Roman" w:hAnsi="Times New Roman" w:cs="Times New Roman"/>
            <w:kern w:val="0"/>
            <w:sz w:val="24"/>
            <w:szCs w:val="24"/>
            <w:lang w:val="en-GB" w:eastAsia="en-GB"/>
            <w14:ligatures w14:val="none"/>
          </w:rPr>
          <w:t xml:space="preserve">at 4-month follow-up (Time 3; T3; PCIT-T and COS-P groups only). </w:t>
        </w:r>
      </w:ins>
      <w:ins w:id="1906" w:author="Jane Kohlhoff" w:date="2024-05-22T06:58:00Z" w16du:dateUtc="2024-05-21T20:58:00Z">
        <w:r w:rsidR="0030054D" w:rsidRPr="00365026">
          <w:rPr>
            <w:rFonts w:ascii="Times New Roman" w:eastAsia="Times New Roman" w:hAnsi="Times New Roman" w:cs="Times New Roman"/>
            <w:kern w:val="0"/>
            <w:sz w:val="24"/>
            <w:szCs w:val="24"/>
            <w:lang w:val="en-GB" w:eastAsia="en-GB"/>
            <w14:ligatures w14:val="none"/>
          </w:rPr>
          <w:t>For a detailed description of the T1, T2 and T3 assessments, see</w:t>
        </w:r>
        <w:r w:rsidR="0030054D" w:rsidRPr="00365026">
          <w:rPr>
            <w:rFonts w:ascii="Times New Roman" w:hAnsi="Times New Roman" w:cs="Times New Roman"/>
            <w:color w:val="000000"/>
            <w:sz w:val="24"/>
            <w:szCs w:val="24"/>
            <w:rPrChange w:id="1907" w:author="Jane Kohlhoff" w:date="2024-06-11T09:53:00Z" w16du:dateUtc="2024-06-10T23:53:00Z">
              <w:rPr>
                <w:rFonts w:ascii="Times" w:hAnsi="Times" w:cs="Helvetica"/>
                <w:color w:val="000000"/>
                <w:sz w:val="24"/>
                <w:szCs w:val="24"/>
              </w:rPr>
            </w:rPrChange>
          </w:rPr>
          <w:t xml:space="preserve"> </w:t>
        </w:r>
        <w:r w:rsidR="0030054D" w:rsidRPr="00365026">
          <w:rPr>
            <w:rFonts w:ascii="Times New Roman" w:hAnsi="Times New Roman" w:cs="Times New Roman"/>
            <w:color w:val="000000"/>
            <w:sz w:val="24"/>
            <w:szCs w:val="24"/>
            <w:rPrChange w:id="1908" w:author="Jane Kohlhoff" w:date="2024-06-11T09:53:00Z" w16du:dateUtc="2024-06-10T23:53:00Z">
              <w:rPr>
                <w:rFonts w:ascii="Times" w:hAnsi="Times" w:cs="Helvetica"/>
                <w:color w:val="000000"/>
                <w:sz w:val="24"/>
                <w:szCs w:val="24"/>
              </w:rPr>
            </w:rPrChange>
          </w:rPr>
          <w:fldChar w:fldCharType="begin"/>
        </w:r>
      </w:ins>
      <w:r w:rsidR="00622933">
        <w:rPr>
          <w:rFonts w:ascii="Times New Roman" w:hAnsi="Times New Roman" w:cs="Times New Roman"/>
          <w:color w:val="000000"/>
          <w:sz w:val="24"/>
          <w:szCs w:val="24"/>
        </w:rPr>
        <w:instrText xml:space="preserve"> ADDIN EN.CITE &lt;EndNote&gt;&lt;Cite AuthorYear="1"&gt;&lt;Author&gt;Kohlhoff&lt;/Author&gt;&lt;Year&gt;2020&lt;/Year&gt;&lt;RecNum&gt;2236&lt;/RecNum&gt;&lt;DisplayText&gt;Kohlhoff, Cibralic (52)&lt;/DisplayText&gt;&lt;record&gt;&lt;rec-number&gt;2236&lt;/rec-number&gt;&lt;foreign-keys&gt;&lt;key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instrText>
      </w:r>
      <w:ins w:id="1909" w:author="Jane Kohlhoff" w:date="2024-05-22T06:58:00Z" w16du:dateUtc="2024-05-21T20:58:00Z">
        <w:r w:rsidR="0030054D" w:rsidRPr="00365026">
          <w:rPr>
            <w:rFonts w:ascii="Times New Roman" w:hAnsi="Times New Roman" w:cs="Times New Roman"/>
            <w:color w:val="000000"/>
            <w:sz w:val="24"/>
            <w:szCs w:val="24"/>
            <w:rPrChange w:id="1910" w:author="Jane Kohlhoff" w:date="2024-06-11T09:53:00Z" w16du:dateUtc="2024-06-10T23:53:00Z">
              <w:rPr>
                <w:rFonts w:ascii="Times" w:hAnsi="Times" w:cs="Helvetica"/>
                <w:color w:val="000000"/>
                <w:sz w:val="24"/>
                <w:szCs w:val="24"/>
              </w:rPr>
            </w:rPrChange>
          </w:rPr>
          <w:fldChar w:fldCharType="separate"/>
        </w:r>
      </w:ins>
      <w:r w:rsidR="00622933">
        <w:rPr>
          <w:rFonts w:ascii="Times New Roman" w:hAnsi="Times New Roman" w:cs="Times New Roman"/>
          <w:noProof/>
          <w:color w:val="000000"/>
          <w:sz w:val="24"/>
          <w:szCs w:val="24"/>
        </w:rPr>
        <w:t>Kohlhoff, Cibralic (52)</w:t>
      </w:r>
      <w:ins w:id="1911" w:author="Jane Kohlhoff" w:date="2024-05-22T06:58:00Z" w16du:dateUtc="2024-05-21T20:58:00Z">
        <w:r w:rsidR="0030054D" w:rsidRPr="00365026">
          <w:rPr>
            <w:rFonts w:ascii="Times New Roman" w:hAnsi="Times New Roman" w:cs="Times New Roman"/>
            <w:color w:val="000000"/>
            <w:sz w:val="24"/>
            <w:szCs w:val="24"/>
            <w:rPrChange w:id="1912" w:author="Jane Kohlhoff" w:date="2024-06-11T09:53:00Z" w16du:dateUtc="2024-06-10T23:53:00Z">
              <w:rPr>
                <w:rFonts w:ascii="Times" w:hAnsi="Times" w:cs="Helvetica"/>
                <w:color w:val="000000"/>
                <w:sz w:val="24"/>
                <w:szCs w:val="24"/>
              </w:rPr>
            </w:rPrChange>
          </w:rPr>
          <w:fldChar w:fldCharType="end"/>
        </w:r>
        <w:r w:rsidR="0030054D" w:rsidRPr="00365026">
          <w:rPr>
            <w:rFonts w:ascii="Times New Roman" w:hAnsi="Times New Roman" w:cs="Times New Roman"/>
            <w:color w:val="000000"/>
            <w:sz w:val="24"/>
            <w:szCs w:val="24"/>
            <w:rPrChange w:id="1913" w:author="Jane Kohlhoff" w:date="2024-06-11T09:53:00Z" w16du:dateUtc="2024-06-10T23:53:00Z">
              <w:rPr>
                <w:rFonts w:ascii="Times" w:hAnsi="Times" w:cs="Helvetica"/>
                <w:color w:val="000000"/>
                <w:sz w:val="24"/>
                <w:szCs w:val="24"/>
              </w:rPr>
            </w:rPrChange>
          </w:rPr>
          <w:t>.</w:t>
        </w:r>
      </w:ins>
      <w:del w:id="1914" w:author="Jane Kohlhoff" w:date="2024-05-22T06:57:00Z" w16du:dateUtc="2024-05-21T20:57:00Z">
        <w:r w:rsidR="00F005FF" w:rsidRPr="00365026" w:rsidDel="0030054D">
          <w:rPr>
            <w:rFonts w:ascii="Times New Roman" w:hAnsi="Times New Roman" w:cs="Times New Roman"/>
            <w:color w:val="000000"/>
            <w:sz w:val="24"/>
            <w:szCs w:val="24"/>
            <w:rPrChange w:id="1915" w:author="Jane Kohlhoff" w:date="2024-06-11T09:53:00Z" w16du:dateUtc="2024-06-10T23:53:00Z">
              <w:rPr>
                <w:rFonts w:ascii="Times" w:hAnsi="Times" w:cs="Helvetica"/>
                <w:color w:val="000000"/>
                <w:sz w:val="24"/>
                <w:szCs w:val="24"/>
              </w:rPr>
            </w:rPrChange>
          </w:rPr>
          <w:delText>over</w:delText>
        </w:r>
        <w:r w:rsidR="00252E54" w:rsidRPr="00365026" w:rsidDel="0030054D">
          <w:rPr>
            <w:rFonts w:ascii="Times New Roman" w:hAnsi="Times New Roman" w:cs="Times New Roman"/>
            <w:color w:val="000000"/>
            <w:sz w:val="24"/>
            <w:szCs w:val="24"/>
            <w:rPrChange w:id="1916" w:author="Jane Kohlhoff" w:date="2024-06-11T09:53:00Z" w16du:dateUtc="2024-06-10T23:53:00Z">
              <w:rPr>
                <w:rFonts w:ascii="Times" w:hAnsi="Times" w:cs="Helvetica"/>
                <w:color w:val="000000"/>
                <w:sz w:val="24"/>
                <w:szCs w:val="24"/>
              </w:rPr>
            </w:rPrChange>
          </w:rPr>
          <w:delText xml:space="preserve"> two or</w:delText>
        </w:r>
        <w:r w:rsidR="00F005FF" w:rsidRPr="00365026" w:rsidDel="0030054D">
          <w:rPr>
            <w:rFonts w:ascii="Times New Roman" w:hAnsi="Times New Roman" w:cs="Times New Roman"/>
            <w:color w:val="000000"/>
            <w:sz w:val="24"/>
            <w:szCs w:val="24"/>
            <w:rPrChange w:id="1917" w:author="Jane Kohlhoff" w:date="2024-06-11T09:53:00Z" w16du:dateUtc="2024-06-10T23:53:00Z">
              <w:rPr>
                <w:rFonts w:ascii="Times" w:hAnsi="Times" w:cs="Helvetica"/>
                <w:color w:val="000000"/>
                <w:sz w:val="24"/>
                <w:szCs w:val="24"/>
              </w:rPr>
            </w:rPrChange>
          </w:rPr>
          <w:delText xml:space="preserve"> three separate sessions in a one-week period. The first T1 session </w:delText>
        </w:r>
        <w:r w:rsidR="00252E54" w:rsidRPr="00365026" w:rsidDel="0030054D">
          <w:rPr>
            <w:rFonts w:ascii="Times New Roman" w:hAnsi="Times New Roman" w:cs="Times New Roman"/>
            <w:color w:val="000000"/>
            <w:sz w:val="24"/>
            <w:szCs w:val="24"/>
            <w:rPrChange w:id="1918" w:author="Jane Kohlhoff" w:date="2024-06-11T09:53:00Z" w16du:dateUtc="2024-06-10T23:53:00Z">
              <w:rPr>
                <w:rFonts w:ascii="Times" w:hAnsi="Times" w:cs="Helvetica"/>
                <w:color w:val="000000"/>
                <w:sz w:val="24"/>
                <w:szCs w:val="24"/>
              </w:rPr>
            </w:rPrChange>
          </w:rPr>
          <w:delText>was</w:delText>
        </w:r>
        <w:r w:rsidR="00F005FF" w:rsidRPr="00365026" w:rsidDel="0030054D">
          <w:rPr>
            <w:rFonts w:ascii="Times New Roman" w:hAnsi="Times New Roman" w:cs="Times New Roman"/>
            <w:color w:val="000000"/>
            <w:sz w:val="24"/>
            <w:szCs w:val="24"/>
            <w:rPrChange w:id="1919" w:author="Jane Kohlhoff" w:date="2024-06-11T09:53:00Z" w16du:dateUtc="2024-06-10T23:53:00Z">
              <w:rPr>
                <w:rFonts w:ascii="Times" w:hAnsi="Times" w:cs="Helvetica"/>
                <w:color w:val="000000"/>
                <w:sz w:val="24"/>
                <w:szCs w:val="24"/>
              </w:rPr>
            </w:rPrChange>
          </w:rPr>
          <w:delText xml:space="preserve"> clinic-based and include</w:delText>
        </w:r>
        <w:r w:rsidR="00252E54" w:rsidRPr="00365026" w:rsidDel="0030054D">
          <w:rPr>
            <w:rFonts w:ascii="Times New Roman" w:hAnsi="Times New Roman" w:cs="Times New Roman"/>
            <w:color w:val="000000"/>
            <w:sz w:val="24"/>
            <w:szCs w:val="24"/>
            <w:rPrChange w:id="1920" w:author="Jane Kohlhoff" w:date="2024-06-11T09:53:00Z" w16du:dateUtc="2024-06-10T23:53:00Z">
              <w:rPr>
                <w:rFonts w:ascii="Times" w:hAnsi="Times" w:cs="Helvetica"/>
                <w:color w:val="000000"/>
                <w:sz w:val="24"/>
                <w:szCs w:val="24"/>
              </w:rPr>
            </w:rPrChange>
          </w:rPr>
          <w:delText>d</w:delText>
        </w:r>
        <w:r w:rsidR="00F005FF" w:rsidRPr="00365026" w:rsidDel="0030054D">
          <w:rPr>
            <w:rFonts w:ascii="Times New Roman" w:hAnsi="Times New Roman" w:cs="Times New Roman"/>
            <w:color w:val="000000"/>
            <w:sz w:val="24"/>
            <w:szCs w:val="24"/>
            <w:rPrChange w:id="1921" w:author="Jane Kohlhoff" w:date="2024-06-11T09:53:00Z" w16du:dateUtc="2024-06-10T23:53:00Z">
              <w:rPr>
                <w:rFonts w:ascii="Times" w:hAnsi="Times" w:cs="Helvetica"/>
                <w:color w:val="000000"/>
                <w:sz w:val="24"/>
                <w:szCs w:val="24"/>
              </w:rPr>
            </w:rPrChange>
          </w:rPr>
          <w:delText xml:space="preserve"> a clinical interview (family background, presenting problems, risk assessment) followed by three video-taped observational tasks</w:delText>
        </w:r>
        <w:r w:rsidR="009455B0" w:rsidRPr="00365026" w:rsidDel="0030054D">
          <w:rPr>
            <w:rFonts w:ascii="Times New Roman" w:hAnsi="Times New Roman" w:cs="Times New Roman"/>
            <w:color w:val="000000"/>
            <w:sz w:val="24"/>
            <w:szCs w:val="24"/>
            <w:rPrChange w:id="1922" w:author="Jane Kohlhoff" w:date="2024-06-11T09:53:00Z" w16du:dateUtc="2024-06-10T23:53:00Z">
              <w:rPr>
                <w:rFonts w:ascii="Times" w:hAnsi="Times" w:cs="Helvetica"/>
                <w:color w:val="000000"/>
                <w:sz w:val="24"/>
                <w:szCs w:val="24"/>
              </w:rPr>
            </w:rPrChange>
          </w:rPr>
          <w:delText>: 1)</w:delText>
        </w:r>
        <w:r w:rsidR="00252E54" w:rsidRPr="00365026" w:rsidDel="0030054D">
          <w:rPr>
            <w:rFonts w:ascii="Times New Roman" w:hAnsi="Times New Roman" w:cs="Times New Roman"/>
            <w:color w:val="000000"/>
            <w:sz w:val="24"/>
            <w:szCs w:val="24"/>
            <w:rPrChange w:id="1923" w:author="Jane Kohlhoff" w:date="2024-06-11T09:53:00Z" w16du:dateUtc="2024-06-10T23:53:00Z">
              <w:rPr>
                <w:rFonts w:ascii="Times" w:hAnsi="Times" w:cs="Helvetica"/>
                <w:color w:val="000000"/>
                <w:sz w:val="24"/>
                <w:szCs w:val="24"/>
              </w:rPr>
            </w:rPrChange>
          </w:rPr>
          <w:delText xml:space="preserve"> </w:delText>
        </w:r>
        <w:r w:rsidR="009455B0" w:rsidRPr="00365026" w:rsidDel="0030054D">
          <w:rPr>
            <w:rFonts w:ascii="Times New Roman" w:hAnsi="Times New Roman" w:cs="Times New Roman"/>
            <w:color w:val="000000"/>
            <w:sz w:val="24"/>
            <w:szCs w:val="24"/>
            <w:rPrChange w:id="1924" w:author="Jane Kohlhoff" w:date="2024-06-11T09:53:00Z" w16du:dateUtc="2024-06-10T23:53:00Z">
              <w:rPr>
                <w:rFonts w:ascii="Times" w:hAnsi="Times" w:cs="Helvetica"/>
                <w:color w:val="000000"/>
                <w:sz w:val="24"/>
                <w:szCs w:val="24"/>
              </w:rPr>
            </w:rPrChange>
          </w:rPr>
          <w:delText xml:space="preserve">the </w:delText>
        </w:r>
        <w:r w:rsidR="00252E54" w:rsidRPr="00365026" w:rsidDel="0030054D">
          <w:rPr>
            <w:rFonts w:ascii="Times New Roman" w:hAnsi="Times New Roman" w:cs="Times New Roman"/>
            <w:color w:val="000000"/>
            <w:sz w:val="24"/>
            <w:szCs w:val="24"/>
            <w:rPrChange w:id="1925" w:author="Jane Kohlhoff" w:date="2024-06-11T09:53:00Z" w16du:dateUtc="2024-06-10T23:53:00Z">
              <w:rPr>
                <w:rFonts w:ascii="Times" w:hAnsi="Times" w:cs="Helvetica"/>
                <w:color w:val="000000"/>
                <w:sz w:val="24"/>
                <w:szCs w:val="24"/>
              </w:rPr>
            </w:rPrChange>
          </w:rPr>
          <w:delText>Strange Situations Procedure</w:delText>
        </w:r>
        <w:r w:rsidR="009455B0" w:rsidRPr="00365026" w:rsidDel="0030054D">
          <w:rPr>
            <w:rFonts w:ascii="Times New Roman" w:hAnsi="Times New Roman" w:cs="Times New Roman"/>
            <w:color w:val="000000"/>
            <w:sz w:val="24"/>
            <w:szCs w:val="24"/>
            <w:rPrChange w:id="1926" w:author="Jane Kohlhoff" w:date="2024-06-11T09:53:00Z" w16du:dateUtc="2024-06-10T23:53:00Z">
              <w:rPr>
                <w:rFonts w:ascii="Times" w:hAnsi="Times" w:cs="Helvetica"/>
                <w:color w:val="000000"/>
                <w:sz w:val="24"/>
                <w:szCs w:val="24"/>
              </w:rPr>
            </w:rPrChange>
          </w:rPr>
          <w:delText xml:space="preserve"> (see measures section)</w:delText>
        </w:r>
        <w:r w:rsidR="00252E54" w:rsidRPr="00365026" w:rsidDel="0030054D">
          <w:rPr>
            <w:rFonts w:ascii="Times New Roman" w:hAnsi="Times New Roman" w:cs="Times New Roman"/>
            <w:color w:val="000000"/>
            <w:sz w:val="24"/>
            <w:szCs w:val="24"/>
            <w:rPrChange w:id="1927" w:author="Jane Kohlhoff" w:date="2024-06-11T09:53:00Z" w16du:dateUtc="2024-06-10T23:53:00Z">
              <w:rPr>
                <w:rFonts w:ascii="Times" w:hAnsi="Times" w:cs="Helvetica"/>
                <w:color w:val="000000"/>
                <w:sz w:val="24"/>
                <w:szCs w:val="24"/>
              </w:rPr>
            </w:rPrChange>
          </w:rPr>
          <w:delText xml:space="preserve">; </w:delText>
        </w:r>
        <w:r w:rsidR="009455B0" w:rsidRPr="00365026" w:rsidDel="0030054D">
          <w:rPr>
            <w:rFonts w:ascii="Times New Roman" w:hAnsi="Times New Roman" w:cs="Times New Roman"/>
            <w:color w:val="000000"/>
            <w:sz w:val="24"/>
            <w:szCs w:val="24"/>
            <w:rPrChange w:id="1928" w:author="Jane Kohlhoff" w:date="2024-06-11T09:53:00Z" w16du:dateUtc="2024-06-10T23:53:00Z">
              <w:rPr>
                <w:rFonts w:ascii="Times" w:hAnsi="Times" w:cs="Helvetica"/>
                <w:color w:val="000000"/>
                <w:sz w:val="24"/>
                <w:szCs w:val="24"/>
              </w:rPr>
            </w:rPrChange>
          </w:rPr>
          <w:delText xml:space="preserve">2) a </w:delText>
        </w:r>
        <w:r w:rsidR="00252E54" w:rsidRPr="00365026" w:rsidDel="0030054D">
          <w:rPr>
            <w:rFonts w:ascii="Times New Roman" w:hAnsi="Times New Roman" w:cs="Times New Roman"/>
            <w:color w:val="000000"/>
            <w:sz w:val="24"/>
            <w:szCs w:val="24"/>
            <w:rPrChange w:id="1929" w:author="Jane Kohlhoff" w:date="2024-06-11T09:53:00Z" w16du:dateUtc="2024-06-10T23:53:00Z">
              <w:rPr>
                <w:rFonts w:ascii="Times" w:hAnsi="Times" w:cs="Helvetica"/>
                <w:color w:val="000000"/>
                <w:sz w:val="24"/>
                <w:szCs w:val="24"/>
              </w:rPr>
            </w:rPrChange>
          </w:rPr>
          <w:delText>20-min parent-child observational procedure</w:delText>
        </w:r>
        <w:r w:rsidR="009455B0" w:rsidRPr="00365026" w:rsidDel="0030054D">
          <w:rPr>
            <w:rFonts w:ascii="Times New Roman" w:hAnsi="Times New Roman" w:cs="Times New Roman"/>
            <w:color w:val="000000"/>
            <w:sz w:val="24"/>
            <w:szCs w:val="24"/>
            <w:rPrChange w:id="1930" w:author="Jane Kohlhoff" w:date="2024-06-11T09:53:00Z" w16du:dateUtc="2024-06-10T23:53:00Z">
              <w:rPr>
                <w:rFonts w:ascii="Times" w:hAnsi="Times" w:cs="Helvetica"/>
                <w:color w:val="000000"/>
                <w:sz w:val="24"/>
                <w:szCs w:val="24"/>
              </w:rPr>
            </w:rPrChange>
          </w:rPr>
          <w:delText xml:space="preserve"> involving five sequential 4-minute episodes: free play, child-led play, frustration situation (toys taken out of the room), toy return (toys returned to the room), and clean up; a researcher provided standardised instructions at the start of each episode from behind a one-way mirror using a wireless headset/in-ear microphone</w:delText>
        </w:r>
      </w:del>
      <w:del w:id="1931" w:author="Jane Kohlhoff" w:date="2024-05-22T06:21:00Z" w16du:dateUtc="2024-05-21T20:21:00Z">
        <w:r w:rsidR="009455B0" w:rsidRPr="00365026" w:rsidDel="00676AE7">
          <w:rPr>
            <w:rFonts w:ascii="Times New Roman" w:hAnsi="Times New Roman" w:cs="Times New Roman"/>
            <w:color w:val="000000"/>
            <w:sz w:val="24"/>
            <w:szCs w:val="24"/>
            <w:rPrChange w:id="1932" w:author="Jane Kohlhoff" w:date="2024-06-11T09:53:00Z" w16du:dateUtc="2024-06-10T23:53:00Z">
              <w:rPr>
                <w:rFonts w:ascii="Times" w:hAnsi="Times" w:cs="Helvetica"/>
                <w:color w:val="000000"/>
                <w:sz w:val="24"/>
                <w:szCs w:val="24"/>
              </w:rPr>
            </w:rPrChange>
          </w:rPr>
          <w:delText>; 3)</w:delText>
        </w:r>
        <w:r w:rsidR="00252E54" w:rsidRPr="00365026" w:rsidDel="00676AE7">
          <w:rPr>
            <w:rFonts w:ascii="Times New Roman" w:hAnsi="Times New Roman" w:cs="Times New Roman"/>
            <w:color w:val="000000"/>
            <w:sz w:val="24"/>
            <w:szCs w:val="24"/>
            <w:rPrChange w:id="1933" w:author="Jane Kohlhoff" w:date="2024-06-11T09:53:00Z" w16du:dateUtc="2024-06-10T23:53:00Z">
              <w:rPr>
                <w:rFonts w:ascii="Times" w:hAnsi="Times" w:cs="Helvetica"/>
                <w:color w:val="000000"/>
                <w:sz w:val="24"/>
                <w:szCs w:val="24"/>
              </w:rPr>
            </w:rPrChange>
          </w:rPr>
          <w:delText xml:space="preserve"> </w:delText>
        </w:r>
        <w:r w:rsidR="009455B0" w:rsidRPr="00365026" w:rsidDel="00676AE7">
          <w:rPr>
            <w:rFonts w:ascii="Times New Roman" w:hAnsi="Times New Roman" w:cs="Times New Roman"/>
            <w:color w:val="000000"/>
            <w:sz w:val="24"/>
            <w:szCs w:val="24"/>
            <w:rPrChange w:id="1934" w:author="Jane Kohlhoff" w:date="2024-06-11T09:53:00Z" w16du:dateUtc="2024-06-10T23:53:00Z">
              <w:rPr>
                <w:rFonts w:ascii="Times" w:hAnsi="Times" w:cs="Helvetica"/>
                <w:color w:val="000000"/>
                <w:sz w:val="24"/>
                <w:szCs w:val="24"/>
              </w:rPr>
            </w:rPrChange>
          </w:rPr>
          <w:delText xml:space="preserve">a </w:delText>
        </w:r>
        <w:r w:rsidR="00252E54" w:rsidRPr="00365026" w:rsidDel="00676AE7">
          <w:rPr>
            <w:rFonts w:ascii="Times New Roman" w:hAnsi="Times New Roman" w:cs="Times New Roman"/>
            <w:color w:val="000000"/>
            <w:sz w:val="24"/>
            <w:szCs w:val="24"/>
            <w:rPrChange w:id="1935" w:author="Jane Kohlhoff" w:date="2024-06-11T09:53:00Z" w16du:dateUtc="2024-06-10T23:53:00Z">
              <w:rPr>
                <w:rFonts w:ascii="Times" w:hAnsi="Times" w:cs="Helvetica"/>
                <w:color w:val="000000"/>
                <w:sz w:val="24"/>
                <w:szCs w:val="24"/>
              </w:rPr>
            </w:rPrChange>
          </w:rPr>
          <w:delText>child frustration task</w:delText>
        </w:r>
        <w:r w:rsidR="009455B0" w:rsidRPr="00365026" w:rsidDel="00676AE7">
          <w:rPr>
            <w:rFonts w:ascii="Times New Roman" w:hAnsi="Times New Roman" w:cs="Times New Roman"/>
            <w:color w:val="000000"/>
            <w:sz w:val="24"/>
            <w:szCs w:val="24"/>
            <w:rPrChange w:id="1936" w:author="Jane Kohlhoff" w:date="2024-06-11T09:53:00Z" w16du:dateUtc="2024-06-10T23:53:00Z">
              <w:rPr>
                <w:rFonts w:ascii="Times" w:hAnsi="Times" w:cs="Helvetica"/>
                <w:color w:val="000000"/>
                <w:sz w:val="24"/>
                <w:szCs w:val="24"/>
              </w:rPr>
            </w:rPrChange>
          </w:rPr>
          <w:delText xml:space="preserve"> (Johnson, 2015) in which a large, locked Perspex box containing an unreachable colourful toy with flashing lights was positioned in the centre of the room. The child was left for five minutes to interact with the locked box while the parent was instructed to complete a pen-and-paper questionnaire in the same room and to respond to the child’s advances as though they were needing to complete an urgent task</w:delText>
        </w:r>
      </w:del>
      <w:del w:id="1937" w:author="Jane Kohlhoff" w:date="2024-05-22T06:57:00Z" w16du:dateUtc="2024-05-21T20:57:00Z">
        <w:r w:rsidR="009455B0" w:rsidRPr="00365026" w:rsidDel="0030054D">
          <w:rPr>
            <w:rFonts w:ascii="Times New Roman" w:hAnsi="Times New Roman" w:cs="Times New Roman"/>
            <w:color w:val="000000"/>
            <w:sz w:val="24"/>
            <w:szCs w:val="24"/>
            <w:rPrChange w:id="1938" w:author="Jane Kohlhoff" w:date="2024-06-11T09:53:00Z" w16du:dateUtc="2024-06-10T23:53:00Z">
              <w:rPr>
                <w:rFonts w:ascii="Times" w:hAnsi="Times" w:cs="Helvetica"/>
                <w:color w:val="000000"/>
                <w:sz w:val="24"/>
                <w:szCs w:val="24"/>
              </w:rPr>
            </w:rPrChange>
          </w:rPr>
          <w:delText>.</w:delText>
        </w:r>
        <w:r w:rsidR="00F005FF" w:rsidRPr="00365026" w:rsidDel="0030054D">
          <w:rPr>
            <w:rFonts w:ascii="Times New Roman" w:hAnsi="Times New Roman" w:cs="Times New Roman"/>
            <w:color w:val="000000"/>
            <w:sz w:val="24"/>
            <w:szCs w:val="24"/>
            <w:rPrChange w:id="1939" w:author="Jane Kohlhoff" w:date="2024-06-11T09:53:00Z" w16du:dateUtc="2024-06-10T23:53:00Z">
              <w:rPr>
                <w:rFonts w:ascii="Times" w:hAnsi="Times" w:cs="Helvetica"/>
                <w:color w:val="000000"/>
                <w:sz w:val="24"/>
                <w:szCs w:val="24"/>
              </w:rPr>
            </w:rPrChange>
          </w:rPr>
          <w:delText xml:space="preserve"> The second T1 assessment session, also clinic based, comprise</w:delText>
        </w:r>
        <w:r w:rsidR="00252E54" w:rsidRPr="00365026" w:rsidDel="0030054D">
          <w:rPr>
            <w:rFonts w:ascii="Times New Roman" w:hAnsi="Times New Roman" w:cs="Times New Roman"/>
            <w:color w:val="000000"/>
            <w:sz w:val="24"/>
            <w:szCs w:val="24"/>
            <w:rPrChange w:id="1940" w:author="Jane Kohlhoff" w:date="2024-06-11T09:53:00Z" w16du:dateUtc="2024-06-10T23:53:00Z">
              <w:rPr>
                <w:rFonts w:ascii="Times" w:hAnsi="Times" w:cs="Helvetica"/>
                <w:color w:val="000000"/>
                <w:sz w:val="24"/>
                <w:szCs w:val="24"/>
              </w:rPr>
            </w:rPrChange>
          </w:rPr>
          <w:delText>d</w:delText>
        </w:r>
        <w:r w:rsidR="00F005FF" w:rsidRPr="00365026" w:rsidDel="0030054D">
          <w:rPr>
            <w:rFonts w:ascii="Times New Roman" w:hAnsi="Times New Roman" w:cs="Times New Roman"/>
            <w:color w:val="000000"/>
            <w:sz w:val="24"/>
            <w:szCs w:val="24"/>
            <w:rPrChange w:id="1941" w:author="Jane Kohlhoff" w:date="2024-06-11T09:53:00Z" w16du:dateUtc="2024-06-10T23:53:00Z">
              <w:rPr>
                <w:rFonts w:ascii="Times" w:hAnsi="Times" w:cs="Helvetica"/>
                <w:color w:val="000000"/>
                <w:sz w:val="24"/>
                <w:szCs w:val="24"/>
              </w:rPr>
            </w:rPrChange>
          </w:rPr>
          <w:delText xml:space="preserve"> the remainder of the clinical interview if not finished at the first session. The third T1 assessment session </w:delText>
        </w:r>
        <w:r w:rsidR="00252E54" w:rsidRPr="00365026" w:rsidDel="0030054D">
          <w:rPr>
            <w:rFonts w:ascii="Times New Roman" w:hAnsi="Times New Roman" w:cs="Times New Roman"/>
            <w:color w:val="000000"/>
            <w:sz w:val="24"/>
            <w:szCs w:val="24"/>
            <w:rPrChange w:id="1942" w:author="Jane Kohlhoff" w:date="2024-06-11T09:53:00Z" w16du:dateUtc="2024-06-10T23:53:00Z">
              <w:rPr>
                <w:rFonts w:ascii="Times" w:hAnsi="Times" w:cs="Helvetica"/>
                <w:color w:val="000000"/>
                <w:sz w:val="24"/>
                <w:szCs w:val="24"/>
              </w:rPr>
            </w:rPrChange>
          </w:rPr>
          <w:delText>was</w:delText>
        </w:r>
        <w:r w:rsidR="00F005FF" w:rsidRPr="00365026" w:rsidDel="0030054D">
          <w:rPr>
            <w:rFonts w:ascii="Times New Roman" w:hAnsi="Times New Roman" w:cs="Times New Roman"/>
            <w:color w:val="000000"/>
            <w:sz w:val="24"/>
            <w:szCs w:val="24"/>
            <w:rPrChange w:id="1943" w:author="Jane Kohlhoff" w:date="2024-06-11T09:53:00Z" w16du:dateUtc="2024-06-10T23:53:00Z">
              <w:rPr>
                <w:rFonts w:ascii="Times" w:hAnsi="Times" w:cs="Helvetica"/>
                <w:color w:val="000000"/>
                <w:sz w:val="24"/>
                <w:szCs w:val="24"/>
              </w:rPr>
            </w:rPrChange>
          </w:rPr>
          <w:delText xml:space="preserve"> a 60-90-minute home visit </w:delText>
        </w:r>
        <w:r w:rsidR="00F627F3" w:rsidRPr="00365026" w:rsidDel="0030054D">
          <w:rPr>
            <w:rFonts w:ascii="Times New Roman" w:hAnsi="Times New Roman" w:cs="Times New Roman"/>
            <w:color w:val="000000"/>
            <w:sz w:val="24"/>
            <w:szCs w:val="24"/>
            <w:rPrChange w:id="1944" w:author="Jane Kohlhoff" w:date="2024-06-11T09:53:00Z" w16du:dateUtc="2024-06-10T23:53:00Z">
              <w:rPr>
                <w:rFonts w:ascii="Times" w:hAnsi="Times" w:cs="Helvetica"/>
                <w:color w:val="000000"/>
                <w:sz w:val="24"/>
                <w:szCs w:val="24"/>
              </w:rPr>
            </w:rPrChange>
          </w:rPr>
          <w:delText>in which a research assistant video-taped the parent and child interacting in their natural environment in a series of semi-structured tasks including free play (with and without toys), reading a book, two divided attention tasks (parent complete</w:delText>
        </w:r>
        <w:r w:rsidR="00246276" w:rsidRPr="00365026" w:rsidDel="0030054D">
          <w:rPr>
            <w:rFonts w:ascii="Times New Roman" w:hAnsi="Times New Roman" w:cs="Times New Roman"/>
            <w:color w:val="000000"/>
            <w:sz w:val="24"/>
            <w:szCs w:val="24"/>
            <w:rPrChange w:id="1945" w:author="Jane Kohlhoff" w:date="2024-06-11T09:53:00Z" w16du:dateUtc="2024-06-10T23:53:00Z">
              <w:rPr>
                <w:rFonts w:ascii="Times" w:hAnsi="Times" w:cs="Helvetica"/>
                <w:color w:val="000000"/>
                <w:sz w:val="24"/>
                <w:szCs w:val="24"/>
              </w:rPr>
            </w:rPrChange>
          </w:rPr>
          <w:delText>d</w:delText>
        </w:r>
        <w:r w:rsidR="00F627F3" w:rsidRPr="00365026" w:rsidDel="0030054D">
          <w:rPr>
            <w:rFonts w:ascii="Times New Roman" w:hAnsi="Times New Roman" w:cs="Times New Roman"/>
            <w:color w:val="000000"/>
            <w:sz w:val="24"/>
            <w:szCs w:val="24"/>
            <w:rPrChange w:id="1946" w:author="Jane Kohlhoff" w:date="2024-06-11T09:53:00Z" w16du:dateUtc="2024-06-10T23:53:00Z">
              <w:rPr>
                <w:rFonts w:ascii="Times" w:hAnsi="Times" w:cs="Helvetica"/>
                <w:color w:val="000000"/>
                <w:sz w:val="24"/>
                <w:szCs w:val="24"/>
              </w:rPr>
            </w:rPrChange>
          </w:rPr>
          <w:delText xml:space="preserve"> a questionnaire and parent sp</w:delText>
        </w:r>
        <w:r w:rsidR="00246276" w:rsidRPr="00365026" w:rsidDel="0030054D">
          <w:rPr>
            <w:rFonts w:ascii="Times New Roman" w:hAnsi="Times New Roman" w:cs="Times New Roman"/>
            <w:color w:val="000000"/>
            <w:sz w:val="24"/>
            <w:szCs w:val="24"/>
            <w:rPrChange w:id="1947" w:author="Jane Kohlhoff" w:date="2024-06-11T09:53:00Z" w16du:dateUtc="2024-06-10T23:53:00Z">
              <w:rPr>
                <w:rFonts w:ascii="Times" w:hAnsi="Times" w:cs="Helvetica"/>
                <w:color w:val="000000"/>
                <w:sz w:val="24"/>
                <w:szCs w:val="24"/>
              </w:rPr>
            </w:rPrChange>
          </w:rPr>
          <w:delText>oke</w:delText>
        </w:r>
        <w:r w:rsidR="00F627F3" w:rsidRPr="00365026" w:rsidDel="0030054D">
          <w:rPr>
            <w:rFonts w:ascii="Times New Roman" w:hAnsi="Times New Roman" w:cs="Times New Roman"/>
            <w:color w:val="000000"/>
            <w:sz w:val="24"/>
            <w:szCs w:val="24"/>
            <w:rPrChange w:id="1948" w:author="Jane Kohlhoff" w:date="2024-06-11T09:53:00Z" w16du:dateUtc="2024-06-10T23:53:00Z">
              <w:rPr>
                <w:rFonts w:ascii="Times" w:hAnsi="Times" w:cs="Helvetica"/>
                <w:color w:val="000000"/>
                <w:sz w:val="24"/>
                <w:szCs w:val="24"/>
              </w:rPr>
            </w:rPrChange>
          </w:rPr>
          <w:delText xml:space="preserve"> with the researcher), a snack/mealtime, and playing a game with the researcher.</w:delText>
        </w:r>
        <w:r w:rsidR="00F005FF" w:rsidRPr="00365026" w:rsidDel="0030054D">
          <w:rPr>
            <w:rFonts w:ascii="Times New Roman" w:hAnsi="Times New Roman" w:cs="Times New Roman"/>
            <w:color w:val="000000"/>
            <w:sz w:val="24"/>
            <w:szCs w:val="24"/>
            <w:rPrChange w:id="1949" w:author="Jane Kohlhoff" w:date="2024-06-11T09:53:00Z" w16du:dateUtc="2024-06-10T23:53:00Z">
              <w:rPr>
                <w:rFonts w:ascii="Times" w:hAnsi="Times" w:cs="Helvetica"/>
                <w:color w:val="000000"/>
                <w:sz w:val="24"/>
                <w:szCs w:val="24"/>
              </w:rPr>
            </w:rPrChange>
          </w:rPr>
          <w:delText xml:space="preserve"> </w:delText>
        </w:r>
        <w:r w:rsidRPr="00365026" w:rsidDel="0030054D">
          <w:rPr>
            <w:rFonts w:ascii="Times New Roman" w:hAnsi="Times New Roman" w:cs="Times New Roman"/>
            <w:color w:val="000000"/>
            <w:sz w:val="24"/>
            <w:szCs w:val="24"/>
            <w:rPrChange w:id="1950" w:author="Jane Kohlhoff" w:date="2024-06-11T09:53:00Z" w16du:dateUtc="2024-06-10T23:53:00Z">
              <w:rPr>
                <w:rFonts w:ascii="Times" w:hAnsi="Times" w:cs="Helvetica"/>
                <w:color w:val="000000"/>
                <w:sz w:val="24"/>
                <w:szCs w:val="24"/>
              </w:rPr>
            </w:rPrChange>
          </w:rPr>
          <w:delText xml:space="preserve">As part of the T1 assessment, parents </w:delText>
        </w:r>
        <w:r w:rsidR="00246276" w:rsidRPr="00365026" w:rsidDel="0030054D">
          <w:rPr>
            <w:rFonts w:ascii="Times New Roman" w:hAnsi="Times New Roman" w:cs="Times New Roman"/>
            <w:color w:val="000000"/>
            <w:sz w:val="24"/>
            <w:szCs w:val="24"/>
            <w:rPrChange w:id="1951" w:author="Jane Kohlhoff" w:date="2024-06-11T09:53:00Z" w16du:dateUtc="2024-06-10T23:53:00Z">
              <w:rPr>
                <w:rFonts w:ascii="Times" w:hAnsi="Times" w:cs="Helvetica"/>
                <w:color w:val="000000"/>
                <w:sz w:val="24"/>
                <w:szCs w:val="24"/>
              </w:rPr>
            </w:rPrChange>
          </w:rPr>
          <w:delText xml:space="preserve">also </w:delText>
        </w:r>
        <w:r w:rsidRPr="00365026" w:rsidDel="0030054D">
          <w:rPr>
            <w:rFonts w:ascii="Times New Roman" w:hAnsi="Times New Roman" w:cs="Times New Roman"/>
            <w:color w:val="000000"/>
            <w:sz w:val="24"/>
            <w:szCs w:val="24"/>
            <w:rPrChange w:id="1952" w:author="Jane Kohlhoff" w:date="2024-06-11T09:53:00Z" w16du:dateUtc="2024-06-10T23:53:00Z">
              <w:rPr>
                <w:rFonts w:ascii="Times" w:hAnsi="Times" w:cs="Helvetica"/>
                <w:color w:val="000000"/>
                <w:sz w:val="24"/>
                <w:szCs w:val="24"/>
              </w:rPr>
            </w:rPrChange>
          </w:rPr>
          <w:delText>completed a series of p</w:delText>
        </w:r>
        <w:r w:rsidR="00F005FF" w:rsidRPr="00365026" w:rsidDel="0030054D">
          <w:rPr>
            <w:rFonts w:ascii="Times New Roman" w:hAnsi="Times New Roman" w:cs="Times New Roman"/>
            <w:color w:val="000000"/>
            <w:sz w:val="24"/>
            <w:szCs w:val="24"/>
            <w:rPrChange w:id="1953" w:author="Jane Kohlhoff" w:date="2024-06-11T09:53:00Z" w16du:dateUtc="2024-06-10T23:53:00Z">
              <w:rPr>
                <w:rFonts w:ascii="Times" w:hAnsi="Times" w:cs="Helvetica"/>
                <w:color w:val="000000"/>
                <w:sz w:val="24"/>
                <w:szCs w:val="24"/>
              </w:rPr>
            </w:rPrChange>
          </w:rPr>
          <w:delText>arent-report questionnaires</w:delText>
        </w:r>
        <w:r w:rsidRPr="00365026" w:rsidDel="0030054D">
          <w:rPr>
            <w:rFonts w:ascii="Times New Roman" w:hAnsi="Times New Roman" w:cs="Times New Roman"/>
            <w:color w:val="000000"/>
            <w:sz w:val="24"/>
            <w:szCs w:val="24"/>
            <w:rPrChange w:id="1954" w:author="Jane Kohlhoff" w:date="2024-06-11T09:53:00Z" w16du:dateUtc="2024-06-10T23:53:00Z">
              <w:rPr>
                <w:rFonts w:ascii="Times" w:hAnsi="Times" w:cs="Helvetica"/>
                <w:color w:val="000000"/>
                <w:sz w:val="24"/>
                <w:szCs w:val="24"/>
              </w:rPr>
            </w:rPrChange>
          </w:rPr>
          <w:delText xml:space="preserve">. </w:delText>
        </w:r>
        <w:r w:rsidR="00F005FF" w:rsidRPr="00365026" w:rsidDel="0030054D">
          <w:rPr>
            <w:rFonts w:ascii="Times New Roman" w:hAnsi="Times New Roman" w:cs="Times New Roman"/>
            <w:color w:val="000000"/>
            <w:sz w:val="24"/>
            <w:szCs w:val="24"/>
            <w:rPrChange w:id="1955" w:author="Jane Kohlhoff" w:date="2024-06-11T09:53:00Z" w16du:dateUtc="2024-06-10T23:53:00Z">
              <w:rPr>
                <w:rFonts w:ascii="Times" w:hAnsi="Times" w:cs="Helvetica"/>
                <w:color w:val="000000"/>
                <w:sz w:val="24"/>
                <w:szCs w:val="24"/>
              </w:rPr>
            </w:rPrChange>
          </w:rPr>
          <w:delText xml:space="preserve">Following the completion of the T1 assessment, participants </w:delText>
        </w:r>
        <w:r w:rsidRPr="00365026" w:rsidDel="0030054D">
          <w:rPr>
            <w:rFonts w:ascii="Times New Roman" w:hAnsi="Times New Roman" w:cs="Times New Roman"/>
            <w:color w:val="000000"/>
            <w:sz w:val="24"/>
            <w:szCs w:val="24"/>
            <w:rPrChange w:id="1956" w:author="Jane Kohlhoff" w:date="2024-06-11T09:53:00Z" w16du:dateUtc="2024-06-10T23:53:00Z">
              <w:rPr>
                <w:rFonts w:ascii="Times" w:hAnsi="Times" w:cs="Helvetica"/>
                <w:color w:val="000000"/>
                <w:sz w:val="24"/>
                <w:szCs w:val="24"/>
              </w:rPr>
            </w:rPrChange>
          </w:rPr>
          <w:delText>commenced the</w:delText>
        </w:r>
        <w:r w:rsidR="00F005FF" w:rsidRPr="00365026" w:rsidDel="0030054D">
          <w:rPr>
            <w:rFonts w:ascii="Times New Roman" w:hAnsi="Times New Roman" w:cs="Times New Roman"/>
            <w:color w:val="000000"/>
            <w:sz w:val="24"/>
            <w:szCs w:val="24"/>
            <w:rPrChange w:id="1957" w:author="Jane Kohlhoff" w:date="2024-06-11T09:53:00Z" w16du:dateUtc="2024-06-10T23:53:00Z">
              <w:rPr>
                <w:rFonts w:ascii="Times" w:hAnsi="Times" w:cs="Helvetica"/>
                <w:color w:val="000000"/>
                <w:sz w:val="24"/>
                <w:szCs w:val="24"/>
              </w:rPr>
            </w:rPrChange>
          </w:rPr>
          <w:delText xml:space="preserve"> treatment condition to which they ha</w:delText>
        </w:r>
        <w:r w:rsidRPr="00365026" w:rsidDel="0030054D">
          <w:rPr>
            <w:rFonts w:ascii="Times New Roman" w:hAnsi="Times New Roman" w:cs="Times New Roman"/>
            <w:color w:val="000000"/>
            <w:sz w:val="24"/>
            <w:szCs w:val="24"/>
            <w:rPrChange w:id="1958" w:author="Jane Kohlhoff" w:date="2024-06-11T09:53:00Z" w16du:dateUtc="2024-06-10T23:53:00Z">
              <w:rPr>
                <w:rFonts w:ascii="Times" w:hAnsi="Times" w:cs="Helvetica"/>
                <w:color w:val="000000"/>
                <w:sz w:val="24"/>
                <w:szCs w:val="24"/>
              </w:rPr>
            </w:rPrChange>
          </w:rPr>
          <w:delText>d</w:delText>
        </w:r>
        <w:r w:rsidR="00F005FF" w:rsidRPr="00365026" w:rsidDel="0030054D">
          <w:rPr>
            <w:rFonts w:ascii="Times New Roman" w:hAnsi="Times New Roman" w:cs="Times New Roman"/>
            <w:color w:val="000000"/>
            <w:sz w:val="24"/>
            <w:szCs w:val="24"/>
            <w:rPrChange w:id="1959" w:author="Jane Kohlhoff" w:date="2024-06-11T09:53:00Z" w16du:dateUtc="2024-06-10T23:53:00Z">
              <w:rPr>
                <w:rFonts w:ascii="Times" w:hAnsi="Times" w:cs="Helvetica"/>
                <w:color w:val="000000"/>
                <w:sz w:val="24"/>
                <w:szCs w:val="24"/>
              </w:rPr>
            </w:rPrChange>
          </w:rPr>
          <w:delText xml:space="preserve"> been allocated. Participants allocated to PCIT-T or COS-P </w:delText>
        </w:r>
        <w:r w:rsidRPr="00365026" w:rsidDel="0030054D">
          <w:rPr>
            <w:rFonts w:ascii="Times New Roman" w:hAnsi="Times New Roman" w:cs="Times New Roman"/>
            <w:color w:val="000000"/>
            <w:sz w:val="24"/>
            <w:szCs w:val="24"/>
            <w:rPrChange w:id="1960" w:author="Jane Kohlhoff" w:date="2024-06-11T09:53:00Z" w16du:dateUtc="2024-06-10T23:53:00Z">
              <w:rPr>
                <w:rFonts w:ascii="Times" w:hAnsi="Times" w:cs="Helvetica"/>
                <w:color w:val="000000"/>
                <w:sz w:val="24"/>
                <w:szCs w:val="24"/>
              </w:rPr>
            </w:rPrChange>
          </w:rPr>
          <w:delText>c</w:delText>
        </w:r>
        <w:r w:rsidR="00F005FF" w:rsidRPr="00365026" w:rsidDel="0030054D">
          <w:rPr>
            <w:rFonts w:ascii="Times New Roman" w:hAnsi="Times New Roman" w:cs="Times New Roman"/>
            <w:color w:val="000000"/>
            <w:sz w:val="24"/>
            <w:szCs w:val="24"/>
            <w:rPrChange w:id="1961" w:author="Jane Kohlhoff" w:date="2024-06-11T09:53:00Z" w16du:dateUtc="2024-06-10T23:53:00Z">
              <w:rPr>
                <w:rFonts w:ascii="Times" w:hAnsi="Times" w:cs="Helvetica"/>
                <w:color w:val="000000"/>
                <w:sz w:val="24"/>
                <w:szCs w:val="24"/>
              </w:rPr>
            </w:rPrChange>
          </w:rPr>
          <w:delText>ommence</w:delText>
        </w:r>
        <w:r w:rsidRPr="00365026" w:rsidDel="0030054D">
          <w:rPr>
            <w:rFonts w:ascii="Times New Roman" w:hAnsi="Times New Roman" w:cs="Times New Roman"/>
            <w:color w:val="000000"/>
            <w:sz w:val="24"/>
            <w:szCs w:val="24"/>
            <w:rPrChange w:id="1962" w:author="Jane Kohlhoff" w:date="2024-06-11T09:53:00Z" w16du:dateUtc="2024-06-10T23:53:00Z">
              <w:rPr>
                <w:rFonts w:ascii="Times" w:hAnsi="Times" w:cs="Helvetica"/>
                <w:color w:val="000000"/>
                <w:sz w:val="24"/>
                <w:szCs w:val="24"/>
              </w:rPr>
            </w:rPrChange>
          </w:rPr>
          <w:delText>d</w:delText>
        </w:r>
        <w:r w:rsidR="00F005FF" w:rsidRPr="00365026" w:rsidDel="0030054D">
          <w:rPr>
            <w:rFonts w:ascii="Times New Roman" w:hAnsi="Times New Roman" w:cs="Times New Roman"/>
            <w:color w:val="000000"/>
            <w:sz w:val="24"/>
            <w:szCs w:val="24"/>
            <w:rPrChange w:id="1963" w:author="Jane Kohlhoff" w:date="2024-06-11T09:53:00Z" w16du:dateUtc="2024-06-10T23:53:00Z">
              <w:rPr>
                <w:rFonts w:ascii="Times" w:hAnsi="Times" w:cs="Helvetica"/>
                <w:color w:val="000000"/>
                <w:sz w:val="24"/>
                <w:szCs w:val="24"/>
              </w:rPr>
            </w:rPrChange>
          </w:rPr>
          <w:delText xml:space="preserve"> treatment as soon as possible, after which they </w:delText>
        </w:r>
        <w:r w:rsidRPr="00365026" w:rsidDel="0030054D">
          <w:rPr>
            <w:rFonts w:ascii="Times New Roman" w:hAnsi="Times New Roman" w:cs="Times New Roman"/>
            <w:color w:val="000000"/>
            <w:sz w:val="24"/>
            <w:szCs w:val="24"/>
            <w:rPrChange w:id="1964" w:author="Jane Kohlhoff" w:date="2024-06-11T09:53:00Z" w16du:dateUtc="2024-06-10T23:53:00Z">
              <w:rPr>
                <w:rFonts w:ascii="Times" w:hAnsi="Times" w:cs="Helvetica"/>
                <w:color w:val="000000"/>
                <w:sz w:val="24"/>
                <w:szCs w:val="24"/>
              </w:rPr>
            </w:rPrChange>
          </w:rPr>
          <w:delText>completed</w:delText>
        </w:r>
        <w:r w:rsidR="00F005FF" w:rsidRPr="00365026" w:rsidDel="0030054D">
          <w:rPr>
            <w:rFonts w:ascii="Times New Roman" w:hAnsi="Times New Roman" w:cs="Times New Roman"/>
            <w:color w:val="000000"/>
            <w:sz w:val="24"/>
            <w:szCs w:val="24"/>
            <w:rPrChange w:id="1965" w:author="Jane Kohlhoff" w:date="2024-06-11T09:53:00Z" w16du:dateUtc="2024-06-10T23:53:00Z">
              <w:rPr>
                <w:rFonts w:ascii="Times" w:hAnsi="Times" w:cs="Helvetica"/>
                <w:color w:val="000000"/>
                <w:sz w:val="24"/>
                <w:szCs w:val="24"/>
              </w:rPr>
            </w:rPrChange>
          </w:rPr>
          <w:delText xml:space="preserve"> the T2 assessment (immediately post-treatment, i.e., 8 weeks after the T1 assessment), and the T3 assessment (4-months after the T2 assessment). Participants allocated to the Waitlist </w:delText>
        </w:r>
        <w:r w:rsidRPr="00365026" w:rsidDel="0030054D">
          <w:rPr>
            <w:rFonts w:ascii="Times New Roman" w:hAnsi="Times New Roman" w:cs="Times New Roman"/>
            <w:color w:val="000000"/>
            <w:sz w:val="24"/>
            <w:szCs w:val="24"/>
            <w:rPrChange w:id="1966" w:author="Jane Kohlhoff" w:date="2024-06-11T09:53:00Z" w16du:dateUtc="2024-06-10T23:53:00Z">
              <w:rPr>
                <w:rFonts w:ascii="Times" w:hAnsi="Times" w:cs="Helvetica"/>
                <w:color w:val="000000"/>
                <w:sz w:val="24"/>
                <w:szCs w:val="24"/>
              </w:rPr>
            </w:rPrChange>
          </w:rPr>
          <w:delText>control condition</w:delText>
        </w:r>
        <w:r w:rsidR="00F005FF" w:rsidRPr="00365026" w:rsidDel="0030054D">
          <w:rPr>
            <w:rFonts w:ascii="Times New Roman" w:hAnsi="Times New Roman" w:cs="Times New Roman"/>
            <w:color w:val="000000"/>
            <w:sz w:val="24"/>
            <w:szCs w:val="24"/>
            <w:rPrChange w:id="1967" w:author="Jane Kohlhoff" w:date="2024-06-11T09:53:00Z" w16du:dateUtc="2024-06-10T23:53:00Z">
              <w:rPr>
                <w:rFonts w:ascii="Times" w:hAnsi="Times" w:cs="Helvetica"/>
                <w:color w:val="000000"/>
                <w:sz w:val="24"/>
                <w:szCs w:val="24"/>
              </w:rPr>
            </w:rPrChange>
          </w:rPr>
          <w:delText xml:space="preserve"> complete</w:delText>
        </w:r>
        <w:r w:rsidRPr="00365026" w:rsidDel="0030054D">
          <w:rPr>
            <w:rFonts w:ascii="Times New Roman" w:hAnsi="Times New Roman" w:cs="Times New Roman"/>
            <w:color w:val="000000"/>
            <w:sz w:val="24"/>
            <w:szCs w:val="24"/>
            <w:rPrChange w:id="1968" w:author="Jane Kohlhoff" w:date="2024-06-11T09:53:00Z" w16du:dateUtc="2024-06-10T23:53:00Z">
              <w:rPr>
                <w:rFonts w:ascii="Times" w:hAnsi="Times" w:cs="Helvetica"/>
                <w:color w:val="000000"/>
                <w:sz w:val="24"/>
                <w:szCs w:val="24"/>
              </w:rPr>
            </w:rPrChange>
          </w:rPr>
          <w:delText>d</w:delText>
        </w:r>
        <w:r w:rsidR="00F005FF" w:rsidRPr="00365026" w:rsidDel="0030054D">
          <w:rPr>
            <w:rFonts w:ascii="Times New Roman" w:hAnsi="Times New Roman" w:cs="Times New Roman"/>
            <w:color w:val="000000"/>
            <w:sz w:val="24"/>
            <w:szCs w:val="24"/>
            <w:rPrChange w:id="1969" w:author="Jane Kohlhoff" w:date="2024-06-11T09:53:00Z" w16du:dateUtc="2024-06-10T23:53:00Z">
              <w:rPr>
                <w:rFonts w:ascii="Times" w:hAnsi="Times" w:cs="Helvetica"/>
                <w:color w:val="000000"/>
                <w:sz w:val="24"/>
                <w:szCs w:val="24"/>
              </w:rPr>
            </w:rPrChange>
          </w:rPr>
          <w:delText xml:space="preserve"> the T2 assessment at the end of the 8-week waiting period. The T2 and T3 assessments </w:delText>
        </w:r>
        <w:r w:rsidRPr="00365026" w:rsidDel="0030054D">
          <w:rPr>
            <w:rFonts w:ascii="Times New Roman" w:hAnsi="Times New Roman" w:cs="Times New Roman"/>
            <w:color w:val="000000"/>
            <w:sz w:val="24"/>
            <w:szCs w:val="24"/>
            <w:rPrChange w:id="1970" w:author="Jane Kohlhoff" w:date="2024-06-11T09:53:00Z" w16du:dateUtc="2024-06-10T23:53:00Z">
              <w:rPr>
                <w:rFonts w:ascii="Times" w:hAnsi="Times" w:cs="Helvetica"/>
                <w:color w:val="000000"/>
                <w:sz w:val="24"/>
                <w:szCs w:val="24"/>
              </w:rPr>
            </w:rPrChange>
          </w:rPr>
          <w:delText>were</w:delText>
        </w:r>
        <w:r w:rsidR="00F005FF" w:rsidRPr="00365026" w:rsidDel="0030054D">
          <w:rPr>
            <w:rFonts w:ascii="Times New Roman" w:hAnsi="Times New Roman" w:cs="Times New Roman"/>
            <w:color w:val="000000"/>
            <w:sz w:val="24"/>
            <w:szCs w:val="24"/>
            <w:rPrChange w:id="1971" w:author="Jane Kohlhoff" w:date="2024-06-11T09:53:00Z" w16du:dateUtc="2024-06-10T23:53:00Z">
              <w:rPr>
                <w:rFonts w:ascii="Times" w:hAnsi="Times" w:cs="Helvetica"/>
                <w:color w:val="000000"/>
                <w:sz w:val="24"/>
                <w:szCs w:val="24"/>
              </w:rPr>
            </w:rPrChange>
          </w:rPr>
          <w:delText xml:space="preserve"> identical to that of the T1 assessment, except that the SSP </w:delText>
        </w:r>
        <w:r w:rsidRPr="00365026" w:rsidDel="0030054D">
          <w:rPr>
            <w:rFonts w:ascii="Times New Roman" w:hAnsi="Times New Roman" w:cs="Times New Roman"/>
            <w:color w:val="000000"/>
            <w:sz w:val="24"/>
            <w:szCs w:val="24"/>
            <w:rPrChange w:id="1972" w:author="Jane Kohlhoff" w:date="2024-06-11T09:53:00Z" w16du:dateUtc="2024-06-10T23:53:00Z">
              <w:rPr>
                <w:rFonts w:ascii="Times" w:hAnsi="Times" w:cs="Helvetica"/>
                <w:color w:val="000000"/>
                <w:sz w:val="24"/>
                <w:szCs w:val="24"/>
              </w:rPr>
            </w:rPrChange>
          </w:rPr>
          <w:delText xml:space="preserve">was </w:delText>
        </w:r>
        <w:r w:rsidR="00F005FF" w:rsidRPr="00365026" w:rsidDel="0030054D">
          <w:rPr>
            <w:rFonts w:ascii="Times New Roman" w:hAnsi="Times New Roman" w:cs="Times New Roman"/>
            <w:color w:val="000000"/>
            <w:sz w:val="24"/>
            <w:szCs w:val="24"/>
            <w:rPrChange w:id="1973" w:author="Jane Kohlhoff" w:date="2024-06-11T09:53:00Z" w16du:dateUtc="2024-06-10T23:53:00Z">
              <w:rPr>
                <w:rFonts w:ascii="Times" w:hAnsi="Times" w:cs="Helvetica"/>
                <w:color w:val="000000"/>
                <w:sz w:val="24"/>
                <w:szCs w:val="24"/>
              </w:rPr>
            </w:rPrChange>
          </w:rPr>
          <w:delText xml:space="preserve">not repeated at T2. </w:delText>
        </w:r>
        <w:r w:rsidR="00CB4351" w:rsidRPr="00365026" w:rsidDel="0030054D">
          <w:rPr>
            <w:rFonts w:ascii="Times New Roman" w:hAnsi="Times New Roman" w:cs="Times New Roman"/>
            <w:color w:val="000000"/>
            <w:sz w:val="24"/>
            <w:szCs w:val="24"/>
            <w:rPrChange w:id="1974" w:author="Jane Kohlhoff" w:date="2024-06-11T09:53:00Z" w16du:dateUtc="2024-06-10T23:53:00Z">
              <w:rPr>
                <w:rFonts w:ascii="Times" w:hAnsi="Times" w:cs="Helvetica"/>
                <w:color w:val="000000"/>
                <w:sz w:val="24"/>
                <w:szCs w:val="24"/>
              </w:rPr>
            </w:rPrChange>
          </w:rPr>
          <w:delText>As compensation for time and travel expenses, participants received a $25 gift voucher and a small gift for the child (e.g., book or toy) after completion of each of the assessments.</w:delText>
        </w:r>
      </w:del>
    </w:p>
    <w:p w14:paraId="783BD92D" w14:textId="326E4091" w:rsidR="007B0125" w:rsidRPr="00365026" w:rsidRDefault="00C77A94" w:rsidP="00C77A94">
      <w:pPr>
        <w:spacing w:line="480" w:lineRule="auto"/>
        <w:ind w:firstLine="720"/>
        <w:contextualSpacing/>
        <w:rPr>
          <w:rFonts w:ascii="Times New Roman" w:hAnsi="Times New Roman" w:cs="Times New Roman"/>
          <w:color w:val="000000"/>
          <w:sz w:val="24"/>
          <w:szCs w:val="24"/>
          <w:rPrChange w:id="1975" w:author="Jane Kohlhoff" w:date="2024-06-11T09:53:00Z" w16du:dateUtc="2024-06-10T23:53:00Z">
            <w:rPr>
              <w:rFonts w:ascii="Times" w:hAnsi="Times" w:cs="Helvetica"/>
              <w:color w:val="000000"/>
              <w:sz w:val="24"/>
              <w:szCs w:val="24"/>
            </w:rPr>
          </w:rPrChange>
        </w:rPr>
      </w:pPr>
      <w:r w:rsidRPr="00365026">
        <w:rPr>
          <w:rFonts w:ascii="Times New Roman" w:hAnsi="Times New Roman" w:cs="Times New Roman"/>
          <w:color w:val="000000"/>
          <w:sz w:val="24"/>
          <w:szCs w:val="24"/>
          <w:rPrChange w:id="1976" w:author="Jane Kohlhoff" w:date="2024-06-11T09:53:00Z" w16du:dateUtc="2024-06-10T23:53:00Z">
            <w:rPr>
              <w:rFonts w:ascii="Times" w:hAnsi="Times" w:cs="Helvetica"/>
              <w:color w:val="000000"/>
              <w:sz w:val="24"/>
              <w:szCs w:val="24"/>
            </w:rPr>
          </w:rPrChange>
        </w:rPr>
        <w:t xml:space="preserve">Participant flow through the study is shown in Figure 1. </w:t>
      </w:r>
      <w:r w:rsidR="007B0125" w:rsidRPr="00365026">
        <w:rPr>
          <w:rFonts w:ascii="Times New Roman" w:hAnsi="Times New Roman" w:cs="Times New Roman"/>
          <w:color w:val="000000"/>
          <w:sz w:val="24"/>
          <w:szCs w:val="24"/>
          <w:rPrChange w:id="1977" w:author="Jane Kohlhoff" w:date="2024-06-11T09:53:00Z" w16du:dateUtc="2024-06-10T23:53:00Z">
            <w:rPr>
              <w:rFonts w:ascii="Times" w:hAnsi="Times" w:cs="Helvetica"/>
              <w:color w:val="000000"/>
              <w:sz w:val="24"/>
              <w:szCs w:val="24"/>
            </w:rPr>
          </w:rPrChange>
        </w:rPr>
        <w:t xml:space="preserve">Of the </w:t>
      </w:r>
      <w:r w:rsidR="007B0125" w:rsidRPr="00365026">
        <w:rPr>
          <w:rFonts w:ascii="Times New Roman" w:hAnsi="Times New Roman" w:cs="Times New Roman"/>
          <w:i/>
          <w:iCs/>
          <w:color w:val="000000"/>
          <w:sz w:val="24"/>
          <w:szCs w:val="24"/>
          <w:rPrChange w:id="1978" w:author="Jane Kohlhoff" w:date="2024-06-11T09:53:00Z" w16du:dateUtc="2024-06-10T23:53:00Z">
            <w:rPr>
              <w:rFonts w:ascii="Times" w:hAnsi="Times" w:cs="Helvetica"/>
              <w:i/>
              <w:iCs/>
              <w:color w:val="000000"/>
              <w:sz w:val="24"/>
              <w:szCs w:val="24"/>
            </w:rPr>
          </w:rPrChange>
        </w:rPr>
        <w:t>N</w:t>
      </w:r>
      <w:r w:rsidR="007B0125" w:rsidRPr="00365026">
        <w:rPr>
          <w:rFonts w:ascii="Times New Roman" w:hAnsi="Times New Roman" w:cs="Times New Roman"/>
          <w:color w:val="000000"/>
          <w:sz w:val="24"/>
          <w:szCs w:val="24"/>
          <w:rPrChange w:id="1979" w:author="Jane Kohlhoff" w:date="2024-06-11T09:53:00Z" w16du:dateUtc="2024-06-10T23:53:00Z">
            <w:rPr>
              <w:rFonts w:ascii="Times" w:hAnsi="Times" w:cs="Helvetica"/>
              <w:color w:val="000000"/>
              <w:sz w:val="24"/>
              <w:szCs w:val="24"/>
            </w:rPr>
          </w:rPrChange>
        </w:rPr>
        <w:t xml:space="preserve">=90 parent child dyads who were recruited into the study, </w:t>
      </w:r>
      <w:r w:rsidR="00893380" w:rsidRPr="00365026">
        <w:rPr>
          <w:rFonts w:ascii="Times New Roman" w:hAnsi="Times New Roman" w:cs="Times New Roman"/>
          <w:color w:val="000000"/>
          <w:sz w:val="24"/>
          <w:szCs w:val="24"/>
          <w:rPrChange w:id="1980" w:author="Jane Kohlhoff" w:date="2024-06-11T09:53:00Z" w16du:dateUtc="2024-06-10T23:53:00Z">
            <w:rPr>
              <w:rFonts w:ascii="Times" w:hAnsi="Times" w:cs="Helvetica"/>
              <w:color w:val="000000"/>
              <w:sz w:val="24"/>
              <w:szCs w:val="24"/>
            </w:rPr>
          </w:rPrChange>
        </w:rPr>
        <w:t>63</w:t>
      </w:r>
      <w:r w:rsidR="007B0125" w:rsidRPr="00365026">
        <w:rPr>
          <w:rFonts w:ascii="Times New Roman" w:hAnsi="Times New Roman" w:cs="Times New Roman"/>
          <w:color w:val="000000"/>
          <w:sz w:val="24"/>
          <w:szCs w:val="24"/>
          <w:rPrChange w:id="1981" w:author="Jane Kohlhoff" w:date="2024-06-11T09:53:00Z" w16du:dateUtc="2024-06-10T23:53:00Z">
            <w:rPr>
              <w:rFonts w:ascii="Times" w:hAnsi="Times" w:cs="Helvetica"/>
              <w:color w:val="000000"/>
              <w:sz w:val="24"/>
              <w:szCs w:val="24"/>
            </w:rPr>
          </w:rPrChange>
        </w:rPr>
        <w:t xml:space="preserve"> </w:t>
      </w:r>
      <w:r w:rsidR="00780130" w:rsidRPr="00365026">
        <w:rPr>
          <w:rFonts w:ascii="Times New Roman" w:hAnsi="Times New Roman" w:cs="Times New Roman"/>
          <w:color w:val="000000"/>
          <w:sz w:val="24"/>
          <w:szCs w:val="24"/>
          <w:rPrChange w:id="1982" w:author="Jane Kohlhoff" w:date="2024-06-11T09:53:00Z" w16du:dateUtc="2024-06-10T23:53:00Z">
            <w:rPr>
              <w:rFonts w:ascii="Times" w:hAnsi="Times" w:cs="Helvetica"/>
              <w:color w:val="000000"/>
              <w:sz w:val="24"/>
              <w:szCs w:val="24"/>
            </w:rPr>
          </w:rPrChange>
        </w:rPr>
        <w:t>(</w:t>
      </w:r>
      <w:r w:rsidR="00893380" w:rsidRPr="00365026">
        <w:rPr>
          <w:rFonts w:ascii="Times New Roman" w:hAnsi="Times New Roman" w:cs="Times New Roman"/>
          <w:color w:val="000000"/>
          <w:sz w:val="24"/>
          <w:szCs w:val="24"/>
          <w:rPrChange w:id="1983" w:author="Jane Kohlhoff" w:date="2024-06-11T09:53:00Z" w16du:dateUtc="2024-06-10T23:53:00Z">
            <w:rPr>
              <w:rFonts w:ascii="Times" w:hAnsi="Times" w:cs="Helvetica"/>
              <w:color w:val="000000"/>
              <w:sz w:val="24"/>
              <w:szCs w:val="24"/>
            </w:rPr>
          </w:rPrChange>
        </w:rPr>
        <w:t>70.0</w:t>
      </w:r>
      <w:r w:rsidR="007B0125" w:rsidRPr="00365026">
        <w:rPr>
          <w:rFonts w:ascii="Times New Roman" w:hAnsi="Times New Roman" w:cs="Times New Roman"/>
          <w:color w:val="000000"/>
          <w:sz w:val="24"/>
          <w:szCs w:val="24"/>
          <w:rPrChange w:id="1984" w:author="Jane Kohlhoff" w:date="2024-06-11T09:53:00Z" w16du:dateUtc="2024-06-10T23:53:00Z">
            <w:rPr>
              <w:rFonts w:ascii="Times" w:hAnsi="Times" w:cs="Helvetica"/>
              <w:color w:val="000000"/>
              <w:sz w:val="24"/>
              <w:szCs w:val="24"/>
            </w:rPr>
          </w:rPrChange>
        </w:rPr>
        <w:t>%) completed the T1 and T2 assessments</w:t>
      </w:r>
      <w:r w:rsidR="00893380" w:rsidRPr="00365026">
        <w:rPr>
          <w:rFonts w:ascii="Times New Roman" w:hAnsi="Times New Roman" w:cs="Times New Roman"/>
          <w:color w:val="000000"/>
          <w:sz w:val="24"/>
          <w:szCs w:val="24"/>
          <w:rPrChange w:id="1985" w:author="Jane Kohlhoff" w:date="2024-06-11T09:53:00Z" w16du:dateUtc="2024-06-10T23:53:00Z">
            <w:rPr>
              <w:rFonts w:ascii="Times" w:hAnsi="Times" w:cs="Helvetica"/>
              <w:color w:val="000000"/>
              <w:sz w:val="24"/>
              <w:szCs w:val="24"/>
            </w:rPr>
          </w:rPrChange>
        </w:rPr>
        <w:t xml:space="preserve"> (PCIT-T group: </w:t>
      </w:r>
      <w:r w:rsidR="00893380" w:rsidRPr="00365026">
        <w:rPr>
          <w:rFonts w:ascii="Times New Roman" w:hAnsi="Times New Roman" w:cs="Times New Roman"/>
          <w:i/>
          <w:iCs/>
          <w:color w:val="000000"/>
          <w:sz w:val="24"/>
          <w:szCs w:val="24"/>
          <w:rPrChange w:id="1986" w:author="Jane Kohlhoff" w:date="2024-06-11T09:53:00Z" w16du:dateUtc="2024-06-10T23:53:00Z">
            <w:rPr>
              <w:rFonts w:ascii="Times" w:hAnsi="Times" w:cs="Helvetica"/>
              <w:i/>
              <w:iCs/>
              <w:color w:val="000000"/>
              <w:sz w:val="24"/>
              <w:szCs w:val="24"/>
            </w:rPr>
          </w:rPrChange>
        </w:rPr>
        <w:t>n</w:t>
      </w:r>
      <w:r w:rsidR="00893380" w:rsidRPr="00365026">
        <w:rPr>
          <w:rFonts w:ascii="Times New Roman" w:hAnsi="Times New Roman" w:cs="Times New Roman"/>
          <w:color w:val="000000"/>
          <w:sz w:val="24"/>
          <w:szCs w:val="24"/>
          <w:rPrChange w:id="1987" w:author="Jane Kohlhoff" w:date="2024-06-11T09:53:00Z" w16du:dateUtc="2024-06-10T23:53:00Z">
            <w:rPr>
              <w:rFonts w:ascii="Times" w:hAnsi="Times" w:cs="Helvetica"/>
              <w:color w:val="000000"/>
              <w:sz w:val="24"/>
              <w:szCs w:val="24"/>
            </w:rPr>
          </w:rPrChange>
        </w:rPr>
        <w:t xml:space="preserve">=24; COS-P group: </w:t>
      </w:r>
      <w:r w:rsidR="00893380" w:rsidRPr="00365026">
        <w:rPr>
          <w:rFonts w:ascii="Times New Roman" w:hAnsi="Times New Roman" w:cs="Times New Roman"/>
          <w:i/>
          <w:iCs/>
          <w:color w:val="000000"/>
          <w:sz w:val="24"/>
          <w:szCs w:val="24"/>
          <w:rPrChange w:id="1988" w:author="Jane Kohlhoff" w:date="2024-06-11T09:53:00Z" w16du:dateUtc="2024-06-10T23:53:00Z">
            <w:rPr>
              <w:rFonts w:ascii="Times" w:hAnsi="Times" w:cs="Helvetica"/>
              <w:i/>
              <w:iCs/>
              <w:color w:val="000000"/>
              <w:sz w:val="24"/>
              <w:szCs w:val="24"/>
            </w:rPr>
          </w:rPrChange>
        </w:rPr>
        <w:t>n</w:t>
      </w:r>
      <w:r w:rsidR="00893380" w:rsidRPr="00365026">
        <w:rPr>
          <w:rFonts w:ascii="Times New Roman" w:hAnsi="Times New Roman" w:cs="Times New Roman"/>
          <w:color w:val="000000"/>
          <w:sz w:val="24"/>
          <w:szCs w:val="24"/>
          <w:rPrChange w:id="1989" w:author="Jane Kohlhoff" w:date="2024-06-11T09:53:00Z" w16du:dateUtc="2024-06-10T23:53:00Z">
            <w:rPr>
              <w:rFonts w:ascii="Times" w:hAnsi="Times" w:cs="Helvetica"/>
              <w:color w:val="000000"/>
              <w:sz w:val="24"/>
              <w:szCs w:val="24"/>
            </w:rPr>
          </w:rPrChange>
        </w:rPr>
        <w:t xml:space="preserve">=13; WL: </w:t>
      </w:r>
      <w:r w:rsidR="00893380" w:rsidRPr="00365026">
        <w:rPr>
          <w:rFonts w:ascii="Times New Roman" w:hAnsi="Times New Roman" w:cs="Times New Roman"/>
          <w:i/>
          <w:iCs/>
          <w:color w:val="000000"/>
          <w:sz w:val="24"/>
          <w:szCs w:val="24"/>
          <w:rPrChange w:id="1990" w:author="Jane Kohlhoff" w:date="2024-06-11T09:53:00Z" w16du:dateUtc="2024-06-10T23:53:00Z">
            <w:rPr>
              <w:rFonts w:ascii="Times" w:hAnsi="Times" w:cs="Helvetica"/>
              <w:i/>
              <w:iCs/>
              <w:color w:val="000000"/>
              <w:sz w:val="24"/>
              <w:szCs w:val="24"/>
            </w:rPr>
          </w:rPrChange>
        </w:rPr>
        <w:t>n</w:t>
      </w:r>
      <w:r w:rsidR="00893380" w:rsidRPr="00365026">
        <w:rPr>
          <w:rFonts w:ascii="Times New Roman" w:hAnsi="Times New Roman" w:cs="Times New Roman"/>
          <w:color w:val="000000"/>
          <w:sz w:val="24"/>
          <w:szCs w:val="24"/>
          <w:rPrChange w:id="1991" w:author="Jane Kohlhoff" w:date="2024-06-11T09:53:00Z" w16du:dateUtc="2024-06-10T23:53:00Z">
            <w:rPr>
              <w:rFonts w:ascii="Times" w:hAnsi="Times" w:cs="Helvetica"/>
              <w:color w:val="000000"/>
              <w:sz w:val="24"/>
              <w:szCs w:val="24"/>
            </w:rPr>
          </w:rPrChange>
        </w:rPr>
        <w:t>=26)</w:t>
      </w:r>
      <w:ins w:id="1992" w:author="Jane Kohlhoff" w:date="2024-06-11T08:42:00Z" w16du:dateUtc="2024-06-10T22:42:00Z">
        <w:r w:rsidR="00120EC7" w:rsidRPr="00365026">
          <w:rPr>
            <w:rFonts w:ascii="Times New Roman" w:hAnsi="Times New Roman" w:cs="Times New Roman"/>
            <w:color w:val="000000"/>
            <w:sz w:val="24"/>
            <w:szCs w:val="24"/>
            <w:rPrChange w:id="1993" w:author="Jane Kohlhoff" w:date="2024-06-11T09:53:00Z" w16du:dateUtc="2024-06-10T23:53:00Z">
              <w:rPr>
                <w:rFonts w:ascii="Times" w:hAnsi="Times" w:cs="Helvetica"/>
                <w:color w:val="000000"/>
                <w:sz w:val="24"/>
                <w:szCs w:val="24"/>
              </w:rPr>
            </w:rPrChange>
          </w:rPr>
          <w:t>,</w:t>
        </w:r>
      </w:ins>
      <w:r w:rsidRPr="00365026">
        <w:rPr>
          <w:rFonts w:ascii="Times New Roman" w:hAnsi="Times New Roman" w:cs="Times New Roman"/>
          <w:color w:val="000000"/>
          <w:sz w:val="24"/>
          <w:szCs w:val="24"/>
          <w:rPrChange w:id="1994" w:author="Jane Kohlhoff" w:date="2024-06-11T09:53:00Z" w16du:dateUtc="2024-06-10T23:53:00Z">
            <w:rPr>
              <w:rFonts w:ascii="Times" w:hAnsi="Times" w:cs="Helvetica"/>
              <w:color w:val="000000"/>
              <w:sz w:val="24"/>
              <w:szCs w:val="24"/>
            </w:rPr>
          </w:rPrChange>
        </w:rPr>
        <w:t xml:space="preserve"> </w:t>
      </w:r>
      <w:ins w:id="1995" w:author="Jane Kohlhoff" w:date="2024-06-11T08:42:00Z" w16du:dateUtc="2024-06-10T22:42:00Z">
        <w:r w:rsidR="00120EC7" w:rsidRPr="00365026">
          <w:rPr>
            <w:rFonts w:ascii="Times New Roman" w:hAnsi="Times New Roman" w:cs="Times New Roman"/>
            <w:color w:val="000000"/>
            <w:sz w:val="24"/>
            <w:szCs w:val="24"/>
            <w:rPrChange w:id="1996" w:author="Jane Kohlhoff" w:date="2024-06-11T09:53:00Z" w16du:dateUtc="2024-06-10T23:53:00Z">
              <w:rPr>
                <w:rFonts w:ascii="Times" w:hAnsi="Times" w:cs="Helvetica"/>
                <w:color w:val="000000"/>
                <w:sz w:val="24"/>
                <w:szCs w:val="24"/>
              </w:rPr>
            </w:rPrChange>
          </w:rPr>
          <w:t>while</w:t>
        </w:r>
      </w:ins>
      <w:del w:id="1997" w:author="Jane Kohlhoff" w:date="2024-06-11T08:42:00Z" w16du:dateUtc="2024-06-10T22:42:00Z">
        <w:r w:rsidR="00653792" w:rsidRPr="00365026" w:rsidDel="00120EC7">
          <w:rPr>
            <w:rFonts w:ascii="Times New Roman" w:hAnsi="Times New Roman" w:cs="Times New Roman"/>
            <w:color w:val="000000"/>
            <w:sz w:val="24"/>
            <w:szCs w:val="24"/>
            <w:rPrChange w:id="1998" w:author="Jane Kohlhoff" w:date="2024-06-11T09:53:00Z" w16du:dateUtc="2024-06-10T23:53:00Z">
              <w:rPr>
                <w:rFonts w:ascii="Times" w:hAnsi="Times" w:cs="Helvetica"/>
                <w:color w:val="000000"/>
                <w:sz w:val="24"/>
                <w:szCs w:val="24"/>
              </w:rPr>
            </w:rPrChange>
          </w:rPr>
          <w:delText>and</w:delText>
        </w:r>
      </w:del>
      <w:r w:rsidRPr="00365026">
        <w:rPr>
          <w:rFonts w:ascii="Times New Roman" w:hAnsi="Times New Roman" w:cs="Times New Roman"/>
          <w:color w:val="000000"/>
          <w:sz w:val="24"/>
          <w:szCs w:val="24"/>
          <w:rPrChange w:id="1999" w:author="Jane Kohlhoff" w:date="2024-06-11T09:53:00Z" w16du:dateUtc="2024-06-10T23:53:00Z">
            <w:rPr>
              <w:rFonts w:ascii="Times" w:hAnsi="Times" w:cs="Helvetica"/>
              <w:color w:val="000000"/>
              <w:sz w:val="24"/>
              <w:szCs w:val="24"/>
            </w:rPr>
          </w:rPrChange>
        </w:rPr>
        <w:t xml:space="preserve"> 27 (30%) completed the T1 assessment and dropped out prior to completing the T2 assessment (PCIT-T group: </w:t>
      </w:r>
      <w:r w:rsidRPr="00365026">
        <w:rPr>
          <w:rFonts w:ascii="Times New Roman" w:hAnsi="Times New Roman" w:cs="Times New Roman"/>
          <w:i/>
          <w:iCs/>
          <w:color w:val="000000"/>
          <w:sz w:val="24"/>
          <w:szCs w:val="24"/>
          <w:rPrChange w:id="2000" w:author="Jane Kohlhoff" w:date="2024-06-11T09:53:00Z" w16du:dateUtc="2024-06-10T23:53:00Z">
            <w:rPr>
              <w:rFonts w:ascii="Times" w:hAnsi="Times" w:cs="Helvetica"/>
              <w:i/>
              <w:iCs/>
              <w:color w:val="000000"/>
              <w:sz w:val="24"/>
              <w:szCs w:val="24"/>
            </w:rPr>
          </w:rPrChange>
        </w:rPr>
        <w:t>n</w:t>
      </w:r>
      <w:r w:rsidRPr="00365026">
        <w:rPr>
          <w:rFonts w:ascii="Times New Roman" w:hAnsi="Times New Roman" w:cs="Times New Roman"/>
          <w:color w:val="000000"/>
          <w:sz w:val="24"/>
          <w:szCs w:val="24"/>
          <w:rPrChange w:id="2001" w:author="Jane Kohlhoff" w:date="2024-06-11T09:53:00Z" w16du:dateUtc="2024-06-10T23:53:00Z">
            <w:rPr>
              <w:rFonts w:ascii="Times" w:hAnsi="Times" w:cs="Helvetica"/>
              <w:color w:val="000000"/>
              <w:sz w:val="24"/>
              <w:szCs w:val="24"/>
            </w:rPr>
          </w:rPrChange>
        </w:rPr>
        <w:t xml:space="preserve">=6; COS-P group: </w:t>
      </w:r>
      <w:r w:rsidRPr="00365026">
        <w:rPr>
          <w:rFonts w:ascii="Times New Roman" w:hAnsi="Times New Roman" w:cs="Times New Roman"/>
          <w:i/>
          <w:iCs/>
          <w:color w:val="000000"/>
          <w:sz w:val="24"/>
          <w:szCs w:val="24"/>
          <w:rPrChange w:id="2002" w:author="Jane Kohlhoff" w:date="2024-06-11T09:53:00Z" w16du:dateUtc="2024-06-10T23:53:00Z">
            <w:rPr>
              <w:rFonts w:ascii="Times" w:hAnsi="Times" w:cs="Helvetica"/>
              <w:i/>
              <w:iCs/>
              <w:color w:val="000000"/>
              <w:sz w:val="24"/>
              <w:szCs w:val="24"/>
            </w:rPr>
          </w:rPrChange>
        </w:rPr>
        <w:t>n</w:t>
      </w:r>
      <w:r w:rsidRPr="00365026">
        <w:rPr>
          <w:rFonts w:ascii="Times New Roman" w:hAnsi="Times New Roman" w:cs="Times New Roman"/>
          <w:color w:val="000000"/>
          <w:sz w:val="24"/>
          <w:szCs w:val="24"/>
          <w:rPrChange w:id="2003" w:author="Jane Kohlhoff" w:date="2024-06-11T09:53:00Z" w16du:dateUtc="2024-06-10T23:53:00Z">
            <w:rPr>
              <w:rFonts w:ascii="Times" w:hAnsi="Times" w:cs="Helvetica"/>
              <w:color w:val="000000"/>
              <w:sz w:val="24"/>
              <w:szCs w:val="24"/>
            </w:rPr>
          </w:rPrChange>
        </w:rPr>
        <w:t xml:space="preserve">=17; WL: </w:t>
      </w:r>
      <w:r w:rsidRPr="00365026">
        <w:rPr>
          <w:rFonts w:ascii="Times New Roman" w:hAnsi="Times New Roman" w:cs="Times New Roman"/>
          <w:i/>
          <w:iCs/>
          <w:color w:val="000000"/>
          <w:sz w:val="24"/>
          <w:szCs w:val="24"/>
          <w:rPrChange w:id="2004" w:author="Jane Kohlhoff" w:date="2024-06-11T09:53:00Z" w16du:dateUtc="2024-06-10T23:53:00Z">
            <w:rPr>
              <w:rFonts w:ascii="Times" w:hAnsi="Times" w:cs="Helvetica"/>
              <w:i/>
              <w:iCs/>
              <w:color w:val="000000"/>
              <w:sz w:val="24"/>
              <w:szCs w:val="24"/>
            </w:rPr>
          </w:rPrChange>
        </w:rPr>
        <w:t>n</w:t>
      </w:r>
      <w:r w:rsidRPr="00365026">
        <w:rPr>
          <w:rFonts w:ascii="Times New Roman" w:hAnsi="Times New Roman" w:cs="Times New Roman"/>
          <w:color w:val="000000"/>
          <w:sz w:val="24"/>
          <w:szCs w:val="24"/>
          <w:rPrChange w:id="2005" w:author="Jane Kohlhoff" w:date="2024-06-11T09:53:00Z" w16du:dateUtc="2024-06-10T23:53:00Z">
            <w:rPr>
              <w:rFonts w:ascii="Times" w:hAnsi="Times" w:cs="Helvetica"/>
              <w:color w:val="000000"/>
              <w:sz w:val="24"/>
              <w:szCs w:val="24"/>
            </w:rPr>
          </w:rPrChange>
        </w:rPr>
        <w:t>=4)</w:t>
      </w:r>
      <w:r w:rsidR="007B0125" w:rsidRPr="00365026">
        <w:rPr>
          <w:rFonts w:ascii="Times New Roman" w:hAnsi="Times New Roman" w:cs="Times New Roman"/>
          <w:color w:val="000000"/>
          <w:sz w:val="24"/>
          <w:szCs w:val="24"/>
          <w:rPrChange w:id="2006" w:author="Jane Kohlhoff" w:date="2024-06-11T09:53:00Z" w16du:dateUtc="2024-06-10T23:53:00Z">
            <w:rPr>
              <w:rFonts w:ascii="Times" w:hAnsi="Times" w:cs="Helvetica"/>
              <w:color w:val="000000"/>
              <w:sz w:val="24"/>
              <w:szCs w:val="24"/>
            </w:rPr>
          </w:rPrChange>
        </w:rPr>
        <w:t xml:space="preserve">. </w:t>
      </w:r>
      <w:r w:rsidR="00893380" w:rsidRPr="00365026">
        <w:rPr>
          <w:rFonts w:ascii="Times New Roman" w:hAnsi="Times New Roman" w:cs="Times New Roman"/>
          <w:color w:val="000000"/>
          <w:sz w:val="24"/>
          <w:szCs w:val="24"/>
          <w:rPrChange w:id="2007" w:author="Jane Kohlhoff" w:date="2024-06-11T09:53:00Z" w16du:dateUtc="2024-06-10T23:53:00Z">
            <w:rPr>
              <w:rFonts w:ascii="Times" w:hAnsi="Times" w:cs="Helvetica"/>
              <w:color w:val="000000"/>
              <w:sz w:val="24"/>
              <w:szCs w:val="24"/>
            </w:rPr>
          </w:rPrChange>
        </w:rPr>
        <w:t>Participants allocated to the WL condition ended their participation in the study following the T2 assessment</w:t>
      </w:r>
      <w:ins w:id="2008" w:author="Jane Kohlhoff" w:date="2024-06-11T08:43:00Z" w16du:dateUtc="2024-06-10T22:43:00Z">
        <w:r w:rsidR="00120EC7" w:rsidRPr="00365026">
          <w:rPr>
            <w:rFonts w:ascii="Times New Roman" w:hAnsi="Times New Roman" w:cs="Times New Roman"/>
            <w:color w:val="000000"/>
            <w:sz w:val="24"/>
            <w:szCs w:val="24"/>
            <w:rPrChange w:id="2009" w:author="Jane Kohlhoff" w:date="2024-06-11T09:53:00Z" w16du:dateUtc="2024-06-10T23:53:00Z">
              <w:rPr>
                <w:rFonts w:ascii="Times" w:hAnsi="Times" w:cs="Helvetica"/>
                <w:color w:val="000000"/>
                <w:sz w:val="24"/>
                <w:szCs w:val="24"/>
              </w:rPr>
            </w:rPrChange>
          </w:rPr>
          <w:t>.</w:t>
        </w:r>
      </w:ins>
      <w:ins w:id="2010" w:author="Jane Kohlhoff" w:date="2024-06-11T10:23:00Z" w16du:dateUtc="2024-06-11T00:23:00Z">
        <w:r w:rsidR="00F823FE">
          <w:rPr>
            <w:rFonts w:ascii="Times New Roman" w:hAnsi="Times New Roman" w:cs="Times New Roman"/>
            <w:color w:val="000000"/>
            <w:sz w:val="24"/>
            <w:szCs w:val="24"/>
          </w:rPr>
          <w:t xml:space="preserve"> </w:t>
        </w:r>
      </w:ins>
      <w:del w:id="2011" w:author="Jane Kohlhoff" w:date="2024-06-11T08:43:00Z" w16du:dateUtc="2024-06-10T22:43:00Z">
        <w:r w:rsidRPr="00365026" w:rsidDel="00120EC7">
          <w:rPr>
            <w:rFonts w:ascii="Times New Roman" w:hAnsi="Times New Roman" w:cs="Times New Roman"/>
            <w:color w:val="000000"/>
            <w:sz w:val="24"/>
            <w:szCs w:val="24"/>
            <w:rPrChange w:id="2012" w:author="Jane Kohlhoff" w:date="2024-06-11T09:53:00Z" w16du:dateUtc="2024-06-10T23:53:00Z">
              <w:rPr>
                <w:rFonts w:ascii="Times" w:hAnsi="Times" w:cs="Helvetica"/>
                <w:color w:val="000000"/>
                <w:sz w:val="24"/>
                <w:szCs w:val="24"/>
              </w:rPr>
            </w:rPrChange>
          </w:rPr>
          <w:delText xml:space="preserve"> and </w:delText>
        </w:r>
      </w:del>
      <w:ins w:id="2013" w:author="Jane Kohlhoff" w:date="2024-06-11T08:43:00Z" w16du:dateUtc="2024-06-10T22:43:00Z">
        <w:r w:rsidR="00120EC7" w:rsidRPr="00365026">
          <w:rPr>
            <w:rFonts w:ascii="Times New Roman" w:hAnsi="Times New Roman" w:cs="Times New Roman"/>
            <w:color w:val="000000"/>
            <w:sz w:val="24"/>
            <w:szCs w:val="24"/>
            <w:rPrChange w:id="2014" w:author="Jane Kohlhoff" w:date="2024-06-11T09:53:00Z" w16du:dateUtc="2024-06-10T23:53:00Z">
              <w:rPr>
                <w:rFonts w:ascii="Times" w:hAnsi="Times" w:cs="Helvetica"/>
                <w:color w:val="000000"/>
                <w:sz w:val="24"/>
                <w:szCs w:val="24"/>
              </w:rPr>
            </w:rPrChange>
          </w:rPr>
          <w:t>O</w:t>
        </w:r>
      </w:ins>
      <w:del w:id="2015" w:author="Jane Kohlhoff" w:date="2024-06-11T08:43:00Z" w16du:dateUtc="2024-06-10T22:43:00Z">
        <w:r w:rsidR="00893380" w:rsidRPr="00365026" w:rsidDel="00120EC7">
          <w:rPr>
            <w:rFonts w:ascii="Times New Roman" w:hAnsi="Times New Roman" w:cs="Times New Roman"/>
            <w:color w:val="000000"/>
            <w:sz w:val="24"/>
            <w:szCs w:val="24"/>
            <w:rPrChange w:id="2016" w:author="Jane Kohlhoff" w:date="2024-06-11T09:53:00Z" w16du:dateUtc="2024-06-10T23:53:00Z">
              <w:rPr>
                <w:rFonts w:ascii="Times" w:hAnsi="Times" w:cs="Helvetica"/>
                <w:color w:val="000000"/>
                <w:sz w:val="24"/>
                <w:szCs w:val="24"/>
              </w:rPr>
            </w:rPrChange>
          </w:rPr>
          <w:delText>o</w:delText>
        </w:r>
      </w:del>
      <w:r w:rsidR="007B0125" w:rsidRPr="00365026">
        <w:rPr>
          <w:rFonts w:ascii="Times New Roman" w:hAnsi="Times New Roman" w:cs="Times New Roman"/>
          <w:color w:val="000000"/>
          <w:sz w:val="24"/>
          <w:szCs w:val="24"/>
          <w:rPrChange w:id="2017" w:author="Jane Kohlhoff" w:date="2024-06-11T09:53:00Z" w16du:dateUtc="2024-06-10T23:53:00Z">
            <w:rPr>
              <w:rFonts w:ascii="Times" w:hAnsi="Times" w:cs="Helvetica"/>
              <w:color w:val="000000"/>
              <w:sz w:val="24"/>
              <w:szCs w:val="24"/>
            </w:rPr>
          </w:rPrChange>
        </w:rPr>
        <w:t xml:space="preserve">f </w:t>
      </w:r>
      <w:r w:rsidR="00780130" w:rsidRPr="00365026">
        <w:rPr>
          <w:rFonts w:ascii="Times New Roman" w:hAnsi="Times New Roman" w:cs="Times New Roman"/>
          <w:color w:val="000000"/>
          <w:sz w:val="24"/>
          <w:szCs w:val="24"/>
          <w:rPrChange w:id="2018" w:author="Jane Kohlhoff" w:date="2024-06-11T09:53:00Z" w16du:dateUtc="2024-06-10T23:53:00Z">
            <w:rPr>
              <w:rFonts w:ascii="Times" w:hAnsi="Times" w:cs="Helvetica"/>
              <w:color w:val="000000"/>
              <w:sz w:val="24"/>
              <w:szCs w:val="24"/>
            </w:rPr>
          </w:rPrChange>
        </w:rPr>
        <w:t xml:space="preserve">the 60 </w:t>
      </w:r>
      <w:r w:rsidR="007B0125" w:rsidRPr="00365026">
        <w:rPr>
          <w:rFonts w:ascii="Times New Roman" w:hAnsi="Times New Roman" w:cs="Times New Roman"/>
          <w:color w:val="000000"/>
          <w:sz w:val="24"/>
          <w:szCs w:val="24"/>
          <w:rPrChange w:id="2019" w:author="Jane Kohlhoff" w:date="2024-06-11T09:53:00Z" w16du:dateUtc="2024-06-10T23:53:00Z">
            <w:rPr>
              <w:rFonts w:ascii="Times" w:hAnsi="Times" w:cs="Helvetica"/>
              <w:color w:val="000000"/>
              <w:sz w:val="24"/>
              <w:szCs w:val="24"/>
            </w:rPr>
          </w:rPrChange>
        </w:rPr>
        <w:t xml:space="preserve">participants </w:t>
      </w:r>
      <w:r w:rsidR="00780130" w:rsidRPr="00365026">
        <w:rPr>
          <w:rFonts w:ascii="Times New Roman" w:hAnsi="Times New Roman" w:cs="Times New Roman"/>
          <w:color w:val="000000"/>
          <w:sz w:val="24"/>
          <w:szCs w:val="24"/>
          <w:rPrChange w:id="2020" w:author="Jane Kohlhoff" w:date="2024-06-11T09:53:00Z" w16du:dateUtc="2024-06-10T23:53:00Z">
            <w:rPr>
              <w:rFonts w:ascii="Times" w:hAnsi="Times" w:cs="Helvetica"/>
              <w:color w:val="000000"/>
              <w:sz w:val="24"/>
              <w:szCs w:val="24"/>
            </w:rPr>
          </w:rPrChange>
        </w:rPr>
        <w:t xml:space="preserve">who were allocated to the PCIT-T </w:t>
      </w:r>
      <w:r w:rsidRPr="00365026">
        <w:rPr>
          <w:rFonts w:ascii="Times New Roman" w:hAnsi="Times New Roman" w:cs="Times New Roman"/>
          <w:color w:val="000000"/>
          <w:sz w:val="24"/>
          <w:szCs w:val="24"/>
          <w:rPrChange w:id="2021" w:author="Jane Kohlhoff" w:date="2024-06-11T09:53:00Z" w16du:dateUtc="2024-06-10T23:53:00Z">
            <w:rPr>
              <w:rFonts w:ascii="Times" w:hAnsi="Times" w:cs="Helvetica"/>
              <w:color w:val="000000"/>
              <w:sz w:val="24"/>
              <w:szCs w:val="24"/>
            </w:rPr>
          </w:rPrChange>
        </w:rPr>
        <w:t xml:space="preserve">or </w:t>
      </w:r>
      <w:r w:rsidR="00780130" w:rsidRPr="00365026">
        <w:rPr>
          <w:rFonts w:ascii="Times New Roman" w:hAnsi="Times New Roman" w:cs="Times New Roman"/>
          <w:color w:val="000000"/>
          <w:sz w:val="24"/>
          <w:szCs w:val="24"/>
          <w:rPrChange w:id="2022" w:author="Jane Kohlhoff" w:date="2024-06-11T09:53:00Z" w16du:dateUtc="2024-06-10T23:53:00Z">
            <w:rPr>
              <w:rFonts w:ascii="Times" w:hAnsi="Times" w:cs="Helvetica"/>
              <w:color w:val="000000"/>
              <w:sz w:val="24"/>
              <w:szCs w:val="24"/>
            </w:rPr>
          </w:rPrChange>
        </w:rPr>
        <w:t>COS-P groups,</w:t>
      </w:r>
      <w:r w:rsidR="007B0125" w:rsidRPr="00365026">
        <w:rPr>
          <w:rFonts w:ascii="Times New Roman" w:hAnsi="Times New Roman" w:cs="Times New Roman"/>
          <w:color w:val="000000"/>
          <w:sz w:val="24"/>
          <w:szCs w:val="24"/>
          <w:rPrChange w:id="2023" w:author="Jane Kohlhoff" w:date="2024-06-11T09:53:00Z" w16du:dateUtc="2024-06-10T23:53:00Z">
            <w:rPr>
              <w:rFonts w:ascii="Times" w:hAnsi="Times" w:cs="Helvetica"/>
              <w:color w:val="000000"/>
              <w:sz w:val="24"/>
              <w:szCs w:val="24"/>
            </w:rPr>
          </w:rPrChange>
        </w:rPr>
        <w:t xml:space="preserve"> </w:t>
      </w:r>
      <w:r w:rsidR="00893380" w:rsidRPr="00365026">
        <w:rPr>
          <w:rFonts w:ascii="Times New Roman" w:hAnsi="Times New Roman" w:cs="Times New Roman"/>
          <w:color w:val="000000"/>
          <w:sz w:val="24"/>
          <w:szCs w:val="24"/>
          <w:rPrChange w:id="2024" w:author="Jane Kohlhoff" w:date="2024-06-11T09:53:00Z" w16du:dateUtc="2024-06-10T23:53:00Z">
            <w:rPr>
              <w:rFonts w:ascii="Times" w:hAnsi="Times" w:cs="Helvetica"/>
              <w:color w:val="000000"/>
              <w:sz w:val="24"/>
              <w:szCs w:val="24"/>
            </w:rPr>
          </w:rPrChange>
        </w:rPr>
        <w:t>24</w:t>
      </w:r>
      <w:r w:rsidR="00780130" w:rsidRPr="00365026">
        <w:rPr>
          <w:rFonts w:ascii="Times New Roman" w:hAnsi="Times New Roman" w:cs="Times New Roman"/>
          <w:color w:val="000000"/>
          <w:sz w:val="24"/>
          <w:szCs w:val="24"/>
          <w:rPrChange w:id="2025" w:author="Jane Kohlhoff" w:date="2024-06-11T09:53:00Z" w16du:dateUtc="2024-06-10T23:53:00Z">
            <w:rPr>
              <w:rFonts w:ascii="Times" w:hAnsi="Times" w:cs="Helvetica"/>
              <w:color w:val="000000"/>
              <w:sz w:val="24"/>
              <w:szCs w:val="24"/>
            </w:rPr>
          </w:rPrChange>
        </w:rPr>
        <w:t xml:space="preserve"> (</w:t>
      </w:r>
      <w:r w:rsidR="00893380" w:rsidRPr="00365026">
        <w:rPr>
          <w:rFonts w:ascii="Times New Roman" w:hAnsi="Times New Roman" w:cs="Times New Roman"/>
          <w:color w:val="000000"/>
          <w:sz w:val="24"/>
          <w:szCs w:val="24"/>
          <w:rPrChange w:id="2026" w:author="Jane Kohlhoff" w:date="2024-06-11T09:53:00Z" w16du:dateUtc="2024-06-10T23:53:00Z">
            <w:rPr>
              <w:rFonts w:ascii="Times" w:hAnsi="Times" w:cs="Helvetica"/>
              <w:color w:val="000000"/>
              <w:sz w:val="24"/>
              <w:szCs w:val="24"/>
            </w:rPr>
          </w:rPrChange>
        </w:rPr>
        <w:t>40</w:t>
      </w:r>
      <w:r w:rsidR="00780130" w:rsidRPr="00365026">
        <w:rPr>
          <w:rFonts w:ascii="Times New Roman" w:hAnsi="Times New Roman" w:cs="Times New Roman"/>
          <w:color w:val="000000"/>
          <w:sz w:val="24"/>
          <w:szCs w:val="24"/>
          <w:rPrChange w:id="2027" w:author="Jane Kohlhoff" w:date="2024-06-11T09:53:00Z" w16du:dateUtc="2024-06-10T23:53:00Z">
            <w:rPr>
              <w:rFonts w:ascii="Times" w:hAnsi="Times" w:cs="Helvetica"/>
              <w:color w:val="000000"/>
              <w:sz w:val="24"/>
              <w:szCs w:val="24"/>
            </w:rPr>
          </w:rPrChange>
        </w:rPr>
        <w:t>%) completed the T3 assessment</w:t>
      </w:r>
      <w:r w:rsidR="00893380" w:rsidRPr="00365026">
        <w:rPr>
          <w:rFonts w:ascii="Times New Roman" w:hAnsi="Times New Roman" w:cs="Times New Roman"/>
          <w:color w:val="000000"/>
          <w:sz w:val="24"/>
          <w:szCs w:val="24"/>
          <w:rPrChange w:id="2028" w:author="Jane Kohlhoff" w:date="2024-06-11T09:53:00Z" w16du:dateUtc="2024-06-10T23:53:00Z">
            <w:rPr>
              <w:rFonts w:ascii="Times" w:hAnsi="Times" w:cs="Helvetica"/>
              <w:color w:val="000000"/>
              <w:sz w:val="24"/>
              <w:szCs w:val="24"/>
            </w:rPr>
          </w:rPrChange>
        </w:rPr>
        <w:t xml:space="preserve"> (PCIT-T group: </w:t>
      </w:r>
      <w:r w:rsidR="00893380" w:rsidRPr="00365026">
        <w:rPr>
          <w:rFonts w:ascii="Times New Roman" w:hAnsi="Times New Roman" w:cs="Times New Roman"/>
          <w:i/>
          <w:iCs/>
          <w:color w:val="000000"/>
          <w:sz w:val="24"/>
          <w:szCs w:val="24"/>
          <w:rPrChange w:id="2029" w:author="Jane Kohlhoff" w:date="2024-06-11T09:53:00Z" w16du:dateUtc="2024-06-10T23:53:00Z">
            <w:rPr>
              <w:rFonts w:ascii="Times" w:hAnsi="Times" w:cs="Helvetica"/>
              <w:i/>
              <w:iCs/>
              <w:color w:val="000000"/>
              <w:sz w:val="24"/>
              <w:szCs w:val="24"/>
            </w:rPr>
          </w:rPrChange>
        </w:rPr>
        <w:t>n</w:t>
      </w:r>
      <w:r w:rsidR="00893380" w:rsidRPr="00365026">
        <w:rPr>
          <w:rFonts w:ascii="Times New Roman" w:hAnsi="Times New Roman" w:cs="Times New Roman"/>
          <w:color w:val="000000"/>
          <w:sz w:val="24"/>
          <w:szCs w:val="24"/>
          <w:rPrChange w:id="2030" w:author="Jane Kohlhoff" w:date="2024-06-11T09:53:00Z" w16du:dateUtc="2024-06-10T23:53:00Z">
            <w:rPr>
              <w:rFonts w:ascii="Times" w:hAnsi="Times" w:cs="Helvetica"/>
              <w:color w:val="000000"/>
              <w:sz w:val="24"/>
              <w:szCs w:val="24"/>
            </w:rPr>
          </w:rPrChange>
        </w:rPr>
        <w:t xml:space="preserve">=19; COS-P: </w:t>
      </w:r>
      <w:r w:rsidR="00893380" w:rsidRPr="00365026">
        <w:rPr>
          <w:rFonts w:ascii="Times New Roman" w:hAnsi="Times New Roman" w:cs="Times New Roman"/>
          <w:i/>
          <w:iCs/>
          <w:color w:val="000000"/>
          <w:sz w:val="24"/>
          <w:szCs w:val="24"/>
          <w:rPrChange w:id="2031" w:author="Jane Kohlhoff" w:date="2024-06-11T09:53:00Z" w16du:dateUtc="2024-06-10T23:53:00Z">
            <w:rPr>
              <w:rFonts w:ascii="Times" w:hAnsi="Times" w:cs="Helvetica"/>
              <w:i/>
              <w:iCs/>
              <w:color w:val="000000"/>
              <w:sz w:val="24"/>
              <w:szCs w:val="24"/>
            </w:rPr>
          </w:rPrChange>
        </w:rPr>
        <w:t>n</w:t>
      </w:r>
      <w:r w:rsidR="00893380" w:rsidRPr="00365026">
        <w:rPr>
          <w:rFonts w:ascii="Times New Roman" w:hAnsi="Times New Roman" w:cs="Times New Roman"/>
          <w:color w:val="000000"/>
          <w:sz w:val="24"/>
          <w:szCs w:val="24"/>
          <w:rPrChange w:id="2032" w:author="Jane Kohlhoff" w:date="2024-06-11T09:53:00Z" w16du:dateUtc="2024-06-10T23:53:00Z">
            <w:rPr>
              <w:rFonts w:ascii="Times" w:hAnsi="Times" w:cs="Helvetica"/>
              <w:color w:val="000000"/>
              <w:sz w:val="24"/>
              <w:szCs w:val="24"/>
            </w:rPr>
          </w:rPrChange>
        </w:rPr>
        <w:t>=5)</w:t>
      </w:r>
      <w:r w:rsidR="007B0125" w:rsidRPr="00365026">
        <w:rPr>
          <w:rFonts w:ascii="Times New Roman" w:hAnsi="Times New Roman" w:cs="Times New Roman"/>
          <w:color w:val="000000"/>
          <w:sz w:val="24"/>
          <w:szCs w:val="24"/>
          <w:rPrChange w:id="2033" w:author="Jane Kohlhoff" w:date="2024-06-11T09:53:00Z" w16du:dateUtc="2024-06-10T23:53:00Z">
            <w:rPr>
              <w:rFonts w:ascii="Times" w:hAnsi="Times" w:cs="Helvetica"/>
              <w:color w:val="000000"/>
              <w:sz w:val="24"/>
              <w:szCs w:val="24"/>
            </w:rPr>
          </w:rPrChange>
        </w:rPr>
        <w:t xml:space="preserve">. </w:t>
      </w:r>
      <w:r w:rsidR="00CB4351" w:rsidRPr="00365026">
        <w:rPr>
          <w:rFonts w:ascii="Times New Roman" w:hAnsi="Times New Roman" w:cs="Times New Roman"/>
          <w:color w:val="000000"/>
          <w:sz w:val="24"/>
          <w:szCs w:val="24"/>
          <w:rPrChange w:id="2034" w:author="Jane Kohlhoff" w:date="2024-06-11T09:53:00Z" w16du:dateUtc="2024-06-10T23:53:00Z">
            <w:rPr>
              <w:rFonts w:ascii="Times" w:hAnsi="Times" w:cs="Helvetica"/>
              <w:color w:val="000000"/>
              <w:sz w:val="24"/>
              <w:szCs w:val="24"/>
            </w:rPr>
          </w:rPrChange>
        </w:rPr>
        <w:t xml:space="preserve">There were no significant </w:t>
      </w:r>
      <w:r w:rsidR="00274A1E" w:rsidRPr="00365026">
        <w:rPr>
          <w:rFonts w:ascii="Times New Roman" w:hAnsi="Times New Roman" w:cs="Times New Roman"/>
          <w:color w:val="000000"/>
          <w:sz w:val="24"/>
          <w:szCs w:val="24"/>
          <w:rPrChange w:id="2035" w:author="Jane Kohlhoff" w:date="2024-06-11T09:53:00Z" w16du:dateUtc="2024-06-10T23:53:00Z">
            <w:rPr>
              <w:rFonts w:ascii="Times" w:hAnsi="Times" w:cs="Helvetica"/>
              <w:color w:val="000000"/>
              <w:sz w:val="24"/>
              <w:szCs w:val="24"/>
            </w:rPr>
          </w:rPrChange>
        </w:rPr>
        <w:t xml:space="preserve">demographic </w:t>
      </w:r>
      <w:r w:rsidR="00CB4351" w:rsidRPr="00365026">
        <w:rPr>
          <w:rFonts w:ascii="Times New Roman" w:hAnsi="Times New Roman" w:cs="Times New Roman"/>
          <w:color w:val="000000"/>
          <w:sz w:val="24"/>
          <w:szCs w:val="24"/>
          <w:rPrChange w:id="2036" w:author="Jane Kohlhoff" w:date="2024-06-11T09:53:00Z" w16du:dateUtc="2024-06-10T23:53:00Z">
            <w:rPr>
              <w:rFonts w:ascii="Times" w:hAnsi="Times" w:cs="Helvetica"/>
              <w:color w:val="000000"/>
              <w:sz w:val="24"/>
              <w:szCs w:val="24"/>
            </w:rPr>
          </w:rPrChange>
        </w:rPr>
        <w:t>differences between participants who did, and participants who did not, complete the T2 assessment</w:t>
      </w:r>
      <w:r w:rsidR="00181019" w:rsidRPr="00365026">
        <w:rPr>
          <w:rFonts w:ascii="Times New Roman" w:hAnsi="Times New Roman" w:cs="Times New Roman"/>
          <w:color w:val="000000"/>
          <w:sz w:val="24"/>
          <w:szCs w:val="24"/>
          <w:rPrChange w:id="2037" w:author="Jane Kohlhoff" w:date="2024-06-11T09:53:00Z" w16du:dateUtc="2024-06-10T23:53:00Z">
            <w:rPr>
              <w:rFonts w:ascii="Times" w:hAnsi="Times" w:cs="Helvetica"/>
              <w:color w:val="000000"/>
              <w:sz w:val="24"/>
              <w:szCs w:val="24"/>
            </w:rPr>
          </w:rPrChange>
        </w:rPr>
        <w:t xml:space="preserve"> </w:t>
      </w:r>
      <w:r w:rsidR="00E83475" w:rsidRPr="00365026">
        <w:rPr>
          <w:rFonts w:ascii="Times New Roman" w:hAnsi="Times New Roman" w:cs="Times New Roman"/>
          <w:color w:val="000000"/>
          <w:sz w:val="24"/>
          <w:szCs w:val="24"/>
          <w:rPrChange w:id="2038" w:author="Jane Kohlhoff" w:date="2024-06-11T09:53:00Z" w16du:dateUtc="2024-06-10T23:53:00Z">
            <w:rPr>
              <w:rFonts w:ascii="Times" w:hAnsi="Times" w:cs="Helvetica"/>
              <w:color w:val="000000"/>
              <w:sz w:val="24"/>
              <w:szCs w:val="24"/>
            </w:rPr>
          </w:rPrChange>
        </w:rPr>
        <w:t xml:space="preserve">in terms of </w:t>
      </w:r>
      <w:r w:rsidR="00181019" w:rsidRPr="00365026">
        <w:rPr>
          <w:rFonts w:ascii="Times New Roman" w:hAnsi="Times New Roman" w:cs="Times New Roman"/>
          <w:color w:val="000000"/>
          <w:sz w:val="24"/>
          <w:szCs w:val="24"/>
          <w:rPrChange w:id="2039" w:author="Jane Kohlhoff" w:date="2024-06-11T09:53:00Z" w16du:dateUtc="2024-06-10T23:53:00Z">
            <w:rPr>
              <w:rFonts w:ascii="Times" w:hAnsi="Times" w:cs="Helvetica"/>
              <w:color w:val="000000"/>
              <w:sz w:val="24"/>
              <w:szCs w:val="24"/>
            </w:rPr>
          </w:rPrChange>
        </w:rPr>
        <w:t>child age</w:t>
      </w:r>
      <w:r w:rsidR="00E83475" w:rsidRPr="00365026">
        <w:rPr>
          <w:rFonts w:ascii="Times New Roman" w:hAnsi="Times New Roman" w:cs="Times New Roman"/>
          <w:color w:val="000000"/>
          <w:sz w:val="24"/>
          <w:szCs w:val="24"/>
          <w:rPrChange w:id="2040" w:author="Jane Kohlhoff" w:date="2024-06-11T09:53:00Z" w16du:dateUtc="2024-06-10T23:53:00Z">
            <w:rPr>
              <w:rFonts w:ascii="Times" w:hAnsi="Times" w:cs="Helvetica"/>
              <w:color w:val="000000"/>
              <w:sz w:val="24"/>
              <w:szCs w:val="24"/>
            </w:rPr>
          </w:rPrChange>
        </w:rPr>
        <w:t xml:space="preserve">, </w:t>
      </w:r>
      <w:r w:rsidR="00181019" w:rsidRPr="00365026">
        <w:rPr>
          <w:rFonts w:ascii="Times New Roman" w:hAnsi="Times New Roman" w:cs="Times New Roman"/>
          <w:color w:val="000000"/>
          <w:sz w:val="24"/>
          <w:szCs w:val="24"/>
          <w:rPrChange w:id="2041" w:author="Jane Kohlhoff" w:date="2024-06-11T09:53:00Z" w16du:dateUtc="2024-06-10T23:53:00Z">
            <w:rPr>
              <w:rFonts w:ascii="Times" w:hAnsi="Times" w:cs="Helvetica"/>
              <w:color w:val="000000"/>
              <w:sz w:val="24"/>
              <w:szCs w:val="24"/>
            </w:rPr>
          </w:rPrChange>
        </w:rPr>
        <w:t>mother age</w:t>
      </w:r>
      <w:r w:rsidR="00D52231" w:rsidRPr="00365026">
        <w:rPr>
          <w:rFonts w:ascii="Times New Roman" w:hAnsi="Times New Roman" w:cs="Times New Roman"/>
          <w:color w:val="000000"/>
          <w:sz w:val="24"/>
          <w:szCs w:val="24"/>
          <w:rPrChange w:id="2042" w:author="Jane Kohlhoff" w:date="2024-06-11T09:53:00Z" w16du:dateUtc="2024-06-10T23:53:00Z">
            <w:rPr>
              <w:rFonts w:ascii="Times" w:hAnsi="Times" w:cs="Helvetica"/>
              <w:color w:val="000000"/>
              <w:sz w:val="24"/>
              <w:szCs w:val="24"/>
            </w:rPr>
          </w:rPrChange>
        </w:rPr>
        <w:t xml:space="preserve">, </w:t>
      </w:r>
      <w:r w:rsidR="00181019" w:rsidRPr="00365026">
        <w:rPr>
          <w:rFonts w:ascii="Times New Roman" w:hAnsi="Times New Roman" w:cs="Times New Roman"/>
          <w:color w:val="000000"/>
          <w:sz w:val="24"/>
          <w:szCs w:val="24"/>
          <w:rPrChange w:id="2043" w:author="Jane Kohlhoff" w:date="2024-06-11T09:53:00Z" w16du:dateUtc="2024-06-10T23:53:00Z">
            <w:rPr>
              <w:rFonts w:ascii="Times" w:hAnsi="Times" w:cs="Helvetica"/>
              <w:color w:val="000000"/>
              <w:sz w:val="24"/>
              <w:szCs w:val="24"/>
            </w:rPr>
          </w:rPrChange>
        </w:rPr>
        <w:t xml:space="preserve">number </w:t>
      </w:r>
      <w:r w:rsidR="00D52231" w:rsidRPr="00365026">
        <w:rPr>
          <w:rFonts w:ascii="Times New Roman" w:hAnsi="Times New Roman" w:cs="Times New Roman"/>
          <w:color w:val="000000"/>
          <w:sz w:val="24"/>
          <w:szCs w:val="24"/>
          <w:rPrChange w:id="2044" w:author="Jane Kohlhoff" w:date="2024-06-11T09:53:00Z" w16du:dateUtc="2024-06-10T23:53:00Z">
            <w:rPr>
              <w:rFonts w:ascii="Times" w:hAnsi="Times" w:cs="Helvetica"/>
              <w:color w:val="000000"/>
              <w:sz w:val="24"/>
              <w:szCs w:val="24"/>
            </w:rPr>
          </w:rPrChange>
        </w:rPr>
        <w:t xml:space="preserve">living </w:t>
      </w:r>
      <w:r w:rsidR="00181019" w:rsidRPr="00365026">
        <w:rPr>
          <w:rFonts w:ascii="Times New Roman" w:hAnsi="Times New Roman" w:cs="Times New Roman"/>
          <w:color w:val="000000"/>
          <w:sz w:val="24"/>
          <w:szCs w:val="24"/>
          <w:rPrChange w:id="2045" w:author="Jane Kohlhoff" w:date="2024-06-11T09:53:00Z" w16du:dateUtc="2024-06-10T23:53:00Z">
            <w:rPr>
              <w:rFonts w:ascii="Times" w:hAnsi="Times" w:cs="Helvetica"/>
              <w:color w:val="000000"/>
              <w:sz w:val="24"/>
              <w:szCs w:val="24"/>
            </w:rPr>
          </w:rPrChange>
        </w:rPr>
        <w:t>in the househol</w:t>
      </w:r>
      <w:r w:rsidR="00D52231" w:rsidRPr="00365026">
        <w:rPr>
          <w:rFonts w:ascii="Times New Roman" w:hAnsi="Times New Roman" w:cs="Times New Roman"/>
          <w:color w:val="000000"/>
          <w:sz w:val="24"/>
          <w:szCs w:val="24"/>
          <w:rPrChange w:id="2046" w:author="Jane Kohlhoff" w:date="2024-06-11T09:53:00Z" w16du:dateUtc="2024-06-10T23:53:00Z">
            <w:rPr>
              <w:rFonts w:ascii="Times" w:hAnsi="Times" w:cs="Helvetica"/>
              <w:color w:val="000000"/>
              <w:sz w:val="24"/>
              <w:szCs w:val="24"/>
            </w:rPr>
          </w:rPrChange>
        </w:rPr>
        <w:t xml:space="preserve">d, </w:t>
      </w:r>
      <w:r w:rsidR="00181019" w:rsidRPr="00365026">
        <w:rPr>
          <w:rFonts w:ascii="Times New Roman" w:hAnsi="Times New Roman" w:cs="Times New Roman"/>
          <w:color w:val="000000"/>
          <w:sz w:val="24"/>
          <w:szCs w:val="24"/>
          <w:rPrChange w:id="2047" w:author="Jane Kohlhoff" w:date="2024-06-11T09:53:00Z" w16du:dateUtc="2024-06-10T23:53:00Z">
            <w:rPr>
              <w:rFonts w:ascii="Times" w:hAnsi="Times" w:cs="Helvetica"/>
              <w:color w:val="000000"/>
              <w:sz w:val="24"/>
              <w:szCs w:val="24"/>
            </w:rPr>
          </w:rPrChange>
        </w:rPr>
        <w:t>child sex</w:t>
      </w:r>
      <w:r w:rsidR="008F54C1" w:rsidRPr="00365026">
        <w:rPr>
          <w:rFonts w:ascii="Times New Roman" w:hAnsi="Times New Roman" w:cs="Times New Roman"/>
          <w:color w:val="000000"/>
          <w:sz w:val="24"/>
          <w:szCs w:val="24"/>
          <w:rPrChange w:id="2048" w:author="Jane Kohlhoff" w:date="2024-06-11T09:53:00Z" w16du:dateUtc="2024-06-10T23:53:00Z">
            <w:rPr>
              <w:rFonts w:ascii="Times" w:hAnsi="Times" w:cs="Helvetica"/>
              <w:color w:val="000000"/>
              <w:sz w:val="24"/>
              <w:szCs w:val="24"/>
            </w:rPr>
          </w:rPrChange>
        </w:rPr>
        <w:t xml:space="preserve">, or family income </w:t>
      </w:r>
      <w:r w:rsidR="00D52231" w:rsidRPr="00365026">
        <w:rPr>
          <w:rFonts w:ascii="Times New Roman" w:hAnsi="Times New Roman" w:cs="Times New Roman"/>
          <w:color w:val="000000"/>
          <w:sz w:val="24"/>
          <w:szCs w:val="24"/>
          <w:rPrChange w:id="2049" w:author="Jane Kohlhoff" w:date="2024-06-11T09:53:00Z" w16du:dateUtc="2024-06-10T23:53:00Z">
            <w:rPr>
              <w:rFonts w:ascii="Times" w:hAnsi="Times" w:cs="Helvetica"/>
              <w:color w:val="000000"/>
              <w:sz w:val="24"/>
              <w:szCs w:val="24"/>
            </w:rPr>
          </w:rPrChange>
        </w:rPr>
        <w:t>(</w:t>
      </w:r>
      <w:proofErr w:type="spellStart"/>
      <w:r w:rsidR="00D52231" w:rsidRPr="00365026">
        <w:rPr>
          <w:rFonts w:ascii="Times New Roman" w:hAnsi="Times New Roman" w:cs="Times New Roman"/>
          <w:i/>
          <w:iCs/>
          <w:color w:val="000000"/>
          <w:sz w:val="24"/>
          <w:szCs w:val="24"/>
          <w:rPrChange w:id="2050" w:author="Jane Kohlhoff" w:date="2024-06-11T09:53:00Z" w16du:dateUtc="2024-06-10T23:53:00Z">
            <w:rPr>
              <w:rFonts w:ascii="Times" w:hAnsi="Times" w:cs="Helvetica"/>
              <w:i/>
              <w:iCs/>
              <w:color w:val="000000"/>
              <w:sz w:val="24"/>
              <w:szCs w:val="24"/>
            </w:rPr>
          </w:rPrChange>
        </w:rPr>
        <w:t>p</w:t>
      </w:r>
      <w:r w:rsidR="00D52231" w:rsidRPr="00365026">
        <w:rPr>
          <w:rFonts w:ascii="Times New Roman" w:hAnsi="Times New Roman" w:cs="Times New Roman"/>
          <w:color w:val="000000"/>
          <w:sz w:val="24"/>
          <w:szCs w:val="24"/>
          <w:rPrChange w:id="2051" w:author="Jane Kohlhoff" w:date="2024-06-11T09:53:00Z" w16du:dateUtc="2024-06-10T23:53:00Z">
            <w:rPr>
              <w:rFonts w:ascii="Times" w:hAnsi="Times" w:cs="Helvetica"/>
              <w:color w:val="000000"/>
              <w:sz w:val="24"/>
              <w:szCs w:val="24"/>
            </w:rPr>
          </w:rPrChange>
        </w:rPr>
        <w:t>s</w:t>
      </w:r>
      <w:proofErr w:type="spellEnd"/>
      <w:r w:rsidR="00D52231" w:rsidRPr="00365026">
        <w:rPr>
          <w:rFonts w:ascii="Times New Roman" w:hAnsi="Times New Roman" w:cs="Times New Roman"/>
          <w:color w:val="000000"/>
          <w:sz w:val="24"/>
          <w:szCs w:val="24"/>
          <w:rPrChange w:id="2052" w:author="Jane Kohlhoff" w:date="2024-06-11T09:53:00Z" w16du:dateUtc="2024-06-10T23:53:00Z">
            <w:rPr>
              <w:rFonts w:ascii="Times" w:hAnsi="Times" w:cs="Helvetica"/>
              <w:color w:val="000000"/>
              <w:sz w:val="24"/>
              <w:szCs w:val="24"/>
            </w:rPr>
          </w:rPrChange>
        </w:rPr>
        <w:t xml:space="preserve"> &gt; .05)</w:t>
      </w:r>
      <w:r w:rsidR="00E83475" w:rsidRPr="00365026">
        <w:rPr>
          <w:rFonts w:ascii="Times New Roman" w:hAnsi="Times New Roman" w:cs="Times New Roman"/>
          <w:color w:val="000000"/>
          <w:sz w:val="24"/>
          <w:szCs w:val="24"/>
          <w:rPrChange w:id="2053" w:author="Jane Kohlhoff" w:date="2024-06-11T09:53:00Z" w16du:dateUtc="2024-06-10T23:53:00Z">
            <w:rPr>
              <w:rFonts w:ascii="Times" w:hAnsi="Times" w:cs="Helvetica"/>
              <w:color w:val="000000"/>
              <w:sz w:val="24"/>
              <w:szCs w:val="24"/>
            </w:rPr>
          </w:rPrChange>
        </w:rPr>
        <w:t xml:space="preserve">. Participants who dropped out prior to T2 were, however, less likely to be university </w:t>
      </w:r>
      <w:r w:rsidR="00181019" w:rsidRPr="00365026">
        <w:rPr>
          <w:rFonts w:ascii="Times New Roman" w:hAnsi="Times New Roman" w:cs="Times New Roman"/>
          <w:color w:val="000000"/>
          <w:sz w:val="24"/>
          <w:szCs w:val="24"/>
          <w:rPrChange w:id="2054" w:author="Jane Kohlhoff" w:date="2024-06-11T09:53:00Z" w16du:dateUtc="2024-06-10T23:53:00Z">
            <w:rPr>
              <w:rFonts w:ascii="Times" w:hAnsi="Times" w:cs="Helvetica"/>
              <w:color w:val="000000"/>
              <w:sz w:val="24"/>
              <w:szCs w:val="24"/>
            </w:rPr>
          </w:rPrChange>
        </w:rPr>
        <w:t>educat</w:t>
      </w:r>
      <w:r w:rsidR="00E83475" w:rsidRPr="00365026">
        <w:rPr>
          <w:rFonts w:ascii="Times New Roman" w:hAnsi="Times New Roman" w:cs="Times New Roman"/>
          <w:color w:val="000000"/>
          <w:sz w:val="24"/>
          <w:szCs w:val="24"/>
          <w:rPrChange w:id="2055" w:author="Jane Kohlhoff" w:date="2024-06-11T09:53:00Z" w16du:dateUtc="2024-06-10T23:53:00Z">
            <w:rPr>
              <w:rFonts w:ascii="Times" w:hAnsi="Times" w:cs="Helvetica"/>
              <w:color w:val="000000"/>
              <w:sz w:val="24"/>
              <w:szCs w:val="24"/>
            </w:rPr>
          </w:rPrChange>
        </w:rPr>
        <w:t xml:space="preserve">ed, </w:t>
      </w:r>
      <w:r w:rsidR="00E83475" w:rsidRPr="00365026">
        <w:rPr>
          <w:rFonts w:ascii="Times New Roman" w:hAnsi="Times New Roman" w:cs="Times New Roman"/>
          <w:color w:val="000000"/>
          <w:sz w:val="24"/>
          <w:szCs w:val="24"/>
          <w:rPrChange w:id="2056" w:author="Jane Kohlhoff" w:date="2024-06-11T09:53:00Z" w16du:dateUtc="2024-06-10T23:53:00Z">
            <w:rPr>
              <w:rFonts w:ascii="Times" w:hAnsi="Times" w:cs="Helvetica"/>
              <w:color w:val="000000"/>
              <w:sz w:val="24"/>
              <w:szCs w:val="24"/>
            </w:rPr>
          </w:rPrChange>
        </w:rPr>
        <w:sym w:font="Symbol" w:char="F063"/>
      </w:r>
      <w:r w:rsidR="00E83475" w:rsidRPr="00365026">
        <w:rPr>
          <w:rFonts w:ascii="Times New Roman" w:hAnsi="Times New Roman" w:cs="Times New Roman"/>
          <w:color w:val="000000"/>
          <w:sz w:val="24"/>
          <w:szCs w:val="24"/>
          <w:vertAlign w:val="superscript"/>
          <w:rPrChange w:id="2057" w:author="Jane Kohlhoff" w:date="2024-06-11T09:53:00Z" w16du:dateUtc="2024-06-10T23:53:00Z">
            <w:rPr>
              <w:rFonts w:ascii="Times" w:hAnsi="Times" w:cs="Helvetica"/>
              <w:color w:val="000000"/>
              <w:sz w:val="24"/>
              <w:szCs w:val="24"/>
              <w:vertAlign w:val="superscript"/>
            </w:rPr>
          </w:rPrChange>
        </w:rPr>
        <w:t>2</w:t>
      </w:r>
      <w:r w:rsidR="00E83475" w:rsidRPr="00365026">
        <w:rPr>
          <w:rFonts w:ascii="Times New Roman" w:hAnsi="Times New Roman" w:cs="Times New Roman"/>
          <w:color w:val="000000"/>
          <w:sz w:val="24"/>
          <w:szCs w:val="24"/>
          <w:rPrChange w:id="2058" w:author="Jane Kohlhoff" w:date="2024-06-11T09:53:00Z" w16du:dateUtc="2024-06-10T23:53:00Z">
            <w:rPr>
              <w:rFonts w:ascii="Times" w:hAnsi="Times" w:cs="Helvetica"/>
              <w:color w:val="000000"/>
              <w:sz w:val="24"/>
              <w:szCs w:val="24"/>
            </w:rPr>
          </w:rPrChange>
        </w:rPr>
        <w:t xml:space="preserve"> (1) = 5.07, </w:t>
      </w:r>
      <w:r w:rsidR="00E83475" w:rsidRPr="00365026">
        <w:rPr>
          <w:rFonts w:ascii="Times New Roman" w:hAnsi="Times New Roman" w:cs="Times New Roman"/>
          <w:i/>
          <w:iCs/>
          <w:color w:val="000000"/>
          <w:sz w:val="24"/>
          <w:szCs w:val="24"/>
          <w:rPrChange w:id="2059" w:author="Jane Kohlhoff" w:date="2024-06-11T09:53:00Z" w16du:dateUtc="2024-06-10T23:53:00Z">
            <w:rPr>
              <w:rFonts w:ascii="Times" w:hAnsi="Times" w:cs="Helvetica"/>
              <w:i/>
              <w:iCs/>
              <w:color w:val="000000"/>
              <w:sz w:val="24"/>
              <w:szCs w:val="24"/>
            </w:rPr>
          </w:rPrChange>
        </w:rPr>
        <w:t xml:space="preserve">p </w:t>
      </w:r>
      <w:r w:rsidR="00E83475" w:rsidRPr="00365026">
        <w:rPr>
          <w:rFonts w:ascii="Times New Roman" w:hAnsi="Times New Roman" w:cs="Times New Roman"/>
          <w:color w:val="000000"/>
          <w:sz w:val="24"/>
          <w:szCs w:val="24"/>
          <w:rPrChange w:id="2060" w:author="Jane Kohlhoff" w:date="2024-06-11T09:53:00Z" w16du:dateUtc="2024-06-10T23:53:00Z">
            <w:rPr>
              <w:rFonts w:ascii="Times" w:hAnsi="Times" w:cs="Helvetica"/>
              <w:color w:val="000000"/>
              <w:sz w:val="24"/>
              <w:szCs w:val="24"/>
            </w:rPr>
          </w:rPrChange>
        </w:rPr>
        <w:t xml:space="preserve">= .024.  </w:t>
      </w:r>
      <w:r w:rsidR="00CB4351" w:rsidRPr="00365026">
        <w:rPr>
          <w:rFonts w:ascii="Times New Roman" w:hAnsi="Times New Roman" w:cs="Times New Roman"/>
          <w:color w:val="000000"/>
          <w:sz w:val="24"/>
          <w:szCs w:val="24"/>
          <w:rPrChange w:id="2061" w:author="Jane Kohlhoff" w:date="2024-06-11T09:53:00Z" w16du:dateUtc="2024-06-10T23:53:00Z">
            <w:rPr>
              <w:rFonts w:ascii="Times" w:hAnsi="Times" w:cs="Helvetica"/>
              <w:color w:val="000000"/>
              <w:sz w:val="24"/>
              <w:szCs w:val="24"/>
            </w:rPr>
          </w:rPrChange>
        </w:rPr>
        <w:t xml:space="preserve">Of the PCIT-T and COS-P participants, those who dropped out between T2 and T3 were more likely to </w:t>
      </w:r>
      <w:r w:rsidR="00D52231" w:rsidRPr="00365026">
        <w:rPr>
          <w:rFonts w:ascii="Times New Roman" w:hAnsi="Times New Roman" w:cs="Times New Roman"/>
          <w:color w:val="000000"/>
          <w:sz w:val="24"/>
          <w:szCs w:val="24"/>
          <w:rPrChange w:id="2062" w:author="Jane Kohlhoff" w:date="2024-06-11T09:53:00Z" w16du:dateUtc="2024-06-10T23:53:00Z">
            <w:rPr>
              <w:rFonts w:ascii="Times" w:hAnsi="Times" w:cs="Helvetica"/>
              <w:color w:val="000000"/>
              <w:sz w:val="24"/>
              <w:szCs w:val="24"/>
            </w:rPr>
          </w:rPrChange>
        </w:rPr>
        <w:t>have younger mother age compared to those who completed the T3 assessment,</w:t>
      </w:r>
      <w:r w:rsidR="00D52231" w:rsidRPr="00365026">
        <w:rPr>
          <w:rFonts w:ascii="Times New Roman" w:hAnsi="Times New Roman" w:cs="Times New Roman"/>
          <w:i/>
          <w:iCs/>
          <w:color w:val="000000"/>
          <w:sz w:val="24"/>
          <w:szCs w:val="24"/>
          <w:rPrChange w:id="2063" w:author="Jane Kohlhoff" w:date="2024-06-11T09:53:00Z" w16du:dateUtc="2024-06-10T23:53:00Z">
            <w:rPr>
              <w:rFonts w:ascii="Times" w:hAnsi="Times" w:cs="Helvetica"/>
              <w:i/>
              <w:iCs/>
              <w:color w:val="000000"/>
              <w:sz w:val="24"/>
              <w:szCs w:val="24"/>
            </w:rPr>
          </w:rPrChange>
        </w:rPr>
        <w:t xml:space="preserve"> t</w:t>
      </w:r>
      <w:r w:rsidR="00D52231" w:rsidRPr="00365026">
        <w:rPr>
          <w:rFonts w:ascii="Times New Roman" w:hAnsi="Times New Roman" w:cs="Times New Roman"/>
          <w:color w:val="000000"/>
          <w:sz w:val="24"/>
          <w:szCs w:val="24"/>
          <w:rPrChange w:id="2064" w:author="Jane Kohlhoff" w:date="2024-06-11T09:53:00Z" w16du:dateUtc="2024-06-10T23:53:00Z">
            <w:rPr>
              <w:rFonts w:ascii="Times" w:hAnsi="Times" w:cs="Helvetica"/>
              <w:color w:val="000000"/>
              <w:sz w:val="24"/>
              <w:szCs w:val="24"/>
            </w:rPr>
          </w:rPrChange>
        </w:rPr>
        <w:t xml:space="preserve"> (52) = 2.20, </w:t>
      </w:r>
      <w:r w:rsidR="00D52231" w:rsidRPr="00365026">
        <w:rPr>
          <w:rFonts w:ascii="Times New Roman" w:hAnsi="Times New Roman" w:cs="Times New Roman"/>
          <w:i/>
          <w:iCs/>
          <w:color w:val="000000"/>
          <w:sz w:val="24"/>
          <w:szCs w:val="24"/>
          <w:rPrChange w:id="2065" w:author="Jane Kohlhoff" w:date="2024-06-11T09:53:00Z" w16du:dateUtc="2024-06-10T23:53:00Z">
            <w:rPr>
              <w:rFonts w:ascii="Times" w:hAnsi="Times" w:cs="Helvetica"/>
              <w:i/>
              <w:iCs/>
              <w:color w:val="000000"/>
              <w:sz w:val="24"/>
              <w:szCs w:val="24"/>
            </w:rPr>
          </w:rPrChange>
        </w:rPr>
        <w:t xml:space="preserve">p </w:t>
      </w:r>
      <w:r w:rsidR="00D52231" w:rsidRPr="00365026">
        <w:rPr>
          <w:rFonts w:ascii="Times New Roman" w:hAnsi="Times New Roman" w:cs="Times New Roman"/>
          <w:color w:val="000000"/>
          <w:sz w:val="24"/>
          <w:szCs w:val="24"/>
          <w:rPrChange w:id="2066" w:author="Jane Kohlhoff" w:date="2024-06-11T09:53:00Z" w16du:dateUtc="2024-06-10T23:53:00Z">
            <w:rPr>
              <w:rFonts w:ascii="Times" w:hAnsi="Times" w:cs="Helvetica"/>
              <w:color w:val="000000"/>
              <w:sz w:val="24"/>
              <w:szCs w:val="24"/>
            </w:rPr>
          </w:rPrChange>
        </w:rPr>
        <w:t>= .032 but</w:t>
      </w:r>
      <w:del w:id="2067" w:author="Jane Kohlhoff" w:date="2024-06-11T08:43:00Z" w16du:dateUtc="2024-06-10T22:43:00Z">
        <w:r w:rsidR="00D52231" w:rsidRPr="00365026" w:rsidDel="00120EC7">
          <w:rPr>
            <w:rFonts w:ascii="Times New Roman" w:hAnsi="Times New Roman" w:cs="Times New Roman"/>
            <w:color w:val="000000"/>
            <w:sz w:val="24"/>
            <w:szCs w:val="24"/>
            <w:rPrChange w:id="2068" w:author="Jane Kohlhoff" w:date="2024-06-11T09:53:00Z" w16du:dateUtc="2024-06-10T23:53:00Z">
              <w:rPr>
                <w:rFonts w:ascii="Times" w:hAnsi="Times" w:cs="Helvetica"/>
                <w:color w:val="000000"/>
                <w:sz w:val="24"/>
                <w:szCs w:val="24"/>
              </w:rPr>
            </w:rPrChange>
          </w:rPr>
          <w:delText xml:space="preserve"> there</w:delText>
        </w:r>
      </w:del>
      <w:r w:rsidR="00D52231" w:rsidRPr="00365026">
        <w:rPr>
          <w:rFonts w:ascii="Times New Roman" w:hAnsi="Times New Roman" w:cs="Times New Roman"/>
          <w:color w:val="000000"/>
          <w:sz w:val="24"/>
          <w:szCs w:val="24"/>
          <w:rPrChange w:id="2069" w:author="Jane Kohlhoff" w:date="2024-06-11T09:53:00Z" w16du:dateUtc="2024-06-10T23:53:00Z">
            <w:rPr>
              <w:rFonts w:ascii="Times" w:hAnsi="Times" w:cs="Helvetica"/>
              <w:color w:val="000000"/>
              <w:sz w:val="24"/>
              <w:szCs w:val="24"/>
            </w:rPr>
          </w:rPrChange>
        </w:rPr>
        <w:t xml:space="preserve"> no other significant differences were identified.</w:t>
      </w:r>
      <w:r w:rsidR="00CB4351" w:rsidRPr="00365026">
        <w:rPr>
          <w:rFonts w:ascii="Times New Roman" w:hAnsi="Times New Roman" w:cs="Times New Roman"/>
          <w:color w:val="000000"/>
          <w:sz w:val="24"/>
          <w:szCs w:val="24"/>
          <w:rPrChange w:id="2070" w:author="Jane Kohlhoff" w:date="2024-06-11T09:53:00Z" w16du:dateUtc="2024-06-10T23:53:00Z">
            <w:rPr>
              <w:rFonts w:ascii="Times" w:hAnsi="Times" w:cs="Helvetica"/>
              <w:color w:val="000000"/>
              <w:sz w:val="24"/>
              <w:szCs w:val="24"/>
            </w:rPr>
          </w:rPrChange>
        </w:rPr>
        <w:t xml:space="preserve">  </w:t>
      </w:r>
    </w:p>
    <w:p w14:paraId="3CA9446B" w14:textId="4A23D455" w:rsidR="00926453" w:rsidRPr="00365026" w:rsidRDefault="00926453" w:rsidP="00926453">
      <w:pPr>
        <w:spacing w:line="480" w:lineRule="auto"/>
        <w:ind w:firstLine="720"/>
        <w:contextualSpacing/>
        <w:jc w:val="center"/>
        <w:rPr>
          <w:rFonts w:ascii="Times New Roman" w:hAnsi="Times New Roman" w:cs="Times New Roman"/>
          <w:i/>
          <w:iCs/>
          <w:color w:val="000000"/>
          <w:sz w:val="24"/>
          <w:szCs w:val="24"/>
          <w:rPrChange w:id="2071" w:author="Jane Kohlhoff" w:date="2024-06-11T09:53:00Z" w16du:dateUtc="2024-06-10T23:53:00Z">
            <w:rPr>
              <w:rFonts w:ascii="Times" w:hAnsi="Times" w:cs="Helvetica"/>
              <w:i/>
              <w:iCs/>
              <w:color w:val="000000"/>
              <w:sz w:val="24"/>
              <w:szCs w:val="24"/>
            </w:rPr>
          </w:rPrChange>
        </w:rPr>
      </w:pPr>
      <w:r w:rsidRPr="00365026">
        <w:rPr>
          <w:rFonts w:ascii="Times New Roman" w:hAnsi="Times New Roman" w:cs="Times New Roman"/>
          <w:i/>
          <w:iCs/>
          <w:color w:val="000000"/>
          <w:sz w:val="24"/>
          <w:szCs w:val="24"/>
          <w:rPrChange w:id="2072" w:author="Jane Kohlhoff" w:date="2024-06-11T09:53:00Z" w16du:dateUtc="2024-06-10T23:53:00Z">
            <w:rPr>
              <w:rFonts w:ascii="Times" w:hAnsi="Times" w:cs="Helvetica"/>
              <w:i/>
              <w:iCs/>
              <w:color w:val="000000"/>
              <w:sz w:val="24"/>
              <w:szCs w:val="24"/>
            </w:rPr>
          </w:rPrChange>
        </w:rPr>
        <w:t>[Insert Figure 1 about here]</w:t>
      </w:r>
    </w:p>
    <w:p w14:paraId="0F8D9250" w14:textId="53842362" w:rsidR="00A436AA" w:rsidRPr="00365026" w:rsidRDefault="00A436AA" w:rsidP="00926453">
      <w:pPr>
        <w:spacing w:line="480" w:lineRule="auto"/>
        <w:ind w:firstLine="720"/>
        <w:contextualSpacing/>
        <w:jc w:val="center"/>
        <w:rPr>
          <w:rFonts w:ascii="Times New Roman" w:hAnsi="Times New Roman" w:cs="Times New Roman"/>
          <w:i/>
          <w:iCs/>
          <w:color w:val="000000"/>
          <w:sz w:val="24"/>
          <w:szCs w:val="24"/>
          <w:rPrChange w:id="2073" w:author="Jane Kohlhoff" w:date="2024-06-11T09:53:00Z" w16du:dateUtc="2024-06-10T23:53:00Z">
            <w:rPr>
              <w:rFonts w:ascii="Times" w:hAnsi="Times" w:cs="Helvetica"/>
              <w:i/>
              <w:iCs/>
              <w:color w:val="000000"/>
              <w:sz w:val="24"/>
              <w:szCs w:val="24"/>
            </w:rPr>
          </w:rPrChange>
        </w:rPr>
      </w:pPr>
      <w:r w:rsidRPr="00365026">
        <w:rPr>
          <w:rFonts w:ascii="Times New Roman" w:hAnsi="Times New Roman" w:cs="Times New Roman"/>
          <w:i/>
          <w:iCs/>
          <w:color w:val="000000"/>
          <w:sz w:val="24"/>
          <w:szCs w:val="24"/>
          <w:rPrChange w:id="2074" w:author="Jane Kohlhoff" w:date="2024-06-11T09:53:00Z" w16du:dateUtc="2024-06-10T23:53:00Z">
            <w:rPr>
              <w:rFonts w:ascii="Times" w:hAnsi="Times" w:cs="Helvetica"/>
              <w:i/>
              <w:iCs/>
              <w:color w:val="000000"/>
              <w:sz w:val="24"/>
              <w:szCs w:val="24"/>
            </w:rPr>
          </w:rPrChange>
        </w:rPr>
        <w:t>[Insert Table 1 about here]</w:t>
      </w:r>
    </w:p>
    <w:p w14:paraId="683FA87F" w14:textId="77777777" w:rsidR="00F005FF" w:rsidRPr="00365026" w:rsidRDefault="00F005FF" w:rsidP="00F005FF">
      <w:pPr>
        <w:spacing w:line="480" w:lineRule="auto"/>
        <w:contextualSpacing/>
        <w:rPr>
          <w:rFonts w:ascii="Times New Roman" w:hAnsi="Times New Roman" w:cs="Times New Roman"/>
          <w:b/>
          <w:color w:val="000000"/>
          <w:sz w:val="24"/>
          <w:szCs w:val="24"/>
          <w:rPrChange w:id="2075" w:author="Jane Kohlhoff" w:date="2024-06-11T09:53:00Z" w16du:dateUtc="2024-06-10T23:53:00Z">
            <w:rPr>
              <w:rFonts w:ascii="Times" w:hAnsi="Times" w:cs="Helvetica"/>
              <w:b/>
              <w:color w:val="000000"/>
              <w:sz w:val="24"/>
              <w:szCs w:val="24"/>
            </w:rPr>
          </w:rPrChange>
        </w:rPr>
      </w:pPr>
      <w:r w:rsidRPr="00365026">
        <w:rPr>
          <w:rFonts w:ascii="Times New Roman" w:hAnsi="Times New Roman" w:cs="Times New Roman"/>
          <w:b/>
          <w:color w:val="000000"/>
          <w:sz w:val="24"/>
          <w:szCs w:val="24"/>
          <w:rPrChange w:id="2076" w:author="Jane Kohlhoff" w:date="2024-06-11T09:53:00Z" w16du:dateUtc="2024-06-10T23:53:00Z">
            <w:rPr>
              <w:rFonts w:ascii="Times" w:hAnsi="Times" w:cs="Helvetica"/>
              <w:b/>
              <w:color w:val="000000"/>
              <w:sz w:val="24"/>
              <w:szCs w:val="24"/>
            </w:rPr>
          </w:rPrChange>
        </w:rPr>
        <w:t>Interventions</w:t>
      </w:r>
    </w:p>
    <w:p w14:paraId="6D2FF91C" w14:textId="39C2E10F" w:rsidR="00F005FF" w:rsidRPr="00365026" w:rsidRDefault="00F005FF" w:rsidP="00876E74">
      <w:pPr>
        <w:spacing w:line="480" w:lineRule="auto"/>
        <w:ind w:firstLine="720"/>
        <w:contextualSpacing/>
        <w:rPr>
          <w:rFonts w:ascii="Times New Roman" w:hAnsi="Times New Roman" w:cs="Times New Roman"/>
          <w:color w:val="000000"/>
          <w:sz w:val="24"/>
          <w:szCs w:val="24"/>
          <w:rPrChange w:id="2077" w:author="Jane Kohlhoff" w:date="2024-06-11T09:53:00Z" w16du:dateUtc="2024-06-10T23:53:00Z">
            <w:rPr>
              <w:rFonts w:ascii="Times" w:hAnsi="Times" w:cs="Helvetica"/>
              <w:color w:val="000000"/>
              <w:sz w:val="24"/>
              <w:szCs w:val="24"/>
            </w:rPr>
          </w:rPrChange>
        </w:rPr>
      </w:pPr>
      <w:r w:rsidRPr="00365026">
        <w:rPr>
          <w:rFonts w:ascii="Times New Roman" w:hAnsi="Times New Roman" w:cs="Times New Roman"/>
          <w:i/>
          <w:color w:val="000000"/>
          <w:sz w:val="24"/>
          <w:szCs w:val="24"/>
          <w:rPrChange w:id="2078" w:author="Jane Kohlhoff" w:date="2024-06-11T09:53:00Z" w16du:dateUtc="2024-06-10T23:53:00Z">
            <w:rPr>
              <w:rFonts w:ascii="Times" w:hAnsi="Times" w:cs="Helvetica"/>
              <w:i/>
              <w:color w:val="000000"/>
              <w:sz w:val="24"/>
              <w:szCs w:val="24"/>
            </w:rPr>
          </w:rPrChange>
        </w:rPr>
        <w:t>Parent-Child Interaction Therapy – Toddler (PCIT-T).</w:t>
      </w:r>
      <w:r w:rsidRPr="00365026">
        <w:rPr>
          <w:rFonts w:ascii="Times New Roman" w:hAnsi="Times New Roman" w:cs="Times New Roman"/>
          <w:color w:val="000000"/>
          <w:sz w:val="24"/>
          <w:szCs w:val="24"/>
          <w:rPrChange w:id="2079" w:author="Jane Kohlhoff" w:date="2024-06-11T09:53:00Z" w16du:dateUtc="2024-06-10T23:53:00Z">
            <w:rPr>
              <w:rFonts w:ascii="Times" w:hAnsi="Times" w:cs="Helvetica"/>
              <w:color w:val="000000"/>
              <w:sz w:val="24"/>
              <w:szCs w:val="24"/>
            </w:rPr>
          </w:rPrChange>
        </w:rPr>
        <w:t xml:space="preserve"> PCIT-T </w:t>
      </w:r>
      <w:r w:rsidR="00CC7221" w:rsidRPr="00365026">
        <w:rPr>
          <w:rFonts w:ascii="Times New Roman" w:hAnsi="Times New Roman" w:cs="Times New Roman"/>
          <w:color w:val="000000"/>
          <w:sz w:val="24"/>
          <w:szCs w:val="24"/>
          <w:rPrChange w:id="2080" w:author="Jane Kohlhoff" w:date="2024-06-11T09:53:00Z" w16du:dateUtc="2024-06-10T23:53:00Z">
            <w:rPr>
              <w:rFonts w:ascii="Times" w:hAnsi="Times" w:cs="Helvetica"/>
              <w:color w:val="000000"/>
              <w:sz w:val="24"/>
              <w:szCs w:val="24"/>
            </w:rPr>
          </w:rPrChange>
        </w:rPr>
        <w:t>was</w:t>
      </w:r>
      <w:r w:rsidRPr="00365026">
        <w:rPr>
          <w:rFonts w:ascii="Times New Roman" w:hAnsi="Times New Roman" w:cs="Times New Roman"/>
          <w:color w:val="000000"/>
          <w:sz w:val="24"/>
          <w:szCs w:val="24"/>
          <w:rPrChange w:id="2081" w:author="Jane Kohlhoff" w:date="2024-06-11T09:53:00Z" w16du:dateUtc="2024-06-10T23:53:00Z">
            <w:rPr>
              <w:rFonts w:ascii="Times" w:hAnsi="Times" w:cs="Helvetica"/>
              <w:color w:val="000000"/>
              <w:sz w:val="24"/>
              <w:szCs w:val="24"/>
            </w:rPr>
          </w:rPrChange>
        </w:rPr>
        <w:t xml:space="preserve"> delivered according to the protocol outlined by Girard and colleagues</w:t>
      </w:r>
      <w:r w:rsidR="00FE754E" w:rsidRPr="00365026">
        <w:rPr>
          <w:rFonts w:ascii="Times New Roman" w:hAnsi="Times New Roman" w:cs="Times New Roman"/>
          <w:color w:val="000000"/>
          <w:sz w:val="24"/>
          <w:szCs w:val="24"/>
          <w:rPrChange w:id="2082" w:author="Jane Kohlhoff" w:date="2024-06-11T09:53:00Z" w16du:dateUtc="2024-06-10T23:53:00Z">
            <w:rPr>
              <w:rFonts w:ascii="Times" w:hAnsi="Times" w:cs="Helvetica"/>
              <w:color w:val="000000"/>
              <w:sz w:val="24"/>
              <w:szCs w:val="24"/>
            </w:rPr>
          </w:rPrChange>
        </w:rPr>
        <w:t xml:space="preserve"> </w:t>
      </w:r>
      <w:r w:rsidR="00FE754E" w:rsidRPr="00365026">
        <w:rPr>
          <w:rFonts w:ascii="Times New Roman" w:hAnsi="Times New Roman" w:cs="Times New Roman"/>
          <w:color w:val="000000"/>
          <w:sz w:val="24"/>
          <w:szCs w:val="24"/>
          <w:rPrChange w:id="2083"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&lt;EndNote&gt;&lt;Cite&gt;&lt;Author&gt;Girard&lt;/Author&gt;&lt;Year&gt;2018&lt;/Year&gt;&lt;RecNum&gt;545&lt;/RecNum&gt;&lt;DisplayText&gt;(43)&lt;/DisplayText&gt;&lt;record&gt;&lt;rec-number&gt;545&lt;/rec-number&gt;&lt;foreign-keys&gt;&lt;key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FE754E" w:rsidRPr="00365026">
        <w:rPr>
          <w:rFonts w:ascii="Times New Roman" w:hAnsi="Times New Roman" w:cs="Times New Roman"/>
          <w:color w:val="000000"/>
          <w:sz w:val="24"/>
          <w:szCs w:val="24"/>
          <w:rPrChange w:id="2084"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(43)</w:t>
      </w:r>
      <w:r w:rsidR="00FE754E" w:rsidRPr="00365026">
        <w:rPr>
          <w:rFonts w:ascii="Times New Roman" w:hAnsi="Times New Roman" w:cs="Times New Roman"/>
          <w:color w:val="000000"/>
          <w:sz w:val="24"/>
          <w:szCs w:val="24"/>
          <w:rPrChange w:id="2085" w:author="Jane Kohlhoff" w:date="2024-06-11T09:53:00Z" w16du:dateUtc="2024-06-10T23:53:00Z">
            <w:rPr>
              <w:rFonts w:ascii="Times" w:hAnsi="Times" w:cs="Helvetica"/>
              <w:color w:val="000000"/>
              <w:sz w:val="24"/>
              <w:szCs w:val="24"/>
            </w:rPr>
          </w:rPrChange>
        </w:rPr>
        <w:fldChar w:fldCharType="end"/>
      </w:r>
      <w:r w:rsidRPr="00365026">
        <w:rPr>
          <w:rFonts w:ascii="Times New Roman" w:hAnsi="Times New Roman" w:cs="Times New Roman"/>
          <w:color w:val="000000"/>
          <w:sz w:val="24"/>
          <w:szCs w:val="24"/>
          <w:rPrChange w:id="2086" w:author="Jane Kohlhoff" w:date="2024-06-11T09:53:00Z" w16du:dateUtc="2024-06-10T23:53:00Z">
            <w:rPr>
              <w:rFonts w:ascii="Times" w:hAnsi="Times" w:cs="Helvetica"/>
              <w:color w:val="000000"/>
              <w:sz w:val="24"/>
              <w:szCs w:val="24"/>
            </w:rPr>
          </w:rPrChange>
        </w:rPr>
        <w:t>. This include</w:t>
      </w:r>
      <w:r w:rsidR="00CC7221" w:rsidRPr="00365026">
        <w:rPr>
          <w:rFonts w:ascii="Times New Roman" w:hAnsi="Times New Roman" w:cs="Times New Roman"/>
          <w:color w:val="000000"/>
          <w:sz w:val="24"/>
          <w:szCs w:val="24"/>
          <w:rPrChange w:id="2087" w:author="Jane Kohlhoff" w:date="2024-06-11T09:53:00Z" w16du:dateUtc="2024-06-10T23:53:00Z">
            <w:rPr>
              <w:rFonts w:ascii="Times" w:hAnsi="Times" w:cs="Helvetica"/>
              <w:color w:val="000000"/>
              <w:sz w:val="24"/>
              <w:szCs w:val="24"/>
            </w:rPr>
          </w:rPrChange>
        </w:rPr>
        <w:t>d</w:t>
      </w:r>
      <w:r w:rsidRPr="00365026">
        <w:rPr>
          <w:rFonts w:ascii="Times New Roman" w:hAnsi="Times New Roman" w:cs="Times New Roman"/>
          <w:color w:val="000000"/>
          <w:sz w:val="24"/>
          <w:szCs w:val="24"/>
          <w:rPrChange w:id="2088" w:author="Jane Kohlhoff" w:date="2024-06-11T09:53:00Z" w16du:dateUtc="2024-06-10T23:53:00Z">
            <w:rPr>
              <w:rFonts w:ascii="Times" w:hAnsi="Times" w:cs="Helvetica"/>
              <w:color w:val="000000"/>
              <w:sz w:val="24"/>
              <w:szCs w:val="24"/>
            </w:rPr>
          </w:rPrChange>
        </w:rPr>
        <w:t xml:space="preserve"> </w:t>
      </w:r>
      <w:r w:rsidR="00C96584" w:rsidRPr="00365026">
        <w:rPr>
          <w:rFonts w:ascii="Times New Roman" w:hAnsi="Times New Roman" w:cs="Times New Roman"/>
          <w:color w:val="000000"/>
          <w:sz w:val="24"/>
          <w:szCs w:val="24"/>
          <w:rPrChange w:id="2089" w:author="Jane Kohlhoff" w:date="2024-06-11T09:53:00Z" w16du:dateUtc="2024-06-10T23:53:00Z">
            <w:rPr>
              <w:rFonts w:ascii="Times" w:hAnsi="Times" w:cs="Helvetica"/>
              <w:color w:val="000000"/>
              <w:sz w:val="24"/>
              <w:szCs w:val="24"/>
            </w:rPr>
          </w:rPrChange>
        </w:rPr>
        <w:t xml:space="preserve">in-clinic </w:t>
      </w:r>
      <w:r w:rsidR="00CC7221" w:rsidRPr="00365026">
        <w:rPr>
          <w:rFonts w:ascii="Times New Roman" w:hAnsi="Times New Roman" w:cs="Times New Roman"/>
          <w:color w:val="000000"/>
          <w:sz w:val="24"/>
          <w:szCs w:val="24"/>
          <w:rPrChange w:id="2090" w:author="Jane Kohlhoff" w:date="2024-06-11T09:53:00Z" w16du:dateUtc="2024-06-10T23:53:00Z">
            <w:rPr>
              <w:rFonts w:ascii="Times" w:hAnsi="Times" w:cs="Helvetica"/>
              <w:color w:val="000000"/>
              <w:sz w:val="24"/>
              <w:szCs w:val="24"/>
            </w:rPr>
          </w:rPrChange>
        </w:rPr>
        <w:t>live</w:t>
      </w:r>
      <w:r w:rsidRPr="00365026">
        <w:rPr>
          <w:rFonts w:ascii="Times New Roman" w:hAnsi="Times New Roman" w:cs="Times New Roman"/>
          <w:color w:val="000000"/>
          <w:sz w:val="24"/>
          <w:szCs w:val="24"/>
          <w:rPrChange w:id="2091" w:author="Jane Kohlhoff" w:date="2024-06-11T09:53:00Z" w16du:dateUtc="2024-06-10T23:53:00Z">
            <w:rPr>
              <w:rFonts w:ascii="Times" w:hAnsi="Times" w:cs="Helvetica"/>
              <w:color w:val="000000"/>
              <w:sz w:val="24"/>
              <w:szCs w:val="24"/>
            </w:rPr>
          </w:rPrChange>
        </w:rPr>
        <w:t xml:space="preserve"> coaching from behind a one-way mirror using a ‘bug-in-the-ear’</w:t>
      </w:r>
      <w:r w:rsidR="00CC7221" w:rsidRPr="00365026">
        <w:rPr>
          <w:rFonts w:ascii="Times New Roman" w:hAnsi="Times New Roman" w:cs="Times New Roman"/>
          <w:color w:val="000000"/>
          <w:sz w:val="24"/>
          <w:szCs w:val="24"/>
          <w:rPrChange w:id="2092"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sz w:val="24"/>
          <w:szCs w:val="24"/>
          <w:rPrChange w:id="2093" w:author="Jane Kohlhoff" w:date="2024-06-11T09:53:00Z" w16du:dateUtc="2024-06-10T23:53:00Z">
            <w:rPr>
              <w:rFonts w:ascii="Times" w:hAnsi="Times" w:cs="Helvetica"/>
              <w:color w:val="000000"/>
              <w:sz w:val="24"/>
              <w:szCs w:val="24"/>
            </w:rPr>
          </w:rPrChange>
        </w:rPr>
        <w:t>during</w:t>
      </w:r>
      <w:r w:rsidR="00CC7221" w:rsidRPr="00365026">
        <w:rPr>
          <w:rFonts w:ascii="Times New Roman" w:hAnsi="Times New Roman" w:cs="Times New Roman"/>
          <w:color w:val="000000"/>
          <w:sz w:val="24"/>
          <w:szCs w:val="24"/>
          <w:rPrChange w:id="2094" w:author="Jane Kohlhoff" w:date="2024-06-11T09:53:00Z" w16du:dateUtc="2024-06-10T23:53:00Z">
            <w:rPr>
              <w:rFonts w:ascii="Times" w:hAnsi="Times" w:cs="Helvetica"/>
              <w:color w:val="000000"/>
              <w:sz w:val="24"/>
              <w:szCs w:val="24"/>
            </w:rPr>
          </w:rPrChange>
        </w:rPr>
        <w:t xml:space="preserve"> clinic-based</w:t>
      </w:r>
      <w:r w:rsidRPr="00365026">
        <w:rPr>
          <w:rFonts w:ascii="Times New Roman" w:hAnsi="Times New Roman" w:cs="Times New Roman"/>
          <w:color w:val="000000"/>
          <w:sz w:val="24"/>
          <w:szCs w:val="24"/>
          <w:rPrChange w:id="2095" w:author="Jane Kohlhoff" w:date="2024-06-11T09:53:00Z" w16du:dateUtc="2024-06-10T23:53:00Z">
            <w:rPr>
              <w:rFonts w:ascii="Times" w:hAnsi="Times" w:cs="Helvetica"/>
              <w:color w:val="000000"/>
              <w:sz w:val="24"/>
              <w:szCs w:val="24"/>
            </w:rPr>
          </w:rPrChange>
        </w:rPr>
        <w:t xml:space="preserve"> parent-child play sessions (CDI-T and PDI-T phases). Families </w:t>
      </w:r>
      <w:r w:rsidR="00CC7221" w:rsidRPr="00365026">
        <w:rPr>
          <w:rFonts w:ascii="Times New Roman" w:hAnsi="Times New Roman" w:cs="Times New Roman"/>
          <w:color w:val="000000"/>
          <w:sz w:val="24"/>
          <w:szCs w:val="24"/>
          <w:rPrChange w:id="2096" w:author="Jane Kohlhoff" w:date="2024-06-11T09:53:00Z" w16du:dateUtc="2024-06-10T23:53:00Z">
            <w:rPr>
              <w:rFonts w:ascii="Times" w:hAnsi="Times" w:cs="Helvetica"/>
              <w:color w:val="000000"/>
              <w:sz w:val="24"/>
              <w:szCs w:val="24"/>
            </w:rPr>
          </w:rPrChange>
        </w:rPr>
        <w:t>a</w:t>
      </w:r>
      <w:r w:rsidRPr="00365026">
        <w:rPr>
          <w:rFonts w:ascii="Times New Roman" w:hAnsi="Times New Roman" w:cs="Times New Roman"/>
          <w:color w:val="000000"/>
          <w:sz w:val="24"/>
          <w:szCs w:val="24"/>
          <w:rPrChange w:id="2097" w:author="Jane Kohlhoff" w:date="2024-06-11T09:53:00Z" w16du:dateUtc="2024-06-10T23:53:00Z">
            <w:rPr>
              <w:rFonts w:ascii="Times" w:hAnsi="Times" w:cs="Helvetica"/>
              <w:color w:val="000000"/>
              <w:sz w:val="24"/>
              <w:szCs w:val="24"/>
            </w:rPr>
          </w:rPrChange>
        </w:rPr>
        <w:t>ttend</w:t>
      </w:r>
      <w:r w:rsidR="00CC7221" w:rsidRPr="00365026">
        <w:rPr>
          <w:rFonts w:ascii="Times New Roman" w:hAnsi="Times New Roman" w:cs="Times New Roman"/>
          <w:color w:val="000000"/>
          <w:sz w:val="24"/>
          <w:szCs w:val="24"/>
          <w:rPrChange w:id="2098" w:author="Jane Kohlhoff" w:date="2024-06-11T09:53:00Z" w16du:dateUtc="2024-06-10T23:53:00Z">
            <w:rPr>
              <w:rFonts w:ascii="Times" w:hAnsi="Times" w:cs="Helvetica"/>
              <w:color w:val="000000"/>
              <w:sz w:val="24"/>
              <w:szCs w:val="24"/>
            </w:rPr>
          </w:rPrChange>
        </w:rPr>
        <w:t>ed</w:t>
      </w:r>
      <w:r w:rsidRPr="00365026">
        <w:rPr>
          <w:rFonts w:ascii="Times New Roman" w:hAnsi="Times New Roman" w:cs="Times New Roman"/>
          <w:color w:val="000000"/>
          <w:sz w:val="24"/>
          <w:szCs w:val="24"/>
          <w:rPrChange w:id="2099" w:author="Jane Kohlhoff" w:date="2024-06-11T09:53:00Z" w16du:dateUtc="2024-06-10T23:53:00Z">
            <w:rPr>
              <w:rFonts w:ascii="Times" w:hAnsi="Times" w:cs="Helvetica"/>
              <w:color w:val="000000"/>
              <w:sz w:val="24"/>
              <w:szCs w:val="24"/>
            </w:rPr>
          </w:rPrChange>
        </w:rPr>
        <w:t xml:space="preserve"> a CDI-T teaching session followed by </w:t>
      </w:r>
      <w:r w:rsidR="000C268D" w:rsidRPr="00365026">
        <w:rPr>
          <w:rFonts w:ascii="Times New Roman" w:hAnsi="Times New Roman" w:cs="Times New Roman"/>
          <w:color w:val="000000"/>
          <w:sz w:val="24"/>
          <w:szCs w:val="24"/>
          <w:rPrChange w:id="2100" w:author="Jane Kohlhoff" w:date="2024-06-11T09:53:00Z" w16du:dateUtc="2024-06-10T23:53:00Z">
            <w:rPr>
              <w:rFonts w:ascii="Times" w:hAnsi="Times" w:cs="Helvetica"/>
              <w:color w:val="000000"/>
              <w:sz w:val="24"/>
              <w:szCs w:val="24"/>
            </w:rPr>
          </w:rPrChange>
        </w:rPr>
        <w:t xml:space="preserve">approximately </w:t>
      </w:r>
      <w:r w:rsidRPr="00365026">
        <w:rPr>
          <w:rFonts w:ascii="Times New Roman" w:hAnsi="Times New Roman" w:cs="Times New Roman"/>
          <w:color w:val="000000"/>
          <w:sz w:val="24"/>
          <w:szCs w:val="24"/>
          <w:rPrChange w:id="2101" w:author="Jane Kohlhoff" w:date="2024-06-11T09:53:00Z" w16du:dateUtc="2024-06-10T23:53:00Z">
            <w:rPr>
              <w:rFonts w:ascii="Times" w:hAnsi="Times" w:cs="Helvetica"/>
              <w:color w:val="000000"/>
              <w:sz w:val="24"/>
              <w:szCs w:val="24"/>
            </w:rPr>
          </w:rPrChange>
        </w:rPr>
        <w:t xml:space="preserve">6-8 CDI-T coaching sessions and then a PDI-T teaching session followed by </w:t>
      </w:r>
      <w:r w:rsidR="000C268D" w:rsidRPr="00365026">
        <w:rPr>
          <w:rFonts w:ascii="Times New Roman" w:hAnsi="Times New Roman" w:cs="Times New Roman"/>
          <w:color w:val="000000"/>
          <w:sz w:val="24"/>
          <w:szCs w:val="24"/>
          <w:rPrChange w:id="2102" w:author="Jane Kohlhoff" w:date="2024-06-11T09:53:00Z" w16du:dateUtc="2024-06-10T23:53:00Z">
            <w:rPr>
              <w:rFonts w:ascii="Times" w:hAnsi="Times" w:cs="Helvetica"/>
              <w:color w:val="000000"/>
              <w:sz w:val="24"/>
              <w:szCs w:val="24"/>
            </w:rPr>
          </w:rPrChange>
        </w:rPr>
        <w:t xml:space="preserve">approximately </w:t>
      </w:r>
      <w:r w:rsidRPr="00365026">
        <w:rPr>
          <w:rFonts w:ascii="Times New Roman" w:hAnsi="Times New Roman" w:cs="Times New Roman"/>
          <w:color w:val="000000"/>
          <w:sz w:val="24"/>
          <w:szCs w:val="24"/>
          <w:rPrChange w:id="2103" w:author="Jane Kohlhoff" w:date="2024-06-11T09:53:00Z" w16du:dateUtc="2024-06-10T23:53:00Z">
            <w:rPr>
              <w:rFonts w:ascii="Times" w:hAnsi="Times" w:cs="Helvetica"/>
              <w:color w:val="000000"/>
              <w:sz w:val="24"/>
              <w:szCs w:val="24"/>
            </w:rPr>
          </w:rPrChange>
        </w:rPr>
        <w:t>2-4 PDI-T coaching sessions</w:t>
      </w:r>
      <w:r w:rsidR="000C268D" w:rsidRPr="00365026">
        <w:rPr>
          <w:rFonts w:ascii="Times New Roman" w:hAnsi="Times New Roman" w:cs="Times New Roman"/>
          <w:color w:val="000000"/>
          <w:sz w:val="24"/>
          <w:szCs w:val="24"/>
          <w:rPrChange w:id="2104" w:author="Jane Kohlhoff" w:date="2024-06-11T09:53:00Z" w16du:dateUtc="2024-06-10T23:53:00Z">
            <w:rPr>
              <w:rFonts w:ascii="Times" w:hAnsi="Times" w:cs="Helvetica"/>
              <w:color w:val="000000"/>
              <w:sz w:val="24"/>
              <w:szCs w:val="24"/>
            </w:rPr>
          </w:rPrChange>
        </w:rPr>
        <w:t xml:space="preserve"> (breakdown of CDI-T vs PDI-T and total number of sessions </w:t>
      </w:r>
      <w:del w:id="2105" w:author="Jane Kohlhoff" w:date="2024-06-10T19:30:00Z" w16du:dateUtc="2024-06-10T09:30:00Z">
        <w:r w:rsidR="000C268D" w:rsidRPr="00365026" w:rsidDel="009E69D7">
          <w:rPr>
            <w:rFonts w:ascii="Times New Roman" w:hAnsi="Times New Roman" w:cs="Times New Roman"/>
            <w:color w:val="000000"/>
            <w:sz w:val="24"/>
            <w:szCs w:val="24"/>
            <w:rPrChange w:id="2106" w:author="Jane Kohlhoff" w:date="2024-06-11T09:53:00Z" w16du:dateUtc="2024-06-10T23:53:00Z">
              <w:rPr>
                <w:rFonts w:ascii="Times" w:hAnsi="Times" w:cs="Helvetica"/>
                <w:color w:val="000000"/>
                <w:sz w:val="24"/>
                <w:szCs w:val="24"/>
              </w:rPr>
            </w:rPrChange>
          </w:rPr>
          <w:delText xml:space="preserve">decided </w:delText>
        </w:r>
      </w:del>
      <w:ins w:id="2107" w:author="Jane Kohlhoff" w:date="2024-06-10T19:30:00Z" w16du:dateUtc="2024-06-10T09:30:00Z">
        <w:r w:rsidR="009E69D7" w:rsidRPr="00365026">
          <w:rPr>
            <w:rFonts w:ascii="Times New Roman" w:hAnsi="Times New Roman" w:cs="Times New Roman"/>
            <w:color w:val="000000"/>
            <w:sz w:val="24"/>
            <w:szCs w:val="24"/>
            <w:rPrChange w:id="2108" w:author="Jane Kohlhoff" w:date="2024-06-11T09:53:00Z" w16du:dateUtc="2024-06-10T23:53:00Z">
              <w:rPr>
                <w:rFonts w:ascii="Times" w:hAnsi="Times" w:cs="Helvetica"/>
                <w:color w:val="000000"/>
                <w:sz w:val="24"/>
                <w:szCs w:val="24"/>
              </w:rPr>
            </w:rPrChange>
          </w:rPr>
          <w:t xml:space="preserve">were determined </w:t>
        </w:r>
      </w:ins>
      <w:r w:rsidR="000C268D" w:rsidRPr="00365026">
        <w:rPr>
          <w:rFonts w:ascii="Times New Roman" w:hAnsi="Times New Roman" w:cs="Times New Roman"/>
          <w:color w:val="000000"/>
          <w:sz w:val="24"/>
          <w:szCs w:val="24"/>
          <w:rPrChange w:id="2109" w:author="Jane Kohlhoff" w:date="2024-06-11T09:53:00Z" w16du:dateUtc="2024-06-10T23:53:00Z">
            <w:rPr>
              <w:rFonts w:ascii="Times" w:hAnsi="Times" w:cs="Helvetica"/>
              <w:color w:val="000000"/>
              <w:sz w:val="24"/>
              <w:szCs w:val="24"/>
            </w:rPr>
          </w:rPrChange>
        </w:rPr>
        <w:t>based on individual need)</w:t>
      </w:r>
      <w:r w:rsidRPr="00365026">
        <w:rPr>
          <w:rFonts w:ascii="Times New Roman" w:hAnsi="Times New Roman" w:cs="Times New Roman"/>
          <w:color w:val="000000"/>
          <w:sz w:val="24"/>
          <w:szCs w:val="24"/>
          <w:rPrChange w:id="2110" w:author="Jane Kohlhoff" w:date="2024-06-11T09:53:00Z" w16du:dateUtc="2024-06-10T23:53:00Z">
            <w:rPr>
              <w:rFonts w:ascii="Times" w:hAnsi="Times" w:cs="Helvetica"/>
              <w:color w:val="000000"/>
              <w:sz w:val="24"/>
              <w:szCs w:val="24"/>
            </w:rPr>
          </w:rPrChange>
        </w:rPr>
        <w:t xml:space="preserve">. </w:t>
      </w:r>
      <w:r w:rsidR="00C91096" w:rsidRPr="00365026">
        <w:rPr>
          <w:rFonts w:ascii="Times New Roman" w:hAnsi="Times New Roman" w:cs="Times New Roman"/>
          <w:color w:val="000000"/>
          <w:sz w:val="24"/>
          <w:szCs w:val="24"/>
          <w:rPrChange w:id="2111" w:author="Jane Kohlhoff" w:date="2024-06-11T09:53:00Z" w16du:dateUtc="2024-06-10T23:53:00Z">
            <w:rPr>
              <w:rFonts w:ascii="Times" w:hAnsi="Times" w:cs="Helvetica"/>
              <w:color w:val="000000"/>
              <w:sz w:val="24"/>
              <w:szCs w:val="24"/>
            </w:rPr>
          </w:rPrChange>
        </w:rPr>
        <w:t xml:space="preserve">In total, of the 30 participants allocated to receive the PCIT-T intervention, </w:t>
      </w:r>
      <w:r w:rsidR="009E3D04" w:rsidRPr="00365026">
        <w:rPr>
          <w:rFonts w:ascii="Times New Roman" w:hAnsi="Times New Roman" w:cs="Times New Roman"/>
          <w:color w:val="000000"/>
          <w:sz w:val="24"/>
          <w:szCs w:val="24"/>
          <w:rPrChange w:id="2112" w:author="Jane Kohlhoff" w:date="2024-06-11T09:53:00Z" w16du:dateUtc="2024-06-10T23:53:00Z">
            <w:rPr>
              <w:rFonts w:ascii="Times" w:hAnsi="Times" w:cs="Helvetica"/>
              <w:color w:val="000000"/>
              <w:sz w:val="24"/>
              <w:szCs w:val="24"/>
            </w:rPr>
          </w:rPrChange>
        </w:rPr>
        <w:t>4</w:t>
      </w:r>
      <w:r w:rsidR="00C91096" w:rsidRPr="00365026">
        <w:rPr>
          <w:rFonts w:ascii="Times New Roman" w:hAnsi="Times New Roman" w:cs="Times New Roman"/>
          <w:color w:val="000000"/>
          <w:sz w:val="24"/>
          <w:szCs w:val="24"/>
          <w:rPrChange w:id="2113" w:author="Jane Kohlhoff" w:date="2024-06-11T09:53:00Z" w16du:dateUtc="2024-06-10T23:53:00Z">
            <w:rPr>
              <w:rFonts w:ascii="Times" w:hAnsi="Times" w:cs="Helvetica"/>
              <w:color w:val="000000"/>
              <w:sz w:val="24"/>
              <w:szCs w:val="24"/>
            </w:rPr>
          </w:rPrChange>
        </w:rPr>
        <w:t xml:space="preserve"> did not commence the treatment</w:t>
      </w:r>
      <w:r w:rsidR="00B72DD2" w:rsidRPr="00365026">
        <w:rPr>
          <w:rFonts w:ascii="Times New Roman" w:hAnsi="Times New Roman" w:cs="Times New Roman"/>
          <w:color w:val="000000"/>
          <w:sz w:val="24"/>
          <w:szCs w:val="24"/>
          <w:rPrChange w:id="2114" w:author="Jane Kohlhoff" w:date="2024-06-11T09:53:00Z" w16du:dateUtc="2024-06-10T23:53:00Z">
            <w:rPr>
              <w:rFonts w:ascii="Times" w:hAnsi="Times" w:cs="Helvetica"/>
              <w:color w:val="000000"/>
              <w:sz w:val="24"/>
              <w:szCs w:val="24"/>
            </w:rPr>
          </w:rPrChange>
        </w:rPr>
        <w:t xml:space="preserve"> and </w:t>
      </w:r>
      <w:r w:rsidR="009E3D04" w:rsidRPr="00365026">
        <w:rPr>
          <w:rFonts w:ascii="Times New Roman" w:hAnsi="Times New Roman" w:cs="Times New Roman"/>
          <w:color w:val="000000"/>
          <w:sz w:val="24"/>
          <w:szCs w:val="24"/>
          <w:rPrChange w:id="2115" w:author="Jane Kohlhoff" w:date="2024-06-11T09:53:00Z" w16du:dateUtc="2024-06-10T23:53:00Z">
            <w:rPr>
              <w:rFonts w:ascii="Times" w:hAnsi="Times" w:cs="Helvetica"/>
              <w:color w:val="000000"/>
              <w:sz w:val="24"/>
              <w:szCs w:val="24"/>
            </w:rPr>
          </w:rPrChange>
        </w:rPr>
        <w:t xml:space="preserve">of the 26 participants who commenced PCIT-T, </w:t>
      </w:r>
      <w:r w:rsidR="00C91096" w:rsidRPr="00365026">
        <w:rPr>
          <w:rFonts w:ascii="Times New Roman" w:hAnsi="Times New Roman" w:cs="Times New Roman"/>
          <w:color w:val="000000"/>
          <w:sz w:val="24"/>
          <w:szCs w:val="24"/>
          <w:rPrChange w:id="2116" w:author="Jane Kohlhoff" w:date="2024-06-11T09:53:00Z" w16du:dateUtc="2024-06-10T23:53:00Z">
            <w:rPr>
              <w:rFonts w:ascii="Times" w:hAnsi="Times" w:cs="Helvetica"/>
              <w:color w:val="000000"/>
              <w:sz w:val="24"/>
              <w:szCs w:val="24"/>
            </w:rPr>
          </w:rPrChange>
        </w:rPr>
        <w:t>2</w:t>
      </w:r>
      <w:r w:rsidR="00B72DD2" w:rsidRPr="00365026">
        <w:rPr>
          <w:rFonts w:ascii="Times New Roman" w:hAnsi="Times New Roman" w:cs="Times New Roman"/>
          <w:color w:val="000000"/>
          <w:sz w:val="24"/>
          <w:szCs w:val="24"/>
          <w:rPrChange w:id="2117" w:author="Jane Kohlhoff" w:date="2024-06-11T09:53:00Z" w16du:dateUtc="2024-06-10T23:53:00Z">
            <w:rPr>
              <w:rFonts w:ascii="Times" w:hAnsi="Times" w:cs="Helvetica"/>
              <w:color w:val="000000"/>
              <w:sz w:val="24"/>
              <w:szCs w:val="24"/>
            </w:rPr>
          </w:rPrChange>
        </w:rPr>
        <w:t>4</w:t>
      </w:r>
      <w:r w:rsidR="00C91096" w:rsidRPr="00365026">
        <w:rPr>
          <w:rFonts w:ascii="Times New Roman" w:hAnsi="Times New Roman" w:cs="Times New Roman"/>
          <w:color w:val="000000"/>
          <w:sz w:val="24"/>
          <w:szCs w:val="24"/>
          <w:rPrChange w:id="2118" w:author="Jane Kohlhoff" w:date="2024-06-11T09:53:00Z" w16du:dateUtc="2024-06-10T23:53:00Z">
            <w:rPr>
              <w:rFonts w:ascii="Times" w:hAnsi="Times" w:cs="Helvetica"/>
              <w:color w:val="000000"/>
              <w:sz w:val="24"/>
              <w:szCs w:val="24"/>
            </w:rPr>
          </w:rPrChange>
        </w:rPr>
        <w:t xml:space="preserve"> </w:t>
      </w:r>
      <w:r w:rsidR="00B72DD2" w:rsidRPr="00365026">
        <w:rPr>
          <w:rFonts w:ascii="Times New Roman" w:hAnsi="Times New Roman" w:cs="Times New Roman"/>
          <w:color w:val="000000"/>
          <w:sz w:val="24"/>
          <w:szCs w:val="24"/>
          <w:rPrChange w:id="2119" w:author="Jane Kohlhoff" w:date="2024-06-11T09:53:00Z" w16du:dateUtc="2024-06-10T23:53:00Z">
            <w:rPr>
              <w:rFonts w:ascii="Times" w:hAnsi="Times" w:cs="Helvetica"/>
              <w:color w:val="000000"/>
              <w:sz w:val="24"/>
              <w:szCs w:val="24"/>
            </w:rPr>
          </w:rPrChange>
        </w:rPr>
        <w:t>(</w:t>
      </w:r>
      <w:r w:rsidR="009E3D04" w:rsidRPr="00365026">
        <w:rPr>
          <w:rFonts w:ascii="Times New Roman" w:hAnsi="Times New Roman" w:cs="Times New Roman"/>
          <w:color w:val="000000"/>
          <w:sz w:val="24"/>
          <w:szCs w:val="24"/>
          <w:rPrChange w:id="2120" w:author="Jane Kohlhoff" w:date="2024-06-11T09:53:00Z" w16du:dateUtc="2024-06-10T23:53:00Z">
            <w:rPr>
              <w:rFonts w:ascii="Times" w:hAnsi="Times" w:cs="Helvetica"/>
              <w:color w:val="000000"/>
              <w:sz w:val="24"/>
              <w:szCs w:val="24"/>
            </w:rPr>
          </w:rPrChange>
        </w:rPr>
        <w:t>92.31</w:t>
      </w:r>
      <w:r w:rsidR="00B72DD2" w:rsidRPr="00365026">
        <w:rPr>
          <w:rFonts w:ascii="Times New Roman" w:hAnsi="Times New Roman" w:cs="Times New Roman"/>
          <w:color w:val="000000"/>
          <w:sz w:val="24"/>
          <w:szCs w:val="24"/>
          <w:rPrChange w:id="2121" w:author="Jane Kohlhoff" w:date="2024-06-11T09:53:00Z" w16du:dateUtc="2024-06-10T23:53:00Z">
            <w:rPr>
              <w:rFonts w:ascii="Times" w:hAnsi="Times" w:cs="Helvetica"/>
              <w:color w:val="000000"/>
              <w:sz w:val="24"/>
              <w:szCs w:val="24"/>
            </w:rPr>
          </w:rPrChange>
        </w:rPr>
        <w:t xml:space="preserve">%) </w:t>
      </w:r>
      <w:r w:rsidR="00C91096" w:rsidRPr="00365026">
        <w:rPr>
          <w:rFonts w:ascii="Times New Roman" w:hAnsi="Times New Roman" w:cs="Times New Roman"/>
          <w:color w:val="000000"/>
          <w:sz w:val="24"/>
          <w:szCs w:val="24"/>
          <w:rPrChange w:id="2122" w:author="Jane Kohlhoff" w:date="2024-06-11T09:53:00Z" w16du:dateUtc="2024-06-10T23:53:00Z">
            <w:rPr>
              <w:rFonts w:ascii="Times" w:hAnsi="Times" w:cs="Helvetica"/>
              <w:color w:val="000000"/>
              <w:sz w:val="24"/>
              <w:szCs w:val="24"/>
            </w:rPr>
          </w:rPrChange>
        </w:rPr>
        <w:t xml:space="preserve">completed </w:t>
      </w:r>
      <w:r w:rsidR="009E3D04" w:rsidRPr="00365026">
        <w:rPr>
          <w:rFonts w:ascii="Times New Roman" w:hAnsi="Times New Roman" w:cs="Times New Roman"/>
          <w:color w:val="000000"/>
          <w:sz w:val="24"/>
          <w:szCs w:val="24"/>
          <w:rPrChange w:id="2123" w:author="Jane Kohlhoff" w:date="2024-06-11T09:53:00Z" w16du:dateUtc="2024-06-10T23:53:00Z">
            <w:rPr>
              <w:rFonts w:ascii="Times" w:hAnsi="Times" w:cs="Helvetica"/>
              <w:color w:val="000000"/>
              <w:sz w:val="24"/>
              <w:szCs w:val="24"/>
            </w:rPr>
          </w:rPrChange>
        </w:rPr>
        <w:t>and</w:t>
      </w:r>
      <w:r w:rsidR="00B72DD2" w:rsidRPr="00365026">
        <w:rPr>
          <w:rFonts w:ascii="Times New Roman" w:hAnsi="Times New Roman" w:cs="Times New Roman"/>
          <w:color w:val="000000"/>
          <w:sz w:val="24"/>
          <w:szCs w:val="24"/>
          <w:rPrChange w:id="2124" w:author="Jane Kohlhoff" w:date="2024-06-11T09:53:00Z" w16du:dateUtc="2024-06-10T23:53:00Z">
            <w:rPr>
              <w:rFonts w:ascii="Times" w:hAnsi="Times" w:cs="Helvetica"/>
              <w:color w:val="000000"/>
              <w:sz w:val="24"/>
              <w:szCs w:val="24"/>
            </w:rPr>
          </w:rPrChange>
        </w:rPr>
        <w:t xml:space="preserve"> 2</w:t>
      </w:r>
      <w:r w:rsidR="00C91096" w:rsidRPr="00365026">
        <w:rPr>
          <w:rFonts w:ascii="Times New Roman" w:hAnsi="Times New Roman" w:cs="Times New Roman"/>
          <w:color w:val="000000"/>
          <w:sz w:val="24"/>
          <w:szCs w:val="24"/>
          <w:rPrChange w:id="2125" w:author="Jane Kohlhoff" w:date="2024-06-11T09:53:00Z" w16du:dateUtc="2024-06-10T23:53:00Z">
            <w:rPr>
              <w:rFonts w:ascii="Times" w:hAnsi="Times" w:cs="Helvetica"/>
              <w:color w:val="000000"/>
              <w:sz w:val="24"/>
              <w:szCs w:val="24"/>
            </w:rPr>
          </w:rPrChange>
        </w:rPr>
        <w:t xml:space="preserve"> </w:t>
      </w:r>
      <w:r w:rsidR="009E3D04" w:rsidRPr="00365026">
        <w:rPr>
          <w:rFonts w:ascii="Times New Roman" w:hAnsi="Times New Roman" w:cs="Times New Roman"/>
          <w:color w:val="000000"/>
          <w:sz w:val="24"/>
          <w:szCs w:val="24"/>
          <w:rPrChange w:id="2126" w:author="Jane Kohlhoff" w:date="2024-06-11T09:53:00Z" w16du:dateUtc="2024-06-10T23:53:00Z">
            <w:rPr>
              <w:rFonts w:ascii="Times" w:hAnsi="Times" w:cs="Helvetica"/>
              <w:color w:val="000000"/>
              <w:sz w:val="24"/>
              <w:szCs w:val="24"/>
            </w:rPr>
          </w:rPrChange>
        </w:rPr>
        <w:t xml:space="preserve">(7.69%) </w:t>
      </w:r>
      <w:r w:rsidR="00C91096" w:rsidRPr="00365026">
        <w:rPr>
          <w:rFonts w:ascii="Times New Roman" w:hAnsi="Times New Roman" w:cs="Times New Roman"/>
          <w:color w:val="000000"/>
          <w:sz w:val="24"/>
          <w:szCs w:val="24"/>
          <w:rPrChange w:id="2127" w:author="Jane Kohlhoff" w:date="2024-06-11T09:53:00Z" w16du:dateUtc="2024-06-10T23:53:00Z">
            <w:rPr>
              <w:rFonts w:ascii="Times" w:hAnsi="Times" w:cs="Helvetica"/>
              <w:color w:val="000000"/>
              <w:sz w:val="24"/>
              <w:szCs w:val="24"/>
            </w:rPr>
          </w:rPrChange>
        </w:rPr>
        <w:t>did not complete the treatment</w:t>
      </w:r>
      <w:r w:rsidR="00B72DD2" w:rsidRPr="00365026">
        <w:rPr>
          <w:rFonts w:ascii="Times New Roman" w:hAnsi="Times New Roman" w:cs="Times New Roman"/>
          <w:color w:val="000000"/>
          <w:sz w:val="24"/>
          <w:szCs w:val="24"/>
          <w:rPrChange w:id="2128" w:author="Jane Kohlhoff" w:date="2024-06-11T09:53:00Z" w16du:dateUtc="2024-06-10T23:53:00Z">
            <w:rPr>
              <w:rFonts w:ascii="Times" w:hAnsi="Times" w:cs="Helvetica"/>
              <w:color w:val="000000"/>
              <w:sz w:val="24"/>
              <w:szCs w:val="24"/>
            </w:rPr>
          </w:rPrChange>
        </w:rPr>
        <w:t xml:space="preserve"> (one attended 4 sessions </w:t>
      </w:r>
      <w:ins w:id="2129" w:author="Jane Kohlhoff" w:date="2024-06-10T19:30:00Z" w16du:dateUtc="2024-06-10T09:30:00Z">
        <w:r w:rsidR="00B30A26" w:rsidRPr="00365026">
          <w:rPr>
            <w:rFonts w:ascii="Times New Roman" w:hAnsi="Times New Roman" w:cs="Times New Roman"/>
            <w:color w:val="000000"/>
            <w:sz w:val="24"/>
            <w:szCs w:val="24"/>
            <w:rPrChange w:id="2130" w:author="Jane Kohlhoff" w:date="2024-06-11T09:53:00Z" w16du:dateUtc="2024-06-10T23:53:00Z">
              <w:rPr>
                <w:rFonts w:ascii="Times" w:hAnsi="Times" w:cs="Helvetica"/>
                <w:color w:val="000000"/>
                <w:sz w:val="24"/>
                <w:szCs w:val="24"/>
              </w:rPr>
            </w:rPrChange>
          </w:rPr>
          <w:t xml:space="preserve">in </w:t>
        </w:r>
      </w:ins>
      <w:r w:rsidR="00B72DD2" w:rsidRPr="00365026">
        <w:rPr>
          <w:rFonts w:ascii="Times New Roman" w:hAnsi="Times New Roman" w:cs="Times New Roman"/>
          <w:color w:val="000000"/>
          <w:sz w:val="24"/>
          <w:szCs w:val="24"/>
          <w:rPrChange w:id="2131" w:author="Jane Kohlhoff" w:date="2024-06-11T09:53:00Z" w16du:dateUtc="2024-06-10T23:53:00Z">
            <w:rPr>
              <w:rFonts w:ascii="Times" w:hAnsi="Times" w:cs="Helvetica"/>
              <w:color w:val="000000"/>
              <w:sz w:val="24"/>
              <w:szCs w:val="24"/>
            </w:rPr>
          </w:rPrChange>
        </w:rPr>
        <w:t>total,</w:t>
      </w:r>
      <w:ins w:id="2132" w:author="Jane Kohlhoff" w:date="2024-06-11T08:44:00Z" w16du:dateUtc="2024-06-10T22:44:00Z">
        <w:r w:rsidR="00120EC7" w:rsidRPr="00365026">
          <w:rPr>
            <w:rFonts w:ascii="Times New Roman" w:hAnsi="Times New Roman" w:cs="Times New Roman"/>
            <w:color w:val="000000"/>
            <w:sz w:val="24"/>
            <w:szCs w:val="24"/>
            <w:rPrChange w:id="2133" w:author="Jane Kohlhoff" w:date="2024-06-11T09:53:00Z" w16du:dateUtc="2024-06-10T23:53:00Z">
              <w:rPr>
                <w:rFonts w:ascii="Times" w:hAnsi="Times" w:cs="Helvetica"/>
                <w:color w:val="000000"/>
                <w:sz w:val="24"/>
                <w:szCs w:val="24"/>
              </w:rPr>
            </w:rPrChange>
          </w:rPr>
          <w:t xml:space="preserve"> </w:t>
        </w:r>
      </w:ins>
      <w:del w:id="2134" w:author="Jane Kohlhoff" w:date="2024-06-11T08:43:00Z" w16du:dateUtc="2024-06-10T22:43:00Z">
        <w:r w:rsidR="00B72DD2" w:rsidRPr="00365026" w:rsidDel="00120EC7">
          <w:rPr>
            <w:rFonts w:ascii="Times New Roman" w:hAnsi="Times New Roman" w:cs="Times New Roman"/>
            <w:color w:val="000000"/>
            <w:sz w:val="24"/>
            <w:szCs w:val="24"/>
            <w:rPrChange w:id="2135" w:author="Jane Kohlhoff" w:date="2024-06-11T09:53:00Z" w16du:dateUtc="2024-06-10T23:53:00Z">
              <w:rPr>
                <w:rFonts w:ascii="Times" w:hAnsi="Times" w:cs="Helvetica"/>
                <w:color w:val="000000"/>
                <w:sz w:val="24"/>
                <w:szCs w:val="24"/>
              </w:rPr>
            </w:rPrChange>
          </w:rPr>
          <w:delText xml:space="preserve"> and </w:delText>
        </w:r>
      </w:del>
      <w:r w:rsidR="00B72DD2" w:rsidRPr="00365026">
        <w:rPr>
          <w:rFonts w:ascii="Times New Roman" w:hAnsi="Times New Roman" w:cs="Times New Roman"/>
          <w:color w:val="000000"/>
          <w:sz w:val="24"/>
          <w:szCs w:val="24"/>
          <w:rPrChange w:id="2136" w:author="Jane Kohlhoff" w:date="2024-06-11T09:53:00Z" w16du:dateUtc="2024-06-10T23:53:00Z">
            <w:rPr>
              <w:rFonts w:ascii="Times" w:hAnsi="Times" w:cs="Helvetica"/>
              <w:color w:val="000000"/>
              <w:sz w:val="24"/>
              <w:szCs w:val="24"/>
            </w:rPr>
          </w:rPrChange>
        </w:rPr>
        <w:t xml:space="preserve">the other </w:t>
      </w:r>
      <w:del w:id="2137" w:author="Jane Kohlhoff" w:date="2024-06-10T19:30:00Z" w16du:dateUtc="2024-06-10T09:30:00Z">
        <w:r w:rsidR="00B72DD2" w:rsidRPr="00365026" w:rsidDel="00B30A26">
          <w:rPr>
            <w:rFonts w:ascii="Times New Roman" w:hAnsi="Times New Roman" w:cs="Times New Roman"/>
            <w:color w:val="000000"/>
            <w:sz w:val="24"/>
            <w:szCs w:val="24"/>
            <w:rPrChange w:id="2138" w:author="Jane Kohlhoff" w:date="2024-06-11T09:53:00Z" w16du:dateUtc="2024-06-10T23:53:00Z">
              <w:rPr>
                <w:rFonts w:ascii="Times" w:hAnsi="Times" w:cs="Helvetica"/>
                <w:color w:val="000000"/>
                <w:sz w:val="24"/>
                <w:szCs w:val="24"/>
              </w:rPr>
            </w:rPrChange>
          </w:rPr>
          <w:delText xml:space="preserve">who </w:delText>
        </w:r>
      </w:del>
      <w:r w:rsidR="00B72DD2" w:rsidRPr="00365026">
        <w:rPr>
          <w:rFonts w:ascii="Times New Roman" w:hAnsi="Times New Roman" w:cs="Times New Roman"/>
          <w:color w:val="000000"/>
          <w:sz w:val="24"/>
          <w:szCs w:val="24"/>
          <w:rPrChange w:id="2139" w:author="Jane Kohlhoff" w:date="2024-06-11T09:53:00Z" w16du:dateUtc="2024-06-10T23:53:00Z">
            <w:rPr>
              <w:rFonts w:ascii="Times" w:hAnsi="Times" w:cs="Helvetica"/>
              <w:color w:val="000000"/>
              <w:sz w:val="24"/>
              <w:szCs w:val="24"/>
            </w:rPr>
          </w:rPrChange>
        </w:rPr>
        <w:t>attended 2 sessions</w:t>
      </w:r>
      <w:ins w:id="2140" w:author="Jane Kohlhoff" w:date="2024-06-10T19:30:00Z" w16du:dateUtc="2024-06-10T09:30:00Z">
        <w:r w:rsidR="00B30A26" w:rsidRPr="00365026">
          <w:rPr>
            <w:rFonts w:ascii="Times New Roman" w:hAnsi="Times New Roman" w:cs="Times New Roman"/>
            <w:color w:val="000000"/>
            <w:sz w:val="24"/>
            <w:szCs w:val="24"/>
            <w:rPrChange w:id="2141" w:author="Jane Kohlhoff" w:date="2024-06-11T09:53:00Z" w16du:dateUtc="2024-06-10T23:53:00Z">
              <w:rPr>
                <w:rFonts w:ascii="Times" w:hAnsi="Times" w:cs="Helvetica"/>
                <w:color w:val="000000"/>
                <w:sz w:val="24"/>
                <w:szCs w:val="24"/>
              </w:rPr>
            </w:rPrChange>
          </w:rPr>
          <w:t xml:space="preserve"> in</w:t>
        </w:r>
      </w:ins>
      <w:r w:rsidR="00B72DD2" w:rsidRPr="00365026">
        <w:rPr>
          <w:rFonts w:ascii="Times New Roman" w:hAnsi="Times New Roman" w:cs="Times New Roman"/>
          <w:color w:val="000000"/>
          <w:sz w:val="24"/>
          <w:szCs w:val="24"/>
          <w:rPrChange w:id="2142" w:author="Jane Kohlhoff" w:date="2024-06-11T09:53:00Z" w16du:dateUtc="2024-06-10T23:53:00Z">
            <w:rPr>
              <w:rFonts w:ascii="Times" w:hAnsi="Times" w:cs="Helvetica"/>
              <w:color w:val="000000"/>
              <w:sz w:val="24"/>
              <w:szCs w:val="24"/>
            </w:rPr>
          </w:rPrChange>
        </w:rPr>
        <w:t xml:space="preserve"> total)</w:t>
      </w:r>
      <w:r w:rsidR="00C91096" w:rsidRPr="00365026">
        <w:rPr>
          <w:rFonts w:ascii="Times New Roman" w:hAnsi="Times New Roman" w:cs="Times New Roman"/>
          <w:color w:val="000000"/>
          <w:sz w:val="24"/>
          <w:szCs w:val="24"/>
          <w:rPrChange w:id="2143" w:author="Jane Kohlhoff" w:date="2024-06-11T09:53:00Z" w16du:dateUtc="2024-06-10T23:53:00Z">
            <w:rPr>
              <w:rFonts w:ascii="Times" w:hAnsi="Times" w:cs="Helvetica"/>
              <w:color w:val="000000"/>
              <w:sz w:val="24"/>
              <w:szCs w:val="24"/>
            </w:rPr>
          </w:rPrChange>
        </w:rPr>
        <w:t xml:space="preserve">. </w:t>
      </w:r>
      <w:r w:rsidR="00C0647E" w:rsidRPr="00365026">
        <w:rPr>
          <w:rFonts w:ascii="Times New Roman" w:hAnsi="Times New Roman" w:cs="Times New Roman"/>
          <w:color w:val="000000"/>
          <w:sz w:val="24"/>
          <w:szCs w:val="24"/>
          <w:rPrChange w:id="2144" w:author="Jane Kohlhoff" w:date="2024-06-11T09:53:00Z" w16du:dateUtc="2024-06-10T23:53:00Z">
            <w:rPr>
              <w:rFonts w:ascii="Times" w:hAnsi="Times" w:cs="Helvetica"/>
              <w:color w:val="000000"/>
              <w:sz w:val="24"/>
              <w:szCs w:val="24"/>
            </w:rPr>
          </w:rPrChange>
        </w:rPr>
        <w:t xml:space="preserve">While the aim was for parents in this condition to receive a total of 16 hours of therapy </w:t>
      </w:r>
      <w:r w:rsidR="00C0647E" w:rsidRPr="00365026">
        <w:rPr>
          <w:rFonts w:ascii="Times New Roman" w:hAnsi="Times New Roman" w:cs="Times New Roman"/>
          <w:bCs/>
          <w:color w:val="000000"/>
          <w:sz w:val="24"/>
          <w:szCs w:val="24"/>
          <w:rPrChange w:id="2145" w:author="Jane Kohlhoff" w:date="2024-06-11T09:53:00Z" w16du:dateUtc="2024-06-10T23:53:00Z">
            <w:rPr>
              <w:rFonts w:ascii="Times" w:hAnsi="Times" w:cs="Helvetica"/>
              <w:bCs/>
              <w:color w:val="000000"/>
              <w:sz w:val="24"/>
              <w:szCs w:val="24"/>
            </w:rPr>
          </w:rPrChange>
        </w:rPr>
        <w:t xml:space="preserve">(two </w:t>
      </w:r>
      <w:r w:rsidR="00C0647E" w:rsidRPr="00365026">
        <w:rPr>
          <w:rFonts w:ascii="Times New Roman" w:hAnsi="Times New Roman" w:cs="Times New Roman"/>
          <w:color w:val="000000"/>
          <w:sz w:val="24"/>
          <w:szCs w:val="24"/>
          <w:rPrChange w:id="2146" w:author="Jane Kohlhoff" w:date="2024-06-11T09:53:00Z" w16du:dateUtc="2024-06-10T23:53:00Z">
            <w:rPr>
              <w:rFonts w:ascii="Times" w:hAnsi="Times" w:cs="Helvetica"/>
              <w:color w:val="000000"/>
              <w:sz w:val="24"/>
              <w:szCs w:val="24"/>
            </w:rPr>
          </w:rPrChange>
        </w:rPr>
        <w:t>45 min</w:t>
      </w:r>
      <w:del w:id="2147" w:author="Jane Kohlhoff" w:date="2024-06-11T09:50:00Z" w16du:dateUtc="2024-06-10T23:50:00Z">
        <w:r w:rsidR="00C0647E" w:rsidRPr="00365026" w:rsidDel="00BF2DFD">
          <w:rPr>
            <w:rFonts w:ascii="Times New Roman" w:hAnsi="Times New Roman" w:cs="Times New Roman"/>
            <w:color w:val="000000"/>
            <w:sz w:val="24"/>
            <w:szCs w:val="24"/>
            <w:rPrChange w:id="2148" w:author="Jane Kohlhoff" w:date="2024-06-11T09:53:00Z" w16du:dateUtc="2024-06-10T23:53:00Z">
              <w:rPr>
                <w:rFonts w:ascii="Times" w:hAnsi="Times" w:cs="Helvetica"/>
                <w:color w:val="000000"/>
                <w:sz w:val="24"/>
                <w:szCs w:val="24"/>
              </w:rPr>
            </w:rPrChange>
          </w:rPr>
          <w:delText>s</w:delText>
        </w:r>
      </w:del>
      <w:r w:rsidR="00C0647E" w:rsidRPr="00365026">
        <w:rPr>
          <w:rFonts w:ascii="Times New Roman" w:hAnsi="Times New Roman" w:cs="Times New Roman"/>
          <w:color w:val="000000"/>
          <w:sz w:val="24"/>
          <w:szCs w:val="24"/>
          <w:rPrChange w:id="2149" w:author="Jane Kohlhoff" w:date="2024-06-11T09:53:00Z" w16du:dateUtc="2024-06-10T23:53:00Z">
            <w:rPr>
              <w:rFonts w:ascii="Times" w:hAnsi="Times" w:cs="Helvetica"/>
              <w:color w:val="000000"/>
              <w:sz w:val="24"/>
              <w:szCs w:val="24"/>
            </w:rPr>
          </w:rPrChange>
        </w:rPr>
        <w:t xml:space="preserve"> sessions per week, for 8 weeks), </w:t>
      </w:r>
      <w:r w:rsidR="00B72DD2" w:rsidRPr="00365026">
        <w:rPr>
          <w:rFonts w:ascii="Times New Roman" w:hAnsi="Times New Roman" w:cs="Times New Roman"/>
          <w:color w:val="000000"/>
          <w:sz w:val="24"/>
          <w:szCs w:val="24"/>
          <w:rPrChange w:id="2150" w:author="Jane Kohlhoff" w:date="2024-06-11T09:53:00Z" w16du:dateUtc="2024-06-10T23:53:00Z">
            <w:rPr>
              <w:rFonts w:ascii="Times" w:hAnsi="Times" w:cs="Helvetica"/>
              <w:color w:val="000000"/>
              <w:sz w:val="24"/>
              <w:szCs w:val="24"/>
            </w:rPr>
          </w:rPrChange>
        </w:rPr>
        <w:t xml:space="preserve">for the 24 </w:t>
      </w:r>
      <w:r w:rsidR="000C268D" w:rsidRPr="00365026">
        <w:rPr>
          <w:rFonts w:ascii="Times New Roman" w:hAnsi="Times New Roman" w:cs="Times New Roman"/>
          <w:bCs/>
          <w:color w:val="000000"/>
          <w:sz w:val="24"/>
          <w:szCs w:val="24"/>
          <w:rPrChange w:id="2151" w:author="Jane Kohlhoff" w:date="2024-06-11T09:53:00Z" w16du:dateUtc="2024-06-10T23:53:00Z">
            <w:rPr>
              <w:rFonts w:ascii="Times" w:hAnsi="Times" w:cs="Helvetica"/>
              <w:bCs/>
              <w:color w:val="000000"/>
              <w:sz w:val="24"/>
              <w:szCs w:val="24"/>
            </w:rPr>
          </w:rPrChange>
        </w:rPr>
        <w:t>p</w:t>
      </w:r>
      <w:r w:rsidR="00ED569D" w:rsidRPr="00365026">
        <w:rPr>
          <w:rFonts w:ascii="Times New Roman" w:hAnsi="Times New Roman" w:cs="Times New Roman"/>
          <w:bCs/>
          <w:color w:val="000000"/>
          <w:sz w:val="24"/>
          <w:szCs w:val="24"/>
          <w:rPrChange w:id="2152" w:author="Jane Kohlhoff" w:date="2024-06-11T09:53:00Z" w16du:dateUtc="2024-06-10T23:53:00Z">
            <w:rPr>
              <w:rFonts w:ascii="Times" w:hAnsi="Times" w:cs="Helvetica"/>
              <w:bCs/>
              <w:color w:val="000000"/>
              <w:sz w:val="24"/>
              <w:szCs w:val="24"/>
            </w:rPr>
          </w:rPrChange>
        </w:rPr>
        <w:t>arents</w:t>
      </w:r>
      <w:r w:rsidR="00B72DD2" w:rsidRPr="00365026">
        <w:rPr>
          <w:rFonts w:ascii="Times New Roman" w:hAnsi="Times New Roman" w:cs="Times New Roman"/>
          <w:bCs/>
          <w:color w:val="000000"/>
          <w:sz w:val="24"/>
          <w:szCs w:val="24"/>
          <w:rPrChange w:id="2153" w:author="Jane Kohlhoff" w:date="2024-06-11T09:53:00Z" w16du:dateUtc="2024-06-10T23:53:00Z">
            <w:rPr>
              <w:rFonts w:ascii="Times" w:hAnsi="Times" w:cs="Helvetica"/>
              <w:bCs/>
              <w:color w:val="000000"/>
              <w:sz w:val="24"/>
              <w:szCs w:val="24"/>
            </w:rPr>
          </w:rPrChange>
        </w:rPr>
        <w:t xml:space="preserve"> who completed treatment,</w:t>
      </w:r>
      <w:r w:rsidR="00ED569D" w:rsidRPr="00365026">
        <w:rPr>
          <w:rFonts w:ascii="Times New Roman" w:hAnsi="Times New Roman" w:cs="Times New Roman"/>
          <w:bCs/>
          <w:color w:val="000000"/>
          <w:sz w:val="24"/>
          <w:szCs w:val="24"/>
          <w:rPrChange w:id="2154" w:author="Jane Kohlhoff" w:date="2024-06-11T09:53:00Z" w16du:dateUtc="2024-06-10T23:53:00Z">
            <w:rPr>
              <w:rFonts w:ascii="Times" w:hAnsi="Times" w:cs="Helvetica"/>
              <w:bCs/>
              <w:color w:val="000000"/>
              <w:sz w:val="24"/>
              <w:szCs w:val="24"/>
            </w:rPr>
          </w:rPrChange>
        </w:rPr>
        <w:t xml:space="preserve"> </w:t>
      </w:r>
      <w:r w:rsidR="00B72DD2" w:rsidRPr="00365026">
        <w:rPr>
          <w:rFonts w:ascii="Times New Roman" w:hAnsi="Times New Roman" w:cs="Times New Roman"/>
          <w:bCs/>
          <w:color w:val="000000"/>
          <w:sz w:val="24"/>
          <w:szCs w:val="24"/>
          <w:rPrChange w:id="2155" w:author="Jane Kohlhoff" w:date="2024-06-11T09:53:00Z" w16du:dateUtc="2024-06-10T23:53:00Z">
            <w:rPr>
              <w:rFonts w:ascii="Times" w:hAnsi="Times" w:cs="Helvetica"/>
              <w:bCs/>
              <w:color w:val="000000"/>
              <w:sz w:val="24"/>
              <w:szCs w:val="24"/>
            </w:rPr>
          </w:rPrChange>
        </w:rPr>
        <w:t xml:space="preserve">the mean </w:t>
      </w:r>
      <w:r w:rsidR="00ED569D" w:rsidRPr="00365026">
        <w:rPr>
          <w:rFonts w:ascii="Times New Roman" w:hAnsi="Times New Roman" w:cs="Times New Roman"/>
          <w:bCs/>
          <w:color w:val="000000"/>
          <w:sz w:val="24"/>
          <w:szCs w:val="24"/>
          <w:rPrChange w:id="2156" w:author="Jane Kohlhoff" w:date="2024-06-11T09:53:00Z" w16du:dateUtc="2024-06-10T23:53:00Z">
            <w:rPr>
              <w:rFonts w:ascii="Times" w:hAnsi="Times" w:cs="Helvetica"/>
              <w:bCs/>
              <w:color w:val="000000"/>
              <w:sz w:val="24"/>
              <w:szCs w:val="24"/>
            </w:rPr>
          </w:rPrChange>
        </w:rPr>
        <w:t xml:space="preserve">total </w:t>
      </w:r>
      <w:r w:rsidR="00B72DD2" w:rsidRPr="00365026">
        <w:rPr>
          <w:rFonts w:ascii="Times New Roman" w:hAnsi="Times New Roman" w:cs="Times New Roman"/>
          <w:bCs/>
          <w:color w:val="000000"/>
          <w:sz w:val="24"/>
          <w:szCs w:val="24"/>
          <w:rPrChange w:id="2157" w:author="Jane Kohlhoff" w:date="2024-06-11T09:53:00Z" w16du:dateUtc="2024-06-10T23:53:00Z">
            <w:rPr>
              <w:rFonts w:ascii="Times" w:hAnsi="Times" w:cs="Helvetica"/>
              <w:bCs/>
              <w:color w:val="000000"/>
              <w:sz w:val="24"/>
              <w:szCs w:val="24"/>
            </w:rPr>
          </w:rPrChange>
        </w:rPr>
        <w:t xml:space="preserve">hours of therapy was </w:t>
      </w:r>
      <w:r w:rsidR="00C91096" w:rsidRPr="00365026">
        <w:rPr>
          <w:rFonts w:ascii="Times New Roman" w:hAnsi="Times New Roman" w:cs="Times New Roman"/>
          <w:bCs/>
          <w:color w:val="000000"/>
          <w:sz w:val="24"/>
          <w:szCs w:val="24"/>
          <w:rPrChange w:id="2158" w:author="Jane Kohlhoff" w:date="2024-06-11T09:53:00Z" w16du:dateUtc="2024-06-10T23:53:00Z">
            <w:rPr>
              <w:rFonts w:ascii="Times" w:hAnsi="Times" w:cs="Helvetica"/>
              <w:bCs/>
              <w:color w:val="000000"/>
              <w:sz w:val="24"/>
              <w:szCs w:val="24"/>
            </w:rPr>
          </w:rPrChange>
        </w:rPr>
        <w:t>13.</w:t>
      </w:r>
      <w:r w:rsidR="00B72DD2" w:rsidRPr="00365026">
        <w:rPr>
          <w:rFonts w:ascii="Times New Roman" w:hAnsi="Times New Roman" w:cs="Times New Roman"/>
          <w:bCs/>
          <w:color w:val="000000"/>
          <w:sz w:val="24"/>
          <w:szCs w:val="24"/>
          <w:rPrChange w:id="2159" w:author="Jane Kohlhoff" w:date="2024-06-11T09:53:00Z" w16du:dateUtc="2024-06-10T23:53:00Z">
            <w:rPr>
              <w:rFonts w:ascii="Times" w:hAnsi="Times" w:cs="Helvetica"/>
              <w:bCs/>
              <w:color w:val="000000"/>
              <w:sz w:val="24"/>
              <w:szCs w:val="24"/>
            </w:rPr>
          </w:rPrChange>
        </w:rPr>
        <w:t>95</w:t>
      </w:r>
      <w:r w:rsidR="00ED569D" w:rsidRPr="00365026">
        <w:rPr>
          <w:rFonts w:ascii="Times New Roman" w:hAnsi="Times New Roman" w:cs="Times New Roman"/>
          <w:bCs/>
          <w:color w:val="000000"/>
          <w:sz w:val="24"/>
          <w:szCs w:val="24"/>
          <w:rPrChange w:id="2160" w:author="Jane Kohlhoff" w:date="2024-06-11T09:53:00Z" w16du:dateUtc="2024-06-10T23:53:00Z">
            <w:rPr>
              <w:rFonts w:ascii="Times" w:hAnsi="Times" w:cs="Helvetica"/>
              <w:bCs/>
              <w:color w:val="000000"/>
              <w:sz w:val="24"/>
              <w:szCs w:val="24"/>
            </w:rPr>
          </w:rPrChange>
        </w:rPr>
        <w:t xml:space="preserve"> </w:t>
      </w:r>
      <w:r w:rsidR="00CA3C54" w:rsidRPr="00365026">
        <w:rPr>
          <w:rFonts w:ascii="Times New Roman" w:hAnsi="Times New Roman" w:cs="Times New Roman"/>
          <w:bCs/>
          <w:color w:val="000000"/>
          <w:sz w:val="24"/>
          <w:szCs w:val="24"/>
          <w:rPrChange w:id="2161" w:author="Jane Kohlhoff" w:date="2024-06-11T09:53:00Z" w16du:dateUtc="2024-06-10T23:53:00Z">
            <w:rPr>
              <w:rFonts w:ascii="Times" w:hAnsi="Times" w:cs="Helvetica"/>
              <w:bCs/>
              <w:color w:val="000000"/>
              <w:sz w:val="24"/>
              <w:szCs w:val="24"/>
            </w:rPr>
          </w:rPrChange>
        </w:rPr>
        <w:t xml:space="preserve">hours </w:t>
      </w:r>
      <w:r w:rsidR="00B72DD2" w:rsidRPr="00365026">
        <w:rPr>
          <w:rFonts w:ascii="Times New Roman" w:hAnsi="Times New Roman" w:cs="Times New Roman"/>
          <w:bCs/>
          <w:color w:val="000000"/>
          <w:sz w:val="24"/>
          <w:szCs w:val="24"/>
          <w:rPrChange w:id="2162" w:author="Jane Kohlhoff" w:date="2024-06-11T09:53:00Z" w16du:dateUtc="2024-06-10T23:53:00Z">
            <w:rPr>
              <w:rFonts w:ascii="Times" w:hAnsi="Times" w:cs="Helvetica"/>
              <w:bCs/>
              <w:color w:val="000000"/>
              <w:sz w:val="24"/>
              <w:szCs w:val="24"/>
            </w:rPr>
          </w:rPrChange>
        </w:rPr>
        <w:t>(</w:t>
      </w:r>
      <w:r w:rsidR="00C0647E" w:rsidRPr="00365026">
        <w:rPr>
          <w:rFonts w:ascii="Times New Roman" w:hAnsi="Times New Roman" w:cs="Times New Roman"/>
          <w:bCs/>
          <w:color w:val="000000"/>
          <w:sz w:val="24"/>
          <w:szCs w:val="24"/>
          <w:rPrChange w:id="2163" w:author="Jane Kohlhoff" w:date="2024-06-11T09:53:00Z" w16du:dateUtc="2024-06-10T23:53:00Z">
            <w:rPr>
              <w:rFonts w:ascii="Times" w:hAnsi="Times" w:cs="Helvetica"/>
              <w:bCs/>
              <w:color w:val="000000"/>
              <w:sz w:val="24"/>
              <w:szCs w:val="24"/>
            </w:rPr>
          </w:rPrChange>
        </w:rPr>
        <w:t xml:space="preserve">SD </w:t>
      </w:r>
      <w:r w:rsidR="00B72DD2" w:rsidRPr="00365026">
        <w:rPr>
          <w:rFonts w:ascii="Times New Roman" w:hAnsi="Times New Roman" w:cs="Times New Roman"/>
          <w:bCs/>
          <w:color w:val="000000"/>
          <w:sz w:val="24"/>
          <w:szCs w:val="24"/>
          <w:rPrChange w:id="2164" w:author="Jane Kohlhoff" w:date="2024-06-11T09:53:00Z" w16du:dateUtc="2024-06-10T23:53:00Z">
            <w:rPr>
              <w:rFonts w:ascii="Times" w:hAnsi="Times" w:cs="Helvetica"/>
              <w:bCs/>
              <w:color w:val="000000"/>
              <w:sz w:val="24"/>
              <w:szCs w:val="24"/>
            </w:rPr>
          </w:rPrChange>
        </w:rPr>
        <w:t>1.92</w:t>
      </w:r>
      <w:r w:rsidR="00C0647E" w:rsidRPr="00365026">
        <w:rPr>
          <w:rFonts w:ascii="Times New Roman" w:hAnsi="Times New Roman" w:cs="Times New Roman"/>
          <w:bCs/>
          <w:color w:val="000000"/>
          <w:sz w:val="24"/>
          <w:szCs w:val="24"/>
          <w:rPrChange w:id="2165" w:author="Jane Kohlhoff" w:date="2024-06-11T09:53:00Z" w16du:dateUtc="2024-06-10T23:53:00Z">
            <w:rPr>
              <w:rFonts w:ascii="Times" w:hAnsi="Times" w:cs="Helvetica"/>
              <w:bCs/>
              <w:color w:val="000000"/>
              <w:sz w:val="24"/>
              <w:szCs w:val="24"/>
            </w:rPr>
          </w:rPrChange>
        </w:rPr>
        <w:t xml:space="preserve">, range </w:t>
      </w:r>
      <w:r w:rsidR="00B72DD2" w:rsidRPr="00365026">
        <w:rPr>
          <w:rFonts w:ascii="Times New Roman" w:hAnsi="Times New Roman" w:cs="Times New Roman"/>
          <w:bCs/>
          <w:color w:val="000000"/>
          <w:sz w:val="24"/>
          <w:szCs w:val="24"/>
          <w:rPrChange w:id="2166" w:author="Jane Kohlhoff" w:date="2024-06-11T09:53:00Z" w16du:dateUtc="2024-06-10T23:53:00Z">
            <w:rPr>
              <w:rFonts w:ascii="Times" w:hAnsi="Times" w:cs="Helvetica"/>
              <w:bCs/>
              <w:color w:val="000000"/>
              <w:sz w:val="24"/>
              <w:szCs w:val="24"/>
            </w:rPr>
          </w:rPrChange>
        </w:rPr>
        <w:t>9.08</w:t>
      </w:r>
      <w:r w:rsidR="00C0647E" w:rsidRPr="00365026">
        <w:rPr>
          <w:rFonts w:ascii="Times New Roman" w:hAnsi="Times New Roman" w:cs="Times New Roman"/>
          <w:bCs/>
          <w:color w:val="000000"/>
          <w:sz w:val="24"/>
          <w:szCs w:val="24"/>
          <w:rPrChange w:id="2167" w:author="Jane Kohlhoff" w:date="2024-06-11T09:53:00Z" w16du:dateUtc="2024-06-10T23:53:00Z">
            <w:rPr>
              <w:rFonts w:ascii="Times" w:hAnsi="Times" w:cs="Helvetica"/>
              <w:bCs/>
              <w:color w:val="000000"/>
              <w:sz w:val="24"/>
              <w:szCs w:val="24"/>
            </w:rPr>
          </w:rPrChange>
        </w:rPr>
        <w:t>-</w:t>
      </w:r>
      <w:r w:rsidR="00C91096" w:rsidRPr="00365026">
        <w:rPr>
          <w:rFonts w:ascii="Times New Roman" w:hAnsi="Times New Roman" w:cs="Times New Roman"/>
          <w:bCs/>
          <w:color w:val="000000"/>
          <w:sz w:val="24"/>
          <w:szCs w:val="24"/>
          <w:rPrChange w:id="2168" w:author="Jane Kohlhoff" w:date="2024-06-11T09:53:00Z" w16du:dateUtc="2024-06-10T23:53:00Z">
            <w:rPr>
              <w:rFonts w:ascii="Times" w:hAnsi="Times" w:cs="Helvetica"/>
              <w:bCs/>
              <w:color w:val="000000"/>
              <w:sz w:val="24"/>
              <w:szCs w:val="24"/>
            </w:rPr>
          </w:rPrChange>
        </w:rPr>
        <w:t>16.42</w:t>
      </w:r>
      <w:r w:rsidR="00C0647E" w:rsidRPr="00365026">
        <w:rPr>
          <w:rFonts w:ascii="Times New Roman" w:hAnsi="Times New Roman" w:cs="Times New Roman"/>
          <w:bCs/>
          <w:color w:val="000000"/>
          <w:sz w:val="24"/>
          <w:szCs w:val="24"/>
          <w:rPrChange w:id="2169" w:author="Jane Kohlhoff" w:date="2024-06-11T09:53:00Z" w16du:dateUtc="2024-06-10T23:53:00Z">
            <w:rPr>
              <w:rFonts w:ascii="Times" w:hAnsi="Times" w:cs="Helvetica"/>
              <w:bCs/>
              <w:color w:val="000000"/>
              <w:sz w:val="24"/>
              <w:szCs w:val="24"/>
            </w:rPr>
          </w:rPrChange>
        </w:rPr>
        <w:t xml:space="preserve">) over an average of </w:t>
      </w:r>
      <w:r w:rsidR="00B72DD2" w:rsidRPr="00365026">
        <w:rPr>
          <w:rFonts w:ascii="Times New Roman" w:hAnsi="Times New Roman" w:cs="Times New Roman"/>
          <w:bCs/>
          <w:color w:val="000000"/>
          <w:sz w:val="24"/>
          <w:szCs w:val="24"/>
          <w:rPrChange w:id="2170" w:author="Jane Kohlhoff" w:date="2024-06-11T09:53:00Z" w16du:dateUtc="2024-06-10T23:53:00Z">
            <w:rPr>
              <w:rFonts w:ascii="Times" w:hAnsi="Times" w:cs="Helvetica"/>
              <w:bCs/>
              <w:color w:val="000000"/>
              <w:sz w:val="24"/>
              <w:szCs w:val="24"/>
            </w:rPr>
          </w:rPrChange>
        </w:rPr>
        <w:t>11.42</w:t>
      </w:r>
      <w:r w:rsidR="00C0647E" w:rsidRPr="00365026">
        <w:rPr>
          <w:rFonts w:ascii="Times New Roman" w:hAnsi="Times New Roman" w:cs="Times New Roman"/>
          <w:bCs/>
          <w:color w:val="000000"/>
          <w:sz w:val="24"/>
          <w:szCs w:val="24"/>
          <w:rPrChange w:id="2171" w:author="Jane Kohlhoff" w:date="2024-06-11T09:53:00Z" w16du:dateUtc="2024-06-10T23:53:00Z">
            <w:rPr>
              <w:rFonts w:ascii="Times" w:hAnsi="Times" w:cs="Helvetica"/>
              <w:bCs/>
              <w:color w:val="000000"/>
              <w:sz w:val="24"/>
              <w:szCs w:val="24"/>
            </w:rPr>
          </w:rPrChange>
        </w:rPr>
        <w:t xml:space="preserve"> weeks (SD </w:t>
      </w:r>
      <w:r w:rsidR="00B72DD2" w:rsidRPr="00365026">
        <w:rPr>
          <w:rFonts w:ascii="Times New Roman" w:hAnsi="Times New Roman" w:cs="Times New Roman"/>
          <w:bCs/>
          <w:color w:val="000000"/>
          <w:sz w:val="24"/>
          <w:szCs w:val="24"/>
          <w:rPrChange w:id="2172" w:author="Jane Kohlhoff" w:date="2024-06-11T09:53:00Z" w16du:dateUtc="2024-06-10T23:53:00Z">
            <w:rPr>
              <w:rFonts w:ascii="Times" w:hAnsi="Times" w:cs="Helvetica"/>
              <w:bCs/>
              <w:color w:val="000000"/>
              <w:sz w:val="24"/>
              <w:szCs w:val="24"/>
            </w:rPr>
          </w:rPrChange>
        </w:rPr>
        <w:t>2.60</w:t>
      </w:r>
      <w:r w:rsidR="00C0647E" w:rsidRPr="00365026">
        <w:rPr>
          <w:rFonts w:ascii="Times New Roman" w:hAnsi="Times New Roman" w:cs="Times New Roman"/>
          <w:bCs/>
          <w:color w:val="000000"/>
          <w:sz w:val="24"/>
          <w:szCs w:val="24"/>
          <w:rPrChange w:id="2173" w:author="Jane Kohlhoff" w:date="2024-06-11T09:53:00Z" w16du:dateUtc="2024-06-10T23:53:00Z">
            <w:rPr>
              <w:rFonts w:ascii="Times" w:hAnsi="Times" w:cs="Helvetica"/>
              <w:bCs/>
              <w:color w:val="000000"/>
              <w:sz w:val="24"/>
              <w:szCs w:val="24"/>
            </w:rPr>
          </w:rPrChange>
        </w:rPr>
        <w:t xml:space="preserve">, range </w:t>
      </w:r>
      <w:r w:rsidR="00B72DD2" w:rsidRPr="00365026">
        <w:rPr>
          <w:rFonts w:ascii="Times New Roman" w:hAnsi="Times New Roman" w:cs="Times New Roman"/>
          <w:bCs/>
          <w:color w:val="000000"/>
          <w:sz w:val="24"/>
          <w:szCs w:val="24"/>
          <w:rPrChange w:id="2174" w:author="Jane Kohlhoff" w:date="2024-06-11T09:53:00Z" w16du:dateUtc="2024-06-10T23:53:00Z">
            <w:rPr>
              <w:rFonts w:ascii="Times" w:hAnsi="Times" w:cs="Helvetica"/>
              <w:bCs/>
              <w:color w:val="000000"/>
              <w:sz w:val="24"/>
              <w:szCs w:val="24"/>
            </w:rPr>
          </w:rPrChange>
        </w:rPr>
        <w:t>7</w:t>
      </w:r>
      <w:r w:rsidR="00C0647E" w:rsidRPr="00365026">
        <w:rPr>
          <w:rFonts w:ascii="Times New Roman" w:hAnsi="Times New Roman" w:cs="Times New Roman"/>
          <w:bCs/>
          <w:color w:val="000000"/>
          <w:sz w:val="24"/>
          <w:szCs w:val="24"/>
          <w:rPrChange w:id="2175" w:author="Jane Kohlhoff" w:date="2024-06-11T09:53:00Z" w16du:dateUtc="2024-06-10T23:53:00Z">
            <w:rPr>
              <w:rFonts w:ascii="Times" w:hAnsi="Times" w:cs="Helvetica"/>
              <w:bCs/>
              <w:color w:val="000000"/>
              <w:sz w:val="24"/>
              <w:szCs w:val="24"/>
            </w:rPr>
          </w:rPrChange>
        </w:rPr>
        <w:t>-</w:t>
      </w:r>
      <w:r w:rsidR="00B72DD2" w:rsidRPr="00365026">
        <w:rPr>
          <w:rFonts w:ascii="Times New Roman" w:hAnsi="Times New Roman" w:cs="Times New Roman"/>
          <w:bCs/>
          <w:color w:val="000000"/>
          <w:sz w:val="24"/>
          <w:szCs w:val="24"/>
          <w:rPrChange w:id="2176" w:author="Jane Kohlhoff" w:date="2024-06-11T09:53:00Z" w16du:dateUtc="2024-06-10T23:53:00Z">
            <w:rPr>
              <w:rFonts w:ascii="Times" w:hAnsi="Times" w:cs="Helvetica"/>
              <w:bCs/>
              <w:color w:val="000000"/>
              <w:sz w:val="24"/>
              <w:szCs w:val="24"/>
            </w:rPr>
          </w:rPrChange>
        </w:rPr>
        <w:t>18</w:t>
      </w:r>
      <w:r w:rsidR="00C0647E" w:rsidRPr="00365026">
        <w:rPr>
          <w:rFonts w:ascii="Times New Roman" w:hAnsi="Times New Roman" w:cs="Times New Roman"/>
          <w:bCs/>
          <w:color w:val="000000"/>
          <w:sz w:val="24"/>
          <w:szCs w:val="24"/>
          <w:rPrChange w:id="2177" w:author="Jane Kohlhoff" w:date="2024-06-11T09:53:00Z" w16du:dateUtc="2024-06-10T23:53:00Z">
            <w:rPr>
              <w:rFonts w:ascii="Times" w:hAnsi="Times" w:cs="Helvetica"/>
              <w:bCs/>
              <w:color w:val="000000"/>
              <w:sz w:val="24"/>
              <w:szCs w:val="24"/>
            </w:rPr>
          </w:rPrChange>
        </w:rPr>
        <w:t>)</w:t>
      </w:r>
      <w:r w:rsidRPr="00365026">
        <w:rPr>
          <w:rFonts w:ascii="Times New Roman" w:hAnsi="Times New Roman" w:cs="Times New Roman"/>
          <w:color w:val="000000"/>
          <w:sz w:val="24"/>
          <w:szCs w:val="24"/>
          <w:rPrChange w:id="2178" w:author="Jane Kohlhoff" w:date="2024-06-11T09:53:00Z" w16du:dateUtc="2024-06-10T23:53:00Z">
            <w:rPr>
              <w:rFonts w:ascii="Times" w:hAnsi="Times" w:cs="Helvetica"/>
              <w:color w:val="000000"/>
              <w:sz w:val="24"/>
              <w:szCs w:val="24"/>
            </w:rPr>
          </w:rPrChange>
        </w:rPr>
        <w:t xml:space="preserve">. The PCIT-T treatment </w:t>
      </w:r>
      <w:r w:rsidR="00EE2756" w:rsidRPr="00365026">
        <w:rPr>
          <w:rFonts w:ascii="Times New Roman" w:hAnsi="Times New Roman" w:cs="Times New Roman"/>
          <w:color w:val="000000"/>
          <w:sz w:val="24"/>
          <w:szCs w:val="24"/>
          <w:rPrChange w:id="2179" w:author="Jane Kohlhoff" w:date="2024-06-11T09:53:00Z" w16du:dateUtc="2024-06-10T23:53:00Z">
            <w:rPr>
              <w:rFonts w:ascii="Times" w:hAnsi="Times" w:cs="Helvetica"/>
              <w:color w:val="000000"/>
              <w:sz w:val="24"/>
              <w:szCs w:val="24"/>
            </w:rPr>
          </w:rPrChange>
        </w:rPr>
        <w:t>w</w:t>
      </w:r>
      <w:r w:rsidR="00C96584" w:rsidRPr="00365026">
        <w:rPr>
          <w:rFonts w:ascii="Times New Roman" w:hAnsi="Times New Roman" w:cs="Times New Roman"/>
          <w:color w:val="000000"/>
          <w:sz w:val="24"/>
          <w:szCs w:val="24"/>
          <w:rPrChange w:id="2180" w:author="Jane Kohlhoff" w:date="2024-06-11T09:53:00Z" w16du:dateUtc="2024-06-10T23:53:00Z">
            <w:rPr>
              <w:rFonts w:ascii="Times" w:hAnsi="Times" w:cs="Helvetica"/>
              <w:color w:val="000000"/>
              <w:sz w:val="24"/>
              <w:szCs w:val="24"/>
            </w:rPr>
          </w:rPrChange>
        </w:rPr>
        <w:t>as</w:t>
      </w:r>
      <w:r w:rsidRPr="00365026">
        <w:rPr>
          <w:rFonts w:ascii="Times New Roman" w:hAnsi="Times New Roman" w:cs="Times New Roman"/>
          <w:color w:val="000000"/>
          <w:sz w:val="24"/>
          <w:szCs w:val="24"/>
          <w:rPrChange w:id="2181" w:author="Jane Kohlhoff" w:date="2024-06-11T09:53:00Z" w16du:dateUtc="2024-06-10T23:53:00Z">
            <w:rPr>
              <w:rFonts w:ascii="Times" w:hAnsi="Times" w:cs="Helvetica"/>
              <w:color w:val="000000"/>
              <w:sz w:val="24"/>
              <w:szCs w:val="24"/>
            </w:rPr>
          </w:rPrChange>
        </w:rPr>
        <w:t xml:space="preserve"> provided </w:t>
      </w:r>
      <w:r w:rsidR="00C96584" w:rsidRPr="00365026">
        <w:rPr>
          <w:rFonts w:ascii="Times New Roman" w:hAnsi="Times New Roman" w:cs="Times New Roman"/>
          <w:color w:val="000000"/>
          <w:sz w:val="24"/>
          <w:szCs w:val="24"/>
          <w:rPrChange w:id="2182" w:author="Jane Kohlhoff" w:date="2024-06-11T09:53:00Z" w16du:dateUtc="2024-06-10T23:53:00Z">
            <w:rPr>
              <w:rFonts w:ascii="Times" w:hAnsi="Times" w:cs="Helvetica"/>
              <w:color w:val="000000"/>
              <w:sz w:val="24"/>
              <w:szCs w:val="24"/>
            </w:rPr>
          </w:rPrChange>
        </w:rPr>
        <w:t xml:space="preserve">by three therapists, all of whom were co-developers of the PCIT-T program. </w:t>
      </w:r>
      <w:r w:rsidR="00203BA7" w:rsidRPr="00365026">
        <w:rPr>
          <w:rFonts w:ascii="Times New Roman" w:hAnsi="Times New Roman" w:cs="Times New Roman"/>
          <w:color w:val="000000"/>
          <w:sz w:val="24"/>
          <w:szCs w:val="24"/>
          <w:rPrChange w:id="2183" w:author="Jane Kohlhoff" w:date="2024-06-11T09:53:00Z" w16du:dateUtc="2024-06-10T23:53:00Z">
            <w:rPr>
              <w:rFonts w:ascii="Times" w:hAnsi="Times" w:cs="Helvetica"/>
              <w:color w:val="000000"/>
              <w:sz w:val="24"/>
              <w:szCs w:val="24"/>
            </w:rPr>
          </w:rPrChange>
        </w:rPr>
        <w:t>T</w:t>
      </w:r>
      <w:r w:rsidR="00C96584" w:rsidRPr="00365026">
        <w:rPr>
          <w:rFonts w:ascii="Times New Roman" w:hAnsi="Times New Roman" w:cs="Times New Roman"/>
          <w:color w:val="000000"/>
          <w:sz w:val="24"/>
          <w:szCs w:val="24"/>
          <w:rPrChange w:id="2184" w:author="Jane Kohlhoff" w:date="2024-06-11T09:53:00Z" w16du:dateUtc="2024-06-10T23:53:00Z">
            <w:rPr>
              <w:rFonts w:ascii="Times" w:hAnsi="Times" w:cs="Helvetica"/>
              <w:color w:val="000000"/>
              <w:sz w:val="24"/>
              <w:szCs w:val="24"/>
            </w:rPr>
          </w:rPrChange>
        </w:rPr>
        <w:t>herapist 1 was a clinical psychologist and PCIT International within agency trainer</w:t>
      </w:r>
      <w:r w:rsidR="003811EB" w:rsidRPr="00365026">
        <w:rPr>
          <w:rFonts w:ascii="Times New Roman" w:hAnsi="Times New Roman" w:cs="Times New Roman"/>
          <w:color w:val="000000"/>
          <w:sz w:val="24"/>
          <w:szCs w:val="24"/>
          <w:rPrChange w:id="2185" w:author="Jane Kohlhoff" w:date="2024-06-11T09:53:00Z" w16du:dateUtc="2024-06-10T23:53:00Z">
            <w:rPr>
              <w:rFonts w:ascii="Times" w:hAnsi="Times" w:cs="Helvetica"/>
              <w:color w:val="000000"/>
              <w:sz w:val="24"/>
              <w:szCs w:val="24"/>
            </w:rPr>
          </w:rPrChange>
        </w:rPr>
        <w:t xml:space="preserve"> and</w:t>
      </w:r>
      <w:r w:rsidR="00C96584" w:rsidRPr="00365026">
        <w:rPr>
          <w:rFonts w:ascii="Times New Roman" w:hAnsi="Times New Roman" w:cs="Times New Roman"/>
          <w:color w:val="000000"/>
          <w:sz w:val="24"/>
          <w:szCs w:val="24"/>
          <w:rPrChange w:id="2186" w:author="Jane Kohlhoff" w:date="2024-06-11T09:53:00Z" w16du:dateUtc="2024-06-10T23:53:00Z">
            <w:rPr>
              <w:rFonts w:ascii="Times" w:hAnsi="Times" w:cs="Helvetica"/>
              <w:color w:val="000000"/>
              <w:sz w:val="24"/>
              <w:szCs w:val="24"/>
            </w:rPr>
          </w:rPrChange>
        </w:rPr>
        <w:t xml:space="preserve"> treated </w:t>
      </w:r>
      <w:r w:rsidR="003811EB" w:rsidRPr="00365026">
        <w:rPr>
          <w:rFonts w:ascii="Times New Roman" w:hAnsi="Times New Roman" w:cs="Times New Roman"/>
          <w:color w:val="000000"/>
          <w:sz w:val="24"/>
          <w:szCs w:val="24"/>
          <w:rPrChange w:id="2187" w:author="Jane Kohlhoff" w:date="2024-06-11T09:53:00Z" w16du:dateUtc="2024-06-10T23:53:00Z">
            <w:rPr>
              <w:rFonts w:ascii="Times" w:hAnsi="Times" w:cs="Helvetica"/>
              <w:color w:val="000000"/>
              <w:sz w:val="24"/>
              <w:szCs w:val="24"/>
            </w:rPr>
          </w:rPrChange>
        </w:rPr>
        <w:t>19</w:t>
      </w:r>
      <w:r w:rsidR="00C96584" w:rsidRPr="00365026">
        <w:rPr>
          <w:rFonts w:ascii="Times New Roman" w:hAnsi="Times New Roman" w:cs="Times New Roman"/>
          <w:color w:val="000000"/>
          <w:sz w:val="24"/>
          <w:szCs w:val="24"/>
          <w:rPrChange w:id="2188" w:author="Jane Kohlhoff" w:date="2024-06-11T09:53:00Z" w16du:dateUtc="2024-06-10T23:53:00Z">
            <w:rPr>
              <w:rFonts w:ascii="Times" w:hAnsi="Times" w:cs="Helvetica"/>
              <w:color w:val="000000"/>
              <w:sz w:val="24"/>
              <w:szCs w:val="24"/>
            </w:rPr>
          </w:rPrChange>
        </w:rPr>
        <w:t xml:space="preserve">% of the cases; therapist 2 was a </w:t>
      </w:r>
      <w:del w:id="2189" w:author="Jane Kohlhoff" w:date="2024-05-22T06:22:00Z" w16du:dateUtc="2024-05-21T20:22:00Z">
        <w:r w:rsidR="00C96584" w:rsidRPr="00365026" w:rsidDel="00676AE7">
          <w:rPr>
            <w:rFonts w:ascii="Times New Roman" w:hAnsi="Times New Roman" w:cs="Times New Roman"/>
            <w:color w:val="000000"/>
            <w:sz w:val="24"/>
            <w:szCs w:val="24"/>
            <w:rPrChange w:id="2190" w:author="Jane Kohlhoff" w:date="2024-06-11T09:53:00Z" w16du:dateUtc="2024-06-10T23:53:00Z">
              <w:rPr>
                <w:rFonts w:ascii="Times" w:hAnsi="Times" w:cs="Helvetica"/>
                <w:color w:val="000000"/>
                <w:sz w:val="24"/>
                <w:szCs w:val="24"/>
              </w:rPr>
            </w:rPrChange>
          </w:rPr>
          <w:delText xml:space="preserve">clinical </w:delText>
        </w:r>
      </w:del>
      <w:r w:rsidR="00C96584" w:rsidRPr="00365026">
        <w:rPr>
          <w:rFonts w:ascii="Times New Roman" w:hAnsi="Times New Roman" w:cs="Times New Roman"/>
          <w:color w:val="000000"/>
          <w:sz w:val="24"/>
          <w:szCs w:val="24"/>
          <w:rPrChange w:id="2191" w:author="Jane Kohlhoff" w:date="2024-06-11T09:53:00Z" w16du:dateUtc="2024-06-10T23:53:00Z">
            <w:rPr>
              <w:rFonts w:ascii="Times" w:hAnsi="Times" w:cs="Helvetica"/>
              <w:color w:val="000000"/>
              <w:sz w:val="24"/>
              <w:szCs w:val="24"/>
            </w:rPr>
          </w:rPrChange>
        </w:rPr>
        <w:t>psychologist and PCIT International within agency trainer</w:t>
      </w:r>
      <w:r w:rsidR="003811EB" w:rsidRPr="00365026">
        <w:rPr>
          <w:rFonts w:ascii="Times New Roman" w:hAnsi="Times New Roman" w:cs="Times New Roman"/>
          <w:color w:val="000000"/>
          <w:sz w:val="24"/>
          <w:szCs w:val="24"/>
          <w:rPrChange w:id="2192" w:author="Jane Kohlhoff" w:date="2024-06-11T09:53:00Z" w16du:dateUtc="2024-06-10T23:53:00Z">
            <w:rPr>
              <w:rFonts w:ascii="Times" w:hAnsi="Times" w:cs="Helvetica"/>
              <w:color w:val="000000"/>
              <w:sz w:val="24"/>
              <w:szCs w:val="24"/>
            </w:rPr>
          </w:rPrChange>
        </w:rPr>
        <w:t xml:space="preserve"> and</w:t>
      </w:r>
      <w:r w:rsidR="00C96584" w:rsidRPr="00365026">
        <w:rPr>
          <w:rFonts w:ascii="Times New Roman" w:hAnsi="Times New Roman" w:cs="Times New Roman"/>
          <w:color w:val="000000"/>
          <w:sz w:val="24"/>
          <w:szCs w:val="24"/>
          <w:rPrChange w:id="2193" w:author="Jane Kohlhoff" w:date="2024-06-11T09:53:00Z" w16du:dateUtc="2024-06-10T23:53:00Z">
            <w:rPr>
              <w:rFonts w:ascii="Times" w:hAnsi="Times" w:cs="Helvetica"/>
              <w:color w:val="000000"/>
              <w:sz w:val="24"/>
              <w:szCs w:val="24"/>
            </w:rPr>
          </w:rPrChange>
        </w:rPr>
        <w:t xml:space="preserve"> treated </w:t>
      </w:r>
      <w:r w:rsidR="003811EB" w:rsidRPr="00365026">
        <w:rPr>
          <w:rFonts w:ascii="Times New Roman" w:hAnsi="Times New Roman" w:cs="Times New Roman"/>
          <w:color w:val="000000"/>
          <w:sz w:val="24"/>
          <w:szCs w:val="24"/>
          <w:rPrChange w:id="2194" w:author="Jane Kohlhoff" w:date="2024-06-11T09:53:00Z" w16du:dateUtc="2024-06-10T23:53:00Z">
            <w:rPr>
              <w:rFonts w:ascii="Times" w:hAnsi="Times" w:cs="Helvetica"/>
              <w:color w:val="000000"/>
              <w:sz w:val="24"/>
              <w:szCs w:val="24"/>
            </w:rPr>
          </w:rPrChange>
        </w:rPr>
        <w:t>69</w:t>
      </w:r>
      <w:r w:rsidR="00C96584" w:rsidRPr="00365026">
        <w:rPr>
          <w:rFonts w:ascii="Times New Roman" w:hAnsi="Times New Roman" w:cs="Times New Roman"/>
          <w:color w:val="000000"/>
          <w:sz w:val="24"/>
          <w:szCs w:val="24"/>
          <w:rPrChange w:id="2195" w:author="Jane Kohlhoff" w:date="2024-06-11T09:53:00Z" w16du:dateUtc="2024-06-10T23:53:00Z">
            <w:rPr>
              <w:rFonts w:ascii="Times" w:hAnsi="Times" w:cs="Helvetica"/>
              <w:color w:val="000000"/>
              <w:sz w:val="24"/>
              <w:szCs w:val="24"/>
            </w:rPr>
          </w:rPrChange>
        </w:rPr>
        <w:t xml:space="preserve">% of the cases, therapist 3 was a </w:t>
      </w:r>
      <w:r w:rsidR="00203BA7" w:rsidRPr="00365026">
        <w:rPr>
          <w:rFonts w:ascii="Times New Roman" w:hAnsi="Times New Roman" w:cs="Times New Roman"/>
          <w:color w:val="000000"/>
          <w:sz w:val="24"/>
          <w:szCs w:val="24"/>
          <w:rPrChange w:id="2196" w:author="Jane Kohlhoff" w:date="2024-06-11T09:53:00Z" w16du:dateUtc="2024-06-10T23:53:00Z">
            <w:rPr>
              <w:rFonts w:ascii="Times" w:hAnsi="Times" w:cs="Helvetica"/>
              <w:color w:val="000000"/>
              <w:sz w:val="24"/>
              <w:szCs w:val="24"/>
            </w:rPr>
          </w:rPrChange>
        </w:rPr>
        <w:t>c</w:t>
      </w:r>
      <w:r w:rsidR="00C96584" w:rsidRPr="00365026">
        <w:rPr>
          <w:rFonts w:ascii="Times New Roman" w:hAnsi="Times New Roman" w:cs="Times New Roman"/>
          <w:color w:val="000000"/>
          <w:sz w:val="24"/>
          <w:szCs w:val="24"/>
          <w:rPrChange w:id="2197" w:author="Jane Kohlhoff" w:date="2024-06-11T09:53:00Z" w16du:dateUtc="2024-06-10T23:53:00Z">
            <w:rPr>
              <w:rFonts w:ascii="Times" w:hAnsi="Times" w:cs="Helvetica"/>
              <w:color w:val="000000"/>
              <w:sz w:val="24"/>
              <w:szCs w:val="24"/>
            </w:rPr>
          </w:rPrChange>
        </w:rPr>
        <w:t xml:space="preserve">linical </w:t>
      </w:r>
      <w:r w:rsidR="00203BA7" w:rsidRPr="00365026">
        <w:rPr>
          <w:rFonts w:ascii="Times New Roman" w:hAnsi="Times New Roman" w:cs="Times New Roman"/>
          <w:color w:val="000000"/>
          <w:sz w:val="24"/>
          <w:szCs w:val="24"/>
          <w:rPrChange w:id="2198" w:author="Jane Kohlhoff" w:date="2024-06-11T09:53:00Z" w16du:dateUtc="2024-06-10T23:53:00Z">
            <w:rPr>
              <w:rFonts w:ascii="Times" w:hAnsi="Times" w:cs="Helvetica"/>
              <w:color w:val="000000"/>
              <w:sz w:val="24"/>
              <w:szCs w:val="24"/>
            </w:rPr>
          </w:rPrChange>
        </w:rPr>
        <w:t>n</w:t>
      </w:r>
      <w:r w:rsidR="00C96584" w:rsidRPr="00365026">
        <w:rPr>
          <w:rFonts w:ascii="Times New Roman" w:hAnsi="Times New Roman" w:cs="Times New Roman"/>
          <w:color w:val="000000"/>
          <w:sz w:val="24"/>
          <w:szCs w:val="24"/>
          <w:rPrChange w:id="2199" w:author="Jane Kohlhoff" w:date="2024-06-11T09:53:00Z" w16du:dateUtc="2024-06-10T23:53:00Z">
            <w:rPr>
              <w:rFonts w:ascii="Times" w:hAnsi="Times" w:cs="Helvetica"/>
              <w:color w:val="000000"/>
              <w:sz w:val="24"/>
              <w:szCs w:val="24"/>
            </w:rPr>
          </w:rPrChange>
        </w:rPr>
        <w:t xml:space="preserve">urse </w:t>
      </w:r>
      <w:r w:rsidR="00203BA7" w:rsidRPr="00365026">
        <w:rPr>
          <w:rFonts w:ascii="Times New Roman" w:hAnsi="Times New Roman" w:cs="Times New Roman"/>
          <w:color w:val="000000"/>
          <w:sz w:val="24"/>
          <w:szCs w:val="24"/>
          <w:rPrChange w:id="2200" w:author="Jane Kohlhoff" w:date="2024-06-11T09:53:00Z" w16du:dateUtc="2024-06-10T23:53:00Z">
            <w:rPr>
              <w:rFonts w:ascii="Times" w:hAnsi="Times" w:cs="Helvetica"/>
              <w:color w:val="000000"/>
              <w:sz w:val="24"/>
              <w:szCs w:val="24"/>
            </w:rPr>
          </w:rPrChange>
        </w:rPr>
        <w:t>c</w:t>
      </w:r>
      <w:r w:rsidR="00C96584" w:rsidRPr="00365026">
        <w:rPr>
          <w:rFonts w:ascii="Times New Roman" w:hAnsi="Times New Roman" w:cs="Times New Roman"/>
          <w:color w:val="000000"/>
          <w:sz w:val="24"/>
          <w:szCs w:val="24"/>
          <w:rPrChange w:id="2201" w:author="Jane Kohlhoff" w:date="2024-06-11T09:53:00Z" w16du:dateUtc="2024-06-10T23:53:00Z">
            <w:rPr>
              <w:rFonts w:ascii="Times" w:hAnsi="Times" w:cs="Helvetica"/>
              <w:color w:val="000000"/>
              <w:sz w:val="24"/>
              <w:szCs w:val="24"/>
            </w:rPr>
          </w:rPrChange>
        </w:rPr>
        <w:t xml:space="preserve">onsultant and PCIT International Regional Trainer, treated </w:t>
      </w:r>
      <w:r w:rsidR="003811EB" w:rsidRPr="00365026">
        <w:rPr>
          <w:rFonts w:ascii="Times New Roman" w:hAnsi="Times New Roman" w:cs="Times New Roman"/>
          <w:color w:val="000000"/>
          <w:sz w:val="24"/>
          <w:szCs w:val="24"/>
          <w:rPrChange w:id="2202" w:author="Jane Kohlhoff" w:date="2024-06-11T09:53:00Z" w16du:dateUtc="2024-06-10T23:53:00Z">
            <w:rPr>
              <w:rFonts w:ascii="Times" w:hAnsi="Times" w:cs="Helvetica"/>
              <w:color w:val="000000"/>
              <w:sz w:val="24"/>
              <w:szCs w:val="24"/>
            </w:rPr>
          </w:rPrChange>
        </w:rPr>
        <w:t>12</w:t>
      </w:r>
      <w:r w:rsidR="00C96584" w:rsidRPr="00365026">
        <w:rPr>
          <w:rFonts w:ascii="Times New Roman" w:hAnsi="Times New Roman" w:cs="Times New Roman"/>
          <w:color w:val="000000"/>
          <w:sz w:val="24"/>
          <w:szCs w:val="24"/>
          <w:rPrChange w:id="2203" w:author="Jane Kohlhoff" w:date="2024-06-11T09:53:00Z" w16du:dateUtc="2024-06-10T23:53:00Z">
            <w:rPr>
              <w:rFonts w:ascii="Times" w:hAnsi="Times" w:cs="Helvetica"/>
              <w:color w:val="000000"/>
              <w:sz w:val="24"/>
              <w:szCs w:val="24"/>
            </w:rPr>
          </w:rPrChange>
        </w:rPr>
        <w:t xml:space="preserve">% of the cases). </w:t>
      </w:r>
      <w:r w:rsidRPr="00365026">
        <w:rPr>
          <w:rFonts w:ascii="Times New Roman" w:hAnsi="Times New Roman" w:cs="Times New Roman"/>
          <w:color w:val="000000"/>
          <w:sz w:val="24"/>
          <w:szCs w:val="24"/>
          <w:rPrChange w:id="2204" w:author="Jane Kohlhoff" w:date="2024-06-11T09:53:00Z" w16du:dateUtc="2024-06-10T23:53:00Z">
            <w:rPr>
              <w:rFonts w:ascii="Times" w:hAnsi="Times" w:cs="Helvetica"/>
              <w:color w:val="000000"/>
              <w:sz w:val="24"/>
              <w:szCs w:val="24"/>
            </w:rPr>
          </w:rPrChange>
        </w:rPr>
        <w:t xml:space="preserve">Treatment fidelity </w:t>
      </w:r>
      <w:r w:rsidR="00EE2756" w:rsidRPr="00365026">
        <w:rPr>
          <w:rFonts w:ascii="Times New Roman" w:hAnsi="Times New Roman" w:cs="Times New Roman"/>
          <w:color w:val="000000"/>
          <w:sz w:val="24"/>
          <w:szCs w:val="24"/>
          <w:rPrChange w:id="2205" w:author="Jane Kohlhoff" w:date="2024-06-11T09:53:00Z" w16du:dateUtc="2024-06-10T23:53:00Z">
            <w:rPr>
              <w:rFonts w:ascii="Times" w:hAnsi="Times" w:cs="Helvetica"/>
              <w:color w:val="000000"/>
              <w:sz w:val="24"/>
              <w:szCs w:val="24"/>
            </w:rPr>
          </w:rPrChange>
        </w:rPr>
        <w:t>was</w:t>
      </w:r>
      <w:r w:rsidRPr="00365026">
        <w:rPr>
          <w:rFonts w:ascii="Times New Roman" w:hAnsi="Times New Roman" w:cs="Times New Roman"/>
          <w:color w:val="000000"/>
          <w:sz w:val="24"/>
          <w:szCs w:val="24"/>
          <w:rPrChange w:id="2206" w:author="Jane Kohlhoff" w:date="2024-06-11T09:53:00Z" w16du:dateUtc="2024-06-10T23:53:00Z">
            <w:rPr>
              <w:rFonts w:ascii="Times" w:hAnsi="Times" w:cs="Helvetica"/>
              <w:color w:val="000000"/>
              <w:sz w:val="24"/>
              <w:szCs w:val="24"/>
            </w:rPr>
          </w:rPrChange>
        </w:rPr>
        <w:t xml:space="preserve"> maximized by the use of (</w:t>
      </w:r>
      <w:proofErr w:type="spellStart"/>
      <w:r w:rsidRPr="00365026">
        <w:rPr>
          <w:rFonts w:ascii="Times New Roman" w:hAnsi="Times New Roman" w:cs="Times New Roman"/>
          <w:color w:val="000000"/>
          <w:sz w:val="24"/>
          <w:szCs w:val="24"/>
          <w:rPrChange w:id="2207" w:author="Jane Kohlhoff" w:date="2024-06-11T09:53:00Z" w16du:dateUtc="2024-06-10T23:53:00Z">
            <w:rPr>
              <w:rFonts w:ascii="Times" w:hAnsi="Times" w:cs="Helvetica"/>
              <w:color w:val="000000"/>
              <w:sz w:val="24"/>
              <w:szCs w:val="24"/>
            </w:rPr>
          </w:rPrChange>
        </w:rPr>
        <w:t>i</w:t>
      </w:r>
      <w:proofErr w:type="spellEnd"/>
      <w:r w:rsidRPr="00365026">
        <w:rPr>
          <w:rFonts w:ascii="Times New Roman" w:hAnsi="Times New Roman" w:cs="Times New Roman"/>
          <w:color w:val="000000"/>
          <w:sz w:val="24"/>
          <w:szCs w:val="24"/>
          <w:rPrChange w:id="2208" w:author="Jane Kohlhoff" w:date="2024-06-11T09:53:00Z" w16du:dateUtc="2024-06-10T23:53:00Z">
            <w:rPr>
              <w:rFonts w:ascii="Times" w:hAnsi="Times" w:cs="Helvetica"/>
              <w:color w:val="000000"/>
              <w:sz w:val="24"/>
              <w:szCs w:val="24"/>
            </w:rPr>
          </w:rPrChange>
        </w:rPr>
        <w:t>) post-session fidelity checklists completed by PCIT-T clinicians at the end of every treatment session</w:t>
      </w:r>
      <w:r w:rsidR="00FE754E" w:rsidRPr="00365026">
        <w:rPr>
          <w:rFonts w:ascii="Times New Roman" w:hAnsi="Times New Roman" w:cs="Times New Roman"/>
          <w:color w:val="000000"/>
          <w:sz w:val="24"/>
          <w:szCs w:val="24"/>
          <w:rPrChange w:id="2209" w:author="Jane Kohlhoff" w:date="2024-06-11T09:53:00Z" w16du:dateUtc="2024-06-10T23:53:00Z">
            <w:rPr>
              <w:rFonts w:ascii="Times" w:hAnsi="Times" w:cs="Helvetica"/>
              <w:color w:val="000000"/>
              <w:sz w:val="24"/>
              <w:szCs w:val="24"/>
            </w:rPr>
          </w:rPrChange>
        </w:rPr>
        <w:t xml:space="preserve"> </w:t>
      </w:r>
      <w:r w:rsidR="00FE754E" w:rsidRPr="00365026">
        <w:rPr>
          <w:rFonts w:ascii="Times New Roman" w:hAnsi="Times New Roman" w:cs="Times New Roman"/>
          <w:color w:val="000000"/>
          <w:sz w:val="24"/>
          <w:szCs w:val="24"/>
          <w:rPrChange w:id="2210"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&lt;EndNote&gt;&lt;Cite&gt;&lt;Author&gt;Girard&lt;/Author&gt;&lt;Year&gt;2018&lt;/Year&gt;&lt;RecNum&gt;545&lt;/RecNum&gt;&lt;DisplayText&gt;(43)&lt;/DisplayText&gt;&lt;record&gt;&lt;rec-number&gt;545&lt;/rec-number&gt;&lt;foreign-keys&gt;&lt;key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FE754E" w:rsidRPr="00365026">
        <w:rPr>
          <w:rFonts w:ascii="Times New Roman" w:hAnsi="Times New Roman" w:cs="Times New Roman"/>
          <w:color w:val="000000"/>
          <w:sz w:val="24"/>
          <w:szCs w:val="24"/>
          <w:rPrChange w:id="2211"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(43)</w:t>
      </w:r>
      <w:r w:rsidR="00FE754E" w:rsidRPr="00365026">
        <w:rPr>
          <w:rFonts w:ascii="Times New Roman" w:hAnsi="Times New Roman" w:cs="Times New Roman"/>
          <w:color w:val="000000"/>
          <w:sz w:val="24"/>
          <w:szCs w:val="24"/>
          <w:rPrChange w:id="2212" w:author="Jane Kohlhoff" w:date="2024-06-11T09:53:00Z" w16du:dateUtc="2024-06-10T23:53:00Z">
            <w:rPr>
              <w:rFonts w:ascii="Times" w:hAnsi="Times" w:cs="Helvetica"/>
              <w:color w:val="000000"/>
              <w:sz w:val="24"/>
              <w:szCs w:val="24"/>
            </w:rPr>
          </w:rPrChange>
        </w:rPr>
        <w:fldChar w:fldCharType="end"/>
      </w:r>
      <w:r w:rsidR="00FE754E" w:rsidRPr="00365026">
        <w:rPr>
          <w:rFonts w:ascii="Times New Roman" w:hAnsi="Times New Roman" w:cs="Times New Roman"/>
          <w:color w:val="000000"/>
          <w:sz w:val="24"/>
          <w:szCs w:val="24"/>
          <w:rPrChange w:id="2213"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sz w:val="24"/>
          <w:szCs w:val="24"/>
          <w:rPrChange w:id="2214" w:author="Jane Kohlhoff" w:date="2024-06-11T09:53:00Z" w16du:dateUtc="2024-06-10T23:53:00Z">
            <w:rPr>
              <w:rFonts w:ascii="Times" w:hAnsi="Times" w:cs="Helvetica"/>
              <w:color w:val="000000"/>
              <w:sz w:val="24"/>
              <w:szCs w:val="24"/>
            </w:rPr>
          </w:rPrChange>
        </w:rPr>
        <w:t>and (ii) clinical reflective supervision sessions provided to each of the PCIT-T clinicians on a fortnightly basis throughout the course of the research trial by one of the PCIT-T program developers.</w:t>
      </w:r>
    </w:p>
    <w:p w14:paraId="6474935E" w14:textId="2407D255" w:rsidR="00F005FF" w:rsidRPr="00365026" w:rsidRDefault="00F005FF" w:rsidP="00422A04">
      <w:pPr>
        <w:shd w:val="clear" w:color="auto" w:fill="FFFFFF"/>
        <w:spacing w:after="0" w:line="480" w:lineRule="auto"/>
        <w:ind w:firstLine="720"/>
        <w:textAlignment w:val="baseline"/>
        <w:rPr>
          <w:rFonts w:ascii="Times New Roman" w:eastAsia="Times New Roman" w:hAnsi="Times New Roman" w:cs="Times New Roman"/>
          <w:color w:val="242424"/>
          <w:kern w:val="0"/>
          <w:sz w:val="24"/>
          <w:szCs w:val="24"/>
          <w:lang w:eastAsia="en-AU"/>
          <w14:ligatures w14:val="none"/>
          <w:rPrChange w:id="2215" w:author="Jane Kohlhoff" w:date="2024-06-11T09:53:00Z" w16du:dateUtc="2024-06-10T23:53:00Z">
            <w:rPr>
              <w:rFonts w:ascii="Segoe UI" w:eastAsia="Times New Roman" w:hAnsi="Segoe UI" w:cs="Segoe UI"/>
              <w:color w:val="242424"/>
              <w:kern w:val="0"/>
              <w:sz w:val="24"/>
              <w:szCs w:val="24"/>
              <w:lang w:eastAsia="en-AU"/>
              <w14:ligatures w14:val="none"/>
            </w:rPr>
          </w:rPrChange>
        </w:rPr>
      </w:pPr>
      <w:r w:rsidRPr="00365026">
        <w:rPr>
          <w:rFonts w:ascii="Times New Roman" w:hAnsi="Times New Roman" w:cs="Times New Roman"/>
          <w:i/>
          <w:iCs/>
          <w:color w:val="000000"/>
          <w:sz w:val="24"/>
          <w:szCs w:val="24"/>
          <w:lang w:val="en-US"/>
          <w:rPrChange w:id="2216" w:author="Jane Kohlhoff" w:date="2024-06-11T09:53:00Z" w16du:dateUtc="2024-06-10T23:53:00Z">
            <w:rPr>
              <w:rFonts w:ascii="Times" w:hAnsi="Times" w:cs="Helvetica"/>
              <w:i/>
              <w:iCs/>
              <w:color w:val="000000"/>
              <w:sz w:val="24"/>
              <w:szCs w:val="24"/>
              <w:lang w:val="en-US"/>
            </w:rPr>
          </w:rPrChange>
        </w:rPr>
        <w:t xml:space="preserve">Circle of Security – </w:t>
      </w:r>
      <w:proofErr w:type="spellStart"/>
      <w:proofErr w:type="gramStart"/>
      <w:r w:rsidRPr="00365026">
        <w:rPr>
          <w:rFonts w:ascii="Times New Roman" w:hAnsi="Times New Roman" w:cs="Times New Roman"/>
          <w:i/>
          <w:iCs/>
          <w:color w:val="000000"/>
          <w:sz w:val="24"/>
          <w:szCs w:val="24"/>
          <w:lang w:val="en-US"/>
          <w:rPrChange w:id="2217" w:author="Jane Kohlhoff" w:date="2024-06-11T09:53:00Z" w16du:dateUtc="2024-06-10T23:53:00Z">
            <w:rPr>
              <w:rFonts w:ascii="Times" w:hAnsi="Times" w:cs="Helvetica"/>
              <w:i/>
              <w:iCs/>
              <w:color w:val="000000"/>
              <w:sz w:val="24"/>
              <w:szCs w:val="24"/>
              <w:lang w:val="en-US"/>
            </w:rPr>
          </w:rPrChange>
        </w:rPr>
        <w:t>Parenting</w:t>
      </w:r>
      <w:r w:rsidRPr="00365026">
        <w:rPr>
          <w:rFonts w:ascii="Times New Roman" w:hAnsi="Times New Roman" w:cs="Times New Roman"/>
          <w:i/>
          <w:iCs/>
          <w:color w:val="000000"/>
          <w:sz w:val="24"/>
          <w:szCs w:val="24"/>
          <w:vertAlign w:val="superscript"/>
          <w:lang w:val="en-US"/>
          <w:rPrChange w:id="2218" w:author="Jane Kohlhoff" w:date="2024-06-11T09:53:00Z" w16du:dateUtc="2024-06-10T23:53:00Z">
            <w:rPr>
              <w:rFonts w:ascii="Times" w:hAnsi="Times" w:cs="Helvetica"/>
              <w:i/>
              <w:iCs/>
              <w:color w:val="000000"/>
              <w:sz w:val="24"/>
              <w:szCs w:val="24"/>
              <w:vertAlign w:val="superscript"/>
              <w:lang w:val="en-US"/>
            </w:rPr>
          </w:rPrChange>
        </w:rPr>
        <w:t>TM</w:t>
      </w:r>
      <w:proofErr w:type="spellEnd"/>
      <w:r w:rsidRPr="00365026">
        <w:rPr>
          <w:rFonts w:ascii="Times New Roman" w:hAnsi="Times New Roman" w:cs="Times New Roman"/>
          <w:i/>
          <w:iCs/>
          <w:color w:val="000000"/>
          <w:sz w:val="24"/>
          <w:szCs w:val="24"/>
          <w:vertAlign w:val="superscript"/>
          <w:lang w:val="en-US"/>
          <w:rPrChange w:id="2219" w:author="Jane Kohlhoff" w:date="2024-06-11T09:53:00Z" w16du:dateUtc="2024-06-10T23:53:00Z">
            <w:rPr>
              <w:rFonts w:ascii="Times" w:hAnsi="Times" w:cs="Helvetica"/>
              <w:i/>
              <w:iCs/>
              <w:color w:val="000000"/>
              <w:sz w:val="24"/>
              <w:szCs w:val="24"/>
              <w:vertAlign w:val="superscript"/>
              <w:lang w:val="en-US"/>
            </w:rPr>
          </w:rPrChange>
        </w:rPr>
        <w:t xml:space="preserve">  </w:t>
      </w:r>
      <w:r w:rsidRPr="00365026">
        <w:rPr>
          <w:rFonts w:ascii="Times New Roman" w:hAnsi="Times New Roman" w:cs="Times New Roman"/>
          <w:bCs/>
          <w:i/>
          <w:iCs/>
          <w:color w:val="000000"/>
          <w:sz w:val="24"/>
          <w:szCs w:val="24"/>
          <w:rPrChange w:id="2220" w:author="Jane Kohlhoff" w:date="2024-06-11T09:53:00Z" w16du:dateUtc="2024-06-10T23:53:00Z">
            <w:rPr>
              <w:rFonts w:ascii="Times" w:hAnsi="Times" w:cs="Helvetica"/>
              <w:bCs/>
              <w:i/>
              <w:iCs/>
              <w:color w:val="000000"/>
              <w:sz w:val="24"/>
              <w:szCs w:val="24"/>
            </w:rPr>
          </w:rPrChange>
        </w:rPr>
        <w:t>(</w:t>
      </w:r>
      <w:proofErr w:type="gramEnd"/>
      <w:r w:rsidRPr="00365026">
        <w:rPr>
          <w:rFonts w:ascii="Times New Roman" w:hAnsi="Times New Roman" w:cs="Times New Roman"/>
          <w:bCs/>
          <w:i/>
          <w:iCs/>
          <w:color w:val="000000"/>
          <w:sz w:val="24"/>
          <w:szCs w:val="24"/>
          <w:rPrChange w:id="2221" w:author="Jane Kohlhoff" w:date="2024-06-11T09:53:00Z" w16du:dateUtc="2024-06-10T23:53:00Z">
            <w:rPr>
              <w:rFonts w:ascii="Times" w:hAnsi="Times" w:cs="Helvetica"/>
              <w:bCs/>
              <w:i/>
              <w:iCs/>
              <w:color w:val="000000"/>
              <w:sz w:val="24"/>
              <w:szCs w:val="24"/>
            </w:rPr>
          </w:rPrChange>
        </w:rPr>
        <w:t>COS-P)</w:t>
      </w:r>
      <w:r w:rsidR="00EE2756" w:rsidRPr="00365026">
        <w:rPr>
          <w:rFonts w:ascii="Times New Roman" w:hAnsi="Times New Roman" w:cs="Times New Roman"/>
          <w:bCs/>
          <w:i/>
          <w:iCs/>
          <w:color w:val="000000"/>
          <w:sz w:val="24"/>
          <w:szCs w:val="24"/>
          <w:rPrChange w:id="2222" w:author="Jane Kohlhoff" w:date="2024-06-11T09:53:00Z" w16du:dateUtc="2024-06-10T23:53:00Z">
            <w:rPr>
              <w:rFonts w:ascii="Times" w:hAnsi="Times" w:cs="Helvetica"/>
              <w:bCs/>
              <w:i/>
              <w:iCs/>
              <w:color w:val="000000"/>
              <w:sz w:val="24"/>
              <w:szCs w:val="24"/>
            </w:rPr>
          </w:rPrChange>
        </w:rPr>
        <w:t>.</w:t>
      </w:r>
      <w:r w:rsidRPr="00365026">
        <w:rPr>
          <w:rFonts w:ascii="Times New Roman" w:hAnsi="Times New Roman" w:cs="Times New Roman"/>
          <w:bCs/>
          <w:color w:val="000000"/>
          <w:sz w:val="24"/>
          <w:szCs w:val="24"/>
          <w:rPrChange w:id="2223" w:author="Jane Kohlhoff" w:date="2024-06-11T09:53:00Z" w16du:dateUtc="2024-06-10T23:53:00Z">
            <w:rPr>
              <w:rFonts w:ascii="Times" w:hAnsi="Times" w:cs="Helvetica"/>
              <w:bCs/>
              <w:color w:val="000000"/>
              <w:sz w:val="24"/>
              <w:szCs w:val="24"/>
            </w:rPr>
          </w:rPrChange>
        </w:rPr>
        <w:t xml:space="preserve"> </w:t>
      </w:r>
      <w:r w:rsidR="00EE2756" w:rsidRPr="00365026">
        <w:rPr>
          <w:rFonts w:ascii="Times New Roman" w:hAnsi="Times New Roman" w:cs="Times New Roman"/>
          <w:bCs/>
          <w:color w:val="000000"/>
          <w:sz w:val="24"/>
          <w:szCs w:val="24"/>
          <w:rPrChange w:id="2224" w:author="Jane Kohlhoff" w:date="2024-06-11T09:53:00Z" w16du:dateUtc="2024-06-10T23:53:00Z">
            <w:rPr>
              <w:rFonts w:ascii="Times" w:hAnsi="Times" w:cs="Helvetica"/>
              <w:bCs/>
              <w:color w:val="000000"/>
              <w:sz w:val="24"/>
              <w:szCs w:val="24"/>
            </w:rPr>
          </w:rPrChange>
        </w:rPr>
        <w:t xml:space="preserve">COS-P </w:t>
      </w:r>
      <w:r w:rsidRPr="00365026">
        <w:rPr>
          <w:rFonts w:ascii="Times New Roman" w:hAnsi="Times New Roman" w:cs="Times New Roman"/>
          <w:bCs/>
          <w:color w:val="000000"/>
          <w:sz w:val="24"/>
          <w:szCs w:val="24"/>
          <w:rPrChange w:id="2225" w:author="Jane Kohlhoff" w:date="2024-06-11T09:53:00Z" w16du:dateUtc="2024-06-10T23:53:00Z">
            <w:rPr>
              <w:rFonts w:ascii="Times" w:hAnsi="Times" w:cs="Helvetica"/>
              <w:bCs/>
              <w:color w:val="000000"/>
              <w:sz w:val="24"/>
              <w:szCs w:val="24"/>
            </w:rPr>
          </w:rPrChange>
        </w:rPr>
        <w:t>w</w:t>
      </w:r>
      <w:r w:rsidR="00EE2756" w:rsidRPr="00365026">
        <w:rPr>
          <w:rFonts w:ascii="Times New Roman" w:hAnsi="Times New Roman" w:cs="Times New Roman"/>
          <w:bCs/>
          <w:color w:val="000000"/>
          <w:sz w:val="24"/>
          <w:szCs w:val="24"/>
          <w:rPrChange w:id="2226" w:author="Jane Kohlhoff" w:date="2024-06-11T09:53:00Z" w16du:dateUtc="2024-06-10T23:53:00Z">
            <w:rPr>
              <w:rFonts w:ascii="Times" w:hAnsi="Times" w:cs="Helvetica"/>
              <w:bCs/>
              <w:color w:val="000000"/>
              <w:sz w:val="24"/>
              <w:szCs w:val="24"/>
            </w:rPr>
          </w:rPrChange>
        </w:rPr>
        <w:t>as</w:t>
      </w:r>
      <w:r w:rsidRPr="00365026">
        <w:rPr>
          <w:rFonts w:ascii="Times New Roman" w:hAnsi="Times New Roman" w:cs="Times New Roman"/>
          <w:bCs/>
          <w:color w:val="000000"/>
          <w:sz w:val="24"/>
          <w:szCs w:val="24"/>
          <w:rPrChange w:id="2227" w:author="Jane Kohlhoff" w:date="2024-06-11T09:53:00Z" w16du:dateUtc="2024-06-10T23:53:00Z">
            <w:rPr>
              <w:rFonts w:ascii="Times" w:hAnsi="Times" w:cs="Helvetica"/>
              <w:bCs/>
              <w:color w:val="000000"/>
              <w:sz w:val="24"/>
              <w:szCs w:val="24"/>
            </w:rPr>
          </w:rPrChange>
        </w:rPr>
        <w:t xml:space="preserve"> delivered according to the protocol outlined by Cooper, Hoffman, and Powell </w:t>
      </w:r>
      <w:r w:rsidRPr="00365026">
        <w:rPr>
          <w:rFonts w:ascii="Times New Roman" w:hAnsi="Times New Roman" w:cs="Times New Roman"/>
          <w:bCs/>
          <w:color w:val="000000"/>
          <w:sz w:val="24"/>
          <w:szCs w:val="24"/>
          <w:rPrChange w:id="2228" w:author="Jane Kohlhoff" w:date="2024-06-11T09:53:00Z" w16du:dateUtc="2024-06-10T23:53:00Z">
            <w:rPr>
              <w:rFonts w:ascii="Times" w:hAnsi="Times" w:cs="Helvetica"/>
              <w:bCs/>
              <w:color w:val="000000"/>
              <w:sz w:val="24"/>
              <w:szCs w:val="24"/>
            </w:rPr>
          </w:rPrChange>
        </w:rPr>
        <w:fldChar w:fldCharType="begin"/>
      </w:r>
      <w:r w:rsidR="00622933">
        <w:rPr>
          <w:rFonts w:ascii="Times New Roman" w:hAnsi="Times New Roman" w:cs="Times New Roman"/>
          <w:bCs/>
          <w:color w:val="000000"/>
          <w:sz w:val="24"/>
          <w:szCs w:val="24"/>
        </w:rPr>
        <w:instrText xml:space="preserve"> ADDIN EN.CITE &lt;EndNote&gt;&lt;Cite&gt;&lt;Author&gt;Cooper&lt;/Author&gt;&lt;Year&gt;2009&lt;/Year&gt;&lt;RecNum&gt;178&lt;/RecNum&gt;&lt;DisplayText&gt;(39)&lt;/DisplayText&gt;&lt;record&gt;&lt;rec-number&gt;178&lt;/rec-number&gt;&lt;foreign-keys&gt;&lt;key app="EN" db-id="xpzvv0f2z5pxwhed0r6xa9er59e9pdxvards" timestamp="0"&gt;178&lt;/key&gt;&lt;/foreign-keys&gt;&lt;ref-type name="Journal Article"&gt;17&lt;/ref-type&gt;&lt;contributors&gt;&lt;authors&gt;&lt;author&gt;Cooper, G&lt;/author&gt;&lt;author&gt;Hoffman, KT&lt;/author&gt;&lt;author&gt;Powell, B&lt;/author&gt;&lt;/authors&gt;&lt;/contributors&gt;&lt;titles&gt;&lt;title&gt;Circle of Security: COS-P facilitator DVD manual 5.0&lt;/title&gt;&lt;secondary-title&gt;Unpublished manuscript, Marycliff Institute, Spokane, WA&lt;/secondary-title&gt;&lt;short-title&gt;Circle of Security: COS-P facilitator DVD manual 5.0&lt;/short-title&gt;&lt;/titles&gt;&lt;periodical&gt;&lt;full-title&gt;Unpublished manuscript, Marycliff Institute, Spokane, WA&lt;/full-title&gt;&lt;/periodical&gt;&lt;dates&gt;&lt;year&gt;2009&lt;/year&gt;&lt;/dates&gt;&lt;urls&gt;&lt;/urls&gt;&lt;/record&gt;&lt;/Cite&gt;&lt;/EndNote&gt;</w:instrText>
      </w:r>
      <w:r w:rsidRPr="00365026">
        <w:rPr>
          <w:rFonts w:ascii="Times New Roman" w:hAnsi="Times New Roman" w:cs="Times New Roman"/>
          <w:bCs/>
          <w:color w:val="000000"/>
          <w:sz w:val="24"/>
          <w:szCs w:val="24"/>
          <w:rPrChange w:id="2229" w:author="Jane Kohlhoff" w:date="2024-06-11T09:53:00Z" w16du:dateUtc="2024-06-10T23:53:00Z">
            <w:rPr>
              <w:rFonts w:ascii="Times" w:hAnsi="Times" w:cs="Helvetica"/>
              <w:bCs/>
              <w:color w:val="000000"/>
              <w:sz w:val="24"/>
              <w:szCs w:val="24"/>
            </w:rPr>
          </w:rPrChange>
        </w:rPr>
        <w:fldChar w:fldCharType="separate"/>
      </w:r>
      <w:r w:rsidR="00622933">
        <w:rPr>
          <w:rFonts w:ascii="Times New Roman" w:hAnsi="Times New Roman" w:cs="Times New Roman"/>
          <w:bCs/>
          <w:noProof/>
          <w:color w:val="000000"/>
          <w:sz w:val="24"/>
          <w:szCs w:val="24"/>
        </w:rPr>
        <w:t>(39)</w:t>
      </w:r>
      <w:r w:rsidRPr="00365026">
        <w:rPr>
          <w:rFonts w:ascii="Times New Roman" w:hAnsi="Times New Roman" w:cs="Times New Roman"/>
          <w:bCs/>
          <w:color w:val="000000"/>
          <w:sz w:val="24"/>
          <w:szCs w:val="24"/>
          <w:rPrChange w:id="2230" w:author="Jane Kohlhoff" w:date="2024-06-11T09:53:00Z" w16du:dateUtc="2024-06-10T23:53:00Z">
            <w:rPr>
              <w:rFonts w:ascii="Times" w:hAnsi="Times" w:cs="Helvetica"/>
              <w:bCs/>
              <w:color w:val="000000"/>
              <w:sz w:val="24"/>
              <w:szCs w:val="24"/>
            </w:rPr>
          </w:rPrChange>
        </w:rPr>
        <w:fldChar w:fldCharType="end"/>
      </w:r>
      <w:r w:rsidRPr="00365026">
        <w:rPr>
          <w:rFonts w:ascii="Times New Roman" w:hAnsi="Times New Roman" w:cs="Times New Roman"/>
          <w:bCs/>
          <w:color w:val="000000"/>
          <w:sz w:val="24"/>
          <w:szCs w:val="24"/>
          <w:rPrChange w:id="2231" w:author="Jane Kohlhoff" w:date="2024-06-11T09:53:00Z" w16du:dateUtc="2024-06-10T23:53:00Z">
            <w:rPr>
              <w:rFonts w:ascii="Times" w:hAnsi="Times" w:cs="Helvetica"/>
              <w:bCs/>
              <w:color w:val="000000"/>
              <w:sz w:val="24"/>
              <w:szCs w:val="24"/>
            </w:rPr>
          </w:rPrChange>
        </w:rPr>
        <w:t>. COS-P is a manualized</w:t>
      </w:r>
      <w:r w:rsidR="00ED569D" w:rsidRPr="00365026">
        <w:rPr>
          <w:rFonts w:ascii="Times New Roman" w:hAnsi="Times New Roman" w:cs="Times New Roman"/>
          <w:bCs/>
          <w:color w:val="000000"/>
          <w:sz w:val="24"/>
          <w:szCs w:val="24"/>
          <w:rPrChange w:id="2232" w:author="Jane Kohlhoff" w:date="2024-06-11T09:53:00Z" w16du:dateUtc="2024-06-10T23:53:00Z">
            <w:rPr>
              <w:rFonts w:ascii="Times" w:hAnsi="Times" w:cs="Helvetica"/>
              <w:bCs/>
              <w:color w:val="000000"/>
              <w:sz w:val="24"/>
              <w:szCs w:val="24"/>
            </w:rPr>
          </w:rPrChange>
        </w:rPr>
        <w:t>, facilitator-led,</w:t>
      </w:r>
      <w:r w:rsidRPr="00365026">
        <w:rPr>
          <w:rFonts w:ascii="Times New Roman" w:hAnsi="Times New Roman" w:cs="Times New Roman"/>
          <w:bCs/>
          <w:color w:val="000000"/>
          <w:sz w:val="24"/>
          <w:szCs w:val="24"/>
          <w:rPrChange w:id="2233" w:author="Jane Kohlhoff" w:date="2024-06-11T09:53:00Z" w16du:dateUtc="2024-06-10T23:53:00Z">
            <w:rPr>
              <w:rFonts w:ascii="Times" w:hAnsi="Times" w:cs="Helvetica"/>
              <w:bCs/>
              <w:color w:val="000000"/>
              <w:sz w:val="24"/>
              <w:szCs w:val="24"/>
            </w:rPr>
          </w:rPrChange>
        </w:rPr>
        <w:t xml:space="preserve"> eight-session parent-education group program</w:t>
      </w:r>
      <w:r w:rsidR="00ED569D" w:rsidRPr="00365026">
        <w:rPr>
          <w:rFonts w:ascii="Times New Roman" w:hAnsi="Times New Roman" w:cs="Times New Roman"/>
          <w:bCs/>
          <w:color w:val="000000"/>
          <w:sz w:val="24"/>
          <w:szCs w:val="24"/>
          <w:rPrChange w:id="2234" w:author="Jane Kohlhoff" w:date="2024-06-11T09:53:00Z" w16du:dateUtc="2024-06-10T23:53:00Z">
            <w:rPr>
              <w:rFonts w:ascii="Times" w:hAnsi="Times" w:cs="Helvetica"/>
              <w:bCs/>
              <w:color w:val="000000"/>
              <w:sz w:val="24"/>
              <w:szCs w:val="24"/>
            </w:rPr>
          </w:rPrChange>
        </w:rPr>
        <w:t xml:space="preserve"> that uses archived clinical </w:t>
      </w:r>
      <w:del w:id="2235" w:author="Jane Kohlhoff" w:date="2024-06-11T23:57:00Z" w16du:dateUtc="2024-06-11T13:57:00Z">
        <w:r w:rsidR="00ED569D" w:rsidRPr="00365026" w:rsidDel="00FF2FA7">
          <w:rPr>
            <w:rFonts w:ascii="Times New Roman" w:hAnsi="Times New Roman" w:cs="Times New Roman"/>
            <w:bCs/>
            <w:color w:val="000000"/>
            <w:sz w:val="24"/>
            <w:szCs w:val="24"/>
            <w:rPrChange w:id="2236" w:author="Jane Kohlhoff" w:date="2024-06-11T09:53:00Z" w16du:dateUtc="2024-06-10T23:53:00Z">
              <w:rPr>
                <w:rFonts w:ascii="Times" w:hAnsi="Times" w:cs="Helvetica"/>
                <w:bCs/>
                <w:color w:val="000000"/>
                <w:sz w:val="24"/>
                <w:szCs w:val="24"/>
              </w:rPr>
            </w:rPrChange>
          </w:rPr>
          <w:delText xml:space="preserve">DVD </w:delText>
        </w:r>
      </w:del>
      <w:ins w:id="2237" w:author="Jane Kohlhoff" w:date="2024-06-11T23:57:00Z" w16du:dateUtc="2024-06-11T13:57:00Z">
        <w:r w:rsidR="00FF2FA7">
          <w:rPr>
            <w:rFonts w:ascii="Times New Roman" w:hAnsi="Times New Roman" w:cs="Times New Roman"/>
            <w:bCs/>
            <w:color w:val="000000"/>
            <w:sz w:val="24"/>
            <w:szCs w:val="24"/>
          </w:rPr>
          <w:t>video</w:t>
        </w:r>
        <w:r w:rsidR="00FF2FA7" w:rsidRPr="00365026">
          <w:rPr>
            <w:rFonts w:ascii="Times New Roman" w:hAnsi="Times New Roman" w:cs="Times New Roman"/>
            <w:bCs/>
            <w:color w:val="000000"/>
            <w:sz w:val="24"/>
            <w:szCs w:val="24"/>
            <w:rPrChange w:id="2238" w:author="Jane Kohlhoff" w:date="2024-06-11T09:53:00Z" w16du:dateUtc="2024-06-10T23:53:00Z">
              <w:rPr>
                <w:rFonts w:ascii="Times" w:hAnsi="Times" w:cs="Helvetica"/>
                <w:bCs/>
                <w:color w:val="000000"/>
                <w:sz w:val="24"/>
                <w:szCs w:val="24"/>
              </w:rPr>
            </w:rPrChange>
          </w:rPr>
          <w:t xml:space="preserve"> </w:t>
        </w:r>
      </w:ins>
      <w:r w:rsidR="00ED569D" w:rsidRPr="00365026">
        <w:rPr>
          <w:rFonts w:ascii="Times New Roman" w:hAnsi="Times New Roman" w:cs="Times New Roman"/>
          <w:bCs/>
          <w:color w:val="000000"/>
          <w:sz w:val="24"/>
          <w:szCs w:val="24"/>
          <w:rPrChange w:id="2239" w:author="Jane Kohlhoff" w:date="2024-06-11T09:53:00Z" w16du:dateUtc="2024-06-10T23:53:00Z">
            <w:rPr>
              <w:rFonts w:ascii="Times" w:hAnsi="Times" w:cs="Helvetica"/>
              <w:bCs/>
              <w:color w:val="000000"/>
              <w:sz w:val="24"/>
              <w:szCs w:val="24"/>
            </w:rPr>
          </w:rPrChange>
        </w:rPr>
        <w:t xml:space="preserve">footage of problematic parent-child interaction and healthy alternatives to illustrate attachment patterns and parenting styles and promote group discussion. </w:t>
      </w:r>
      <w:del w:id="2240" w:author="Jane Kohlhoff" w:date="2024-05-22T07:01:00Z" w16du:dateUtc="2024-05-21T21:01:00Z">
        <w:r w:rsidR="00ED569D" w:rsidRPr="00365026" w:rsidDel="00666395">
          <w:rPr>
            <w:rFonts w:ascii="Times New Roman" w:hAnsi="Times New Roman" w:cs="Times New Roman"/>
            <w:bCs/>
            <w:color w:val="000000"/>
            <w:sz w:val="24"/>
            <w:szCs w:val="24"/>
            <w:rPrChange w:id="2241" w:author="Jane Kohlhoff" w:date="2024-06-11T09:53:00Z" w16du:dateUtc="2024-06-10T23:53:00Z">
              <w:rPr>
                <w:rFonts w:ascii="Times" w:hAnsi="Times" w:cs="Helvetica"/>
                <w:bCs/>
                <w:color w:val="000000"/>
                <w:sz w:val="24"/>
                <w:szCs w:val="24"/>
              </w:rPr>
            </w:rPrChange>
          </w:rPr>
          <w:delText xml:space="preserve">Like the </w:delText>
        </w:r>
        <w:r w:rsidRPr="00365026" w:rsidDel="00666395">
          <w:rPr>
            <w:rFonts w:ascii="Times New Roman" w:hAnsi="Times New Roman" w:cs="Times New Roman"/>
            <w:bCs/>
            <w:color w:val="000000"/>
            <w:sz w:val="24"/>
            <w:szCs w:val="24"/>
            <w:rPrChange w:id="2242" w:author="Jane Kohlhoff" w:date="2024-06-11T09:53:00Z" w16du:dateUtc="2024-06-10T23:53:00Z">
              <w:rPr>
                <w:rFonts w:ascii="Times" w:hAnsi="Times" w:cs="Helvetica"/>
                <w:bCs/>
                <w:color w:val="000000"/>
                <w:sz w:val="24"/>
                <w:szCs w:val="24"/>
              </w:rPr>
            </w:rPrChange>
          </w:rPr>
          <w:delText>COS-Intensive</w:delText>
        </w:r>
        <w:r w:rsidR="00ED569D" w:rsidRPr="00365026" w:rsidDel="00666395">
          <w:rPr>
            <w:rFonts w:ascii="Times New Roman" w:hAnsi="Times New Roman" w:cs="Times New Roman"/>
            <w:bCs/>
            <w:color w:val="000000"/>
            <w:sz w:val="24"/>
            <w:szCs w:val="24"/>
            <w:rPrChange w:id="2243" w:author="Jane Kohlhoff" w:date="2024-06-11T09:53:00Z" w16du:dateUtc="2024-06-10T23:53:00Z">
              <w:rPr>
                <w:rFonts w:ascii="Times" w:hAnsi="Times" w:cs="Helvetica"/>
                <w:bCs/>
                <w:color w:val="000000"/>
                <w:sz w:val="24"/>
                <w:szCs w:val="24"/>
              </w:rPr>
            </w:rPrChange>
          </w:rPr>
          <w:delText xml:space="preserve"> (COS-I) intervention, </w:delText>
        </w:r>
      </w:del>
      <w:r w:rsidR="00ED569D" w:rsidRPr="00365026">
        <w:rPr>
          <w:rFonts w:ascii="Times New Roman" w:hAnsi="Times New Roman" w:cs="Times New Roman"/>
          <w:bCs/>
          <w:color w:val="000000"/>
          <w:sz w:val="24"/>
          <w:szCs w:val="24"/>
          <w:rPrChange w:id="2244" w:author="Jane Kohlhoff" w:date="2024-06-11T09:53:00Z" w16du:dateUtc="2024-06-10T23:53:00Z">
            <w:rPr>
              <w:rFonts w:ascii="Times" w:hAnsi="Times" w:cs="Helvetica"/>
              <w:bCs/>
              <w:color w:val="000000"/>
              <w:sz w:val="24"/>
              <w:szCs w:val="24"/>
            </w:rPr>
          </w:rPrChange>
        </w:rPr>
        <w:t>COS-P seeks to</w:t>
      </w:r>
      <w:r w:rsidRPr="00365026">
        <w:rPr>
          <w:rFonts w:ascii="Times New Roman" w:hAnsi="Times New Roman" w:cs="Times New Roman"/>
          <w:bCs/>
          <w:color w:val="000000"/>
          <w:sz w:val="24"/>
          <w:szCs w:val="24"/>
          <w:rPrChange w:id="2245" w:author="Jane Kohlhoff" w:date="2024-06-11T09:53:00Z" w16du:dateUtc="2024-06-10T23:53:00Z">
            <w:rPr>
              <w:rFonts w:ascii="Times" w:hAnsi="Times" w:cs="Helvetica"/>
              <w:bCs/>
              <w:color w:val="000000"/>
              <w:sz w:val="24"/>
              <w:szCs w:val="24"/>
            </w:rPr>
          </w:rPrChange>
        </w:rPr>
        <w:t xml:space="preserve"> increase caregiver sensitivity and responsiveness to child cues, empathy for the child by supporting parental reflective functioning, recognition and understanding of child attachment cues, and awareness of the impact of the caregiver’s own attachment history on caregiving patterns</w:t>
      </w:r>
      <w:r w:rsidR="00ED569D" w:rsidRPr="00365026">
        <w:rPr>
          <w:rFonts w:ascii="Times New Roman" w:hAnsi="Times New Roman" w:cs="Times New Roman"/>
          <w:bCs/>
          <w:color w:val="000000"/>
          <w:sz w:val="24"/>
          <w:szCs w:val="24"/>
          <w:rPrChange w:id="2246" w:author="Jane Kohlhoff" w:date="2024-06-11T09:53:00Z" w16du:dateUtc="2024-06-10T23:53:00Z">
            <w:rPr>
              <w:rFonts w:ascii="Times" w:hAnsi="Times" w:cs="Helvetica"/>
              <w:bCs/>
              <w:color w:val="000000"/>
              <w:sz w:val="24"/>
              <w:szCs w:val="24"/>
            </w:rPr>
          </w:rPrChange>
        </w:rPr>
        <w:t xml:space="preserve">. </w:t>
      </w:r>
      <w:r w:rsidR="009E3D04" w:rsidRPr="00365026">
        <w:rPr>
          <w:rFonts w:ascii="Times New Roman" w:hAnsi="Times New Roman" w:cs="Times New Roman"/>
          <w:color w:val="000000"/>
          <w:sz w:val="24"/>
          <w:szCs w:val="24"/>
          <w:rPrChange w:id="2247" w:author="Jane Kohlhoff" w:date="2024-06-11T09:53:00Z" w16du:dateUtc="2024-06-10T23:53:00Z">
            <w:rPr>
              <w:rFonts w:ascii="Times" w:hAnsi="Times" w:cs="Helvetica"/>
              <w:color w:val="000000"/>
              <w:sz w:val="24"/>
              <w:szCs w:val="24"/>
            </w:rPr>
          </w:rPrChange>
        </w:rPr>
        <w:t xml:space="preserve">In total, of the 30 participants allocated to receive the COS-P intervention, </w:t>
      </w:r>
      <w:r w:rsidR="00B16FB2" w:rsidRPr="00365026">
        <w:rPr>
          <w:rFonts w:ascii="Times New Roman" w:hAnsi="Times New Roman" w:cs="Times New Roman"/>
          <w:color w:val="000000"/>
          <w:sz w:val="24"/>
          <w:szCs w:val="24"/>
          <w:rPrChange w:id="2248" w:author="Jane Kohlhoff" w:date="2024-06-11T09:53:00Z" w16du:dateUtc="2024-06-10T23:53:00Z">
            <w:rPr>
              <w:rFonts w:ascii="Times" w:hAnsi="Times" w:cs="Helvetica"/>
              <w:color w:val="000000"/>
              <w:sz w:val="24"/>
              <w:szCs w:val="24"/>
            </w:rPr>
          </w:rPrChange>
        </w:rPr>
        <w:t xml:space="preserve">4 were prevented from taking part in COS-P due to the Covid-19 pandemic (groups ceased to be run) and </w:t>
      </w:r>
      <w:r w:rsidR="009E3D04" w:rsidRPr="00365026">
        <w:rPr>
          <w:rFonts w:ascii="Times New Roman" w:hAnsi="Times New Roman" w:cs="Times New Roman"/>
          <w:color w:val="000000"/>
          <w:sz w:val="24"/>
          <w:szCs w:val="24"/>
          <w:rPrChange w:id="2249" w:author="Jane Kohlhoff" w:date="2024-06-11T09:53:00Z" w16du:dateUtc="2024-06-10T23:53:00Z">
            <w:rPr>
              <w:rFonts w:ascii="Times" w:hAnsi="Times" w:cs="Helvetica"/>
              <w:color w:val="000000"/>
              <w:sz w:val="24"/>
              <w:szCs w:val="24"/>
            </w:rPr>
          </w:rPrChange>
        </w:rPr>
        <w:t>11 did not commence the treatment</w:t>
      </w:r>
      <w:r w:rsidR="00B16FB2" w:rsidRPr="00365026">
        <w:rPr>
          <w:rFonts w:ascii="Times New Roman" w:hAnsi="Times New Roman" w:cs="Times New Roman"/>
          <w:color w:val="000000"/>
          <w:sz w:val="24"/>
          <w:szCs w:val="24"/>
          <w:rPrChange w:id="2250" w:author="Jane Kohlhoff" w:date="2024-06-11T09:53:00Z" w16du:dateUtc="2024-06-10T23:53:00Z">
            <w:rPr>
              <w:rFonts w:ascii="Times" w:hAnsi="Times" w:cs="Helvetica"/>
              <w:color w:val="000000"/>
              <w:sz w:val="24"/>
              <w:szCs w:val="24"/>
            </w:rPr>
          </w:rPrChange>
        </w:rPr>
        <w:t xml:space="preserve">. </w:t>
      </w:r>
      <w:r w:rsidR="009E3D04" w:rsidRPr="00365026">
        <w:rPr>
          <w:rFonts w:ascii="Times New Roman" w:hAnsi="Times New Roman" w:cs="Times New Roman"/>
          <w:color w:val="000000"/>
          <w:sz w:val="24"/>
          <w:szCs w:val="24"/>
          <w:rPrChange w:id="2251" w:author="Jane Kohlhoff" w:date="2024-06-11T09:53:00Z" w16du:dateUtc="2024-06-10T23:53:00Z">
            <w:rPr>
              <w:rFonts w:ascii="Times" w:hAnsi="Times" w:cs="Helvetica"/>
              <w:color w:val="000000"/>
              <w:sz w:val="24"/>
              <w:szCs w:val="24"/>
            </w:rPr>
          </w:rPrChange>
        </w:rPr>
        <w:t xml:space="preserve">Of the remaining 15 participants allocated to receive the COS-P intervention, </w:t>
      </w:r>
      <w:r w:rsidR="00A804DB" w:rsidRPr="00365026">
        <w:rPr>
          <w:rFonts w:ascii="Times New Roman" w:hAnsi="Times New Roman" w:cs="Times New Roman"/>
          <w:color w:val="000000"/>
          <w:sz w:val="24"/>
          <w:szCs w:val="24"/>
          <w:rPrChange w:id="2252" w:author="Jane Kohlhoff" w:date="2024-06-11T09:53:00Z" w16du:dateUtc="2024-06-10T23:53:00Z">
            <w:rPr>
              <w:rFonts w:ascii="Times" w:hAnsi="Times" w:cs="Helvetica"/>
              <w:color w:val="000000"/>
              <w:sz w:val="24"/>
              <w:szCs w:val="24"/>
            </w:rPr>
          </w:rPrChange>
        </w:rPr>
        <w:t xml:space="preserve">all attended at least 2 sessions, although </w:t>
      </w:r>
      <w:r w:rsidR="00B16FB2" w:rsidRPr="00365026">
        <w:rPr>
          <w:rFonts w:ascii="Times New Roman" w:hAnsi="Times New Roman" w:cs="Times New Roman"/>
          <w:color w:val="000000"/>
          <w:sz w:val="24"/>
          <w:szCs w:val="24"/>
          <w:rPrChange w:id="2253" w:author="Jane Kohlhoff" w:date="2024-06-11T09:53:00Z" w16du:dateUtc="2024-06-10T23:53:00Z">
            <w:rPr>
              <w:rFonts w:ascii="Times" w:hAnsi="Times" w:cs="Helvetica"/>
              <w:color w:val="000000"/>
              <w:sz w:val="24"/>
              <w:szCs w:val="24"/>
            </w:rPr>
          </w:rPrChange>
        </w:rPr>
        <w:t xml:space="preserve">attendance data was missing for 1 participant. While the aim was for parents in this condition to receive a total of 16 hours of therapy </w:t>
      </w:r>
      <w:r w:rsidR="00B16FB2" w:rsidRPr="00365026">
        <w:rPr>
          <w:rFonts w:ascii="Times New Roman" w:hAnsi="Times New Roman" w:cs="Times New Roman"/>
          <w:bCs/>
          <w:color w:val="000000"/>
          <w:sz w:val="24"/>
          <w:szCs w:val="24"/>
          <w:rPrChange w:id="2254" w:author="Jane Kohlhoff" w:date="2024-06-11T09:53:00Z" w16du:dateUtc="2024-06-10T23:53:00Z">
            <w:rPr>
              <w:rFonts w:ascii="Times" w:hAnsi="Times" w:cs="Helvetica"/>
              <w:bCs/>
              <w:color w:val="000000"/>
              <w:sz w:val="24"/>
              <w:szCs w:val="24"/>
            </w:rPr>
          </w:rPrChange>
        </w:rPr>
        <w:t>(one 90</w:t>
      </w:r>
      <w:r w:rsidR="00B16FB2" w:rsidRPr="00365026">
        <w:rPr>
          <w:rFonts w:ascii="Times New Roman" w:hAnsi="Times New Roman" w:cs="Times New Roman"/>
          <w:color w:val="000000"/>
          <w:sz w:val="24"/>
          <w:szCs w:val="24"/>
          <w:rPrChange w:id="2255" w:author="Jane Kohlhoff" w:date="2024-06-11T09:53:00Z" w16du:dateUtc="2024-06-10T23:53:00Z">
            <w:rPr>
              <w:rFonts w:ascii="Times" w:hAnsi="Times" w:cs="Helvetica"/>
              <w:color w:val="000000"/>
              <w:sz w:val="24"/>
              <w:szCs w:val="24"/>
            </w:rPr>
          </w:rPrChange>
        </w:rPr>
        <w:t xml:space="preserve"> min </w:t>
      </w:r>
      <w:ins w:id="2256" w:author="Jane Kohlhoff" w:date="2024-06-11T08:44:00Z" w16du:dateUtc="2024-06-10T22:44:00Z">
        <w:r w:rsidR="00120EC7" w:rsidRPr="00365026">
          <w:rPr>
            <w:rFonts w:ascii="Times New Roman" w:hAnsi="Times New Roman" w:cs="Times New Roman"/>
            <w:color w:val="000000"/>
            <w:sz w:val="24"/>
            <w:szCs w:val="24"/>
            <w:rPrChange w:id="2257" w:author="Jane Kohlhoff" w:date="2024-06-11T09:53:00Z" w16du:dateUtc="2024-06-10T23:53:00Z">
              <w:rPr>
                <w:rFonts w:ascii="Times" w:hAnsi="Times" w:cs="Helvetica"/>
                <w:color w:val="000000"/>
                <w:sz w:val="24"/>
                <w:szCs w:val="24"/>
              </w:rPr>
            </w:rPrChange>
          </w:rPr>
          <w:t xml:space="preserve">group </w:t>
        </w:r>
      </w:ins>
      <w:r w:rsidR="00B16FB2" w:rsidRPr="00365026">
        <w:rPr>
          <w:rFonts w:ascii="Times New Roman" w:hAnsi="Times New Roman" w:cs="Times New Roman"/>
          <w:color w:val="000000"/>
          <w:sz w:val="24"/>
          <w:szCs w:val="24"/>
          <w:rPrChange w:id="2258" w:author="Jane Kohlhoff" w:date="2024-06-11T09:53:00Z" w16du:dateUtc="2024-06-10T23:53:00Z">
            <w:rPr>
              <w:rFonts w:ascii="Times" w:hAnsi="Times" w:cs="Helvetica"/>
              <w:color w:val="000000"/>
              <w:sz w:val="24"/>
              <w:szCs w:val="24"/>
            </w:rPr>
          </w:rPrChange>
        </w:rPr>
        <w:t>sessions per week, for 8 weeks), of the 14 participants who attended the COS-P groups</w:t>
      </w:r>
      <w:r w:rsidR="00A804DB" w:rsidRPr="00365026">
        <w:rPr>
          <w:rFonts w:ascii="Times New Roman" w:hAnsi="Times New Roman" w:cs="Times New Roman"/>
          <w:color w:val="000000"/>
          <w:sz w:val="24"/>
          <w:szCs w:val="24"/>
          <w:rPrChange w:id="2259" w:author="Jane Kohlhoff" w:date="2024-06-11T09:53:00Z" w16du:dateUtc="2024-06-10T23:53:00Z">
            <w:rPr>
              <w:rFonts w:ascii="Times" w:hAnsi="Times" w:cs="Helvetica"/>
              <w:color w:val="000000"/>
              <w:sz w:val="24"/>
              <w:szCs w:val="24"/>
            </w:rPr>
          </w:rPrChange>
        </w:rPr>
        <w:t xml:space="preserve"> and for whom attendance data is available</w:t>
      </w:r>
      <w:r w:rsidR="00B16FB2" w:rsidRPr="00365026">
        <w:rPr>
          <w:rFonts w:ascii="Times New Roman" w:hAnsi="Times New Roman" w:cs="Times New Roman"/>
          <w:color w:val="000000"/>
          <w:sz w:val="24"/>
          <w:szCs w:val="24"/>
          <w:rPrChange w:id="2260" w:author="Jane Kohlhoff" w:date="2024-06-11T09:53:00Z" w16du:dateUtc="2024-06-10T23:53:00Z">
            <w:rPr>
              <w:rFonts w:ascii="Times" w:hAnsi="Times" w:cs="Helvetica"/>
              <w:color w:val="000000"/>
              <w:sz w:val="24"/>
              <w:szCs w:val="24"/>
            </w:rPr>
          </w:rPrChange>
        </w:rPr>
        <w:t xml:space="preserve">, </w:t>
      </w:r>
      <w:r w:rsidR="00B16FB2" w:rsidRPr="00365026">
        <w:rPr>
          <w:rFonts w:ascii="Times New Roman" w:hAnsi="Times New Roman" w:cs="Times New Roman"/>
          <w:bCs/>
          <w:color w:val="000000"/>
          <w:sz w:val="24"/>
          <w:szCs w:val="24"/>
          <w:rPrChange w:id="2261" w:author="Jane Kohlhoff" w:date="2024-06-11T09:53:00Z" w16du:dateUtc="2024-06-10T23:53:00Z">
            <w:rPr>
              <w:rFonts w:ascii="Times" w:hAnsi="Times" w:cs="Helvetica"/>
              <w:bCs/>
              <w:color w:val="000000"/>
              <w:sz w:val="24"/>
              <w:szCs w:val="24"/>
            </w:rPr>
          </w:rPrChange>
        </w:rPr>
        <w:t>the mean number of sessions attended was 5.64 (SD</w:t>
      </w:r>
      <w:ins w:id="2262" w:author="Jane Kohlhoff" w:date="2024-06-11T20:20:00Z" w16du:dateUtc="2024-06-11T10:20:00Z">
        <w:r w:rsidR="006C0F96">
          <w:rPr>
            <w:rFonts w:ascii="Times New Roman" w:hAnsi="Times New Roman" w:cs="Times New Roman"/>
            <w:bCs/>
            <w:color w:val="000000"/>
            <w:sz w:val="24"/>
            <w:szCs w:val="24"/>
          </w:rPr>
          <w:t xml:space="preserve"> </w:t>
        </w:r>
      </w:ins>
      <w:del w:id="2263" w:author="Jane Kohlhoff" w:date="2024-06-11T08:06:00Z" w16du:dateUtc="2024-06-10T22:06:00Z">
        <w:r w:rsidR="00B16FB2" w:rsidRPr="00365026" w:rsidDel="006633D3">
          <w:rPr>
            <w:rFonts w:ascii="Times New Roman" w:hAnsi="Times New Roman" w:cs="Times New Roman"/>
            <w:bCs/>
            <w:color w:val="000000"/>
            <w:sz w:val="24"/>
            <w:szCs w:val="24"/>
            <w:rPrChange w:id="2264" w:author="Jane Kohlhoff" w:date="2024-06-11T09:53:00Z" w16du:dateUtc="2024-06-10T23:53:00Z">
              <w:rPr>
                <w:rFonts w:ascii="Times" w:hAnsi="Times" w:cs="Helvetica"/>
                <w:bCs/>
                <w:color w:val="000000"/>
                <w:sz w:val="24"/>
                <w:szCs w:val="24"/>
              </w:rPr>
            </w:rPrChange>
          </w:rPr>
          <w:delText xml:space="preserve"> </w:delText>
        </w:r>
      </w:del>
      <w:r w:rsidR="00B16FB2" w:rsidRPr="00365026">
        <w:rPr>
          <w:rFonts w:ascii="Times New Roman" w:hAnsi="Times New Roman" w:cs="Times New Roman"/>
          <w:bCs/>
          <w:color w:val="000000"/>
          <w:sz w:val="24"/>
          <w:szCs w:val="24"/>
          <w:rPrChange w:id="2265" w:author="Jane Kohlhoff" w:date="2024-06-11T09:53:00Z" w16du:dateUtc="2024-06-10T23:53:00Z">
            <w:rPr>
              <w:rFonts w:ascii="Times" w:hAnsi="Times" w:cs="Helvetica"/>
              <w:bCs/>
              <w:color w:val="000000"/>
              <w:sz w:val="24"/>
              <w:szCs w:val="24"/>
            </w:rPr>
          </w:rPrChange>
        </w:rPr>
        <w:t>1.65, range 2-8) and the mean total</w:t>
      </w:r>
      <w:r w:rsidR="00F21C5A" w:rsidRPr="00365026">
        <w:rPr>
          <w:rFonts w:ascii="Times New Roman" w:hAnsi="Times New Roman" w:cs="Times New Roman"/>
          <w:bCs/>
          <w:color w:val="000000"/>
          <w:sz w:val="24"/>
          <w:szCs w:val="24"/>
          <w:rPrChange w:id="2266" w:author="Jane Kohlhoff" w:date="2024-06-11T09:53:00Z" w16du:dateUtc="2024-06-10T23:53:00Z">
            <w:rPr>
              <w:rFonts w:ascii="Times" w:hAnsi="Times" w:cs="Helvetica"/>
              <w:bCs/>
              <w:color w:val="000000"/>
              <w:sz w:val="24"/>
              <w:szCs w:val="24"/>
            </w:rPr>
          </w:rPrChange>
        </w:rPr>
        <w:t xml:space="preserve"> </w:t>
      </w:r>
      <w:r w:rsidR="00B16FB2" w:rsidRPr="00365026">
        <w:rPr>
          <w:rFonts w:ascii="Times New Roman" w:hAnsi="Times New Roman" w:cs="Times New Roman"/>
          <w:bCs/>
          <w:color w:val="000000"/>
          <w:sz w:val="24"/>
          <w:szCs w:val="24"/>
          <w:rPrChange w:id="2267" w:author="Jane Kohlhoff" w:date="2024-06-11T09:53:00Z" w16du:dateUtc="2024-06-10T23:53:00Z">
            <w:rPr>
              <w:rFonts w:ascii="Times" w:hAnsi="Times" w:cs="Helvetica"/>
              <w:bCs/>
              <w:color w:val="000000"/>
              <w:sz w:val="24"/>
              <w:szCs w:val="24"/>
            </w:rPr>
          </w:rPrChange>
        </w:rPr>
        <w:t xml:space="preserve">amount </w:t>
      </w:r>
      <w:r w:rsidR="00F21C5A" w:rsidRPr="00365026">
        <w:rPr>
          <w:rFonts w:ascii="Times New Roman" w:hAnsi="Times New Roman" w:cs="Times New Roman"/>
          <w:bCs/>
          <w:color w:val="000000"/>
          <w:sz w:val="24"/>
          <w:szCs w:val="24"/>
          <w:rPrChange w:id="2268" w:author="Jane Kohlhoff" w:date="2024-06-11T09:53:00Z" w16du:dateUtc="2024-06-10T23:53:00Z">
            <w:rPr>
              <w:rFonts w:ascii="Times" w:hAnsi="Times" w:cs="Helvetica"/>
              <w:bCs/>
              <w:color w:val="000000"/>
              <w:sz w:val="24"/>
              <w:szCs w:val="24"/>
            </w:rPr>
          </w:rPrChange>
        </w:rPr>
        <w:t xml:space="preserve">of </w:t>
      </w:r>
      <w:r w:rsidR="00B16FB2" w:rsidRPr="00365026">
        <w:rPr>
          <w:rFonts w:ascii="Times New Roman" w:hAnsi="Times New Roman" w:cs="Times New Roman"/>
          <w:bCs/>
          <w:color w:val="000000"/>
          <w:sz w:val="24"/>
          <w:szCs w:val="24"/>
          <w:rPrChange w:id="2269" w:author="Jane Kohlhoff" w:date="2024-06-11T09:53:00Z" w16du:dateUtc="2024-06-10T23:53:00Z">
            <w:rPr>
              <w:rFonts w:ascii="Times" w:hAnsi="Times" w:cs="Helvetica"/>
              <w:bCs/>
              <w:color w:val="000000"/>
              <w:sz w:val="24"/>
              <w:szCs w:val="24"/>
            </w:rPr>
          </w:rPrChange>
        </w:rPr>
        <w:t>group time was</w:t>
      </w:r>
      <w:r w:rsidR="00F21C5A" w:rsidRPr="00365026">
        <w:rPr>
          <w:rFonts w:ascii="Times New Roman" w:hAnsi="Times New Roman" w:cs="Times New Roman"/>
          <w:bCs/>
          <w:color w:val="000000"/>
          <w:sz w:val="24"/>
          <w:szCs w:val="24"/>
          <w:rPrChange w:id="2270" w:author="Jane Kohlhoff" w:date="2024-06-11T09:53:00Z" w16du:dateUtc="2024-06-10T23:53:00Z">
            <w:rPr>
              <w:rFonts w:ascii="Times" w:hAnsi="Times" w:cs="Helvetica"/>
              <w:bCs/>
              <w:color w:val="000000"/>
              <w:sz w:val="24"/>
              <w:szCs w:val="24"/>
            </w:rPr>
          </w:rPrChange>
        </w:rPr>
        <w:t xml:space="preserve"> </w:t>
      </w:r>
      <w:r w:rsidR="00B16FB2" w:rsidRPr="00365026">
        <w:rPr>
          <w:rFonts w:ascii="Times New Roman" w:hAnsi="Times New Roman" w:cs="Times New Roman"/>
          <w:bCs/>
          <w:color w:val="000000"/>
          <w:sz w:val="24"/>
          <w:szCs w:val="24"/>
          <w:rPrChange w:id="2271" w:author="Jane Kohlhoff" w:date="2024-06-11T09:53:00Z" w16du:dateUtc="2024-06-10T23:53:00Z">
            <w:rPr>
              <w:rFonts w:ascii="Times" w:hAnsi="Times" w:cs="Helvetica"/>
              <w:bCs/>
              <w:color w:val="000000"/>
              <w:sz w:val="24"/>
              <w:szCs w:val="24"/>
            </w:rPr>
          </w:rPrChange>
        </w:rPr>
        <w:t xml:space="preserve">11.03 </w:t>
      </w:r>
      <w:r w:rsidR="00CA3C54" w:rsidRPr="00365026">
        <w:rPr>
          <w:rFonts w:ascii="Times New Roman" w:hAnsi="Times New Roman" w:cs="Times New Roman"/>
          <w:bCs/>
          <w:color w:val="000000"/>
          <w:sz w:val="24"/>
          <w:szCs w:val="24"/>
          <w:rPrChange w:id="2272" w:author="Jane Kohlhoff" w:date="2024-06-11T09:53:00Z" w16du:dateUtc="2024-06-10T23:53:00Z">
            <w:rPr>
              <w:rFonts w:ascii="Times" w:hAnsi="Times" w:cs="Helvetica"/>
              <w:bCs/>
              <w:color w:val="000000"/>
              <w:sz w:val="24"/>
              <w:szCs w:val="24"/>
            </w:rPr>
          </w:rPrChange>
        </w:rPr>
        <w:t xml:space="preserve">hours </w:t>
      </w:r>
      <w:r w:rsidR="00F21C5A" w:rsidRPr="00365026">
        <w:rPr>
          <w:rFonts w:ascii="Times New Roman" w:hAnsi="Times New Roman" w:cs="Times New Roman"/>
          <w:bCs/>
          <w:color w:val="000000"/>
          <w:sz w:val="24"/>
          <w:szCs w:val="24"/>
          <w:rPrChange w:id="2273" w:author="Jane Kohlhoff" w:date="2024-06-11T09:53:00Z" w16du:dateUtc="2024-06-10T23:53:00Z">
            <w:rPr>
              <w:rFonts w:ascii="Times" w:hAnsi="Times" w:cs="Helvetica"/>
              <w:bCs/>
              <w:color w:val="000000"/>
              <w:sz w:val="24"/>
              <w:szCs w:val="24"/>
            </w:rPr>
          </w:rPrChange>
        </w:rPr>
        <w:t xml:space="preserve">(SD </w:t>
      </w:r>
      <w:r w:rsidR="00B16FB2" w:rsidRPr="00365026">
        <w:rPr>
          <w:rFonts w:ascii="Times New Roman" w:hAnsi="Times New Roman" w:cs="Times New Roman"/>
          <w:bCs/>
          <w:color w:val="000000"/>
          <w:sz w:val="24"/>
          <w:szCs w:val="24"/>
          <w:rPrChange w:id="2274" w:author="Jane Kohlhoff" w:date="2024-06-11T09:53:00Z" w16du:dateUtc="2024-06-10T23:53:00Z">
            <w:rPr>
              <w:rFonts w:ascii="Times" w:hAnsi="Times" w:cs="Helvetica"/>
              <w:bCs/>
              <w:color w:val="000000"/>
              <w:sz w:val="24"/>
              <w:szCs w:val="24"/>
            </w:rPr>
          </w:rPrChange>
        </w:rPr>
        <w:t>3.43</w:t>
      </w:r>
      <w:r w:rsidR="00F21C5A" w:rsidRPr="00365026">
        <w:rPr>
          <w:rFonts w:ascii="Times New Roman" w:hAnsi="Times New Roman" w:cs="Times New Roman"/>
          <w:bCs/>
          <w:color w:val="000000"/>
          <w:sz w:val="24"/>
          <w:szCs w:val="24"/>
          <w:rPrChange w:id="2275" w:author="Jane Kohlhoff" w:date="2024-06-11T09:53:00Z" w16du:dateUtc="2024-06-10T23:53:00Z">
            <w:rPr>
              <w:rFonts w:ascii="Times" w:hAnsi="Times" w:cs="Helvetica"/>
              <w:bCs/>
              <w:color w:val="000000"/>
              <w:sz w:val="24"/>
              <w:szCs w:val="24"/>
            </w:rPr>
          </w:rPrChange>
        </w:rPr>
        <w:t xml:space="preserve">, range </w:t>
      </w:r>
      <w:r w:rsidR="00B16FB2" w:rsidRPr="00365026">
        <w:rPr>
          <w:rFonts w:ascii="Times New Roman" w:hAnsi="Times New Roman" w:cs="Times New Roman"/>
          <w:bCs/>
          <w:color w:val="000000"/>
          <w:sz w:val="24"/>
          <w:szCs w:val="24"/>
          <w:rPrChange w:id="2276" w:author="Jane Kohlhoff" w:date="2024-06-11T09:53:00Z" w16du:dateUtc="2024-06-10T23:53:00Z">
            <w:rPr>
              <w:rFonts w:ascii="Times" w:hAnsi="Times" w:cs="Helvetica"/>
              <w:bCs/>
              <w:color w:val="000000"/>
              <w:sz w:val="24"/>
              <w:szCs w:val="24"/>
            </w:rPr>
          </w:rPrChange>
        </w:rPr>
        <w:t xml:space="preserve">4 </w:t>
      </w:r>
      <w:r w:rsidR="00F21C5A" w:rsidRPr="00365026">
        <w:rPr>
          <w:rFonts w:ascii="Times New Roman" w:hAnsi="Times New Roman" w:cs="Times New Roman"/>
          <w:bCs/>
          <w:color w:val="000000"/>
          <w:sz w:val="24"/>
          <w:szCs w:val="24"/>
          <w:rPrChange w:id="2277" w:author="Jane Kohlhoff" w:date="2024-06-11T09:53:00Z" w16du:dateUtc="2024-06-10T23:53:00Z">
            <w:rPr>
              <w:rFonts w:ascii="Times" w:hAnsi="Times" w:cs="Helvetica"/>
              <w:bCs/>
              <w:color w:val="000000"/>
              <w:sz w:val="24"/>
              <w:szCs w:val="24"/>
            </w:rPr>
          </w:rPrChange>
        </w:rPr>
        <w:t>-</w:t>
      </w:r>
      <w:r w:rsidR="00B16FB2" w:rsidRPr="00365026">
        <w:rPr>
          <w:rFonts w:ascii="Times New Roman" w:hAnsi="Times New Roman" w:cs="Times New Roman"/>
          <w:bCs/>
          <w:color w:val="000000"/>
          <w:sz w:val="24"/>
          <w:szCs w:val="24"/>
          <w:rPrChange w:id="2278" w:author="Jane Kohlhoff" w:date="2024-06-11T09:53:00Z" w16du:dateUtc="2024-06-10T23:53:00Z">
            <w:rPr>
              <w:rFonts w:ascii="Times" w:hAnsi="Times" w:cs="Helvetica"/>
              <w:bCs/>
              <w:color w:val="000000"/>
              <w:sz w:val="24"/>
              <w:szCs w:val="24"/>
            </w:rPr>
          </w:rPrChange>
        </w:rPr>
        <w:t xml:space="preserve"> 16</w:t>
      </w:r>
      <w:r w:rsidR="00F21C5A" w:rsidRPr="00365026">
        <w:rPr>
          <w:rFonts w:ascii="Times New Roman" w:hAnsi="Times New Roman" w:cs="Times New Roman"/>
          <w:bCs/>
          <w:color w:val="000000"/>
          <w:sz w:val="24"/>
          <w:szCs w:val="24"/>
          <w:rPrChange w:id="2279" w:author="Jane Kohlhoff" w:date="2024-06-11T09:53:00Z" w16du:dateUtc="2024-06-10T23:53:00Z">
            <w:rPr>
              <w:rFonts w:ascii="Times" w:hAnsi="Times" w:cs="Helvetica"/>
              <w:bCs/>
              <w:color w:val="000000"/>
              <w:sz w:val="24"/>
              <w:szCs w:val="24"/>
            </w:rPr>
          </w:rPrChange>
        </w:rPr>
        <w:t>)</w:t>
      </w:r>
      <w:r w:rsidR="00B16FB2" w:rsidRPr="00365026">
        <w:rPr>
          <w:rFonts w:ascii="Times New Roman" w:hAnsi="Times New Roman" w:cs="Times New Roman"/>
          <w:bCs/>
          <w:color w:val="000000"/>
          <w:sz w:val="24"/>
          <w:szCs w:val="24"/>
          <w:rPrChange w:id="2280" w:author="Jane Kohlhoff" w:date="2024-06-11T09:53:00Z" w16du:dateUtc="2024-06-10T23:53:00Z">
            <w:rPr>
              <w:rFonts w:ascii="Times" w:hAnsi="Times" w:cs="Helvetica"/>
              <w:bCs/>
              <w:color w:val="000000"/>
              <w:sz w:val="24"/>
              <w:szCs w:val="24"/>
            </w:rPr>
          </w:rPrChange>
        </w:rPr>
        <w:t>.</w:t>
      </w:r>
      <w:r w:rsidR="00F21C5A" w:rsidRPr="00365026">
        <w:rPr>
          <w:rFonts w:ascii="Times New Roman" w:hAnsi="Times New Roman" w:cs="Times New Roman"/>
          <w:bCs/>
          <w:color w:val="000000"/>
          <w:sz w:val="24"/>
          <w:szCs w:val="24"/>
          <w:rPrChange w:id="2281" w:author="Jane Kohlhoff" w:date="2024-06-11T09:53:00Z" w16du:dateUtc="2024-06-10T23:53:00Z">
            <w:rPr>
              <w:rFonts w:ascii="Times" w:hAnsi="Times" w:cs="Helvetica"/>
              <w:bCs/>
              <w:color w:val="000000"/>
              <w:sz w:val="24"/>
              <w:szCs w:val="24"/>
            </w:rPr>
          </w:rPrChange>
        </w:rPr>
        <w:t xml:space="preserve"> </w:t>
      </w:r>
      <w:r w:rsidR="00ED569D" w:rsidRPr="00365026">
        <w:rPr>
          <w:rFonts w:ascii="Times New Roman" w:hAnsi="Times New Roman" w:cs="Times New Roman"/>
          <w:bCs/>
          <w:color w:val="000000"/>
          <w:sz w:val="24"/>
          <w:szCs w:val="24"/>
          <w:rPrChange w:id="2282" w:author="Jane Kohlhoff" w:date="2024-06-11T09:53:00Z" w16du:dateUtc="2024-06-10T23:53:00Z">
            <w:rPr>
              <w:rFonts w:ascii="Times" w:hAnsi="Times" w:cs="Helvetica"/>
              <w:bCs/>
              <w:color w:val="000000"/>
              <w:sz w:val="24"/>
              <w:szCs w:val="24"/>
            </w:rPr>
          </w:rPrChange>
        </w:rPr>
        <w:t>The</w:t>
      </w:r>
      <w:r w:rsidRPr="00365026">
        <w:rPr>
          <w:rFonts w:ascii="Times New Roman" w:hAnsi="Times New Roman" w:cs="Times New Roman"/>
          <w:bCs/>
          <w:color w:val="000000"/>
          <w:sz w:val="24"/>
          <w:szCs w:val="24"/>
          <w:rPrChange w:id="2283" w:author="Jane Kohlhoff" w:date="2024-06-11T09:53:00Z" w16du:dateUtc="2024-06-10T23:53:00Z">
            <w:rPr>
              <w:rFonts w:ascii="Times" w:hAnsi="Times" w:cs="Helvetica"/>
              <w:bCs/>
              <w:color w:val="000000"/>
              <w:sz w:val="24"/>
              <w:szCs w:val="24"/>
            </w:rPr>
          </w:rPrChange>
        </w:rPr>
        <w:t xml:space="preserve"> COS-P groups </w:t>
      </w:r>
      <w:r w:rsidR="00ED569D" w:rsidRPr="00365026">
        <w:rPr>
          <w:rFonts w:ascii="Times New Roman" w:hAnsi="Times New Roman" w:cs="Times New Roman"/>
          <w:bCs/>
          <w:color w:val="000000"/>
          <w:sz w:val="24"/>
          <w:szCs w:val="24"/>
          <w:rPrChange w:id="2284" w:author="Jane Kohlhoff" w:date="2024-06-11T09:53:00Z" w16du:dateUtc="2024-06-10T23:53:00Z">
            <w:rPr>
              <w:rFonts w:ascii="Times" w:hAnsi="Times" w:cs="Helvetica"/>
              <w:bCs/>
              <w:color w:val="000000"/>
              <w:sz w:val="24"/>
              <w:szCs w:val="24"/>
            </w:rPr>
          </w:rPrChange>
        </w:rPr>
        <w:t>were</w:t>
      </w:r>
      <w:r w:rsidRPr="00365026">
        <w:rPr>
          <w:rFonts w:ascii="Times New Roman" w:hAnsi="Times New Roman" w:cs="Times New Roman"/>
          <w:bCs/>
          <w:color w:val="000000"/>
          <w:sz w:val="24"/>
          <w:szCs w:val="24"/>
          <w:rPrChange w:id="2285" w:author="Jane Kohlhoff" w:date="2024-06-11T09:53:00Z" w16du:dateUtc="2024-06-10T23:53:00Z">
            <w:rPr>
              <w:rFonts w:ascii="Times" w:hAnsi="Times" w:cs="Helvetica"/>
              <w:bCs/>
              <w:color w:val="000000"/>
              <w:sz w:val="24"/>
              <w:szCs w:val="24"/>
            </w:rPr>
          </w:rPrChange>
        </w:rPr>
        <w:t xml:space="preserve"> provided on-site at </w:t>
      </w:r>
      <w:r w:rsidR="00876E74" w:rsidRPr="00365026">
        <w:rPr>
          <w:rFonts w:ascii="Times New Roman" w:hAnsi="Times New Roman" w:cs="Times New Roman"/>
          <w:bCs/>
          <w:color w:val="000000"/>
          <w:sz w:val="24"/>
          <w:szCs w:val="24"/>
          <w:rPrChange w:id="2286" w:author="Jane Kohlhoff" w:date="2024-06-11T09:53:00Z" w16du:dateUtc="2024-06-10T23:53:00Z">
            <w:rPr>
              <w:rFonts w:ascii="Times" w:hAnsi="Times" w:cs="Helvetica"/>
              <w:bCs/>
              <w:color w:val="000000"/>
              <w:sz w:val="24"/>
              <w:szCs w:val="24"/>
            </w:rPr>
          </w:rPrChange>
        </w:rPr>
        <w:t xml:space="preserve">the </w:t>
      </w:r>
      <w:r w:rsidR="00ED569D" w:rsidRPr="00365026">
        <w:rPr>
          <w:rFonts w:ascii="Times New Roman" w:hAnsi="Times New Roman" w:cs="Times New Roman"/>
          <w:bCs/>
          <w:color w:val="000000"/>
          <w:sz w:val="24"/>
          <w:szCs w:val="24"/>
          <w:rPrChange w:id="2287" w:author="Jane Kohlhoff" w:date="2024-06-11T09:53:00Z" w16du:dateUtc="2024-06-10T23:53:00Z">
            <w:rPr>
              <w:rFonts w:ascii="Times" w:hAnsi="Times" w:cs="Helvetica"/>
              <w:bCs/>
              <w:color w:val="000000"/>
              <w:sz w:val="24"/>
              <w:szCs w:val="24"/>
            </w:rPr>
          </w:rPrChange>
        </w:rPr>
        <w:t>clinic</w:t>
      </w:r>
      <w:r w:rsidRPr="00365026">
        <w:rPr>
          <w:rFonts w:ascii="Times New Roman" w:hAnsi="Times New Roman" w:cs="Times New Roman"/>
          <w:bCs/>
          <w:color w:val="000000"/>
          <w:sz w:val="24"/>
          <w:szCs w:val="24"/>
          <w:rPrChange w:id="2288" w:author="Jane Kohlhoff" w:date="2024-06-11T09:53:00Z" w16du:dateUtc="2024-06-10T23:53:00Z">
            <w:rPr>
              <w:rFonts w:ascii="Times" w:hAnsi="Times" w:cs="Helvetica"/>
              <w:bCs/>
              <w:color w:val="000000"/>
              <w:sz w:val="24"/>
              <w:szCs w:val="24"/>
            </w:rPr>
          </w:rPrChange>
        </w:rPr>
        <w:t xml:space="preserve">, co-facilitated by two clinicians who </w:t>
      </w:r>
      <w:r w:rsidR="00ED569D" w:rsidRPr="00365026">
        <w:rPr>
          <w:rFonts w:ascii="Times New Roman" w:hAnsi="Times New Roman" w:cs="Times New Roman"/>
          <w:bCs/>
          <w:color w:val="000000"/>
          <w:sz w:val="24"/>
          <w:szCs w:val="24"/>
          <w:rPrChange w:id="2289" w:author="Jane Kohlhoff" w:date="2024-06-11T09:53:00Z" w16du:dateUtc="2024-06-10T23:53:00Z">
            <w:rPr>
              <w:rFonts w:ascii="Times" w:hAnsi="Times" w:cs="Helvetica"/>
              <w:bCs/>
              <w:color w:val="000000"/>
              <w:sz w:val="24"/>
              <w:szCs w:val="24"/>
            </w:rPr>
          </w:rPrChange>
        </w:rPr>
        <w:t xml:space="preserve">had </w:t>
      </w:r>
      <w:r w:rsidRPr="00365026">
        <w:rPr>
          <w:rFonts w:ascii="Times New Roman" w:hAnsi="Times New Roman" w:cs="Times New Roman"/>
          <w:bCs/>
          <w:color w:val="000000"/>
          <w:sz w:val="24"/>
          <w:szCs w:val="24"/>
          <w:rPrChange w:id="2290" w:author="Jane Kohlhoff" w:date="2024-06-11T09:53:00Z" w16du:dateUtc="2024-06-10T23:53:00Z">
            <w:rPr>
              <w:rFonts w:ascii="Times" w:hAnsi="Times" w:cs="Helvetica"/>
              <w:bCs/>
              <w:color w:val="000000"/>
              <w:sz w:val="24"/>
              <w:szCs w:val="24"/>
            </w:rPr>
          </w:rPrChange>
        </w:rPr>
        <w:t>been trained and accredited in the intervention, at least one of whom ha</w:t>
      </w:r>
      <w:r w:rsidR="00ED569D" w:rsidRPr="00365026">
        <w:rPr>
          <w:rFonts w:ascii="Times New Roman" w:hAnsi="Times New Roman" w:cs="Times New Roman"/>
          <w:bCs/>
          <w:color w:val="000000"/>
          <w:sz w:val="24"/>
          <w:szCs w:val="24"/>
          <w:rPrChange w:id="2291" w:author="Jane Kohlhoff" w:date="2024-06-11T09:53:00Z" w16du:dateUtc="2024-06-10T23:53:00Z">
            <w:rPr>
              <w:rFonts w:ascii="Times" w:hAnsi="Times" w:cs="Helvetica"/>
              <w:bCs/>
              <w:color w:val="000000"/>
              <w:sz w:val="24"/>
              <w:szCs w:val="24"/>
            </w:rPr>
          </w:rPrChange>
        </w:rPr>
        <w:t>d</w:t>
      </w:r>
      <w:r w:rsidRPr="00365026">
        <w:rPr>
          <w:rFonts w:ascii="Times New Roman" w:hAnsi="Times New Roman" w:cs="Times New Roman"/>
          <w:bCs/>
          <w:color w:val="000000"/>
          <w:sz w:val="24"/>
          <w:szCs w:val="24"/>
          <w:rPrChange w:id="2292" w:author="Jane Kohlhoff" w:date="2024-06-11T09:53:00Z" w16du:dateUtc="2024-06-10T23:53:00Z">
            <w:rPr>
              <w:rFonts w:ascii="Times" w:hAnsi="Times" w:cs="Helvetica"/>
              <w:bCs/>
              <w:color w:val="000000"/>
              <w:sz w:val="24"/>
              <w:szCs w:val="24"/>
            </w:rPr>
          </w:rPrChange>
        </w:rPr>
        <w:t xml:space="preserve"> experience in running previous </w:t>
      </w:r>
      <w:ins w:id="2293" w:author="Jane Kohlhoff" w:date="2024-06-11T08:45:00Z" w16du:dateUtc="2024-06-10T22:45:00Z">
        <w:r w:rsidR="00120EC7" w:rsidRPr="00365026">
          <w:rPr>
            <w:rFonts w:ascii="Times New Roman" w:hAnsi="Times New Roman" w:cs="Times New Roman"/>
            <w:bCs/>
            <w:color w:val="000000"/>
            <w:sz w:val="24"/>
            <w:szCs w:val="24"/>
            <w:rPrChange w:id="2294" w:author="Jane Kohlhoff" w:date="2024-06-11T09:53:00Z" w16du:dateUtc="2024-06-10T23:53:00Z">
              <w:rPr>
                <w:rFonts w:ascii="Times" w:hAnsi="Times" w:cs="Helvetica"/>
                <w:bCs/>
                <w:color w:val="000000"/>
                <w:sz w:val="24"/>
                <w:szCs w:val="24"/>
              </w:rPr>
            </w:rPrChange>
          </w:rPr>
          <w:t xml:space="preserve">COS-P </w:t>
        </w:r>
      </w:ins>
      <w:r w:rsidRPr="00365026">
        <w:rPr>
          <w:rFonts w:ascii="Times New Roman" w:hAnsi="Times New Roman" w:cs="Times New Roman"/>
          <w:bCs/>
          <w:color w:val="000000"/>
          <w:sz w:val="24"/>
          <w:szCs w:val="24"/>
          <w:rPrChange w:id="2295" w:author="Jane Kohlhoff" w:date="2024-06-11T09:53:00Z" w16du:dateUtc="2024-06-10T23:53:00Z">
            <w:rPr>
              <w:rFonts w:ascii="Times" w:hAnsi="Times" w:cs="Helvetica"/>
              <w:bCs/>
              <w:color w:val="000000"/>
              <w:sz w:val="24"/>
              <w:szCs w:val="24"/>
            </w:rPr>
          </w:rPrChange>
        </w:rPr>
        <w:t xml:space="preserve">groups and </w:t>
      </w:r>
      <w:r w:rsidR="00ED569D" w:rsidRPr="00365026">
        <w:rPr>
          <w:rFonts w:ascii="Times New Roman" w:hAnsi="Times New Roman" w:cs="Times New Roman"/>
          <w:bCs/>
          <w:color w:val="000000"/>
          <w:sz w:val="24"/>
          <w:szCs w:val="24"/>
          <w:rPrChange w:id="2296" w:author="Jane Kohlhoff" w:date="2024-06-11T09:53:00Z" w16du:dateUtc="2024-06-10T23:53:00Z">
            <w:rPr>
              <w:rFonts w:ascii="Times" w:hAnsi="Times" w:cs="Helvetica"/>
              <w:bCs/>
              <w:color w:val="000000"/>
              <w:sz w:val="24"/>
              <w:szCs w:val="24"/>
            </w:rPr>
          </w:rPrChange>
        </w:rPr>
        <w:t>one who</w:t>
      </w:r>
      <w:r w:rsidRPr="00365026">
        <w:rPr>
          <w:rFonts w:ascii="Times New Roman" w:hAnsi="Times New Roman" w:cs="Times New Roman"/>
          <w:bCs/>
          <w:color w:val="000000"/>
          <w:sz w:val="24"/>
          <w:szCs w:val="24"/>
          <w:rPrChange w:id="2297" w:author="Jane Kohlhoff" w:date="2024-06-11T09:53:00Z" w16du:dateUtc="2024-06-10T23:53:00Z">
            <w:rPr>
              <w:rFonts w:ascii="Times" w:hAnsi="Times" w:cs="Helvetica"/>
              <w:bCs/>
              <w:color w:val="000000"/>
              <w:sz w:val="24"/>
              <w:szCs w:val="24"/>
            </w:rPr>
          </w:rPrChange>
        </w:rPr>
        <w:t xml:space="preserve"> ha</w:t>
      </w:r>
      <w:r w:rsidR="00ED569D" w:rsidRPr="00365026">
        <w:rPr>
          <w:rFonts w:ascii="Times New Roman" w:hAnsi="Times New Roman" w:cs="Times New Roman"/>
          <w:bCs/>
          <w:color w:val="000000"/>
          <w:sz w:val="24"/>
          <w:szCs w:val="24"/>
          <w:rPrChange w:id="2298" w:author="Jane Kohlhoff" w:date="2024-06-11T09:53:00Z" w16du:dateUtc="2024-06-10T23:53:00Z">
            <w:rPr>
              <w:rFonts w:ascii="Times" w:hAnsi="Times" w:cs="Helvetica"/>
              <w:bCs/>
              <w:color w:val="000000"/>
              <w:sz w:val="24"/>
              <w:szCs w:val="24"/>
            </w:rPr>
          </w:rPrChange>
        </w:rPr>
        <w:t>d</w:t>
      </w:r>
      <w:r w:rsidRPr="00365026">
        <w:rPr>
          <w:rFonts w:ascii="Times New Roman" w:hAnsi="Times New Roman" w:cs="Times New Roman"/>
          <w:bCs/>
          <w:color w:val="000000"/>
          <w:sz w:val="24"/>
          <w:szCs w:val="24"/>
          <w:rPrChange w:id="2299" w:author="Jane Kohlhoff" w:date="2024-06-11T09:53:00Z" w16du:dateUtc="2024-06-10T23:53:00Z">
            <w:rPr>
              <w:rFonts w:ascii="Times" w:hAnsi="Times" w:cs="Helvetica"/>
              <w:bCs/>
              <w:color w:val="000000"/>
              <w:sz w:val="24"/>
              <w:szCs w:val="24"/>
            </w:rPr>
          </w:rPrChange>
        </w:rPr>
        <w:t xml:space="preserve"> no training or experience delivering PCIT-T. </w:t>
      </w:r>
      <w:r w:rsidR="00876E74" w:rsidRPr="00365026">
        <w:rPr>
          <w:rFonts w:ascii="Times New Roman" w:hAnsi="Times New Roman" w:cs="Times New Roman"/>
          <w:bCs/>
          <w:color w:val="000000"/>
          <w:sz w:val="24"/>
          <w:szCs w:val="24"/>
          <w:rPrChange w:id="2300" w:author="Jane Kohlhoff" w:date="2024-06-11T09:53:00Z" w16du:dateUtc="2024-06-10T23:53:00Z">
            <w:rPr>
              <w:rFonts w:ascii="Times" w:hAnsi="Times" w:cs="Helvetica"/>
              <w:bCs/>
              <w:color w:val="000000"/>
              <w:sz w:val="24"/>
              <w:szCs w:val="24"/>
            </w:rPr>
          </w:rPrChange>
        </w:rPr>
        <w:t xml:space="preserve">Across the trial, </w:t>
      </w:r>
      <w:r w:rsidR="00292917" w:rsidRPr="00365026">
        <w:rPr>
          <w:rFonts w:ascii="Times New Roman" w:hAnsi="Times New Roman" w:cs="Times New Roman"/>
          <w:bCs/>
          <w:color w:val="000000"/>
          <w:sz w:val="24"/>
          <w:szCs w:val="24"/>
          <w:rPrChange w:id="2301" w:author="Jane Kohlhoff" w:date="2024-06-11T09:53:00Z" w16du:dateUtc="2024-06-10T23:53:00Z">
            <w:rPr>
              <w:rFonts w:ascii="Times" w:hAnsi="Times" w:cs="Helvetica"/>
              <w:bCs/>
              <w:color w:val="000000"/>
              <w:sz w:val="24"/>
              <w:szCs w:val="24"/>
            </w:rPr>
          </w:rPrChange>
        </w:rPr>
        <w:t>7</w:t>
      </w:r>
      <w:r w:rsidR="00876E74" w:rsidRPr="00365026">
        <w:rPr>
          <w:rFonts w:ascii="Times New Roman" w:hAnsi="Times New Roman" w:cs="Times New Roman"/>
          <w:bCs/>
          <w:color w:val="000000"/>
          <w:sz w:val="24"/>
          <w:szCs w:val="24"/>
          <w:rPrChange w:id="2302" w:author="Jane Kohlhoff" w:date="2024-06-11T09:53:00Z" w16du:dateUtc="2024-06-10T23:53:00Z">
            <w:rPr>
              <w:rFonts w:ascii="Times" w:hAnsi="Times" w:cs="Helvetica"/>
              <w:bCs/>
              <w:color w:val="000000"/>
              <w:sz w:val="24"/>
              <w:szCs w:val="24"/>
            </w:rPr>
          </w:rPrChange>
        </w:rPr>
        <w:t xml:space="preserve"> COS-P groups were run and there were </w:t>
      </w:r>
      <w:r w:rsidR="00292917" w:rsidRPr="00365026">
        <w:rPr>
          <w:rFonts w:ascii="Times New Roman" w:hAnsi="Times New Roman" w:cs="Times New Roman"/>
          <w:bCs/>
          <w:color w:val="000000"/>
          <w:sz w:val="24"/>
          <w:szCs w:val="24"/>
          <w:rPrChange w:id="2303" w:author="Jane Kohlhoff" w:date="2024-06-11T09:53:00Z" w16du:dateUtc="2024-06-10T23:53:00Z">
            <w:rPr>
              <w:rFonts w:ascii="Times" w:hAnsi="Times" w:cs="Helvetica"/>
              <w:bCs/>
              <w:color w:val="000000"/>
              <w:sz w:val="24"/>
              <w:szCs w:val="24"/>
            </w:rPr>
          </w:rPrChange>
        </w:rPr>
        <w:t>7</w:t>
      </w:r>
      <w:r w:rsidR="00876E74" w:rsidRPr="00365026">
        <w:rPr>
          <w:rFonts w:ascii="Times New Roman" w:hAnsi="Times New Roman" w:cs="Times New Roman"/>
          <w:bCs/>
          <w:color w:val="000000"/>
          <w:sz w:val="24"/>
          <w:szCs w:val="24"/>
          <w:rPrChange w:id="2304" w:author="Jane Kohlhoff" w:date="2024-06-11T09:53:00Z" w16du:dateUtc="2024-06-10T23:53:00Z">
            <w:rPr>
              <w:rFonts w:ascii="Times" w:hAnsi="Times" w:cs="Helvetica"/>
              <w:bCs/>
              <w:color w:val="000000"/>
              <w:sz w:val="24"/>
              <w:szCs w:val="24"/>
            </w:rPr>
          </w:rPrChange>
        </w:rPr>
        <w:t xml:space="preserve"> different COS-P facilitators (professional backgrounds: Clinical Psychology, </w:t>
      </w:r>
      <w:r w:rsidR="00876E74" w:rsidRPr="00365026">
        <w:rPr>
          <w:rFonts w:ascii="Times New Roman" w:hAnsi="Times New Roman" w:cs="Times New Roman"/>
          <w:bCs/>
          <w:i/>
          <w:iCs/>
          <w:color w:val="000000"/>
          <w:sz w:val="24"/>
          <w:szCs w:val="24"/>
          <w:rPrChange w:id="2305" w:author="Jane Kohlhoff" w:date="2024-06-11T09:53:00Z" w16du:dateUtc="2024-06-10T23:53:00Z">
            <w:rPr>
              <w:rFonts w:ascii="Times" w:hAnsi="Times" w:cs="Helvetica"/>
              <w:bCs/>
              <w:i/>
              <w:iCs/>
              <w:color w:val="000000"/>
              <w:sz w:val="24"/>
              <w:szCs w:val="24"/>
            </w:rPr>
          </w:rPrChange>
        </w:rPr>
        <w:t>n</w:t>
      </w:r>
      <w:r w:rsidR="00876E74" w:rsidRPr="00365026">
        <w:rPr>
          <w:rFonts w:ascii="Times New Roman" w:hAnsi="Times New Roman" w:cs="Times New Roman"/>
          <w:bCs/>
          <w:color w:val="000000"/>
          <w:sz w:val="24"/>
          <w:szCs w:val="24"/>
          <w:rPrChange w:id="2306" w:author="Jane Kohlhoff" w:date="2024-06-11T09:53:00Z" w16du:dateUtc="2024-06-10T23:53:00Z">
            <w:rPr>
              <w:rFonts w:ascii="Times" w:hAnsi="Times" w:cs="Helvetica"/>
              <w:bCs/>
              <w:color w:val="000000"/>
              <w:sz w:val="24"/>
              <w:szCs w:val="24"/>
            </w:rPr>
          </w:rPrChange>
        </w:rPr>
        <w:t xml:space="preserve">=4; Psychiatry, </w:t>
      </w:r>
      <w:r w:rsidR="00876E74" w:rsidRPr="00365026">
        <w:rPr>
          <w:rFonts w:ascii="Times New Roman" w:hAnsi="Times New Roman" w:cs="Times New Roman"/>
          <w:bCs/>
          <w:i/>
          <w:iCs/>
          <w:color w:val="000000"/>
          <w:sz w:val="24"/>
          <w:szCs w:val="24"/>
          <w:rPrChange w:id="2307" w:author="Jane Kohlhoff" w:date="2024-06-11T09:53:00Z" w16du:dateUtc="2024-06-10T23:53:00Z">
            <w:rPr>
              <w:rFonts w:ascii="Times" w:hAnsi="Times" w:cs="Helvetica"/>
              <w:bCs/>
              <w:i/>
              <w:iCs/>
              <w:color w:val="000000"/>
              <w:sz w:val="24"/>
              <w:szCs w:val="24"/>
            </w:rPr>
          </w:rPrChange>
        </w:rPr>
        <w:t>n</w:t>
      </w:r>
      <w:r w:rsidR="00876E74" w:rsidRPr="00365026">
        <w:rPr>
          <w:rFonts w:ascii="Times New Roman" w:hAnsi="Times New Roman" w:cs="Times New Roman"/>
          <w:bCs/>
          <w:color w:val="000000"/>
          <w:sz w:val="24"/>
          <w:szCs w:val="24"/>
          <w:rPrChange w:id="2308" w:author="Jane Kohlhoff" w:date="2024-06-11T09:53:00Z" w16du:dateUtc="2024-06-10T23:53:00Z">
            <w:rPr>
              <w:rFonts w:ascii="Times" w:hAnsi="Times" w:cs="Helvetica"/>
              <w:bCs/>
              <w:color w:val="000000"/>
              <w:sz w:val="24"/>
              <w:szCs w:val="24"/>
            </w:rPr>
          </w:rPrChange>
        </w:rPr>
        <w:t xml:space="preserve">=1; Nursing, </w:t>
      </w:r>
      <w:r w:rsidR="00876E74" w:rsidRPr="00365026">
        <w:rPr>
          <w:rFonts w:ascii="Times New Roman" w:hAnsi="Times New Roman" w:cs="Times New Roman"/>
          <w:bCs/>
          <w:i/>
          <w:iCs/>
          <w:color w:val="000000"/>
          <w:sz w:val="24"/>
          <w:szCs w:val="24"/>
          <w:rPrChange w:id="2309" w:author="Jane Kohlhoff" w:date="2024-06-11T09:53:00Z" w16du:dateUtc="2024-06-10T23:53:00Z">
            <w:rPr>
              <w:rFonts w:ascii="Times" w:hAnsi="Times" w:cs="Helvetica"/>
              <w:bCs/>
              <w:i/>
              <w:iCs/>
              <w:color w:val="000000"/>
              <w:sz w:val="24"/>
              <w:szCs w:val="24"/>
            </w:rPr>
          </w:rPrChange>
        </w:rPr>
        <w:t>n</w:t>
      </w:r>
      <w:r w:rsidR="00876E74" w:rsidRPr="00365026">
        <w:rPr>
          <w:rFonts w:ascii="Times New Roman" w:hAnsi="Times New Roman" w:cs="Times New Roman"/>
          <w:bCs/>
          <w:color w:val="000000"/>
          <w:sz w:val="24"/>
          <w:szCs w:val="24"/>
          <w:rPrChange w:id="2310" w:author="Jane Kohlhoff" w:date="2024-06-11T09:53:00Z" w16du:dateUtc="2024-06-10T23:53:00Z">
            <w:rPr>
              <w:rFonts w:ascii="Times" w:hAnsi="Times" w:cs="Helvetica"/>
              <w:bCs/>
              <w:color w:val="000000"/>
              <w:sz w:val="24"/>
              <w:szCs w:val="24"/>
            </w:rPr>
          </w:rPrChange>
        </w:rPr>
        <w:t xml:space="preserve">=2). COS-P facilitators were chosen based on clinical availability at the time of the trial; all were clinicians employed and working in </w:t>
      </w:r>
      <w:del w:id="2311" w:author="Jane Kohlhoff" w:date="2024-06-11T08:45:00Z" w16du:dateUtc="2024-06-10T22:45:00Z">
        <w:r w:rsidR="00876E74" w:rsidRPr="00365026" w:rsidDel="00120EC7">
          <w:rPr>
            <w:rFonts w:ascii="Times New Roman" w:hAnsi="Times New Roman" w:cs="Times New Roman"/>
            <w:bCs/>
            <w:color w:val="000000"/>
            <w:sz w:val="24"/>
            <w:szCs w:val="24"/>
            <w:rPrChange w:id="2312" w:author="Jane Kohlhoff" w:date="2024-06-11T09:53:00Z" w16du:dateUtc="2024-06-10T23:53:00Z">
              <w:rPr>
                <w:rFonts w:ascii="Times" w:hAnsi="Times" w:cs="Helvetica"/>
                <w:bCs/>
                <w:color w:val="000000"/>
                <w:sz w:val="24"/>
                <w:szCs w:val="24"/>
              </w:rPr>
            </w:rPrChange>
          </w:rPr>
          <w:delText xml:space="preserve">the area of </w:delText>
        </w:r>
      </w:del>
      <w:r w:rsidR="00876E74" w:rsidRPr="00365026">
        <w:rPr>
          <w:rFonts w:ascii="Times New Roman" w:hAnsi="Times New Roman" w:cs="Times New Roman"/>
          <w:bCs/>
          <w:color w:val="000000"/>
          <w:sz w:val="24"/>
          <w:szCs w:val="24"/>
          <w:rPrChange w:id="2313" w:author="Jane Kohlhoff" w:date="2024-06-11T09:53:00Z" w16du:dateUtc="2024-06-10T23:53:00Z">
            <w:rPr>
              <w:rFonts w:ascii="Times" w:hAnsi="Times" w:cs="Helvetica"/>
              <w:bCs/>
              <w:color w:val="000000"/>
              <w:sz w:val="24"/>
              <w:szCs w:val="24"/>
            </w:rPr>
          </w:rPrChange>
        </w:rPr>
        <w:t xml:space="preserve">perinatal, infant and early childhood mental health at the Clinical service. </w:t>
      </w:r>
      <w:r w:rsidR="00F21C5A" w:rsidRPr="00365026">
        <w:rPr>
          <w:rFonts w:ascii="Times New Roman" w:hAnsi="Times New Roman" w:cs="Times New Roman"/>
          <w:bCs/>
          <w:color w:val="000000"/>
          <w:sz w:val="24"/>
          <w:szCs w:val="24"/>
          <w:rPrChange w:id="2314" w:author="Jane Kohlhoff" w:date="2024-06-11T09:53:00Z" w16du:dateUtc="2024-06-10T23:53:00Z">
            <w:rPr>
              <w:rFonts w:ascii="Times" w:hAnsi="Times" w:cs="Helvetica"/>
              <w:bCs/>
              <w:color w:val="000000"/>
              <w:sz w:val="24"/>
              <w:szCs w:val="24"/>
            </w:rPr>
          </w:rPrChange>
        </w:rPr>
        <w:t>To</w:t>
      </w:r>
      <w:r w:rsidR="00ED569D" w:rsidRPr="00365026">
        <w:rPr>
          <w:rFonts w:ascii="Times New Roman" w:hAnsi="Times New Roman" w:cs="Times New Roman"/>
          <w:bCs/>
          <w:color w:val="000000"/>
          <w:sz w:val="24"/>
          <w:szCs w:val="24"/>
          <w:rPrChange w:id="2315" w:author="Jane Kohlhoff" w:date="2024-06-11T09:53:00Z" w16du:dateUtc="2024-06-10T23:53:00Z">
            <w:rPr>
              <w:rFonts w:ascii="Times" w:hAnsi="Times" w:cs="Helvetica"/>
              <w:bCs/>
              <w:color w:val="000000"/>
              <w:sz w:val="24"/>
              <w:szCs w:val="24"/>
            </w:rPr>
          </w:rPrChange>
        </w:rPr>
        <w:t xml:space="preserve"> ensure that the COS-P groups had sufficient numbers of participants, they were attended by a mix of trial participants and non-trial participants with children in the same age range (who were referred from within the same clinic</w:t>
      </w:r>
      <w:ins w:id="2316" w:author="Jane Kohlhoff" w:date="2024-05-22T06:23:00Z" w16du:dateUtc="2024-05-21T20:23:00Z">
        <w:r w:rsidR="00676AE7" w:rsidRPr="00365026">
          <w:rPr>
            <w:rFonts w:ascii="Times New Roman" w:hAnsi="Times New Roman" w:cs="Times New Roman"/>
            <w:bCs/>
            <w:color w:val="000000"/>
            <w:sz w:val="24"/>
            <w:szCs w:val="24"/>
            <w:rPrChange w:id="2317" w:author="Jane Kohlhoff" w:date="2024-06-11T09:53:00Z" w16du:dateUtc="2024-06-10T23:53:00Z">
              <w:rPr>
                <w:rFonts w:ascii="Times" w:hAnsi="Times" w:cs="Helvetica"/>
                <w:bCs/>
                <w:color w:val="000000"/>
                <w:sz w:val="24"/>
                <w:szCs w:val="24"/>
              </w:rPr>
            </w:rPrChange>
          </w:rPr>
          <w:t>)</w:t>
        </w:r>
      </w:ins>
      <w:del w:id="2318" w:author="Jane Kohlhoff" w:date="2024-05-22T06:23:00Z" w16du:dateUtc="2024-05-21T20:23:00Z">
        <w:r w:rsidR="00ED569D" w:rsidRPr="00365026" w:rsidDel="00676AE7">
          <w:rPr>
            <w:rFonts w:ascii="Times New Roman" w:hAnsi="Times New Roman" w:cs="Times New Roman"/>
            <w:bCs/>
            <w:color w:val="000000"/>
            <w:sz w:val="24"/>
            <w:szCs w:val="24"/>
            <w:rPrChange w:id="2319" w:author="Jane Kohlhoff" w:date="2024-06-11T09:53:00Z" w16du:dateUtc="2024-06-10T23:53:00Z">
              <w:rPr>
                <w:rFonts w:ascii="Times" w:hAnsi="Times" w:cs="Helvetica"/>
                <w:bCs/>
                <w:color w:val="000000"/>
                <w:sz w:val="24"/>
                <w:szCs w:val="24"/>
              </w:rPr>
            </w:rPrChange>
          </w:rPr>
          <w:delText xml:space="preserve">). </w:delText>
        </w:r>
        <w:r w:rsidR="00ED569D" w:rsidRPr="00365026" w:rsidDel="00676AE7">
          <w:rPr>
            <w:rFonts w:ascii="Times New Roman" w:hAnsi="Times New Roman" w:cs="Times New Roman"/>
            <w:bCs/>
            <w:color w:val="000000"/>
            <w:sz w:val="24"/>
            <w:szCs w:val="24"/>
            <w:highlight w:val="yellow"/>
            <w:rPrChange w:id="2320" w:author="Jane Kohlhoff" w:date="2024-06-11T09:53:00Z" w16du:dateUtc="2024-06-10T23:53:00Z">
              <w:rPr>
                <w:rFonts w:ascii="Times" w:hAnsi="Times" w:cs="Helvetica"/>
                <w:bCs/>
                <w:color w:val="000000"/>
                <w:sz w:val="24"/>
                <w:szCs w:val="24"/>
                <w:highlight w:val="yellow"/>
              </w:rPr>
            </w:rPrChange>
          </w:rPr>
          <w:delText xml:space="preserve">The average number of participants in each group was XX (SD XX; range XX-XX). </w:delText>
        </w:r>
      </w:del>
      <w:r w:rsidR="00876E74" w:rsidRPr="00365026">
        <w:rPr>
          <w:rFonts w:ascii="Times New Roman" w:hAnsi="Times New Roman" w:cs="Times New Roman"/>
          <w:bCs/>
          <w:color w:val="000000"/>
          <w:sz w:val="24"/>
          <w:szCs w:val="24"/>
          <w:rPrChange w:id="2321" w:author="Jane Kohlhoff" w:date="2024-06-11T09:53:00Z" w16du:dateUtc="2024-06-10T23:53:00Z">
            <w:rPr>
              <w:rFonts w:ascii="Times" w:hAnsi="Times" w:cs="Helvetica"/>
              <w:bCs/>
              <w:color w:val="000000"/>
              <w:sz w:val="24"/>
              <w:szCs w:val="24"/>
            </w:rPr>
          </w:rPrChange>
        </w:rPr>
        <w:t xml:space="preserve">Childcare during the groups was provided on-site. </w:t>
      </w:r>
      <w:r w:rsidRPr="00365026">
        <w:rPr>
          <w:rFonts w:ascii="Times New Roman" w:hAnsi="Times New Roman" w:cs="Times New Roman"/>
          <w:bCs/>
          <w:color w:val="000000"/>
          <w:sz w:val="24"/>
          <w:szCs w:val="24"/>
          <w:rPrChange w:id="2322" w:author="Jane Kohlhoff" w:date="2024-06-11T09:53:00Z" w16du:dateUtc="2024-06-10T23:53:00Z">
            <w:rPr>
              <w:rFonts w:ascii="Times" w:hAnsi="Times" w:cs="Helvetica"/>
              <w:bCs/>
              <w:color w:val="000000"/>
              <w:sz w:val="24"/>
              <w:szCs w:val="24"/>
            </w:rPr>
          </w:rPrChange>
        </w:rPr>
        <w:t xml:space="preserve">Treatment fidelity </w:t>
      </w:r>
      <w:r w:rsidR="00ED569D" w:rsidRPr="00365026">
        <w:rPr>
          <w:rFonts w:ascii="Times New Roman" w:hAnsi="Times New Roman" w:cs="Times New Roman"/>
          <w:bCs/>
          <w:color w:val="000000"/>
          <w:sz w:val="24"/>
          <w:szCs w:val="24"/>
          <w:rPrChange w:id="2323" w:author="Jane Kohlhoff" w:date="2024-06-11T09:53:00Z" w16du:dateUtc="2024-06-10T23:53:00Z">
            <w:rPr>
              <w:rFonts w:ascii="Times" w:hAnsi="Times" w:cs="Helvetica"/>
              <w:bCs/>
              <w:color w:val="000000"/>
              <w:sz w:val="24"/>
              <w:szCs w:val="24"/>
            </w:rPr>
          </w:rPrChange>
        </w:rPr>
        <w:t>was</w:t>
      </w:r>
      <w:r w:rsidRPr="00365026">
        <w:rPr>
          <w:rFonts w:ascii="Times New Roman" w:hAnsi="Times New Roman" w:cs="Times New Roman"/>
          <w:bCs/>
          <w:color w:val="000000"/>
          <w:sz w:val="24"/>
          <w:szCs w:val="24"/>
          <w:rPrChange w:id="2324" w:author="Jane Kohlhoff" w:date="2024-06-11T09:53:00Z" w16du:dateUtc="2024-06-10T23:53:00Z">
            <w:rPr>
              <w:rFonts w:ascii="Times" w:hAnsi="Times" w:cs="Helvetica"/>
              <w:bCs/>
              <w:color w:val="000000"/>
              <w:sz w:val="24"/>
              <w:szCs w:val="24"/>
            </w:rPr>
          </w:rPrChange>
        </w:rPr>
        <w:t xml:space="preserve"> maximized </w:t>
      </w:r>
      <w:r w:rsidR="00533C28" w:rsidRPr="00365026">
        <w:rPr>
          <w:rFonts w:ascii="Times New Roman" w:hAnsi="Times New Roman" w:cs="Times New Roman"/>
          <w:bCs/>
          <w:color w:val="000000"/>
          <w:sz w:val="24"/>
          <w:szCs w:val="24"/>
          <w:rPrChange w:id="2325" w:author="Jane Kohlhoff" w:date="2024-06-11T09:53:00Z" w16du:dateUtc="2024-06-10T23:53:00Z">
            <w:rPr>
              <w:rFonts w:ascii="Times" w:hAnsi="Times" w:cs="Helvetica"/>
              <w:bCs/>
              <w:color w:val="000000"/>
              <w:sz w:val="24"/>
              <w:szCs w:val="24"/>
            </w:rPr>
          </w:rPrChange>
        </w:rPr>
        <w:t>using</w:t>
      </w:r>
      <w:r w:rsidRPr="00365026">
        <w:rPr>
          <w:rFonts w:ascii="Times New Roman" w:hAnsi="Times New Roman" w:cs="Times New Roman"/>
          <w:bCs/>
          <w:color w:val="000000"/>
          <w:sz w:val="24"/>
          <w:szCs w:val="24"/>
          <w:rPrChange w:id="2326" w:author="Jane Kohlhoff" w:date="2024-06-11T09:53:00Z" w16du:dateUtc="2024-06-10T23:53:00Z">
            <w:rPr>
              <w:rFonts w:ascii="Times" w:hAnsi="Times" w:cs="Helvetica"/>
              <w:bCs/>
              <w:color w:val="000000"/>
              <w:sz w:val="24"/>
              <w:szCs w:val="24"/>
            </w:rPr>
          </w:rPrChange>
        </w:rPr>
        <w:t xml:space="preserve"> (</w:t>
      </w:r>
      <w:proofErr w:type="spellStart"/>
      <w:r w:rsidRPr="00365026">
        <w:rPr>
          <w:rFonts w:ascii="Times New Roman" w:hAnsi="Times New Roman" w:cs="Times New Roman"/>
          <w:bCs/>
          <w:color w:val="000000"/>
          <w:sz w:val="24"/>
          <w:szCs w:val="24"/>
          <w:rPrChange w:id="2327" w:author="Jane Kohlhoff" w:date="2024-06-11T09:53:00Z" w16du:dateUtc="2024-06-10T23:53:00Z">
            <w:rPr>
              <w:rFonts w:ascii="Times" w:hAnsi="Times" w:cs="Helvetica"/>
              <w:bCs/>
              <w:color w:val="000000"/>
              <w:sz w:val="24"/>
              <w:szCs w:val="24"/>
            </w:rPr>
          </w:rPrChange>
        </w:rPr>
        <w:t>i</w:t>
      </w:r>
      <w:proofErr w:type="spellEnd"/>
      <w:r w:rsidRPr="00365026">
        <w:rPr>
          <w:rFonts w:ascii="Times New Roman" w:hAnsi="Times New Roman" w:cs="Times New Roman"/>
          <w:bCs/>
          <w:color w:val="000000"/>
          <w:sz w:val="24"/>
          <w:szCs w:val="24"/>
          <w:rPrChange w:id="2328" w:author="Jane Kohlhoff" w:date="2024-06-11T09:53:00Z" w16du:dateUtc="2024-06-10T23:53:00Z">
            <w:rPr>
              <w:rFonts w:ascii="Times" w:hAnsi="Times" w:cs="Helvetica"/>
              <w:bCs/>
              <w:color w:val="000000"/>
              <w:sz w:val="24"/>
              <w:szCs w:val="24"/>
            </w:rPr>
          </w:rPrChange>
        </w:rPr>
        <w:t xml:space="preserve">) fidelity checklists, completed individually by each of the group facilitators at the end of each session, and (ii) 1-hour clinical reflective supervision sessions, provided to the group facilitators twice </w:t>
      </w:r>
      <w:proofErr w:type="gramStart"/>
      <w:r w:rsidRPr="00365026">
        <w:rPr>
          <w:rFonts w:ascii="Times New Roman" w:hAnsi="Times New Roman" w:cs="Times New Roman"/>
          <w:bCs/>
          <w:color w:val="000000"/>
          <w:sz w:val="24"/>
          <w:szCs w:val="24"/>
          <w:rPrChange w:id="2329" w:author="Jane Kohlhoff" w:date="2024-06-11T09:53:00Z" w16du:dateUtc="2024-06-10T23:53:00Z">
            <w:rPr>
              <w:rFonts w:ascii="Times" w:hAnsi="Times" w:cs="Helvetica"/>
              <w:bCs/>
              <w:color w:val="000000"/>
              <w:sz w:val="24"/>
              <w:szCs w:val="24"/>
            </w:rPr>
          </w:rPrChange>
        </w:rPr>
        <w:t>during the course of</w:t>
      </w:r>
      <w:proofErr w:type="gramEnd"/>
      <w:r w:rsidRPr="00365026">
        <w:rPr>
          <w:rFonts w:ascii="Times New Roman" w:hAnsi="Times New Roman" w:cs="Times New Roman"/>
          <w:bCs/>
          <w:color w:val="000000"/>
          <w:sz w:val="24"/>
          <w:szCs w:val="24"/>
          <w:rPrChange w:id="2330" w:author="Jane Kohlhoff" w:date="2024-06-11T09:53:00Z" w16du:dateUtc="2024-06-10T23:53:00Z">
            <w:rPr>
              <w:rFonts w:ascii="Times" w:hAnsi="Times" w:cs="Helvetica"/>
              <w:bCs/>
              <w:color w:val="000000"/>
              <w:sz w:val="24"/>
              <w:szCs w:val="24"/>
            </w:rPr>
          </w:rPrChange>
        </w:rPr>
        <w:t xml:space="preserve"> each group program by an experienced COS-P facilitator and clinical supervisor.</w:t>
      </w:r>
    </w:p>
    <w:p w14:paraId="67466213" w14:textId="758A2AD0" w:rsidR="00F005FF" w:rsidRPr="00365026" w:rsidRDefault="00F005FF" w:rsidP="00F005FF">
      <w:pPr>
        <w:spacing w:line="480" w:lineRule="auto"/>
        <w:ind w:firstLine="720"/>
        <w:contextualSpacing/>
        <w:rPr>
          <w:rFonts w:ascii="Times New Roman" w:hAnsi="Times New Roman" w:cs="Times New Roman"/>
          <w:color w:val="000000"/>
          <w:sz w:val="24"/>
          <w:szCs w:val="24"/>
          <w:lang w:val="en-US"/>
          <w:rPrChange w:id="2331" w:author="Jane Kohlhoff" w:date="2024-06-11T09:53:00Z" w16du:dateUtc="2024-06-10T23:53:00Z">
            <w:rPr>
              <w:rFonts w:ascii="Times" w:hAnsi="Times" w:cs="Times"/>
              <w:color w:val="000000"/>
              <w:sz w:val="24"/>
              <w:szCs w:val="24"/>
              <w:lang w:val="en-US"/>
            </w:rPr>
          </w:rPrChange>
        </w:rPr>
      </w:pPr>
      <w:r w:rsidRPr="00365026">
        <w:rPr>
          <w:rFonts w:ascii="Times New Roman" w:hAnsi="Times New Roman" w:cs="Times New Roman"/>
          <w:i/>
          <w:color w:val="000000"/>
          <w:sz w:val="24"/>
          <w:szCs w:val="24"/>
          <w:rPrChange w:id="2332" w:author="Jane Kohlhoff" w:date="2024-06-11T09:53:00Z" w16du:dateUtc="2024-06-10T23:53:00Z">
            <w:rPr>
              <w:rFonts w:ascii="Times" w:hAnsi="Times" w:cs="Helvetica"/>
              <w:i/>
              <w:color w:val="000000"/>
              <w:sz w:val="24"/>
              <w:szCs w:val="24"/>
            </w:rPr>
          </w:rPrChange>
        </w:rPr>
        <w:t>Waitlist</w:t>
      </w:r>
      <w:r w:rsidR="00EE2756" w:rsidRPr="00365026">
        <w:rPr>
          <w:rFonts w:ascii="Times New Roman" w:hAnsi="Times New Roman" w:cs="Times New Roman"/>
          <w:i/>
          <w:color w:val="000000"/>
          <w:sz w:val="24"/>
          <w:szCs w:val="24"/>
          <w:rPrChange w:id="2333" w:author="Jane Kohlhoff" w:date="2024-06-11T09:53:00Z" w16du:dateUtc="2024-06-10T23:53:00Z">
            <w:rPr>
              <w:rFonts w:ascii="Times" w:hAnsi="Times" w:cs="Helvetica"/>
              <w:i/>
              <w:color w:val="000000"/>
              <w:sz w:val="24"/>
              <w:szCs w:val="24"/>
            </w:rPr>
          </w:rPrChange>
        </w:rPr>
        <w:t xml:space="preserve"> Controls</w:t>
      </w:r>
      <w:r w:rsidRPr="00365026">
        <w:rPr>
          <w:rFonts w:ascii="Times New Roman" w:hAnsi="Times New Roman" w:cs="Times New Roman"/>
          <w:i/>
          <w:color w:val="000000"/>
          <w:sz w:val="24"/>
          <w:szCs w:val="24"/>
          <w:rPrChange w:id="2334" w:author="Jane Kohlhoff" w:date="2024-06-11T09:53:00Z" w16du:dateUtc="2024-06-10T23:53:00Z">
            <w:rPr>
              <w:rFonts w:ascii="Times" w:hAnsi="Times" w:cs="Helvetica"/>
              <w:i/>
              <w:color w:val="000000"/>
              <w:sz w:val="24"/>
              <w:szCs w:val="24"/>
            </w:rPr>
          </w:rPrChange>
        </w:rPr>
        <w:t>.</w:t>
      </w:r>
      <w:r w:rsidRPr="00365026">
        <w:rPr>
          <w:rFonts w:ascii="Times New Roman" w:hAnsi="Times New Roman" w:cs="Times New Roman"/>
          <w:color w:val="000000"/>
          <w:sz w:val="24"/>
          <w:szCs w:val="24"/>
          <w:rPrChange w:id="2335" w:author="Jane Kohlhoff" w:date="2024-06-11T09:53:00Z" w16du:dateUtc="2024-06-10T23:53:00Z">
            <w:rPr>
              <w:rFonts w:ascii="Times" w:hAnsi="Times" w:cs="Helvetica"/>
              <w:color w:val="000000"/>
              <w:sz w:val="24"/>
              <w:szCs w:val="24"/>
            </w:rPr>
          </w:rPrChange>
        </w:rPr>
        <w:t xml:space="preserve"> Participants allocated to </w:t>
      </w:r>
      <w:r w:rsidR="00ED569D" w:rsidRPr="00365026">
        <w:rPr>
          <w:rFonts w:ascii="Times New Roman" w:hAnsi="Times New Roman" w:cs="Times New Roman"/>
          <w:color w:val="000000"/>
          <w:sz w:val="24"/>
          <w:szCs w:val="24"/>
          <w:rPrChange w:id="2336" w:author="Jane Kohlhoff" w:date="2024-06-11T09:53:00Z" w16du:dateUtc="2024-06-10T23:53:00Z">
            <w:rPr>
              <w:rFonts w:ascii="Times" w:hAnsi="Times" w:cs="Helvetica"/>
              <w:color w:val="000000"/>
              <w:sz w:val="24"/>
              <w:szCs w:val="24"/>
            </w:rPr>
          </w:rPrChange>
        </w:rPr>
        <w:t xml:space="preserve">the waitlist control condition </w:t>
      </w:r>
      <w:r w:rsidRPr="00365026">
        <w:rPr>
          <w:rFonts w:ascii="Times New Roman" w:hAnsi="Times New Roman" w:cs="Times New Roman"/>
          <w:color w:val="000000"/>
          <w:sz w:val="24"/>
          <w:szCs w:val="24"/>
          <w:rPrChange w:id="2337" w:author="Jane Kohlhoff" w:date="2024-06-11T09:53:00Z" w16du:dateUtc="2024-06-10T23:53:00Z">
            <w:rPr>
              <w:rFonts w:ascii="Times" w:hAnsi="Times" w:cs="Helvetica"/>
              <w:color w:val="000000"/>
              <w:sz w:val="24"/>
              <w:szCs w:val="24"/>
            </w:rPr>
          </w:rPrChange>
        </w:rPr>
        <w:t>complete</w:t>
      </w:r>
      <w:r w:rsidR="00ED569D" w:rsidRPr="00365026">
        <w:rPr>
          <w:rFonts w:ascii="Times New Roman" w:hAnsi="Times New Roman" w:cs="Times New Roman"/>
          <w:color w:val="000000"/>
          <w:sz w:val="24"/>
          <w:szCs w:val="24"/>
          <w:rPrChange w:id="2338" w:author="Jane Kohlhoff" w:date="2024-06-11T09:53:00Z" w16du:dateUtc="2024-06-10T23:53:00Z">
            <w:rPr>
              <w:rFonts w:ascii="Times" w:hAnsi="Times" w:cs="Helvetica"/>
              <w:color w:val="000000"/>
              <w:sz w:val="24"/>
              <w:szCs w:val="24"/>
            </w:rPr>
          </w:rPrChange>
        </w:rPr>
        <w:t>d</w:t>
      </w:r>
      <w:r w:rsidRPr="00365026">
        <w:rPr>
          <w:rFonts w:ascii="Times New Roman" w:hAnsi="Times New Roman" w:cs="Times New Roman"/>
          <w:color w:val="000000"/>
          <w:sz w:val="24"/>
          <w:szCs w:val="24"/>
          <w:rPrChange w:id="2339" w:author="Jane Kohlhoff" w:date="2024-06-11T09:53:00Z" w16du:dateUtc="2024-06-10T23:53:00Z">
            <w:rPr>
              <w:rFonts w:ascii="Times" w:hAnsi="Times" w:cs="Helvetica"/>
              <w:color w:val="000000"/>
              <w:sz w:val="24"/>
              <w:szCs w:val="24"/>
            </w:rPr>
          </w:rPrChange>
        </w:rPr>
        <w:t xml:space="preserve"> the T1 assessment </w:t>
      </w:r>
      <w:r w:rsidR="00ED569D" w:rsidRPr="00365026">
        <w:rPr>
          <w:rFonts w:ascii="Times New Roman" w:hAnsi="Times New Roman" w:cs="Times New Roman"/>
          <w:color w:val="000000"/>
          <w:sz w:val="24"/>
          <w:szCs w:val="24"/>
          <w:rPrChange w:id="2340" w:author="Jane Kohlhoff" w:date="2024-06-11T09:53:00Z" w16du:dateUtc="2024-06-10T23:53:00Z">
            <w:rPr>
              <w:rFonts w:ascii="Times" w:hAnsi="Times" w:cs="Helvetica"/>
              <w:color w:val="000000"/>
              <w:sz w:val="24"/>
              <w:szCs w:val="24"/>
            </w:rPr>
          </w:rPrChange>
        </w:rPr>
        <w:t xml:space="preserve">and then </w:t>
      </w:r>
      <w:r w:rsidRPr="00365026">
        <w:rPr>
          <w:rFonts w:ascii="Times New Roman" w:hAnsi="Times New Roman" w:cs="Times New Roman"/>
          <w:color w:val="000000"/>
          <w:sz w:val="24"/>
          <w:szCs w:val="24"/>
          <w:rPrChange w:id="2341" w:author="Jane Kohlhoff" w:date="2024-06-11T09:53:00Z" w16du:dateUtc="2024-06-10T23:53:00Z">
            <w:rPr>
              <w:rFonts w:ascii="Times" w:hAnsi="Times" w:cs="Helvetica"/>
              <w:color w:val="000000"/>
              <w:sz w:val="24"/>
              <w:szCs w:val="24"/>
            </w:rPr>
          </w:rPrChange>
        </w:rPr>
        <w:t>no treatment for 8-</w:t>
      </w:r>
      <w:r w:rsidR="00ED569D" w:rsidRPr="00365026">
        <w:rPr>
          <w:rFonts w:ascii="Times New Roman" w:hAnsi="Times New Roman" w:cs="Times New Roman"/>
          <w:color w:val="000000"/>
          <w:sz w:val="24"/>
          <w:szCs w:val="24"/>
          <w:rPrChange w:id="2342" w:author="Jane Kohlhoff" w:date="2024-06-11T09:53:00Z" w16du:dateUtc="2024-06-10T23:53:00Z">
            <w:rPr>
              <w:rFonts w:ascii="Times" w:hAnsi="Times" w:cs="Helvetica"/>
              <w:color w:val="000000"/>
              <w:sz w:val="24"/>
              <w:szCs w:val="24"/>
            </w:rPr>
          </w:rPrChange>
        </w:rPr>
        <w:t>weeks</w:t>
      </w:r>
      <w:r w:rsidRPr="00365026">
        <w:rPr>
          <w:rFonts w:ascii="Times New Roman" w:hAnsi="Times New Roman" w:cs="Times New Roman"/>
          <w:color w:val="000000"/>
          <w:sz w:val="24"/>
          <w:szCs w:val="24"/>
          <w:rPrChange w:id="2343" w:author="Jane Kohlhoff" w:date="2024-06-11T09:53:00Z" w16du:dateUtc="2024-06-10T23:53:00Z">
            <w:rPr>
              <w:rFonts w:ascii="Times" w:hAnsi="Times" w:cs="Helvetica"/>
              <w:color w:val="000000"/>
              <w:sz w:val="24"/>
              <w:szCs w:val="24"/>
            </w:rPr>
          </w:rPrChange>
        </w:rPr>
        <w:t xml:space="preserve">. They </w:t>
      </w:r>
      <w:r w:rsidR="00ED569D" w:rsidRPr="00365026">
        <w:rPr>
          <w:rFonts w:ascii="Times New Roman" w:hAnsi="Times New Roman" w:cs="Times New Roman"/>
          <w:color w:val="000000"/>
          <w:sz w:val="24"/>
          <w:szCs w:val="24"/>
          <w:rPrChange w:id="2344" w:author="Jane Kohlhoff" w:date="2024-06-11T09:53:00Z" w16du:dateUtc="2024-06-10T23:53:00Z">
            <w:rPr>
              <w:rFonts w:ascii="Times" w:hAnsi="Times" w:cs="Helvetica"/>
              <w:color w:val="000000"/>
              <w:sz w:val="24"/>
              <w:szCs w:val="24"/>
            </w:rPr>
          </w:rPrChange>
        </w:rPr>
        <w:t>then</w:t>
      </w:r>
      <w:r w:rsidRPr="00365026">
        <w:rPr>
          <w:rFonts w:ascii="Times New Roman" w:hAnsi="Times New Roman" w:cs="Times New Roman"/>
          <w:color w:val="000000"/>
          <w:sz w:val="24"/>
          <w:szCs w:val="24"/>
          <w:rPrChange w:id="2345" w:author="Jane Kohlhoff" w:date="2024-06-11T09:53:00Z" w16du:dateUtc="2024-06-10T23:53:00Z">
            <w:rPr>
              <w:rFonts w:ascii="Times" w:hAnsi="Times" w:cs="Helvetica"/>
              <w:color w:val="000000"/>
              <w:sz w:val="24"/>
              <w:szCs w:val="24"/>
            </w:rPr>
          </w:rPrChange>
        </w:rPr>
        <w:t xml:space="preserve"> complete</w:t>
      </w:r>
      <w:r w:rsidR="00ED569D" w:rsidRPr="00365026">
        <w:rPr>
          <w:rFonts w:ascii="Times New Roman" w:hAnsi="Times New Roman" w:cs="Times New Roman"/>
          <w:color w:val="000000"/>
          <w:sz w:val="24"/>
          <w:szCs w:val="24"/>
          <w:rPrChange w:id="2346" w:author="Jane Kohlhoff" w:date="2024-06-11T09:53:00Z" w16du:dateUtc="2024-06-10T23:53:00Z">
            <w:rPr>
              <w:rFonts w:ascii="Times" w:hAnsi="Times" w:cs="Helvetica"/>
              <w:color w:val="000000"/>
              <w:sz w:val="24"/>
              <w:szCs w:val="24"/>
            </w:rPr>
          </w:rPrChange>
        </w:rPr>
        <w:t>d</w:t>
      </w:r>
      <w:r w:rsidRPr="00365026">
        <w:rPr>
          <w:rFonts w:ascii="Times New Roman" w:hAnsi="Times New Roman" w:cs="Times New Roman"/>
          <w:color w:val="000000"/>
          <w:sz w:val="24"/>
          <w:szCs w:val="24"/>
          <w:rPrChange w:id="2347" w:author="Jane Kohlhoff" w:date="2024-06-11T09:53:00Z" w16du:dateUtc="2024-06-10T23:53:00Z">
            <w:rPr>
              <w:rFonts w:ascii="Times" w:hAnsi="Times" w:cs="Helvetica"/>
              <w:color w:val="000000"/>
              <w:sz w:val="24"/>
              <w:szCs w:val="24"/>
            </w:rPr>
          </w:rPrChange>
        </w:rPr>
        <w:t xml:space="preserve"> the T2 assessment,</w:t>
      </w:r>
      <w:r w:rsidR="00ED569D" w:rsidRPr="00365026">
        <w:rPr>
          <w:rFonts w:ascii="Times New Roman" w:hAnsi="Times New Roman" w:cs="Times New Roman"/>
          <w:color w:val="000000"/>
          <w:sz w:val="24"/>
          <w:szCs w:val="24"/>
          <w:rPrChange w:id="2348"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sz w:val="24"/>
          <w:szCs w:val="24"/>
          <w:rPrChange w:id="2349" w:author="Jane Kohlhoff" w:date="2024-06-11T09:53:00Z" w16du:dateUtc="2024-06-10T23:53:00Z">
            <w:rPr>
              <w:rFonts w:ascii="Times" w:hAnsi="Times" w:cs="Helvetica"/>
              <w:color w:val="000000"/>
              <w:sz w:val="24"/>
              <w:szCs w:val="24"/>
            </w:rPr>
          </w:rPrChange>
        </w:rPr>
        <w:t>represent</w:t>
      </w:r>
      <w:r w:rsidR="00ED569D" w:rsidRPr="00365026">
        <w:rPr>
          <w:rFonts w:ascii="Times New Roman" w:hAnsi="Times New Roman" w:cs="Times New Roman"/>
          <w:color w:val="000000"/>
          <w:sz w:val="24"/>
          <w:szCs w:val="24"/>
          <w:rPrChange w:id="2350" w:author="Jane Kohlhoff" w:date="2024-06-11T09:53:00Z" w16du:dateUtc="2024-06-10T23:53:00Z">
            <w:rPr>
              <w:rFonts w:ascii="Times" w:hAnsi="Times" w:cs="Helvetica"/>
              <w:color w:val="000000"/>
              <w:sz w:val="24"/>
              <w:szCs w:val="24"/>
            </w:rPr>
          </w:rPrChange>
        </w:rPr>
        <w:t>ing</w:t>
      </w:r>
      <w:r w:rsidRPr="00365026">
        <w:rPr>
          <w:rFonts w:ascii="Times New Roman" w:hAnsi="Times New Roman" w:cs="Times New Roman"/>
          <w:color w:val="000000"/>
          <w:sz w:val="24"/>
          <w:szCs w:val="24"/>
          <w:rPrChange w:id="2351" w:author="Jane Kohlhoff" w:date="2024-06-11T09:53:00Z" w16du:dateUtc="2024-06-10T23:53:00Z">
            <w:rPr>
              <w:rFonts w:ascii="Times" w:hAnsi="Times" w:cs="Helvetica"/>
              <w:color w:val="000000"/>
              <w:sz w:val="24"/>
              <w:szCs w:val="24"/>
            </w:rPr>
          </w:rPrChange>
        </w:rPr>
        <w:t xml:space="preserve"> the completion of their participation in the study. </w:t>
      </w:r>
      <w:commentRangeStart w:id="2352"/>
      <w:commentRangeStart w:id="2353"/>
      <w:r w:rsidR="00360053" w:rsidRPr="00365026">
        <w:rPr>
          <w:rFonts w:ascii="Times New Roman" w:hAnsi="Times New Roman" w:cs="Times New Roman"/>
          <w:color w:val="000000"/>
          <w:sz w:val="24"/>
          <w:szCs w:val="24"/>
          <w:rPrChange w:id="2354" w:author="Jane Kohlhoff" w:date="2024-06-11T09:53:00Z" w16du:dateUtc="2024-06-10T23:53:00Z">
            <w:rPr>
              <w:rFonts w:ascii="Times" w:hAnsi="Times" w:cs="Helvetica"/>
              <w:color w:val="000000"/>
              <w:sz w:val="24"/>
              <w:szCs w:val="24"/>
            </w:rPr>
          </w:rPrChange>
        </w:rPr>
        <w:t xml:space="preserve">Participants </w:t>
      </w:r>
      <w:r w:rsidRPr="00365026">
        <w:rPr>
          <w:rFonts w:ascii="Times New Roman" w:hAnsi="Times New Roman" w:cs="Times New Roman"/>
          <w:color w:val="000000"/>
          <w:sz w:val="24"/>
          <w:szCs w:val="24"/>
          <w:rPrChange w:id="2355" w:author="Jane Kohlhoff" w:date="2024-06-11T09:53:00Z" w16du:dateUtc="2024-06-10T23:53:00Z">
            <w:rPr>
              <w:rFonts w:ascii="Times" w:hAnsi="Times" w:cs="Helvetica"/>
              <w:color w:val="000000"/>
              <w:sz w:val="24"/>
              <w:szCs w:val="24"/>
            </w:rPr>
          </w:rPrChange>
        </w:rPr>
        <w:t xml:space="preserve">allocated to the waitlist condition </w:t>
      </w:r>
      <w:r w:rsidR="00360053" w:rsidRPr="00365026">
        <w:rPr>
          <w:rFonts w:ascii="Times New Roman" w:hAnsi="Times New Roman" w:cs="Times New Roman"/>
          <w:color w:val="000000"/>
          <w:sz w:val="24"/>
          <w:szCs w:val="24"/>
          <w:rPrChange w:id="2356" w:author="Jane Kohlhoff" w:date="2024-06-11T09:53:00Z" w16du:dateUtc="2024-06-10T23:53:00Z">
            <w:rPr>
              <w:rFonts w:ascii="Times" w:hAnsi="Times" w:cs="Helvetica"/>
              <w:color w:val="000000"/>
              <w:sz w:val="24"/>
              <w:szCs w:val="24"/>
            </w:rPr>
          </w:rPrChange>
        </w:rPr>
        <w:t>were</w:t>
      </w:r>
      <w:r w:rsidRPr="00365026">
        <w:rPr>
          <w:rFonts w:ascii="Times New Roman" w:hAnsi="Times New Roman" w:cs="Times New Roman"/>
          <w:color w:val="000000"/>
          <w:sz w:val="24"/>
          <w:szCs w:val="24"/>
          <w:rPrChange w:id="2357" w:author="Jane Kohlhoff" w:date="2024-06-11T09:53:00Z" w16du:dateUtc="2024-06-10T23:53:00Z">
            <w:rPr>
              <w:rFonts w:ascii="Times" w:hAnsi="Times" w:cs="Helvetica"/>
              <w:color w:val="000000"/>
              <w:sz w:val="24"/>
              <w:szCs w:val="24"/>
            </w:rPr>
          </w:rPrChange>
        </w:rPr>
        <w:t xml:space="preserve"> offered the opportunity to receive PCIT-T or COS-P (</w:t>
      </w:r>
      <w:r w:rsidR="00360053" w:rsidRPr="00365026">
        <w:rPr>
          <w:rFonts w:ascii="Times New Roman" w:hAnsi="Times New Roman" w:cs="Times New Roman"/>
          <w:color w:val="000000"/>
          <w:sz w:val="24"/>
          <w:szCs w:val="24"/>
          <w:rPrChange w:id="2358" w:author="Jane Kohlhoff" w:date="2024-06-11T09:53:00Z" w16du:dateUtc="2024-06-10T23:53:00Z">
            <w:rPr>
              <w:rFonts w:ascii="Times" w:hAnsi="Times" w:cs="Helvetica"/>
              <w:color w:val="000000"/>
              <w:sz w:val="24"/>
              <w:szCs w:val="24"/>
            </w:rPr>
          </w:rPrChange>
        </w:rPr>
        <w:t>their</w:t>
      </w:r>
      <w:r w:rsidRPr="00365026">
        <w:rPr>
          <w:rFonts w:ascii="Times New Roman" w:hAnsi="Times New Roman" w:cs="Times New Roman"/>
          <w:color w:val="000000"/>
          <w:sz w:val="24"/>
          <w:szCs w:val="24"/>
          <w:rPrChange w:id="2359" w:author="Jane Kohlhoff" w:date="2024-06-11T09:53:00Z" w16du:dateUtc="2024-06-10T23:53:00Z">
            <w:rPr>
              <w:rFonts w:ascii="Times" w:hAnsi="Times" w:cs="Helvetica"/>
              <w:color w:val="000000"/>
              <w:sz w:val="24"/>
              <w:szCs w:val="24"/>
            </w:rPr>
          </w:rPrChange>
        </w:rPr>
        <w:t xml:space="preserve"> cho</w:t>
      </w:r>
      <w:r w:rsidR="00360053" w:rsidRPr="00365026">
        <w:rPr>
          <w:rFonts w:ascii="Times New Roman" w:hAnsi="Times New Roman" w:cs="Times New Roman"/>
          <w:color w:val="000000"/>
          <w:sz w:val="24"/>
          <w:szCs w:val="24"/>
          <w:rPrChange w:id="2360" w:author="Jane Kohlhoff" w:date="2024-06-11T09:53:00Z" w16du:dateUtc="2024-06-10T23:53:00Z">
            <w:rPr>
              <w:rFonts w:ascii="Times" w:hAnsi="Times" w:cs="Helvetica"/>
              <w:color w:val="000000"/>
              <w:sz w:val="24"/>
              <w:szCs w:val="24"/>
            </w:rPr>
          </w:rPrChange>
        </w:rPr>
        <w:t>ice</w:t>
      </w:r>
      <w:r w:rsidRPr="00365026">
        <w:rPr>
          <w:rFonts w:ascii="Times New Roman" w:hAnsi="Times New Roman" w:cs="Times New Roman"/>
          <w:color w:val="000000"/>
          <w:sz w:val="24"/>
          <w:szCs w:val="24"/>
          <w:rPrChange w:id="2361" w:author="Jane Kohlhoff" w:date="2024-06-11T09:53:00Z" w16du:dateUtc="2024-06-10T23:53:00Z">
            <w:rPr>
              <w:rFonts w:ascii="Times" w:hAnsi="Times" w:cs="Helvetica"/>
              <w:color w:val="000000"/>
              <w:sz w:val="24"/>
              <w:szCs w:val="24"/>
            </w:rPr>
          </w:rPrChange>
        </w:rPr>
        <w:t>) at the completion of the T2 assessment</w:t>
      </w:r>
      <w:r w:rsidR="00360053" w:rsidRPr="00365026">
        <w:rPr>
          <w:rFonts w:ascii="Times New Roman" w:hAnsi="Times New Roman" w:cs="Times New Roman"/>
          <w:color w:val="000000"/>
          <w:sz w:val="24"/>
          <w:szCs w:val="24"/>
          <w:rPrChange w:id="2362" w:author="Jane Kohlhoff" w:date="2024-06-11T09:53:00Z" w16du:dateUtc="2024-06-10T23:53:00Z">
            <w:rPr>
              <w:rFonts w:ascii="Times" w:hAnsi="Times" w:cs="Helvetica"/>
              <w:color w:val="000000"/>
              <w:sz w:val="24"/>
              <w:szCs w:val="24"/>
            </w:rPr>
          </w:rPrChange>
        </w:rPr>
        <w:t xml:space="preserve"> (not as part of the trial)</w:t>
      </w:r>
      <w:r w:rsidRPr="00365026">
        <w:rPr>
          <w:rFonts w:ascii="Times New Roman" w:hAnsi="Times New Roman" w:cs="Times New Roman"/>
          <w:color w:val="000000"/>
          <w:sz w:val="24"/>
          <w:szCs w:val="24"/>
          <w:rPrChange w:id="2363" w:author="Jane Kohlhoff" w:date="2024-06-11T09:53:00Z" w16du:dateUtc="2024-06-10T23:53:00Z">
            <w:rPr>
              <w:rFonts w:ascii="Times" w:hAnsi="Times" w:cs="Helvetica"/>
              <w:color w:val="000000"/>
              <w:sz w:val="24"/>
              <w:szCs w:val="24"/>
            </w:rPr>
          </w:rPrChange>
        </w:rPr>
        <w:t>.</w:t>
      </w:r>
      <w:commentRangeEnd w:id="2352"/>
      <w:r w:rsidR="00C54F16" w:rsidRPr="00365026">
        <w:rPr>
          <w:rStyle w:val="CommentReference"/>
          <w:rFonts w:ascii="Times New Roman" w:hAnsi="Times New Roman" w:cs="Times New Roman"/>
          <w:rPrChange w:id="2364" w:author="Jane Kohlhoff" w:date="2024-06-11T09:53:00Z" w16du:dateUtc="2024-06-10T23:53:00Z">
            <w:rPr>
              <w:rStyle w:val="CommentReference"/>
            </w:rPr>
          </w:rPrChange>
        </w:rPr>
        <w:commentReference w:id="2352"/>
      </w:r>
      <w:commentRangeEnd w:id="2353"/>
      <w:r w:rsidR="006C0F96">
        <w:rPr>
          <w:rStyle w:val="CommentReference"/>
        </w:rPr>
        <w:commentReference w:id="2353"/>
      </w:r>
    </w:p>
    <w:p w14:paraId="122D6672" w14:textId="77777777" w:rsidR="00F005FF" w:rsidRPr="00365026" w:rsidRDefault="00F005FF" w:rsidP="00F005FF">
      <w:pPr>
        <w:spacing w:line="480" w:lineRule="auto"/>
        <w:contextualSpacing/>
        <w:rPr>
          <w:rFonts w:ascii="Times New Roman" w:eastAsiaTheme="majorEastAsia" w:hAnsi="Times New Roman" w:cs="Times New Roman"/>
          <w:b/>
          <w:bCs/>
          <w:color w:val="000000"/>
          <w:sz w:val="24"/>
          <w:szCs w:val="24"/>
          <w:lang w:val="en-US"/>
          <w:rPrChange w:id="2365" w:author="Jane Kohlhoff" w:date="2024-06-11T09:53:00Z" w16du:dateUtc="2024-06-10T23:53:00Z">
            <w:rPr>
              <w:rFonts w:ascii="Times" w:eastAsiaTheme="majorEastAsia" w:hAnsi="Times" w:cs="Helvetica"/>
              <w:b/>
              <w:bCs/>
              <w:color w:val="000000"/>
              <w:sz w:val="24"/>
              <w:szCs w:val="24"/>
              <w:lang w:val="en-US"/>
            </w:rPr>
          </w:rPrChange>
        </w:rPr>
      </w:pPr>
      <w:bookmarkStart w:id="2366" w:name="_Hlk167254054"/>
      <w:commentRangeStart w:id="2367"/>
      <w:r w:rsidRPr="00365026">
        <w:rPr>
          <w:rFonts w:ascii="Times New Roman" w:eastAsiaTheme="majorEastAsia" w:hAnsi="Times New Roman" w:cs="Times New Roman"/>
          <w:b/>
          <w:bCs/>
          <w:color w:val="000000"/>
          <w:sz w:val="24"/>
          <w:szCs w:val="24"/>
          <w:lang w:val="en-US"/>
          <w:rPrChange w:id="2368" w:author="Jane Kohlhoff" w:date="2024-06-11T09:53:00Z" w16du:dateUtc="2024-06-10T23:53:00Z">
            <w:rPr>
              <w:rFonts w:ascii="Times" w:eastAsiaTheme="majorEastAsia" w:hAnsi="Times" w:cs="Helvetica"/>
              <w:b/>
              <w:bCs/>
              <w:color w:val="000000"/>
              <w:sz w:val="24"/>
              <w:szCs w:val="24"/>
              <w:lang w:val="en-US"/>
            </w:rPr>
          </w:rPrChange>
        </w:rPr>
        <w:t>Measures</w:t>
      </w:r>
      <w:commentRangeEnd w:id="2367"/>
      <w:r w:rsidR="003A01DB" w:rsidRPr="00365026">
        <w:rPr>
          <w:rStyle w:val="CommentReference"/>
          <w:rFonts w:ascii="Times New Roman" w:hAnsi="Times New Roman" w:cs="Times New Roman"/>
          <w:rPrChange w:id="2369" w:author="Jane Kohlhoff" w:date="2024-06-11T09:53:00Z" w16du:dateUtc="2024-06-10T23:53:00Z">
            <w:rPr>
              <w:rStyle w:val="CommentReference"/>
            </w:rPr>
          </w:rPrChange>
        </w:rPr>
        <w:commentReference w:id="2367"/>
      </w:r>
    </w:p>
    <w:p w14:paraId="4BE55910" w14:textId="0359756D" w:rsidR="000734FE" w:rsidRPr="00365026" w:rsidRDefault="00CA5CBF" w:rsidP="00F005FF">
      <w:pPr>
        <w:widowControl w:val="0"/>
        <w:autoSpaceDE w:val="0"/>
        <w:autoSpaceDN w:val="0"/>
        <w:adjustRightInd w:val="0"/>
        <w:spacing w:line="480" w:lineRule="auto"/>
        <w:ind w:firstLine="720"/>
        <w:contextualSpacing/>
        <w:rPr>
          <w:rFonts w:ascii="Times New Roman" w:hAnsi="Times New Roman" w:cs="Times New Roman"/>
          <w:b/>
          <w:bCs/>
          <w:iCs/>
          <w:color w:val="000000"/>
          <w:sz w:val="24"/>
          <w:szCs w:val="24"/>
          <w:rPrChange w:id="2370" w:author="Jane Kohlhoff" w:date="2024-06-11T09:53:00Z" w16du:dateUtc="2024-06-10T23:53:00Z">
            <w:rPr>
              <w:rFonts w:ascii="Times" w:hAnsi="Times" w:cs="Helvetica"/>
              <w:b/>
              <w:bCs/>
              <w:iCs/>
              <w:color w:val="000000"/>
              <w:sz w:val="24"/>
              <w:szCs w:val="24"/>
            </w:rPr>
          </w:rPrChange>
        </w:rPr>
      </w:pPr>
      <w:r w:rsidRPr="00365026">
        <w:rPr>
          <w:rFonts w:ascii="Times New Roman" w:hAnsi="Times New Roman" w:cs="Times New Roman"/>
          <w:b/>
          <w:bCs/>
          <w:iCs/>
          <w:color w:val="000000"/>
          <w:sz w:val="24"/>
          <w:szCs w:val="24"/>
          <w:rPrChange w:id="2371" w:author="Jane Kohlhoff" w:date="2024-06-11T09:53:00Z" w16du:dateUtc="2024-06-10T23:53:00Z">
            <w:rPr>
              <w:rFonts w:ascii="Times" w:hAnsi="Times" w:cs="Helvetica"/>
              <w:b/>
              <w:bCs/>
              <w:iCs/>
              <w:color w:val="000000"/>
              <w:sz w:val="24"/>
              <w:szCs w:val="24"/>
            </w:rPr>
          </w:rPrChange>
        </w:rPr>
        <w:t xml:space="preserve">Caregiving </w:t>
      </w:r>
      <w:ins w:id="2372" w:author="Jane Kohlhoff" w:date="2024-06-10T19:48:00Z" w16du:dateUtc="2024-06-10T09:48:00Z">
        <w:r w:rsidR="00764E1E" w:rsidRPr="00365026">
          <w:rPr>
            <w:rFonts w:ascii="Times New Roman" w:hAnsi="Times New Roman" w:cs="Times New Roman"/>
            <w:b/>
            <w:bCs/>
            <w:iCs/>
            <w:color w:val="000000"/>
            <w:sz w:val="24"/>
            <w:szCs w:val="24"/>
            <w:rPrChange w:id="2373" w:author="Jane Kohlhoff" w:date="2024-06-11T09:53:00Z" w16du:dateUtc="2024-06-10T23:53:00Z">
              <w:rPr>
                <w:rFonts w:ascii="Times" w:hAnsi="Times" w:cs="Helvetica"/>
                <w:b/>
                <w:bCs/>
                <w:iCs/>
                <w:color w:val="000000"/>
                <w:sz w:val="24"/>
                <w:szCs w:val="24"/>
              </w:rPr>
            </w:rPrChange>
          </w:rPr>
          <w:t>C</w:t>
        </w:r>
      </w:ins>
      <w:del w:id="2374" w:author="Jane Kohlhoff" w:date="2024-06-10T19:48:00Z" w16du:dateUtc="2024-06-10T09:48:00Z">
        <w:r w:rsidRPr="00365026" w:rsidDel="00764E1E">
          <w:rPr>
            <w:rFonts w:ascii="Times New Roman" w:hAnsi="Times New Roman" w:cs="Times New Roman"/>
            <w:b/>
            <w:bCs/>
            <w:iCs/>
            <w:color w:val="000000"/>
            <w:sz w:val="24"/>
            <w:szCs w:val="24"/>
            <w:rPrChange w:id="2375" w:author="Jane Kohlhoff" w:date="2024-06-11T09:53:00Z" w16du:dateUtc="2024-06-10T23:53:00Z">
              <w:rPr>
                <w:rFonts w:ascii="Times" w:hAnsi="Times" w:cs="Helvetica"/>
                <w:b/>
                <w:bCs/>
                <w:iCs/>
                <w:color w:val="000000"/>
                <w:sz w:val="24"/>
                <w:szCs w:val="24"/>
              </w:rPr>
            </w:rPrChange>
          </w:rPr>
          <w:delText>c</w:delText>
        </w:r>
      </w:del>
      <w:r w:rsidR="000734FE" w:rsidRPr="00365026">
        <w:rPr>
          <w:rFonts w:ascii="Times New Roman" w:hAnsi="Times New Roman" w:cs="Times New Roman"/>
          <w:b/>
          <w:bCs/>
          <w:iCs/>
          <w:color w:val="000000"/>
          <w:sz w:val="24"/>
          <w:szCs w:val="24"/>
          <w:rPrChange w:id="2376" w:author="Jane Kohlhoff" w:date="2024-06-11T09:53:00Z" w16du:dateUtc="2024-06-10T23:53:00Z">
            <w:rPr>
              <w:rFonts w:ascii="Times" w:hAnsi="Times" w:cs="Helvetica"/>
              <w:b/>
              <w:bCs/>
              <w:iCs/>
              <w:color w:val="000000"/>
              <w:sz w:val="24"/>
              <w:szCs w:val="24"/>
            </w:rPr>
          </w:rPrChange>
        </w:rPr>
        <w:t>apacity</w:t>
      </w:r>
      <w:del w:id="2377" w:author="Jane Kohlhoff" w:date="2024-06-11T23:47:00Z" w16du:dateUtc="2024-06-11T13:47:00Z">
        <w:r w:rsidR="000734FE" w:rsidRPr="00365026" w:rsidDel="00B404C2">
          <w:rPr>
            <w:rFonts w:ascii="Times New Roman" w:hAnsi="Times New Roman" w:cs="Times New Roman"/>
            <w:b/>
            <w:bCs/>
            <w:iCs/>
            <w:color w:val="000000"/>
            <w:sz w:val="24"/>
            <w:szCs w:val="24"/>
            <w:rPrChange w:id="2378" w:author="Jane Kohlhoff" w:date="2024-06-11T09:53:00Z" w16du:dateUtc="2024-06-10T23:53:00Z">
              <w:rPr>
                <w:rFonts w:ascii="Times" w:hAnsi="Times" w:cs="Helvetica"/>
                <w:b/>
                <w:bCs/>
                <w:iCs/>
                <w:color w:val="000000"/>
                <w:sz w:val="24"/>
                <w:szCs w:val="24"/>
              </w:rPr>
            </w:rPrChange>
          </w:rPr>
          <w:delText xml:space="preserve"> </w:delText>
        </w:r>
      </w:del>
    </w:p>
    <w:p w14:paraId="4527F48D" w14:textId="166C32E2" w:rsidR="00F005FF" w:rsidRPr="00365026" w:rsidRDefault="00F005FF" w:rsidP="00F005FF">
      <w:pPr>
        <w:widowControl w:val="0"/>
        <w:autoSpaceDE w:val="0"/>
        <w:autoSpaceDN w:val="0"/>
        <w:adjustRightInd w:val="0"/>
        <w:spacing w:line="480" w:lineRule="auto"/>
        <w:ind w:firstLine="720"/>
        <w:contextualSpacing/>
        <w:rPr>
          <w:rFonts w:ascii="Times New Roman" w:hAnsi="Times New Roman" w:cs="Times New Roman"/>
          <w:color w:val="000000"/>
          <w:sz w:val="24"/>
          <w:szCs w:val="24"/>
          <w:rPrChange w:id="2379" w:author="Jane Kohlhoff" w:date="2024-06-11T09:53:00Z" w16du:dateUtc="2024-06-10T23:53:00Z">
            <w:rPr>
              <w:rFonts w:ascii="Times" w:hAnsi="Times" w:cs="Helvetica"/>
              <w:color w:val="000000"/>
              <w:sz w:val="24"/>
              <w:szCs w:val="24"/>
            </w:rPr>
          </w:rPrChange>
        </w:rPr>
      </w:pPr>
      <w:r w:rsidRPr="00365026">
        <w:rPr>
          <w:rFonts w:ascii="Times New Roman" w:hAnsi="Times New Roman" w:cs="Times New Roman"/>
          <w:b/>
          <w:bCs/>
          <w:iCs/>
          <w:color w:val="000000"/>
          <w:sz w:val="24"/>
          <w:szCs w:val="24"/>
          <w:rPrChange w:id="2380" w:author="Jane Kohlhoff" w:date="2024-06-11T09:53:00Z" w16du:dateUtc="2024-06-10T23:53:00Z">
            <w:rPr>
              <w:rFonts w:ascii="Times" w:hAnsi="Times" w:cs="Helvetica"/>
              <w:b/>
              <w:bCs/>
              <w:iCs/>
              <w:color w:val="000000"/>
              <w:sz w:val="24"/>
              <w:szCs w:val="24"/>
            </w:rPr>
          </w:rPrChange>
        </w:rPr>
        <w:t xml:space="preserve">Positive and negative </w:t>
      </w:r>
      <w:r w:rsidR="0065248C" w:rsidRPr="00365026">
        <w:rPr>
          <w:rFonts w:ascii="Times New Roman" w:hAnsi="Times New Roman" w:cs="Times New Roman"/>
          <w:b/>
          <w:bCs/>
          <w:iCs/>
          <w:color w:val="000000"/>
          <w:sz w:val="24"/>
          <w:szCs w:val="24"/>
          <w:rPrChange w:id="2381" w:author="Jane Kohlhoff" w:date="2024-06-11T09:53:00Z" w16du:dateUtc="2024-06-10T23:53:00Z">
            <w:rPr>
              <w:rFonts w:ascii="Times" w:hAnsi="Times" w:cs="Helvetica"/>
              <w:b/>
              <w:bCs/>
              <w:iCs/>
              <w:color w:val="000000"/>
              <w:sz w:val="24"/>
              <w:szCs w:val="24"/>
            </w:rPr>
          </w:rPrChange>
        </w:rPr>
        <w:t xml:space="preserve">child-directed </w:t>
      </w:r>
      <w:r w:rsidR="000C268D" w:rsidRPr="00365026">
        <w:rPr>
          <w:rFonts w:ascii="Times New Roman" w:hAnsi="Times New Roman" w:cs="Times New Roman"/>
          <w:b/>
          <w:bCs/>
          <w:iCs/>
          <w:color w:val="000000"/>
          <w:sz w:val="24"/>
          <w:szCs w:val="24"/>
          <w:rPrChange w:id="2382" w:author="Jane Kohlhoff" w:date="2024-06-11T09:53:00Z" w16du:dateUtc="2024-06-10T23:53:00Z">
            <w:rPr>
              <w:rFonts w:ascii="Times" w:hAnsi="Times" w:cs="Helvetica"/>
              <w:b/>
              <w:bCs/>
              <w:iCs/>
              <w:color w:val="000000"/>
              <w:sz w:val="24"/>
              <w:szCs w:val="24"/>
            </w:rPr>
          </w:rPrChange>
        </w:rPr>
        <w:t>verbalizations</w:t>
      </w:r>
      <w:ins w:id="2383" w:author="Jane Kohlhoff" w:date="2024-06-11T10:24:00Z" w16du:dateUtc="2024-06-11T00:24:00Z">
        <w:r w:rsidR="00F823FE">
          <w:rPr>
            <w:rFonts w:ascii="Times New Roman" w:hAnsi="Times New Roman" w:cs="Times New Roman"/>
            <w:b/>
            <w:bCs/>
            <w:iCs/>
            <w:color w:val="000000"/>
            <w:sz w:val="24"/>
            <w:szCs w:val="24"/>
          </w:rPr>
          <w:t xml:space="preserve"> </w:t>
        </w:r>
      </w:ins>
      <w:del w:id="2384" w:author="Jane Kohlhoff" w:date="2024-06-11T08:07:00Z" w16du:dateUtc="2024-06-10T22:07:00Z">
        <w:r w:rsidR="00360053" w:rsidRPr="00365026" w:rsidDel="006633D3">
          <w:rPr>
            <w:rFonts w:ascii="Times New Roman" w:hAnsi="Times New Roman" w:cs="Times New Roman"/>
            <w:b/>
            <w:bCs/>
            <w:iCs/>
            <w:color w:val="000000"/>
            <w:sz w:val="24"/>
            <w:szCs w:val="24"/>
            <w:rPrChange w:id="2385" w:author="Jane Kohlhoff" w:date="2024-06-11T09:53:00Z" w16du:dateUtc="2024-06-10T23:53:00Z">
              <w:rPr>
                <w:rFonts w:ascii="Times" w:hAnsi="Times" w:cs="Helvetica"/>
                <w:b/>
                <w:bCs/>
                <w:iCs/>
                <w:color w:val="000000"/>
                <w:sz w:val="24"/>
                <w:szCs w:val="24"/>
              </w:rPr>
            </w:rPrChange>
          </w:rPr>
          <w:delText>.</w:delText>
        </w:r>
        <w:r w:rsidRPr="00365026" w:rsidDel="006633D3">
          <w:rPr>
            <w:rFonts w:ascii="Times New Roman" w:hAnsi="Times New Roman" w:cs="Times New Roman"/>
            <w:i/>
            <w:color w:val="000000"/>
            <w:sz w:val="24"/>
            <w:szCs w:val="24"/>
            <w:rPrChange w:id="2386" w:author="Jane Kohlhoff" w:date="2024-06-11T09:53:00Z" w16du:dateUtc="2024-06-10T23:53:00Z">
              <w:rPr>
                <w:rFonts w:ascii="Times" w:hAnsi="Times" w:cs="Helvetica"/>
                <w:i/>
                <w:color w:val="000000"/>
                <w:sz w:val="24"/>
                <w:szCs w:val="24"/>
              </w:rPr>
            </w:rPrChange>
          </w:rPr>
          <w:delText xml:space="preserve"> </w:delText>
        </w:r>
        <w:r w:rsidR="005E6CF3" w:rsidRPr="00365026" w:rsidDel="006633D3">
          <w:rPr>
            <w:rFonts w:ascii="Times New Roman" w:hAnsi="Times New Roman" w:cs="Times New Roman"/>
            <w:iCs/>
            <w:color w:val="000000"/>
            <w:sz w:val="24"/>
            <w:szCs w:val="24"/>
            <w:rPrChange w:id="2387" w:author="Jane Kohlhoff" w:date="2024-06-11T09:53:00Z" w16du:dateUtc="2024-06-10T23:53:00Z">
              <w:rPr>
                <w:rFonts w:ascii="Times" w:hAnsi="Times" w:cs="Helvetica"/>
                <w:iCs/>
                <w:color w:val="000000"/>
                <w:sz w:val="24"/>
                <w:szCs w:val="24"/>
              </w:rPr>
            </w:rPrChange>
          </w:rPr>
          <w:delText xml:space="preserve">Positive and negative </w:delText>
        </w:r>
        <w:r w:rsidR="0065248C" w:rsidRPr="00365026" w:rsidDel="006633D3">
          <w:rPr>
            <w:rFonts w:ascii="Times New Roman" w:hAnsi="Times New Roman" w:cs="Times New Roman"/>
            <w:iCs/>
            <w:color w:val="000000"/>
            <w:sz w:val="24"/>
            <w:szCs w:val="24"/>
            <w:rPrChange w:id="2388" w:author="Jane Kohlhoff" w:date="2024-06-11T09:53:00Z" w16du:dateUtc="2024-06-10T23:53:00Z">
              <w:rPr>
                <w:rFonts w:ascii="Times" w:hAnsi="Times" w:cs="Helvetica"/>
                <w:iCs/>
                <w:color w:val="000000"/>
                <w:sz w:val="24"/>
                <w:szCs w:val="24"/>
              </w:rPr>
            </w:rPrChange>
          </w:rPr>
          <w:delText xml:space="preserve">child-directed </w:delText>
        </w:r>
        <w:r w:rsidR="000C268D" w:rsidRPr="00365026" w:rsidDel="006633D3">
          <w:rPr>
            <w:rFonts w:ascii="Times New Roman" w:hAnsi="Times New Roman" w:cs="Times New Roman"/>
            <w:iCs/>
            <w:color w:val="000000"/>
            <w:sz w:val="24"/>
            <w:szCs w:val="24"/>
            <w:rPrChange w:id="2389" w:author="Jane Kohlhoff" w:date="2024-06-11T09:53:00Z" w16du:dateUtc="2024-06-10T23:53:00Z">
              <w:rPr>
                <w:rFonts w:ascii="Times" w:hAnsi="Times" w:cs="Helvetica"/>
                <w:iCs/>
                <w:color w:val="000000"/>
                <w:sz w:val="24"/>
                <w:szCs w:val="24"/>
              </w:rPr>
            </w:rPrChange>
          </w:rPr>
          <w:delText>verbalizations</w:delText>
        </w:r>
        <w:r w:rsidR="0065248C" w:rsidRPr="00365026" w:rsidDel="006633D3">
          <w:rPr>
            <w:rFonts w:ascii="Times New Roman" w:hAnsi="Times New Roman" w:cs="Times New Roman"/>
            <w:color w:val="000000"/>
            <w:sz w:val="24"/>
            <w:szCs w:val="24"/>
            <w:rPrChange w:id="2390" w:author="Jane Kohlhoff" w:date="2024-06-11T09:53:00Z" w16du:dateUtc="2024-06-10T23:53:00Z">
              <w:rPr>
                <w:rFonts w:ascii="Times" w:hAnsi="Times" w:cs="Helvetica"/>
                <w:color w:val="000000"/>
                <w:sz w:val="24"/>
                <w:szCs w:val="24"/>
              </w:rPr>
            </w:rPrChange>
          </w:rPr>
          <w:delText xml:space="preserve"> </w:delText>
        </w:r>
      </w:del>
      <w:r w:rsidR="005E6CF3" w:rsidRPr="00365026">
        <w:rPr>
          <w:rFonts w:ascii="Times New Roman" w:hAnsi="Times New Roman" w:cs="Times New Roman"/>
          <w:color w:val="000000"/>
          <w:sz w:val="24"/>
          <w:szCs w:val="24"/>
          <w:rPrChange w:id="2391" w:author="Jane Kohlhoff" w:date="2024-06-11T09:53:00Z" w16du:dateUtc="2024-06-10T23:53:00Z">
            <w:rPr>
              <w:rFonts w:ascii="Times" w:hAnsi="Times" w:cs="Helvetica"/>
              <w:color w:val="000000"/>
              <w:sz w:val="24"/>
              <w:szCs w:val="24"/>
            </w:rPr>
          </w:rPrChange>
        </w:rPr>
        <w:t xml:space="preserve">were coded from </w:t>
      </w:r>
      <w:del w:id="2392" w:author="Jane Kohlhoff" w:date="2024-06-11T10:24:00Z" w16du:dateUtc="2024-06-11T00:24:00Z">
        <w:r w:rsidR="005E6CF3" w:rsidRPr="00365026" w:rsidDel="00F823FE">
          <w:rPr>
            <w:rFonts w:ascii="Times New Roman" w:hAnsi="Times New Roman" w:cs="Times New Roman"/>
            <w:color w:val="000000"/>
            <w:sz w:val="24"/>
            <w:szCs w:val="24"/>
            <w:rPrChange w:id="2393" w:author="Jane Kohlhoff" w:date="2024-06-11T09:53:00Z" w16du:dateUtc="2024-06-10T23:53:00Z">
              <w:rPr>
                <w:rFonts w:ascii="Times" w:hAnsi="Times" w:cs="Helvetica"/>
                <w:color w:val="000000"/>
                <w:sz w:val="24"/>
                <w:szCs w:val="24"/>
              </w:rPr>
            </w:rPrChange>
          </w:rPr>
          <w:delText xml:space="preserve">the </w:delText>
        </w:r>
      </w:del>
      <w:r w:rsidR="005E6CF3" w:rsidRPr="00365026">
        <w:rPr>
          <w:rFonts w:ascii="Times New Roman" w:hAnsi="Times New Roman" w:cs="Times New Roman"/>
          <w:color w:val="000000"/>
          <w:sz w:val="24"/>
          <w:szCs w:val="24"/>
          <w:rPrChange w:id="2394" w:author="Jane Kohlhoff" w:date="2024-06-11T09:53:00Z" w16du:dateUtc="2024-06-10T23:53:00Z">
            <w:rPr>
              <w:rFonts w:ascii="Times" w:hAnsi="Times" w:cs="Helvetica"/>
              <w:color w:val="000000"/>
              <w:sz w:val="24"/>
              <w:szCs w:val="24"/>
            </w:rPr>
          </w:rPrChange>
        </w:rPr>
        <w:t xml:space="preserve">20-min parent-child interaction sessions using the Dyadic Parent-Child Interaction Coding System, Fourth Edition </w:t>
      </w:r>
      <w:r w:rsidR="005E6CF3" w:rsidRPr="00365026">
        <w:rPr>
          <w:rFonts w:ascii="Times New Roman" w:hAnsi="Times New Roman" w:cs="Times New Roman"/>
          <w:color w:val="000000"/>
          <w:sz w:val="24"/>
          <w:szCs w:val="24"/>
          <w:rPrChange w:id="2395"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&lt;EndNote&gt;&lt;Cite&gt;&lt;Author&gt;Eyberg&lt;/Author&gt;&lt;Year&gt;2013&lt;/Year&gt;&lt;RecNum&gt;1210&lt;/RecNum&gt;&lt;Prefix&gt;DPICS-IV`; &lt;/Prefix&gt;&lt;DisplayText&gt;(DPICS-IV; 53)&lt;/DisplayText&gt;&lt;record&gt;&lt;rec-number&gt;1210&lt;/rec-number&gt;&lt;foreign-keys&gt;&lt;key app="EN" db-id="xpzvv0f2z5pxwhed0r6xa9er59e9pdxvards" timestamp="1552879050"&gt;1210&lt;/key&gt;&lt;/foreign-keys&gt;&lt;ref-type name="Book"&gt;6&lt;/ref-type&gt;&lt;contributors&gt;&lt;authors&gt;&lt;author&gt;Eyberg, S.M.&lt;/author&gt;&lt;author&gt;Nelson, M.M.&lt;/author&gt;&lt;author&gt;Ginn, N.C.&lt;/author&gt;&lt;author&gt;Bhuiyan, N.&lt;/author&gt;&lt;author&gt;Boggs, S.R.&lt;/author&gt;&lt;/authors&gt;&lt;/contributors&gt;&lt;titles&gt;&lt;title&gt;Dyadic parent–child interaction coding system (DPICS), 4th edition (DPICS-IV) comprehensive manual for research and training&lt;/title&gt;&lt;/titles&gt;&lt;dates&gt;&lt;year&gt;2013&lt;/year&gt;&lt;/dates&gt;&lt;pub-location&gt;Gainesville, FL&lt;/pub-location&gt;&lt;publisher&gt;PCIT International&lt;/publisher&gt;&lt;urls&gt;&lt;/urls&gt;&lt;/record&gt;&lt;/Cite&gt;&lt;/EndNote&gt;</w:instrText>
      </w:r>
      <w:r w:rsidR="005E6CF3" w:rsidRPr="00365026">
        <w:rPr>
          <w:rFonts w:ascii="Times New Roman" w:hAnsi="Times New Roman" w:cs="Times New Roman"/>
          <w:color w:val="000000"/>
          <w:sz w:val="24"/>
          <w:szCs w:val="24"/>
          <w:rPrChange w:id="2396"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(DPICS-IV; 53)</w:t>
      </w:r>
      <w:r w:rsidR="005E6CF3" w:rsidRPr="00365026">
        <w:rPr>
          <w:rFonts w:ascii="Times New Roman" w:hAnsi="Times New Roman" w:cs="Times New Roman"/>
          <w:color w:val="000000"/>
          <w:sz w:val="24"/>
          <w:szCs w:val="24"/>
          <w:rPrChange w:id="2397" w:author="Jane Kohlhoff" w:date="2024-06-11T09:53:00Z" w16du:dateUtc="2024-06-10T23:53:00Z">
            <w:rPr>
              <w:rFonts w:ascii="Times" w:hAnsi="Times" w:cs="Helvetica"/>
              <w:color w:val="000000"/>
              <w:sz w:val="24"/>
              <w:szCs w:val="24"/>
            </w:rPr>
          </w:rPrChange>
        </w:rPr>
        <w:fldChar w:fldCharType="end"/>
      </w:r>
      <w:r w:rsidR="00870F19" w:rsidRPr="00365026">
        <w:rPr>
          <w:rFonts w:ascii="Times New Roman" w:hAnsi="Times New Roman" w:cs="Times New Roman"/>
          <w:color w:val="000000"/>
          <w:sz w:val="24"/>
          <w:szCs w:val="24"/>
          <w:rPrChange w:id="2398" w:author="Jane Kohlhoff" w:date="2024-06-11T09:53:00Z" w16du:dateUtc="2024-06-10T23:53:00Z">
            <w:rPr>
              <w:rFonts w:ascii="Times" w:hAnsi="Times" w:cs="Helvetica"/>
              <w:color w:val="000000"/>
              <w:sz w:val="24"/>
              <w:szCs w:val="24"/>
            </w:rPr>
          </w:rPrChange>
        </w:rPr>
        <w:t xml:space="preserve">. Coders </w:t>
      </w:r>
      <w:r w:rsidR="007025B9" w:rsidRPr="00365026">
        <w:rPr>
          <w:rFonts w:ascii="Times New Roman" w:hAnsi="Times New Roman" w:cs="Times New Roman"/>
          <w:color w:val="000000"/>
          <w:sz w:val="24"/>
          <w:szCs w:val="24"/>
          <w:rPrChange w:id="2399" w:author="Jane Kohlhoff" w:date="2024-06-11T09:53:00Z" w16du:dateUtc="2024-06-10T23:53:00Z">
            <w:rPr>
              <w:rFonts w:ascii="Times" w:hAnsi="Times" w:cs="Helvetica"/>
              <w:color w:val="000000"/>
              <w:sz w:val="24"/>
              <w:szCs w:val="24"/>
            </w:rPr>
          </w:rPrChange>
        </w:rPr>
        <w:t xml:space="preserve">transcribed </w:t>
      </w:r>
      <w:r w:rsidR="00870F19" w:rsidRPr="00365026">
        <w:rPr>
          <w:rFonts w:ascii="Times New Roman" w:hAnsi="Times New Roman" w:cs="Times New Roman"/>
          <w:color w:val="000000"/>
          <w:sz w:val="24"/>
          <w:szCs w:val="24"/>
          <w:rPrChange w:id="2400" w:author="Jane Kohlhoff" w:date="2024-06-11T09:53:00Z" w16du:dateUtc="2024-06-10T23:53:00Z">
            <w:rPr>
              <w:rFonts w:ascii="Times" w:hAnsi="Times" w:cs="Helvetica"/>
              <w:color w:val="000000"/>
              <w:sz w:val="24"/>
              <w:szCs w:val="24"/>
            </w:rPr>
          </w:rPrChange>
        </w:rPr>
        <w:t>the video</w:t>
      </w:r>
      <w:r w:rsidR="005E6CF3" w:rsidRPr="00365026">
        <w:rPr>
          <w:rFonts w:ascii="Times New Roman" w:hAnsi="Times New Roman" w:cs="Times New Roman"/>
          <w:color w:val="000000"/>
          <w:sz w:val="24"/>
          <w:szCs w:val="24"/>
          <w:rPrChange w:id="2401" w:author="Jane Kohlhoff" w:date="2024-06-11T09:53:00Z" w16du:dateUtc="2024-06-10T23:53:00Z">
            <w:rPr>
              <w:rFonts w:ascii="Times" w:hAnsi="Times" w:cs="Helvetica"/>
              <w:color w:val="000000"/>
              <w:sz w:val="24"/>
              <w:szCs w:val="24"/>
            </w:rPr>
          </w:rPrChange>
        </w:rPr>
        <w:t xml:space="preserve">-recorded sessions </w:t>
      </w:r>
      <w:r w:rsidR="00870F19" w:rsidRPr="00365026">
        <w:rPr>
          <w:rFonts w:ascii="Times New Roman" w:hAnsi="Times New Roman" w:cs="Times New Roman"/>
          <w:color w:val="000000"/>
          <w:sz w:val="24"/>
          <w:szCs w:val="24"/>
          <w:rPrChange w:id="2402" w:author="Jane Kohlhoff" w:date="2024-06-11T09:53:00Z" w16du:dateUtc="2024-06-10T23:53:00Z">
            <w:rPr>
              <w:rFonts w:ascii="Times" w:hAnsi="Times" w:cs="Helvetica"/>
              <w:color w:val="000000"/>
              <w:sz w:val="24"/>
              <w:szCs w:val="24"/>
            </w:rPr>
          </w:rPrChange>
        </w:rPr>
        <w:t>verbatim, creating moment-by-moment transcription</w:t>
      </w:r>
      <w:r w:rsidR="005E6CF3" w:rsidRPr="00365026">
        <w:rPr>
          <w:rFonts w:ascii="Times New Roman" w:hAnsi="Times New Roman" w:cs="Times New Roman"/>
          <w:color w:val="000000"/>
          <w:sz w:val="24"/>
          <w:szCs w:val="24"/>
          <w:rPrChange w:id="2403" w:author="Jane Kohlhoff" w:date="2024-06-11T09:53:00Z" w16du:dateUtc="2024-06-10T23:53:00Z">
            <w:rPr>
              <w:rFonts w:ascii="Times" w:hAnsi="Times" w:cs="Helvetica"/>
              <w:color w:val="000000"/>
              <w:sz w:val="24"/>
              <w:szCs w:val="24"/>
            </w:rPr>
          </w:rPrChange>
        </w:rPr>
        <w:t>s</w:t>
      </w:r>
      <w:r w:rsidR="007025B9" w:rsidRPr="00365026">
        <w:rPr>
          <w:rFonts w:ascii="Times New Roman" w:hAnsi="Times New Roman" w:cs="Times New Roman"/>
          <w:color w:val="000000"/>
          <w:sz w:val="24"/>
          <w:szCs w:val="24"/>
          <w:rPrChange w:id="2404" w:author="Jane Kohlhoff" w:date="2024-06-11T09:53:00Z" w16du:dateUtc="2024-06-10T23:53:00Z">
            <w:rPr>
              <w:rFonts w:ascii="Times" w:hAnsi="Times" w:cs="Helvetica"/>
              <w:color w:val="000000"/>
              <w:sz w:val="24"/>
              <w:szCs w:val="24"/>
            </w:rPr>
          </w:rPrChange>
        </w:rPr>
        <w:t xml:space="preserve">, and </w:t>
      </w:r>
      <w:r w:rsidR="005E6CF3" w:rsidRPr="00365026">
        <w:rPr>
          <w:rFonts w:ascii="Times New Roman" w:hAnsi="Times New Roman" w:cs="Times New Roman"/>
          <w:color w:val="000000"/>
          <w:sz w:val="24"/>
          <w:szCs w:val="24"/>
          <w:rPrChange w:id="2405" w:author="Jane Kohlhoff" w:date="2024-06-11T09:53:00Z" w16du:dateUtc="2024-06-10T23:53:00Z">
            <w:rPr>
              <w:rFonts w:ascii="Times" w:hAnsi="Times" w:cs="Helvetica"/>
              <w:color w:val="000000"/>
              <w:sz w:val="24"/>
              <w:szCs w:val="24"/>
            </w:rPr>
          </w:rPrChange>
        </w:rPr>
        <w:t xml:space="preserve">then </w:t>
      </w:r>
      <w:r w:rsidR="00360053" w:rsidRPr="00365026">
        <w:rPr>
          <w:rFonts w:ascii="Times New Roman" w:hAnsi="Times New Roman" w:cs="Times New Roman"/>
          <w:color w:val="000000"/>
          <w:sz w:val="24"/>
          <w:szCs w:val="24"/>
          <w:rPrChange w:id="2406" w:author="Jane Kohlhoff" w:date="2024-06-11T09:53:00Z" w16du:dateUtc="2024-06-10T23:53:00Z">
            <w:rPr>
              <w:rFonts w:ascii="Times" w:hAnsi="Times" w:cs="Helvetica"/>
              <w:color w:val="000000"/>
              <w:sz w:val="24"/>
              <w:szCs w:val="24"/>
            </w:rPr>
          </w:rPrChange>
        </w:rPr>
        <w:t>coded</w:t>
      </w:r>
      <w:r w:rsidR="00870F19" w:rsidRPr="00365026">
        <w:rPr>
          <w:rFonts w:ascii="Times New Roman" w:hAnsi="Times New Roman" w:cs="Times New Roman"/>
          <w:color w:val="000000"/>
          <w:sz w:val="24"/>
          <w:szCs w:val="24"/>
          <w:rPrChange w:id="2407" w:author="Jane Kohlhoff" w:date="2024-06-11T09:53:00Z" w16du:dateUtc="2024-06-10T23:53:00Z">
            <w:rPr>
              <w:rFonts w:ascii="Times" w:hAnsi="Times" w:cs="Helvetica"/>
              <w:color w:val="000000"/>
              <w:sz w:val="24"/>
              <w:szCs w:val="24"/>
            </w:rPr>
          </w:rPrChange>
        </w:rPr>
        <w:t xml:space="preserve"> </w:t>
      </w:r>
      <w:r w:rsidR="005E6CF3" w:rsidRPr="00365026">
        <w:rPr>
          <w:rFonts w:ascii="Times New Roman" w:hAnsi="Times New Roman" w:cs="Times New Roman"/>
          <w:color w:val="000000"/>
          <w:sz w:val="24"/>
          <w:szCs w:val="24"/>
          <w:rPrChange w:id="2408" w:author="Jane Kohlhoff" w:date="2024-06-11T09:53:00Z" w16du:dateUtc="2024-06-10T23:53:00Z">
            <w:rPr>
              <w:rFonts w:ascii="Times" w:hAnsi="Times" w:cs="Helvetica"/>
              <w:color w:val="000000"/>
              <w:sz w:val="24"/>
              <w:szCs w:val="24"/>
            </w:rPr>
          </w:rPrChange>
        </w:rPr>
        <w:t xml:space="preserve">parent and child </w:t>
      </w:r>
      <w:r w:rsidR="000C268D" w:rsidRPr="00365026">
        <w:rPr>
          <w:rFonts w:ascii="Times New Roman" w:hAnsi="Times New Roman" w:cs="Times New Roman"/>
          <w:color w:val="000000"/>
          <w:sz w:val="24"/>
          <w:szCs w:val="24"/>
          <w:rPrChange w:id="2409" w:author="Jane Kohlhoff" w:date="2024-06-11T09:53:00Z" w16du:dateUtc="2024-06-10T23:53:00Z">
            <w:rPr>
              <w:rFonts w:ascii="Times" w:hAnsi="Times" w:cs="Helvetica"/>
              <w:color w:val="000000"/>
              <w:sz w:val="24"/>
              <w:szCs w:val="24"/>
            </w:rPr>
          </w:rPrChange>
        </w:rPr>
        <w:t>verbalizations</w:t>
      </w:r>
      <w:r w:rsidR="005E6CF3" w:rsidRPr="00365026">
        <w:rPr>
          <w:rFonts w:ascii="Times New Roman" w:hAnsi="Times New Roman" w:cs="Times New Roman"/>
          <w:color w:val="000000"/>
          <w:sz w:val="24"/>
          <w:szCs w:val="24"/>
          <w:rPrChange w:id="2410" w:author="Jane Kohlhoff" w:date="2024-06-11T09:53:00Z" w16du:dateUtc="2024-06-10T23:53:00Z">
            <w:rPr>
              <w:rFonts w:ascii="Times" w:hAnsi="Times" w:cs="Helvetica"/>
              <w:color w:val="000000"/>
              <w:sz w:val="24"/>
              <w:szCs w:val="24"/>
            </w:rPr>
          </w:rPrChange>
        </w:rPr>
        <w:t xml:space="preserve"> </w:t>
      </w:r>
      <w:r w:rsidR="00870F19" w:rsidRPr="00365026">
        <w:rPr>
          <w:rFonts w:ascii="Times New Roman" w:hAnsi="Times New Roman" w:cs="Times New Roman"/>
          <w:color w:val="000000"/>
          <w:sz w:val="24"/>
          <w:szCs w:val="24"/>
          <w:rPrChange w:id="2411" w:author="Jane Kohlhoff" w:date="2024-06-11T09:53:00Z" w16du:dateUtc="2024-06-10T23:53:00Z">
            <w:rPr>
              <w:rFonts w:ascii="Times" w:hAnsi="Times" w:cs="Helvetica"/>
              <w:color w:val="000000"/>
              <w:sz w:val="24"/>
              <w:szCs w:val="24"/>
            </w:rPr>
          </w:rPrChange>
        </w:rPr>
        <w:t>(using the transcription and video)</w:t>
      </w:r>
      <w:r w:rsidRPr="00365026">
        <w:rPr>
          <w:rFonts w:ascii="Times New Roman" w:hAnsi="Times New Roman" w:cs="Times New Roman"/>
          <w:color w:val="000000"/>
          <w:sz w:val="24"/>
          <w:szCs w:val="24"/>
          <w:rPrChange w:id="2412" w:author="Jane Kohlhoff" w:date="2024-06-11T09:53:00Z" w16du:dateUtc="2024-06-10T23:53:00Z">
            <w:rPr>
              <w:rFonts w:ascii="Times" w:hAnsi="Times" w:cs="Helvetica"/>
              <w:color w:val="000000"/>
              <w:sz w:val="24"/>
              <w:szCs w:val="24"/>
            </w:rPr>
          </w:rPrChange>
        </w:rPr>
        <w:t xml:space="preserve"> </w:t>
      </w:r>
      <w:r w:rsidR="005E6CF3" w:rsidRPr="00365026">
        <w:rPr>
          <w:rFonts w:ascii="Times New Roman" w:hAnsi="Times New Roman" w:cs="Times New Roman"/>
          <w:color w:val="000000"/>
          <w:sz w:val="24"/>
          <w:szCs w:val="24"/>
          <w:rPrChange w:id="2413" w:author="Jane Kohlhoff" w:date="2024-06-11T09:53:00Z" w16du:dateUtc="2024-06-10T23:53:00Z">
            <w:rPr>
              <w:rFonts w:ascii="Times" w:hAnsi="Times" w:cs="Helvetica"/>
              <w:color w:val="000000"/>
              <w:sz w:val="24"/>
              <w:szCs w:val="24"/>
            </w:rPr>
          </w:rPrChange>
        </w:rPr>
        <w:t xml:space="preserve">according </w:t>
      </w:r>
      <w:r w:rsidR="00EB5645" w:rsidRPr="00365026">
        <w:rPr>
          <w:rFonts w:ascii="Times New Roman" w:hAnsi="Times New Roman" w:cs="Times New Roman"/>
          <w:color w:val="000000"/>
          <w:sz w:val="24"/>
          <w:szCs w:val="24"/>
          <w:rPrChange w:id="2414" w:author="Jane Kohlhoff" w:date="2024-06-11T09:53:00Z" w16du:dateUtc="2024-06-10T23:53:00Z">
            <w:rPr>
              <w:rFonts w:ascii="Times" w:hAnsi="Times" w:cs="Helvetica"/>
              <w:color w:val="000000"/>
              <w:sz w:val="24"/>
              <w:szCs w:val="24"/>
            </w:rPr>
          </w:rPrChange>
        </w:rPr>
        <w:t xml:space="preserve">to </w:t>
      </w:r>
      <w:r w:rsidR="005E6CF3" w:rsidRPr="00365026">
        <w:rPr>
          <w:rFonts w:ascii="Times New Roman" w:hAnsi="Times New Roman" w:cs="Times New Roman"/>
          <w:color w:val="000000"/>
          <w:sz w:val="24"/>
          <w:szCs w:val="24"/>
          <w:rPrChange w:id="2415" w:author="Jane Kohlhoff" w:date="2024-06-11T09:53:00Z" w16du:dateUtc="2024-06-10T23:53:00Z">
            <w:rPr>
              <w:rFonts w:ascii="Times" w:hAnsi="Times" w:cs="Helvetica"/>
              <w:color w:val="000000"/>
              <w:sz w:val="24"/>
              <w:szCs w:val="24"/>
            </w:rPr>
          </w:rPrChange>
        </w:rPr>
        <w:t>the DPICS-IV</w:t>
      </w:r>
      <w:r w:rsidR="00EB5645" w:rsidRPr="00365026">
        <w:rPr>
          <w:rFonts w:ascii="Times New Roman" w:hAnsi="Times New Roman" w:cs="Times New Roman"/>
          <w:color w:val="000000"/>
          <w:sz w:val="24"/>
          <w:szCs w:val="24"/>
          <w:rPrChange w:id="2416" w:author="Jane Kohlhoff" w:date="2024-06-11T09:53:00Z" w16du:dateUtc="2024-06-10T23:53:00Z">
            <w:rPr>
              <w:rFonts w:ascii="Times" w:hAnsi="Times" w:cs="Helvetica"/>
              <w:color w:val="000000"/>
              <w:sz w:val="24"/>
              <w:szCs w:val="24"/>
            </w:rPr>
          </w:rPrChange>
        </w:rPr>
        <w:t xml:space="preserve"> coding scheme</w:t>
      </w:r>
      <w:r w:rsidRPr="00365026">
        <w:rPr>
          <w:rFonts w:ascii="Times New Roman" w:hAnsi="Times New Roman" w:cs="Times New Roman"/>
          <w:color w:val="000000"/>
          <w:sz w:val="24"/>
          <w:szCs w:val="24"/>
          <w:rPrChange w:id="2417" w:author="Jane Kohlhoff" w:date="2024-06-11T09:53:00Z" w16du:dateUtc="2024-06-10T23:53:00Z">
            <w:rPr>
              <w:rFonts w:ascii="Times" w:hAnsi="Times" w:cs="Helvetica"/>
              <w:color w:val="000000"/>
              <w:sz w:val="24"/>
              <w:szCs w:val="24"/>
            </w:rPr>
          </w:rPrChange>
        </w:rPr>
        <w:t>. A ‘positive parenting’ score (total number of labe</w:t>
      </w:r>
      <w:r w:rsidR="007025B9" w:rsidRPr="00365026">
        <w:rPr>
          <w:rFonts w:ascii="Times New Roman" w:hAnsi="Times New Roman" w:cs="Times New Roman"/>
          <w:color w:val="000000"/>
          <w:sz w:val="24"/>
          <w:szCs w:val="24"/>
          <w:rPrChange w:id="2418" w:author="Jane Kohlhoff" w:date="2024-06-11T09:53:00Z" w16du:dateUtc="2024-06-10T23:53:00Z">
            <w:rPr>
              <w:rFonts w:ascii="Times" w:hAnsi="Times" w:cs="Helvetica"/>
              <w:color w:val="000000"/>
              <w:sz w:val="24"/>
              <w:szCs w:val="24"/>
            </w:rPr>
          </w:rPrChange>
        </w:rPr>
        <w:t>l</w:t>
      </w:r>
      <w:r w:rsidRPr="00365026">
        <w:rPr>
          <w:rFonts w:ascii="Times New Roman" w:hAnsi="Times New Roman" w:cs="Times New Roman"/>
          <w:color w:val="000000"/>
          <w:sz w:val="24"/>
          <w:szCs w:val="24"/>
          <w:rPrChange w:id="2419" w:author="Jane Kohlhoff" w:date="2024-06-11T09:53:00Z" w16du:dateUtc="2024-06-10T23:53:00Z">
            <w:rPr>
              <w:rFonts w:ascii="Times" w:hAnsi="Times" w:cs="Helvetica"/>
              <w:color w:val="000000"/>
              <w:sz w:val="24"/>
              <w:szCs w:val="24"/>
            </w:rPr>
          </w:rPrChange>
        </w:rPr>
        <w:t>led praises</w:t>
      </w:r>
      <w:ins w:id="2420" w:author="Jane Kohlhoff" w:date="2024-05-17T20:29:00Z" w16du:dateUtc="2024-05-17T10:29:00Z">
        <w:r w:rsidR="00674C17" w:rsidRPr="00365026">
          <w:rPr>
            <w:rFonts w:ascii="Times New Roman" w:hAnsi="Times New Roman" w:cs="Times New Roman"/>
            <w:color w:val="000000"/>
            <w:sz w:val="24"/>
            <w:szCs w:val="24"/>
            <w:rPrChange w:id="2421" w:author="Jane Kohlhoff" w:date="2024-06-11T09:53:00Z" w16du:dateUtc="2024-06-10T23:53:00Z">
              <w:rPr>
                <w:rFonts w:ascii="Times" w:hAnsi="Times" w:cs="Helvetica"/>
                <w:color w:val="000000"/>
                <w:sz w:val="24"/>
                <w:szCs w:val="24"/>
              </w:rPr>
            </w:rPrChange>
          </w:rPr>
          <w:t>, i.e.,</w:t>
        </w:r>
      </w:ins>
      <w:ins w:id="2422" w:author="Jane Kohlhoff" w:date="2024-05-17T20:33:00Z" w16du:dateUtc="2024-05-17T10:33:00Z">
        <w:r w:rsidR="00674C17" w:rsidRPr="00365026">
          <w:rPr>
            <w:rFonts w:ascii="Times New Roman" w:hAnsi="Times New Roman" w:cs="Times New Roman"/>
            <w:color w:val="000000"/>
            <w:sz w:val="24"/>
            <w:szCs w:val="24"/>
            <w:rPrChange w:id="2423" w:author="Jane Kohlhoff" w:date="2024-06-11T09:53:00Z" w16du:dateUtc="2024-06-10T23:53:00Z">
              <w:rPr>
                <w:rFonts w:ascii="Times" w:hAnsi="Times" w:cs="Helvetica"/>
                <w:color w:val="000000"/>
                <w:sz w:val="24"/>
                <w:szCs w:val="24"/>
              </w:rPr>
            </w:rPrChange>
          </w:rPr>
          <w:t xml:space="preserve"> </w:t>
        </w:r>
        <w:r w:rsidR="00674C17" w:rsidRPr="00365026">
          <w:rPr>
            <w:rFonts w:ascii="Times New Roman" w:hAnsi="Times New Roman" w:cs="Times New Roman"/>
            <w:color w:val="000000"/>
            <w:sz w:val="24"/>
            <w:szCs w:val="24"/>
            <w:rPrChange w:id="2424" w:author="Jane Kohlhoff" w:date="2024-06-11T09:53:00Z" w16du:dateUtc="2024-06-10T23:53:00Z">
              <w:rPr>
                <w:rFonts w:ascii="Arial" w:hAnsi="Arial" w:cs="Arial"/>
                <w:color w:val="4D5156"/>
                <w:sz w:val="21"/>
                <w:szCs w:val="21"/>
                <w:shd w:val="clear" w:color="auto" w:fill="FFFFFF"/>
              </w:rPr>
            </w:rPrChange>
          </w:rPr>
          <w:t>specific </w:t>
        </w:r>
        <w:r w:rsidR="00674C17" w:rsidRPr="00365026">
          <w:rPr>
            <w:rFonts w:ascii="Times New Roman" w:hAnsi="Times New Roman" w:cs="Times New Roman"/>
            <w:color w:val="000000"/>
            <w:sz w:val="24"/>
            <w:szCs w:val="24"/>
            <w:rPrChange w:id="2425" w:author="Jane Kohlhoff" w:date="2024-06-11T09:53:00Z" w16du:dateUtc="2024-06-10T23:53:00Z">
              <w:rPr>
                <w:rStyle w:val="Emphasis"/>
                <w:rFonts w:ascii="Arial" w:hAnsi="Arial" w:cs="Arial"/>
                <w:b/>
                <w:bCs/>
                <w:i w:val="0"/>
                <w:iCs w:val="0"/>
                <w:color w:val="5F6368"/>
                <w:sz w:val="21"/>
                <w:szCs w:val="21"/>
                <w:shd w:val="clear" w:color="auto" w:fill="FFFFFF"/>
              </w:rPr>
            </w:rPrChange>
          </w:rPr>
          <w:t>praise</w:t>
        </w:r>
        <w:r w:rsidR="00674C17" w:rsidRPr="00365026">
          <w:rPr>
            <w:rFonts w:ascii="Times New Roman" w:hAnsi="Times New Roman" w:cs="Times New Roman"/>
            <w:color w:val="000000"/>
            <w:sz w:val="24"/>
            <w:szCs w:val="24"/>
            <w:rPrChange w:id="2426" w:author="Jane Kohlhoff" w:date="2024-06-11T09:53:00Z" w16du:dateUtc="2024-06-10T23:53:00Z">
              <w:rPr>
                <w:rFonts w:ascii="Arial" w:hAnsi="Arial" w:cs="Arial"/>
                <w:color w:val="4D5156"/>
                <w:sz w:val="21"/>
                <w:szCs w:val="21"/>
                <w:shd w:val="clear" w:color="auto" w:fill="FFFFFF"/>
              </w:rPr>
            </w:rPrChange>
          </w:rPr>
          <w:t xml:space="preserve"> of a child's </w:t>
        </w:r>
        <w:proofErr w:type="spellStart"/>
        <w:r w:rsidR="00674C17" w:rsidRPr="00365026">
          <w:rPr>
            <w:rFonts w:ascii="Times New Roman" w:hAnsi="Times New Roman" w:cs="Times New Roman"/>
            <w:color w:val="000000"/>
            <w:sz w:val="24"/>
            <w:szCs w:val="24"/>
            <w:rPrChange w:id="2427" w:author="Jane Kohlhoff" w:date="2024-06-11T09:53:00Z" w16du:dateUtc="2024-06-10T23:53:00Z">
              <w:rPr>
                <w:rFonts w:ascii="Arial" w:hAnsi="Arial" w:cs="Arial"/>
                <w:color w:val="4D5156"/>
                <w:sz w:val="21"/>
                <w:szCs w:val="21"/>
                <w:shd w:val="clear" w:color="auto" w:fill="FFFFFF"/>
              </w:rPr>
            </w:rPrChange>
          </w:rPr>
          <w:t>behaviors</w:t>
        </w:r>
        <w:proofErr w:type="spellEnd"/>
        <w:r w:rsidR="00674C17" w:rsidRPr="00365026">
          <w:rPr>
            <w:rFonts w:ascii="Times New Roman" w:hAnsi="Times New Roman" w:cs="Times New Roman"/>
            <w:color w:val="000000"/>
            <w:sz w:val="24"/>
            <w:szCs w:val="24"/>
            <w:rPrChange w:id="2428" w:author="Jane Kohlhoff" w:date="2024-06-11T09:53:00Z" w16du:dateUtc="2024-06-10T23:53:00Z">
              <w:rPr>
                <w:rFonts w:ascii="Arial" w:hAnsi="Arial" w:cs="Arial"/>
                <w:color w:val="4D5156"/>
                <w:sz w:val="21"/>
                <w:szCs w:val="21"/>
                <w:shd w:val="clear" w:color="auto" w:fill="FFFFFF"/>
              </w:rPr>
            </w:rPrChange>
          </w:rPr>
          <w:t>, product, or attributes</w:t>
        </w:r>
      </w:ins>
      <w:r w:rsidRPr="00365026">
        <w:rPr>
          <w:rFonts w:ascii="Times New Roman" w:hAnsi="Times New Roman" w:cs="Times New Roman"/>
          <w:color w:val="000000"/>
          <w:sz w:val="24"/>
          <w:szCs w:val="24"/>
          <w:rPrChange w:id="2429" w:author="Jane Kohlhoff" w:date="2024-06-11T09:53:00Z" w16du:dateUtc="2024-06-10T23:53:00Z">
            <w:rPr>
              <w:rFonts w:ascii="Times" w:hAnsi="Times" w:cs="Helvetica"/>
              <w:color w:val="000000"/>
              <w:sz w:val="24"/>
              <w:szCs w:val="24"/>
            </w:rPr>
          </w:rPrChange>
        </w:rPr>
        <w:t>) and a ‘negative parenting’ score (total number of negative statements</w:t>
      </w:r>
      <w:ins w:id="2430" w:author="Jane Kohlhoff" w:date="2024-05-17T20:34:00Z" w16du:dateUtc="2024-05-17T10:34:00Z">
        <w:r w:rsidR="00674C17" w:rsidRPr="00365026">
          <w:rPr>
            <w:rFonts w:ascii="Times New Roman" w:hAnsi="Times New Roman" w:cs="Times New Roman"/>
            <w:color w:val="000000"/>
            <w:sz w:val="24"/>
            <w:szCs w:val="24"/>
            <w:rPrChange w:id="2431" w:author="Jane Kohlhoff" w:date="2024-06-11T09:53:00Z" w16du:dateUtc="2024-06-10T23:53:00Z">
              <w:rPr>
                <w:rFonts w:ascii="Times" w:hAnsi="Times" w:cs="Helvetica"/>
                <w:color w:val="000000"/>
                <w:sz w:val="24"/>
                <w:szCs w:val="24"/>
              </w:rPr>
            </w:rPrChange>
          </w:rPr>
          <w:t xml:space="preserve"> di</w:t>
        </w:r>
      </w:ins>
      <w:ins w:id="2432" w:author="Jane Kohlhoff" w:date="2024-05-17T20:35:00Z" w16du:dateUtc="2024-05-17T10:35:00Z">
        <w:r w:rsidR="00674C17" w:rsidRPr="00365026">
          <w:rPr>
            <w:rFonts w:ascii="Times New Roman" w:hAnsi="Times New Roman" w:cs="Times New Roman"/>
            <w:color w:val="000000"/>
            <w:sz w:val="24"/>
            <w:szCs w:val="24"/>
            <w:rPrChange w:id="2433" w:author="Jane Kohlhoff" w:date="2024-06-11T09:53:00Z" w16du:dateUtc="2024-06-10T23:53:00Z">
              <w:rPr>
                <w:rFonts w:ascii="Times" w:hAnsi="Times" w:cs="Helvetica"/>
                <w:color w:val="000000"/>
                <w:sz w:val="24"/>
                <w:szCs w:val="24"/>
              </w:rPr>
            </w:rPrChange>
          </w:rPr>
          <w:t>rected towards the child</w:t>
        </w:r>
      </w:ins>
      <w:r w:rsidRPr="00365026">
        <w:rPr>
          <w:rFonts w:ascii="Times New Roman" w:hAnsi="Times New Roman" w:cs="Times New Roman"/>
          <w:color w:val="000000"/>
          <w:sz w:val="24"/>
          <w:szCs w:val="24"/>
          <w:rPrChange w:id="2434" w:author="Jane Kohlhoff" w:date="2024-06-11T09:53:00Z" w16du:dateUtc="2024-06-10T23:53:00Z">
            <w:rPr>
              <w:rFonts w:ascii="Times" w:hAnsi="Times" w:cs="Helvetica"/>
              <w:color w:val="000000"/>
              <w:sz w:val="24"/>
              <w:szCs w:val="24"/>
            </w:rPr>
          </w:rPrChange>
        </w:rPr>
        <w:t xml:space="preserve">) </w:t>
      </w:r>
      <w:r w:rsidR="00360053" w:rsidRPr="00365026">
        <w:rPr>
          <w:rFonts w:ascii="Times New Roman" w:hAnsi="Times New Roman" w:cs="Times New Roman"/>
          <w:color w:val="000000"/>
          <w:sz w:val="24"/>
          <w:szCs w:val="24"/>
          <w:rPrChange w:id="2435" w:author="Jane Kohlhoff" w:date="2024-06-11T09:53:00Z" w16du:dateUtc="2024-06-10T23:53:00Z">
            <w:rPr>
              <w:rFonts w:ascii="Times" w:hAnsi="Times" w:cs="Helvetica"/>
              <w:color w:val="000000"/>
              <w:sz w:val="24"/>
              <w:szCs w:val="24"/>
            </w:rPr>
          </w:rPrChange>
        </w:rPr>
        <w:t>was</w:t>
      </w:r>
      <w:r w:rsidRPr="00365026">
        <w:rPr>
          <w:rFonts w:ascii="Times New Roman" w:hAnsi="Times New Roman" w:cs="Times New Roman"/>
          <w:color w:val="000000"/>
          <w:sz w:val="24"/>
          <w:szCs w:val="24"/>
          <w:rPrChange w:id="2436" w:author="Jane Kohlhoff" w:date="2024-06-11T09:53:00Z" w16du:dateUtc="2024-06-10T23:53:00Z">
            <w:rPr>
              <w:rFonts w:ascii="Times" w:hAnsi="Times" w:cs="Helvetica"/>
              <w:color w:val="000000"/>
              <w:sz w:val="24"/>
              <w:szCs w:val="24"/>
            </w:rPr>
          </w:rPrChange>
        </w:rPr>
        <w:t xml:space="preserve"> calculated based on the number of times the </w:t>
      </w:r>
      <w:r w:rsidR="000C268D" w:rsidRPr="00365026">
        <w:rPr>
          <w:rFonts w:ascii="Times New Roman" w:hAnsi="Times New Roman" w:cs="Times New Roman"/>
          <w:color w:val="000000"/>
          <w:sz w:val="24"/>
          <w:szCs w:val="24"/>
          <w:rPrChange w:id="2437" w:author="Jane Kohlhoff" w:date="2024-06-11T09:53:00Z" w16du:dateUtc="2024-06-10T23:53:00Z">
            <w:rPr>
              <w:rFonts w:ascii="Times" w:hAnsi="Times" w:cs="Helvetica"/>
              <w:color w:val="000000"/>
              <w:sz w:val="24"/>
              <w:szCs w:val="24"/>
            </w:rPr>
          </w:rPrChange>
        </w:rPr>
        <w:t>verbalizations</w:t>
      </w:r>
      <w:r w:rsidRPr="00365026">
        <w:rPr>
          <w:rFonts w:ascii="Times New Roman" w:hAnsi="Times New Roman" w:cs="Times New Roman"/>
          <w:color w:val="000000"/>
          <w:sz w:val="24"/>
          <w:szCs w:val="24"/>
          <w:rPrChange w:id="2438" w:author="Jane Kohlhoff" w:date="2024-06-11T09:53:00Z" w16du:dateUtc="2024-06-10T23:53:00Z">
            <w:rPr>
              <w:rFonts w:ascii="Times" w:hAnsi="Times" w:cs="Helvetica"/>
              <w:color w:val="000000"/>
              <w:sz w:val="24"/>
              <w:szCs w:val="24"/>
            </w:rPr>
          </w:rPrChange>
        </w:rPr>
        <w:t xml:space="preserve"> </w:t>
      </w:r>
      <w:r w:rsidR="00360053" w:rsidRPr="00365026">
        <w:rPr>
          <w:rFonts w:ascii="Times New Roman" w:hAnsi="Times New Roman" w:cs="Times New Roman"/>
          <w:color w:val="000000"/>
          <w:sz w:val="24"/>
          <w:szCs w:val="24"/>
          <w:rPrChange w:id="2439" w:author="Jane Kohlhoff" w:date="2024-06-11T09:53:00Z" w16du:dateUtc="2024-06-10T23:53:00Z">
            <w:rPr>
              <w:rFonts w:ascii="Times" w:hAnsi="Times" w:cs="Helvetica"/>
              <w:color w:val="000000"/>
              <w:sz w:val="24"/>
              <w:szCs w:val="24"/>
            </w:rPr>
          </w:rPrChange>
        </w:rPr>
        <w:t xml:space="preserve">were </w:t>
      </w:r>
      <w:r w:rsidRPr="00365026">
        <w:rPr>
          <w:rFonts w:ascii="Times New Roman" w:hAnsi="Times New Roman" w:cs="Times New Roman"/>
          <w:color w:val="000000"/>
          <w:sz w:val="24"/>
          <w:szCs w:val="24"/>
          <w:rPrChange w:id="2440" w:author="Jane Kohlhoff" w:date="2024-06-11T09:53:00Z" w16du:dateUtc="2024-06-10T23:53:00Z">
            <w:rPr>
              <w:rFonts w:ascii="Times" w:hAnsi="Times" w:cs="Helvetica"/>
              <w:color w:val="000000"/>
              <w:sz w:val="24"/>
              <w:szCs w:val="24"/>
            </w:rPr>
          </w:rPrChange>
        </w:rPr>
        <w:t xml:space="preserve">observed. To create standardized scores, frequency counts </w:t>
      </w:r>
      <w:r w:rsidR="00360053" w:rsidRPr="00365026">
        <w:rPr>
          <w:rFonts w:ascii="Times New Roman" w:hAnsi="Times New Roman" w:cs="Times New Roman"/>
          <w:color w:val="000000"/>
          <w:sz w:val="24"/>
          <w:szCs w:val="24"/>
          <w:rPrChange w:id="2441" w:author="Jane Kohlhoff" w:date="2024-06-11T09:53:00Z" w16du:dateUtc="2024-06-10T23:53:00Z">
            <w:rPr>
              <w:rFonts w:ascii="Times" w:hAnsi="Times" w:cs="Helvetica"/>
              <w:color w:val="000000"/>
              <w:sz w:val="24"/>
              <w:szCs w:val="24"/>
            </w:rPr>
          </w:rPrChange>
        </w:rPr>
        <w:t>were</w:t>
      </w:r>
      <w:r w:rsidRPr="00365026">
        <w:rPr>
          <w:rFonts w:ascii="Times New Roman" w:hAnsi="Times New Roman" w:cs="Times New Roman"/>
          <w:color w:val="000000"/>
          <w:sz w:val="24"/>
          <w:szCs w:val="24"/>
          <w:rPrChange w:id="2442" w:author="Jane Kohlhoff" w:date="2024-06-11T09:53:00Z" w16du:dateUtc="2024-06-10T23:53:00Z">
            <w:rPr>
              <w:rFonts w:ascii="Times" w:hAnsi="Times" w:cs="Helvetica"/>
              <w:color w:val="000000"/>
              <w:sz w:val="24"/>
              <w:szCs w:val="24"/>
            </w:rPr>
          </w:rPrChange>
        </w:rPr>
        <w:t xml:space="preserve"> transformed into ratios </w:t>
      </w:r>
      <w:r w:rsidR="00360053" w:rsidRPr="00365026">
        <w:rPr>
          <w:rFonts w:ascii="Times New Roman" w:hAnsi="Times New Roman" w:cs="Times New Roman"/>
          <w:color w:val="000000"/>
          <w:sz w:val="24"/>
          <w:szCs w:val="24"/>
          <w:rPrChange w:id="2443" w:author="Jane Kohlhoff" w:date="2024-06-11T09:53:00Z" w16du:dateUtc="2024-06-10T23:53:00Z">
            <w:rPr>
              <w:rFonts w:ascii="Times" w:hAnsi="Times" w:cs="Helvetica"/>
              <w:color w:val="000000"/>
              <w:sz w:val="24"/>
              <w:szCs w:val="24"/>
            </w:rPr>
          </w:rPrChange>
        </w:rPr>
        <w:t>as follows</w:t>
      </w:r>
      <w:r w:rsidRPr="00365026">
        <w:rPr>
          <w:rFonts w:ascii="Times New Roman" w:hAnsi="Times New Roman" w:cs="Times New Roman"/>
          <w:color w:val="000000"/>
          <w:sz w:val="24"/>
          <w:szCs w:val="24"/>
          <w:rPrChange w:id="2444" w:author="Jane Kohlhoff" w:date="2024-06-11T09:53:00Z" w16du:dateUtc="2024-06-10T23:53:00Z">
            <w:rPr>
              <w:rFonts w:ascii="Times" w:hAnsi="Times" w:cs="Helvetica"/>
              <w:color w:val="000000"/>
              <w:sz w:val="24"/>
              <w:szCs w:val="24"/>
            </w:rPr>
          </w:rPrChange>
        </w:rPr>
        <w:t xml:space="preserve">: </w:t>
      </w:r>
      <w:proofErr w:type="spellStart"/>
      <w:ins w:id="2445" w:author="Jane Kohlhoff" w:date="2024-06-11T08:07:00Z" w16du:dateUtc="2024-06-10T22:07:00Z">
        <w:r w:rsidR="006633D3" w:rsidRPr="00365026">
          <w:rPr>
            <w:rFonts w:ascii="Times New Roman" w:hAnsi="Times New Roman" w:cs="Times New Roman"/>
            <w:color w:val="000000"/>
            <w:sz w:val="24"/>
            <w:szCs w:val="24"/>
            <w:rPrChange w:id="2446" w:author="Jane Kohlhoff" w:date="2024-06-11T09:53:00Z" w16du:dateUtc="2024-06-10T23:53:00Z">
              <w:rPr>
                <w:rFonts w:ascii="Times" w:hAnsi="Times" w:cs="Helvetica"/>
                <w:color w:val="000000"/>
                <w:sz w:val="24"/>
                <w:szCs w:val="24"/>
              </w:rPr>
            </w:rPrChange>
          </w:rPr>
          <w:t>i</w:t>
        </w:r>
      </w:ins>
      <w:proofErr w:type="spellEnd"/>
      <w:del w:id="2447" w:author="Jane Kohlhoff" w:date="2024-06-11T08:07:00Z" w16du:dateUtc="2024-06-10T22:07:00Z">
        <w:r w:rsidRPr="00365026" w:rsidDel="006633D3">
          <w:rPr>
            <w:rFonts w:ascii="Times New Roman" w:hAnsi="Times New Roman" w:cs="Times New Roman"/>
            <w:color w:val="000000"/>
            <w:sz w:val="24"/>
            <w:szCs w:val="24"/>
            <w:rPrChange w:id="2448" w:author="Jane Kohlhoff" w:date="2024-06-11T09:53:00Z" w16du:dateUtc="2024-06-10T23:53:00Z">
              <w:rPr>
                <w:rFonts w:ascii="Times" w:hAnsi="Times" w:cs="Helvetica"/>
                <w:color w:val="000000"/>
                <w:sz w:val="24"/>
                <w:szCs w:val="24"/>
              </w:rPr>
            </w:rPrChange>
          </w:rPr>
          <w:delText>1</w:delText>
        </w:r>
      </w:del>
      <w:r w:rsidRPr="00365026">
        <w:rPr>
          <w:rFonts w:ascii="Times New Roman" w:hAnsi="Times New Roman" w:cs="Times New Roman"/>
          <w:color w:val="000000"/>
          <w:sz w:val="24"/>
          <w:szCs w:val="24"/>
          <w:rPrChange w:id="2449" w:author="Jane Kohlhoff" w:date="2024-06-11T09:53:00Z" w16du:dateUtc="2024-06-10T23:53:00Z">
            <w:rPr>
              <w:rFonts w:ascii="Times" w:hAnsi="Times" w:cs="Helvetica"/>
              <w:color w:val="000000"/>
              <w:sz w:val="24"/>
              <w:szCs w:val="24"/>
            </w:rPr>
          </w:rPrChange>
        </w:rPr>
        <w:t xml:space="preserve">) total number of labelled praises divided by total number of </w:t>
      </w:r>
      <w:r w:rsidR="000C268D" w:rsidRPr="00365026">
        <w:rPr>
          <w:rFonts w:ascii="Times New Roman" w:hAnsi="Times New Roman" w:cs="Times New Roman"/>
          <w:color w:val="000000"/>
          <w:sz w:val="24"/>
          <w:szCs w:val="24"/>
          <w:rPrChange w:id="2450" w:author="Jane Kohlhoff" w:date="2024-06-11T09:53:00Z" w16du:dateUtc="2024-06-10T23:53:00Z">
            <w:rPr>
              <w:rFonts w:ascii="Times" w:hAnsi="Times" w:cs="Helvetica"/>
              <w:color w:val="000000"/>
              <w:sz w:val="24"/>
              <w:szCs w:val="24"/>
            </w:rPr>
          </w:rPrChange>
        </w:rPr>
        <w:t>verbalizations</w:t>
      </w:r>
      <w:r w:rsidRPr="00365026">
        <w:rPr>
          <w:rFonts w:ascii="Times New Roman" w:hAnsi="Times New Roman" w:cs="Times New Roman"/>
          <w:color w:val="000000"/>
          <w:sz w:val="24"/>
          <w:szCs w:val="24"/>
          <w:rPrChange w:id="2451" w:author="Jane Kohlhoff" w:date="2024-06-11T09:53:00Z" w16du:dateUtc="2024-06-10T23:53:00Z">
            <w:rPr>
              <w:rFonts w:ascii="Times" w:hAnsi="Times" w:cs="Helvetica"/>
              <w:color w:val="000000"/>
              <w:sz w:val="24"/>
              <w:szCs w:val="24"/>
            </w:rPr>
          </w:rPrChange>
        </w:rPr>
        <w:t xml:space="preserve">, and </w:t>
      </w:r>
      <w:ins w:id="2452" w:author="Jane Kohlhoff" w:date="2024-06-11T08:07:00Z" w16du:dateUtc="2024-06-10T22:07:00Z">
        <w:r w:rsidR="006633D3" w:rsidRPr="00365026">
          <w:rPr>
            <w:rFonts w:ascii="Times New Roman" w:hAnsi="Times New Roman" w:cs="Times New Roman"/>
            <w:color w:val="000000"/>
            <w:sz w:val="24"/>
            <w:szCs w:val="24"/>
            <w:rPrChange w:id="2453" w:author="Jane Kohlhoff" w:date="2024-06-11T09:53:00Z" w16du:dateUtc="2024-06-10T23:53:00Z">
              <w:rPr>
                <w:rFonts w:ascii="Times" w:hAnsi="Times" w:cs="Helvetica"/>
                <w:color w:val="000000"/>
                <w:sz w:val="24"/>
                <w:szCs w:val="24"/>
              </w:rPr>
            </w:rPrChange>
          </w:rPr>
          <w:t>ii</w:t>
        </w:r>
      </w:ins>
      <w:del w:id="2454" w:author="Jane Kohlhoff" w:date="2024-06-11T08:07:00Z" w16du:dateUtc="2024-06-10T22:07:00Z">
        <w:r w:rsidRPr="00365026" w:rsidDel="006633D3">
          <w:rPr>
            <w:rFonts w:ascii="Times New Roman" w:hAnsi="Times New Roman" w:cs="Times New Roman"/>
            <w:color w:val="000000"/>
            <w:sz w:val="24"/>
            <w:szCs w:val="24"/>
            <w:rPrChange w:id="2455" w:author="Jane Kohlhoff" w:date="2024-06-11T09:53:00Z" w16du:dateUtc="2024-06-10T23:53:00Z">
              <w:rPr>
                <w:rFonts w:ascii="Times" w:hAnsi="Times" w:cs="Helvetica"/>
                <w:color w:val="000000"/>
                <w:sz w:val="24"/>
                <w:szCs w:val="24"/>
              </w:rPr>
            </w:rPrChange>
          </w:rPr>
          <w:delText>2</w:delText>
        </w:r>
      </w:del>
      <w:r w:rsidRPr="00365026">
        <w:rPr>
          <w:rFonts w:ascii="Times New Roman" w:hAnsi="Times New Roman" w:cs="Times New Roman"/>
          <w:color w:val="000000"/>
          <w:sz w:val="24"/>
          <w:szCs w:val="24"/>
          <w:rPrChange w:id="2456" w:author="Jane Kohlhoff" w:date="2024-06-11T09:53:00Z" w16du:dateUtc="2024-06-10T23:53:00Z">
            <w:rPr>
              <w:rFonts w:ascii="Times" w:hAnsi="Times" w:cs="Helvetica"/>
              <w:color w:val="000000"/>
              <w:sz w:val="24"/>
              <w:szCs w:val="24"/>
            </w:rPr>
          </w:rPrChange>
        </w:rPr>
        <w:t>) total number of negative statements divided by total number of verbalizations.</w:t>
      </w:r>
      <w:r w:rsidR="00707ED6" w:rsidRPr="00365026">
        <w:rPr>
          <w:rFonts w:ascii="Times New Roman" w:hAnsi="Times New Roman" w:cs="Times New Roman"/>
          <w:color w:val="000000"/>
          <w:sz w:val="24"/>
          <w:szCs w:val="24"/>
          <w:rPrChange w:id="2457" w:author="Jane Kohlhoff" w:date="2024-06-11T09:53:00Z" w16du:dateUtc="2024-06-10T23:53:00Z">
            <w:rPr>
              <w:rFonts w:ascii="Times" w:hAnsi="Times" w:cs="Helvetica"/>
              <w:color w:val="000000"/>
              <w:sz w:val="24"/>
              <w:szCs w:val="24"/>
            </w:rPr>
          </w:rPrChange>
        </w:rPr>
        <w:t xml:space="preserve"> </w:t>
      </w:r>
      <w:r w:rsidR="0065248C" w:rsidRPr="00365026">
        <w:rPr>
          <w:rFonts w:ascii="Times New Roman" w:hAnsi="Times New Roman" w:cs="Times New Roman"/>
          <w:color w:val="000000"/>
          <w:sz w:val="24"/>
          <w:szCs w:val="24"/>
          <w:rPrChange w:id="2458" w:author="Jane Kohlhoff" w:date="2024-06-11T09:53:00Z" w16du:dateUtc="2024-06-10T23:53:00Z">
            <w:rPr>
              <w:rFonts w:ascii="Times" w:hAnsi="Times" w:cs="Helvetica"/>
              <w:color w:val="000000"/>
              <w:sz w:val="24"/>
              <w:szCs w:val="24"/>
            </w:rPr>
          </w:rPrChange>
        </w:rPr>
        <w:t>The</w:t>
      </w:r>
      <w:r w:rsidR="00870F19" w:rsidRPr="00365026">
        <w:rPr>
          <w:rFonts w:ascii="Times New Roman" w:hAnsi="Times New Roman" w:cs="Times New Roman"/>
          <w:color w:val="000000"/>
          <w:sz w:val="24"/>
          <w:szCs w:val="24"/>
          <w:rPrChange w:id="2459" w:author="Jane Kohlhoff" w:date="2024-06-11T09:53:00Z" w16du:dateUtc="2024-06-10T23:53:00Z">
            <w:rPr>
              <w:rFonts w:ascii="Times" w:hAnsi="Times" w:cs="Helvetica"/>
              <w:color w:val="000000"/>
              <w:sz w:val="24"/>
              <w:szCs w:val="24"/>
            </w:rPr>
          </w:rPrChange>
        </w:rPr>
        <w:t xml:space="preserve"> DPICS-</w:t>
      </w:r>
      <w:r w:rsidR="004A392F" w:rsidRPr="00365026">
        <w:rPr>
          <w:rFonts w:ascii="Times New Roman" w:hAnsi="Times New Roman" w:cs="Times New Roman"/>
          <w:color w:val="000000"/>
          <w:sz w:val="24"/>
          <w:szCs w:val="24"/>
          <w:rPrChange w:id="2460" w:author="Jane Kohlhoff" w:date="2024-06-11T09:53:00Z" w16du:dateUtc="2024-06-10T23:53:00Z">
            <w:rPr>
              <w:rFonts w:ascii="Times" w:hAnsi="Times" w:cs="Helvetica"/>
              <w:color w:val="000000"/>
              <w:sz w:val="24"/>
              <w:szCs w:val="24"/>
            </w:rPr>
          </w:rPrChange>
        </w:rPr>
        <w:t>I</w:t>
      </w:r>
      <w:r w:rsidR="00870F19" w:rsidRPr="00365026">
        <w:rPr>
          <w:rFonts w:ascii="Times New Roman" w:hAnsi="Times New Roman" w:cs="Times New Roman"/>
          <w:color w:val="000000"/>
          <w:sz w:val="24"/>
          <w:szCs w:val="24"/>
          <w:rPrChange w:id="2461" w:author="Jane Kohlhoff" w:date="2024-06-11T09:53:00Z" w16du:dateUtc="2024-06-10T23:53:00Z">
            <w:rPr>
              <w:rFonts w:ascii="Times" w:hAnsi="Times" w:cs="Helvetica"/>
              <w:color w:val="000000"/>
              <w:sz w:val="24"/>
              <w:szCs w:val="24"/>
            </w:rPr>
          </w:rPrChange>
        </w:rPr>
        <w:t xml:space="preserve">V </w:t>
      </w:r>
      <w:r w:rsidR="00707ED6" w:rsidRPr="00365026">
        <w:rPr>
          <w:rFonts w:ascii="Times New Roman" w:hAnsi="Times New Roman" w:cs="Times New Roman"/>
          <w:color w:val="000000"/>
          <w:sz w:val="24"/>
          <w:szCs w:val="24"/>
          <w:rPrChange w:id="2462" w:author="Jane Kohlhoff" w:date="2024-06-11T09:53:00Z" w16du:dateUtc="2024-06-10T23:53:00Z">
            <w:rPr>
              <w:rFonts w:ascii="Times" w:hAnsi="Times" w:cs="Helvetica"/>
              <w:color w:val="000000"/>
              <w:sz w:val="24"/>
              <w:szCs w:val="24"/>
            </w:rPr>
          </w:rPrChange>
        </w:rPr>
        <w:t xml:space="preserve">coding was conducted by </w:t>
      </w:r>
      <w:r w:rsidR="00422A04" w:rsidRPr="00365026">
        <w:rPr>
          <w:rFonts w:ascii="Times New Roman" w:hAnsi="Times New Roman" w:cs="Times New Roman"/>
          <w:color w:val="000000"/>
          <w:sz w:val="24"/>
          <w:szCs w:val="24"/>
          <w:rPrChange w:id="2463" w:author="Jane Kohlhoff" w:date="2024-06-11T09:53:00Z" w16du:dateUtc="2024-06-10T23:53:00Z">
            <w:rPr>
              <w:rFonts w:ascii="Times" w:hAnsi="Times" w:cs="Helvetica"/>
              <w:color w:val="000000"/>
              <w:sz w:val="24"/>
              <w:szCs w:val="24"/>
            </w:rPr>
          </w:rPrChange>
        </w:rPr>
        <w:t>graduate level research assistants</w:t>
      </w:r>
      <w:r w:rsidR="005C7B47" w:rsidRPr="00365026">
        <w:rPr>
          <w:rFonts w:ascii="Times New Roman" w:hAnsi="Times New Roman" w:cs="Times New Roman"/>
          <w:color w:val="000000"/>
          <w:sz w:val="24"/>
          <w:szCs w:val="24"/>
          <w:rPrChange w:id="2464" w:author="Jane Kohlhoff" w:date="2024-06-11T09:53:00Z" w16du:dateUtc="2024-06-10T23:53:00Z">
            <w:rPr>
              <w:rFonts w:ascii="Times" w:hAnsi="Times" w:cs="Helvetica"/>
              <w:color w:val="000000"/>
              <w:sz w:val="24"/>
              <w:szCs w:val="24"/>
            </w:rPr>
          </w:rPrChange>
        </w:rPr>
        <w:t xml:space="preserve"> trained </w:t>
      </w:r>
      <w:r w:rsidR="00870F19" w:rsidRPr="00365026">
        <w:rPr>
          <w:rFonts w:ascii="Times New Roman" w:hAnsi="Times New Roman" w:cs="Times New Roman"/>
          <w:color w:val="000000"/>
          <w:sz w:val="24"/>
          <w:szCs w:val="24"/>
          <w:rPrChange w:id="2465" w:author="Jane Kohlhoff" w:date="2024-06-11T09:53:00Z" w16du:dateUtc="2024-06-10T23:53:00Z">
            <w:rPr>
              <w:rFonts w:ascii="Times" w:hAnsi="Times" w:cs="Helvetica"/>
              <w:color w:val="000000"/>
              <w:sz w:val="24"/>
              <w:szCs w:val="24"/>
            </w:rPr>
          </w:rPrChange>
        </w:rPr>
        <w:t xml:space="preserve">by a PCIT International Global Trainer. All coders were </w:t>
      </w:r>
      <w:r w:rsidR="005C7B47" w:rsidRPr="00365026">
        <w:rPr>
          <w:rFonts w:ascii="Times New Roman" w:hAnsi="Times New Roman" w:cs="Times New Roman"/>
          <w:color w:val="000000"/>
          <w:sz w:val="24"/>
          <w:szCs w:val="24"/>
          <w:rPrChange w:id="2466" w:author="Jane Kohlhoff" w:date="2024-06-11T09:53:00Z" w16du:dateUtc="2024-06-10T23:53:00Z">
            <w:rPr>
              <w:rFonts w:ascii="Times" w:hAnsi="Times" w:cs="Helvetica"/>
              <w:color w:val="000000"/>
              <w:sz w:val="24"/>
              <w:szCs w:val="24"/>
            </w:rPr>
          </w:rPrChange>
        </w:rPr>
        <w:t>masked to participant group allocation and assessment time point.</w:t>
      </w:r>
      <w:r w:rsidR="00707ED6" w:rsidRPr="00365026">
        <w:rPr>
          <w:rFonts w:ascii="Times New Roman" w:hAnsi="Times New Roman" w:cs="Times New Roman"/>
          <w:color w:val="000000"/>
          <w:sz w:val="24"/>
          <w:szCs w:val="24"/>
          <w:rPrChange w:id="2467" w:author="Jane Kohlhoff" w:date="2024-06-11T09:53:00Z" w16du:dateUtc="2024-06-10T23:53:00Z">
            <w:rPr>
              <w:rFonts w:ascii="Times" w:hAnsi="Times" w:cs="Helvetica"/>
              <w:color w:val="000000"/>
              <w:sz w:val="24"/>
              <w:szCs w:val="24"/>
            </w:rPr>
          </w:rPrChange>
        </w:rPr>
        <w:t xml:space="preserve"> </w:t>
      </w:r>
      <w:r w:rsidR="00870F19" w:rsidRPr="00365026">
        <w:rPr>
          <w:rFonts w:ascii="Times New Roman" w:hAnsi="Times New Roman" w:cs="Times New Roman"/>
          <w:color w:val="000000"/>
          <w:sz w:val="24"/>
          <w:szCs w:val="24"/>
          <w:rPrChange w:id="2468" w:author="Jane Kohlhoff" w:date="2024-06-11T09:53:00Z" w16du:dateUtc="2024-06-10T23:53:00Z">
            <w:rPr>
              <w:rFonts w:ascii="Times" w:hAnsi="Times" w:cs="Helvetica"/>
              <w:color w:val="000000"/>
              <w:sz w:val="24"/>
              <w:szCs w:val="24"/>
            </w:rPr>
          </w:rPrChange>
        </w:rPr>
        <w:t xml:space="preserve">Of the </w:t>
      </w:r>
      <w:del w:id="2469" w:author="Jane Kohlhoff" w:date="2024-06-11T10:27:00Z" w16du:dateUtc="2024-06-11T00:27:00Z">
        <w:r w:rsidR="00870F19" w:rsidRPr="00365026" w:rsidDel="00C12E36">
          <w:rPr>
            <w:rFonts w:ascii="Times New Roman" w:hAnsi="Times New Roman" w:cs="Times New Roman"/>
            <w:color w:val="000000"/>
            <w:sz w:val="24"/>
            <w:szCs w:val="24"/>
            <w:rPrChange w:id="2470" w:author="Jane Kohlhoff" w:date="2024-06-11T09:53:00Z" w16du:dateUtc="2024-06-10T23:53:00Z">
              <w:rPr>
                <w:rFonts w:ascii="Times" w:hAnsi="Times" w:cs="Helvetica"/>
                <w:color w:val="000000"/>
                <w:sz w:val="24"/>
                <w:szCs w:val="24"/>
              </w:rPr>
            </w:rPrChange>
          </w:rPr>
          <w:delText xml:space="preserve">90 </w:delText>
        </w:r>
      </w:del>
      <w:ins w:id="2471" w:author="Jane Kohlhoff" w:date="2024-06-11T10:27:00Z" w16du:dateUtc="2024-06-11T00:27:00Z">
        <w:r w:rsidR="00C12E36">
          <w:rPr>
            <w:rFonts w:ascii="Times New Roman" w:hAnsi="Times New Roman" w:cs="Times New Roman"/>
            <w:color w:val="000000"/>
            <w:sz w:val="24"/>
            <w:szCs w:val="24"/>
          </w:rPr>
          <w:t>178</w:t>
        </w:r>
        <w:r w:rsidR="00C12E36" w:rsidRPr="00365026">
          <w:rPr>
            <w:rFonts w:ascii="Times New Roman" w:hAnsi="Times New Roman" w:cs="Times New Roman"/>
            <w:color w:val="000000"/>
            <w:sz w:val="24"/>
            <w:szCs w:val="24"/>
            <w:rPrChange w:id="2472" w:author="Jane Kohlhoff" w:date="2024-06-11T09:53:00Z" w16du:dateUtc="2024-06-10T23:53:00Z">
              <w:rPr>
                <w:rFonts w:ascii="Times" w:hAnsi="Times" w:cs="Helvetica"/>
                <w:color w:val="000000"/>
                <w:sz w:val="24"/>
                <w:szCs w:val="24"/>
              </w:rPr>
            </w:rPrChange>
          </w:rPr>
          <w:t xml:space="preserve"> </w:t>
        </w:r>
      </w:ins>
      <w:ins w:id="2473" w:author="Jane Kohlhoff" w:date="2024-06-11T10:32:00Z" w16du:dateUtc="2024-06-11T00:32:00Z">
        <w:r w:rsidR="00C12E36">
          <w:rPr>
            <w:rFonts w:ascii="Times New Roman" w:hAnsi="Times New Roman" w:cs="Times New Roman"/>
            <w:color w:val="000000"/>
            <w:sz w:val="24"/>
            <w:szCs w:val="24"/>
          </w:rPr>
          <w:t xml:space="preserve">coded </w:t>
        </w:r>
      </w:ins>
      <w:del w:id="2474" w:author="Jane Kohlhoff" w:date="2024-06-11T10:27:00Z" w16du:dateUtc="2024-06-11T00:27:00Z">
        <w:r w:rsidR="00870F19" w:rsidRPr="00365026" w:rsidDel="00C12E36">
          <w:rPr>
            <w:rFonts w:ascii="Times New Roman" w:hAnsi="Times New Roman" w:cs="Times New Roman"/>
            <w:color w:val="000000"/>
            <w:sz w:val="24"/>
            <w:szCs w:val="24"/>
            <w:rPrChange w:id="2475" w:author="Jane Kohlhoff" w:date="2024-06-11T09:53:00Z" w16du:dateUtc="2024-06-10T23:53:00Z">
              <w:rPr>
                <w:rFonts w:ascii="Times" w:hAnsi="Times" w:cs="Helvetica"/>
                <w:color w:val="000000"/>
                <w:sz w:val="24"/>
                <w:szCs w:val="24"/>
              </w:rPr>
            </w:rPrChange>
          </w:rPr>
          <w:delText xml:space="preserve">Time 1 </w:delText>
        </w:r>
      </w:del>
      <w:r w:rsidR="00870F19" w:rsidRPr="00365026">
        <w:rPr>
          <w:rFonts w:ascii="Times New Roman" w:hAnsi="Times New Roman" w:cs="Times New Roman"/>
          <w:color w:val="000000"/>
          <w:sz w:val="24"/>
          <w:szCs w:val="24"/>
          <w:rPrChange w:id="2476" w:author="Jane Kohlhoff" w:date="2024-06-11T09:53:00Z" w16du:dateUtc="2024-06-10T23:53:00Z">
            <w:rPr>
              <w:rFonts w:ascii="Times" w:hAnsi="Times" w:cs="Helvetica"/>
              <w:color w:val="000000"/>
              <w:sz w:val="24"/>
              <w:szCs w:val="24"/>
            </w:rPr>
          </w:rPrChange>
        </w:rPr>
        <w:t xml:space="preserve">videos, </w:t>
      </w:r>
      <w:del w:id="2477" w:author="Jane Kohlhoff" w:date="2024-06-11T10:27:00Z" w16du:dateUtc="2024-06-11T00:27:00Z">
        <w:r w:rsidR="00870F19" w:rsidRPr="00365026" w:rsidDel="00C12E36">
          <w:rPr>
            <w:rFonts w:ascii="Times New Roman" w:hAnsi="Times New Roman" w:cs="Times New Roman"/>
            <w:color w:val="000000"/>
            <w:sz w:val="24"/>
            <w:szCs w:val="24"/>
            <w:rPrChange w:id="2478" w:author="Jane Kohlhoff" w:date="2024-06-11T09:53:00Z" w16du:dateUtc="2024-06-10T23:53:00Z">
              <w:rPr>
                <w:rFonts w:ascii="Times" w:hAnsi="Times" w:cs="Helvetica"/>
                <w:color w:val="000000"/>
                <w:sz w:val="24"/>
                <w:szCs w:val="24"/>
              </w:rPr>
            </w:rPrChange>
          </w:rPr>
          <w:delText>48</w:delText>
        </w:r>
      </w:del>
      <w:ins w:id="2479" w:author="Jane Kohlhoff" w:date="2024-06-11T10:27:00Z" w16du:dateUtc="2024-06-11T00:27:00Z">
        <w:r w:rsidR="00C12E36">
          <w:rPr>
            <w:rFonts w:ascii="Times New Roman" w:hAnsi="Times New Roman" w:cs="Times New Roman"/>
            <w:color w:val="000000"/>
            <w:sz w:val="24"/>
            <w:szCs w:val="24"/>
          </w:rPr>
          <w:t>25</w:t>
        </w:r>
      </w:ins>
      <w:r w:rsidR="00870F19" w:rsidRPr="00365026">
        <w:rPr>
          <w:rFonts w:ascii="Times New Roman" w:hAnsi="Times New Roman" w:cs="Times New Roman"/>
          <w:color w:val="000000"/>
          <w:sz w:val="24"/>
          <w:szCs w:val="24"/>
          <w:rPrChange w:id="2480" w:author="Jane Kohlhoff" w:date="2024-06-11T09:53:00Z" w16du:dateUtc="2024-06-10T23:53:00Z">
            <w:rPr>
              <w:rFonts w:ascii="Times" w:hAnsi="Times" w:cs="Helvetica"/>
              <w:color w:val="000000"/>
              <w:sz w:val="24"/>
              <w:szCs w:val="24"/>
            </w:rPr>
          </w:rPrChange>
        </w:rPr>
        <w:t>% (</w:t>
      </w:r>
      <w:r w:rsidR="00870F19" w:rsidRPr="00365026">
        <w:rPr>
          <w:rFonts w:ascii="Times New Roman" w:hAnsi="Times New Roman" w:cs="Times New Roman"/>
          <w:i/>
          <w:iCs/>
          <w:color w:val="000000"/>
          <w:sz w:val="24"/>
          <w:szCs w:val="24"/>
          <w:rPrChange w:id="2481" w:author="Jane Kohlhoff" w:date="2024-06-11T09:53:00Z" w16du:dateUtc="2024-06-10T23:53:00Z">
            <w:rPr>
              <w:rFonts w:ascii="Times" w:hAnsi="Times" w:cs="Helvetica"/>
              <w:i/>
              <w:iCs/>
              <w:color w:val="000000"/>
              <w:sz w:val="24"/>
              <w:szCs w:val="24"/>
            </w:rPr>
          </w:rPrChange>
        </w:rPr>
        <w:t>n</w:t>
      </w:r>
      <w:r w:rsidR="00870F19" w:rsidRPr="00365026">
        <w:rPr>
          <w:rFonts w:ascii="Times New Roman" w:hAnsi="Times New Roman" w:cs="Times New Roman"/>
          <w:color w:val="000000"/>
          <w:sz w:val="24"/>
          <w:szCs w:val="24"/>
          <w:rPrChange w:id="2482" w:author="Jane Kohlhoff" w:date="2024-06-11T09:53:00Z" w16du:dateUtc="2024-06-10T23:53:00Z">
            <w:rPr>
              <w:rFonts w:ascii="Times" w:hAnsi="Times" w:cs="Helvetica"/>
              <w:color w:val="000000"/>
              <w:sz w:val="24"/>
              <w:szCs w:val="24"/>
            </w:rPr>
          </w:rPrChange>
        </w:rPr>
        <w:t>=44) were double coded</w:t>
      </w:r>
      <w:ins w:id="2483" w:author="Jane Kohlhoff" w:date="2024-06-11T10:28:00Z" w16du:dateUtc="2024-06-11T00:28:00Z">
        <w:r w:rsidR="00C12E36">
          <w:rPr>
            <w:rFonts w:ascii="Times New Roman" w:hAnsi="Times New Roman" w:cs="Times New Roman"/>
            <w:color w:val="000000"/>
            <w:sz w:val="24"/>
            <w:szCs w:val="24"/>
          </w:rPr>
          <w:t xml:space="preserve"> (</w:t>
        </w:r>
      </w:ins>
      <w:ins w:id="2484" w:author="Jane Kohlhoff" w:date="2024-06-11T10:30:00Z" w16du:dateUtc="2024-06-11T00:30:00Z">
        <w:r w:rsidR="00C12E36" w:rsidRPr="00C12E36">
          <w:rPr>
            <w:rFonts w:ascii="Times New Roman" w:hAnsi="Times New Roman" w:cs="Times New Roman"/>
            <w:i/>
            <w:iCs/>
            <w:color w:val="000000"/>
            <w:sz w:val="24"/>
            <w:szCs w:val="24"/>
            <w:rPrChange w:id="2485" w:author="Jane Kohlhoff" w:date="2024-06-11T10:31:00Z" w16du:dateUtc="2024-06-11T00:31:00Z">
              <w:rPr>
                <w:rFonts w:ascii="Times New Roman" w:hAnsi="Times New Roman" w:cs="Times New Roman"/>
                <w:color w:val="000000"/>
                <w:sz w:val="24"/>
                <w:szCs w:val="24"/>
              </w:rPr>
            </w:rPrChange>
          </w:rPr>
          <w:t>n</w:t>
        </w:r>
        <w:r w:rsidR="00C12E36">
          <w:rPr>
            <w:rFonts w:ascii="Times New Roman" w:hAnsi="Times New Roman" w:cs="Times New Roman"/>
            <w:color w:val="000000"/>
            <w:sz w:val="24"/>
            <w:szCs w:val="24"/>
          </w:rPr>
          <w:t>=24</w:t>
        </w:r>
      </w:ins>
      <w:ins w:id="2486" w:author="Jane Kohlhoff" w:date="2024-06-11T10:28:00Z" w16du:dateUtc="2024-06-11T00:28:00Z">
        <w:r w:rsidR="00C12E36">
          <w:rPr>
            <w:rFonts w:ascii="Times New Roman" w:hAnsi="Times New Roman" w:cs="Times New Roman"/>
            <w:color w:val="000000"/>
            <w:sz w:val="24"/>
            <w:szCs w:val="24"/>
          </w:rPr>
          <w:t xml:space="preserve"> </w:t>
        </w:r>
      </w:ins>
      <w:ins w:id="2487" w:author="Jane Kohlhoff" w:date="2024-06-11T10:30:00Z" w16du:dateUtc="2024-06-11T00:30:00Z">
        <w:r w:rsidR="00C12E36">
          <w:rPr>
            <w:rFonts w:ascii="Times New Roman" w:hAnsi="Times New Roman" w:cs="Times New Roman"/>
            <w:color w:val="000000"/>
            <w:sz w:val="24"/>
            <w:szCs w:val="24"/>
          </w:rPr>
          <w:t xml:space="preserve">at T1, </w:t>
        </w:r>
        <w:r w:rsidR="00C12E36" w:rsidRPr="00C12E36">
          <w:rPr>
            <w:rFonts w:ascii="Times New Roman" w:hAnsi="Times New Roman" w:cs="Times New Roman"/>
            <w:i/>
            <w:iCs/>
            <w:color w:val="000000"/>
            <w:sz w:val="24"/>
            <w:szCs w:val="24"/>
            <w:rPrChange w:id="2488" w:author="Jane Kohlhoff" w:date="2024-06-11T10:31:00Z" w16du:dateUtc="2024-06-11T00:31:00Z">
              <w:rPr>
                <w:rFonts w:ascii="Times New Roman" w:hAnsi="Times New Roman" w:cs="Times New Roman"/>
                <w:color w:val="000000"/>
                <w:sz w:val="24"/>
                <w:szCs w:val="24"/>
              </w:rPr>
            </w:rPrChange>
          </w:rPr>
          <w:t>n</w:t>
        </w:r>
        <w:r w:rsidR="00C12E36">
          <w:rPr>
            <w:rFonts w:ascii="Times New Roman" w:hAnsi="Times New Roman" w:cs="Times New Roman"/>
            <w:color w:val="000000"/>
            <w:sz w:val="24"/>
            <w:szCs w:val="24"/>
          </w:rPr>
          <w:t>=9 at T2</w:t>
        </w:r>
      </w:ins>
      <w:ins w:id="2489" w:author="Jane Kohlhoff" w:date="2024-06-11T10:31:00Z" w16du:dateUtc="2024-06-11T00:31:00Z">
        <w:r w:rsidR="00C12E36">
          <w:rPr>
            <w:rFonts w:ascii="Times New Roman" w:hAnsi="Times New Roman" w:cs="Times New Roman"/>
            <w:color w:val="000000"/>
            <w:sz w:val="24"/>
            <w:szCs w:val="24"/>
          </w:rPr>
          <w:t xml:space="preserve">, and </w:t>
        </w:r>
        <w:r w:rsidR="00C12E36" w:rsidRPr="00C12E36">
          <w:rPr>
            <w:rFonts w:ascii="Times New Roman" w:hAnsi="Times New Roman" w:cs="Times New Roman"/>
            <w:i/>
            <w:iCs/>
            <w:color w:val="000000"/>
            <w:sz w:val="24"/>
            <w:szCs w:val="24"/>
            <w:rPrChange w:id="2490" w:author="Jane Kohlhoff" w:date="2024-06-11T10:31:00Z" w16du:dateUtc="2024-06-11T00:31:00Z">
              <w:rPr>
                <w:rFonts w:ascii="Times New Roman" w:hAnsi="Times New Roman" w:cs="Times New Roman"/>
                <w:color w:val="000000"/>
                <w:sz w:val="24"/>
                <w:szCs w:val="24"/>
              </w:rPr>
            </w:rPrChange>
          </w:rPr>
          <w:t>n</w:t>
        </w:r>
        <w:r w:rsidR="00C12E36">
          <w:rPr>
            <w:rFonts w:ascii="Times New Roman" w:hAnsi="Times New Roman" w:cs="Times New Roman"/>
            <w:color w:val="000000"/>
            <w:sz w:val="24"/>
            <w:szCs w:val="24"/>
          </w:rPr>
          <w:t>=11 at T3). I</w:t>
        </w:r>
      </w:ins>
      <w:ins w:id="2491" w:author="Jane Kohlhoff" w:date="2024-05-17T21:05:00Z" w16du:dateUtc="2024-05-17T11:05:00Z">
        <w:r w:rsidR="004775CD" w:rsidRPr="00365026">
          <w:rPr>
            <w:rFonts w:ascii="Times New Roman" w:hAnsi="Times New Roman" w:cs="Times New Roman"/>
            <w:color w:val="000000"/>
            <w:sz w:val="24"/>
            <w:szCs w:val="24"/>
            <w:rPrChange w:id="2492" w:author="Jane Kohlhoff" w:date="2024-06-11T09:53:00Z" w16du:dateUtc="2024-06-10T23:53:00Z">
              <w:rPr>
                <w:rStyle w:val="cf01"/>
              </w:rPr>
            </w:rPrChange>
          </w:rPr>
          <w:t>nterrater reliability</w:t>
        </w:r>
      </w:ins>
      <w:ins w:id="2493" w:author="Jane Kohlhoff" w:date="2024-06-11T10:31:00Z" w16du:dateUtc="2024-06-11T00:31:00Z">
        <w:r w:rsidR="00C12E36">
          <w:rPr>
            <w:rFonts w:ascii="Times New Roman" w:hAnsi="Times New Roman" w:cs="Times New Roman"/>
            <w:color w:val="000000"/>
            <w:sz w:val="24"/>
            <w:szCs w:val="24"/>
          </w:rPr>
          <w:t xml:space="preserve"> was</w:t>
        </w:r>
      </w:ins>
      <w:ins w:id="2494" w:author="Jane Kohlhoff" w:date="2024-05-17T21:05:00Z" w16du:dateUtc="2024-05-17T11:05:00Z">
        <w:r w:rsidR="004775CD" w:rsidRPr="00365026">
          <w:rPr>
            <w:rFonts w:ascii="Times New Roman" w:hAnsi="Times New Roman" w:cs="Times New Roman"/>
            <w:color w:val="000000"/>
            <w:sz w:val="24"/>
            <w:szCs w:val="24"/>
            <w:rPrChange w:id="2495" w:author="Jane Kohlhoff" w:date="2024-06-11T09:53:00Z" w16du:dateUtc="2024-06-10T23:53:00Z">
              <w:rPr>
                <w:rStyle w:val="cf01"/>
              </w:rPr>
            </w:rPrChange>
          </w:rPr>
          <w:t xml:space="preserve"> assessed using the Cohen’s Kappa statistic, which accounts for chance agreement</w:t>
        </w:r>
      </w:ins>
      <w:r w:rsidR="00870F19" w:rsidRPr="00365026">
        <w:rPr>
          <w:rFonts w:ascii="Times New Roman" w:hAnsi="Times New Roman" w:cs="Times New Roman"/>
          <w:color w:val="000000"/>
          <w:sz w:val="24"/>
          <w:szCs w:val="24"/>
          <w:rPrChange w:id="2496" w:author="Jane Kohlhoff" w:date="2024-06-11T09:53:00Z" w16du:dateUtc="2024-06-10T23:53:00Z">
            <w:rPr>
              <w:rFonts w:ascii="Times" w:hAnsi="Times" w:cs="Helvetica"/>
              <w:color w:val="000000"/>
              <w:sz w:val="24"/>
              <w:szCs w:val="24"/>
            </w:rPr>
          </w:rPrChange>
        </w:rPr>
        <w:t>. The agreement</w:t>
      </w:r>
      <w:r w:rsidR="00B843FC" w:rsidRPr="00365026">
        <w:rPr>
          <w:rFonts w:ascii="Times New Roman" w:hAnsi="Times New Roman" w:cs="Times New Roman"/>
          <w:color w:val="000000"/>
          <w:sz w:val="24"/>
          <w:szCs w:val="24"/>
          <w:rPrChange w:id="2497" w:author="Jane Kohlhoff" w:date="2024-06-11T09:53:00Z" w16du:dateUtc="2024-06-10T23:53:00Z">
            <w:rPr>
              <w:rFonts w:ascii="Times" w:hAnsi="Times" w:cs="Helvetica"/>
              <w:color w:val="000000"/>
              <w:sz w:val="24"/>
              <w:szCs w:val="24"/>
            </w:rPr>
          </w:rPrChange>
        </w:rPr>
        <w:t>s</w:t>
      </w:r>
      <w:r w:rsidR="00870F19" w:rsidRPr="00365026">
        <w:rPr>
          <w:rFonts w:ascii="Times New Roman" w:hAnsi="Times New Roman" w:cs="Times New Roman"/>
          <w:color w:val="000000"/>
          <w:sz w:val="24"/>
          <w:szCs w:val="24"/>
          <w:rPrChange w:id="2498" w:author="Jane Kohlhoff" w:date="2024-06-11T09:53:00Z" w16du:dateUtc="2024-06-10T23:53:00Z">
            <w:rPr>
              <w:rFonts w:ascii="Times" w:hAnsi="Times" w:cs="Helvetica"/>
              <w:color w:val="000000"/>
              <w:sz w:val="24"/>
              <w:szCs w:val="24"/>
            </w:rPr>
          </w:rPrChange>
        </w:rPr>
        <w:t xml:space="preserve"> between coders for the total number of codes</w:t>
      </w:r>
      <w:r w:rsidR="00B843FC" w:rsidRPr="00365026">
        <w:rPr>
          <w:rFonts w:ascii="Times New Roman" w:hAnsi="Times New Roman" w:cs="Times New Roman"/>
          <w:color w:val="000000"/>
          <w:sz w:val="24"/>
          <w:szCs w:val="24"/>
          <w:rPrChange w:id="2499" w:author="Jane Kohlhoff" w:date="2024-06-11T09:53:00Z" w16du:dateUtc="2024-06-10T23:53:00Z">
            <w:rPr>
              <w:rFonts w:ascii="Times" w:hAnsi="Times" w:cs="Helvetica"/>
              <w:color w:val="000000"/>
              <w:sz w:val="24"/>
              <w:szCs w:val="24"/>
            </w:rPr>
          </w:rPrChange>
        </w:rPr>
        <w:t xml:space="preserve">, </w:t>
      </w:r>
      <w:r w:rsidR="00870F19" w:rsidRPr="00365026">
        <w:rPr>
          <w:rFonts w:ascii="Times New Roman" w:hAnsi="Times New Roman" w:cs="Times New Roman"/>
          <w:color w:val="000000"/>
          <w:sz w:val="24"/>
          <w:szCs w:val="24"/>
          <w:rPrChange w:id="2500" w:author="Jane Kohlhoff" w:date="2024-06-11T09:53:00Z" w16du:dateUtc="2024-06-10T23:53:00Z">
            <w:rPr>
              <w:rFonts w:ascii="Times" w:hAnsi="Times" w:cs="Helvetica"/>
              <w:color w:val="000000"/>
              <w:sz w:val="24"/>
              <w:szCs w:val="24"/>
            </w:rPr>
          </w:rPrChange>
        </w:rPr>
        <w:t xml:space="preserve">labelled praise </w:t>
      </w:r>
      <w:r w:rsidR="00B843FC" w:rsidRPr="00365026">
        <w:rPr>
          <w:rFonts w:ascii="Times New Roman" w:hAnsi="Times New Roman" w:cs="Times New Roman"/>
          <w:color w:val="000000"/>
          <w:sz w:val="24"/>
          <w:szCs w:val="24"/>
          <w:rPrChange w:id="2501" w:author="Jane Kohlhoff" w:date="2024-06-11T09:53:00Z" w16du:dateUtc="2024-06-10T23:53:00Z">
            <w:rPr>
              <w:rFonts w:ascii="Times" w:hAnsi="Times" w:cs="Helvetica"/>
              <w:color w:val="000000"/>
              <w:sz w:val="24"/>
              <w:szCs w:val="24"/>
            </w:rPr>
          </w:rPrChange>
        </w:rPr>
        <w:t xml:space="preserve">and negative talk codes were κ = .894 (95% CI, .887 to .901), </w:t>
      </w:r>
      <w:r w:rsidR="00870F19" w:rsidRPr="00365026">
        <w:rPr>
          <w:rFonts w:ascii="Times New Roman" w:hAnsi="Times New Roman" w:cs="Times New Roman"/>
          <w:color w:val="000000"/>
          <w:sz w:val="24"/>
          <w:szCs w:val="24"/>
          <w:rPrChange w:id="2502" w:author="Jane Kohlhoff" w:date="2024-06-11T09:53:00Z" w16du:dateUtc="2024-06-10T23:53:00Z">
            <w:rPr>
              <w:rFonts w:ascii="Times" w:hAnsi="Times" w:cs="Helvetica"/>
              <w:color w:val="000000"/>
              <w:sz w:val="24"/>
              <w:szCs w:val="24"/>
            </w:rPr>
          </w:rPrChange>
        </w:rPr>
        <w:t xml:space="preserve">κ = .961 </w:t>
      </w:r>
      <w:r w:rsidR="00B843FC" w:rsidRPr="00365026">
        <w:rPr>
          <w:rFonts w:ascii="Times New Roman" w:hAnsi="Times New Roman" w:cs="Times New Roman"/>
          <w:color w:val="000000"/>
          <w:sz w:val="24"/>
          <w:szCs w:val="24"/>
          <w:rPrChange w:id="2503" w:author="Jane Kohlhoff" w:date="2024-06-11T09:53:00Z" w16du:dateUtc="2024-06-10T23:53:00Z">
            <w:rPr>
              <w:rFonts w:ascii="Times" w:hAnsi="Times" w:cs="Helvetica"/>
              <w:color w:val="000000"/>
              <w:sz w:val="24"/>
              <w:szCs w:val="24"/>
            </w:rPr>
          </w:rPrChange>
        </w:rPr>
        <w:t>(</w:t>
      </w:r>
      <w:r w:rsidR="00870F19" w:rsidRPr="00365026">
        <w:rPr>
          <w:rFonts w:ascii="Times New Roman" w:hAnsi="Times New Roman" w:cs="Times New Roman"/>
          <w:color w:val="000000"/>
          <w:sz w:val="24"/>
          <w:szCs w:val="24"/>
          <w:rPrChange w:id="2504" w:author="Jane Kohlhoff" w:date="2024-06-11T09:53:00Z" w16du:dateUtc="2024-06-10T23:53:00Z">
            <w:rPr>
              <w:rFonts w:ascii="Times" w:hAnsi="Times" w:cs="Helvetica"/>
              <w:color w:val="000000"/>
              <w:sz w:val="24"/>
              <w:szCs w:val="24"/>
            </w:rPr>
          </w:rPrChange>
        </w:rPr>
        <w:t>95% CI, .946 to .976</w:t>
      </w:r>
      <w:r w:rsidR="00B843FC" w:rsidRPr="00365026">
        <w:rPr>
          <w:rFonts w:ascii="Times New Roman" w:hAnsi="Times New Roman" w:cs="Times New Roman"/>
          <w:color w:val="000000"/>
          <w:sz w:val="24"/>
          <w:szCs w:val="24"/>
          <w:rPrChange w:id="2505" w:author="Jane Kohlhoff" w:date="2024-06-11T09:53:00Z" w16du:dateUtc="2024-06-10T23:53:00Z">
            <w:rPr>
              <w:rFonts w:ascii="Times" w:hAnsi="Times" w:cs="Helvetica"/>
              <w:color w:val="000000"/>
              <w:sz w:val="24"/>
              <w:szCs w:val="24"/>
            </w:rPr>
          </w:rPrChange>
        </w:rPr>
        <w:t>)</w:t>
      </w:r>
      <w:r w:rsidR="00870F19" w:rsidRPr="00365026">
        <w:rPr>
          <w:rFonts w:ascii="Times New Roman" w:hAnsi="Times New Roman" w:cs="Times New Roman"/>
          <w:color w:val="000000"/>
          <w:sz w:val="24"/>
          <w:szCs w:val="24"/>
          <w:rPrChange w:id="2506" w:author="Jane Kohlhoff" w:date="2024-06-11T09:53:00Z" w16du:dateUtc="2024-06-10T23:53:00Z">
            <w:rPr>
              <w:rFonts w:ascii="Times" w:hAnsi="Times" w:cs="Helvetica"/>
              <w:color w:val="000000"/>
              <w:sz w:val="24"/>
              <w:szCs w:val="24"/>
            </w:rPr>
          </w:rPrChange>
        </w:rPr>
        <w:t xml:space="preserve">, </w:t>
      </w:r>
      <w:r w:rsidR="00B843FC" w:rsidRPr="00365026">
        <w:rPr>
          <w:rFonts w:ascii="Times New Roman" w:hAnsi="Times New Roman" w:cs="Times New Roman"/>
          <w:color w:val="000000"/>
          <w:sz w:val="24"/>
          <w:szCs w:val="24"/>
          <w:rPrChange w:id="2507" w:author="Jane Kohlhoff" w:date="2024-06-11T09:53:00Z" w16du:dateUtc="2024-06-10T23:53:00Z">
            <w:rPr>
              <w:rFonts w:ascii="Times" w:hAnsi="Times" w:cs="Helvetica"/>
              <w:color w:val="000000"/>
              <w:sz w:val="24"/>
              <w:szCs w:val="24"/>
            </w:rPr>
          </w:rPrChange>
        </w:rPr>
        <w:t xml:space="preserve">and </w:t>
      </w:r>
      <w:r w:rsidR="00870F19" w:rsidRPr="00365026">
        <w:rPr>
          <w:rFonts w:ascii="Times New Roman" w:hAnsi="Times New Roman" w:cs="Times New Roman"/>
          <w:color w:val="000000"/>
          <w:sz w:val="24"/>
          <w:szCs w:val="24"/>
          <w:rPrChange w:id="2508" w:author="Jane Kohlhoff" w:date="2024-06-11T09:53:00Z" w16du:dateUtc="2024-06-10T23:53:00Z">
            <w:rPr>
              <w:rFonts w:ascii="Times" w:hAnsi="Times" w:cs="Helvetica"/>
              <w:color w:val="000000"/>
              <w:sz w:val="24"/>
              <w:szCs w:val="24"/>
            </w:rPr>
          </w:rPrChange>
        </w:rPr>
        <w:t xml:space="preserve">κ = .846 </w:t>
      </w:r>
      <w:r w:rsidR="00B843FC" w:rsidRPr="00365026">
        <w:rPr>
          <w:rFonts w:ascii="Times New Roman" w:hAnsi="Times New Roman" w:cs="Times New Roman"/>
          <w:color w:val="000000"/>
          <w:sz w:val="24"/>
          <w:szCs w:val="24"/>
          <w:rPrChange w:id="2509" w:author="Jane Kohlhoff" w:date="2024-06-11T09:53:00Z" w16du:dateUtc="2024-06-10T23:53:00Z">
            <w:rPr>
              <w:rFonts w:ascii="Times" w:hAnsi="Times" w:cs="Helvetica"/>
              <w:color w:val="000000"/>
              <w:sz w:val="24"/>
              <w:szCs w:val="24"/>
            </w:rPr>
          </w:rPrChange>
        </w:rPr>
        <w:t>(</w:t>
      </w:r>
      <w:r w:rsidR="00870F19" w:rsidRPr="00365026">
        <w:rPr>
          <w:rFonts w:ascii="Times New Roman" w:hAnsi="Times New Roman" w:cs="Times New Roman"/>
          <w:color w:val="000000"/>
          <w:sz w:val="24"/>
          <w:szCs w:val="24"/>
          <w:rPrChange w:id="2510" w:author="Jane Kohlhoff" w:date="2024-06-11T09:53:00Z" w16du:dateUtc="2024-06-10T23:53:00Z">
            <w:rPr>
              <w:rFonts w:ascii="Times" w:hAnsi="Times" w:cs="Helvetica"/>
              <w:color w:val="000000"/>
              <w:sz w:val="24"/>
              <w:szCs w:val="24"/>
            </w:rPr>
          </w:rPrChange>
        </w:rPr>
        <w:t>95% CI, .831 to .860</w:t>
      </w:r>
      <w:r w:rsidR="00B843FC" w:rsidRPr="00365026">
        <w:rPr>
          <w:rFonts w:ascii="Times New Roman" w:hAnsi="Times New Roman" w:cs="Times New Roman"/>
          <w:color w:val="000000"/>
          <w:sz w:val="24"/>
          <w:szCs w:val="24"/>
          <w:rPrChange w:id="2511" w:author="Jane Kohlhoff" w:date="2024-06-11T09:53:00Z" w16du:dateUtc="2024-06-10T23:53:00Z">
            <w:rPr>
              <w:rFonts w:ascii="Times" w:hAnsi="Times" w:cs="Helvetica"/>
              <w:color w:val="000000"/>
              <w:sz w:val="24"/>
              <w:szCs w:val="24"/>
            </w:rPr>
          </w:rPrChange>
        </w:rPr>
        <w:t>), respectively</w:t>
      </w:r>
      <w:r w:rsidR="00870F19" w:rsidRPr="00365026">
        <w:rPr>
          <w:rFonts w:ascii="Times New Roman" w:hAnsi="Times New Roman" w:cs="Times New Roman"/>
          <w:color w:val="000000"/>
          <w:sz w:val="24"/>
          <w:szCs w:val="24"/>
          <w:rPrChange w:id="2512" w:author="Jane Kohlhoff" w:date="2024-06-11T09:53:00Z" w16du:dateUtc="2024-06-10T23:53:00Z">
            <w:rPr>
              <w:rFonts w:ascii="Times" w:hAnsi="Times" w:cs="Helvetica"/>
              <w:color w:val="000000"/>
              <w:sz w:val="24"/>
              <w:szCs w:val="24"/>
            </w:rPr>
          </w:rPrChange>
        </w:rPr>
        <w:t xml:space="preserve">. </w:t>
      </w:r>
    </w:p>
    <w:p w14:paraId="28DDA0DD" w14:textId="3F0622DB" w:rsidR="00F005FF" w:rsidRPr="00365026" w:rsidRDefault="00F005FF" w:rsidP="004A392F">
      <w:pPr>
        <w:widowControl w:val="0"/>
        <w:autoSpaceDE w:val="0"/>
        <w:autoSpaceDN w:val="0"/>
        <w:adjustRightInd w:val="0"/>
        <w:spacing w:line="480" w:lineRule="auto"/>
        <w:ind w:firstLine="720"/>
        <w:contextualSpacing/>
        <w:rPr>
          <w:rFonts w:ascii="Times New Roman" w:hAnsi="Times New Roman" w:cs="Times New Roman"/>
          <w:color w:val="000000"/>
          <w:sz w:val="24"/>
          <w:szCs w:val="24"/>
          <w:rPrChange w:id="2513" w:author="Jane Kohlhoff" w:date="2024-06-11T09:53:00Z" w16du:dateUtc="2024-06-10T23:53:00Z">
            <w:rPr>
              <w:rFonts w:ascii="Times" w:hAnsi="Times" w:cs="Helvetica"/>
              <w:color w:val="000000"/>
              <w:sz w:val="24"/>
              <w:szCs w:val="24"/>
            </w:rPr>
          </w:rPrChange>
        </w:rPr>
      </w:pPr>
      <w:bookmarkStart w:id="2514" w:name="_Hlk161651906"/>
      <w:r w:rsidRPr="00365026">
        <w:rPr>
          <w:rFonts w:ascii="Times New Roman" w:hAnsi="Times New Roman" w:cs="Times New Roman"/>
          <w:b/>
          <w:bCs/>
          <w:iCs/>
          <w:color w:val="000000"/>
          <w:sz w:val="24"/>
          <w:szCs w:val="24"/>
          <w:rPrChange w:id="2515" w:author="Jane Kohlhoff" w:date="2024-06-11T09:53:00Z" w16du:dateUtc="2024-06-10T23:53:00Z">
            <w:rPr>
              <w:rFonts w:ascii="Times" w:hAnsi="Times" w:cs="Helvetica"/>
              <w:b/>
              <w:bCs/>
              <w:iCs/>
              <w:color w:val="000000"/>
              <w:sz w:val="24"/>
              <w:szCs w:val="24"/>
            </w:rPr>
          </w:rPrChange>
        </w:rPr>
        <w:t>Parenting sensitivity</w:t>
      </w:r>
      <w:ins w:id="2516" w:author="Jane Kohlhoff" w:date="2024-06-11T08:08:00Z" w16du:dateUtc="2024-06-10T22:08:00Z">
        <w:r w:rsidR="006633D3" w:rsidRPr="00365026">
          <w:rPr>
            <w:rFonts w:ascii="Times New Roman" w:hAnsi="Times New Roman" w:cs="Times New Roman"/>
            <w:sz w:val="24"/>
            <w:szCs w:val="24"/>
            <w:rPrChange w:id="2517" w:author="Jane Kohlhoff" w:date="2024-06-11T09:53:00Z" w16du:dateUtc="2024-06-10T23:53:00Z">
              <w:rPr>
                <w:rFonts w:ascii="Times" w:hAnsi="Times" w:cs="Helvetica"/>
                <w:sz w:val="24"/>
                <w:szCs w:val="24"/>
              </w:rPr>
            </w:rPrChange>
          </w:rPr>
          <w:t xml:space="preserve"> </w:t>
        </w:r>
      </w:ins>
      <w:del w:id="2518" w:author="Jane Kohlhoff" w:date="2024-06-11T08:08:00Z" w16du:dateUtc="2024-06-10T22:08:00Z">
        <w:r w:rsidR="00360053" w:rsidRPr="00365026" w:rsidDel="006633D3">
          <w:rPr>
            <w:rFonts w:ascii="Times New Roman" w:hAnsi="Times New Roman" w:cs="Times New Roman"/>
            <w:b/>
            <w:bCs/>
            <w:iCs/>
            <w:color w:val="000000"/>
            <w:sz w:val="24"/>
            <w:szCs w:val="24"/>
            <w:rPrChange w:id="2519" w:author="Jane Kohlhoff" w:date="2024-06-11T09:53:00Z" w16du:dateUtc="2024-06-10T23:53:00Z">
              <w:rPr>
                <w:rFonts w:ascii="Times" w:hAnsi="Times" w:cs="Helvetica"/>
                <w:b/>
                <w:bCs/>
                <w:iCs/>
                <w:color w:val="000000"/>
                <w:sz w:val="24"/>
                <w:szCs w:val="24"/>
              </w:rPr>
            </w:rPrChange>
          </w:rPr>
          <w:delText>.</w:delText>
        </w:r>
        <w:r w:rsidRPr="00365026" w:rsidDel="006633D3">
          <w:rPr>
            <w:rFonts w:ascii="Times New Roman" w:hAnsi="Times New Roman" w:cs="Times New Roman"/>
            <w:sz w:val="24"/>
            <w:szCs w:val="24"/>
            <w:rPrChange w:id="2520" w:author="Jane Kohlhoff" w:date="2024-06-11T09:53:00Z" w16du:dateUtc="2024-06-10T23:53:00Z">
              <w:rPr>
                <w:rFonts w:ascii="Times" w:hAnsi="Times" w:cs="Helvetica"/>
                <w:sz w:val="24"/>
                <w:szCs w:val="24"/>
              </w:rPr>
            </w:rPrChange>
          </w:rPr>
          <w:delText xml:space="preserve"> </w:delText>
        </w:r>
        <w:bookmarkEnd w:id="2514"/>
        <w:r w:rsidR="005E6CF3" w:rsidRPr="00365026" w:rsidDel="006633D3">
          <w:rPr>
            <w:rFonts w:ascii="Times New Roman" w:hAnsi="Times New Roman" w:cs="Times New Roman"/>
            <w:color w:val="000000"/>
            <w:sz w:val="24"/>
            <w:szCs w:val="24"/>
            <w:rPrChange w:id="2521" w:author="Jane Kohlhoff" w:date="2024-06-11T09:53:00Z" w16du:dateUtc="2024-06-10T23:53:00Z">
              <w:rPr>
                <w:rFonts w:ascii="Times" w:hAnsi="Times" w:cs="Helvetica"/>
                <w:color w:val="000000"/>
                <w:sz w:val="24"/>
                <w:szCs w:val="24"/>
              </w:rPr>
            </w:rPrChange>
          </w:rPr>
          <w:delText xml:space="preserve">Parenting </w:delText>
        </w:r>
        <w:r w:rsidR="0010402D" w:rsidRPr="00365026" w:rsidDel="006633D3">
          <w:rPr>
            <w:rFonts w:ascii="Times New Roman" w:hAnsi="Times New Roman" w:cs="Times New Roman"/>
            <w:color w:val="000000"/>
            <w:sz w:val="24"/>
            <w:szCs w:val="24"/>
            <w:rPrChange w:id="2522" w:author="Jane Kohlhoff" w:date="2024-06-11T09:53:00Z" w16du:dateUtc="2024-06-10T23:53:00Z">
              <w:rPr>
                <w:rFonts w:ascii="Times" w:hAnsi="Times" w:cs="Helvetica"/>
                <w:color w:val="000000"/>
                <w:sz w:val="24"/>
                <w:szCs w:val="24"/>
              </w:rPr>
            </w:rPrChange>
          </w:rPr>
          <w:delText xml:space="preserve">sensitivity </w:delText>
        </w:r>
      </w:del>
      <w:r w:rsidR="0010402D" w:rsidRPr="00365026">
        <w:rPr>
          <w:rFonts w:ascii="Times New Roman" w:hAnsi="Times New Roman" w:cs="Times New Roman"/>
          <w:color w:val="000000"/>
          <w:sz w:val="24"/>
          <w:szCs w:val="24"/>
          <w:rPrChange w:id="2523" w:author="Jane Kohlhoff" w:date="2024-06-11T09:53:00Z" w16du:dateUtc="2024-06-10T23:53:00Z">
            <w:rPr>
              <w:rFonts w:ascii="Times" w:hAnsi="Times" w:cs="Helvetica"/>
              <w:color w:val="000000"/>
              <w:sz w:val="24"/>
              <w:szCs w:val="24"/>
            </w:rPr>
          </w:rPrChange>
        </w:rPr>
        <w:t xml:space="preserve">was coded </w:t>
      </w:r>
      <w:r w:rsidR="005E6CF3" w:rsidRPr="00365026">
        <w:rPr>
          <w:rFonts w:ascii="Times New Roman" w:hAnsi="Times New Roman" w:cs="Times New Roman"/>
          <w:color w:val="000000"/>
          <w:sz w:val="24"/>
          <w:szCs w:val="24"/>
          <w:rPrChange w:id="2524" w:author="Jane Kohlhoff" w:date="2024-06-11T09:53:00Z" w16du:dateUtc="2024-06-10T23:53:00Z">
            <w:rPr>
              <w:rFonts w:ascii="Times" w:hAnsi="Times" w:cs="Helvetica"/>
              <w:color w:val="000000"/>
              <w:sz w:val="24"/>
              <w:szCs w:val="24"/>
            </w:rPr>
          </w:rPrChange>
        </w:rPr>
        <w:t>from the 20-min parent-child interaction sessions</w:t>
      </w:r>
      <w:r w:rsidRPr="00365026">
        <w:rPr>
          <w:rFonts w:ascii="Times New Roman" w:hAnsi="Times New Roman" w:cs="Times New Roman"/>
          <w:color w:val="000000"/>
          <w:sz w:val="24"/>
          <w:szCs w:val="24"/>
          <w:rPrChange w:id="2525" w:author="Jane Kohlhoff" w:date="2024-06-11T09:53:00Z" w16du:dateUtc="2024-06-10T23:53:00Z">
            <w:rPr>
              <w:rFonts w:ascii="Times" w:hAnsi="Times" w:cs="Helvetica"/>
              <w:color w:val="000000"/>
              <w:sz w:val="24"/>
              <w:szCs w:val="24"/>
            </w:rPr>
          </w:rPrChange>
        </w:rPr>
        <w:t xml:space="preserve"> using the </w:t>
      </w:r>
      <w:ins w:id="2526" w:author="Jane Kohlhoff" w:date="2024-06-11T23:58:00Z" w16du:dateUtc="2024-06-11T13:58:00Z">
        <w:r w:rsidR="00FD1BB1" w:rsidRPr="00FD1BB1">
          <w:rPr>
            <w:rFonts w:ascii="Times New Roman" w:hAnsi="Times New Roman" w:cs="Times New Roman"/>
            <w:color w:val="000000"/>
            <w:sz w:val="24"/>
            <w:szCs w:val="24"/>
            <w:rPrChange w:id="2527" w:author="Jane Kohlhoff" w:date="2024-06-11T23:58:00Z" w16du:dateUtc="2024-06-11T13:58:00Z">
              <w:rPr>
                <w:rFonts w:ascii="Arial" w:hAnsi="Arial" w:cs="Arial"/>
                <w:color w:val="040C28"/>
                <w:shd w:val="clear" w:color="auto" w:fill="D3E3FD"/>
              </w:rPr>
            </w:rPrChange>
          </w:rPr>
          <w:t>National Institute of Child Health and Human Developmen</w:t>
        </w:r>
        <w:r w:rsidR="00FD1BB1">
          <w:rPr>
            <w:rFonts w:ascii="Times New Roman" w:hAnsi="Times New Roman" w:cs="Times New Roman"/>
            <w:color w:val="000000"/>
            <w:sz w:val="24"/>
            <w:szCs w:val="24"/>
          </w:rPr>
          <w:t xml:space="preserve">t </w:t>
        </w:r>
      </w:ins>
      <w:del w:id="2528" w:author="Jane Kohlhoff" w:date="2024-06-11T23:58:00Z" w16du:dateUtc="2024-06-11T13:58:00Z">
        <w:r w:rsidRPr="00365026" w:rsidDel="00FD1BB1">
          <w:rPr>
            <w:rFonts w:ascii="Times New Roman" w:hAnsi="Times New Roman" w:cs="Times New Roman"/>
            <w:color w:val="000000"/>
            <w:sz w:val="24"/>
            <w:szCs w:val="24"/>
            <w:rPrChange w:id="2529" w:author="Jane Kohlhoff" w:date="2024-06-11T09:53:00Z" w16du:dateUtc="2024-06-10T23:53:00Z">
              <w:rPr>
                <w:rFonts w:ascii="Times" w:hAnsi="Times" w:cs="Helvetica"/>
                <w:color w:val="000000"/>
                <w:sz w:val="24"/>
                <w:szCs w:val="24"/>
              </w:rPr>
            </w:rPrChange>
          </w:rPr>
          <w:delText xml:space="preserve">NICHD </w:delText>
        </w:r>
      </w:del>
      <w:r w:rsidRPr="00365026">
        <w:rPr>
          <w:rFonts w:ascii="Times New Roman" w:hAnsi="Times New Roman" w:cs="Times New Roman"/>
          <w:color w:val="000000"/>
          <w:sz w:val="24"/>
          <w:szCs w:val="24"/>
          <w:rPrChange w:id="2530" w:author="Jane Kohlhoff" w:date="2024-06-11T09:53:00Z" w16du:dateUtc="2024-06-10T23:53:00Z">
            <w:rPr>
              <w:rFonts w:ascii="Times" w:hAnsi="Times" w:cs="Helvetica"/>
              <w:color w:val="000000"/>
              <w:sz w:val="24"/>
              <w:szCs w:val="24"/>
            </w:rPr>
          </w:rPrChange>
        </w:rPr>
        <w:t xml:space="preserve">Study of Early Child Care and Youth Development: Sensitivity Scales </w:t>
      </w:r>
      <w:r w:rsidRPr="00365026">
        <w:rPr>
          <w:rFonts w:ascii="Times New Roman" w:hAnsi="Times New Roman" w:cs="Times New Roman"/>
          <w:color w:val="000000"/>
          <w:sz w:val="24"/>
          <w:szCs w:val="24"/>
          <w:rPrChange w:id="2531"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&lt;EndNote&gt;&lt;Cite&gt;&lt;Author&gt;NICHD Early Child Care Research Network&lt;/Author&gt;&lt;Year&gt;2006&lt;/Year&gt;&lt;RecNum&gt;1446&lt;/RecNum&gt;&lt;Prefix&gt;NICHD-SECCYD`; &lt;/Prefix&gt;&lt;DisplayText&gt;(NICHD-SECCYD; 54)&lt;/DisplayText&gt;&lt;record&gt;&lt;rec-number&gt;1446&lt;/rec-number&gt;&lt;foreign-keys&gt;&lt;key app="EN" db-id="ards0dvaofa9d9es2f6vrf9iarwfp0z2w20v" timestamp="1696903319" guid="c09d9b28-c7ae-410a-9db0-0b7e050e8f4c"&gt;1446&lt;/key&gt;&lt;/foreign-keys&gt;&lt;ref-type name="Journal Article"&gt;17&lt;/ref-type&gt;&lt;contributors&gt;&lt;authors&gt;&lt;author&gt;NICHD Early Child Care Research Network,&lt;/author&gt;&lt;/authors&gt;&lt;/contributors&gt;&lt;titles&gt;&lt;title&gt;Child-care effect sizes for the NICHD study of early child care and youth development&lt;/title&gt;&lt;secondary-title&gt;American Psychologist&lt;/secondary-title&gt;&lt;/titles&gt;&lt;periodical&gt;&lt;full-title&gt;American Psychologist&lt;/full-title&gt;&lt;/periodical&gt;&lt;pages&gt;99–116&lt;/pages&gt;&lt;volume&gt;61&lt;/volume&gt;&lt;number&gt;2&lt;/number&gt;&lt;dates&gt;&lt;year&gt;2006&lt;/year&gt;&lt;/dates&gt;&lt;urls&gt;&lt;/urls&gt;&lt;/record&gt;&lt;/Cite&gt;&lt;/EndNote&gt;</w:instrText>
      </w:r>
      <w:r w:rsidRPr="00365026">
        <w:rPr>
          <w:rFonts w:ascii="Times New Roman" w:hAnsi="Times New Roman" w:cs="Times New Roman"/>
          <w:color w:val="000000"/>
          <w:sz w:val="24"/>
          <w:szCs w:val="24"/>
          <w:rPrChange w:id="2532"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(NICHD-SECCYD; 54)</w:t>
      </w:r>
      <w:r w:rsidRPr="00365026">
        <w:rPr>
          <w:rFonts w:ascii="Times New Roman" w:hAnsi="Times New Roman" w:cs="Times New Roman"/>
          <w:color w:val="000000"/>
          <w:sz w:val="24"/>
          <w:szCs w:val="24"/>
          <w:rPrChange w:id="2533" w:author="Jane Kohlhoff" w:date="2024-06-11T09:53:00Z" w16du:dateUtc="2024-06-10T23:53:00Z">
            <w:rPr>
              <w:rFonts w:ascii="Times" w:hAnsi="Times" w:cs="Helvetica"/>
              <w:color w:val="000000"/>
              <w:sz w:val="24"/>
              <w:szCs w:val="24"/>
            </w:rPr>
          </w:rPrChange>
        </w:rPr>
        <w:fldChar w:fldCharType="end"/>
      </w:r>
      <w:r w:rsidR="00707ED6" w:rsidRPr="00365026">
        <w:rPr>
          <w:rFonts w:ascii="Times New Roman" w:hAnsi="Times New Roman" w:cs="Times New Roman"/>
          <w:color w:val="000000"/>
          <w:sz w:val="24"/>
          <w:szCs w:val="24"/>
          <w:rPrChange w:id="2534" w:author="Jane Kohlhoff" w:date="2024-06-11T09:53:00Z" w16du:dateUtc="2024-06-10T23:53:00Z">
            <w:rPr>
              <w:rFonts w:ascii="Times" w:hAnsi="Times" w:cs="Helvetica"/>
              <w:color w:val="000000"/>
              <w:sz w:val="24"/>
              <w:szCs w:val="24"/>
            </w:rPr>
          </w:rPrChange>
        </w:rPr>
        <w:t xml:space="preserve">, </w:t>
      </w:r>
      <w:r w:rsidR="005E6CF3" w:rsidRPr="00365026">
        <w:rPr>
          <w:rFonts w:ascii="Times New Roman" w:hAnsi="Times New Roman" w:cs="Times New Roman"/>
          <w:color w:val="000000"/>
          <w:sz w:val="24"/>
          <w:szCs w:val="24"/>
          <w:rPrChange w:id="2535" w:author="Jane Kohlhoff" w:date="2024-06-11T09:53:00Z" w16du:dateUtc="2024-06-10T23:53:00Z">
            <w:rPr>
              <w:rFonts w:ascii="Times" w:hAnsi="Times" w:cs="Helvetica"/>
              <w:color w:val="000000"/>
              <w:sz w:val="24"/>
              <w:szCs w:val="24"/>
            </w:rPr>
          </w:rPrChange>
        </w:rPr>
        <w:t>C</w:t>
      </w:r>
      <w:r w:rsidRPr="00365026">
        <w:rPr>
          <w:rFonts w:ascii="Times New Roman" w:hAnsi="Times New Roman" w:cs="Times New Roman"/>
          <w:color w:val="000000"/>
          <w:sz w:val="24"/>
          <w:szCs w:val="24"/>
          <w:rPrChange w:id="2536" w:author="Jane Kohlhoff" w:date="2024-06-11T09:53:00Z" w16du:dateUtc="2024-06-10T23:53:00Z">
            <w:rPr>
              <w:rFonts w:ascii="Times" w:hAnsi="Times" w:cs="Helvetica"/>
              <w:color w:val="000000"/>
              <w:sz w:val="24"/>
              <w:szCs w:val="24"/>
            </w:rPr>
          </w:rPrChange>
        </w:rPr>
        <w:t>omposite parental sensitivity score</w:t>
      </w:r>
      <w:r w:rsidR="005E6CF3" w:rsidRPr="00365026">
        <w:rPr>
          <w:rFonts w:ascii="Times New Roman" w:hAnsi="Times New Roman" w:cs="Times New Roman"/>
          <w:color w:val="000000"/>
          <w:sz w:val="24"/>
          <w:szCs w:val="24"/>
          <w:rPrChange w:id="2537" w:author="Jane Kohlhoff" w:date="2024-06-11T09:53:00Z" w16du:dateUtc="2024-06-10T23:53:00Z">
            <w:rPr>
              <w:rFonts w:ascii="Times" w:hAnsi="Times" w:cs="Helvetica"/>
              <w:color w:val="000000"/>
              <w:sz w:val="24"/>
              <w:szCs w:val="24"/>
            </w:rPr>
          </w:rPrChange>
        </w:rPr>
        <w:t>s were</w:t>
      </w:r>
      <w:r w:rsidRPr="00365026">
        <w:rPr>
          <w:rFonts w:ascii="Times New Roman" w:hAnsi="Times New Roman" w:cs="Times New Roman"/>
          <w:color w:val="000000"/>
          <w:sz w:val="24"/>
          <w:szCs w:val="24"/>
          <w:rPrChange w:id="2538" w:author="Jane Kohlhoff" w:date="2024-06-11T09:53:00Z" w16du:dateUtc="2024-06-10T23:53:00Z">
            <w:rPr>
              <w:rFonts w:ascii="Times" w:hAnsi="Times" w:cs="Helvetica"/>
              <w:color w:val="000000"/>
              <w:sz w:val="24"/>
              <w:szCs w:val="24"/>
            </w:rPr>
          </w:rPrChange>
        </w:rPr>
        <w:t xml:space="preserve"> calculated by summing scores on </w:t>
      </w:r>
      <w:r w:rsidR="005E6CF3" w:rsidRPr="00365026">
        <w:rPr>
          <w:rFonts w:ascii="Times New Roman" w:hAnsi="Times New Roman" w:cs="Times New Roman"/>
          <w:color w:val="000000"/>
          <w:sz w:val="24"/>
          <w:szCs w:val="24"/>
          <w:rPrChange w:id="2539" w:author="Jane Kohlhoff" w:date="2024-06-11T09:53:00Z" w16du:dateUtc="2024-06-10T23:53:00Z">
            <w:rPr>
              <w:rFonts w:ascii="Times" w:hAnsi="Times" w:cs="Helvetica"/>
              <w:color w:val="000000"/>
              <w:sz w:val="24"/>
              <w:szCs w:val="24"/>
            </w:rPr>
          </w:rPrChange>
        </w:rPr>
        <w:t xml:space="preserve">the </w:t>
      </w:r>
      <w:r w:rsidRPr="00365026">
        <w:rPr>
          <w:rFonts w:ascii="Times New Roman" w:hAnsi="Times New Roman" w:cs="Times New Roman"/>
          <w:color w:val="000000"/>
          <w:sz w:val="24"/>
          <w:szCs w:val="24"/>
          <w:rPrChange w:id="2540" w:author="Jane Kohlhoff" w:date="2024-06-11T09:53:00Z" w16du:dateUtc="2024-06-10T23:53:00Z">
            <w:rPr>
              <w:rFonts w:ascii="Times" w:hAnsi="Times" w:cs="Helvetica"/>
              <w:color w:val="000000"/>
              <w:sz w:val="24"/>
              <w:szCs w:val="24"/>
            </w:rPr>
          </w:rPrChange>
        </w:rPr>
        <w:t xml:space="preserve">six </w:t>
      </w:r>
      <w:r w:rsidR="005E6CF3" w:rsidRPr="00365026">
        <w:rPr>
          <w:rFonts w:ascii="Times New Roman" w:hAnsi="Times New Roman" w:cs="Times New Roman"/>
          <w:color w:val="000000"/>
          <w:sz w:val="24"/>
          <w:szCs w:val="24"/>
          <w:rPrChange w:id="2541" w:author="Jane Kohlhoff" w:date="2024-06-11T09:53:00Z" w16du:dateUtc="2024-06-10T23:53:00Z">
            <w:rPr>
              <w:rFonts w:ascii="Times" w:hAnsi="Times" w:cs="Helvetica"/>
              <w:color w:val="000000"/>
              <w:sz w:val="24"/>
              <w:szCs w:val="24"/>
            </w:rPr>
          </w:rPrChange>
        </w:rPr>
        <w:t xml:space="preserve">NICHD </w:t>
      </w:r>
      <w:r w:rsidRPr="00365026">
        <w:rPr>
          <w:rFonts w:ascii="Times New Roman" w:hAnsi="Times New Roman" w:cs="Times New Roman"/>
          <w:color w:val="000000"/>
          <w:sz w:val="24"/>
          <w:szCs w:val="24"/>
          <w:rPrChange w:id="2542" w:author="Jane Kohlhoff" w:date="2024-06-11T09:53:00Z" w16du:dateUtc="2024-06-10T23:53:00Z">
            <w:rPr>
              <w:rFonts w:ascii="Times" w:hAnsi="Times" w:cs="Helvetica"/>
              <w:color w:val="000000"/>
              <w:sz w:val="24"/>
              <w:szCs w:val="24"/>
            </w:rPr>
          </w:rPrChange>
        </w:rPr>
        <w:t>scales</w:t>
      </w:r>
      <w:r w:rsidR="005E6CF3" w:rsidRPr="00365026">
        <w:rPr>
          <w:rFonts w:ascii="Times New Roman" w:hAnsi="Times New Roman" w:cs="Times New Roman"/>
          <w:color w:val="000000"/>
          <w:sz w:val="24"/>
          <w:szCs w:val="24"/>
          <w:rPrChange w:id="2543" w:author="Jane Kohlhoff" w:date="2024-06-11T09:53:00Z" w16du:dateUtc="2024-06-10T23:53:00Z">
            <w:rPr>
              <w:rFonts w:ascii="Times" w:hAnsi="Times" w:cs="Helvetica"/>
              <w:color w:val="000000"/>
              <w:sz w:val="24"/>
              <w:szCs w:val="24"/>
            </w:rPr>
          </w:rPrChange>
        </w:rPr>
        <w:t xml:space="preserve"> [sensitivity, positive regard for the child, negative regard for the child (reversed), intrusiveness (reversed), respect for autonomy, and hostility (reversed)], </w:t>
      </w:r>
      <w:r w:rsidRPr="00365026">
        <w:rPr>
          <w:rFonts w:ascii="Times New Roman" w:hAnsi="Times New Roman" w:cs="Times New Roman"/>
          <w:color w:val="000000"/>
          <w:sz w:val="24"/>
          <w:szCs w:val="24"/>
          <w:rPrChange w:id="2544" w:author="Jane Kohlhoff" w:date="2024-06-11T09:53:00Z" w16du:dateUtc="2024-06-10T23:53:00Z">
            <w:rPr>
              <w:rFonts w:ascii="Times" w:hAnsi="Times" w:cs="Helvetica"/>
              <w:color w:val="000000"/>
              <w:sz w:val="24"/>
              <w:szCs w:val="24"/>
            </w:rPr>
          </w:rPrChange>
        </w:rPr>
        <w:t xml:space="preserve">each scored on a 4-point scale </w:t>
      </w:r>
      <w:r w:rsidR="005E6CF3" w:rsidRPr="00365026">
        <w:rPr>
          <w:rFonts w:ascii="Times New Roman" w:hAnsi="Times New Roman" w:cs="Times New Roman"/>
          <w:color w:val="000000"/>
          <w:sz w:val="24"/>
          <w:szCs w:val="24"/>
          <w:rPrChange w:id="2545" w:author="Jane Kohlhoff" w:date="2024-06-11T09:53:00Z" w16du:dateUtc="2024-06-10T23:53:00Z">
            <w:rPr>
              <w:rFonts w:ascii="Times" w:hAnsi="Times" w:cs="Helvetica"/>
              <w:color w:val="000000"/>
              <w:sz w:val="24"/>
              <w:szCs w:val="24"/>
            </w:rPr>
          </w:rPrChange>
        </w:rPr>
        <w:t>with</w:t>
      </w:r>
      <w:r w:rsidRPr="00365026">
        <w:rPr>
          <w:rFonts w:ascii="Times New Roman" w:hAnsi="Times New Roman" w:cs="Times New Roman"/>
          <w:color w:val="000000"/>
          <w:sz w:val="24"/>
          <w:szCs w:val="24"/>
          <w:rPrChange w:id="2546" w:author="Jane Kohlhoff" w:date="2024-06-11T09:53:00Z" w16du:dateUtc="2024-06-10T23:53:00Z">
            <w:rPr>
              <w:rFonts w:ascii="Times" w:hAnsi="Times" w:cs="Helvetica"/>
              <w:color w:val="000000"/>
              <w:sz w:val="24"/>
              <w:szCs w:val="24"/>
            </w:rPr>
          </w:rPrChange>
        </w:rPr>
        <w:t xml:space="preserve"> higher scores indicat</w:t>
      </w:r>
      <w:r w:rsidR="005E6CF3" w:rsidRPr="00365026">
        <w:rPr>
          <w:rFonts w:ascii="Times New Roman" w:hAnsi="Times New Roman" w:cs="Times New Roman"/>
          <w:color w:val="000000"/>
          <w:sz w:val="24"/>
          <w:szCs w:val="24"/>
          <w:rPrChange w:id="2547" w:author="Jane Kohlhoff" w:date="2024-06-11T09:53:00Z" w16du:dateUtc="2024-06-10T23:53:00Z">
            <w:rPr>
              <w:rFonts w:ascii="Times" w:hAnsi="Times" w:cs="Helvetica"/>
              <w:color w:val="000000"/>
              <w:sz w:val="24"/>
              <w:szCs w:val="24"/>
            </w:rPr>
          </w:rPrChange>
        </w:rPr>
        <w:t>ing</w:t>
      </w:r>
      <w:r w:rsidRPr="00365026">
        <w:rPr>
          <w:rFonts w:ascii="Times New Roman" w:hAnsi="Times New Roman" w:cs="Times New Roman"/>
          <w:color w:val="000000"/>
          <w:sz w:val="24"/>
          <w:szCs w:val="24"/>
          <w:rPrChange w:id="2548" w:author="Jane Kohlhoff" w:date="2024-06-11T09:53:00Z" w16du:dateUtc="2024-06-10T23:53:00Z">
            <w:rPr>
              <w:rFonts w:ascii="Times" w:hAnsi="Times" w:cs="Helvetica"/>
              <w:color w:val="000000"/>
              <w:sz w:val="24"/>
              <w:szCs w:val="24"/>
            </w:rPr>
          </w:rPrChange>
        </w:rPr>
        <w:t xml:space="preserve"> that the variable </w:t>
      </w:r>
      <w:r w:rsidR="005E6CF3" w:rsidRPr="00365026">
        <w:rPr>
          <w:rFonts w:ascii="Times New Roman" w:hAnsi="Times New Roman" w:cs="Times New Roman"/>
          <w:color w:val="000000"/>
          <w:sz w:val="24"/>
          <w:szCs w:val="24"/>
          <w:rPrChange w:id="2549" w:author="Jane Kohlhoff" w:date="2024-06-11T09:53:00Z" w16du:dateUtc="2024-06-10T23:53:00Z">
            <w:rPr>
              <w:rFonts w:ascii="Times" w:hAnsi="Times" w:cs="Helvetica"/>
              <w:color w:val="000000"/>
              <w:sz w:val="24"/>
              <w:szCs w:val="24"/>
            </w:rPr>
          </w:rPrChange>
        </w:rPr>
        <w:t>wa</w:t>
      </w:r>
      <w:r w:rsidRPr="00365026">
        <w:rPr>
          <w:rFonts w:ascii="Times New Roman" w:hAnsi="Times New Roman" w:cs="Times New Roman"/>
          <w:color w:val="000000"/>
          <w:sz w:val="24"/>
          <w:szCs w:val="24"/>
          <w:rPrChange w:id="2550" w:author="Jane Kohlhoff" w:date="2024-06-11T09:53:00Z" w16du:dateUtc="2024-06-10T23:53:00Z">
            <w:rPr>
              <w:rFonts w:ascii="Times" w:hAnsi="Times" w:cs="Helvetica"/>
              <w:color w:val="000000"/>
              <w:sz w:val="24"/>
              <w:szCs w:val="24"/>
            </w:rPr>
          </w:rPrChange>
        </w:rPr>
        <w:t>s more characteristic of the parent.</w:t>
      </w:r>
      <w:r w:rsidR="00B10553" w:rsidRPr="00365026">
        <w:rPr>
          <w:rFonts w:ascii="Times New Roman" w:hAnsi="Times New Roman" w:cs="Times New Roman"/>
          <w:color w:val="000000"/>
          <w:sz w:val="24"/>
          <w:szCs w:val="24"/>
          <w:rPrChange w:id="2551" w:author="Jane Kohlhoff" w:date="2024-06-11T09:53:00Z" w16du:dateUtc="2024-06-10T23:53:00Z">
            <w:rPr>
              <w:rFonts w:ascii="Times" w:hAnsi="Times" w:cs="Helvetica"/>
              <w:color w:val="000000"/>
              <w:sz w:val="24"/>
              <w:szCs w:val="24"/>
            </w:rPr>
          </w:rPrChange>
        </w:rPr>
        <w:t xml:space="preserve"> </w:t>
      </w:r>
      <w:r w:rsidR="004A392F" w:rsidRPr="00365026">
        <w:rPr>
          <w:rFonts w:ascii="Times New Roman" w:hAnsi="Times New Roman" w:cs="Times New Roman"/>
          <w:color w:val="000000"/>
          <w:sz w:val="24"/>
          <w:szCs w:val="24"/>
          <w:rPrChange w:id="2552" w:author="Jane Kohlhoff" w:date="2024-06-11T09:53:00Z" w16du:dateUtc="2024-06-10T23:53:00Z">
            <w:rPr>
              <w:rFonts w:ascii="Times" w:hAnsi="Times" w:cs="Helvetica"/>
              <w:color w:val="000000"/>
              <w:sz w:val="24"/>
              <w:szCs w:val="24"/>
            </w:rPr>
          </w:rPrChange>
        </w:rPr>
        <w:t xml:space="preserve">For the current study, </w:t>
      </w:r>
      <w:r w:rsidR="005E6CF3" w:rsidRPr="00365026">
        <w:rPr>
          <w:rFonts w:ascii="Times New Roman" w:hAnsi="Times New Roman" w:cs="Times New Roman"/>
          <w:color w:val="000000"/>
          <w:sz w:val="24"/>
          <w:szCs w:val="24"/>
          <w:rPrChange w:id="2553" w:author="Jane Kohlhoff" w:date="2024-06-11T09:53:00Z" w16du:dateUtc="2024-06-10T23:53:00Z">
            <w:rPr>
              <w:rFonts w:ascii="Times" w:hAnsi="Times" w:cs="Helvetica"/>
              <w:color w:val="000000"/>
              <w:sz w:val="24"/>
              <w:szCs w:val="24"/>
            </w:rPr>
          </w:rPrChange>
        </w:rPr>
        <w:t xml:space="preserve">the </w:t>
      </w:r>
      <w:r w:rsidR="004A392F" w:rsidRPr="00365026">
        <w:rPr>
          <w:rFonts w:ascii="Times New Roman" w:hAnsi="Times New Roman" w:cs="Times New Roman"/>
          <w:color w:val="000000"/>
          <w:sz w:val="24"/>
          <w:szCs w:val="24"/>
          <w:rPrChange w:id="2554" w:author="Jane Kohlhoff" w:date="2024-06-11T09:53:00Z" w16du:dateUtc="2024-06-10T23:53:00Z">
            <w:rPr>
              <w:rFonts w:ascii="Times" w:hAnsi="Times" w:cs="Helvetica"/>
              <w:color w:val="000000"/>
              <w:sz w:val="24"/>
              <w:szCs w:val="24"/>
            </w:rPr>
          </w:rPrChange>
        </w:rPr>
        <w:t>NICHD-SECCYD</w:t>
      </w:r>
      <w:r w:rsidR="004A392F" w:rsidRPr="00365026" w:rsidDel="005170B4">
        <w:rPr>
          <w:rFonts w:ascii="Times New Roman" w:hAnsi="Times New Roman" w:cs="Times New Roman"/>
          <w:color w:val="000000"/>
          <w:sz w:val="24"/>
          <w:szCs w:val="24"/>
          <w:rPrChange w:id="2555" w:author="Jane Kohlhoff" w:date="2024-06-11T09:53:00Z" w16du:dateUtc="2024-06-10T23:53:00Z">
            <w:rPr>
              <w:rFonts w:ascii="Times" w:hAnsi="Times" w:cs="Helvetica"/>
              <w:color w:val="000000"/>
              <w:sz w:val="24"/>
              <w:szCs w:val="24"/>
            </w:rPr>
          </w:rPrChange>
        </w:rPr>
        <w:t xml:space="preserve"> </w:t>
      </w:r>
      <w:r w:rsidR="004A392F" w:rsidRPr="00365026">
        <w:rPr>
          <w:rFonts w:ascii="Times New Roman" w:hAnsi="Times New Roman" w:cs="Times New Roman"/>
          <w:color w:val="000000"/>
          <w:sz w:val="24"/>
          <w:szCs w:val="24"/>
          <w:rPrChange w:id="2556" w:author="Jane Kohlhoff" w:date="2024-06-11T09:53:00Z" w16du:dateUtc="2024-06-10T23:53:00Z">
            <w:rPr>
              <w:rFonts w:ascii="Times" w:hAnsi="Times" w:cs="Helvetica"/>
              <w:color w:val="000000"/>
              <w:sz w:val="24"/>
              <w:szCs w:val="24"/>
            </w:rPr>
          </w:rPrChange>
        </w:rPr>
        <w:t xml:space="preserve">coding was conducted by </w:t>
      </w:r>
      <w:r w:rsidR="00104C2B" w:rsidRPr="00365026">
        <w:rPr>
          <w:rFonts w:ascii="Times New Roman" w:hAnsi="Times New Roman" w:cs="Times New Roman"/>
          <w:color w:val="000000"/>
          <w:sz w:val="24"/>
          <w:szCs w:val="24"/>
          <w:rPrChange w:id="2557" w:author="Jane Kohlhoff" w:date="2024-06-11T09:53:00Z" w16du:dateUtc="2024-06-10T23:53:00Z">
            <w:rPr>
              <w:rFonts w:ascii="Times" w:hAnsi="Times" w:cs="Helvetica"/>
              <w:color w:val="000000"/>
              <w:sz w:val="24"/>
              <w:szCs w:val="24"/>
            </w:rPr>
          </w:rPrChange>
        </w:rPr>
        <w:t xml:space="preserve">three </w:t>
      </w:r>
      <w:r w:rsidR="005E6CF3" w:rsidRPr="00365026">
        <w:rPr>
          <w:rFonts w:ascii="Times New Roman" w:hAnsi="Times New Roman" w:cs="Times New Roman"/>
          <w:color w:val="000000"/>
          <w:sz w:val="24"/>
          <w:szCs w:val="24"/>
          <w:rPrChange w:id="2558" w:author="Jane Kohlhoff" w:date="2024-06-11T09:53:00Z" w16du:dateUtc="2024-06-10T23:53:00Z">
            <w:rPr>
              <w:rFonts w:ascii="Times" w:hAnsi="Times" w:cs="Helvetica"/>
              <w:color w:val="000000"/>
              <w:sz w:val="24"/>
              <w:szCs w:val="24"/>
            </w:rPr>
          </w:rPrChange>
        </w:rPr>
        <w:t xml:space="preserve">coders, </w:t>
      </w:r>
      <w:r w:rsidR="00B10553" w:rsidRPr="00365026">
        <w:rPr>
          <w:rFonts w:ascii="Times New Roman" w:hAnsi="Times New Roman" w:cs="Times New Roman"/>
          <w:color w:val="000000"/>
          <w:sz w:val="24"/>
          <w:szCs w:val="24"/>
          <w:rPrChange w:id="2559" w:author="Jane Kohlhoff" w:date="2024-06-11T09:53:00Z" w16du:dateUtc="2024-06-10T23:53:00Z">
            <w:rPr>
              <w:rFonts w:ascii="Times" w:hAnsi="Times" w:cs="Helvetica"/>
              <w:color w:val="000000"/>
              <w:sz w:val="24"/>
              <w:szCs w:val="24"/>
            </w:rPr>
          </w:rPrChange>
        </w:rPr>
        <w:t xml:space="preserve">each </w:t>
      </w:r>
      <w:r w:rsidR="004A392F" w:rsidRPr="00365026">
        <w:rPr>
          <w:rFonts w:ascii="Times New Roman" w:hAnsi="Times New Roman" w:cs="Times New Roman"/>
          <w:color w:val="000000"/>
          <w:sz w:val="24"/>
          <w:szCs w:val="24"/>
          <w:rPrChange w:id="2560" w:author="Jane Kohlhoff" w:date="2024-06-11T09:53:00Z" w16du:dateUtc="2024-06-10T23:53:00Z">
            <w:rPr>
              <w:rFonts w:ascii="Times" w:hAnsi="Times" w:cs="Helvetica"/>
              <w:color w:val="000000"/>
              <w:sz w:val="24"/>
              <w:szCs w:val="24"/>
            </w:rPr>
          </w:rPrChange>
        </w:rPr>
        <w:t xml:space="preserve">masked to participant group allocation and assessment time point. Of the </w:t>
      </w:r>
      <w:r w:rsidR="00104C2B" w:rsidRPr="00365026">
        <w:rPr>
          <w:rFonts w:ascii="Times New Roman" w:hAnsi="Times New Roman" w:cs="Times New Roman"/>
          <w:color w:val="000000"/>
          <w:sz w:val="24"/>
          <w:szCs w:val="24"/>
          <w:rPrChange w:id="2561" w:author="Jane Kohlhoff" w:date="2024-06-11T09:53:00Z" w16du:dateUtc="2024-06-10T23:53:00Z">
            <w:rPr>
              <w:rFonts w:ascii="Times" w:hAnsi="Times" w:cs="Helvetica"/>
              <w:color w:val="000000"/>
              <w:sz w:val="24"/>
              <w:szCs w:val="24"/>
            </w:rPr>
          </w:rPrChange>
        </w:rPr>
        <w:t xml:space="preserve">159 </w:t>
      </w:r>
      <w:ins w:id="2562" w:author="Jane Kohlhoff" w:date="2024-06-11T10:32:00Z" w16du:dateUtc="2024-06-11T00:32:00Z">
        <w:r w:rsidR="00C12E36">
          <w:rPr>
            <w:rFonts w:ascii="Times New Roman" w:hAnsi="Times New Roman" w:cs="Times New Roman"/>
            <w:color w:val="000000"/>
            <w:sz w:val="24"/>
            <w:szCs w:val="24"/>
          </w:rPr>
          <w:t xml:space="preserve">coded </w:t>
        </w:r>
      </w:ins>
      <w:r w:rsidR="00104C2B" w:rsidRPr="00365026">
        <w:rPr>
          <w:rFonts w:ascii="Times New Roman" w:hAnsi="Times New Roman" w:cs="Times New Roman"/>
          <w:color w:val="000000"/>
          <w:sz w:val="24"/>
          <w:szCs w:val="24"/>
          <w:rPrChange w:id="2563" w:author="Jane Kohlhoff" w:date="2024-06-11T09:53:00Z" w16du:dateUtc="2024-06-10T23:53:00Z">
            <w:rPr>
              <w:rFonts w:ascii="Times" w:hAnsi="Times" w:cs="Helvetica"/>
              <w:color w:val="000000"/>
              <w:sz w:val="24"/>
              <w:szCs w:val="24"/>
            </w:rPr>
          </w:rPrChange>
        </w:rPr>
        <w:t xml:space="preserve">videos </w:t>
      </w:r>
      <w:del w:id="2564" w:author="Jane Kohlhoff" w:date="2024-06-11T10:32:00Z" w16du:dateUtc="2024-06-11T00:32:00Z">
        <w:r w:rsidR="00104C2B" w:rsidRPr="00365026" w:rsidDel="00C12E36">
          <w:rPr>
            <w:rFonts w:ascii="Times New Roman" w:hAnsi="Times New Roman" w:cs="Times New Roman"/>
            <w:color w:val="000000"/>
            <w:sz w:val="24"/>
            <w:szCs w:val="24"/>
            <w:rPrChange w:id="2565" w:author="Jane Kohlhoff" w:date="2024-06-11T09:53:00Z" w16du:dateUtc="2024-06-10T23:53:00Z">
              <w:rPr>
                <w:rFonts w:ascii="Times" w:hAnsi="Times" w:cs="Helvetica"/>
                <w:color w:val="000000"/>
                <w:sz w:val="24"/>
                <w:szCs w:val="24"/>
              </w:rPr>
            </w:rPrChange>
          </w:rPr>
          <w:delText>that were coded</w:delText>
        </w:r>
        <w:r w:rsidR="00B10553" w:rsidRPr="00365026" w:rsidDel="00C12E36">
          <w:rPr>
            <w:rFonts w:ascii="Times New Roman" w:hAnsi="Times New Roman" w:cs="Times New Roman"/>
            <w:color w:val="000000"/>
            <w:sz w:val="24"/>
            <w:szCs w:val="24"/>
            <w:rPrChange w:id="2566" w:author="Jane Kohlhoff" w:date="2024-06-11T09:53:00Z" w16du:dateUtc="2024-06-10T23:53:00Z">
              <w:rPr>
                <w:rFonts w:ascii="Times" w:hAnsi="Times" w:cs="Helvetica"/>
                <w:color w:val="000000"/>
                <w:sz w:val="24"/>
                <w:szCs w:val="24"/>
              </w:rPr>
            </w:rPrChange>
          </w:rPr>
          <w:delText xml:space="preserve"> </w:delText>
        </w:r>
      </w:del>
      <w:r w:rsidR="00B10553" w:rsidRPr="00365026">
        <w:rPr>
          <w:rFonts w:ascii="Times New Roman" w:hAnsi="Times New Roman" w:cs="Times New Roman"/>
          <w:color w:val="000000"/>
          <w:sz w:val="24"/>
          <w:szCs w:val="24"/>
          <w:rPrChange w:id="2567" w:author="Jane Kohlhoff" w:date="2024-06-11T09:53:00Z" w16du:dateUtc="2024-06-10T23:53:00Z">
            <w:rPr>
              <w:rFonts w:ascii="Times" w:hAnsi="Times" w:cs="Helvetica"/>
              <w:color w:val="000000"/>
              <w:sz w:val="24"/>
              <w:szCs w:val="24"/>
            </w:rPr>
          </w:rPrChange>
        </w:rPr>
        <w:t>(</w:t>
      </w:r>
      <w:r w:rsidR="00B10553" w:rsidRPr="00365026">
        <w:rPr>
          <w:rFonts w:ascii="Times New Roman" w:hAnsi="Times New Roman" w:cs="Times New Roman"/>
          <w:i/>
          <w:iCs/>
          <w:color w:val="000000"/>
          <w:sz w:val="24"/>
          <w:szCs w:val="24"/>
          <w:rPrChange w:id="2568" w:author="Jane Kohlhoff" w:date="2024-06-11T09:53:00Z" w16du:dateUtc="2024-06-10T23:53:00Z">
            <w:rPr>
              <w:rFonts w:ascii="Times" w:hAnsi="Times" w:cs="Helvetica"/>
              <w:i/>
              <w:iCs/>
              <w:color w:val="000000"/>
              <w:sz w:val="24"/>
              <w:szCs w:val="24"/>
            </w:rPr>
          </w:rPrChange>
        </w:rPr>
        <w:t>n</w:t>
      </w:r>
      <w:r w:rsidR="00B10553" w:rsidRPr="00365026">
        <w:rPr>
          <w:rFonts w:ascii="Times New Roman" w:hAnsi="Times New Roman" w:cs="Times New Roman"/>
          <w:color w:val="000000"/>
          <w:sz w:val="24"/>
          <w:szCs w:val="24"/>
          <w:rPrChange w:id="2569" w:author="Jane Kohlhoff" w:date="2024-06-11T09:53:00Z" w16du:dateUtc="2024-06-10T23:53:00Z">
            <w:rPr>
              <w:rFonts w:ascii="Times" w:hAnsi="Times" w:cs="Helvetica"/>
              <w:color w:val="000000"/>
              <w:sz w:val="24"/>
              <w:szCs w:val="24"/>
            </w:rPr>
          </w:rPrChange>
        </w:rPr>
        <w:t xml:space="preserve">=84 at T1, </w:t>
      </w:r>
      <w:r w:rsidR="00B10553" w:rsidRPr="00365026">
        <w:rPr>
          <w:rFonts w:ascii="Times New Roman" w:hAnsi="Times New Roman" w:cs="Times New Roman"/>
          <w:i/>
          <w:iCs/>
          <w:color w:val="000000"/>
          <w:sz w:val="24"/>
          <w:szCs w:val="24"/>
          <w:rPrChange w:id="2570" w:author="Jane Kohlhoff" w:date="2024-06-11T09:53:00Z" w16du:dateUtc="2024-06-10T23:53:00Z">
            <w:rPr>
              <w:rFonts w:ascii="Times" w:hAnsi="Times" w:cs="Helvetica"/>
              <w:i/>
              <w:iCs/>
              <w:color w:val="000000"/>
              <w:sz w:val="24"/>
              <w:szCs w:val="24"/>
            </w:rPr>
          </w:rPrChange>
        </w:rPr>
        <w:t>n</w:t>
      </w:r>
      <w:r w:rsidR="00B10553" w:rsidRPr="00365026">
        <w:rPr>
          <w:rFonts w:ascii="Times New Roman" w:hAnsi="Times New Roman" w:cs="Times New Roman"/>
          <w:color w:val="000000"/>
          <w:sz w:val="24"/>
          <w:szCs w:val="24"/>
          <w:rPrChange w:id="2571" w:author="Jane Kohlhoff" w:date="2024-06-11T09:53:00Z" w16du:dateUtc="2024-06-10T23:53:00Z">
            <w:rPr>
              <w:rFonts w:ascii="Times" w:hAnsi="Times" w:cs="Helvetica"/>
              <w:color w:val="000000"/>
              <w:sz w:val="24"/>
              <w:szCs w:val="24"/>
            </w:rPr>
          </w:rPrChange>
        </w:rPr>
        <w:t xml:space="preserve">=54 at T2, </w:t>
      </w:r>
      <w:r w:rsidR="00B10553" w:rsidRPr="00365026">
        <w:rPr>
          <w:rFonts w:ascii="Times New Roman" w:hAnsi="Times New Roman" w:cs="Times New Roman"/>
          <w:i/>
          <w:iCs/>
          <w:color w:val="000000"/>
          <w:sz w:val="24"/>
          <w:szCs w:val="24"/>
          <w:rPrChange w:id="2572" w:author="Jane Kohlhoff" w:date="2024-06-11T09:53:00Z" w16du:dateUtc="2024-06-10T23:53:00Z">
            <w:rPr>
              <w:rFonts w:ascii="Times" w:hAnsi="Times" w:cs="Helvetica"/>
              <w:i/>
              <w:iCs/>
              <w:color w:val="000000"/>
              <w:sz w:val="24"/>
              <w:szCs w:val="24"/>
            </w:rPr>
          </w:rPrChange>
        </w:rPr>
        <w:t>n</w:t>
      </w:r>
      <w:r w:rsidR="00B10553" w:rsidRPr="00365026">
        <w:rPr>
          <w:rFonts w:ascii="Times New Roman" w:hAnsi="Times New Roman" w:cs="Times New Roman"/>
          <w:color w:val="000000"/>
          <w:sz w:val="24"/>
          <w:szCs w:val="24"/>
          <w:rPrChange w:id="2573" w:author="Jane Kohlhoff" w:date="2024-06-11T09:53:00Z" w16du:dateUtc="2024-06-10T23:53:00Z">
            <w:rPr>
              <w:rFonts w:ascii="Times" w:hAnsi="Times" w:cs="Helvetica"/>
              <w:color w:val="000000"/>
              <w:sz w:val="24"/>
              <w:szCs w:val="24"/>
            </w:rPr>
          </w:rPrChange>
        </w:rPr>
        <w:t>=21 at T3)</w:t>
      </w:r>
      <w:del w:id="2574" w:author="Jane Kohlhoff" w:date="2024-06-10T19:32:00Z" w16du:dateUtc="2024-06-10T09:32:00Z">
        <w:r w:rsidR="004A392F" w:rsidRPr="00365026" w:rsidDel="00696A82">
          <w:rPr>
            <w:rFonts w:ascii="Times New Roman" w:hAnsi="Times New Roman" w:cs="Times New Roman"/>
            <w:color w:val="000000"/>
            <w:sz w:val="24"/>
            <w:szCs w:val="24"/>
            <w:rPrChange w:id="2575" w:author="Jane Kohlhoff" w:date="2024-06-11T09:53:00Z" w16du:dateUtc="2024-06-10T23:53:00Z">
              <w:rPr>
                <w:rFonts w:ascii="Times" w:hAnsi="Times" w:cs="Helvetica"/>
                <w:color w:val="000000"/>
                <w:sz w:val="24"/>
                <w:szCs w:val="24"/>
              </w:rPr>
            </w:rPrChange>
          </w:rPr>
          <w:delText xml:space="preserve"> videos</w:delText>
        </w:r>
      </w:del>
      <w:r w:rsidR="004A392F" w:rsidRPr="00365026">
        <w:rPr>
          <w:rFonts w:ascii="Times New Roman" w:hAnsi="Times New Roman" w:cs="Times New Roman"/>
          <w:color w:val="000000"/>
          <w:sz w:val="24"/>
          <w:szCs w:val="24"/>
          <w:rPrChange w:id="2576" w:author="Jane Kohlhoff" w:date="2024-06-11T09:53:00Z" w16du:dateUtc="2024-06-10T23:53:00Z">
            <w:rPr>
              <w:rFonts w:ascii="Times" w:hAnsi="Times" w:cs="Helvetica"/>
              <w:color w:val="000000"/>
              <w:sz w:val="24"/>
              <w:szCs w:val="24"/>
            </w:rPr>
          </w:rPrChange>
        </w:rPr>
        <w:t xml:space="preserve">, </w:t>
      </w:r>
      <w:r w:rsidR="00104C2B" w:rsidRPr="00365026">
        <w:rPr>
          <w:rFonts w:ascii="Times New Roman" w:hAnsi="Times New Roman" w:cs="Times New Roman"/>
          <w:color w:val="000000"/>
          <w:sz w:val="24"/>
          <w:szCs w:val="24"/>
          <w:rPrChange w:id="2577" w:author="Jane Kohlhoff" w:date="2024-06-11T09:53:00Z" w16du:dateUtc="2024-06-10T23:53:00Z">
            <w:rPr>
              <w:rFonts w:ascii="Times" w:hAnsi="Times" w:cs="Helvetica"/>
              <w:color w:val="000000"/>
              <w:sz w:val="24"/>
              <w:szCs w:val="24"/>
            </w:rPr>
          </w:rPrChange>
        </w:rPr>
        <w:t>23</w:t>
      </w:r>
      <w:r w:rsidR="004A392F" w:rsidRPr="00365026">
        <w:rPr>
          <w:rFonts w:ascii="Times New Roman" w:hAnsi="Times New Roman" w:cs="Times New Roman"/>
          <w:color w:val="000000"/>
          <w:sz w:val="24"/>
          <w:szCs w:val="24"/>
          <w:rPrChange w:id="2578" w:author="Jane Kohlhoff" w:date="2024-06-11T09:53:00Z" w16du:dateUtc="2024-06-10T23:53:00Z">
            <w:rPr>
              <w:rFonts w:ascii="Times" w:hAnsi="Times" w:cs="Helvetica"/>
              <w:color w:val="000000"/>
              <w:sz w:val="24"/>
              <w:szCs w:val="24"/>
            </w:rPr>
          </w:rPrChange>
        </w:rPr>
        <w:t>% (n=</w:t>
      </w:r>
      <w:r w:rsidR="00B23F5F" w:rsidRPr="00365026">
        <w:rPr>
          <w:rFonts w:ascii="Times New Roman" w:hAnsi="Times New Roman" w:cs="Times New Roman"/>
          <w:color w:val="000000"/>
          <w:sz w:val="24"/>
          <w:szCs w:val="24"/>
          <w:rPrChange w:id="2579" w:author="Jane Kohlhoff" w:date="2024-06-11T09:53:00Z" w16du:dateUtc="2024-06-10T23:53:00Z">
            <w:rPr>
              <w:rFonts w:ascii="Times" w:hAnsi="Times" w:cs="Helvetica"/>
              <w:color w:val="000000"/>
              <w:sz w:val="24"/>
              <w:szCs w:val="24"/>
            </w:rPr>
          </w:rPrChange>
        </w:rPr>
        <w:t>3</w:t>
      </w:r>
      <w:r w:rsidR="00104C2B" w:rsidRPr="00365026">
        <w:rPr>
          <w:rFonts w:ascii="Times New Roman" w:hAnsi="Times New Roman" w:cs="Times New Roman"/>
          <w:color w:val="000000"/>
          <w:sz w:val="24"/>
          <w:szCs w:val="24"/>
          <w:rPrChange w:id="2580" w:author="Jane Kohlhoff" w:date="2024-06-11T09:53:00Z" w16du:dateUtc="2024-06-10T23:53:00Z">
            <w:rPr>
              <w:rFonts w:ascii="Times" w:hAnsi="Times" w:cs="Helvetica"/>
              <w:color w:val="000000"/>
              <w:sz w:val="24"/>
              <w:szCs w:val="24"/>
            </w:rPr>
          </w:rPrChange>
        </w:rPr>
        <w:t>6</w:t>
      </w:r>
      <w:r w:rsidR="004A392F" w:rsidRPr="00365026">
        <w:rPr>
          <w:rFonts w:ascii="Times New Roman" w:hAnsi="Times New Roman" w:cs="Times New Roman"/>
          <w:color w:val="000000"/>
          <w:sz w:val="24"/>
          <w:szCs w:val="24"/>
          <w:rPrChange w:id="2581" w:author="Jane Kohlhoff" w:date="2024-06-11T09:53:00Z" w16du:dateUtc="2024-06-10T23:53:00Z">
            <w:rPr>
              <w:rFonts w:ascii="Times" w:hAnsi="Times" w:cs="Helvetica"/>
              <w:color w:val="000000"/>
              <w:sz w:val="24"/>
              <w:szCs w:val="24"/>
            </w:rPr>
          </w:rPrChange>
        </w:rPr>
        <w:t xml:space="preserve">) were </w:t>
      </w:r>
      <w:r w:rsidR="00B10553" w:rsidRPr="00365026">
        <w:rPr>
          <w:rFonts w:ascii="Times New Roman" w:hAnsi="Times New Roman" w:cs="Times New Roman"/>
          <w:color w:val="000000"/>
          <w:sz w:val="24"/>
          <w:szCs w:val="24"/>
          <w:rPrChange w:id="2582" w:author="Jane Kohlhoff" w:date="2024-06-11T09:53:00Z" w16du:dateUtc="2024-06-10T23:53:00Z">
            <w:rPr>
              <w:rFonts w:ascii="Times" w:hAnsi="Times" w:cs="Helvetica"/>
              <w:color w:val="000000"/>
              <w:sz w:val="24"/>
              <w:szCs w:val="24"/>
            </w:rPr>
          </w:rPrChange>
        </w:rPr>
        <w:t>triple</w:t>
      </w:r>
      <w:r w:rsidR="004A392F" w:rsidRPr="00365026">
        <w:rPr>
          <w:rFonts w:ascii="Times New Roman" w:hAnsi="Times New Roman" w:cs="Times New Roman"/>
          <w:color w:val="000000"/>
          <w:sz w:val="24"/>
          <w:szCs w:val="24"/>
          <w:rPrChange w:id="2583" w:author="Jane Kohlhoff" w:date="2024-06-11T09:53:00Z" w16du:dateUtc="2024-06-10T23:53:00Z">
            <w:rPr>
              <w:rFonts w:ascii="Times" w:hAnsi="Times" w:cs="Helvetica"/>
              <w:color w:val="000000"/>
              <w:sz w:val="24"/>
              <w:szCs w:val="24"/>
            </w:rPr>
          </w:rPrChange>
        </w:rPr>
        <w:t xml:space="preserve"> coded</w:t>
      </w:r>
      <w:r w:rsidR="00B10553" w:rsidRPr="00365026">
        <w:rPr>
          <w:rFonts w:ascii="Times New Roman" w:hAnsi="Times New Roman" w:cs="Times New Roman"/>
          <w:color w:val="000000"/>
          <w:sz w:val="24"/>
          <w:szCs w:val="24"/>
          <w:rPrChange w:id="2584" w:author="Jane Kohlhoff" w:date="2024-06-11T09:53:00Z" w16du:dateUtc="2024-06-10T23:53:00Z">
            <w:rPr>
              <w:rFonts w:ascii="Times" w:hAnsi="Times" w:cs="Helvetica"/>
              <w:color w:val="000000"/>
              <w:sz w:val="24"/>
              <w:szCs w:val="24"/>
            </w:rPr>
          </w:rPrChange>
        </w:rPr>
        <w:t xml:space="preserve"> (i</w:t>
      </w:r>
      <w:r w:rsidR="00104C2B" w:rsidRPr="00365026">
        <w:rPr>
          <w:rFonts w:ascii="Times New Roman" w:hAnsi="Times New Roman" w:cs="Times New Roman"/>
          <w:color w:val="000000"/>
          <w:sz w:val="24"/>
          <w:szCs w:val="24"/>
          <w:rPrChange w:id="2585" w:author="Jane Kohlhoff" w:date="2024-06-11T09:53:00Z" w16du:dateUtc="2024-06-10T23:53:00Z">
            <w:rPr>
              <w:rFonts w:ascii="Times" w:hAnsi="Times" w:cs="Helvetica"/>
              <w:color w:val="000000"/>
              <w:sz w:val="24"/>
              <w:szCs w:val="24"/>
            </w:rPr>
          </w:rPrChange>
        </w:rPr>
        <w:t>ntra-class coefficient</w:t>
      </w:r>
      <w:r w:rsidR="00540ADF" w:rsidRPr="00365026">
        <w:rPr>
          <w:rFonts w:ascii="Times New Roman" w:hAnsi="Times New Roman" w:cs="Times New Roman"/>
          <w:color w:val="000000"/>
          <w:sz w:val="24"/>
          <w:szCs w:val="24"/>
          <w:rPrChange w:id="2586" w:author="Jane Kohlhoff" w:date="2024-06-11T09:53:00Z" w16du:dateUtc="2024-06-10T23:53:00Z">
            <w:rPr>
              <w:rFonts w:ascii="Times" w:hAnsi="Times" w:cs="Helvetica"/>
              <w:color w:val="000000"/>
              <w:sz w:val="24"/>
              <w:szCs w:val="24"/>
            </w:rPr>
          </w:rPrChange>
        </w:rPr>
        <w:t>,</w:t>
      </w:r>
      <w:r w:rsidR="00ED70F3" w:rsidRPr="00365026">
        <w:rPr>
          <w:rFonts w:ascii="Times New Roman" w:hAnsi="Times New Roman" w:cs="Times New Roman"/>
          <w:color w:val="000000"/>
          <w:sz w:val="24"/>
          <w:szCs w:val="24"/>
          <w:rPrChange w:id="2587" w:author="Jane Kohlhoff" w:date="2024-06-11T09:53:00Z" w16du:dateUtc="2024-06-10T23:53:00Z">
            <w:rPr>
              <w:rFonts w:ascii="Times" w:hAnsi="Times" w:cs="Helvetica"/>
              <w:color w:val="000000"/>
              <w:sz w:val="24"/>
              <w:szCs w:val="24"/>
            </w:rPr>
          </w:rPrChange>
        </w:rPr>
        <w:t xml:space="preserve"> ICC </w:t>
      </w:r>
      <w:r w:rsidR="00B10553" w:rsidRPr="00365026">
        <w:rPr>
          <w:rFonts w:ascii="Times New Roman" w:hAnsi="Times New Roman" w:cs="Times New Roman"/>
          <w:color w:val="000000"/>
          <w:sz w:val="24"/>
          <w:szCs w:val="24"/>
          <w:rPrChange w:id="2588" w:author="Jane Kohlhoff" w:date="2024-06-11T09:53:00Z" w16du:dateUtc="2024-06-10T23:53:00Z">
            <w:rPr>
              <w:rFonts w:ascii="Times" w:hAnsi="Times" w:cs="Helvetica"/>
              <w:color w:val="000000"/>
              <w:sz w:val="24"/>
              <w:szCs w:val="24"/>
            </w:rPr>
          </w:rPrChange>
        </w:rPr>
        <w:t>=</w:t>
      </w:r>
      <w:r w:rsidR="009707D0" w:rsidRPr="00365026">
        <w:rPr>
          <w:rFonts w:ascii="Times New Roman" w:hAnsi="Times New Roman" w:cs="Times New Roman"/>
          <w:color w:val="000000"/>
          <w:sz w:val="24"/>
          <w:szCs w:val="24"/>
          <w:rPrChange w:id="2589" w:author="Jane Kohlhoff" w:date="2024-06-11T09:53:00Z" w16du:dateUtc="2024-06-10T23:53:00Z">
            <w:rPr>
              <w:rFonts w:ascii="Times" w:hAnsi="Times" w:cs="Helvetica"/>
              <w:color w:val="000000"/>
              <w:sz w:val="24"/>
              <w:szCs w:val="24"/>
            </w:rPr>
          </w:rPrChange>
        </w:rPr>
        <w:t xml:space="preserve"> </w:t>
      </w:r>
      <w:r w:rsidR="00B10553" w:rsidRPr="00365026">
        <w:rPr>
          <w:rFonts w:ascii="Times New Roman" w:hAnsi="Times New Roman" w:cs="Times New Roman"/>
          <w:color w:val="000000"/>
          <w:sz w:val="24"/>
          <w:szCs w:val="24"/>
          <w:rPrChange w:id="2590" w:author="Jane Kohlhoff" w:date="2024-06-11T09:53:00Z" w16du:dateUtc="2024-06-10T23:53:00Z">
            <w:rPr>
              <w:rFonts w:ascii="Times" w:hAnsi="Times" w:cs="Helvetica"/>
              <w:color w:val="000000"/>
              <w:sz w:val="24"/>
              <w:szCs w:val="24"/>
            </w:rPr>
          </w:rPrChange>
        </w:rPr>
        <w:t>.95</w:t>
      </w:r>
      <w:r w:rsidR="000E74D1" w:rsidRPr="00365026">
        <w:rPr>
          <w:rFonts w:ascii="Times New Roman" w:hAnsi="Times New Roman" w:cs="Times New Roman"/>
          <w:color w:val="000000"/>
          <w:sz w:val="24"/>
          <w:szCs w:val="24"/>
          <w:rPrChange w:id="2591" w:author="Jane Kohlhoff" w:date="2024-06-11T09:53:00Z" w16du:dateUtc="2024-06-10T23:53:00Z">
            <w:rPr>
              <w:rFonts w:ascii="Times" w:hAnsi="Times" w:cs="Helvetica"/>
              <w:color w:val="000000"/>
              <w:sz w:val="24"/>
              <w:szCs w:val="24"/>
            </w:rPr>
          </w:rPrChange>
        </w:rPr>
        <w:t>, 95% CI, .91-.97</w:t>
      </w:r>
      <w:r w:rsidR="00B10553" w:rsidRPr="00365026">
        <w:rPr>
          <w:rFonts w:ascii="Times New Roman" w:hAnsi="Times New Roman" w:cs="Times New Roman"/>
          <w:color w:val="000000"/>
          <w:sz w:val="24"/>
          <w:szCs w:val="24"/>
          <w:rPrChange w:id="2592" w:author="Jane Kohlhoff" w:date="2024-06-11T09:53:00Z" w16du:dateUtc="2024-06-10T23:53:00Z">
            <w:rPr>
              <w:rFonts w:ascii="Times" w:hAnsi="Times" w:cs="Helvetica"/>
              <w:color w:val="000000"/>
              <w:sz w:val="24"/>
              <w:szCs w:val="24"/>
            </w:rPr>
          </w:rPrChange>
        </w:rPr>
        <w:t>)</w:t>
      </w:r>
      <w:r w:rsidR="00F962EF" w:rsidRPr="00365026">
        <w:rPr>
          <w:rFonts w:ascii="Times New Roman" w:hAnsi="Times New Roman" w:cs="Times New Roman"/>
          <w:color w:val="000000"/>
          <w:sz w:val="24"/>
          <w:szCs w:val="24"/>
          <w:rPrChange w:id="2593" w:author="Jane Kohlhoff" w:date="2024-06-11T09:53:00Z" w16du:dateUtc="2024-06-10T23:53:00Z">
            <w:rPr>
              <w:rFonts w:ascii="Times" w:hAnsi="Times" w:cs="Helvetica"/>
              <w:color w:val="000000"/>
              <w:sz w:val="24"/>
              <w:szCs w:val="24"/>
            </w:rPr>
          </w:rPrChange>
        </w:rPr>
        <w:t xml:space="preserve">. </w:t>
      </w:r>
    </w:p>
    <w:p w14:paraId="0B8F0D09" w14:textId="5137F398" w:rsidR="0065248C" w:rsidRPr="00365026" w:rsidRDefault="0065248C" w:rsidP="00FF6CC4">
      <w:pPr>
        <w:widowControl w:val="0"/>
        <w:autoSpaceDE w:val="0"/>
        <w:autoSpaceDN w:val="0"/>
        <w:adjustRightInd w:val="0"/>
        <w:spacing w:line="480" w:lineRule="auto"/>
        <w:ind w:firstLine="720"/>
        <w:contextualSpacing/>
        <w:rPr>
          <w:rFonts w:ascii="Times New Roman" w:hAnsi="Times New Roman" w:cs="Times New Roman"/>
          <w:color w:val="000000"/>
          <w:sz w:val="24"/>
          <w:szCs w:val="24"/>
          <w:rPrChange w:id="2594" w:author="Jane Kohlhoff" w:date="2024-06-11T09:53:00Z" w16du:dateUtc="2024-06-10T23:53:00Z">
            <w:rPr>
              <w:rFonts w:ascii="Times" w:hAnsi="Times" w:cs="Helvetica"/>
              <w:color w:val="000000"/>
              <w:sz w:val="24"/>
              <w:szCs w:val="24"/>
            </w:rPr>
          </w:rPrChange>
        </w:rPr>
      </w:pPr>
      <w:bookmarkStart w:id="2595" w:name="_Hlk161651951"/>
      <w:r w:rsidRPr="00365026">
        <w:rPr>
          <w:rFonts w:ascii="Times New Roman" w:hAnsi="Times New Roman" w:cs="Times New Roman"/>
          <w:b/>
          <w:bCs/>
          <w:color w:val="000000"/>
          <w:kern w:val="0"/>
          <w:sz w:val="24"/>
          <w:szCs w:val="24"/>
          <w14:ligatures w14:val="none"/>
          <w:rPrChange w:id="2596" w:author="Jane Kohlhoff" w:date="2024-06-11T09:53:00Z" w16du:dateUtc="2024-06-10T23:53:00Z">
            <w:rPr>
              <w:rFonts w:ascii="Times" w:hAnsi="Times" w:cs="Helvetica"/>
              <w:b/>
              <w:bCs/>
              <w:color w:val="000000"/>
              <w:kern w:val="0"/>
              <w:sz w:val="24"/>
              <w:szCs w:val="24"/>
              <w14:ligatures w14:val="none"/>
            </w:rPr>
          </w:rPrChange>
        </w:rPr>
        <w:t>Parental mentalization</w:t>
      </w:r>
      <w:bookmarkEnd w:id="2595"/>
      <w:del w:id="2597" w:author="Jane Kohlhoff" w:date="2024-06-11T08:08:00Z" w16du:dateUtc="2024-06-10T22:08:00Z">
        <w:r w:rsidRPr="00365026" w:rsidDel="006633D3">
          <w:rPr>
            <w:rFonts w:ascii="Times New Roman" w:hAnsi="Times New Roman" w:cs="Times New Roman"/>
            <w:color w:val="000000"/>
            <w:sz w:val="24"/>
            <w:szCs w:val="24"/>
            <w:rPrChange w:id="2598" w:author="Jane Kohlhoff" w:date="2024-06-11T09:53:00Z" w16du:dateUtc="2024-06-10T23:53:00Z">
              <w:rPr>
                <w:rFonts w:ascii="Times" w:hAnsi="Times" w:cs="Helvetica"/>
                <w:color w:val="000000"/>
                <w:sz w:val="24"/>
                <w:szCs w:val="24"/>
              </w:rPr>
            </w:rPrChange>
          </w:rPr>
          <w:delText>.</w:delText>
        </w:r>
      </w:del>
      <w:r w:rsidRPr="00365026">
        <w:rPr>
          <w:rFonts w:ascii="Times New Roman" w:hAnsi="Times New Roman" w:cs="Times New Roman"/>
          <w:color w:val="000000"/>
          <w:sz w:val="24"/>
          <w:szCs w:val="24"/>
          <w:rPrChange w:id="2599" w:author="Jane Kohlhoff" w:date="2024-06-11T09:53:00Z" w16du:dateUtc="2024-06-10T23:53:00Z">
            <w:rPr>
              <w:rFonts w:ascii="Times" w:hAnsi="Times" w:cs="Helvetica"/>
              <w:color w:val="000000"/>
              <w:sz w:val="24"/>
              <w:szCs w:val="24"/>
            </w:rPr>
          </w:rPrChange>
        </w:rPr>
        <w:t xml:space="preserve"> </w:t>
      </w:r>
      <w:del w:id="2600" w:author="Jane Kohlhoff" w:date="2024-06-11T08:08:00Z" w16du:dateUtc="2024-06-10T22:08:00Z">
        <w:r w:rsidRPr="00365026" w:rsidDel="006633D3">
          <w:rPr>
            <w:rFonts w:ascii="Times New Roman" w:hAnsi="Times New Roman" w:cs="Times New Roman"/>
            <w:color w:val="000000"/>
            <w:sz w:val="24"/>
            <w:szCs w:val="24"/>
            <w:rPrChange w:id="2601" w:author="Jane Kohlhoff" w:date="2024-06-11T09:53:00Z" w16du:dateUtc="2024-06-10T23:53:00Z">
              <w:rPr>
                <w:rFonts w:ascii="Times" w:hAnsi="Times" w:cs="Helvetica"/>
                <w:color w:val="000000"/>
                <w:sz w:val="24"/>
                <w:szCs w:val="24"/>
              </w:rPr>
            </w:rPrChange>
          </w:rPr>
          <w:delText xml:space="preserve">Parental mentalisation </w:delText>
        </w:r>
      </w:del>
      <w:r w:rsidRPr="00365026">
        <w:rPr>
          <w:rFonts w:ascii="Times New Roman" w:hAnsi="Times New Roman" w:cs="Times New Roman"/>
          <w:color w:val="000000"/>
          <w:sz w:val="24"/>
          <w:szCs w:val="24"/>
          <w:rPrChange w:id="2602" w:author="Jane Kohlhoff" w:date="2024-06-11T09:53:00Z" w16du:dateUtc="2024-06-10T23:53:00Z">
            <w:rPr>
              <w:rFonts w:ascii="Times" w:hAnsi="Times" w:cs="Helvetica"/>
              <w:color w:val="000000"/>
              <w:sz w:val="24"/>
              <w:szCs w:val="24"/>
            </w:rPr>
          </w:rPrChange>
        </w:rPr>
        <w:t xml:space="preserve">was assessed in two ways: observed (operationalised as mind-mindedness) and parent-report (reflective functioning). </w:t>
      </w:r>
      <w:r w:rsidR="00B10553" w:rsidRPr="00365026">
        <w:rPr>
          <w:rFonts w:ascii="Times New Roman" w:hAnsi="Times New Roman" w:cs="Times New Roman"/>
          <w:color w:val="000000"/>
          <w:sz w:val="24"/>
          <w:szCs w:val="24"/>
          <w:rPrChange w:id="2603" w:author="Jane Kohlhoff" w:date="2024-06-11T09:53:00Z" w16du:dateUtc="2024-06-10T23:53:00Z">
            <w:rPr>
              <w:rFonts w:ascii="Times" w:hAnsi="Times" w:cs="Helvetica"/>
              <w:color w:val="000000"/>
              <w:sz w:val="24"/>
              <w:szCs w:val="24"/>
            </w:rPr>
          </w:rPrChange>
        </w:rPr>
        <w:t>M</w:t>
      </w:r>
      <w:r w:rsidRPr="00365026">
        <w:rPr>
          <w:rFonts w:ascii="Times New Roman" w:hAnsi="Times New Roman" w:cs="Times New Roman"/>
          <w:color w:val="000000"/>
          <w:sz w:val="24"/>
          <w:szCs w:val="24"/>
          <w:rPrChange w:id="2604" w:author="Jane Kohlhoff" w:date="2024-06-11T09:53:00Z" w16du:dateUtc="2024-06-10T23:53:00Z">
            <w:rPr>
              <w:rFonts w:ascii="Times" w:hAnsi="Times" w:cs="Helvetica"/>
              <w:color w:val="000000"/>
              <w:sz w:val="24"/>
              <w:szCs w:val="24"/>
            </w:rPr>
          </w:rPrChange>
        </w:rPr>
        <w:t xml:space="preserve">ind-mindedness was coded from the 20-minute parent-toddler interaction. Parent and child </w:t>
      </w:r>
      <w:r w:rsidR="000C268D" w:rsidRPr="00365026">
        <w:rPr>
          <w:rFonts w:ascii="Times New Roman" w:hAnsi="Times New Roman" w:cs="Times New Roman"/>
          <w:color w:val="000000"/>
          <w:sz w:val="24"/>
          <w:szCs w:val="24"/>
          <w:rPrChange w:id="2605" w:author="Jane Kohlhoff" w:date="2024-06-11T09:53:00Z" w16du:dateUtc="2024-06-10T23:53:00Z">
            <w:rPr>
              <w:rFonts w:ascii="Times" w:hAnsi="Times" w:cs="Helvetica"/>
              <w:color w:val="000000"/>
              <w:sz w:val="24"/>
              <w:szCs w:val="24"/>
            </w:rPr>
          </w:rPrChange>
        </w:rPr>
        <w:t>verbalizations</w:t>
      </w:r>
      <w:r w:rsidRPr="00365026">
        <w:rPr>
          <w:rFonts w:ascii="Times New Roman" w:hAnsi="Times New Roman" w:cs="Times New Roman"/>
          <w:color w:val="000000"/>
          <w:sz w:val="24"/>
          <w:szCs w:val="24"/>
          <w:rPrChange w:id="2606" w:author="Jane Kohlhoff" w:date="2024-06-11T09:53:00Z" w16du:dateUtc="2024-06-10T23:53:00Z">
            <w:rPr>
              <w:rFonts w:ascii="Times" w:hAnsi="Times" w:cs="Helvetica"/>
              <w:color w:val="000000"/>
              <w:sz w:val="24"/>
              <w:szCs w:val="24"/>
            </w:rPr>
          </w:rPrChange>
        </w:rPr>
        <w:t xml:space="preserve"> during the interaction were transcribed verbatim and then divided into individual comments based on temporal (1-second gap) or semantic discontinuitie</w:t>
      </w:r>
      <w:r w:rsidR="00994B71" w:rsidRPr="00365026">
        <w:rPr>
          <w:rFonts w:ascii="Times New Roman" w:hAnsi="Times New Roman" w:cs="Times New Roman"/>
          <w:color w:val="000000"/>
          <w:sz w:val="24"/>
          <w:szCs w:val="24"/>
          <w:rPrChange w:id="2607" w:author="Jane Kohlhoff" w:date="2024-06-11T09:53:00Z" w16du:dateUtc="2024-06-10T23:53:00Z">
            <w:rPr>
              <w:rFonts w:ascii="Times" w:hAnsi="Times" w:cs="Helvetica"/>
              <w:color w:val="000000"/>
              <w:sz w:val="24"/>
              <w:szCs w:val="24"/>
            </w:rPr>
          </w:rPrChange>
        </w:rPr>
        <w:t xml:space="preserve">s. Comments were then </w:t>
      </w:r>
      <w:r w:rsidRPr="00365026">
        <w:rPr>
          <w:rFonts w:ascii="Times New Roman" w:hAnsi="Times New Roman" w:cs="Times New Roman"/>
          <w:color w:val="000000"/>
          <w:sz w:val="24"/>
          <w:szCs w:val="24"/>
          <w:rPrChange w:id="2608" w:author="Jane Kohlhoff" w:date="2024-06-11T09:53:00Z" w16du:dateUtc="2024-06-10T23:53:00Z">
            <w:rPr>
              <w:rFonts w:ascii="Times" w:hAnsi="Times" w:cs="Helvetica"/>
              <w:color w:val="000000"/>
              <w:sz w:val="24"/>
              <w:szCs w:val="24"/>
            </w:rPr>
          </w:rPrChange>
        </w:rPr>
        <w:t xml:space="preserve">coded according to </w:t>
      </w:r>
      <w:r w:rsidRPr="00365026">
        <w:rPr>
          <w:rFonts w:ascii="Times New Roman" w:hAnsi="Times New Roman" w:cs="Times New Roman"/>
          <w:noProof/>
          <w:color w:val="000000"/>
          <w:sz w:val="24"/>
          <w:szCs w:val="24"/>
          <w:rPrChange w:id="2609" w:author="Jane Kohlhoff" w:date="2024-06-11T09:53:00Z" w16du:dateUtc="2024-06-10T23:53:00Z">
            <w:rPr>
              <w:rFonts w:ascii="Times" w:hAnsi="Times" w:cs="Helvetica"/>
              <w:noProof/>
              <w:color w:val="000000"/>
              <w:sz w:val="24"/>
              <w:szCs w:val="24"/>
            </w:rPr>
          </w:rPrChange>
        </w:rPr>
        <w:t>Meins and Fernyhough’s</w:t>
      </w:r>
      <w:r w:rsidRPr="00365026">
        <w:rPr>
          <w:rFonts w:ascii="Times New Roman" w:hAnsi="Times New Roman" w:cs="Times New Roman"/>
          <w:color w:val="000000"/>
          <w:sz w:val="24"/>
          <w:szCs w:val="24"/>
          <w:rPrChange w:id="2610" w:author="Jane Kohlhoff" w:date="2024-06-11T09:53:00Z" w16du:dateUtc="2024-06-10T23:53:00Z">
            <w:rPr>
              <w:rFonts w:ascii="Times" w:hAnsi="Times" w:cs="Helvetica"/>
              <w:color w:val="000000"/>
              <w:sz w:val="24"/>
              <w:szCs w:val="24"/>
            </w:rPr>
          </w:rPrChange>
        </w:rPr>
        <w:t xml:space="preserve"> mind-mindedness coding guidelines </w:t>
      </w:r>
      <w:r w:rsidRPr="00365026">
        <w:rPr>
          <w:rFonts w:ascii="Times New Roman" w:hAnsi="Times New Roman" w:cs="Times New Roman"/>
          <w:color w:val="000000"/>
          <w:sz w:val="24"/>
          <w:szCs w:val="24"/>
          <w:rPrChange w:id="2611"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&lt;EndNote&gt;&lt;Cite&gt;&lt;Author&gt;Meins&lt;/Author&gt;&lt;Year&gt;2015&lt;/Year&gt;&lt;RecNum&gt;1443&lt;/RecNum&gt;&lt;DisplayText&gt;(55)&lt;/DisplayText&gt;&lt;record&gt;&lt;rec-number&gt;1443&lt;/rec-number&gt;&lt;foreign-keys&gt;&lt;key app="EN" db-id="ards0dvaofa9d9es2f6vrf9iarwfp0z2w20v" timestamp="1696903319" guid="ba88e7e7-ea84-4959-8cee-a92482d933f4"&gt;1443&lt;/key&gt;&lt;/foreign-keys&gt;&lt;ref-type name="Manuscript"&gt;36&lt;/ref-type&gt;&lt;contributors&gt;&lt;authors&gt;&lt;author&gt;Meins, E.&lt;/author&gt;&lt;author&gt;Fernyhough, C.&lt;/author&gt;&lt;/authors&gt;&lt;/contributors&gt;&lt;titles&gt;&lt;title&gt;Mind-mindedness coding manual, Version 2.2, Unpublished manuscript&lt;/title&gt;&lt;/titles&gt;&lt;dates&gt;&lt;year&gt;2015&lt;/year&gt;&lt;/dates&gt;&lt;pub-location&gt;University of York, York, UK&lt;/pub-location&gt;&lt;urls&gt;&lt;/urls&gt;&lt;/record&gt;&lt;/Cite&gt;&lt;/EndNote&gt;</w:instrText>
      </w:r>
      <w:r w:rsidRPr="00365026">
        <w:rPr>
          <w:rFonts w:ascii="Times New Roman" w:hAnsi="Times New Roman" w:cs="Times New Roman"/>
          <w:color w:val="000000"/>
          <w:sz w:val="24"/>
          <w:szCs w:val="24"/>
          <w:rPrChange w:id="2612"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(55)</w:t>
      </w:r>
      <w:r w:rsidRPr="00365026">
        <w:rPr>
          <w:rFonts w:ascii="Times New Roman" w:hAnsi="Times New Roman" w:cs="Times New Roman"/>
          <w:color w:val="000000"/>
          <w:sz w:val="24"/>
          <w:szCs w:val="24"/>
          <w:rPrChange w:id="2613" w:author="Jane Kohlhoff" w:date="2024-06-11T09:53:00Z" w16du:dateUtc="2024-06-10T23:53:00Z">
            <w:rPr>
              <w:rFonts w:ascii="Times" w:hAnsi="Times" w:cs="Helvetica"/>
              <w:color w:val="000000"/>
              <w:sz w:val="24"/>
              <w:szCs w:val="24"/>
            </w:rPr>
          </w:rPrChange>
        </w:rPr>
        <w:fldChar w:fldCharType="end"/>
      </w:r>
      <w:r w:rsidR="00E92876" w:rsidRPr="00365026">
        <w:rPr>
          <w:rFonts w:ascii="Times New Roman" w:hAnsi="Times New Roman" w:cs="Times New Roman"/>
          <w:color w:val="000000"/>
          <w:sz w:val="24"/>
          <w:szCs w:val="24"/>
          <w:rPrChange w:id="2614" w:author="Jane Kohlhoff" w:date="2024-06-11T09:53:00Z" w16du:dateUtc="2024-06-10T23:53:00Z">
            <w:rPr>
              <w:rFonts w:ascii="Times" w:hAnsi="Times" w:cs="Helvetica"/>
              <w:color w:val="000000"/>
              <w:sz w:val="24"/>
              <w:szCs w:val="24"/>
            </w:rPr>
          </w:rPrChange>
        </w:rPr>
        <w:t>.</w:t>
      </w:r>
      <w:r w:rsidR="00B10553" w:rsidRPr="00365026">
        <w:rPr>
          <w:rFonts w:ascii="Times New Roman" w:hAnsi="Times New Roman" w:cs="Times New Roman"/>
          <w:color w:val="000000"/>
          <w:sz w:val="24"/>
          <w:szCs w:val="24"/>
          <w:rPrChange w:id="2615" w:author="Jane Kohlhoff" w:date="2024-06-11T09:53:00Z" w16du:dateUtc="2024-06-10T23:53:00Z">
            <w:rPr>
              <w:rFonts w:ascii="Times" w:hAnsi="Times" w:cs="Helvetica"/>
              <w:color w:val="000000"/>
              <w:sz w:val="24"/>
              <w:szCs w:val="24"/>
            </w:rPr>
          </w:rPrChange>
        </w:rPr>
        <w:t xml:space="preserve"> </w:t>
      </w:r>
      <w:del w:id="2616" w:author="Jane Kohlhoff" w:date="2024-06-11T10:33:00Z" w16du:dateUtc="2024-06-11T00:33:00Z">
        <w:r w:rsidR="004A3638" w:rsidRPr="00365026" w:rsidDel="00C12E36">
          <w:rPr>
            <w:rFonts w:ascii="Times New Roman" w:hAnsi="Times New Roman" w:cs="Times New Roman"/>
            <w:color w:val="000000"/>
            <w:sz w:val="24"/>
            <w:szCs w:val="24"/>
            <w:rPrChange w:id="2617" w:author="Jane Kohlhoff" w:date="2024-06-11T09:53:00Z" w16du:dateUtc="2024-06-10T23:53:00Z">
              <w:rPr>
                <w:rFonts w:ascii="Times" w:hAnsi="Times" w:cs="Helvetica"/>
                <w:color w:val="000000"/>
                <w:sz w:val="24"/>
                <w:szCs w:val="24"/>
              </w:rPr>
            </w:rPrChange>
          </w:rPr>
          <w:delText xml:space="preserve">As per the </w:delText>
        </w:r>
        <w:r w:rsidR="004A3638" w:rsidRPr="00365026" w:rsidDel="00C12E36">
          <w:rPr>
            <w:rFonts w:ascii="Times New Roman" w:hAnsi="Times New Roman" w:cs="Times New Roman"/>
            <w:noProof/>
            <w:color w:val="000000"/>
            <w:sz w:val="24"/>
            <w:szCs w:val="24"/>
            <w:rPrChange w:id="2618" w:author="Jane Kohlhoff" w:date="2024-06-11T09:53:00Z" w16du:dateUtc="2024-06-10T23:53:00Z">
              <w:rPr>
                <w:rFonts w:ascii="Times" w:hAnsi="Times" w:cs="Helvetica"/>
                <w:noProof/>
                <w:color w:val="000000"/>
                <w:sz w:val="24"/>
                <w:szCs w:val="24"/>
              </w:rPr>
            </w:rPrChange>
          </w:rPr>
          <w:delText>Meins and Fernyhough’s</w:delText>
        </w:r>
        <w:r w:rsidR="004A3638" w:rsidRPr="00365026" w:rsidDel="00C12E36">
          <w:rPr>
            <w:rFonts w:ascii="Times New Roman" w:hAnsi="Times New Roman" w:cs="Times New Roman"/>
            <w:color w:val="000000"/>
            <w:sz w:val="24"/>
            <w:szCs w:val="24"/>
            <w:rPrChange w:id="2619" w:author="Jane Kohlhoff" w:date="2024-06-11T09:53:00Z" w16du:dateUtc="2024-06-10T23:53:00Z">
              <w:rPr>
                <w:rFonts w:ascii="Times" w:hAnsi="Times" w:cs="Helvetica"/>
                <w:color w:val="000000"/>
                <w:sz w:val="24"/>
                <w:szCs w:val="24"/>
              </w:rPr>
            </w:rPrChange>
          </w:rPr>
          <w:delText>, coding</w:delText>
        </w:r>
      </w:del>
      <w:ins w:id="2620" w:author="Jane Kohlhoff" w:date="2024-06-11T10:33:00Z" w16du:dateUtc="2024-06-11T00:33:00Z">
        <w:r w:rsidR="00C12E36">
          <w:rPr>
            <w:rFonts w:ascii="Times New Roman" w:hAnsi="Times New Roman" w:cs="Times New Roman"/>
            <w:color w:val="000000"/>
            <w:sz w:val="24"/>
            <w:szCs w:val="24"/>
          </w:rPr>
          <w:t>This</w:t>
        </w:r>
      </w:ins>
      <w:r w:rsidR="00B10553" w:rsidRPr="00365026">
        <w:rPr>
          <w:rFonts w:ascii="Times New Roman" w:hAnsi="Times New Roman" w:cs="Times New Roman"/>
          <w:color w:val="000000"/>
          <w:sz w:val="24"/>
          <w:szCs w:val="24"/>
          <w:rPrChange w:id="2621"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sz w:val="24"/>
          <w:szCs w:val="24"/>
          <w:rPrChange w:id="2622" w:author="Jane Kohlhoff" w:date="2024-06-11T09:53:00Z" w16du:dateUtc="2024-06-10T23:53:00Z">
            <w:rPr>
              <w:rFonts w:ascii="Times" w:hAnsi="Times" w:cs="Helvetica"/>
              <w:color w:val="000000"/>
              <w:sz w:val="24"/>
              <w:szCs w:val="24"/>
            </w:rPr>
          </w:rPrChange>
        </w:rPr>
        <w:t>involved applying one of five categories (‘Mental’, ‘</w:t>
      </w:r>
      <w:proofErr w:type="spellStart"/>
      <w:r w:rsidR="000C268D" w:rsidRPr="00365026">
        <w:rPr>
          <w:rFonts w:ascii="Times New Roman" w:hAnsi="Times New Roman" w:cs="Times New Roman"/>
          <w:color w:val="000000"/>
          <w:sz w:val="24"/>
          <w:szCs w:val="24"/>
          <w:rPrChange w:id="2623" w:author="Jane Kohlhoff" w:date="2024-06-11T09:53:00Z" w16du:dateUtc="2024-06-10T23:53:00Z">
            <w:rPr>
              <w:rFonts w:ascii="Times" w:hAnsi="Times" w:cs="Helvetica"/>
              <w:color w:val="000000"/>
              <w:sz w:val="24"/>
              <w:szCs w:val="24"/>
            </w:rPr>
          </w:rPrChange>
        </w:rPr>
        <w:t>Behavioral</w:t>
      </w:r>
      <w:proofErr w:type="spellEnd"/>
      <w:r w:rsidRPr="00365026">
        <w:rPr>
          <w:rFonts w:ascii="Times New Roman" w:hAnsi="Times New Roman" w:cs="Times New Roman"/>
          <w:color w:val="000000"/>
          <w:sz w:val="24"/>
          <w:szCs w:val="24"/>
          <w:rPrChange w:id="2624" w:author="Jane Kohlhoff" w:date="2024-06-11T09:53:00Z" w16du:dateUtc="2024-06-10T23:53:00Z">
            <w:rPr>
              <w:rFonts w:ascii="Times" w:hAnsi="Times" w:cs="Helvetica"/>
              <w:color w:val="000000"/>
              <w:sz w:val="24"/>
              <w:szCs w:val="24"/>
            </w:rPr>
          </w:rPrChange>
        </w:rPr>
        <w:t xml:space="preserve">’, ‘Physical’, ‘General’, ‘Self-referential’) to </w:t>
      </w:r>
      <w:r w:rsidR="004A3638" w:rsidRPr="00365026">
        <w:rPr>
          <w:rFonts w:ascii="Times New Roman" w:hAnsi="Times New Roman" w:cs="Times New Roman"/>
          <w:color w:val="000000"/>
          <w:sz w:val="24"/>
          <w:szCs w:val="24"/>
          <w:rPrChange w:id="2625" w:author="Jane Kohlhoff" w:date="2024-06-11T09:53:00Z" w16du:dateUtc="2024-06-10T23:53:00Z">
            <w:rPr>
              <w:rFonts w:ascii="Times" w:hAnsi="Times" w:cs="Helvetica"/>
              <w:color w:val="000000"/>
              <w:sz w:val="24"/>
              <w:szCs w:val="24"/>
            </w:rPr>
          </w:rPrChange>
        </w:rPr>
        <w:t>every</w:t>
      </w:r>
      <w:r w:rsidRPr="00365026">
        <w:rPr>
          <w:rFonts w:ascii="Times New Roman" w:hAnsi="Times New Roman" w:cs="Times New Roman"/>
          <w:color w:val="000000"/>
          <w:sz w:val="24"/>
          <w:szCs w:val="24"/>
          <w:rPrChange w:id="2626" w:author="Jane Kohlhoff" w:date="2024-06-11T09:53:00Z" w16du:dateUtc="2024-06-10T23:53:00Z">
            <w:rPr>
              <w:rFonts w:ascii="Times" w:hAnsi="Times" w:cs="Helvetica"/>
              <w:color w:val="000000"/>
              <w:sz w:val="24"/>
              <w:szCs w:val="24"/>
            </w:rPr>
          </w:rPrChange>
        </w:rPr>
        <w:t xml:space="preserve"> comment. Comments coded as ‘Mental’ attributes were descriptors related to the child’s mental life, intentions, interests, likes and emotions. </w:t>
      </w:r>
      <w:proofErr w:type="spellStart"/>
      <w:r w:rsidR="000C268D" w:rsidRPr="00365026">
        <w:rPr>
          <w:rFonts w:ascii="Times New Roman" w:hAnsi="Times New Roman" w:cs="Times New Roman"/>
          <w:color w:val="000000"/>
          <w:sz w:val="24"/>
          <w:szCs w:val="24"/>
          <w:rPrChange w:id="2627" w:author="Jane Kohlhoff" w:date="2024-06-11T09:53:00Z" w16du:dateUtc="2024-06-10T23:53:00Z">
            <w:rPr>
              <w:rFonts w:ascii="Times" w:hAnsi="Times" w:cs="Helvetica"/>
              <w:color w:val="000000"/>
              <w:sz w:val="24"/>
              <w:szCs w:val="24"/>
            </w:rPr>
          </w:rPrChange>
        </w:rPr>
        <w:t>Behavioral</w:t>
      </w:r>
      <w:proofErr w:type="spellEnd"/>
      <w:r w:rsidRPr="00365026">
        <w:rPr>
          <w:rFonts w:ascii="Times New Roman" w:hAnsi="Times New Roman" w:cs="Times New Roman"/>
          <w:color w:val="000000"/>
          <w:sz w:val="24"/>
          <w:szCs w:val="24"/>
          <w:rPrChange w:id="2628" w:author="Jane Kohlhoff" w:date="2024-06-11T09:53:00Z" w16du:dateUtc="2024-06-10T23:53:00Z">
            <w:rPr>
              <w:rFonts w:ascii="Times" w:hAnsi="Times" w:cs="Helvetica"/>
              <w:color w:val="000000"/>
              <w:sz w:val="24"/>
              <w:szCs w:val="24"/>
            </w:rPr>
          </w:rPrChange>
        </w:rPr>
        <w:t xml:space="preserve"> attributes referred to the child’s </w:t>
      </w:r>
      <w:proofErr w:type="spellStart"/>
      <w:r w:rsidRPr="00365026">
        <w:rPr>
          <w:rFonts w:ascii="Times New Roman" w:hAnsi="Times New Roman" w:cs="Times New Roman"/>
          <w:color w:val="000000"/>
          <w:sz w:val="24"/>
          <w:szCs w:val="24"/>
          <w:rPrChange w:id="2629" w:author="Jane Kohlhoff" w:date="2024-06-11T09:53:00Z" w16du:dateUtc="2024-06-10T23:53:00Z">
            <w:rPr>
              <w:rFonts w:ascii="Times" w:hAnsi="Times" w:cs="Helvetica"/>
              <w:color w:val="000000"/>
              <w:sz w:val="24"/>
              <w:szCs w:val="24"/>
            </w:rPr>
          </w:rPrChange>
        </w:rPr>
        <w:t>behavior</w:t>
      </w:r>
      <w:proofErr w:type="spellEnd"/>
      <w:r w:rsidRPr="00365026">
        <w:rPr>
          <w:rFonts w:ascii="Times New Roman" w:hAnsi="Times New Roman" w:cs="Times New Roman"/>
          <w:color w:val="000000"/>
          <w:sz w:val="24"/>
          <w:szCs w:val="24"/>
          <w:rPrChange w:id="2630" w:author="Jane Kohlhoff" w:date="2024-06-11T09:53:00Z" w16du:dateUtc="2024-06-10T23:53:00Z">
            <w:rPr>
              <w:rFonts w:ascii="Times" w:hAnsi="Times" w:cs="Helvetica"/>
              <w:color w:val="000000"/>
              <w:sz w:val="24"/>
              <w:szCs w:val="24"/>
            </w:rPr>
          </w:rPrChange>
        </w:rPr>
        <w:t xml:space="preserve"> (e.g., games or activities that the child does). Physical attributes were comments about the child’s appearance, position in the family or age; and general attributes include comments that did not fit into the other three categories. The self-referential code was given when the parent spoke about themselves, rather than the child.</w:t>
      </w:r>
      <w:r w:rsidR="004A3638" w:rsidRPr="00365026">
        <w:rPr>
          <w:rFonts w:ascii="Times New Roman" w:hAnsi="Times New Roman" w:cs="Times New Roman"/>
          <w:color w:val="000000"/>
          <w:sz w:val="24"/>
          <w:szCs w:val="24"/>
          <w:rPrChange w:id="2631" w:author="Jane Kohlhoff" w:date="2024-06-11T09:53:00Z" w16du:dateUtc="2024-06-10T23:53:00Z">
            <w:rPr>
              <w:rFonts w:ascii="Times" w:hAnsi="Times" w:cs="Helvetica"/>
              <w:color w:val="000000"/>
              <w:sz w:val="24"/>
              <w:szCs w:val="24"/>
            </w:rPr>
          </w:rPrChange>
        </w:rPr>
        <w:t xml:space="preserve"> </w:t>
      </w:r>
      <w:r w:rsidR="00CF3FA9" w:rsidRPr="00365026">
        <w:rPr>
          <w:rFonts w:ascii="Times New Roman" w:hAnsi="Times New Roman" w:cs="Times New Roman"/>
          <w:color w:val="000000"/>
          <w:sz w:val="24"/>
          <w:szCs w:val="24"/>
          <w:rPrChange w:id="2632" w:author="Jane Kohlhoff" w:date="2024-06-11T09:53:00Z" w16du:dateUtc="2024-06-10T23:53:00Z">
            <w:rPr>
              <w:rFonts w:ascii="Times" w:hAnsi="Times" w:cs="Helvetica"/>
              <w:color w:val="000000"/>
              <w:sz w:val="24"/>
              <w:szCs w:val="24"/>
            </w:rPr>
          </w:rPrChange>
        </w:rPr>
        <w:t>Comments</w:t>
      </w:r>
      <w:r w:rsidR="005201B2" w:rsidRPr="00365026">
        <w:rPr>
          <w:rFonts w:ascii="Times New Roman" w:hAnsi="Times New Roman" w:cs="Times New Roman"/>
          <w:color w:val="000000"/>
          <w:sz w:val="24"/>
          <w:szCs w:val="24"/>
          <w:rPrChange w:id="2633" w:author="Jane Kohlhoff" w:date="2024-06-11T09:53:00Z" w16du:dateUtc="2024-06-10T23:53:00Z">
            <w:rPr>
              <w:rFonts w:ascii="Times" w:hAnsi="Times" w:cs="Helvetica"/>
              <w:color w:val="000000"/>
              <w:sz w:val="24"/>
              <w:szCs w:val="24"/>
            </w:rPr>
          </w:rPrChange>
        </w:rPr>
        <w:t xml:space="preserve"> coded as ‘mental’ comments were </w:t>
      </w:r>
      <w:r w:rsidR="00CF3FA9" w:rsidRPr="00365026">
        <w:rPr>
          <w:rFonts w:ascii="Times New Roman" w:hAnsi="Times New Roman" w:cs="Times New Roman"/>
          <w:color w:val="000000"/>
          <w:sz w:val="24"/>
          <w:szCs w:val="24"/>
          <w:rPrChange w:id="2634" w:author="Jane Kohlhoff" w:date="2024-06-11T09:53:00Z" w16du:dateUtc="2024-06-10T23:53:00Z">
            <w:rPr>
              <w:rFonts w:ascii="Times" w:hAnsi="Times" w:cs="Helvetica"/>
              <w:color w:val="000000"/>
              <w:sz w:val="24"/>
              <w:szCs w:val="24"/>
            </w:rPr>
          </w:rPrChange>
        </w:rPr>
        <w:t>then coded</w:t>
      </w:r>
      <w:r w:rsidR="005201B2" w:rsidRPr="00365026">
        <w:rPr>
          <w:rFonts w:ascii="Times New Roman" w:hAnsi="Times New Roman" w:cs="Times New Roman"/>
          <w:color w:val="000000"/>
          <w:sz w:val="24"/>
          <w:szCs w:val="24"/>
          <w:rPrChange w:id="2635" w:author="Jane Kohlhoff" w:date="2024-06-11T09:53:00Z" w16du:dateUtc="2024-06-10T23:53:00Z">
            <w:rPr>
              <w:rFonts w:ascii="Times" w:hAnsi="Times" w:cs="Helvetica"/>
              <w:color w:val="000000"/>
              <w:sz w:val="24"/>
              <w:szCs w:val="24"/>
            </w:rPr>
          </w:rPrChange>
        </w:rPr>
        <w:t xml:space="preserve"> as either “appropriate”</w:t>
      </w:r>
      <w:r w:rsidR="00994B71" w:rsidRPr="00365026">
        <w:rPr>
          <w:rFonts w:ascii="Times New Roman" w:hAnsi="Times New Roman" w:cs="Times New Roman"/>
          <w:color w:val="000000"/>
          <w:sz w:val="24"/>
          <w:szCs w:val="24"/>
          <w:rPrChange w:id="2636" w:author="Jane Kohlhoff" w:date="2024-06-11T09:53:00Z" w16du:dateUtc="2024-06-10T23:53:00Z">
            <w:rPr>
              <w:rFonts w:ascii="Times" w:hAnsi="Times" w:cs="Helvetica"/>
              <w:color w:val="000000"/>
              <w:sz w:val="24"/>
              <w:szCs w:val="24"/>
            </w:rPr>
          </w:rPrChange>
        </w:rPr>
        <w:t xml:space="preserve"> (i.e., reflected a correct interpretation of the child’s internal state, linked current activity with similar events in the past or future, or served to clarify how to proceed after a lull in the interaction)</w:t>
      </w:r>
      <w:r w:rsidR="005201B2" w:rsidRPr="00365026">
        <w:rPr>
          <w:rFonts w:ascii="Times New Roman" w:hAnsi="Times New Roman" w:cs="Times New Roman"/>
          <w:color w:val="000000"/>
          <w:sz w:val="24"/>
          <w:szCs w:val="24"/>
          <w:rPrChange w:id="2637" w:author="Jane Kohlhoff" w:date="2024-06-11T09:53:00Z" w16du:dateUtc="2024-06-10T23:53:00Z">
            <w:rPr>
              <w:rFonts w:ascii="Times" w:hAnsi="Times" w:cs="Helvetica"/>
              <w:color w:val="000000"/>
              <w:sz w:val="24"/>
              <w:szCs w:val="24"/>
            </w:rPr>
          </w:rPrChange>
        </w:rPr>
        <w:t xml:space="preserve"> or “non-attuned”</w:t>
      </w:r>
      <w:r w:rsidR="00994B71" w:rsidRPr="00365026">
        <w:rPr>
          <w:rFonts w:ascii="Times New Roman" w:hAnsi="Times New Roman" w:cs="Times New Roman"/>
          <w:color w:val="000000"/>
          <w:sz w:val="24"/>
          <w:szCs w:val="24"/>
          <w:rPrChange w:id="2638" w:author="Jane Kohlhoff" w:date="2024-06-11T09:53:00Z" w16du:dateUtc="2024-06-10T23:53:00Z">
            <w:rPr>
              <w:rFonts w:ascii="Times" w:hAnsi="Times" w:cs="Helvetica"/>
              <w:color w:val="000000"/>
              <w:sz w:val="24"/>
              <w:szCs w:val="24"/>
            </w:rPr>
          </w:rPrChange>
        </w:rPr>
        <w:t xml:space="preserve"> (</w:t>
      </w:r>
      <w:r w:rsidR="00CF3FA9" w:rsidRPr="00365026">
        <w:rPr>
          <w:rFonts w:ascii="Times New Roman" w:hAnsi="Times New Roman" w:cs="Times New Roman"/>
          <w:color w:val="000000"/>
          <w:sz w:val="24"/>
          <w:szCs w:val="24"/>
          <w:rPrChange w:id="2639" w:author="Jane Kohlhoff" w:date="2024-06-11T09:53:00Z" w16du:dateUtc="2024-06-10T23:53:00Z">
            <w:rPr>
              <w:rFonts w:ascii="Times" w:hAnsi="Times" w:cs="Helvetica"/>
              <w:color w:val="000000"/>
              <w:sz w:val="24"/>
              <w:szCs w:val="24"/>
            </w:rPr>
          </w:rPrChange>
        </w:rPr>
        <w:t>incorrect reading of the child’s current internal state</w:t>
      </w:r>
      <w:r w:rsidR="00994B71" w:rsidRPr="00365026">
        <w:rPr>
          <w:rFonts w:ascii="Times New Roman" w:hAnsi="Times New Roman" w:cs="Times New Roman"/>
          <w:color w:val="000000"/>
          <w:sz w:val="24"/>
          <w:szCs w:val="24"/>
          <w:rPrChange w:id="2640" w:author="Jane Kohlhoff" w:date="2024-06-11T09:53:00Z" w16du:dateUtc="2024-06-10T23:53:00Z">
            <w:rPr>
              <w:rFonts w:ascii="Times" w:hAnsi="Times" w:cs="Helvetica"/>
              <w:color w:val="000000"/>
              <w:sz w:val="24"/>
              <w:szCs w:val="24"/>
            </w:rPr>
          </w:rPrChange>
        </w:rPr>
        <w:t xml:space="preserve">; </w:t>
      </w:r>
      <w:r w:rsidR="00CF3FA9" w:rsidRPr="00365026">
        <w:rPr>
          <w:rFonts w:ascii="Times New Roman" w:hAnsi="Times New Roman" w:cs="Times New Roman"/>
          <w:color w:val="000000"/>
          <w:sz w:val="24"/>
          <w:szCs w:val="24"/>
          <w:rPrChange w:id="2641" w:author="Jane Kohlhoff" w:date="2024-06-11T09:53:00Z" w16du:dateUtc="2024-06-10T23:53:00Z">
            <w:rPr>
              <w:rFonts w:ascii="Times" w:hAnsi="Times" w:cs="Helvetica"/>
              <w:color w:val="000000"/>
              <w:sz w:val="24"/>
              <w:szCs w:val="24"/>
            </w:rPr>
          </w:rPrChange>
        </w:rPr>
        <w:t>referred to a past or future event unrelated to the infant’s current activity</w:t>
      </w:r>
      <w:r w:rsidR="00994B71" w:rsidRPr="00365026">
        <w:rPr>
          <w:rFonts w:ascii="Times New Roman" w:hAnsi="Times New Roman" w:cs="Times New Roman"/>
          <w:color w:val="000000"/>
          <w:sz w:val="24"/>
          <w:szCs w:val="24"/>
          <w:rPrChange w:id="2642" w:author="Jane Kohlhoff" w:date="2024-06-11T09:53:00Z" w16du:dateUtc="2024-06-10T23:53:00Z">
            <w:rPr>
              <w:rFonts w:ascii="Times" w:hAnsi="Times" w:cs="Helvetica"/>
              <w:color w:val="000000"/>
              <w:sz w:val="24"/>
              <w:szCs w:val="24"/>
            </w:rPr>
          </w:rPrChange>
        </w:rPr>
        <w:t xml:space="preserve">; </w:t>
      </w:r>
      <w:r w:rsidR="00CF3FA9" w:rsidRPr="00365026">
        <w:rPr>
          <w:rFonts w:ascii="Times New Roman" w:hAnsi="Times New Roman" w:cs="Times New Roman"/>
          <w:color w:val="000000"/>
          <w:sz w:val="24"/>
          <w:szCs w:val="24"/>
          <w:rPrChange w:id="2643" w:author="Jane Kohlhoff" w:date="2024-06-11T09:53:00Z" w16du:dateUtc="2024-06-10T23:53:00Z">
            <w:rPr>
              <w:rFonts w:ascii="Times" w:hAnsi="Times" w:cs="Helvetica"/>
              <w:color w:val="000000"/>
              <w:sz w:val="24"/>
              <w:szCs w:val="24"/>
            </w:rPr>
          </w:rPrChange>
        </w:rPr>
        <w:t>question</w:t>
      </w:r>
      <w:r w:rsidR="00994B71" w:rsidRPr="00365026">
        <w:rPr>
          <w:rFonts w:ascii="Times New Roman" w:hAnsi="Times New Roman" w:cs="Times New Roman"/>
          <w:color w:val="000000"/>
          <w:sz w:val="24"/>
          <w:szCs w:val="24"/>
          <w:rPrChange w:id="2644" w:author="Jane Kohlhoff" w:date="2024-06-11T09:53:00Z" w16du:dateUtc="2024-06-10T23:53:00Z">
            <w:rPr>
              <w:rFonts w:ascii="Times" w:hAnsi="Times" w:cs="Helvetica"/>
              <w:color w:val="000000"/>
              <w:sz w:val="24"/>
              <w:szCs w:val="24"/>
            </w:rPr>
          </w:rPrChange>
        </w:rPr>
        <w:t>s</w:t>
      </w:r>
      <w:r w:rsidR="00CF3FA9" w:rsidRPr="00365026">
        <w:rPr>
          <w:rFonts w:ascii="Times New Roman" w:hAnsi="Times New Roman" w:cs="Times New Roman"/>
          <w:color w:val="000000"/>
          <w:sz w:val="24"/>
          <w:szCs w:val="24"/>
          <w:rPrChange w:id="2645" w:author="Jane Kohlhoff" w:date="2024-06-11T09:53:00Z" w16du:dateUtc="2024-06-10T23:53:00Z">
            <w:rPr>
              <w:rFonts w:ascii="Times" w:hAnsi="Times" w:cs="Helvetica"/>
              <w:color w:val="000000"/>
              <w:sz w:val="24"/>
              <w:szCs w:val="24"/>
            </w:rPr>
          </w:rPrChange>
        </w:rPr>
        <w:t xml:space="preserve"> or suggest</w:t>
      </w:r>
      <w:r w:rsidR="00994B71" w:rsidRPr="00365026">
        <w:rPr>
          <w:rFonts w:ascii="Times New Roman" w:hAnsi="Times New Roman" w:cs="Times New Roman"/>
          <w:color w:val="000000"/>
          <w:sz w:val="24"/>
          <w:szCs w:val="24"/>
          <w:rPrChange w:id="2646" w:author="Jane Kohlhoff" w:date="2024-06-11T09:53:00Z" w16du:dateUtc="2024-06-10T23:53:00Z">
            <w:rPr>
              <w:rFonts w:ascii="Times" w:hAnsi="Times" w:cs="Helvetica"/>
              <w:color w:val="000000"/>
              <w:sz w:val="24"/>
              <w:szCs w:val="24"/>
            </w:rPr>
          </w:rPrChange>
        </w:rPr>
        <w:t>ions</w:t>
      </w:r>
      <w:r w:rsidR="00CF3FA9" w:rsidRPr="00365026">
        <w:rPr>
          <w:rFonts w:ascii="Times New Roman" w:hAnsi="Times New Roman" w:cs="Times New Roman"/>
          <w:color w:val="000000"/>
          <w:sz w:val="24"/>
          <w:szCs w:val="24"/>
          <w:rPrChange w:id="2647" w:author="Jane Kohlhoff" w:date="2024-06-11T09:53:00Z" w16du:dateUtc="2024-06-10T23:53:00Z">
            <w:rPr>
              <w:rFonts w:ascii="Times" w:hAnsi="Times" w:cs="Helvetica"/>
              <w:color w:val="000000"/>
              <w:sz w:val="24"/>
              <w:szCs w:val="24"/>
            </w:rPr>
          </w:rPrChange>
        </w:rPr>
        <w:t xml:space="preserve"> of what the child should do when the child was already actively engaged in something else</w:t>
      </w:r>
      <w:r w:rsidR="00994B71" w:rsidRPr="00365026">
        <w:rPr>
          <w:rFonts w:ascii="Times New Roman" w:hAnsi="Times New Roman" w:cs="Times New Roman"/>
          <w:color w:val="000000"/>
          <w:sz w:val="24"/>
          <w:szCs w:val="24"/>
          <w:rPrChange w:id="2648" w:author="Jane Kohlhoff" w:date="2024-06-11T09:53:00Z" w16du:dateUtc="2024-06-10T23:53:00Z">
            <w:rPr>
              <w:rFonts w:ascii="Times" w:hAnsi="Times" w:cs="Helvetica"/>
              <w:color w:val="000000"/>
              <w:sz w:val="24"/>
              <w:szCs w:val="24"/>
            </w:rPr>
          </w:rPrChange>
        </w:rPr>
        <w:t xml:space="preserve">; </w:t>
      </w:r>
      <w:r w:rsidR="00CF3FA9" w:rsidRPr="00365026">
        <w:rPr>
          <w:rFonts w:ascii="Times New Roman" w:hAnsi="Times New Roman" w:cs="Times New Roman"/>
          <w:color w:val="000000"/>
          <w:sz w:val="24"/>
          <w:szCs w:val="24"/>
          <w:rPrChange w:id="2649" w:author="Jane Kohlhoff" w:date="2024-06-11T09:53:00Z" w16du:dateUtc="2024-06-10T23:53:00Z">
            <w:rPr>
              <w:rFonts w:ascii="Times" w:hAnsi="Times" w:cs="Helvetica"/>
              <w:color w:val="000000"/>
              <w:sz w:val="24"/>
              <w:szCs w:val="24"/>
            </w:rPr>
          </w:rPrChange>
        </w:rPr>
        <w:t>attributi</w:t>
      </w:r>
      <w:r w:rsidR="00994B71" w:rsidRPr="00365026">
        <w:rPr>
          <w:rFonts w:ascii="Times New Roman" w:hAnsi="Times New Roman" w:cs="Times New Roman"/>
          <w:color w:val="000000"/>
          <w:sz w:val="24"/>
          <w:szCs w:val="24"/>
          <w:rPrChange w:id="2650" w:author="Jane Kohlhoff" w:date="2024-06-11T09:53:00Z" w16du:dateUtc="2024-06-10T23:53:00Z">
            <w:rPr>
              <w:rFonts w:ascii="Times" w:hAnsi="Times" w:cs="Helvetica"/>
              <w:color w:val="000000"/>
              <w:sz w:val="24"/>
              <w:szCs w:val="24"/>
            </w:rPr>
          </w:rPrChange>
        </w:rPr>
        <w:t>ons of</w:t>
      </w:r>
      <w:r w:rsidR="00CF3FA9" w:rsidRPr="00365026">
        <w:rPr>
          <w:rFonts w:ascii="Times New Roman" w:hAnsi="Times New Roman" w:cs="Times New Roman"/>
          <w:color w:val="000000"/>
          <w:sz w:val="24"/>
          <w:szCs w:val="24"/>
          <w:rPrChange w:id="2651" w:author="Jane Kohlhoff" w:date="2024-06-11T09:53:00Z" w16du:dateUtc="2024-06-10T23:53:00Z">
            <w:rPr>
              <w:rFonts w:ascii="Times" w:hAnsi="Times" w:cs="Helvetica"/>
              <w:color w:val="000000"/>
              <w:sz w:val="24"/>
              <w:szCs w:val="24"/>
            </w:rPr>
          </w:rPrChange>
        </w:rPr>
        <w:t xml:space="preserve"> internal states not implied by the infant’s </w:t>
      </w:r>
      <w:del w:id="2652" w:author="Jane Kohlhoff" w:date="2024-05-22T07:11:00Z" w16du:dateUtc="2024-05-21T21:11:00Z">
        <w:r w:rsidR="00CF3FA9" w:rsidRPr="00365026" w:rsidDel="003A01DB">
          <w:rPr>
            <w:rFonts w:ascii="Times New Roman" w:hAnsi="Times New Roman" w:cs="Times New Roman"/>
            <w:color w:val="000000"/>
            <w:sz w:val="24"/>
            <w:szCs w:val="24"/>
            <w:rPrChange w:id="2653" w:author="Jane Kohlhoff" w:date="2024-06-11T09:53:00Z" w16du:dateUtc="2024-06-10T23:53:00Z">
              <w:rPr>
                <w:rFonts w:ascii="Times" w:hAnsi="Times" w:cs="Helvetica"/>
                <w:color w:val="000000"/>
                <w:sz w:val="24"/>
                <w:szCs w:val="24"/>
              </w:rPr>
            </w:rPrChange>
          </w:rPr>
          <w:delText>behaviour</w:delText>
        </w:r>
      </w:del>
      <w:proofErr w:type="spellStart"/>
      <w:ins w:id="2654" w:author="Jane Kohlhoff" w:date="2024-05-22T07:11:00Z" w16du:dateUtc="2024-05-21T21:11:00Z">
        <w:r w:rsidR="003A01DB" w:rsidRPr="00365026">
          <w:rPr>
            <w:rFonts w:ascii="Times New Roman" w:hAnsi="Times New Roman" w:cs="Times New Roman"/>
            <w:color w:val="000000"/>
            <w:sz w:val="24"/>
            <w:szCs w:val="24"/>
            <w:rPrChange w:id="2655" w:author="Jane Kohlhoff" w:date="2024-06-11T09:53:00Z" w16du:dateUtc="2024-06-10T23:53:00Z">
              <w:rPr>
                <w:rFonts w:ascii="Times" w:hAnsi="Times" w:cs="Helvetica"/>
                <w:color w:val="000000"/>
                <w:sz w:val="24"/>
                <w:szCs w:val="24"/>
              </w:rPr>
            </w:rPrChange>
          </w:rPr>
          <w:t>behavior</w:t>
        </w:r>
      </w:ins>
      <w:proofErr w:type="spellEnd"/>
      <w:r w:rsidR="00994B71" w:rsidRPr="00365026">
        <w:rPr>
          <w:rFonts w:ascii="Times New Roman" w:hAnsi="Times New Roman" w:cs="Times New Roman"/>
          <w:color w:val="000000"/>
          <w:sz w:val="24"/>
          <w:szCs w:val="24"/>
          <w:rPrChange w:id="2656" w:author="Jane Kohlhoff" w:date="2024-06-11T09:53:00Z" w16du:dateUtc="2024-06-10T23:53:00Z">
            <w:rPr>
              <w:rFonts w:ascii="Times" w:hAnsi="Times" w:cs="Helvetica"/>
              <w:color w:val="000000"/>
              <w:sz w:val="24"/>
              <w:szCs w:val="24"/>
            </w:rPr>
          </w:rPrChange>
        </w:rPr>
        <w:t>)</w:t>
      </w:r>
      <w:r w:rsidR="00CF3FA9" w:rsidRPr="00365026">
        <w:rPr>
          <w:rFonts w:ascii="Times New Roman" w:hAnsi="Times New Roman" w:cs="Times New Roman"/>
          <w:color w:val="000000"/>
          <w:sz w:val="24"/>
          <w:szCs w:val="24"/>
          <w:rPrChange w:id="2657" w:author="Jane Kohlhoff" w:date="2024-06-11T09:53:00Z" w16du:dateUtc="2024-06-10T23:53:00Z">
            <w:rPr>
              <w:rFonts w:ascii="Times" w:hAnsi="Times" w:cs="Helvetica"/>
              <w:color w:val="000000"/>
              <w:sz w:val="24"/>
              <w:szCs w:val="24"/>
            </w:rPr>
          </w:rPrChange>
        </w:rPr>
        <w:t xml:space="preserve">. </w:t>
      </w:r>
      <w:r w:rsidR="00994B71" w:rsidRPr="00365026">
        <w:rPr>
          <w:rFonts w:ascii="Times New Roman" w:hAnsi="Times New Roman" w:cs="Times New Roman"/>
          <w:color w:val="000000"/>
          <w:sz w:val="24"/>
          <w:szCs w:val="24"/>
          <w:rPrChange w:id="2658" w:author="Jane Kohlhoff" w:date="2024-06-11T09:53:00Z" w16du:dateUtc="2024-06-10T23:53:00Z">
            <w:rPr>
              <w:rFonts w:ascii="Times" w:hAnsi="Times" w:cs="Helvetica"/>
              <w:color w:val="000000"/>
              <w:sz w:val="24"/>
              <w:szCs w:val="24"/>
            </w:rPr>
          </w:rPrChange>
        </w:rPr>
        <w:t>F</w:t>
      </w:r>
      <w:r w:rsidR="00CF3FA9" w:rsidRPr="00365026">
        <w:rPr>
          <w:rFonts w:ascii="Times New Roman" w:hAnsi="Times New Roman" w:cs="Times New Roman"/>
          <w:color w:val="000000"/>
          <w:sz w:val="24"/>
          <w:szCs w:val="24"/>
          <w:rPrChange w:id="2659" w:author="Jane Kohlhoff" w:date="2024-06-11T09:53:00Z" w16du:dateUtc="2024-06-10T23:53:00Z">
            <w:rPr>
              <w:rFonts w:ascii="Times" w:hAnsi="Times" w:cs="Helvetica"/>
              <w:color w:val="000000"/>
              <w:sz w:val="24"/>
              <w:szCs w:val="24"/>
            </w:rPr>
          </w:rPrChange>
        </w:rPr>
        <w:t xml:space="preserve">requency counts were </w:t>
      </w:r>
      <w:r w:rsidR="00994B71" w:rsidRPr="00365026">
        <w:rPr>
          <w:rFonts w:ascii="Times New Roman" w:hAnsi="Times New Roman" w:cs="Times New Roman"/>
          <w:color w:val="000000"/>
          <w:sz w:val="24"/>
          <w:szCs w:val="24"/>
          <w:rPrChange w:id="2660" w:author="Jane Kohlhoff" w:date="2024-06-11T09:53:00Z" w16du:dateUtc="2024-06-10T23:53:00Z">
            <w:rPr>
              <w:rFonts w:ascii="Times" w:hAnsi="Times" w:cs="Helvetica"/>
              <w:color w:val="000000"/>
              <w:sz w:val="24"/>
              <w:szCs w:val="24"/>
            </w:rPr>
          </w:rPrChange>
        </w:rPr>
        <w:t xml:space="preserve">then </w:t>
      </w:r>
      <w:r w:rsidR="00CF3FA9" w:rsidRPr="00365026">
        <w:rPr>
          <w:rFonts w:ascii="Times New Roman" w:hAnsi="Times New Roman" w:cs="Times New Roman"/>
          <w:color w:val="000000"/>
          <w:sz w:val="24"/>
          <w:szCs w:val="24"/>
          <w:rPrChange w:id="2661" w:author="Jane Kohlhoff" w:date="2024-06-11T09:53:00Z" w16du:dateUtc="2024-06-10T23:53:00Z">
            <w:rPr>
              <w:rFonts w:ascii="Times" w:hAnsi="Times" w:cs="Helvetica"/>
              <w:color w:val="000000"/>
              <w:sz w:val="24"/>
              <w:szCs w:val="24"/>
            </w:rPr>
          </w:rPrChange>
        </w:rPr>
        <w:t xml:space="preserve">transformed into ratios as follows: 1) total number of appropriate mental-state comments divided by total number of </w:t>
      </w:r>
      <w:r w:rsidR="000C268D" w:rsidRPr="00365026">
        <w:rPr>
          <w:rFonts w:ascii="Times New Roman" w:hAnsi="Times New Roman" w:cs="Times New Roman"/>
          <w:color w:val="000000"/>
          <w:sz w:val="24"/>
          <w:szCs w:val="24"/>
          <w:rPrChange w:id="2662" w:author="Jane Kohlhoff" w:date="2024-06-11T09:53:00Z" w16du:dateUtc="2024-06-10T23:53:00Z">
            <w:rPr>
              <w:rFonts w:ascii="Times" w:hAnsi="Times" w:cs="Helvetica"/>
              <w:color w:val="000000"/>
              <w:sz w:val="24"/>
              <w:szCs w:val="24"/>
            </w:rPr>
          </w:rPrChange>
        </w:rPr>
        <w:t>verbalizations</w:t>
      </w:r>
      <w:r w:rsidR="00CF3FA9" w:rsidRPr="00365026">
        <w:rPr>
          <w:rFonts w:ascii="Times New Roman" w:hAnsi="Times New Roman" w:cs="Times New Roman"/>
          <w:color w:val="000000"/>
          <w:sz w:val="24"/>
          <w:szCs w:val="24"/>
          <w:rPrChange w:id="2663" w:author="Jane Kohlhoff" w:date="2024-06-11T09:53:00Z" w16du:dateUtc="2024-06-10T23:53:00Z">
            <w:rPr>
              <w:rFonts w:ascii="Times" w:hAnsi="Times" w:cs="Helvetica"/>
              <w:color w:val="000000"/>
              <w:sz w:val="24"/>
              <w:szCs w:val="24"/>
            </w:rPr>
          </w:rPrChange>
        </w:rPr>
        <w:t>, and 2) total number of non-attuned mental-state comments divided by total number of verbalizations. M</w:t>
      </w:r>
      <w:r w:rsidR="00F962EF" w:rsidRPr="00365026">
        <w:rPr>
          <w:rFonts w:ascii="Times New Roman" w:hAnsi="Times New Roman" w:cs="Times New Roman"/>
          <w:color w:val="000000"/>
          <w:sz w:val="24"/>
          <w:szCs w:val="24"/>
          <w:rPrChange w:id="2664" w:author="Jane Kohlhoff" w:date="2024-06-11T09:53:00Z" w16du:dateUtc="2024-06-10T23:53:00Z">
            <w:rPr>
              <w:rFonts w:ascii="Times" w:hAnsi="Times" w:cs="Helvetica"/>
              <w:color w:val="000000"/>
              <w:sz w:val="24"/>
              <w:szCs w:val="24"/>
            </w:rPr>
          </w:rPrChange>
        </w:rPr>
        <w:t>ind-mindedness</w:t>
      </w:r>
      <w:r w:rsidR="00F962EF" w:rsidRPr="00365026" w:rsidDel="005170B4">
        <w:rPr>
          <w:rFonts w:ascii="Times New Roman" w:hAnsi="Times New Roman" w:cs="Times New Roman"/>
          <w:color w:val="000000"/>
          <w:sz w:val="24"/>
          <w:szCs w:val="24"/>
          <w:rPrChange w:id="2665" w:author="Jane Kohlhoff" w:date="2024-06-11T09:53:00Z" w16du:dateUtc="2024-06-10T23:53:00Z">
            <w:rPr>
              <w:rFonts w:ascii="Times" w:hAnsi="Times" w:cs="Helvetica"/>
              <w:color w:val="000000"/>
              <w:sz w:val="24"/>
              <w:szCs w:val="24"/>
            </w:rPr>
          </w:rPrChange>
        </w:rPr>
        <w:t xml:space="preserve"> </w:t>
      </w:r>
      <w:r w:rsidR="00F962EF" w:rsidRPr="00365026">
        <w:rPr>
          <w:rFonts w:ascii="Times New Roman" w:hAnsi="Times New Roman" w:cs="Times New Roman"/>
          <w:color w:val="000000"/>
          <w:sz w:val="24"/>
          <w:szCs w:val="24"/>
          <w:rPrChange w:id="2666" w:author="Jane Kohlhoff" w:date="2024-06-11T09:53:00Z" w16du:dateUtc="2024-06-10T23:53:00Z">
            <w:rPr>
              <w:rFonts w:ascii="Times" w:hAnsi="Times" w:cs="Helvetica"/>
              <w:color w:val="000000"/>
              <w:sz w:val="24"/>
              <w:szCs w:val="24"/>
            </w:rPr>
          </w:rPrChange>
        </w:rPr>
        <w:t>coding was conducted by two coders</w:t>
      </w:r>
      <w:r w:rsidR="00994B71" w:rsidRPr="00365026">
        <w:rPr>
          <w:rFonts w:ascii="Times New Roman" w:hAnsi="Times New Roman" w:cs="Times New Roman"/>
          <w:color w:val="000000"/>
          <w:sz w:val="24"/>
          <w:szCs w:val="24"/>
          <w:rPrChange w:id="2667" w:author="Jane Kohlhoff" w:date="2024-06-11T09:53:00Z" w16du:dateUtc="2024-06-10T23:53:00Z">
            <w:rPr>
              <w:rFonts w:ascii="Times" w:hAnsi="Times" w:cs="Helvetica"/>
              <w:color w:val="000000"/>
              <w:sz w:val="24"/>
              <w:szCs w:val="24"/>
            </w:rPr>
          </w:rPrChange>
        </w:rPr>
        <w:t xml:space="preserve"> </w:t>
      </w:r>
      <w:r w:rsidR="00F962EF" w:rsidRPr="00365026">
        <w:rPr>
          <w:rFonts w:ascii="Times New Roman" w:hAnsi="Times New Roman" w:cs="Times New Roman"/>
          <w:color w:val="000000"/>
          <w:sz w:val="24"/>
          <w:szCs w:val="24"/>
          <w:rPrChange w:id="2668" w:author="Jane Kohlhoff" w:date="2024-06-11T09:53:00Z" w16du:dateUtc="2024-06-10T23:53:00Z">
            <w:rPr>
              <w:rFonts w:ascii="Times" w:hAnsi="Times" w:cs="Helvetica"/>
              <w:color w:val="000000"/>
              <w:sz w:val="24"/>
              <w:szCs w:val="24"/>
            </w:rPr>
          </w:rPrChange>
        </w:rPr>
        <w:t xml:space="preserve">masked to participant group allocation and assessment time point. Of the 166 </w:t>
      </w:r>
      <w:ins w:id="2669" w:author="Jane Kohlhoff" w:date="2024-06-11T10:33:00Z" w16du:dateUtc="2024-06-11T00:33:00Z">
        <w:r w:rsidR="00C12E36">
          <w:rPr>
            <w:rFonts w:ascii="Times New Roman" w:hAnsi="Times New Roman" w:cs="Times New Roman"/>
            <w:color w:val="000000"/>
            <w:sz w:val="24"/>
            <w:szCs w:val="24"/>
          </w:rPr>
          <w:t xml:space="preserve">coded </w:t>
        </w:r>
      </w:ins>
      <w:r w:rsidR="00F962EF" w:rsidRPr="00365026">
        <w:rPr>
          <w:rFonts w:ascii="Times New Roman" w:hAnsi="Times New Roman" w:cs="Times New Roman"/>
          <w:color w:val="000000"/>
          <w:sz w:val="24"/>
          <w:szCs w:val="24"/>
          <w:rPrChange w:id="2670" w:author="Jane Kohlhoff" w:date="2024-06-11T09:53:00Z" w16du:dateUtc="2024-06-10T23:53:00Z">
            <w:rPr>
              <w:rFonts w:ascii="Times" w:hAnsi="Times" w:cs="Helvetica"/>
              <w:color w:val="000000"/>
              <w:sz w:val="24"/>
              <w:szCs w:val="24"/>
            </w:rPr>
          </w:rPrChange>
        </w:rPr>
        <w:t xml:space="preserve">videos </w:t>
      </w:r>
      <w:del w:id="2671" w:author="Jane Kohlhoff" w:date="2024-06-11T10:33:00Z" w16du:dateUtc="2024-06-11T00:33:00Z">
        <w:r w:rsidR="00F962EF" w:rsidRPr="00365026" w:rsidDel="00C12E36">
          <w:rPr>
            <w:rFonts w:ascii="Times New Roman" w:hAnsi="Times New Roman" w:cs="Times New Roman"/>
            <w:color w:val="000000"/>
            <w:sz w:val="24"/>
            <w:szCs w:val="24"/>
            <w:rPrChange w:id="2672" w:author="Jane Kohlhoff" w:date="2024-06-11T09:53:00Z" w16du:dateUtc="2024-06-10T23:53:00Z">
              <w:rPr>
                <w:rFonts w:ascii="Times" w:hAnsi="Times" w:cs="Helvetica"/>
                <w:color w:val="000000"/>
                <w:sz w:val="24"/>
                <w:szCs w:val="24"/>
              </w:rPr>
            </w:rPrChange>
          </w:rPr>
          <w:delText xml:space="preserve">that were coded </w:delText>
        </w:r>
      </w:del>
      <w:r w:rsidR="00F962EF" w:rsidRPr="00365026">
        <w:rPr>
          <w:rFonts w:ascii="Times New Roman" w:hAnsi="Times New Roman" w:cs="Times New Roman"/>
          <w:color w:val="000000"/>
          <w:sz w:val="24"/>
          <w:szCs w:val="24"/>
          <w:rPrChange w:id="2673" w:author="Jane Kohlhoff" w:date="2024-06-11T09:53:00Z" w16du:dateUtc="2024-06-10T23:53:00Z">
            <w:rPr>
              <w:rFonts w:ascii="Times" w:hAnsi="Times" w:cs="Helvetica"/>
              <w:color w:val="000000"/>
              <w:sz w:val="24"/>
              <w:szCs w:val="24"/>
            </w:rPr>
          </w:rPrChange>
        </w:rPr>
        <w:t>(</w:t>
      </w:r>
      <w:r w:rsidR="00F962EF" w:rsidRPr="00365026">
        <w:rPr>
          <w:rFonts w:ascii="Times New Roman" w:hAnsi="Times New Roman" w:cs="Times New Roman"/>
          <w:i/>
          <w:iCs/>
          <w:color w:val="000000"/>
          <w:sz w:val="24"/>
          <w:szCs w:val="24"/>
          <w:rPrChange w:id="2674" w:author="Jane Kohlhoff" w:date="2024-06-11T09:53:00Z" w16du:dateUtc="2024-06-10T23:53:00Z">
            <w:rPr>
              <w:rFonts w:ascii="Times" w:hAnsi="Times" w:cs="Helvetica"/>
              <w:i/>
              <w:iCs/>
              <w:color w:val="000000"/>
              <w:sz w:val="24"/>
              <w:szCs w:val="24"/>
            </w:rPr>
          </w:rPrChange>
        </w:rPr>
        <w:t>n</w:t>
      </w:r>
      <w:r w:rsidR="00F962EF" w:rsidRPr="00365026">
        <w:rPr>
          <w:rFonts w:ascii="Times New Roman" w:hAnsi="Times New Roman" w:cs="Times New Roman"/>
          <w:color w:val="000000"/>
          <w:sz w:val="24"/>
          <w:szCs w:val="24"/>
          <w:rPrChange w:id="2675" w:author="Jane Kohlhoff" w:date="2024-06-11T09:53:00Z" w16du:dateUtc="2024-06-10T23:53:00Z">
            <w:rPr>
              <w:rFonts w:ascii="Times" w:hAnsi="Times" w:cs="Helvetica"/>
              <w:color w:val="000000"/>
              <w:sz w:val="24"/>
              <w:szCs w:val="24"/>
            </w:rPr>
          </w:rPrChange>
        </w:rPr>
        <w:t xml:space="preserve">=88 at T1, </w:t>
      </w:r>
      <w:r w:rsidR="00F962EF" w:rsidRPr="00365026">
        <w:rPr>
          <w:rFonts w:ascii="Times New Roman" w:hAnsi="Times New Roman" w:cs="Times New Roman"/>
          <w:i/>
          <w:iCs/>
          <w:color w:val="000000"/>
          <w:sz w:val="24"/>
          <w:szCs w:val="24"/>
          <w:rPrChange w:id="2676" w:author="Jane Kohlhoff" w:date="2024-06-11T09:53:00Z" w16du:dateUtc="2024-06-10T23:53:00Z">
            <w:rPr>
              <w:rFonts w:ascii="Times" w:hAnsi="Times" w:cs="Helvetica"/>
              <w:i/>
              <w:iCs/>
              <w:color w:val="000000"/>
              <w:sz w:val="24"/>
              <w:szCs w:val="24"/>
            </w:rPr>
          </w:rPrChange>
        </w:rPr>
        <w:t>n</w:t>
      </w:r>
      <w:r w:rsidR="00F962EF" w:rsidRPr="00365026">
        <w:rPr>
          <w:rFonts w:ascii="Times New Roman" w:hAnsi="Times New Roman" w:cs="Times New Roman"/>
          <w:color w:val="000000"/>
          <w:sz w:val="24"/>
          <w:szCs w:val="24"/>
          <w:rPrChange w:id="2677" w:author="Jane Kohlhoff" w:date="2024-06-11T09:53:00Z" w16du:dateUtc="2024-06-10T23:53:00Z">
            <w:rPr>
              <w:rFonts w:ascii="Times" w:hAnsi="Times" w:cs="Helvetica"/>
              <w:color w:val="000000"/>
              <w:sz w:val="24"/>
              <w:szCs w:val="24"/>
            </w:rPr>
          </w:rPrChange>
        </w:rPr>
        <w:t xml:space="preserve">=61 at T2, </w:t>
      </w:r>
      <w:r w:rsidR="00F962EF" w:rsidRPr="00365026">
        <w:rPr>
          <w:rFonts w:ascii="Times New Roman" w:hAnsi="Times New Roman" w:cs="Times New Roman"/>
          <w:i/>
          <w:iCs/>
          <w:color w:val="000000"/>
          <w:sz w:val="24"/>
          <w:szCs w:val="24"/>
          <w:rPrChange w:id="2678" w:author="Jane Kohlhoff" w:date="2024-06-11T09:53:00Z" w16du:dateUtc="2024-06-10T23:53:00Z">
            <w:rPr>
              <w:rFonts w:ascii="Times" w:hAnsi="Times" w:cs="Helvetica"/>
              <w:i/>
              <w:iCs/>
              <w:color w:val="000000"/>
              <w:sz w:val="24"/>
              <w:szCs w:val="24"/>
            </w:rPr>
          </w:rPrChange>
        </w:rPr>
        <w:t>n</w:t>
      </w:r>
      <w:r w:rsidR="00F962EF" w:rsidRPr="00365026">
        <w:rPr>
          <w:rFonts w:ascii="Times New Roman" w:hAnsi="Times New Roman" w:cs="Times New Roman"/>
          <w:color w:val="000000"/>
          <w:sz w:val="24"/>
          <w:szCs w:val="24"/>
          <w:rPrChange w:id="2679" w:author="Jane Kohlhoff" w:date="2024-06-11T09:53:00Z" w16du:dateUtc="2024-06-10T23:53:00Z">
            <w:rPr>
              <w:rFonts w:ascii="Times" w:hAnsi="Times" w:cs="Helvetica"/>
              <w:color w:val="000000"/>
              <w:sz w:val="24"/>
              <w:szCs w:val="24"/>
            </w:rPr>
          </w:rPrChange>
        </w:rPr>
        <w:t>=17 at T3)</w:t>
      </w:r>
      <w:del w:id="2680" w:author="Jane Kohlhoff" w:date="2024-06-10T19:32:00Z" w16du:dateUtc="2024-06-10T09:32:00Z">
        <w:r w:rsidR="00F962EF" w:rsidRPr="00365026" w:rsidDel="006D4A33">
          <w:rPr>
            <w:rFonts w:ascii="Times New Roman" w:hAnsi="Times New Roman" w:cs="Times New Roman"/>
            <w:color w:val="000000"/>
            <w:sz w:val="24"/>
            <w:szCs w:val="24"/>
            <w:rPrChange w:id="2681" w:author="Jane Kohlhoff" w:date="2024-06-11T09:53:00Z" w16du:dateUtc="2024-06-10T23:53:00Z">
              <w:rPr>
                <w:rFonts w:ascii="Times" w:hAnsi="Times" w:cs="Helvetica"/>
                <w:color w:val="000000"/>
                <w:sz w:val="24"/>
                <w:szCs w:val="24"/>
              </w:rPr>
            </w:rPrChange>
          </w:rPr>
          <w:delText xml:space="preserve"> videos</w:delText>
        </w:r>
      </w:del>
      <w:r w:rsidR="00F962EF" w:rsidRPr="00365026">
        <w:rPr>
          <w:rFonts w:ascii="Times New Roman" w:hAnsi="Times New Roman" w:cs="Times New Roman"/>
          <w:color w:val="000000"/>
          <w:sz w:val="24"/>
          <w:szCs w:val="24"/>
          <w:rPrChange w:id="2682" w:author="Jane Kohlhoff" w:date="2024-06-11T09:53:00Z" w16du:dateUtc="2024-06-10T23:53:00Z">
            <w:rPr>
              <w:rFonts w:ascii="Times" w:hAnsi="Times" w:cs="Helvetica"/>
              <w:color w:val="000000"/>
              <w:sz w:val="24"/>
              <w:szCs w:val="24"/>
            </w:rPr>
          </w:rPrChange>
        </w:rPr>
        <w:t xml:space="preserve">, </w:t>
      </w:r>
      <w:r w:rsidR="00540ADF" w:rsidRPr="00365026">
        <w:rPr>
          <w:rFonts w:ascii="Times New Roman" w:hAnsi="Times New Roman" w:cs="Times New Roman"/>
          <w:color w:val="000000"/>
          <w:sz w:val="24"/>
          <w:szCs w:val="24"/>
          <w:rPrChange w:id="2683" w:author="Jane Kohlhoff" w:date="2024-06-11T09:53:00Z" w16du:dateUtc="2024-06-10T23:53:00Z">
            <w:rPr>
              <w:rFonts w:ascii="Times" w:hAnsi="Times" w:cs="Helvetica"/>
              <w:color w:val="000000"/>
              <w:sz w:val="24"/>
              <w:szCs w:val="24"/>
            </w:rPr>
          </w:rPrChange>
        </w:rPr>
        <w:t>2</w:t>
      </w:r>
      <w:r w:rsidR="004A3638" w:rsidRPr="00365026">
        <w:rPr>
          <w:rFonts w:ascii="Times New Roman" w:hAnsi="Times New Roman" w:cs="Times New Roman"/>
          <w:color w:val="000000"/>
          <w:sz w:val="24"/>
          <w:szCs w:val="24"/>
          <w:rPrChange w:id="2684" w:author="Jane Kohlhoff" w:date="2024-06-11T09:53:00Z" w16du:dateUtc="2024-06-10T23:53:00Z">
            <w:rPr>
              <w:rFonts w:ascii="Times" w:hAnsi="Times" w:cs="Helvetica"/>
              <w:color w:val="000000"/>
              <w:sz w:val="24"/>
              <w:szCs w:val="24"/>
            </w:rPr>
          </w:rPrChange>
        </w:rPr>
        <w:t>3</w:t>
      </w:r>
      <w:r w:rsidR="00F962EF" w:rsidRPr="00365026">
        <w:rPr>
          <w:rFonts w:ascii="Times New Roman" w:hAnsi="Times New Roman" w:cs="Times New Roman"/>
          <w:color w:val="000000"/>
          <w:sz w:val="24"/>
          <w:szCs w:val="24"/>
          <w:rPrChange w:id="2685" w:author="Jane Kohlhoff" w:date="2024-06-11T09:53:00Z" w16du:dateUtc="2024-06-10T23:53:00Z">
            <w:rPr>
              <w:rFonts w:ascii="Times" w:hAnsi="Times" w:cs="Helvetica"/>
              <w:color w:val="000000"/>
              <w:sz w:val="24"/>
              <w:szCs w:val="24"/>
            </w:rPr>
          </w:rPrChange>
        </w:rPr>
        <w:t>% (</w:t>
      </w:r>
      <w:r w:rsidR="00F962EF" w:rsidRPr="00365026">
        <w:rPr>
          <w:rFonts w:ascii="Times New Roman" w:hAnsi="Times New Roman" w:cs="Times New Roman"/>
          <w:i/>
          <w:iCs/>
          <w:color w:val="000000"/>
          <w:sz w:val="24"/>
          <w:szCs w:val="24"/>
          <w:rPrChange w:id="2686" w:author="Jane Kohlhoff" w:date="2024-06-11T09:53:00Z" w16du:dateUtc="2024-06-10T23:53:00Z">
            <w:rPr>
              <w:rFonts w:ascii="Times" w:hAnsi="Times" w:cs="Helvetica"/>
              <w:i/>
              <w:iCs/>
              <w:color w:val="000000"/>
              <w:sz w:val="24"/>
              <w:szCs w:val="24"/>
            </w:rPr>
          </w:rPrChange>
        </w:rPr>
        <w:t>n</w:t>
      </w:r>
      <w:r w:rsidR="00F962EF" w:rsidRPr="00365026">
        <w:rPr>
          <w:rFonts w:ascii="Times New Roman" w:hAnsi="Times New Roman" w:cs="Times New Roman"/>
          <w:color w:val="000000"/>
          <w:sz w:val="24"/>
          <w:szCs w:val="24"/>
          <w:rPrChange w:id="2687" w:author="Jane Kohlhoff" w:date="2024-06-11T09:53:00Z" w16du:dateUtc="2024-06-10T23:53:00Z">
            <w:rPr>
              <w:rFonts w:ascii="Times" w:hAnsi="Times" w:cs="Helvetica"/>
              <w:color w:val="000000"/>
              <w:sz w:val="24"/>
              <w:szCs w:val="24"/>
            </w:rPr>
          </w:rPrChange>
        </w:rPr>
        <w:t>=</w:t>
      </w:r>
      <w:r w:rsidR="004A3638" w:rsidRPr="00365026">
        <w:rPr>
          <w:rFonts w:ascii="Times New Roman" w:hAnsi="Times New Roman" w:cs="Times New Roman"/>
          <w:color w:val="000000"/>
          <w:sz w:val="24"/>
          <w:szCs w:val="24"/>
          <w:rPrChange w:id="2688" w:author="Jane Kohlhoff" w:date="2024-06-11T09:53:00Z" w16du:dateUtc="2024-06-10T23:53:00Z">
            <w:rPr>
              <w:rFonts w:ascii="Times" w:hAnsi="Times" w:cs="Helvetica"/>
              <w:color w:val="000000"/>
              <w:sz w:val="24"/>
              <w:szCs w:val="24"/>
            </w:rPr>
          </w:rPrChange>
        </w:rPr>
        <w:t>38</w:t>
      </w:r>
      <w:r w:rsidR="00F962EF" w:rsidRPr="00365026">
        <w:rPr>
          <w:rFonts w:ascii="Times New Roman" w:hAnsi="Times New Roman" w:cs="Times New Roman"/>
          <w:color w:val="000000"/>
          <w:sz w:val="24"/>
          <w:szCs w:val="24"/>
          <w:rPrChange w:id="2689" w:author="Jane Kohlhoff" w:date="2024-06-11T09:53:00Z" w16du:dateUtc="2024-06-10T23:53:00Z">
            <w:rPr>
              <w:rFonts w:ascii="Times" w:hAnsi="Times" w:cs="Helvetica"/>
              <w:color w:val="000000"/>
              <w:sz w:val="24"/>
              <w:szCs w:val="24"/>
            </w:rPr>
          </w:rPrChange>
        </w:rPr>
        <w:t>) were double coded (</w:t>
      </w:r>
      <w:r w:rsidR="00ED70F3" w:rsidRPr="00365026">
        <w:rPr>
          <w:rFonts w:ascii="Times New Roman" w:hAnsi="Times New Roman" w:cs="Times New Roman"/>
          <w:i/>
          <w:iCs/>
          <w:color w:val="000000"/>
          <w:sz w:val="24"/>
          <w:szCs w:val="24"/>
          <w:rPrChange w:id="2690" w:author="Jane Kohlhoff" w:date="2024-06-11T09:53:00Z" w16du:dateUtc="2024-06-10T23:53:00Z">
            <w:rPr>
              <w:rFonts w:ascii="Times" w:hAnsi="Times" w:cs="Helvetica"/>
              <w:i/>
              <w:iCs/>
              <w:color w:val="000000"/>
              <w:sz w:val="24"/>
              <w:szCs w:val="24"/>
            </w:rPr>
          </w:rPrChange>
        </w:rPr>
        <w:t>ICC</w:t>
      </w:r>
      <w:r w:rsidR="00540ADF" w:rsidRPr="00365026">
        <w:rPr>
          <w:rFonts w:ascii="Times New Roman" w:hAnsi="Times New Roman" w:cs="Times New Roman"/>
          <w:color w:val="000000"/>
          <w:sz w:val="24"/>
          <w:szCs w:val="24"/>
          <w:rPrChange w:id="2691" w:author="Jane Kohlhoff" w:date="2024-06-11T09:53:00Z" w16du:dateUtc="2024-06-10T23:53:00Z">
            <w:rPr>
              <w:rFonts w:ascii="Times" w:hAnsi="Times" w:cs="Helvetica"/>
              <w:color w:val="000000"/>
              <w:sz w:val="24"/>
              <w:szCs w:val="24"/>
            </w:rPr>
          </w:rPrChange>
        </w:rPr>
        <w:t xml:space="preserve"> </w:t>
      </w:r>
      <w:r w:rsidR="00F962EF" w:rsidRPr="00365026">
        <w:rPr>
          <w:rFonts w:ascii="Times New Roman" w:hAnsi="Times New Roman" w:cs="Times New Roman"/>
          <w:color w:val="000000"/>
          <w:sz w:val="24"/>
          <w:szCs w:val="24"/>
          <w:rPrChange w:id="2692" w:author="Jane Kohlhoff" w:date="2024-06-11T09:53:00Z" w16du:dateUtc="2024-06-10T23:53:00Z">
            <w:rPr>
              <w:rFonts w:ascii="Times" w:hAnsi="Times" w:cs="Helvetica"/>
              <w:color w:val="000000"/>
              <w:sz w:val="24"/>
              <w:szCs w:val="24"/>
            </w:rPr>
          </w:rPrChange>
        </w:rPr>
        <w:t>= .</w:t>
      </w:r>
      <w:r w:rsidR="00CF3FA9" w:rsidRPr="00365026">
        <w:rPr>
          <w:rFonts w:ascii="Times New Roman" w:hAnsi="Times New Roman" w:cs="Times New Roman"/>
          <w:color w:val="000000"/>
          <w:sz w:val="24"/>
          <w:szCs w:val="24"/>
          <w:rPrChange w:id="2693" w:author="Jane Kohlhoff" w:date="2024-06-11T09:53:00Z" w16du:dateUtc="2024-06-10T23:53:00Z">
            <w:rPr>
              <w:rFonts w:ascii="Times" w:hAnsi="Times" w:cs="Helvetica"/>
              <w:color w:val="000000"/>
              <w:sz w:val="24"/>
              <w:szCs w:val="24"/>
            </w:rPr>
          </w:rPrChange>
        </w:rPr>
        <w:t>99</w:t>
      </w:r>
      <w:r w:rsidR="000E74D1" w:rsidRPr="00365026">
        <w:rPr>
          <w:rFonts w:ascii="Times New Roman" w:hAnsi="Times New Roman" w:cs="Times New Roman"/>
          <w:color w:val="000000"/>
          <w:sz w:val="24"/>
          <w:szCs w:val="24"/>
          <w:rPrChange w:id="2694" w:author="Jane Kohlhoff" w:date="2024-06-11T09:53:00Z" w16du:dateUtc="2024-06-10T23:53:00Z">
            <w:rPr>
              <w:rFonts w:ascii="Times" w:hAnsi="Times" w:cs="Helvetica"/>
              <w:color w:val="000000"/>
              <w:sz w:val="24"/>
              <w:szCs w:val="24"/>
            </w:rPr>
          </w:rPrChange>
        </w:rPr>
        <w:t>, 95% CI, .98-.96</w:t>
      </w:r>
      <w:r w:rsidR="00F962EF" w:rsidRPr="00365026">
        <w:rPr>
          <w:rFonts w:ascii="Times New Roman" w:hAnsi="Times New Roman" w:cs="Times New Roman"/>
          <w:color w:val="000000"/>
          <w:sz w:val="24"/>
          <w:szCs w:val="24"/>
          <w:rPrChange w:id="2695" w:author="Jane Kohlhoff" w:date="2024-06-11T09:53:00Z" w16du:dateUtc="2024-06-10T23:53:00Z">
            <w:rPr>
              <w:rFonts w:ascii="Times" w:hAnsi="Times" w:cs="Helvetica"/>
              <w:color w:val="000000"/>
              <w:sz w:val="24"/>
              <w:szCs w:val="24"/>
            </w:rPr>
          </w:rPrChange>
        </w:rPr>
        <w:t xml:space="preserve">). </w:t>
      </w:r>
    </w:p>
    <w:p w14:paraId="0319C262" w14:textId="2A143C8D" w:rsidR="0065248C" w:rsidRPr="00365026" w:rsidRDefault="0065248C" w:rsidP="0065248C">
      <w:pPr>
        <w:widowControl w:val="0"/>
        <w:autoSpaceDE w:val="0"/>
        <w:autoSpaceDN w:val="0"/>
        <w:adjustRightInd w:val="0"/>
        <w:spacing w:line="480" w:lineRule="auto"/>
        <w:ind w:firstLine="720"/>
        <w:contextualSpacing/>
        <w:rPr>
          <w:rFonts w:ascii="Times New Roman" w:hAnsi="Times New Roman" w:cs="Times New Roman"/>
          <w:i/>
          <w:color w:val="000000"/>
          <w:sz w:val="24"/>
          <w:szCs w:val="24"/>
          <w:highlight w:val="yellow"/>
          <w:rPrChange w:id="2696" w:author="Jane Kohlhoff" w:date="2024-06-11T09:53:00Z" w16du:dateUtc="2024-06-10T23:53:00Z">
            <w:rPr>
              <w:rFonts w:ascii="Times" w:hAnsi="Times" w:cs="Helvetica"/>
              <w:i/>
              <w:color w:val="000000"/>
              <w:sz w:val="24"/>
              <w:szCs w:val="24"/>
              <w:highlight w:val="yellow"/>
            </w:rPr>
          </w:rPrChange>
        </w:rPr>
      </w:pPr>
      <w:r w:rsidRPr="00365026">
        <w:rPr>
          <w:rFonts w:ascii="Times New Roman" w:hAnsi="Times New Roman" w:cs="Times New Roman"/>
          <w:color w:val="000000"/>
          <w:sz w:val="24"/>
          <w:szCs w:val="24"/>
          <w:rPrChange w:id="2697" w:author="Jane Kohlhoff" w:date="2024-06-11T09:53:00Z" w16du:dateUtc="2024-06-10T23:53:00Z">
            <w:rPr>
              <w:rFonts w:ascii="Times" w:hAnsi="Times" w:cs="Helvetica"/>
              <w:color w:val="000000"/>
              <w:sz w:val="24"/>
              <w:szCs w:val="24"/>
            </w:rPr>
          </w:rPrChange>
        </w:rPr>
        <w:t xml:space="preserve">Parent-reported mentalisation was assessed using Diamond’s reflective functioning scale </w:t>
      </w:r>
      <w:r w:rsidR="001E263D" w:rsidRPr="00365026">
        <w:rPr>
          <w:rFonts w:ascii="Times New Roman" w:hAnsi="Times New Roman" w:cs="Times New Roman"/>
          <w:color w:val="000000"/>
          <w:sz w:val="24"/>
          <w:szCs w:val="24"/>
          <w:rPrChange w:id="2698"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&lt;EndNote&gt;&lt;Cite&gt;&lt;Author&gt;Diamond&lt;/Author&gt;&lt;Year&gt;2014&lt;/Year&gt;&lt;RecNum&gt;3427&lt;/RecNum&gt;&lt;Prefix&gt;DRFS`; &lt;/Prefix&gt;&lt;DisplayText&gt;(DRFS; 56)&lt;/DisplayText&gt;&lt;record&gt;&lt;rec-number&gt;3427&lt;/rec-number&gt;&lt;foreign-keys&gt;&lt;key app="EN" db-id="ards0dvaofa9d9es2f6vrf9iarwfp0z2w20v" timestamp="1696905174" guid="f6296308-97cb-4f82-bf1b-9379967931de"&gt;3427&lt;/key&gt;&lt;/foreign-keys&gt;&lt;ref-type name="Thesis"&gt;32&lt;/ref-type&gt;&lt;contributors&gt;&lt;authors&gt;&lt;author&gt;Diamond, C.&lt;/author&gt;&lt;/authors&gt;&lt;/contributors&gt;&lt;titles&gt;&lt;title&gt;Keeping baby in mind: The development of a maternal reflective functioning scale for primary health services&lt;/title&gt;&lt;/titles&gt;&lt;dates&gt;&lt;year&gt;2014&lt;/year&gt;&lt;/dates&gt;&lt;pub-location&gt;James Cook University&lt;/pub-location&gt;&lt;urls&gt;&lt;/urls&gt;&lt;/record&gt;&lt;/Cite&gt;&lt;/EndNote&gt;</w:instrText>
      </w:r>
      <w:r w:rsidR="001E263D" w:rsidRPr="00365026">
        <w:rPr>
          <w:rFonts w:ascii="Times New Roman" w:hAnsi="Times New Roman" w:cs="Times New Roman"/>
          <w:color w:val="000000"/>
          <w:sz w:val="24"/>
          <w:szCs w:val="24"/>
          <w:rPrChange w:id="2699"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(DRFS; 56)</w:t>
      </w:r>
      <w:r w:rsidR="001E263D" w:rsidRPr="00365026">
        <w:rPr>
          <w:rFonts w:ascii="Times New Roman" w:hAnsi="Times New Roman" w:cs="Times New Roman"/>
          <w:color w:val="000000"/>
          <w:sz w:val="24"/>
          <w:szCs w:val="24"/>
          <w:rPrChange w:id="2700" w:author="Jane Kohlhoff" w:date="2024-06-11T09:53:00Z" w16du:dateUtc="2024-06-10T23:53:00Z">
            <w:rPr>
              <w:rFonts w:ascii="Times" w:hAnsi="Times" w:cs="Helvetica"/>
              <w:color w:val="000000"/>
              <w:sz w:val="24"/>
              <w:szCs w:val="24"/>
            </w:rPr>
          </w:rPrChange>
        </w:rPr>
        <w:fldChar w:fldCharType="end"/>
      </w:r>
      <w:r w:rsidR="001E263D" w:rsidRPr="00365026">
        <w:rPr>
          <w:rFonts w:ascii="Times New Roman" w:hAnsi="Times New Roman" w:cs="Times New Roman"/>
          <w:color w:val="000000"/>
          <w:sz w:val="24"/>
          <w:szCs w:val="24"/>
          <w:rPrChange w:id="2701"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kern w:val="0"/>
          <w:sz w:val="24"/>
          <w:szCs w:val="24"/>
          <w14:ligatures w14:val="none"/>
          <w:rPrChange w:id="2702" w:author="Jane Kohlhoff" w:date="2024-06-11T09:53:00Z" w16du:dateUtc="2024-06-10T23:53:00Z">
            <w:rPr>
              <w:rFonts w:ascii="Times" w:hAnsi="Times" w:cs="Helvetica"/>
              <w:color w:val="000000"/>
              <w:kern w:val="0"/>
              <w:sz w:val="24"/>
              <w:szCs w:val="24"/>
              <w14:ligatures w14:val="none"/>
            </w:rPr>
          </w:rPrChange>
        </w:rPr>
        <w:t xml:space="preserve">administered as part of the Composite Caregiving Questionnaire </w:t>
      </w:r>
      <w:r w:rsidR="001E263D" w:rsidRPr="00365026">
        <w:rPr>
          <w:rFonts w:ascii="Times New Roman" w:hAnsi="Times New Roman" w:cs="Times New Roman"/>
          <w:color w:val="000000"/>
          <w:kern w:val="0"/>
          <w:sz w:val="24"/>
          <w:szCs w:val="24"/>
          <w14:ligatures w14:val="none"/>
          <w:rPrChange w:id="2703" w:author="Jane Kohlhoff" w:date="2024-06-11T09:53:00Z" w16du:dateUtc="2024-06-10T23:53:00Z">
            <w:rPr>
              <w:rFonts w:ascii="Times" w:hAnsi="Times" w:cs="Helvetica"/>
              <w:color w:val="000000"/>
              <w:kern w:val="0"/>
              <w:sz w:val="24"/>
              <w:szCs w:val="24"/>
              <w14:ligatures w14:val="none"/>
            </w:rPr>
          </w:rPrChang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&lt;EndNote&gt;&lt;Cite&gt;&lt;Author&gt;Maxwell&lt;/Author&gt;&lt;Year&gt;2021&lt;/Year&gt;&lt;RecNum&gt;3425&lt;/RecNum&gt;&lt;Prefix&gt;CCQ`; &lt;/Prefix&gt;&lt;DisplayText&gt;(CCQ; 57)&lt;/DisplayText&gt;&lt;record&gt;&lt;rec-number&gt;3425&lt;/rec-number&gt;&lt;foreign-keys&gt;&lt;key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1E263D" w:rsidRPr="00365026">
        <w:rPr>
          <w:rFonts w:ascii="Times New Roman" w:hAnsi="Times New Roman" w:cs="Times New Roman"/>
          <w:color w:val="000000"/>
          <w:kern w:val="0"/>
          <w:sz w:val="24"/>
          <w:szCs w:val="24"/>
          <w14:ligatures w14:val="none"/>
          <w:rPrChange w:id="2704" w:author="Jane Kohlhoff" w:date="2024-06-11T09:53:00Z" w16du:dateUtc="2024-06-10T23:53:00Z">
            <w:rPr>
              <w:rFonts w:ascii="Times" w:hAnsi="Times" w:cs="Helvetica"/>
              <w:color w:val="000000"/>
              <w:kern w:val="0"/>
              <w:sz w:val="24"/>
              <w:szCs w:val="24"/>
              <w14:ligatures w14:val="none"/>
            </w:rPr>
          </w:rPrChange>
        </w:rPr>
        <w:fldChar w:fldCharType="separate"/>
      </w:r>
      <w:r w:rsidR="00622933">
        <w:rPr>
          <w:rFonts w:ascii="Times New Roman" w:hAnsi="Times New Roman" w:cs="Times New Roman"/>
          <w:noProof/>
          <w:color w:val="000000"/>
          <w:kern w:val="0"/>
          <w:sz w:val="24"/>
          <w:szCs w:val="24"/>
          <w14:ligatures w14:val="none"/>
        </w:rPr>
        <w:t>(CCQ; 57)</w:t>
      </w:r>
      <w:r w:rsidR="001E263D" w:rsidRPr="00365026">
        <w:rPr>
          <w:rFonts w:ascii="Times New Roman" w:hAnsi="Times New Roman" w:cs="Times New Roman"/>
          <w:color w:val="000000"/>
          <w:kern w:val="0"/>
          <w:sz w:val="24"/>
          <w:szCs w:val="24"/>
          <w14:ligatures w14:val="none"/>
          <w:rPrChange w:id="2705" w:author="Jane Kohlhoff" w:date="2024-06-11T09:53:00Z" w16du:dateUtc="2024-06-10T23:53:00Z">
            <w:rPr>
              <w:rFonts w:ascii="Times" w:hAnsi="Times" w:cs="Helvetica"/>
              <w:color w:val="000000"/>
              <w:kern w:val="0"/>
              <w:sz w:val="24"/>
              <w:szCs w:val="24"/>
              <w14:ligatures w14:val="none"/>
            </w:rPr>
          </w:rPrChange>
        </w:rPr>
        <w:fldChar w:fldCharType="end"/>
      </w:r>
      <w:r w:rsidRPr="00365026">
        <w:rPr>
          <w:rFonts w:ascii="Times New Roman" w:hAnsi="Times New Roman" w:cs="Times New Roman"/>
          <w:color w:val="000000"/>
          <w:kern w:val="0"/>
          <w:sz w:val="24"/>
          <w:szCs w:val="24"/>
          <w14:ligatures w14:val="none"/>
          <w:rPrChange w:id="2706" w:author="Jane Kohlhoff" w:date="2024-06-11T09:53:00Z" w16du:dateUtc="2024-06-10T23:53:00Z">
            <w:rPr>
              <w:rFonts w:ascii="Times" w:hAnsi="Times" w:cs="Helvetica"/>
              <w:color w:val="000000"/>
              <w:kern w:val="0"/>
              <w:sz w:val="24"/>
              <w:szCs w:val="24"/>
              <w14:ligatures w14:val="none"/>
            </w:rPr>
          </w:rPrChange>
        </w:rPr>
        <w:t xml:space="preserve">. The DRFS comprises </w:t>
      </w:r>
      <w:r w:rsidR="001E263D" w:rsidRPr="00365026">
        <w:rPr>
          <w:rFonts w:ascii="Times New Roman" w:hAnsi="Times New Roman" w:cs="Times New Roman"/>
          <w:color w:val="000000"/>
          <w:kern w:val="0"/>
          <w:sz w:val="24"/>
          <w:szCs w:val="24"/>
          <w14:ligatures w14:val="none"/>
          <w:rPrChange w:id="2707" w:author="Jane Kohlhoff" w:date="2024-06-11T09:53:00Z" w16du:dateUtc="2024-06-10T23:53:00Z">
            <w:rPr>
              <w:rFonts w:ascii="Times" w:hAnsi="Times" w:cs="Helvetica"/>
              <w:color w:val="000000"/>
              <w:kern w:val="0"/>
              <w:sz w:val="24"/>
              <w:szCs w:val="24"/>
              <w14:ligatures w14:val="none"/>
            </w:rPr>
          </w:rPrChange>
        </w:rPr>
        <w:t>18 parent-report items</w:t>
      </w:r>
      <w:r w:rsidR="00A56520" w:rsidRPr="00365026">
        <w:rPr>
          <w:rFonts w:ascii="Times New Roman" w:hAnsi="Times New Roman" w:cs="Times New Roman"/>
          <w:color w:val="000000"/>
          <w:kern w:val="0"/>
          <w:sz w:val="24"/>
          <w:szCs w:val="24"/>
          <w14:ligatures w14:val="none"/>
          <w:rPrChange w:id="2708" w:author="Jane Kohlhoff" w:date="2024-06-11T09:53:00Z" w16du:dateUtc="2024-06-10T23:53:00Z">
            <w:rPr>
              <w:rFonts w:ascii="Times" w:hAnsi="Times" w:cs="Helvetica"/>
              <w:color w:val="000000"/>
              <w:kern w:val="0"/>
              <w:sz w:val="24"/>
              <w:szCs w:val="24"/>
              <w14:ligatures w14:val="none"/>
            </w:rPr>
          </w:rPrChange>
        </w:rPr>
        <w:t xml:space="preserve">, </w:t>
      </w:r>
      <w:r w:rsidR="00767766" w:rsidRPr="00365026">
        <w:rPr>
          <w:rFonts w:ascii="Times New Roman" w:hAnsi="Times New Roman" w:cs="Times New Roman"/>
          <w:color w:val="000000"/>
          <w:kern w:val="0"/>
          <w:sz w:val="24"/>
          <w:szCs w:val="24"/>
          <w14:ligatures w14:val="none"/>
          <w:rPrChange w:id="2709" w:author="Jane Kohlhoff" w:date="2024-06-11T09:53:00Z" w16du:dateUtc="2024-06-10T23:53:00Z">
            <w:rPr>
              <w:rFonts w:ascii="Times" w:hAnsi="Times" w:cs="Helvetica"/>
              <w:color w:val="000000"/>
              <w:kern w:val="0"/>
              <w:sz w:val="24"/>
              <w:szCs w:val="24"/>
              <w14:ligatures w14:val="none"/>
            </w:rPr>
          </w:rPrChange>
        </w:rPr>
        <w:t>each answered</w:t>
      </w:r>
      <w:r w:rsidR="00965E7D" w:rsidRPr="00365026">
        <w:rPr>
          <w:rFonts w:ascii="Times New Roman" w:hAnsi="Times New Roman" w:cs="Times New Roman"/>
          <w:color w:val="000000"/>
          <w:kern w:val="0"/>
          <w:sz w:val="24"/>
          <w:szCs w:val="24"/>
          <w14:ligatures w14:val="none"/>
          <w:rPrChange w:id="2710" w:author="Jane Kohlhoff" w:date="2024-06-11T09:53:00Z" w16du:dateUtc="2024-06-10T23:53:00Z">
            <w:rPr>
              <w:rFonts w:ascii="Times" w:hAnsi="Times" w:cs="Helvetica"/>
              <w:color w:val="000000"/>
              <w:kern w:val="0"/>
              <w:sz w:val="24"/>
              <w:szCs w:val="24"/>
              <w14:ligatures w14:val="none"/>
            </w:rPr>
          </w:rPrChange>
        </w:rPr>
        <w:t xml:space="preserve"> on a </w:t>
      </w:r>
      <w:r w:rsidR="00A56520" w:rsidRPr="00365026">
        <w:rPr>
          <w:rFonts w:ascii="Times New Roman" w:hAnsi="Times New Roman" w:cs="Times New Roman"/>
          <w:color w:val="000000"/>
          <w:kern w:val="0"/>
          <w:sz w:val="24"/>
          <w:szCs w:val="24"/>
          <w14:ligatures w14:val="none"/>
          <w:rPrChange w:id="2711" w:author="Jane Kohlhoff" w:date="2024-06-11T09:53:00Z" w16du:dateUtc="2024-06-10T23:53:00Z">
            <w:rPr>
              <w:rFonts w:ascii="Times" w:hAnsi="Times" w:cs="Helvetica"/>
              <w:color w:val="000000"/>
              <w:kern w:val="0"/>
              <w:sz w:val="24"/>
              <w:szCs w:val="24"/>
              <w14:ligatures w14:val="none"/>
            </w:rPr>
          </w:rPrChange>
        </w:rPr>
        <w:t>4</w:t>
      </w:r>
      <w:r w:rsidR="00965E7D" w:rsidRPr="00365026">
        <w:rPr>
          <w:rFonts w:ascii="Times New Roman" w:hAnsi="Times New Roman" w:cs="Times New Roman"/>
          <w:color w:val="000000"/>
          <w:kern w:val="0"/>
          <w:sz w:val="24"/>
          <w:szCs w:val="24"/>
          <w14:ligatures w14:val="none"/>
          <w:rPrChange w:id="2712" w:author="Jane Kohlhoff" w:date="2024-06-11T09:53:00Z" w16du:dateUtc="2024-06-10T23:53:00Z">
            <w:rPr>
              <w:rFonts w:ascii="Times" w:hAnsi="Times" w:cs="Helvetica"/>
              <w:color w:val="000000"/>
              <w:kern w:val="0"/>
              <w:sz w:val="24"/>
              <w:szCs w:val="24"/>
              <w14:ligatures w14:val="none"/>
            </w:rPr>
          </w:rPrChange>
        </w:rPr>
        <w:t>-point scale</w:t>
      </w:r>
      <w:r w:rsidR="00767766" w:rsidRPr="00365026">
        <w:rPr>
          <w:rFonts w:ascii="Times New Roman" w:hAnsi="Times New Roman" w:cs="Times New Roman"/>
          <w:color w:val="000000"/>
          <w:kern w:val="0"/>
          <w:sz w:val="24"/>
          <w:szCs w:val="24"/>
          <w14:ligatures w14:val="none"/>
          <w:rPrChange w:id="2713" w:author="Jane Kohlhoff" w:date="2024-06-11T09:53:00Z" w16du:dateUtc="2024-06-10T23:53:00Z">
            <w:rPr>
              <w:rFonts w:ascii="Times" w:hAnsi="Times" w:cs="Helvetica"/>
              <w:color w:val="000000"/>
              <w:kern w:val="0"/>
              <w:sz w:val="24"/>
              <w:szCs w:val="24"/>
              <w14:ligatures w14:val="none"/>
            </w:rPr>
          </w:rPrChange>
        </w:rPr>
        <w:t>.</w:t>
      </w:r>
      <w:r w:rsidR="00A56520" w:rsidRPr="00365026">
        <w:rPr>
          <w:rFonts w:ascii="Times New Roman" w:hAnsi="Times New Roman" w:cs="Times New Roman"/>
          <w:color w:val="000000"/>
          <w:kern w:val="0"/>
          <w:sz w:val="24"/>
          <w:szCs w:val="24"/>
          <w14:ligatures w14:val="none"/>
          <w:rPrChange w:id="2714" w:author="Jane Kohlhoff" w:date="2024-06-11T09:53:00Z" w16du:dateUtc="2024-06-10T23:53:00Z">
            <w:rPr>
              <w:rFonts w:ascii="Times" w:hAnsi="Times" w:cs="Helvetica"/>
              <w:color w:val="000000"/>
              <w:kern w:val="0"/>
              <w:sz w:val="24"/>
              <w:szCs w:val="24"/>
              <w14:ligatures w14:val="none"/>
            </w:rPr>
          </w:rPrChange>
        </w:rPr>
        <w:t xml:space="preserve"> </w:t>
      </w:r>
      <w:r w:rsidR="00965E7D" w:rsidRPr="00365026">
        <w:rPr>
          <w:rFonts w:ascii="Times New Roman" w:hAnsi="Times New Roman" w:cs="Times New Roman"/>
          <w:color w:val="000000"/>
          <w:kern w:val="0"/>
          <w:sz w:val="24"/>
          <w:szCs w:val="24"/>
          <w14:ligatures w14:val="none"/>
          <w:rPrChange w:id="2715" w:author="Jane Kohlhoff" w:date="2024-06-11T09:53:00Z" w16du:dateUtc="2024-06-10T23:53:00Z">
            <w:rPr>
              <w:rFonts w:ascii="Times" w:hAnsi="Times" w:cs="Helvetica"/>
              <w:color w:val="000000"/>
              <w:kern w:val="0"/>
              <w:sz w:val="24"/>
              <w:szCs w:val="24"/>
              <w14:ligatures w14:val="none"/>
            </w:rPr>
          </w:rPrChange>
        </w:rPr>
        <w:t xml:space="preserve">Scores </w:t>
      </w:r>
      <w:r w:rsidR="001E263D" w:rsidRPr="00365026">
        <w:rPr>
          <w:rFonts w:ascii="Times New Roman" w:hAnsi="Times New Roman" w:cs="Times New Roman"/>
          <w:color w:val="000000"/>
          <w:kern w:val="0"/>
          <w:sz w:val="24"/>
          <w:szCs w:val="24"/>
          <w14:ligatures w14:val="none"/>
          <w:rPrChange w:id="2716" w:author="Jane Kohlhoff" w:date="2024-06-11T09:53:00Z" w16du:dateUtc="2024-06-10T23:53:00Z">
            <w:rPr>
              <w:rFonts w:ascii="Times" w:hAnsi="Times" w:cs="Helvetica"/>
              <w:color w:val="000000"/>
              <w:kern w:val="0"/>
              <w:sz w:val="24"/>
              <w:szCs w:val="24"/>
              <w14:ligatures w14:val="none"/>
            </w:rPr>
          </w:rPrChange>
        </w:rPr>
        <w:t xml:space="preserve">load onto </w:t>
      </w:r>
      <w:r w:rsidR="00A56520" w:rsidRPr="00365026">
        <w:rPr>
          <w:rFonts w:ascii="Times New Roman" w:hAnsi="Times New Roman" w:cs="Times New Roman"/>
          <w:color w:val="000000"/>
          <w:kern w:val="0"/>
          <w:sz w:val="24"/>
          <w:szCs w:val="24"/>
          <w14:ligatures w14:val="none"/>
          <w:rPrChange w:id="2717" w:author="Jane Kohlhoff" w:date="2024-06-11T09:53:00Z" w16du:dateUtc="2024-06-10T23:53:00Z">
            <w:rPr>
              <w:rFonts w:ascii="Times" w:hAnsi="Times" w:cs="Helvetica"/>
              <w:color w:val="000000"/>
              <w:kern w:val="0"/>
              <w:sz w:val="24"/>
              <w:szCs w:val="24"/>
              <w14:ligatures w14:val="none"/>
            </w:rPr>
          </w:rPrChange>
        </w:rPr>
        <w:t>3</w:t>
      </w:r>
      <w:r w:rsidR="001E263D" w:rsidRPr="00365026">
        <w:rPr>
          <w:rFonts w:ascii="Times New Roman" w:hAnsi="Times New Roman" w:cs="Times New Roman"/>
          <w:color w:val="000000"/>
          <w:kern w:val="0"/>
          <w:sz w:val="24"/>
          <w:szCs w:val="24"/>
          <w14:ligatures w14:val="none"/>
          <w:rPrChange w:id="2718" w:author="Jane Kohlhoff" w:date="2024-06-11T09:53:00Z" w16du:dateUtc="2024-06-10T23:53:00Z">
            <w:rPr>
              <w:rFonts w:ascii="Times" w:hAnsi="Times" w:cs="Helvetica"/>
              <w:color w:val="000000"/>
              <w:kern w:val="0"/>
              <w:sz w:val="24"/>
              <w:szCs w:val="24"/>
              <w14:ligatures w14:val="none"/>
            </w:rPr>
          </w:rPrChange>
        </w:rPr>
        <w:t xml:space="preserve"> scales</w:t>
      </w:r>
      <w:r w:rsidR="00A56520" w:rsidRPr="00365026">
        <w:rPr>
          <w:rFonts w:ascii="Times New Roman" w:hAnsi="Times New Roman" w:cs="Times New Roman"/>
          <w:color w:val="000000"/>
          <w:kern w:val="0"/>
          <w:sz w:val="24"/>
          <w:szCs w:val="24"/>
          <w14:ligatures w14:val="none"/>
          <w:rPrChange w:id="2719" w:author="Jane Kohlhoff" w:date="2024-06-11T09:53:00Z" w16du:dateUtc="2024-06-10T23:53:00Z">
            <w:rPr>
              <w:rFonts w:ascii="Times" w:hAnsi="Times" w:cs="Helvetica"/>
              <w:color w:val="000000"/>
              <w:kern w:val="0"/>
              <w:sz w:val="24"/>
              <w:szCs w:val="24"/>
              <w14:ligatures w14:val="none"/>
            </w:rPr>
          </w:rPrChange>
        </w:rPr>
        <w:t xml:space="preserve"> (Cue recognition</w:t>
      </w:r>
      <w:r w:rsidR="001E263D" w:rsidRPr="00365026">
        <w:rPr>
          <w:rFonts w:ascii="Times New Roman" w:hAnsi="Times New Roman" w:cs="Times New Roman"/>
          <w:color w:val="000000"/>
          <w:kern w:val="0"/>
          <w:sz w:val="24"/>
          <w:szCs w:val="24"/>
          <w14:ligatures w14:val="none"/>
          <w:rPrChange w:id="2720" w:author="Jane Kohlhoff" w:date="2024-06-11T09:53:00Z" w16du:dateUtc="2024-06-10T23:53:00Z">
            <w:rPr>
              <w:rFonts w:ascii="Times" w:hAnsi="Times" w:cs="Helvetica"/>
              <w:color w:val="000000"/>
              <w:kern w:val="0"/>
              <w:sz w:val="24"/>
              <w:szCs w:val="24"/>
              <w14:ligatures w14:val="none"/>
            </w:rPr>
          </w:rPrChange>
        </w:rPr>
        <w:t xml:space="preserve">, </w:t>
      </w:r>
      <w:r w:rsidR="00A56520" w:rsidRPr="00365026">
        <w:rPr>
          <w:rFonts w:ascii="Times New Roman" w:hAnsi="Times New Roman" w:cs="Times New Roman"/>
          <w:color w:val="000000"/>
          <w:kern w:val="0"/>
          <w:sz w:val="24"/>
          <w:szCs w:val="24"/>
          <w14:ligatures w14:val="none"/>
          <w:rPrChange w:id="2721" w:author="Jane Kohlhoff" w:date="2024-06-11T09:53:00Z" w16du:dateUtc="2024-06-10T23:53:00Z">
            <w:rPr>
              <w:rFonts w:ascii="Times" w:hAnsi="Times" w:cs="Helvetica"/>
              <w:color w:val="000000"/>
              <w:kern w:val="0"/>
              <w:sz w:val="24"/>
              <w:szCs w:val="24"/>
              <w14:ligatures w14:val="none"/>
            </w:rPr>
          </w:rPrChange>
        </w:rPr>
        <w:t>Mentalisation of Infant</w:t>
      </w:r>
      <w:r w:rsidR="001E263D" w:rsidRPr="00365026">
        <w:rPr>
          <w:rFonts w:ascii="Times New Roman" w:hAnsi="Times New Roman" w:cs="Times New Roman"/>
          <w:color w:val="000000"/>
          <w:kern w:val="0"/>
          <w:sz w:val="24"/>
          <w:szCs w:val="24"/>
          <w14:ligatures w14:val="none"/>
          <w:rPrChange w:id="2722" w:author="Jane Kohlhoff" w:date="2024-06-11T09:53:00Z" w16du:dateUtc="2024-06-10T23:53:00Z">
            <w:rPr>
              <w:rFonts w:ascii="Times" w:hAnsi="Times" w:cs="Helvetica"/>
              <w:color w:val="000000"/>
              <w:kern w:val="0"/>
              <w:sz w:val="24"/>
              <w:szCs w:val="24"/>
              <w14:ligatures w14:val="none"/>
            </w:rPr>
          </w:rPrChange>
        </w:rPr>
        <w:t>,</w:t>
      </w:r>
      <w:r w:rsidR="00A56520" w:rsidRPr="00365026">
        <w:rPr>
          <w:rFonts w:ascii="Times New Roman" w:hAnsi="Times New Roman" w:cs="Times New Roman"/>
          <w:color w:val="000000"/>
          <w:kern w:val="0"/>
          <w:sz w:val="24"/>
          <w:szCs w:val="24"/>
          <w14:ligatures w14:val="none"/>
          <w:rPrChange w:id="2723" w:author="Jane Kohlhoff" w:date="2024-06-11T09:53:00Z" w16du:dateUtc="2024-06-10T23:53:00Z">
            <w:rPr>
              <w:rFonts w:ascii="Times" w:hAnsi="Times" w:cs="Helvetica"/>
              <w:color w:val="000000"/>
              <w:kern w:val="0"/>
              <w:sz w:val="24"/>
              <w:szCs w:val="24"/>
              <w14:ligatures w14:val="none"/>
            </w:rPr>
          </w:rPrChange>
        </w:rPr>
        <w:t xml:space="preserve"> Own childhood experience) and a total score can also be computed</w:t>
      </w:r>
      <w:r w:rsidR="00767766" w:rsidRPr="00365026">
        <w:rPr>
          <w:rFonts w:ascii="Times New Roman" w:hAnsi="Times New Roman" w:cs="Times New Roman"/>
          <w:color w:val="000000"/>
          <w:kern w:val="0"/>
          <w:sz w:val="24"/>
          <w:szCs w:val="24"/>
          <w14:ligatures w14:val="none"/>
          <w:rPrChange w:id="2724" w:author="Jane Kohlhoff" w:date="2024-06-11T09:53:00Z" w16du:dateUtc="2024-06-10T23:53:00Z">
            <w:rPr>
              <w:rFonts w:ascii="Times" w:hAnsi="Times" w:cs="Helvetica"/>
              <w:color w:val="000000"/>
              <w:kern w:val="0"/>
              <w:sz w:val="24"/>
              <w:szCs w:val="24"/>
              <w14:ligatures w14:val="none"/>
            </w:rPr>
          </w:rPrChange>
        </w:rPr>
        <w:t xml:space="preserve"> (score range </w:t>
      </w:r>
      <w:r w:rsidR="007556E4" w:rsidRPr="00365026">
        <w:rPr>
          <w:rFonts w:ascii="Times New Roman" w:hAnsi="Times New Roman" w:cs="Times New Roman"/>
          <w:color w:val="000000"/>
          <w:kern w:val="0"/>
          <w:sz w:val="24"/>
          <w:szCs w:val="24"/>
          <w14:ligatures w14:val="none"/>
          <w:rPrChange w:id="2725" w:author="Jane Kohlhoff" w:date="2024-06-11T09:53:00Z" w16du:dateUtc="2024-06-10T23:53:00Z">
            <w:rPr>
              <w:rFonts w:ascii="Times" w:hAnsi="Times" w:cs="Helvetica"/>
              <w:color w:val="000000"/>
              <w:kern w:val="0"/>
              <w:sz w:val="24"/>
              <w:szCs w:val="24"/>
              <w14:ligatures w14:val="none"/>
            </w:rPr>
          </w:rPrChange>
        </w:rPr>
        <w:t>0</w:t>
      </w:r>
      <w:r w:rsidR="00767766" w:rsidRPr="00365026">
        <w:rPr>
          <w:rFonts w:ascii="Times New Roman" w:hAnsi="Times New Roman" w:cs="Times New Roman"/>
          <w:color w:val="000000"/>
          <w:kern w:val="0"/>
          <w:sz w:val="24"/>
          <w:szCs w:val="24"/>
          <w14:ligatures w14:val="none"/>
          <w:rPrChange w:id="2726" w:author="Jane Kohlhoff" w:date="2024-06-11T09:53:00Z" w16du:dateUtc="2024-06-10T23:53:00Z">
            <w:rPr>
              <w:rFonts w:ascii="Times" w:hAnsi="Times" w:cs="Helvetica"/>
              <w:color w:val="000000"/>
              <w:kern w:val="0"/>
              <w:sz w:val="24"/>
              <w:szCs w:val="24"/>
              <w14:ligatures w14:val="none"/>
            </w:rPr>
          </w:rPrChange>
        </w:rPr>
        <w:t>-</w:t>
      </w:r>
      <w:r w:rsidR="007556E4" w:rsidRPr="00365026">
        <w:rPr>
          <w:rFonts w:ascii="Times New Roman" w:hAnsi="Times New Roman" w:cs="Times New Roman"/>
          <w:color w:val="000000"/>
          <w:kern w:val="0"/>
          <w:sz w:val="24"/>
          <w:szCs w:val="24"/>
          <w14:ligatures w14:val="none"/>
          <w:rPrChange w:id="2727" w:author="Jane Kohlhoff" w:date="2024-06-11T09:53:00Z" w16du:dateUtc="2024-06-10T23:53:00Z">
            <w:rPr>
              <w:rFonts w:ascii="Times" w:hAnsi="Times" w:cs="Helvetica"/>
              <w:color w:val="000000"/>
              <w:kern w:val="0"/>
              <w:sz w:val="24"/>
              <w:szCs w:val="24"/>
              <w14:ligatures w14:val="none"/>
            </w:rPr>
          </w:rPrChange>
        </w:rPr>
        <w:t>54</w:t>
      </w:r>
      <w:r w:rsidR="00767766" w:rsidRPr="00365026">
        <w:rPr>
          <w:rFonts w:ascii="Times New Roman" w:hAnsi="Times New Roman" w:cs="Times New Roman"/>
          <w:color w:val="000000"/>
          <w:kern w:val="0"/>
          <w:sz w:val="24"/>
          <w:szCs w:val="24"/>
          <w14:ligatures w14:val="none"/>
          <w:rPrChange w:id="2728" w:author="Jane Kohlhoff" w:date="2024-06-11T09:53:00Z" w16du:dateUtc="2024-06-10T23:53:00Z">
            <w:rPr>
              <w:rFonts w:ascii="Times" w:hAnsi="Times" w:cs="Helvetica"/>
              <w:color w:val="000000"/>
              <w:kern w:val="0"/>
              <w:sz w:val="24"/>
              <w:szCs w:val="24"/>
              <w14:ligatures w14:val="none"/>
            </w:rPr>
          </w:rPrChange>
        </w:rPr>
        <w:t>; higher scores reflecting better parental reflective functioning)</w:t>
      </w:r>
      <w:r w:rsidR="001E263D" w:rsidRPr="00365026">
        <w:rPr>
          <w:rFonts w:ascii="Times New Roman" w:hAnsi="Times New Roman" w:cs="Times New Roman"/>
          <w:color w:val="000000"/>
          <w:kern w:val="0"/>
          <w:sz w:val="24"/>
          <w:szCs w:val="24"/>
          <w14:ligatures w14:val="none"/>
          <w:rPrChange w:id="2729" w:author="Jane Kohlhoff" w:date="2024-06-11T09:53:00Z" w16du:dateUtc="2024-06-10T23:53:00Z">
            <w:rPr>
              <w:rFonts w:ascii="Times" w:hAnsi="Times" w:cs="Helvetica"/>
              <w:color w:val="000000"/>
              <w:kern w:val="0"/>
              <w:sz w:val="24"/>
              <w:szCs w:val="24"/>
              <w14:ligatures w14:val="none"/>
            </w:rPr>
          </w:rPrChange>
        </w:rPr>
        <w:t xml:space="preserve">. </w:t>
      </w:r>
      <w:r w:rsidRPr="00365026">
        <w:rPr>
          <w:rFonts w:ascii="Times New Roman" w:hAnsi="Times New Roman" w:cs="Times New Roman"/>
          <w:color w:val="000000"/>
          <w:kern w:val="0"/>
          <w:sz w:val="24"/>
          <w:szCs w:val="24"/>
          <w14:ligatures w14:val="none"/>
          <w:rPrChange w:id="2730" w:author="Jane Kohlhoff" w:date="2024-06-11T09:53:00Z" w16du:dateUtc="2024-06-10T23:53:00Z">
            <w:rPr>
              <w:rFonts w:ascii="Times" w:hAnsi="Times" w:cs="Helvetica"/>
              <w:color w:val="000000"/>
              <w:kern w:val="0"/>
              <w:sz w:val="24"/>
              <w:szCs w:val="24"/>
              <w14:ligatures w14:val="none"/>
            </w:rPr>
          </w:rPrChange>
        </w:rPr>
        <w:t xml:space="preserve">In the current study, the </w:t>
      </w:r>
      <w:r w:rsidR="001E263D" w:rsidRPr="00365026">
        <w:rPr>
          <w:rFonts w:ascii="Times New Roman" w:hAnsi="Times New Roman" w:cs="Times New Roman"/>
          <w:color w:val="000000"/>
          <w:kern w:val="0"/>
          <w:sz w:val="24"/>
          <w:szCs w:val="24"/>
          <w14:ligatures w14:val="none"/>
          <w:rPrChange w:id="2731" w:author="Jane Kohlhoff" w:date="2024-06-11T09:53:00Z" w16du:dateUtc="2024-06-10T23:53:00Z">
            <w:rPr>
              <w:rFonts w:ascii="Times" w:hAnsi="Times" w:cs="Helvetica"/>
              <w:color w:val="000000"/>
              <w:kern w:val="0"/>
              <w:sz w:val="24"/>
              <w:szCs w:val="24"/>
              <w14:ligatures w14:val="none"/>
            </w:rPr>
          </w:rPrChange>
        </w:rPr>
        <w:t xml:space="preserve">total DRFS score was used. The </w:t>
      </w:r>
      <w:r w:rsidRPr="00365026">
        <w:rPr>
          <w:rFonts w:ascii="Times New Roman" w:hAnsi="Times New Roman" w:cs="Times New Roman"/>
          <w:color w:val="000000"/>
          <w:kern w:val="0"/>
          <w:sz w:val="24"/>
          <w:szCs w:val="24"/>
          <w14:ligatures w14:val="none"/>
          <w:rPrChange w:id="2732" w:author="Jane Kohlhoff" w:date="2024-06-11T09:53:00Z" w16du:dateUtc="2024-06-10T23:53:00Z">
            <w:rPr>
              <w:rFonts w:ascii="Times" w:hAnsi="Times" w:cs="Helvetica"/>
              <w:color w:val="000000"/>
              <w:kern w:val="0"/>
              <w:sz w:val="24"/>
              <w:szCs w:val="24"/>
              <w14:ligatures w14:val="none"/>
            </w:rPr>
          </w:rPrChange>
        </w:rPr>
        <w:t xml:space="preserve">Cronbach’s alpha for </w:t>
      </w:r>
      <w:r w:rsidR="001E263D" w:rsidRPr="00365026">
        <w:rPr>
          <w:rFonts w:ascii="Times New Roman" w:hAnsi="Times New Roman" w:cs="Times New Roman"/>
          <w:color w:val="000000"/>
          <w:kern w:val="0"/>
          <w:sz w:val="24"/>
          <w:szCs w:val="24"/>
          <w14:ligatures w14:val="none"/>
          <w:rPrChange w:id="2733" w:author="Jane Kohlhoff" w:date="2024-06-11T09:53:00Z" w16du:dateUtc="2024-06-10T23:53:00Z">
            <w:rPr>
              <w:rFonts w:ascii="Times" w:hAnsi="Times" w:cs="Helvetica"/>
              <w:color w:val="000000"/>
              <w:kern w:val="0"/>
              <w:sz w:val="24"/>
              <w:szCs w:val="24"/>
              <w14:ligatures w14:val="none"/>
            </w:rPr>
          </w:rPrChange>
        </w:rPr>
        <w:t>the total DRFS score at T1 was</w:t>
      </w:r>
      <w:ins w:id="2734" w:author="Jane Kohlhoff" w:date="2024-05-22T07:04:00Z" w16du:dateUtc="2024-05-21T21:04:00Z">
        <w:r w:rsidR="000163E8" w:rsidRPr="00365026">
          <w:rPr>
            <w:rFonts w:ascii="Times New Roman" w:hAnsi="Times New Roman" w:cs="Times New Roman"/>
            <w:color w:val="000000"/>
            <w:kern w:val="0"/>
            <w:sz w:val="24"/>
            <w:szCs w:val="24"/>
            <w14:ligatures w14:val="none"/>
            <w:rPrChange w:id="2735" w:author="Jane Kohlhoff" w:date="2024-06-11T09:53:00Z" w16du:dateUtc="2024-06-10T23:53:00Z">
              <w:rPr>
                <w:rFonts w:ascii="Times" w:hAnsi="Times" w:cs="Helvetica"/>
                <w:color w:val="000000"/>
                <w:kern w:val="0"/>
                <w:sz w:val="24"/>
                <w:szCs w:val="24"/>
                <w14:ligatures w14:val="none"/>
              </w:rPr>
            </w:rPrChange>
          </w:rPr>
          <w:t xml:space="preserve"> </w:t>
        </w:r>
      </w:ins>
      <w:r w:rsidRPr="00365026">
        <w:rPr>
          <w:rFonts w:ascii="Times New Roman" w:hAnsi="Times New Roman" w:cs="Times New Roman"/>
          <w:color w:val="000000"/>
          <w:kern w:val="0"/>
          <w:sz w:val="24"/>
          <w:szCs w:val="24"/>
          <w14:ligatures w14:val="none"/>
          <w:rPrChange w:id="2736" w:author="Jane Kohlhoff" w:date="2024-06-11T09:53:00Z" w16du:dateUtc="2024-06-10T23:53:00Z">
            <w:rPr>
              <w:rFonts w:ascii="Times" w:hAnsi="Times" w:cs="Helvetica"/>
              <w:color w:val="000000"/>
              <w:kern w:val="0"/>
              <w:sz w:val="24"/>
              <w:szCs w:val="24"/>
              <w14:ligatures w14:val="none"/>
            </w:rPr>
          </w:rPrChange>
        </w:rPr>
        <w:t>.76.</w:t>
      </w:r>
    </w:p>
    <w:p w14:paraId="2041141C" w14:textId="30B5793E" w:rsidR="0010402D" w:rsidRPr="00365026" w:rsidRDefault="0065248C" w:rsidP="00F005FF">
      <w:pPr>
        <w:pStyle w:val="Default"/>
        <w:spacing w:line="480" w:lineRule="auto"/>
        <w:ind w:firstLine="720"/>
        <w:rPr>
          <w:rFonts w:ascii="Times New Roman" w:eastAsiaTheme="minorEastAsia" w:hAnsi="Times New Roman" w:cs="Times New Roman"/>
          <w:lang w:val="en-US"/>
          <w:rPrChange w:id="2737" w:author="Jane Kohlhoff" w:date="2024-06-11T09:53:00Z" w16du:dateUtc="2024-06-10T23:53:00Z">
            <w:rPr>
              <w:rFonts w:ascii="Arial" w:eastAsiaTheme="minorEastAsia" w:hAnsi="Arial" w:cs="Arial"/>
              <w:lang w:val="en-US"/>
            </w:rPr>
          </w:rPrChange>
        </w:rPr>
      </w:pPr>
      <w:del w:id="2738" w:author="Jane Kohlhoff" w:date="2024-06-11T08:08:00Z" w16du:dateUtc="2024-06-10T22:08:00Z">
        <w:r w:rsidRPr="00365026" w:rsidDel="006633D3">
          <w:rPr>
            <w:rFonts w:ascii="Times New Roman" w:hAnsi="Times New Roman" w:cs="Times New Roman"/>
            <w:b/>
            <w:bCs/>
            <w:rPrChange w:id="2739" w:author="Jane Kohlhoff" w:date="2024-06-11T09:53:00Z" w16du:dateUtc="2024-06-10T23:53:00Z">
              <w:rPr>
                <w:rFonts w:ascii="Times" w:hAnsi="Times" w:cs="Helvetica"/>
                <w:b/>
                <w:bCs/>
              </w:rPr>
            </w:rPrChange>
          </w:rPr>
          <w:delText>E</w:delText>
        </w:r>
        <w:r w:rsidR="005E6CF3" w:rsidRPr="00365026" w:rsidDel="006633D3">
          <w:rPr>
            <w:rFonts w:ascii="Times New Roman" w:hAnsi="Times New Roman" w:cs="Times New Roman"/>
            <w:b/>
            <w:bCs/>
            <w:rPrChange w:id="2740" w:author="Jane Kohlhoff" w:date="2024-06-11T09:53:00Z" w16du:dateUtc="2024-06-10T23:53:00Z">
              <w:rPr>
                <w:rFonts w:ascii="Times" w:hAnsi="Times" w:cs="Helvetica"/>
                <w:b/>
                <w:bCs/>
              </w:rPr>
            </w:rPrChange>
          </w:rPr>
          <w:delText>mpathy and emotional understanding.</w:delText>
        </w:r>
        <w:r w:rsidR="005E6CF3" w:rsidRPr="00365026" w:rsidDel="006633D3">
          <w:rPr>
            <w:rFonts w:ascii="Times New Roman" w:hAnsi="Times New Roman" w:cs="Times New Roman"/>
            <w:rPrChange w:id="2741" w:author="Jane Kohlhoff" w:date="2024-06-11T09:53:00Z" w16du:dateUtc="2024-06-10T23:53:00Z">
              <w:rPr>
                <w:rFonts w:ascii="Times" w:hAnsi="Times" w:cs="Helvetica"/>
              </w:rPr>
            </w:rPrChange>
          </w:rPr>
          <w:delText xml:space="preserve"> </w:delText>
        </w:r>
      </w:del>
      <w:r w:rsidRPr="00365026">
        <w:rPr>
          <w:rFonts w:ascii="Times New Roman" w:hAnsi="Times New Roman" w:cs="Times New Roman"/>
          <w:b/>
          <w:bCs/>
          <w:rPrChange w:id="2742" w:author="Jane Kohlhoff" w:date="2024-06-11T09:53:00Z" w16du:dateUtc="2024-06-10T23:53:00Z">
            <w:rPr>
              <w:rFonts w:ascii="Times" w:hAnsi="Times" w:cs="Helvetica"/>
            </w:rPr>
          </w:rPrChange>
        </w:rPr>
        <w:t>Parent</w:t>
      </w:r>
      <w:r w:rsidR="007556E4" w:rsidRPr="00365026">
        <w:rPr>
          <w:rFonts w:ascii="Times New Roman" w:hAnsi="Times New Roman" w:cs="Times New Roman"/>
          <w:b/>
          <w:bCs/>
          <w:rPrChange w:id="2743" w:author="Jane Kohlhoff" w:date="2024-06-11T09:53:00Z" w16du:dateUtc="2024-06-10T23:53:00Z">
            <w:rPr>
              <w:rFonts w:ascii="Times" w:hAnsi="Times" w:cs="Helvetica"/>
            </w:rPr>
          </w:rPrChange>
        </w:rPr>
        <w:t>al</w:t>
      </w:r>
      <w:r w:rsidRPr="00365026">
        <w:rPr>
          <w:rFonts w:ascii="Times New Roman" w:hAnsi="Times New Roman" w:cs="Times New Roman"/>
          <w:b/>
          <w:bCs/>
          <w:rPrChange w:id="2744" w:author="Jane Kohlhoff" w:date="2024-06-11T09:53:00Z" w16du:dateUtc="2024-06-10T23:53:00Z">
            <w:rPr>
              <w:rFonts w:ascii="Times" w:hAnsi="Times" w:cs="Helvetica"/>
            </w:rPr>
          </w:rPrChange>
        </w:rPr>
        <w:t xml:space="preserve"> s</w:t>
      </w:r>
      <w:r w:rsidR="005E6CF3" w:rsidRPr="00365026">
        <w:rPr>
          <w:rFonts w:ascii="Times New Roman" w:hAnsi="Times New Roman" w:cs="Times New Roman"/>
          <w:b/>
          <w:bCs/>
          <w:rPrChange w:id="2745" w:author="Jane Kohlhoff" w:date="2024-06-11T09:53:00Z" w16du:dateUtc="2024-06-10T23:53:00Z">
            <w:rPr>
              <w:rFonts w:ascii="Times" w:hAnsi="Times" w:cs="Helvetica"/>
            </w:rPr>
          </w:rPrChange>
        </w:rPr>
        <w:t>elf-efficacy regarding empathy and emotional understanding</w:t>
      </w:r>
      <w:r w:rsidR="005E6CF3" w:rsidRPr="00365026">
        <w:rPr>
          <w:rFonts w:ascii="Times New Roman" w:hAnsi="Times New Roman" w:cs="Times New Roman"/>
          <w:rPrChange w:id="2746" w:author="Jane Kohlhoff" w:date="2024-06-11T09:53:00Z" w16du:dateUtc="2024-06-10T23:53:00Z">
            <w:rPr>
              <w:rFonts w:ascii="Times" w:hAnsi="Times" w:cs="Helvetica"/>
            </w:rPr>
          </w:rPrChange>
        </w:rPr>
        <w:t xml:space="preserve"> was assessed using the </w:t>
      </w:r>
      <w:r w:rsidR="006C2E68" w:rsidRPr="00365026">
        <w:rPr>
          <w:rFonts w:ascii="Times New Roman" w:hAnsi="Times New Roman" w:cs="Times New Roman"/>
          <w:rPrChange w:id="2747" w:author="Jane Kohlhoff" w:date="2024-06-11T09:53:00Z" w16du:dateUtc="2024-06-10T23:53:00Z">
            <w:rPr>
              <w:rFonts w:ascii="Times" w:hAnsi="Times" w:cs="Helvetica"/>
            </w:rPr>
          </w:rPrChange>
        </w:rPr>
        <w:t xml:space="preserve">empathy and emotion subscales of the Tool to Measure Parenting Self-Efficacy </w:t>
      </w:r>
      <w:r w:rsidR="00A56520" w:rsidRPr="00365026">
        <w:rPr>
          <w:rFonts w:ascii="Times New Roman" w:hAnsi="Times New Roman" w:cs="Times New Roman"/>
          <w:rPrChange w:id="2748" w:author="Jane Kohlhoff" w:date="2024-06-11T09:53:00Z" w16du:dateUtc="2024-06-10T23:53:00Z">
            <w:rPr>
              <w:rFonts w:ascii="Times" w:hAnsi="Times" w:cs="Helvetica"/>
            </w:rPr>
          </w:rPrChange>
        </w:rPr>
        <w:fldChar w:fldCharType="begin"/>
      </w:r>
      <w:r w:rsidR="00622933">
        <w:rPr>
          <w:rFonts w:ascii="Times New Roman" w:hAnsi="Times New Roman" w:cs="Times New Roman"/>
        </w:rPr>
        <w:instrText xml:space="preserve"> ADDIN EN.CITE &lt;EndNote&gt;&lt;Cite&gt;&lt;Author&gt;Kendall&lt;/Author&gt;&lt;Year&gt;2005&lt;/Year&gt;&lt;RecNum&gt;3428&lt;/RecNum&gt;&lt;Prefix&gt;TOPSE`; &lt;/Prefix&gt;&lt;DisplayText&gt;(TOPSE; 58)&lt;/DisplayText&gt;&lt;record&gt;&lt;rec-number&gt;3428&lt;/rec-number&gt;&lt;foreign-keys&gt;&lt;key app="EN" db-id="ards0dvaofa9d9es2f6vrf9iarwfp0z2w20v" timestamp="1696905174" guid="d94d9a77-109f-45ff-b371-c46831c32f8a"&gt;3428&lt;/key&gt;&lt;/foreign-keys&gt;&lt;ref-type name="Journal Article"&gt;17&lt;/ref-type&gt;&lt;contributors&gt;&lt;authors&gt;&lt;author&gt;Kendall, Sally&lt;/author&gt;&lt;author&gt;Bloomfield, Linda&lt;/author&gt;&lt;/authors&gt;&lt;/contributors&gt;&lt;titles&gt;&lt;title&gt;Developing and validating a tool to measure parenting self‐efficacy&lt;/title&gt;&lt;secondary-title&gt;Journal of advanced nursing&lt;/secondary-title&gt;&lt;/titles&gt;&lt;periodical&gt;&lt;full-title&gt;Journal of Advanced Nursing&lt;/full-title&gt;&lt;/periodical&gt;&lt;pages&gt;174-181&lt;/pages&gt;&lt;volume&gt;51&lt;/volume&gt;&lt;number&gt;2&lt;/number&gt;&lt;dates&gt;&lt;year&gt;2005&lt;/year&gt;&lt;/dates&gt;&lt;isbn&gt;0309-2402&lt;/isbn&gt;&lt;urls&gt;&lt;/urls&gt;&lt;/record&gt;&lt;/Cite&gt;&lt;/EndNote&gt;</w:instrText>
      </w:r>
      <w:r w:rsidR="00A56520" w:rsidRPr="00365026">
        <w:rPr>
          <w:rFonts w:ascii="Times New Roman" w:hAnsi="Times New Roman" w:cs="Times New Roman"/>
          <w:rPrChange w:id="2749" w:author="Jane Kohlhoff" w:date="2024-06-11T09:53:00Z" w16du:dateUtc="2024-06-10T23:53:00Z">
            <w:rPr>
              <w:rFonts w:ascii="Times" w:hAnsi="Times" w:cs="Helvetica"/>
            </w:rPr>
          </w:rPrChange>
        </w:rPr>
        <w:fldChar w:fldCharType="separate"/>
      </w:r>
      <w:r w:rsidR="00622933">
        <w:rPr>
          <w:rFonts w:ascii="Times New Roman" w:hAnsi="Times New Roman" w:cs="Times New Roman"/>
          <w:noProof/>
        </w:rPr>
        <w:t>(TOPSE; 58)</w:t>
      </w:r>
      <w:r w:rsidR="00A56520" w:rsidRPr="00365026">
        <w:rPr>
          <w:rFonts w:ascii="Times New Roman" w:hAnsi="Times New Roman" w:cs="Times New Roman"/>
          <w:rPrChange w:id="2750" w:author="Jane Kohlhoff" w:date="2024-06-11T09:53:00Z" w16du:dateUtc="2024-06-10T23:53:00Z">
            <w:rPr>
              <w:rFonts w:ascii="Times" w:hAnsi="Times" w:cs="Helvetica"/>
            </w:rPr>
          </w:rPrChange>
        </w:rPr>
        <w:fldChar w:fldCharType="end"/>
      </w:r>
      <w:r w:rsidR="005E6CF3" w:rsidRPr="00365026">
        <w:rPr>
          <w:rFonts w:ascii="Times New Roman" w:hAnsi="Times New Roman" w:cs="Times New Roman"/>
          <w:rPrChange w:id="2751" w:author="Jane Kohlhoff" w:date="2024-06-11T09:53:00Z" w16du:dateUtc="2024-06-10T23:53:00Z">
            <w:rPr>
              <w:rFonts w:ascii="Times" w:hAnsi="Times" w:cs="Helvetica"/>
            </w:rPr>
          </w:rPrChange>
        </w:rPr>
        <w:t xml:space="preserve">, administered as part of </w:t>
      </w:r>
      <w:r w:rsidR="00965E7D" w:rsidRPr="00365026">
        <w:rPr>
          <w:rFonts w:ascii="Times New Roman" w:hAnsi="Times New Roman" w:cs="Times New Roman"/>
          <w:rPrChange w:id="2752" w:author="Jane Kohlhoff" w:date="2024-06-11T09:53:00Z" w16du:dateUtc="2024-06-10T23:53:00Z">
            <w:rPr>
              <w:rFonts w:ascii="Times" w:hAnsi="Times" w:cs="Helvetica"/>
            </w:rPr>
          </w:rPrChange>
        </w:rPr>
        <w:t xml:space="preserve">the CCQ </w:t>
      </w:r>
      <w:r w:rsidR="00965E7D" w:rsidRPr="00365026">
        <w:rPr>
          <w:rFonts w:ascii="Times New Roman" w:hAnsi="Times New Roman" w:cs="Times New Roman"/>
          <w:rPrChange w:id="2753" w:author="Jane Kohlhoff" w:date="2024-06-11T09:53:00Z" w16du:dateUtc="2024-06-10T23:53:00Z">
            <w:rPr>
              <w:rFonts w:ascii="Times" w:hAnsi="Times" w:cs="Helvetica"/>
            </w:rPr>
          </w:rPrChange>
        </w:rPr>
        <w:fldChar w:fldCharType="begin"/>
      </w:r>
      <w:r w:rsidR="00622933">
        <w:rPr>
          <w:rFonts w:ascii="Times New Roman" w:hAnsi="Times New Roman" w:cs="Times New Roman"/>
        </w:rPr>
        <w:instrText xml:space="preserve"> ADDIN EN.CITE &lt;EndNote&gt;&lt;Cite&gt;&lt;Author&gt;Maxwell&lt;/Author&gt;&lt;Year&gt;2021&lt;/Year&gt;&lt;RecNum&gt;3425&lt;/RecNum&gt;&lt;DisplayText&gt;(57)&lt;/DisplayText&gt;&lt;record&gt;&lt;rec-number&gt;3425&lt;/rec-number&gt;&lt;foreign-keys&gt;&lt;key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965E7D" w:rsidRPr="00365026">
        <w:rPr>
          <w:rFonts w:ascii="Times New Roman" w:hAnsi="Times New Roman" w:cs="Times New Roman"/>
          <w:rPrChange w:id="2754" w:author="Jane Kohlhoff" w:date="2024-06-11T09:53:00Z" w16du:dateUtc="2024-06-10T23:53:00Z">
            <w:rPr>
              <w:rFonts w:ascii="Times" w:hAnsi="Times" w:cs="Helvetica"/>
            </w:rPr>
          </w:rPrChange>
        </w:rPr>
        <w:fldChar w:fldCharType="separate"/>
      </w:r>
      <w:r w:rsidR="00622933">
        <w:rPr>
          <w:rFonts w:ascii="Times New Roman" w:hAnsi="Times New Roman" w:cs="Times New Roman"/>
          <w:noProof/>
        </w:rPr>
        <w:t>(57)</w:t>
      </w:r>
      <w:r w:rsidR="00965E7D" w:rsidRPr="00365026">
        <w:rPr>
          <w:rFonts w:ascii="Times New Roman" w:hAnsi="Times New Roman" w:cs="Times New Roman"/>
          <w:rPrChange w:id="2755" w:author="Jane Kohlhoff" w:date="2024-06-11T09:53:00Z" w16du:dateUtc="2024-06-10T23:53:00Z">
            <w:rPr>
              <w:rFonts w:ascii="Times" w:hAnsi="Times" w:cs="Helvetica"/>
            </w:rPr>
          </w:rPrChange>
        </w:rPr>
        <w:fldChar w:fldCharType="end"/>
      </w:r>
      <w:r w:rsidR="005E6CF3" w:rsidRPr="00365026">
        <w:rPr>
          <w:rFonts w:ascii="Times New Roman" w:hAnsi="Times New Roman" w:cs="Times New Roman"/>
          <w:rPrChange w:id="2756" w:author="Jane Kohlhoff" w:date="2024-06-11T09:53:00Z" w16du:dateUtc="2024-06-10T23:53:00Z">
            <w:rPr>
              <w:rFonts w:ascii="Times" w:hAnsi="Times" w:cs="Helvetica"/>
            </w:rPr>
          </w:rPrChange>
        </w:rPr>
        <w:t>.</w:t>
      </w:r>
      <w:r w:rsidR="005E6CF3" w:rsidRPr="00365026">
        <w:rPr>
          <w:rFonts w:ascii="Times New Roman" w:hAnsi="Times New Roman" w:cs="Times New Roman"/>
          <w:b/>
          <w:bCs/>
          <w:i/>
          <w:iCs/>
          <w:rPrChange w:id="2757" w:author="Jane Kohlhoff" w:date="2024-06-11T09:53:00Z" w16du:dateUtc="2024-06-10T23:53:00Z">
            <w:rPr>
              <w:b/>
              <w:bCs/>
              <w:i/>
              <w:iCs/>
            </w:rPr>
          </w:rPrChange>
        </w:rPr>
        <w:t xml:space="preserve"> </w:t>
      </w:r>
      <w:r w:rsidR="002A074C" w:rsidRPr="00365026">
        <w:rPr>
          <w:rFonts w:ascii="Times New Roman" w:hAnsi="Times New Roman" w:cs="Times New Roman"/>
          <w:rPrChange w:id="2758" w:author="Jane Kohlhoff" w:date="2024-06-11T09:53:00Z" w16du:dateUtc="2024-06-10T23:53:00Z">
            <w:rPr>
              <w:rFonts w:ascii="Times" w:hAnsi="Times" w:cs="Helvetica"/>
            </w:rPr>
          </w:rPrChange>
        </w:rPr>
        <w:t xml:space="preserve">The </w:t>
      </w:r>
      <w:r w:rsidR="001E42F2" w:rsidRPr="00365026">
        <w:rPr>
          <w:rFonts w:ascii="Times New Roman" w:hAnsi="Times New Roman" w:cs="Times New Roman"/>
          <w:rPrChange w:id="2759" w:author="Jane Kohlhoff" w:date="2024-06-11T09:53:00Z" w16du:dateUtc="2024-06-10T23:53:00Z">
            <w:rPr>
              <w:rFonts w:ascii="Times" w:hAnsi="Times" w:cs="Helvetica"/>
            </w:rPr>
          </w:rPrChange>
        </w:rPr>
        <w:t>TOPSE-empathy and the TOPSE-emotion</w:t>
      </w:r>
      <w:r w:rsidR="002A074C" w:rsidRPr="00365026">
        <w:rPr>
          <w:rFonts w:ascii="Times New Roman" w:hAnsi="Times New Roman" w:cs="Times New Roman"/>
          <w:rPrChange w:id="2760" w:author="Jane Kohlhoff" w:date="2024-06-11T09:53:00Z" w16du:dateUtc="2024-06-10T23:53:00Z">
            <w:rPr>
              <w:rFonts w:ascii="Times" w:hAnsi="Times" w:cs="Helvetica"/>
            </w:rPr>
          </w:rPrChange>
        </w:rPr>
        <w:t xml:space="preserve"> scale</w:t>
      </w:r>
      <w:r w:rsidR="001E42F2" w:rsidRPr="00365026">
        <w:rPr>
          <w:rFonts w:ascii="Times New Roman" w:hAnsi="Times New Roman" w:cs="Times New Roman"/>
          <w:rPrChange w:id="2761" w:author="Jane Kohlhoff" w:date="2024-06-11T09:53:00Z" w16du:dateUtc="2024-06-10T23:53:00Z">
            <w:rPr>
              <w:rFonts w:ascii="Times" w:hAnsi="Times" w:cs="Helvetica"/>
            </w:rPr>
          </w:rPrChange>
        </w:rPr>
        <w:t>s each</w:t>
      </w:r>
      <w:r w:rsidR="002A074C" w:rsidRPr="00365026">
        <w:rPr>
          <w:rFonts w:ascii="Times New Roman" w:hAnsi="Times New Roman" w:cs="Times New Roman"/>
          <w:rPrChange w:id="2762" w:author="Jane Kohlhoff" w:date="2024-06-11T09:53:00Z" w16du:dateUtc="2024-06-10T23:53:00Z">
            <w:rPr>
              <w:rFonts w:ascii="Times" w:hAnsi="Times" w:cs="Helvetica"/>
            </w:rPr>
          </w:rPrChange>
        </w:rPr>
        <w:t xml:space="preserve"> comprise 7 items answered on</w:t>
      </w:r>
      <w:r w:rsidR="00965E7D" w:rsidRPr="00365026">
        <w:rPr>
          <w:rFonts w:ascii="Times New Roman" w:hAnsi="Times New Roman" w:cs="Times New Roman"/>
          <w:rPrChange w:id="2763" w:author="Jane Kohlhoff" w:date="2024-06-11T09:53:00Z" w16du:dateUtc="2024-06-10T23:53:00Z">
            <w:rPr>
              <w:rFonts w:ascii="Times" w:hAnsi="Times" w:cs="Helvetica"/>
            </w:rPr>
          </w:rPrChange>
        </w:rPr>
        <w:t xml:space="preserve"> a</w:t>
      </w:r>
      <w:r w:rsidR="002A074C" w:rsidRPr="00365026">
        <w:rPr>
          <w:rFonts w:ascii="Times New Roman" w:hAnsi="Times New Roman" w:cs="Times New Roman"/>
          <w:rPrChange w:id="2764" w:author="Jane Kohlhoff" w:date="2024-06-11T09:53:00Z" w16du:dateUtc="2024-06-10T23:53:00Z">
            <w:rPr>
              <w:rFonts w:ascii="Times" w:hAnsi="Times" w:cs="Helvetica"/>
            </w:rPr>
          </w:rPrChange>
        </w:rPr>
        <w:t xml:space="preserve"> five-point scale. Item scores </w:t>
      </w:r>
      <w:r w:rsidR="007556E4" w:rsidRPr="00365026">
        <w:rPr>
          <w:rFonts w:ascii="Times New Roman" w:hAnsi="Times New Roman" w:cs="Times New Roman"/>
          <w:rPrChange w:id="2765" w:author="Jane Kohlhoff" w:date="2024-06-11T09:53:00Z" w16du:dateUtc="2024-06-10T23:53:00Z">
            <w:rPr>
              <w:rFonts w:ascii="Times" w:hAnsi="Times" w:cs="Helvetica"/>
            </w:rPr>
          </w:rPrChange>
        </w:rPr>
        <w:t xml:space="preserve">for each scale </w:t>
      </w:r>
      <w:r w:rsidR="002A074C" w:rsidRPr="00365026">
        <w:rPr>
          <w:rFonts w:ascii="Times New Roman" w:hAnsi="Times New Roman" w:cs="Times New Roman"/>
          <w:rPrChange w:id="2766" w:author="Jane Kohlhoff" w:date="2024-06-11T09:53:00Z" w16du:dateUtc="2024-06-10T23:53:00Z">
            <w:rPr>
              <w:rFonts w:ascii="Times" w:hAnsi="Times" w:cs="Helvetica"/>
            </w:rPr>
          </w:rPrChange>
        </w:rPr>
        <w:t>are totalled</w:t>
      </w:r>
      <w:r w:rsidR="007556E4" w:rsidRPr="00365026">
        <w:rPr>
          <w:rFonts w:ascii="Times New Roman" w:hAnsi="Times New Roman" w:cs="Times New Roman"/>
          <w:rPrChange w:id="2767" w:author="Jane Kohlhoff" w:date="2024-06-11T09:53:00Z" w16du:dateUtc="2024-06-10T23:53:00Z">
            <w:rPr>
              <w:rFonts w:ascii="Times" w:hAnsi="Times" w:cs="Helvetica"/>
            </w:rPr>
          </w:rPrChange>
        </w:rPr>
        <w:t xml:space="preserve"> (score range 0-60; </w:t>
      </w:r>
      <w:r w:rsidR="002A074C" w:rsidRPr="00365026">
        <w:rPr>
          <w:rFonts w:ascii="Times New Roman" w:hAnsi="Times New Roman" w:cs="Times New Roman"/>
          <w:rPrChange w:id="2768" w:author="Jane Kohlhoff" w:date="2024-06-11T09:53:00Z" w16du:dateUtc="2024-06-10T23:53:00Z">
            <w:rPr>
              <w:rFonts w:ascii="Times" w:hAnsi="Times" w:cs="Helvetica"/>
            </w:rPr>
          </w:rPrChange>
        </w:rPr>
        <w:t>higher scores indica</w:t>
      </w:r>
      <w:r w:rsidR="007556E4" w:rsidRPr="00365026">
        <w:rPr>
          <w:rFonts w:ascii="Times New Roman" w:hAnsi="Times New Roman" w:cs="Times New Roman"/>
          <w:rPrChange w:id="2769" w:author="Jane Kohlhoff" w:date="2024-06-11T09:53:00Z" w16du:dateUtc="2024-06-10T23:53:00Z">
            <w:rPr>
              <w:rFonts w:ascii="Times" w:hAnsi="Times" w:cs="Helvetica"/>
            </w:rPr>
          </w:rPrChange>
        </w:rPr>
        <w:t>te</w:t>
      </w:r>
      <w:r w:rsidR="002A074C" w:rsidRPr="00365026">
        <w:rPr>
          <w:rFonts w:ascii="Times New Roman" w:hAnsi="Times New Roman" w:cs="Times New Roman"/>
          <w:rPrChange w:id="2770" w:author="Jane Kohlhoff" w:date="2024-06-11T09:53:00Z" w16du:dateUtc="2024-06-10T23:53:00Z">
            <w:rPr>
              <w:rFonts w:ascii="Times" w:hAnsi="Times" w:cs="Helvetica"/>
            </w:rPr>
          </w:rPrChange>
        </w:rPr>
        <w:t xml:space="preserve"> greater </w:t>
      </w:r>
      <w:r w:rsidR="001E42F2" w:rsidRPr="00365026">
        <w:rPr>
          <w:rFonts w:ascii="Times New Roman" w:hAnsi="Times New Roman" w:cs="Times New Roman"/>
          <w:rPrChange w:id="2771" w:author="Jane Kohlhoff" w:date="2024-06-11T09:53:00Z" w16du:dateUtc="2024-06-10T23:53:00Z">
            <w:rPr>
              <w:rFonts w:ascii="Times" w:hAnsi="Times" w:cs="Helvetica"/>
            </w:rPr>
          </w:rPrChange>
        </w:rPr>
        <w:t>empathy/emotion</w:t>
      </w:r>
      <w:r w:rsidR="007556E4" w:rsidRPr="00365026">
        <w:rPr>
          <w:rFonts w:ascii="Times New Roman" w:hAnsi="Times New Roman" w:cs="Times New Roman"/>
          <w:rPrChange w:id="2772" w:author="Jane Kohlhoff" w:date="2024-06-11T09:53:00Z" w16du:dateUtc="2024-06-10T23:53:00Z">
            <w:rPr>
              <w:rFonts w:ascii="Times" w:hAnsi="Times" w:cs="Helvetica"/>
            </w:rPr>
          </w:rPrChange>
        </w:rPr>
        <w:t>)</w:t>
      </w:r>
      <w:r w:rsidR="002A074C" w:rsidRPr="00365026">
        <w:rPr>
          <w:rFonts w:ascii="Times New Roman" w:hAnsi="Times New Roman" w:cs="Times New Roman"/>
          <w:rPrChange w:id="2773" w:author="Jane Kohlhoff" w:date="2024-06-11T09:53:00Z" w16du:dateUtc="2024-06-10T23:53:00Z">
            <w:rPr>
              <w:rFonts w:ascii="Times" w:hAnsi="Times" w:cs="Helvetica"/>
            </w:rPr>
          </w:rPrChange>
        </w:rPr>
        <w:t xml:space="preserve">. </w:t>
      </w:r>
      <w:r w:rsidR="00D42ADD" w:rsidRPr="00365026">
        <w:rPr>
          <w:rFonts w:ascii="Times New Roman" w:hAnsi="Times New Roman" w:cs="Times New Roman"/>
          <w:rPrChange w:id="2774" w:author="Jane Kohlhoff" w:date="2024-06-11T09:53:00Z" w16du:dateUtc="2024-06-10T23:53:00Z">
            <w:rPr>
              <w:rFonts w:ascii="Times" w:hAnsi="Times" w:cs="Helvetica"/>
            </w:rPr>
          </w:rPrChange>
        </w:rPr>
        <w:t>In the current study, the Cronbach’s alphas for the TOPSE-empathy and the TOPSE</w:t>
      </w:r>
      <w:r w:rsidR="001E42F2" w:rsidRPr="00365026">
        <w:rPr>
          <w:rFonts w:ascii="Times New Roman" w:hAnsi="Times New Roman" w:cs="Times New Roman"/>
          <w:rPrChange w:id="2775" w:author="Jane Kohlhoff" w:date="2024-06-11T09:53:00Z" w16du:dateUtc="2024-06-10T23:53:00Z">
            <w:rPr>
              <w:rFonts w:ascii="Times" w:hAnsi="Times" w:cs="Helvetica"/>
            </w:rPr>
          </w:rPrChange>
        </w:rPr>
        <w:t>-</w:t>
      </w:r>
      <w:r w:rsidR="00D42ADD" w:rsidRPr="00365026">
        <w:rPr>
          <w:rFonts w:ascii="Times New Roman" w:hAnsi="Times New Roman" w:cs="Times New Roman"/>
          <w:rPrChange w:id="2776" w:author="Jane Kohlhoff" w:date="2024-06-11T09:53:00Z" w16du:dateUtc="2024-06-10T23:53:00Z">
            <w:rPr>
              <w:rFonts w:ascii="Times" w:hAnsi="Times" w:cs="Helvetica"/>
            </w:rPr>
          </w:rPrChange>
        </w:rPr>
        <w:t>emotion scales at T1 were .81 and .77, respectively.</w:t>
      </w:r>
    </w:p>
    <w:p w14:paraId="300BFFE9" w14:textId="2FED5B08" w:rsidR="0065248C" w:rsidRPr="00365026" w:rsidRDefault="0065248C" w:rsidP="0065248C">
      <w:pPr>
        <w:widowControl w:val="0"/>
        <w:autoSpaceDE w:val="0"/>
        <w:autoSpaceDN w:val="0"/>
        <w:adjustRightInd w:val="0"/>
        <w:spacing w:line="480" w:lineRule="auto"/>
        <w:ind w:firstLine="720"/>
        <w:rPr>
          <w:rFonts w:ascii="Times New Roman" w:hAnsi="Times New Roman" w:cs="Times New Roman"/>
          <w:color w:val="000000"/>
          <w:kern w:val="0"/>
          <w:sz w:val="24"/>
          <w:szCs w:val="24"/>
          <w14:ligatures w14:val="none"/>
          <w:rPrChange w:id="2777" w:author="Jane Kohlhoff" w:date="2024-06-11T09:53:00Z" w16du:dateUtc="2024-06-10T23:53:00Z">
            <w:rPr>
              <w:rFonts w:ascii="Times" w:hAnsi="Times" w:cs="Helvetica"/>
              <w:color w:val="000000"/>
              <w:kern w:val="0"/>
              <w:sz w:val="24"/>
              <w:szCs w:val="24"/>
              <w14:ligatures w14:val="none"/>
            </w:rPr>
          </w:rPrChange>
        </w:rPr>
      </w:pPr>
      <w:bookmarkStart w:id="2778" w:name="_Hlk161651963"/>
      <w:bookmarkStart w:id="2779" w:name="_Hlk161651930"/>
      <w:r w:rsidRPr="00365026">
        <w:rPr>
          <w:rFonts w:ascii="Times New Roman" w:hAnsi="Times New Roman" w:cs="Times New Roman"/>
          <w:b/>
          <w:bCs/>
          <w:color w:val="000000"/>
          <w:kern w:val="0"/>
          <w:sz w:val="24"/>
          <w:szCs w:val="24"/>
          <w14:ligatures w14:val="none"/>
          <w:rPrChange w:id="2780" w:author="Jane Kohlhoff" w:date="2024-06-11T09:53:00Z" w16du:dateUtc="2024-06-10T23:53:00Z">
            <w:rPr>
              <w:rFonts w:ascii="Times" w:hAnsi="Times" w:cs="Helvetica"/>
              <w:b/>
              <w:bCs/>
              <w:color w:val="000000"/>
              <w:kern w:val="0"/>
              <w:sz w:val="24"/>
              <w:szCs w:val="24"/>
              <w14:ligatures w14:val="none"/>
            </w:rPr>
          </w:rPrChange>
        </w:rPr>
        <w:t>Parental emotion regulation</w:t>
      </w:r>
      <w:r w:rsidRPr="00365026">
        <w:rPr>
          <w:rFonts w:ascii="Times New Roman" w:hAnsi="Times New Roman" w:cs="Times New Roman"/>
          <w:color w:val="000000"/>
          <w:kern w:val="0"/>
          <w:sz w:val="24"/>
          <w:szCs w:val="24"/>
          <w14:ligatures w14:val="none"/>
          <w:rPrChange w:id="2781" w:author="Jane Kohlhoff" w:date="2024-06-11T09:53:00Z" w16du:dateUtc="2024-06-10T23:53:00Z">
            <w:rPr>
              <w:rFonts w:ascii="Times" w:hAnsi="Times" w:cs="Helvetica"/>
              <w:color w:val="000000"/>
              <w:kern w:val="0"/>
              <w:sz w:val="24"/>
              <w:szCs w:val="24"/>
              <w14:ligatures w14:val="none"/>
            </w:rPr>
          </w:rPrChange>
        </w:rPr>
        <w:t xml:space="preserve"> </w:t>
      </w:r>
      <w:bookmarkEnd w:id="2778"/>
      <w:r w:rsidRPr="00365026">
        <w:rPr>
          <w:rFonts w:ascii="Times New Roman" w:hAnsi="Times New Roman" w:cs="Times New Roman"/>
          <w:color w:val="000000"/>
          <w:kern w:val="0"/>
          <w:sz w:val="24"/>
          <w:szCs w:val="24"/>
          <w14:ligatures w14:val="none"/>
          <w:rPrChange w:id="2782" w:author="Jane Kohlhoff" w:date="2024-06-11T09:53:00Z" w16du:dateUtc="2024-06-10T23:53:00Z">
            <w:rPr>
              <w:rFonts w:ascii="Times" w:hAnsi="Times" w:cs="Helvetica"/>
              <w:color w:val="000000"/>
              <w:kern w:val="0"/>
              <w:sz w:val="24"/>
              <w:szCs w:val="24"/>
              <w14:ligatures w14:val="none"/>
            </w:rPr>
          </w:rPrChange>
        </w:rPr>
        <w:t xml:space="preserve">was assessed using the Difficulties in Emotion Regulation Scale </w:t>
      </w:r>
      <w:r w:rsidRPr="00365026">
        <w:rPr>
          <w:rFonts w:ascii="Times New Roman" w:hAnsi="Times New Roman" w:cs="Times New Roman"/>
          <w:color w:val="000000"/>
          <w:kern w:val="0"/>
          <w:sz w:val="24"/>
          <w:szCs w:val="24"/>
          <w14:ligatures w14:val="none"/>
          <w:rPrChange w:id="2783" w:author="Jane Kohlhoff" w:date="2024-06-11T09:53:00Z" w16du:dateUtc="2024-06-10T23:53:00Z">
            <w:rPr>
              <w:rFonts w:ascii="Times" w:hAnsi="Times" w:cs="Helvetica"/>
              <w:color w:val="000000"/>
              <w:kern w:val="0"/>
              <w:sz w:val="24"/>
              <w:szCs w:val="24"/>
              <w14:ligatures w14:val="none"/>
            </w:rPr>
          </w:rPrChang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&lt;EndNote&gt;&lt;Cite&gt;&lt;Author&gt;Gratz&lt;/Author&gt;&lt;Year&gt;2004&lt;/Year&gt;&lt;RecNum&gt;1653&lt;/RecNum&gt;&lt;Prefix&gt;DERS`; &lt;/Prefix&gt;&lt;DisplayText&gt;(DERS; 59)&lt;/DisplayText&gt;&lt;record&gt;&lt;rec-number&gt;1653&lt;/rec-number&gt;&lt;foreign-keys&gt;&lt;key app="EN" db-id="xpzvv0f2z5pxwhed0r6xa9er59e9pdxvards" timestamp="1583810627"&gt;1653&lt;/key&gt;&lt;/foreign-keys&gt;&lt;ref-type name="Journal Article"&gt;17&lt;/ref-type&gt;&lt;contributors&gt;&lt;authors&gt;&lt;author&gt;Gratz, Kim L&lt;/author&gt;&lt;author&gt;Roemer, Lizabeth&lt;/author&gt;&lt;/authors&gt;&lt;/contributors&gt;&lt;titles&gt;&lt;title&gt;Multidimensional assessment of emotion regulation and dysregulation: development, factor structure, and initial validation of the Difficulties in Emotion Regulation Scale&lt;/title&gt;&lt;secondary-title&gt;Journal of Psychopathology and Behavioral Assessment&lt;/secondary-title&gt;&lt;/titles&gt;&lt;periodical&gt;&lt;full-title&gt;Journal of Psychopathology and Behavioral Assessment&lt;/full-title&gt;&lt;/periodical&gt;&lt;pages&gt;41-54&lt;/pages&gt;&lt;volume&gt;26&lt;/volume&gt;&lt;number&gt;1&lt;/number&gt;&lt;dates&gt;&lt;year&gt;2004&lt;/year&gt;&lt;/dates&gt;&lt;urls&gt;&lt;/urls&gt;&lt;/record&gt;&lt;/Cite&gt;&lt;/EndNote&gt;</w:instrText>
      </w:r>
      <w:r w:rsidRPr="00365026">
        <w:rPr>
          <w:rFonts w:ascii="Times New Roman" w:hAnsi="Times New Roman" w:cs="Times New Roman"/>
          <w:color w:val="000000"/>
          <w:kern w:val="0"/>
          <w:sz w:val="24"/>
          <w:szCs w:val="24"/>
          <w14:ligatures w14:val="none"/>
          <w:rPrChange w:id="2784" w:author="Jane Kohlhoff" w:date="2024-06-11T09:53:00Z" w16du:dateUtc="2024-06-10T23:53:00Z">
            <w:rPr>
              <w:rFonts w:ascii="Times" w:hAnsi="Times" w:cs="Helvetica"/>
              <w:color w:val="000000"/>
              <w:kern w:val="0"/>
              <w:sz w:val="24"/>
              <w:szCs w:val="24"/>
              <w14:ligatures w14:val="none"/>
            </w:rPr>
          </w:rPrChange>
        </w:rPr>
        <w:fldChar w:fldCharType="separate"/>
      </w:r>
      <w:r w:rsidR="00622933">
        <w:rPr>
          <w:rFonts w:ascii="Times New Roman" w:hAnsi="Times New Roman" w:cs="Times New Roman"/>
          <w:noProof/>
          <w:color w:val="000000"/>
          <w:kern w:val="0"/>
          <w:sz w:val="24"/>
          <w:szCs w:val="24"/>
          <w14:ligatures w14:val="none"/>
        </w:rPr>
        <w:t>(DERS; 59)</w:t>
      </w:r>
      <w:r w:rsidRPr="00365026">
        <w:rPr>
          <w:rFonts w:ascii="Times New Roman" w:hAnsi="Times New Roman" w:cs="Times New Roman"/>
          <w:color w:val="000000"/>
          <w:kern w:val="0"/>
          <w:sz w:val="24"/>
          <w:szCs w:val="24"/>
          <w14:ligatures w14:val="none"/>
          <w:rPrChange w:id="2785" w:author="Jane Kohlhoff" w:date="2024-06-11T09:53:00Z" w16du:dateUtc="2024-06-10T23:53:00Z">
            <w:rPr>
              <w:rFonts w:ascii="Times" w:hAnsi="Times" w:cs="Helvetica"/>
              <w:color w:val="000000"/>
              <w:kern w:val="0"/>
              <w:sz w:val="24"/>
              <w:szCs w:val="24"/>
              <w14:ligatures w14:val="none"/>
            </w:rPr>
          </w:rPrChange>
        </w:rPr>
        <w:fldChar w:fldCharType="end"/>
      </w:r>
      <w:r w:rsidR="00965E7D" w:rsidRPr="00365026">
        <w:rPr>
          <w:rFonts w:ascii="Times New Roman" w:hAnsi="Times New Roman" w:cs="Times New Roman"/>
          <w:color w:val="000000"/>
          <w:kern w:val="0"/>
          <w:sz w:val="24"/>
          <w:szCs w:val="24"/>
          <w14:ligatures w14:val="none"/>
          <w:rPrChange w:id="2786" w:author="Jane Kohlhoff" w:date="2024-06-11T09:53:00Z" w16du:dateUtc="2024-06-10T23:53:00Z">
            <w:rPr>
              <w:rFonts w:ascii="Times" w:hAnsi="Times" w:cs="Helvetica"/>
              <w:color w:val="000000"/>
              <w:kern w:val="0"/>
              <w:sz w:val="24"/>
              <w:szCs w:val="24"/>
              <w14:ligatures w14:val="none"/>
            </w:rPr>
          </w:rPrChange>
        </w:rPr>
        <w:t>. The DERS comprises</w:t>
      </w:r>
      <w:r w:rsidRPr="00365026">
        <w:rPr>
          <w:rFonts w:ascii="Times New Roman" w:hAnsi="Times New Roman" w:cs="Times New Roman"/>
          <w:color w:val="000000"/>
          <w:kern w:val="0"/>
          <w:sz w:val="24"/>
          <w:szCs w:val="24"/>
          <w14:ligatures w14:val="none"/>
          <w:rPrChange w:id="2787" w:author="Jane Kohlhoff" w:date="2024-06-11T09:53:00Z" w16du:dateUtc="2024-06-10T23:53:00Z">
            <w:rPr>
              <w:rFonts w:ascii="Times" w:hAnsi="Times" w:cs="Helvetica"/>
              <w:color w:val="000000"/>
              <w:kern w:val="0"/>
              <w:sz w:val="24"/>
              <w:szCs w:val="24"/>
              <w14:ligatures w14:val="none"/>
            </w:rPr>
          </w:rPrChange>
        </w:rPr>
        <w:t xml:space="preserve"> 36</w:t>
      </w:r>
      <w:r w:rsidR="00965E7D" w:rsidRPr="00365026">
        <w:rPr>
          <w:rFonts w:ascii="Times New Roman" w:hAnsi="Times New Roman" w:cs="Times New Roman"/>
          <w:color w:val="000000"/>
          <w:kern w:val="0"/>
          <w:sz w:val="24"/>
          <w:szCs w:val="24"/>
          <w14:ligatures w14:val="none"/>
          <w:rPrChange w:id="2788" w:author="Jane Kohlhoff" w:date="2024-06-11T09:53:00Z" w16du:dateUtc="2024-06-10T23:53:00Z">
            <w:rPr>
              <w:rFonts w:ascii="Times" w:hAnsi="Times" w:cs="Helvetica"/>
              <w:color w:val="000000"/>
              <w:kern w:val="0"/>
              <w:sz w:val="24"/>
              <w:szCs w:val="24"/>
              <w14:ligatures w14:val="none"/>
            </w:rPr>
          </w:rPrChange>
        </w:rPr>
        <w:t xml:space="preserve"> </w:t>
      </w:r>
      <w:r w:rsidRPr="00365026">
        <w:rPr>
          <w:rFonts w:ascii="Times New Roman" w:hAnsi="Times New Roman" w:cs="Times New Roman"/>
          <w:color w:val="000000"/>
          <w:kern w:val="0"/>
          <w:sz w:val="24"/>
          <w:szCs w:val="24"/>
          <w14:ligatures w14:val="none"/>
          <w:rPrChange w:id="2789" w:author="Jane Kohlhoff" w:date="2024-06-11T09:53:00Z" w16du:dateUtc="2024-06-10T23:53:00Z">
            <w:rPr>
              <w:rFonts w:ascii="Times" w:hAnsi="Times" w:cs="Helvetica"/>
              <w:color w:val="000000"/>
              <w:kern w:val="0"/>
              <w:sz w:val="24"/>
              <w:szCs w:val="24"/>
              <w14:ligatures w14:val="none"/>
            </w:rPr>
          </w:rPrChange>
        </w:rPr>
        <w:t>self-report</w:t>
      </w:r>
      <w:r w:rsidR="00965E7D" w:rsidRPr="00365026">
        <w:rPr>
          <w:rFonts w:ascii="Times New Roman" w:hAnsi="Times New Roman" w:cs="Times New Roman"/>
          <w:color w:val="000000"/>
          <w:kern w:val="0"/>
          <w:sz w:val="24"/>
          <w:szCs w:val="24"/>
          <w14:ligatures w14:val="none"/>
          <w:rPrChange w:id="2790" w:author="Jane Kohlhoff" w:date="2024-06-11T09:53:00Z" w16du:dateUtc="2024-06-10T23:53:00Z">
            <w:rPr>
              <w:rFonts w:ascii="Times" w:hAnsi="Times" w:cs="Helvetica"/>
              <w:color w:val="000000"/>
              <w:kern w:val="0"/>
              <w:sz w:val="24"/>
              <w:szCs w:val="24"/>
              <w14:ligatures w14:val="none"/>
            </w:rPr>
          </w:rPrChange>
        </w:rPr>
        <w:t xml:space="preserve"> items, answered on a </w:t>
      </w:r>
      <w:r w:rsidR="00767766" w:rsidRPr="00365026">
        <w:rPr>
          <w:rFonts w:ascii="Times New Roman" w:hAnsi="Times New Roman" w:cs="Times New Roman"/>
          <w:color w:val="000000"/>
          <w:kern w:val="0"/>
          <w:sz w:val="24"/>
          <w:szCs w:val="24"/>
          <w14:ligatures w14:val="none"/>
          <w:rPrChange w:id="2791" w:author="Jane Kohlhoff" w:date="2024-06-11T09:53:00Z" w16du:dateUtc="2024-06-10T23:53:00Z">
            <w:rPr>
              <w:rFonts w:ascii="Times" w:hAnsi="Times" w:cs="Helvetica"/>
              <w:color w:val="000000"/>
              <w:kern w:val="0"/>
              <w:sz w:val="24"/>
              <w:szCs w:val="24"/>
              <w14:ligatures w14:val="none"/>
            </w:rPr>
          </w:rPrChange>
        </w:rPr>
        <w:t>5</w:t>
      </w:r>
      <w:r w:rsidR="00965E7D" w:rsidRPr="00365026">
        <w:rPr>
          <w:rFonts w:ascii="Times New Roman" w:hAnsi="Times New Roman" w:cs="Times New Roman"/>
          <w:color w:val="000000"/>
          <w:kern w:val="0"/>
          <w:sz w:val="24"/>
          <w:szCs w:val="24"/>
          <w14:ligatures w14:val="none"/>
          <w:rPrChange w:id="2792" w:author="Jane Kohlhoff" w:date="2024-06-11T09:53:00Z" w16du:dateUtc="2024-06-10T23:53:00Z">
            <w:rPr>
              <w:rFonts w:ascii="Times" w:hAnsi="Times" w:cs="Helvetica"/>
              <w:color w:val="000000"/>
              <w:kern w:val="0"/>
              <w:sz w:val="24"/>
              <w:szCs w:val="24"/>
              <w14:ligatures w14:val="none"/>
            </w:rPr>
          </w:rPrChange>
        </w:rPr>
        <w:t>-point scale</w:t>
      </w:r>
      <w:r w:rsidRPr="00365026">
        <w:rPr>
          <w:rFonts w:ascii="Times New Roman" w:hAnsi="Times New Roman" w:cs="Times New Roman"/>
          <w:color w:val="000000"/>
          <w:kern w:val="0"/>
          <w:sz w:val="24"/>
          <w:szCs w:val="24"/>
          <w14:ligatures w14:val="none"/>
          <w:rPrChange w:id="2793" w:author="Jane Kohlhoff" w:date="2024-06-11T09:53:00Z" w16du:dateUtc="2024-06-10T23:53:00Z">
            <w:rPr>
              <w:rFonts w:ascii="Times" w:hAnsi="Times" w:cs="Helvetica"/>
              <w:color w:val="000000"/>
              <w:kern w:val="0"/>
              <w:sz w:val="24"/>
              <w:szCs w:val="24"/>
              <w14:ligatures w14:val="none"/>
            </w:rPr>
          </w:rPrChange>
        </w:rPr>
        <w:t xml:space="preserve">. The DERS yields six subscale scores: (1) Nonacceptance of emotional responses, (2) Difficulties engaging in goal directed </w:t>
      </w:r>
      <w:proofErr w:type="spellStart"/>
      <w:r w:rsidRPr="00365026">
        <w:rPr>
          <w:rFonts w:ascii="Times New Roman" w:hAnsi="Times New Roman" w:cs="Times New Roman"/>
          <w:color w:val="000000"/>
          <w:kern w:val="0"/>
          <w:sz w:val="24"/>
          <w:szCs w:val="24"/>
          <w14:ligatures w14:val="none"/>
          <w:rPrChange w:id="2794" w:author="Jane Kohlhoff" w:date="2024-06-11T09:53:00Z" w16du:dateUtc="2024-06-10T23:53:00Z">
            <w:rPr>
              <w:rFonts w:ascii="Times" w:hAnsi="Times" w:cs="Helvetica"/>
              <w:color w:val="000000"/>
              <w:kern w:val="0"/>
              <w:sz w:val="24"/>
              <w:szCs w:val="24"/>
              <w14:ligatures w14:val="none"/>
            </w:rPr>
          </w:rPrChange>
        </w:rPr>
        <w:t>behavior</w:t>
      </w:r>
      <w:proofErr w:type="spellEnd"/>
      <w:r w:rsidRPr="00365026">
        <w:rPr>
          <w:rFonts w:ascii="Times New Roman" w:hAnsi="Times New Roman" w:cs="Times New Roman"/>
          <w:color w:val="000000"/>
          <w:kern w:val="0"/>
          <w:sz w:val="24"/>
          <w:szCs w:val="24"/>
          <w14:ligatures w14:val="none"/>
          <w:rPrChange w:id="2795" w:author="Jane Kohlhoff" w:date="2024-06-11T09:53:00Z" w16du:dateUtc="2024-06-10T23:53:00Z">
            <w:rPr>
              <w:rFonts w:ascii="Times" w:hAnsi="Times" w:cs="Helvetica"/>
              <w:color w:val="000000"/>
              <w:kern w:val="0"/>
              <w:sz w:val="24"/>
              <w:szCs w:val="24"/>
              <w14:ligatures w14:val="none"/>
            </w:rPr>
          </w:rPrChange>
        </w:rPr>
        <w:t>, (3) Impulse control difficulties, (4) Lack of emotional awareness, (5) Limited access to emotion regulation strategies, and (6) Lack of emotional clarity</w:t>
      </w:r>
      <w:r w:rsidR="007556E4" w:rsidRPr="00365026">
        <w:rPr>
          <w:rFonts w:ascii="Times New Roman" w:hAnsi="Times New Roman" w:cs="Times New Roman"/>
          <w:color w:val="000000"/>
          <w:kern w:val="0"/>
          <w:sz w:val="24"/>
          <w:szCs w:val="24"/>
          <w14:ligatures w14:val="none"/>
          <w:rPrChange w:id="2796" w:author="Jane Kohlhoff" w:date="2024-06-11T09:53:00Z" w16du:dateUtc="2024-06-10T23:53:00Z">
            <w:rPr>
              <w:rFonts w:ascii="Times" w:hAnsi="Times" w:cs="Helvetica"/>
              <w:color w:val="000000"/>
              <w:kern w:val="0"/>
              <w:sz w:val="24"/>
              <w:szCs w:val="24"/>
              <w14:ligatures w14:val="none"/>
            </w:rPr>
          </w:rPrChange>
        </w:rPr>
        <w:t>, and a total score (range 36-80, higher scores indicate greater emotion dysregulation)</w:t>
      </w:r>
      <w:r w:rsidRPr="00365026">
        <w:rPr>
          <w:rFonts w:ascii="Times New Roman" w:hAnsi="Times New Roman" w:cs="Times New Roman"/>
          <w:color w:val="000000"/>
          <w:kern w:val="0"/>
          <w:sz w:val="24"/>
          <w:szCs w:val="24"/>
          <w14:ligatures w14:val="none"/>
          <w:rPrChange w:id="2797" w:author="Jane Kohlhoff" w:date="2024-06-11T09:53:00Z" w16du:dateUtc="2024-06-10T23:53:00Z">
            <w:rPr>
              <w:rFonts w:ascii="Times" w:hAnsi="Times" w:cs="Helvetica"/>
              <w:color w:val="000000"/>
              <w:kern w:val="0"/>
              <w:sz w:val="24"/>
              <w:szCs w:val="24"/>
              <w14:ligatures w14:val="none"/>
            </w:rPr>
          </w:rPrChange>
        </w:rPr>
        <w:t>. In the current study, the total DERS score was used. The Cronbach’s alpha for the total DERS at T1 was .85.</w:t>
      </w:r>
    </w:p>
    <w:p w14:paraId="5DCF2DD0" w14:textId="7EEC3677" w:rsidR="00F005FF" w:rsidRPr="00365026" w:rsidRDefault="000F579F" w:rsidP="00F005FF">
      <w:pPr>
        <w:widowControl w:val="0"/>
        <w:autoSpaceDE w:val="0"/>
        <w:autoSpaceDN w:val="0"/>
        <w:adjustRightInd w:val="0"/>
        <w:spacing w:line="480" w:lineRule="auto"/>
        <w:ind w:firstLine="720"/>
        <w:contextualSpacing/>
        <w:rPr>
          <w:rFonts w:ascii="Times New Roman" w:hAnsi="Times New Roman" w:cs="Times New Roman"/>
          <w:color w:val="000000"/>
          <w:kern w:val="0"/>
          <w:sz w:val="24"/>
          <w:szCs w:val="24"/>
          <w14:ligatures w14:val="none"/>
          <w:rPrChange w:id="2798" w:author="Jane Kohlhoff" w:date="2024-06-11T09:53:00Z" w16du:dateUtc="2024-06-10T23:53:00Z">
            <w:rPr>
              <w:rFonts w:ascii="Times" w:hAnsi="Times" w:cs="Helvetica"/>
              <w:color w:val="000000"/>
              <w:kern w:val="0"/>
              <w:sz w:val="24"/>
              <w:szCs w:val="24"/>
              <w14:ligatures w14:val="none"/>
            </w:rPr>
          </w:rPrChange>
        </w:rPr>
      </w:pPr>
      <w:del w:id="2799" w:author="Jane Kohlhoff" w:date="2024-06-11T08:08:00Z" w16du:dateUtc="2024-06-10T22:08:00Z">
        <w:r w:rsidRPr="00365026" w:rsidDel="006633D3">
          <w:rPr>
            <w:rFonts w:ascii="Times New Roman" w:hAnsi="Times New Roman" w:cs="Times New Roman"/>
            <w:b/>
            <w:bCs/>
            <w:color w:val="000000"/>
            <w:kern w:val="0"/>
            <w:sz w:val="24"/>
            <w:szCs w:val="24"/>
            <w14:ligatures w14:val="none"/>
            <w:rPrChange w:id="2800" w:author="Jane Kohlhoff" w:date="2024-06-11T09:53:00Z" w16du:dateUtc="2024-06-10T23:53:00Z">
              <w:rPr>
                <w:rFonts w:ascii="Times" w:hAnsi="Times" w:cs="Helvetica"/>
                <w:b/>
                <w:bCs/>
                <w:color w:val="000000"/>
                <w:kern w:val="0"/>
                <w:sz w:val="24"/>
                <w:szCs w:val="24"/>
                <w14:ligatures w14:val="none"/>
              </w:rPr>
            </w:rPrChange>
          </w:rPr>
          <w:delText>C</w:delText>
        </w:r>
        <w:r w:rsidR="00F005FF" w:rsidRPr="00365026" w:rsidDel="006633D3">
          <w:rPr>
            <w:rFonts w:ascii="Times New Roman" w:hAnsi="Times New Roman" w:cs="Times New Roman"/>
            <w:b/>
            <w:bCs/>
            <w:color w:val="000000"/>
            <w:kern w:val="0"/>
            <w:sz w:val="24"/>
            <w:szCs w:val="24"/>
            <w14:ligatures w14:val="none"/>
            <w:rPrChange w:id="2801" w:author="Jane Kohlhoff" w:date="2024-06-11T09:53:00Z" w16du:dateUtc="2024-06-10T23:53:00Z">
              <w:rPr>
                <w:rFonts w:ascii="Times" w:hAnsi="Times" w:cs="Helvetica"/>
                <w:b/>
                <w:bCs/>
                <w:color w:val="000000"/>
                <w:kern w:val="0"/>
                <w:sz w:val="24"/>
                <w:szCs w:val="24"/>
                <w14:ligatures w14:val="none"/>
              </w:rPr>
            </w:rPrChange>
          </w:rPr>
          <w:delText>aregiving helplessness</w:delText>
        </w:r>
        <w:bookmarkEnd w:id="2779"/>
        <w:r w:rsidR="002A074C" w:rsidRPr="00365026" w:rsidDel="006633D3">
          <w:rPr>
            <w:rFonts w:ascii="Times New Roman" w:hAnsi="Times New Roman" w:cs="Times New Roman"/>
            <w:color w:val="000000"/>
            <w:kern w:val="0"/>
            <w:sz w:val="24"/>
            <w:szCs w:val="24"/>
            <w14:ligatures w14:val="none"/>
            <w:rPrChange w:id="2802" w:author="Jane Kohlhoff" w:date="2024-06-11T09:53:00Z" w16du:dateUtc="2024-06-10T23:53:00Z">
              <w:rPr>
                <w:rFonts w:ascii="Times" w:hAnsi="Times" w:cs="Helvetica"/>
                <w:color w:val="000000"/>
                <w:kern w:val="0"/>
                <w:sz w:val="24"/>
                <w:szCs w:val="24"/>
                <w14:ligatures w14:val="none"/>
              </w:rPr>
            </w:rPrChange>
          </w:rPr>
          <w:delText xml:space="preserve">. </w:delText>
        </w:r>
      </w:del>
      <w:del w:id="2803" w:author="Jane Kohlhoff" w:date="2024-06-11T08:09:00Z" w16du:dateUtc="2024-06-10T22:09:00Z">
        <w:r w:rsidR="002A074C" w:rsidRPr="00365026" w:rsidDel="006633D3">
          <w:rPr>
            <w:rFonts w:ascii="Times New Roman" w:hAnsi="Times New Roman" w:cs="Times New Roman"/>
            <w:b/>
            <w:bCs/>
            <w:color w:val="000000"/>
            <w:kern w:val="0"/>
            <w:sz w:val="24"/>
            <w:szCs w:val="24"/>
            <w14:ligatures w14:val="none"/>
            <w:rPrChange w:id="2804" w:author="Jane Kohlhoff" w:date="2024-06-11T09:53:00Z" w16du:dateUtc="2024-06-10T23:53:00Z">
              <w:rPr>
                <w:rFonts w:ascii="Times" w:hAnsi="Times" w:cs="Helvetica"/>
                <w:color w:val="000000"/>
                <w:kern w:val="0"/>
                <w:sz w:val="24"/>
                <w:szCs w:val="24"/>
                <w14:ligatures w14:val="none"/>
              </w:rPr>
            </w:rPrChange>
          </w:rPr>
          <w:delText xml:space="preserve">Caregivers’ sense of </w:delText>
        </w:r>
      </w:del>
      <w:ins w:id="2805" w:author="Jane Kohlhoff" w:date="2024-06-11T08:09:00Z" w16du:dateUtc="2024-06-10T22:09:00Z">
        <w:r w:rsidR="006633D3" w:rsidRPr="00365026">
          <w:rPr>
            <w:rFonts w:ascii="Times New Roman" w:hAnsi="Times New Roman" w:cs="Times New Roman"/>
            <w:b/>
            <w:bCs/>
            <w:color w:val="000000"/>
            <w:kern w:val="0"/>
            <w:sz w:val="24"/>
            <w:szCs w:val="24"/>
            <w14:ligatures w14:val="none"/>
            <w:rPrChange w:id="2806" w:author="Jane Kohlhoff" w:date="2024-06-11T09:53:00Z" w16du:dateUtc="2024-06-10T23:53:00Z">
              <w:rPr>
                <w:rFonts w:ascii="Times" w:hAnsi="Times" w:cs="Helvetica"/>
                <w:b/>
                <w:bCs/>
                <w:color w:val="000000"/>
                <w:kern w:val="0"/>
                <w:sz w:val="24"/>
                <w:szCs w:val="24"/>
                <w14:ligatures w14:val="none"/>
              </w:rPr>
            </w:rPrChange>
          </w:rPr>
          <w:t>C</w:t>
        </w:r>
      </w:ins>
      <w:del w:id="2807" w:author="Jane Kohlhoff" w:date="2024-06-11T08:09:00Z" w16du:dateUtc="2024-06-10T22:09:00Z">
        <w:r w:rsidR="002A074C" w:rsidRPr="00365026" w:rsidDel="006633D3">
          <w:rPr>
            <w:rFonts w:ascii="Times New Roman" w:hAnsi="Times New Roman" w:cs="Times New Roman"/>
            <w:b/>
            <w:bCs/>
            <w:color w:val="000000"/>
            <w:kern w:val="0"/>
            <w:sz w:val="24"/>
            <w:szCs w:val="24"/>
            <w14:ligatures w14:val="none"/>
            <w:rPrChange w:id="2808" w:author="Jane Kohlhoff" w:date="2024-06-11T09:53:00Z" w16du:dateUtc="2024-06-10T23:53:00Z">
              <w:rPr>
                <w:rFonts w:ascii="Times" w:hAnsi="Times" w:cs="Helvetica"/>
                <w:color w:val="000000"/>
                <w:kern w:val="0"/>
                <w:sz w:val="24"/>
                <w:szCs w:val="24"/>
                <w14:ligatures w14:val="none"/>
              </w:rPr>
            </w:rPrChange>
          </w:rPr>
          <w:delText>c</w:delText>
        </w:r>
      </w:del>
      <w:r w:rsidR="002A074C" w:rsidRPr="00365026">
        <w:rPr>
          <w:rFonts w:ascii="Times New Roman" w:hAnsi="Times New Roman" w:cs="Times New Roman"/>
          <w:b/>
          <w:bCs/>
          <w:color w:val="000000"/>
          <w:kern w:val="0"/>
          <w:sz w:val="24"/>
          <w:szCs w:val="24"/>
          <w14:ligatures w14:val="none"/>
          <w:rPrChange w:id="2809" w:author="Jane Kohlhoff" w:date="2024-06-11T09:53:00Z" w16du:dateUtc="2024-06-10T23:53:00Z">
            <w:rPr>
              <w:rFonts w:ascii="Times" w:hAnsi="Times" w:cs="Helvetica"/>
              <w:color w:val="000000"/>
              <w:kern w:val="0"/>
              <w:sz w:val="24"/>
              <w:szCs w:val="24"/>
              <w14:ligatures w14:val="none"/>
            </w:rPr>
          </w:rPrChange>
        </w:rPr>
        <w:t>aregiving helplessness</w:t>
      </w:r>
      <w:r w:rsidR="002A074C" w:rsidRPr="00365026">
        <w:rPr>
          <w:rFonts w:ascii="Times New Roman" w:hAnsi="Times New Roman" w:cs="Times New Roman"/>
          <w:color w:val="000000"/>
          <w:kern w:val="0"/>
          <w:sz w:val="24"/>
          <w:szCs w:val="24"/>
          <w14:ligatures w14:val="none"/>
          <w:rPrChange w:id="2810" w:author="Jane Kohlhoff" w:date="2024-06-11T09:53:00Z" w16du:dateUtc="2024-06-10T23:53:00Z">
            <w:rPr>
              <w:rFonts w:ascii="Times" w:hAnsi="Times" w:cs="Helvetica"/>
              <w:color w:val="000000"/>
              <w:kern w:val="0"/>
              <w:sz w:val="24"/>
              <w:szCs w:val="24"/>
              <w14:ligatures w14:val="none"/>
            </w:rPr>
          </w:rPrChange>
        </w:rPr>
        <w:t xml:space="preserve"> </w:t>
      </w:r>
      <w:r w:rsidR="00575137" w:rsidRPr="00365026">
        <w:rPr>
          <w:rFonts w:ascii="Times New Roman" w:hAnsi="Times New Roman" w:cs="Times New Roman"/>
          <w:color w:val="000000"/>
          <w:kern w:val="0"/>
          <w:sz w:val="24"/>
          <w:szCs w:val="24"/>
          <w14:ligatures w14:val="none"/>
          <w:rPrChange w:id="2811" w:author="Jane Kohlhoff" w:date="2024-06-11T09:53:00Z" w16du:dateUtc="2024-06-10T23:53:00Z">
            <w:rPr>
              <w:rFonts w:ascii="Times" w:hAnsi="Times" w:cs="Helvetica"/>
              <w:color w:val="000000"/>
              <w:kern w:val="0"/>
              <w:sz w:val="24"/>
              <w:szCs w:val="24"/>
              <w14:ligatures w14:val="none"/>
            </w:rPr>
          </w:rPrChange>
        </w:rPr>
        <w:t>was</w:t>
      </w:r>
      <w:r w:rsidR="00F005FF" w:rsidRPr="00365026">
        <w:rPr>
          <w:rFonts w:ascii="Times New Roman" w:hAnsi="Times New Roman" w:cs="Times New Roman"/>
          <w:color w:val="000000"/>
          <w:kern w:val="0"/>
          <w:sz w:val="24"/>
          <w:szCs w:val="24"/>
          <w14:ligatures w14:val="none"/>
          <w:rPrChange w:id="2812" w:author="Jane Kohlhoff" w:date="2024-06-11T09:53:00Z" w16du:dateUtc="2024-06-10T23:53:00Z">
            <w:rPr>
              <w:rFonts w:ascii="Times" w:hAnsi="Times" w:cs="Helvetica"/>
              <w:color w:val="000000"/>
              <w:kern w:val="0"/>
              <w:sz w:val="24"/>
              <w:szCs w:val="24"/>
              <w14:ligatures w14:val="none"/>
            </w:rPr>
          </w:rPrChange>
        </w:rPr>
        <w:t xml:space="preserve"> assessed using the </w:t>
      </w:r>
      <w:r w:rsidR="00575137" w:rsidRPr="00365026">
        <w:rPr>
          <w:rFonts w:ascii="Times New Roman" w:hAnsi="Times New Roman" w:cs="Times New Roman"/>
          <w:color w:val="000000"/>
          <w:kern w:val="0"/>
          <w:sz w:val="24"/>
          <w:szCs w:val="24"/>
          <w14:ligatures w14:val="none"/>
          <w:rPrChange w:id="2813" w:author="Jane Kohlhoff" w:date="2024-06-11T09:53:00Z" w16du:dateUtc="2024-06-10T23:53:00Z">
            <w:rPr>
              <w:rFonts w:ascii="Times" w:hAnsi="Times" w:cs="Helvetica"/>
              <w:color w:val="000000"/>
              <w:kern w:val="0"/>
              <w:sz w:val="24"/>
              <w:szCs w:val="24"/>
              <w14:ligatures w14:val="none"/>
            </w:rPr>
          </w:rPrChange>
        </w:rPr>
        <w:t xml:space="preserve">‘mother helpless’ subscale of the </w:t>
      </w:r>
      <w:r w:rsidR="00F005FF" w:rsidRPr="00365026">
        <w:rPr>
          <w:rFonts w:ascii="Times New Roman" w:hAnsi="Times New Roman" w:cs="Times New Roman"/>
          <w:color w:val="000000"/>
          <w:kern w:val="0"/>
          <w:sz w:val="24"/>
          <w:szCs w:val="24"/>
          <w14:ligatures w14:val="none"/>
          <w:rPrChange w:id="2814" w:author="Jane Kohlhoff" w:date="2024-06-11T09:53:00Z" w16du:dateUtc="2024-06-10T23:53:00Z">
            <w:rPr>
              <w:rFonts w:ascii="Times" w:hAnsi="Times" w:cs="Helvetica"/>
              <w:color w:val="000000"/>
              <w:kern w:val="0"/>
              <w:sz w:val="24"/>
              <w:szCs w:val="24"/>
              <w14:ligatures w14:val="none"/>
            </w:rPr>
          </w:rPrChange>
        </w:rPr>
        <w:t xml:space="preserve">Caregiving Helplessness Questionnaire </w:t>
      </w:r>
      <w:r w:rsidR="00F005FF" w:rsidRPr="00365026">
        <w:rPr>
          <w:rFonts w:ascii="Times New Roman" w:hAnsi="Times New Roman" w:cs="Times New Roman"/>
          <w:color w:val="000000"/>
          <w:kern w:val="0"/>
          <w:sz w:val="24"/>
          <w:szCs w:val="24"/>
          <w14:ligatures w14:val="none"/>
          <w:rPrChange w:id="2815" w:author="Jane Kohlhoff" w:date="2024-06-11T09:53:00Z" w16du:dateUtc="2024-06-10T23:53:00Z">
            <w:rPr>
              <w:rFonts w:ascii="Times" w:hAnsi="Times" w:cs="Helvetica"/>
              <w:color w:val="000000"/>
              <w:kern w:val="0"/>
              <w:sz w:val="24"/>
              <w:szCs w:val="24"/>
              <w14:ligatures w14:val="none"/>
            </w:rPr>
          </w:rPrChang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&lt;EndNote&gt;&lt;Cite&gt;&lt;Author&gt;Solomon&lt;/Author&gt;&lt;Year&gt;1999&lt;/Year&gt;&lt;RecNum&gt;422&lt;/RecNum&gt;&lt;Prefix&gt;CHQ`; &lt;/Prefix&gt;&lt;DisplayText&gt;(CHQ; 60)&lt;/DisplayText&gt;&lt;record&gt;&lt;rec-number&gt;422&lt;/rec-number&gt;&lt;foreign-keys&gt;&lt;key app="EN" db-id="xpzvv0f2z5pxwhed0r6xa9er59e9pdxvards" timestamp="0"&gt;422&lt;/key&gt;&lt;/foreign-keys&gt;&lt;ref-type name="Book Section"&gt;5&lt;/ref-type&gt;&lt;contributors&gt;&lt;authors&gt;&lt;author&gt;Solomon, J.&lt;/author&gt;&lt;author&gt;George, C.&lt;/author&gt;&lt;/authors&gt;&lt;tertiary-authors&gt;&lt;author&gt;Cassidy, J.&lt;/author&gt;&lt;author&gt;Shaver, P. R.&lt;/author&gt;&lt;/tertiary-authors&gt;&lt;/contributors&gt;&lt;titles&gt;&lt;title&gt;The measurement of attachment security in infancy and childhood&lt;/title&gt;&lt;secondary-title&gt;Handbook of Attachment: Theory, Research, and Clinical Applications&lt;/secondary-title&gt;&lt;short-title&gt;The measurement of attachment security in infancy and childhood&lt;/short-title&gt;&lt;/titles&gt;&lt;pages&gt;287-316&lt;/pages&gt;&lt;dates&gt;&lt;year&gt;1999&lt;/year&gt;&lt;/dates&gt;&lt;pub-location&gt;New York&lt;/pub-location&gt;&lt;publisher&gt;Guilford Publications&lt;/publisher&gt;&lt;urls&gt;&lt;/urls&gt;&lt;/record&gt;&lt;/Cite&gt;&lt;/EndNote&gt;</w:instrText>
      </w:r>
      <w:r w:rsidR="00F005FF" w:rsidRPr="00365026">
        <w:rPr>
          <w:rFonts w:ascii="Times New Roman" w:hAnsi="Times New Roman" w:cs="Times New Roman"/>
          <w:color w:val="000000"/>
          <w:kern w:val="0"/>
          <w:sz w:val="24"/>
          <w:szCs w:val="24"/>
          <w14:ligatures w14:val="none"/>
          <w:rPrChange w:id="2816" w:author="Jane Kohlhoff" w:date="2024-06-11T09:53:00Z" w16du:dateUtc="2024-06-10T23:53:00Z">
            <w:rPr>
              <w:rFonts w:ascii="Times" w:hAnsi="Times" w:cs="Helvetica"/>
              <w:color w:val="000000"/>
              <w:kern w:val="0"/>
              <w:sz w:val="24"/>
              <w:szCs w:val="24"/>
              <w14:ligatures w14:val="none"/>
            </w:rPr>
          </w:rPrChange>
        </w:rPr>
        <w:fldChar w:fldCharType="separate"/>
      </w:r>
      <w:r w:rsidR="00622933">
        <w:rPr>
          <w:rFonts w:ascii="Times New Roman" w:hAnsi="Times New Roman" w:cs="Times New Roman"/>
          <w:noProof/>
          <w:color w:val="000000"/>
          <w:kern w:val="0"/>
          <w:sz w:val="24"/>
          <w:szCs w:val="24"/>
          <w14:ligatures w14:val="none"/>
        </w:rPr>
        <w:t>(CHQ; 60)</w:t>
      </w:r>
      <w:r w:rsidR="00F005FF" w:rsidRPr="00365026">
        <w:rPr>
          <w:rFonts w:ascii="Times New Roman" w:hAnsi="Times New Roman" w:cs="Times New Roman"/>
          <w:color w:val="000000"/>
          <w:kern w:val="0"/>
          <w:sz w:val="24"/>
          <w:szCs w:val="24"/>
          <w14:ligatures w14:val="none"/>
          <w:rPrChange w:id="2817" w:author="Jane Kohlhoff" w:date="2024-06-11T09:53:00Z" w16du:dateUtc="2024-06-10T23:53:00Z">
            <w:rPr>
              <w:rFonts w:ascii="Times" w:hAnsi="Times" w:cs="Helvetica"/>
              <w:color w:val="000000"/>
              <w:kern w:val="0"/>
              <w:sz w:val="24"/>
              <w:szCs w:val="24"/>
              <w14:ligatures w14:val="none"/>
            </w:rPr>
          </w:rPrChange>
        </w:rPr>
        <w:fldChar w:fldCharType="end"/>
      </w:r>
      <w:r w:rsidR="00575137" w:rsidRPr="00365026">
        <w:rPr>
          <w:rFonts w:ascii="Times New Roman" w:hAnsi="Times New Roman" w:cs="Times New Roman"/>
          <w:color w:val="000000"/>
          <w:kern w:val="0"/>
          <w:sz w:val="24"/>
          <w:szCs w:val="24"/>
          <w14:ligatures w14:val="none"/>
          <w:rPrChange w:id="2818" w:author="Jane Kohlhoff" w:date="2024-06-11T09:53:00Z" w16du:dateUtc="2024-06-10T23:53:00Z">
            <w:rPr>
              <w:rFonts w:ascii="Times" w:hAnsi="Times" w:cs="Helvetica"/>
              <w:color w:val="000000"/>
              <w:kern w:val="0"/>
              <w:sz w:val="24"/>
              <w:szCs w:val="24"/>
              <w14:ligatures w14:val="none"/>
            </w:rPr>
          </w:rPrChange>
        </w:rPr>
        <w:t xml:space="preserve">, </w:t>
      </w:r>
      <w:r w:rsidR="00965E7D" w:rsidRPr="00365026">
        <w:rPr>
          <w:rFonts w:ascii="Times New Roman" w:hAnsi="Times New Roman" w:cs="Times New Roman"/>
          <w:color w:val="000000"/>
          <w:kern w:val="0"/>
          <w:sz w:val="24"/>
          <w:szCs w:val="24"/>
          <w14:ligatures w14:val="none"/>
          <w:rPrChange w:id="2819" w:author="Jane Kohlhoff" w:date="2024-06-11T09:53:00Z" w16du:dateUtc="2024-06-10T23:53:00Z">
            <w:rPr>
              <w:rFonts w:ascii="Times" w:hAnsi="Times" w:cs="Helvetica"/>
              <w:color w:val="000000"/>
              <w:kern w:val="0"/>
              <w:sz w:val="24"/>
              <w:szCs w:val="24"/>
              <w14:ligatures w14:val="none"/>
            </w:rPr>
          </w:rPrChange>
        </w:rPr>
        <w:t xml:space="preserve">administered as part of the CCQ </w:t>
      </w:r>
      <w:r w:rsidR="00965E7D" w:rsidRPr="00365026">
        <w:rPr>
          <w:rFonts w:ascii="Times New Roman" w:hAnsi="Times New Roman" w:cs="Times New Roman"/>
          <w:color w:val="000000"/>
          <w:kern w:val="0"/>
          <w:sz w:val="24"/>
          <w:szCs w:val="24"/>
          <w14:ligatures w14:val="none"/>
          <w:rPrChange w:id="2820" w:author="Jane Kohlhoff" w:date="2024-06-11T09:53:00Z" w16du:dateUtc="2024-06-10T23:53:00Z">
            <w:rPr>
              <w:rFonts w:ascii="Times" w:hAnsi="Times" w:cs="Helvetica"/>
              <w:color w:val="000000"/>
              <w:kern w:val="0"/>
              <w:sz w:val="24"/>
              <w:szCs w:val="24"/>
              <w14:ligatures w14:val="none"/>
            </w:rPr>
          </w:rPrChang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&lt;EndNote&gt;&lt;Cite&gt;&lt;Author&gt;Maxwell&lt;/Author&gt;&lt;Year&gt;2021&lt;/Year&gt;&lt;RecNum&gt;3425&lt;/RecNum&gt;&lt;DisplayText&gt;(57)&lt;/DisplayText&gt;&lt;record&gt;&lt;rec-number&gt;3425&lt;/rec-number&gt;&lt;foreign-keys&gt;&lt;key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965E7D" w:rsidRPr="00365026">
        <w:rPr>
          <w:rFonts w:ascii="Times New Roman" w:hAnsi="Times New Roman" w:cs="Times New Roman"/>
          <w:color w:val="000000"/>
          <w:kern w:val="0"/>
          <w:sz w:val="24"/>
          <w:szCs w:val="24"/>
          <w14:ligatures w14:val="none"/>
          <w:rPrChange w:id="2821" w:author="Jane Kohlhoff" w:date="2024-06-11T09:53:00Z" w16du:dateUtc="2024-06-10T23:53:00Z">
            <w:rPr>
              <w:rFonts w:ascii="Times" w:hAnsi="Times" w:cs="Helvetica"/>
              <w:color w:val="000000"/>
              <w:kern w:val="0"/>
              <w:sz w:val="24"/>
              <w:szCs w:val="24"/>
              <w14:ligatures w14:val="none"/>
            </w:rPr>
          </w:rPrChange>
        </w:rPr>
        <w:fldChar w:fldCharType="separate"/>
      </w:r>
      <w:r w:rsidR="00622933">
        <w:rPr>
          <w:rFonts w:ascii="Times New Roman" w:hAnsi="Times New Roman" w:cs="Times New Roman"/>
          <w:noProof/>
          <w:color w:val="000000"/>
          <w:kern w:val="0"/>
          <w:sz w:val="24"/>
          <w:szCs w:val="24"/>
          <w14:ligatures w14:val="none"/>
        </w:rPr>
        <w:t>(57)</w:t>
      </w:r>
      <w:r w:rsidR="00965E7D" w:rsidRPr="00365026">
        <w:rPr>
          <w:rFonts w:ascii="Times New Roman" w:hAnsi="Times New Roman" w:cs="Times New Roman"/>
          <w:color w:val="000000"/>
          <w:kern w:val="0"/>
          <w:sz w:val="24"/>
          <w:szCs w:val="24"/>
          <w14:ligatures w14:val="none"/>
          <w:rPrChange w:id="2822" w:author="Jane Kohlhoff" w:date="2024-06-11T09:53:00Z" w16du:dateUtc="2024-06-10T23:53:00Z">
            <w:rPr>
              <w:rFonts w:ascii="Times" w:hAnsi="Times" w:cs="Helvetica"/>
              <w:color w:val="000000"/>
              <w:kern w:val="0"/>
              <w:sz w:val="24"/>
              <w:szCs w:val="24"/>
              <w14:ligatures w14:val="none"/>
            </w:rPr>
          </w:rPrChange>
        </w:rPr>
        <w:fldChar w:fldCharType="end"/>
      </w:r>
      <w:r w:rsidR="00F005FF" w:rsidRPr="00365026">
        <w:rPr>
          <w:rFonts w:ascii="Times New Roman" w:hAnsi="Times New Roman" w:cs="Times New Roman"/>
          <w:color w:val="000000"/>
          <w:kern w:val="0"/>
          <w:sz w:val="24"/>
          <w:szCs w:val="24"/>
          <w14:ligatures w14:val="none"/>
          <w:rPrChange w:id="2823" w:author="Jane Kohlhoff" w:date="2024-06-11T09:53:00Z" w16du:dateUtc="2024-06-10T23:53:00Z">
            <w:rPr>
              <w:rFonts w:ascii="Times" w:hAnsi="Times" w:cs="Helvetica"/>
              <w:color w:val="000000"/>
              <w:kern w:val="0"/>
              <w:sz w:val="24"/>
              <w:szCs w:val="24"/>
              <w14:ligatures w14:val="none"/>
            </w:rPr>
          </w:rPrChange>
        </w:rPr>
        <w:t xml:space="preserve">. The </w:t>
      </w:r>
      <w:r w:rsidR="00575137" w:rsidRPr="00365026">
        <w:rPr>
          <w:rFonts w:ascii="Times New Roman" w:hAnsi="Times New Roman" w:cs="Times New Roman"/>
          <w:color w:val="000000"/>
          <w:kern w:val="0"/>
          <w:sz w:val="24"/>
          <w:szCs w:val="24"/>
          <w14:ligatures w14:val="none"/>
          <w:rPrChange w:id="2824" w:author="Jane Kohlhoff" w:date="2024-06-11T09:53:00Z" w16du:dateUtc="2024-06-10T23:53:00Z">
            <w:rPr>
              <w:rFonts w:ascii="Times" w:hAnsi="Times" w:cs="Helvetica"/>
              <w:color w:val="000000"/>
              <w:kern w:val="0"/>
              <w:sz w:val="24"/>
              <w:szCs w:val="24"/>
              <w14:ligatures w14:val="none"/>
            </w:rPr>
          </w:rPrChange>
        </w:rPr>
        <w:t>CHQ-mother helpless scale</w:t>
      </w:r>
      <w:r w:rsidR="00F005FF" w:rsidRPr="00365026">
        <w:rPr>
          <w:rFonts w:ascii="Times New Roman" w:hAnsi="Times New Roman" w:cs="Times New Roman"/>
          <w:color w:val="000000"/>
          <w:kern w:val="0"/>
          <w:sz w:val="24"/>
          <w:szCs w:val="24"/>
          <w14:ligatures w14:val="none"/>
          <w:rPrChange w:id="2825" w:author="Jane Kohlhoff" w:date="2024-06-11T09:53:00Z" w16du:dateUtc="2024-06-10T23:53:00Z">
            <w:rPr>
              <w:rFonts w:ascii="Times" w:hAnsi="Times" w:cs="Helvetica"/>
              <w:color w:val="000000"/>
              <w:kern w:val="0"/>
              <w:sz w:val="24"/>
              <w:szCs w:val="24"/>
              <w14:ligatures w14:val="none"/>
            </w:rPr>
          </w:rPrChange>
        </w:rPr>
        <w:t xml:space="preserve"> comprises 7 items, each answered on a five-point scale</w:t>
      </w:r>
      <w:r w:rsidR="00575137" w:rsidRPr="00365026">
        <w:rPr>
          <w:rFonts w:ascii="Times New Roman" w:hAnsi="Times New Roman" w:cs="Times New Roman"/>
          <w:color w:val="000000"/>
          <w:kern w:val="0"/>
          <w:sz w:val="24"/>
          <w:szCs w:val="24"/>
          <w14:ligatures w14:val="none"/>
          <w:rPrChange w:id="2826" w:author="Jane Kohlhoff" w:date="2024-06-11T09:53:00Z" w16du:dateUtc="2024-06-10T23:53:00Z">
            <w:rPr>
              <w:rFonts w:ascii="Times" w:hAnsi="Times" w:cs="Helvetica"/>
              <w:color w:val="000000"/>
              <w:kern w:val="0"/>
              <w:sz w:val="24"/>
              <w:szCs w:val="24"/>
              <w14:ligatures w14:val="none"/>
            </w:rPr>
          </w:rPrChange>
        </w:rPr>
        <w:t>. Item scores are totalled</w:t>
      </w:r>
      <w:r w:rsidR="007556E4" w:rsidRPr="00365026">
        <w:rPr>
          <w:rFonts w:ascii="Times New Roman" w:hAnsi="Times New Roman" w:cs="Times New Roman"/>
          <w:color w:val="000000"/>
          <w:kern w:val="0"/>
          <w:sz w:val="24"/>
          <w:szCs w:val="24"/>
          <w14:ligatures w14:val="none"/>
          <w:rPrChange w:id="2827" w:author="Jane Kohlhoff" w:date="2024-06-11T09:53:00Z" w16du:dateUtc="2024-06-10T23:53:00Z">
            <w:rPr>
              <w:rFonts w:ascii="Times" w:hAnsi="Times" w:cs="Helvetica"/>
              <w:color w:val="000000"/>
              <w:kern w:val="0"/>
              <w:sz w:val="24"/>
              <w:szCs w:val="24"/>
              <w14:ligatures w14:val="none"/>
            </w:rPr>
          </w:rPrChange>
        </w:rPr>
        <w:t xml:space="preserve"> (score range 7-35;</w:t>
      </w:r>
      <w:r w:rsidR="00F005FF" w:rsidRPr="00365026">
        <w:rPr>
          <w:rFonts w:ascii="Times New Roman" w:hAnsi="Times New Roman" w:cs="Times New Roman"/>
          <w:color w:val="000000"/>
          <w:kern w:val="0"/>
          <w:sz w:val="24"/>
          <w:szCs w:val="24"/>
          <w14:ligatures w14:val="none"/>
          <w:rPrChange w:id="2828" w:author="Jane Kohlhoff" w:date="2024-06-11T09:53:00Z" w16du:dateUtc="2024-06-10T23:53:00Z">
            <w:rPr>
              <w:rFonts w:ascii="Times" w:hAnsi="Times" w:cs="Helvetica"/>
              <w:color w:val="000000"/>
              <w:kern w:val="0"/>
              <w:sz w:val="24"/>
              <w:szCs w:val="24"/>
              <w14:ligatures w14:val="none"/>
            </w:rPr>
          </w:rPrChange>
        </w:rPr>
        <w:t xml:space="preserve"> higher scores indica</w:t>
      </w:r>
      <w:r w:rsidR="007556E4" w:rsidRPr="00365026">
        <w:rPr>
          <w:rFonts w:ascii="Times New Roman" w:hAnsi="Times New Roman" w:cs="Times New Roman"/>
          <w:color w:val="000000"/>
          <w:kern w:val="0"/>
          <w:sz w:val="24"/>
          <w:szCs w:val="24"/>
          <w14:ligatures w14:val="none"/>
          <w:rPrChange w:id="2829" w:author="Jane Kohlhoff" w:date="2024-06-11T09:53:00Z" w16du:dateUtc="2024-06-10T23:53:00Z">
            <w:rPr>
              <w:rFonts w:ascii="Times" w:hAnsi="Times" w:cs="Helvetica"/>
              <w:color w:val="000000"/>
              <w:kern w:val="0"/>
              <w:sz w:val="24"/>
              <w:szCs w:val="24"/>
              <w14:ligatures w14:val="none"/>
            </w:rPr>
          </w:rPrChange>
        </w:rPr>
        <w:t xml:space="preserve">te </w:t>
      </w:r>
      <w:r w:rsidR="00F005FF" w:rsidRPr="00365026">
        <w:rPr>
          <w:rFonts w:ascii="Times New Roman" w:hAnsi="Times New Roman" w:cs="Times New Roman"/>
          <w:color w:val="000000"/>
          <w:kern w:val="0"/>
          <w:sz w:val="24"/>
          <w:szCs w:val="24"/>
          <w14:ligatures w14:val="none"/>
          <w:rPrChange w:id="2830" w:author="Jane Kohlhoff" w:date="2024-06-11T09:53:00Z" w16du:dateUtc="2024-06-10T23:53:00Z">
            <w:rPr>
              <w:rFonts w:ascii="Times" w:hAnsi="Times" w:cs="Helvetica"/>
              <w:color w:val="000000"/>
              <w:kern w:val="0"/>
              <w:sz w:val="24"/>
              <w:szCs w:val="24"/>
              <w14:ligatures w14:val="none"/>
            </w:rPr>
          </w:rPrChange>
        </w:rPr>
        <w:t xml:space="preserve">greater </w:t>
      </w:r>
      <w:r w:rsidR="00575137" w:rsidRPr="00365026">
        <w:rPr>
          <w:rFonts w:ascii="Times New Roman" w:hAnsi="Times New Roman" w:cs="Times New Roman"/>
          <w:color w:val="000000"/>
          <w:kern w:val="0"/>
          <w:sz w:val="24"/>
          <w:szCs w:val="24"/>
          <w14:ligatures w14:val="none"/>
          <w:rPrChange w:id="2831" w:author="Jane Kohlhoff" w:date="2024-06-11T09:53:00Z" w16du:dateUtc="2024-06-10T23:53:00Z">
            <w:rPr>
              <w:rFonts w:ascii="Times" w:hAnsi="Times" w:cs="Helvetica"/>
              <w:color w:val="000000"/>
              <w:kern w:val="0"/>
              <w:sz w:val="24"/>
              <w:szCs w:val="24"/>
              <w14:ligatures w14:val="none"/>
            </w:rPr>
          </w:rPrChange>
        </w:rPr>
        <w:t xml:space="preserve">caregiving </w:t>
      </w:r>
      <w:r w:rsidR="00F005FF" w:rsidRPr="00365026">
        <w:rPr>
          <w:rFonts w:ascii="Times New Roman" w:hAnsi="Times New Roman" w:cs="Times New Roman"/>
          <w:color w:val="000000"/>
          <w:kern w:val="0"/>
          <w:sz w:val="24"/>
          <w:szCs w:val="24"/>
          <w14:ligatures w14:val="none"/>
          <w:rPrChange w:id="2832" w:author="Jane Kohlhoff" w:date="2024-06-11T09:53:00Z" w16du:dateUtc="2024-06-10T23:53:00Z">
            <w:rPr>
              <w:rFonts w:ascii="Times" w:hAnsi="Times" w:cs="Helvetica"/>
              <w:color w:val="000000"/>
              <w:kern w:val="0"/>
              <w:sz w:val="24"/>
              <w:szCs w:val="24"/>
              <w14:ligatures w14:val="none"/>
            </w:rPr>
          </w:rPrChange>
        </w:rPr>
        <w:t>helplessness</w:t>
      </w:r>
      <w:r w:rsidR="007556E4" w:rsidRPr="00365026">
        <w:rPr>
          <w:rFonts w:ascii="Times New Roman" w:hAnsi="Times New Roman" w:cs="Times New Roman"/>
          <w:color w:val="000000"/>
          <w:kern w:val="0"/>
          <w:sz w:val="24"/>
          <w:szCs w:val="24"/>
          <w14:ligatures w14:val="none"/>
          <w:rPrChange w:id="2833" w:author="Jane Kohlhoff" w:date="2024-06-11T09:53:00Z" w16du:dateUtc="2024-06-10T23:53:00Z">
            <w:rPr>
              <w:rFonts w:ascii="Times" w:hAnsi="Times" w:cs="Helvetica"/>
              <w:color w:val="000000"/>
              <w:kern w:val="0"/>
              <w:sz w:val="24"/>
              <w:szCs w:val="24"/>
              <w14:ligatures w14:val="none"/>
            </w:rPr>
          </w:rPrChange>
        </w:rPr>
        <w:t>)</w:t>
      </w:r>
      <w:r w:rsidR="00F005FF" w:rsidRPr="00365026">
        <w:rPr>
          <w:rFonts w:ascii="Times New Roman" w:hAnsi="Times New Roman" w:cs="Times New Roman"/>
          <w:color w:val="000000"/>
          <w:kern w:val="0"/>
          <w:sz w:val="24"/>
          <w:szCs w:val="24"/>
          <w14:ligatures w14:val="none"/>
          <w:rPrChange w:id="2834" w:author="Jane Kohlhoff" w:date="2024-06-11T09:53:00Z" w16du:dateUtc="2024-06-10T23:53:00Z">
            <w:rPr>
              <w:rFonts w:ascii="Times" w:hAnsi="Times" w:cs="Helvetica"/>
              <w:color w:val="000000"/>
              <w:kern w:val="0"/>
              <w:sz w:val="24"/>
              <w:szCs w:val="24"/>
              <w14:ligatures w14:val="none"/>
            </w:rPr>
          </w:rPrChange>
        </w:rPr>
        <w:t xml:space="preserve">. </w:t>
      </w:r>
      <w:r w:rsidR="00575137" w:rsidRPr="00365026">
        <w:rPr>
          <w:rFonts w:ascii="Times New Roman" w:hAnsi="Times New Roman" w:cs="Times New Roman"/>
          <w:color w:val="000000"/>
          <w:kern w:val="0"/>
          <w:sz w:val="24"/>
          <w:szCs w:val="24"/>
          <w14:ligatures w14:val="none"/>
          <w:rPrChange w:id="2835" w:author="Jane Kohlhoff" w:date="2024-06-11T09:53:00Z" w16du:dateUtc="2024-06-10T23:53:00Z">
            <w:rPr>
              <w:rFonts w:ascii="Times" w:hAnsi="Times" w:cs="Helvetica"/>
              <w:color w:val="000000"/>
              <w:kern w:val="0"/>
              <w:sz w:val="24"/>
              <w:szCs w:val="24"/>
              <w14:ligatures w14:val="none"/>
            </w:rPr>
          </w:rPrChange>
        </w:rPr>
        <w:t xml:space="preserve">In the current study, the </w:t>
      </w:r>
      <w:r w:rsidR="00514D86" w:rsidRPr="00365026">
        <w:rPr>
          <w:rFonts w:ascii="Times New Roman" w:hAnsi="Times New Roman" w:cs="Times New Roman"/>
          <w:color w:val="000000"/>
          <w:kern w:val="0"/>
          <w:sz w:val="24"/>
          <w:szCs w:val="24"/>
          <w14:ligatures w14:val="none"/>
          <w:rPrChange w:id="2836" w:author="Jane Kohlhoff" w:date="2024-06-11T09:53:00Z" w16du:dateUtc="2024-06-10T23:53:00Z">
            <w:rPr>
              <w:rFonts w:ascii="Times" w:hAnsi="Times" w:cs="Helvetica"/>
              <w:color w:val="000000"/>
              <w:kern w:val="0"/>
              <w:sz w:val="24"/>
              <w:szCs w:val="24"/>
              <w14:ligatures w14:val="none"/>
            </w:rPr>
          </w:rPrChange>
        </w:rPr>
        <w:t>C</w:t>
      </w:r>
      <w:r w:rsidR="00575137" w:rsidRPr="00365026">
        <w:rPr>
          <w:rFonts w:ascii="Times New Roman" w:hAnsi="Times New Roman" w:cs="Times New Roman"/>
          <w:color w:val="000000"/>
          <w:kern w:val="0"/>
          <w:sz w:val="24"/>
          <w:szCs w:val="24"/>
          <w14:ligatures w14:val="none"/>
          <w:rPrChange w:id="2837" w:author="Jane Kohlhoff" w:date="2024-06-11T09:53:00Z" w16du:dateUtc="2024-06-10T23:53:00Z">
            <w:rPr>
              <w:rFonts w:ascii="Times" w:hAnsi="Times" w:cs="Helvetica"/>
              <w:color w:val="000000"/>
              <w:kern w:val="0"/>
              <w:sz w:val="24"/>
              <w:szCs w:val="24"/>
              <w14:ligatures w14:val="none"/>
            </w:rPr>
          </w:rPrChange>
        </w:rPr>
        <w:t>ronbach</w:t>
      </w:r>
      <w:r w:rsidR="001E42F2" w:rsidRPr="00365026">
        <w:rPr>
          <w:rFonts w:ascii="Times New Roman" w:hAnsi="Times New Roman" w:cs="Times New Roman"/>
          <w:color w:val="000000"/>
          <w:kern w:val="0"/>
          <w:sz w:val="24"/>
          <w:szCs w:val="24"/>
          <w14:ligatures w14:val="none"/>
          <w:rPrChange w:id="2838" w:author="Jane Kohlhoff" w:date="2024-06-11T09:53:00Z" w16du:dateUtc="2024-06-10T23:53:00Z">
            <w:rPr>
              <w:rFonts w:ascii="Times" w:hAnsi="Times" w:cs="Helvetica"/>
              <w:color w:val="000000"/>
              <w:kern w:val="0"/>
              <w:sz w:val="24"/>
              <w:szCs w:val="24"/>
              <w14:ligatures w14:val="none"/>
            </w:rPr>
          </w:rPrChange>
        </w:rPr>
        <w:t>’</w:t>
      </w:r>
      <w:r w:rsidR="00D42ADD" w:rsidRPr="00365026">
        <w:rPr>
          <w:rFonts w:ascii="Times New Roman" w:hAnsi="Times New Roman" w:cs="Times New Roman"/>
          <w:color w:val="000000"/>
          <w:kern w:val="0"/>
          <w:sz w:val="24"/>
          <w:szCs w:val="24"/>
          <w14:ligatures w14:val="none"/>
          <w:rPrChange w:id="2839" w:author="Jane Kohlhoff" w:date="2024-06-11T09:53:00Z" w16du:dateUtc="2024-06-10T23:53:00Z">
            <w:rPr>
              <w:rFonts w:ascii="Times" w:hAnsi="Times" w:cs="Helvetica"/>
              <w:color w:val="000000"/>
              <w:kern w:val="0"/>
              <w:sz w:val="24"/>
              <w:szCs w:val="24"/>
              <w14:ligatures w14:val="none"/>
            </w:rPr>
          </w:rPrChange>
        </w:rPr>
        <w:t>s</w:t>
      </w:r>
      <w:r w:rsidR="00575137" w:rsidRPr="00365026">
        <w:rPr>
          <w:rFonts w:ascii="Times New Roman" w:hAnsi="Times New Roman" w:cs="Times New Roman"/>
          <w:color w:val="000000"/>
          <w:kern w:val="0"/>
          <w:sz w:val="24"/>
          <w:szCs w:val="24"/>
          <w14:ligatures w14:val="none"/>
          <w:rPrChange w:id="2840" w:author="Jane Kohlhoff" w:date="2024-06-11T09:53:00Z" w16du:dateUtc="2024-06-10T23:53:00Z">
            <w:rPr>
              <w:rFonts w:ascii="Times" w:hAnsi="Times" w:cs="Helvetica"/>
              <w:color w:val="000000"/>
              <w:kern w:val="0"/>
              <w:sz w:val="24"/>
              <w:szCs w:val="24"/>
              <w14:ligatures w14:val="none"/>
            </w:rPr>
          </w:rPrChange>
        </w:rPr>
        <w:t xml:space="preserve"> alpha for the CHQ mother helpless subscale </w:t>
      </w:r>
      <w:r w:rsidR="0010402D" w:rsidRPr="00365026">
        <w:rPr>
          <w:rFonts w:ascii="Times New Roman" w:hAnsi="Times New Roman" w:cs="Times New Roman"/>
          <w:color w:val="000000"/>
          <w:kern w:val="0"/>
          <w:sz w:val="24"/>
          <w:szCs w:val="24"/>
          <w14:ligatures w14:val="none"/>
          <w:rPrChange w:id="2841" w:author="Jane Kohlhoff" w:date="2024-06-11T09:53:00Z" w16du:dateUtc="2024-06-10T23:53:00Z">
            <w:rPr>
              <w:rFonts w:ascii="Times" w:hAnsi="Times" w:cs="Helvetica"/>
              <w:color w:val="000000"/>
              <w:kern w:val="0"/>
              <w:sz w:val="24"/>
              <w:szCs w:val="24"/>
              <w14:ligatures w14:val="none"/>
            </w:rPr>
          </w:rPrChange>
        </w:rPr>
        <w:t xml:space="preserve">at T1 </w:t>
      </w:r>
      <w:r w:rsidR="00575137" w:rsidRPr="00365026">
        <w:rPr>
          <w:rFonts w:ascii="Times New Roman" w:hAnsi="Times New Roman" w:cs="Times New Roman"/>
          <w:color w:val="000000"/>
          <w:kern w:val="0"/>
          <w:sz w:val="24"/>
          <w:szCs w:val="24"/>
          <w14:ligatures w14:val="none"/>
          <w:rPrChange w:id="2842" w:author="Jane Kohlhoff" w:date="2024-06-11T09:53:00Z" w16du:dateUtc="2024-06-10T23:53:00Z">
            <w:rPr>
              <w:rFonts w:ascii="Times" w:hAnsi="Times" w:cs="Helvetica"/>
              <w:color w:val="000000"/>
              <w:kern w:val="0"/>
              <w:sz w:val="24"/>
              <w:szCs w:val="24"/>
              <w14:ligatures w14:val="none"/>
            </w:rPr>
          </w:rPrChange>
        </w:rPr>
        <w:t>w</w:t>
      </w:r>
      <w:r w:rsidR="0010402D" w:rsidRPr="00365026">
        <w:rPr>
          <w:rFonts w:ascii="Times New Roman" w:hAnsi="Times New Roman" w:cs="Times New Roman"/>
          <w:color w:val="000000"/>
          <w:kern w:val="0"/>
          <w:sz w:val="24"/>
          <w:szCs w:val="24"/>
          <w14:ligatures w14:val="none"/>
          <w:rPrChange w:id="2843" w:author="Jane Kohlhoff" w:date="2024-06-11T09:53:00Z" w16du:dateUtc="2024-06-10T23:53:00Z">
            <w:rPr>
              <w:rFonts w:ascii="Times" w:hAnsi="Times" w:cs="Helvetica"/>
              <w:color w:val="000000"/>
              <w:kern w:val="0"/>
              <w:sz w:val="24"/>
              <w:szCs w:val="24"/>
              <w14:ligatures w14:val="none"/>
            </w:rPr>
          </w:rPrChange>
        </w:rPr>
        <w:t>as</w:t>
      </w:r>
      <w:r w:rsidR="00575137" w:rsidRPr="00365026">
        <w:rPr>
          <w:rFonts w:ascii="Times New Roman" w:hAnsi="Times New Roman" w:cs="Times New Roman"/>
          <w:color w:val="000000"/>
          <w:kern w:val="0"/>
          <w:sz w:val="24"/>
          <w:szCs w:val="24"/>
          <w14:ligatures w14:val="none"/>
          <w:rPrChange w:id="2844" w:author="Jane Kohlhoff" w:date="2024-06-11T09:53:00Z" w16du:dateUtc="2024-06-10T23:53:00Z">
            <w:rPr>
              <w:rFonts w:ascii="Times" w:hAnsi="Times" w:cs="Helvetica"/>
              <w:color w:val="000000"/>
              <w:kern w:val="0"/>
              <w:sz w:val="24"/>
              <w:szCs w:val="24"/>
              <w14:ligatures w14:val="none"/>
            </w:rPr>
          </w:rPrChange>
        </w:rPr>
        <w:t xml:space="preserve"> </w:t>
      </w:r>
      <w:r w:rsidR="00514D86" w:rsidRPr="00365026">
        <w:rPr>
          <w:rFonts w:ascii="Times New Roman" w:hAnsi="Times New Roman" w:cs="Times New Roman"/>
          <w:color w:val="000000"/>
          <w:kern w:val="0"/>
          <w:sz w:val="24"/>
          <w:szCs w:val="24"/>
          <w14:ligatures w14:val="none"/>
          <w:rPrChange w:id="2845" w:author="Jane Kohlhoff" w:date="2024-06-11T09:53:00Z" w16du:dateUtc="2024-06-10T23:53:00Z">
            <w:rPr>
              <w:rFonts w:ascii="Times" w:hAnsi="Times" w:cs="Helvetica"/>
              <w:color w:val="000000"/>
              <w:kern w:val="0"/>
              <w:sz w:val="24"/>
              <w:szCs w:val="24"/>
              <w14:ligatures w14:val="none"/>
            </w:rPr>
          </w:rPrChange>
        </w:rPr>
        <w:t>.84.</w:t>
      </w:r>
    </w:p>
    <w:p w14:paraId="65A4EFB8" w14:textId="705279F8" w:rsidR="0065248C" w:rsidRPr="00365026" w:rsidRDefault="0065248C" w:rsidP="0065248C">
      <w:pPr>
        <w:widowControl w:val="0"/>
        <w:autoSpaceDE w:val="0"/>
        <w:autoSpaceDN w:val="0"/>
        <w:adjustRightInd w:val="0"/>
        <w:spacing w:line="480" w:lineRule="auto"/>
        <w:ind w:firstLine="720"/>
        <w:rPr>
          <w:rFonts w:ascii="Times New Roman" w:hAnsi="Times New Roman" w:cs="Times New Roman"/>
          <w:color w:val="000000"/>
          <w:kern w:val="0"/>
          <w:sz w:val="24"/>
          <w:szCs w:val="24"/>
          <w14:ligatures w14:val="none"/>
          <w:rPrChange w:id="2846" w:author="Jane Kohlhoff" w:date="2024-06-11T09:53:00Z" w16du:dateUtc="2024-06-10T23:53:00Z">
            <w:rPr>
              <w:rFonts w:ascii="Times" w:hAnsi="Times" w:cs="Helvetica"/>
              <w:color w:val="000000"/>
              <w:kern w:val="0"/>
              <w:sz w:val="24"/>
              <w:szCs w:val="24"/>
              <w14:ligatures w14:val="none"/>
            </w:rPr>
          </w:rPrChange>
        </w:rPr>
      </w:pPr>
      <w:bookmarkStart w:id="2847" w:name="_Hlk161651983"/>
      <w:bookmarkStart w:id="2848" w:name="_Hlk161651974"/>
      <w:r w:rsidRPr="00365026">
        <w:rPr>
          <w:rFonts w:ascii="Times New Roman" w:hAnsi="Times New Roman" w:cs="Times New Roman"/>
          <w:b/>
          <w:bCs/>
          <w:color w:val="000000"/>
          <w:sz w:val="24"/>
          <w:szCs w:val="24"/>
          <w:rPrChange w:id="2849" w:author="Jane Kohlhoff" w:date="2024-06-11T09:53:00Z" w16du:dateUtc="2024-06-10T23:53:00Z">
            <w:rPr>
              <w:rFonts w:ascii="Times" w:hAnsi="Times" w:cs="Helvetica"/>
              <w:b/>
              <w:bCs/>
              <w:color w:val="000000"/>
              <w:sz w:val="24"/>
              <w:szCs w:val="24"/>
            </w:rPr>
          </w:rPrChange>
        </w:rPr>
        <w:t>Parenting hostility</w:t>
      </w:r>
      <w:r w:rsidRPr="00365026">
        <w:rPr>
          <w:rFonts w:ascii="Times New Roman" w:hAnsi="Times New Roman" w:cs="Times New Roman"/>
          <w:color w:val="000000"/>
          <w:sz w:val="24"/>
          <w:szCs w:val="24"/>
          <w:rPrChange w:id="2850" w:author="Jane Kohlhoff" w:date="2024-06-11T09:53:00Z" w16du:dateUtc="2024-06-10T23:53:00Z">
            <w:rPr>
              <w:rFonts w:ascii="Times" w:hAnsi="Times" w:cs="Helvetica"/>
              <w:color w:val="000000"/>
              <w:sz w:val="24"/>
              <w:szCs w:val="24"/>
            </w:rPr>
          </w:rPrChange>
        </w:rPr>
        <w:t xml:space="preserve"> </w:t>
      </w:r>
      <w:bookmarkEnd w:id="2847"/>
      <w:r w:rsidRPr="00365026">
        <w:rPr>
          <w:rFonts w:ascii="Times New Roman" w:hAnsi="Times New Roman" w:cs="Times New Roman"/>
          <w:color w:val="000000"/>
          <w:kern w:val="0"/>
          <w:sz w:val="24"/>
          <w:szCs w:val="24"/>
          <w14:ligatures w14:val="none"/>
          <w:rPrChange w:id="2851" w:author="Jane Kohlhoff" w:date="2024-06-11T09:53:00Z" w16du:dateUtc="2024-06-10T23:53:00Z">
            <w:rPr>
              <w:rFonts w:ascii="Times" w:hAnsi="Times" w:cs="Helvetica"/>
              <w:color w:val="000000"/>
              <w:kern w:val="0"/>
              <w:sz w:val="24"/>
              <w:szCs w:val="24"/>
              <w14:ligatures w14:val="none"/>
            </w:rPr>
          </w:rPrChange>
        </w:rPr>
        <w:t xml:space="preserve">was assessed using the </w:t>
      </w:r>
      <w:r w:rsidR="00965E7D" w:rsidRPr="00365026">
        <w:rPr>
          <w:rFonts w:ascii="Times New Roman" w:hAnsi="Times New Roman" w:cs="Times New Roman"/>
          <w:color w:val="000000"/>
          <w:kern w:val="0"/>
          <w:sz w:val="24"/>
          <w:szCs w:val="24"/>
          <w14:ligatures w14:val="none"/>
          <w:rPrChange w:id="2852" w:author="Jane Kohlhoff" w:date="2024-06-11T09:53:00Z" w16du:dateUtc="2024-06-10T23:53:00Z">
            <w:rPr>
              <w:rFonts w:ascii="Times" w:hAnsi="Times" w:cs="Helvetica"/>
              <w:color w:val="000000"/>
              <w:kern w:val="0"/>
              <w:sz w:val="24"/>
              <w:szCs w:val="24"/>
              <w14:ligatures w14:val="none"/>
            </w:rPr>
          </w:rPrChange>
        </w:rPr>
        <w:t>L</w:t>
      </w:r>
      <w:r w:rsidR="006C2E68" w:rsidRPr="00365026">
        <w:rPr>
          <w:rFonts w:ascii="Times New Roman" w:hAnsi="Times New Roman" w:cs="Times New Roman"/>
          <w:color w:val="000000"/>
          <w:kern w:val="0"/>
          <w:sz w:val="24"/>
          <w:szCs w:val="24"/>
          <w14:ligatures w14:val="none"/>
          <w:rPrChange w:id="2853" w:author="Jane Kohlhoff" w:date="2024-06-11T09:53:00Z" w16du:dateUtc="2024-06-10T23:53:00Z">
            <w:rPr>
              <w:rFonts w:ascii="Times" w:hAnsi="Times" w:cs="Helvetica"/>
              <w:color w:val="000000"/>
              <w:kern w:val="0"/>
              <w:sz w:val="24"/>
              <w:szCs w:val="24"/>
              <w14:ligatures w14:val="none"/>
            </w:rPr>
          </w:rPrChange>
        </w:rPr>
        <w:t>ongitudinal Study of Australian Children (LSAC)</w:t>
      </w:r>
      <w:r w:rsidR="00965E7D" w:rsidRPr="00365026">
        <w:rPr>
          <w:rFonts w:ascii="Times New Roman" w:hAnsi="Times New Roman" w:cs="Times New Roman"/>
          <w:color w:val="000000"/>
          <w:kern w:val="0"/>
          <w:sz w:val="24"/>
          <w:szCs w:val="24"/>
          <w14:ligatures w14:val="none"/>
          <w:rPrChange w:id="2854" w:author="Jane Kohlhoff" w:date="2024-06-11T09:53:00Z" w16du:dateUtc="2024-06-10T23:53:00Z">
            <w:rPr>
              <w:rFonts w:ascii="Times" w:hAnsi="Times" w:cs="Helvetica"/>
              <w:color w:val="000000"/>
              <w:kern w:val="0"/>
              <w:sz w:val="24"/>
              <w:szCs w:val="24"/>
              <w14:ligatures w14:val="none"/>
            </w:rPr>
          </w:rPrChange>
        </w:rPr>
        <w:t xml:space="preserve"> </w:t>
      </w:r>
      <w:r w:rsidRPr="00365026">
        <w:rPr>
          <w:rFonts w:ascii="Times New Roman" w:hAnsi="Times New Roman" w:cs="Times New Roman"/>
          <w:color w:val="000000"/>
          <w:kern w:val="0"/>
          <w:sz w:val="24"/>
          <w:szCs w:val="24"/>
          <w14:ligatures w14:val="none"/>
          <w:rPrChange w:id="2855" w:author="Jane Kohlhoff" w:date="2024-06-11T09:53:00Z" w16du:dateUtc="2024-06-10T23:53:00Z">
            <w:rPr>
              <w:rFonts w:ascii="Times" w:hAnsi="Times" w:cs="Helvetica"/>
              <w:color w:val="000000"/>
              <w:kern w:val="0"/>
              <w:sz w:val="24"/>
              <w:szCs w:val="24"/>
              <w14:ligatures w14:val="none"/>
            </w:rPr>
          </w:rPrChange>
        </w:rPr>
        <w:t xml:space="preserve">Parenting Hostility </w:t>
      </w:r>
      <w:r w:rsidR="006C2E68" w:rsidRPr="00365026">
        <w:rPr>
          <w:rFonts w:ascii="Times New Roman" w:hAnsi="Times New Roman" w:cs="Times New Roman"/>
          <w:color w:val="000000"/>
          <w:kern w:val="0"/>
          <w:sz w:val="24"/>
          <w:szCs w:val="24"/>
          <w14:ligatures w14:val="none"/>
          <w:rPrChange w:id="2856" w:author="Jane Kohlhoff" w:date="2024-06-11T09:53:00Z" w16du:dateUtc="2024-06-10T23:53:00Z">
            <w:rPr>
              <w:rFonts w:ascii="Times" w:hAnsi="Times" w:cs="Helvetica"/>
              <w:color w:val="000000"/>
              <w:kern w:val="0"/>
              <w:sz w:val="24"/>
              <w:szCs w:val="24"/>
              <w14:ligatures w14:val="none"/>
            </w:rPr>
          </w:rPrChange>
        </w:rPr>
        <w:t>s</w:t>
      </w:r>
      <w:r w:rsidRPr="00365026">
        <w:rPr>
          <w:rFonts w:ascii="Times New Roman" w:hAnsi="Times New Roman" w:cs="Times New Roman"/>
          <w:color w:val="000000"/>
          <w:kern w:val="0"/>
          <w:sz w:val="24"/>
          <w:szCs w:val="24"/>
          <w14:ligatures w14:val="none"/>
          <w:rPrChange w:id="2857" w:author="Jane Kohlhoff" w:date="2024-06-11T09:53:00Z" w16du:dateUtc="2024-06-10T23:53:00Z">
            <w:rPr>
              <w:rFonts w:ascii="Times" w:hAnsi="Times" w:cs="Helvetica"/>
              <w:color w:val="000000"/>
              <w:kern w:val="0"/>
              <w:sz w:val="24"/>
              <w:szCs w:val="24"/>
              <w14:ligatures w14:val="none"/>
            </w:rPr>
          </w:rPrChange>
        </w:rPr>
        <w:t>cale</w:t>
      </w:r>
      <w:r w:rsidR="006C2E68" w:rsidRPr="00365026">
        <w:rPr>
          <w:rFonts w:ascii="Times New Roman" w:hAnsi="Times New Roman" w:cs="Times New Roman"/>
          <w:color w:val="000000"/>
          <w:kern w:val="0"/>
          <w:sz w:val="24"/>
          <w:szCs w:val="24"/>
          <w14:ligatures w14:val="none"/>
          <w:rPrChange w:id="2858" w:author="Jane Kohlhoff" w:date="2024-06-11T09:53:00Z" w16du:dateUtc="2024-06-10T23:53:00Z">
            <w:rPr>
              <w:rFonts w:ascii="Times" w:hAnsi="Times" w:cs="Helvetica"/>
              <w:color w:val="000000"/>
              <w:kern w:val="0"/>
              <w:sz w:val="24"/>
              <w:szCs w:val="24"/>
              <w14:ligatures w14:val="none"/>
            </w:rPr>
          </w:rPrChange>
        </w:rPr>
        <w:t xml:space="preserve"> </w:t>
      </w:r>
      <w:r w:rsidR="006C2E68" w:rsidRPr="00365026">
        <w:rPr>
          <w:rFonts w:ascii="Times New Roman" w:hAnsi="Times New Roman" w:cs="Times New Roman"/>
          <w:color w:val="000000"/>
          <w:kern w:val="0"/>
          <w:sz w:val="24"/>
          <w:szCs w:val="24"/>
          <w14:ligatures w14:val="none"/>
          <w:rPrChange w:id="2859" w:author="Jane Kohlhoff" w:date="2024-06-11T09:53:00Z" w16du:dateUtc="2024-06-10T23:53:00Z">
            <w:rPr>
              <w:rFonts w:ascii="Times" w:hAnsi="Times" w:cs="Helvetica"/>
              <w:color w:val="000000"/>
              <w:kern w:val="0"/>
              <w:sz w:val="24"/>
              <w:szCs w:val="24"/>
              <w14:ligatures w14:val="none"/>
            </w:rPr>
          </w:rPrChang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&lt;EndNote&gt;&lt;Cite&gt;&lt;Author&gt;Prior&lt;/Author&gt;&lt;Year&gt;2000&lt;/Year&gt;&lt;RecNum&gt;3655&lt;/RecNum&gt;&lt;DisplayText&gt;(61)&lt;/DisplayText&gt;&lt;record&gt;&lt;rec-number&gt;3655&lt;/rec-number&gt;&lt;foreign-keys&gt;&lt;key app="EN" db-id="ards0dvaofa9d9es2f6vrf9iarwfp0z2w20v" timestamp="1712142662" guid="a6b82b7a-9e83-482c-a4ec-6bd11d938057"&gt;3655&lt;/key&gt;&lt;/foreign-keys&gt;&lt;ref-type name="Report"&gt;27&lt;/ref-type&gt;&lt;contributors&gt;&lt;authors&gt;&lt;author&gt;Prior, M.&lt;/author&gt;&lt;author&gt;Sanson, A.&lt;/author&gt;&lt;author&gt;Smart, D.&lt;/author&gt;&lt;author&gt;Oberklaid, F.&lt;/author&gt;&lt;/authors&gt;&lt;/contributors&gt;&lt;titles&gt;&lt;title&gt;Pathways from infancy to adolescence: Australian Temperament Project 1983-2000. &lt;/title&gt;&lt;/titles&gt;&lt;dates&gt;&lt;year&gt;2000&lt;/year&gt;&lt;/dates&gt;&lt;pub-location&gt;https://aifs.gov.au/sites/default/files/institute/pubs/resreport4/aifsreport4.pdf.&lt;/pub-location&gt;&lt;urls&gt;&lt;/urls&gt;&lt;/record&gt;&lt;/Cite&gt;&lt;/EndNote&gt;</w:instrText>
      </w:r>
      <w:r w:rsidR="006C2E68" w:rsidRPr="00365026">
        <w:rPr>
          <w:rFonts w:ascii="Times New Roman" w:hAnsi="Times New Roman" w:cs="Times New Roman"/>
          <w:color w:val="000000"/>
          <w:kern w:val="0"/>
          <w:sz w:val="24"/>
          <w:szCs w:val="24"/>
          <w14:ligatures w14:val="none"/>
          <w:rPrChange w:id="2860" w:author="Jane Kohlhoff" w:date="2024-06-11T09:53:00Z" w16du:dateUtc="2024-06-10T23:53:00Z">
            <w:rPr>
              <w:rFonts w:ascii="Times" w:hAnsi="Times" w:cs="Helvetica"/>
              <w:color w:val="000000"/>
              <w:kern w:val="0"/>
              <w:sz w:val="24"/>
              <w:szCs w:val="24"/>
              <w14:ligatures w14:val="none"/>
            </w:rPr>
          </w:rPrChange>
        </w:rPr>
        <w:fldChar w:fldCharType="separate"/>
      </w:r>
      <w:r w:rsidR="00622933">
        <w:rPr>
          <w:rFonts w:ascii="Times New Roman" w:hAnsi="Times New Roman" w:cs="Times New Roman"/>
          <w:noProof/>
          <w:color w:val="000000"/>
          <w:kern w:val="0"/>
          <w:sz w:val="24"/>
          <w:szCs w:val="24"/>
          <w14:ligatures w14:val="none"/>
        </w:rPr>
        <w:t>(61)</w:t>
      </w:r>
      <w:r w:rsidR="006C2E68" w:rsidRPr="00365026">
        <w:rPr>
          <w:rFonts w:ascii="Times New Roman" w:hAnsi="Times New Roman" w:cs="Times New Roman"/>
          <w:color w:val="000000"/>
          <w:kern w:val="0"/>
          <w:sz w:val="24"/>
          <w:szCs w:val="24"/>
          <w14:ligatures w14:val="none"/>
          <w:rPrChange w:id="2861" w:author="Jane Kohlhoff" w:date="2024-06-11T09:53:00Z" w16du:dateUtc="2024-06-10T23:53:00Z">
            <w:rPr>
              <w:rFonts w:ascii="Times" w:hAnsi="Times" w:cs="Helvetica"/>
              <w:color w:val="000000"/>
              <w:kern w:val="0"/>
              <w:sz w:val="24"/>
              <w:szCs w:val="24"/>
              <w14:ligatures w14:val="none"/>
            </w:rPr>
          </w:rPrChange>
        </w:rPr>
        <w:fldChar w:fldCharType="end"/>
      </w:r>
      <w:r w:rsidRPr="00365026">
        <w:rPr>
          <w:rFonts w:ascii="Times New Roman" w:hAnsi="Times New Roman" w:cs="Times New Roman"/>
          <w:color w:val="000000"/>
          <w:kern w:val="0"/>
          <w:sz w:val="24"/>
          <w:szCs w:val="24"/>
          <w14:ligatures w14:val="none"/>
          <w:rPrChange w:id="2862" w:author="Jane Kohlhoff" w:date="2024-06-11T09:53:00Z" w16du:dateUtc="2024-06-10T23:53:00Z">
            <w:rPr>
              <w:rFonts w:ascii="Times" w:hAnsi="Times" w:cs="Helvetica"/>
              <w:color w:val="000000"/>
              <w:kern w:val="0"/>
              <w:sz w:val="24"/>
              <w:szCs w:val="24"/>
              <w14:ligatures w14:val="none"/>
            </w:rPr>
          </w:rPrChange>
        </w:rPr>
        <w:t xml:space="preserve">, </w:t>
      </w:r>
      <w:r w:rsidR="00965E7D" w:rsidRPr="00365026">
        <w:rPr>
          <w:rFonts w:ascii="Times New Roman" w:hAnsi="Times New Roman" w:cs="Times New Roman"/>
          <w:color w:val="000000"/>
          <w:kern w:val="0"/>
          <w:sz w:val="24"/>
          <w:szCs w:val="24"/>
          <w14:ligatures w14:val="none"/>
          <w:rPrChange w:id="2863" w:author="Jane Kohlhoff" w:date="2024-06-11T09:53:00Z" w16du:dateUtc="2024-06-10T23:53:00Z">
            <w:rPr>
              <w:rFonts w:ascii="Times" w:hAnsi="Times" w:cs="Helvetica"/>
              <w:color w:val="000000"/>
              <w:kern w:val="0"/>
              <w:sz w:val="24"/>
              <w:szCs w:val="24"/>
              <w14:ligatures w14:val="none"/>
            </w:rPr>
          </w:rPrChange>
        </w:rPr>
        <w:t xml:space="preserve">administered as part of the CCQ </w:t>
      </w:r>
      <w:r w:rsidR="00965E7D" w:rsidRPr="00365026">
        <w:rPr>
          <w:rFonts w:ascii="Times New Roman" w:hAnsi="Times New Roman" w:cs="Times New Roman"/>
          <w:color w:val="000000"/>
          <w:kern w:val="0"/>
          <w:sz w:val="24"/>
          <w:szCs w:val="24"/>
          <w14:ligatures w14:val="none"/>
          <w:rPrChange w:id="2864" w:author="Jane Kohlhoff" w:date="2024-06-11T09:53:00Z" w16du:dateUtc="2024-06-10T23:53:00Z">
            <w:rPr>
              <w:rFonts w:ascii="Times" w:hAnsi="Times" w:cs="Helvetica"/>
              <w:color w:val="000000"/>
              <w:kern w:val="0"/>
              <w:sz w:val="24"/>
              <w:szCs w:val="24"/>
              <w14:ligatures w14:val="none"/>
            </w:rPr>
          </w:rPrChang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&lt;EndNote&gt;&lt;Cite&gt;&lt;Author&gt;Maxwell&lt;/Author&gt;&lt;Year&gt;2021&lt;/Year&gt;&lt;RecNum&gt;3425&lt;/RecNum&gt;&lt;DisplayText&gt;(57)&lt;/DisplayText&gt;&lt;record&gt;&lt;rec-number&gt;3425&lt;/rec-number&gt;&lt;foreign-keys&gt;&lt;key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965E7D" w:rsidRPr="00365026">
        <w:rPr>
          <w:rFonts w:ascii="Times New Roman" w:hAnsi="Times New Roman" w:cs="Times New Roman"/>
          <w:color w:val="000000"/>
          <w:kern w:val="0"/>
          <w:sz w:val="24"/>
          <w:szCs w:val="24"/>
          <w14:ligatures w14:val="none"/>
          <w:rPrChange w:id="2865" w:author="Jane Kohlhoff" w:date="2024-06-11T09:53:00Z" w16du:dateUtc="2024-06-10T23:53:00Z">
            <w:rPr>
              <w:rFonts w:ascii="Times" w:hAnsi="Times" w:cs="Helvetica"/>
              <w:color w:val="000000"/>
              <w:kern w:val="0"/>
              <w:sz w:val="24"/>
              <w:szCs w:val="24"/>
              <w14:ligatures w14:val="none"/>
            </w:rPr>
          </w:rPrChange>
        </w:rPr>
        <w:fldChar w:fldCharType="separate"/>
      </w:r>
      <w:r w:rsidR="00622933">
        <w:rPr>
          <w:rFonts w:ascii="Times New Roman" w:hAnsi="Times New Roman" w:cs="Times New Roman"/>
          <w:noProof/>
          <w:color w:val="000000"/>
          <w:kern w:val="0"/>
          <w:sz w:val="24"/>
          <w:szCs w:val="24"/>
          <w14:ligatures w14:val="none"/>
        </w:rPr>
        <w:t>(57)</w:t>
      </w:r>
      <w:r w:rsidR="00965E7D" w:rsidRPr="00365026">
        <w:rPr>
          <w:rFonts w:ascii="Times New Roman" w:hAnsi="Times New Roman" w:cs="Times New Roman"/>
          <w:color w:val="000000"/>
          <w:kern w:val="0"/>
          <w:sz w:val="24"/>
          <w:szCs w:val="24"/>
          <w14:ligatures w14:val="none"/>
          <w:rPrChange w:id="2866" w:author="Jane Kohlhoff" w:date="2024-06-11T09:53:00Z" w16du:dateUtc="2024-06-10T23:53:00Z">
            <w:rPr>
              <w:rFonts w:ascii="Times" w:hAnsi="Times" w:cs="Helvetica"/>
              <w:color w:val="000000"/>
              <w:kern w:val="0"/>
              <w:sz w:val="24"/>
              <w:szCs w:val="24"/>
              <w14:ligatures w14:val="none"/>
            </w:rPr>
          </w:rPrChange>
        </w:rPr>
        <w:fldChar w:fldCharType="end"/>
      </w:r>
      <w:r w:rsidR="00965E7D" w:rsidRPr="00365026">
        <w:rPr>
          <w:rFonts w:ascii="Times New Roman" w:hAnsi="Times New Roman" w:cs="Times New Roman"/>
          <w:color w:val="000000"/>
          <w:kern w:val="0"/>
          <w:sz w:val="24"/>
          <w:szCs w:val="24"/>
          <w14:ligatures w14:val="none"/>
          <w:rPrChange w:id="2867" w:author="Jane Kohlhoff" w:date="2024-06-11T09:53:00Z" w16du:dateUtc="2024-06-10T23:53:00Z">
            <w:rPr>
              <w:rFonts w:ascii="Times" w:hAnsi="Times" w:cs="Helvetica"/>
              <w:color w:val="000000"/>
              <w:kern w:val="0"/>
              <w:sz w:val="24"/>
              <w:szCs w:val="24"/>
              <w14:ligatures w14:val="none"/>
            </w:rPr>
          </w:rPrChange>
        </w:rPr>
        <w:t xml:space="preserve">. </w:t>
      </w:r>
      <w:r w:rsidRPr="00365026">
        <w:rPr>
          <w:rFonts w:ascii="Times New Roman" w:hAnsi="Times New Roman" w:cs="Times New Roman"/>
          <w:color w:val="000000"/>
          <w:kern w:val="0"/>
          <w:sz w:val="24"/>
          <w:szCs w:val="24"/>
          <w14:ligatures w14:val="none"/>
          <w:rPrChange w:id="2868" w:author="Jane Kohlhoff" w:date="2024-06-11T09:53:00Z" w16du:dateUtc="2024-06-10T23:53:00Z">
            <w:rPr>
              <w:rFonts w:ascii="Times" w:hAnsi="Times" w:cs="Helvetica"/>
              <w:color w:val="000000"/>
              <w:kern w:val="0"/>
              <w:sz w:val="24"/>
              <w:szCs w:val="24"/>
              <w14:ligatures w14:val="none"/>
            </w:rPr>
          </w:rPrChange>
        </w:rPr>
        <w:t>The</w:t>
      </w:r>
      <w:r w:rsidR="00965E7D" w:rsidRPr="00365026">
        <w:rPr>
          <w:rFonts w:ascii="Times New Roman" w:hAnsi="Times New Roman" w:cs="Times New Roman"/>
          <w:color w:val="000000"/>
          <w:kern w:val="0"/>
          <w:sz w:val="24"/>
          <w:szCs w:val="24"/>
          <w14:ligatures w14:val="none"/>
          <w:rPrChange w:id="2869" w:author="Jane Kohlhoff" w:date="2024-06-11T09:53:00Z" w16du:dateUtc="2024-06-10T23:53:00Z">
            <w:rPr>
              <w:rFonts w:ascii="Times" w:hAnsi="Times" w:cs="Helvetica"/>
              <w:color w:val="000000"/>
              <w:kern w:val="0"/>
              <w:sz w:val="24"/>
              <w:szCs w:val="24"/>
              <w14:ligatures w14:val="none"/>
            </w:rPr>
          </w:rPrChange>
        </w:rPr>
        <w:t xml:space="preserve"> LSAC </w:t>
      </w:r>
      <w:r w:rsidRPr="00365026">
        <w:rPr>
          <w:rFonts w:ascii="Times New Roman" w:hAnsi="Times New Roman" w:cs="Times New Roman"/>
          <w:color w:val="000000"/>
          <w:kern w:val="0"/>
          <w:sz w:val="24"/>
          <w:szCs w:val="24"/>
          <w14:ligatures w14:val="none"/>
          <w:rPrChange w:id="2870" w:author="Jane Kohlhoff" w:date="2024-06-11T09:53:00Z" w16du:dateUtc="2024-06-10T23:53:00Z">
            <w:rPr>
              <w:rFonts w:ascii="Times" w:hAnsi="Times" w:cs="Helvetica"/>
              <w:color w:val="000000"/>
              <w:kern w:val="0"/>
              <w:sz w:val="24"/>
              <w:szCs w:val="24"/>
              <w14:ligatures w14:val="none"/>
            </w:rPr>
          </w:rPrChange>
        </w:rPr>
        <w:t>Parental hostility scale</w:t>
      </w:r>
      <w:r w:rsidRPr="00365026">
        <w:rPr>
          <w:rFonts w:ascii="Times New Roman" w:hAnsi="Times New Roman" w:cs="Times New Roman"/>
          <w:color w:val="000000"/>
          <w:sz w:val="24"/>
          <w:szCs w:val="24"/>
          <w:rPrChange w:id="2871" w:author="Jane Kohlhoff" w:date="2024-06-11T09:53:00Z" w16du:dateUtc="2024-06-10T23:53:00Z">
            <w:rPr>
              <w:rFonts w:ascii="Times" w:hAnsi="Times" w:cs="Helvetica"/>
              <w:color w:val="000000"/>
              <w:sz w:val="24"/>
              <w:szCs w:val="24"/>
            </w:rPr>
          </w:rPrChange>
        </w:rPr>
        <w:t xml:space="preserve"> </w:t>
      </w:r>
      <w:r w:rsidR="00965E7D" w:rsidRPr="00365026">
        <w:rPr>
          <w:rFonts w:ascii="Times New Roman" w:hAnsi="Times New Roman" w:cs="Times New Roman"/>
          <w:color w:val="000000"/>
          <w:sz w:val="24"/>
          <w:szCs w:val="24"/>
          <w:rPrChange w:id="2872" w:author="Jane Kohlhoff" w:date="2024-06-11T09:53:00Z" w16du:dateUtc="2024-06-10T23:53:00Z">
            <w:rPr>
              <w:rFonts w:ascii="Times" w:hAnsi="Times" w:cs="Helvetica"/>
              <w:color w:val="000000"/>
              <w:sz w:val="24"/>
              <w:szCs w:val="24"/>
            </w:rPr>
          </w:rPrChange>
        </w:rPr>
        <w:t xml:space="preserve">comprises </w:t>
      </w:r>
      <w:r w:rsidR="007556E4" w:rsidRPr="00365026">
        <w:rPr>
          <w:rFonts w:ascii="Times New Roman" w:hAnsi="Times New Roman" w:cs="Times New Roman"/>
          <w:color w:val="000000"/>
          <w:sz w:val="24"/>
          <w:szCs w:val="24"/>
          <w:rPrChange w:id="2873" w:author="Jane Kohlhoff" w:date="2024-06-11T09:53:00Z" w16du:dateUtc="2024-06-10T23:53:00Z">
            <w:rPr>
              <w:rFonts w:ascii="Times" w:hAnsi="Times" w:cs="Helvetica"/>
              <w:color w:val="000000"/>
              <w:sz w:val="24"/>
              <w:szCs w:val="24"/>
            </w:rPr>
          </w:rPrChange>
        </w:rPr>
        <w:t>5</w:t>
      </w:r>
      <w:r w:rsidR="00965E7D" w:rsidRPr="00365026">
        <w:rPr>
          <w:rFonts w:ascii="Times New Roman" w:hAnsi="Times New Roman" w:cs="Times New Roman"/>
          <w:color w:val="000000"/>
          <w:sz w:val="24"/>
          <w:szCs w:val="24"/>
          <w:rPrChange w:id="2874" w:author="Jane Kohlhoff" w:date="2024-06-11T09:53:00Z" w16du:dateUtc="2024-06-10T23:53:00Z">
            <w:rPr>
              <w:rFonts w:ascii="Times" w:hAnsi="Times" w:cs="Helvetica"/>
              <w:color w:val="000000"/>
              <w:sz w:val="24"/>
              <w:szCs w:val="24"/>
            </w:rPr>
          </w:rPrChange>
        </w:rPr>
        <w:t xml:space="preserve"> items, </w:t>
      </w:r>
      <w:r w:rsidR="00965E7D" w:rsidRPr="00365026">
        <w:rPr>
          <w:rFonts w:ascii="Times New Roman" w:hAnsi="Times New Roman" w:cs="Times New Roman"/>
          <w:color w:val="000000"/>
          <w:kern w:val="0"/>
          <w:sz w:val="24"/>
          <w:szCs w:val="24"/>
          <w14:ligatures w14:val="none"/>
          <w:rPrChange w:id="2875" w:author="Jane Kohlhoff" w:date="2024-06-11T09:53:00Z" w16du:dateUtc="2024-06-10T23:53:00Z">
            <w:rPr>
              <w:rFonts w:ascii="Times" w:hAnsi="Times" w:cs="Helvetica"/>
              <w:color w:val="000000"/>
              <w:kern w:val="0"/>
              <w:sz w:val="24"/>
              <w:szCs w:val="24"/>
              <w14:ligatures w14:val="none"/>
            </w:rPr>
          </w:rPrChange>
        </w:rPr>
        <w:t>each answered on a five-point scale</w:t>
      </w:r>
      <w:r w:rsidR="0005267C" w:rsidRPr="00365026">
        <w:rPr>
          <w:rFonts w:ascii="Times New Roman" w:hAnsi="Times New Roman" w:cs="Times New Roman"/>
          <w:color w:val="000000"/>
          <w:kern w:val="0"/>
          <w:sz w:val="24"/>
          <w:szCs w:val="24"/>
          <w14:ligatures w14:val="none"/>
          <w:rPrChange w:id="2876" w:author="Jane Kohlhoff" w:date="2024-06-11T09:53:00Z" w16du:dateUtc="2024-06-10T23:53:00Z">
            <w:rPr>
              <w:rFonts w:ascii="Times" w:hAnsi="Times" w:cs="Helvetica"/>
              <w:color w:val="000000"/>
              <w:kern w:val="0"/>
              <w:sz w:val="24"/>
              <w:szCs w:val="24"/>
              <w14:ligatures w14:val="none"/>
            </w:rPr>
          </w:rPrChange>
        </w:rPr>
        <w:t>; i</w:t>
      </w:r>
      <w:r w:rsidR="00965E7D" w:rsidRPr="00365026">
        <w:rPr>
          <w:rFonts w:ascii="Times New Roman" w:hAnsi="Times New Roman" w:cs="Times New Roman"/>
          <w:color w:val="000000"/>
          <w:kern w:val="0"/>
          <w:sz w:val="24"/>
          <w:szCs w:val="24"/>
          <w14:ligatures w14:val="none"/>
          <w:rPrChange w:id="2877" w:author="Jane Kohlhoff" w:date="2024-06-11T09:53:00Z" w16du:dateUtc="2024-06-10T23:53:00Z">
            <w:rPr>
              <w:rFonts w:ascii="Times" w:hAnsi="Times" w:cs="Helvetica"/>
              <w:color w:val="000000"/>
              <w:kern w:val="0"/>
              <w:sz w:val="24"/>
              <w:szCs w:val="24"/>
              <w14:ligatures w14:val="none"/>
            </w:rPr>
          </w:rPrChange>
        </w:rPr>
        <w:t>tem scores are totalled</w:t>
      </w:r>
      <w:r w:rsidR="007556E4" w:rsidRPr="00365026">
        <w:rPr>
          <w:rFonts w:ascii="Times New Roman" w:hAnsi="Times New Roman" w:cs="Times New Roman"/>
          <w:color w:val="000000"/>
          <w:kern w:val="0"/>
          <w:sz w:val="24"/>
          <w:szCs w:val="24"/>
          <w14:ligatures w14:val="none"/>
          <w:rPrChange w:id="2878" w:author="Jane Kohlhoff" w:date="2024-06-11T09:53:00Z" w16du:dateUtc="2024-06-10T23:53:00Z">
            <w:rPr>
              <w:rFonts w:ascii="Times" w:hAnsi="Times" w:cs="Helvetica"/>
              <w:color w:val="000000"/>
              <w:kern w:val="0"/>
              <w:sz w:val="24"/>
              <w:szCs w:val="24"/>
              <w14:ligatures w14:val="none"/>
            </w:rPr>
          </w:rPrChange>
        </w:rPr>
        <w:t xml:space="preserve"> (score range 0-15; </w:t>
      </w:r>
      <w:r w:rsidR="00965E7D" w:rsidRPr="00365026">
        <w:rPr>
          <w:rFonts w:ascii="Times New Roman" w:hAnsi="Times New Roman" w:cs="Times New Roman"/>
          <w:color w:val="000000"/>
          <w:kern w:val="0"/>
          <w:sz w:val="24"/>
          <w:szCs w:val="24"/>
          <w14:ligatures w14:val="none"/>
          <w:rPrChange w:id="2879" w:author="Jane Kohlhoff" w:date="2024-06-11T09:53:00Z" w16du:dateUtc="2024-06-10T23:53:00Z">
            <w:rPr>
              <w:rFonts w:ascii="Times" w:hAnsi="Times" w:cs="Helvetica"/>
              <w:color w:val="000000"/>
              <w:kern w:val="0"/>
              <w:sz w:val="24"/>
              <w:szCs w:val="24"/>
              <w14:ligatures w14:val="none"/>
            </w:rPr>
          </w:rPrChange>
        </w:rPr>
        <w:t>higher scores indica</w:t>
      </w:r>
      <w:r w:rsidR="007556E4" w:rsidRPr="00365026">
        <w:rPr>
          <w:rFonts w:ascii="Times New Roman" w:hAnsi="Times New Roman" w:cs="Times New Roman"/>
          <w:color w:val="000000"/>
          <w:kern w:val="0"/>
          <w:sz w:val="24"/>
          <w:szCs w:val="24"/>
          <w14:ligatures w14:val="none"/>
          <w:rPrChange w:id="2880" w:author="Jane Kohlhoff" w:date="2024-06-11T09:53:00Z" w16du:dateUtc="2024-06-10T23:53:00Z">
            <w:rPr>
              <w:rFonts w:ascii="Times" w:hAnsi="Times" w:cs="Helvetica"/>
              <w:color w:val="000000"/>
              <w:kern w:val="0"/>
              <w:sz w:val="24"/>
              <w:szCs w:val="24"/>
              <w14:ligatures w14:val="none"/>
            </w:rPr>
          </w:rPrChange>
        </w:rPr>
        <w:t>te</w:t>
      </w:r>
      <w:r w:rsidR="00965E7D" w:rsidRPr="00365026">
        <w:rPr>
          <w:rFonts w:ascii="Times New Roman" w:hAnsi="Times New Roman" w:cs="Times New Roman"/>
          <w:color w:val="000000"/>
          <w:kern w:val="0"/>
          <w:sz w:val="24"/>
          <w:szCs w:val="24"/>
          <w14:ligatures w14:val="none"/>
          <w:rPrChange w:id="2881" w:author="Jane Kohlhoff" w:date="2024-06-11T09:53:00Z" w16du:dateUtc="2024-06-10T23:53:00Z">
            <w:rPr>
              <w:rFonts w:ascii="Times" w:hAnsi="Times" w:cs="Helvetica"/>
              <w:color w:val="000000"/>
              <w:kern w:val="0"/>
              <w:sz w:val="24"/>
              <w:szCs w:val="24"/>
              <w14:ligatures w14:val="none"/>
            </w:rPr>
          </w:rPrChange>
        </w:rPr>
        <w:t xml:space="preserve"> greater </w:t>
      </w:r>
      <w:r w:rsidR="00965E7D" w:rsidRPr="00365026">
        <w:rPr>
          <w:rFonts w:ascii="Times New Roman" w:hAnsi="Times New Roman" w:cs="Times New Roman"/>
          <w:color w:val="000000"/>
          <w:sz w:val="24"/>
          <w:szCs w:val="24"/>
          <w:rPrChange w:id="2882" w:author="Jane Kohlhoff" w:date="2024-06-11T09:53:00Z" w16du:dateUtc="2024-06-10T23:53:00Z">
            <w:rPr>
              <w:rFonts w:ascii="Times" w:hAnsi="Times" w:cs="Helvetica"/>
              <w:color w:val="000000"/>
              <w:sz w:val="24"/>
              <w:szCs w:val="24"/>
            </w:rPr>
          </w:rPrChange>
        </w:rPr>
        <w:t>hostility</w:t>
      </w:r>
      <w:r w:rsidR="007556E4" w:rsidRPr="00365026">
        <w:rPr>
          <w:rFonts w:ascii="Times New Roman" w:hAnsi="Times New Roman" w:cs="Times New Roman"/>
          <w:color w:val="000000"/>
          <w:sz w:val="24"/>
          <w:szCs w:val="24"/>
          <w:rPrChange w:id="2883" w:author="Jane Kohlhoff" w:date="2024-06-11T09:53:00Z" w16du:dateUtc="2024-06-10T23:53:00Z">
            <w:rPr>
              <w:rFonts w:ascii="Times" w:hAnsi="Times" w:cs="Helvetica"/>
              <w:color w:val="000000"/>
              <w:sz w:val="24"/>
              <w:szCs w:val="24"/>
            </w:rPr>
          </w:rPrChange>
        </w:rPr>
        <w:t>)</w:t>
      </w:r>
      <w:r w:rsidR="00965E7D" w:rsidRPr="00365026">
        <w:rPr>
          <w:rFonts w:ascii="Times New Roman" w:hAnsi="Times New Roman" w:cs="Times New Roman"/>
          <w:color w:val="000000"/>
          <w:sz w:val="24"/>
          <w:szCs w:val="24"/>
          <w:rPrChange w:id="2884" w:author="Jane Kohlhoff" w:date="2024-06-11T09:53:00Z" w16du:dateUtc="2024-06-10T23:53:00Z">
            <w:rPr>
              <w:rFonts w:ascii="Times" w:hAnsi="Times" w:cs="Helvetica"/>
              <w:color w:val="000000"/>
              <w:sz w:val="24"/>
              <w:szCs w:val="24"/>
            </w:rPr>
          </w:rPrChange>
        </w:rPr>
        <w:t>.</w:t>
      </w:r>
      <w:r w:rsidRPr="00365026">
        <w:rPr>
          <w:rFonts w:ascii="Times New Roman" w:hAnsi="Times New Roman" w:cs="Times New Roman"/>
          <w:color w:val="000000"/>
          <w:sz w:val="24"/>
          <w:szCs w:val="24"/>
          <w:rPrChange w:id="2885" w:author="Jane Kohlhoff" w:date="2024-06-11T09:53:00Z" w16du:dateUtc="2024-06-10T23:53:00Z">
            <w:rPr>
              <w:rFonts w:ascii="Times" w:hAnsi="Times" w:cs="Helvetica"/>
              <w:color w:val="000000"/>
              <w:sz w:val="24"/>
              <w:szCs w:val="24"/>
            </w:rPr>
          </w:rPrChange>
        </w:rPr>
        <w:t xml:space="preserve"> </w:t>
      </w:r>
      <w:r w:rsidR="00965E7D" w:rsidRPr="00365026">
        <w:rPr>
          <w:rFonts w:ascii="Times New Roman" w:hAnsi="Times New Roman" w:cs="Times New Roman"/>
          <w:color w:val="000000"/>
          <w:kern w:val="0"/>
          <w:sz w:val="24"/>
          <w:szCs w:val="24"/>
          <w14:ligatures w14:val="none"/>
          <w:rPrChange w:id="2886" w:author="Jane Kohlhoff" w:date="2024-06-11T09:53:00Z" w16du:dateUtc="2024-06-10T23:53:00Z">
            <w:rPr>
              <w:rFonts w:ascii="Times" w:hAnsi="Times" w:cs="Helvetica"/>
              <w:color w:val="000000"/>
              <w:kern w:val="0"/>
              <w:sz w:val="24"/>
              <w:szCs w:val="24"/>
              <w14:ligatures w14:val="none"/>
            </w:rPr>
          </w:rPrChange>
        </w:rPr>
        <w:t>In the current study, t</w:t>
      </w:r>
      <w:r w:rsidRPr="00365026">
        <w:rPr>
          <w:rFonts w:ascii="Times New Roman" w:hAnsi="Times New Roman" w:cs="Times New Roman"/>
          <w:color w:val="000000"/>
          <w:kern w:val="0"/>
          <w:sz w:val="24"/>
          <w:szCs w:val="24"/>
          <w14:ligatures w14:val="none"/>
          <w:rPrChange w:id="2887" w:author="Jane Kohlhoff" w:date="2024-06-11T09:53:00Z" w16du:dateUtc="2024-06-10T23:53:00Z">
            <w:rPr>
              <w:rFonts w:ascii="Times" w:hAnsi="Times" w:cs="Helvetica"/>
              <w:color w:val="000000"/>
              <w:kern w:val="0"/>
              <w:sz w:val="24"/>
              <w:szCs w:val="24"/>
              <w14:ligatures w14:val="none"/>
            </w:rPr>
          </w:rPrChange>
        </w:rPr>
        <w:t xml:space="preserve">he </w:t>
      </w:r>
      <w:r w:rsidR="00965E7D" w:rsidRPr="00365026">
        <w:rPr>
          <w:rFonts w:ascii="Times New Roman" w:hAnsi="Times New Roman" w:cs="Times New Roman"/>
          <w:color w:val="000000"/>
          <w:kern w:val="0"/>
          <w:sz w:val="24"/>
          <w:szCs w:val="24"/>
          <w14:ligatures w14:val="none"/>
          <w:rPrChange w:id="2888" w:author="Jane Kohlhoff" w:date="2024-06-11T09:53:00Z" w16du:dateUtc="2024-06-10T23:53:00Z">
            <w:rPr>
              <w:rFonts w:ascii="Times" w:hAnsi="Times" w:cs="Helvetica"/>
              <w:color w:val="000000"/>
              <w:kern w:val="0"/>
              <w:sz w:val="24"/>
              <w:szCs w:val="24"/>
              <w14:ligatures w14:val="none"/>
            </w:rPr>
          </w:rPrChange>
        </w:rPr>
        <w:t>C</w:t>
      </w:r>
      <w:r w:rsidRPr="00365026">
        <w:rPr>
          <w:rFonts w:ascii="Times New Roman" w:hAnsi="Times New Roman" w:cs="Times New Roman"/>
          <w:color w:val="000000"/>
          <w:kern w:val="0"/>
          <w:sz w:val="24"/>
          <w:szCs w:val="24"/>
          <w14:ligatures w14:val="none"/>
          <w:rPrChange w:id="2889" w:author="Jane Kohlhoff" w:date="2024-06-11T09:53:00Z" w16du:dateUtc="2024-06-10T23:53:00Z">
            <w:rPr>
              <w:rFonts w:ascii="Times" w:hAnsi="Times" w:cs="Helvetica"/>
              <w:color w:val="000000"/>
              <w:kern w:val="0"/>
              <w:sz w:val="24"/>
              <w:szCs w:val="24"/>
              <w14:ligatures w14:val="none"/>
            </w:rPr>
          </w:rPrChange>
        </w:rPr>
        <w:t xml:space="preserve">ronbach’s alpha for the </w:t>
      </w:r>
      <w:r w:rsidR="00965E7D" w:rsidRPr="00365026">
        <w:rPr>
          <w:rFonts w:ascii="Times New Roman" w:hAnsi="Times New Roman" w:cs="Times New Roman"/>
          <w:color w:val="000000"/>
          <w:sz w:val="24"/>
          <w:szCs w:val="24"/>
          <w:rPrChange w:id="2890" w:author="Jane Kohlhoff" w:date="2024-06-11T09:53:00Z" w16du:dateUtc="2024-06-10T23:53:00Z">
            <w:rPr>
              <w:rFonts w:ascii="Times" w:hAnsi="Times" w:cs="Helvetica"/>
              <w:color w:val="000000"/>
              <w:sz w:val="24"/>
              <w:szCs w:val="24"/>
            </w:rPr>
          </w:rPrChange>
        </w:rPr>
        <w:t>LSAC</w:t>
      </w:r>
      <w:r w:rsidRPr="00365026">
        <w:rPr>
          <w:rFonts w:ascii="Times New Roman" w:hAnsi="Times New Roman" w:cs="Times New Roman"/>
          <w:color w:val="000000"/>
          <w:kern w:val="0"/>
          <w:sz w:val="24"/>
          <w:szCs w:val="24"/>
          <w14:ligatures w14:val="none"/>
          <w:rPrChange w:id="2891" w:author="Jane Kohlhoff" w:date="2024-06-11T09:53:00Z" w16du:dateUtc="2024-06-10T23:53:00Z">
            <w:rPr>
              <w:rFonts w:ascii="Times" w:hAnsi="Times" w:cs="Helvetica"/>
              <w:color w:val="000000"/>
              <w:kern w:val="0"/>
              <w:sz w:val="24"/>
              <w:szCs w:val="24"/>
              <w14:ligatures w14:val="none"/>
            </w:rPr>
          </w:rPrChange>
        </w:rPr>
        <w:t>-Parental hostility scale at T1 was .88.</w:t>
      </w:r>
    </w:p>
    <w:p w14:paraId="67703CFB" w14:textId="227620FC" w:rsidR="009F6F9C" w:rsidRPr="00365026" w:rsidRDefault="00F005FF" w:rsidP="009707D0">
      <w:pPr>
        <w:widowControl w:val="0"/>
        <w:autoSpaceDE w:val="0"/>
        <w:autoSpaceDN w:val="0"/>
        <w:adjustRightInd w:val="0"/>
        <w:spacing w:line="480" w:lineRule="auto"/>
        <w:ind w:firstLine="720"/>
        <w:rPr>
          <w:rFonts w:ascii="Times New Roman" w:hAnsi="Times New Roman" w:cs="Times New Roman"/>
          <w:color w:val="000000"/>
          <w:kern w:val="0"/>
          <w:sz w:val="24"/>
          <w:szCs w:val="24"/>
          <w14:ligatures w14:val="none"/>
          <w:rPrChange w:id="2892" w:author="Jane Kohlhoff" w:date="2024-06-11T09:53:00Z" w16du:dateUtc="2024-06-10T23:53:00Z">
            <w:rPr>
              <w:rFonts w:ascii="Times" w:hAnsi="Times" w:cs="Helvetica"/>
              <w:color w:val="000000"/>
              <w:kern w:val="0"/>
              <w:sz w:val="24"/>
              <w:szCs w:val="24"/>
              <w14:ligatures w14:val="none"/>
            </w:rPr>
          </w:rPrChange>
        </w:rPr>
      </w:pPr>
      <w:r w:rsidRPr="00365026">
        <w:rPr>
          <w:rFonts w:ascii="Times New Roman" w:hAnsi="Times New Roman" w:cs="Times New Roman"/>
          <w:b/>
          <w:bCs/>
          <w:iCs/>
          <w:color w:val="000000"/>
          <w:sz w:val="24"/>
          <w:szCs w:val="24"/>
          <w:rPrChange w:id="2893" w:author="Jane Kohlhoff" w:date="2024-06-11T09:53:00Z" w16du:dateUtc="2024-06-10T23:53:00Z">
            <w:rPr>
              <w:rFonts w:ascii="Times" w:hAnsi="Times" w:cs="Helvetica"/>
              <w:b/>
              <w:bCs/>
              <w:iCs/>
              <w:color w:val="000000"/>
              <w:sz w:val="24"/>
              <w:szCs w:val="24"/>
            </w:rPr>
          </w:rPrChange>
        </w:rPr>
        <w:t>Child abuse potential</w:t>
      </w:r>
      <w:r w:rsidR="0042149A" w:rsidRPr="00365026">
        <w:rPr>
          <w:rFonts w:ascii="Times New Roman" w:hAnsi="Times New Roman" w:cs="Times New Roman"/>
          <w:i/>
          <w:color w:val="000000"/>
          <w:sz w:val="24"/>
          <w:szCs w:val="24"/>
          <w:rPrChange w:id="2894" w:author="Jane Kohlhoff" w:date="2024-06-11T09:53:00Z" w16du:dateUtc="2024-06-10T23:53:00Z">
            <w:rPr>
              <w:rFonts w:ascii="Times" w:hAnsi="Times" w:cs="Helvetica"/>
              <w:i/>
              <w:color w:val="000000"/>
              <w:sz w:val="24"/>
              <w:szCs w:val="24"/>
            </w:rPr>
          </w:rPrChange>
        </w:rPr>
        <w:t xml:space="preserve"> </w:t>
      </w:r>
      <w:bookmarkEnd w:id="2848"/>
      <w:r w:rsidR="00514D86" w:rsidRPr="00365026">
        <w:rPr>
          <w:rFonts w:ascii="Times New Roman" w:hAnsi="Times New Roman" w:cs="Times New Roman"/>
          <w:iCs/>
          <w:color w:val="000000"/>
          <w:sz w:val="24"/>
          <w:szCs w:val="24"/>
          <w:rPrChange w:id="2895" w:author="Jane Kohlhoff" w:date="2024-06-11T09:53:00Z" w16du:dateUtc="2024-06-10T23:53:00Z">
            <w:rPr>
              <w:rFonts w:ascii="Times" w:hAnsi="Times" w:cs="Helvetica"/>
              <w:iCs/>
              <w:color w:val="000000"/>
              <w:sz w:val="24"/>
              <w:szCs w:val="24"/>
            </w:rPr>
          </w:rPrChange>
        </w:rPr>
        <w:t>was</w:t>
      </w:r>
      <w:r w:rsidR="0042149A" w:rsidRPr="00365026">
        <w:rPr>
          <w:rFonts w:ascii="Times New Roman" w:hAnsi="Times New Roman" w:cs="Times New Roman"/>
          <w:iCs/>
          <w:color w:val="000000"/>
          <w:sz w:val="24"/>
          <w:szCs w:val="24"/>
          <w:rPrChange w:id="2896" w:author="Jane Kohlhoff" w:date="2024-06-11T09:53:00Z" w16du:dateUtc="2024-06-10T23:53:00Z">
            <w:rPr>
              <w:rFonts w:ascii="Times" w:hAnsi="Times" w:cs="Helvetica"/>
              <w:iCs/>
              <w:color w:val="000000"/>
              <w:sz w:val="24"/>
              <w:szCs w:val="24"/>
            </w:rPr>
          </w:rPrChange>
        </w:rPr>
        <w:t xml:space="preserve"> </w:t>
      </w:r>
      <w:r w:rsidRPr="00365026">
        <w:rPr>
          <w:rFonts w:ascii="Times New Roman" w:hAnsi="Times New Roman" w:cs="Times New Roman"/>
          <w:iCs/>
          <w:color w:val="000000"/>
          <w:sz w:val="24"/>
          <w:szCs w:val="24"/>
          <w:rPrChange w:id="2897" w:author="Jane Kohlhoff" w:date="2024-06-11T09:53:00Z" w16du:dateUtc="2024-06-10T23:53:00Z">
            <w:rPr>
              <w:rFonts w:ascii="Times" w:hAnsi="Times" w:cs="Helvetica"/>
              <w:iCs/>
              <w:color w:val="000000"/>
              <w:sz w:val="24"/>
              <w:szCs w:val="24"/>
            </w:rPr>
          </w:rPrChange>
        </w:rPr>
        <w:t>assessed</w:t>
      </w:r>
      <w:r w:rsidRPr="00365026">
        <w:rPr>
          <w:rFonts w:ascii="Times New Roman" w:hAnsi="Times New Roman" w:cs="Times New Roman"/>
          <w:color w:val="000000"/>
          <w:sz w:val="24"/>
          <w:szCs w:val="24"/>
          <w:rPrChange w:id="2898" w:author="Jane Kohlhoff" w:date="2024-06-11T09:53:00Z" w16du:dateUtc="2024-06-10T23:53:00Z">
            <w:rPr>
              <w:rFonts w:ascii="Times" w:hAnsi="Times" w:cs="Helvetica"/>
              <w:color w:val="000000"/>
              <w:sz w:val="24"/>
              <w:szCs w:val="24"/>
            </w:rPr>
          </w:rPrChange>
        </w:rPr>
        <w:t xml:space="preserve"> using the Brief Child Abuse Potential Inventory </w:t>
      </w:r>
      <w:r w:rsidRPr="00365026">
        <w:rPr>
          <w:rFonts w:ascii="Times New Roman" w:hAnsi="Times New Roman" w:cs="Times New Roman"/>
          <w:color w:val="000000"/>
          <w:sz w:val="24"/>
          <w:szCs w:val="24"/>
          <w:rPrChange w:id="2899"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&lt;EndNote&gt;&lt;Cite&gt;&lt;Author&gt;Ondersma&lt;/Author&gt;&lt;Year&gt;2005&lt;/Year&gt;&lt;RecNum&gt;182&lt;/RecNum&gt;&lt;Prefix&gt;BCAP`; &lt;/Prefix&gt;&lt;DisplayText&gt;(BCAP; 62)&lt;/DisplayText&gt;&lt;record&gt;&lt;rec-number&gt;182&lt;/rec-number&gt;&lt;foreign-keys&gt;&lt;key app="EN" db-id="xpzvv0f2z5pxwhed0r6xa9er59e9pdxvards" timestamp="0"&gt;182&lt;/key&gt;&lt;/foreign-keys&gt;&lt;ref-type name="Journal Article"&gt;17&lt;/ref-type&gt;&lt;contributors&gt;&lt;authors&gt;&lt;author&gt;Ondersma, Steven J&lt;/author&gt;&lt;author&gt;Chaffin, Mark J&lt;/author&gt;&lt;author&gt;Mullins, Sharon M&lt;/author&gt;&lt;author&gt;LeBreton, James M&lt;/author&gt;&lt;/authors&gt;&lt;/contributors&gt;&lt;titles&gt;&lt;title&gt;A brief form of the Child Abuse Potential Inventory: Development and validation&lt;/title&gt;&lt;secondary-title&gt;Journal of Clinical Child and Adolescent Psychology&lt;/secondary-title&gt;&lt;short-title&gt;A brief form of the Child Abuse Potential Inventory: Development and validation&lt;/short-title&gt;&lt;/titles&gt;&lt;periodical&gt;&lt;full-title&gt;Journal of Clinical Child and Adolescent Psychology&lt;/full-title&gt;&lt;/periodical&gt;&lt;pages&gt;301-311&lt;/pages&gt;&lt;volume&gt;34&lt;/volume&gt;&lt;number&gt;2&lt;/number&gt;&lt;dates&gt;&lt;year&gt;2005&lt;/year&gt;&lt;/dates&gt;&lt;isbn&gt;1537-4416&lt;/isbn&gt;&lt;urls&gt;&lt;/urls&gt;&lt;/record&gt;&lt;/Cite&gt;&lt;/EndNote&gt;</w:instrText>
      </w:r>
      <w:r w:rsidRPr="00365026">
        <w:rPr>
          <w:rFonts w:ascii="Times New Roman" w:hAnsi="Times New Roman" w:cs="Times New Roman"/>
          <w:color w:val="000000"/>
          <w:sz w:val="24"/>
          <w:szCs w:val="24"/>
          <w:rPrChange w:id="2900"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(BCAP; 62)</w:t>
      </w:r>
      <w:r w:rsidRPr="00365026">
        <w:rPr>
          <w:rFonts w:ascii="Times New Roman" w:hAnsi="Times New Roman" w:cs="Times New Roman"/>
          <w:color w:val="000000"/>
          <w:sz w:val="24"/>
          <w:szCs w:val="24"/>
          <w:rPrChange w:id="2901" w:author="Jane Kohlhoff" w:date="2024-06-11T09:53:00Z" w16du:dateUtc="2024-06-10T23:53:00Z">
            <w:rPr>
              <w:rFonts w:ascii="Times" w:hAnsi="Times" w:cs="Helvetica"/>
              <w:color w:val="000000"/>
              <w:sz w:val="24"/>
              <w:szCs w:val="24"/>
            </w:rPr>
          </w:rPrChange>
        </w:rPr>
        <w:fldChar w:fldCharType="end"/>
      </w:r>
      <w:r w:rsidR="0005267C" w:rsidRPr="00365026">
        <w:rPr>
          <w:rFonts w:ascii="Times New Roman" w:hAnsi="Times New Roman" w:cs="Times New Roman"/>
          <w:color w:val="000000"/>
          <w:sz w:val="24"/>
          <w:szCs w:val="24"/>
          <w:rPrChange w:id="2902" w:author="Jane Kohlhoff" w:date="2024-06-11T09:53:00Z" w16du:dateUtc="2024-06-10T23:53:00Z">
            <w:rPr>
              <w:rFonts w:ascii="Times" w:hAnsi="Times" w:cs="Helvetica"/>
              <w:color w:val="000000"/>
              <w:sz w:val="24"/>
              <w:szCs w:val="24"/>
            </w:rPr>
          </w:rPrChange>
        </w:rPr>
        <w:t>,</w:t>
      </w:r>
      <w:r w:rsidRPr="00365026">
        <w:rPr>
          <w:rFonts w:ascii="Times New Roman" w:hAnsi="Times New Roman" w:cs="Times New Roman"/>
          <w:color w:val="000000"/>
          <w:sz w:val="24"/>
          <w:szCs w:val="24"/>
          <w:rPrChange w:id="2903" w:author="Jane Kohlhoff" w:date="2024-06-11T09:53:00Z" w16du:dateUtc="2024-06-10T23:53:00Z">
            <w:rPr>
              <w:rFonts w:ascii="Times" w:hAnsi="Times" w:cs="Helvetica"/>
              <w:color w:val="000000"/>
              <w:sz w:val="24"/>
              <w:szCs w:val="24"/>
            </w:rPr>
          </w:rPrChange>
        </w:rPr>
        <w:t xml:space="preserve"> </w:t>
      </w:r>
      <w:r w:rsidR="0005267C" w:rsidRPr="00365026">
        <w:rPr>
          <w:rFonts w:ascii="Times New Roman" w:hAnsi="Times New Roman" w:cs="Times New Roman"/>
          <w:color w:val="000000"/>
          <w:sz w:val="24"/>
          <w:szCs w:val="24"/>
          <w:rPrChange w:id="2904" w:author="Jane Kohlhoff" w:date="2024-06-11T09:53:00Z" w16du:dateUtc="2024-06-10T23:53:00Z">
            <w:rPr>
              <w:rFonts w:ascii="Times" w:hAnsi="Times" w:cs="Helvetica"/>
              <w:color w:val="000000"/>
              <w:sz w:val="24"/>
              <w:szCs w:val="24"/>
            </w:rPr>
          </w:rPrChange>
        </w:rPr>
        <w:t xml:space="preserve">an abbreviated version of the widely-used 160-item Child Abuse Potential Inventory </w:t>
      </w:r>
      <w:r w:rsidR="0005267C" w:rsidRPr="00365026">
        <w:rPr>
          <w:rFonts w:ascii="Times New Roman" w:hAnsi="Times New Roman" w:cs="Times New Roman"/>
          <w:color w:val="000000"/>
          <w:sz w:val="24"/>
          <w:szCs w:val="24"/>
          <w:rPrChange w:id="2905"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&lt;EndNote&gt;&lt;Cite&gt;&lt;Author&gt;Milner&lt;/Author&gt;&lt;Year&gt;1986&lt;/Year&gt;&lt;RecNum&gt;1012&lt;/RecNum&gt;&lt;DisplayText&gt;(63)&lt;/DisplayText&gt;&lt;record&gt;&lt;rec-number&gt;1012&lt;/rec-number&gt;&lt;foreign-keys&gt;&lt;key app="EN" db-id="xpzvv0f2z5pxwhed0r6xa9er59e9pdxvards" timestamp="1552879038"&gt;1012&lt;/key&gt;&lt;/foreign-keys&gt;&lt;ref-type name="Journal Article"&gt;17&lt;/ref-type&gt;&lt;contributors&gt;&lt;authors&gt;&lt;author&gt;Milner, J. S.&lt;/author&gt;&lt;author&gt;Gold, R. G.&lt;/author&gt;&lt;author&gt;Wimberley, R. C. &lt;/author&gt;&lt;/authors&gt;&lt;/contributors&gt;&lt;titles&gt;&lt;title&gt;Prediction and explanation of child abuse: Cross-validation of the Child Abuse Potential Inventory&lt;/title&gt;&lt;secondary-title&gt;Journal of Consulting and Clinical Psychology&lt;/secondary-title&gt;&lt;/titles&gt;&lt;periodical&gt;&lt;full-title&gt;Journal of Consulting and Clinical Psychology&lt;/full-title&gt;&lt;/periodical&gt;&lt;pages&gt;865–866&lt;/pages&gt;&lt;volume&gt;54&lt;/volume&gt;&lt;dates&gt;&lt;year&gt;1986&lt;/year&gt;&lt;/dates&gt;&lt;urls&gt;&lt;/urls&gt;&lt;/record&gt;&lt;/Cite&gt;&lt;/EndNote&gt;</w:instrText>
      </w:r>
      <w:r w:rsidR="0005267C" w:rsidRPr="00365026">
        <w:rPr>
          <w:rFonts w:ascii="Times New Roman" w:hAnsi="Times New Roman" w:cs="Times New Roman"/>
          <w:color w:val="000000"/>
          <w:sz w:val="24"/>
          <w:szCs w:val="24"/>
          <w:rPrChange w:id="2906"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(63)</w:t>
      </w:r>
      <w:r w:rsidR="0005267C" w:rsidRPr="00365026">
        <w:rPr>
          <w:rFonts w:ascii="Times New Roman" w:hAnsi="Times New Roman" w:cs="Times New Roman"/>
          <w:color w:val="000000"/>
          <w:sz w:val="24"/>
          <w:szCs w:val="24"/>
          <w:rPrChange w:id="2907" w:author="Jane Kohlhoff" w:date="2024-06-11T09:53:00Z" w16du:dateUtc="2024-06-10T23:53:00Z">
            <w:rPr>
              <w:rFonts w:ascii="Times" w:hAnsi="Times" w:cs="Helvetica"/>
              <w:color w:val="000000"/>
              <w:sz w:val="24"/>
              <w:szCs w:val="24"/>
            </w:rPr>
          </w:rPrChange>
        </w:rPr>
        <w:fldChar w:fldCharType="end"/>
      </w:r>
      <w:r w:rsidR="0005267C" w:rsidRPr="00365026">
        <w:rPr>
          <w:rFonts w:ascii="Times New Roman" w:hAnsi="Times New Roman" w:cs="Times New Roman"/>
          <w:color w:val="000000"/>
          <w:sz w:val="24"/>
          <w:szCs w:val="24"/>
          <w:rPrChange w:id="2908"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sz w:val="24"/>
          <w:szCs w:val="24"/>
          <w:rPrChange w:id="2909" w:author="Jane Kohlhoff" w:date="2024-06-11T09:53:00Z" w16du:dateUtc="2024-06-10T23:53:00Z">
            <w:rPr>
              <w:rFonts w:ascii="Times" w:hAnsi="Times" w:cs="Helvetica"/>
              <w:color w:val="000000"/>
              <w:sz w:val="24"/>
              <w:szCs w:val="24"/>
            </w:rPr>
          </w:rPrChange>
        </w:rPr>
        <w:t xml:space="preserve">The BCAP </w:t>
      </w:r>
      <w:r w:rsidR="00965E7D" w:rsidRPr="00365026">
        <w:rPr>
          <w:rFonts w:ascii="Times New Roman" w:hAnsi="Times New Roman" w:cs="Times New Roman"/>
          <w:color w:val="000000"/>
          <w:sz w:val="24"/>
          <w:szCs w:val="24"/>
          <w:rPrChange w:id="2910" w:author="Jane Kohlhoff" w:date="2024-06-11T09:53:00Z" w16du:dateUtc="2024-06-10T23:53:00Z">
            <w:rPr>
              <w:rFonts w:ascii="Times" w:hAnsi="Times" w:cs="Helvetica"/>
              <w:color w:val="000000"/>
              <w:sz w:val="24"/>
              <w:szCs w:val="24"/>
            </w:rPr>
          </w:rPrChange>
        </w:rPr>
        <w:t xml:space="preserve">comprises </w:t>
      </w:r>
      <w:r w:rsidRPr="00365026">
        <w:rPr>
          <w:rFonts w:ascii="Times New Roman" w:hAnsi="Times New Roman" w:cs="Times New Roman"/>
          <w:color w:val="000000"/>
          <w:sz w:val="24"/>
          <w:szCs w:val="24"/>
          <w:rPrChange w:id="2911" w:author="Jane Kohlhoff" w:date="2024-06-11T09:53:00Z" w16du:dateUtc="2024-06-10T23:53:00Z">
            <w:rPr>
              <w:rFonts w:ascii="Times" w:hAnsi="Times" w:cs="Helvetica"/>
              <w:color w:val="000000"/>
              <w:sz w:val="24"/>
              <w:szCs w:val="24"/>
            </w:rPr>
          </w:rPrChange>
        </w:rPr>
        <w:t>24</w:t>
      </w:r>
      <w:r w:rsidR="00965E7D" w:rsidRPr="00365026">
        <w:rPr>
          <w:rFonts w:ascii="Times New Roman" w:hAnsi="Times New Roman" w:cs="Times New Roman"/>
          <w:color w:val="000000"/>
          <w:sz w:val="24"/>
          <w:szCs w:val="24"/>
          <w:rPrChange w:id="2912" w:author="Jane Kohlhoff" w:date="2024-06-11T09:53:00Z" w16du:dateUtc="2024-06-10T23:53:00Z">
            <w:rPr>
              <w:rFonts w:ascii="Times" w:hAnsi="Times" w:cs="Helvetica"/>
              <w:color w:val="000000"/>
              <w:sz w:val="24"/>
              <w:szCs w:val="24"/>
            </w:rPr>
          </w:rPrChange>
        </w:rPr>
        <w:t xml:space="preserve"> self-report </w:t>
      </w:r>
      <w:r w:rsidRPr="00365026">
        <w:rPr>
          <w:rFonts w:ascii="Times New Roman" w:hAnsi="Times New Roman" w:cs="Times New Roman"/>
          <w:color w:val="000000"/>
          <w:sz w:val="24"/>
          <w:szCs w:val="24"/>
          <w:rPrChange w:id="2913" w:author="Jane Kohlhoff" w:date="2024-06-11T09:53:00Z" w16du:dateUtc="2024-06-10T23:53:00Z">
            <w:rPr>
              <w:rFonts w:ascii="Times" w:hAnsi="Times" w:cs="Helvetica"/>
              <w:color w:val="000000"/>
              <w:sz w:val="24"/>
              <w:szCs w:val="24"/>
            </w:rPr>
          </w:rPrChange>
        </w:rPr>
        <w:t xml:space="preserve">items, each rated as ‘agree’ or ‘disagree’. </w:t>
      </w:r>
      <w:r w:rsidR="00965E7D" w:rsidRPr="00365026">
        <w:rPr>
          <w:rFonts w:ascii="Times New Roman" w:hAnsi="Times New Roman" w:cs="Times New Roman"/>
          <w:color w:val="000000"/>
          <w:sz w:val="24"/>
          <w:szCs w:val="24"/>
          <w:rPrChange w:id="2914" w:author="Jane Kohlhoff" w:date="2024-06-11T09:53:00Z" w16du:dateUtc="2024-06-10T23:53:00Z">
            <w:rPr>
              <w:rFonts w:ascii="Times" w:hAnsi="Times" w:cs="Helvetica"/>
              <w:color w:val="000000"/>
              <w:sz w:val="24"/>
              <w:szCs w:val="24"/>
            </w:rPr>
          </w:rPrChange>
        </w:rPr>
        <w:t xml:space="preserve">Scores are totalled to yield a total Risk and </w:t>
      </w:r>
      <w:r w:rsidR="007556E4" w:rsidRPr="00365026">
        <w:rPr>
          <w:rFonts w:ascii="Times New Roman" w:hAnsi="Times New Roman" w:cs="Times New Roman"/>
          <w:color w:val="000000"/>
          <w:sz w:val="24"/>
          <w:szCs w:val="24"/>
          <w:rPrChange w:id="2915" w:author="Jane Kohlhoff" w:date="2024-06-11T09:53:00Z" w16du:dateUtc="2024-06-10T23:53:00Z">
            <w:rPr>
              <w:rFonts w:ascii="Times" w:hAnsi="Times" w:cs="Helvetica"/>
              <w:color w:val="000000"/>
              <w:sz w:val="24"/>
              <w:szCs w:val="24"/>
            </w:rPr>
          </w:rPrChange>
        </w:rPr>
        <w:t xml:space="preserve">a </w:t>
      </w:r>
      <w:r w:rsidR="00965E7D" w:rsidRPr="00365026">
        <w:rPr>
          <w:rFonts w:ascii="Times New Roman" w:hAnsi="Times New Roman" w:cs="Times New Roman"/>
          <w:color w:val="000000"/>
          <w:sz w:val="24"/>
          <w:szCs w:val="24"/>
          <w:rPrChange w:id="2916" w:author="Jane Kohlhoff" w:date="2024-06-11T09:53:00Z" w16du:dateUtc="2024-06-10T23:53:00Z">
            <w:rPr>
              <w:rFonts w:ascii="Times" w:hAnsi="Times" w:cs="Helvetica"/>
              <w:color w:val="000000"/>
              <w:sz w:val="24"/>
              <w:szCs w:val="24"/>
            </w:rPr>
          </w:rPrChange>
        </w:rPr>
        <w:t>Lie score</w:t>
      </w:r>
      <w:r w:rsidR="0005267C" w:rsidRPr="00365026">
        <w:rPr>
          <w:rFonts w:ascii="Times New Roman" w:hAnsi="Times New Roman" w:cs="Times New Roman"/>
          <w:color w:val="000000"/>
          <w:sz w:val="24"/>
          <w:szCs w:val="24"/>
          <w:rPrChange w:id="2917" w:author="Jane Kohlhoff" w:date="2024-06-11T09:53:00Z" w16du:dateUtc="2024-06-10T23:53:00Z">
            <w:rPr>
              <w:rFonts w:ascii="Times" w:hAnsi="Times" w:cs="Helvetica"/>
              <w:color w:val="000000"/>
              <w:sz w:val="24"/>
              <w:szCs w:val="24"/>
            </w:rPr>
          </w:rPrChange>
        </w:rPr>
        <w:t xml:space="preserve">. </w:t>
      </w:r>
      <w:r w:rsidR="0042149A" w:rsidRPr="00365026">
        <w:rPr>
          <w:rFonts w:ascii="Times New Roman" w:hAnsi="Times New Roman" w:cs="Times New Roman"/>
          <w:color w:val="000000"/>
          <w:kern w:val="0"/>
          <w:sz w:val="24"/>
          <w:szCs w:val="24"/>
          <w14:ligatures w14:val="none"/>
          <w:rPrChange w:id="2918" w:author="Jane Kohlhoff" w:date="2024-06-11T09:53:00Z" w16du:dateUtc="2024-06-10T23:53:00Z">
            <w:rPr>
              <w:rFonts w:ascii="Times" w:hAnsi="Times" w:cs="Helvetica"/>
              <w:color w:val="000000"/>
              <w:kern w:val="0"/>
              <w:sz w:val="24"/>
              <w:szCs w:val="24"/>
              <w14:ligatures w14:val="none"/>
            </w:rPr>
          </w:rPrChange>
        </w:rPr>
        <w:t xml:space="preserve">In the current study, the </w:t>
      </w:r>
      <w:r w:rsidR="00965E7D" w:rsidRPr="00365026">
        <w:rPr>
          <w:rFonts w:ascii="Times New Roman" w:hAnsi="Times New Roman" w:cs="Times New Roman"/>
          <w:color w:val="000000"/>
          <w:kern w:val="0"/>
          <w:sz w:val="24"/>
          <w:szCs w:val="24"/>
          <w14:ligatures w14:val="none"/>
          <w:rPrChange w:id="2919" w:author="Jane Kohlhoff" w:date="2024-06-11T09:53:00Z" w16du:dateUtc="2024-06-10T23:53:00Z">
            <w:rPr>
              <w:rFonts w:ascii="Times" w:hAnsi="Times" w:cs="Helvetica"/>
              <w:color w:val="000000"/>
              <w:kern w:val="0"/>
              <w:sz w:val="24"/>
              <w:szCs w:val="24"/>
              <w14:ligatures w14:val="none"/>
            </w:rPr>
          </w:rPrChange>
        </w:rPr>
        <w:t xml:space="preserve">total risk score was used, with the Lie score used as a covariate. </w:t>
      </w:r>
      <w:r w:rsidR="0042149A" w:rsidRPr="00365026">
        <w:rPr>
          <w:rFonts w:ascii="Times New Roman" w:hAnsi="Times New Roman" w:cs="Times New Roman"/>
          <w:color w:val="000000"/>
          <w:kern w:val="0"/>
          <w:sz w:val="24"/>
          <w:szCs w:val="24"/>
          <w14:ligatures w14:val="none"/>
          <w:rPrChange w:id="2920" w:author="Jane Kohlhoff" w:date="2024-06-11T09:53:00Z" w16du:dateUtc="2024-06-10T23:53:00Z">
            <w:rPr>
              <w:rFonts w:ascii="Times" w:hAnsi="Times" w:cs="Helvetica"/>
              <w:color w:val="000000"/>
              <w:kern w:val="0"/>
              <w:sz w:val="24"/>
              <w:szCs w:val="24"/>
              <w14:ligatures w14:val="none"/>
            </w:rPr>
          </w:rPrChange>
        </w:rPr>
        <w:t xml:space="preserve">The </w:t>
      </w:r>
      <w:r w:rsidR="009707D0" w:rsidRPr="00365026">
        <w:rPr>
          <w:rFonts w:ascii="Times New Roman" w:hAnsi="Times New Roman" w:cs="Times New Roman"/>
          <w:color w:val="000000"/>
          <w:kern w:val="0"/>
          <w:sz w:val="24"/>
          <w:szCs w:val="24"/>
          <w14:ligatures w14:val="none"/>
          <w:rPrChange w:id="2921" w:author="Jane Kohlhoff" w:date="2024-06-11T09:53:00Z" w16du:dateUtc="2024-06-10T23:53:00Z">
            <w:rPr>
              <w:rFonts w:ascii="Times" w:hAnsi="Times" w:cs="Helvetica"/>
              <w:color w:val="000000"/>
              <w:kern w:val="0"/>
              <w:sz w:val="24"/>
              <w:szCs w:val="24"/>
              <w14:ligatures w14:val="none"/>
            </w:rPr>
          </w:rPrChange>
        </w:rPr>
        <w:t>Cronbach’s</w:t>
      </w:r>
      <w:r w:rsidR="0042149A" w:rsidRPr="00365026">
        <w:rPr>
          <w:rFonts w:ascii="Times New Roman" w:hAnsi="Times New Roman" w:cs="Times New Roman"/>
          <w:color w:val="000000"/>
          <w:kern w:val="0"/>
          <w:sz w:val="24"/>
          <w:szCs w:val="24"/>
          <w14:ligatures w14:val="none"/>
          <w:rPrChange w:id="2922" w:author="Jane Kohlhoff" w:date="2024-06-11T09:53:00Z" w16du:dateUtc="2024-06-10T23:53:00Z">
            <w:rPr>
              <w:rFonts w:ascii="Times" w:hAnsi="Times" w:cs="Helvetica"/>
              <w:color w:val="000000"/>
              <w:kern w:val="0"/>
              <w:sz w:val="24"/>
              <w:szCs w:val="24"/>
              <w14:ligatures w14:val="none"/>
            </w:rPr>
          </w:rPrChange>
        </w:rPr>
        <w:t xml:space="preserve"> alphas for the BCAP </w:t>
      </w:r>
      <w:r w:rsidR="004D6A26" w:rsidRPr="00365026">
        <w:rPr>
          <w:rFonts w:ascii="Times New Roman" w:hAnsi="Times New Roman" w:cs="Times New Roman"/>
          <w:color w:val="000000"/>
          <w:kern w:val="0"/>
          <w:sz w:val="24"/>
          <w:szCs w:val="24"/>
          <w14:ligatures w14:val="none"/>
          <w:rPrChange w:id="2923" w:author="Jane Kohlhoff" w:date="2024-06-11T09:53:00Z" w16du:dateUtc="2024-06-10T23:53:00Z">
            <w:rPr>
              <w:rFonts w:ascii="Times" w:hAnsi="Times" w:cs="Helvetica"/>
              <w:color w:val="000000"/>
              <w:kern w:val="0"/>
              <w:sz w:val="24"/>
              <w:szCs w:val="24"/>
              <w14:ligatures w14:val="none"/>
            </w:rPr>
          </w:rPrChange>
        </w:rPr>
        <w:t xml:space="preserve">total risk score </w:t>
      </w:r>
      <w:r w:rsidR="009707D0" w:rsidRPr="00365026">
        <w:rPr>
          <w:rFonts w:ascii="Times New Roman" w:hAnsi="Times New Roman" w:cs="Times New Roman"/>
          <w:color w:val="000000"/>
          <w:kern w:val="0"/>
          <w:sz w:val="24"/>
          <w:szCs w:val="24"/>
          <w14:ligatures w14:val="none"/>
          <w:rPrChange w:id="2924" w:author="Jane Kohlhoff" w:date="2024-06-11T09:53:00Z" w16du:dateUtc="2024-06-10T23:53:00Z">
            <w:rPr>
              <w:rFonts w:ascii="Times" w:hAnsi="Times" w:cs="Helvetica"/>
              <w:color w:val="000000"/>
              <w:kern w:val="0"/>
              <w:sz w:val="24"/>
              <w:szCs w:val="24"/>
              <w14:ligatures w14:val="none"/>
            </w:rPr>
          </w:rPrChange>
        </w:rPr>
        <w:t xml:space="preserve">at T1 was </w:t>
      </w:r>
      <w:r w:rsidR="004D6A26" w:rsidRPr="00365026">
        <w:rPr>
          <w:rFonts w:ascii="Times New Roman" w:hAnsi="Times New Roman" w:cs="Times New Roman"/>
          <w:color w:val="000000"/>
          <w:kern w:val="0"/>
          <w:sz w:val="24"/>
          <w:szCs w:val="24"/>
          <w14:ligatures w14:val="none"/>
          <w:rPrChange w:id="2925" w:author="Jane Kohlhoff" w:date="2024-06-11T09:53:00Z" w16du:dateUtc="2024-06-10T23:53:00Z">
            <w:rPr>
              <w:rFonts w:ascii="Times" w:hAnsi="Times" w:cs="Helvetica"/>
              <w:color w:val="000000"/>
              <w:kern w:val="0"/>
              <w:sz w:val="24"/>
              <w:szCs w:val="24"/>
              <w14:ligatures w14:val="none"/>
            </w:rPr>
          </w:rPrChange>
        </w:rPr>
        <w:t>.</w:t>
      </w:r>
      <w:commentRangeStart w:id="2926"/>
      <w:r w:rsidR="004D6A26" w:rsidRPr="00365026">
        <w:rPr>
          <w:rFonts w:ascii="Times New Roman" w:hAnsi="Times New Roman" w:cs="Times New Roman"/>
          <w:color w:val="000000"/>
          <w:kern w:val="0"/>
          <w:sz w:val="24"/>
          <w:szCs w:val="24"/>
          <w14:ligatures w14:val="none"/>
          <w:rPrChange w:id="2927" w:author="Jane Kohlhoff" w:date="2024-06-11T09:53:00Z" w16du:dateUtc="2024-06-10T23:53:00Z">
            <w:rPr>
              <w:rFonts w:ascii="Times" w:hAnsi="Times" w:cs="Helvetica"/>
              <w:color w:val="000000"/>
              <w:kern w:val="0"/>
              <w:sz w:val="24"/>
              <w:szCs w:val="24"/>
              <w14:ligatures w14:val="none"/>
            </w:rPr>
          </w:rPrChange>
        </w:rPr>
        <w:t>89</w:t>
      </w:r>
      <w:commentRangeEnd w:id="2926"/>
      <w:r w:rsidR="00A93D04">
        <w:rPr>
          <w:rStyle w:val="CommentReference"/>
        </w:rPr>
        <w:commentReference w:id="2926"/>
      </w:r>
      <w:r w:rsidR="007B01E0" w:rsidRPr="00365026">
        <w:rPr>
          <w:rFonts w:ascii="Times New Roman" w:hAnsi="Times New Roman" w:cs="Times New Roman"/>
          <w:color w:val="000000"/>
          <w:kern w:val="0"/>
          <w:sz w:val="24"/>
          <w:szCs w:val="24"/>
          <w14:ligatures w14:val="none"/>
          <w:rPrChange w:id="2928" w:author="Jane Kohlhoff" w:date="2024-06-11T09:53:00Z" w16du:dateUtc="2024-06-10T23:53:00Z">
            <w:rPr>
              <w:rFonts w:ascii="Times" w:hAnsi="Times" w:cs="Helvetica"/>
              <w:color w:val="000000"/>
              <w:kern w:val="0"/>
              <w:sz w:val="24"/>
              <w:szCs w:val="24"/>
              <w14:ligatures w14:val="none"/>
            </w:rPr>
          </w:rPrChange>
        </w:rPr>
        <w:t>.</w:t>
      </w:r>
    </w:p>
    <w:p w14:paraId="254AC9ED" w14:textId="34CB2A21" w:rsidR="00603B0B" w:rsidRPr="00365026" w:rsidRDefault="00603B0B" w:rsidP="00603B0B">
      <w:pPr>
        <w:spacing w:line="480" w:lineRule="auto"/>
        <w:ind w:firstLine="720"/>
        <w:rPr>
          <w:rFonts w:ascii="Times New Roman" w:eastAsia="Times New Roman" w:hAnsi="Times New Roman" w:cs="Times New Roman"/>
          <w:sz w:val="24"/>
          <w:szCs w:val="24"/>
          <w:rPrChange w:id="2929" w:author="Jane Kohlhoff" w:date="2024-06-11T09:53:00Z" w16du:dateUtc="2024-06-10T23:53:00Z">
            <w:rPr>
              <w:rFonts w:ascii="Times" w:eastAsia="Times New Roman" w:hAnsi="Times" w:cs="Times New Roman"/>
              <w:sz w:val="24"/>
              <w:szCs w:val="24"/>
            </w:rPr>
          </w:rPrChange>
        </w:rPr>
      </w:pPr>
      <w:bookmarkStart w:id="2930" w:name="_Hlk161651989"/>
      <w:r w:rsidRPr="00365026">
        <w:rPr>
          <w:rFonts w:ascii="Times New Roman" w:hAnsi="Times New Roman" w:cs="Times New Roman"/>
          <w:b/>
          <w:bCs/>
          <w:iCs/>
          <w:color w:val="000000"/>
          <w:sz w:val="24"/>
          <w:szCs w:val="24"/>
          <w:rPrChange w:id="2931" w:author="Jane Kohlhoff" w:date="2024-06-11T09:53:00Z" w16du:dateUtc="2024-06-10T23:53:00Z">
            <w:rPr>
              <w:rFonts w:ascii="Times" w:hAnsi="Times" w:cs="Helvetica"/>
              <w:b/>
              <w:bCs/>
              <w:iCs/>
              <w:color w:val="000000"/>
              <w:sz w:val="24"/>
              <w:szCs w:val="24"/>
            </w:rPr>
          </w:rPrChange>
        </w:rPr>
        <w:t>Parenting stress</w:t>
      </w:r>
      <w:r w:rsidRPr="00365026">
        <w:rPr>
          <w:rFonts w:ascii="Times New Roman" w:hAnsi="Times New Roman" w:cs="Times New Roman"/>
          <w:color w:val="000000"/>
          <w:sz w:val="24"/>
          <w:szCs w:val="24"/>
          <w:rPrChange w:id="2932" w:author="Jane Kohlhoff" w:date="2024-06-11T09:53:00Z" w16du:dateUtc="2024-06-10T23:53:00Z">
            <w:rPr>
              <w:rFonts w:ascii="Times" w:hAnsi="Times" w:cs="Helvetica"/>
              <w:color w:val="000000"/>
              <w:sz w:val="24"/>
              <w:szCs w:val="24"/>
            </w:rPr>
          </w:rPrChange>
        </w:rPr>
        <w:t xml:space="preserve"> </w:t>
      </w:r>
      <w:bookmarkEnd w:id="2930"/>
      <w:r w:rsidRPr="00365026">
        <w:rPr>
          <w:rFonts w:ascii="Times New Roman" w:hAnsi="Times New Roman" w:cs="Times New Roman"/>
          <w:color w:val="000000"/>
          <w:sz w:val="24"/>
          <w:szCs w:val="24"/>
          <w:rPrChange w:id="2933" w:author="Jane Kohlhoff" w:date="2024-06-11T09:53:00Z" w16du:dateUtc="2024-06-10T23:53:00Z">
            <w:rPr>
              <w:rFonts w:ascii="Times" w:hAnsi="Times" w:cs="Helvetica"/>
              <w:color w:val="000000"/>
              <w:sz w:val="24"/>
              <w:szCs w:val="24"/>
            </w:rPr>
          </w:rPrChange>
        </w:rPr>
        <w:t>was assessed using the Parenting Stress Index–Short Form</w:t>
      </w:r>
      <w:r w:rsidR="00965E7D" w:rsidRPr="00365026">
        <w:rPr>
          <w:rFonts w:ascii="Times New Roman" w:hAnsi="Times New Roman" w:cs="Times New Roman"/>
          <w:color w:val="000000"/>
          <w:sz w:val="24"/>
          <w:szCs w:val="24"/>
          <w:rPrChange w:id="2934" w:author="Jane Kohlhoff" w:date="2024-06-11T09:53:00Z" w16du:dateUtc="2024-06-10T23:53:00Z">
            <w:rPr>
              <w:rFonts w:ascii="Times" w:hAnsi="Times" w:cs="Helvetica"/>
              <w:color w:val="000000"/>
              <w:sz w:val="24"/>
              <w:szCs w:val="24"/>
            </w:rPr>
          </w:rPrChange>
        </w:rPr>
        <w:t xml:space="preserve"> </w:t>
      </w:r>
      <w:r w:rsidR="00965E7D" w:rsidRPr="00365026">
        <w:rPr>
          <w:rFonts w:ascii="Times New Roman" w:hAnsi="Times New Roman" w:cs="Times New Roman"/>
          <w:color w:val="000000"/>
          <w:sz w:val="24"/>
          <w:szCs w:val="24"/>
          <w:rPrChange w:id="2935"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&lt;EndNote&gt;&lt;Cite&gt;&lt;Author&gt;Abidin&lt;/Author&gt;&lt;Year&gt;1995&lt;/Year&gt;&lt;RecNum&gt;712&lt;/RecNum&gt;&lt;Prefix&gt;PSI-SF`; &lt;/Prefix&gt;&lt;DisplayText&gt;(PSI-SF; 64)&lt;/DisplayText&gt;&lt;record&gt;&lt;rec-number&gt;712&lt;/rec-number&gt;&lt;foreign-keys&gt;&lt;key app="EN" db-id="xpzvv0f2z5pxwhed0r6xa9er59e9pdxvards" timestamp="1552878965"&gt;712&lt;/key&gt;&lt;/foreign-keys&gt;&lt;ref-type name="Book"&gt;6&lt;/ref-type&gt;&lt;contributors&gt;&lt;authors&gt;&lt;author&gt;Abidin, R. R.&lt;/author&gt;&lt;/authors&gt;&lt;/contributors&gt;&lt;titles&gt;&lt;title&gt;Parenting Stress Index: Professional Manual, 3rd Edn&lt;/title&gt;&lt;/titles&gt;&lt;dates&gt;&lt;year&gt;1995&lt;/year&gt;&lt;/dates&gt;&lt;pub-location&gt;Lutz, FL&lt;/pub-location&gt;&lt;publisher&gt;Psychological Assessment Resources, Inc&lt;/publisher&gt;&lt;urls&gt;&lt;/urls&gt;&lt;/record&gt;&lt;/Cite&gt;&lt;/EndNote&gt;</w:instrText>
      </w:r>
      <w:r w:rsidR="00965E7D" w:rsidRPr="00365026">
        <w:rPr>
          <w:rFonts w:ascii="Times New Roman" w:hAnsi="Times New Roman" w:cs="Times New Roman"/>
          <w:color w:val="000000"/>
          <w:sz w:val="24"/>
          <w:szCs w:val="24"/>
          <w:rPrChange w:id="2936"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(PSI-SF; 64)</w:t>
      </w:r>
      <w:r w:rsidR="00965E7D" w:rsidRPr="00365026">
        <w:rPr>
          <w:rFonts w:ascii="Times New Roman" w:hAnsi="Times New Roman" w:cs="Times New Roman"/>
          <w:color w:val="000000"/>
          <w:sz w:val="24"/>
          <w:szCs w:val="24"/>
          <w:rPrChange w:id="2937" w:author="Jane Kohlhoff" w:date="2024-06-11T09:53:00Z" w16du:dateUtc="2024-06-10T23:53:00Z">
            <w:rPr>
              <w:rFonts w:ascii="Times" w:hAnsi="Times" w:cs="Helvetica"/>
              <w:color w:val="000000"/>
              <w:sz w:val="24"/>
              <w:szCs w:val="24"/>
            </w:rPr>
          </w:rPrChange>
        </w:rPr>
        <w:fldChar w:fldCharType="end"/>
      </w:r>
      <w:r w:rsidR="00965E7D" w:rsidRPr="00365026">
        <w:rPr>
          <w:rFonts w:ascii="Times New Roman" w:hAnsi="Times New Roman" w:cs="Times New Roman"/>
          <w:color w:val="000000"/>
          <w:sz w:val="24"/>
          <w:szCs w:val="24"/>
          <w:rPrChange w:id="2938" w:author="Jane Kohlhoff" w:date="2024-06-11T09:53:00Z" w16du:dateUtc="2024-06-10T23:53:00Z">
            <w:rPr>
              <w:rFonts w:ascii="Times" w:hAnsi="Times" w:cs="Helvetica"/>
              <w:color w:val="000000"/>
              <w:sz w:val="24"/>
              <w:szCs w:val="24"/>
            </w:rPr>
          </w:rPrChange>
        </w:rPr>
        <w:t>. The PSI-SF</w:t>
      </w:r>
      <w:r w:rsidRPr="00365026">
        <w:rPr>
          <w:rFonts w:ascii="Times New Roman" w:hAnsi="Times New Roman" w:cs="Times New Roman"/>
          <w:color w:val="000000"/>
          <w:sz w:val="24"/>
          <w:szCs w:val="24"/>
          <w:rPrChange w:id="2939" w:author="Jane Kohlhoff" w:date="2024-06-11T09:53:00Z" w16du:dateUtc="2024-06-10T23:53:00Z">
            <w:rPr>
              <w:rFonts w:ascii="Times" w:hAnsi="Times" w:cs="Helvetica"/>
              <w:color w:val="000000"/>
              <w:sz w:val="24"/>
              <w:szCs w:val="24"/>
            </w:rPr>
          </w:rPrChange>
        </w:rPr>
        <w:t xml:space="preserve"> </w:t>
      </w:r>
      <w:r w:rsidR="00965E7D" w:rsidRPr="00365026">
        <w:rPr>
          <w:rFonts w:ascii="Times New Roman" w:hAnsi="Times New Roman" w:cs="Times New Roman"/>
          <w:color w:val="000000"/>
          <w:sz w:val="24"/>
          <w:szCs w:val="24"/>
          <w:rPrChange w:id="2940" w:author="Jane Kohlhoff" w:date="2024-06-11T09:53:00Z" w16du:dateUtc="2024-06-10T23:53:00Z">
            <w:rPr>
              <w:rFonts w:ascii="Times" w:hAnsi="Times" w:cs="Helvetica"/>
              <w:color w:val="000000"/>
              <w:sz w:val="24"/>
              <w:szCs w:val="24"/>
            </w:rPr>
          </w:rPrChange>
        </w:rPr>
        <w:t xml:space="preserve">comprises </w:t>
      </w:r>
      <w:r w:rsidRPr="00365026">
        <w:rPr>
          <w:rFonts w:ascii="Times New Roman" w:hAnsi="Times New Roman" w:cs="Times New Roman"/>
          <w:color w:val="000000"/>
          <w:sz w:val="24"/>
          <w:szCs w:val="24"/>
          <w:rPrChange w:id="2941" w:author="Jane Kohlhoff" w:date="2024-06-11T09:53:00Z" w16du:dateUtc="2024-06-10T23:53:00Z">
            <w:rPr>
              <w:rFonts w:ascii="Times" w:hAnsi="Times" w:cs="Helvetica"/>
              <w:color w:val="000000"/>
              <w:sz w:val="24"/>
              <w:szCs w:val="24"/>
            </w:rPr>
          </w:rPrChange>
        </w:rPr>
        <w:t>36</w:t>
      </w:r>
      <w:r w:rsidR="00965E7D" w:rsidRPr="00365026">
        <w:rPr>
          <w:rFonts w:ascii="Times New Roman" w:hAnsi="Times New Roman" w:cs="Times New Roman"/>
          <w:color w:val="000000"/>
          <w:sz w:val="24"/>
          <w:szCs w:val="24"/>
          <w:rPrChange w:id="2942" w:author="Jane Kohlhoff" w:date="2024-06-11T09:53:00Z" w16du:dateUtc="2024-06-10T23:53:00Z">
            <w:rPr>
              <w:rFonts w:ascii="Times" w:hAnsi="Times" w:cs="Helvetica"/>
              <w:color w:val="000000"/>
              <w:sz w:val="24"/>
              <w:szCs w:val="24"/>
            </w:rPr>
          </w:rPrChange>
        </w:rPr>
        <w:t xml:space="preserve"> self-report </w:t>
      </w:r>
      <w:r w:rsidRPr="00365026">
        <w:rPr>
          <w:rFonts w:ascii="Times New Roman" w:hAnsi="Times New Roman" w:cs="Times New Roman"/>
          <w:color w:val="000000"/>
          <w:sz w:val="24"/>
          <w:szCs w:val="24"/>
          <w:rPrChange w:id="2943" w:author="Jane Kohlhoff" w:date="2024-06-11T09:53:00Z" w16du:dateUtc="2024-06-10T23:53:00Z">
            <w:rPr>
              <w:rFonts w:ascii="Times" w:hAnsi="Times" w:cs="Helvetica"/>
              <w:color w:val="000000"/>
              <w:sz w:val="24"/>
              <w:szCs w:val="24"/>
            </w:rPr>
          </w:rPrChange>
        </w:rPr>
        <w:t>item</w:t>
      </w:r>
      <w:r w:rsidR="00965E7D" w:rsidRPr="00365026">
        <w:rPr>
          <w:rFonts w:ascii="Times New Roman" w:hAnsi="Times New Roman" w:cs="Times New Roman"/>
          <w:color w:val="000000"/>
          <w:sz w:val="24"/>
          <w:szCs w:val="24"/>
          <w:rPrChange w:id="2944" w:author="Jane Kohlhoff" w:date="2024-06-11T09:53:00Z" w16du:dateUtc="2024-06-10T23:53:00Z">
            <w:rPr>
              <w:rFonts w:ascii="Times" w:hAnsi="Times" w:cs="Helvetica"/>
              <w:color w:val="000000"/>
              <w:sz w:val="24"/>
              <w:szCs w:val="24"/>
            </w:rPr>
          </w:rPrChange>
        </w:rPr>
        <w:t>s</w:t>
      </w:r>
      <w:r w:rsidRPr="00365026">
        <w:rPr>
          <w:rFonts w:ascii="Times New Roman" w:hAnsi="Times New Roman" w:cs="Times New Roman"/>
          <w:color w:val="000000"/>
          <w:sz w:val="24"/>
          <w:szCs w:val="24"/>
          <w:rPrChange w:id="2945" w:author="Jane Kohlhoff" w:date="2024-06-11T09:53:00Z" w16du:dateUtc="2024-06-10T23:53:00Z">
            <w:rPr>
              <w:rFonts w:ascii="Times" w:hAnsi="Times" w:cs="Helvetica"/>
              <w:color w:val="000000"/>
              <w:sz w:val="24"/>
              <w:szCs w:val="24"/>
            </w:rPr>
          </w:rPrChange>
        </w:rPr>
        <w:t xml:space="preserve"> </w:t>
      </w:r>
      <w:r w:rsidR="00965E7D" w:rsidRPr="00365026">
        <w:rPr>
          <w:rFonts w:ascii="Times New Roman" w:hAnsi="Times New Roman" w:cs="Times New Roman"/>
          <w:color w:val="000000"/>
          <w:kern w:val="0"/>
          <w:sz w:val="24"/>
          <w:szCs w:val="24"/>
          <w14:ligatures w14:val="none"/>
          <w:rPrChange w:id="2946" w:author="Jane Kohlhoff" w:date="2024-06-11T09:53:00Z" w16du:dateUtc="2024-06-10T23:53:00Z">
            <w:rPr>
              <w:rFonts w:ascii="Times" w:hAnsi="Times" w:cs="Helvetica"/>
              <w:color w:val="000000"/>
              <w:kern w:val="0"/>
              <w:sz w:val="24"/>
              <w:szCs w:val="24"/>
              <w14:ligatures w14:val="none"/>
            </w:rPr>
          </w:rPrChange>
        </w:rPr>
        <w:t>each answered on a five-point scale</w:t>
      </w:r>
      <w:r w:rsidR="0005267C" w:rsidRPr="00365026">
        <w:rPr>
          <w:rFonts w:ascii="Times New Roman" w:hAnsi="Times New Roman" w:cs="Times New Roman"/>
          <w:color w:val="000000"/>
          <w:kern w:val="0"/>
          <w:sz w:val="24"/>
          <w:szCs w:val="24"/>
          <w14:ligatures w14:val="none"/>
          <w:rPrChange w:id="2947" w:author="Jane Kohlhoff" w:date="2024-06-11T09:53:00Z" w16du:dateUtc="2024-06-10T23:53:00Z">
            <w:rPr>
              <w:rFonts w:ascii="Times" w:hAnsi="Times" w:cs="Helvetica"/>
              <w:color w:val="000000"/>
              <w:kern w:val="0"/>
              <w:sz w:val="24"/>
              <w:szCs w:val="24"/>
              <w14:ligatures w14:val="none"/>
            </w:rPr>
          </w:rPrChange>
        </w:rPr>
        <w:t xml:space="preserve">. </w:t>
      </w:r>
      <w:r w:rsidR="00965E7D" w:rsidRPr="00365026">
        <w:rPr>
          <w:rFonts w:ascii="Times New Roman" w:hAnsi="Times New Roman" w:cs="Times New Roman"/>
          <w:color w:val="000000"/>
          <w:sz w:val="24"/>
          <w:szCs w:val="24"/>
          <w:rPrChange w:id="2948" w:author="Jane Kohlhoff" w:date="2024-06-11T09:53:00Z" w16du:dateUtc="2024-06-10T23:53:00Z">
            <w:rPr>
              <w:rFonts w:ascii="Times" w:hAnsi="Times" w:cs="Helvetica"/>
              <w:color w:val="000000"/>
              <w:sz w:val="24"/>
              <w:szCs w:val="24"/>
            </w:rPr>
          </w:rPrChange>
        </w:rPr>
        <w:t>Items load onto</w:t>
      </w:r>
      <w:r w:rsidRPr="00365026">
        <w:rPr>
          <w:rFonts w:ascii="Times New Roman" w:hAnsi="Times New Roman" w:cs="Times New Roman"/>
          <w:color w:val="000000"/>
          <w:sz w:val="24"/>
          <w:szCs w:val="24"/>
          <w:rPrChange w:id="2949" w:author="Jane Kohlhoff" w:date="2024-06-11T09:53:00Z" w16du:dateUtc="2024-06-10T23:53:00Z">
            <w:rPr>
              <w:rFonts w:ascii="Times" w:hAnsi="Times" w:cs="Helvetica"/>
              <w:color w:val="000000"/>
              <w:sz w:val="24"/>
              <w:szCs w:val="24"/>
            </w:rPr>
          </w:rPrChange>
        </w:rPr>
        <w:t xml:space="preserve"> three subscales: ‘Parental Distress’, ‘Parent–child Dysfunctional Interaction’, and ‘Difficult Child’, </w:t>
      </w:r>
      <w:r w:rsidR="00965E7D" w:rsidRPr="00365026">
        <w:rPr>
          <w:rFonts w:ascii="Times New Roman" w:hAnsi="Times New Roman" w:cs="Times New Roman"/>
          <w:color w:val="000000"/>
          <w:sz w:val="24"/>
          <w:szCs w:val="24"/>
          <w:rPrChange w:id="2950" w:author="Jane Kohlhoff" w:date="2024-06-11T09:53:00Z" w16du:dateUtc="2024-06-10T23:53:00Z">
            <w:rPr>
              <w:rFonts w:ascii="Times" w:hAnsi="Times" w:cs="Helvetica"/>
              <w:color w:val="000000"/>
              <w:sz w:val="24"/>
              <w:szCs w:val="24"/>
            </w:rPr>
          </w:rPrChange>
        </w:rPr>
        <w:t xml:space="preserve">and a total score </w:t>
      </w:r>
      <w:r w:rsidR="007556E4" w:rsidRPr="00365026">
        <w:rPr>
          <w:rFonts w:ascii="Times New Roman" w:hAnsi="Times New Roman" w:cs="Times New Roman"/>
          <w:color w:val="000000"/>
          <w:sz w:val="24"/>
          <w:szCs w:val="24"/>
          <w:rPrChange w:id="2951" w:author="Jane Kohlhoff" w:date="2024-06-11T09:53:00Z" w16du:dateUtc="2024-06-10T23:53:00Z">
            <w:rPr>
              <w:rFonts w:ascii="Times" w:hAnsi="Times" w:cs="Helvetica"/>
              <w:color w:val="000000"/>
              <w:sz w:val="24"/>
              <w:szCs w:val="24"/>
            </w:rPr>
          </w:rPrChange>
        </w:rPr>
        <w:t>(score range 36-180</w:t>
      </w:r>
      <w:r w:rsidR="00965E7D" w:rsidRPr="00365026">
        <w:rPr>
          <w:rFonts w:ascii="Times New Roman" w:hAnsi="Times New Roman" w:cs="Times New Roman"/>
          <w:color w:val="000000"/>
          <w:sz w:val="24"/>
          <w:szCs w:val="24"/>
          <w:rPrChange w:id="2952" w:author="Jane Kohlhoff" w:date="2024-06-11T09:53:00Z" w16du:dateUtc="2024-06-10T23:53:00Z">
            <w:rPr>
              <w:rFonts w:ascii="Times" w:hAnsi="Times" w:cs="Helvetica"/>
              <w:color w:val="000000"/>
              <w:sz w:val="24"/>
              <w:szCs w:val="24"/>
            </w:rPr>
          </w:rPrChange>
        </w:rPr>
        <w:t>; h</w:t>
      </w:r>
      <w:r w:rsidRPr="00365026">
        <w:rPr>
          <w:rFonts w:ascii="Times New Roman" w:hAnsi="Times New Roman" w:cs="Times New Roman"/>
          <w:color w:val="000000"/>
          <w:sz w:val="24"/>
          <w:szCs w:val="24"/>
          <w:rPrChange w:id="2953" w:author="Jane Kohlhoff" w:date="2024-06-11T09:53:00Z" w16du:dateUtc="2024-06-10T23:53:00Z">
            <w:rPr>
              <w:rFonts w:ascii="Times" w:hAnsi="Times" w:cs="Helvetica"/>
              <w:color w:val="000000"/>
              <w:sz w:val="24"/>
              <w:szCs w:val="24"/>
            </w:rPr>
          </w:rPrChange>
        </w:rPr>
        <w:t>igher scores indicat</w:t>
      </w:r>
      <w:r w:rsidR="007556E4" w:rsidRPr="00365026">
        <w:rPr>
          <w:rFonts w:ascii="Times New Roman" w:hAnsi="Times New Roman" w:cs="Times New Roman"/>
          <w:color w:val="000000"/>
          <w:sz w:val="24"/>
          <w:szCs w:val="24"/>
          <w:rPrChange w:id="2954" w:author="Jane Kohlhoff" w:date="2024-06-11T09:53:00Z" w16du:dateUtc="2024-06-10T23:53:00Z">
            <w:rPr>
              <w:rFonts w:ascii="Times" w:hAnsi="Times" w:cs="Helvetica"/>
              <w:color w:val="000000"/>
              <w:sz w:val="24"/>
              <w:szCs w:val="24"/>
            </w:rPr>
          </w:rPrChange>
        </w:rPr>
        <w:t>e greater</w:t>
      </w:r>
      <w:r w:rsidRPr="00365026">
        <w:rPr>
          <w:rFonts w:ascii="Times New Roman" w:hAnsi="Times New Roman" w:cs="Times New Roman"/>
          <w:color w:val="000000"/>
          <w:sz w:val="24"/>
          <w:szCs w:val="24"/>
          <w:rPrChange w:id="2955" w:author="Jane Kohlhoff" w:date="2024-06-11T09:53:00Z" w16du:dateUtc="2024-06-10T23:53:00Z">
            <w:rPr>
              <w:rFonts w:ascii="Times" w:hAnsi="Times" w:cs="Helvetica"/>
              <w:color w:val="000000"/>
              <w:sz w:val="24"/>
              <w:szCs w:val="24"/>
            </w:rPr>
          </w:rPrChange>
        </w:rPr>
        <w:t xml:space="preserve"> </w:t>
      </w:r>
      <w:r w:rsidR="00965E7D" w:rsidRPr="00365026">
        <w:rPr>
          <w:rFonts w:ascii="Times New Roman" w:hAnsi="Times New Roman" w:cs="Times New Roman"/>
          <w:color w:val="000000"/>
          <w:sz w:val="24"/>
          <w:szCs w:val="24"/>
          <w:rPrChange w:id="2956" w:author="Jane Kohlhoff" w:date="2024-06-11T09:53:00Z" w16du:dateUtc="2024-06-10T23:53:00Z">
            <w:rPr>
              <w:rFonts w:ascii="Times" w:hAnsi="Times" w:cs="Helvetica"/>
              <w:color w:val="000000"/>
              <w:sz w:val="24"/>
              <w:szCs w:val="24"/>
            </w:rPr>
          </w:rPrChange>
        </w:rPr>
        <w:t>parenting stress</w:t>
      </w:r>
      <w:r w:rsidR="007556E4" w:rsidRPr="00365026">
        <w:rPr>
          <w:rFonts w:ascii="Times New Roman" w:hAnsi="Times New Roman" w:cs="Times New Roman"/>
          <w:color w:val="000000"/>
          <w:sz w:val="24"/>
          <w:szCs w:val="24"/>
          <w:rPrChange w:id="2957" w:author="Jane Kohlhoff" w:date="2024-06-11T09:53:00Z" w16du:dateUtc="2024-06-10T23:53:00Z">
            <w:rPr>
              <w:rFonts w:ascii="Times" w:hAnsi="Times" w:cs="Helvetica"/>
              <w:color w:val="000000"/>
              <w:sz w:val="24"/>
              <w:szCs w:val="24"/>
            </w:rPr>
          </w:rPrChange>
        </w:rPr>
        <w:t>)</w:t>
      </w:r>
      <w:r w:rsidRPr="00365026">
        <w:rPr>
          <w:rFonts w:ascii="Times New Roman" w:hAnsi="Times New Roman" w:cs="Times New Roman"/>
          <w:color w:val="000000"/>
          <w:sz w:val="24"/>
          <w:szCs w:val="24"/>
          <w:rPrChange w:id="2958"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kern w:val="0"/>
          <w:sz w:val="24"/>
          <w:szCs w:val="24"/>
          <w14:ligatures w14:val="none"/>
          <w:rPrChange w:id="2959" w:author="Jane Kohlhoff" w:date="2024-06-11T09:53:00Z" w16du:dateUtc="2024-06-10T23:53:00Z">
            <w:rPr>
              <w:rFonts w:ascii="Times" w:hAnsi="Times" w:cs="Helvetica"/>
              <w:color w:val="000000"/>
              <w:kern w:val="0"/>
              <w:sz w:val="24"/>
              <w:szCs w:val="24"/>
              <w14:ligatures w14:val="none"/>
            </w:rPr>
          </w:rPrChange>
        </w:rPr>
        <w:t xml:space="preserve">In the current study, the </w:t>
      </w:r>
      <w:r w:rsidR="004D6A26" w:rsidRPr="00365026">
        <w:rPr>
          <w:rFonts w:ascii="Times New Roman" w:hAnsi="Times New Roman" w:cs="Times New Roman"/>
          <w:color w:val="000000"/>
          <w:kern w:val="0"/>
          <w:sz w:val="24"/>
          <w:szCs w:val="24"/>
          <w14:ligatures w14:val="none"/>
          <w:rPrChange w:id="2960" w:author="Jane Kohlhoff" w:date="2024-06-11T09:53:00Z" w16du:dateUtc="2024-06-10T23:53:00Z">
            <w:rPr>
              <w:rFonts w:ascii="Times" w:hAnsi="Times" w:cs="Helvetica"/>
              <w:color w:val="000000"/>
              <w:kern w:val="0"/>
              <w:sz w:val="24"/>
              <w:szCs w:val="24"/>
              <w14:ligatures w14:val="none"/>
            </w:rPr>
          </w:rPrChange>
        </w:rPr>
        <w:t>C</w:t>
      </w:r>
      <w:r w:rsidRPr="00365026">
        <w:rPr>
          <w:rFonts w:ascii="Times New Roman" w:hAnsi="Times New Roman" w:cs="Times New Roman"/>
          <w:color w:val="000000"/>
          <w:kern w:val="0"/>
          <w:sz w:val="24"/>
          <w:szCs w:val="24"/>
          <w14:ligatures w14:val="none"/>
          <w:rPrChange w:id="2961" w:author="Jane Kohlhoff" w:date="2024-06-11T09:53:00Z" w16du:dateUtc="2024-06-10T23:53:00Z">
            <w:rPr>
              <w:rFonts w:ascii="Times" w:hAnsi="Times" w:cs="Helvetica"/>
              <w:color w:val="000000"/>
              <w:kern w:val="0"/>
              <w:sz w:val="24"/>
              <w:szCs w:val="24"/>
              <w14:ligatures w14:val="none"/>
            </w:rPr>
          </w:rPrChange>
        </w:rPr>
        <w:t xml:space="preserve">ronbach’s alphas for the </w:t>
      </w:r>
      <w:r w:rsidR="004D6A26" w:rsidRPr="00365026">
        <w:rPr>
          <w:rFonts w:ascii="Times New Roman" w:hAnsi="Times New Roman" w:cs="Times New Roman"/>
          <w:color w:val="000000"/>
          <w:sz w:val="24"/>
          <w:szCs w:val="24"/>
          <w:rPrChange w:id="2962" w:author="Jane Kohlhoff" w:date="2024-06-11T09:53:00Z" w16du:dateUtc="2024-06-10T23:53:00Z">
            <w:rPr>
              <w:rFonts w:ascii="Times" w:hAnsi="Times" w:cs="Helvetica"/>
              <w:color w:val="000000"/>
              <w:sz w:val="24"/>
              <w:szCs w:val="24"/>
            </w:rPr>
          </w:rPrChange>
        </w:rPr>
        <w:t>PSI-SF</w:t>
      </w:r>
      <w:r w:rsidRPr="00365026">
        <w:rPr>
          <w:rFonts w:ascii="Times New Roman" w:hAnsi="Times New Roman" w:cs="Times New Roman"/>
          <w:color w:val="000000"/>
          <w:kern w:val="0"/>
          <w:sz w:val="24"/>
          <w:szCs w:val="24"/>
          <w14:ligatures w14:val="none"/>
          <w:rPrChange w:id="2963" w:author="Jane Kohlhoff" w:date="2024-06-11T09:53:00Z" w16du:dateUtc="2024-06-10T23:53:00Z">
            <w:rPr>
              <w:rFonts w:ascii="Times" w:hAnsi="Times" w:cs="Helvetica"/>
              <w:color w:val="000000"/>
              <w:kern w:val="0"/>
              <w:sz w:val="24"/>
              <w:szCs w:val="24"/>
              <w14:ligatures w14:val="none"/>
            </w:rPr>
          </w:rPrChange>
        </w:rPr>
        <w:t xml:space="preserve"> </w:t>
      </w:r>
      <w:r w:rsidR="009277E1" w:rsidRPr="00365026">
        <w:rPr>
          <w:rFonts w:ascii="Times New Roman" w:hAnsi="Times New Roman" w:cs="Times New Roman"/>
          <w:color w:val="000000"/>
          <w:kern w:val="0"/>
          <w:sz w:val="24"/>
          <w:szCs w:val="24"/>
          <w14:ligatures w14:val="none"/>
          <w:rPrChange w:id="2964" w:author="Jane Kohlhoff" w:date="2024-06-11T09:53:00Z" w16du:dateUtc="2024-06-10T23:53:00Z">
            <w:rPr>
              <w:rFonts w:ascii="Times" w:hAnsi="Times" w:cs="Helvetica"/>
              <w:color w:val="000000"/>
              <w:kern w:val="0"/>
              <w:sz w:val="24"/>
              <w:szCs w:val="24"/>
              <w14:ligatures w14:val="none"/>
            </w:rPr>
          </w:rPrChange>
        </w:rPr>
        <w:t>at T1 was</w:t>
      </w:r>
      <w:r w:rsidRPr="00365026">
        <w:rPr>
          <w:rFonts w:ascii="Times New Roman" w:hAnsi="Times New Roman" w:cs="Times New Roman"/>
          <w:color w:val="000000"/>
          <w:kern w:val="0"/>
          <w:sz w:val="24"/>
          <w:szCs w:val="24"/>
          <w14:ligatures w14:val="none"/>
          <w:rPrChange w:id="2965" w:author="Jane Kohlhoff" w:date="2024-06-11T09:53:00Z" w16du:dateUtc="2024-06-10T23:53:00Z">
            <w:rPr>
              <w:rFonts w:ascii="Times" w:hAnsi="Times" w:cs="Helvetica"/>
              <w:color w:val="000000"/>
              <w:kern w:val="0"/>
              <w:sz w:val="24"/>
              <w:szCs w:val="24"/>
              <w14:ligatures w14:val="none"/>
            </w:rPr>
          </w:rPrChange>
        </w:rPr>
        <w:t xml:space="preserve"> </w:t>
      </w:r>
      <w:r w:rsidR="00793CAF" w:rsidRPr="00365026">
        <w:rPr>
          <w:rFonts w:ascii="Times New Roman" w:hAnsi="Times New Roman" w:cs="Times New Roman"/>
          <w:color w:val="000000"/>
          <w:kern w:val="0"/>
          <w:sz w:val="24"/>
          <w:szCs w:val="24"/>
          <w14:ligatures w14:val="none"/>
          <w:rPrChange w:id="2966" w:author="Jane Kohlhoff" w:date="2024-06-11T09:53:00Z" w16du:dateUtc="2024-06-10T23:53:00Z">
            <w:rPr>
              <w:rFonts w:ascii="Times" w:hAnsi="Times" w:cs="Helvetica"/>
              <w:color w:val="000000"/>
              <w:kern w:val="0"/>
              <w:sz w:val="24"/>
              <w:szCs w:val="24"/>
              <w14:ligatures w14:val="none"/>
            </w:rPr>
          </w:rPrChange>
        </w:rPr>
        <w:t>.91</w:t>
      </w:r>
      <w:r w:rsidR="009277E1" w:rsidRPr="00365026">
        <w:rPr>
          <w:rFonts w:ascii="Times New Roman" w:hAnsi="Times New Roman" w:cs="Times New Roman"/>
          <w:color w:val="000000"/>
          <w:kern w:val="0"/>
          <w:sz w:val="24"/>
          <w:szCs w:val="24"/>
          <w14:ligatures w14:val="none"/>
          <w:rPrChange w:id="2967" w:author="Jane Kohlhoff" w:date="2024-06-11T09:53:00Z" w16du:dateUtc="2024-06-10T23:53:00Z">
            <w:rPr>
              <w:rFonts w:ascii="Times" w:hAnsi="Times" w:cs="Helvetica"/>
              <w:color w:val="000000"/>
              <w:kern w:val="0"/>
              <w:sz w:val="24"/>
              <w:szCs w:val="24"/>
              <w14:ligatures w14:val="none"/>
            </w:rPr>
          </w:rPrChange>
        </w:rPr>
        <w:t>.</w:t>
      </w:r>
      <w:r w:rsidR="00E1285E" w:rsidRPr="00365026">
        <w:rPr>
          <w:rFonts w:ascii="Times New Roman" w:hAnsi="Times New Roman" w:cs="Times New Roman"/>
          <w:color w:val="000000"/>
          <w:kern w:val="0"/>
          <w:sz w:val="24"/>
          <w:szCs w:val="24"/>
          <w14:ligatures w14:val="none"/>
          <w:rPrChange w:id="2968" w:author="Jane Kohlhoff" w:date="2024-06-11T09:53:00Z" w16du:dateUtc="2024-06-10T23:53:00Z">
            <w:rPr>
              <w:rFonts w:ascii="Times" w:hAnsi="Times" w:cs="Helvetica"/>
              <w:color w:val="000000"/>
              <w:kern w:val="0"/>
              <w:sz w:val="24"/>
              <w:szCs w:val="24"/>
              <w14:ligatures w14:val="none"/>
            </w:rPr>
          </w:rPrChange>
        </w:rPr>
        <w:t xml:space="preserve"> </w:t>
      </w:r>
    </w:p>
    <w:p w14:paraId="427893F7" w14:textId="77777777" w:rsidR="00603B0B" w:rsidRPr="00365026" w:rsidRDefault="00603B0B" w:rsidP="00F005FF">
      <w:pPr>
        <w:widowControl w:val="0"/>
        <w:autoSpaceDE w:val="0"/>
        <w:autoSpaceDN w:val="0"/>
        <w:adjustRightInd w:val="0"/>
        <w:spacing w:line="480" w:lineRule="auto"/>
        <w:ind w:firstLine="720"/>
        <w:contextualSpacing/>
        <w:rPr>
          <w:rFonts w:ascii="Times New Roman" w:eastAsia="Times New Roman" w:hAnsi="Times New Roman" w:cs="Times New Roman"/>
          <w:b/>
          <w:iCs/>
          <w:sz w:val="24"/>
          <w:szCs w:val="24"/>
          <w:lang w:val="en-GB" w:eastAsia="en-GB"/>
        </w:rPr>
      </w:pPr>
      <w:r w:rsidRPr="00365026">
        <w:rPr>
          <w:rFonts w:ascii="Times New Roman" w:eastAsia="Times New Roman" w:hAnsi="Times New Roman" w:cs="Times New Roman"/>
          <w:b/>
          <w:iCs/>
          <w:sz w:val="24"/>
          <w:szCs w:val="24"/>
          <w:lang w:val="en-GB" w:eastAsia="en-GB"/>
        </w:rPr>
        <w:t>Child Outcomes</w:t>
      </w:r>
    </w:p>
    <w:p w14:paraId="52D49D11" w14:textId="5FE3EE0D" w:rsidR="005D2B98" w:rsidRPr="00365026" w:rsidRDefault="00F005FF" w:rsidP="0065248C">
      <w:pPr>
        <w:widowControl w:val="0"/>
        <w:autoSpaceDE w:val="0"/>
        <w:autoSpaceDN w:val="0"/>
        <w:adjustRightInd w:val="0"/>
        <w:spacing w:line="480" w:lineRule="auto"/>
        <w:ind w:firstLine="720"/>
        <w:contextualSpacing/>
        <w:rPr>
          <w:rFonts w:ascii="Times New Roman" w:hAnsi="Times New Roman" w:cs="Times New Roman"/>
          <w:color w:val="000000"/>
          <w:sz w:val="24"/>
          <w:szCs w:val="24"/>
          <w:rPrChange w:id="2969" w:author="Jane Kohlhoff" w:date="2024-06-11T09:53:00Z" w16du:dateUtc="2024-06-10T23:53:00Z">
            <w:rPr>
              <w:rFonts w:ascii="Times" w:hAnsi="Times" w:cs="Helvetica"/>
              <w:color w:val="000000"/>
              <w:sz w:val="24"/>
              <w:szCs w:val="24"/>
            </w:rPr>
          </w:rPrChange>
        </w:rPr>
      </w:pPr>
      <w:bookmarkStart w:id="2970" w:name="_Hlk161651999"/>
      <w:r w:rsidRPr="00365026">
        <w:rPr>
          <w:rFonts w:ascii="Times New Roman" w:hAnsi="Times New Roman" w:cs="Times New Roman"/>
          <w:b/>
          <w:bCs/>
          <w:color w:val="000000"/>
          <w:sz w:val="24"/>
          <w:szCs w:val="24"/>
          <w:rPrChange w:id="2971" w:author="Jane Kohlhoff" w:date="2024-06-11T09:53:00Z" w16du:dateUtc="2024-06-10T23:53:00Z">
            <w:rPr>
              <w:rFonts w:ascii="Times" w:hAnsi="Times" w:cs="Helvetica"/>
              <w:b/>
              <w:bCs/>
              <w:color w:val="000000"/>
              <w:sz w:val="24"/>
              <w:szCs w:val="24"/>
            </w:rPr>
          </w:rPrChange>
        </w:rPr>
        <w:t>Child social-emotional functioning</w:t>
      </w:r>
      <w:del w:id="2972" w:author="Jane Kohlhoff" w:date="2024-06-11T08:09:00Z" w16du:dateUtc="2024-06-10T22:09:00Z">
        <w:r w:rsidR="00915C29" w:rsidRPr="00365026" w:rsidDel="006633D3">
          <w:rPr>
            <w:rFonts w:ascii="Times New Roman" w:hAnsi="Times New Roman" w:cs="Times New Roman"/>
            <w:b/>
            <w:bCs/>
            <w:color w:val="000000"/>
            <w:sz w:val="24"/>
            <w:szCs w:val="24"/>
            <w:rPrChange w:id="2973" w:author="Jane Kohlhoff" w:date="2024-06-11T09:53:00Z" w16du:dateUtc="2024-06-10T23:53:00Z">
              <w:rPr>
                <w:rFonts w:ascii="Times" w:hAnsi="Times" w:cs="Helvetica"/>
                <w:b/>
                <w:bCs/>
                <w:color w:val="000000"/>
                <w:sz w:val="24"/>
                <w:szCs w:val="24"/>
              </w:rPr>
            </w:rPrChange>
          </w:rPr>
          <w:delText>.</w:delText>
        </w:r>
      </w:del>
      <w:r w:rsidRPr="00365026">
        <w:rPr>
          <w:rFonts w:ascii="Times New Roman" w:hAnsi="Times New Roman" w:cs="Times New Roman"/>
          <w:color w:val="000000"/>
          <w:sz w:val="24"/>
          <w:szCs w:val="24"/>
          <w:rPrChange w:id="2974" w:author="Jane Kohlhoff" w:date="2024-06-11T09:53:00Z" w16du:dateUtc="2024-06-10T23:53:00Z">
            <w:rPr>
              <w:rFonts w:ascii="Times" w:hAnsi="Times" w:cs="Helvetica"/>
              <w:color w:val="000000"/>
              <w:sz w:val="24"/>
              <w:szCs w:val="24"/>
            </w:rPr>
          </w:rPrChange>
        </w:rPr>
        <w:t xml:space="preserve"> </w:t>
      </w:r>
      <w:bookmarkEnd w:id="2970"/>
      <w:del w:id="2975" w:author="Jane Kohlhoff" w:date="2024-06-11T08:09:00Z" w16du:dateUtc="2024-06-10T22:09:00Z">
        <w:r w:rsidR="0065248C" w:rsidRPr="00365026" w:rsidDel="006633D3">
          <w:rPr>
            <w:rFonts w:ascii="Times New Roman" w:eastAsia="Times New Roman" w:hAnsi="Times New Roman" w:cs="Times New Roman"/>
            <w:kern w:val="0"/>
            <w:sz w:val="24"/>
            <w:szCs w:val="24"/>
            <w:lang w:val="en-GB" w:eastAsia="en-GB"/>
            <w14:ligatures w14:val="none"/>
          </w:rPr>
          <w:delText xml:space="preserve">Child social-emotional functioning </w:delText>
        </w:r>
      </w:del>
      <w:r w:rsidR="0065248C" w:rsidRPr="00365026">
        <w:rPr>
          <w:rFonts w:ascii="Times New Roman" w:eastAsia="Times New Roman" w:hAnsi="Times New Roman" w:cs="Times New Roman"/>
          <w:kern w:val="0"/>
          <w:sz w:val="24"/>
          <w:szCs w:val="24"/>
          <w:lang w:val="en-GB" w:eastAsia="en-GB"/>
          <w14:ligatures w14:val="none"/>
        </w:rPr>
        <w:t xml:space="preserve">was assessed with the </w:t>
      </w:r>
      <w:r w:rsidR="0065248C" w:rsidRPr="00365026">
        <w:rPr>
          <w:rFonts w:ascii="Times New Roman" w:hAnsi="Times New Roman" w:cs="Times New Roman"/>
          <w:color w:val="000000"/>
          <w:sz w:val="24"/>
          <w:szCs w:val="24"/>
          <w:rPrChange w:id="2976" w:author="Jane Kohlhoff" w:date="2024-06-11T09:53:00Z" w16du:dateUtc="2024-06-10T23:53:00Z">
            <w:rPr>
              <w:rFonts w:ascii="Times" w:hAnsi="Times" w:cs="Helvetica"/>
              <w:color w:val="000000"/>
              <w:sz w:val="24"/>
              <w:szCs w:val="24"/>
            </w:rPr>
          </w:rPrChange>
        </w:rPr>
        <w:t xml:space="preserve">Devereux Early Childhood Assessment </w:t>
      </w:r>
      <w:r w:rsidR="0065248C" w:rsidRPr="00365026">
        <w:rPr>
          <w:rFonts w:ascii="Times New Roman" w:hAnsi="Times New Roman" w:cs="Times New Roman"/>
          <w:color w:val="000000"/>
          <w:sz w:val="24"/>
          <w:szCs w:val="24"/>
          <w:rPrChange w:id="2977"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&lt;EndNote&gt;&lt;Cite&gt;&lt;Author&gt;LeBuffe&lt;/Author&gt;&lt;Year&gt;2009&lt;/Year&gt;&lt;RecNum&gt;1186&lt;/RecNum&gt;&lt;Prefix&gt;DECA`; &lt;/Prefix&gt;&lt;DisplayText&gt;(DECA; 65, 66)&lt;/DisplayText&gt;&lt;record&gt;&lt;rec-number&gt;1186&lt;/rec-number&gt;&lt;foreign-keys&gt;&lt;key app="EN" db-id="xpzvv0f2z5pxwhed0r6xa9er59e9pdxvards" timestamp="1552879049"&gt;1186&lt;/key&gt;&lt;/foreign-keys&gt;&lt;ref-type name="Journal Article"&gt;17&lt;/ref-type&gt;&lt;contributors&gt;&lt;authors&gt;&lt;author&gt;LeBuffe, P.A.&lt;/author&gt;&lt;author&gt;Naglieri, J.A.&lt;/author&gt;&lt;/authors&gt;&lt;/contributors&gt;&lt;titles&gt;&lt;title&gt;The Devereux Early Childhood Assessment (DECA): A Measure of Within-Child Protective Factors in Preschool Children&lt;/title&gt;&lt;secondary-title&gt;NHSA Dialog&lt;/secondary-title&gt;&lt;/titles&gt;&lt;periodical&gt;&lt;full-title&gt;NHSA Dialog&lt;/full-title&gt;&lt;/periodical&gt;&lt;pages&gt;75-80&lt;/pages&gt;&lt;volume&gt;3&lt;/volume&gt;&lt;number&gt;1&lt;/number&gt;&lt;dates&gt;&lt;year&gt;2009&lt;/year&gt;&lt;/dates&gt;&lt;urls&gt;&lt;/urls&gt;&lt;/record&gt;&lt;/Cite&gt;&lt;Cite&gt;&lt;Author&gt;Powell&lt;/Author&gt;&lt;Year&gt;2007&lt;/Year&gt;&lt;RecNum&gt;1467&lt;/RecNum&gt;&lt;record&gt;&lt;rec-number&gt;1467&lt;/rec-number&gt;&lt;foreign-keys&gt;&lt;key app="EN" db-id="ards0dvaofa9d9es2f6vrf9iarwfp0z2w20v" timestamp="1696903321" guid="c9f873cd-1063-461d-ba92-852b76550409"&gt;1467&lt;/key&gt;&lt;/foreign-keys&gt;&lt;ref-type name="Book"&gt;6&lt;/ref-type&gt;&lt;contributors&gt;&lt;authors&gt;&lt;author&gt;Powell, G.&lt;/author&gt;&lt;author&gt;Mackrain, M.&lt;/author&gt;&lt;author&gt;LeBuffe, P.&lt;/author&gt;&lt;/authors&gt;&lt;/contributors&gt;&lt;titles&gt;&lt;title&gt;Devereux Early Childhood Assessment for Infants and Toddlers&lt;/title&gt;&lt;/titles&gt;&lt;dates&gt;&lt;year&gt;2007&lt;/year&gt;&lt;/dates&gt;&lt;pub-location&gt;Lewisville, NC&lt;/pub-location&gt;&lt;publisher&gt;Kaplan Early Learning Corporation&lt;/publisher&gt;&lt;urls&gt;&lt;/urls&gt;&lt;/record&gt;&lt;/Cite&gt;&lt;/EndNote&gt;</w:instrText>
      </w:r>
      <w:r w:rsidR="0065248C" w:rsidRPr="00365026">
        <w:rPr>
          <w:rFonts w:ascii="Times New Roman" w:hAnsi="Times New Roman" w:cs="Times New Roman"/>
          <w:color w:val="000000"/>
          <w:sz w:val="24"/>
          <w:szCs w:val="24"/>
          <w:rPrChange w:id="2978"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(DECA; 65, 66)</w:t>
      </w:r>
      <w:r w:rsidR="0065248C" w:rsidRPr="00365026">
        <w:rPr>
          <w:rFonts w:ascii="Times New Roman" w:hAnsi="Times New Roman" w:cs="Times New Roman"/>
          <w:color w:val="000000"/>
          <w:sz w:val="24"/>
          <w:szCs w:val="24"/>
          <w:rPrChange w:id="2979" w:author="Jane Kohlhoff" w:date="2024-06-11T09:53:00Z" w16du:dateUtc="2024-06-10T23:53:00Z">
            <w:rPr>
              <w:rFonts w:ascii="Times" w:hAnsi="Times" w:cs="Helvetica"/>
              <w:color w:val="000000"/>
              <w:sz w:val="24"/>
              <w:szCs w:val="24"/>
            </w:rPr>
          </w:rPrChange>
        </w:rPr>
        <w:fldChar w:fldCharType="end"/>
      </w:r>
      <w:r w:rsidR="0065248C" w:rsidRPr="00365026">
        <w:rPr>
          <w:rFonts w:ascii="Times New Roman" w:eastAsia="Times New Roman" w:hAnsi="Times New Roman" w:cs="Times New Roman"/>
          <w:kern w:val="0"/>
          <w:sz w:val="24"/>
          <w:szCs w:val="24"/>
          <w:lang w:val="en-GB" w:eastAsia="en-GB"/>
          <w14:ligatures w14:val="none"/>
        </w:rPr>
        <w:t xml:space="preserve">, and the </w:t>
      </w:r>
      <w:r w:rsidR="008E27A1" w:rsidRPr="00365026">
        <w:rPr>
          <w:rFonts w:ascii="Times New Roman" w:eastAsia="Times New Roman" w:hAnsi="Times New Roman" w:cs="Times New Roman"/>
          <w:kern w:val="0"/>
          <w:sz w:val="24"/>
          <w:szCs w:val="24"/>
          <w:lang w:val="en-GB" w:eastAsia="en-GB"/>
          <w14:ligatures w14:val="none"/>
        </w:rPr>
        <w:t xml:space="preserve">Brief Infant-Toddler Social Emotional Assessment </w:t>
      </w:r>
      <w:r w:rsidR="008E27A1" w:rsidRPr="00365026">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 </w:instrText>
      </w:r>
      <w:r w:rsidR="00622933">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EN.CITE.DATA </w:instrText>
      </w:r>
      <w:r w:rsidR="00622933">
        <w:rPr>
          <w:rFonts w:ascii="Times New Roman" w:eastAsia="Times New Roman" w:hAnsi="Times New Roman" w:cs="Times New Roman"/>
          <w:kern w:val="0"/>
          <w:sz w:val="24"/>
          <w:szCs w:val="24"/>
          <w:lang w:val="en-GB" w:eastAsia="en-GB"/>
          <w14:ligatures w14:val="none"/>
        </w:rPr>
      </w:r>
      <w:r w:rsidR="00622933">
        <w:rPr>
          <w:rFonts w:ascii="Times New Roman" w:eastAsia="Times New Roman" w:hAnsi="Times New Roman" w:cs="Times New Roman"/>
          <w:kern w:val="0"/>
          <w:sz w:val="24"/>
          <w:szCs w:val="24"/>
          <w:lang w:val="en-GB" w:eastAsia="en-GB"/>
          <w14:ligatures w14:val="none"/>
        </w:rPr>
        <w:fldChar w:fldCharType="end"/>
      </w:r>
      <w:r w:rsidR="008E27A1" w:rsidRPr="00365026">
        <w:rPr>
          <w:rFonts w:ascii="Times New Roman" w:eastAsia="Times New Roman" w:hAnsi="Times New Roman" w:cs="Times New Roman"/>
          <w:kern w:val="0"/>
          <w:sz w:val="24"/>
          <w:szCs w:val="24"/>
          <w:lang w:val="en-GB" w:eastAsia="en-GB"/>
          <w14:ligatures w14:val="none"/>
        </w:rPr>
      </w:r>
      <w:r w:rsidR="008E27A1"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(BITSEA; 67, 68)</w:t>
      </w:r>
      <w:r w:rsidR="008E27A1" w:rsidRPr="00365026">
        <w:rPr>
          <w:rFonts w:ascii="Times New Roman" w:eastAsia="Times New Roman" w:hAnsi="Times New Roman" w:cs="Times New Roman"/>
          <w:kern w:val="0"/>
          <w:sz w:val="24"/>
          <w:szCs w:val="24"/>
          <w:lang w:val="en-GB" w:eastAsia="en-GB"/>
          <w14:ligatures w14:val="none"/>
        </w:rPr>
        <w:fldChar w:fldCharType="end"/>
      </w:r>
      <w:r w:rsidR="008E27A1" w:rsidRPr="00365026">
        <w:rPr>
          <w:rFonts w:ascii="Times New Roman" w:eastAsia="Times New Roman" w:hAnsi="Times New Roman" w:cs="Times New Roman"/>
          <w:kern w:val="0"/>
          <w:sz w:val="24"/>
          <w:szCs w:val="24"/>
          <w:lang w:val="en-GB" w:eastAsia="en-GB"/>
          <w14:ligatures w14:val="none"/>
        </w:rPr>
        <w:t>.</w:t>
      </w:r>
      <w:r w:rsidR="0065248C" w:rsidRPr="00365026">
        <w:rPr>
          <w:rFonts w:ascii="Times New Roman" w:eastAsia="Times New Roman" w:hAnsi="Times New Roman" w:cs="Times New Roman"/>
          <w:kern w:val="0"/>
          <w:sz w:val="24"/>
          <w:szCs w:val="24"/>
          <w:lang w:val="en-GB" w:eastAsia="en-GB"/>
          <w14:ligatures w14:val="none"/>
        </w:rPr>
        <w:t xml:space="preserve"> </w:t>
      </w:r>
      <w:r w:rsidR="0065248C" w:rsidRPr="00365026">
        <w:rPr>
          <w:rFonts w:ascii="Times New Roman" w:hAnsi="Times New Roman" w:cs="Times New Roman"/>
          <w:color w:val="000000"/>
          <w:sz w:val="24"/>
          <w:szCs w:val="24"/>
          <w:rPrChange w:id="2980" w:author="Jane Kohlhoff" w:date="2024-06-11T09:53:00Z" w16du:dateUtc="2024-06-10T23:53:00Z">
            <w:rPr>
              <w:rFonts w:ascii="Times" w:hAnsi="Times" w:cs="Helvetica"/>
              <w:color w:val="000000"/>
              <w:sz w:val="24"/>
              <w:szCs w:val="24"/>
            </w:rPr>
          </w:rPrChange>
        </w:rPr>
        <w:t>The</w:t>
      </w:r>
      <w:r w:rsidRPr="00365026">
        <w:rPr>
          <w:rFonts w:ascii="Times New Roman" w:hAnsi="Times New Roman" w:cs="Times New Roman"/>
          <w:color w:val="000000"/>
          <w:sz w:val="24"/>
          <w:szCs w:val="24"/>
          <w:rPrChange w:id="2981" w:author="Jane Kohlhoff" w:date="2024-06-11T09:53:00Z" w16du:dateUtc="2024-06-10T23:53:00Z">
            <w:rPr>
              <w:rFonts w:ascii="Times" w:hAnsi="Times" w:cs="Helvetica"/>
              <w:color w:val="000000"/>
              <w:sz w:val="24"/>
              <w:szCs w:val="24"/>
            </w:rPr>
          </w:rPrChange>
        </w:rPr>
        <w:t xml:space="preserve"> </w:t>
      </w:r>
      <w:r w:rsidR="008E27A1" w:rsidRPr="00365026">
        <w:rPr>
          <w:rFonts w:ascii="Times New Roman" w:hAnsi="Times New Roman" w:cs="Times New Roman"/>
          <w:color w:val="000000"/>
          <w:sz w:val="24"/>
          <w:szCs w:val="24"/>
          <w:rPrChange w:id="2982" w:author="Jane Kohlhoff" w:date="2024-06-11T09:53:00Z" w16du:dateUtc="2024-06-10T23:53:00Z">
            <w:rPr>
              <w:rFonts w:ascii="Times" w:hAnsi="Times" w:cs="Helvetica"/>
              <w:color w:val="000000"/>
              <w:sz w:val="24"/>
              <w:szCs w:val="24"/>
            </w:rPr>
          </w:rPrChange>
        </w:rPr>
        <w:t>DECA</w:t>
      </w:r>
      <w:r w:rsidR="0065248C" w:rsidRPr="00365026">
        <w:rPr>
          <w:rFonts w:ascii="Times New Roman" w:hAnsi="Times New Roman" w:cs="Times New Roman"/>
          <w:color w:val="000000"/>
          <w:sz w:val="24"/>
          <w:szCs w:val="24"/>
          <w:rPrChange w:id="2983" w:author="Jane Kohlhoff" w:date="2024-06-11T09:53:00Z" w16du:dateUtc="2024-06-10T23:53:00Z">
            <w:rPr>
              <w:rFonts w:ascii="Times" w:hAnsi="Times" w:cs="Helvetica"/>
              <w:color w:val="000000"/>
              <w:sz w:val="24"/>
              <w:szCs w:val="24"/>
            </w:rPr>
          </w:rPrChange>
        </w:rPr>
        <w:t xml:space="preserve"> is</w:t>
      </w:r>
      <w:r w:rsidRPr="00365026">
        <w:rPr>
          <w:rFonts w:ascii="Times New Roman" w:hAnsi="Times New Roman" w:cs="Times New Roman"/>
          <w:color w:val="000000"/>
          <w:sz w:val="24"/>
          <w:szCs w:val="24"/>
          <w:rPrChange w:id="2984" w:author="Jane Kohlhoff" w:date="2024-06-11T09:53:00Z" w16du:dateUtc="2024-06-10T23:53:00Z">
            <w:rPr>
              <w:rFonts w:ascii="Times" w:hAnsi="Times" w:cs="Helvetica"/>
              <w:color w:val="000000"/>
              <w:sz w:val="24"/>
              <w:szCs w:val="24"/>
            </w:rPr>
          </w:rPrChange>
        </w:rPr>
        <w:t xml:space="preserve"> a strengths-based parent-report scale designed to assess emotional, social, and </w:t>
      </w:r>
      <w:proofErr w:type="spellStart"/>
      <w:r w:rsidR="000C268D" w:rsidRPr="00365026">
        <w:rPr>
          <w:rFonts w:ascii="Times New Roman" w:hAnsi="Times New Roman" w:cs="Times New Roman"/>
          <w:color w:val="000000"/>
          <w:sz w:val="24"/>
          <w:szCs w:val="24"/>
          <w:rPrChange w:id="2985" w:author="Jane Kohlhoff" w:date="2024-06-11T09:53:00Z" w16du:dateUtc="2024-06-10T23:53:00Z">
            <w:rPr>
              <w:rFonts w:ascii="Times" w:hAnsi="Times" w:cs="Helvetica"/>
              <w:color w:val="000000"/>
              <w:sz w:val="24"/>
              <w:szCs w:val="24"/>
            </w:rPr>
          </w:rPrChange>
        </w:rPr>
        <w:t>behavioral</w:t>
      </w:r>
      <w:proofErr w:type="spellEnd"/>
      <w:r w:rsidRPr="00365026">
        <w:rPr>
          <w:rFonts w:ascii="Times New Roman" w:hAnsi="Times New Roman" w:cs="Times New Roman"/>
          <w:color w:val="000000"/>
          <w:sz w:val="24"/>
          <w:szCs w:val="24"/>
          <w:rPrChange w:id="2986" w:author="Jane Kohlhoff" w:date="2024-06-11T09:53:00Z" w16du:dateUtc="2024-06-10T23:53:00Z">
            <w:rPr>
              <w:rFonts w:ascii="Times" w:hAnsi="Times" w:cs="Helvetica"/>
              <w:color w:val="000000"/>
              <w:sz w:val="24"/>
              <w:szCs w:val="24"/>
            </w:rPr>
          </w:rPrChange>
        </w:rPr>
        <w:t xml:space="preserve"> capacities during early childhood. </w:t>
      </w:r>
      <w:r w:rsidR="00A07837" w:rsidRPr="00365026">
        <w:rPr>
          <w:rFonts w:ascii="Times New Roman" w:hAnsi="Times New Roman" w:cs="Times New Roman"/>
          <w:color w:val="000000"/>
          <w:sz w:val="24"/>
          <w:szCs w:val="24"/>
          <w:rPrChange w:id="2987" w:author="Jane Kohlhoff" w:date="2024-06-11T09:53:00Z" w16du:dateUtc="2024-06-10T23:53:00Z">
            <w:rPr>
              <w:rFonts w:ascii="Times" w:hAnsi="Times" w:cs="Helvetica"/>
              <w:color w:val="000000"/>
              <w:sz w:val="24"/>
              <w:szCs w:val="24"/>
            </w:rPr>
          </w:rPrChange>
        </w:rPr>
        <w:t>It has</w:t>
      </w:r>
      <w:r w:rsidRPr="00365026">
        <w:rPr>
          <w:rFonts w:ascii="Times New Roman" w:hAnsi="Times New Roman" w:cs="Times New Roman"/>
          <w:color w:val="000000"/>
          <w:sz w:val="24"/>
          <w:szCs w:val="24"/>
          <w:rPrChange w:id="2988" w:author="Jane Kohlhoff" w:date="2024-06-11T09:53:00Z" w16du:dateUtc="2024-06-10T23:53:00Z">
            <w:rPr>
              <w:rFonts w:ascii="Times" w:hAnsi="Times" w:cs="Helvetica"/>
              <w:color w:val="000000"/>
              <w:sz w:val="24"/>
              <w:szCs w:val="24"/>
            </w:rPr>
          </w:rPrChange>
        </w:rPr>
        <w:t xml:space="preserve"> two aged-based versions, an infant version (DECA-I; designed for ages 1-18 months; 33 items) and a toddler version (DECA-T; designed for ages 18-36 months; 36 item</w:t>
      </w:r>
      <w:r w:rsidR="004D6A26" w:rsidRPr="00365026">
        <w:rPr>
          <w:rFonts w:ascii="Times New Roman" w:hAnsi="Times New Roman" w:cs="Times New Roman"/>
          <w:color w:val="000000"/>
          <w:sz w:val="24"/>
          <w:szCs w:val="24"/>
          <w:rPrChange w:id="2989" w:author="Jane Kohlhoff" w:date="2024-06-11T09:53:00Z" w16du:dateUtc="2024-06-10T23:53:00Z">
            <w:rPr>
              <w:rFonts w:ascii="Times" w:hAnsi="Times" w:cs="Helvetica"/>
              <w:color w:val="000000"/>
              <w:sz w:val="24"/>
              <w:szCs w:val="24"/>
            </w:rPr>
          </w:rPrChange>
        </w:rPr>
        <w:t>s)</w:t>
      </w:r>
      <w:r w:rsidRPr="00365026">
        <w:rPr>
          <w:rFonts w:ascii="Times New Roman" w:hAnsi="Times New Roman" w:cs="Times New Roman"/>
          <w:color w:val="000000"/>
          <w:sz w:val="24"/>
          <w:szCs w:val="24"/>
          <w:rPrChange w:id="2990" w:author="Jane Kohlhoff" w:date="2024-06-11T09:53:00Z" w16du:dateUtc="2024-06-10T23:53:00Z">
            <w:rPr>
              <w:rFonts w:ascii="Times" w:hAnsi="Times" w:cs="Helvetica"/>
              <w:color w:val="000000"/>
              <w:sz w:val="24"/>
              <w:szCs w:val="24"/>
            </w:rPr>
          </w:rPrChange>
        </w:rPr>
        <w:t xml:space="preserve">. The DECA-I comprises two scales (initiative, attachment/relationships) </w:t>
      </w:r>
      <w:r w:rsidR="00603B0B" w:rsidRPr="00365026">
        <w:rPr>
          <w:rFonts w:ascii="Times New Roman" w:hAnsi="Times New Roman" w:cs="Times New Roman"/>
          <w:color w:val="000000"/>
          <w:sz w:val="24"/>
          <w:szCs w:val="24"/>
          <w:rPrChange w:id="2991" w:author="Jane Kohlhoff" w:date="2024-06-11T09:53:00Z" w16du:dateUtc="2024-06-10T23:53:00Z">
            <w:rPr>
              <w:rFonts w:ascii="Times" w:hAnsi="Times" w:cs="Helvetica"/>
              <w:color w:val="000000"/>
              <w:sz w:val="24"/>
              <w:szCs w:val="24"/>
            </w:rPr>
          </w:rPrChange>
        </w:rPr>
        <w:t>and the</w:t>
      </w:r>
      <w:r w:rsidRPr="00365026">
        <w:rPr>
          <w:rFonts w:ascii="Times New Roman" w:hAnsi="Times New Roman" w:cs="Times New Roman"/>
          <w:color w:val="000000"/>
          <w:sz w:val="24"/>
          <w:szCs w:val="24"/>
          <w:rPrChange w:id="2992" w:author="Jane Kohlhoff" w:date="2024-06-11T09:53:00Z" w16du:dateUtc="2024-06-10T23:53:00Z">
            <w:rPr>
              <w:rFonts w:ascii="Times" w:hAnsi="Times" w:cs="Helvetica"/>
              <w:color w:val="000000"/>
              <w:sz w:val="24"/>
              <w:szCs w:val="24"/>
            </w:rPr>
          </w:rPrChange>
        </w:rPr>
        <w:t xml:space="preserve"> DECA-T comprises three subscales (initiative, attachment/relationships, self-regulation). In this study, </w:t>
      </w:r>
      <w:r w:rsidR="00603B0B" w:rsidRPr="00365026">
        <w:rPr>
          <w:rFonts w:ascii="Times New Roman" w:hAnsi="Times New Roman" w:cs="Times New Roman"/>
          <w:color w:val="000000"/>
          <w:sz w:val="24"/>
          <w:szCs w:val="24"/>
          <w:rPrChange w:id="2993" w:author="Jane Kohlhoff" w:date="2024-06-11T09:53:00Z" w16du:dateUtc="2024-06-10T23:53:00Z">
            <w:rPr>
              <w:rFonts w:ascii="Times" w:hAnsi="Times" w:cs="Helvetica"/>
              <w:color w:val="000000"/>
              <w:sz w:val="24"/>
              <w:szCs w:val="24"/>
            </w:rPr>
          </w:rPrChange>
        </w:rPr>
        <w:t>parents</w:t>
      </w:r>
      <w:r w:rsidRPr="00365026">
        <w:rPr>
          <w:rFonts w:ascii="Times New Roman" w:hAnsi="Times New Roman" w:cs="Times New Roman"/>
          <w:color w:val="000000"/>
          <w:sz w:val="24"/>
          <w:szCs w:val="24"/>
          <w:rPrChange w:id="2994" w:author="Jane Kohlhoff" w:date="2024-06-11T09:53:00Z" w16du:dateUtc="2024-06-10T23:53:00Z">
            <w:rPr>
              <w:rFonts w:ascii="Times" w:hAnsi="Times" w:cs="Helvetica"/>
              <w:color w:val="000000"/>
              <w:sz w:val="24"/>
              <w:szCs w:val="24"/>
            </w:rPr>
          </w:rPrChange>
        </w:rPr>
        <w:t xml:space="preserve"> complete</w:t>
      </w:r>
      <w:r w:rsidR="00603B0B" w:rsidRPr="00365026">
        <w:rPr>
          <w:rFonts w:ascii="Times New Roman" w:hAnsi="Times New Roman" w:cs="Times New Roman"/>
          <w:color w:val="000000"/>
          <w:sz w:val="24"/>
          <w:szCs w:val="24"/>
          <w:rPrChange w:id="2995" w:author="Jane Kohlhoff" w:date="2024-06-11T09:53:00Z" w16du:dateUtc="2024-06-10T23:53:00Z">
            <w:rPr>
              <w:rFonts w:ascii="Times" w:hAnsi="Times" w:cs="Helvetica"/>
              <w:color w:val="000000"/>
              <w:sz w:val="24"/>
              <w:szCs w:val="24"/>
            </w:rPr>
          </w:rPrChange>
        </w:rPr>
        <w:t>d</w:t>
      </w:r>
      <w:r w:rsidRPr="00365026">
        <w:rPr>
          <w:rFonts w:ascii="Times New Roman" w:hAnsi="Times New Roman" w:cs="Times New Roman"/>
          <w:color w:val="000000"/>
          <w:sz w:val="24"/>
          <w:szCs w:val="24"/>
          <w:rPrChange w:id="2996" w:author="Jane Kohlhoff" w:date="2024-06-11T09:53:00Z" w16du:dateUtc="2024-06-10T23:53:00Z">
            <w:rPr>
              <w:rFonts w:ascii="Times" w:hAnsi="Times" w:cs="Helvetica"/>
              <w:color w:val="000000"/>
              <w:sz w:val="24"/>
              <w:szCs w:val="24"/>
            </w:rPr>
          </w:rPrChange>
        </w:rPr>
        <w:t xml:space="preserve"> the DECA-I or DECA-T depending on the</w:t>
      </w:r>
      <w:r w:rsidR="00603B0B" w:rsidRPr="00365026">
        <w:rPr>
          <w:rFonts w:ascii="Times New Roman" w:hAnsi="Times New Roman" w:cs="Times New Roman"/>
          <w:color w:val="000000"/>
          <w:sz w:val="24"/>
          <w:szCs w:val="24"/>
          <w:rPrChange w:id="2997"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sz w:val="24"/>
          <w:szCs w:val="24"/>
          <w:rPrChange w:id="2998" w:author="Jane Kohlhoff" w:date="2024-06-11T09:53:00Z" w16du:dateUtc="2024-06-10T23:53:00Z">
            <w:rPr>
              <w:rFonts w:ascii="Times" w:hAnsi="Times" w:cs="Helvetica"/>
              <w:color w:val="000000"/>
              <w:sz w:val="24"/>
              <w:szCs w:val="24"/>
            </w:rPr>
          </w:rPrChange>
        </w:rPr>
        <w:t>age</w:t>
      </w:r>
      <w:r w:rsidR="00603B0B" w:rsidRPr="00365026">
        <w:rPr>
          <w:rFonts w:ascii="Times New Roman" w:hAnsi="Times New Roman" w:cs="Times New Roman"/>
          <w:color w:val="000000"/>
          <w:sz w:val="24"/>
          <w:szCs w:val="24"/>
          <w:rPrChange w:id="2999" w:author="Jane Kohlhoff" w:date="2024-06-11T09:53:00Z" w16du:dateUtc="2024-06-10T23:53:00Z">
            <w:rPr>
              <w:rFonts w:ascii="Times" w:hAnsi="Times" w:cs="Helvetica"/>
              <w:color w:val="000000"/>
              <w:sz w:val="24"/>
              <w:szCs w:val="24"/>
            </w:rPr>
          </w:rPrChange>
        </w:rPr>
        <w:t xml:space="preserve"> of their child</w:t>
      </w:r>
      <w:r w:rsidR="004D6A26" w:rsidRPr="00365026">
        <w:rPr>
          <w:rFonts w:ascii="Times New Roman" w:hAnsi="Times New Roman" w:cs="Times New Roman"/>
          <w:color w:val="000000"/>
          <w:sz w:val="24"/>
          <w:szCs w:val="24"/>
          <w:rPrChange w:id="3000" w:author="Jane Kohlhoff" w:date="2024-06-11T09:53:00Z" w16du:dateUtc="2024-06-10T23:53:00Z">
            <w:rPr>
              <w:rFonts w:ascii="Times" w:hAnsi="Times" w:cs="Helvetica"/>
              <w:color w:val="000000"/>
              <w:sz w:val="24"/>
              <w:szCs w:val="24"/>
            </w:rPr>
          </w:rPrChange>
        </w:rPr>
        <w:t xml:space="preserve">; t-scores were calculated and used </w:t>
      </w:r>
      <w:del w:id="3001" w:author="Jane Kohlhoff" w:date="2024-06-10T19:33:00Z" w16du:dateUtc="2024-06-10T09:33:00Z">
        <w:r w:rsidR="004D6A26" w:rsidRPr="00365026" w:rsidDel="008C2B49">
          <w:rPr>
            <w:rFonts w:ascii="Times New Roman" w:hAnsi="Times New Roman" w:cs="Times New Roman"/>
            <w:color w:val="000000"/>
            <w:sz w:val="24"/>
            <w:szCs w:val="24"/>
            <w:rPrChange w:id="3002" w:author="Jane Kohlhoff" w:date="2024-06-11T09:53:00Z" w16du:dateUtc="2024-06-10T23:53:00Z">
              <w:rPr>
                <w:rFonts w:ascii="Times" w:hAnsi="Times" w:cs="Helvetica"/>
                <w:color w:val="000000"/>
                <w:sz w:val="24"/>
                <w:szCs w:val="24"/>
              </w:rPr>
            </w:rPrChange>
          </w:rPr>
          <w:delText xml:space="preserve">all analyses </w:delText>
        </w:r>
      </w:del>
      <w:r w:rsidR="004D6A26" w:rsidRPr="00365026">
        <w:rPr>
          <w:rFonts w:ascii="Times New Roman" w:hAnsi="Times New Roman" w:cs="Times New Roman"/>
          <w:color w:val="000000"/>
          <w:sz w:val="24"/>
          <w:szCs w:val="24"/>
          <w:rPrChange w:id="3003" w:author="Jane Kohlhoff" w:date="2024-06-11T09:53:00Z" w16du:dateUtc="2024-06-10T23:53:00Z">
            <w:rPr>
              <w:rFonts w:ascii="Times" w:hAnsi="Times" w:cs="Helvetica"/>
              <w:color w:val="000000"/>
              <w:sz w:val="24"/>
              <w:szCs w:val="24"/>
            </w:rPr>
          </w:rPrChange>
        </w:rPr>
        <w:t xml:space="preserve">to enable inclusion of participants who completed the two different forms of the measure in the same analyses. </w:t>
      </w:r>
      <w:r w:rsidR="009277E1" w:rsidRPr="00365026">
        <w:rPr>
          <w:rFonts w:ascii="Times New Roman" w:hAnsi="Times New Roman" w:cs="Times New Roman"/>
          <w:color w:val="000000"/>
          <w:sz w:val="24"/>
          <w:szCs w:val="24"/>
          <w:rPrChange w:id="3004" w:author="Jane Kohlhoff" w:date="2024-06-11T09:53:00Z" w16du:dateUtc="2024-06-10T23:53:00Z">
            <w:rPr>
              <w:rFonts w:ascii="Times" w:hAnsi="Times" w:cs="Helvetica"/>
              <w:color w:val="000000"/>
              <w:sz w:val="24"/>
              <w:szCs w:val="24"/>
            </w:rPr>
          </w:rPrChange>
        </w:rPr>
        <w:t xml:space="preserve">In the current study, </w:t>
      </w:r>
      <w:r w:rsidR="00D42ADD" w:rsidRPr="00365026">
        <w:rPr>
          <w:rFonts w:ascii="Times New Roman" w:hAnsi="Times New Roman" w:cs="Times New Roman"/>
          <w:color w:val="000000"/>
          <w:sz w:val="24"/>
          <w:szCs w:val="24"/>
          <w:rPrChange w:id="3005" w:author="Jane Kohlhoff" w:date="2024-06-11T09:53:00Z" w16du:dateUtc="2024-06-10T23:53:00Z">
            <w:rPr>
              <w:rFonts w:ascii="Times" w:hAnsi="Times" w:cs="Helvetica"/>
              <w:color w:val="000000"/>
              <w:sz w:val="24"/>
              <w:szCs w:val="24"/>
            </w:rPr>
          </w:rPrChange>
        </w:rPr>
        <w:t>the Cronbach’s alphas for the DECA-I initiative and attachment/relationships subscales at T1 were both .93. T</w:t>
      </w:r>
      <w:r w:rsidR="009277E1" w:rsidRPr="00365026">
        <w:rPr>
          <w:rFonts w:ascii="Times New Roman" w:hAnsi="Times New Roman" w:cs="Times New Roman"/>
          <w:color w:val="000000"/>
          <w:sz w:val="24"/>
          <w:szCs w:val="24"/>
          <w:rPrChange w:id="3006" w:author="Jane Kohlhoff" w:date="2024-06-11T09:53:00Z" w16du:dateUtc="2024-06-10T23:53:00Z">
            <w:rPr>
              <w:rFonts w:ascii="Times" w:hAnsi="Times" w:cs="Helvetica"/>
              <w:color w:val="000000"/>
              <w:sz w:val="24"/>
              <w:szCs w:val="24"/>
            </w:rPr>
          </w:rPrChange>
        </w:rPr>
        <w:t xml:space="preserve">he </w:t>
      </w:r>
      <w:r w:rsidR="004D6A26" w:rsidRPr="00365026">
        <w:rPr>
          <w:rFonts w:ascii="Times New Roman" w:hAnsi="Times New Roman" w:cs="Times New Roman"/>
          <w:color w:val="000000"/>
          <w:sz w:val="24"/>
          <w:szCs w:val="24"/>
          <w:rPrChange w:id="3007" w:author="Jane Kohlhoff" w:date="2024-06-11T09:53:00Z" w16du:dateUtc="2024-06-10T23:53:00Z">
            <w:rPr>
              <w:rFonts w:ascii="Times" w:hAnsi="Times" w:cs="Helvetica"/>
              <w:color w:val="000000"/>
              <w:sz w:val="24"/>
              <w:szCs w:val="24"/>
            </w:rPr>
          </w:rPrChange>
        </w:rPr>
        <w:t>C</w:t>
      </w:r>
      <w:r w:rsidR="009277E1" w:rsidRPr="00365026">
        <w:rPr>
          <w:rFonts w:ascii="Times New Roman" w:hAnsi="Times New Roman" w:cs="Times New Roman"/>
          <w:color w:val="000000"/>
          <w:sz w:val="24"/>
          <w:szCs w:val="24"/>
          <w:rPrChange w:id="3008" w:author="Jane Kohlhoff" w:date="2024-06-11T09:53:00Z" w16du:dateUtc="2024-06-10T23:53:00Z">
            <w:rPr>
              <w:rFonts w:ascii="Times" w:hAnsi="Times" w:cs="Helvetica"/>
              <w:color w:val="000000"/>
              <w:sz w:val="24"/>
              <w:szCs w:val="24"/>
            </w:rPr>
          </w:rPrChange>
        </w:rPr>
        <w:t>ronbach’s alphas for the DECA</w:t>
      </w:r>
      <w:r w:rsidR="00F7656A" w:rsidRPr="00365026">
        <w:rPr>
          <w:rFonts w:ascii="Times New Roman" w:hAnsi="Times New Roman" w:cs="Times New Roman"/>
          <w:color w:val="000000"/>
          <w:sz w:val="24"/>
          <w:szCs w:val="24"/>
          <w:rPrChange w:id="3009" w:author="Jane Kohlhoff" w:date="2024-06-11T09:53:00Z" w16du:dateUtc="2024-06-10T23:53:00Z">
            <w:rPr>
              <w:rFonts w:ascii="Times" w:hAnsi="Times" w:cs="Helvetica"/>
              <w:color w:val="000000"/>
              <w:sz w:val="24"/>
              <w:szCs w:val="24"/>
            </w:rPr>
          </w:rPrChange>
        </w:rPr>
        <w:t>-T</w:t>
      </w:r>
      <w:r w:rsidR="009277E1" w:rsidRPr="00365026">
        <w:rPr>
          <w:rFonts w:ascii="Times New Roman" w:hAnsi="Times New Roman" w:cs="Times New Roman"/>
          <w:color w:val="000000"/>
          <w:sz w:val="24"/>
          <w:szCs w:val="24"/>
          <w:rPrChange w:id="3010" w:author="Jane Kohlhoff" w:date="2024-06-11T09:53:00Z" w16du:dateUtc="2024-06-10T23:53:00Z">
            <w:rPr>
              <w:rFonts w:ascii="Times" w:hAnsi="Times" w:cs="Helvetica"/>
              <w:color w:val="000000"/>
              <w:sz w:val="24"/>
              <w:szCs w:val="24"/>
            </w:rPr>
          </w:rPrChange>
        </w:rPr>
        <w:t xml:space="preserve"> initiative, attachment/relationships, and self-regulation subscales at T1 were </w:t>
      </w:r>
      <w:r w:rsidR="00D42ADD" w:rsidRPr="00365026">
        <w:rPr>
          <w:rFonts w:ascii="Times New Roman" w:hAnsi="Times New Roman" w:cs="Times New Roman"/>
          <w:color w:val="000000"/>
          <w:sz w:val="24"/>
          <w:szCs w:val="24"/>
          <w:rPrChange w:id="3011" w:author="Jane Kohlhoff" w:date="2024-06-11T09:53:00Z" w16du:dateUtc="2024-06-10T23:53:00Z">
            <w:rPr>
              <w:rFonts w:ascii="Times" w:hAnsi="Times" w:cs="Helvetica"/>
              <w:color w:val="000000"/>
              <w:sz w:val="24"/>
              <w:szCs w:val="24"/>
            </w:rPr>
          </w:rPrChange>
        </w:rPr>
        <w:t>.87</w:t>
      </w:r>
      <w:r w:rsidR="009277E1" w:rsidRPr="00365026">
        <w:rPr>
          <w:rFonts w:ascii="Times New Roman" w:hAnsi="Times New Roman" w:cs="Times New Roman"/>
          <w:color w:val="000000"/>
          <w:sz w:val="24"/>
          <w:szCs w:val="24"/>
          <w:rPrChange w:id="3012" w:author="Jane Kohlhoff" w:date="2024-06-11T09:53:00Z" w16du:dateUtc="2024-06-10T23:53:00Z">
            <w:rPr>
              <w:rFonts w:ascii="Times" w:hAnsi="Times" w:cs="Helvetica"/>
              <w:color w:val="000000"/>
              <w:sz w:val="24"/>
              <w:szCs w:val="24"/>
            </w:rPr>
          </w:rPrChange>
        </w:rPr>
        <w:t xml:space="preserve">, </w:t>
      </w:r>
      <w:r w:rsidR="00D42ADD" w:rsidRPr="00365026">
        <w:rPr>
          <w:rFonts w:ascii="Times New Roman" w:hAnsi="Times New Roman" w:cs="Times New Roman"/>
          <w:color w:val="000000"/>
          <w:sz w:val="24"/>
          <w:szCs w:val="24"/>
          <w:rPrChange w:id="3013" w:author="Jane Kohlhoff" w:date="2024-06-11T09:53:00Z" w16du:dateUtc="2024-06-10T23:53:00Z">
            <w:rPr>
              <w:rFonts w:ascii="Times" w:hAnsi="Times" w:cs="Helvetica"/>
              <w:color w:val="000000"/>
              <w:sz w:val="24"/>
              <w:szCs w:val="24"/>
            </w:rPr>
          </w:rPrChange>
        </w:rPr>
        <w:t>.92</w:t>
      </w:r>
      <w:r w:rsidR="009277E1" w:rsidRPr="00365026">
        <w:rPr>
          <w:rFonts w:ascii="Times New Roman" w:hAnsi="Times New Roman" w:cs="Times New Roman"/>
          <w:color w:val="000000"/>
          <w:sz w:val="24"/>
          <w:szCs w:val="24"/>
          <w:rPrChange w:id="3014" w:author="Jane Kohlhoff" w:date="2024-06-11T09:53:00Z" w16du:dateUtc="2024-06-10T23:53:00Z">
            <w:rPr>
              <w:rFonts w:ascii="Times" w:hAnsi="Times" w:cs="Helvetica"/>
              <w:color w:val="000000"/>
              <w:sz w:val="24"/>
              <w:szCs w:val="24"/>
            </w:rPr>
          </w:rPrChange>
        </w:rPr>
        <w:t xml:space="preserve"> and </w:t>
      </w:r>
      <w:r w:rsidR="00D42ADD" w:rsidRPr="00365026">
        <w:rPr>
          <w:rFonts w:ascii="Times New Roman" w:hAnsi="Times New Roman" w:cs="Times New Roman"/>
          <w:color w:val="000000"/>
          <w:sz w:val="24"/>
          <w:szCs w:val="24"/>
          <w:rPrChange w:id="3015" w:author="Jane Kohlhoff" w:date="2024-06-11T09:53:00Z" w16du:dateUtc="2024-06-10T23:53:00Z">
            <w:rPr>
              <w:rFonts w:ascii="Times" w:hAnsi="Times" w:cs="Helvetica"/>
              <w:color w:val="000000"/>
              <w:sz w:val="24"/>
              <w:szCs w:val="24"/>
            </w:rPr>
          </w:rPrChange>
        </w:rPr>
        <w:t>.68</w:t>
      </w:r>
      <w:r w:rsidR="009277E1" w:rsidRPr="00365026">
        <w:rPr>
          <w:rFonts w:ascii="Times New Roman" w:hAnsi="Times New Roman" w:cs="Times New Roman"/>
          <w:color w:val="000000"/>
          <w:sz w:val="24"/>
          <w:szCs w:val="24"/>
          <w:rPrChange w:id="3016" w:author="Jane Kohlhoff" w:date="2024-06-11T09:53:00Z" w16du:dateUtc="2024-06-10T23:53:00Z">
            <w:rPr>
              <w:rFonts w:ascii="Times" w:hAnsi="Times" w:cs="Helvetica"/>
              <w:color w:val="000000"/>
              <w:sz w:val="24"/>
              <w:szCs w:val="24"/>
            </w:rPr>
          </w:rPrChange>
        </w:rPr>
        <w:t>, respectively</w:t>
      </w:r>
      <w:r w:rsidR="009555A6" w:rsidRPr="00365026">
        <w:rPr>
          <w:rFonts w:ascii="Times New Roman" w:hAnsi="Times New Roman" w:cs="Times New Roman"/>
          <w:color w:val="000000"/>
          <w:sz w:val="24"/>
          <w:szCs w:val="24"/>
          <w:rPrChange w:id="3017" w:author="Jane Kohlhoff" w:date="2024-06-11T09:53:00Z" w16du:dateUtc="2024-06-10T23:53:00Z">
            <w:rPr>
              <w:rFonts w:ascii="Times" w:hAnsi="Times" w:cs="Helvetica"/>
              <w:color w:val="000000"/>
              <w:sz w:val="24"/>
              <w:szCs w:val="24"/>
            </w:rPr>
          </w:rPrChange>
        </w:rPr>
        <w:t>.</w:t>
      </w:r>
      <w:r w:rsidR="0065248C" w:rsidRPr="00365026">
        <w:rPr>
          <w:rFonts w:ascii="Times New Roman" w:hAnsi="Times New Roman" w:cs="Times New Roman"/>
          <w:color w:val="000000"/>
          <w:sz w:val="24"/>
          <w:szCs w:val="24"/>
          <w:rPrChange w:id="3018" w:author="Jane Kohlhoff" w:date="2024-06-11T09:53:00Z" w16du:dateUtc="2024-06-10T23:53:00Z">
            <w:rPr>
              <w:rFonts w:ascii="Times" w:hAnsi="Times" w:cs="Helvetica"/>
              <w:color w:val="000000"/>
              <w:sz w:val="24"/>
              <w:szCs w:val="24"/>
            </w:rPr>
          </w:rPrChange>
        </w:rPr>
        <w:t xml:space="preserve"> </w:t>
      </w:r>
    </w:p>
    <w:p w14:paraId="27F2C9C4" w14:textId="52DAC3B7" w:rsidR="00F005FF" w:rsidRPr="00365026" w:rsidRDefault="0065248C" w:rsidP="0065248C">
      <w:pPr>
        <w:widowControl w:val="0"/>
        <w:autoSpaceDE w:val="0"/>
        <w:autoSpaceDN w:val="0"/>
        <w:adjustRightInd w:val="0"/>
        <w:spacing w:line="480" w:lineRule="auto"/>
        <w:ind w:firstLine="720"/>
        <w:contextualSpacing/>
        <w:rPr>
          <w:rFonts w:ascii="Times New Roman" w:eastAsia="Times New Roman" w:hAnsi="Times New Roman" w:cs="Times New Roman"/>
          <w:kern w:val="0"/>
          <w:sz w:val="24"/>
          <w:szCs w:val="24"/>
          <w:lang w:val="en-GB" w:eastAsia="en-GB"/>
          <w14:ligatures w14:val="none"/>
        </w:rPr>
      </w:pPr>
      <w:r w:rsidRPr="00365026">
        <w:rPr>
          <w:rFonts w:ascii="Times New Roman" w:hAnsi="Times New Roman" w:cs="Times New Roman"/>
          <w:color w:val="000000"/>
          <w:sz w:val="24"/>
          <w:szCs w:val="24"/>
          <w:rPrChange w:id="3019" w:author="Jane Kohlhoff" w:date="2024-06-11T09:53:00Z" w16du:dateUtc="2024-06-10T23:53:00Z">
            <w:rPr>
              <w:rFonts w:ascii="Times" w:hAnsi="Times" w:cs="Helvetica"/>
              <w:color w:val="000000"/>
              <w:sz w:val="24"/>
              <w:szCs w:val="24"/>
            </w:rPr>
          </w:rPrChange>
        </w:rPr>
        <w:t>The BITSEA</w:t>
      </w:r>
      <w:r w:rsidR="008E27A1" w:rsidRPr="00365026">
        <w:rPr>
          <w:rFonts w:ascii="Times New Roman" w:hAnsi="Times New Roman" w:cs="Times New Roman"/>
          <w:color w:val="000000"/>
          <w:sz w:val="24"/>
          <w:szCs w:val="24"/>
          <w:rPrChange w:id="3020" w:author="Jane Kohlhoff" w:date="2024-06-11T09:53:00Z" w16du:dateUtc="2024-06-10T23:53:00Z">
            <w:rPr>
              <w:rFonts w:ascii="Times" w:hAnsi="Times" w:cs="Helvetica"/>
              <w:color w:val="000000"/>
              <w:sz w:val="24"/>
              <w:szCs w:val="24"/>
            </w:rPr>
          </w:rPrChange>
        </w:rPr>
        <w:t xml:space="preserve"> is a parent-report screener for social-emotional issues in infants and toddlers. It comprises </w:t>
      </w:r>
      <w:r w:rsidR="0036596B" w:rsidRPr="00365026">
        <w:rPr>
          <w:rFonts w:ascii="Times New Roman" w:hAnsi="Times New Roman" w:cs="Times New Roman"/>
          <w:color w:val="000000"/>
          <w:sz w:val="24"/>
          <w:szCs w:val="24"/>
          <w:rPrChange w:id="3021" w:author="Jane Kohlhoff" w:date="2024-06-11T09:53:00Z" w16du:dateUtc="2024-06-10T23:53:00Z">
            <w:rPr>
              <w:rFonts w:ascii="Times" w:hAnsi="Times" w:cs="Helvetica"/>
              <w:color w:val="000000"/>
              <w:sz w:val="24"/>
              <w:szCs w:val="24"/>
            </w:rPr>
          </w:rPrChange>
        </w:rPr>
        <w:t xml:space="preserve">42 </w:t>
      </w:r>
      <w:r w:rsidR="008E27A1" w:rsidRPr="00365026">
        <w:rPr>
          <w:rFonts w:ascii="Times New Roman" w:hAnsi="Times New Roman" w:cs="Times New Roman"/>
          <w:color w:val="000000"/>
          <w:sz w:val="24"/>
          <w:szCs w:val="24"/>
          <w:rPrChange w:id="3022" w:author="Jane Kohlhoff" w:date="2024-06-11T09:53:00Z" w16du:dateUtc="2024-06-10T23:53:00Z">
            <w:rPr>
              <w:rFonts w:ascii="Times" w:hAnsi="Times" w:cs="Helvetica"/>
              <w:color w:val="000000"/>
              <w:sz w:val="24"/>
              <w:szCs w:val="24"/>
            </w:rPr>
          </w:rPrChange>
        </w:rPr>
        <w:t xml:space="preserve">items, each answered on a </w:t>
      </w:r>
      <w:r w:rsidR="0036596B" w:rsidRPr="00365026">
        <w:rPr>
          <w:rFonts w:ascii="Times New Roman" w:hAnsi="Times New Roman" w:cs="Times New Roman"/>
          <w:color w:val="000000"/>
          <w:sz w:val="24"/>
          <w:szCs w:val="24"/>
          <w:rPrChange w:id="3023" w:author="Jane Kohlhoff" w:date="2024-06-11T09:53:00Z" w16du:dateUtc="2024-06-10T23:53:00Z">
            <w:rPr>
              <w:rFonts w:ascii="Times" w:hAnsi="Times" w:cs="Helvetica"/>
              <w:color w:val="000000"/>
              <w:sz w:val="24"/>
              <w:szCs w:val="24"/>
            </w:rPr>
          </w:rPrChange>
        </w:rPr>
        <w:t>3</w:t>
      </w:r>
      <w:r w:rsidR="008E27A1" w:rsidRPr="00365026">
        <w:rPr>
          <w:rFonts w:ascii="Times New Roman" w:hAnsi="Times New Roman" w:cs="Times New Roman"/>
          <w:color w:val="000000"/>
          <w:sz w:val="24"/>
          <w:szCs w:val="24"/>
          <w:rPrChange w:id="3024" w:author="Jane Kohlhoff" w:date="2024-06-11T09:53:00Z" w16du:dateUtc="2024-06-10T23:53:00Z">
            <w:rPr>
              <w:rFonts w:ascii="Times" w:hAnsi="Times" w:cs="Helvetica"/>
              <w:color w:val="000000"/>
              <w:sz w:val="24"/>
              <w:szCs w:val="24"/>
            </w:rPr>
          </w:rPrChange>
        </w:rPr>
        <w:t xml:space="preserve">-point scale. Items load onto two subscales: </w:t>
      </w:r>
      <w:r w:rsidR="0036596B" w:rsidRPr="00365026">
        <w:rPr>
          <w:rFonts w:ascii="Times New Roman" w:hAnsi="Times New Roman" w:cs="Times New Roman"/>
          <w:color w:val="000000"/>
          <w:sz w:val="24"/>
          <w:szCs w:val="24"/>
          <w:rPrChange w:id="3025" w:author="Jane Kohlhoff" w:date="2024-06-11T09:53:00Z" w16du:dateUtc="2024-06-10T23:53:00Z">
            <w:rPr>
              <w:rFonts w:ascii="Times" w:hAnsi="Times" w:cs="Helvetica"/>
              <w:color w:val="000000"/>
              <w:sz w:val="24"/>
              <w:szCs w:val="24"/>
            </w:rPr>
          </w:rPrChange>
        </w:rPr>
        <w:t>‘General problems’</w:t>
      </w:r>
      <w:r w:rsidR="008E27A1" w:rsidRPr="00365026">
        <w:rPr>
          <w:rFonts w:ascii="Times New Roman" w:hAnsi="Times New Roman" w:cs="Times New Roman"/>
          <w:color w:val="000000"/>
          <w:sz w:val="24"/>
          <w:szCs w:val="24"/>
          <w:rPrChange w:id="3026" w:author="Jane Kohlhoff" w:date="2024-06-11T09:53:00Z" w16du:dateUtc="2024-06-10T23:53:00Z">
            <w:rPr>
              <w:rFonts w:ascii="Times" w:hAnsi="Times" w:cs="Helvetica"/>
              <w:color w:val="000000"/>
              <w:sz w:val="24"/>
              <w:szCs w:val="24"/>
            </w:rPr>
          </w:rPrChange>
        </w:rPr>
        <w:t xml:space="preserve"> (</w:t>
      </w:r>
      <w:r w:rsidR="0036596B" w:rsidRPr="00365026">
        <w:rPr>
          <w:rFonts w:ascii="Times New Roman" w:hAnsi="Times New Roman" w:cs="Times New Roman"/>
          <w:color w:val="000000"/>
          <w:sz w:val="24"/>
          <w:szCs w:val="24"/>
          <w:rPrChange w:id="3027" w:author="Jane Kohlhoff" w:date="2024-06-11T09:53:00Z" w16du:dateUtc="2024-06-10T23:53:00Z">
            <w:rPr>
              <w:rFonts w:ascii="Times" w:hAnsi="Times" w:cs="Helvetica"/>
              <w:color w:val="000000"/>
              <w:sz w:val="24"/>
              <w:szCs w:val="24"/>
            </w:rPr>
          </w:rPrChange>
        </w:rPr>
        <w:t xml:space="preserve">31 items; </w:t>
      </w:r>
      <w:r w:rsidR="008E27A1" w:rsidRPr="00365026">
        <w:rPr>
          <w:rFonts w:ascii="Times New Roman" w:hAnsi="Times New Roman" w:cs="Times New Roman"/>
          <w:color w:val="000000"/>
          <w:sz w:val="24"/>
          <w:szCs w:val="24"/>
          <w:rPrChange w:id="3028" w:author="Jane Kohlhoff" w:date="2024-06-11T09:53:00Z" w16du:dateUtc="2024-06-10T23:53:00Z">
            <w:rPr>
              <w:rFonts w:ascii="Times" w:hAnsi="Times" w:cs="Helvetica"/>
              <w:color w:val="000000"/>
              <w:sz w:val="24"/>
              <w:szCs w:val="24"/>
            </w:rPr>
          </w:rPrChange>
        </w:rPr>
        <w:t xml:space="preserve">higher scores indicate greater </w:t>
      </w:r>
      <w:del w:id="3029" w:author="Jane Kohlhoff" w:date="2024-05-22T07:11:00Z" w16du:dateUtc="2024-05-21T21:11:00Z">
        <w:r w:rsidR="008E27A1" w:rsidRPr="00365026" w:rsidDel="003A01DB">
          <w:rPr>
            <w:rFonts w:ascii="Times New Roman" w:hAnsi="Times New Roman" w:cs="Times New Roman"/>
            <w:color w:val="000000"/>
            <w:sz w:val="24"/>
            <w:szCs w:val="24"/>
            <w:rPrChange w:id="3030" w:author="Jane Kohlhoff" w:date="2024-06-11T09:53:00Z" w16du:dateUtc="2024-06-10T23:53:00Z">
              <w:rPr>
                <w:rFonts w:ascii="Times" w:hAnsi="Times" w:cs="Helvetica"/>
                <w:color w:val="000000"/>
                <w:sz w:val="24"/>
                <w:szCs w:val="24"/>
              </w:rPr>
            </w:rPrChange>
          </w:rPr>
          <w:delText>behaviour</w:delText>
        </w:r>
      </w:del>
      <w:proofErr w:type="spellStart"/>
      <w:ins w:id="3031" w:author="Jane Kohlhoff" w:date="2024-05-22T07:11:00Z" w16du:dateUtc="2024-05-21T21:11:00Z">
        <w:r w:rsidR="003A01DB" w:rsidRPr="00365026">
          <w:rPr>
            <w:rFonts w:ascii="Times New Roman" w:hAnsi="Times New Roman" w:cs="Times New Roman"/>
            <w:color w:val="000000"/>
            <w:sz w:val="24"/>
            <w:szCs w:val="24"/>
            <w:rPrChange w:id="3032" w:author="Jane Kohlhoff" w:date="2024-06-11T09:53:00Z" w16du:dateUtc="2024-06-10T23:53:00Z">
              <w:rPr>
                <w:rFonts w:ascii="Times" w:hAnsi="Times" w:cs="Helvetica"/>
                <w:color w:val="000000"/>
                <w:sz w:val="24"/>
                <w:szCs w:val="24"/>
              </w:rPr>
            </w:rPrChange>
          </w:rPr>
          <w:t>behavior</w:t>
        </w:r>
      </w:ins>
      <w:r w:rsidR="008E27A1" w:rsidRPr="00365026">
        <w:rPr>
          <w:rFonts w:ascii="Times New Roman" w:hAnsi="Times New Roman" w:cs="Times New Roman"/>
          <w:color w:val="000000"/>
          <w:sz w:val="24"/>
          <w:szCs w:val="24"/>
          <w:rPrChange w:id="3033" w:author="Jane Kohlhoff" w:date="2024-06-11T09:53:00Z" w16du:dateUtc="2024-06-10T23:53:00Z">
            <w:rPr>
              <w:rFonts w:ascii="Times" w:hAnsi="Times" w:cs="Helvetica"/>
              <w:color w:val="000000"/>
              <w:sz w:val="24"/>
              <w:szCs w:val="24"/>
            </w:rPr>
          </w:rPrChange>
        </w:rPr>
        <w:t>al</w:t>
      </w:r>
      <w:proofErr w:type="spellEnd"/>
      <w:r w:rsidR="008E27A1" w:rsidRPr="00365026">
        <w:rPr>
          <w:rFonts w:ascii="Times New Roman" w:hAnsi="Times New Roman" w:cs="Times New Roman"/>
          <w:color w:val="000000"/>
          <w:sz w:val="24"/>
          <w:szCs w:val="24"/>
          <w:rPrChange w:id="3034" w:author="Jane Kohlhoff" w:date="2024-06-11T09:53:00Z" w16du:dateUtc="2024-06-10T23:53:00Z">
            <w:rPr>
              <w:rFonts w:ascii="Times" w:hAnsi="Times" w:cs="Helvetica"/>
              <w:color w:val="000000"/>
              <w:sz w:val="24"/>
              <w:szCs w:val="24"/>
            </w:rPr>
          </w:rPrChange>
        </w:rPr>
        <w:t xml:space="preserve"> problems) and </w:t>
      </w:r>
      <w:r w:rsidR="0036596B" w:rsidRPr="00365026">
        <w:rPr>
          <w:rFonts w:ascii="Times New Roman" w:hAnsi="Times New Roman" w:cs="Times New Roman"/>
          <w:color w:val="000000"/>
          <w:sz w:val="24"/>
          <w:szCs w:val="24"/>
          <w:rPrChange w:id="3035" w:author="Jane Kohlhoff" w:date="2024-06-11T09:53:00Z" w16du:dateUtc="2024-06-10T23:53:00Z">
            <w:rPr>
              <w:rFonts w:ascii="Times" w:hAnsi="Times" w:cs="Helvetica"/>
              <w:color w:val="000000"/>
              <w:sz w:val="24"/>
              <w:szCs w:val="24"/>
            </w:rPr>
          </w:rPrChange>
        </w:rPr>
        <w:t>‘</w:t>
      </w:r>
      <w:r w:rsidR="008E27A1" w:rsidRPr="00365026">
        <w:rPr>
          <w:rFonts w:ascii="Times New Roman" w:hAnsi="Times New Roman" w:cs="Times New Roman"/>
          <w:color w:val="000000"/>
          <w:sz w:val="24"/>
          <w:szCs w:val="24"/>
          <w:rPrChange w:id="3036" w:author="Jane Kohlhoff" w:date="2024-06-11T09:53:00Z" w16du:dateUtc="2024-06-10T23:53:00Z">
            <w:rPr>
              <w:rFonts w:ascii="Times" w:hAnsi="Times" w:cs="Helvetica"/>
              <w:color w:val="000000"/>
              <w:sz w:val="24"/>
              <w:szCs w:val="24"/>
            </w:rPr>
          </w:rPrChange>
        </w:rPr>
        <w:t>Competence</w:t>
      </w:r>
      <w:r w:rsidR="0036596B" w:rsidRPr="00365026">
        <w:rPr>
          <w:rFonts w:ascii="Times New Roman" w:hAnsi="Times New Roman" w:cs="Times New Roman"/>
          <w:color w:val="000000"/>
          <w:sz w:val="24"/>
          <w:szCs w:val="24"/>
          <w:rPrChange w:id="3037" w:author="Jane Kohlhoff" w:date="2024-06-11T09:53:00Z" w16du:dateUtc="2024-06-10T23:53:00Z">
            <w:rPr>
              <w:rFonts w:ascii="Times" w:hAnsi="Times" w:cs="Helvetica"/>
              <w:color w:val="000000"/>
              <w:sz w:val="24"/>
              <w:szCs w:val="24"/>
            </w:rPr>
          </w:rPrChange>
        </w:rPr>
        <w:t>’</w:t>
      </w:r>
      <w:r w:rsidR="008E27A1" w:rsidRPr="00365026">
        <w:rPr>
          <w:rFonts w:ascii="Times New Roman" w:hAnsi="Times New Roman" w:cs="Times New Roman"/>
          <w:color w:val="000000"/>
          <w:sz w:val="24"/>
          <w:szCs w:val="24"/>
          <w:rPrChange w:id="3038" w:author="Jane Kohlhoff" w:date="2024-06-11T09:53:00Z" w16du:dateUtc="2024-06-10T23:53:00Z">
            <w:rPr>
              <w:rFonts w:ascii="Times" w:hAnsi="Times" w:cs="Helvetica"/>
              <w:color w:val="000000"/>
              <w:sz w:val="24"/>
              <w:szCs w:val="24"/>
            </w:rPr>
          </w:rPrChange>
        </w:rPr>
        <w:t xml:space="preserve"> (</w:t>
      </w:r>
      <w:r w:rsidR="0036596B" w:rsidRPr="00365026">
        <w:rPr>
          <w:rFonts w:ascii="Times New Roman" w:hAnsi="Times New Roman" w:cs="Times New Roman"/>
          <w:color w:val="000000"/>
          <w:sz w:val="24"/>
          <w:szCs w:val="24"/>
          <w:rPrChange w:id="3039" w:author="Jane Kohlhoff" w:date="2024-06-11T09:53:00Z" w16du:dateUtc="2024-06-10T23:53:00Z">
            <w:rPr>
              <w:rFonts w:ascii="Times" w:hAnsi="Times" w:cs="Helvetica"/>
              <w:color w:val="000000"/>
              <w:sz w:val="24"/>
              <w:szCs w:val="24"/>
            </w:rPr>
          </w:rPrChange>
        </w:rPr>
        <w:t xml:space="preserve">11 items; </w:t>
      </w:r>
      <w:r w:rsidR="008E27A1" w:rsidRPr="00365026">
        <w:rPr>
          <w:rFonts w:ascii="Times New Roman" w:hAnsi="Times New Roman" w:cs="Times New Roman"/>
          <w:color w:val="000000"/>
          <w:sz w:val="24"/>
          <w:szCs w:val="24"/>
          <w:rPrChange w:id="3040" w:author="Jane Kohlhoff" w:date="2024-06-11T09:53:00Z" w16du:dateUtc="2024-06-10T23:53:00Z">
            <w:rPr>
              <w:rFonts w:ascii="Times" w:hAnsi="Times" w:cs="Helvetica"/>
              <w:color w:val="000000"/>
              <w:sz w:val="24"/>
              <w:szCs w:val="24"/>
            </w:rPr>
          </w:rPrChange>
        </w:rPr>
        <w:t xml:space="preserve">higher scores indicate better social competence). In this study, the Competence scale was used to assess </w:t>
      </w:r>
      <w:ins w:id="3041" w:author="Jane Kohlhoff" w:date="2024-06-10T19:33:00Z" w16du:dateUtc="2024-06-10T09:33:00Z">
        <w:r w:rsidR="00D263DA" w:rsidRPr="00365026">
          <w:rPr>
            <w:rFonts w:ascii="Times New Roman" w:hAnsi="Times New Roman" w:cs="Times New Roman"/>
            <w:color w:val="000000"/>
            <w:sz w:val="24"/>
            <w:szCs w:val="24"/>
            <w:rPrChange w:id="3042" w:author="Jane Kohlhoff" w:date="2024-06-11T09:53:00Z" w16du:dateUtc="2024-06-10T23:53:00Z">
              <w:rPr>
                <w:rFonts w:ascii="Times" w:hAnsi="Times" w:cs="Helvetica"/>
                <w:color w:val="000000"/>
                <w:sz w:val="24"/>
                <w:szCs w:val="24"/>
              </w:rPr>
            </w:rPrChange>
          </w:rPr>
          <w:t xml:space="preserve">the </w:t>
        </w:r>
      </w:ins>
      <w:r w:rsidR="008E27A1" w:rsidRPr="00365026">
        <w:rPr>
          <w:rFonts w:ascii="Times New Roman" w:hAnsi="Times New Roman" w:cs="Times New Roman"/>
          <w:color w:val="000000"/>
          <w:sz w:val="24"/>
          <w:szCs w:val="24"/>
          <w:rPrChange w:id="3043" w:author="Jane Kohlhoff" w:date="2024-06-11T09:53:00Z" w16du:dateUtc="2024-06-10T23:53:00Z">
            <w:rPr>
              <w:rFonts w:ascii="Times" w:hAnsi="Times" w:cs="Helvetica"/>
              <w:color w:val="000000"/>
              <w:sz w:val="24"/>
              <w:szCs w:val="24"/>
            </w:rPr>
          </w:rPrChange>
        </w:rPr>
        <w:t>child</w:t>
      </w:r>
      <w:ins w:id="3044" w:author="Jane Kohlhoff" w:date="2024-06-10T19:33:00Z" w16du:dateUtc="2024-06-10T09:33:00Z">
        <w:r w:rsidR="00D263DA" w:rsidRPr="00365026">
          <w:rPr>
            <w:rFonts w:ascii="Times New Roman" w:hAnsi="Times New Roman" w:cs="Times New Roman"/>
            <w:color w:val="000000"/>
            <w:sz w:val="24"/>
            <w:szCs w:val="24"/>
            <w:rPrChange w:id="3045" w:author="Jane Kohlhoff" w:date="2024-06-11T09:53:00Z" w16du:dateUtc="2024-06-10T23:53:00Z">
              <w:rPr>
                <w:rFonts w:ascii="Times" w:hAnsi="Times" w:cs="Helvetica"/>
                <w:color w:val="000000"/>
                <w:sz w:val="24"/>
                <w:szCs w:val="24"/>
              </w:rPr>
            </w:rPrChange>
          </w:rPr>
          <w:t>’s</w:t>
        </w:r>
      </w:ins>
      <w:r w:rsidR="008E27A1" w:rsidRPr="00365026">
        <w:rPr>
          <w:rFonts w:ascii="Times New Roman" w:hAnsi="Times New Roman" w:cs="Times New Roman"/>
          <w:color w:val="000000"/>
          <w:sz w:val="24"/>
          <w:szCs w:val="24"/>
          <w:rPrChange w:id="3046" w:author="Jane Kohlhoff" w:date="2024-06-11T09:53:00Z" w16du:dateUtc="2024-06-10T23:53:00Z">
            <w:rPr>
              <w:rFonts w:ascii="Times" w:hAnsi="Times" w:cs="Helvetica"/>
              <w:color w:val="000000"/>
              <w:sz w:val="24"/>
              <w:szCs w:val="24"/>
            </w:rPr>
          </w:rPrChange>
        </w:rPr>
        <w:t xml:space="preserve"> social-emotional </w:t>
      </w:r>
      <w:r w:rsidR="0036596B" w:rsidRPr="00365026">
        <w:rPr>
          <w:rFonts w:ascii="Times New Roman" w:hAnsi="Times New Roman" w:cs="Times New Roman"/>
          <w:color w:val="000000"/>
          <w:sz w:val="24"/>
          <w:szCs w:val="24"/>
          <w:rPrChange w:id="3047" w:author="Jane Kohlhoff" w:date="2024-06-11T09:53:00Z" w16du:dateUtc="2024-06-10T23:53:00Z">
            <w:rPr>
              <w:rFonts w:ascii="Times" w:hAnsi="Times" w:cs="Helvetica"/>
              <w:color w:val="000000"/>
              <w:sz w:val="24"/>
              <w:szCs w:val="24"/>
            </w:rPr>
          </w:rPrChange>
        </w:rPr>
        <w:t>abilities</w:t>
      </w:r>
      <w:r w:rsidR="008E27A1" w:rsidRPr="00365026">
        <w:rPr>
          <w:rFonts w:ascii="Times New Roman" w:hAnsi="Times New Roman" w:cs="Times New Roman"/>
          <w:color w:val="000000"/>
          <w:sz w:val="24"/>
          <w:szCs w:val="24"/>
          <w:rPrChange w:id="3048" w:author="Jane Kohlhoff" w:date="2024-06-11T09:53:00Z" w16du:dateUtc="2024-06-10T23:53:00Z">
            <w:rPr>
              <w:rFonts w:ascii="Times" w:hAnsi="Times" w:cs="Helvetica"/>
              <w:color w:val="000000"/>
              <w:sz w:val="24"/>
              <w:szCs w:val="24"/>
            </w:rPr>
          </w:rPrChange>
        </w:rPr>
        <w:t xml:space="preserve">. The Cronbach’s alpha for the </w:t>
      </w:r>
      <w:r w:rsidR="005D2B98" w:rsidRPr="00365026">
        <w:rPr>
          <w:rFonts w:ascii="Times New Roman" w:hAnsi="Times New Roman" w:cs="Times New Roman"/>
          <w:color w:val="000000"/>
          <w:sz w:val="24"/>
          <w:szCs w:val="24"/>
          <w:rPrChange w:id="3049" w:author="Jane Kohlhoff" w:date="2024-06-11T09:53:00Z" w16du:dateUtc="2024-06-10T23:53:00Z">
            <w:rPr>
              <w:rFonts w:ascii="Times" w:hAnsi="Times" w:cs="Helvetica"/>
              <w:color w:val="000000"/>
              <w:sz w:val="24"/>
              <w:szCs w:val="24"/>
            </w:rPr>
          </w:rPrChange>
        </w:rPr>
        <w:t xml:space="preserve">BITSEA </w:t>
      </w:r>
      <w:r w:rsidR="008E27A1" w:rsidRPr="00365026">
        <w:rPr>
          <w:rFonts w:ascii="Times New Roman" w:hAnsi="Times New Roman" w:cs="Times New Roman"/>
          <w:color w:val="000000"/>
          <w:sz w:val="24"/>
          <w:szCs w:val="24"/>
          <w:rPrChange w:id="3050" w:author="Jane Kohlhoff" w:date="2024-06-11T09:53:00Z" w16du:dateUtc="2024-06-10T23:53:00Z">
            <w:rPr>
              <w:rFonts w:ascii="Times" w:hAnsi="Times" w:cs="Helvetica"/>
              <w:color w:val="000000"/>
              <w:sz w:val="24"/>
              <w:szCs w:val="24"/>
            </w:rPr>
          </w:rPrChange>
        </w:rPr>
        <w:t>Competence scale at T1 was .</w:t>
      </w:r>
      <w:r w:rsidR="00A9266F" w:rsidRPr="00365026">
        <w:rPr>
          <w:rFonts w:ascii="Times New Roman" w:hAnsi="Times New Roman" w:cs="Times New Roman"/>
          <w:color w:val="000000"/>
          <w:sz w:val="24"/>
          <w:szCs w:val="24"/>
          <w:rPrChange w:id="3051" w:author="Jane Kohlhoff" w:date="2024-06-11T09:53:00Z" w16du:dateUtc="2024-06-10T23:53:00Z">
            <w:rPr>
              <w:rFonts w:ascii="Times" w:hAnsi="Times" w:cs="Helvetica"/>
              <w:color w:val="000000"/>
              <w:sz w:val="24"/>
              <w:szCs w:val="24"/>
            </w:rPr>
          </w:rPrChange>
        </w:rPr>
        <w:t>70</w:t>
      </w:r>
      <w:r w:rsidR="008E27A1" w:rsidRPr="00365026">
        <w:rPr>
          <w:rFonts w:ascii="Times New Roman" w:hAnsi="Times New Roman" w:cs="Times New Roman"/>
          <w:color w:val="000000"/>
          <w:sz w:val="24"/>
          <w:szCs w:val="24"/>
          <w:rPrChange w:id="3052" w:author="Jane Kohlhoff" w:date="2024-06-11T09:53:00Z" w16du:dateUtc="2024-06-10T23:53:00Z">
            <w:rPr>
              <w:rFonts w:ascii="Times" w:hAnsi="Times" w:cs="Helvetica"/>
              <w:color w:val="000000"/>
              <w:sz w:val="24"/>
              <w:szCs w:val="24"/>
            </w:rPr>
          </w:rPrChange>
        </w:rPr>
        <w:t>.</w:t>
      </w:r>
    </w:p>
    <w:p w14:paraId="5CDC8687" w14:textId="71B4EDC3" w:rsidR="0065248C" w:rsidRPr="00365026" w:rsidRDefault="0065248C" w:rsidP="0065248C">
      <w:pPr>
        <w:widowControl w:val="0"/>
        <w:autoSpaceDE w:val="0"/>
        <w:autoSpaceDN w:val="0"/>
        <w:adjustRightInd w:val="0"/>
        <w:spacing w:line="480" w:lineRule="auto"/>
        <w:ind w:firstLine="720"/>
        <w:rPr>
          <w:rFonts w:ascii="Times New Roman" w:hAnsi="Times New Roman" w:cs="Times New Roman"/>
          <w:color w:val="000000"/>
          <w:sz w:val="24"/>
          <w:szCs w:val="24"/>
          <w:lang w:val="en-US"/>
          <w:rPrChange w:id="3053" w:author="Jane Kohlhoff" w:date="2024-06-11T09:53:00Z" w16du:dateUtc="2024-06-10T23:53:00Z">
            <w:rPr>
              <w:rFonts w:ascii="Times" w:hAnsi="Times" w:cs="Arial"/>
              <w:color w:val="000000"/>
              <w:sz w:val="24"/>
              <w:szCs w:val="24"/>
              <w:lang w:val="en-US"/>
            </w:rPr>
          </w:rPrChange>
        </w:rPr>
      </w:pPr>
      <w:bookmarkStart w:id="3054" w:name="_Hlk161652030"/>
      <w:bookmarkStart w:id="3055" w:name="_Hlk161652009"/>
      <w:r w:rsidRPr="00365026">
        <w:rPr>
          <w:rFonts w:ascii="Times New Roman" w:hAnsi="Times New Roman" w:cs="Times New Roman"/>
          <w:b/>
          <w:bCs/>
          <w:iCs/>
          <w:color w:val="000000"/>
          <w:sz w:val="24"/>
          <w:szCs w:val="24"/>
          <w:lang w:val="en-US"/>
          <w:rPrChange w:id="3056" w:author="Jane Kohlhoff" w:date="2024-06-11T09:53:00Z" w16du:dateUtc="2024-06-10T23:53:00Z">
            <w:rPr>
              <w:rFonts w:ascii="Times" w:hAnsi="Times" w:cs="Arial"/>
              <w:i/>
              <w:color w:val="000000"/>
              <w:sz w:val="24"/>
              <w:szCs w:val="24"/>
              <w:lang w:val="en-US"/>
            </w:rPr>
          </w:rPrChange>
        </w:rPr>
        <w:t>Child attachment security</w:t>
      </w:r>
      <w:r w:rsidRPr="00365026">
        <w:rPr>
          <w:rFonts w:ascii="Times New Roman" w:hAnsi="Times New Roman" w:cs="Times New Roman"/>
          <w:color w:val="000000"/>
          <w:sz w:val="24"/>
          <w:szCs w:val="24"/>
          <w:lang w:val="en-US"/>
          <w:rPrChange w:id="3057" w:author="Jane Kohlhoff" w:date="2024-06-11T09:53:00Z" w16du:dateUtc="2024-06-10T23:53:00Z">
            <w:rPr>
              <w:rFonts w:ascii="Times" w:hAnsi="Times" w:cs="Arial"/>
              <w:color w:val="000000"/>
              <w:sz w:val="24"/>
              <w:szCs w:val="24"/>
              <w:lang w:val="en-US"/>
            </w:rPr>
          </w:rPrChange>
        </w:rPr>
        <w:t xml:space="preserve"> </w:t>
      </w:r>
      <w:bookmarkEnd w:id="3054"/>
      <w:r w:rsidRPr="00365026">
        <w:rPr>
          <w:rFonts w:ascii="Times New Roman" w:hAnsi="Times New Roman" w:cs="Times New Roman"/>
          <w:color w:val="000000"/>
          <w:sz w:val="24"/>
          <w:szCs w:val="24"/>
          <w:lang w:val="en-US"/>
          <w:rPrChange w:id="3058" w:author="Jane Kohlhoff" w:date="2024-06-11T09:53:00Z" w16du:dateUtc="2024-06-10T23:53:00Z">
            <w:rPr>
              <w:rFonts w:ascii="Times" w:hAnsi="Times" w:cs="Arial"/>
              <w:color w:val="000000"/>
              <w:sz w:val="24"/>
              <w:szCs w:val="24"/>
              <w:lang w:val="en-US"/>
            </w:rPr>
          </w:rPrChange>
        </w:rPr>
        <w:t xml:space="preserve">was assessed in two ways allowing assessment of attachment dimensionally and categorically. First, to examine attachment security dimensionally, the video-taped home visit was coded using </w:t>
      </w:r>
      <w:r w:rsidRPr="00365026">
        <w:rPr>
          <w:rFonts w:ascii="Times New Roman" w:hAnsi="Times New Roman" w:cs="Times New Roman"/>
          <w:color w:val="000000"/>
          <w:sz w:val="24"/>
          <w:szCs w:val="24"/>
          <w:lang w:val="en-US"/>
          <w:rPrChange w:id="3059" w:author="Jane Kohlhoff" w:date="2024-06-11T09:53:00Z" w16du:dateUtc="2024-06-10T23:53:00Z">
            <w:rPr>
              <w:rFonts w:ascii="Times" w:hAnsi="Times" w:cs="Helvetica"/>
              <w:color w:val="000000"/>
              <w:sz w:val="24"/>
              <w:szCs w:val="24"/>
              <w:lang w:val="en-US"/>
            </w:rPr>
          </w:rPrChange>
        </w:rPr>
        <w:t>the Attachment Q-s</w:t>
      </w:r>
      <w:ins w:id="3060" w:author="Jane Kohlhoff" w:date="2024-06-12T00:02:00Z" w16du:dateUtc="2024-06-11T14:02:00Z">
        <w:r w:rsidR="00BB49E1">
          <w:rPr>
            <w:rFonts w:ascii="Times New Roman" w:hAnsi="Times New Roman" w:cs="Times New Roman"/>
            <w:color w:val="000000"/>
            <w:sz w:val="24"/>
            <w:szCs w:val="24"/>
            <w:lang w:val="en-US"/>
          </w:rPr>
          <w:t>et</w:t>
        </w:r>
      </w:ins>
      <w:del w:id="3061" w:author="Jane Kohlhoff" w:date="2024-06-12T00:02:00Z" w16du:dateUtc="2024-06-11T14:02:00Z">
        <w:r w:rsidRPr="00365026" w:rsidDel="00BB49E1">
          <w:rPr>
            <w:rFonts w:ascii="Times New Roman" w:hAnsi="Times New Roman" w:cs="Times New Roman"/>
            <w:color w:val="000000"/>
            <w:sz w:val="24"/>
            <w:szCs w:val="24"/>
            <w:lang w:val="en-US"/>
            <w:rPrChange w:id="3062" w:author="Jane Kohlhoff" w:date="2024-06-11T09:53:00Z" w16du:dateUtc="2024-06-10T23:53:00Z">
              <w:rPr>
                <w:rFonts w:ascii="Times" w:hAnsi="Times" w:cs="Helvetica"/>
                <w:color w:val="000000"/>
                <w:sz w:val="24"/>
                <w:szCs w:val="24"/>
                <w:lang w:val="en-US"/>
              </w:rPr>
            </w:rPrChange>
          </w:rPr>
          <w:delText>ort</w:delText>
        </w:r>
      </w:del>
      <w:r w:rsidRPr="00365026">
        <w:rPr>
          <w:rFonts w:ascii="Times New Roman" w:hAnsi="Times New Roman" w:cs="Times New Roman"/>
          <w:color w:val="000000"/>
          <w:sz w:val="24"/>
          <w:szCs w:val="24"/>
          <w:lang w:val="en-US"/>
          <w:rPrChange w:id="3063" w:author="Jane Kohlhoff" w:date="2024-06-11T09:53:00Z" w16du:dateUtc="2024-06-10T23:53:00Z">
            <w:rPr>
              <w:rFonts w:ascii="Times" w:hAnsi="Times" w:cs="Helvetica"/>
              <w:color w:val="000000"/>
              <w:sz w:val="24"/>
              <w:szCs w:val="24"/>
              <w:lang w:val="en-US"/>
            </w:rPr>
          </w:rPrChange>
        </w:rPr>
        <w:t xml:space="preserve"> (AQS) </w:t>
      </w:r>
      <w:r w:rsidRPr="00365026">
        <w:rPr>
          <w:rFonts w:ascii="Times New Roman" w:hAnsi="Times New Roman" w:cs="Times New Roman"/>
          <w:color w:val="000000"/>
          <w:sz w:val="24"/>
          <w:szCs w:val="24"/>
          <w:lang w:val="en-US"/>
          <w:rPrChange w:id="3064" w:author="Jane Kohlhoff" w:date="2024-06-11T09:53:00Z" w16du:dateUtc="2024-06-10T23:53:00Z">
            <w:rPr>
              <w:rFonts w:ascii="Times" w:hAnsi="Times" w:cs="Helvetica"/>
              <w:color w:val="000000"/>
              <w:sz w:val="24"/>
              <w:szCs w:val="24"/>
              <w:lang w:val="en-US"/>
            </w:rPr>
          </w:rPrChange>
        </w:rPr>
        <w:fldChar w:fldCharType="begin"/>
      </w:r>
      <w:r w:rsidR="00622933">
        <w:rPr>
          <w:rFonts w:ascii="Times New Roman" w:hAnsi="Times New Roman" w:cs="Times New Roman"/>
          <w:color w:val="000000"/>
          <w:sz w:val="24"/>
          <w:szCs w:val="24"/>
          <w:lang w:val="en-US"/>
        </w:rPr>
        <w:instrText xml:space="preserve"> ADDIN EN.CITE &lt;EndNote&gt;&lt;Cite&gt;&lt;Author&gt;Vaughn&lt;/Author&gt;&lt;Year&gt;1990&lt;/Year&gt;&lt;RecNum&gt;1005&lt;/RecNum&gt;&lt;DisplayText&gt;(69, 70)&lt;/DisplayText&gt;&lt;record&gt;&lt;rec-number&gt;1005&lt;/rec-number&gt;&lt;foreign-keys&gt;&lt;key app="EN" db-id="xpzvv0f2z5pxwhed0r6xa9er59e9pdxvards" timestamp="1552879038"&gt;1005&lt;/key&gt;&lt;/foreign-keys&gt;&lt;ref-type name="Journal Article"&gt;17&lt;/ref-type&gt;&lt;contributors&gt;&lt;authors&gt;&lt;author&gt;Vaughn, B. E.&lt;/author&gt;&lt;author&gt;Waters, E.&lt;/author&gt;&lt;/authors&gt;&lt;/contributors&gt;&lt;titles&gt;&lt;title&gt;Attachment behavior at home and in the laboratory: Q-sort observations and strange situation classifications of one-year-olds&lt;/title&gt;&lt;secondary-title&gt;Child Development&lt;/secondary-title&gt;&lt;/titles&gt;&lt;periodical&gt;&lt;full-title&gt;Child Development&lt;/full-title&gt;&lt;/periodical&gt;&lt;pages&gt;1965 – 1973&lt;/pages&gt;&lt;volume&gt;61&lt;/volume&gt;&lt;dates&gt;&lt;year&gt;1990&lt;/year&gt;&lt;/dates&gt;&lt;urls&gt;&lt;/urls&gt;&lt;/record&gt;&lt;/Cite&gt;&lt;Cite&gt;&lt;Author&gt;Waters&lt;/Author&gt;&lt;Year&gt;1985&lt;/Year&gt;&lt;RecNum&gt;1006&lt;/RecNum&gt;&lt;record&gt;&lt;rec-number&gt;1006&lt;/rec-number&gt;&lt;foreign-keys&gt;&lt;key app="EN" db-id="xpzvv0f2z5pxwhed0r6xa9er59e9pdxvards" timestamp="1552879038"&gt;1006&lt;/key&gt;&lt;/foreign-keys&gt;&lt;ref-type name="Book Section"&gt;5&lt;/ref-type&gt;&lt;contributors&gt;&lt;authors&gt;&lt;author&gt;Waters, E.&lt;/author&gt;&lt;author&gt;Deane, K.&lt;/author&gt;&lt;/authors&gt;&lt;secondary-authors&gt;&lt;author&gt;Bretherton, I.&lt;/author&gt;&lt;author&gt;Waters, E.&lt;/author&gt;&lt;/secondary-authors&gt;&lt;/contributors&gt;&lt;titles&gt;&lt;title&gt;Defining and assessing individual differences in attachment relationships: Q-methodology and the organization of behavior in infancy and early childhood&lt;/title&gt;&lt;secondary-title&gt;Growing points of attachment theory and research. Monographs of the Society for Research in Child Development, 50 (Serial No. 209)&lt;/secondary-title&gt;&lt;/titles&gt;&lt;pages&gt;41 – 65&lt;/pages&gt;&lt;dates&gt;&lt;year&gt;1985&lt;/year&gt;&lt;/dates&gt;&lt;urls&gt;&lt;/urls&gt;&lt;/record&gt;&lt;/Cite&gt;&lt;/EndNote&gt;</w:instrText>
      </w:r>
      <w:r w:rsidRPr="00365026">
        <w:rPr>
          <w:rFonts w:ascii="Times New Roman" w:hAnsi="Times New Roman" w:cs="Times New Roman"/>
          <w:color w:val="000000"/>
          <w:sz w:val="24"/>
          <w:szCs w:val="24"/>
          <w:lang w:val="en-US"/>
          <w:rPrChange w:id="3065" w:author="Jane Kohlhoff" w:date="2024-06-11T09:53:00Z" w16du:dateUtc="2024-06-10T23:53:00Z">
            <w:rPr>
              <w:rFonts w:ascii="Times" w:hAnsi="Times" w:cs="Helvetica"/>
              <w:color w:val="000000"/>
              <w:sz w:val="24"/>
              <w:szCs w:val="24"/>
              <w:lang w:val="en-US"/>
            </w:rPr>
          </w:rPrChange>
        </w:rPr>
        <w:fldChar w:fldCharType="separate"/>
      </w:r>
      <w:r w:rsidR="00622933">
        <w:rPr>
          <w:rFonts w:ascii="Times New Roman" w:hAnsi="Times New Roman" w:cs="Times New Roman"/>
          <w:noProof/>
          <w:color w:val="000000"/>
          <w:sz w:val="24"/>
          <w:szCs w:val="24"/>
          <w:lang w:val="en-US"/>
        </w:rPr>
        <w:t>(69, 70)</w:t>
      </w:r>
      <w:r w:rsidRPr="00365026">
        <w:rPr>
          <w:rFonts w:ascii="Times New Roman" w:hAnsi="Times New Roman" w:cs="Times New Roman"/>
          <w:color w:val="000000"/>
          <w:sz w:val="24"/>
          <w:szCs w:val="24"/>
          <w:lang w:val="en-US"/>
          <w:rPrChange w:id="3066" w:author="Jane Kohlhoff" w:date="2024-06-11T09:53:00Z" w16du:dateUtc="2024-06-10T23:53:00Z">
            <w:rPr>
              <w:rFonts w:ascii="Times" w:hAnsi="Times" w:cs="Helvetica"/>
              <w:color w:val="000000"/>
              <w:sz w:val="24"/>
              <w:szCs w:val="24"/>
              <w:lang w:val="en-US"/>
            </w:rPr>
          </w:rPrChange>
        </w:rPr>
        <w:fldChar w:fldCharType="end"/>
      </w:r>
      <w:r w:rsidRPr="00365026">
        <w:rPr>
          <w:rFonts w:ascii="Times New Roman" w:hAnsi="Times New Roman" w:cs="Times New Roman"/>
          <w:color w:val="000000"/>
          <w:sz w:val="24"/>
          <w:szCs w:val="24"/>
          <w:lang w:val="en-US"/>
          <w:rPrChange w:id="3067" w:author="Jane Kohlhoff" w:date="2024-06-11T09:53:00Z" w16du:dateUtc="2024-06-10T23:53:00Z">
            <w:rPr>
              <w:rFonts w:ascii="Times" w:hAnsi="Times" w:cs="Helvetica"/>
              <w:color w:val="000000"/>
              <w:sz w:val="24"/>
              <w:szCs w:val="24"/>
              <w:lang w:val="en-US"/>
            </w:rPr>
          </w:rPrChange>
        </w:rPr>
        <w:t>,</w:t>
      </w:r>
      <w:r w:rsidRPr="00365026">
        <w:rPr>
          <w:rFonts w:ascii="Times New Roman" w:hAnsi="Times New Roman" w:cs="Times New Roman"/>
          <w:color w:val="000000"/>
          <w:sz w:val="24"/>
          <w:szCs w:val="24"/>
          <w:lang w:val="en-US"/>
          <w:rPrChange w:id="3068" w:author="Jane Kohlhoff" w:date="2024-06-11T09:53:00Z" w16du:dateUtc="2024-06-10T23:53:00Z">
            <w:rPr>
              <w:rFonts w:ascii="Times" w:hAnsi="Times" w:cs="Arial"/>
              <w:color w:val="000000"/>
              <w:sz w:val="24"/>
              <w:szCs w:val="24"/>
              <w:lang w:val="en-US"/>
            </w:rPr>
          </w:rPrChange>
        </w:rPr>
        <w:t xml:space="preserve"> a validated coding procedure designed to assess attachment security in a naturalistic environment in children aged 12-48 months. In the AQS, various descriptors of child behavior, including attachment behavior, are sorted into nine piles from “most characteristic” to “least characteristic</w:t>
      </w:r>
      <w:ins w:id="3069" w:author="Jane Kohlhoff" w:date="2024-06-12T00:02:00Z" w16du:dateUtc="2024-06-11T14:02:00Z">
        <w:r w:rsidR="00BB49E1">
          <w:rPr>
            <w:rFonts w:ascii="Times New Roman" w:hAnsi="Times New Roman" w:cs="Times New Roman"/>
            <w:color w:val="000000"/>
            <w:sz w:val="24"/>
            <w:szCs w:val="24"/>
            <w:lang w:val="en-US"/>
          </w:rPr>
          <w:t>”</w:t>
        </w:r>
      </w:ins>
      <w:r w:rsidRPr="00365026">
        <w:rPr>
          <w:rFonts w:ascii="Times New Roman" w:hAnsi="Times New Roman" w:cs="Times New Roman"/>
          <w:color w:val="000000"/>
          <w:sz w:val="24"/>
          <w:szCs w:val="24"/>
          <w:lang w:val="en-US"/>
          <w:rPrChange w:id="3070" w:author="Jane Kohlhoff" w:date="2024-06-11T09:53:00Z" w16du:dateUtc="2024-06-10T23:53:00Z">
            <w:rPr>
              <w:rFonts w:ascii="Times" w:hAnsi="Times" w:cs="Arial"/>
              <w:color w:val="000000"/>
              <w:sz w:val="24"/>
              <w:szCs w:val="24"/>
              <w:lang w:val="en-US"/>
            </w:rPr>
          </w:rPrChange>
        </w:rPr>
        <w:t>.</w:t>
      </w:r>
      <w:del w:id="3071" w:author="Jane Kohlhoff" w:date="2024-06-12T00:02:00Z" w16du:dateUtc="2024-06-11T14:02:00Z">
        <w:r w:rsidRPr="00365026" w:rsidDel="00BB49E1">
          <w:rPr>
            <w:rFonts w:ascii="Times New Roman" w:hAnsi="Times New Roman" w:cs="Times New Roman"/>
            <w:color w:val="000000"/>
            <w:sz w:val="24"/>
            <w:szCs w:val="24"/>
            <w:lang w:val="en-US"/>
            <w:rPrChange w:id="3072" w:author="Jane Kohlhoff" w:date="2024-06-11T09:53:00Z" w16du:dateUtc="2024-06-10T23:53:00Z">
              <w:rPr>
                <w:rFonts w:ascii="Times" w:hAnsi="Times" w:cs="Arial"/>
                <w:color w:val="000000"/>
                <w:sz w:val="24"/>
                <w:szCs w:val="24"/>
                <w:lang w:val="en-US"/>
              </w:rPr>
            </w:rPrChange>
          </w:rPr>
          <w:delText>”</w:delText>
        </w:r>
      </w:del>
      <w:r w:rsidRPr="00365026">
        <w:rPr>
          <w:rFonts w:ascii="Times New Roman" w:hAnsi="Times New Roman" w:cs="Times New Roman"/>
          <w:color w:val="000000"/>
          <w:sz w:val="24"/>
          <w:szCs w:val="24"/>
          <w:lang w:val="en-US"/>
          <w:rPrChange w:id="3073" w:author="Jane Kohlhoff" w:date="2024-06-11T09:53:00Z" w16du:dateUtc="2024-06-10T23:53:00Z">
            <w:rPr>
              <w:rFonts w:ascii="Times" w:hAnsi="Times" w:cs="Arial"/>
              <w:color w:val="000000"/>
              <w:sz w:val="24"/>
              <w:szCs w:val="24"/>
              <w:lang w:val="en-US"/>
            </w:rPr>
          </w:rPrChange>
        </w:rPr>
        <w:t xml:space="preserve"> An overall security score is derived by correlating the sort for each child with a criterion sort of the prototypical behavior of a secure child.  </w:t>
      </w:r>
      <w:r w:rsidR="00142A69" w:rsidRPr="00365026">
        <w:rPr>
          <w:rFonts w:ascii="Times New Roman" w:hAnsi="Times New Roman" w:cs="Times New Roman"/>
          <w:color w:val="000000"/>
          <w:sz w:val="24"/>
          <w:szCs w:val="24"/>
          <w:lang w:val="en-US"/>
          <w:rPrChange w:id="3074" w:author="Jane Kohlhoff" w:date="2024-06-11T09:53:00Z" w16du:dateUtc="2024-06-10T23:53:00Z">
            <w:rPr>
              <w:rFonts w:ascii="Times" w:hAnsi="Times" w:cs="Arial"/>
              <w:color w:val="000000"/>
              <w:sz w:val="24"/>
              <w:szCs w:val="24"/>
              <w:lang w:val="en-US"/>
            </w:rPr>
          </w:rPrChange>
        </w:rPr>
        <w:t>All home visits were video recorded and coded by 5 trained and reliable AQS coders who were masked to intervention assignment and time point; 29.7% (</w:t>
      </w:r>
      <w:r w:rsidR="00142A69" w:rsidRPr="00365026">
        <w:rPr>
          <w:rFonts w:ascii="Times New Roman" w:hAnsi="Times New Roman" w:cs="Times New Roman"/>
          <w:i/>
          <w:iCs/>
          <w:color w:val="000000"/>
          <w:sz w:val="24"/>
          <w:szCs w:val="24"/>
          <w:lang w:val="en-US"/>
          <w:rPrChange w:id="3075" w:author="Jane Kohlhoff" w:date="2024-06-11T09:53:00Z" w16du:dateUtc="2024-06-10T23:53:00Z">
            <w:rPr>
              <w:rFonts w:ascii="Times" w:hAnsi="Times" w:cs="Arial"/>
              <w:i/>
              <w:iCs/>
              <w:color w:val="000000"/>
              <w:sz w:val="24"/>
              <w:szCs w:val="24"/>
              <w:lang w:val="en-US"/>
            </w:rPr>
          </w:rPrChange>
        </w:rPr>
        <w:t>n</w:t>
      </w:r>
      <w:r w:rsidR="00142A69" w:rsidRPr="00365026">
        <w:rPr>
          <w:rFonts w:ascii="Times New Roman" w:hAnsi="Times New Roman" w:cs="Times New Roman"/>
          <w:color w:val="000000"/>
          <w:sz w:val="24"/>
          <w:szCs w:val="24"/>
          <w:lang w:val="en-US"/>
          <w:rPrChange w:id="3076" w:author="Jane Kohlhoff" w:date="2024-06-11T09:53:00Z" w16du:dateUtc="2024-06-10T23:53:00Z">
            <w:rPr>
              <w:rFonts w:ascii="Times" w:hAnsi="Times" w:cs="Arial"/>
              <w:color w:val="000000"/>
              <w:sz w:val="24"/>
              <w:szCs w:val="24"/>
              <w:lang w:val="en-US"/>
            </w:rPr>
          </w:rPrChange>
        </w:rPr>
        <w:t>=41) of the home visits were double coded</w:t>
      </w:r>
      <w:r w:rsidR="00A07837" w:rsidRPr="00365026">
        <w:rPr>
          <w:rFonts w:ascii="Times New Roman" w:hAnsi="Times New Roman" w:cs="Times New Roman"/>
          <w:color w:val="000000"/>
          <w:sz w:val="24"/>
          <w:szCs w:val="24"/>
          <w:lang w:val="en-US"/>
          <w:rPrChange w:id="3077" w:author="Jane Kohlhoff" w:date="2024-06-11T09:53:00Z" w16du:dateUtc="2024-06-10T23:53:00Z">
            <w:rPr>
              <w:rFonts w:ascii="Times" w:hAnsi="Times" w:cs="Arial"/>
              <w:color w:val="000000"/>
              <w:sz w:val="24"/>
              <w:szCs w:val="24"/>
              <w:lang w:val="en-US"/>
            </w:rPr>
          </w:rPrChange>
        </w:rPr>
        <w:t xml:space="preserve"> (</w:t>
      </w:r>
      <w:r w:rsidR="00142A69" w:rsidRPr="00365026">
        <w:rPr>
          <w:rFonts w:ascii="Times New Roman" w:hAnsi="Times New Roman" w:cs="Times New Roman"/>
          <w:color w:val="000000"/>
          <w:sz w:val="24"/>
          <w:szCs w:val="24"/>
          <w:lang w:val="en-US"/>
          <w:rPrChange w:id="3078" w:author="Jane Kohlhoff" w:date="2024-06-11T09:53:00Z" w16du:dateUtc="2024-06-10T23:53:00Z">
            <w:rPr>
              <w:rFonts w:ascii="Times" w:hAnsi="Times" w:cs="Arial"/>
              <w:color w:val="000000"/>
              <w:sz w:val="24"/>
              <w:szCs w:val="24"/>
              <w:lang w:val="en-US"/>
            </w:rPr>
          </w:rPrChange>
        </w:rPr>
        <w:t>ICC = 0.621</w:t>
      </w:r>
      <w:r w:rsidR="00A07837" w:rsidRPr="00365026">
        <w:rPr>
          <w:rFonts w:ascii="Times New Roman" w:hAnsi="Times New Roman" w:cs="Times New Roman"/>
          <w:color w:val="000000"/>
          <w:sz w:val="24"/>
          <w:szCs w:val="24"/>
          <w:lang w:val="en-US"/>
          <w:rPrChange w:id="3079" w:author="Jane Kohlhoff" w:date="2024-06-11T09:53:00Z" w16du:dateUtc="2024-06-10T23:53:00Z">
            <w:rPr>
              <w:rFonts w:ascii="Times" w:hAnsi="Times" w:cs="Arial"/>
              <w:color w:val="000000"/>
              <w:sz w:val="24"/>
              <w:szCs w:val="24"/>
              <w:lang w:val="en-US"/>
            </w:rPr>
          </w:rPrChange>
        </w:rPr>
        <w:t xml:space="preserve">, 95% CI, </w:t>
      </w:r>
      <w:r w:rsidR="00A9266F" w:rsidRPr="00365026">
        <w:rPr>
          <w:rFonts w:ascii="Times New Roman" w:hAnsi="Times New Roman" w:cs="Times New Roman"/>
          <w:color w:val="000000"/>
          <w:sz w:val="24"/>
          <w:szCs w:val="24"/>
          <w:lang w:val="en-US"/>
          <w:rPrChange w:id="3080" w:author="Jane Kohlhoff" w:date="2024-06-11T09:53:00Z" w16du:dateUtc="2024-06-10T23:53:00Z">
            <w:rPr>
              <w:rFonts w:ascii="Times" w:hAnsi="Times" w:cs="Arial"/>
              <w:color w:val="000000"/>
              <w:sz w:val="24"/>
              <w:szCs w:val="24"/>
              <w:lang w:val="en-US"/>
            </w:rPr>
          </w:rPrChange>
        </w:rPr>
        <w:t>0.4-0.86).</w:t>
      </w:r>
    </w:p>
    <w:p w14:paraId="1321DAA3" w14:textId="1132939A" w:rsidR="0065248C" w:rsidRPr="00365026" w:rsidRDefault="0065248C" w:rsidP="0065248C">
      <w:pPr>
        <w:widowControl w:val="0"/>
        <w:autoSpaceDE w:val="0"/>
        <w:autoSpaceDN w:val="0"/>
        <w:adjustRightInd w:val="0"/>
        <w:spacing w:line="480" w:lineRule="auto"/>
        <w:ind w:firstLine="720"/>
        <w:rPr>
          <w:rFonts w:ascii="Times New Roman" w:hAnsi="Times New Roman" w:cs="Times New Roman"/>
          <w:sz w:val="24"/>
          <w:szCs w:val="24"/>
          <w:rPrChange w:id="3081" w:author="Jane Kohlhoff" w:date="2024-06-11T09:53:00Z" w16du:dateUtc="2024-06-10T23:53:00Z">
            <w:rPr>
              <w:rFonts w:ascii="Times" w:hAnsi="Times" w:cs="Times"/>
              <w:sz w:val="24"/>
              <w:szCs w:val="24"/>
            </w:rPr>
          </w:rPrChange>
        </w:rPr>
      </w:pPr>
      <w:r w:rsidRPr="00365026">
        <w:rPr>
          <w:rFonts w:ascii="Times New Roman" w:hAnsi="Times New Roman" w:cs="Times New Roman"/>
          <w:color w:val="000000"/>
          <w:sz w:val="24"/>
          <w:szCs w:val="24"/>
          <w:lang w:val="en-US"/>
          <w:rPrChange w:id="3082" w:author="Jane Kohlhoff" w:date="2024-06-11T09:53:00Z" w16du:dateUtc="2024-06-10T23:53:00Z">
            <w:rPr>
              <w:rFonts w:ascii="Times" w:hAnsi="Times" w:cs="Arial"/>
              <w:color w:val="000000"/>
              <w:sz w:val="24"/>
              <w:szCs w:val="24"/>
              <w:lang w:val="en-US"/>
            </w:rPr>
          </w:rPrChange>
        </w:rPr>
        <w:t xml:space="preserve">Second, to examine attachment security categorically, including disorganization, child behavior observed during the SSP </w:t>
      </w:r>
      <w:ins w:id="3083" w:author="Jane Kohlhoff" w:date="2024-06-10T19:34:00Z" w16du:dateUtc="2024-06-10T09:34:00Z">
        <w:r w:rsidR="00580F53" w:rsidRPr="00365026">
          <w:rPr>
            <w:rFonts w:ascii="Times New Roman" w:hAnsi="Times New Roman" w:cs="Times New Roman"/>
            <w:color w:val="000000"/>
            <w:sz w:val="24"/>
            <w:szCs w:val="24"/>
            <w:lang w:val="en-US"/>
            <w:rPrChange w:id="3084" w:author="Jane Kohlhoff" w:date="2024-06-11T09:53:00Z" w16du:dateUtc="2024-06-10T23:53:00Z">
              <w:rPr>
                <w:rFonts w:ascii="Times" w:hAnsi="Times" w:cs="Arial"/>
                <w:color w:val="000000"/>
                <w:sz w:val="24"/>
                <w:szCs w:val="24"/>
                <w:lang w:val="en-US"/>
              </w:rPr>
            </w:rPrChange>
          </w:rPr>
          <w:t xml:space="preserve">was </w:t>
        </w:r>
      </w:ins>
      <w:del w:id="3085" w:author="Jane Kohlhoff" w:date="2024-05-17T21:07:00Z" w16du:dateUtc="2024-05-17T11:07:00Z">
        <w:r w:rsidRPr="00365026" w:rsidDel="004775CD">
          <w:rPr>
            <w:rFonts w:ascii="Times New Roman" w:hAnsi="Times New Roman" w:cs="Times New Roman"/>
            <w:color w:val="000000"/>
            <w:sz w:val="24"/>
            <w:szCs w:val="24"/>
            <w:lang w:val="en-US"/>
            <w:rPrChange w:id="3086" w:author="Jane Kohlhoff" w:date="2024-06-11T09:53:00Z" w16du:dateUtc="2024-06-10T23:53:00Z">
              <w:rPr>
                <w:rFonts w:ascii="Times" w:hAnsi="Times" w:cs="Arial"/>
                <w:color w:val="000000"/>
                <w:sz w:val="24"/>
                <w:szCs w:val="24"/>
                <w:lang w:val="en-US"/>
              </w:rPr>
            </w:rPrChange>
          </w:rPr>
          <w:delText>will be</w:delText>
        </w:r>
      </w:del>
      <w:del w:id="3087" w:author="Jane Kohlhoff" w:date="2024-06-10T19:34:00Z" w16du:dateUtc="2024-06-10T09:34:00Z">
        <w:r w:rsidRPr="00365026" w:rsidDel="00580F53">
          <w:rPr>
            <w:rFonts w:ascii="Times New Roman" w:hAnsi="Times New Roman" w:cs="Times New Roman"/>
            <w:color w:val="000000"/>
            <w:sz w:val="24"/>
            <w:szCs w:val="24"/>
            <w:lang w:val="en-US"/>
            <w:rPrChange w:id="3088" w:author="Jane Kohlhoff" w:date="2024-06-11T09:53:00Z" w16du:dateUtc="2024-06-10T23:53:00Z">
              <w:rPr>
                <w:rFonts w:ascii="Times" w:hAnsi="Times" w:cs="Arial"/>
                <w:color w:val="000000"/>
                <w:sz w:val="24"/>
                <w:szCs w:val="24"/>
                <w:lang w:val="en-US"/>
              </w:rPr>
            </w:rPrChange>
          </w:rPr>
          <w:delText xml:space="preserve"> </w:delText>
        </w:r>
      </w:del>
      <w:r w:rsidRPr="00365026">
        <w:rPr>
          <w:rFonts w:ascii="Times New Roman" w:hAnsi="Times New Roman" w:cs="Times New Roman"/>
          <w:color w:val="000000"/>
          <w:sz w:val="24"/>
          <w:szCs w:val="24"/>
          <w:lang w:val="en-US"/>
          <w:rPrChange w:id="3089" w:author="Jane Kohlhoff" w:date="2024-06-11T09:53:00Z" w16du:dateUtc="2024-06-10T23:53:00Z">
            <w:rPr>
              <w:rFonts w:ascii="Times" w:hAnsi="Times" w:cs="Arial"/>
              <w:color w:val="000000"/>
              <w:sz w:val="24"/>
              <w:szCs w:val="24"/>
              <w:lang w:val="en-US"/>
            </w:rPr>
          </w:rPrChange>
        </w:rPr>
        <w:t xml:space="preserve">coded according to the coding systems of Ainsworth </w:t>
      </w:r>
      <w:r w:rsidR="00F57763">
        <w:rPr>
          <w:rFonts w:ascii="Times New Roman" w:hAnsi="Times New Roman" w:cs="Times New Roman"/>
          <w:color w:val="000000"/>
          <w:sz w:val="24"/>
          <w:szCs w:val="24"/>
          <w:lang w:val="en-US"/>
        </w:rPr>
        <w:fldChar w:fldCharType="begin"/>
      </w:r>
      <w:r w:rsidR="005B72E3">
        <w:rPr>
          <w:rFonts w:ascii="Times New Roman" w:hAnsi="Times New Roman" w:cs="Times New Roman"/>
          <w:color w:val="000000"/>
          <w:sz w:val="24"/>
          <w:szCs w:val="24"/>
          <w:lang w:val="en-US"/>
        </w:rPr>
        <w:instrText xml:space="preserve"> ADDIN EN.CITE &lt;EndNote&gt;&lt;Cite&gt;&lt;Author&gt;Ainsworth&lt;/Author&gt;&lt;Year&gt;1978&lt;/Year&gt;&lt;RecNum&gt;26&lt;/RecNum&gt;&lt;DisplayText&gt;(27)&lt;/DisplayText&gt;&lt;record&gt;&lt;rec-number&gt;26&lt;/rec-number&gt;&lt;foreign-keys&gt;&lt;key app="EN" db-id="ards0dvaofa9d9es2f6vrf9iarwfp0z2w20v" timestamp="1696903222" guid="529b8306-0e00-43f0-8c34-35fb50406625"&gt;26&lt;/key&gt;&lt;/foreign-keys&gt;&lt;ref-type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instrText>
      </w:r>
      <w:r w:rsidR="00F57763">
        <w:rPr>
          <w:rFonts w:ascii="Times New Roman" w:hAnsi="Times New Roman" w:cs="Times New Roman"/>
          <w:color w:val="000000"/>
          <w:sz w:val="24"/>
          <w:szCs w:val="24"/>
          <w:lang w:val="en-US"/>
        </w:rPr>
        <w:fldChar w:fldCharType="separate"/>
      </w:r>
      <w:r w:rsidR="005B72E3">
        <w:rPr>
          <w:rFonts w:ascii="Times New Roman" w:hAnsi="Times New Roman" w:cs="Times New Roman"/>
          <w:noProof/>
          <w:color w:val="000000"/>
          <w:sz w:val="24"/>
          <w:szCs w:val="24"/>
          <w:lang w:val="en-US"/>
        </w:rPr>
        <w:t>(27)</w:t>
      </w:r>
      <w:r w:rsidR="00F57763">
        <w:rPr>
          <w:rFonts w:ascii="Times New Roman" w:hAnsi="Times New Roman" w:cs="Times New Roman"/>
          <w:color w:val="000000"/>
          <w:sz w:val="24"/>
          <w:szCs w:val="24"/>
          <w:lang w:val="en-US"/>
        </w:rPr>
        <w:fldChar w:fldCharType="end"/>
      </w:r>
      <w:del w:id="3090" w:author="Jane Kohlhoff" w:date="2024-06-11T23:19:00Z" w16du:dateUtc="2024-06-11T13:19:00Z">
        <w:r w:rsidR="00480BDB" w:rsidDel="00480BDB">
          <w:rPr>
            <w:rFonts w:ascii="Times New Roman" w:hAnsi="Times New Roman" w:cs="Times New Roman"/>
            <w:color w:val="000000"/>
            <w:sz w:val="24"/>
            <w:szCs w:val="24"/>
            <w:lang w:val="en-US"/>
          </w:rPr>
          <w:fldChar w:fldCharType="begin"/>
        </w:r>
        <w:r w:rsidR="00480BDB" w:rsidDel="00480BDB">
          <w:rPr>
            <w:rFonts w:ascii="Times New Roman" w:hAnsi="Times New Roman" w:cs="Times New Roman"/>
            <w:color w:val="000000"/>
            <w:sz w:val="24"/>
            <w:szCs w:val="24"/>
            <w:lang w:val="en-US"/>
          </w:rPr>
          <w:delInstrText xml:space="preserve"> ADDIN EN.CITE &lt;EndNote&gt;&lt;Cite&gt;&lt;Author&gt;Ainsworth&lt;/Author&gt;&lt;Year&gt;1978&lt;/Year&gt;&lt;RecNum&gt;3106&lt;/RecNum&gt;&lt;DisplayText&gt;(Ainsworth &amp;amp; Wall, 1978)&lt;/DisplayText&gt;&lt;record&gt;&lt;rec-number&gt;3106&lt;/rec-number&gt;&lt;foreign-keys&gt;&lt;key app="EN" db-id="ards0dvaofa9d9es2f6vrf9iarwfp0z2w20v" timestamp="1696903463" guid="53adc9a0-66dc-4e6e-822e-ef8c4ed7c5f8"&gt;3106&lt;/key&gt;&lt;/foreign-keys&gt;&lt;ref-type name="Book"&gt;6&lt;/ref-type&gt;&lt;contributors&gt;&lt;authors&gt;&lt;author&gt;Ainsworth, M.D. S, Blehar, M. C., Waters, E.&lt;/author&gt;&lt;author&gt;Wall, S.&lt;/author&gt;&lt;/authors&gt;&lt;/contributors&gt;&lt;titles&gt;&lt;title&gt;Patterns of attachment: A psychological study of the strange situation&lt;/title&gt;&lt;short-title&gt;Patterns of attachment: A psychological study of the strange situation.&lt;/short-title&gt;&lt;/titles&gt;&lt;dates&gt;&lt;year&gt;1978&lt;/year&gt;&lt;/dates&gt;&lt;pub-location&gt;Hillsdale, New Jersey&lt;/pub-location&gt;&lt;publisher&gt;Lawrence Erlbaum Associates, Publishers&lt;/publisher&gt;&lt;urls&gt;&lt;/urls&gt;&lt;/record&gt;&lt;/Cite&gt;&lt;/EndNote&gt;</w:delInstrText>
        </w:r>
        <w:r w:rsidR="00480BDB" w:rsidDel="00480BDB">
          <w:rPr>
            <w:rFonts w:ascii="Times New Roman" w:hAnsi="Times New Roman" w:cs="Times New Roman"/>
            <w:color w:val="000000"/>
            <w:sz w:val="24"/>
            <w:szCs w:val="24"/>
            <w:lang w:val="en-US"/>
          </w:rPr>
          <w:fldChar w:fldCharType="separate"/>
        </w:r>
        <w:r w:rsidR="00480BDB" w:rsidDel="00480BDB">
          <w:rPr>
            <w:rFonts w:ascii="Times New Roman" w:hAnsi="Times New Roman" w:cs="Times New Roman"/>
            <w:noProof/>
            <w:color w:val="000000"/>
            <w:sz w:val="24"/>
            <w:szCs w:val="24"/>
            <w:lang w:val="en-US"/>
          </w:rPr>
          <w:delText>(Ainsworth &amp; Wall, 1978)</w:delText>
        </w:r>
        <w:r w:rsidR="00480BDB" w:rsidDel="00480BDB">
          <w:rPr>
            <w:rFonts w:ascii="Times New Roman" w:hAnsi="Times New Roman" w:cs="Times New Roman"/>
            <w:color w:val="000000"/>
            <w:sz w:val="24"/>
            <w:szCs w:val="24"/>
            <w:lang w:val="en-US"/>
          </w:rPr>
          <w:fldChar w:fldCharType="end"/>
        </w:r>
      </w:del>
      <w:del w:id="3091" w:author="Jane Kohlhoff" w:date="2024-06-11T23:17:00Z" w16du:dateUtc="2024-06-11T13:17:00Z">
        <w:r w:rsidRPr="00365026" w:rsidDel="00090F20">
          <w:rPr>
            <w:rFonts w:ascii="Times New Roman" w:hAnsi="Times New Roman" w:cs="Times New Roman"/>
            <w:color w:val="000000"/>
            <w:sz w:val="24"/>
            <w:szCs w:val="24"/>
            <w:lang w:val="en-US"/>
            <w:rPrChange w:id="3092" w:author="Jane Kohlhoff" w:date="2024-06-11T09:53:00Z" w16du:dateUtc="2024-06-10T23:53:00Z">
              <w:rPr>
                <w:rFonts w:ascii="Times" w:hAnsi="Times" w:cs="Arial"/>
                <w:color w:val="000000"/>
                <w:sz w:val="24"/>
                <w:szCs w:val="24"/>
                <w:lang w:val="en-US"/>
              </w:rPr>
            </w:rPrChange>
          </w:rPr>
          <w:fldChar w:fldCharType="begin"/>
        </w:r>
        <w:r w:rsidRPr="00365026" w:rsidDel="00090F20">
          <w:rPr>
            <w:rFonts w:ascii="Times New Roman" w:hAnsi="Times New Roman" w:cs="Times New Roman"/>
            <w:color w:val="000000"/>
            <w:sz w:val="24"/>
            <w:szCs w:val="24"/>
            <w:lang w:val="en-US"/>
            <w:rPrChange w:id="3093" w:author="Jane Kohlhoff" w:date="2024-06-11T09:53:00Z" w16du:dateUtc="2024-06-10T23:53:00Z">
              <w:rPr>
                <w:rFonts w:ascii="Times" w:hAnsi="Times" w:cs="Arial"/>
                <w:color w:val="000000"/>
                <w:sz w:val="24"/>
                <w:szCs w:val="24"/>
                <w:lang w:val="en-US"/>
              </w:rPr>
            </w:rPrChange>
          </w:rPr>
          <w:delInstrText xml:space="preserve"> ADDIN EN.CITE &lt;EndNote&gt;&lt;Cite&gt;&lt;Author&gt;Ainsworth&lt;/Author&gt;&lt;Year&gt;1978&lt;/Year&gt;&lt;RecNum&gt;707&lt;/RecNum&gt;&lt;DisplayText&gt;(Ainsworth et al., 1978)&lt;/DisplayText&gt;&lt;record&gt;&lt;rec-number&gt;707&lt;/rec-number&gt;&lt;foreign-keys&gt;&lt;key app="EN" db-id="xpzvv0f2z5pxwhed0r6xa9er59e9pdxvards" timestamp="1552878965"&gt;707&lt;/key&gt;&lt;/foreign-keys&gt;&lt;ref-type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delInstrText>
        </w:r>
        <w:r w:rsidRPr="00365026" w:rsidDel="00090F20">
          <w:rPr>
            <w:rFonts w:ascii="Times New Roman" w:hAnsi="Times New Roman" w:cs="Times New Roman"/>
            <w:color w:val="000000"/>
            <w:sz w:val="24"/>
            <w:szCs w:val="24"/>
            <w:lang w:val="en-US"/>
            <w:rPrChange w:id="3094" w:author="Jane Kohlhoff" w:date="2024-06-11T09:53:00Z" w16du:dateUtc="2024-06-10T23:53:00Z">
              <w:rPr>
                <w:rFonts w:ascii="Times" w:hAnsi="Times" w:cs="Arial"/>
                <w:color w:val="000000"/>
                <w:sz w:val="24"/>
                <w:szCs w:val="24"/>
                <w:lang w:val="en-US"/>
              </w:rPr>
            </w:rPrChange>
          </w:rPr>
          <w:fldChar w:fldCharType="separate"/>
        </w:r>
        <w:r w:rsidRPr="00365026" w:rsidDel="00090F20">
          <w:rPr>
            <w:rFonts w:ascii="Times New Roman" w:hAnsi="Times New Roman" w:cs="Times New Roman"/>
            <w:noProof/>
            <w:color w:val="000000"/>
            <w:sz w:val="24"/>
            <w:szCs w:val="24"/>
            <w:lang w:val="en-US"/>
            <w:rPrChange w:id="3095" w:author="Jane Kohlhoff" w:date="2024-06-11T09:53:00Z" w16du:dateUtc="2024-06-10T23:53:00Z">
              <w:rPr>
                <w:rFonts w:ascii="Times" w:hAnsi="Times" w:cs="Arial"/>
                <w:noProof/>
                <w:color w:val="000000"/>
                <w:sz w:val="24"/>
                <w:szCs w:val="24"/>
                <w:lang w:val="en-US"/>
              </w:rPr>
            </w:rPrChange>
          </w:rPr>
          <w:delText>(Ainsworth et al., 1978)</w:delText>
        </w:r>
        <w:r w:rsidRPr="00365026" w:rsidDel="00090F20">
          <w:rPr>
            <w:rFonts w:ascii="Times New Roman" w:hAnsi="Times New Roman" w:cs="Times New Roman"/>
            <w:color w:val="000000"/>
            <w:sz w:val="24"/>
            <w:szCs w:val="24"/>
            <w:lang w:val="en-US"/>
            <w:rPrChange w:id="3096" w:author="Jane Kohlhoff" w:date="2024-06-11T09:53:00Z" w16du:dateUtc="2024-06-10T23:53:00Z">
              <w:rPr>
                <w:rFonts w:ascii="Times" w:hAnsi="Times" w:cs="Arial"/>
                <w:color w:val="000000"/>
                <w:sz w:val="24"/>
                <w:szCs w:val="24"/>
                <w:lang w:val="en-US"/>
              </w:rPr>
            </w:rPrChange>
          </w:rPr>
          <w:fldChar w:fldCharType="end"/>
        </w:r>
      </w:del>
      <w:r w:rsidRPr="00365026">
        <w:rPr>
          <w:rFonts w:ascii="Times New Roman" w:hAnsi="Times New Roman" w:cs="Times New Roman"/>
          <w:color w:val="000000"/>
          <w:sz w:val="24"/>
          <w:szCs w:val="24"/>
          <w:lang w:val="en-US"/>
          <w:rPrChange w:id="3097" w:author="Jane Kohlhoff" w:date="2024-06-11T09:53:00Z" w16du:dateUtc="2024-06-10T23:53:00Z">
            <w:rPr>
              <w:rFonts w:ascii="Times" w:hAnsi="Times" w:cs="Arial"/>
              <w:color w:val="000000"/>
              <w:sz w:val="24"/>
              <w:szCs w:val="24"/>
              <w:lang w:val="en-US"/>
            </w:rPr>
          </w:rPrChange>
        </w:rPr>
        <w:t xml:space="preserve"> and Main and Solomon </w:t>
      </w:r>
      <w:r w:rsidRPr="00365026">
        <w:rPr>
          <w:rFonts w:ascii="Times New Roman" w:hAnsi="Times New Roman" w:cs="Times New Roman"/>
          <w:color w:val="000000"/>
          <w:sz w:val="24"/>
          <w:szCs w:val="24"/>
          <w:lang w:val="en-US"/>
          <w:rPrChange w:id="3098" w:author="Jane Kohlhoff" w:date="2024-06-11T09:53:00Z" w16du:dateUtc="2024-06-10T23:53:00Z">
            <w:rPr>
              <w:rFonts w:ascii="Times" w:hAnsi="Times" w:cs="Arial"/>
              <w:color w:val="000000"/>
              <w:sz w:val="24"/>
              <w:szCs w:val="24"/>
              <w:lang w:val="en-US"/>
            </w:rPr>
          </w:rPrChange>
        </w:rPr>
        <w:fldChar w:fldCharType="begin"/>
      </w:r>
      <w:r w:rsidR="005B72E3">
        <w:rPr>
          <w:rFonts w:ascii="Times New Roman" w:hAnsi="Times New Roman" w:cs="Times New Roman"/>
          <w:color w:val="000000"/>
          <w:sz w:val="24"/>
          <w:szCs w:val="24"/>
          <w:lang w:val="en-US"/>
        </w:rPr>
        <w:instrText xml:space="preserve"> ADDIN EN.CITE &lt;EndNote&gt;&lt;Cite&gt;&lt;Author&gt;Main&lt;/Author&gt;&lt;Year&gt;1986&lt;/Year&gt;&lt;RecNum&gt;998&lt;/RecNum&gt;&lt;DisplayText&gt;(26)&lt;/DisplayText&gt;&lt;record&gt;&lt;rec-number&gt;998&lt;/rec-number&gt;&lt;foreign-keys&gt;&lt;key app="EN" db-id="xpzvv0f2z5pxwhed0r6xa9er59e9pdxvards" timestamp="1552879038"&gt;998&lt;/key&gt;&lt;/foreign-keys&gt;&lt;ref-type name="Book Section"&gt;5&lt;/ref-type&gt;&lt;contributors&gt;&lt;authors&gt;&lt;author&gt;Main, M.&lt;/author&gt;&lt;author&gt;Solomon, J.&lt;/author&gt;&lt;/authors&gt;&lt;secondary-authors&gt;&lt;author&gt;T. B. Brazelton&lt;/author&gt;&lt;author&gt;M. W. Yogman&lt;/author&gt;&lt;/secondary-authors&gt;&lt;/contributors&gt;&lt;titles&gt;&lt;title&gt;Discovery of an insecure-disorganized/disoriented attachment pattern&lt;/title&gt;&lt;secondary-title&gt;Affective development in infancy&lt;/secondary-title&gt;&lt;/titles&gt;&lt;pages&gt;95-124&lt;/pages&gt;&lt;dates&gt;&lt;year&gt;1986&lt;/year&gt;&lt;/dates&gt;&lt;pub-location&gt;Westport, CT, US&lt;/pub-location&gt;&lt;publisher&gt;Ablex Publishing&lt;/publisher&gt;&lt;urls&gt;&lt;/urls&gt;&lt;/record&gt;&lt;/Cite&gt;&lt;/EndNote&gt;</w:instrText>
      </w:r>
      <w:r w:rsidRPr="00365026">
        <w:rPr>
          <w:rFonts w:ascii="Times New Roman" w:hAnsi="Times New Roman" w:cs="Times New Roman"/>
          <w:color w:val="000000"/>
          <w:sz w:val="24"/>
          <w:szCs w:val="24"/>
          <w:lang w:val="en-US"/>
          <w:rPrChange w:id="3099" w:author="Jane Kohlhoff" w:date="2024-06-11T09:53:00Z" w16du:dateUtc="2024-06-10T23:53:00Z">
            <w:rPr>
              <w:rFonts w:ascii="Times" w:hAnsi="Times" w:cs="Arial"/>
              <w:color w:val="000000"/>
              <w:sz w:val="24"/>
              <w:szCs w:val="24"/>
              <w:lang w:val="en-US"/>
            </w:rPr>
          </w:rPrChange>
        </w:rPr>
        <w:fldChar w:fldCharType="separate"/>
      </w:r>
      <w:r w:rsidR="005B72E3">
        <w:rPr>
          <w:rFonts w:ascii="Times New Roman" w:hAnsi="Times New Roman" w:cs="Times New Roman"/>
          <w:noProof/>
          <w:color w:val="000000"/>
          <w:sz w:val="24"/>
          <w:szCs w:val="24"/>
          <w:lang w:val="en-US"/>
        </w:rPr>
        <w:t>(26)</w:t>
      </w:r>
      <w:r w:rsidRPr="00365026">
        <w:rPr>
          <w:rFonts w:ascii="Times New Roman" w:hAnsi="Times New Roman" w:cs="Times New Roman"/>
          <w:color w:val="000000"/>
          <w:sz w:val="24"/>
          <w:szCs w:val="24"/>
          <w:lang w:val="en-US"/>
          <w:rPrChange w:id="3100" w:author="Jane Kohlhoff" w:date="2024-06-11T09:53:00Z" w16du:dateUtc="2024-06-10T23:53:00Z">
            <w:rPr>
              <w:rFonts w:ascii="Times" w:hAnsi="Times" w:cs="Arial"/>
              <w:color w:val="000000"/>
              <w:sz w:val="24"/>
              <w:szCs w:val="24"/>
              <w:lang w:val="en-US"/>
            </w:rPr>
          </w:rPrChange>
        </w:rPr>
        <w:fldChar w:fldCharType="end"/>
      </w:r>
      <w:r w:rsidRPr="00365026">
        <w:rPr>
          <w:rFonts w:ascii="Times New Roman" w:hAnsi="Times New Roman" w:cs="Times New Roman"/>
          <w:color w:val="000000"/>
          <w:sz w:val="24"/>
          <w:szCs w:val="24"/>
          <w:lang w:val="en-US"/>
          <w:rPrChange w:id="3101" w:author="Jane Kohlhoff" w:date="2024-06-11T09:53:00Z" w16du:dateUtc="2024-06-10T23:53:00Z">
            <w:rPr>
              <w:rFonts w:ascii="Times" w:hAnsi="Times" w:cs="Arial"/>
              <w:color w:val="000000"/>
              <w:sz w:val="24"/>
              <w:szCs w:val="24"/>
              <w:lang w:val="en-US"/>
            </w:rPr>
          </w:rPrChange>
        </w:rPr>
        <w:t xml:space="preserve">. The SSP has demonstrated validity </w:t>
      </w:r>
      <w:r w:rsidRPr="00365026">
        <w:rPr>
          <w:rFonts w:ascii="Times New Roman" w:hAnsi="Times New Roman" w:cs="Times New Roman"/>
          <w:color w:val="000000"/>
          <w:sz w:val="24"/>
          <w:szCs w:val="24"/>
          <w:lang w:val="en-US"/>
          <w:rPrChange w:id="3102" w:author="Jane Kohlhoff" w:date="2024-06-11T09:53:00Z" w16du:dateUtc="2024-06-10T23:53:00Z">
            <w:rPr>
              <w:rFonts w:ascii="Times" w:hAnsi="Times" w:cs="Arial"/>
              <w:color w:val="000000"/>
              <w:sz w:val="24"/>
              <w:szCs w:val="24"/>
              <w:lang w:val="en-US"/>
            </w:rPr>
          </w:rPrChange>
        </w:rPr>
        <w:fldChar w:fldCharType="begin"/>
      </w:r>
      <w:r w:rsidR="00622933">
        <w:rPr>
          <w:rFonts w:ascii="Times New Roman" w:hAnsi="Times New Roman" w:cs="Times New Roman"/>
          <w:color w:val="000000"/>
          <w:sz w:val="24"/>
          <w:szCs w:val="24"/>
          <w:lang w:val="en-US"/>
        </w:rPr>
        <w:instrText xml:space="preserve"> ADDIN EN.CITE &lt;EndNote&gt;&lt;Cite&gt;&lt;Author&gt;Bick&lt;/Author&gt;&lt;Year&gt;2012&lt;/Year&gt;&lt;RecNum&gt;1463&lt;/RecNum&gt;&lt;DisplayText&gt;(71, 72)&lt;/DisplayText&gt;&lt;record&gt;&lt;rec-number&gt;1463&lt;/rec-number&gt;&lt;foreign-keys&gt;&lt;key app="EN" db-id="ards0dvaofa9d9es2f6vrf9iarwfp0z2w20v" timestamp="1696903320" guid="d0c4e711-3429-4198-9b18-adcdff23ea83"&gt;1463&lt;/key&gt;&lt;/foreign-keys&gt;&lt;ref-type name="Journal Article"&gt;17&lt;/ref-type&gt;&lt;contributors&gt;&lt;authors&gt;&lt;author&gt;Bick, J.&lt;/author&gt;&lt;author&gt;Dozier, M.&lt;/author&gt;&lt;author&gt;Perkins, E.&lt;/author&gt;&lt;/authors&gt;&lt;/contributors&gt;&lt;titles&gt;&lt;title&gt;Convergence between attachment classifications and natural reunion behavior among children and parents in a child care setting&lt;/title&gt;&lt;secondary-title&gt;Attach Hum Dev&lt;/secondary-title&gt;&lt;/titles&gt;&lt;periodical&gt;&lt;full-title&gt;Attach Hum Dev&lt;/full-title&gt;&lt;/periodical&gt;&lt;pages&gt;1-10&lt;/pages&gt;&lt;volume&gt;14&lt;/volume&gt;&lt;number&gt;1&lt;/number&gt;&lt;dates&gt;&lt;year&gt;2012&lt;/year&gt;&lt;/dates&gt;&lt;urls&gt;&lt;/urls&gt;&lt;electronic-resource-num&gt;10.1080/14616734.2012.636645&lt;/electronic-resource-num&gt;&lt;/record&gt;&lt;/Cite&gt;&lt;Cite&gt;&lt;Author&gt;Wolff&lt;/Author&gt;&lt;Year&gt;1997&lt;/Year&gt;&lt;RecNum&gt;427&lt;/RecNum&gt;&lt;record&gt;&lt;rec-number&gt;427&lt;/rec-number&gt;&lt;foreign-keys&gt;&lt;key app="EN" db-id="xpzvv0f2z5pxwhed0r6xa9er59e9pdxvards" timestamp="0"&gt;427&lt;/key&gt;&lt;/foreign-keys&gt;&lt;ref-type name="Journal Article"&gt;17&lt;/ref-type&gt;&lt;contributors&gt;&lt;authors&gt;&lt;author&gt;Wolff, Marianne S&lt;/author&gt;&lt;author&gt;Ijzendoorn, Marinus H&lt;/author&gt;&lt;/authors&gt;&lt;/contributors&gt;&lt;titles&gt;&lt;title&gt;Sensitivity and attachment: A meta‐analysis on parental antecedents of infant attachment&lt;/title&gt;&lt;secondary-title&gt;Child Dev&lt;/secondary-title&gt;&lt;short-title&gt;Sensitivity and attachment: A meta‐analysis on parental antecedents of infant attachment&lt;/short-title&gt;&lt;/titles&gt;&lt;periodical&gt;&lt;full-title&gt;Child Dev&lt;/full-title&gt;&lt;/periodical&gt;&lt;pages&gt;571-591&lt;/pages&gt;&lt;volume&gt;68&lt;/volume&gt;&lt;number&gt;4&lt;/number&gt;&lt;dates&gt;&lt;year&gt;1997&lt;/year&gt;&lt;/dates&gt;&lt;isbn&gt;1467-8624&lt;/isbn&gt;&lt;urls&gt;&lt;/urls&gt;&lt;electronic-resource-num&gt;https://doi.org/10.1111/j.1467-8624.1997.tb04218.x&lt;/electronic-resource-num&gt;&lt;/record&gt;&lt;/Cite&gt;&lt;/EndNote&gt;</w:instrText>
      </w:r>
      <w:r w:rsidRPr="00365026">
        <w:rPr>
          <w:rFonts w:ascii="Times New Roman" w:hAnsi="Times New Roman" w:cs="Times New Roman"/>
          <w:color w:val="000000"/>
          <w:sz w:val="24"/>
          <w:szCs w:val="24"/>
          <w:lang w:val="en-US"/>
          <w:rPrChange w:id="3103" w:author="Jane Kohlhoff" w:date="2024-06-11T09:53:00Z" w16du:dateUtc="2024-06-10T23:53:00Z">
            <w:rPr>
              <w:rFonts w:ascii="Times" w:hAnsi="Times" w:cs="Arial"/>
              <w:color w:val="000000"/>
              <w:sz w:val="24"/>
              <w:szCs w:val="24"/>
              <w:lang w:val="en-US"/>
            </w:rPr>
          </w:rPrChange>
        </w:rPr>
        <w:fldChar w:fldCharType="separate"/>
      </w:r>
      <w:r w:rsidR="00622933">
        <w:rPr>
          <w:rFonts w:ascii="Times New Roman" w:hAnsi="Times New Roman" w:cs="Times New Roman"/>
          <w:noProof/>
          <w:color w:val="000000"/>
          <w:sz w:val="24"/>
          <w:szCs w:val="24"/>
          <w:lang w:val="en-US"/>
        </w:rPr>
        <w:t>(71, 72)</w:t>
      </w:r>
      <w:r w:rsidRPr="00365026">
        <w:rPr>
          <w:rFonts w:ascii="Times New Roman" w:hAnsi="Times New Roman" w:cs="Times New Roman"/>
          <w:color w:val="000000"/>
          <w:sz w:val="24"/>
          <w:szCs w:val="24"/>
          <w:lang w:val="en-US"/>
          <w:rPrChange w:id="3104" w:author="Jane Kohlhoff" w:date="2024-06-11T09:53:00Z" w16du:dateUtc="2024-06-10T23:53:00Z">
            <w:rPr>
              <w:rFonts w:ascii="Times" w:hAnsi="Times" w:cs="Arial"/>
              <w:color w:val="000000"/>
              <w:sz w:val="24"/>
              <w:szCs w:val="24"/>
              <w:lang w:val="en-US"/>
            </w:rPr>
          </w:rPrChange>
        </w:rPr>
        <w:fldChar w:fldCharType="end"/>
      </w:r>
      <w:r w:rsidRPr="00365026">
        <w:rPr>
          <w:rFonts w:ascii="Times New Roman" w:hAnsi="Times New Roman" w:cs="Times New Roman"/>
          <w:color w:val="000000"/>
          <w:sz w:val="24"/>
          <w:szCs w:val="24"/>
          <w:lang w:val="en-US"/>
          <w:rPrChange w:id="3105" w:author="Jane Kohlhoff" w:date="2024-06-11T09:53:00Z" w16du:dateUtc="2024-06-10T23:53:00Z">
            <w:rPr>
              <w:rFonts w:ascii="Times" w:hAnsi="Times" w:cs="Arial"/>
              <w:color w:val="000000"/>
              <w:sz w:val="24"/>
              <w:szCs w:val="24"/>
              <w:lang w:val="en-US"/>
            </w:rPr>
          </w:rPrChange>
        </w:rPr>
        <w:t xml:space="preserve"> and is widely considered to be the gold standard measure of infant attachment. The SSP comprises eight three-minute episodes involving separations and reunions between the mother, the child and a friendly stranger. Infants are subsequently assigned to one of three ‘organized’ classifications based on their observed behavior, namely secure (B), anxious-avoidant (A), or anxious-resistant (C), following the Ainsworth coding system</w:t>
      </w:r>
      <w:ins w:id="3106" w:author="Jane Kohlhoff" w:date="2024-06-11T23:20:00Z" w16du:dateUtc="2024-06-11T13:20:00Z">
        <w:r w:rsidR="00F57763">
          <w:rPr>
            <w:rFonts w:ascii="Times New Roman" w:hAnsi="Times New Roman" w:cs="Times New Roman"/>
            <w:color w:val="000000"/>
            <w:sz w:val="24"/>
            <w:szCs w:val="24"/>
            <w:lang w:val="en-US"/>
          </w:rPr>
          <w:t xml:space="preserve"> </w:t>
        </w:r>
      </w:ins>
      <w:r w:rsidR="00E41D3E">
        <w:rPr>
          <w:rFonts w:ascii="Times New Roman" w:hAnsi="Times New Roman" w:cs="Times New Roman"/>
          <w:color w:val="000000"/>
          <w:sz w:val="24"/>
          <w:szCs w:val="24"/>
          <w:lang w:val="en-US"/>
        </w:rPr>
        <w:fldChar w:fldCharType="begin"/>
      </w:r>
      <w:r w:rsidR="005B72E3">
        <w:rPr>
          <w:rFonts w:ascii="Times New Roman" w:hAnsi="Times New Roman" w:cs="Times New Roman"/>
          <w:color w:val="000000"/>
          <w:sz w:val="24"/>
          <w:szCs w:val="24"/>
          <w:lang w:val="en-US"/>
        </w:rPr>
        <w:instrText xml:space="preserve"> ADDIN EN.CITE &lt;EndNote&gt;&lt;Cite&gt;&lt;Author&gt;Ainsworth&lt;/Author&gt;&lt;Year&gt;1978&lt;/Year&gt;&lt;RecNum&gt;26&lt;/RecNum&gt;&lt;DisplayText&gt;(27)&lt;/DisplayText&gt;&lt;record&gt;&lt;rec-number&gt;26&lt;/rec-number&gt;&lt;foreign-keys&gt;&lt;key app="EN" db-id="ards0dvaofa9d9es2f6vrf9iarwfp0z2w20v" timestamp="1696903222" guid="529b8306-0e00-43f0-8c34-35fb50406625"&gt;26&lt;/key&gt;&lt;/foreign-keys&gt;&lt;ref-type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instrText>
      </w:r>
      <w:r w:rsidR="00E41D3E">
        <w:rPr>
          <w:rFonts w:ascii="Times New Roman" w:hAnsi="Times New Roman" w:cs="Times New Roman"/>
          <w:color w:val="000000"/>
          <w:sz w:val="24"/>
          <w:szCs w:val="24"/>
          <w:lang w:val="en-US"/>
        </w:rPr>
        <w:fldChar w:fldCharType="separate"/>
      </w:r>
      <w:r w:rsidR="005B72E3">
        <w:rPr>
          <w:rFonts w:ascii="Times New Roman" w:hAnsi="Times New Roman" w:cs="Times New Roman"/>
          <w:noProof/>
          <w:color w:val="000000"/>
          <w:sz w:val="24"/>
          <w:szCs w:val="24"/>
          <w:lang w:val="en-US"/>
        </w:rPr>
        <w:t>(27)</w:t>
      </w:r>
      <w:r w:rsidR="00E41D3E">
        <w:rPr>
          <w:rFonts w:ascii="Times New Roman" w:hAnsi="Times New Roman" w:cs="Times New Roman"/>
          <w:color w:val="000000"/>
          <w:sz w:val="24"/>
          <w:szCs w:val="24"/>
          <w:lang w:val="en-US"/>
        </w:rPr>
        <w:fldChar w:fldCharType="end"/>
      </w:r>
      <w:ins w:id="3107" w:author="Jane Kohlhoff" w:date="2024-06-11T23:20:00Z" w16du:dateUtc="2024-06-11T13:20:00Z">
        <w:r w:rsidR="00F57763">
          <w:rPr>
            <w:rFonts w:ascii="Times New Roman" w:hAnsi="Times New Roman" w:cs="Times New Roman"/>
            <w:color w:val="000000"/>
            <w:sz w:val="24"/>
            <w:szCs w:val="24"/>
            <w:lang w:val="en-US"/>
          </w:rPr>
          <w:t>.</w:t>
        </w:r>
      </w:ins>
      <w:r w:rsidRPr="00365026">
        <w:rPr>
          <w:rFonts w:ascii="Times New Roman" w:hAnsi="Times New Roman" w:cs="Times New Roman"/>
          <w:color w:val="000000"/>
          <w:sz w:val="24"/>
          <w:szCs w:val="24"/>
          <w:lang w:val="en-US"/>
          <w:rPrChange w:id="3108" w:author="Jane Kohlhoff" w:date="2024-06-11T09:53:00Z" w16du:dateUtc="2024-06-10T23:53:00Z">
            <w:rPr>
              <w:rFonts w:ascii="Times" w:hAnsi="Times" w:cs="Arial"/>
              <w:color w:val="000000"/>
              <w:sz w:val="24"/>
              <w:szCs w:val="24"/>
              <w:lang w:val="en-US"/>
            </w:rPr>
          </w:rPrChange>
        </w:rPr>
        <w:t xml:space="preserve"> </w:t>
      </w:r>
      <w:del w:id="3109" w:author="Jane Kohlhoff" w:date="2024-06-11T23:20:00Z" w16du:dateUtc="2024-06-11T13:20:00Z">
        <w:r w:rsidRPr="00365026" w:rsidDel="00F57763">
          <w:rPr>
            <w:rFonts w:ascii="Times New Roman" w:hAnsi="Times New Roman" w:cs="Times New Roman"/>
            <w:color w:val="000000"/>
            <w:sz w:val="24"/>
            <w:szCs w:val="24"/>
            <w:lang w:val="en-US"/>
            <w:rPrChange w:id="3110" w:author="Jane Kohlhoff" w:date="2024-06-11T09:53:00Z" w16du:dateUtc="2024-06-10T23:53:00Z">
              <w:rPr>
                <w:rFonts w:ascii="Times" w:hAnsi="Times" w:cs="Arial"/>
                <w:color w:val="000000"/>
                <w:sz w:val="24"/>
                <w:szCs w:val="24"/>
                <w:lang w:val="en-US"/>
              </w:rPr>
            </w:rPrChange>
          </w:rPr>
          <w:fldChar w:fldCharType="begin"/>
        </w:r>
        <w:r w:rsidR="00F57763" w:rsidDel="00F57763">
          <w:rPr>
            <w:rFonts w:ascii="Times New Roman" w:hAnsi="Times New Roman" w:cs="Times New Roman"/>
            <w:color w:val="000000"/>
            <w:sz w:val="24"/>
            <w:szCs w:val="24"/>
            <w:lang w:val="en-US"/>
          </w:rPr>
          <w:delInstrText xml:space="preserve"> ADDIN EN.CITE &lt;EndNote&gt;&lt;Cite&gt;&lt;Author&gt;Ainsworth&lt;/Author&gt;&lt;Year&gt;1978&lt;/Year&gt;&lt;RecNum&gt;707&lt;/RecNum&gt;&lt;DisplayText&gt;(Ainsworth et al., 1978)&lt;/DisplayText&gt;&lt;record&gt;&lt;rec-number&gt;707&lt;/rec-number&gt;&lt;foreign-keys&gt;&lt;key app="EN" db-id="xpzvv0f2z5pxwhed0r6xa9er59e9pdxvards" timestamp="1552878965"&gt;707&lt;/key&gt;&lt;/foreign-keys&gt;&lt;ref-type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delInstrText>
        </w:r>
        <w:r w:rsidRPr="00365026" w:rsidDel="00F57763">
          <w:rPr>
            <w:rFonts w:ascii="Times New Roman" w:hAnsi="Times New Roman" w:cs="Times New Roman"/>
            <w:color w:val="000000"/>
            <w:sz w:val="24"/>
            <w:szCs w:val="24"/>
            <w:lang w:val="en-US"/>
            <w:rPrChange w:id="3111" w:author="Jane Kohlhoff" w:date="2024-06-11T09:53:00Z" w16du:dateUtc="2024-06-10T23:53:00Z">
              <w:rPr>
                <w:rFonts w:ascii="Times" w:hAnsi="Times" w:cs="Arial"/>
                <w:color w:val="000000"/>
                <w:sz w:val="24"/>
                <w:szCs w:val="24"/>
                <w:lang w:val="en-US"/>
              </w:rPr>
            </w:rPrChange>
          </w:rPr>
          <w:fldChar w:fldCharType="separate"/>
        </w:r>
        <w:r w:rsidR="00F57763" w:rsidDel="00F57763">
          <w:rPr>
            <w:rFonts w:ascii="Times New Roman" w:hAnsi="Times New Roman" w:cs="Times New Roman"/>
            <w:noProof/>
            <w:color w:val="000000"/>
            <w:sz w:val="24"/>
            <w:szCs w:val="24"/>
            <w:lang w:val="en-US"/>
          </w:rPr>
          <w:delText>(Ainsworth et al., 1978)</w:delText>
        </w:r>
        <w:r w:rsidRPr="00365026" w:rsidDel="00F57763">
          <w:rPr>
            <w:rFonts w:ascii="Times New Roman" w:hAnsi="Times New Roman" w:cs="Times New Roman"/>
            <w:color w:val="000000"/>
            <w:sz w:val="24"/>
            <w:szCs w:val="24"/>
            <w:lang w:val="en-US"/>
            <w:rPrChange w:id="3112" w:author="Jane Kohlhoff" w:date="2024-06-11T09:53:00Z" w16du:dateUtc="2024-06-10T23:53:00Z">
              <w:rPr>
                <w:rFonts w:ascii="Times" w:hAnsi="Times" w:cs="Arial"/>
                <w:color w:val="000000"/>
                <w:sz w:val="24"/>
                <w:szCs w:val="24"/>
                <w:lang w:val="en-US"/>
              </w:rPr>
            </w:rPrChange>
          </w:rPr>
          <w:fldChar w:fldCharType="end"/>
        </w:r>
        <w:r w:rsidRPr="00365026" w:rsidDel="00F57763">
          <w:rPr>
            <w:rFonts w:ascii="Times New Roman" w:hAnsi="Times New Roman" w:cs="Times New Roman"/>
            <w:color w:val="000000"/>
            <w:sz w:val="24"/>
            <w:szCs w:val="24"/>
            <w:lang w:val="en-US"/>
            <w:rPrChange w:id="3113" w:author="Jane Kohlhoff" w:date="2024-06-11T09:53:00Z" w16du:dateUtc="2024-06-10T23:53:00Z">
              <w:rPr>
                <w:rFonts w:ascii="Times" w:hAnsi="Times" w:cs="Arial"/>
                <w:color w:val="000000"/>
                <w:sz w:val="24"/>
                <w:szCs w:val="24"/>
                <w:lang w:val="en-US"/>
              </w:rPr>
            </w:rPrChange>
          </w:rPr>
          <w:delText xml:space="preserve">. </w:delText>
        </w:r>
      </w:del>
      <w:r w:rsidRPr="00365026">
        <w:rPr>
          <w:rFonts w:ascii="Times New Roman" w:hAnsi="Times New Roman" w:cs="Times New Roman"/>
          <w:color w:val="000000"/>
          <w:sz w:val="24"/>
          <w:szCs w:val="24"/>
          <w:lang w:val="en-US"/>
          <w:rPrChange w:id="3114" w:author="Jane Kohlhoff" w:date="2024-06-11T09:53:00Z" w16du:dateUtc="2024-06-10T23:53:00Z">
            <w:rPr>
              <w:rFonts w:ascii="Times" w:hAnsi="Times" w:cs="Arial"/>
              <w:color w:val="000000"/>
              <w:sz w:val="24"/>
              <w:szCs w:val="24"/>
              <w:lang w:val="en-US"/>
            </w:rPr>
          </w:rPrChange>
        </w:rPr>
        <w:t xml:space="preserve">In addition, a primary ‘disorganized’ (‘D’) classification can also be applied with the ABC classifications as secondary, using procedures described by Main and Solomon </w:t>
      </w:r>
      <w:r w:rsidRPr="00365026">
        <w:rPr>
          <w:rFonts w:ascii="Times New Roman" w:hAnsi="Times New Roman" w:cs="Times New Roman"/>
          <w:color w:val="000000"/>
          <w:sz w:val="24"/>
          <w:szCs w:val="24"/>
          <w:lang w:val="en-US"/>
          <w:rPrChange w:id="3115" w:author="Jane Kohlhoff" w:date="2024-06-11T09:53:00Z" w16du:dateUtc="2024-06-10T23:53:00Z">
            <w:rPr>
              <w:rFonts w:ascii="Times" w:hAnsi="Times" w:cs="Arial"/>
              <w:color w:val="000000"/>
              <w:sz w:val="24"/>
              <w:szCs w:val="24"/>
              <w:lang w:val="en-US"/>
            </w:rPr>
          </w:rPrChange>
        </w:rPr>
        <w:fldChar w:fldCharType="begin"/>
      </w:r>
      <w:r w:rsidR="005B72E3">
        <w:rPr>
          <w:rFonts w:ascii="Times New Roman" w:hAnsi="Times New Roman" w:cs="Times New Roman"/>
          <w:color w:val="000000"/>
          <w:sz w:val="24"/>
          <w:szCs w:val="24"/>
          <w:lang w:val="en-US"/>
        </w:rPr>
        <w:instrText xml:space="preserve"> ADDIN EN.CITE &lt;EndNote&gt;&lt;Cite&gt;&lt;Author&gt;Main&lt;/Author&gt;&lt;Year&gt;1986&lt;/Year&gt;&lt;RecNum&gt;998&lt;/RecNum&gt;&lt;DisplayText&gt;(26)&lt;/DisplayText&gt;&lt;record&gt;&lt;rec-number&gt;998&lt;/rec-number&gt;&lt;foreign-keys&gt;&lt;key app="EN" db-id="xpzvv0f2z5pxwhed0r6xa9er59e9pdxvards" timestamp="1552879038"&gt;998&lt;/key&gt;&lt;/foreign-keys&gt;&lt;ref-type name="Book Section"&gt;5&lt;/ref-type&gt;&lt;contributors&gt;&lt;authors&gt;&lt;author&gt;Main, M.&lt;/author&gt;&lt;author&gt;Solomon, J.&lt;/author&gt;&lt;/authors&gt;&lt;secondary-authors&gt;&lt;author&gt;T. B. Brazelton&lt;/author&gt;&lt;author&gt;M. W. Yogman&lt;/author&gt;&lt;/secondary-authors&gt;&lt;/contributors&gt;&lt;titles&gt;&lt;title&gt;Discovery of an insecure-disorganized/disoriented attachment pattern&lt;/title&gt;&lt;secondary-title&gt;Affective development in infancy&lt;/secondary-title&gt;&lt;/titles&gt;&lt;pages&gt;95-124&lt;/pages&gt;&lt;dates&gt;&lt;year&gt;1986&lt;/year&gt;&lt;/dates&gt;&lt;pub-location&gt;Westport, CT, US&lt;/pub-location&gt;&lt;publisher&gt;Ablex Publishing&lt;/publisher&gt;&lt;urls&gt;&lt;/urls&gt;&lt;/record&gt;&lt;/Cite&gt;&lt;/EndNote&gt;</w:instrText>
      </w:r>
      <w:r w:rsidRPr="00365026">
        <w:rPr>
          <w:rFonts w:ascii="Times New Roman" w:hAnsi="Times New Roman" w:cs="Times New Roman"/>
          <w:color w:val="000000"/>
          <w:sz w:val="24"/>
          <w:szCs w:val="24"/>
          <w:lang w:val="en-US"/>
          <w:rPrChange w:id="3116" w:author="Jane Kohlhoff" w:date="2024-06-11T09:53:00Z" w16du:dateUtc="2024-06-10T23:53:00Z">
            <w:rPr>
              <w:rFonts w:ascii="Times" w:hAnsi="Times" w:cs="Arial"/>
              <w:color w:val="000000"/>
              <w:sz w:val="24"/>
              <w:szCs w:val="24"/>
              <w:lang w:val="en-US"/>
            </w:rPr>
          </w:rPrChange>
        </w:rPr>
        <w:fldChar w:fldCharType="separate"/>
      </w:r>
      <w:r w:rsidR="005B72E3">
        <w:rPr>
          <w:rFonts w:ascii="Times New Roman" w:hAnsi="Times New Roman" w:cs="Times New Roman"/>
          <w:noProof/>
          <w:color w:val="000000"/>
          <w:sz w:val="24"/>
          <w:szCs w:val="24"/>
          <w:lang w:val="en-US"/>
        </w:rPr>
        <w:t>(26)</w:t>
      </w:r>
      <w:r w:rsidRPr="00365026">
        <w:rPr>
          <w:rFonts w:ascii="Times New Roman" w:hAnsi="Times New Roman" w:cs="Times New Roman"/>
          <w:color w:val="000000"/>
          <w:sz w:val="24"/>
          <w:szCs w:val="24"/>
          <w:lang w:val="en-US"/>
          <w:rPrChange w:id="3117" w:author="Jane Kohlhoff" w:date="2024-06-11T09:53:00Z" w16du:dateUtc="2024-06-10T23:53:00Z">
            <w:rPr>
              <w:rFonts w:ascii="Times" w:hAnsi="Times" w:cs="Arial"/>
              <w:color w:val="000000"/>
              <w:sz w:val="24"/>
              <w:szCs w:val="24"/>
              <w:lang w:val="en-US"/>
            </w:rPr>
          </w:rPrChange>
        </w:rPr>
        <w:fldChar w:fldCharType="end"/>
      </w:r>
      <w:r w:rsidRPr="00365026">
        <w:rPr>
          <w:rFonts w:ascii="Times New Roman" w:hAnsi="Times New Roman" w:cs="Times New Roman"/>
          <w:color w:val="000000"/>
          <w:sz w:val="24"/>
          <w:szCs w:val="24"/>
          <w:lang w:val="en-US"/>
          <w:rPrChange w:id="3118" w:author="Jane Kohlhoff" w:date="2024-06-11T09:53:00Z" w16du:dateUtc="2024-06-10T23:53:00Z">
            <w:rPr>
              <w:rFonts w:ascii="Times" w:hAnsi="Times" w:cs="Arial"/>
              <w:color w:val="000000"/>
              <w:sz w:val="24"/>
              <w:szCs w:val="24"/>
              <w:lang w:val="en-US"/>
            </w:rPr>
          </w:rPrChange>
        </w:rPr>
        <w:t xml:space="preserve">. </w:t>
      </w:r>
      <w:r w:rsidR="00142A69" w:rsidRPr="00365026">
        <w:rPr>
          <w:rFonts w:ascii="Times New Roman" w:hAnsi="Times New Roman" w:cs="Times New Roman"/>
          <w:color w:val="000000"/>
          <w:sz w:val="24"/>
          <w:szCs w:val="24"/>
          <w:lang w:val="en-US"/>
          <w:rPrChange w:id="3119" w:author="Jane Kohlhoff" w:date="2024-06-11T09:53:00Z" w16du:dateUtc="2024-06-10T23:53:00Z">
            <w:rPr>
              <w:rFonts w:ascii="Times" w:hAnsi="Times" w:cs="Arial"/>
              <w:color w:val="000000"/>
              <w:sz w:val="24"/>
              <w:szCs w:val="24"/>
              <w:lang w:val="en-US"/>
            </w:rPr>
          </w:rPrChange>
        </w:rPr>
        <w:t xml:space="preserve">All SSP assessments were video recorded and coded by experienced SSP coders and trainers from the University of Minnesota; 28% </w:t>
      </w:r>
      <w:r w:rsidR="00142A69" w:rsidRPr="00365026">
        <w:rPr>
          <w:rFonts w:ascii="Times New Roman" w:hAnsi="Times New Roman" w:cs="Times New Roman"/>
          <w:i/>
          <w:iCs/>
          <w:color w:val="000000"/>
          <w:sz w:val="24"/>
          <w:szCs w:val="24"/>
          <w:lang w:val="en-US"/>
          <w:rPrChange w:id="3120" w:author="Jane Kohlhoff" w:date="2024-06-11T09:53:00Z" w16du:dateUtc="2024-06-10T23:53:00Z">
            <w:rPr>
              <w:rFonts w:ascii="Times" w:hAnsi="Times" w:cs="Arial"/>
              <w:i/>
              <w:iCs/>
              <w:color w:val="000000"/>
              <w:sz w:val="24"/>
              <w:szCs w:val="24"/>
              <w:lang w:val="en-US"/>
            </w:rPr>
          </w:rPrChange>
        </w:rPr>
        <w:t>(n</w:t>
      </w:r>
      <w:r w:rsidR="00142A69" w:rsidRPr="00365026">
        <w:rPr>
          <w:rFonts w:ascii="Times New Roman" w:hAnsi="Times New Roman" w:cs="Times New Roman"/>
          <w:color w:val="000000"/>
          <w:sz w:val="24"/>
          <w:szCs w:val="24"/>
          <w:lang w:val="en-US"/>
          <w:rPrChange w:id="3121" w:author="Jane Kohlhoff" w:date="2024-06-11T09:53:00Z" w16du:dateUtc="2024-06-10T23:53:00Z">
            <w:rPr>
              <w:rFonts w:ascii="Times" w:hAnsi="Times" w:cs="Arial"/>
              <w:color w:val="000000"/>
              <w:sz w:val="24"/>
              <w:szCs w:val="24"/>
              <w:lang w:val="en-US"/>
            </w:rPr>
          </w:rPrChange>
        </w:rPr>
        <w:t xml:space="preserve">=30) of the SSP tapes were double coded, inter-rater agreement </w:t>
      </w:r>
      <w:ins w:id="3122" w:author="Jane Kohlhoff" w:date="2024-06-10T19:34:00Z" w16du:dateUtc="2024-06-10T09:34:00Z">
        <w:r w:rsidR="00F3402C" w:rsidRPr="00365026">
          <w:rPr>
            <w:rFonts w:ascii="Times New Roman" w:hAnsi="Times New Roman" w:cs="Times New Roman"/>
            <w:color w:val="000000"/>
            <w:sz w:val="24"/>
            <w:szCs w:val="24"/>
            <w:lang w:val="en-US"/>
            <w:rPrChange w:id="3123" w:author="Jane Kohlhoff" w:date="2024-06-11T09:53:00Z" w16du:dateUtc="2024-06-10T23:53:00Z">
              <w:rPr>
                <w:rFonts w:ascii="Times" w:hAnsi="Times" w:cs="Arial"/>
                <w:color w:val="000000"/>
                <w:sz w:val="24"/>
                <w:szCs w:val="24"/>
                <w:lang w:val="en-US"/>
              </w:rPr>
            </w:rPrChange>
          </w:rPr>
          <w:t xml:space="preserve">was </w:t>
        </w:r>
      </w:ins>
      <w:r w:rsidR="00142A69" w:rsidRPr="00365026">
        <w:rPr>
          <w:rFonts w:ascii="Times New Roman" w:hAnsi="Times New Roman" w:cs="Times New Roman"/>
          <w:color w:val="000000"/>
          <w:sz w:val="24"/>
          <w:szCs w:val="24"/>
          <w:lang w:val="en-US"/>
          <w:rPrChange w:id="3124" w:author="Jane Kohlhoff" w:date="2024-06-11T09:53:00Z" w16du:dateUtc="2024-06-10T23:53:00Z">
            <w:rPr>
              <w:rFonts w:ascii="Times" w:hAnsi="Times" w:cs="Arial"/>
              <w:color w:val="000000"/>
              <w:sz w:val="24"/>
              <w:szCs w:val="24"/>
              <w:lang w:val="en-US"/>
            </w:rPr>
          </w:rPrChange>
        </w:rPr>
        <w:t>86% (</w:t>
      </w:r>
      <w:r w:rsidR="00142A69" w:rsidRPr="00365026">
        <w:rPr>
          <w:rFonts w:ascii="Times New Roman" w:hAnsi="Times New Roman" w:cs="Times New Roman"/>
          <w:i/>
          <w:iCs/>
          <w:color w:val="000000"/>
          <w:sz w:val="24"/>
          <w:szCs w:val="24"/>
          <w:lang w:val="en-US"/>
          <w:rPrChange w:id="3125" w:author="Jane Kohlhoff" w:date="2024-06-11T09:53:00Z" w16du:dateUtc="2024-06-10T23:53:00Z">
            <w:rPr>
              <w:rFonts w:ascii="Times" w:hAnsi="Times" w:cs="Arial"/>
              <w:i/>
              <w:iCs/>
              <w:color w:val="000000"/>
              <w:sz w:val="24"/>
              <w:szCs w:val="24"/>
              <w:lang w:val="en-US"/>
            </w:rPr>
          </w:rPrChange>
        </w:rPr>
        <w:t>k</w:t>
      </w:r>
      <w:r w:rsidR="00142A69" w:rsidRPr="00365026">
        <w:rPr>
          <w:rFonts w:ascii="Times New Roman" w:hAnsi="Times New Roman" w:cs="Times New Roman"/>
          <w:color w:val="000000"/>
          <w:sz w:val="24"/>
          <w:szCs w:val="24"/>
          <w:lang w:val="en-US"/>
          <w:rPrChange w:id="3126" w:author="Jane Kohlhoff" w:date="2024-06-11T09:53:00Z" w16du:dateUtc="2024-06-10T23:53:00Z">
            <w:rPr>
              <w:rFonts w:ascii="Times" w:hAnsi="Times" w:cs="Arial"/>
              <w:color w:val="000000"/>
              <w:sz w:val="24"/>
              <w:szCs w:val="24"/>
              <w:lang w:val="en-US"/>
            </w:rPr>
          </w:rPrChange>
        </w:rPr>
        <w:t xml:space="preserve"> = .78, </w:t>
      </w:r>
      <w:r w:rsidR="00142A69" w:rsidRPr="00365026">
        <w:rPr>
          <w:rFonts w:ascii="Times New Roman" w:hAnsi="Times New Roman" w:cs="Times New Roman"/>
          <w:i/>
          <w:iCs/>
          <w:color w:val="000000"/>
          <w:sz w:val="24"/>
          <w:szCs w:val="24"/>
          <w:lang w:val="en-US"/>
          <w:rPrChange w:id="3127" w:author="Jane Kohlhoff" w:date="2024-06-11T09:53:00Z" w16du:dateUtc="2024-06-10T23:53:00Z">
            <w:rPr>
              <w:rFonts w:ascii="Times" w:hAnsi="Times" w:cs="Arial"/>
              <w:i/>
              <w:iCs/>
              <w:color w:val="000000"/>
              <w:sz w:val="24"/>
              <w:szCs w:val="24"/>
              <w:lang w:val="en-US"/>
            </w:rPr>
          </w:rPrChange>
        </w:rPr>
        <w:t>p</w:t>
      </w:r>
      <w:r w:rsidR="00142A69" w:rsidRPr="00365026">
        <w:rPr>
          <w:rFonts w:ascii="Times New Roman" w:hAnsi="Times New Roman" w:cs="Times New Roman"/>
          <w:color w:val="000000"/>
          <w:sz w:val="24"/>
          <w:szCs w:val="24"/>
          <w:lang w:val="en-US"/>
          <w:rPrChange w:id="3128" w:author="Jane Kohlhoff" w:date="2024-06-11T09:53:00Z" w16du:dateUtc="2024-06-10T23:53:00Z">
            <w:rPr>
              <w:rFonts w:ascii="Times" w:hAnsi="Times" w:cs="Arial"/>
              <w:color w:val="000000"/>
              <w:sz w:val="24"/>
              <w:szCs w:val="24"/>
              <w:lang w:val="en-US"/>
            </w:rPr>
          </w:rPrChange>
        </w:rPr>
        <w:t>&lt;.001).</w:t>
      </w:r>
    </w:p>
    <w:p w14:paraId="1DD96AF3" w14:textId="3B36CB8B" w:rsidR="00955BBD" w:rsidRPr="003B025A" w:rsidRDefault="00F005FF" w:rsidP="00955BBD">
      <w:pPr>
        <w:pStyle w:val="paragraph"/>
        <w:textAlignment w:val="baseline"/>
        <w:rPr>
          <w:rStyle w:val="normaltextrun1"/>
          <w:rPrChange w:id="3129" w:author="Jane Kohlhoff" w:date="2024-06-11T10:45:00Z" w16du:dateUtc="2024-06-11T00:45:00Z">
            <w:rPr>
              <w:rStyle w:val="normaltextrun1"/>
              <w:rFonts w:asciiTheme="minorHAnsi" w:eastAsiaTheme="minorHAnsi" w:hAnsiTheme="minorHAnsi" w:cstheme="minorBidi"/>
              <w:color w:val="4472C4" w:themeColor="accent1"/>
              <w:kern w:val="2"/>
              <w:sz w:val="22"/>
              <w:szCs w:val="22"/>
              <w:lang w:eastAsia="en-US"/>
              <w14:ligatures w14:val="standardContextual"/>
            </w:rPr>
          </w:rPrChange>
        </w:rPr>
      </w:pPr>
      <w:r w:rsidRPr="00FF08A5">
        <w:rPr>
          <w:b/>
          <w:iCs/>
          <w:lang w:val="en-GB" w:eastAsia="en-GB"/>
          <w:rPrChange w:id="3130" w:author="Jane Kohlhoff" w:date="2024-06-11T10:50:00Z" w16du:dateUtc="2024-06-11T00:50:00Z">
            <w:rPr>
              <w:bCs/>
              <w:i/>
              <w:color w:val="4472C4" w:themeColor="accent1"/>
              <w:lang w:val="en-GB" w:eastAsia="en-GB"/>
            </w:rPr>
          </w:rPrChange>
        </w:rPr>
        <w:t>Toddler emotion-regulation maturity</w:t>
      </w:r>
      <w:r w:rsidRPr="003B025A">
        <w:rPr>
          <w:bCs/>
          <w:lang w:val="en-GB" w:eastAsia="en-GB"/>
          <w:rPrChange w:id="3131" w:author="Jane Kohlhoff" w:date="2024-06-11T10:45:00Z" w16du:dateUtc="2024-06-11T00:45:00Z">
            <w:rPr>
              <w:bCs/>
              <w:color w:val="4472C4" w:themeColor="accent1"/>
              <w:lang w:val="en-GB" w:eastAsia="en-GB"/>
            </w:rPr>
          </w:rPrChange>
        </w:rPr>
        <w:t xml:space="preserve"> </w:t>
      </w:r>
      <w:bookmarkEnd w:id="3055"/>
      <w:r w:rsidR="005549B6" w:rsidRPr="003B025A">
        <w:rPr>
          <w:bCs/>
          <w:lang w:val="en-GB" w:eastAsia="en-GB"/>
          <w:rPrChange w:id="3132" w:author="Jane Kohlhoff" w:date="2024-06-11T10:45:00Z" w16du:dateUtc="2024-06-11T00:45:00Z">
            <w:rPr>
              <w:bCs/>
              <w:color w:val="4472C4" w:themeColor="accent1"/>
              <w:lang w:val="en-GB" w:eastAsia="en-GB"/>
            </w:rPr>
          </w:rPrChange>
        </w:rPr>
        <w:t>was</w:t>
      </w:r>
      <w:r w:rsidRPr="003B025A">
        <w:rPr>
          <w:bCs/>
          <w:lang w:val="en-GB" w:eastAsia="en-GB"/>
          <w:rPrChange w:id="3133" w:author="Jane Kohlhoff" w:date="2024-06-11T10:45:00Z" w16du:dateUtc="2024-06-11T00:45:00Z">
            <w:rPr>
              <w:bCs/>
              <w:color w:val="4472C4" w:themeColor="accent1"/>
              <w:lang w:val="en-GB" w:eastAsia="en-GB"/>
            </w:rPr>
          </w:rPrChange>
        </w:rPr>
        <w:t xml:space="preserve"> rated from videotapes of the 5-min ‘toddler frustration task’ using the coding protocol developed by </w:t>
      </w:r>
      <w:r w:rsidRPr="003B025A">
        <w:rPr>
          <w:bCs/>
          <w:lang w:val="en-GB" w:eastAsia="en-GB"/>
          <w:rPrChange w:id="3134" w:author="Jane Kohlhoff" w:date="2024-06-11T10:45:00Z" w16du:dateUtc="2024-06-11T00:45:00Z">
            <w:rPr>
              <w:bCs/>
              <w:color w:val="4472C4" w:themeColor="accent1"/>
              <w:lang w:val="en-GB" w:eastAsia="en-GB"/>
            </w:rPr>
          </w:rPrChange>
        </w:rPr>
        <w:fldChar w:fldCharType="begin"/>
      </w:r>
      <w:r w:rsidR="00622933">
        <w:rPr>
          <w:bCs/>
          <w:lang w:val="en-GB" w:eastAsia="en-GB"/>
        </w:rPr>
        <w:instrText xml:space="preserve"> ADDIN EN.CITE &lt;EndNote&gt;&lt;Cite AuthorYear="1"&gt;&lt;Author&gt;Johnson&lt;/Author&gt;&lt;Year&gt;2015&lt;/Year&gt;&lt;RecNum&gt;1163&lt;/RecNum&gt;&lt;DisplayText&gt;Johnson (73)&lt;/DisplayText&gt;&lt;record&gt;&lt;rec-number&gt;1163&lt;/rec-number&gt;&lt;foreign-keys&gt;&lt;key app="EN" db-id="xpzvv0f2z5pxwhed0r6xa9er59e9pdxvards" timestamp="1552879049"&gt;1163&lt;/key&gt;&lt;/foreign-keys&gt;&lt;ref-type name="Thesis"&gt;32&lt;/ref-type&gt;&lt;contributors&gt;&lt;authors&gt;&lt;author&gt;Johnson, N.&lt;/author&gt;&lt;/authors&gt;&lt;/contributors&gt;&lt;titles&gt;&lt;title&gt;Maternal Psychological Maturity, Parenting and Toddler Regulation&lt;/title&gt;&lt;secondary-title&gt;Department of Psychology, Faculty of Human Sciences&lt;/secondary-title&gt;&lt;/titles&gt;&lt;volume&gt;Doctor of Philosophy/Master of Clinical Psychology&lt;/volume&gt;&lt;dates&gt;&lt;year&gt;2015&lt;/year&gt;&lt;/dates&gt;&lt;publisher&gt;Macquarie University&lt;/publisher&gt;&lt;urls&gt;&lt;/urls&gt;&lt;/record&gt;&lt;/Cite&gt;&lt;/EndNote&gt;</w:instrText>
      </w:r>
      <w:r w:rsidRPr="003B025A">
        <w:rPr>
          <w:bCs/>
          <w:lang w:val="en-GB" w:eastAsia="en-GB"/>
          <w:rPrChange w:id="3135" w:author="Jane Kohlhoff" w:date="2024-06-11T10:45:00Z" w16du:dateUtc="2024-06-11T00:45:00Z">
            <w:rPr>
              <w:bCs/>
              <w:color w:val="4472C4" w:themeColor="accent1"/>
              <w:lang w:val="en-GB" w:eastAsia="en-GB"/>
            </w:rPr>
          </w:rPrChange>
        </w:rPr>
        <w:fldChar w:fldCharType="separate"/>
      </w:r>
      <w:r w:rsidR="00622933">
        <w:rPr>
          <w:bCs/>
          <w:noProof/>
          <w:lang w:val="en-GB" w:eastAsia="en-GB"/>
        </w:rPr>
        <w:t>Johnson (73)</w:t>
      </w:r>
      <w:r w:rsidRPr="003B025A">
        <w:rPr>
          <w:bCs/>
          <w:lang w:val="en-GB" w:eastAsia="en-GB"/>
          <w:rPrChange w:id="3136" w:author="Jane Kohlhoff" w:date="2024-06-11T10:45:00Z" w16du:dateUtc="2024-06-11T00:45:00Z">
            <w:rPr>
              <w:bCs/>
              <w:color w:val="4472C4" w:themeColor="accent1"/>
              <w:lang w:val="en-GB" w:eastAsia="en-GB"/>
            </w:rPr>
          </w:rPrChange>
        </w:rPr>
        <w:fldChar w:fldCharType="end"/>
      </w:r>
      <w:r w:rsidRPr="003B025A">
        <w:rPr>
          <w:bCs/>
          <w:lang w:val="en-GB" w:eastAsia="en-GB"/>
          <w:rPrChange w:id="3137" w:author="Jane Kohlhoff" w:date="2024-06-11T10:45:00Z" w16du:dateUtc="2024-06-11T00:45:00Z">
            <w:rPr>
              <w:bCs/>
              <w:color w:val="4472C4" w:themeColor="accent1"/>
              <w:lang w:val="en-GB" w:eastAsia="en-GB"/>
            </w:rPr>
          </w:rPrChange>
        </w:rPr>
        <w:t xml:space="preserve">. </w:t>
      </w:r>
      <w:r w:rsidR="00955BBD" w:rsidRPr="003B025A">
        <w:rPr>
          <w:bCs/>
          <w:rPrChange w:id="3138" w:author="Jane Kohlhoff" w:date="2024-06-11T10:45:00Z" w16du:dateUtc="2024-06-11T00:45:00Z">
            <w:rPr>
              <w:bCs/>
              <w:color w:val="4472C4" w:themeColor="accent1"/>
            </w:rPr>
          </w:rPrChange>
        </w:rPr>
        <w:t>First,</w:t>
      </w:r>
      <w:r w:rsidR="00955BBD" w:rsidRPr="003B025A">
        <w:rPr>
          <w:iCs/>
          <w:rPrChange w:id="3139" w:author="Jane Kohlhoff" w:date="2024-06-11T10:45:00Z" w16du:dateUtc="2024-06-11T00:45:00Z">
            <w:rPr>
              <w:iCs/>
              <w:color w:val="4472C4" w:themeColor="accent1"/>
            </w:rPr>
          </w:rPrChange>
        </w:rPr>
        <w:t xml:space="preserve"> displays of distress </w:t>
      </w:r>
      <w:r w:rsidR="00955BBD" w:rsidRPr="003B025A">
        <w:rPr>
          <w:rPrChange w:id="3140" w:author="Jane Kohlhoff" w:date="2024-06-11T10:45:00Z" w16du:dateUtc="2024-06-11T00:45:00Z">
            <w:rPr>
              <w:color w:val="4472C4" w:themeColor="accent1"/>
            </w:rPr>
          </w:rPrChange>
        </w:rPr>
        <w:t>during the five minutes were coded in 30 x 10 second intervals on a four-point scale ranging from 0 (no distress) to 4 (extreme distress, e.g., screaming, gasping for air, having a tantrum, crying persistently with consistent or increasing intensity, hitting the box or mother while crying). If a child demonstrated both mild and moderate distress in one interval, only the highest level of distress (e.g., moderate) was coded. Overall distress scores were calculated by adding the scores, with higher scores indicating greater distress. Next, maturity of ER Strategies was</w:t>
      </w:r>
      <w:r w:rsidR="00955BBD" w:rsidRPr="003B025A">
        <w:rPr>
          <w:b/>
          <w:bCs/>
          <w:i/>
          <w:iCs/>
          <w:rPrChange w:id="3141" w:author="Jane Kohlhoff" w:date="2024-06-11T10:45:00Z" w16du:dateUtc="2024-06-11T00:45:00Z">
            <w:rPr>
              <w:b/>
              <w:bCs/>
              <w:i/>
              <w:iCs/>
              <w:color w:val="4472C4" w:themeColor="accent1"/>
            </w:rPr>
          </w:rPrChange>
        </w:rPr>
        <w:t xml:space="preserve"> </w:t>
      </w:r>
      <w:r w:rsidR="00955BBD" w:rsidRPr="003B025A">
        <w:rPr>
          <w:rPrChange w:id="3142" w:author="Jane Kohlhoff" w:date="2024-06-11T10:45:00Z" w16du:dateUtc="2024-06-11T00:45:00Z">
            <w:rPr>
              <w:color w:val="4472C4" w:themeColor="accent1"/>
            </w:rPr>
          </w:rPrChange>
        </w:rPr>
        <w:t xml:space="preserve">coded for the intervals in which participants did not display distress (i.e., distress score of zero). Specifically, </w:t>
      </w:r>
      <w:proofErr w:type="spellStart"/>
      <w:r w:rsidR="00955BBD" w:rsidRPr="003B025A">
        <w:rPr>
          <w:rPrChange w:id="3143" w:author="Jane Kohlhoff" w:date="2024-06-11T10:45:00Z" w16du:dateUtc="2024-06-11T00:45:00Z">
            <w:rPr>
              <w:color w:val="4472C4" w:themeColor="accent1"/>
            </w:rPr>
          </w:rPrChange>
        </w:rPr>
        <w:t>behaviors</w:t>
      </w:r>
      <w:proofErr w:type="spellEnd"/>
      <w:r w:rsidR="00955BBD" w:rsidRPr="003B025A">
        <w:rPr>
          <w:rPrChange w:id="3144" w:author="Jane Kohlhoff" w:date="2024-06-11T10:45:00Z" w16du:dateUtc="2024-06-11T00:45:00Z">
            <w:rPr>
              <w:color w:val="4472C4" w:themeColor="accent1"/>
            </w:rPr>
          </w:rPrChange>
        </w:rPr>
        <w:t xml:space="preserve"> observed during these time intervals were coded on one of three scales reflecting least mature (attentional deployment) to most mature (cognitive change) regulatory strategies. A code of </w:t>
      </w:r>
      <w:r w:rsidR="00955BBD" w:rsidRPr="003B025A">
        <w:rPr>
          <w:i/>
          <w:iCs/>
          <w:rPrChange w:id="3145" w:author="Jane Kohlhoff" w:date="2024-06-11T10:45:00Z" w16du:dateUtc="2024-06-11T00:45:00Z">
            <w:rPr>
              <w:i/>
              <w:iCs/>
              <w:color w:val="4472C4" w:themeColor="accent1"/>
            </w:rPr>
          </w:rPrChange>
        </w:rPr>
        <w:t>Attentional Deployment</w:t>
      </w:r>
      <w:r w:rsidR="00955BBD" w:rsidRPr="003B025A">
        <w:rPr>
          <w:rPrChange w:id="3146" w:author="Jane Kohlhoff" w:date="2024-06-11T10:45:00Z" w16du:dateUtc="2024-06-11T00:45:00Z">
            <w:rPr>
              <w:color w:val="4472C4" w:themeColor="accent1"/>
            </w:rPr>
          </w:rPrChange>
        </w:rPr>
        <w:t xml:space="preserve"> was given for </w:t>
      </w:r>
      <w:proofErr w:type="spellStart"/>
      <w:r w:rsidR="00955BBD" w:rsidRPr="003B025A">
        <w:rPr>
          <w:rPrChange w:id="3147" w:author="Jane Kohlhoff" w:date="2024-06-11T10:45:00Z" w16du:dateUtc="2024-06-11T00:45:00Z">
            <w:rPr>
              <w:color w:val="4472C4" w:themeColor="accent1"/>
            </w:rPr>
          </w:rPrChange>
        </w:rPr>
        <w:t>behaviors</w:t>
      </w:r>
      <w:proofErr w:type="spellEnd"/>
      <w:r w:rsidR="00955BBD" w:rsidRPr="003B025A">
        <w:rPr>
          <w:rPrChange w:id="3148" w:author="Jane Kohlhoff" w:date="2024-06-11T10:45:00Z" w16du:dateUtc="2024-06-11T00:45:00Z">
            <w:rPr>
              <w:color w:val="4472C4" w:themeColor="accent1"/>
            </w:rPr>
          </w:rPrChange>
        </w:rPr>
        <w:t xml:space="preserve"> such as diverting attention away from the stressful situation without trying to change the situation in any way (e.g., looking at the door). </w:t>
      </w:r>
      <w:r w:rsidR="00955BBD" w:rsidRPr="003B025A">
        <w:rPr>
          <w:i/>
          <w:iCs/>
          <w:rPrChange w:id="3149" w:author="Jane Kohlhoff" w:date="2024-06-11T10:45:00Z" w16du:dateUtc="2024-06-11T00:45:00Z">
            <w:rPr>
              <w:i/>
              <w:iCs/>
              <w:color w:val="4472C4" w:themeColor="accent1"/>
            </w:rPr>
          </w:rPrChange>
        </w:rPr>
        <w:t>Situation Modification</w:t>
      </w:r>
      <w:r w:rsidR="00955BBD" w:rsidRPr="003B025A">
        <w:rPr>
          <w:rPrChange w:id="3150" w:author="Jane Kohlhoff" w:date="2024-06-11T10:45:00Z" w16du:dateUtc="2024-06-11T00:45:00Z">
            <w:rPr>
              <w:color w:val="4472C4" w:themeColor="accent1"/>
            </w:rPr>
          </w:rPrChange>
        </w:rPr>
        <w:t xml:space="preserve"> was coded for active </w:t>
      </w:r>
      <w:proofErr w:type="spellStart"/>
      <w:r w:rsidR="00955BBD" w:rsidRPr="003B025A">
        <w:rPr>
          <w:rPrChange w:id="3151" w:author="Jane Kohlhoff" w:date="2024-06-11T10:45:00Z" w16du:dateUtc="2024-06-11T00:45:00Z">
            <w:rPr>
              <w:color w:val="4472C4" w:themeColor="accent1"/>
            </w:rPr>
          </w:rPrChange>
        </w:rPr>
        <w:t>behaviors</w:t>
      </w:r>
      <w:proofErr w:type="spellEnd"/>
      <w:r w:rsidR="00955BBD" w:rsidRPr="003B025A">
        <w:rPr>
          <w:rPrChange w:id="3152" w:author="Jane Kohlhoff" w:date="2024-06-11T10:45:00Z" w16du:dateUtc="2024-06-11T00:45:00Z">
            <w:rPr>
              <w:color w:val="4472C4" w:themeColor="accent1"/>
            </w:rPr>
          </w:rPrChange>
        </w:rPr>
        <w:t xml:space="preserve"> that changed the situation </w:t>
      </w:r>
      <w:del w:id="3153" w:author="Jane Kohlhoff" w:date="2024-06-11T20:24:00Z" w16du:dateUtc="2024-06-11T10:24:00Z">
        <w:r w:rsidR="00955BBD" w:rsidRPr="003B025A" w:rsidDel="0097724F">
          <w:rPr>
            <w:rPrChange w:id="3154" w:author="Jane Kohlhoff" w:date="2024-06-11T10:45:00Z" w16du:dateUtc="2024-06-11T00:45:00Z">
              <w:rPr>
                <w:color w:val="4472C4" w:themeColor="accent1"/>
              </w:rPr>
            </w:rPrChange>
          </w:rPr>
          <w:delText xml:space="preserve">in order </w:delText>
        </w:r>
      </w:del>
      <w:r w:rsidR="00955BBD" w:rsidRPr="003B025A">
        <w:rPr>
          <w:rPrChange w:id="3155" w:author="Jane Kohlhoff" w:date="2024-06-11T10:45:00Z" w16du:dateUtc="2024-06-11T00:45:00Z">
            <w:rPr>
              <w:color w:val="4472C4" w:themeColor="accent1"/>
            </w:rPr>
          </w:rPrChange>
        </w:rPr>
        <w:t xml:space="preserve">to decrease/increase the likelihood of negative/positive reactions (e.g., walking away from the box, playing with something else in the room). </w:t>
      </w:r>
      <w:r w:rsidR="00955BBD" w:rsidRPr="003B025A">
        <w:rPr>
          <w:i/>
          <w:iCs/>
          <w:rPrChange w:id="3156" w:author="Jane Kohlhoff" w:date="2024-06-11T10:45:00Z" w16du:dateUtc="2024-06-11T00:45:00Z">
            <w:rPr>
              <w:i/>
              <w:iCs/>
              <w:color w:val="4472C4" w:themeColor="accent1"/>
            </w:rPr>
          </w:rPrChange>
        </w:rPr>
        <w:t>Cognitive Change</w:t>
      </w:r>
      <w:r w:rsidR="00955BBD" w:rsidRPr="003B025A">
        <w:rPr>
          <w:rPrChange w:id="3157" w:author="Jane Kohlhoff" w:date="2024-06-11T10:45:00Z" w16du:dateUtc="2024-06-11T00:45:00Z">
            <w:rPr>
              <w:color w:val="4472C4" w:themeColor="accent1"/>
            </w:rPr>
          </w:rPrChange>
        </w:rPr>
        <w:t xml:space="preserve"> was coded for </w:t>
      </w:r>
      <w:proofErr w:type="spellStart"/>
      <w:r w:rsidR="00955BBD" w:rsidRPr="003B025A">
        <w:rPr>
          <w:rPrChange w:id="3158" w:author="Jane Kohlhoff" w:date="2024-06-11T10:45:00Z" w16du:dateUtc="2024-06-11T00:45:00Z">
            <w:rPr>
              <w:color w:val="4472C4" w:themeColor="accent1"/>
            </w:rPr>
          </w:rPrChange>
        </w:rPr>
        <w:t>behaviors</w:t>
      </w:r>
      <w:proofErr w:type="spellEnd"/>
      <w:r w:rsidR="00955BBD" w:rsidRPr="003B025A">
        <w:rPr>
          <w:rPrChange w:id="3159" w:author="Jane Kohlhoff" w:date="2024-06-11T10:45:00Z" w16du:dateUtc="2024-06-11T00:45:00Z">
            <w:rPr>
              <w:color w:val="4472C4" w:themeColor="accent1"/>
            </w:rPr>
          </w:rPrChange>
        </w:rPr>
        <w:t xml:space="preserve"> that indicated that the child had changed the way they perceived the task or reassessed their capacity to manage the demands of the task (e.g., trying different strategies to open the box such as flipping the box).</w:t>
      </w:r>
      <w:del w:id="3160" w:author="Jane Kohlhoff" w:date="2024-06-11T11:02:00Z" w16du:dateUtc="2024-06-11T01:02:00Z">
        <w:r w:rsidR="00955BBD" w:rsidRPr="003B025A" w:rsidDel="00D15714">
          <w:rPr>
            <w:rPrChange w:id="3161" w:author="Jane Kohlhoff" w:date="2024-06-11T10:45:00Z" w16du:dateUtc="2024-06-11T00:45:00Z">
              <w:rPr>
                <w:color w:val="4472C4" w:themeColor="accent1"/>
              </w:rPr>
            </w:rPrChange>
          </w:rPr>
          <w:delText xml:space="preserve"> Furthermore, to reflect developmental shifts from extrinsic to intrinsic self-regulation, comfort seeking behaviors or behaviors requesting help directed towards the caregiver were coded on a </w:delText>
        </w:r>
        <w:r w:rsidR="00955BBD" w:rsidRPr="003B025A" w:rsidDel="00D15714">
          <w:rPr>
            <w:i/>
            <w:iCs/>
            <w:rPrChange w:id="3162" w:author="Jane Kohlhoff" w:date="2024-06-11T10:45:00Z" w16du:dateUtc="2024-06-11T00:45:00Z">
              <w:rPr>
                <w:i/>
                <w:iCs/>
                <w:color w:val="4472C4" w:themeColor="accent1"/>
              </w:rPr>
            </w:rPrChange>
          </w:rPr>
          <w:delText>Maternal Support Seeking</w:delText>
        </w:r>
        <w:r w:rsidR="00955BBD" w:rsidRPr="003B025A" w:rsidDel="00D15714">
          <w:rPr>
            <w:rPrChange w:id="3163" w:author="Jane Kohlhoff" w:date="2024-06-11T10:45:00Z" w16du:dateUtc="2024-06-11T00:45:00Z">
              <w:rPr>
                <w:color w:val="4472C4" w:themeColor="accent1"/>
              </w:rPr>
            </w:rPrChange>
          </w:rPr>
          <w:delText xml:space="preserve"> scale.</w:delText>
        </w:r>
      </w:del>
      <w:r w:rsidR="00955BBD" w:rsidRPr="003B025A">
        <w:rPr>
          <w:rPrChange w:id="3164" w:author="Jane Kohlhoff" w:date="2024-06-11T10:45:00Z" w16du:dateUtc="2024-06-11T00:45:00Z">
            <w:rPr>
              <w:color w:val="4472C4" w:themeColor="accent1"/>
            </w:rPr>
          </w:rPrChange>
        </w:rPr>
        <w:t xml:space="preserve"> Scores on the </w:t>
      </w:r>
      <w:r w:rsidR="00955BBD" w:rsidRPr="003B025A">
        <w:rPr>
          <w:i/>
          <w:iCs/>
          <w:rPrChange w:id="3165" w:author="Jane Kohlhoff" w:date="2024-06-11T10:45:00Z" w16du:dateUtc="2024-06-11T00:45:00Z">
            <w:rPr>
              <w:i/>
              <w:iCs/>
              <w:color w:val="4472C4" w:themeColor="accent1"/>
            </w:rPr>
          </w:rPrChange>
        </w:rPr>
        <w:t>Attentional Deployment</w:t>
      </w:r>
      <w:r w:rsidR="00955BBD" w:rsidRPr="003B025A">
        <w:rPr>
          <w:rPrChange w:id="3166" w:author="Jane Kohlhoff" w:date="2024-06-11T10:45:00Z" w16du:dateUtc="2024-06-11T00:45:00Z">
            <w:rPr>
              <w:color w:val="4472C4" w:themeColor="accent1"/>
            </w:rPr>
          </w:rPrChange>
        </w:rPr>
        <w:t xml:space="preserve">, </w:t>
      </w:r>
      <w:r w:rsidR="00955BBD" w:rsidRPr="003B025A">
        <w:rPr>
          <w:i/>
          <w:iCs/>
          <w:rPrChange w:id="3167" w:author="Jane Kohlhoff" w:date="2024-06-11T10:45:00Z" w16du:dateUtc="2024-06-11T00:45:00Z">
            <w:rPr>
              <w:i/>
              <w:iCs/>
              <w:color w:val="4472C4" w:themeColor="accent1"/>
            </w:rPr>
          </w:rPrChange>
        </w:rPr>
        <w:t>Situation Modification</w:t>
      </w:r>
      <w:r w:rsidR="00955BBD" w:rsidRPr="003B025A">
        <w:rPr>
          <w:rPrChange w:id="3168" w:author="Jane Kohlhoff" w:date="2024-06-11T10:45:00Z" w16du:dateUtc="2024-06-11T00:45:00Z">
            <w:rPr>
              <w:color w:val="4472C4" w:themeColor="accent1"/>
            </w:rPr>
          </w:rPrChange>
        </w:rPr>
        <w:t xml:space="preserve"> and </w:t>
      </w:r>
      <w:r w:rsidR="00955BBD" w:rsidRPr="003B025A">
        <w:rPr>
          <w:i/>
          <w:iCs/>
          <w:rPrChange w:id="3169" w:author="Jane Kohlhoff" w:date="2024-06-11T10:45:00Z" w16du:dateUtc="2024-06-11T00:45:00Z">
            <w:rPr>
              <w:i/>
              <w:iCs/>
              <w:color w:val="4472C4" w:themeColor="accent1"/>
            </w:rPr>
          </w:rPrChange>
        </w:rPr>
        <w:t>Cognitive Change</w:t>
      </w:r>
      <w:r w:rsidR="00955BBD" w:rsidRPr="003B025A">
        <w:rPr>
          <w:rPrChange w:id="3170" w:author="Jane Kohlhoff" w:date="2024-06-11T10:45:00Z" w16du:dateUtc="2024-06-11T00:45:00Z">
            <w:rPr>
              <w:color w:val="4472C4" w:themeColor="accent1"/>
            </w:rPr>
          </w:rPrChange>
        </w:rPr>
        <w:t xml:space="preserve"> scales for each of the 10 second intervals were added, then weighted to reflect increasing maturity, and combined to form a composite ER maturity score (ER Maturity score = 1 x Attentional Deployment + 2 x Situation Modification + 3 x Cognitive Change) with higher scores indicating greater maturity. </w:t>
      </w:r>
      <w:r w:rsidR="00955BBD" w:rsidRPr="003B025A">
        <w:rPr>
          <w:rStyle w:val="normaltextrun1"/>
          <w:rFonts w:eastAsia="Calibri"/>
          <w:rPrChange w:id="3171" w:author="Jane Kohlhoff" w:date="2024-06-11T10:45:00Z" w16du:dateUtc="2024-06-11T00:45:00Z">
            <w:rPr>
              <w:rStyle w:val="normaltextrun1"/>
              <w:rFonts w:eastAsia="Calibri"/>
              <w:color w:val="4472C4" w:themeColor="accent1"/>
            </w:rPr>
          </w:rPrChange>
        </w:rPr>
        <w:t xml:space="preserve">Coding was conducted by two coders; </w:t>
      </w:r>
      <w:r w:rsidR="00955BBD" w:rsidRPr="003B025A">
        <w:rPr>
          <w:rPrChange w:id="3172" w:author="Jane Kohlhoff" w:date="2024-06-11T10:45:00Z" w16du:dateUtc="2024-06-11T00:45:00Z">
            <w:rPr>
              <w:color w:val="4472C4" w:themeColor="accent1"/>
            </w:rPr>
          </w:rPrChange>
        </w:rPr>
        <w:t>5% of the tapes were initially coded by the two coders together, with codes allocated via consensus.</w:t>
      </w:r>
      <w:r w:rsidR="00955BBD" w:rsidRPr="003B025A">
        <w:rPr>
          <w:rStyle w:val="normaltextrun1"/>
          <w:rFonts w:eastAsia="Calibri"/>
          <w:rPrChange w:id="3173" w:author="Jane Kohlhoff" w:date="2024-06-11T10:45:00Z" w16du:dateUtc="2024-06-11T00:45:00Z">
            <w:rPr>
              <w:rStyle w:val="normaltextrun1"/>
              <w:rFonts w:eastAsia="Calibri"/>
              <w:color w:val="4472C4" w:themeColor="accent1"/>
            </w:rPr>
          </w:rPrChange>
        </w:rPr>
        <w:t xml:space="preserve"> </w:t>
      </w:r>
      <w:r w:rsidR="00955BBD" w:rsidRPr="003B025A">
        <w:rPr>
          <w:rPrChange w:id="3174" w:author="Jane Kohlhoff" w:date="2024-06-11T10:45:00Z" w16du:dateUtc="2024-06-11T00:45:00Z">
            <w:rPr>
              <w:color w:val="4472C4" w:themeColor="accent1"/>
            </w:rPr>
          </w:rPrChange>
        </w:rPr>
        <w:t>A further 30% of the tapes were independently coded by the two coders to determine coding reliability</w:t>
      </w:r>
      <w:r w:rsidR="00FF6CC4" w:rsidRPr="003B025A">
        <w:rPr>
          <w:rPrChange w:id="3175" w:author="Jane Kohlhoff" w:date="2024-06-11T10:45:00Z" w16du:dateUtc="2024-06-11T00:45:00Z">
            <w:rPr>
              <w:color w:val="4472C4" w:themeColor="accent1"/>
            </w:rPr>
          </w:rPrChange>
        </w:rPr>
        <w:t xml:space="preserve">. The ICCs for </w:t>
      </w:r>
      <w:r w:rsidR="00955BBD" w:rsidRPr="003B025A">
        <w:rPr>
          <w:shd w:val="clear" w:color="auto" w:fill="FFFFFF"/>
          <w:rPrChange w:id="3176" w:author="Jane Kohlhoff" w:date="2024-06-11T10:45:00Z" w16du:dateUtc="2024-06-11T00:45:00Z">
            <w:rPr>
              <w:color w:val="4472C4" w:themeColor="accent1"/>
              <w:shd w:val="clear" w:color="auto" w:fill="FFFFFF"/>
            </w:rPr>
          </w:rPrChange>
        </w:rPr>
        <w:t xml:space="preserve">toddler distress, attentional deployment, situation modification, </w:t>
      </w:r>
      <w:ins w:id="3177" w:author="Jane Kohlhoff" w:date="2024-06-11T11:03:00Z" w16du:dateUtc="2024-06-11T01:03:00Z">
        <w:r w:rsidR="00D15714">
          <w:rPr>
            <w:shd w:val="clear" w:color="auto" w:fill="FFFFFF"/>
          </w:rPr>
          <w:t xml:space="preserve">and </w:t>
        </w:r>
      </w:ins>
      <w:r w:rsidR="00955BBD" w:rsidRPr="003B025A">
        <w:rPr>
          <w:shd w:val="clear" w:color="auto" w:fill="FFFFFF"/>
          <w:rPrChange w:id="3178" w:author="Jane Kohlhoff" w:date="2024-06-11T10:45:00Z" w16du:dateUtc="2024-06-11T00:45:00Z">
            <w:rPr>
              <w:color w:val="4472C4" w:themeColor="accent1"/>
              <w:shd w:val="clear" w:color="auto" w:fill="FFFFFF"/>
            </w:rPr>
          </w:rPrChange>
        </w:rPr>
        <w:t xml:space="preserve">cognitive change </w:t>
      </w:r>
      <w:del w:id="3179" w:author="Jane Kohlhoff" w:date="2024-06-11T11:03:00Z" w16du:dateUtc="2024-06-11T01:03:00Z">
        <w:r w:rsidR="00955BBD" w:rsidRPr="003B025A" w:rsidDel="00D15714">
          <w:rPr>
            <w:shd w:val="clear" w:color="auto" w:fill="FFFFFF"/>
            <w:rPrChange w:id="3180" w:author="Jane Kohlhoff" w:date="2024-06-11T10:45:00Z" w16du:dateUtc="2024-06-11T00:45:00Z">
              <w:rPr>
                <w:color w:val="4472C4" w:themeColor="accent1"/>
                <w:shd w:val="clear" w:color="auto" w:fill="FFFFFF"/>
              </w:rPr>
            </w:rPrChange>
          </w:rPr>
          <w:delText xml:space="preserve">and maternal support seeking </w:delText>
        </w:r>
      </w:del>
      <w:r w:rsidR="00FF6CC4" w:rsidRPr="003B025A">
        <w:rPr>
          <w:shd w:val="clear" w:color="auto" w:fill="FFFFFF"/>
          <w:rPrChange w:id="3181" w:author="Jane Kohlhoff" w:date="2024-06-11T10:45:00Z" w16du:dateUtc="2024-06-11T00:45:00Z">
            <w:rPr>
              <w:color w:val="4472C4" w:themeColor="accent1"/>
              <w:shd w:val="clear" w:color="auto" w:fill="FFFFFF"/>
            </w:rPr>
          </w:rPrChange>
        </w:rPr>
        <w:t>were</w:t>
      </w:r>
      <w:r w:rsidR="00955BBD" w:rsidRPr="003B025A">
        <w:rPr>
          <w:shd w:val="clear" w:color="auto" w:fill="FFFFFF"/>
          <w:rPrChange w:id="3182" w:author="Jane Kohlhoff" w:date="2024-06-11T10:45:00Z" w16du:dateUtc="2024-06-11T00:45:00Z">
            <w:rPr>
              <w:color w:val="4472C4" w:themeColor="accent1"/>
              <w:shd w:val="clear" w:color="auto" w:fill="FFFFFF"/>
            </w:rPr>
          </w:rPrChange>
        </w:rPr>
        <w:t xml:space="preserve"> .93, .80, .88, </w:t>
      </w:r>
      <w:ins w:id="3183" w:author="Jane Kohlhoff" w:date="2024-06-11T11:03:00Z" w16du:dateUtc="2024-06-11T01:03:00Z">
        <w:r w:rsidR="00D15714">
          <w:rPr>
            <w:shd w:val="clear" w:color="auto" w:fill="FFFFFF"/>
          </w:rPr>
          <w:t xml:space="preserve">and </w:t>
        </w:r>
      </w:ins>
      <w:r w:rsidR="00955BBD" w:rsidRPr="003B025A">
        <w:rPr>
          <w:shd w:val="clear" w:color="auto" w:fill="FFFFFF"/>
          <w:rPrChange w:id="3184" w:author="Jane Kohlhoff" w:date="2024-06-11T10:45:00Z" w16du:dateUtc="2024-06-11T00:45:00Z">
            <w:rPr>
              <w:color w:val="4472C4" w:themeColor="accent1"/>
              <w:shd w:val="clear" w:color="auto" w:fill="FFFFFF"/>
            </w:rPr>
          </w:rPrChange>
        </w:rPr>
        <w:t>.98</w:t>
      </w:r>
      <w:del w:id="3185" w:author="Jane Kohlhoff" w:date="2024-06-11T11:03:00Z" w16du:dateUtc="2024-06-11T01:03:00Z">
        <w:r w:rsidR="00955BBD" w:rsidRPr="003B025A" w:rsidDel="00D15714">
          <w:rPr>
            <w:shd w:val="clear" w:color="auto" w:fill="FFFFFF"/>
            <w:rPrChange w:id="3186" w:author="Jane Kohlhoff" w:date="2024-06-11T10:45:00Z" w16du:dateUtc="2024-06-11T00:45:00Z">
              <w:rPr>
                <w:color w:val="4472C4" w:themeColor="accent1"/>
                <w:shd w:val="clear" w:color="auto" w:fill="FFFFFF"/>
              </w:rPr>
            </w:rPrChange>
          </w:rPr>
          <w:delText xml:space="preserve"> and .93</w:delText>
        </w:r>
      </w:del>
      <w:r w:rsidR="00955BBD" w:rsidRPr="003B025A">
        <w:rPr>
          <w:shd w:val="clear" w:color="auto" w:fill="FFFFFF"/>
          <w:rPrChange w:id="3187" w:author="Jane Kohlhoff" w:date="2024-06-11T10:45:00Z" w16du:dateUtc="2024-06-11T00:45:00Z">
            <w:rPr>
              <w:color w:val="4472C4" w:themeColor="accent1"/>
              <w:shd w:val="clear" w:color="auto" w:fill="FFFFFF"/>
            </w:rPr>
          </w:rPrChange>
        </w:rPr>
        <w:t xml:space="preserve">, respectively. </w:t>
      </w:r>
    </w:p>
    <w:p w14:paraId="149EF695" w14:textId="39A81E12" w:rsidR="00755B2B" w:rsidRPr="00365026" w:rsidDel="00BF2DFD" w:rsidRDefault="0065248C" w:rsidP="00F005FF">
      <w:pPr>
        <w:widowControl w:val="0"/>
        <w:autoSpaceDE w:val="0"/>
        <w:autoSpaceDN w:val="0"/>
        <w:adjustRightInd w:val="0"/>
        <w:spacing w:line="480" w:lineRule="auto"/>
        <w:ind w:firstLine="720"/>
        <w:contextualSpacing/>
        <w:rPr>
          <w:del w:id="3188" w:author="Jane Kohlhoff" w:date="2024-06-11T09:51:00Z" w16du:dateUtc="2024-06-10T23:51:00Z"/>
          <w:rFonts w:ascii="Times New Roman" w:eastAsia="Times New Roman" w:hAnsi="Times New Roman" w:cs="Times New Roman"/>
          <w:bCs/>
          <w:sz w:val="24"/>
          <w:szCs w:val="24"/>
          <w:lang w:val="en-GB" w:eastAsia="en-GB"/>
        </w:rPr>
      </w:pPr>
      <w:r w:rsidRPr="00365026">
        <w:rPr>
          <w:rFonts w:ascii="Times New Roman" w:eastAsia="Times New Roman" w:hAnsi="Times New Roman" w:cs="Times New Roman"/>
          <w:b/>
          <w:sz w:val="24"/>
          <w:szCs w:val="24"/>
          <w:lang w:val="en-GB" w:eastAsia="en-GB"/>
        </w:rPr>
        <w:t xml:space="preserve">Problematic child </w:t>
      </w:r>
      <w:del w:id="3189" w:author="Jane Kohlhoff" w:date="2024-05-22T07:11:00Z" w16du:dateUtc="2024-05-21T21:11:00Z">
        <w:r w:rsidRPr="00365026" w:rsidDel="003A01DB">
          <w:rPr>
            <w:rFonts w:ascii="Times New Roman" w:eastAsia="Times New Roman" w:hAnsi="Times New Roman" w:cs="Times New Roman"/>
            <w:b/>
            <w:sz w:val="24"/>
            <w:szCs w:val="24"/>
            <w:lang w:val="en-GB" w:eastAsia="en-GB"/>
          </w:rPr>
          <w:delText>behaviour</w:delText>
        </w:r>
      </w:del>
      <w:proofErr w:type="spellStart"/>
      <w:ins w:id="3190" w:author="Jane Kohlhoff" w:date="2024-05-22T07:11:00Z" w16du:dateUtc="2024-05-21T21:11:00Z">
        <w:r w:rsidR="003A01DB" w:rsidRPr="00365026">
          <w:rPr>
            <w:rFonts w:ascii="Times New Roman" w:eastAsia="Times New Roman" w:hAnsi="Times New Roman" w:cs="Times New Roman"/>
            <w:b/>
            <w:sz w:val="24"/>
            <w:szCs w:val="24"/>
            <w:lang w:val="en-GB" w:eastAsia="en-GB"/>
          </w:rPr>
          <w:t>behavior</w:t>
        </w:r>
      </w:ins>
      <w:r w:rsidRPr="00365026">
        <w:rPr>
          <w:rFonts w:ascii="Times New Roman" w:eastAsia="Times New Roman" w:hAnsi="Times New Roman" w:cs="Times New Roman"/>
          <w:b/>
          <w:sz w:val="24"/>
          <w:szCs w:val="24"/>
          <w:lang w:val="en-GB" w:eastAsia="en-GB"/>
        </w:rPr>
        <w:t>s</w:t>
      </w:r>
      <w:proofErr w:type="spellEnd"/>
      <w:r w:rsidRPr="00365026">
        <w:rPr>
          <w:rFonts w:ascii="Times New Roman" w:eastAsia="Times New Roman" w:hAnsi="Times New Roman" w:cs="Times New Roman"/>
          <w:bCs/>
          <w:sz w:val="24"/>
          <w:szCs w:val="24"/>
          <w:lang w:val="en-GB" w:eastAsia="en-GB"/>
        </w:rPr>
        <w:t xml:space="preserve"> were assessed </w:t>
      </w:r>
      <w:r w:rsidR="00A07837" w:rsidRPr="00365026">
        <w:rPr>
          <w:rFonts w:ascii="Times New Roman" w:eastAsia="Times New Roman" w:hAnsi="Times New Roman" w:cs="Times New Roman"/>
          <w:bCs/>
          <w:sz w:val="24"/>
          <w:szCs w:val="24"/>
          <w:lang w:val="en-GB" w:eastAsia="en-GB"/>
        </w:rPr>
        <w:t xml:space="preserve">with two measures: </w:t>
      </w:r>
      <w:r w:rsidRPr="00365026">
        <w:rPr>
          <w:rFonts w:ascii="Times New Roman" w:eastAsia="Times New Roman" w:hAnsi="Times New Roman" w:cs="Times New Roman"/>
          <w:bCs/>
          <w:sz w:val="24"/>
          <w:szCs w:val="24"/>
          <w:lang w:val="en-GB" w:eastAsia="en-GB"/>
        </w:rPr>
        <w:t xml:space="preserve">the Child </w:t>
      </w:r>
      <w:proofErr w:type="spellStart"/>
      <w:r w:rsidRPr="00365026">
        <w:rPr>
          <w:rFonts w:ascii="Times New Roman" w:eastAsia="Times New Roman" w:hAnsi="Times New Roman" w:cs="Times New Roman"/>
          <w:bCs/>
          <w:sz w:val="24"/>
          <w:szCs w:val="24"/>
          <w:lang w:val="en-GB" w:eastAsia="en-GB"/>
        </w:rPr>
        <w:t>Behavior</w:t>
      </w:r>
      <w:proofErr w:type="spellEnd"/>
      <w:r w:rsidRPr="00365026">
        <w:rPr>
          <w:rFonts w:ascii="Times New Roman" w:eastAsia="Times New Roman" w:hAnsi="Times New Roman" w:cs="Times New Roman"/>
          <w:bCs/>
          <w:sz w:val="24"/>
          <w:szCs w:val="24"/>
          <w:lang w:val="en-GB" w:eastAsia="en-GB"/>
        </w:rPr>
        <w:t xml:space="preserve"> Checklist for ages 1.5–5 years </w:t>
      </w:r>
      <w:r w:rsidRPr="00365026">
        <w:rPr>
          <w:rFonts w:ascii="Times New Roman" w:eastAsia="Times New Roman" w:hAnsi="Times New Roman" w:cs="Times New Roman"/>
          <w:bCs/>
          <w:sz w:val="24"/>
          <w:szCs w:val="24"/>
          <w:lang w:val="en-GB" w:eastAsia="en-GB"/>
        </w:rPr>
        <w:fldChar w:fldCharType="begin"/>
      </w:r>
      <w:r w:rsidR="00622933">
        <w:rPr>
          <w:rFonts w:ascii="Times New Roman" w:eastAsia="Times New Roman" w:hAnsi="Times New Roman" w:cs="Times New Roman"/>
          <w:bCs/>
          <w:sz w:val="24"/>
          <w:szCs w:val="24"/>
          <w:lang w:val="en-GB" w:eastAsia="en-GB"/>
        </w:rPr>
        <w:instrText xml:space="preserve"> ADDIN EN.CITE &lt;EndNote&gt;&lt;Cite&gt;&lt;Author&gt;Achenbach&lt;/Author&gt;&lt;Year&gt;2000&lt;/Year&gt;&lt;RecNum&gt;791&lt;/RecNum&gt;&lt;Prefix&gt;CBCL/1.5–5`; &lt;/Prefix&gt;&lt;DisplayText&gt;(CBCL/1.5–5; 74)&lt;/DisplayText&gt;&lt;record&gt;&lt;rec-number&gt;791&lt;/rec-number&gt;&lt;foreign-keys&gt;&lt;key app="EN" db-id="xpzvv0f2z5pxwhed0r6xa9er59e9pdxvards" timestamp="1552879013"&gt;791&lt;/key&gt;&lt;/foreign-keys&gt;&lt;ref-type name="Book"&gt;6&lt;/ref-type&gt;&lt;contributors&gt;&lt;authors&gt;&lt;author&gt;Achenbach, T. M.&lt;/author&gt;&lt;author&gt;Rescorla, L. A.&lt;/author&gt;&lt;/authors&gt;&lt;/contributors&gt;&lt;titles&gt;&lt;title&gt;Manual for the ASEBA Preschool forms and profiles&lt;/title&gt;&lt;/titles&gt;&lt;dates&gt;&lt;year&gt;2000&lt;/year&gt;&lt;/dates&gt;&lt;pub-location&gt;Burlington, V.T.&lt;/pub-location&gt;&lt;publisher&gt;University of Vermont, Research Center for Children, Youth &amp;amp; Families&lt;/publisher&gt;&lt;urls&gt;&lt;/urls&gt;&lt;/record&gt;&lt;/Cite&gt;&lt;/EndNote&gt;</w:instrText>
      </w:r>
      <w:r w:rsidRPr="00365026">
        <w:rPr>
          <w:rFonts w:ascii="Times New Roman" w:eastAsia="Times New Roman" w:hAnsi="Times New Roman" w:cs="Times New Roman"/>
          <w:bCs/>
          <w:sz w:val="24"/>
          <w:szCs w:val="24"/>
          <w:lang w:val="en-GB" w:eastAsia="en-GB"/>
        </w:rPr>
        <w:fldChar w:fldCharType="separate"/>
      </w:r>
      <w:r w:rsidR="00622933">
        <w:rPr>
          <w:rFonts w:ascii="Times New Roman" w:eastAsia="Times New Roman" w:hAnsi="Times New Roman" w:cs="Times New Roman"/>
          <w:bCs/>
          <w:noProof/>
          <w:sz w:val="24"/>
          <w:szCs w:val="24"/>
          <w:lang w:val="en-GB" w:eastAsia="en-GB"/>
        </w:rPr>
        <w:t>(CBCL/1.5–5; 74)</w:t>
      </w:r>
      <w:r w:rsidRPr="00365026">
        <w:rPr>
          <w:rFonts w:ascii="Times New Roman" w:eastAsia="Times New Roman" w:hAnsi="Times New Roman" w:cs="Times New Roman"/>
          <w:bCs/>
          <w:sz w:val="24"/>
          <w:szCs w:val="24"/>
          <w:lang w:val="en-GB" w:eastAsia="en-GB"/>
        </w:rPr>
        <w:fldChar w:fldCharType="end"/>
      </w:r>
      <w:r w:rsidRPr="00365026">
        <w:rPr>
          <w:rFonts w:ascii="Times New Roman" w:eastAsia="Times New Roman" w:hAnsi="Times New Roman" w:cs="Times New Roman"/>
          <w:bCs/>
          <w:sz w:val="24"/>
          <w:szCs w:val="24"/>
          <w:lang w:val="en-GB" w:eastAsia="en-GB"/>
        </w:rPr>
        <w:t xml:space="preserve">, and the </w:t>
      </w:r>
      <w:r w:rsidR="00A9266F" w:rsidRPr="00365026">
        <w:rPr>
          <w:rFonts w:ascii="Times New Roman" w:eastAsia="Times New Roman" w:hAnsi="Times New Roman" w:cs="Times New Roman"/>
          <w:kern w:val="0"/>
          <w:sz w:val="24"/>
          <w:szCs w:val="24"/>
          <w:lang w:val="en-GB" w:eastAsia="en-GB"/>
          <w14:ligatures w14:val="none"/>
        </w:rPr>
        <w:t xml:space="preserve">Brief Infant-Toddler Social Emotional Assessment </w:t>
      </w:r>
      <w:r w:rsidR="00A9266F" w:rsidRPr="00365026">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 </w:instrText>
      </w:r>
      <w:r w:rsidR="00622933">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EN.CITE.DATA </w:instrText>
      </w:r>
      <w:r w:rsidR="00622933">
        <w:rPr>
          <w:rFonts w:ascii="Times New Roman" w:eastAsia="Times New Roman" w:hAnsi="Times New Roman" w:cs="Times New Roman"/>
          <w:kern w:val="0"/>
          <w:sz w:val="24"/>
          <w:szCs w:val="24"/>
          <w:lang w:val="en-GB" w:eastAsia="en-GB"/>
          <w14:ligatures w14:val="none"/>
        </w:rPr>
      </w:r>
      <w:r w:rsidR="00622933">
        <w:rPr>
          <w:rFonts w:ascii="Times New Roman" w:eastAsia="Times New Roman" w:hAnsi="Times New Roman" w:cs="Times New Roman"/>
          <w:kern w:val="0"/>
          <w:sz w:val="24"/>
          <w:szCs w:val="24"/>
          <w:lang w:val="en-GB" w:eastAsia="en-GB"/>
          <w14:ligatures w14:val="none"/>
        </w:rPr>
        <w:fldChar w:fldCharType="end"/>
      </w:r>
      <w:r w:rsidR="00A9266F" w:rsidRPr="00365026">
        <w:rPr>
          <w:rFonts w:ascii="Times New Roman" w:eastAsia="Times New Roman" w:hAnsi="Times New Roman" w:cs="Times New Roman"/>
          <w:kern w:val="0"/>
          <w:sz w:val="24"/>
          <w:szCs w:val="24"/>
          <w:lang w:val="en-GB" w:eastAsia="en-GB"/>
          <w14:ligatures w14:val="none"/>
        </w:rPr>
      </w:r>
      <w:r w:rsidR="00A9266F"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(BITSEA; 67, 68)</w:t>
      </w:r>
      <w:r w:rsidR="00A9266F" w:rsidRPr="00365026">
        <w:rPr>
          <w:rFonts w:ascii="Times New Roman" w:eastAsia="Times New Roman" w:hAnsi="Times New Roman" w:cs="Times New Roman"/>
          <w:kern w:val="0"/>
          <w:sz w:val="24"/>
          <w:szCs w:val="24"/>
          <w:lang w:val="en-GB" w:eastAsia="en-GB"/>
          <w14:ligatures w14:val="none"/>
        </w:rPr>
        <w:fldChar w:fldCharType="end"/>
      </w:r>
      <w:r w:rsidR="00A9266F"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bCs/>
          <w:sz w:val="24"/>
          <w:szCs w:val="24"/>
          <w:lang w:val="en-GB" w:eastAsia="en-GB"/>
        </w:rPr>
        <w:t>T</w:t>
      </w:r>
      <w:r w:rsidR="00F005FF" w:rsidRPr="00365026">
        <w:rPr>
          <w:rFonts w:ascii="Times New Roman" w:eastAsia="Times New Roman" w:hAnsi="Times New Roman" w:cs="Times New Roman"/>
          <w:bCs/>
          <w:sz w:val="24"/>
          <w:szCs w:val="24"/>
          <w:lang w:val="en-GB" w:eastAsia="en-GB"/>
        </w:rPr>
        <w:t>he CBCL/1.5–5</w:t>
      </w:r>
      <w:r w:rsidRPr="00365026">
        <w:rPr>
          <w:rFonts w:ascii="Times New Roman" w:eastAsia="Times New Roman" w:hAnsi="Times New Roman" w:cs="Times New Roman"/>
          <w:bCs/>
          <w:sz w:val="24"/>
          <w:szCs w:val="24"/>
          <w:lang w:val="en-GB" w:eastAsia="en-GB"/>
        </w:rPr>
        <w:t xml:space="preserve"> is</w:t>
      </w:r>
      <w:r w:rsidR="00F005FF" w:rsidRPr="00365026">
        <w:rPr>
          <w:rFonts w:ascii="Times New Roman" w:eastAsia="Times New Roman" w:hAnsi="Times New Roman" w:cs="Times New Roman"/>
          <w:bCs/>
          <w:sz w:val="24"/>
          <w:szCs w:val="24"/>
          <w:lang w:val="en-GB" w:eastAsia="en-GB"/>
        </w:rPr>
        <w:t xml:space="preserve"> a validated parent</w:t>
      </w:r>
      <w:del w:id="3191" w:author="Jane Kohlhoff" w:date="2024-05-17T21:08:00Z" w16du:dateUtc="2024-05-17T11:08:00Z">
        <w:r w:rsidR="00F005FF" w:rsidRPr="00365026" w:rsidDel="001F2962">
          <w:rPr>
            <w:rFonts w:ascii="Times New Roman" w:eastAsia="Times New Roman" w:hAnsi="Times New Roman" w:cs="Times New Roman"/>
            <w:bCs/>
            <w:sz w:val="24"/>
            <w:szCs w:val="24"/>
            <w:lang w:val="en-GB" w:eastAsia="en-GB"/>
          </w:rPr>
          <w:delText>/teacher</w:delText>
        </w:r>
      </w:del>
      <w:r w:rsidR="00F005FF" w:rsidRPr="00365026">
        <w:rPr>
          <w:rFonts w:ascii="Times New Roman" w:eastAsia="Times New Roman" w:hAnsi="Times New Roman" w:cs="Times New Roman"/>
          <w:bCs/>
          <w:sz w:val="24"/>
          <w:szCs w:val="24"/>
          <w:lang w:val="en-GB" w:eastAsia="en-GB"/>
        </w:rPr>
        <w:t xml:space="preserve"> report scale designed to measure </w:t>
      </w:r>
      <w:proofErr w:type="spellStart"/>
      <w:r w:rsidR="000C268D" w:rsidRPr="00365026">
        <w:rPr>
          <w:rFonts w:ascii="Times New Roman" w:eastAsia="Times New Roman" w:hAnsi="Times New Roman" w:cs="Times New Roman"/>
          <w:bCs/>
          <w:sz w:val="24"/>
          <w:szCs w:val="24"/>
          <w:lang w:val="en-GB" w:eastAsia="en-GB"/>
        </w:rPr>
        <w:t>behavioral</w:t>
      </w:r>
      <w:proofErr w:type="spellEnd"/>
      <w:r w:rsidR="00F005FF" w:rsidRPr="00365026">
        <w:rPr>
          <w:rFonts w:ascii="Times New Roman" w:eastAsia="Times New Roman" w:hAnsi="Times New Roman" w:cs="Times New Roman"/>
          <w:bCs/>
          <w:sz w:val="24"/>
          <w:szCs w:val="24"/>
          <w:lang w:val="en-GB" w:eastAsia="en-GB"/>
        </w:rPr>
        <w:t xml:space="preserve">, emotional and social functioning in children aged 1.5-5 years, and which has been used reliably with children as young as 12 months </w:t>
      </w:r>
      <w:r w:rsidR="00F005FF" w:rsidRPr="00365026">
        <w:rPr>
          <w:rFonts w:ascii="Times New Roman" w:eastAsia="Times New Roman" w:hAnsi="Times New Roman" w:cs="Times New Roman"/>
          <w:bCs/>
          <w:sz w:val="24"/>
          <w:szCs w:val="24"/>
          <w:lang w:val="en-GB" w:eastAsia="en-GB"/>
        </w:rPr>
        <w:fldChar w:fldCharType="begin">
          <w:fldData xml:space="preserve">PEVuZE5vdGU+PENpdGU+PEF1dGhvcj52YW4gWmVpamw8L0F1dGhvcj48WWVhcj4yMDA2PC9ZZWFy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</w:fldData>
        </w:fldChar>
      </w:r>
      <w:r w:rsidR="00622933">
        <w:rPr>
          <w:rFonts w:ascii="Times New Roman" w:eastAsia="Times New Roman" w:hAnsi="Times New Roman" w:cs="Times New Roman"/>
          <w:bCs/>
          <w:sz w:val="24"/>
          <w:szCs w:val="24"/>
          <w:lang w:val="en-GB" w:eastAsia="en-GB"/>
        </w:rPr>
        <w:instrText xml:space="preserve"> ADDIN EN.CITE </w:instrText>
      </w:r>
      <w:r w:rsidR="00622933">
        <w:rPr>
          <w:rFonts w:ascii="Times New Roman" w:eastAsia="Times New Roman" w:hAnsi="Times New Roman" w:cs="Times New Roman"/>
          <w:bCs/>
          <w:sz w:val="24"/>
          <w:szCs w:val="24"/>
          <w:lang w:val="en-GB" w:eastAsia="en-GB"/>
        </w:rPr>
        <w:fldChar w:fldCharType="begin">
          <w:fldData xml:space="preserve">PEVuZE5vdGU+PENpdGU+PEF1dGhvcj52YW4gWmVpamw8L0F1dGhvcj48WWVhcj4yMDA2PC9ZZWFy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</w:fldData>
        </w:fldChar>
      </w:r>
      <w:r w:rsidR="00622933">
        <w:rPr>
          <w:rFonts w:ascii="Times New Roman" w:eastAsia="Times New Roman" w:hAnsi="Times New Roman" w:cs="Times New Roman"/>
          <w:bCs/>
          <w:sz w:val="24"/>
          <w:szCs w:val="24"/>
          <w:lang w:val="en-GB" w:eastAsia="en-GB"/>
        </w:rPr>
        <w:instrText xml:space="preserve"> ADDIN EN.CITE.DATA </w:instrText>
      </w:r>
      <w:r w:rsidR="00622933">
        <w:rPr>
          <w:rFonts w:ascii="Times New Roman" w:eastAsia="Times New Roman" w:hAnsi="Times New Roman" w:cs="Times New Roman"/>
          <w:bCs/>
          <w:sz w:val="24"/>
          <w:szCs w:val="24"/>
          <w:lang w:val="en-GB" w:eastAsia="en-GB"/>
        </w:rPr>
      </w:r>
      <w:r w:rsidR="00622933">
        <w:rPr>
          <w:rFonts w:ascii="Times New Roman" w:eastAsia="Times New Roman" w:hAnsi="Times New Roman" w:cs="Times New Roman"/>
          <w:bCs/>
          <w:sz w:val="24"/>
          <w:szCs w:val="24"/>
          <w:lang w:val="en-GB" w:eastAsia="en-GB"/>
        </w:rPr>
        <w:fldChar w:fldCharType="end"/>
      </w:r>
      <w:r w:rsidR="00F005FF" w:rsidRPr="00365026">
        <w:rPr>
          <w:rFonts w:ascii="Times New Roman" w:eastAsia="Times New Roman" w:hAnsi="Times New Roman" w:cs="Times New Roman"/>
          <w:bCs/>
          <w:sz w:val="24"/>
          <w:szCs w:val="24"/>
          <w:lang w:val="en-GB" w:eastAsia="en-GB"/>
        </w:rPr>
      </w:r>
      <w:r w:rsidR="00F005FF" w:rsidRPr="00365026">
        <w:rPr>
          <w:rFonts w:ascii="Times New Roman" w:eastAsia="Times New Roman" w:hAnsi="Times New Roman" w:cs="Times New Roman"/>
          <w:bCs/>
          <w:sz w:val="24"/>
          <w:szCs w:val="24"/>
          <w:lang w:val="en-GB" w:eastAsia="en-GB"/>
        </w:rPr>
        <w:fldChar w:fldCharType="separate"/>
      </w:r>
      <w:r w:rsidR="00622933">
        <w:rPr>
          <w:rFonts w:ascii="Times New Roman" w:eastAsia="Times New Roman" w:hAnsi="Times New Roman" w:cs="Times New Roman"/>
          <w:bCs/>
          <w:noProof/>
          <w:sz w:val="24"/>
          <w:szCs w:val="24"/>
          <w:lang w:val="en-GB" w:eastAsia="en-GB"/>
        </w:rPr>
        <w:t>(48, 75)</w:t>
      </w:r>
      <w:r w:rsidR="00F005FF" w:rsidRPr="00365026">
        <w:rPr>
          <w:rFonts w:ascii="Times New Roman" w:eastAsia="Times New Roman" w:hAnsi="Times New Roman" w:cs="Times New Roman"/>
          <w:bCs/>
          <w:sz w:val="24"/>
          <w:szCs w:val="24"/>
          <w:lang w:val="en-GB" w:eastAsia="en-GB"/>
        </w:rPr>
        <w:fldChar w:fldCharType="end"/>
      </w:r>
      <w:r w:rsidR="00F005FF" w:rsidRPr="00365026">
        <w:rPr>
          <w:rFonts w:ascii="Times New Roman" w:eastAsia="Times New Roman" w:hAnsi="Times New Roman" w:cs="Times New Roman"/>
          <w:bCs/>
          <w:sz w:val="24"/>
          <w:szCs w:val="24"/>
          <w:lang w:val="en-GB" w:eastAsia="en-GB"/>
        </w:rPr>
        <w:t xml:space="preserve">. The CBCL/1.5– 5 comprises 99 items, each rated in terms of the frequency with which the child displays given problem </w:t>
      </w:r>
      <w:proofErr w:type="spellStart"/>
      <w:r w:rsidR="00F005FF" w:rsidRPr="00365026">
        <w:rPr>
          <w:rFonts w:ascii="Times New Roman" w:eastAsia="Times New Roman" w:hAnsi="Times New Roman" w:cs="Times New Roman"/>
          <w:bCs/>
          <w:sz w:val="24"/>
          <w:szCs w:val="24"/>
          <w:lang w:val="en-GB" w:eastAsia="en-GB"/>
        </w:rPr>
        <w:t>behaviors</w:t>
      </w:r>
      <w:proofErr w:type="spellEnd"/>
      <w:r w:rsidR="00F005FF" w:rsidRPr="00365026">
        <w:rPr>
          <w:rFonts w:ascii="Times New Roman" w:eastAsia="Times New Roman" w:hAnsi="Times New Roman" w:cs="Times New Roman"/>
          <w:bCs/>
          <w:sz w:val="24"/>
          <w:szCs w:val="24"/>
          <w:lang w:val="en-GB" w:eastAsia="en-GB"/>
        </w:rPr>
        <w:t xml:space="preserve"> on a scale of 0-2 (higher scores indicating presence of the </w:t>
      </w:r>
      <w:proofErr w:type="spellStart"/>
      <w:r w:rsidR="00F005FF" w:rsidRPr="00365026">
        <w:rPr>
          <w:rFonts w:ascii="Times New Roman" w:eastAsia="Times New Roman" w:hAnsi="Times New Roman" w:cs="Times New Roman"/>
          <w:bCs/>
          <w:sz w:val="24"/>
          <w:szCs w:val="24"/>
          <w:lang w:val="en-GB" w:eastAsia="en-GB"/>
        </w:rPr>
        <w:t>behavior</w:t>
      </w:r>
      <w:proofErr w:type="spellEnd"/>
      <w:r w:rsidR="00F005FF" w:rsidRPr="00365026">
        <w:rPr>
          <w:rFonts w:ascii="Times New Roman" w:eastAsia="Times New Roman" w:hAnsi="Times New Roman" w:cs="Times New Roman"/>
          <w:bCs/>
          <w:sz w:val="24"/>
          <w:szCs w:val="24"/>
          <w:lang w:val="en-GB" w:eastAsia="en-GB"/>
        </w:rPr>
        <w:t>). CBCL scores can be summed to yield a ‘total problems’ score and an externalizing sub-scale score can also be computed. In the current study, the parent report version of the CBCL/1.5–5 externalizing</w:t>
      </w:r>
      <w:r w:rsidR="009555A6" w:rsidRPr="00365026">
        <w:rPr>
          <w:rFonts w:ascii="Times New Roman" w:eastAsia="Times New Roman" w:hAnsi="Times New Roman" w:cs="Times New Roman"/>
          <w:bCs/>
          <w:sz w:val="24"/>
          <w:szCs w:val="24"/>
          <w:lang w:val="en-GB" w:eastAsia="en-GB"/>
        </w:rPr>
        <w:t xml:space="preserve"> and </w:t>
      </w:r>
      <w:del w:id="3192" w:author="Jane Kohlhoff" w:date="2024-05-22T07:13:00Z" w16du:dateUtc="2024-05-21T21:13:00Z">
        <w:r w:rsidR="009555A6" w:rsidRPr="00365026" w:rsidDel="005B7BB5">
          <w:rPr>
            <w:rFonts w:ascii="Times New Roman" w:eastAsia="Times New Roman" w:hAnsi="Times New Roman" w:cs="Times New Roman"/>
            <w:bCs/>
            <w:sz w:val="24"/>
            <w:szCs w:val="24"/>
            <w:lang w:val="en-GB" w:eastAsia="en-GB"/>
          </w:rPr>
          <w:delText>internalising</w:delText>
        </w:r>
      </w:del>
      <w:ins w:id="3193" w:author="Jane Kohlhoff" w:date="2024-05-22T07:13:00Z" w16du:dateUtc="2024-05-21T21:13:00Z">
        <w:r w:rsidR="005B7BB5" w:rsidRPr="00365026">
          <w:rPr>
            <w:rFonts w:ascii="Times New Roman" w:eastAsia="Times New Roman" w:hAnsi="Times New Roman" w:cs="Times New Roman"/>
            <w:bCs/>
            <w:sz w:val="24"/>
            <w:szCs w:val="24"/>
            <w:lang w:val="en-GB" w:eastAsia="en-GB"/>
          </w:rPr>
          <w:t>internalizing</w:t>
        </w:r>
      </w:ins>
      <w:r w:rsidR="00F005FF" w:rsidRPr="00365026">
        <w:rPr>
          <w:rFonts w:ascii="Times New Roman" w:eastAsia="Times New Roman" w:hAnsi="Times New Roman" w:cs="Times New Roman"/>
          <w:bCs/>
          <w:sz w:val="24"/>
          <w:szCs w:val="24"/>
          <w:lang w:val="en-GB" w:eastAsia="en-GB"/>
        </w:rPr>
        <w:t xml:space="preserve"> sub-scale score</w:t>
      </w:r>
      <w:r w:rsidR="009555A6" w:rsidRPr="00365026">
        <w:rPr>
          <w:rFonts w:ascii="Times New Roman" w:eastAsia="Times New Roman" w:hAnsi="Times New Roman" w:cs="Times New Roman"/>
          <w:bCs/>
          <w:sz w:val="24"/>
          <w:szCs w:val="24"/>
          <w:lang w:val="en-GB" w:eastAsia="en-GB"/>
        </w:rPr>
        <w:t>s</w:t>
      </w:r>
      <w:r w:rsidR="00F005FF" w:rsidRPr="00365026">
        <w:rPr>
          <w:rFonts w:ascii="Times New Roman" w:eastAsia="Times New Roman" w:hAnsi="Times New Roman" w:cs="Times New Roman"/>
          <w:bCs/>
          <w:sz w:val="24"/>
          <w:szCs w:val="24"/>
          <w:lang w:val="en-GB" w:eastAsia="en-GB"/>
        </w:rPr>
        <w:t xml:space="preserve"> w</w:t>
      </w:r>
      <w:r w:rsidR="009555A6" w:rsidRPr="00365026">
        <w:rPr>
          <w:rFonts w:ascii="Times New Roman" w:eastAsia="Times New Roman" w:hAnsi="Times New Roman" w:cs="Times New Roman"/>
          <w:bCs/>
          <w:sz w:val="24"/>
          <w:szCs w:val="24"/>
          <w:lang w:val="en-GB" w:eastAsia="en-GB"/>
        </w:rPr>
        <w:t>ere</w:t>
      </w:r>
      <w:r w:rsidR="00F005FF" w:rsidRPr="00365026">
        <w:rPr>
          <w:rFonts w:ascii="Times New Roman" w:eastAsia="Times New Roman" w:hAnsi="Times New Roman" w:cs="Times New Roman"/>
          <w:bCs/>
          <w:sz w:val="24"/>
          <w:szCs w:val="24"/>
          <w:lang w:val="en-GB" w:eastAsia="en-GB"/>
        </w:rPr>
        <w:t xml:space="preserve"> used.</w:t>
      </w:r>
      <w:r w:rsidR="009555A6" w:rsidRPr="00365026">
        <w:rPr>
          <w:rFonts w:ascii="Times New Roman" w:eastAsia="Times New Roman" w:hAnsi="Times New Roman" w:cs="Times New Roman"/>
          <w:bCs/>
          <w:sz w:val="24"/>
          <w:szCs w:val="24"/>
          <w:lang w:val="en-GB" w:eastAsia="en-GB"/>
        </w:rPr>
        <w:t xml:space="preserve"> The </w:t>
      </w:r>
      <w:proofErr w:type="spellStart"/>
      <w:r w:rsidR="009555A6" w:rsidRPr="00365026">
        <w:rPr>
          <w:rFonts w:ascii="Times New Roman" w:eastAsia="Times New Roman" w:hAnsi="Times New Roman" w:cs="Times New Roman"/>
          <w:bCs/>
          <w:sz w:val="24"/>
          <w:szCs w:val="24"/>
          <w:lang w:val="en-GB" w:eastAsia="en-GB"/>
        </w:rPr>
        <w:t>cronbach’s</w:t>
      </w:r>
      <w:proofErr w:type="spellEnd"/>
      <w:r w:rsidR="009555A6" w:rsidRPr="00365026">
        <w:rPr>
          <w:rFonts w:ascii="Times New Roman" w:eastAsia="Times New Roman" w:hAnsi="Times New Roman" w:cs="Times New Roman"/>
          <w:bCs/>
          <w:sz w:val="24"/>
          <w:szCs w:val="24"/>
          <w:lang w:val="en-GB" w:eastAsia="en-GB"/>
        </w:rPr>
        <w:t xml:space="preserve"> alphas for the </w:t>
      </w:r>
      <w:del w:id="3194" w:author="Jane Kohlhoff" w:date="2024-05-22T07:12:00Z" w16du:dateUtc="2024-05-21T21:12:00Z">
        <w:r w:rsidR="009555A6" w:rsidRPr="00365026" w:rsidDel="005B7BB5">
          <w:rPr>
            <w:rFonts w:ascii="Times New Roman" w:eastAsia="Times New Roman" w:hAnsi="Times New Roman" w:cs="Times New Roman"/>
            <w:bCs/>
            <w:sz w:val="24"/>
            <w:szCs w:val="24"/>
            <w:lang w:val="en-GB" w:eastAsia="en-GB"/>
          </w:rPr>
          <w:delText>externalising</w:delText>
        </w:r>
      </w:del>
      <w:ins w:id="3195" w:author="Jane Kohlhoff" w:date="2024-05-22T07:12:00Z" w16du:dateUtc="2024-05-21T21:12:00Z">
        <w:r w:rsidR="005B7BB5" w:rsidRPr="00365026">
          <w:rPr>
            <w:rFonts w:ascii="Times New Roman" w:eastAsia="Times New Roman" w:hAnsi="Times New Roman" w:cs="Times New Roman"/>
            <w:bCs/>
            <w:sz w:val="24"/>
            <w:szCs w:val="24"/>
            <w:lang w:val="en-GB" w:eastAsia="en-GB"/>
          </w:rPr>
          <w:t>externalizing</w:t>
        </w:r>
      </w:ins>
      <w:r w:rsidR="009555A6" w:rsidRPr="00365026">
        <w:rPr>
          <w:rFonts w:ascii="Times New Roman" w:eastAsia="Times New Roman" w:hAnsi="Times New Roman" w:cs="Times New Roman"/>
          <w:bCs/>
          <w:sz w:val="24"/>
          <w:szCs w:val="24"/>
          <w:lang w:val="en-GB" w:eastAsia="en-GB"/>
        </w:rPr>
        <w:t xml:space="preserve"> and </w:t>
      </w:r>
      <w:del w:id="3196" w:author="Jane Kohlhoff" w:date="2024-05-22T07:13:00Z" w16du:dateUtc="2024-05-21T21:13:00Z">
        <w:r w:rsidR="009555A6" w:rsidRPr="00365026" w:rsidDel="005B7BB5">
          <w:rPr>
            <w:rFonts w:ascii="Times New Roman" w:eastAsia="Times New Roman" w:hAnsi="Times New Roman" w:cs="Times New Roman"/>
            <w:bCs/>
            <w:sz w:val="24"/>
            <w:szCs w:val="24"/>
            <w:lang w:val="en-GB" w:eastAsia="en-GB"/>
          </w:rPr>
          <w:delText>internalising</w:delText>
        </w:r>
      </w:del>
      <w:ins w:id="3197" w:author="Jane Kohlhoff" w:date="2024-05-22T07:13:00Z" w16du:dateUtc="2024-05-21T21:13:00Z">
        <w:r w:rsidR="005B7BB5" w:rsidRPr="00365026">
          <w:rPr>
            <w:rFonts w:ascii="Times New Roman" w:eastAsia="Times New Roman" w:hAnsi="Times New Roman" w:cs="Times New Roman"/>
            <w:bCs/>
            <w:sz w:val="24"/>
            <w:szCs w:val="24"/>
            <w:lang w:val="en-GB" w:eastAsia="en-GB"/>
          </w:rPr>
          <w:t>internalizing</w:t>
        </w:r>
      </w:ins>
      <w:r w:rsidR="009555A6" w:rsidRPr="00365026">
        <w:rPr>
          <w:rFonts w:ascii="Times New Roman" w:eastAsia="Times New Roman" w:hAnsi="Times New Roman" w:cs="Times New Roman"/>
          <w:bCs/>
          <w:sz w:val="24"/>
          <w:szCs w:val="24"/>
          <w:lang w:val="en-GB" w:eastAsia="en-GB"/>
        </w:rPr>
        <w:t xml:space="preserve"> subscales were .91 and .87, respectively.</w:t>
      </w:r>
      <w:r w:rsidRPr="00365026">
        <w:rPr>
          <w:rFonts w:ascii="Times New Roman" w:eastAsia="Times New Roman" w:hAnsi="Times New Roman" w:cs="Times New Roman"/>
          <w:bCs/>
          <w:sz w:val="24"/>
          <w:szCs w:val="24"/>
          <w:lang w:val="en-GB" w:eastAsia="en-GB"/>
        </w:rPr>
        <w:t xml:space="preserve"> </w:t>
      </w:r>
    </w:p>
    <w:p w14:paraId="543C5374" w14:textId="4794850A" w:rsidR="00F005FF" w:rsidRPr="00365026" w:rsidRDefault="0065248C" w:rsidP="00BF2DFD">
      <w:pPr>
        <w:widowControl w:val="0"/>
        <w:autoSpaceDE w:val="0"/>
        <w:autoSpaceDN w:val="0"/>
        <w:adjustRightInd w:val="0"/>
        <w:spacing w:line="480" w:lineRule="auto"/>
        <w:ind w:firstLine="720"/>
        <w:contextualSpacing/>
        <w:rPr>
          <w:rFonts w:ascii="Times New Roman" w:eastAsia="Times New Roman" w:hAnsi="Times New Roman" w:cs="Times New Roman"/>
          <w:bCs/>
          <w:sz w:val="24"/>
          <w:szCs w:val="24"/>
          <w:lang w:val="en-GB" w:eastAsia="en-GB"/>
        </w:rPr>
      </w:pPr>
      <w:r w:rsidRPr="00365026">
        <w:rPr>
          <w:rFonts w:ascii="Times New Roman" w:eastAsia="Times New Roman" w:hAnsi="Times New Roman" w:cs="Times New Roman"/>
          <w:bCs/>
          <w:sz w:val="24"/>
          <w:szCs w:val="24"/>
          <w:lang w:val="en-GB" w:eastAsia="en-GB"/>
        </w:rPr>
        <w:t xml:space="preserve">The </w:t>
      </w:r>
      <w:r w:rsidR="00A9266F" w:rsidRPr="00365026">
        <w:rPr>
          <w:rFonts w:ascii="Times New Roman" w:eastAsia="Times New Roman" w:hAnsi="Times New Roman" w:cs="Times New Roman"/>
          <w:bCs/>
          <w:sz w:val="24"/>
          <w:szCs w:val="24"/>
          <w:lang w:val="en-GB" w:eastAsia="en-GB"/>
        </w:rPr>
        <w:t xml:space="preserve">‘General Problems’ scale </w:t>
      </w:r>
      <w:r w:rsidR="00836EE1" w:rsidRPr="00365026">
        <w:rPr>
          <w:rFonts w:ascii="Times New Roman" w:eastAsia="Times New Roman" w:hAnsi="Times New Roman" w:cs="Times New Roman"/>
          <w:bCs/>
          <w:sz w:val="24"/>
          <w:szCs w:val="24"/>
          <w:lang w:val="en-GB" w:eastAsia="en-GB"/>
        </w:rPr>
        <w:t xml:space="preserve">of the BITSEA (described above) </w:t>
      </w:r>
      <w:r w:rsidR="00A9266F" w:rsidRPr="00365026">
        <w:rPr>
          <w:rFonts w:ascii="Times New Roman" w:eastAsia="Times New Roman" w:hAnsi="Times New Roman" w:cs="Times New Roman"/>
          <w:bCs/>
          <w:sz w:val="24"/>
          <w:szCs w:val="24"/>
          <w:lang w:val="en-GB" w:eastAsia="en-GB"/>
        </w:rPr>
        <w:t xml:space="preserve">was used in the current study as a general measure of problematic child </w:t>
      </w:r>
      <w:del w:id="3198" w:author="Jane Kohlhoff" w:date="2024-05-22T07:11:00Z" w16du:dateUtc="2024-05-21T21:11:00Z">
        <w:r w:rsidR="00A9266F" w:rsidRPr="00365026" w:rsidDel="003A01DB">
          <w:rPr>
            <w:rFonts w:ascii="Times New Roman" w:eastAsia="Times New Roman" w:hAnsi="Times New Roman" w:cs="Times New Roman"/>
            <w:bCs/>
            <w:sz w:val="24"/>
            <w:szCs w:val="24"/>
            <w:lang w:val="en-GB" w:eastAsia="en-GB"/>
          </w:rPr>
          <w:delText>behaviour</w:delText>
        </w:r>
      </w:del>
      <w:proofErr w:type="spellStart"/>
      <w:ins w:id="3199" w:author="Jane Kohlhoff" w:date="2024-05-22T07:11:00Z" w16du:dateUtc="2024-05-21T21:11:00Z">
        <w:r w:rsidR="003A01DB" w:rsidRPr="00365026">
          <w:rPr>
            <w:rFonts w:ascii="Times New Roman" w:eastAsia="Times New Roman" w:hAnsi="Times New Roman" w:cs="Times New Roman"/>
            <w:bCs/>
            <w:sz w:val="24"/>
            <w:szCs w:val="24"/>
            <w:lang w:val="en-GB" w:eastAsia="en-GB"/>
          </w:rPr>
          <w:t>behavior</w:t>
        </w:r>
      </w:ins>
      <w:proofErr w:type="spellEnd"/>
      <w:r w:rsidR="00A9266F" w:rsidRPr="00365026">
        <w:rPr>
          <w:rFonts w:ascii="Times New Roman" w:eastAsia="Times New Roman" w:hAnsi="Times New Roman" w:cs="Times New Roman"/>
          <w:bCs/>
          <w:sz w:val="24"/>
          <w:szCs w:val="24"/>
          <w:lang w:val="en-GB" w:eastAsia="en-GB"/>
        </w:rPr>
        <w:t>. The Cronbach’s alpha for the BITSEA general problems scale at T1 was .83.</w:t>
      </w:r>
    </w:p>
    <w:bookmarkEnd w:id="2366"/>
    <w:p w14:paraId="295A606F" w14:textId="3F343C3B" w:rsidR="00F005FF" w:rsidRPr="00365026" w:rsidRDefault="00F005FF" w:rsidP="00F005FF">
      <w:pPr>
        <w:widowControl w:val="0"/>
        <w:autoSpaceDE w:val="0"/>
        <w:autoSpaceDN w:val="0"/>
        <w:adjustRightInd w:val="0"/>
        <w:spacing w:line="480" w:lineRule="auto"/>
        <w:rPr>
          <w:rFonts w:ascii="Times New Roman" w:hAnsi="Times New Roman" w:cs="Times New Roman"/>
          <w:b/>
          <w:color w:val="000000"/>
          <w:sz w:val="24"/>
          <w:szCs w:val="24"/>
          <w:lang w:val="en-US"/>
          <w:rPrChange w:id="3200" w:author="Jane Kohlhoff" w:date="2024-06-11T09:53:00Z" w16du:dateUtc="2024-06-10T23:53:00Z">
            <w:rPr>
              <w:rFonts w:ascii="Times" w:hAnsi="Times" w:cs="Helvetica"/>
              <w:b/>
              <w:color w:val="000000"/>
              <w:sz w:val="24"/>
              <w:szCs w:val="24"/>
              <w:lang w:val="en-US"/>
            </w:rPr>
          </w:rPrChange>
        </w:rPr>
      </w:pPr>
      <w:r w:rsidRPr="00365026">
        <w:rPr>
          <w:rFonts w:ascii="Times New Roman" w:hAnsi="Times New Roman" w:cs="Times New Roman"/>
          <w:b/>
          <w:color w:val="000000"/>
          <w:sz w:val="24"/>
          <w:szCs w:val="24"/>
          <w:lang w:val="en-US"/>
          <w:rPrChange w:id="3201" w:author="Jane Kohlhoff" w:date="2024-06-11T09:53:00Z" w16du:dateUtc="2024-06-10T23:53:00Z">
            <w:rPr>
              <w:rFonts w:ascii="Times" w:hAnsi="Times" w:cs="Helvetica"/>
              <w:b/>
              <w:color w:val="000000"/>
              <w:sz w:val="24"/>
              <w:szCs w:val="24"/>
              <w:lang w:val="en-US"/>
            </w:rPr>
          </w:rPrChange>
        </w:rPr>
        <w:t xml:space="preserve">Statistical </w:t>
      </w:r>
      <w:ins w:id="3202" w:author="Jane Kohlhoff" w:date="2024-06-11T08:10:00Z" w16du:dateUtc="2024-06-10T22:10:00Z">
        <w:r w:rsidR="006633D3" w:rsidRPr="00365026">
          <w:rPr>
            <w:rFonts w:ascii="Times New Roman" w:hAnsi="Times New Roman" w:cs="Times New Roman"/>
            <w:b/>
            <w:color w:val="000000"/>
            <w:sz w:val="24"/>
            <w:szCs w:val="24"/>
            <w:lang w:val="en-US"/>
            <w:rPrChange w:id="3203" w:author="Jane Kohlhoff" w:date="2024-06-11T09:53:00Z" w16du:dateUtc="2024-06-10T23:53:00Z">
              <w:rPr>
                <w:rFonts w:ascii="Times" w:hAnsi="Times" w:cs="Helvetica"/>
                <w:b/>
                <w:color w:val="000000"/>
                <w:sz w:val="24"/>
                <w:szCs w:val="24"/>
                <w:lang w:val="en-US"/>
              </w:rPr>
            </w:rPrChange>
          </w:rPr>
          <w:t>A</w:t>
        </w:r>
      </w:ins>
      <w:del w:id="3204" w:author="Jane Kohlhoff" w:date="2024-06-11T08:10:00Z" w16du:dateUtc="2024-06-10T22:10:00Z">
        <w:r w:rsidRPr="00365026" w:rsidDel="006633D3">
          <w:rPr>
            <w:rFonts w:ascii="Times New Roman" w:hAnsi="Times New Roman" w:cs="Times New Roman"/>
            <w:b/>
            <w:color w:val="000000"/>
            <w:sz w:val="24"/>
            <w:szCs w:val="24"/>
            <w:lang w:val="en-US"/>
            <w:rPrChange w:id="3205" w:author="Jane Kohlhoff" w:date="2024-06-11T09:53:00Z" w16du:dateUtc="2024-06-10T23:53:00Z">
              <w:rPr>
                <w:rFonts w:ascii="Times" w:hAnsi="Times" w:cs="Helvetica"/>
                <w:b/>
                <w:color w:val="000000"/>
                <w:sz w:val="24"/>
                <w:szCs w:val="24"/>
                <w:lang w:val="en-US"/>
              </w:rPr>
            </w:rPrChange>
          </w:rPr>
          <w:delText>a</w:delText>
        </w:r>
      </w:del>
      <w:r w:rsidRPr="00365026">
        <w:rPr>
          <w:rFonts w:ascii="Times New Roman" w:hAnsi="Times New Roman" w:cs="Times New Roman"/>
          <w:b/>
          <w:color w:val="000000"/>
          <w:sz w:val="24"/>
          <w:szCs w:val="24"/>
          <w:lang w:val="en-US"/>
          <w:rPrChange w:id="3206" w:author="Jane Kohlhoff" w:date="2024-06-11T09:53:00Z" w16du:dateUtc="2024-06-10T23:53:00Z">
            <w:rPr>
              <w:rFonts w:ascii="Times" w:hAnsi="Times" w:cs="Helvetica"/>
              <w:b/>
              <w:color w:val="000000"/>
              <w:sz w:val="24"/>
              <w:szCs w:val="24"/>
              <w:lang w:val="en-US"/>
            </w:rPr>
          </w:rPrChange>
        </w:rPr>
        <w:t>nalysis</w:t>
      </w:r>
    </w:p>
    <w:p w14:paraId="3452CA19" w14:textId="08F64155" w:rsidR="00662E07" w:rsidRPr="00365026" w:rsidRDefault="00FB736D" w:rsidP="00662E07">
      <w:pPr>
        <w:spacing w:line="480" w:lineRule="auto"/>
        <w:ind w:firstLine="720"/>
        <w:rPr>
          <w:rFonts w:ascii="Times New Roman" w:hAnsi="Times New Roman" w:cs="Times New Roman"/>
          <w:color w:val="000000"/>
          <w:sz w:val="24"/>
          <w:szCs w:val="24"/>
          <w:lang w:val="en-US"/>
          <w:rPrChange w:id="3207" w:author="Jane Kohlhoff" w:date="2024-06-11T09:53:00Z" w16du:dateUtc="2024-06-10T23:53:00Z">
            <w:rPr>
              <w:rFonts w:ascii="Times" w:hAnsi="Times" w:cs="Helvetica"/>
              <w:color w:val="000000"/>
              <w:sz w:val="24"/>
              <w:szCs w:val="24"/>
              <w:lang w:val="en-US"/>
            </w:rPr>
          </w:rPrChange>
        </w:rPr>
      </w:pPr>
      <w:r w:rsidRPr="00365026">
        <w:rPr>
          <w:rFonts w:ascii="Times New Roman" w:hAnsi="Times New Roman" w:cs="Times New Roman"/>
          <w:color w:val="000000"/>
          <w:sz w:val="24"/>
          <w:szCs w:val="24"/>
          <w:lang w:val="en-US"/>
          <w:rPrChange w:id="3208" w:author="Jane Kohlhoff" w:date="2024-06-11T09:53:00Z" w16du:dateUtc="2024-06-10T23:53:00Z">
            <w:rPr>
              <w:rFonts w:ascii="Times" w:hAnsi="Times" w:cs="Helvetica"/>
              <w:color w:val="000000"/>
              <w:sz w:val="24"/>
              <w:szCs w:val="24"/>
              <w:lang w:val="en-US"/>
            </w:rPr>
          </w:rPrChange>
        </w:rPr>
        <w:t>Demographic variables were examined with basic desc</w:t>
      </w:r>
      <w:r w:rsidR="00CB5520" w:rsidRPr="00365026">
        <w:rPr>
          <w:rFonts w:ascii="Times New Roman" w:hAnsi="Times New Roman" w:cs="Times New Roman"/>
          <w:color w:val="000000"/>
          <w:sz w:val="24"/>
          <w:szCs w:val="24"/>
          <w:lang w:val="en-US"/>
          <w:rPrChange w:id="3209" w:author="Jane Kohlhoff" w:date="2024-06-11T09:53:00Z" w16du:dateUtc="2024-06-10T23:53:00Z">
            <w:rPr>
              <w:rFonts w:ascii="Times" w:hAnsi="Times" w:cs="Helvetica"/>
              <w:color w:val="000000"/>
              <w:sz w:val="24"/>
              <w:szCs w:val="24"/>
              <w:lang w:val="en-US"/>
            </w:rPr>
          </w:rPrChange>
        </w:rPr>
        <w:t>r</w:t>
      </w:r>
      <w:r w:rsidRPr="00365026">
        <w:rPr>
          <w:rFonts w:ascii="Times New Roman" w:hAnsi="Times New Roman" w:cs="Times New Roman"/>
          <w:color w:val="000000"/>
          <w:sz w:val="24"/>
          <w:szCs w:val="24"/>
          <w:lang w:val="en-US"/>
          <w:rPrChange w:id="3210" w:author="Jane Kohlhoff" w:date="2024-06-11T09:53:00Z" w16du:dateUtc="2024-06-10T23:53:00Z">
            <w:rPr>
              <w:rFonts w:ascii="Times" w:hAnsi="Times" w:cs="Helvetica"/>
              <w:color w:val="000000"/>
              <w:sz w:val="24"/>
              <w:szCs w:val="24"/>
              <w:lang w:val="en-US"/>
            </w:rPr>
          </w:rPrChange>
        </w:rPr>
        <w:t>iptive statistics.</w:t>
      </w:r>
      <w:r w:rsidR="003C2D9C" w:rsidRPr="00365026">
        <w:rPr>
          <w:rFonts w:ascii="Times New Roman" w:hAnsi="Times New Roman" w:cs="Times New Roman"/>
          <w:color w:val="000000"/>
          <w:sz w:val="24"/>
          <w:szCs w:val="24"/>
          <w:lang w:val="en-US"/>
          <w:rPrChange w:id="3211" w:author="Jane Kohlhoff" w:date="2024-06-11T09:53:00Z" w16du:dateUtc="2024-06-10T23:53:00Z">
            <w:rPr>
              <w:rFonts w:ascii="Times" w:hAnsi="Times" w:cs="Helvetica"/>
              <w:color w:val="000000"/>
              <w:sz w:val="24"/>
              <w:szCs w:val="24"/>
              <w:lang w:val="en-US"/>
            </w:rPr>
          </w:rPrChange>
        </w:rPr>
        <w:t xml:space="preserve"> Frequencies and percentages for categorical variables and means and standard deviations </w:t>
      </w:r>
      <w:r w:rsidR="00EC6F8B" w:rsidRPr="00365026">
        <w:rPr>
          <w:rFonts w:ascii="Times New Roman" w:hAnsi="Times New Roman" w:cs="Times New Roman"/>
          <w:color w:val="000000"/>
          <w:sz w:val="24"/>
          <w:szCs w:val="24"/>
          <w:lang w:val="en-US"/>
          <w:rPrChange w:id="3212" w:author="Jane Kohlhoff" w:date="2024-06-11T09:53:00Z" w16du:dateUtc="2024-06-10T23:53:00Z">
            <w:rPr>
              <w:rFonts w:ascii="Times" w:hAnsi="Times" w:cs="Helvetica"/>
              <w:color w:val="000000"/>
              <w:sz w:val="24"/>
              <w:szCs w:val="24"/>
              <w:lang w:val="en-US"/>
            </w:rPr>
          </w:rPrChange>
        </w:rPr>
        <w:t xml:space="preserve">(for </w:t>
      </w:r>
      <w:proofErr w:type="gramStart"/>
      <w:r w:rsidR="00EC6F8B" w:rsidRPr="00365026">
        <w:rPr>
          <w:rFonts w:ascii="Times New Roman" w:hAnsi="Times New Roman" w:cs="Times New Roman"/>
          <w:color w:val="000000"/>
          <w:sz w:val="24"/>
          <w:szCs w:val="24"/>
          <w:lang w:val="en-US"/>
          <w:rPrChange w:id="3213" w:author="Jane Kohlhoff" w:date="2024-06-11T09:53:00Z" w16du:dateUtc="2024-06-10T23:53:00Z">
            <w:rPr>
              <w:rFonts w:ascii="Times" w:hAnsi="Times" w:cs="Helvetica"/>
              <w:color w:val="000000"/>
              <w:sz w:val="24"/>
              <w:szCs w:val="24"/>
              <w:lang w:val="en-US"/>
            </w:rPr>
          </w:rPrChange>
        </w:rPr>
        <w:t>normally-distributed</w:t>
      </w:r>
      <w:proofErr w:type="gramEnd"/>
      <w:r w:rsidR="00EC6F8B" w:rsidRPr="00365026">
        <w:rPr>
          <w:rFonts w:ascii="Times New Roman" w:hAnsi="Times New Roman" w:cs="Times New Roman"/>
          <w:color w:val="000000"/>
          <w:sz w:val="24"/>
          <w:szCs w:val="24"/>
          <w:lang w:val="en-US"/>
          <w:rPrChange w:id="3214" w:author="Jane Kohlhoff" w:date="2024-06-11T09:53:00Z" w16du:dateUtc="2024-06-10T23:53:00Z">
            <w:rPr>
              <w:rFonts w:ascii="Times" w:hAnsi="Times" w:cs="Helvetica"/>
              <w:color w:val="000000"/>
              <w:sz w:val="24"/>
              <w:szCs w:val="24"/>
              <w:lang w:val="en-US"/>
            </w:rPr>
          </w:rPrChange>
        </w:rPr>
        <w:t xml:space="preserve"> variables) </w:t>
      </w:r>
      <w:r w:rsidR="00E70A12" w:rsidRPr="00365026">
        <w:rPr>
          <w:rFonts w:ascii="Times New Roman" w:hAnsi="Times New Roman" w:cs="Times New Roman"/>
          <w:color w:val="000000"/>
          <w:sz w:val="24"/>
          <w:szCs w:val="24"/>
          <w:lang w:val="en-US"/>
          <w:rPrChange w:id="3215" w:author="Jane Kohlhoff" w:date="2024-06-11T09:53:00Z" w16du:dateUtc="2024-06-10T23:53:00Z">
            <w:rPr>
              <w:rFonts w:ascii="Times" w:hAnsi="Times" w:cs="Helvetica"/>
              <w:color w:val="000000"/>
              <w:sz w:val="24"/>
              <w:szCs w:val="24"/>
              <w:lang w:val="en-US"/>
            </w:rPr>
          </w:rPrChange>
        </w:rPr>
        <w:t xml:space="preserve">or medians and first and third quartiles </w:t>
      </w:r>
      <w:r w:rsidR="00EC6F8B" w:rsidRPr="00365026">
        <w:rPr>
          <w:rFonts w:ascii="Times New Roman" w:hAnsi="Times New Roman" w:cs="Times New Roman"/>
          <w:color w:val="000000"/>
          <w:sz w:val="24"/>
          <w:szCs w:val="24"/>
          <w:lang w:val="en-US"/>
          <w:rPrChange w:id="3216" w:author="Jane Kohlhoff" w:date="2024-06-11T09:53:00Z" w16du:dateUtc="2024-06-10T23:53:00Z">
            <w:rPr>
              <w:rFonts w:ascii="Times" w:hAnsi="Times" w:cs="Helvetica"/>
              <w:color w:val="000000"/>
              <w:sz w:val="24"/>
              <w:szCs w:val="24"/>
              <w:lang w:val="en-US"/>
            </w:rPr>
          </w:rPrChange>
        </w:rPr>
        <w:t xml:space="preserve">(for skewed variables) </w:t>
      </w:r>
      <w:r w:rsidR="00E70A12" w:rsidRPr="00365026">
        <w:rPr>
          <w:rFonts w:ascii="Times New Roman" w:hAnsi="Times New Roman" w:cs="Times New Roman"/>
          <w:color w:val="000000"/>
          <w:sz w:val="24"/>
          <w:szCs w:val="24"/>
          <w:lang w:val="en-US"/>
          <w:rPrChange w:id="3217" w:author="Jane Kohlhoff" w:date="2024-06-11T09:53:00Z" w16du:dateUtc="2024-06-10T23:53:00Z">
            <w:rPr>
              <w:rFonts w:ascii="Times" w:hAnsi="Times" w:cs="Helvetica"/>
              <w:color w:val="000000"/>
              <w:sz w:val="24"/>
              <w:szCs w:val="24"/>
              <w:lang w:val="en-US"/>
            </w:rPr>
          </w:rPrChange>
        </w:rPr>
        <w:t xml:space="preserve">were </w:t>
      </w:r>
      <w:r w:rsidR="00EC6F8B" w:rsidRPr="00365026">
        <w:rPr>
          <w:rFonts w:ascii="Times New Roman" w:hAnsi="Times New Roman" w:cs="Times New Roman"/>
          <w:color w:val="000000"/>
          <w:sz w:val="24"/>
          <w:szCs w:val="24"/>
          <w:lang w:val="en-US"/>
          <w:rPrChange w:id="3218" w:author="Jane Kohlhoff" w:date="2024-06-11T09:53:00Z" w16du:dateUtc="2024-06-10T23:53:00Z">
            <w:rPr>
              <w:rFonts w:ascii="Times" w:hAnsi="Times" w:cs="Helvetica"/>
              <w:color w:val="000000"/>
              <w:sz w:val="24"/>
              <w:szCs w:val="24"/>
              <w:lang w:val="en-US"/>
            </w:rPr>
          </w:rPrChange>
        </w:rPr>
        <w:t>calculated</w:t>
      </w:r>
      <w:r w:rsidR="00E70A12" w:rsidRPr="00365026">
        <w:rPr>
          <w:rFonts w:ascii="Times New Roman" w:hAnsi="Times New Roman" w:cs="Times New Roman"/>
          <w:color w:val="000000"/>
          <w:sz w:val="24"/>
          <w:szCs w:val="24"/>
          <w:lang w:val="en-US"/>
          <w:rPrChange w:id="3219" w:author="Jane Kohlhoff" w:date="2024-06-11T09:53:00Z" w16du:dateUtc="2024-06-10T23:53:00Z">
            <w:rPr>
              <w:rFonts w:ascii="Times" w:hAnsi="Times" w:cs="Helvetica"/>
              <w:color w:val="000000"/>
              <w:sz w:val="24"/>
              <w:szCs w:val="24"/>
              <w:lang w:val="en-US"/>
            </w:rPr>
          </w:rPrChange>
        </w:rPr>
        <w:t xml:space="preserve"> </w:t>
      </w:r>
      <w:r w:rsidR="00EC6F8B" w:rsidRPr="00365026">
        <w:rPr>
          <w:rFonts w:ascii="Times New Roman" w:hAnsi="Times New Roman" w:cs="Times New Roman"/>
          <w:color w:val="000000"/>
          <w:sz w:val="24"/>
          <w:szCs w:val="24"/>
          <w:lang w:val="en-US"/>
          <w:rPrChange w:id="3220" w:author="Jane Kohlhoff" w:date="2024-06-11T09:53:00Z" w16du:dateUtc="2024-06-10T23:53:00Z">
            <w:rPr>
              <w:rFonts w:ascii="Times" w:hAnsi="Times" w:cs="Helvetica"/>
              <w:color w:val="000000"/>
              <w:sz w:val="24"/>
              <w:szCs w:val="24"/>
              <w:lang w:val="en-US"/>
            </w:rPr>
          </w:rPrChange>
        </w:rPr>
        <w:t xml:space="preserve">for </w:t>
      </w:r>
      <w:r w:rsidR="00E70A12" w:rsidRPr="00365026">
        <w:rPr>
          <w:rFonts w:ascii="Times New Roman" w:hAnsi="Times New Roman" w:cs="Times New Roman"/>
          <w:color w:val="000000"/>
          <w:sz w:val="24"/>
          <w:szCs w:val="24"/>
          <w:lang w:val="en-US"/>
          <w:rPrChange w:id="3221" w:author="Jane Kohlhoff" w:date="2024-06-11T09:53:00Z" w16du:dateUtc="2024-06-10T23:53:00Z">
            <w:rPr>
              <w:rFonts w:ascii="Times" w:hAnsi="Times" w:cs="Helvetica"/>
              <w:color w:val="000000"/>
              <w:sz w:val="24"/>
              <w:szCs w:val="24"/>
              <w:lang w:val="en-US"/>
            </w:rPr>
          </w:rPrChange>
        </w:rPr>
        <w:t>quantitative variables</w:t>
      </w:r>
      <w:r w:rsidR="00EC6F8B" w:rsidRPr="00365026">
        <w:rPr>
          <w:rFonts w:ascii="Times New Roman" w:hAnsi="Times New Roman" w:cs="Times New Roman"/>
          <w:color w:val="000000"/>
          <w:sz w:val="24"/>
          <w:szCs w:val="24"/>
          <w:lang w:val="en-US"/>
          <w:rPrChange w:id="3222" w:author="Jane Kohlhoff" w:date="2024-06-11T09:53:00Z" w16du:dateUtc="2024-06-10T23:53:00Z">
            <w:rPr>
              <w:rFonts w:ascii="Times" w:hAnsi="Times" w:cs="Helvetica"/>
              <w:color w:val="000000"/>
              <w:sz w:val="24"/>
              <w:szCs w:val="24"/>
              <w:lang w:val="en-US"/>
            </w:rPr>
          </w:rPrChange>
        </w:rPr>
        <w:t>.</w:t>
      </w:r>
      <w:r w:rsidR="00E70A12" w:rsidRPr="00365026">
        <w:rPr>
          <w:rFonts w:ascii="Times New Roman" w:hAnsi="Times New Roman" w:cs="Times New Roman"/>
          <w:color w:val="000000"/>
          <w:sz w:val="24"/>
          <w:szCs w:val="24"/>
          <w:lang w:val="en-US"/>
          <w:rPrChange w:id="3223" w:author="Jane Kohlhoff" w:date="2024-06-11T09:53:00Z" w16du:dateUtc="2024-06-10T23:53:00Z">
            <w:rPr>
              <w:rFonts w:ascii="Times" w:hAnsi="Times" w:cs="Helvetica"/>
              <w:color w:val="000000"/>
              <w:sz w:val="24"/>
              <w:szCs w:val="24"/>
              <w:lang w:val="en-US"/>
            </w:rPr>
          </w:rPrChange>
        </w:rPr>
        <w:t xml:space="preserve"> </w:t>
      </w:r>
    </w:p>
    <w:p w14:paraId="7F161241" w14:textId="0F6F2FE5" w:rsidR="00287868" w:rsidRPr="00365026" w:rsidRDefault="000E74D1" w:rsidP="00662E07">
      <w:pPr>
        <w:spacing w:line="480" w:lineRule="auto"/>
        <w:ind w:firstLine="720"/>
        <w:rPr>
          <w:rFonts w:ascii="Times New Roman" w:hAnsi="Times New Roman" w:cs="Times New Roman"/>
          <w:color w:val="000000"/>
          <w:sz w:val="24"/>
          <w:szCs w:val="24"/>
          <w:lang w:val="en-US"/>
          <w:rPrChange w:id="3224" w:author="Jane Kohlhoff" w:date="2024-06-11T09:53:00Z" w16du:dateUtc="2024-06-10T23:53:00Z">
            <w:rPr>
              <w:rFonts w:ascii="Times" w:hAnsi="Times" w:cs="Helvetica"/>
              <w:color w:val="000000"/>
              <w:sz w:val="24"/>
              <w:szCs w:val="24"/>
              <w:lang w:val="en-US"/>
            </w:rPr>
          </w:rPrChange>
        </w:rPr>
      </w:pPr>
      <w:r w:rsidRPr="00365026">
        <w:rPr>
          <w:rFonts w:ascii="Times New Roman" w:hAnsi="Times New Roman" w:cs="Times New Roman"/>
          <w:color w:val="000000"/>
          <w:sz w:val="24"/>
          <w:szCs w:val="24"/>
          <w:lang w:val="en-US"/>
          <w:rPrChange w:id="3225" w:author="Jane Kohlhoff" w:date="2024-06-11T09:53:00Z" w16du:dateUtc="2024-06-10T23:53:00Z">
            <w:rPr>
              <w:rFonts w:ascii="Times" w:hAnsi="Times" w:cs="Helvetica"/>
              <w:color w:val="000000"/>
              <w:sz w:val="24"/>
              <w:szCs w:val="24"/>
              <w:lang w:val="en-US"/>
            </w:rPr>
          </w:rPrChange>
        </w:rPr>
        <w:t>C</w:t>
      </w:r>
      <w:r w:rsidR="00287868" w:rsidRPr="00365026">
        <w:rPr>
          <w:rFonts w:ascii="Times New Roman" w:hAnsi="Times New Roman" w:cs="Times New Roman"/>
          <w:color w:val="000000"/>
          <w:sz w:val="24"/>
          <w:szCs w:val="24"/>
          <w:lang w:val="en-US"/>
          <w:rPrChange w:id="3226" w:author="Jane Kohlhoff" w:date="2024-06-11T09:53:00Z" w16du:dateUtc="2024-06-10T23:53:00Z">
            <w:rPr>
              <w:rFonts w:ascii="Times" w:hAnsi="Times" w:cs="Helvetica"/>
              <w:color w:val="000000"/>
              <w:sz w:val="24"/>
              <w:szCs w:val="24"/>
              <w:lang w:val="en-US"/>
            </w:rPr>
          </w:rPrChange>
        </w:rPr>
        <w:t>ontinuous outcome variables were</w:t>
      </w:r>
      <w:r w:rsidRPr="00365026">
        <w:rPr>
          <w:rFonts w:ascii="Times New Roman" w:hAnsi="Times New Roman" w:cs="Times New Roman"/>
          <w:color w:val="000000"/>
          <w:sz w:val="24"/>
          <w:szCs w:val="24"/>
          <w:lang w:val="en-US"/>
          <w:rPrChange w:id="3227" w:author="Jane Kohlhoff" w:date="2024-06-11T09:53:00Z" w16du:dateUtc="2024-06-10T23:53:00Z">
            <w:rPr>
              <w:rFonts w:ascii="Times" w:hAnsi="Times" w:cs="Helvetica"/>
              <w:color w:val="000000"/>
              <w:sz w:val="24"/>
              <w:szCs w:val="24"/>
              <w:lang w:val="en-US"/>
            </w:rPr>
          </w:rPrChange>
        </w:rPr>
        <w:t xml:space="preserve"> then</w:t>
      </w:r>
      <w:r w:rsidR="00287868" w:rsidRPr="00365026">
        <w:rPr>
          <w:rFonts w:ascii="Times New Roman" w:hAnsi="Times New Roman" w:cs="Times New Roman"/>
          <w:color w:val="000000"/>
          <w:sz w:val="24"/>
          <w:szCs w:val="24"/>
          <w:lang w:val="en-US"/>
          <w:rPrChange w:id="3228" w:author="Jane Kohlhoff" w:date="2024-06-11T09:53:00Z" w16du:dateUtc="2024-06-10T23:53:00Z">
            <w:rPr>
              <w:rFonts w:ascii="Times" w:hAnsi="Times" w:cs="Helvetica"/>
              <w:color w:val="000000"/>
              <w:sz w:val="24"/>
              <w:szCs w:val="24"/>
              <w:lang w:val="en-US"/>
            </w:rPr>
          </w:rPrChange>
        </w:rPr>
        <w:t xml:space="preserve"> analyzed across the three time </w:t>
      </w:r>
      <w:del w:id="3229" w:author="Jane Kohlhoff" w:date="2024-06-11T08:10:00Z" w16du:dateUtc="2024-06-10T22:10:00Z">
        <w:r w:rsidR="00287868" w:rsidRPr="00365026" w:rsidDel="006633D3">
          <w:rPr>
            <w:rFonts w:ascii="Times New Roman" w:hAnsi="Times New Roman" w:cs="Times New Roman"/>
            <w:color w:val="000000"/>
            <w:sz w:val="24"/>
            <w:szCs w:val="24"/>
            <w:lang w:val="en-US"/>
            <w:rPrChange w:id="3230" w:author="Jane Kohlhoff" w:date="2024-06-11T09:53:00Z" w16du:dateUtc="2024-06-10T23:53:00Z">
              <w:rPr>
                <w:rFonts w:ascii="Times" w:hAnsi="Times" w:cs="Helvetica"/>
                <w:color w:val="000000"/>
                <w:sz w:val="24"/>
                <w:szCs w:val="24"/>
                <w:lang w:val="en-US"/>
              </w:rPr>
            </w:rPrChange>
          </w:rPr>
          <w:delText xml:space="preserve">conditions </w:delText>
        </w:r>
      </w:del>
      <w:ins w:id="3231" w:author="Jane Kohlhoff" w:date="2024-06-11T08:10:00Z" w16du:dateUtc="2024-06-10T22:10:00Z">
        <w:r w:rsidR="006633D3" w:rsidRPr="00365026">
          <w:rPr>
            <w:rFonts w:ascii="Times New Roman" w:hAnsi="Times New Roman" w:cs="Times New Roman"/>
            <w:color w:val="000000"/>
            <w:sz w:val="24"/>
            <w:szCs w:val="24"/>
            <w:lang w:val="en-US"/>
            <w:rPrChange w:id="3232" w:author="Jane Kohlhoff" w:date="2024-06-11T09:53:00Z" w16du:dateUtc="2024-06-10T23:53:00Z">
              <w:rPr>
                <w:rFonts w:ascii="Times" w:hAnsi="Times" w:cs="Helvetica"/>
                <w:color w:val="000000"/>
                <w:sz w:val="24"/>
                <w:szCs w:val="24"/>
                <w:lang w:val="en-US"/>
              </w:rPr>
            </w:rPrChange>
          </w:rPr>
          <w:t xml:space="preserve">points </w:t>
        </w:r>
      </w:ins>
      <w:r w:rsidR="00287868" w:rsidRPr="00365026">
        <w:rPr>
          <w:rFonts w:ascii="Times New Roman" w:hAnsi="Times New Roman" w:cs="Times New Roman"/>
          <w:color w:val="000000"/>
          <w:sz w:val="24"/>
          <w:szCs w:val="24"/>
          <w:lang w:val="en-US"/>
          <w:rPrChange w:id="3233" w:author="Jane Kohlhoff" w:date="2024-06-11T09:53:00Z" w16du:dateUtc="2024-06-10T23:53:00Z">
            <w:rPr>
              <w:rFonts w:ascii="Times" w:hAnsi="Times" w:cs="Helvetica"/>
              <w:color w:val="000000"/>
              <w:sz w:val="24"/>
              <w:szCs w:val="24"/>
              <w:lang w:val="en-US"/>
            </w:rPr>
          </w:rPrChange>
        </w:rPr>
        <w:t xml:space="preserve">(T1, T2, T3) using a linear mixed models </w:t>
      </w:r>
      <w:r w:rsidR="003B6F02" w:rsidRPr="00365026">
        <w:rPr>
          <w:rFonts w:ascii="Times New Roman" w:hAnsi="Times New Roman" w:cs="Times New Roman"/>
          <w:color w:val="000000"/>
          <w:sz w:val="24"/>
          <w:szCs w:val="24"/>
          <w:lang w:val="en-US"/>
          <w:rPrChange w:id="3234" w:author="Jane Kohlhoff" w:date="2024-06-11T09:53:00Z" w16du:dateUtc="2024-06-10T23:53:00Z">
            <w:rPr>
              <w:rFonts w:ascii="Times" w:hAnsi="Times" w:cs="Helvetica"/>
              <w:color w:val="000000"/>
              <w:sz w:val="24"/>
              <w:szCs w:val="24"/>
              <w:lang w:val="en-US"/>
            </w:rPr>
          </w:rPrChange>
        </w:rPr>
        <w:t>with random effect for individual</w:t>
      </w:r>
      <w:r w:rsidR="001961AB" w:rsidRPr="00365026">
        <w:rPr>
          <w:rFonts w:ascii="Times New Roman" w:hAnsi="Times New Roman" w:cs="Times New Roman"/>
          <w:color w:val="000000"/>
          <w:sz w:val="24"/>
          <w:szCs w:val="24"/>
          <w:lang w:val="en-US"/>
          <w:rPrChange w:id="3235" w:author="Jane Kohlhoff" w:date="2024-06-11T09:53:00Z" w16du:dateUtc="2024-06-10T23:53:00Z">
            <w:rPr>
              <w:rFonts w:ascii="Times" w:hAnsi="Times" w:cs="Helvetica"/>
              <w:color w:val="000000"/>
              <w:sz w:val="24"/>
              <w:szCs w:val="24"/>
              <w:lang w:val="en-US"/>
            </w:rPr>
          </w:rPrChange>
        </w:rPr>
        <w:t xml:space="preserve"> and fixed effects of group, time</w:t>
      </w:r>
      <w:r w:rsidR="003B6F02" w:rsidRPr="00365026">
        <w:rPr>
          <w:rFonts w:ascii="Times New Roman" w:hAnsi="Times New Roman" w:cs="Times New Roman"/>
          <w:color w:val="000000"/>
          <w:sz w:val="24"/>
          <w:szCs w:val="24"/>
          <w:lang w:val="en-US"/>
          <w:rPrChange w:id="3236" w:author="Jane Kohlhoff" w:date="2024-06-11T09:53:00Z" w16du:dateUtc="2024-06-10T23:53:00Z">
            <w:rPr>
              <w:rFonts w:ascii="Times" w:hAnsi="Times" w:cs="Helvetica"/>
              <w:color w:val="000000"/>
              <w:sz w:val="24"/>
              <w:szCs w:val="24"/>
              <w:lang w:val="en-US"/>
            </w:rPr>
          </w:rPrChange>
        </w:rPr>
        <w:t xml:space="preserve"> </w:t>
      </w:r>
      <w:r w:rsidR="001961AB" w:rsidRPr="00365026">
        <w:rPr>
          <w:rFonts w:ascii="Times New Roman" w:hAnsi="Times New Roman" w:cs="Times New Roman"/>
          <w:color w:val="000000"/>
          <w:sz w:val="24"/>
          <w:szCs w:val="24"/>
          <w:lang w:val="en-US"/>
          <w:rPrChange w:id="3237" w:author="Jane Kohlhoff" w:date="2024-06-11T09:53:00Z" w16du:dateUtc="2024-06-10T23:53:00Z">
            <w:rPr>
              <w:rFonts w:ascii="Times" w:hAnsi="Times" w:cs="Helvetica"/>
              <w:color w:val="000000"/>
              <w:sz w:val="24"/>
              <w:szCs w:val="24"/>
              <w:lang w:val="en-US"/>
            </w:rPr>
          </w:rPrChange>
        </w:rPr>
        <w:t xml:space="preserve">and their interaction. </w:t>
      </w:r>
      <w:r w:rsidR="00287868" w:rsidRPr="00365026">
        <w:rPr>
          <w:rFonts w:ascii="Times New Roman" w:hAnsi="Times New Roman" w:cs="Times New Roman"/>
          <w:color w:val="000000"/>
          <w:sz w:val="24"/>
          <w:szCs w:val="24"/>
          <w:lang w:val="en-US"/>
          <w:rPrChange w:id="3238" w:author="Jane Kohlhoff" w:date="2024-06-11T09:53:00Z" w16du:dateUtc="2024-06-10T23:53:00Z">
            <w:rPr>
              <w:rFonts w:ascii="Times" w:hAnsi="Times" w:cs="Helvetica"/>
              <w:color w:val="000000"/>
              <w:sz w:val="24"/>
              <w:szCs w:val="24"/>
              <w:lang w:val="en-US"/>
            </w:rPr>
          </w:rPrChange>
        </w:rPr>
        <w:t xml:space="preserve">For variables that were calculated as percentage scores (DPICS-positive </w:t>
      </w:r>
      <w:r w:rsidR="000C268D" w:rsidRPr="00365026">
        <w:rPr>
          <w:rFonts w:ascii="Times New Roman" w:hAnsi="Times New Roman" w:cs="Times New Roman"/>
          <w:color w:val="000000"/>
          <w:sz w:val="24"/>
          <w:szCs w:val="24"/>
          <w:lang w:val="en-US"/>
          <w:rPrChange w:id="3239" w:author="Jane Kohlhoff" w:date="2024-06-11T09:53:00Z" w16du:dateUtc="2024-06-10T23:53:00Z">
            <w:rPr>
              <w:rFonts w:ascii="Times" w:hAnsi="Times" w:cs="Helvetica"/>
              <w:color w:val="000000"/>
              <w:sz w:val="24"/>
              <w:szCs w:val="24"/>
              <w:lang w:val="en-US"/>
            </w:rPr>
          </w:rPrChange>
        </w:rPr>
        <w:t>verbalizations</w:t>
      </w:r>
      <w:r w:rsidR="00287868" w:rsidRPr="00365026">
        <w:rPr>
          <w:rFonts w:ascii="Times New Roman" w:hAnsi="Times New Roman" w:cs="Times New Roman"/>
          <w:color w:val="000000"/>
          <w:sz w:val="24"/>
          <w:szCs w:val="24"/>
          <w:lang w:val="en-US"/>
          <w:rPrChange w:id="3240" w:author="Jane Kohlhoff" w:date="2024-06-11T09:53:00Z" w16du:dateUtc="2024-06-10T23:53:00Z">
            <w:rPr>
              <w:rFonts w:ascii="Times" w:hAnsi="Times" w:cs="Helvetica"/>
              <w:color w:val="000000"/>
              <w:sz w:val="24"/>
              <w:szCs w:val="24"/>
              <w:lang w:val="en-US"/>
            </w:rPr>
          </w:rPrChange>
        </w:rPr>
        <w:t xml:space="preserve">, DPICS-negative </w:t>
      </w:r>
      <w:r w:rsidR="000C268D" w:rsidRPr="00365026">
        <w:rPr>
          <w:rFonts w:ascii="Times New Roman" w:hAnsi="Times New Roman" w:cs="Times New Roman"/>
          <w:color w:val="000000"/>
          <w:sz w:val="24"/>
          <w:szCs w:val="24"/>
          <w:lang w:val="en-US"/>
          <w:rPrChange w:id="3241" w:author="Jane Kohlhoff" w:date="2024-06-11T09:53:00Z" w16du:dateUtc="2024-06-10T23:53:00Z">
            <w:rPr>
              <w:rFonts w:ascii="Times" w:hAnsi="Times" w:cs="Helvetica"/>
              <w:color w:val="000000"/>
              <w:sz w:val="24"/>
              <w:szCs w:val="24"/>
              <w:lang w:val="en-US"/>
            </w:rPr>
          </w:rPrChange>
        </w:rPr>
        <w:t>verbalizations</w:t>
      </w:r>
      <w:r w:rsidR="00287868" w:rsidRPr="00365026">
        <w:rPr>
          <w:rFonts w:ascii="Times New Roman" w:hAnsi="Times New Roman" w:cs="Times New Roman"/>
          <w:color w:val="000000"/>
          <w:sz w:val="24"/>
          <w:szCs w:val="24"/>
          <w:lang w:val="en-US"/>
          <w:rPrChange w:id="3242" w:author="Jane Kohlhoff" w:date="2024-06-11T09:53:00Z" w16du:dateUtc="2024-06-10T23:53:00Z">
            <w:rPr>
              <w:rFonts w:ascii="Times" w:hAnsi="Times" w:cs="Helvetica"/>
              <w:color w:val="000000"/>
              <w:sz w:val="24"/>
              <w:szCs w:val="24"/>
              <w:lang w:val="en-US"/>
            </w:rPr>
          </w:rPrChange>
        </w:rPr>
        <w:t>, DPICS-compliance, MM-attuned, MM-non</w:t>
      </w:r>
      <w:r w:rsidR="000C268D" w:rsidRPr="00365026">
        <w:rPr>
          <w:rFonts w:ascii="Times New Roman" w:hAnsi="Times New Roman" w:cs="Times New Roman"/>
          <w:color w:val="000000"/>
          <w:sz w:val="24"/>
          <w:szCs w:val="24"/>
          <w:lang w:val="en-US"/>
          <w:rPrChange w:id="3243" w:author="Jane Kohlhoff" w:date="2024-06-11T09:53:00Z" w16du:dateUtc="2024-06-10T23:53:00Z">
            <w:rPr>
              <w:rFonts w:ascii="Times" w:hAnsi="Times" w:cs="Helvetica"/>
              <w:color w:val="000000"/>
              <w:sz w:val="24"/>
              <w:szCs w:val="24"/>
              <w:lang w:val="en-US"/>
            </w:rPr>
          </w:rPrChange>
        </w:rPr>
        <w:t>-</w:t>
      </w:r>
      <w:r w:rsidR="00287868" w:rsidRPr="00365026">
        <w:rPr>
          <w:rFonts w:ascii="Times New Roman" w:hAnsi="Times New Roman" w:cs="Times New Roman"/>
          <w:color w:val="000000"/>
          <w:sz w:val="24"/>
          <w:szCs w:val="24"/>
          <w:lang w:val="en-US"/>
          <w:rPrChange w:id="3244" w:author="Jane Kohlhoff" w:date="2024-06-11T09:53:00Z" w16du:dateUtc="2024-06-10T23:53:00Z">
            <w:rPr>
              <w:rFonts w:ascii="Times" w:hAnsi="Times" w:cs="Helvetica"/>
              <w:color w:val="000000"/>
              <w:sz w:val="24"/>
              <w:szCs w:val="24"/>
              <w:lang w:val="en-US"/>
            </w:rPr>
          </w:rPrChange>
        </w:rPr>
        <w:t xml:space="preserve">attuned), generalized linear mixed models with binomial distribution and logit link were conducted with the </w:t>
      </w:r>
      <w:r w:rsidR="00323F5E" w:rsidRPr="00365026">
        <w:rPr>
          <w:rFonts w:ascii="Times New Roman" w:hAnsi="Times New Roman" w:cs="Times New Roman"/>
          <w:color w:val="000000"/>
          <w:sz w:val="24"/>
          <w:szCs w:val="24"/>
          <w:lang w:val="en-US"/>
          <w:rPrChange w:id="3245" w:author="Jane Kohlhoff" w:date="2024-06-11T09:53:00Z" w16du:dateUtc="2024-06-10T23:53:00Z">
            <w:rPr>
              <w:rFonts w:ascii="Times" w:hAnsi="Times" w:cs="Helvetica"/>
              <w:color w:val="000000"/>
              <w:sz w:val="24"/>
              <w:szCs w:val="24"/>
              <w:lang w:val="en-US"/>
            </w:rPr>
          </w:rPrChange>
        </w:rPr>
        <w:t xml:space="preserve">total number of </w:t>
      </w:r>
      <w:r w:rsidR="000C268D" w:rsidRPr="00365026">
        <w:rPr>
          <w:rFonts w:ascii="Times New Roman" w:hAnsi="Times New Roman" w:cs="Times New Roman"/>
          <w:color w:val="000000"/>
          <w:sz w:val="24"/>
          <w:szCs w:val="24"/>
          <w:lang w:val="en-US"/>
          <w:rPrChange w:id="3246" w:author="Jane Kohlhoff" w:date="2024-06-11T09:53:00Z" w16du:dateUtc="2024-06-10T23:53:00Z">
            <w:rPr>
              <w:rFonts w:ascii="Times" w:hAnsi="Times" w:cs="Helvetica"/>
              <w:color w:val="000000"/>
              <w:sz w:val="24"/>
              <w:szCs w:val="24"/>
              <w:lang w:val="en-US"/>
            </w:rPr>
          </w:rPrChange>
        </w:rPr>
        <w:t>occurrences</w:t>
      </w:r>
      <w:r w:rsidR="00DC0EC2" w:rsidRPr="00365026">
        <w:rPr>
          <w:rFonts w:ascii="Times New Roman" w:hAnsi="Times New Roman" w:cs="Times New Roman"/>
          <w:color w:val="000000"/>
          <w:sz w:val="24"/>
          <w:szCs w:val="24"/>
          <w:lang w:val="en-US"/>
          <w:rPrChange w:id="3247" w:author="Jane Kohlhoff" w:date="2024-06-11T09:53:00Z" w16du:dateUtc="2024-06-10T23:53:00Z">
            <w:rPr>
              <w:rFonts w:ascii="Times" w:hAnsi="Times" w:cs="Helvetica"/>
              <w:color w:val="000000"/>
              <w:sz w:val="24"/>
              <w:szCs w:val="24"/>
              <w:lang w:val="en-US"/>
            </w:rPr>
          </w:rPrChange>
        </w:rPr>
        <w:t xml:space="preserve"> and the total number of opportunities </w:t>
      </w:r>
      <w:r w:rsidR="00C47B07" w:rsidRPr="00365026">
        <w:rPr>
          <w:rFonts w:ascii="Times New Roman" w:hAnsi="Times New Roman" w:cs="Times New Roman"/>
          <w:color w:val="000000"/>
          <w:sz w:val="24"/>
          <w:szCs w:val="24"/>
          <w:lang w:val="en-US"/>
          <w:rPrChange w:id="3248" w:author="Jane Kohlhoff" w:date="2024-06-11T09:53:00Z" w16du:dateUtc="2024-06-10T23:53:00Z">
            <w:rPr>
              <w:rFonts w:ascii="Times" w:hAnsi="Times" w:cs="Helvetica"/>
              <w:color w:val="000000"/>
              <w:sz w:val="24"/>
              <w:szCs w:val="24"/>
              <w:lang w:val="en-US"/>
            </w:rPr>
          </w:rPrChange>
        </w:rPr>
        <w:t xml:space="preserve">defining the proportion </w:t>
      </w:r>
      <w:r w:rsidR="00287868" w:rsidRPr="00365026">
        <w:rPr>
          <w:rFonts w:ascii="Times New Roman" w:hAnsi="Times New Roman" w:cs="Times New Roman"/>
          <w:color w:val="000000"/>
          <w:sz w:val="24"/>
          <w:szCs w:val="24"/>
          <w:lang w:val="en-US"/>
          <w:rPrChange w:id="3249" w:author="Jane Kohlhoff" w:date="2024-06-11T09:53:00Z" w16du:dateUtc="2024-06-10T23:53:00Z">
            <w:rPr>
              <w:rFonts w:ascii="Times" w:hAnsi="Times" w:cs="Helvetica"/>
              <w:color w:val="000000"/>
              <w:sz w:val="24"/>
              <w:szCs w:val="24"/>
              <w:lang w:val="en-US"/>
            </w:rPr>
          </w:rPrChange>
        </w:rPr>
        <w:t xml:space="preserve">(e.g., the proportion of all </w:t>
      </w:r>
      <w:r w:rsidR="000C268D" w:rsidRPr="00365026">
        <w:rPr>
          <w:rFonts w:ascii="Times New Roman" w:hAnsi="Times New Roman" w:cs="Times New Roman"/>
          <w:color w:val="000000"/>
          <w:sz w:val="24"/>
          <w:szCs w:val="24"/>
          <w:lang w:val="en-US"/>
          <w:rPrChange w:id="3250" w:author="Jane Kohlhoff" w:date="2024-06-11T09:53:00Z" w16du:dateUtc="2024-06-10T23:53:00Z">
            <w:rPr>
              <w:rFonts w:ascii="Times" w:hAnsi="Times" w:cs="Helvetica"/>
              <w:color w:val="000000"/>
              <w:sz w:val="24"/>
              <w:szCs w:val="24"/>
              <w:lang w:val="en-US"/>
            </w:rPr>
          </w:rPrChange>
        </w:rPr>
        <w:t>verbalizations</w:t>
      </w:r>
      <w:r w:rsidR="00287868" w:rsidRPr="00365026">
        <w:rPr>
          <w:rFonts w:ascii="Times New Roman" w:hAnsi="Times New Roman" w:cs="Times New Roman"/>
          <w:color w:val="000000"/>
          <w:sz w:val="24"/>
          <w:szCs w:val="24"/>
          <w:lang w:val="en-US"/>
          <w:rPrChange w:id="3251" w:author="Jane Kohlhoff" w:date="2024-06-11T09:53:00Z" w16du:dateUtc="2024-06-10T23:53:00Z">
            <w:rPr>
              <w:rFonts w:ascii="Times" w:hAnsi="Times" w:cs="Helvetica"/>
              <w:color w:val="000000"/>
              <w:sz w:val="24"/>
              <w:szCs w:val="24"/>
              <w:lang w:val="en-US"/>
            </w:rPr>
          </w:rPrChange>
        </w:rPr>
        <w:t xml:space="preserve"> </w:t>
      </w:r>
      <w:r w:rsidR="00C47B07" w:rsidRPr="00365026">
        <w:rPr>
          <w:rFonts w:ascii="Times New Roman" w:hAnsi="Times New Roman" w:cs="Times New Roman"/>
          <w:color w:val="000000"/>
          <w:sz w:val="24"/>
          <w:szCs w:val="24"/>
          <w:lang w:val="en-US"/>
          <w:rPrChange w:id="3252" w:author="Jane Kohlhoff" w:date="2024-06-11T09:53:00Z" w16du:dateUtc="2024-06-10T23:53:00Z">
            <w:rPr>
              <w:rFonts w:ascii="Times" w:hAnsi="Times" w:cs="Helvetica"/>
              <w:color w:val="000000"/>
              <w:sz w:val="24"/>
              <w:szCs w:val="24"/>
              <w:lang w:val="en-US"/>
            </w:rPr>
          </w:rPrChange>
        </w:rPr>
        <w:t>[total number of oppo</w:t>
      </w:r>
      <w:r w:rsidR="003A1F9B" w:rsidRPr="00365026">
        <w:rPr>
          <w:rFonts w:ascii="Times New Roman" w:hAnsi="Times New Roman" w:cs="Times New Roman"/>
          <w:color w:val="000000"/>
          <w:sz w:val="24"/>
          <w:szCs w:val="24"/>
          <w:lang w:val="en-US"/>
          <w:rPrChange w:id="3253" w:author="Jane Kohlhoff" w:date="2024-06-11T09:53:00Z" w16du:dateUtc="2024-06-10T23:53:00Z">
            <w:rPr>
              <w:rFonts w:ascii="Times" w:hAnsi="Times" w:cs="Helvetica"/>
              <w:color w:val="000000"/>
              <w:sz w:val="24"/>
              <w:szCs w:val="24"/>
              <w:lang w:val="en-US"/>
            </w:rPr>
          </w:rPrChange>
        </w:rPr>
        <w:t>rt</w:t>
      </w:r>
      <w:r w:rsidR="00C47B07" w:rsidRPr="00365026">
        <w:rPr>
          <w:rFonts w:ascii="Times New Roman" w:hAnsi="Times New Roman" w:cs="Times New Roman"/>
          <w:color w:val="000000"/>
          <w:sz w:val="24"/>
          <w:szCs w:val="24"/>
          <w:lang w:val="en-US"/>
          <w:rPrChange w:id="3254" w:author="Jane Kohlhoff" w:date="2024-06-11T09:53:00Z" w16du:dateUtc="2024-06-10T23:53:00Z">
            <w:rPr>
              <w:rFonts w:ascii="Times" w:hAnsi="Times" w:cs="Helvetica"/>
              <w:color w:val="000000"/>
              <w:sz w:val="24"/>
              <w:szCs w:val="24"/>
              <w:lang w:val="en-US"/>
            </w:rPr>
          </w:rPrChange>
        </w:rPr>
        <w:t xml:space="preserve">unities] </w:t>
      </w:r>
      <w:r w:rsidR="00287868" w:rsidRPr="00365026">
        <w:rPr>
          <w:rFonts w:ascii="Times New Roman" w:hAnsi="Times New Roman" w:cs="Times New Roman"/>
          <w:color w:val="000000"/>
          <w:sz w:val="24"/>
          <w:szCs w:val="24"/>
          <w:lang w:val="en-US"/>
          <w:rPrChange w:id="3255" w:author="Jane Kohlhoff" w:date="2024-06-11T09:53:00Z" w16du:dateUtc="2024-06-10T23:53:00Z">
            <w:rPr>
              <w:rFonts w:ascii="Times" w:hAnsi="Times" w:cs="Helvetica"/>
              <w:color w:val="000000"/>
              <w:sz w:val="24"/>
              <w:szCs w:val="24"/>
              <w:lang w:val="en-US"/>
            </w:rPr>
          </w:rPrChange>
        </w:rPr>
        <w:t xml:space="preserve">that were positive statements </w:t>
      </w:r>
      <w:r w:rsidR="003A1F9B" w:rsidRPr="00365026">
        <w:rPr>
          <w:rFonts w:ascii="Times New Roman" w:hAnsi="Times New Roman" w:cs="Times New Roman"/>
          <w:color w:val="000000"/>
          <w:sz w:val="24"/>
          <w:szCs w:val="24"/>
          <w:lang w:val="en-US"/>
          <w:rPrChange w:id="3256" w:author="Jane Kohlhoff" w:date="2024-06-11T09:53:00Z" w16du:dateUtc="2024-06-10T23:53:00Z">
            <w:rPr>
              <w:rFonts w:ascii="Times" w:hAnsi="Times" w:cs="Helvetica"/>
              <w:color w:val="000000"/>
              <w:sz w:val="24"/>
              <w:szCs w:val="24"/>
              <w:lang w:val="en-US"/>
            </w:rPr>
          </w:rPrChange>
        </w:rPr>
        <w:t xml:space="preserve">[total number of occurrences] </w:t>
      </w:r>
      <w:r w:rsidR="00287868" w:rsidRPr="00365026">
        <w:rPr>
          <w:rFonts w:ascii="Times New Roman" w:hAnsi="Times New Roman" w:cs="Times New Roman"/>
          <w:color w:val="000000"/>
          <w:sz w:val="24"/>
          <w:szCs w:val="24"/>
          <w:lang w:val="en-US"/>
          <w:rPrChange w:id="3257" w:author="Jane Kohlhoff" w:date="2024-06-11T09:53:00Z" w16du:dateUtc="2024-06-10T23:53:00Z">
            <w:rPr>
              <w:rFonts w:ascii="Times" w:hAnsi="Times" w:cs="Helvetica"/>
              <w:color w:val="000000"/>
              <w:sz w:val="24"/>
              <w:szCs w:val="24"/>
              <w:lang w:val="en-US"/>
            </w:rPr>
          </w:rPrChange>
        </w:rPr>
        <w:t xml:space="preserve">directed towards the child). </w:t>
      </w:r>
      <w:r w:rsidR="00034D32" w:rsidRPr="00365026">
        <w:rPr>
          <w:rFonts w:ascii="Times New Roman" w:hAnsi="Times New Roman" w:cs="Times New Roman"/>
          <w:color w:val="000000"/>
          <w:sz w:val="24"/>
          <w:szCs w:val="24"/>
          <w:lang w:val="en-US"/>
          <w:rPrChange w:id="3258" w:author="Jane Kohlhoff" w:date="2024-06-11T09:53:00Z" w16du:dateUtc="2024-06-10T23:53:00Z">
            <w:rPr>
              <w:rFonts w:ascii="Times" w:hAnsi="Times" w:cs="Helvetica"/>
              <w:color w:val="000000"/>
              <w:sz w:val="24"/>
              <w:szCs w:val="24"/>
              <w:lang w:val="en-US"/>
            </w:rPr>
          </w:rPrChange>
        </w:rPr>
        <w:t xml:space="preserve">Planned comparisons addressing </w:t>
      </w:r>
      <w:r w:rsidR="00E6424E" w:rsidRPr="00365026">
        <w:rPr>
          <w:rFonts w:ascii="Times New Roman" w:hAnsi="Times New Roman" w:cs="Times New Roman"/>
          <w:color w:val="000000"/>
          <w:sz w:val="24"/>
          <w:szCs w:val="24"/>
          <w:lang w:val="en-US"/>
          <w:rPrChange w:id="3259" w:author="Jane Kohlhoff" w:date="2024-06-11T09:53:00Z" w16du:dateUtc="2024-06-10T23:53:00Z">
            <w:rPr>
              <w:rFonts w:ascii="Times" w:hAnsi="Times" w:cs="Helvetica"/>
              <w:color w:val="000000"/>
              <w:sz w:val="24"/>
              <w:szCs w:val="24"/>
              <w:lang w:val="en-US"/>
            </w:rPr>
          </w:rPrChange>
        </w:rPr>
        <w:t xml:space="preserve">hypotheses 1 &amp; 2 were specified, with family-wise adjustments to the raw p-values to account for multiple comparisons using Holm's (1979) stepdown Bonferroni procedure. </w:t>
      </w:r>
      <w:r w:rsidR="00287868" w:rsidRPr="00365026">
        <w:rPr>
          <w:rFonts w:ascii="Times New Roman" w:hAnsi="Times New Roman" w:cs="Times New Roman"/>
          <w:color w:val="000000"/>
          <w:sz w:val="24"/>
          <w:szCs w:val="24"/>
          <w:lang w:val="en-US"/>
          <w:rPrChange w:id="3260" w:author="Jane Kohlhoff" w:date="2024-06-11T09:53:00Z" w16du:dateUtc="2024-06-10T23:53:00Z">
            <w:rPr>
              <w:rFonts w:ascii="Times" w:hAnsi="Times" w:cs="Helvetica"/>
              <w:color w:val="000000"/>
              <w:sz w:val="24"/>
              <w:szCs w:val="24"/>
              <w:lang w:val="en-US"/>
            </w:rPr>
          </w:rPrChange>
        </w:rPr>
        <w:t xml:space="preserve">Intention-to-treat analyses </w:t>
      </w:r>
      <w:r w:rsidR="00287868" w:rsidRPr="00365026">
        <w:rPr>
          <w:rFonts w:ascii="Times New Roman" w:hAnsi="Times New Roman" w:cs="Times New Roman"/>
          <w:color w:val="000000"/>
          <w:sz w:val="24"/>
          <w:szCs w:val="24"/>
          <w:lang w:val="en-US"/>
          <w:rPrChange w:id="3261" w:author="Jane Kohlhoff" w:date="2024-06-11T09:53:00Z" w16du:dateUtc="2024-06-10T23:53:00Z">
            <w:rPr>
              <w:rFonts w:ascii="Times" w:hAnsi="Times" w:cs="Helvetica"/>
              <w:color w:val="000000"/>
              <w:sz w:val="24"/>
              <w:szCs w:val="24"/>
              <w:lang w:val="en-US"/>
            </w:rPr>
          </w:rPrChange>
        </w:rPr>
        <w:fldChar w:fldCharType="begin"/>
      </w:r>
      <w:r w:rsidR="00622933">
        <w:rPr>
          <w:rFonts w:ascii="Times New Roman" w:hAnsi="Times New Roman" w:cs="Times New Roman"/>
          <w:color w:val="000000"/>
          <w:sz w:val="24"/>
          <w:szCs w:val="24"/>
          <w:lang w:val="en-US"/>
        </w:rPr>
        <w:instrText xml:space="preserve"> ADDIN EN.CITE &lt;EndNote&gt;&lt;Cite&gt;&lt;Author&gt;Gupta&lt;/Author&gt;&lt;Year&gt;2011&lt;/Year&gt;&lt;RecNum&gt;1247&lt;/RecNum&gt;&lt;Prefix&gt;ITT`; &lt;/Prefix&gt;&lt;DisplayText&gt;(ITT; 76)&lt;/DisplayText&gt;&lt;record&gt;&lt;rec-number&gt;1247&lt;/rec-number&gt;&lt;foreign-keys&gt;&lt;key app="EN" db-id="xpzvv0f2z5pxwhed0r6xa9er59e9pdxvards" timestamp="1552879050"&gt;1247&lt;/key&gt;&lt;/foreign-keys&gt;&lt;ref-type name="Journal Article"&gt;17&lt;/ref-type&gt;&lt;contributors&gt;&lt;authors&gt;&lt;author&gt;Gupta, S. K.&lt;/author&gt;&lt;/authors&gt;&lt;/contributors&gt;&lt;titles&gt;&lt;title&gt;Intention-to-treat concept: A review&lt;/title&gt;&lt;secondary-title&gt;Perspectives in Clinical Research&lt;/secondary-title&gt;&lt;/titles&gt;&lt;periodical&gt;&lt;full-title&gt;Perspectives in Clinical Research&lt;/full-title&gt;&lt;/periodical&gt;&lt;pages&gt;109–112&lt;/pages&gt;&lt;volume&gt;2&lt;/volume&gt;&lt;dates&gt;&lt;year&gt;2011&lt;/year&gt;&lt;/dates&gt;&lt;urls&gt;&lt;/urls&gt;&lt;electronic-resource-num&gt;10.4103/2229-3485.83221&lt;/electronic-resource-num&gt;&lt;/record&gt;&lt;/Cite&gt;&lt;/EndNote&gt;</w:instrText>
      </w:r>
      <w:r w:rsidR="00287868" w:rsidRPr="00365026">
        <w:rPr>
          <w:rFonts w:ascii="Times New Roman" w:hAnsi="Times New Roman" w:cs="Times New Roman"/>
          <w:color w:val="000000"/>
          <w:sz w:val="24"/>
          <w:szCs w:val="24"/>
          <w:lang w:val="en-US"/>
          <w:rPrChange w:id="3262" w:author="Jane Kohlhoff" w:date="2024-06-11T09:53:00Z" w16du:dateUtc="2024-06-10T23:53:00Z">
            <w:rPr>
              <w:rFonts w:ascii="Times" w:hAnsi="Times" w:cs="Helvetica"/>
              <w:color w:val="000000"/>
              <w:sz w:val="24"/>
              <w:szCs w:val="24"/>
              <w:lang w:val="en-US"/>
            </w:rPr>
          </w:rPrChange>
        </w:rPr>
        <w:fldChar w:fldCharType="separate"/>
      </w:r>
      <w:r w:rsidR="00622933">
        <w:rPr>
          <w:rFonts w:ascii="Times New Roman" w:hAnsi="Times New Roman" w:cs="Times New Roman"/>
          <w:noProof/>
          <w:color w:val="000000"/>
          <w:sz w:val="24"/>
          <w:szCs w:val="24"/>
          <w:lang w:val="en-US"/>
        </w:rPr>
        <w:t>(ITT; 76)</w:t>
      </w:r>
      <w:r w:rsidR="00287868" w:rsidRPr="00365026">
        <w:rPr>
          <w:rFonts w:ascii="Times New Roman" w:hAnsi="Times New Roman" w:cs="Times New Roman"/>
          <w:color w:val="000000"/>
          <w:sz w:val="24"/>
          <w:szCs w:val="24"/>
          <w:lang w:val="en-US"/>
          <w:rPrChange w:id="3263" w:author="Jane Kohlhoff" w:date="2024-06-11T09:53:00Z" w16du:dateUtc="2024-06-10T23:53:00Z">
            <w:rPr>
              <w:rFonts w:ascii="Times" w:hAnsi="Times" w:cs="Helvetica"/>
              <w:color w:val="000000"/>
              <w:sz w:val="24"/>
              <w:szCs w:val="24"/>
              <w:lang w:val="en-US"/>
            </w:rPr>
          </w:rPrChange>
        </w:rPr>
        <w:fldChar w:fldCharType="end"/>
      </w:r>
      <w:r w:rsidR="00287868" w:rsidRPr="00365026">
        <w:rPr>
          <w:rFonts w:ascii="Times New Roman" w:hAnsi="Times New Roman" w:cs="Times New Roman"/>
          <w:color w:val="000000"/>
          <w:sz w:val="24"/>
          <w:szCs w:val="24"/>
          <w:lang w:val="en-US"/>
          <w:rPrChange w:id="3264" w:author="Jane Kohlhoff" w:date="2024-06-11T09:53:00Z" w16du:dateUtc="2024-06-10T23:53:00Z">
            <w:rPr>
              <w:rFonts w:ascii="Times" w:hAnsi="Times" w:cs="Helvetica"/>
              <w:color w:val="000000"/>
              <w:sz w:val="24"/>
              <w:szCs w:val="24"/>
              <w:lang w:val="en-US"/>
            </w:rPr>
          </w:rPrChange>
        </w:rPr>
        <w:t xml:space="preserve"> were used, with participants included in the analyses within their randomly assigned treatment condition regardless of the amount of treatment received and group mean values estimated based on all observed data of those in the ITT sample. </w:t>
      </w:r>
    </w:p>
    <w:p w14:paraId="0B324D42" w14:textId="05FB524A" w:rsidR="00F005FF" w:rsidRPr="00365026" w:rsidRDefault="008229F8" w:rsidP="00662E07">
      <w:pPr>
        <w:spacing w:line="480" w:lineRule="auto"/>
        <w:ind w:firstLine="720"/>
        <w:rPr>
          <w:rFonts w:ascii="Times New Roman" w:hAnsi="Times New Roman" w:cs="Times New Roman"/>
          <w:color w:val="000000"/>
          <w:sz w:val="24"/>
          <w:szCs w:val="24"/>
          <w:lang w:val="en-US"/>
          <w:rPrChange w:id="3265" w:author="Jane Kohlhoff" w:date="2024-06-11T09:53:00Z" w16du:dateUtc="2024-06-10T23:53:00Z">
            <w:rPr>
              <w:rFonts w:cs="Helvetica"/>
              <w:color w:val="000000"/>
              <w:sz w:val="24"/>
              <w:szCs w:val="24"/>
              <w:lang w:val="en-US"/>
            </w:rPr>
          </w:rPrChange>
        </w:rPr>
      </w:pPr>
      <w:r w:rsidRPr="00365026">
        <w:rPr>
          <w:rFonts w:ascii="Times New Roman" w:hAnsi="Times New Roman" w:cs="Times New Roman"/>
          <w:color w:val="000000"/>
          <w:sz w:val="24"/>
          <w:szCs w:val="24"/>
          <w:lang w:val="en-US"/>
          <w:rPrChange w:id="3266" w:author="Jane Kohlhoff" w:date="2024-06-11T09:53:00Z" w16du:dateUtc="2024-06-10T23:53:00Z">
            <w:rPr>
              <w:rFonts w:ascii="Times" w:hAnsi="Times" w:cs="Helvetica"/>
              <w:color w:val="000000"/>
              <w:sz w:val="24"/>
              <w:szCs w:val="24"/>
              <w:lang w:val="en-US"/>
            </w:rPr>
          </w:rPrChange>
        </w:rPr>
        <w:t>T</w:t>
      </w:r>
      <w:r w:rsidR="00662E07" w:rsidRPr="00365026">
        <w:rPr>
          <w:rFonts w:ascii="Times New Roman" w:hAnsi="Times New Roman" w:cs="Times New Roman"/>
          <w:color w:val="000000"/>
          <w:sz w:val="24"/>
          <w:szCs w:val="24"/>
          <w:lang w:val="en-US"/>
          <w:rPrChange w:id="3267" w:author="Jane Kohlhoff" w:date="2024-06-11T09:53:00Z" w16du:dateUtc="2024-06-10T23:53:00Z">
            <w:rPr>
              <w:rFonts w:ascii="Times" w:hAnsi="Times" w:cs="Helvetica"/>
              <w:color w:val="000000"/>
              <w:sz w:val="24"/>
              <w:szCs w:val="24"/>
              <w:lang w:val="en-US"/>
            </w:rPr>
          </w:rPrChange>
        </w:rPr>
        <w:t xml:space="preserve">o test the </w:t>
      </w:r>
      <w:r w:rsidR="000B5B16" w:rsidRPr="00365026">
        <w:rPr>
          <w:rFonts w:ascii="Times New Roman" w:hAnsi="Times New Roman" w:cs="Times New Roman"/>
          <w:color w:val="000000"/>
          <w:sz w:val="24"/>
          <w:szCs w:val="24"/>
          <w:lang w:val="en-US"/>
          <w:rPrChange w:id="3268" w:author="Jane Kohlhoff" w:date="2024-06-11T09:53:00Z" w16du:dateUtc="2024-06-10T23:53:00Z">
            <w:rPr>
              <w:rFonts w:ascii="Times" w:hAnsi="Times" w:cs="Helvetica"/>
              <w:color w:val="000000"/>
              <w:sz w:val="24"/>
              <w:szCs w:val="24"/>
              <w:lang w:val="en-US"/>
            </w:rPr>
          </w:rPrChange>
        </w:rPr>
        <w:t>first</w:t>
      </w:r>
      <w:r w:rsidR="00662E07" w:rsidRPr="00365026">
        <w:rPr>
          <w:rFonts w:ascii="Times New Roman" w:hAnsi="Times New Roman" w:cs="Times New Roman"/>
          <w:color w:val="000000"/>
          <w:sz w:val="24"/>
          <w:szCs w:val="24"/>
          <w:lang w:val="en-US"/>
          <w:rPrChange w:id="3269" w:author="Jane Kohlhoff" w:date="2024-06-11T09:53:00Z" w16du:dateUtc="2024-06-10T23:53:00Z">
            <w:rPr>
              <w:rFonts w:ascii="Times" w:hAnsi="Times" w:cs="Helvetica"/>
              <w:color w:val="000000"/>
              <w:sz w:val="24"/>
              <w:szCs w:val="24"/>
              <w:lang w:val="en-US"/>
            </w:rPr>
          </w:rPrChange>
        </w:rPr>
        <w:t xml:space="preserve"> hypothes</w:t>
      </w:r>
      <w:r w:rsidR="000B5B16" w:rsidRPr="00365026">
        <w:rPr>
          <w:rFonts w:ascii="Times New Roman" w:hAnsi="Times New Roman" w:cs="Times New Roman"/>
          <w:color w:val="000000"/>
          <w:sz w:val="24"/>
          <w:szCs w:val="24"/>
          <w:lang w:val="en-US"/>
          <w:rPrChange w:id="3270" w:author="Jane Kohlhoff" w:date="2024-06-11T09:53:00Z" w16du:dateUtc="2024-06-10T23:53:00Z">
            <w:rPr>
              <w:rFonts w:ascii="Times" w:hAnsi="Times" w:cs="Helvetica"/>
              <w:color w:val="000000"/>
              <w:sz w:val="24"/>
              <w:szCs w:val="24"/>
              <w:lang w:val="en-US"/>
            </w:rPr>
          </w:rPrChange>
        </w:rPr>
        <w:t>i</w:t>
      </w:r>
      <w:r w:rsidR="00662E07" w:rsidRPr="00365026">
        <w:rPr>
          <w:rFonts w:ascii="Times New Roman" w:hAnsi="Times New Roman" w:cs="Times New Roman"/>
          <w:color w:val="000000"/>
          <w:sz w:val="24"/>
          <w:szCs w:val="24"/>
          <w:lang w:val="en-US"/>
          <w:rPrChange w:id="3271" w:author="Jane Kohlhoff" w:date="2024-06-11T09:53:00Z" w16du:dateUtc="2024-06-10T23:53:00Z">
            <w:rPr>
              <w:rFonts w:ascii="Times" w:hAnsi="Times" w:cs="Helvetica"/>
              <w:color w:val="000000"/>
              <w:sz w:val="24"/>
              <w:szCs w:val="24"/>
              <w:lang w:val="en-US"/>
            </w:rPr>
          </w:rPrChange>
        </w:rPr>
        <w:t xml:space="preserve">s </w:t>
      </w:r>
      <w:r w:rsidR="000B5B16" w:rsidRPr="00365026">
        <w:rPr>
          <w:rFonts w:ascii="Times New Roman" w:hAnsi="Times New Roman" w:cs="Times New Roman"/>
          <w:color w:val="000000"/>
          <w:sz w:val="24"/>
          <w:szCs w:val="24"/>
          <w:lang w:val="en-US"/>
          <w:rPrChange w:id="3272" w:author="Jane Kohlhoff" w:date="2024-06-11T09:53:00Z" w16du:dateUtc="2024-06-10T23:53:00Z">
            <w:rPr>
              <w:rFonts w:ascii="Times" w:hAnsi="Times" w:cs="Helvetica"/>
              <w:color w:val="000000"/>
              <w:sz w:val="24"/>
              <w:szCs w:val="24"/>
              <w:lang w:val="en-US"/>
            </w:rPr>
          </w:rPrChange>
        </w:rPr>
        <w:t xml:space="preserve">(i.e., </w:t>
      </w:r>
      <w:r w:rsidR="00662E07" w:rsidRPr="00365026">
        <w:rPr>
          <w:rFonts w:ascii="Times New Roman" w:hAnsi="Times New Roman" w:cs="Times New Roman"/>
          <w:color w:val="000000"/>
          <w:sz w:val="24"/>
          <w:szCs w:val="24"/>
          <w:lang w:val="en-US"/>
          <w:rPrChange w:id="3273" w:author="Jane Kohlhoff" w:date="2024-06-11T09:53:00Z" w16du:dateUtc="2024-06-10T23:53:00Z">
            <w:rPr>
              <w:rFonts w:ascii="Times" w:hAnsi="Times" w:cs="Helvetica"/>
              <w:color w:val="000000"/>
              <w:sz w:val="24"/>
              <w:szCs w:val="24"/>
              <w:lang w:val="en-US"/>
            </w:rPr>
          </w:rPrChange>
        </w:rPr>
        <w:t xml:space="preserve">that parent-child dyads who received PCIT-T would show positive outcomes </w:t>
      </w:r>
      <w:r w:rsidR="003F743F" w:rsidRPr="00365026">
        <w:rPr>
          <w:rFonts w:ascii="Times New Roman" w:hAnsi="Times New Roman" w:cs="Times New Roman"/>
          <w:color w:val="000000"/>
          <w:sz w:val="24"/>
          <w:szCs w:val="24"/>
          <w:lang w:val="en-US"/>
          <w:rPrChange w:id="3274" w:author="Jane Kohlhoff" w:date="2024-06-11T09:53:00Z" w16du:dateUtc="2024-06-10T23:53:00Z">
            <w:rPr>
              <w:rFonts w:ascii="Times" w:hAnsi="Times" w:cs="Helvetica"/>
              <w:color w:val="000000"/>
              <w:sz w:val="24"/>
              <w:szCs w:val="24"/>
              <w:lang w:val="en-US"/>
            </w:rPr>
          </w:rPrChange>
        </w:rPr>
        <w:t>at</w:t>
      </w:r>
      <w:r w:rsidR="00662E07" w:rsidRPr="00365026">
        <w:rPr>
          <w:rFonts w:ascii="Times New Roman" w:hAnsi="Times New Roman" w:cs="Times New Roman"/>
          <w:color w:val="000000"/>
          <w:sz w:val="24"/>
          <w:szCs w:val="24"/>
          <w:lang w:val="en-US"/>
          <w:rPrChange w:id="3275" w:author="Jane Kohlhoff" w:date="2024-06-11T09:53:00Z" w16du:dateUtc="2024-06-10T23:53:00Z">
            <w:rPr>
              <w:rFonts w:ascii="Times" w:hAnsi="Times" w:cs="Helvetica"/>
              <w:color w:val="000000"/>
              <w:sz w:val="24"/>
              <w:szCs w:val="24"/>
              <w:lang w:val="en-US"/>
            </w:rPr>
          </w:rPrChange>
        </w:rPr>
        <w:t xml:space="preserve"> T2 and T3, and</w:t>
      </w:r>
      <w:r w:rsidR="003F743F" w:rsidRPr="00365026">
        <w:rPr>
          <w:rFonts w:ascii="Times New Roman" w:hAnsi="Times New Roman" w:cs="Times New Roman"/>
          <w:color w:val="000000"/>
          <w:sz w:val="24"/>
          <w:szCs w:val="24"/>
          <w:lang w:val="en-US"/>
          <w:rPrChange w:id="3276" w:author="Jane Kohlhoff" w:date="2024-06-11T09:53:00Z" w16du:dateUtc="2024-06-10T23:53:00Z">
            <w:rPr>
              <w:rFonts w:ascii="Times" w:hAnsi="Times" w:cs="Helvetica"/>
              <w:color w:val="000000"/>
              <w:sz w:val="24"/>
              <w:szCs w:val="24"/>
              <w:lang w:val="en-US"/>
            </w:rPr>
          </w:rPrChange>
        </w:rPr>
        <w:t xml:space="preserve"> </w:t>
      </w:r>
      <w:r w:rsidR="00662E07" w:rsidRPr="00365026">
        <w:rPr>
          <w:rFonts w:ascii="Times New Roman" w:hAnsi="Times New Roman" w:cs="Times New Roman"/>
          <w:color w:val="000000"/>
          <w:sz w:val="24"/>
          <w:szCs w:val="24"/>
          <w:lang w:val="en-US"/>
          <w:rPrChange w:id="3277" w:author="Jane Kohlhoff" w:date="2024-06-11T09:53:00Z" w16du:dateUtc="2024-06-10T23:53:00Z">
            <w:rPr>
              <w:rFonts w:ascii="Times" w:hAnsi="Times" w:cs="Helvetica"/>
              <w:color w:val="000000"/>
              <w:sz w:val="24"/>
              <w:szCs w:val="24"/>
              <w:lang w:val="en-US"/>
            </w:rPr>
          </w:rPrChange>
        </w:rPr>
        <w:t>that outcomes for the PCIT-T group would be superior to those of the COS-P and the WL groups</w:t>
      </w:r>
      <w:r w:rsidR="000B5B16" w:rsidRPr="00365026">
        <w:rPr>
          <w:rFonts w:ascii="Times New Roman" w:hAnsi="Times New Roman" w:cs="Times New Roman"/>
          <w:color w:val="000000"/>
          <w:sz w:val="24"/>
          <w:szCs w:val="24"/>
          <w:lang w:val="en-US"/>
          <w:rPrChange w:id="3278" w:author="Jane Kohlhoff" w:date="2024-06-11T09:53:00Z" w16du:dateUtc="2024-06-10T23:53:00Z">
            <w:rPr>
              <w:rFonts w:ascii="Times" w:hAnsi="Times" w:cs="Helvetica"/>
              <w:color w:val="000000"/>
              <w:sz w:val="24"/>
              <w:szCs w:val="24"/>
              <w:lang w:val="en-US"/>
            </w:rPr>
          </w:rPrChange>
        </w:rPr>
        <w:t>)</w:t>
      </w:r>
      <w:r w:rsidR="00662E07" w:rsidRPr="00365026">
        <w:rPr>
          <w:rFonts w:ascii="Times New Roman" w:hAnsi="Times New Roman" w:cs="Times New Roman"/>
          <w:color w:val="000000"/>
          <w:sz w:val="24"/>
          <w:szCs w:val="24"/>
          <w:lang w:val="en-US"/>
          <w:rPrChange w:id="3279" w:author="Jane Kohlhoff" w:date="2024-06-11T09:53:00Z" w16du:dateUtc="2024-06-10T23:53:00Z">
            <w:rPr>
              <w:rFonts w:ascii="Times" w:hAnsi="Times" w:cs="Helvetica"/>
              <w:color w:val="000000"/>
              <w:sz w:val="24"/>
              <w:szCs w:val="24"/>
              <w:lang w:val="en-US"/>
            </w:rPr>
          </w:rPrChange>
        </w:rPr>
        <w:t xml:space="preserve">, </w:t>
      </w:r>
      <w:r w:rsidR="00F005FF" w:rsidRPr="00365026">
        <w:rPr>
          <w:rFonts w:ascii="Times New Roman" w:hAnsi="Times New Roman" w:cs="Times New Roman"/>
          <w:color w:val="000000"/>
          <w:sz w:val="24"/>
          <w:szCs w:val="24"/>
          <w:lang w:val="en-US"/>
          <w:rPrChange w:id="3280" w:author="Jane Kohlhoff" w:date="2024-06-11T09:53:00Z" w16du:dateUtc="2024-06-10T23:53:00Z">
            <w:rPr>
              <w:rFonts w:ascii="Times" w:hAnsi="Times" w:cs="Helvetica"/>
              <w:color w:val="000000"/>
              <w:sz w:val="24"/>
              <w:szCs w:val="24"/>
              <w:lang w:val="en-US"/>
            </w:rPr>
          </w:rPrChange>
        </w:rPr>
        <w:t xml:space="preserve">planned comparisons </w:t>
      </w:r>
      <w:r w:rsidR="002C6276" w:rsidRPr="00365026">
        <w:rPr>
          <w:rFonts w:ascii="Times New Roman" w:hAnsi="Times New Roman" w:cs="Times New Roman"/>
          <w:color w:val="000000"/>
          <w:sz w:val="24"/>
          <w:szCs w:val="24"/>
          <w:lang w:val="en-US"/>
          <w:rPrChange w:id="3281" w:author="Jane Kohlhoff" w:date="2024-06-11T09:53:00Z" w16du:dateUtc="2024-06-10T23:53:00Z">
            <w:rPr>
              <w:rFonts w:ascii="Times" w:hAnsi="Times" w:cs="Helvetica"/>
              <w:color w:val="000000"/>
              <w:sz w:val="24"/>
              <w:szCs w:val="24"/>
              <w:lang w:val="en-US"/>
            </w:rPr>
          </w:rPrChange>
        </w:rPr>
        <w:t xml:space="preserve">were specified </w:t>
      </w:r>
      <w:r w:rsidR="00F005FF" w:rsidRPr="00365026">
        <w:rPr>
          <w:rFonts w:ascii="Times New Roman" w:hAnsi="Times New Roman" w:cs="Times New Roman"/>
          <w:color w:val="000000"/>
          <w:sz w:val="24"/>
          <w:szCs w:val="24"/>
          <w:lang w:val="en-US"/>
          <w:rPrChange w:id="3282" w:author="Jane Kohlhoff" w:date="2024-06-11T09:53:00Z" w16du:dateUtc="2024-06-10T23:53:00Z">
            <w:rPr>
              <w:rFonts w:ascii="Times" w:hAnsi="Times" w:cs="Helvetica"/>
              <w:color w:val="000000"/>
              <w:sz w:val="24"/>
              <w:szCs w:val="24"/>
              <w:lang w:val="en-US"/>
            </w:rPr>
          </w:rPrChange>
        </w:rPr>
        <w:t xml:space="preserve">to examine </w:t>
      </w:r>
      <w:r w:rsidR="000B5B16" w:rsidRPr="00365026">
        <w:rPr>
          <w:rFonts w:ascii="Times New Roman" w:hAnsi="Times New Roman" w:cs="Times New Roman"/>
          <w:color w:val="000000"/>
          <w:sz w:val="24"/>
          <w:szCs w:val="24"/>
          <w:lang w:val="en-US"/>
          <w:rPrChange w:id="3283" w:author="Jane Kohlhoff" w:date="2024-06-11T09:53:00Z" w16du:dateUtc="2024-06-10T23:53:00Z">
            <w:rPr>
              <w:rFonts w:ascii="Times" w:hAnsi="Times" w:cs="Helvetica"/>
              <w:color w:val="000000"/>
              <w:sz w:val="24"/>
              <w:szCs w:val="24"/>
              <w:lang w:val="en-US"/>
            </w:rPr>
          </w:rPrChange>
        </w:rPr>
        <w:t xml:space="preserve">a) </w:t>
      </w:r>
      <w:r w:rsidR="00662E07" w:rsidRPr="00365026">
        <w:rPr>
          <w:rFonts w:ascii="Times New Roman" w:hAnsi="Times New Roman" w:cs="Times New Roman"/>
          <w:color w:val="000000"/>
          <w:sz w:val="24"/>
          <w:szCs w:val="24"/>
          <w:lang w:val="en-US"/>
          <w:rPrChange w:id="3284" w:author="Jane Kohlhoff" w:date="2024-06-11T09:53:00Z" w16du:dateUtc="2024-06-10T23:53:00Z">
            <w:rPr>
              <w:rFonts w:ascii="Times" w:hAnsi="Times" w:cs="Helvetica"/>
              <w:color w:val="000000"/>
              <w:sz w:val="24"/>
              <w:szCs w:val="24"/>
              <w:lang w:val="en-US"/>
            </w:rPr>
          </w:rPrChange>
        </w:rPr>
        <w:t xml:space="preserve">within-group differences </w:t>
      </w:r>
      <w:r w:rsidR="000B5B16" w:rsidRPr="00365026">
        <w:rPr>
          <w:rFonts w:ascii="Times New Roman" w:hAnsi="Times New Roman" w:cs="Times New Roman"/>
          <w:color w:val="000000"/>
          <w:sz w:val="24"/>
          <w:szCs w:val="24"/>
          <w:lang w:val="en-US"/>
          <w:rPrChange w:id="3285" w:author="Jane Kohlhoff" w:date="2024-06-11T09:53:00Z" w16du:dateUtc="2024-06-10T23:53:00Z">
            <w:rPr>
              <w:rFonts w:ascii="Times" w:hAnsi="Times" w:cs="Helvetica"/>
              <w:color w:val="000000"/>
              <w:sz w:val="24"/>
              <w:szCs w:val="24"/>
              <w:lang w:val="en-US"/>
            </w:rPr>
          </w:rPrChange>
        </w:rPr>
        <w:t>from</w:t>
      </w:r>
      <w:r w:rsidR="00662E07" w:rsidRPr="00365026">
        <w:rPr>
          <w:rFonts w:ascii="Times New Roman" w:hAnsi="Times New Roman" w:cs="Times New Roman"/>
          <w:color w:val="000000"/>
          <w:sz w:val="24"/>
          <w:szCs w:val="24"/>
          <w:lang w:val="en-US"/>
          <w:rPrChange w:id="3286" w:author="Jane Kohlhoff" w:date="2024-06-11T09:53:00Z" w16du:dateUtc="2024-06-10T23:53:00Z">
            <w:rPr>
              <w:rFonts w:ascii="Times" w:hAnsi="Times" w:cs="Helvetica"/>
              <w:color w:val="000000"/>
              <w:sz w:val="24"/>
              <w:szCs w:val="24"/>
              <w:lang w:val="en-US"/>
            </w:rPr>
          </w:rPrChange>
        </w:rPr>
        <w:t xml:space="preserve"> T1 </w:t>
      </w:r>
      <w:r w:rsidR="000B5B16" w:rsidRPr="00365026">
        <w:rPr>
          <w:rFonts w:ascii="Times New Roman" w:hAnsi="Times New Roman" w:cs="Times New Roman"/>
          <w:color w:val="000000"/>
          <w:sz w:val="24"/>
          <w:szCs w:val="24"/>
          <w:lang w:val="en-US"/>
          <w:rPrChange w:id="3287" w:author="Jane Kohlhoff" w:date="2024-06-11T09:53:00Z" w16du:dateUtc="2024-06-10T23:53:00Z">
            <w:rPr>
              <w:rFonts w:ascii="Times" w:hAnsi="Times" w:cs="Helvetica"/>
              <w:color w:val="000000"/>
              <w:sz w:val="24"/>
              <w:szCs w:val="24"/>
              <w:lang w:val="en-US"/>
            </w:rPr>
          </w:rPrChange>
        </w:rPr>
        <w:t>to</w:t>
      </w:r>
      <w:r w:rsidR="00662E07" w:rsidRPr="00365026">
        <w:rPr>
          <w:rFonts w:ascii="Times New Roman" w:hAnsi="Times New Roman" w:cs="Times New Roman"/>
          <w:color w:val="000000"/>
          <w:sz w:val="24"/>
          <w:szCs w:val="24"/>
          <w:lang w:val="en-US"/>
          <w:rPrChange w:id="3288" w:author="Jane Kohlhoff" w:date="2024-06-11T09:53:00Z" w16du:dateUtc="2024-06-10T23:53:00Z">
            <w:rPr>
              <w:rFonts w:ascii="Times" w:hAnsi="Times" w:cs="Helvetica"/>
              <w:color w:val="000000"/>
              <w:sz w:val="24"/>
              <w:szCs w:val="24"/>
              <w:lang w:val="en-US"/>
            </w:rPr>
          </w:rPrChange>
        </w:rPr>
        <w:t xml:space="preserve"> T2 for the PCIT-T, COS-P and WL groups, and </w:t>
      </w:r>
      <w:r w:rsidR="000B5B16" w:rsidRPr="00365026">
        <w:rPr>
          <w:rFonts w:ascii="Times New Roman" w:hAnsi="Times New Roman" w:cs="Times New Roman"/>
          <w:color w:val="000000"/>
          <w:sz w:val="24"/>
          <w:szCs w:val="24"/>
          <w:lang w:val="en-US"/>
          <w:rPrChange w:id="3289" w:author="Jane Kohlhoff" w:date="2024-06-11T09:53:00Z" w16du:dateUtc="2024-06-10T23:53:00Z">
            <w:rPr>
              <w:rFonts w:ascii="Times" w:hAnsi="Times" w:cs="Helvetica"/>
              <w:color w:val="000000"/>
              <w:sz w:val="24"/>
              <w:szCs w:val="24"/>
              <w:lang w:val="en-US"/>
            </w:rPr>
          </w:rPrChange>
        </w:rPr>
        <w:t>from</w:t>
      </w:r>
      <w:r w:rsidR="00662E07" w:rsidRPr="00365026">
        <w:rPr>
          <w:rFonts w:ascii="Times New Roman" w:hAnsi="Times New Roman" w:cs="Times New Roman"/>
          <w:color w:val="000000"/>
          <w:sz w:val="24"/>
          <w:szCs w:val="24"/>
          <w:lang w:val="en-US"/>
          <w:rPrChange w:id="3290" w:author="Jane Kohlhoff" w:date="2024-06-11T09:53:00Z" w16du:dateUtc="2024-06-10T23:53:00Z">
            <w:rPr>
              <w:rFonts w:ascii="Times" w:hAnsi="Times" w:cs="Helvetica"/>
              <w:color w:val="000000"/>
              <w:sz w:val="24"/>
              <w:szCs w:val="24"/>
              <w:lang w:val="en-US"/>
            </w:rPr>
          </w:rPrChange>
        </w:rPr>
        <w:t xml:space="preserve"> T</w:t>
      </w:r>
      <w:ins w:id="3291" w:author="Jane Kohlhoff" w:date="2024-06-11T08:54:00Z" w16du:dateUtc="2024-06-10T22:54:00Z">
        <w:r w:rsidR="00F61488" w:rsidRPr="00365026">
          <w:rPr>
            <w:rFonts w:ascii="Times New Roman" w:hAnsi="Times New Roman" w:cs="Times New Roman"/>
            <w:color w:val="000000"/>
            <w:sz w:val="24"/>
            <w:szCs w:val="24"/>
            <w:lang w:val="en-US"/>
            <w:rPrChange w:id="3292" w:author="Jane Kohlhoff" w:date="2024-06-11T09:53:00Z" w16du:dateUtc="2024-06-10T23:53:00Z">
              <w:rPr>
                <w:rFonts w:ascii="Times" w:hAnsi="Times" w:cs="Helvetica"/>
                <w:color w:val="000000"/>
                <w:sz w:val="24"/>
                <w:szCs w:val="24"/>
                <w:lang w:val="en-US"/>
              </w:rPr>
            </w:rPrChange>
          </w:rPr>
          <w:t>1</w:t>
        </w:r>
      </w:ins>
      <w:r w:rsidR="000B5B16" w:rsidRPr="00365026">
        <w:rPr>
          <w:rFonts w:ascii="Times New Roman" w:hAnsi="Times New Roman" w:cs="Times New Roman"/>
          <w:color w:val="000000"/>
          <w:sz w:val="24"/>
          <w:szCs w:val="24"/>
          <w:lang w:val="en-US"/>
          <w:rPrChange w:id="3293" w:author="Jane Kohlhoff" w:date="2024-06-11T09:53:00Z" w16du:dateUtc="2024-06-10T23:53:00Z">
            <w:rPr>
              <w:rFonts w:ascii="Times" w:hAnsi="Times" w:cs="Helvetica"/>
              <w:color w:val="000000"/>
              <w:sz w:val="24"/>
              <w:szCs w:val="24"/>
              <w:lang w:val="en-US"/>
            </w:rPr>
          </w:rPrChange>
        </w:rPr>
        <w:t xml:space="preserve"> to</w:t>
      </w:r>
      <w:r w:rsidR="00662E07" w:rsidRPr="00365026">
        <w:rPr>
          <w:rFonts w:ascii="Times New Roman" w:hAnsi="Times New Roman" w:cs="Times New Roman"/>
          <w:color w:val="000000"/>
          <w:sz w:val="24"/>
          <w:szCs w:val="24"/>
          <w:lang w:val="en-US"/>
          <w:rPrChange w:id="3294" w:author="Jane Kohlhoff" w:date="2024-06-11T09:53:00Z" w16du:dateUtc="2024-06-10T23:53:00Z">
            <w:rPr>
              <w:rFonts w:ascii="Times" w:hAnsi="Times" w:cs="Helvetica"/>
              <w:color w:val="000000"/>
              <w:sz w:val="24"/>
              <w:szCs w:val="24"/>
              <w:lang w:val="en-US"/>
            </w:rPr>
          </w:rPrChange>
        </w:rPr>
        <w:t xml:space="preserve"> T3 for the PCIT-T and COS-P groups, and b) </w:t>
      </w:r>
      <w:r w:rsidR="00DF36CA" w:rsidRPr="00365026">
        <w:rPr>
          <w:rFonts w:ascii="Times New Roman" w:hAnsi="Times New Roman" w:cs="Times New Roman"/>
          <w:color w:val="000000"/>
          <w:sz w:val="24"/>
          <w:szCs w:val="24"/>
          <w:lang w:val="en-US"/>
          <w:rPrChange w:id="3295" w:author="Jane Kohlhoff" w:date="2024-06-11T09:53:00Z" w16du:dateUtc="2024-06-10T23:53:00Z">
            <w:rPr>
              <w:rFonts w:ascii="Times" w:hAnsi="Times" w:cs="Helvetica"/>
              <w:color w:val="000000"/>
              <w:sz w:val="24"/>
              <w:szCs w:val="24"/>
              <w:lang w:val="en-US"/>
            </w:rPr>
          </w:rPrChange>
        </w:rPr>
        <w:t xml:space="preserve">between-group </w:t>
      </w:r>
      <w:r w:rsidR="00F005FF" w:rsidRPr="00365026">
        <w:rPr>
          <w:rFonts w:ascii="Times New Roman" w:hAnsi="Times New Roman" w:cs="Times New Roman"/>
          <w:color w:val="000000"/>
          <w:sz w:val="24"/>
          <w:szCs w:val="24"/>
          <w:lang w:val="en-US"/>
          <w:rPrChange w:id="3296" w:author="Jane Kohlhoff" w:date="2024-06-11T09:53:00Z" w16du:dateUtc="2024-06-10T23:53:00Z">
            <w:rPr>
              <w:rFonts w:ascii="Times" w:hAnsi="Times" w:cs="Helvetica"/>
              <w:color w:val="000000"/>
              <w:sz w:val="24"/>
              <w:szCs w:val="24"/>
              <w:lang w:val="en-US"/>
            </w:rPr>
          </w:rPrChange>
        </w:rPr>
        <w:t>differences between the</w:t>
      </w:r>
      <w:r w:rsidR="004A7C90" w:rsidRPr="00365026">
        <w:rPr>
          <w:rFonts w:ascii="Times New Roman" w:hAnsi="Times New Roman" w:cs="Times New Roman"/>
          <w:color w:val="000000"/>
          <w:sz w:val="24"/>
          <w:szCs w:val="24"/>
          <w:lang w:val="en-US"/>
          <w:rPrChange w:id="3297" w:author="Jane Kohlhoff" w:date="2024-06-11T09:53:00Z" w16du:dateUtc="2024-06-10T23:53:00Z">
            <w:rPr>
              <w:rFonts w:ascii="Times" w:hAnsi="Times" w:cs="Helvetica"/>
              <w:color w:val="000000"/>
              <w:sz w:val="24"/>
              <w:szCs w:val="24"/>
              <w:lang w:val="en-US"/>
            </w:rPr>
          </w:rPrChange>
        </w:rPr>
        <w:t xml:space="preserve"> PCIT-T, COS-P and WL</w:t>
      </w:r>
      <w:r w:rsidR="00F005FF" w:rsidRPr="00365026">
        <w:rPr>
          <w:rFonts w:ascii="Times New Roman" w:hAnsi="Times New Roman" w:cs="Times New Roman"/>
          <w:color w:val="000000"/>
          <w:sz w:val="24"/>
          <w:szCs w:val="24"/>
          <w:lang w:val="en-US"/>
          <w:rPrChange w:id="3298" w:author="Jane Kohlhoff" w:date="2024-06-11T09:53:00Z" w16du:dateUtc="2024-06-10T23:53:00Z">
            <w:rPr>
              <w:rFonts w:ascii="Times" w:hAnsi="Times" w:cs="Helvetica"/>
              <w:color w:val="000000"/>
              <w:sz w:val="24"/>
              <w:szCs w:val="24"/>
              <w:lang w:val="en-US"/>
            </w:rPr>
          </w:rPrChange>
        </w:rPr>
        <w:t xml:space="preserve"> groups at </w:t>
      </w:r>
      <w:r w:rsidR="004A7C90" w:rsidRPr="00365026">
        <w:rPr>
          <w:rFonts w:ascii="Times New Roman" w:hAnsi="Times New Roman" w:cs="Times New Roman"/>
          <w:color w:val="000000"/>
          <w:sz w:val="24"/>
          <w:szCs w:val="24"/>
          <w:lang w:val="en-US"/>
          <w:rPrChange w:id="3299" w:author="Jane Kohlhoff" w:date="2024-06-11T09:53:00Z" w16du:dateUtc="2024-06-10T23:53:00Z">
            <w:rPr>
              <w:rFonts w:ascii="Times" w:hAnsi="Times" w:cs="Helvetica"/>
              <w:color w:val="000000"/>
              <w:sz w:val="24"/>
              <w:szCs w:val="24"/>
              <w:lang w:val="en-US"/>
            </w:rPr>
          </w:rPrChange>
        </w:rPr>
        <w:t xml:space="preserve">T1 and </w:t>
      </w:r>
      <w:r w:rsidR="00F005FF" w:rsidRPr="00365026">
        <w:rPr>
          <w:rFonts w:ascii="Times New Roman" w:hAnsi="Times New Roman" w:cs="Times New Roman"/>
          <w:color w:val="000000"/>
          <w:sz w:val="24"/>
          <w:szCs w:val="24"/>
          <w:lang w:val="en-US"/>
          <w:rPrChange w:id="3300" w:author="Jane Kohlhoff" w:date="2024-06-11T09:53:00Z" w16du:dateUtc="2024-06-10T23:53:00Z">
            <w:rPr>
              <w:rFonts w:ascii="Times" w:hAnsi="Times" w:cs="Helvetica"/>
              <w:color w:val="000000"/>
              <w:sz w:val="24"/>
              <w:szCs w:val="24"/>
              <w:lang w:val="en-US"/>
            </w:rPr>
          </w:rPrChange>
        </w:rPr>
        <w:t>T2, and between the PCIT-T and COS-P groups at T3</w:t>
      </w:r>
      <w:r w:rsidR="004A7C90" w:rsidRPr="00365026">
        <w:rPr>
          <w:rFonts w:ascii="Times New Roman" w:hAnsi="Times New Roman" w:cs="Times New Roman"/>
          <w:color w:val="000000"/>
          <w:sz w:val="24"/>
          <w:szCs w:val="24"/>
          <w:lang w:val="en-US"/>
          <w:rPrChange w:id="3301" w:author="Jane Kohlhoff" w:date="2024-06-11T09:53:00Z" w16du:dateUtc="2024-06-10T23:53:00Z">
            <w:rPr>
              <w:rFonts w:ascii="Times" w:hAnsi="Times" w:cs="Helvetica"/>
              <w:color w:val="000000"/>
              <w:sz w:val="24"/>
              <w:szCs w:val="24"/>
              <w:lang w:val="en-US"/>
            </w:rPr>
          </w:rPrChange>
        </w:rPr>
        <w:t>.</w:t>
      </w:r>
      <w:r w:rsidR="00DF36CA" w:rsidRPr="00365026">
        <w:rPr>
          <w:rFonts w:ascii="Times New Roman" w:hAnsi="Times New Roman" w:cs="Times New Roman"/>
          <w:color w:val="000000"/>
          <w:sz w:val="24"/>
          <w:szCs w:val="24"/>
          <w:lang w:val="en-US"/>
          <w:rPrChange w:id="3302" w:author="Jane Kohlhoff" w:date="2024-06-11T09:53:00Z" w16du:dateUtc="2024-06-10T23:53:00Z">
            <w:rPr>
              <w:rFonts w:ascii="Times" w:hAnsi="Times" w:cs="Helvetica"/>
              <w:color w:val="000000"/>
              <w:sz w:val="24"/>
              <w:szCs w:val="24"/>
              <w:lang w:val="en-US"/>
            </w:rPr>
          </w:rPrChange>
        </w:rPr>
        <w:t xml:space="preserve"> </w:t>
      </w:r>
      <w:r w:rsidR="0093741A" w:rsidRPr="00365026">
        <w:rPr>
          <w:rFonts w:ascii="Times New Roman" w:hAnsi="Times New Roman" w:cs="Times New Roman"/>
          <w:color w:val="000000"/>
          <w:sz w:val="24"/>
          <w:szCs w:val="24"/>
          <w:lang w:val="en-US"/>
          <w:rPrChange w:id="3303" w:author="Jane Kohlhoff" w:date="2024-06-11T09:53:00Z" w16du:dateUtc="2024-06-10T23:53:00Z">
            <w:rPr>
              <w:rFonts w:ascii="Times" w:hAnsi="Times" w:cs="Helvetica"/>
              <w:color w:val="000000"/>
              <w:sz w:val="24"/>
              <w:szCs w:val="24"/>
              <w:lang w:val="en-US"/>
            </w:rPr>
          </w:rPrChange>
        </w:rPr>
        <w:t xml:space="preserve">To examine changes in categorical variables (SSP classifications), </w:t>
      </w:r>
      <w:r w:rsidR="00E227EE" w:rsidRPr="00365026">
        <w:rPr>
          <w:rFonts w:ascii="Times New Roman" w:hAnsi="Times New Roman" w:cs="Times New Roman"/>
          <w:color w:val="000000"/>
          <w:sz w:val="24"/>
          <w:szCs w:val="24"/>
          <w:lang w:val="en-US"/>
          <w:rPrChange w:id="3304" w:author="Jane Kohlhoff" w:date="2024-06-11T09:53:00Z" w16du:dateUtc="2024-06-10T23:53:00Z">
            <w:rPr>
              <w:rFonts w:ascii="Times" w:hAnsi="Times" w:cs="Helvetica"/>
              <w:color w:val="000000"/>
              <w:sz w:val="24"/>
              <w:szCs w:val="24"/>
              <w:lang w:val="en-US"/>
            </w:rPr>
          </w:rPrChange>
        </w:rPr>
        <w:t xml:space="preserve">generalized </w:t>
      </w:r>
      <w:r w:rsidR="0093741A" w:rsidRPr="00365026">
        <w:rPr>
          <w:rFonts w:ascii="Times New Roman" w:hAnsi="Times New Roman" w:cs="Times New Roman"/>
          <w:color w:val="000000"/>
          <w:sz w:val="24"/>
          <w:szCs w:val="24"/>
          <w:lang w:val="en-US"/>
          <w:rPrChange w:id="3305" w:author="Jane Kohlhoff" w:date="2024-06-11T09:53:00Z" w16du:dateUtc="2024-06-10T23:53:00Z">
            <w:rPr>
              <w:rFonts w:ascii="Times" w:hAnsi="Times" w:cs="Helvetica"/>
              <w:color w:val="000000"/>
              <w:sz w:val="24"/>
              <w:szCs w:val="24"/>
              <w:lang w:val="en-US"/>
            </w:rPr>
          </w:rPrChange>
        </w:rPr>
        <w:t xml:space="preserve">linear mixed models with binomial distribution and logit link were conducted with insecure attachment (0/1) and disorganized attachment (0/1) as dependent variables. </w:t>
      </w:r>
      <w:r w:rsidR="00DF36CA" w:rsidRPr="00365026">
        <w:rPr>
          <w:rFonts w:ascii="Times New Roman" w:hAnsi="Times New Roman" w:cs="Times New Roman"/>
          <w:color w:val="000000"/>
          <w:sz w:val="24"/>
          <w:szCs w:val="24"/>
          <w:lang w:val="en-US"/>
          <w:rPrChange w:id="3306" w:author="Jane Kohlhoff" w:date="2024-06-11T09:53:00Z" w16du:dateUtc="2024-06-10T23:53:00Z">
            <w:rPr>
              <w:rFonts w:ascii="Times" w:hAnsi="Times" w:cs="Helvetica"/>
              <w:color w:val="000000"/>
              <w:sz w:val="24"/>
              <w:szCs w:val="24"/>
              <w:lang w:val="en-US"/>
            </w:rPr>
          </w:rPrChange>
        </w:rPr>
        <w:t xml:space="preserve">The clinical significance of within-group changes on continuous study variables were assessed using Cohen’s </w:t>
      </w:r>
      <w:r w:rsidR="00DF36CA" w:rsidRPr="00365026">
        <w:rPr>
          <w:rFonts w:ascii="Times New Roman" w:hAnsi="Times New Roman" w:cs="Times New Roman"/>
          <w:i/>
          <w:color w:val="000000"/>
          <w:sz w:val="24"/>
          <w:szCs w:val="24"/>
          <w:lang w:val="en-US"/>
          <w:rPrChange w:id="3307" w:author="Jane Kohlhoff" w:date="2024-06-11T09:53:00Z" w16du:dateUtc="2024-06-10T23:53:00Z">
            <w:rPr>
              <w:rFonts w:ascii="Times" w:hAnsi="Times" w:cs="Helvetica"/>
              <w:i/>
              <w:color w:val="000000"/>
              <w:sz w:val="24"/>
              <w:szCs w:val="24"/>
              <w:lang w:val="en-US"/>
            </w:rPr>
          </w:rPrChange>
        </w:rPr>
        <w:t>d</w:t>
      </w:r>
      <w:r w:rsidR="00DF36CA" w:rsidRPr="00365026">
        <w:rPr>
          <w:rFonts w:ascii="Times New Roman" w:hAnsi="Times New Roman" w:cs="Times New Roman"/>
          <w:color w:val="000000"/>
          <w:sz w:val="24"/>
          <w:szCs w:val="24"/>
          <w:lang w:val="en-US"/>
          <w:rPrChange w:id="3308" w:author="Jane Kohlhoff" w:date="2024-06-11T09:53:00Z" w16du:dateUtc="2024-06-10T23:53:00Z">
            <w:rPr>
              <w:rFonts w:ascii="Times" w:hAnsi="Times" w:cs="Helvetica"/>
              <w:color w:val="000000"/>
              <w:sz w:val="24"/>
              <w:szCs w:val="24"/>
              <w:lang w:val="en-US"/>
            </w:rPr>
          </w:rPrChange>
        </w:rPr>
        <w:t xml:space="preserve"> with effect sizes evaluated using Cohen’s </w:t>
      </w:r>
      <w:r w:rsidR="00DF36CA" w:rsidRPr="00365026">
        <w:rPr>
          <w:rFonts w:ascii="Times New Roman" w:hAnsi="Times New Roman" w:cs="Times New Roman"/>
          <w:color w:val="000000"/>
          <w:sz w:val="24"/>
          <w:szCs w:val="24"/>
          <w:lang w:val="en-US"/>
          <w:rPrChange w:id="3309" w:author="Jane Kohlhoff" w:date="2024-06-11T09:53:00Z" w16du:dateUtc="2024-06-10T23:53:00Z">
            <w:rPr>
              <w:rFonts w:ascii="Times" w:hAnsi="Times" w:cs="Helvetica"/>
              <w:color w:val="000000"/>
              <w:sz w:val="24"/>
              <w:szCs w:val="24"/>
              <w:lang w:val="en-US"/>
            </w:rPr>
          </w:rPrChange>
        </w:rPr>
        <w:fldChar w:fldCharType="begin"/>
      </w:r>
      <w:r w:rsidR="00622933">
        <w:rPr>
          <w:rFonts w:ascii="Times New Roman" w:hAnsi="Times New Roman" w:cs="Times New Roman"/>
          <w:color w:val="000000"/>
          <w:sz w:val="24"/>
          <w:szCs w:val="24"/>
          <w:lang w:val="en-US"/>
        </w:rPr>
        <w:instrText xml:space="preserve"> ADDIN EN.CITE &lt;EndNote&gt;&lt;Cite ExcludeAuth="1"&gt;&lt;Author&gt;Cohen&lt;/Author&gt;&lt;Year&gt;1988&lt;/Year&gt;&lt;RecNum&gt;1318&lt;/RecNum&gt;&lt;DisplayText&gt;(77)&lt;/DisplayText&gt;&lt;record&gt;&lt;rec-number&gt;1318&lt;/rec-number&gt;&lt;foreign-keys&gt;&lt;key app="EN" db-id="ards0dvaofa9d9es2f6vrf9iarwfp0z2w20v" timestamp="1696903311" guid="83e4b917-5d63-4bf3-b0d1-a580c5a7587f"&gt;1318&lt;/key&gt;&lt;/foreign-keys&gt;&lt;ref-type name="Book"&gt;6&lt;/ref-type&gt;&lt;contributors&gt;&lt;authors&gt;&lt;author&gt;Cohen, J. &lt;/author&gt;&lt;/authors&gt;&lt;/contributors&gt;&lt;titles&gt;&lt;title&gt;Statistical power analysis for the behavioral sciences (2nd ed.)&lt;/title&gt;&lt;/titles&gt;&lt;dates&gt;&lt;year&gt;1988&lt;/year&gt;&lt;/dates&gt;&lt;pub-location&gt;Hilsdale, NJ&lt;/pub-location&gt;&lt;publisher&gt;Lawrence Erlbaum Associates&lt;/publisher&gt;&lt;urls&gt;&lt;/urls&gt;&lt;/record&gt;&lt;/Cite&gt;&lt;/EndNote&gt;</w:instrText>
      </w:r>
      <w:r w:rsidR="00DF36CA" w:rsidRPr="00365026">
        <w:rPr>
          <w:rFonts w:ascii="Times New Roman" w:hAnsi="Times New Roman" w:cs="Times New Roman"/>
          <w:color w:val="000000"/>
          <w:sz w:val="24"/>
          <w:szCs w:val="24"/>
          <w:lang w:val="en-US"/>
          <w:rPrChange w:id="3310" w:author="Jane Kohlhoff" w:date="2024-06-11T09:53:00Z" w16du:dateUtc="2024-06-10T23:53:00Z">
            <w:rPr>
              <w:rFonts w:ascii="Times" w:hAnsi="Times" w:cs="Helvetica"/>
              <w:color w:val="000000"/>
              <w:sz w:val="24"/>
              <w:szCs w:val="24"/>
              <w:lang w:val="en-US"/>
            </w:rPr>
          </w:rPrChange>
        </w:rPr>
        <w:fldChar w:fldCharType="separate"/>
      </w:r>
      <w:r w:rsidR="00622933">
        <w:rPr>
          <w:rFonts w:ascii="Times New Roman" w:hAnsi="Times New Roman" w:cs="Times New Roman"/>
          <w:noProof/>
          <w:color w:val="000000"/>
          <w:sz w:val="24"/>
          <w:szCs w:val="24"/>
          <w:lang w:val="en-US"/>
        </w:rPr>
        <w:t>(77)</w:t>
      </w:r>
      <w:r w:rsidR="00DF36CA" w:rsidRPr="00365026">
        <w:rPr>
          <w:rFonts w:ascii="Times New Roman" w:hAnsi="Times New Roman" w:cs="Times New Roman"/>
          <w:color w:val="000000"/>
          <w:sz w:val="24"/>
          <w:szCs w:val="24"/>
          <w:lang w:val="en-US"/>
          <w:rPrChange w:id="3311" w:author="Jane Kohlhoff" w:date="2024-06-11T09:53:00Z" w16du:dateUtc="2024-06-10T23:53:00Z">
            <w:rPr>
              <w:rFonts w:ascii="Times" w:hAnsi="Times" w:cs="Helvetica"/>
              <w:color w:val="000000"/>
              <w:sz w:val="24"/>
              <w:szCs w:val="24"/>
              <w:lang w:val="en-US"/>
            </w:rPr>
          </w:rPrChange>
        </w:rPr>
        <w:fldChar w:fldCharType="end"/>
      </w:r>
      <w:r w:rsidR="00DF36CA" w:rsidRPr="00365026">
        <w:rPr>
          <w:rFonts w:ascii="Times New Roman" w:hAnsi="Times New Roman" w:cs="Times New Roman"/>
          <w:color w:val="000000"/>
          <w:sz w:val="24"/>
          <w:szCs w:val="24"/>
          <w:lang w:val="en-US"/>
          <w:rPrChange w:id="3312" w:author="Jane Kohlhoff" w:date="2024-06-11T09:53:00Z" w16du:dateUtc="2024-06-10T23:53:00Z">
            <w:rPr>
              <w:rFonts w:ascii="Times" w:hAnsi="Times" w:cs="Helvetica"/>
              <w:color w:val="000000"/>
              <w:sz w:val="24"/>
              <w:szCs w:val="24"/>
              <w:lang w:val="en-US"/>
            </w:rPr>
          </w:rPrChange>
        </w:rPr>
        <w:t xml:space="preserve"> guideline</w:t>
      </w:r>
      <w:ins w:id="3313" w:author="Jane Kohlhoff" w:date="2024-06-11T21:04:00Z" w16du:dateUtc="2024-06-11T11:04:00Z">
        <w:r w:rsidR="00BB1024">
          <w:rPr>
            <w:rFonts w:ascii="Times New Roman" w:hAnsi="Times New Roman" w:cs="Times New Roman"/>
            <w:color w:val="000000"/>
            <w:sz w:val="24"/>
            <w:szCs w:val="24"/>
            <w:lang w:val="en-US"/>
          </w:rPr>
          <w:t>s</w:t>
        </w:r>
      </w:ins>
      <w:del w:id="3314" w:author="Jane Kohlhoff" w:date="2024-06-11T21:04:00Z" w16du:dateUtc="2024-06-11T11:04:00Z">
        <w:r w:rsidR="00DF36CA" w:rsidRPr="00365026" w:rsidDel="00BB1024">
          <w:rPr>
            <w:rFonts w:ascii="Times New Roman" w:hAnsi="Times New Roman" w:cs="Times New Roman"/>
            <w:color w:val="000000"/>
            <w:sz w:val="24"/>
            <w:szCs w:val="24"/>
            <w:lang w:val="en-US"/>
            <w:rPrChange w:id="3315" w:author="Jane Kohlhoff" w:date="2024-06-11T09:53:00Z" w16du:dateUtc="2024-06-10T23:53:00Z">
              <w:rPr>
                <w:rFonts w:ascii="Times" w:hAnsi="Times" w:cs="Helvetica"/>
                <w:color w:val="000000"/>
                <w:sz w:val="24"/>
                <w:szCs w:val="24"/>
                <w:lang w:val="en-US"/>
              </w:rPr>
            </w:rPrChange>
          </w:rPr>
          <w:delText>s</w:delText>
        </w:r>
      </w:del>
      <w:r w:rsidR="00DF36CA" w:rsidRPr="00365026">
        <w:rPr>
          <w:rFonts w:ascii="Times New Roman" w:hAnsi="Times New Roman" w:cs="Times New Roman"/>
          <w:color w:val="000000"/>
          <w:sz w:val="24"/>
          <w:szCs w:val="24"/>
          <w:lang w:val="en-US"/>
          <w:rPrChange w:id="3316" w:author="Jane Kohlhoff" w:date="2024-06-11T09:53:00Z" w16du:dateUtc="2024-06-10T23:53:00Z">
            <w:rPr>
              <w:rFonts w:ascii="Times" w:hAnsi="Times" w:cs="Helvetica"/>
              <w:color w:val="000000"/>
              <w:sz w:val="24"/>
              <w:szCs w:val="24"/>
              <w:lang w:val="en-US"/>
            </w:rPr>
          </w:rPrChange>
        </w:rPr>
        <w:t>; for categorical variables, the significance of within-group changes were assessed through examination of Odds Ratios (ORs).</w:t>
      </w:r>
      <w:r w:rsidR="00DF36CA" w:rsidRPr="00365026">
        <w:rPr>
          <w:rFonts w:ascii="Times New Roman" w:eastAsia="Times New Roman" w:hAnsi="Times New Roman" w:cs="Times New Roman"/>
          <w:bCs/>
          <w:sz w:val="24"/>
          <w:szCs w:val="24"/>
          <w:lang w:val="en-GB" w:eastAsia="en-GB"/>
        </w:rPr>
        <w:t> </w:t>
      </w:r>
      <w:del w:id="3317" w:author="Jane Kohlhoff" w:date="2024-06-11T20:36:00Z" w16du:dateUtc="2024-06-11T10:36:00Z">
        <w:r w:rsidR="00F005FF" w:rsidRPr="00365026" w:rsidDel="00AE3BD9">
          <w:rPr>
            <w:rFonts w:ascii="Times New Roman" w:hAnsi="Times New Roman" w:cs="Times New Roman"/>
            <w:color w:val="000000"/>
            <w:sz w:val="24"/>
            <w:szCs w:val="24"/>
            <w:lang w:val="en-US"/>
            <w:rPrChange w:id="3318" w:author="Jane Kohlhoff" w:date="2024-06-11T09:53:00Z" w16du:dateUtc="2024-06-10T23:53:00Z">
              <w:rPr>
                <w:rFonts w:ascii="Times" w:hAnsi="Times" w:cs="Helvetica"/>
                <w:color w:val="000000"/>
                <w:sz w:val="24"/>
                <w:szCs w:val="24"/>
                <w:lang w:val="en-US"/>
              </w:rPr>
            </w:rPrChange>
          </w:rPr>
          <w:delText xml:space="preserve"> </w:delText>
        </w:r>
      </w:del>
      <w:r w:rsidR="00662E07" w:rsidRPr="00365026">
        <w:rPr>
          <w:rFonts w:ascii="Times New Roman" w:hAnsi="Times New Roman" w:cs="Times New Roman"/>
          <w:color w:val="000000"/>
          <w:sz w:val="24"/>
          <w:szCs w:val="24"/>
          <w:lang w:val="en-US"/>
          <w:rPrChange w:id="3319" w:author="Jane Kohlhoff" w:date="2024-06-11T09:53:00Z" w16du:dateUtc="2024-06-10T23:53:00Z">
            <w:rPr>
              <w:rFonts w:ascii="Times" w:hAnsi="Times" w:cs="Helvetica"/>
              <w:color w:val="000000"/>
              <w:sz w:val="24"/>
              <w:szCs w:val="24"/>
              <w:lang w:val="en-US"/>
            </w:rPr>
          </w:rPrChange>
        </w:rPr>
        <w:t>To test the second hypothesis</w:t>
      </w:r>
      <w:r w:rsidR="000B5B16" w:rsidRPr="00365026">
        <w:rPr>
          <w:rFonts w:ascii="Times New Roman" w:hAnsi="Times New Roman" w:cs="Times New Roman"/>
          <w:color w:val="000000"/>
          <w:sz w:val="24"/>
          <w:szCs w:val="24"/>
          <w:lang w:val="en-US"/>
          <w:rPrChange w:id="3320" w:author="Jane Kohlhoff" w:date="2024-06-11T09:53:00Z" w16du:dateUtc="2024-06-10T23:53:00Z">
            <w:rPr>
              <w:rFonts w:ascii="Times" w:hAnsi="Times" w:cs="Helvetica"/>
              <w:color w:val="000000"/>
              <w:sz w:val="24"/>
              <w:szCs w:val="24"/>
              <w:lang w:val="en-US"/>
            </w:rPr>
          </w:rPrChange>
        </w:rPr>
        <w:t xml:space="preserve"> (i.e., that there would be a </w:t>
      </w:r>
      <w:r w:rsidR="003F743F" w:rsidRPr="00365026">
        <w:rPr>
          <w:rFonts w:ascii="Times New Roman" w:hAnsi="Times New Roman" w:cs="Times New Roman"/>
          <w:color w:val="000000"/>
          <w:sz w:val="24"/>
          <w:szCs w:val="24"/>
          <w:lang w:val="en-US"/>
          <w:rPrChange w:id="3321" w:author="Jane Kohlhoff" w:date="2024-06-11T09:53:00Z" w16du:dateUtc="2024-06-10T23:53:00Z">
            <w:rPr>
              <w:rFonts w:ascii="Times" w:hAnsi="Times" w:cs="Helvetica"/>
              <w:color w:val="000000"/>
              <w:sz w:val="24"/>
              <w:szCs w:val="24"/>
              <w:lang w:val="en-US"/>
            </w:rPr>
          </w:rPrChange>
        </w:rPr>
        <w:t xml:space="preserve">gradient effect from </w:t>
      </w:r>
      <w:r w:rsidR="000B5B16" w:rsidRPr="00365026">
        <w:rPr>
          <w:rFonts w:ascii="Times New Roman" w:hAnsi="Times New Roman" w:cs="Times New Roman"/>
          <w:color w:val="000000"/>
          <w:sz w:val="24"/>
          <w:szCs w:val="24"/>
          <w:lang w:val="en-US"/>
          <w:rPrChange w:id="3322" w:author="Jane Kohlhoff" w:date="2024-06-11T09:53:00Z" w16du:dateUtc="2024-06-10T23:53:00Z">
            <w:rPr>
              <w:rFonts w:ascii="Times" w:hAnsi="Times" w:cs="Helvetica"/>
              <w:color w:val="000000"/>
              <w:sz w:val="24"/>
              <w:szCs w:val="24"/>
              <w:lang w:val="en-US"/>
            </w:rPr>
          </w:rPrChange>
        </w:rPr>
        <w:t>T1 to T2 with the P</w:t>
      </w:r>
      <w:r w:rsidR="003F743F" w:rsidRPr="00365026">
        <w:rPr>
          <w:rFonts w:ascii="Times New Roman" w:hAnsi="Times New Roman" w:cs="Times New Roman"/>
          <w:color w:val="000000"/>
          <w:sz w:val="24"/>
          <w:szCs w:val="24"/>
          <w:lang w:val="en-US"/>
          <w:rPrChange w:id="3323" w:author="Jane Kohlhoff" w:date="2024-06-11T09:53:00Z" w16du:dateUtc="2024-06-10T23:53:00Z">
            <w:rPr>
              <w:rFonts w:ascii="Times" w:hAnsi="Times" w:cs="Helvetica"/>
              <w:color w:val="000000"/>
              <w:sz w:val="24"/>
              <w:szCs w:val="24"/>
              <w:lang w:val="en-US"/>
            </w:rPr>
          </w:rPrChange>
        </w:rPr>
        <w:t>CIT-T</w:t>
      </w:r>
      <w:r w:rsidR="000B5B16" w:rsidRPr="00365026">
        <w:rPr>
          <w:rFonts w:ascii="Times New Roman" w:hAnsi="Times New Roman" w:cs="Times New Roman"/>
          <w:color w:val="000000"/>
          <w:sz w:val="24"/>
          <w:szCs w:val="24"/>
          <w:lang w:val="en-US"/>
          <w:rPrChange w:id="3324" w:author="Jane Kohlhoff" w:date="2024-06-11T09:53:00Z" w16du:dateUtc="2024-06-10T23:53:00Z">
            <w:rPr>
              <w:rFonts w:ascii="Times" w:hAnsi="Times" w:cs="Helvetica"/>
              <w:color w:val="000000"/>
              <w:sz w:val="24"/>
              <w:szCs w:val="24"/>
              <w:lang w:val="en-US"/>
            </w:rPr>
          </w:rPrChange>
        </w:rPr>
        <w:t xml:space="preserve"> group</w:t>
      </w:r>
      <w:r w:rsidR="003F743F" w:rsidRPr="00365026">
        <w:rPr>
          <w:rFonts w:ascii="Times New Roman" w:hAnsi="Times New Roman" w:cs="Times New Roman"/>
          <w:color w:val="000000"/>
          <w:sz w:val="24"/>
          <w:szCs w:val="24"/>
          <w:lang w:val="en-US"/>
          <w:rPrChange w:id="3325" w:author="Jane Kohlhoff" w:date="2024-06-11T09:53:00Z" w16du:dateUtc="2024-06-10T23:53:00Z">
            <w:rPr>
              <w:rFonts w:ascii="Times" w:hAnsi="Times" w:cs="Helvetica"/>
              <w:color w:val="000000"/>
              <w:sz w:val="24"/>
              <w:szCs w:val="24"/>
              <w:lang w:val="en-US"/>
            </w:rPr>
          </w:rPrChange>
        </w:rPr>
        <w:t xml:space="preserve"> show</w:t>
      </w:r>
      <w:r w:rsidR="000B5B16" w:rsidRPr="00365026">
        <w:rPr>
          <w:rFonts w:ascii="Times New Roman" w:hAnsi="Times New Roman" w:cs="Times New Roman"/>
          <w:color w:val="000000"/>
          <w:sz w:val="24"/>
          <w:szCs w:val="24"/>
          <w:lang w:val="en-US"/>
          <w:rPrChange w:id="3326" w:author="Jane Kohlhoff" w:date="2024-06-11T09:53:00Z" w16du:dateUtc="2024-06-10T23:53:00Z">
            <w:rPr>
              <w:rFonts w:ascii="Times" w:hAnsi="Times" w:cs="Helvetica"/>
              <w:color w:val="000000"/>
              <w:sz w:val="24"/>
              <w:szCs w:val="24"/>
              <w:lang w:val="en-US"/>
            </w:rPr>
          </w:rPrChange>
        </w:rPr>
        <w:t xml:space="preserve">ing </w:t>
      </w:r>
      <w:r w:rsidR="003F743F" w:rsidRPr="00365026">
        <w:rPr>
          <w:rFonts w:ascii="Times New Roman" w:hAnsi="Times New Roman" w:cs="Times New Roman"/>
          <w:color w:val="000000"/>
          <w:sz w:val="24"/>
          <w:szCs w:val="24"/>
          <w:lang w:val="en-US"/>
          <w:rPrChange w:id="3327" w:author="Jane Kohlhoff" w:date="2024-06-11T09:53:00Z" w16du:dateUtc="2024-06-10T23:53:00Z">
            <w:rPr>
              <w:rFonts w:ascii="Times" w:hAnsi="Times" w:cs="Helvetica"/>
              <w:color w:val="000000"/>
              <w:sz w:val="24"/>
              <w:szCs w:val="24"/>
              <w:lang w:val="en-US"/>
            </w:rPr>
          </w:rPrChange>
        </w:rPr>
        <w:t>the greatest and</w:t>
      </w:r>
      <w:r w:rsidR="000B5B16" w:rsidRPr="00365026">
        <w:rPr>
          <w:rFonts w:ascii="Times New Roman" w:hAnsi="Times New Roman" w:cs="Times New Roman"/>
          <w:color w:val="000000"/>
          <w:sz w:val="24"/>
          <w:szCs w:val="24"/>
          <w:lang w:val="en-US"/>
          <w:rPrChange w:id="3328" w:author="Jane Kohlhoff" w:date="2024-06-11T09:53:00Z" w16du:dateUtc="2024-06-10T23:53:00Z">
            <w:rPr>
              <w:rFonts w:ascii="Times" w:hAnsi="Times" w:cs="Helvetica"/>
              <w:color w:val="000000"/>
              <w:sz w:val="24"/>
              <w:szCs w:val="24"/>
              <w:lang w:val="en-US"/>
            </w:rPr>
          </w:rPrChange>
        </w:rPr>
        <w:t xml:space="preserve"> the</w:t>
      </w:r>
      <w:r w:rsidR="003F743F" w:rsidRPr="00365026">
        <w:rPr>
          <w:rFonts w:ascii="Times New Roman" w:hAnsi="Times New Roman" w:cs="Times New Roman"/>
          <w:color w:val="000000"/>
          <w:sz w:val="24"/>
          <w:szCs w:val="24"/>
          <w:lang w:val="en-US"/>
          <w:rPrChange w:id="3329" w:author="Jane Kohlhoff" w:date="2024-06-11T09:53:00Z" w16du:dateUtc="2024-06-10T23:53:00Z">
            <w:rPr>
              <w:rFonts w:ascii="Times" w:hAnsi="Times" w:cs="Helvetica"/>
              <w:color w:val="000000"/>
              <w:sz w:val="24"/>
              <w:szCs w:val="24"/>
              <w:lang w:val="en-US"/>
            </w:rPr>
          </w:rPrChange>
        </w:rPr>
        <w:t xml:space="preserve"> </w:t>
      </w:r>
      <w:r w:rsidR="000B5B16" w:rsidRPr="00365026">
        <w:rPr>
          <w:rFonts w:ascii="Times New Roman" w:hAnsi="Times New Roman" w:cs="Times New Roman"/>
          <w:color w:val="000000"/>
          <w:sz w:val="24"/>
          <w:szCs w:val="24"/>
          <w:lang w:val="en-US"/>
          <w:rPrChange w:id="3330" w:author="Jane Kohlhoff" w:date="2024-06-11T09:53:00Z" w16du:dateUtc="2024-06-10T23:53:00Z">
            <w:rPr>
              <w:rFonts w:ascii="Times" w:hAnsi="Times" w:cs="Helvetica"/>
              <w:color w:val="000000"/>
              <w:sz w:val="24"/>
              <w:szCs w:val="24"/>
              <w:lang w:val="en-US"/>
            </w:rPr>
          </w:rPrChange>
        </w:rPr>
        <w:t>WL</w:t>
      </w:r>
      <w:r w:rsidR="003F743F" w:rsidRPr="00365026">
        <w:rPr>
          <w:rFonts w:ascii="Times New Roman" w:hAnsi="Times New Roman" w:cs="Times New Roman"/>
          <w:color w:val="000000"/>
          <w:sz w:val="24"/>
          <w:szCs w:val="24"/>
          <w:lang w:val="en-US"/>
          <w:rPrChange w:id="3331" w:author="Jane Kohlhoff" w:date="2024-06-11T09:53:00Z" w16du:dateUtc="2024-06-10T23:53:00Z">
            <w:rPr>
              <w:rFonts w:ascii="Times" w:hAnsi="Times" w:cs="Helvetica"/>
              <w:color w:val="000000"/>
              <w:sz w:val="24"/>
              <w:szCs w:val="24"/>
              <w:lang w:val="en-US"/>
            </w:rPr>
          </w:rPrChange>
        </w:rPr>
        <w:t xml:space="preserve"> </w:t>
      </w:r>
      <w:r w:rsidR="000B5B16" w:rsidRPr="00365026">
        <w:rPr>
          <w:rFonts w:ascii="Times New Roman" w:hAnsi="Times New Roman" w:cs="Times New Roman"/>
          <w:color w:val="000000"/>
          <w:sz w:val="24"/>
          <w:szCs w:val="24"/>
          <w:lang w:val="en-US"/>
          <w:rPrChange w:id="3332" w:author="Jane Kohlhoff" w:date="2024-06-11T09:53:00Z" w16du:dateUtc="2024-06-10T23:53:00Z">
            <w:rPr>
              <w:rFonts w:ascii="Times" w:hAnsi="Times" w:cs="Helvetica"/>
              <w:color w:val="000000"/>
              <w:sz w:val="24"/>
              <w:szCs w:val="24"/>
              <w:lang w:val="en-US"/>
            </w:rPr>
          </w:rPrChange>
        </w:rPr>
        <w:t>group s</w:t>
      </w:r>
      <w:r w:rsidR="003F743F" w:rsidRPr="00365026">
        <w:rPr>
          <w:rFonts w:ascii="Times New Roman" w:hAnsi="Times New Roman" w:cs="Times New Roman"/>
          <w:color w:val="000000"/>
          <w:sz w:val="24"/>
          <w:szCs w:val="24"/>
          <w:lang w:val="en-US"/>
          <w:rPrChange w:id="3333" w:author="Jane Kohlhoff" w:date="2024-06-11T09:53:00Z" w16du:dateUtc="2024-06-10T23:53:00Z">
            <w:rPr>
              <w:rFonts w:ascii="Times" w:hAnsi="Times" w:cs="Helvetica"/>
              <w:color w:val="000000"/>
              <w:sz w:val="24"/>
              <w:szCs w:val="24"/>
              <w:lang w:val="en-US"/>
            </w:rPr>
          </w:rPrChange>
        </w:rPr>
        <w:t>how</w:t>
      </w:r>
      <w:r w:rsidR="000B5B16" w:rsidRPr="00365026">
        <w:rPr>
          <w:rFonts w:ascii="Times New Roman" w:hAnsi="Times New Roman" w:cs="Times New Roman"/>
          <w:color w:val="000000"/>
          <w:sz w:val="24"/>
          <w:szCs w:val="24"/>
          <w:lang w:val="en-US"/>
          <w:rPrChange w:id="3334" w:author="Jane Kohlhoff" w:date="2024-06-11T09:53:00Z" w16du:dateUtc="2024-06-10T23:53:00Z">
            <w:rPr>
              <w:rFonts w:ascii="Times" w:hAnsi="Times" w:cs="Helvetica"/>
              <w:color w:val="000000"/>
              <w:sz w:val="24"/>
              <w:szCs w:val="24"/>
              <w:lang w:val="en-US"/>
            </w:rPr>
          </w:rPrChange>
        </w:rPr>
        <w:t xml:space="preserve">ing </w:t>
      </w:r>
      <w:r w:rsidR="003F743F" w:rsidRPr="00365026">
        <w:rPr>
          <w:rFonts w:ascii="Times New Roman" w:hAnsi="Times New Roman" w:cs="Times New Roman"/>
          <w:color w:val="000000"/>
          <w:sz w:val="24"/>
          <w:szCs w:val="24"/>
          <w:lang w:val="en-US"/>
          <w:rPrChange w:id="3335" w:author="Jane Kohlhoff" w:date="2024-06-11T09:53:00Z" w16du:dateUtc="2024-06-10T23:53:00Z">
            <w:rPr>
              <w:rFonts w:ascii="Times" w:hAnsi="Times" w:cs="Helvetica"/>
              <w:color w:val="000000"/>
              <w:sz w:val="24"/>
              <w:szCs w:val="24"/>
              <w:lang w:val="en-US"/>
            </w:rPr>
          </w:rPrChange>
        </w:rPr>
        <w:t xml:space="preserve">the </w:t>
      </w:r>
      <w:r w:rsidR="000B5B16" w:rsidRPr="00365026">
        <w:rPr>
          <w:rFonts w:ascii="Times New Roman" w:hAnsi="Times New Roman" w:cs="Times New Roman"/>
          <w:color w:val="000000"/>
          <w:sz w:val="24"/>
          <w:szCs w:val="24"/>
          <w:lang w:val="en-US"/>
          <w:rPrChange w:id="3336" w:author="Jane Kohlhoff" w:date="2024-06-11T09:53:00Z" w16du:dateUtc="2024-06-10T23:53:00Z">
            <w:rPr>
              <w:rFonts w:ascii="Times" w:hAnsi="Times" w:cs="Helvetica"/>
              <w:color w:val="000000"/>
              <w:sz w:val="24"/>
              <w:szCs w:val="24"/>
              <w:lang w:val="en-US"/>
            </w:rPr>
          </w:rPrChange>
        </w:rPr>
        <w:t>poorest</w:t>
      </w:r>
      <w:r w:rsidR="003F743F" w:rsidRPr="00365026">
        <w:rPr>
          <w:rFonts w:ascii="Times New Roman" w:hAnsi="Times New Roman" w:cs="Times New Roman"/>
          <w:color w:val="000000"/>
          <w:sz w:val="24"/>
          <w:szCs w:val="24"/>
          <w:lang w:val="en-US"/>
          <w:rPrChange w:id="3337" w:author="Jane Kohlhoff" w:date="2024-06-11T09:53:00Z" w16du:dateUtc="2024-06-10T23:53:00Z">
            <w:rPr>
              <w:rFonts w:ascii="Times" w:hAnsi="Times" w:cs="Helvetica"/>
              <w:color w:val="000000"/>
              <w:sz w:val="24"/>
              <w:szCs w:val="24"/>
              <w:lang w:val="en-US"/>
            </w:rPr>
          </w:rPrChange>
        </w:rPr>
        <w:t xml:space="preserve"> gains</w:t>
      </w:r>
      <w:r w:rsidR="002843E9" w:rsidRPr="00365026">
        <w:rPr>
          <w:rFonts w:ascii="Times New Roman" w:hAnsi="Times New Roman" w:cs="Times New Roman"/>
          <w:color w:val="000000"/>
          <w:sz w:val="24"/>
          <w:szCs w:val="24"/>
          <w:lang w:val="en-US"/>
          <w:rPrChange w:id="3338" w:author="Jane Kohlhoff" w:date="2024-06-11T09:53:00Z" w16du:dateUtc="2024-06-10T23:53:00Z">
            <w:rPr>
              <w:rFonts w:ascii="Times" w:hAnsi="Times" w:cs="Helvetica"/>
              <w:color w:val="000000"/>
              <w:sz w:val="24"/>
              <w:szCs w:val="24"/>
              <w:lang w:val="en-US"/>
            </w:rPr>
          </w:rPrChange>
        </w:rPr>
        <w:t xml:space="preserve">, </w:t>
      </w:r>
      <w:r w:rsidR="002843E9" w:rsidRPr="00365026">
        <w:rPr>
          <w:rFonts w:ascii="Times New Roman" w:hAnsi="Times New Roman" w:cs="Times New Roman"/>
          <w:color w:val="000000"/>
          <w:sz w:val="24"/>
          <w:szCs w:val="24"/>
          <w:lang w:val="en-US"/>
          <w:rPrChange w:id="3339" w:author="Jane Kohlhoff" w:date="2024-06-11T09:53:00Z" w16du:dateUtc="2024-06-10T23:53:00Z">
            <w:rPr>
              <w:rFonts w:ascii="Times" w:hAnsi="Times" w:cs="Helvetica"/>
              <w:color w:val="000000"/>
              <w:sz w:val="24"/>
              <w:szCs w:val="24"/>
              <w:highlight w:val="yellow"/>
              <w:lang w:val="en-US"/>
            </w:rPr>
          </w:rPrChange>
        </w:rPr>
        <w:t>and that this gradient effect would be sustained from T1 to T3 with the PCIT-T group showing better gains than the COS-P group</w:t>
      </w:r>
      <w:r w:rsidR="000B5B16" w:rsidRPr="00365026">
        <w:rPr>
          <w:rFonts w:ascii="Times New Roman" w:hAnsi="Times New Roman" w:cs="Times New Roman"/>
          <w:color w:val="000000"/>
          <w:sz w:val="24"/>
          <w:szCs w:val="24"/>
          <w:lang w:val="en-US"/>
          <w:rPrChange w:id="3340" w:author="Jane Kohlhoff" w:date="2024-06-11T09:53:00Z" w16du:dateUtc="2024-06-10T23:53:00Z">
            <w:rPr>
              <w:rFonts w:ascii="Times" w:hAnsi="Times" w:cs="Helvetica"/>
              <w:color w:val="000000"/>
              <w:sz w:val="24"/>
              <w:szCs w:val="24"/>
              <w:lang w:val="en-US"/>
            </w:rPr>
          </w:rPrChange>
        </w:rPr>
        <w:t xml:space="preserve">), </w:t>
      </w:r>
      <w:r w:rsidR="00DF36CA" w:rsidRPr="00365026">
        <w:rPr>
          <w:rFonts w:ascii="Times New Roman" w:hAnsi="Times New Roman" w:cs="Times New Roman"/>
          <w:color w:val="000000"/>
          <w:sz w:val="24"/>
          <w:szCs w:val="24"/>
          <w:lang w:val="en-US"/>
          <w:rPrChange w:id="3341" w:author="Jane Kohlhoff" w:date="2024-06-11T09:53:00Z" w16du:dateUtc="2024-06-10T23:53:00Z">
            <w:rPr>
              <w:rFonts w:ascii="Times" w:hAnsi="Times" w:cs="Helvetica"/>
              <w:color w:val="000000"/>
              <w:sz w:val="24"/>
              <w:szCs w:val="24"/>
              <w:lang w:val="en-US"/>
            </w:rPr>
          </w:rPrChange>
        </w:rPr>
        <w:t xml:space="preserve">group means were examined to determine whether they were ordered in terms of the hypothesized gradient. In cases where the order was satisfied, significance was tested using </w:t>
      </w:r>
      <w:r w:rsidR="00E227EE" w:rsidRPr="00365026">
        <w:rPr>
          <w:rFonts w:ascii="Times New Roman" w:hAnsi="Times New Roman" w:cs="Times New Roman"/>
          <w:color w:val="000000"/>
          <w:sz w:val="24"/>
          <w:szCs w:val="24"/>
          <w:lang w:val="en-US"/>
          <w:rPrChange w:id="3342" w:author="Jane Kohlhoff" w:date="2024-06-11T09:53:00Z" w16du:dateUtc="2024-06-10T23:53:00Z">
            <w:rPr>
              <w:rFonts w:ascii="Times" w:hAnsi="Times" w:cs="Helvetica"/>
              <w:color w:val="000000"/>
              <w:sz w:val="24"/>
              <w:szCs w:val="24"/>
              <w:lang w:val="en-US"/>
            </w:rPr>
          </w:rPrChange>
        </w:rPr>
        <w:t>planned comparisons</w:t>
      </w:r>
      <w:r w:rsidR="00DF36CA" w:rsidRPr="00365026">
        <w:rPr>
          <w:rFonts w:ascii="Times New Roman" w:hAnsi="Times New Roman" w:cs="Times New Roman"/>
          <w:color w:val="000000"/>
          <w:sz w:val="24"/>
          <w:szCs w:val="24"/>
          <w:lang w:val="en-US"/>
          <w:rPrChange w:id="3343" w:author="Jane Kohlhoff" w:date="2024-06-11T09:53:00Z" w16du:dateUtc="2024-06-10T23:53:00Z">
            <w:rPr>
              <w:rFonts w:ascii="Times" w:hAnsi="Times" w:cs="Helvetica"/>
              <w:color w:val="000000"/>
              <w:sz w:val="24"/>
              <w:szCs w:val="24"/>
              <w:lang w:val="en-US"/>
            </w:rPr>
          </w:rPrChange>
        </w:rPr>
        <w:t>.</w:t>
      </w:r>
    </w:p>
    <w:p w14:paraId="15D0B283" w14:textId="62B0EF24" w:rsidR="00DF36CA" w:rsidRPr="00365026" w:rsidRDefault="00DF36CA" w:rsidP="00ED5383">
      <w:pPr>
        <w:spacing w:line="480" w:lineRule="auto"/>
        <w:ind w:firstLine="720"/>
        <w:rPr>
          <w:rFonts w:ascii="Times New Roman" w:hAnsi="Times New Roman" w:cs="Times New Roman"/>
          <w:color w:val="000000"/>
          <w:sz w:val="24"/>
          <w:szCs w:val="24"/>
          <w:lang w:val="en-US"/>
          <w:rPrChange w:id="3344" w:author="Jane Kohlhoff" w:date="2024-06-11T09:53:00Z" w16du:dateUtc="2024-06-10T23:53:00Z">
            <w:rPr>
              <w:rFonts w:ascii="Times" w:hAnsi="Times" w:cs="Helvetica"/>
              <w:color w:val="000000"/>
              <w:sz w:val="24"/>
              <w:szCs w:val="24"/>
              <w:lang w:val="en-US"/>
            </w:rPr>
          </w:rPrChange>
        </w:rPr>
      </w:pPr>
      <w:r w:rsidRPr="00365026">
        <w:rPr>
          <w:rFonts w:ascii="Times New Roman" w:hAnsi="Times New Roman" w:cs="Times New Roman"/>
          <w:color w:val="000000"/>
          <w:sz w:val="24"/>
          <w:szCs w:val="24"/>
          <w:lang w:val="en-US"/>
          <w:rPrChange w:id="3345" w:author="Jane Kohlhoff" w:date="2024-06-11T09:53:00Z" w16du:dateUtc="2024-06-10T23:53:00Z">
            <w:rPr>
              <w:rFonts w:ascii="Times" w:hAnsi="Times" w:cs="Helvetica"/>
              <w:color w:val="000000"/>
              <w:sz w:val="24"/>
              <w:szCs w:val="24"/>
              <w:lang w:val="en-US"/>
            </w:rPr>
          </w:rPrChange>
        </w:rPr>
        <w:t xml:space="preserve">Finally, reliable change index </w:t>
      </w:r>
      <w:r w:rsidR="006D7D38" w:rsidRPr="00365026">
        <w:rPr>
          <w:rFonts w:ascii="Times New Roman" w:hAnsi="Times New Roman" w:cs="Times New Roman"/>
          <w:color w:val="000000"/>
          <w:sz w:val="24"/>
          <w:szCs w:val="24"/>
          <w:lang w:val="en-US"/>
          <w:rPrChange w:id="3346" w:author="Jane Kohlhoff" w:date="2024-06-11T09:53:00Z" w16du:dateUtc="2024-06-10T23:53:00Z">
            <w:rPr>
              <w:rFonts w:ascii="Times" w:hAnsi="Times" w:cs="Helvetica"/>
              <w:color w:val="000000"/>
              <w:sz w:val="24"/>
              <w:szCs w:val="24"/>
              <w:lang w:val="en-US"/>
            </w:rPr>
          </w:rPrChange>
        </w:rPr>
        <w:t xml:space="preserve">(RCI) </w:t>
      </w:r>
      <w:r w:rsidRPr="00365026">
        <w:rPr>
          <w:rFonts w:ascii="Times New Roman" w:hAnsi="Times New Roman" w:cs="Times New Roman"/>
          <w:color w:val="000000"/>
          <w:sz w:val="24"/>
          <w:szCs w:val="24"/>
          <w:lang w:val="en-US"/>
          <w:rPrChange w:id="3347" w:author="Jane Kohlhoff" w:date="2024-06-11T09:53:00Z" w16du:dateUtc="2024-06-10T23:53:00Z">
            <w:rPr>
              <w:rFonts w:ascii="Times" w:hAnsi="Times" w:cs="Helvetica"/>
              <w:color w:val="000000"/>
              <w:sz w:val="24"/>
              <w:szCs w:val="24"/>
              <w:lang w:val="en-US"/>
            </w:rPr>
          </w:rPrChange>
        </w:rPr>
        <w:t xml:space="preserve">scores were calculated to assess whether the magnitude of individual-level change on continuous study measures </w:t>
      </w:r>
      <w:r w:rsidR="006D7D38" w:rsidRPr="00365026">
        <w:rPr>
          <w:rFonts w:ascii="Times New Roman" w:hAnsi="Times New Roman" w:cs="Times New Roman"/>
          <w:color w:val="000000"/>
          <w:sz w:val="24"/>
          <w:szCs w:val="24"/>
          <w:lang w:val="en-US"/>
          <w:rPrChange w:id="3348" w:author="Jane Kohlhoff" w:date="2024-06-11T09:53:00Z" w16du:dateUtc="2024-06-10T23:53:00Z">
            <w:rPr>
              <w:rFonts w:ascii="Times" w:hAnsi="Times" w:cs="Helvetica"/>
              <w:color w:val="000000"/>
              <w:sz w:val="24"/>
              <w:szCs w:val="24"/>
              <w:lang w:val="en-US"/>
            </w:rPr>
          </w:rPrChange>
        </w:rPr>
        <w:t xml:space="preserve">from T1 to T2 </w:t>
      </w:r>
      <w:r w:rsidRPr="00365026">
        <w:rPr>
          <w:rFonts w:ascii="Times New Roman" w:hAnsi="Times New Roman" w:cs="Times New Roman"/>
          <w:color w:val="000000"/>
          <w:sz w:val="24"/>
          <w:szCs w:val="24"/>
          <w:lang w:val="en-US"/>
          <w:rPrChange w:id="3349" w:author="Jane Kohlhoff" w:date="2024-06-11T09:53:00Z" w16du:dateUtc="2024-06-10T23:53:00Z">
            <w:rPr>
              <w:rFonts w:ascii="Times" w:hAnsi="Times" w:cs="Helvetica"/>
              <w:color w:val="000000"/>
              <w:sz w:val="24"/>
              <w:szCs w:val="24"/>
              <w:lang w:val="en-US"/>
            </w:rPr>
          </w:rPrChange>
        </w:rPr>
        <w:t xml:space="preserve">exceeded the margin of measurement error </w:t>
      </w:r>
      <w:r w:rsidRPr="00365026">
        <w:rPr>
          <w:rFonts w:ascii="Times New Roman" w:hAnsi="Times New Roman" w:cs="Times New Roman"/>
          <w:color w:val="000000"/>
          <w:sz w:val="24"/>
          <w:szCs w:val="24"/>
          <w:lang w:val="en-US"/>
          <w:rPrChange w:id="3350" w:author="Jane Kohlhoff" w:date="2024-06-11T09:53:00Z" w16du:dateUtc="2024-06-10T23:53:00Z">
            <w:rPr>
              <w:rFonts w:ascii="Times" w:hAnsi="Times" w:cs="Helvetica"/>
              <w:color w:val="000000"/>
              <w:sz w:val="24"/>
              <w:szCs w:val="24"/>
              <w:lang w:val="en-US"/>
            </w:rPr>
          </w:rPrChange>
        </w:rPr>
        <w:fldChar w:fldCharType="begin"/>
      </w:r>
      <w:r w:rsidR="00622933">
        <w:rPr>
          <w:rFonts w:ascii="Times New Roman" w:hAnsi="Times New Roman" w:cs="Times New Roman"/>
          <w:color w:val="000000"/>
          <w:sz w:val="24"/>
          <w:szCs w:val="24"/>
          <w:lang w:val="en-US"/>
        </w:rPr>
        <w:instrText xml:space="preserve"> ADDIN EN.CITE &lt;EndNote&gt;&lt;Cite&gt;&lt;Author&gt;Jacobson&lt;/Author&gt;&lt;Year&gt;1991&lt;/Year&gt;&lt;RecNum&gt;1317&lt;/RecNum&gt;&lt;DisplayText&gt;(78)&lt;/DisplayText&gt;&lt;record&gt;&lt;rec-number&gt;1317&lt;/rec-number&gt;&lt;foreign-keys&gt;&lt;key app="EN" db-id="ards0dvaofa9d9es2f6vrf9iarwfp0z2w20v" timestamp="1696903311" guid="33cff14e-c55a-4d8a-ac17-719b1a1120e6"&gt;1317&lt;/key&gt;&lt;/foreign-keys&gt;&lt;ref-type name="Journal Article"&gt;17&lt;/ref-type&gt;&lt;contributors&gt;&lt;authors&gt;&lt;author&gt;Jacobson, N. S.&lt;/author&gt;&lt;author&gt;Truax, P.&lt;/author&gt;&lt;/authors&gt;&lt;/contributors&gt;&lt;titles&gt;&lt;title&gt;Clinical significance: A statistical approach to defining meaningful change in psychotherapy-research&lt;/title&gt;&lt;secondary-title&gt;Journal of Consulting and Clinical Psychology&lt;/secondary-title&gt;&lt;/titles&gt;&lt;periodical&gt;&lt;full-title&gt;Journal of Consulting and Clinical Psychology&lt;/full-title&gt;&lt;/periodical&gt;&lt;pages&gt;12–19&lt;/pages&gt;&lt;volume&gt;59&lt;/volume&gt;&lt;dates&gt;&lt;year&gt;1991&lt;/year&gt;&lt;/dates&gt;&lt;urls&gt;&lt;/urls&gt;&lt;electronic-resource-num&gt;10.1037//0022-006x.59.1.12&lt;/electronic-resource-num&gt;&lt;/record&gt;&lt;/Cite&gt;&lt;/EndNote&gt;</w:instrText>
      </w:r>
      <w:r w:rsidRPr="00365026">
        <w:rPr>
          <w:rFonts w:ascii="Times New Roman" w:hAnsi="Times New Roman" w:cs="Times New Roman"/>
          <w:color w:val="000000"/>
          <w:sz w:val="24"/>
          <w:szCs w:val="24"/>
          <w:lang w:val="en-US"/>
          <w:rPrChange w:id="3351" w:author="Jane Kohlhoff" w:date="2024-06-11T09:53:00Z" w16du:dateUtc="2024-06-10T23:53:00Z">
            <w:rPr>
              <w:rFonts w:ascii="Times" w:hAnsi="Times" w:cs="Helvetica"/>
              <w:color w:val="000000"/>
              <w:sz w:val="24"/>
              <w:szCs w:val="24"/>
              <w:lang w:val="en-US"/>
            </w:rPr>
          </w:rPrChange>
        </w:rPr>
        <w:fldChar w:fldCharType="separate"/>
      </w:r>
      <w:r w:rsidR="00622933">
        <w:rPr>
          <w:rFonts w:ascii="Times New Roman" w:hAnsi="Times New Roman" w:cs="Times New Roman"/>
          <w:noProof/>
          <w:color w:val="000000"/>
          <w:sz w:val="24"/>
          <w:szCs w:val="24"/>
          <w:lang w:val="en-US"/>
        </w:rPr>
        <w:t>(78)</w:t>
      </w:r>
      <w:r w:rsidRPr="00365026">
        <w:rPr>
          <w:rFonts w:ascii="Times New Roman" w:hAnsi="Times New Roman" w:cs="Times New Roman"/>
          <w:color w:val="000000"/>
          <w:sz w:val="24"/>
          <w:szCs w:val="24"/>
          <w:lang w:val="en-US"/>
          <w:rPrChange w:id="3352" w:author="Jane Kohlhoff" w:date="2024-06-11T09:53:00Z" w16du:dateUtc="2024-06-10T23:53:00Z">
            <w:rPr>
              <w:rFonts w:ascii="Times" w:hAnsi="Times" w:cs="Helvetica"/>
              <w:color w:val="000000"/>
              <w:sz w:val="24"/>
              <w:szCs w:val="24"/>
              <w:lang w:val="en-US"/>
            </w:rPr>
          </w:rPrChange>
        </w:rPr>
        <w:fldChar w:fldCharType="end"/>
      </w:r>
      <w:r w:rsidRPr="00365026">
        <w:rPr>
          <w:rFonts w:ascii="Times New Roman" w:hAnsi="Times New Roman" w:cs="Times New Roman"/>
          <w:color w:val="000000"/>
          <w:sz w:val="24"/>
          <w:szCs w:val="24"/>
          <w:lang w:val="en-US"/>
          <w:rPrChange w:id="3353" w:author="Jane Kohlhoff" w:date="2024-06-11T09:53:00Z" w16du:dateUtc="2024-06-10T23:53:00Z">
            <w:rPr>
              <w:rFonts w:ascii="Times" w:hAnsi="Times" w:cs="Helvetica"/>
              <w:color w:val="000000"/>
              <w:sz w:val="24"/>
              <w:szCs w:val="24"/>
              <w:lang w:val="en-US"/>
            </w:rPr>
          </w:rPrChange>
        </w:rPr>
        <w:t>.</w:t>
      </w:r>
      <w:r w:rsidR="006D7D38" w:rsidRPr="00365026">
        <w:rPr>
          <w:rFonts w:ascii="Times New Roman" w:hAnsi="Times New Roman" w:cs="Times New Roman"/>
          <w:color w:val="000000"/>
          <w:sz w:val="24"/>
          <w:szCs w:val="24"/>
          <w:lang w:val="en-US"/>
          <w:rPrChange w:id="3354" w:author="Jane Kohlhoff" w:date="2024-06-11T09:53:00Z" w16du:dateUtc="2024-06-10T23:53:00Z">
            <w:rPr>
              <w:rFonts w:ascii="Times" w:hAnsi="Times" w:cs="Helvetica"/>
              <w:color w:val="000000"/>
              <w:sz w:val="24"/>
              <w:szCs w:val="24"/>
              <w:lang w:val="en-US"/>
            </w:rPr>
          </w:rPrChange>
        </w:rPr>
        <w:t xml:space="preserve"> RCI calculations were not conducted on the T3 data due to small sample size. </w:t>
      </w:r>
    </w:p>
    <w:p w14:paraId="1D4781FF" w14:textId="23B76013" w:rsidR="00C47A59" w:rsidRPr="00365026" w:rsidRDefault="00C47A59" w:rsidP="00ED5383">
      <w:pPr>
        <w:spacing w:line="480" w:lineRule="auto"/>
        <w:ind w:firstLine="720"/>
        <w:rPr>
          <w:rFonts w:ascii="Times New Roman" w:hAnsi="Times New Roman" w:cs="Times New Roman"/>
          <w:b/>
          <w:bCs/>
          <w:color w:val="000000"/>
          <w:sz w:val="24"/>
          <w:szCs w:val="24"/>
          <w:lang w:val="en-US"/>
          <w:rPrChange w:id="3355" w:author="Jane Kohlhoff" w:date="2024-06-11T09:53:00Z" w16du:dateUtc="2024-06-10T23:53:00Z">
            <w:rPr>
              <w:rFonts w:ascii="Times" w:hAnsi="Times" w:cs="Helvetica"/>
              <w:b/>
              <w:bCs/>
              <w:color w:val="000000"/>
              <w:sz w:val="24"/>
              <w:szCs w:val="24"/>
              <w:lang w:val="en-US"/>
            </w:rPr>
          </w:rPrChange>
        </w:rPr>
      </w:pPr>
      <w:r w:rsidRPr="00365026">
        <w:rPr>
          <w:rFonts w:ascii="Times New Roman" w:hAnsi="Times New Roman" w:cs="Times New Roman"/>
          <w:b/>
          <w:bCs/>
          <w:color w:val="000000"/>
          <w:sz w:val="24"/>
          <w:szCs w:val="24"/>
          <w:lang w:val="en-US"/>
          <w:rPrChange w:id="3356" w:author="Jane Kohlhoff" w:date="2024-06-11T09:53:00Z" w16du:dateUtc="2024-06-10T23:53:00Z">
            <w:rPr>
              <w:rFonts w:ascii="Times" w:hAnsi="Times" w:cs="Helvetica"/>
              <w:b/>
              <w:bCs/>
              <w:color w:val="000000"/>
              <w:sz w:val="24"/>
              <w:szCs w:val="24"/>
              <w:lang w:val="en-US"/>
            </w:rPr>
          </w:rPrChange>
        </w:rPr>
        <w:t>Changes to Protocol</w:t>
      </w:r>
    </w:p>
    <w:p w14:paraId="3622B704" w14:textId="348D2476" w:rsidR="00AF7301" w:rsidRPr="00365026" w:rsidRDefault="00AF7301" w:rsidP="00ED5383">
      <w:pPr>
        <w:spacing w:line="480" w:lineRule="auto"/>
        <w:ind w:firstLine="720"/>
        <w:rPr>
          <w:rFonts w:ascii="Times New Roman" w:hAnsi="Times New Roman" w:cs="Times New Roman"/>
          <w:color w:val="000000"/>
          <w:sz w:val="24"/>
          <w:szCs w:val="24"/>
          <w:lang w:val="en-US"/>
          <w:rPrChange w:id="3357" w:author="Jane Kohlhoff" w:date="2024-06-11T09:53:00Z" w16du:dateUtc="2024-06-10T23:53:00Z">
            <w:rPr>
              <w:rFonts w:ascii="Times" w:hAnsi="Times" w:cs="Helvetica"/>
              <w:color w:val="000000"/>
              <w:sz w:val="24"/>
              <w:szCs w:val="24"/>
              <w:lang w:val="en-US"/>
            </w:rPr>
          </w:rPrChange>
        </w:rPr>
      </w:pPr>
      <w:r w:rsidRPr="00365026">
        <w:rPr>
          <w:rFonts w:ascii="Times New Roman" w:hAnsi="Times New Roman" w:cs="Times New Roman"/>
          <w:color w:val="000000"/>
          <w:sz w:val="24"/>
          <w:szCs w:val="24"/>
          <w:lang w:val="en-US"/>
          <w:rPrChange w:id="3358" w:author="Jane Kohlhoff" w:date="2024-06-11T09:53:00Z" w16du:dateUtc="2024-06-10T23:53:00Z">
            <w:rPr>
              <w:rFonts w:ascii="Times" w:hAnsi="Times" w:cs="Helvetica"/>
              <w:color w:val="000000"/>
              <w:sz w:val="24"/>
              <w:szCs w:val="24"/>
              <w:lang w:val="en-US"/>
            </w:rPr>
          </w:rPrChange>
        </w:rPr>
        <w:t xml:space="preserve">The following changes were made to the published study protocol </w:t>
      </w:r>
      <w:r w:rsidR="00FE0F90" w:rsidRPr="00365026">
        <w:rPr>
          <w:rFonts w:ascii="Times New Roman" w:hAnsi="Times New Roman" w:cs="Times New Roman"/>
          <w:color w:val="000000"/>
          <w:sz w:val="24"/>
          <w:szCs w:val="24"/>
          <w:lang w:val="en-US"/>
          <w:rPrChange w:id="3359" w:author="Jane Kohlhoff" w:date="2024-06-11T09:53:00Z" w16du:dateUtc="2024-06-10T23:53:00Z">
            <w:rPr>
              <w:rFonts w:ascii="Times" w:hAnsi="Times" w:cs="Helvetica"/>
              <w:color w:val="000000"/>
              <w:sz w:val="24"/>
              <w:szCs w:val="24"/>
              <w:lang w:val="en-US"/>
            </w:rPr>
          </w:rPrChange>
        </w:rPr>
        <w:fldChar w:fldCharType="begin"/>
      </w:r>
      <w:r w:rsidR="00622933">
        <w:rPr>
          <w:rFonts w:ascii="Times New Roman" w:hAnsi="Times New Roman" w:cs="Times New Roman"/>
          <w:color w:val="000000"/>
          <w:sz w:val="24"/>
          <w:szCs w:val="24"/>
          <w:lang w:val="en-US"/>
        </w:rPr>
        <w:instrText xml:space="preserve"> ADDIN EN.CITE &lt;EndNote&gt;&lt;Cite&gt;&lt;Author&gt;Kohlhoff&lt;/Author&gt;&lt;Year&gt;2020&lt;/Year&gt;&lt;RecNum&gt;2236&lt;/RecNum&gt;&lt;DisplayText&gt;(52)&lt;/DisplayText&gt;&lt;record&gt;&lt;rec-number&gt;2236&lt;/rec-number&gt;&lt;foreign-keys&gt;&lt;key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instrText>
      </w:r>
      <w:r w:rsidR="00FE0F90" w:rsidRPr="00365026">
        <w:rPr>
          <w:rFonts w:ascii="Times New Roman" w:hAnsi="Times New Roman" w:cs="Times New Roman"/>
          <w:color w:val="000000"/>
          <w:sz w:val="24"/>
          <w:szCs w:val="24"/>
          <w:lang w:val="en-US"/>
          <w:rPrChange w:id="3360" w:author="Jane Kohlhoff" w:date="2024-06-11T09:53:00Z" w16du:dateUtc="2024-06-10T23:53:00Z">
            <w:rPr>
              <w:rFonts w:ascii="Times" w:hAnsi="Times" w:cs="Helvetica"/>
              <w:color w:val="000000"/>
              <w:sz w:val="24"/>
              <w:szCs w:val="24"/>
              <w:lang w:val="en-US"/>
            </w:rPr>
          </w:rPrChange>
        </w:rPr>
        <w:fldChar w:fldCharType="separate"/>
      </w:r>
      <w:r w:rsidR="00622933">
        <w:rPr>
          <w:rFonts w:ascii="Times New Roman" w:hAnsi="Times New Roman" w:cs="Times New Roman"/>
          <w:noProof/>
          <w:color w:val="000000"/>
          <w:sz w:val="24"/>
          <w:szCs w:val="24"/>
          <w:lang w:val="en-US"/>
        </w:rPr>
        <w:t>(52)</w:t>
      </w:r>
      <w:r w:rsidR="00FE0F90" w:rsidRPr="00365026">
        <w:rPr>
          <w:rFonts w:ascii="Times New Roman" w:hAnsi="Times New Roman" w:cs="Times New Roman"/>
          <w:color w:val="000000"/>
          <w:sz w:val="24"/>
          <w:szCs w:val="24"/>
          <w:lang w:val="en-US"/>
          <w:rPrChange w:id="3361" w:author="Jane Kohlhoff" w:date="2024-06-11T09:53:00Z" w16du:dateUtc="2024-06-10T23:53:00Z">
            <w:rPr>
              <w:rFonts w:ascii="Times" w:hAnsi="Times" w:cs="Helvetica"/>
              <w:color w:val="000000"/>
              <w:sz w:val="24"/>
              <w:szCs w:val="24"/>
              <w:lang w:val="en-US"/>
            </w:rPr>
          </w:rPrChange>
        </w:rPr>
        <w:fldChar w:fldCharType="end"/>
      </w:r>
      <w:r w:rsidR="00A95620" w:rsidRPr="00365026">
        <w:rPr>
          <w:rFonts w:ascii="Times New Roman" w:hAnsi="Times New Roman" w:cs="Times New Roman"/>
          <w:color w:val="000000"/>
          <w:sz w:val="24"/>
          <w:szCs w:val="24"/>
          <w:lang w:val="en-US"/>
          <w:rPrChange w:id="3362" w:author="Jane Kohlhoff" w:date="2024-06-11T09:53:00Z" w16du:dateUtc="2024-06-10T23:53:00Z">
            <w:rPr>
              <w:rFonts w:ascii="Times" w:hAnsi="Times" w:cs="Helvetica"/>
              <w:color w:val="000000"/>
              <w:sz w:val="24"/>
              <w:szCs w:val="24"/>
              <w:lang w:val="en-US"/>
            </w:rPr>
          </w:rPrChange>
        </w:rPr>
        <w:t xml:space="preserve">: </w:t>
      </w:r>
      <w:proofErr w:type="spellStart"/>
      <w:ins w:id="3363" w:author="Jane Kohlhoff" w:date="2024-06-11T08:19:00Z" w16du:dateUtc="2024-06-10T22:19:00Z">
        <w:r w:rsidR="00781356" w:rsidRPr="00365026">
          <w:rPr>
            <w:rFonts w:ascii="Times New Roman" w:hAnsi="Times New Roman" w:cs="Times New Roman"/>
            <w:color w:val="000000"/>
            <w:sz w:val="24"/>
            <w:szCs w:val="24"/>
            <w:lang w:val="en-US"/>
            <w:rPrChange w:id="3364" w:author="Jane Kohlhoff" w:date="2024-06-11T09:53:00Z" w16du:dateUtc="2024-06-10T23:53:00Z">
              <w:rPr>
                <w:rFonts w:ascii="Times" w:hAnsi="Times" w:cs="Helvetica"/>
                <w:color w:val="000000"/>
                <w:sz w:val="24"/>
                <w:szCs w:val="24"/>
                <w:lang w:val="en-US"/>
              </w:rPr>
            </w:rPrChange>
          </w:rPr>
          <w:t>i</w:t>
        </w:r>
      </w:ins>
      <w:proofErr w:type="spellEnd"/>
      <w:del w:id="3365" w:author="Jane Kohlhoff" w:date="2024-06-11T08:19:00Z" w16du:dateUtc="2024-06-10T22:19:00Z">
        <w:r w:rsidR="00A95620" w:rsidRPr="00365026" w:rsidDel="00781356">
          <w:rPr>
            <w:rFonts w:ascii="Times New Roman" w:hAnsi="Times New Roman" w:cs="Times New Roman"/>
            <w:color w:val="000000"/>
            <w:sz w:val="24"/>
            <w:szCs w:val="24"/>
            <w:lang w:val="en-US"/>
            <w:rPrChange w:id="3366" w:author="Jane Kohlhoff" w:date="2024-06-11T09:53:00Z" w16du:dateUtc="2024-06-10T23:53:00Z">
              <w:rPr>
                <w:rFonts w:ascii="Times" w:hAnsi="Times" w:cs="Helvetica"/>
                <w:color w:val="000000"/>
                <w:sz w:val="24"/>
                <w:szCs w:val="24"/>
                <w:lang w:val="en-US"/>
              </w:rPr>
            </w:rPrChange>
          </w:rPr>
          <w:delText>1</w:delText>
        </w:r>
      </w:del>
      <w:r w:rsidR="00A95620" w:rsidRPr="00365026">
        <w:rPr>
          <w:rFonts w:ascii="Times New Roman" w:hAnsi="Times New Roman" w:cs="Times New Roman"/>
          <w:color w:val="000000"/>
          <w:sz w:val="24"/>
          <w:szCs w:val="24"/>
          <w:lang w:val="en-US"/>
          <w:rPrChange w:id="3367" w:author="Jane Kohlhoff" w:date="2024-06-11T09:53:00Z" w16du:dateUtc="2024-06-10T23:53:00Z">
            <w:rPr>
              <w:rFonts w:ascii="Times" w:hAnsi="Times" w:cs="Helvetica"/>
              <w:color w:val="000000"/>
              <w:sz w:val="24"/>
              <w:szCs w:val="24"/>
              <w:lang w:val="en-US"/>
            </w:rPr>
          </w:rPrChange>
        </w:rPr>
        <w:t xml:space="preserve">) </w:t>
      </w:r>
      <w:r w:rsidR="00992309" w:rsidRPr="00365026">
        <w:rPr>
          <w:rFonts w:ascii="Times New Roman" w:hAnsi="Times New Roman" w:cs="Times New Roman"/>
          <w:color w:val="000000"/>
          <w:sz w:val="24"/>
          <w:szCs w:val="24"/>
          <w:lang w:val="en-US"/>
          <w:rPrChange w:id="3368" w:author="Jane Kohlhoff" w:date="2024-06-11T09:53:00Z" w16du:dateUtc="2024-06-10T23:53:00Z">
            <w:rPr>
              <w:rFonts w:ascii="Times" w:hAnsi="Times" w:cs="Helvetica"/>
              <w:color w:val="000000"/>
              <w:sz w:val="24"/>
              <w:szCs w:val="24"/>
              <w:lang w:val="en-US"/>
            </w:rPr>
          </w:rPrChange>
        </w:rPr>
        <w:t>Addition of a</w:t>
      </w:r>
      <w:r w:rsidR="004322DA" w:rsidRPr="00365026">
        <w:rPr>
          <w:rFonts w:ascii="Times New Roman" w:hAnsi="Times New Roman" w:cs="Times New Roman"/>
          <w:color w:val="000000"/>
          <w:sz w:val="24"/>
          <w:szCs w:val="24"/>
          <w:lang w:val="en-US"/>
          <w:rPrChange w:id="3369" w:author="Jane Kohlhoff" w:date="2024-06-11T09:53:00Z" w16du:dateUtc="2024-06-10T23:53:00Z">
            <w:rPr>
              <w:rFonts w:ascii="Times" w:hAnsi="Times" w:cs="Helvetica"/>
              <w:color w:val="000000"/>
              <w:sz w:val="24"/>
              <w:szCs w:val="24"/>
              <w:lang w:val="en-US"/>
            </w:rPr>
          </w:rPrChange>
        </w:rPr>
        <w:t>n extra h</w:t>
      </w:r>
      <w:r w:rsidR="00992309" w:rsidRPr="00365026">
        <w:rPr>
          <w:rFonts w:ascii="Times New Roman" w:hAnsi="Times New Roman" w:cs="Times New Roman"/>
          <w:color w:val="000000"/>
          <w:sz w:val="24"/>
          <w:szCs w:val="24"/>
          <w:lang w:val="en-US"/>
          <w:rPrChange w:id="3370" w:author="Jane Kohlhoff" w:date="2024-06-11T09:53:00Z" w16du:dateUtc="2024-06-10T23:53:00Z">
            <w:rPr>
              <w:rFonts w:ascii="Times" w:hAnsi="Times" w:cs="Helvetica"/>
              <w:color w:val="000000"/>
              <w:sz w:val="24"/>
              <w:szCs w:val="24"/>
              <w:lang w:val="en-US"/>
            </w:rPr>
          </w:rPrChange>
        </w:rPr>
        <w:t>ypothesis</w:t>
      </w:r>
      <w:r w:rsidR="004322DA" w:rsidRPr="00365026">
        <w:rPr>
          <w:rFonts w:ascii="Times New Roman" w:hAnsi="Times New Roman" w:cs="Times New Roman"/>
          <w:color w:val="000000"/>
          <w:sz w:val="24"/>
          <w:szCs w:val="24"/>
          <w:lang w:val="en-US"/>
          <w:rPrChange w:id="3371" w:author="Jane Kohlhoff" w:date="2024-06-11T09:53:00Z" w16du:dateUtc="2024-06-10T23:53:00Z">
            <w:rPr>
              <w:rFonts w:ascii="Times" w:hAnsi="Times" w:cs="Helvetica"/>
              <w:color w:val="000000"/>
              <w:sz w:val="24"/>
              <w:szCs w:val="24"/>
              <w:lang w:val="en-US"/>
            </w:rPr>
          </w:rPrChange>
        </w:rPr>
        <w:t xml:space="preserve"> (</w:t>
      </w:r>
      <w:r w:rsidR="00023D70" w:rsidRPr="00365026">
        <w:rPr>
          <w:rFonts w:ascii="Times New Roman" w:hAnsi="Times New Roman" w:cs="Times New Roman"/>
          <w:color w:val="000000"/>
          <w:sz w:val="24"/>
          <w:szCs w:val="24"/>
          <w:lang w:val="en-US"/>
          <w:rPrChange w:id="3372" w:author="Jane Kohlhoff" w:date="2024-06-11T09:53:00Z" w16du:dateUtc="2024-06-10T23:53:00Z">
            <w:rPr>
              <w:rFonts w:ascii="Times" w:hAnsi="Times" w:cs="Helvetica"/>
              <w:color w:val="000000"/>
              <w:sz w:val="24"/>
              <w:szCs w:val="24"/>
              <w:lang w:val="en-US"/>
            </w:rPr>
          </w:rPrChange>
        </w:rPr>
        <w:t xml:space="preserve">referred to above as the </w:t>
      </w:r>
      <w:r w:rsidR="002A181B" w:rsidRPr="00365026">
        <w:rPr>
          <w:rFonts w:ascii="Times New Roman" w:hAnsi="Times New Roman" w:cs="Times New Roman"/>
          <w:color w:val="000000"/>
          <w:sz w:val="24"/>
          <w:szCs w:val="24"/>
          <w:lang w:val="en-US"/>
          <w:rPrChange w:id="3373" w:author="Jane Kohlhoff" w:date="2024-06-11T09:53:00Z" w16du:dateUtc="2024-06-10T23:53:00Z">
            <w:rPr>
              <w:rFonts w:ascii="Times" w:hAnsi="Times" w:cs="Helvetica"/>
              <w:color w:val="000000"/>
              <w:sz w:val="24"/>
              <w:szCs w:val="24"/>
              <w:lang w:val="en-US"/>
            </w:rPr>
          </w:rPrChange>
        </w:rPr>
        <w:t>‘</w:t>
      </w:r>
      <w:r w:rsidR="00023D70" w:rsidRPr="00365026">
        <w:rPr>
          <w:rFonts w:ascii="Times New Roman" w:hAnsi="Times New Roman" w:cs="Times New Roman"/>
          <w:color w:val="000000"/>
          <w:sz w:val="24"/>
          <w:szCs w:val="24"/>
          <w:lang w:val="en-US"/>
          <w:rPrChange w:id="3374" w:author="Jane Kohlhoff" w:date="2024-06-11T09:53:00Z" w16du:dateUtc="2024-06-10T23:53:00Z">
            <w:rPr>
              <w:rFonts w:ascii="Times" w:hAnsi="Times" w:cs="Helvetica"/>
              <w:color w:val="000000"/>
              <w:sz w:val="24"/>
              <w:szCs w:val="24"/>
              <w:lang w:val="en-US"/>
            </w:rPr>
          </w:rPrChange>
        </w:rPr>
        <w:t xml:space="preserve">primary study </w:t>
      </w:r>
      <w:r w:rsidR="004322DA" w:rsidRPr="00365026">
        <w:rPr>
          <w:rFonts w:ascii="Times New Roman" w:hAnsi="Times New Roman" w:cs="Times New Roman"/>
          <w:color w:val="000000"/>
          <w:sz w:val="24"/>
          <w:szCs w:val="24"/>
          <w:lang w:val="en-US"/>
          <w:rPrChange w:id="3375" w:author="Jane Kohlhoff" w:date="2024-06-11T09:53:00Z" w16du:dateUtc="2024-06-10T23:53:00Z">
            <w:rPr>
              <w:rFonts w:ascii="Times" w:hAnsi="Times" w:cs="Helvetica"/>
              <w:color w:val="000000"/>
              <w:sz w:val="24"/>
              <w:szCs w:val="24"/>
              <w:lang w:val="en-US"/>
            </w:rPr>
          </w:rPrChange>
        </w:rPr>
        <w:t>hypothesi</w:t>
      </w:r>
      <w:r w:rsidR="00023D70" w:rsidRPr="00365026">
        <w:rPr>
          <w:rFonts w:ascii="Times New Roman" w:hAnsi="Times New Roman" w:cs="Times New Roman"/>
          <w:color w:val="000000"/>
          <w:sz w:val="24"/>
          <w:szCs w:val="24"/>
          <w:lang w:val="en-US"/>
          <w:rPrChange w:id="3376" w:author="Jane Kohlhoff" w:date="2024-06-11T09:53:00Z" w16du:dateUtc="2024-06-10T23:53:00Z">
            <w:rPr>
              <w:rFonts w:ascii="Times" w:hAnsi="Times" w:cs="Helvetica"/>
              <w:color w:val="000000"/>
              <w:sz w:val="24"/>
              <w:szCs w:val="24"/>
              <w:lang w:val="en-US"/>
            </w:rPr>
          </w:rPrChange>
        </w:rPr>
        <w:t>s</w:t>
      </w:r>
      <w:r w:rsidR="002A181B" w:rsidRPr="00365026">
        <w:rPr>
          <w:rFonts w:ascii="Times New Roman" w:hAnsi="Times New Roman" w:cs="Times New Roman"/>
          <w:color w:val="000000"/>
          <w:sz w:val="24"/>
          <w:szCs w:val="24"/>
          <w:lang w:val="en-US"/>
          <w:rPrChange w:id="3377" w:author="Jane Kohlhoff" w:date="2024-06-11T09:53:00Z" w16du:dateUtc="2024-06-10T23:53:00Z">
            <w:rPr>
              <w:rFonts w:ascii="Times" w:hAnsi="Times" w:cs="Helvetica"/>
              <w:color w:val="000000"/>
              <w:sz w:val="24"/>
              <w:szCs w:val="24"/>
              <w:lang w:val="en-US"/>
            </w:rPr>
          </w:rPrChange>
        </w:rPr>
        <w:t>’</w:t>
      </w:r>
      <w:r w:rsidR="004322DA" w:rsidRPr="00365026">
        <w:rPr>
          <w:rFonts w:ascii="Times New Roman" w:hAnsi="Times New Roman" w:cs="Times New Roman"/>
          <w:color w:val="000000"/>
          <w:sz w:val="24"/>
          <w:szCs w:val="24"/>
          <w:lang w:val="en-US"/>
          <w:rPrChange w:id="3378" w:author="Jane Kohlhoff" w:date="2024-06-11T09:53:00Z" w16du:dateUtc="2024-06-10T23:53:00Z">
            <w:rPr>
              <w:rFonts w:ascii="Times" w:hAnsi="Times" w:cs="Helvetica"/>
              <w:color w:val="000000"/>
              <w:sz w:val="24"/>
              <w:szCs w:val="24"/>
              <w:lang w:val="en-US"/>
            </w:rPr>
          </w:rPrChange>
        </w:rPr>
        <w:t>) to allow for comparison of within and between group changes</w:t>
      </w:r>
      <w:r w:rsidR="002A181B" w:rsidRPr="00365026">
        <w:rPr>
          <w:rFonts w:ascii="Times New Roman" w:hAnsi="Times New Roman" w:cs="Times New Roman"/>
          <w:color w:val="000000"/>
          <w:sz w:val="24"/>
          <w:szCs w:val="24"/>
          <w:lang w:val="en-US"/>
          <w:rPrChange w:id="3379" w:author="Jane Kohlhoff" w:date="2024-06-11T09:53:00Z" w16du:dateUtc="2024-06-10T23:53:00Z">
            <w:rPr>
              <w:rFonts w:ascii="Times" w:hAnsi="Times" w:cs="Helvetica"/>
              <w:color w:val="000000"/>
              <w:sz w:val="24"/>
              <w:szCs w:val="24"/>
              <w:lang w:val="en-US"/>
            </w:rPr>
          </w:rPrChange>
        </w:rPr>
        <w:t xml:space="preserve"> </w:t>
      </w:r>
      <w:r w:rsidR="00727CC5" w:rsidRPr="00365026">
        <w:rPr>
          <w:rFonts w:ascii="Times New Roman" w:hAnsi="Times New Roman" w:cs="Times New Roman"/>
          <w:color w:val="000000"/>
          <w:sz w:val="24"/>
          <w:szCs w:val="24"/>
          <w:lang w:val="en-US"/>
          <w:rPrChange w:id="3380" w:author="Jane Kohlhoff" w:date="2024-06-11T09:53:00Z" w16du:dateUtc="2024-06-10T23:53:00Z">
            <w:rPr>
              <w:rFonts w:ascii="Times" w:hAnsi="Times" w:cs="Helvetica"/>
              <w:color w:val="000000"/>
              <w:sz w:val="24"/>
              <w:szCs w:val="24"/>
              <w:lang w:val="en-US"/>
            </w:rPr>
          </w:rPrChange>
        </w:rPr>
        <w:t>on key outcome variables</w:t>
      </w:r>
      <w:r w:rsidR="0085718E" w:rsidRPr="00365026">
        <w:rPr>
          <w:rFonts w:ascii="Times New Roman" w:hAnsi="Times New Roman" w:cs="Times New Roman"/>
          <w:color w:val="000000"/>
          <w:sz w:val="24"/>
          <w:szCs w:val="24"/>
          <w:lang w:val="en-US"/>
          <w:rPrChange w:id="3381" w:author="Jane Kohlhoff" w:date="2024-06-11T09:53:00Z" w16du:dateUtc="2024-06-10T23:53:00Z">
            <w:rPr>
              <w:rFonts w:ascii="Times" w:hAnsi="Times" w:cs="Helvetica"/>
              <w:color w:val="000000"/>
              <w:sz w:val="24"/>
              <w:szCs w:val="24"/>
              <w:lang w:val="en-US"/>
            </w:rPr>
          </w:rPrChange>
        </w:rPr>
        <w:t xml:space="preserve">; </w:t>
      </w:r>
      <w:ins w:id="3382" w:author="Jane Kohlhoff" w:date="2024-06-11T08:19:00Z" w16du:dateUtc="2024-06-10T22:19:00Z">
        <w:r w:rsidR="00781356" w:rsidRPr="00365026">
          <w:rPr>
            <w:rFonts w:ascii="Times New Roman" w:hAnsi="Times New Roman" w:cs="Times New Roman"/>
            <w:color w:val="000000"/>
            <w:sz w:val="24"/>
            <w:szCs w:val="24"/>
            <w:lang w:val="en-US"/>
            <w:rPrChange w:id="3383" w:author="Jane Kohlhoff" w:date="2024-06-11T09:53:00Z" w16du:dateUtc="2024-06-10T23:53:00Z">
              <w:rPr>
                <w:rFonts w:ascii="Times" w:hAnsi="Times" w:cs="Helvetica"/>
                <w:color w:val="000000"/>
                <w:sz w:val="24"/>
                <w:szCs w:val="24"/>
                <w:lang w:val="en-US"/>
              </w:rPr>
            </w:rPrChange>
          </w:rPr>
          <w:t>ii</w:t>
        </w:r>
      </w:ins>
      <w:del w:id="3384" w:author="Jane Kohlhoff" w:date="2024-06-11T08:19:00Z" w16du:dateUtc="2024-06-10T22:19:00Z">
        <w:r w:rsidR="0085718E" w:rsidRPr="00365026" w:rsidDel="00781356">
          <w:rPr>
            <w:rFonts w:ascii="Times New Roman" w:hAnsi="Times New Roman" w:cs="Times New Roman"/>
            <w:color w:val="000000"/>
            <w:sz w:val="24"/>
            <w:szCs w:val="24"/>
            <w:lang w:val="en-US"/>
            <w:rPrChange w:id="3385" w:author="Jane Kohlhoff" w:date="2024-06-11T09:53:00Z" w16du:dateUtc="2024-06-10T23:53:00Z">
              <w:rPr>
                <w:rFonts w:ascii="Times" w:hAnsi="Times" w:cs="Helvetica"/>
                <w:color w:val="000000"/>
                <w:sz w:val="24"/>
                <w:szCs w:val="24"/>
                <w:lang w:val="en-US"/>
              </w:rPr>
            </w:rPrChange>
          </w:rPr>
          <w:delText>2</w:delText>
        </w:r>
      </w:del>
      <w:r w:rsidR="0085718E" w:rsidRPr="00365026">
        <w:rPr>
          <w:rFonts w:ascii="Times New Roman" w:hAnsi="Times New Roman" w:cs="Times New Roman"/>
          <w:color w:val="000000"/>
          <w:sz w:val="24"/>
          <w:szCs w:val="24"/>
          <w:lang w:val="en-US"/>
          <w:rPrChange w:id="3386" w:author="Jane Kohlhoff" w:date="2024-06-11T09:53:00Z" w16du:dateUtc="2024-06-10T23:53:00Z">
            <w:rPr>
              <w:rFonts w:ascii="Times" w:hAnsi="Times" w:cs="Helvetica"/>
              <w:color w:val="000000"/>
              <w:sz w:val="24"/>
              <w:szCs w:val="24"/>
              <w:lang w:val="en-US"/>
            </w:rPr>
          </w:rPrChange>
        </w:rPr>
        <w:t xml:space="preserve">) </w:t>
      </w:r>
      <w:r w:rsidR="007E297E" w:rsidRPr="00365026">
        <w:rPr>
          <w:rFonts w:ascii="Times New Roman" w:hAnsi="Times New Roman" w:cs="Times New Roman"/>
          <w:color w:val="000000"/>
          <w:sz w:val="24"/>
          <w:szCs w:val="24"/>
          <w:lang w:val="en-US"/>
          <w:rPrChange w:id="3387" w:author="Jane Kohlhoff" w:date="2024-06-11T09:53:00Z" w16du:dateUtc="2024-06-10T23:53:00Z">
            <w:rPr>
              <w:rFonts w:ascii="Times" w:hAnsi="Times" w:cs="Helvetica"/>
              <w:color w:val="000000"/>
              <w:sz w:val="24"/>
              <w:szCs w:val="24"/>
              <w:lang w:val="en-US"/>
            </w:rPr>
          </w:rPrChange>
        </w:rPr>
        <w:t>Coping with Toddler’s Negative Emotions Scale (CTNES) scores</w:t>
      </w:r>
      <w:r w:rsidR="006C40B4" w:rsidRPr="00365026">
        <w:rPr>
          <w:rFonts w:ascii="Times New Roman" w:hAnsi="Times New Roman" w:cs="Times New Roman"/>
          <w:color w:val="000000"/>
          <w:sz w:val="24"/>
          <w:szCs w:val="24"/>
          <w:lang w:val="en-US"/>
          <w:rPrChange w:id="3388" w:author="Jane Kohlhoff" w:date="2024-06-11T09:53:00Z" w16du:dateUtc="2024-06-10T23:53:00Z">
            <w:rPr>
              <w:rFonts w:ascii="Times" w:hAnsi="Times" w:cs="Helvetica"/>
              <w:color w:val="000000"/>
              <w:sz w:val="24"/>
              <w:szCs w:val="24"/>
              <w:lang w:val="en-US"/>
            </w:rPr>
          </w:rPrChange>
        </w:rPr>
        <w:t xml:space="preserve"> </w:t>
      </w:r>
      <w:r w:rsidR="002A181B" w:rsidRPr="00365026">
        <w:rPr>
          <w:rFonts w:ascii="Times New Roman" w:hAnsi="Times New Roman" w:cs="Times New Roman"/>
          <w:color w:val="000000"/>
          <w:sz w:val="24"/>
          <w:szCs w:val="24"/>
          <w:lang w:val="en-US"/>
          <w:rPrChange w:id="3389" w:author="Jane Kohlhoff" w:date="2024-06-11T09:53:00Z" w16du:dateUtc="2024-06-10T23:53:00Z">
            <w:rPr>
              <w:rFonts w:ascii="Times" w:hAnsi="Times" w:cs="Helvetica"/>
              <w:color w:val="000000"/>
              <w:sz w:val="24"/>
              <w:szCs w:val="24"/>
              <w:lang w:val="en-US"/>
            </w:rPr>
          </w:rPrChange>
        </w:rPr>
        <w:t>not</w:t>
      </w:r>
      <w:r w:rsidR="007E297E" w:rsidRPr="00365026">
        <w:rPr>
          <w:rFonts w:ascii="Times New Roman" w:hAnsi="Times New Roman" w:cs="Times New Roman"/>
          <w:color w:val="000000"/>
          <w:sz w:val="24"/>
          <w:szCs w:val="24"/>
          <w:lang w:val="en-US"/>
          <w:rPrChange w:id="3390" w:author="Jane Kohlhoff" w:date="2024-06-11T09:53:00Z" w16du:dateUtc="2024-06-10T23:53:00Z">
            <w:rPr>
              <w:rFonts w:ascii="Times" w:hAnsi="Times" w:cs="Helvetica"/>
              <w:color w:val="000000"/>
              <w:sz w:val="24"/>
              <w:szCs w:val="24"/>
              <w:lang w:val="en-US"/>
            </w:rPr>
          </w:rPrChange>
        </w:rPr>
        <w:t xml:space="preserve"> reported</w:t>
      </w:r>
      <w:r w:rsidR="002A181B" w:rsidRPr="00365026">
        <w:rPr>
          <w:rFonts w:ascii="Times New Roman" w:hAnsi="Times New Roman" w:cs="Times New Roman"/>
          <w:color w:val="000000"/>
          <w:sz w:val="24"/>
          <w:szCs w:val="24"/>
          <w:lang w:val="en-US"/>
          <w:rPrChange w:id="3391" w:author="Jane Kohlhoff" w:date="2024-06-11T09:53:00Z" w16du:dateUtc="2024-06-10T23:53:00Z">
            <w:rPr>
              <w:rFonts w:ascii="Times" w:hAnsi="Times" w:cs="Helvetica"/>
              <w:color w:val="000000"/>
              <w:sz w:val="24"/>
              <w:szCs w:val="24"/>
              <w:lang w:val="en-US"/>
            </w:rPr>
          </w:rPrChange>
        </w:rPr>
        <w:t xml:space="preserve"> </w:t>
      </w:r>
      <w:r w:rsidR="0012593D" w:rsidRPr="00365026">
        <w:rPr>
          <w:rFonts w:ascii="Times New Roman" w:hAnsi="Times New Roman" w:cs="Times New Roman"/>
          <w:color w:val="000000"/>
          <w:sz w:val="24"/>
          <w:szCs w:val="24"/>
          <w:lang w:val="en-US"/>
          <w:rPrChange w:id="3392" w:author="Jane Kohlhoff" w:date="2024-06-11T09:53:00Z" w16du:dateUtc="2024-06-10T23:53:00Z">
            <w:rPr>
              <w:rFonts w:ascii="Times" w:hAnsi="Times" w:cs="Helvetica"/>
              <w:color w:val="000000"/>
              <w:sz w:val="24"/>
              <w:szCs w:val="24"/>
              <w:lang w:val="en-US"/>
            </w:rPr>
          </w:rPrChange>
        </w:rPr>
        <w:fldChar w:fldCharType="begin"/>
      </w:r>
      <w:r w:rsidR="00622933">
        <w:rPr>
          <w:rFonts w:ascii="Times New Roman" w:hAnsi="Times New Roman" w:cs="Times New Roman"/>
          <w:color w:val="000000"/>
          <w:sz w:val="24"/>
          <w:szCs w:val="24"/>
          <w:lang w:val="en-US"/>
        </w:rPr>
        <w:instrText xml:space="preserve"> ADDIN EN.CITE &lt;EndNote&gt;&lt;Cite&gt;&lt;Author&gt;Spinrad&lt;/Author&gt;&lt;Year&gt;2007&lt;/Year&gt;&lt;RecNum&gt;156&lt;/RecNum&gt;&lt;DisplayText&gt;(79)&lt;/DisplayText&gt;&lt;record&gt;&lt;rec-number&gt;156&lt;/rec-number&gt;&lt;foreign-keys&gt;&lt;key app="EN" db-id="ards0dvaofa9d9es2f6vrf9iarwfp0z2w20v" timestamp="1696903240" guid="d2bdfebf-b967-4a8f-b7f7-9606c0f4c3a2"&gt;156&lt;/key&gt;&lt;/foreign-keys&gt;&lt;ref-type name="Journal Article"&gt;17&lt;/ref-type&gt;&lt;contributors&gt;&lt;authors&gt;&lt;author&gt;Spinrad, Tracy L&lt;/author&gt;&lt;author&gt;Eisenberg, Nancy&lt;/author&gt;&lt;author&gt;Gaertner, Bridget&lt;/author&gt;&lt;author&gt;Popp, Tierney&lt;/author&gt;&lt;author&gt;Smith, Cynthia L&lt;/author&gt;&lt;author&gt;Kupfer, Anne&lt;/author&gt;&lt;author&gt;Greving, Karissa&lt;/author&gt;&lt;author&gt;Liew, Jeffrey&lt;/author&gt;&lt;author&gt;Hofer, Claire&lt;/author&gt;&lt;/authors&gt;&lt;/contributors&gt;&lt;titles&gt;&lt;title&gt;Relations of maternal socialization and toddlers&amp;apos; effortful control to children&amp;apos;s adjustment and social competence&lt;/title&gt;&lt;secondary-title&gt;Developmental psychology&lt;/secondary-title&gt;&lt;short-title&gt;Relations of maternal socialization and toddlers&amp;apos; effortful control to children&amp;apos;s adjustment and social competence&lt;/short-title&gt;&lt;/titles&gt;&lt;periodical&gt;&lt;full-title&gt;Developmental psychology&lt;/full-title&gt;&lt;/periodical&gt;&lt;pages&gt;1170&lt;/pages&gt;&lt;volume&gt;43&lt;/volume&gt;&lt;number&gt;5&lt;/number&gt;&lt;dates&gt;&lt;year&gt;2007&lt;/year&gt;&lt;/dates&gt;&lt;isbn&gt;1939-0599&lt;/isbn&gt;&lt;urls&gt;&lt;/urls&gt;&lt;/record&gt;&lt;/Cite&gt;&lt;/EndNote&gt;</w:instrText>
      </w:r>
      <w:r w:rsidR="0012593D" w:rsidRPr="00365026">
        <w:rPr>
          <w:rFonts w:ascii="Times New Roman" w:hAnsi="Times New Roman" w:cs="Times New Roman"/>
          <w:color w:val="000000"/>
          <w:sz w:val="24"/>
          <w:szCs w:val="24"/>
          <w:lang w:val="en-US"/>
          <w:rPrChange w:id="3393" w:author="Jane Kohlhoff" w:date="2024-06-11T09:53:00Z" w16du:dateUtc="2024-06-10T23:53:00Z">
            <w:rPr>
              <w:rFonts w:ascii="Times" w:hAnsi="Times" w:cs="Helvetica"/>
              <w:color w:val="000000"/>
              <w:sz w:val="24"/>
              <w:szCs w:val="24"/>
              <w:lang w:val="en-US"/>
            </w:rPr>
          </w:rPrChange>
        </w:rPr>
        <w:fldChar w:fldCharType="separate"/>
      </w:r>
      <w:r w:rsidR="00622933">
        <w:rPr>
          <w:rFonts w:ascii="Times New Roman" w:hAnsi="Times New Roman" w:cs="Times New Roman"/>
          <w:noProof/>
          <w:color w:val="000000"/>
          <w:sz w:val="24"/>
          <w:szCs w:val="24"/>
          <w:lang w:val="en-US"/>
        </w:rPr>
        <w:t>(79)</w:t>
      </w:r>
      <w:r w:rsidR="0012593D" w:rsidRPr="00365026">
        <w:rPr>
          <w:rFonts w:ascii="Times New Roman" w:hAnsi="Times New Roman" w:cs="Times New Roman"/>
          <w:color w:val="000000"/>
          <w:sz w:val="24"/>
          <w:szCs w:val="24"/>
          <w:lang w:val="en-US"/>
          <w:rPrChange w:id="3394" w:author="Jane Kohlhoff" w:date="2024-06-11T09:53:00Z" w16du:dateUtc="2024-06-10T23:53:00Z">
            <w:rPr>
              <w:rFonts w:ascii="Times" w:hAnsi="Times" w:cs="Helvetica"/>
              <w:color w:val="000000"/>
              <w:sz w:val="24"/>
              <w:szCs w:val="24"/>
              <w:lang w:val="en-US"/>
            </w:rPr>
          </w:rPrChange>
        </w:rPr>
        <w:fldChar w:fldCharType="end"/>
      </w:r>
      <w:ins w:id="3395" w:author="Jane Kohlhoff" w:date="2024-06-11T13:23:00Z" w16du:dateUtc="2024-06-11T03:23:00Z">
        <w:r w:rsidR="00897263">
          <w:rPr>
            <w:rFonts w:ascii="Times New Roman" w:hAnsi="Times New Roman" w:cs="Times New Roman"/>
            <w:color w:val="000000"/>
            <w:sz w:val="24"/>
            <w:szCs w:val="24"/>
            <w:lang w:val="en-US"/>
          </w:rPr>
          <w:t xml:space="preserve"> </w:t>
        </w:r>
      </w:ins>
      <w:del w:id="3396" w:author="Jane Kohlhoff" w:date="2024-06-11T13:23:00Z" w16du:dateUtc="2024-06-11T03:23:00Z">
        <w:r w:rsidR="002A181B" w:rsidRPr="00365026" w:rsidDel="00897263">
          <w:rPr>
            <w:rFonts w:ascii="Times New Roman" w:hAnsi="Times New Roman" w:cs="Times New Roman"/>
            <w:color w:val="000000"/>
            <w:sz w:val="24"/>
            <w:szCs w:val="24"/>
            <w:lang w:val="en-US"/>
            <w:rPrChange w:id="3397" w:author="Jane Kohlhoff" w:date="2024-06-11T09:53:00Z" w16du:dateUtc="2024-06-10T23:53:00Z">
              <w:rPr>
                <w:rFonts w:ascii="Times" w:hAnsi="Times" w:cs="Helvetica"/>
                <w:color w:val="000000"/>
                <w:sz w:val="24"/>
                <w:szCs w:val="24"/>
                <w:lang w:val="en-US"/>
              </w:rPr>
            </w:rPrChange>
          </w:rPr>
          <w:delText xml:space="preserve">, </w:delText>
        </w:r>
      </w:del>
      <w:r w:rsidR="002A181B" w:rsidRPr="00365026">
        <w:rPr>
          <w:rFonts w:ascii="Times New Roman" w:hAnsi="Times New Roman" w:cs="Times New Roman"/>
          <w:color w:val="000000"/>
          <w:sz w:val="24"/>
          <w:szCs w:val="24"/>
          <w:lang w:val="en-US"/>
          <w:rPrChange w:id="3398" w:author="Jane Kohlhoff" w:date="2024-06-11T09:53:00Z" w16du:dateUtc="2024-06-10T23:53:00Z">
            <w:rPr>
              <w:rFonts w:ascii="Times" w:hAnsi="Times" w:cs="Helvetica"/>
              <w:color w:val="000000"/>
              <w:sz w:val="24"/>
              <w:szCs w:val="24"/>
              <w:lang w:val="en-US"/>
            </w:rPr>
          </w:rPrChange>
        </w:rPr>
        <w:t>due to an administration error</w:t>
      </w:r>
      <w:r w:rsidR="00967D5F" w:rsidRPr="00365026">
        <w:rPr>
          <w:rFonts w:ascii="Times New Roman" w:hAnsi="Times New Roman" w:cs="Times New Roman"/>
          <w:color w:val="000000"/>
          <w:sz w:val="24"/>
          <w:szCs w:val="24"/>
          <w:lang w:val="en-US"/>
          <w:rPrChange w:id="3399" w:author="Jane Kohlhoff" w:date="2024-06-11T09:53:00Z" w16du:dateUtc="2024-06-10T23:53:00Z">
            <w:rPr>
              <w:rFonts w:ascii="Times" w:hAnsi="Times" w:cs="Helvetica"/>
              <w:color w:val="000000"/>
              <w:sz w:val="24"/>
              <w:szCs w:val="24"/>
              <w:lang w:val="en-US"/>
            </w:rPr>
          </w:rPrChange>
        </w:rPr>
        <w:t xml:space="preserve">; </w:t>
      </w:r>
      <w:ins w:id="3400" w:author="Jane Kohlhoff" w:date="2024-06-11T08:20:00Z" w16du:dateUtc="2024-06-10T22:20:00Z">
        <w:r w:rsidR="00781356" w:rsidRPr="00365026">
          <w:rPr>
            <w:rFonts w:ascii="Times New Roman" w:hAnsi="Times New Roman" w:cs="Times New Roman"/>
            <w:color w:val="000000"/>
            <w:sz w:val="24"/>
            <w:szCs w:val="24"/>
            <w:lang w:val="en-US"/>
            <w:rPrChange w:id="3401" w:author="Jane Kohlhoff" w:date="2024-06-11T09:53:00Z" w16du:dateUtc="2024-06-10T23:53:00Z">
              <w:rPr>
                <w:rFonts w:ascii="Times" w:hAnsi="Times" w:cs="Helvetica"/>
                <w:color w:val="000000"/>
                <w:sz w:val="24"/>
                <w:szCs w:val="24"/>
                <w:lang w:val="en-US"/>
              </w:rPr>
            </w:rPrChange>
          </w:rPr>
          <w:t>iii</w:t>
        </w:r>
      </w:ins>
      <w:del w:id="3402" w:author="Jane Kohlhoff" w:date="2024-06-11T08:20:00Z" w16du:dateUtc="2024-06-10T22:20:00Z">
        <w:r w:rsidR="00967D5F" w:rsidRPr="00365026" w:rsidDel="00781356">
          <w:rPr>
            <w:rFonts w:ascii="Times New Roman" w:hAnsi="Times New Roman" w:cs="Times New Roman"/>
            <w:color w:val="000000"/>
            <w:sz w:val="24"/>
            <w:szCs w:val="24"/>
            <w:lang w:val="en-US"/>
            <w:rPrChange w:id="3403" w:author="Jane Kohlhoff" w:date="2024-06-11T09:53:00Z" w16du:dateUtc="2024-06-10T23:53:00Z">
              <w:rPr>
                <w:rFonts w:ascii="Times" w:hAnsi="Times" w:cs="Helvetica"/>
                <w:color w:val="000000"/>
                <w:sz w:val="24"/>
                <w:szCs w:val="24"/>
                <w:lang w:val="en-US"/>
              </w:rPr>
            </w:rPrChange>
          </w:rPr>
          <w:delText>3</w:delText>
        </w:r>
      </w:del>
      <w:r w:rsidR="00967D5F" w:rsidRPr="00365026">
        <w:rPr>
          <w:rFonts w:ascii="Times New Roman" w:hAnsi="Times New Roman" w:cs="Times New Roman"/>
          <w:color w:val="000000"/>
          <w:sz w:val="24"/>
          <w:szCs w:val="24"/>
          <w:lang w:val="en-US"/>
          <w:rPrChange w:id="3404" w:author="Jane Kohlhoff" w:date="2024-06-11T09:53:00Z" w16du:dateUtc="2024-06-10T23:53:00Z">
            <w:rPr>
              <w:rFonts w:ascii="Times" w:hAnsi="Times" w:cs="Helvetica"/>
              <w:color w:val="000000"/>
              <w:sz w:val="24"/>
              <w:szCs w:val="24"/>
              <w:lang w:val="en-US"/>
            </w:rPr>
          </w:rPrChange>
        </w:rPr>
        <w:t xml:space="preserve">) </w:t>
      </w:r>
      <w:r w:rsidR="002A181B" w:rsidRPr="00365026">
        <w:rPr>
          <w:rFonts w:ascii="Times New Roman" w:hAnsi="Times New Roman" w:cs="Times New Roman"/>
          <w:color w:val="000000"/>
          <w:sz w:val="24"/>
          <w:szCs w:val="24"/>
          <w:lang w:val="en-US"/>
          <w:rPrChange w:id="3405" w:author="Jane Kohlhoff" w:date="2024-06-11T09:53:00Z" w16du:dateUtc="2024-06-10T23:53:00Z">
            <w:rPr>
              <w:rFonts w:ascii="Times" w:hAnsi="Times" w:cs="Helvetica"/>
              <w:color w:val="000000"/>
              <w:sz w:val="24"/>
              <w:szCs w:val="24"/>
              <w:lang w:val="en-US"/>
            </w:rPr>
          </w:rPrChange>
        </w:rPr>
        <w:t>M</w:t>
      </w:r>
      <w:r w:rsidR="00967D5F" w:rsidRPr="00365026">
        <w:rPr>
          <w:rFonts w:ascii="Times New Roman" w:hAnsi="Times New Roman" w:cs="Times New Roman"/>
          <w:color w:val="000000"/>
          <w:sz w:val="24"/>
          <w:szCs w:val="24"/>
          <w:lang w:val="en-US"/>
          <w:rPrChange w:id="3406" w:author="Jane Kohlhoff" w:date="2024-06-11T09:53:00Z" w16du:dateUtc="2024-06-10T23:53:00Z">
            <w:rPr>
              <w:rFonts w:ascii="Times" w:hAnsi="Times" w:cs="Helvetica"/>
              <w:color w:val="000000"/>
              <w:sz w:val="24"/>
              <w:szCs w:val="24"/>
              <w:lang w:val="en-US"/>
            </w:rPr>
          </w:rPrChange>
        </w:rPr>
        <w:t>ind-mindedness</w:t>
      </w:r>
      <w:r w:rsidR="00992309" w:rsidRPr="00365026">
        <w:rPr>
          <w:rFonts w:ascii="Times New Roman" w:hAnsi="Times New Roman" w:cs="Times New Roman"/>
          <w:color w:val="000000"/>
          <w:sz w:val="24"/>
          <w:szCs w:val="24"/>
          <w:lang w:val="en-US"/>
          <w:rPrChange w:id="3407" w:author="Jane Kohlhoff" w:date="2024-06-11T09:53:00Z" w16du:dateUtc="2024-06-10T23:53:00Z">
            <w:rPr>
              <w:rFonts w:ascii="Times" w:hAnsi="Times" w:cs="Helvetica"/>
              <w:color w:val="000000"/>
              <w:sz w:val="24"/>
              <w:szCs w:val="24"/>
              <w:lang w:val="en-US"/>
            </w:rPr>
          </w:rPrChange>
        </w:rPr>
        <w:t xml:space="preserve"> </w:t>
      </w:r>
      <w:r w:rsidR="001C50DF" w:rsidRPr="00365026">
        <w:rPr>
          <w:rFonts w:ascii="Times New Roman" w:hAnsi="Times New Roman" w:cs="Times New Roman"/>
          <w:color w:val="000000"/>
          <w:sz w:val="24"/>
          <w:szCs w:val="24"/>
          <w:lang w:val="en-US"/>
          <w:rPrChange w:id="3408" w:author="Jane Kohlhoff" w:date="2024-06-11T09:53:00Z" w16du:dateUtc="2024-06-10T23:53:00Z">
            <w:rPr>
              <w:rFonts w:ascii="Times" w:hAnsi="Times" w:cs="Helvetica"/>
              <w:color w:val="000000"/>
              <w:sz w:val="24"/>
              <w:szCs w:val="24"/>
              <w:lang w:val="en-US"/>
            </w:rPr>
          </w:rPrChange>
        </w:rPr>
        <w:t>was coded from</w:t>
      </w:r>
      <w:r w:rsidR="002A181B" w:rsidRPr="00365026">
        <w:rPr>
          <w:rFonts w:ascii="Times New Roman" w:hAnsi="Times New Roman" w:cs="Times New Roman"/>
          <w:color w:val="000000"/>
          <w:sz w:val="24"/>
          <w:szCs w:val="24"/>
          <w:lang w:val="en-US"/>
          <w:rPrChange w:id="3409" w:author="Jane Kohlhoff" w:date="2024-06-11T09:53:00Z" w16du:dateUtc="2024-06-10T23:53:00Z">
            <w:rPr>
              <w:rFonts w:ascii="Times" w:hAnsi="Times" w:cs="Helvetica"/>
              <w:color w:val="000000"/>
              <w:sz w:val="24"/>
              <w:szCs w:val="24"/>
              <w:lang w:val="en-US"/>
            </w:rPr>
          </w:rPrChange>
        </w:rPr>
        <w:t xml:space="preserve"> the</w:t>
      </w:r>
      <w:r w:rsidR="001C50DF" w:rsidRPr="00365026">
        <w:rPr>
          <w:rFonts w:ascii="Times New Roman" w:hAnsi="Times New Roman" w:cs="Times New Roman"/>
          <w:color w:val="000000"/>
          <w:sz w:val="24"/>
          <w:szCs w:val="24"/>
          <w:lang w:val="en-US"/>
          <w:rPrChange w:id="3410" w:author="Jane Kohlhoff" w:date="2024-06-11T09:53:00Z" w16du:dateUtc="2024-06-10T23:53:00Z">
            <w:rPr>
              <w:rFonts w:ascii="Times" w:hAnsi="Times" w:cs="Helvetica"/>
              <w:color w:val="000000"/>
              <w:sz w:val="24"/>
              <w:szCs w:val="24"/>
              <w:lang w:val="en-US"/>
            </w:rPr>
          </w:rPrChange>
        </w:rPr>
        <w:t xml:space="preserve"> 20-min parent-toddler play sessions</w:t>
      </w:r>
      <w:r w:rsidR="006C40B4" w:rsidRPr="00365026">
        <w:rPr>
          <w:rFonts w:ascii="Times New Roman" w:hAnsi="Times New Roman" w:cs="Times New Roman"/>
          <w:color w:val="000000"/>
          <w:sz w:val="24"/>
          <w:szCs w:val="24"/>
          <w:lang w:val="en-US"/>
          <w:rPrChange w:id="3411" w:author="Jane Kohlhoff" w:date="2024-06-11T09:53:00Z" w16du:dateUtc="2024-06-10T23:53:00Z">
            <w:rPr>
              <w:rFonts w:ascii="Times" w:hAnsi="Times" w:cs="Helvetica"/>
              <w:color w:val="000000"/>
              <w:sz w:val="24"/>
              <w:szCs w:val="24"/>
              <w:lang w:val="en-US"/>
            </w:rPr>
          </w:rPrChange>
        </w:rPr>
        <w:t xml:space="preserve"> </w:t>
      </w:r>
      <w:r w:rsidR="001C50DF" w:rsidRPr="00365026">
        <w:rPr>
          <w:rFonts w:ascii="Times New Roman" w:hAnsi="Times New Roman" w:cs="Times New Roman"/>
          <w:color w:val="000000"/>
          <w:sz w:val="24"/>
          <w:szCs w:val="24"/>
          <w:lang w:val="en-US"/>
          <w:rPrChange w:id="3412" w:author="Jane Kohlhoff" w:date="2024-06-11T09:53:00Z" w16du:dateUtc="2024-06-10T23:53:00Z">
            <w:rPr>
              <w:rFonts w:ascii="Times" w:hAnsi="Times" w:cs="Helvetica"/>
              <w:color w:val="000000"/>
              <w:sz w:val="24"/>
              <w:szCs w:val="24"/>
              <w:lang w:val="en-US"/>
            </w:rPr>
          </w:rPrChange>
        </w:rPr>
        <w:t>rather than from 5-minute parent speech samples, due to</w:t>
      </w:r>
      <w:r w:rsidR="00F74BED" w:rsidRPr="00365026">
        <w:rPr>
          <w:rFonts w:ascii="Times New Roman" w:hAnsi="Times New Roman" w:cs="Times New Roman"/>
          <w:color w:val="000000"/>
          <w:sz w:val="24"/>
          <w:szCs w:val="24"/>
          <w:lang w:val="en-US"/>
          <w:rPrChange w:id="3413" w:author="Jane Kohlhoff" w:date="2024-06-11T09:53:00Z" w16du:dateUtc="2024-06-10T23:53:00Z">
            <w:rPr>
              <w:rFonts w:ascii="Times" w:hAnsi="Times" w:cs="Helvetica"/>
              <w:color w:val="000000"/>
              <w:sz w:val="24"/>
              <w:szCs w:val="24"/>
              <w:lang w:val="en-US"/>
            </w:rPr>
          </w:rPrChange>
        </w:rPr>
        <w:t xml:space="preserve"> better data quality; </w:t>
      </w:r>
      <w:ins w:id="3414" w:author="Jane Kohlhoff" w:date="2024-06-11T08:20:00Z" w16du:dateUtc="2024-06-10T22:20:00Z">
        <w:r w:rsidR="00781356" w:rsidRPr="00365026">
          <w:rPr>
            <w:rFonts w:ascii="Times New Roman" w:hAnsi="Times New Roman" w:cs="Times New Roman"/>
            <w:color w:val="000000"/>
            <w:sz w:val="24"/>
            <w:szCs w:val="24"/>
            <w:lang w:val="en-US"/>
            <w:rPrChange w:id="3415" w:author="Jane Kohlhoff" w:date="2024-06-11T09:53:00Z" w16du:dateUtc="2024-06-10T23:53:00Z">
              <w:rPr>
                <w:rFonts w:ascii="Times" w:hAnsi="Times" w:cs="Helvetica"/>
                <w:color w:val="000000"/>
                <w:sz w:val="24"/>
                <w:szCs w:val="24"/>
                <w:lang w:val="en-US"/>
              </w:rPr>
            </w:rPrChange>
          </w:rPr>
          <w:t>iv</w:t>
        </w:r>
      </w:ins>
      <w:del w:id="3416" w:author="Jane Kohlhoff" w:date="2024-06-11T08:20:00Z" w16du:dateUtc="2024-06-10T22:20:00Z">
        <w:r w:rsidR="00E31AD2" w:rsidRPr="00365026" w:rsidDel="00781356">
          <w:rPr>
            <w:rFonts w:ascii="Times New Roman" w:hAnsi="Times New Roman" w:cs="Times New Roman"/>
            <w:color w:val="000000"/>
            <w:sz w:val="24"/>
            <w:szCs w:val="24"/>
            <w:lang w:val="en-US"/>
            <w:rPrChange w:id="3417" w:author="Jane Kohlhoff" w:date="2024-06-11T09:53:00Z" w16du:dateUtc="2024-06-10T23:53:00Z">
              <w:rPr>
                <w:rFonts w:ascii="Times" w:hAnsi="Times" w:cs="Helvetica"/>
                <w:color w:val="000000"/>
                <w:sz w:val="24"/>
                <w:szCs w:val="24"/>
                <w:lang w:val="en-US"/>
              </w:rPr>
            </w:rPrChange>
          </w:rPr>
          <w:delText>4</w:delText>
        </w:r>
      </w:del>
      <w:r w:rsidR="00E31AD2" w:rsidRPr="00365026">
        <w:rPr>
          <w:rFonts w:ascii="Times New Roman" w:hAnsi="Times New Roman" w:cs="Times New Roman"/>
          <w:color w:val="000000"/>
          <w:sz w:val="24"/>
          <w:szCs w:val="24"/>
          <w:lang w:val="en-US"/>
          <w:rPrChange w:id="3418" w:author="Jane Kohlhoff" w:date="2024-06-11T09:53:00Z" w16du:dateUtc="2024-06-10T23:53:00Z">
            <w:rPr>
              <w:rFonts w:ascii="Times" w:hAnsi="Times" w:cs="Helvetica"/>
              <w:color w:val="000000"/>
              <w:sz w:val="24"/>
              <w:szCs w:val="24"/>
              <w:lang w:val="en-US"/>
            </w:rPr>
          </w:rPrChange>
        </w:rPr>
        <w:t xml:space="preserve">) Addition of </w:t>
      </w:r>
      <w:r w:rsidR="00364CC4" w:rsidRPr="00365026">
        <w:rPr>
          <w:rFonts w:ascii="Times New Roman" w:hAnsi="Times New Roman" w:cs="Times New Roman"/>
          <w:color w:val="000000"/>
          <w:sz w:val="24"/>
          <w:szCs w:val="24"/>
          <w:lang w:val="en-US"/>
          <w:rPrChange w:id="3419" w:author="Jane Kohlhoff" w:date="2024-06-11T09:53:00Z" w16du:dateUtc="2024-06-10T23:53:00Z">
            <w:rPr>
              <w:rFonts w:ascii="Times" w:hAnsi="Times" w:cs="Helvetica"/>
              <w:color w:val="000000"/>
              <w:sz w:val="24"/>
              <w:szCs w:val="24"/>
              <w:lang w:val="en-US"/>
            </w:rPr>
          </w:rPrChange>
        </w:rPr>
        <w:t xml:space="preserve">the </w:t>
      </w:r>
      <w:r w:rsidR="00903725" w:rsidRPr="00365026">
        <w:rPr>
          <w:rFonts w:ascii="Times New Roman" w:eastAsia="Times New Roman" w:hAnsi="Times New Roman" w:cs="Times New Roman"/>
          <w:kern w:val="0"/>
          <w:sz w:val="24"/>
          <w:szCs w:val="24"/>
          <w:lang w:val="en-GB" w:eastAsia="en-GB"/>
          <w14:ligatures w14:val="none"/>
        </w:rPr>
        <w:t xml:space="preserve">Brief Infant-Toddler Social Emotional Assessment </w:t>
      </w:r>
      <w:r w:rsidR="00903725" w:rsidRPr="00365026">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 </w:instrText>
      </w:r>
      <w:r w:rsidR="00622933">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EN.CITE.DATA </w:instrText>
      </w:r>
      <w:r w:rsidR="00622933">
        <w:rPr>
          <w:rFonts w:ascii="Times New Roman" w:eastAsia="Times New Roman" w:hAnsi="Times New Roman" w:cs="Times New Roman"/>
          <w:kern w:val="0"/>
          <w:sz w:val="24"/>
          <w:szCs w:val="24"/>
          <w:lang w:val="en-GB" w:eastAsia="en-GB"/>
          <w14:ligatures w14:val="none"/>
        </w:rPr>
      </w:r>
      <w:r w:rsidR="00622933">
        <w:rPr>
          <w:rFonts w:ascii="Times New Roman" w:eastAsia="Times New Roman" w:hAnsi="Times New Roman" w:cs="Times New Roman"/>
          <w:kern w:val="0"/>
          <w:sz w:val="24"/>
          <w:szCs w:val="24"/>
          <w:lang w:val="en-GB" w:eastAsia="en-GB"/>
          <w14:ligatures w14:val="none"/>
        </w:rPr>
        <w:fldChar w:fldCharType="end"/>
      </w:r>
      <w:r w:rsidR="00903725" w:rsidRPr="00365026">
        <w:rPr>
          <w:rFonts w:ascii="Times New Roman" w:eastAsia="Times New Roman" w:hAnsi="Times New Roman" w:cs="Times New Roman"/>
          <w:kern w:val="0"/>
          <w:sz w:val="24"/>
          <w:szCs w:val="24"/>
          <w:lang w:val="en-GB" w:eastAsia="en-GB"/>
          <w14:ligatures w14:val="none"/>
        </w:rPr>
      </w:r>
      <w:r w:rsidR="00903725"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(BITSEA; 67, 68)</w:t>
      </w:r>
      <w:r w:rsidR="00903725" w:rsidRPr="00365026">
        <w:rPr>
          <w:rFonts w:ascii="Times New Roman" w:eastAsia="Times New Roman" w:hAnsi="Times New Roman" w:cs="Times New Roman"/>
          <w:kern w:val="0"/>
          <w:sz w:val="24"/>
          <w:szCs w:val="24"/>
          <w:lang w:val="en-GB" w:eastAsia="en-GB"/>
          <w14:ligatures w14:val="none"/>
        </w:rPr>
        <w:fldChar w:fldCharType="end"/>
      </w:r>
      <w:r w:rsidR="00903725" w:rsidRPr="00365026">
        <w:rPr>
          <w:rFonts w:ascii="Times New Roman" w:eastAsia="Times New Roman" w:hAnsi="Times New Roman" w:cs="Times New Roman"/>
          <w:kern w:val="0"/>
          <w:sz w:val="24"/>
          <w:szCs w:val="24"/>
          <w:lang w:val="en-GB" w:eastAsia="en-GB"/>
          <w14:ligatures w14:val="none"/>
        </w:rPr>
        <w:t xml:space="preserve">, </w:t>
      </w:r>
      <w:r w:rsidR="00364CC4" w:rsidRPr="00365026">
        <w:rPr>
          <w:rFonts w:ascii="Times New Roman" w:hAnsi="Times New Roman" w:cs="Times New Roman"/>
          <w:color w:val="000000"/>
          <w:sz w:val="24"/>
          <w:szCs w:val="24"/>
          <w:lang w:val="en-US"/>
          <w:rPrChange w:id="3420" w:author="Jane Kohlhoff" w:date="2024-06-11T09:53:00Z" w16du:dateUtc="2024-06-10T23:53:00Z">
            <w:rPr>
              <w:rFonts w:ascii="Times" w:hAnsi="Times" w:cs="Helvetica"/>
              <w:color w:val="000000"/>
              <w:sz w:val="24"/>
              <w:szCs w:val="24"/>
              <w:lang w:val="en-US"/>
            </w:rPr>
          </w:rPrChange>
        </w:rPr>
        <w:t xml:space="preserve">to </w:t>
      </w:r>
      <w:r w:rsidR="00903725" w:rsidRPr="00365026">
        <w:rPr>
          <w:rFonts w:ascii="Times New Roman" w:hAnsi="Times New Roman" w:cs="Times New Roman"/>
          <w:color w:val="000000"/>
          <w:sz w:val="24"/>
          <w:szCs w:val="24"/>
          <w:lang w:val="en-US"/>
          <w:rPrChange w:id="3421" w:author="Jane Kohlhoff" w:date="2024-06-11T09:53:00Z" w16du:dateUtc="2024-06-10T23:53:00Z">
            <w:rPr>
              <w:rFonts w:ascii="Times" w:hAnsi="Times" w:cs="Helvetica"/>
              <w:color w:val="000000"/>
              <w:sz w:val="24"/>
              <w:szCs w:val="24"/>
              <w:lang w:val="en-US"/>
            </w:rPr>
          </w:rPrChange>
        </w:rPr>
        <w:t xml:space="preserve">allow for </w:t>
      </w:r>
      <w:r w:rsidR="00364CC4" w:rsidRPr="00365026">
        <w:rPr>
          <w:rFonts w:ascii="Times New Roman" w:hAnsi="Times New Roman" w:cs="Times New Roman"/>
          <w:color w:val="000000"/>
          <w:sz w:val="24"/>
          <w:szCs w:val="24"/>
          <w:lang w:val="en-US"/>
          <w:rPrChange w:id="3422" w:author="Jane Kohlhoff" w:date="2024-06-11T09:53:00Z" w16du:dateUtc="2024-06-10T23:53:00Z">
            <w:rPr>
              <w:rFonts w:ascii="Times" w:hAnsi="Times" w:cs="Helvetica"/>
              <w:color w:val="000000"/>
              <w:sz w:val="24"/>
              <w:szCs w:val="24"/>
              <w:lang w:val="en-US"/>
            </w:rPr>
          </w:rPrChange>
        </w:rPr>
        <w:t>assess</w:t>
      </w:r>
      <w:r w:rsidR="00903725" w:rsidRPr="00365026">
        <w:rPr>
          <w:rFonts w:ascii="Times New Roman" w:hAnsi="Times New Roman" w:cs="Times New Roman"/>
          <w:color w:val="000000"/>
          <w:sz w:val="24"/>
          <w:szCs w:val="24"/>
          <w:lang w:val="en-US"/>
          <w:rPrChange w:id="3423" w:author="Jane Kohlhoff" w:date="2024-06-11T09:53:00Z" w16du:dateUtc="2024-06-10T23:53:00Z">
            <w:rPr>
              <w:rFonts w:ascii="Times" w:hAnsi="Times" w:cs="Helvetica"/>
              <w:color w:val="000000"/>
              <w:sz w:val="24"/>
              <w:szCs w:val="24"/>
              <w:lang w:val="en-US"/>
            </w:rPr>
          </w:rPrChange>
        </w:rPr>
        <w:t>ment of</w:t>
      </w:r>
      <w:r w:rsidR="00364CC4" w:rsidRPr="00365026">
        <w:rPr>
          <w:rFonts w:ascii="Times New Roman" w:hAnsi="Times New Roman" w:cs="Times New Roman"/>
          <w:color w:val="000000"/>
          <w:sz w:val="24"/>
          <w:szCs w:val="24"/>
          <w:lang w:val="en-US"/>
          <w:rPrChange w:id="3424" w:author="Jane Kohlhoff" w:date="2024-06-11T09:53:00Z" w16du:dateUtc="2024-06-10T23:53:00Z">
            <w:rPr>
              <w:rFonts w:ascii="Times" w:hAnsi="Times" w:cs="Helvetica"/>
              <w:color w:val="000000"/>
              <w:sz w:val="24"/>
              <w:szCs w:val="24"/>
              <w:lang w:val="en-US"/>
            </w:rPr>
          </w:rPrChange>
        </w:rPr>
        <w:t xml:space="preserve"> general child behavior problems and social competence</w:t>
      </w:r>
      <w:r w:rsidR="002A181B" w:rsidRPr="00365026">
        <w:rPr>
          <w:rFonts w:ascii="Times New Roman" w:hAnsi="Times New Roman" w:cs="Times New Roman"/>
          <w:color w:val="000000"/>
          <w:sz w:val="24"/>
          <w:szCs w:val="24"/>
          <w:lang w:val="en-US"/>
          <w:rPrChange w:id="3425" w:author="Jane Kohlhoff" w:date="2024-06-11T09:53:00Z" w16du:dateUtc="2024-06-10T23:53:00Z">
            <w:rPr>
              <w:rFonts w:ascii="Times" w:hAnsi="Times" w:cs="Helvetica"/>
              <w:color w:val="000000"/>
              <w:sz w:val="24"/>
              <w:szCs w:val="24"/>
              <w:lang w:val="en-US"/>
            </w:rPr>
          </w:rPrChange>
        </w:rPr>
        <w:t xml:space="preserve"> in addition to externalizing and internalizing problems</w:t>
      </w:r>
      <w:ins w:id="3426" w:author="Jane Kohlhoff" w:date="2024-06-11T10:45:00Z" w16du:dateUtc="2024-06-11T00:45:00Z">
        <w:r w:rsidR="003B025A">
          <w:rPr>
            <w:rFonts w:ascii="Times New Roman" w:hAnsi="Times New Roman" w:cs="Times New Roman"/>
            <w:color w:val="000000"/>
            <w:sz w:val="24"/>
            <w:szCs w:val="24"/>
            <w:lang w:val="en-US"/>
          </w:rPr>
          <w:t>.</w:t>
        </w:r>
      </w:ins>
      <w:del w:id="3427" w:author="Jane Kohlhoff" w:date="2024-06-11T10:45:00Z" w16du:dateUtc="2024-06-11T00:45:00Z">
        <w:r w:rsidR="00364CC4" w:rsidRPr="00365026" w:rsidDel="003B025A">
          <w:rPr>
            <w:rFonts w:ascii="Times New Roman" w:hAnsi="Times New Roman" w:cs="Times New Roman"/>
            <w:color w:val="000000"/>
            <w:sz w:val="24"/>
            <w:szCs w:val="24"/>
            <w:lang w:val="en-US"/>
            <w:rPrChange w:id="3428" w:author="Jane Kohlhoff" w:date="2024-06-11T09:53:00Z" w16du:dateUtc="2024-06-10T23:53:00Z">
              <w:rPr>
                <w:rFonts w:ascii="Times" w:hAnsi="Times" w:cs="Helvetica"/>
                <w:color w:val="000000"/>
                <w:sz w:val="24"/>
                <w:szCs w:val="24"/>
                <w:lang w:val="en-US"/>
              </w:rPr>
            </w:rPrChange>
          </w:rPr>
          <w:delText>;</w:delText>
        </w:r>
      </w:del>
      <w:r w:rsidR="00364CC4" w:rsidRPr="00365026">
        <w:rPr>
          <w:rFonts w:ascii="Times New Roman" w:hAnsi="Times New Roman" w:cs="Times New Roman"/>
          <w:color w:val="000000"/>
          <w:sz w:val="24"/>
          <w:szCs w:val="24"/>
          <w:lang w:val="en-US"/>
          <w:rPrChange w:id="3429" w:author="Jane Kohlhoff" w:date="2024-06-11T09:53:00Z" w16du:dateUtc="2024-06-10T23:53:00Z">
            <w:rPr>
              <w:rFonts w:ascii="Times" w:hAnsi="Times" w:cs="Helvetica"/>
              <w:color w:val="000000"/>
              <w:sz w:val="24"/>
              <w:szCs w:val="24"/>
              <w:lang w:val="en-US"/>
            </w:rPr>
          </w:rPrChange>
        </w:rPr>
        <w:t xml:space="preserve"> </w:t>
      </w:r>
      <w:del w:id="3430" w:author="Jane Kohlhoff" w:date="2024-06-11T08:20:00Z" w16du:dateUtc="2024-06-10T22:20:00Z">
        <w:r w:rsidR="00903725" w:rsidRPr="00365026" w:rsidDel="00781356">
          <w:rPr>
            <w:rFonts w:ascii="Times New Roman" w:hAnsi="Times New Roman" w:cs="Times New Roman"/>
            <w:color w:val="000000"/>
            <w:sz w:val="24"/>
            <w:szCs w:val="24"/>
            <w:lang w:val="en-US"/>
            <w:rPrChange w:id="3431" w:author="Jane Kohlhoff" w:date="2024-06-11T09:53:00Z" w16du:dateUtc="2024-06-10T23:53:00Z">
              <w:rPr>
                <w:rFonts w:ascii="Times" w:hAnsi="Times" w:cs="Helvetica"/>
                <w:color w:val="000000"/>
                <w:sz w:val="24"/>
                <w:szCs w:val="24"/>
                <w:lang w:val="en-US"/>
              </w:rPr>
            </w:rPrChange>
          </w:rPr>
          <w:delText>5</w:delText>
        </w:r>
      </w:del>
      <w:del w:id="3432" w:author="Jane Kohlhoff" w:date="2024-06-11T10:45:00Z" w16du:dateUtc="2024-06-11T00:45:00Z">
        <w:r w:rsidR="00903725" w:rsidRPr="00365026" w:rsidDel="003B025A">
          <w:rPr>
            <w:rFonts w:ascii="Times New Roman" w:hAnsi="Times New Roman" w:cs="Times New Roman"/>
            <w:color w:val="000000"/>
            <w:sz w:val="24"/>
            <w:szCs w:val="24"/>
            <w:lang w:val="en-US"/>
            <w:rPrChange w:id="3433" w:author="Jane Kohlhoff" w:date="2024-06-11T09:53:00Z" w16du:dateUtc="2024-06-10T23:53:00Z">
              <w:rPr>
                <w:rFonts w:ascii="Times" w:hAnsi="Times" w:cs="Helvetica"/>
                <w:color w:val="000000"/>
                <w:sz w:val="24"/>
                <w:szCs w:val="24"/>
                <w:lang w:val="en-US"/>
              </w:rPr>
            </w:rPrChange>
          </w:rPr>
          <w:delText xml:space="preserve">) </w:delText>
        </w:r>
        <w:r w:rsidR="00E31AD2" w:rsidRPr="00365026" w:rsidDel="003B025A">
          <w:rPr>
            <w:rFonts w:ascii="Times New Roman" w:hAnsi="Times New Roman" w:cs="Times New Roman"/>
            <w:color w:val="000000"/>
            <w:sz w:val="24"/>
            <w:szCs w:val="24"/>
            <w:lang w:val="en-US"/>
            <w:rPrChange w:id="3434" w:author="Jane Kohlhoff" w:date="2024-06-11T09:53:00Z" w16du:dateUtc="2024-06-10T23:53:00Z">
              <w:rPr>
                <w:rFonts w:ascii="Times" w:hAnsi="Times" w:cs="Helvetica"/>
                <w:color w:val="000000"/>
                <w:sz w:val="24"/>
                <w:szCs w:val="24"/>
                <w:lang w:val="en-US"/>
              </w:rPr>
            </w:rPrChange>
          </w:rPr>
          <w:delText xml:space="preserve">Toddler emotion-regulation </w:delText>
        </w:r>
      </w:del>
      <w:del w:id="3435" w:author="Jane Kohlhoff" w:date="2024-06-11T10:35:00Z" w16du:dateUtc="2024-06-11T00:35:00Z">
        <w:r w:rsidR="00E31AD2" w:rsidRPr="00365026" w:rsidDel="003B025A">
          <w:rPr>
            <w:rFonts w:ascii="Times New Roman" w:hAnsi="Times New Roman" w:cs="Times New Roman"/>
            <w:color w:val="000000"/>
            <w:sz w:val="24"/>
            <w:szCs w:val="24"/>
            <w:lang w:val="en-US"/>
            <w:rPrChange w:id="3436" w:author="Jane Kohlhoff" w:date="2024-06-11T09:53:00Z" w16du:dateUtc="2024-06-10T23:53:00Z">
              <w:rPr>
                <w:rFonts w:ascii="Times" w:hAnsi="Times" w:cs="Helvetica"/>
                <w:color w:val="000000"/>
                <w:sz w:val="24"/>
                <w:szCs w:val="24"/>
                <w:lang w:val="en-US"/>
              </w:rPr>
            </w:rPrChange>
          </w:rPr>
          <w:delText xml:space="preserve">maturity </w:delText>
        </w:r>
        <w:r w:rsidR="00120EC7" w:rsidRPr="00365026" w:rsidDel="003B025A">
          <w:rPr>
            <w:rFonts w:ascii="Times New Roman" w:hAnsi="Times New Roman" w:cs="Times New Roman"/>
            <w:color w:val="000000"/>
            <w:sz w:val="24"/>
            <w:szCs w:val="24"/>
            <w:lang w:val="en-US"/>
            <w:rPrChange w:id="3437" w:author="Jane Kohlhoff" w:date="2024-06-11T09:53:00Z" w16du:dateUtc="2024-06-10T23:53:00Z">
              <w:rPr>
                <w:rFonts w:ascii="Times" w:hAnsi="Times" w:cs="Helvetica"/>
                <w:color w:val="000000"/>
                <w:sz w:val="24"/>
                <w:szCs w:val="24"/>
                <w:lang w:val="en-US"/>
              </w:rPr>
            </w:rPrChange>
          </w:rPr>
          <w:fldChar w:fldCharType="begin"/>
        </w:r>
        <w:r w:rsidR="00120EC7" w:rsidRPr="00365026" w:rsidDel="003B025A">
          <w:rPr>
            <w:rFonts w:ascii="Times New Roman" w:hAnsi="Times New Roman" w:cs="Times New Roman"/>
            <w:color w:val="000000"/>
            <w:sz w:val="24"/>
            <w:szCs w:val="24"/>
            <w:lang w:val="en-US"/>
            <w:rPrChange w:id="3438" w:author="Jane Kohlhoff" w:date="2024-06-11T09:53:00Z" w16du:dateUtc="2024-06-10T23:53:00Z">
              <w:rPr>
                <w:rFonts w:ascii="Times" w:hAnsi="Times" w:cs="Helvetica"/>
                <w:color w:val="000000"/>
                <w:sz w:val="24"/>
                <w:szCs w:val="24"/>
                <w:lang w:val="en-US"/>
              </w:rPr>
            </w:rPrChange>
          </w:rPr>
          <w:delInstrText xml:space="preserve"> ADDIN EN.CITE &lt;EndNote&gt;&lt;Cite&gt;&lt;Author&gt;Kohlhoff&lt;/Author&gt;&lt;Year&gt;2020&lt;/Year&gt;&lt;RecNum&gt;2236&lt;/RecNum&gt;&lt;DisplayText&gt;(Kohlhoff, Cibralic, et al., 2020)&lt;/DisplayText&gt;&lt;record&gt;&lt;rec-number&gt;2236&lt;/rec-number&gt;&lt;foreign-keys&gt;&lt;key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delInstrText>
        </w:r>
        <w:r w:rsidR="00120EC7" w:rsidRPr="00365026" w:rsidDel="003B025A">
          <w:rPr>
            <w:rFonts w:ascii="Times New Roman" w:hAnsi="Times New Roman" w:cs="Times New Roman"/>
            <w:color w:val="000000"/>
            <w:sz w:val="24"/>
            <w:szCs w:val="24"/>
            <w:lang w:val="en-US"/>
            <w:rPrChange w:id="3439" w:author="Jane Kohlhoff" w:date="2024-06-11T09:53:00Z" w16du:dateUtc="2024-06-10T23:53:00Z">
              <w:rPr>
                <w:rFonts w:ascii="Times" w:hAnsi="Times" w:cs="Helvetica"/>
                <w:color w:val="000000"/>
                <w:sz w:val="24"/>
                <w:szCs w:val="24"/>
                <w:lang w:val="en-US"/>
              </w:rPr>
            </w:rPrChange>
          </w:rPr>
          <w:fldChar w:fldCharType="separate"/>
        </w:r>
        <w:r w:rsidR="00120EC7" w:rsidRPr="00365026" w:rsidDel="003B025A">
          <w:rPr>
            <w:rFonts w:ascii="Times New Roman" w:hAnsi="Times New Roman" w:cs="Times New Roman"/>
            <w:noProof/>
            <w:color w:val="000000"/>
            <w:sz w:val="24"/>
            <w:szCs w:val="24"/>
            <w:lang w:val="en-US"/>
            <w:rPrChange w:id="3440" w:author="Jane Kohlhoff" w:date="2024-06-11T09:53:00Z" w16du:dateUtc="2024-06-10T23:53:00Z">
              <w:rPr>
                <w:rFonts w:ascii="Times" w:hAnsi="Times" w:cs="Helvetica"/>
                <w:noProof/>
                <w:color w:val="000000"/>
                <w:sz w:val="24"/>
                <w:szCs w:val="24"/>
                <w:lang w:val="en-US"/>
              </w:rPr>
            </w:rPrChange>
          </w:rPr>
          <w:delText>(Kohlhoff, Cibralic, et al., 2020)</w:delText>
        </w:r>
        <w:r w:rsidR="00120EC7" w:rsidRPr="00365026" w:rsidDel="003B025A">
          <w:rPr>
            <w:rFonts w:ascii="Times New Roman" w:hAnsi="Times New Roman" w:cs="Times New Roman"/>
            <w:color w:val="000000"/>
            <w:sz w:val="24"/>
            <w:szCs w:val="24"/>
            <w:lang w:val="en-US"/>
            <w:rPrChange w:id="3441" w:author="Jane Kohlhoff" w:date="2024-06-11T09:53:00Z" w16du:dateUtc="2024-06-10T23:53:00Z">
              <w:rPr>
                <w:rFonts w:ascii="Times" w:hAnsi="Times" w:cs="Helvetica"/>
                <w:color w:val="000000"/>
                <w:sz w:val="24"/>
                <w:szCs w:val="24"/>
                <w:lang w:val="en-US"/>
              </w:rPr>
            </w:rPrChange>
          </w:rPr>
          <w:fldChar w:fldCharType="end"/>
        </w:r>
      </w:del>
      <w:del w:id="3442" w:author="Jane Kohlhoff" w:date="2024-06-11T10:45:00Z" w16du:dateUtc="2024-06-11T00:45:00Z">
        <w:r w:rsidR="00E31AD2" w:rsidRPr="00365026" w:rsidDel="003B025A">
          <w:rPr>
            <w:rFonts w:ascii="Times New Roman" w:hAnsi="Times New Roman" w:cs="Times New Roman"/>
            <w:color w:val="000000"/>
            <w:sz w:val="24"/>
            <w:szCs w:val="24"/>
            <w:lang w:val="en-US"/>
            <w:rPrChange w:id="3443" w:author="Jane Kohlhoff" w:date="2024-06-11T09:53:00Z" w16du:dateUtc="2024-06-10T23:53:00Z">
              <w:rPr>
                <w:rFonts w:ascii="Times" w:hAnsi="Times" w:cs="Helvetica"/>
                <w:color w:val="000000"/>
                <w:sz w:val="24"/>
                <w:szCs w:val="24"/>
                <w:lang w:val="en-US"/>
              </w:rPr>
            </w:rPrChange>
          </w:rPr>
          <w:delText xml:space="preserve">not reported due to </w:delText>
        </w:r>
        <w:r w:rsidR="00960A10" w:rsidRPr="00365026" w:rsidDel="003B025A">
          <w:rPr>
            <w:rFonts w:ascii="Times New Roman" w:hAnsi="Times New Roman" w:cs="Times New Roman"/>
            <w:color w:val="000000"/>
            <w:sz w:val="24"/>
            <w:szCs w:val="24"/>
            <w:lang w:val="en-US"/>
            <w:rPrChange w:id="3444" w:author="Jane Kohlhoff" w:date="2024-06-11T09:53:00Z" w16du:dateUtc="2024-06-10T23:53:00Z">
              <w:rPr>
                <w:rFonts w:ascii="Times" w:hAnsi="Times" w:cs="Helvetica"/>
                <w:color w:val="000000"/>
                <w:sz w:val="24"/>
                <w:szCs w:val="24"/>
                <w:lang w:val="en-US"/>
              </w:rPr>
            </w:rPrChange>
          </w:rPr>
          <w:delText>there being too</w:delText>
        </w:r>
        <w:r w:rsidR="00E31AD2" w:rsidRPr="00365026" w:rsidDel="003B025A">
          <w:rPr>
            <w:rFonts w:ascii="Times New Roman" w:hAnsi="Times New Roman" w:cs="Times New Roman"/>
            <w:color w:val="000000"/>
            <w:sz w:val="24"/>
            <w:szCs w:val="24"/>
            <w:lang w:val="en-US"/>
            <w:rPrChange w:id="3445" w:author="Jane Kohlhoff" w:date="2024-06-11T09:53:00Z" w16du:dateUtc="2024-06-10T23:53:00Z">
              <w:rPr>
                <w:rFonts w:ascii="Times" w:hAnsi="Times" w:cs="Helvetica"/>
                <w:color w:val="000000"/>
                <w:sz w:val="24"/>
                <w:szCs w:val="24"/>
                <w:lang w:val="en-US"/>
              </w:rPr>
            </w:rPrChange>
          </w:rPr>
          <w:delText xml:space="preserve"> </w:delText>
        </w:r>
        <w:r w:rsidR="00960A10" w:rsidRPr="00365026" w:rsidDel="003B025A">
          <w:rPr>
            <w:rFonts w:ascii="Times New Roman" w:hAnsi="Times New Roman" w:cs="Times New Roman"/>
            <w:color w:val="000000"/>
            <w:sz w:val="24"/>
            <w:szCs w:val="24"/>
            <w:lang w:val="en-US"/>
            <w:rPrChange w:id="3446" w:author="Jane Kohlhoff" w:date="2024-06-11T09:53:00Z" w16du:dateUtc="2024-06-10T23:53:00Z">
              <w:rPr>
                <w:rFonts w:ascii="Times" w:hAnsi="Times" w:cs="Helvetica"/>
                <w:color w:val="000000"/>
                <w:sz w:val="24"/>
                <w:szCs w:val="24"/>
                <w:lang w:val="en-US"/>
              </w:rPr>
            </w:rPrChange>
          </w:rPr>
          <w:delText xml:space="preserve">few </w:delText>
        </w:r>
        <w:r w:rsidR="00E31AD2" w:rsidRPr="00365026" w:rsidDel="003B025A">
          <w:rPr>
            <w:rFonts w:ascii="Times New Roman" w:hAnsi="Times New Roman" w:cs="Times New Roman"/>
            <w:color w:val="000000"/>
            <w:sz w:val="24"/>
            <w:szCs w:val="24"/>
            <w:lang w:val="en-US"/>
            <w:rPrChange w:id="3447" w:author="Jane Kohlhoff" w:date="2024-06-11T09:53:00Z" w16du:dateUtc="2024-06-10T23:53:00Z">
              <w:rPr>
                <w:rFonts w:ascii="Times" w:hAnsi="Times" w:cs="Helvetica"/>
                <w:color w:val="000000"/>
                <w:sz w:val="24"/>
                <w:szCs w:val="24"/>
                <w:lang w:val="en-US"/>
              </w:rPr>
            </w:rPrChange>
          </w:rPr>
          <w:delText xml:space="preserve">valid observations for </w:delText>
        </w:r>
      </w:del>
      <w:del w:id="3448" w:author="Jane Kohlhoff" w:date="2024-05-22T06:26:00Z" w16du:dateUtc="2024-05-21T20:26:00Z">
        <w:r w:rsidR="00E31AD2" w:rsidRPr="00365026" w:rsidDel="00676AE7">
          <w:rPr>
            <w:rFonts w:ascii="Times New Roman" w:hAnsi="Times New Roman" w:cs="Times New Roman"/>
            <w:color w:val="000000"/>
            <w:sz w:val="24"/>
            <w:szCs w:val="24"/>
            <w:lang w:val="en-US"/>
            <w:rPrChange w:id="3449" w:author="Jane Kohlhoff" w:date="2024-06-11T09:53:00Z" w16du:dateUtc="2024-06-10T23:53:00Z">
              <w:rPr>
                <w:rFonts w:ascii="Times" w:hAnsi="Times" w:cs="Helvetica"/>
                <w:color w:val="000000"/>
                <w:sz w:val="24"/>
                <w:szCs w:val="24"/>
                <w:lang w:val="en-US"/>
              </w:rPr>
            </w:rPrChange>
          </w:rPr>
          <w:delText>analysis</w:delText>
        </w:r>
      </w:del>
    </w:p>
    <w:p w14:paraId="555A8F39" w14:textId="0E356A82" w:rsidR="00CD2529" w:rsidRPr="00365026" w:rsidRDefault="00E36229" w:rsidP="00EF4F9D">
      <w:pPr>
        <w:spacing w:line="480" w:lineRule="auto"/>
        <w:rPr>
          <w:rFonts w:ascii="Times New Roman" w:hAnsi="Times New Roman" w:cs="Times New Roman"/>
          <w:b/>
          <w:bCs/>
          <w:sz w:val="24"/>
          <w:szCs w:val="24"/>
          <w:rPrChange w:id="3450" w:author="Jane Kohlhoff" w:date="2024-06-11T09:53:00Z" w16du:dateUtc="2024-06-10T23:53:00Z">
            <w:rPr>
              <w:rFonts w:ascii="Times" w:hAnsi="Times" w:cs="Times"/>
              <w:b/>
              <w:bCs/>
              <w:sz w:val="24"/>
              <w:szCs w:val="24"/>
            </w:rPr>
          </w:rPrChange>
        </w:rPr>
      </w:pPr>
      <w:r w:rsidRPr="00365026">
        <w:rPr>
          <w:rFonts w:ascii="Times New Roman" w:hAnsi="Times New Roman" w:cs="Times New Roman"/>
          <w:b/>
          <w:bCs/>
          <w:sz w:val="24"/>
          <w:szCs w:val="24"/>
          <w:rPrChange w:id="3451" w:author="Jane Kohlhoff" w:date="2024-06-11T09:53:00Z" w16du:dateUtc="2024-06-10T23:53:00Z">
            <w:rPr>
              <w:rFonts w:ascii="Times" w:hAnsi="Times" w:cs="Times"/>
              <w:b/>
              <w:bCs/>
              <w:sz w:val="24"/>
              <w:szCs w:val="24"/>
            </w:rPr>
          </w:rPrChange>
        </w:rPr>
        <w:t>Results</w:t>
      </w:r>
    </w:p>
    <w:p w14:paraId="68634C22" w14:textId="2BF7BD7C" w:rsidR="00CD2529" w:rsidRPr="00365026" w:rsidRDefault="00CD2529" w:rsidP="00EF4F9D">
      <w:pPr>
        <w:spacing w:line="480" w:lineRule="auto"/>
        <w:ind w:firstLine="720"/>
        <w:rPr>
          <w:rFonts w:ascii="Times New Roman" w:hAnsi="Times New Roman" w:cs="Times New Roman"/>
          <w:color w:val="000000"/>
          <w:sz w:val="24"/>
          <w:szCs w:val="24"/>
          <w:lang w:val="en-US"/>
          <w:rPrChange w:id="3452" w:author="Jane Kohlhoff" w:date="2024-06-11T09:53:00Z" w16du:dateUtc="2024-06-10T23:53:00Z">
            <w:rPr>
              <w:rFonts w:ascii="Times" w:hAnsi="Times" w:cs="Helvetica"/>
              <w:color w:val="000000"/>
              <w:sz w:val="24"/>
              <w:szCs w:val="24"/>
              <w:lang w:val="en-US"/>
            </w:rPr>
          </w:rPrChange>
        </w:rPr>
      </w:pPr>
      <w:r w:rsidRPr="00365026">
        <w:rPr>
          <w:rFonts w:ascii="Times New Roman" w:hAnsi="Times New Roman" w:cs="Times New Roman"/>
          <w:color w:val="000000"/>
          <w:sz w:val="24"/>
          <w:szCs w:val="24"/>
          <w:lang w:val="en-US"/>
          <w:rPrChange w:id="3453" w:author="Jane Kohlhoff" w:date="2024-06-11T09:53:00Z" w16du:dateUtc="2024-06-10T23:53:00Z">
            <w:rPr>
              <w:rFonts w:ascii="Times" w:hAnsi="Times" w:cs="Helvetica"/>
              <w:color w:val="000000"/>
              <w:sz w:val="24"/>
              <w:szCs w:val="24"/>
              <w:lang w:val="en-US"/>
            </w:rPr>
          </w:rPrChange>
        </w:rPr>
        <w:t>Table</w:t>
      </w:r>
      <w:r w:rsidR="0086746D" w:rsidRPr="00365026">
        <w:rPr>
          <w:rFonts w:ascii="Times New Roman" w:hAnsi="Times New Roman" w:cs="Times New Roman"/>
          <w:color w:val="000000"/>
          <w:sz w:val="24"/>
          <w:szCs w:val="24"/>
          <w:lang w:val="en-US"/>
          <w:rPrChange w:id="3454" w:author="Jane Kohlhoff" w:date="2024-06-11T09:53:00Z" w16du:dateUtc="2024-06-10T23:53:00Z">
            <w:rPr>
              <w:rFonts w:ascii="Times" w:hAnsi="Times" w:cs="Helvetica"/>
              <w:color w:val="000000"/>
              <w:sz w:val="24"/>
              <w:szCs w:val="24"/>
              <w:lang w:val="en-US"/>
            </w:rPr>
          </w:rPrChange>
        </w:rPr>
        <w:t>s</w:t>
      </w:r>
      <w:r w:rsidRPr="00365026">
        <w:rPr>
          <w:rFonts w:ascii="Times New Roman" w:hAnsi="Times New Roman" w:cs="Times New Roman"/>
          <w:color w:val="000000"/>
          <w:sz w:val="24"/>
          <w:szCs w:val="24"/>
          <w:lang w:val="en-US"/>
          <w:rPrChange w:id="3455" w:author="Jane Kohlhoff" w:date="2024-06-11T09:53:00Z" w16du:dateUtc="2024-06-10T23:53:00Z">
            <w:rPr>
              <w:rFonts w:ascii="Times" w:hAnsi="Times" w:cs="Helvetica"/>
              <w:color w:val="000000"/>
              <w:sz w:val="24"/>
              <w:szCs w:val="24"/>
              <w:lang w:val="en-US"/>
            </w:rPr>
          </w:rPrChange>
        </w:rPr>
        <w:t xml:space="preserve"> 2 and 3 show the</w:t>
      </w:r>
      <w:r w:rsidR="0086746D" w:rsidRPr="00365026">
        <w:rPr>
          <w:rFonts w:ascii="Times New Roman" w:hAnsi="Times New Roman" w:cs="Times New Roman"/>
          <w:color w:val="000000"/>
          <w:sz w:val="24"/>
          <w:szCs w:val="24"/>
          <w:lang w:val="en-US"/>
          <w:rPrChange w:id="3456" w:author="Jane Kohlhoff" w:date="2024-06-11T09:53:00Z" w16du:dateUtc="2024-06-10T23:53:00Z">
            <w:rPr>
              <w:rFonts w:ascii="Times" w:hAnsi="Times" w:cs="Helvetica"/>
              <w:color w:val="000000"/>
              <w:sz w:val="24"/>
              <w:szCs w:val="24"/>
              <w:lang w:val="en-US"/>
            </w:rPr>
          </w:rPrChange>
        </w:rPr>
        <w:t xml:space="preserve"> mean (SD) scores for primary outcomes by group, statistical significance (</w:t>
      </w:r>
      <w:r w:rsidR="0086746D" w:rsidRPr="00365026">
        <w:rPr>
          <w:rFonts w:ascii="Times New Roman" w:hAnsi="Times New Roman" w:cs="Times New Roman"/>
          <w:i/>
          <w:iCs/>
          <w:color w:val="000000"/>
          <w:sz w:val="24"/>
          <w:szCs w:val="24"/>
          <w:lang w:val="en-US"/>
          <w:rPrChange w:id="3457" w:author="Jane Kohlhoff" w:date="2024-06-11T09:53:00Z" w16du:dateUtc="2024-06-10T23:53:00Z">
            <w:rPr>
              <w:rFonts w:ascii="Times" w:hAnsi="Times" w:cs="Helvetica"/>
              <w:i/>
              <w:iCs/>
              <w:color w:val="000000"/>
              <w:sz w:val="24"/>
              <w:szCs w:val="24"/>
              <w:lang w:val="en-US"/>
            </w:rPr>
          </w:rPrChange>
        </w:rPr>
        <w:t xml:space="preserve">p </w:t>
      </w:r>
      <w:r w:rsidR="0086746D" w:rsidRPr="00365026">
        <w:rPr>
          <w:rFonts w:ascii="Times New Roman" w:hAnsi="Times New Roman" w:cs="Times New Roman"/>
          <w:color w:val="000000"/>
          <w:sz w:val="24"/>
          <w:szCs w:val="24"/>
          <w:lang w:val="en-US"/>
          <w:rPrChange w:id="3458" w:author="Jane Kohlhoff" w:date="2024-06-11T09:53:00Z" w16du:dateUtc="2024-06-10T23:53:00Z">
            <w:rPr>
              <w:rFonts w:ascii="Times" w:hAnsi="Times" w:cs="Helvetica"/>
              <w:color w:val="000000"/>
              <w:sz w:val="24"/>
              <w:szCs w:val="24"/>
              <w:lang w:val="en-US"/>
            </w:rPr>
          </w:rPrChange>
        </w:rPr>
        <w:t xml:space="preserve">values) and clinical significance (Cohen’s </w:t>
      </w:r>
      <w:r w:rsidR="0086746D" w:rsidRPr="00365026">
        <w:rPr>
          <w:rFonts w:ascii="Times New Roman" w:hAnsi="Times New Roman" w:cs="Times New Roman"/>
          <w:i/>
          <w:iCs/>
          <w:color w:val="000000"/>
          <w:sz w:val="24"/>
          <w:szCs w:val="24"/>
          <w:lang w:val="en-US"/>
          <w:rPrChange w:id="3459" w:author="Jane Kohlhoff" w:date="2024-06-11T09:53:00Z" w16du:dateUtc="2024-06-10T23:53:00Z">
            <w:rPr>
              <w:rFonts w:ascii="Times" w:hAnsi="Times" w:cs="Helvetica"/>
              <w:i/>
              <w:iCs/>
              <w:color w:val="000000"/>
              <w:sz w:val="24"/>
              <w:szCs w:val="24"/>
              <w:lang w:val="en-US"/>
            </w:rPr>
          </w:rPrChange>
        </w:rPr>
        <w:t xml:space="preserve">d </w:t>
      </w:r>
      <w:r w:rsidR="0086746D" w:rsidRPr="00365026">
        <w:rPr>
          <w:rFonts w:ascii="Times New Roman" w:hAnsi="Times New Roman" w:cs="Times New Roman"/>
          <w:color w:val="000000"/>
          <w:sz w:val="24"/>
          <w:szCs w:val="24"/>
          <w:lang w:val="en-US"/>
          <w:rPrChange w:id="3460" w:author="Jane Kohlhoff" w:date="2024-06-11T09:53:00Z" w16du:dateUtc="2024-06-10T23:53:00Z">
            <w:rPr>
              <w:rFonts w:ascii="Times" w:hAnsi="Times" w:cs="Helvetica"/>
              <w:color w:val="000000"/>
              <w:sz w:val="24"/>
              <w:szCs w:val="24"/>
              <w:lang w:val="en-US"/>
            </w:rPr>
          </w:rPrChange>
        </w:rPr>
        <w:t xml:space="preserve">effect sizes) of </w:t>
      </w:r>
      <w:r w:rsidR="00A436AA" w:rsidRPr="00365026">
        <w:rPr>
          <w:rFonts w:ascii="Times New Roman" w:hAnsi="Times New Roman" w:cs="Times New Roman"/>
          <w:color w:val="000000"/>
          <w:sz w:val="24"/>
          <w:szCs w:val="24"/>
          <w:lang w:val="en-US"/>
          <w:rPrChange w:id="3461" w:author="Jane Kohlhoff" w:date="2024-06-11T09:53:00Z" w16du:dateUtc="2024-06-10T23:53:00Z">
            <w:rPr>
              <w:rFonts w:ascii="Times" w:hAnsi="Times" w:cs="Helvetica"/>
              <w:color w:val="000000"/>
              <w:sz w:val="24"/>
              <w:szCs w:val="24"/>
              <w:lang w:val="en-US"/>
            </w:rPr>
          </w:rPrChange>
        </w:rPr>
        <w:t xml:space="preserve">score </w:t>
      </w:r>
      <w:r w:rsidR="0086746D" w:rsidRPr="00365026">
        <w:rPr>
          <w:rFonts w:ascii="Times New Roman" w:hAnsi="Times New Roman" w:cs="Times New Roman"/>
          <w:color w:val="000000"/>
          <w:sz w:val="24"/>
          <w:szCs w:val="24"/>
          <w:lang w:val="en-US"/>
          <w:rPrChange w:id="3462" w:author="Jane Kohlhoff" w:date="2024-06-11T09:53:00Z" w16du:dateUtc="2024-06-10T23:53:00Z">
            <w:rPr>
              <w:rFonts w:ascii="Times" w:hAnsi="Times" w:cs="Helvetica"/>
              <w:color w:val="000000"/>
              <w:sz w:val="24"/>
              <w:szCs w:val="24"/>
              <w:lang w:val="en-US"/>
            </w:rPr>
          </w:rPrChange>
        </w:rPr>
        <w:t>change</w:t>
      </w:r>
      <w:r w:rsidR="00A436AA" w:rsidRPr="00365026">
        <w:rPr>
          <w:rFonts w:ascii="Times New Roman" w:hAnsi="Times New Roman" w:cs="Times New Roman"/>
          <w:color w:val="000000"/>
          <w:sz w:val="24"/>
          <w:szCs w:val="24"/>
          <w:lang w:val="en-US"/>
          <w:rPrChange w:id="3463" w:author="Jane Kohlhoff" w:date="2024-06-11T09:53:00Z" w16du:dateUtc="2024-06-10T23:53:00Z">
            <w:rPr>
              <w:rFonts w:ascii="Times" w:hAnsi="Times" w:cs="Helvetica"/>
              <w:color w:val="000000"/>
              <w:sz w:val="24"/>
              <w:szCs w:val="24"/>
              <w:lang w:val="en-US"/>
            </w:rPr>
          </w:rPrChange>
        </w:rPr>
        <w:t>s</w:t>
      </w:r>
      <w:r w:rsidR="0086746D" w:rsidRPr="00365026">
        <w:rPr>
          <w:rFonts w:ascii="Times New Roman" w:hAnsi="Times New Roman" w:cs="Times New Roman"/>
          <w:color w:val="000000"/>
          <w:sz w:val="24"/>
          <w:szCs w:val="24"/>
          <w:lang w:val="en-US"/>
          <w:rPrChange w:id="3464" w:author="Jane Kohlhoff" w:date="2024-06-11T09:53:00Z" w16du:dateUtc="2024-06-10T23:53:00Z">
            <w:rPr>
              <w:rFonts w:ascii="Times" w:hAnsi="Times" w:cs="Helvetica"/>
              <w:color w:val="000000"/>
              <w:sz w:val="24"/>
              <w:szCs w:val="24"/>
              <w:lang w:val="en-US"/>
            </w:rPr>
          </w:rPrChange>
        </w:rPr>
        <w:t xml:space="preserve"> </w:t>
      </w:r>
      <w:r w:rsidR="00A436AA" w:rsidRPr="00365026">
        <w:rPr>
          <w:rFonts w:ascii="Times New Roman" w:hAnsi="Times New Roman" w:cs="Times New Roman"/>
          <w:color w:val="000000"/>
          <w:sz w:val="24"/>
          <w:szCs w:val="24"/>
          <w:lang w:val="en-US"/>
          <w:rPrChange w:id="3465" w:author="Jane Kohlhoff" w:date="2024-06-11T09:53:00Z" w16du:dateUtc="2024-06-10T23:53:00Z">
            <w:rPr>
              <w:rFonts w:ascii="Times" w:hAnsi="Times" w:cs="Helvetica"/>
              <w:color w:val="000000"/>
              <w:sz w:val="24"/>
              <w:szCs w:val="24"/>
              <w:lang w:val="en-US"/>
            </w:rPr>
          </w:rPrChange>
        </w:rPr>
        <w:t>and</w:t>
      </w:r>
      <w:r w:rsidR="0086746D" w:rsidRPr="00365026">
        <w:rPr>
          <w:rFonts w:ascii="Times New Roman" w:hAnsi="Times New Roman" w:cs="Times New Roman"/>
          <w:color w:val="000000"/>
          <w:sz w:val="24"/>
          <w:szCs w:val="24"/>
          <w:lang w:val="en-US"/>
          <w:rPrChange w:id="3466" w:author="Jane Kohlhoff" w:date="2024-06-11T09:53:00Z" w16du:dateUtc="2024-06-10T23:53:00Z">
            <w:rPr>
              <w:rFonts w:ascii="Times" w:hAnsi="Times" w:cs="Helvetica"/>
              <w:color w:val="000000"/>
              <w:sz w:val="24"/>
              <w:szCs w:val="24"/>
              <w:lang w:val="en-US"/>
            </w:rPr>
          </w:rPrChange>
        </w:rPr>
        <w:t xml:space="preserve"> between-group differences at T1, T2 and T3.</w:t>
      </w:r>
      <w:del w:id="3467" w:author="Jane Kohlhoff" w:date="2024-06-11T20:26:00Z" w16du:dateUtc="2024-06-11T10:26:00Z">
        <w:r w:rsidR="0086746D" w:rsidRPr="00365026" w:rsidDel="0026542F">
          <w:rPr>
            <w:rFonts w:ascii="Times New Roman" w:hAnsi="Times New Roman" w:cs="Times New Roman"/>
            <w:color w:val="000000"/>
            <w:sz w:val="24"/>
            <w:szCs w:val="24"/>
            <w:lang w:val="en-US"/>
            <w:rPrChange w:id="3468" w:author="Jane Kohlhoff" w:date="2024-06-11T09:53:00Z" w16du:dateUtc="2024-06-10T23:53:00Z">
              <w:rPr>
                <w:rFonts w:ascii="Times" w:hAnsi="Times" w:cs="Helvetica"/>
                <w:color w:val="000000"/>
                <w:sz w:val="24"/>
                <w:szCs w:val="24"/>
                <w:lang w:val="en-US"/>
              </w:rPr>
            </w:rPrChange>
          </w:rPr>
          <w:delText xml:space="preserve"> Table 4 shows the estimates, standard errors and p values for group, time and group x time interactions on main study variables,</w:delText>
        </w:r>
      </w:del>
      <w:r w:rsidR="0086746D" w:rsidRPr="00365026">
        <w:rPr>
          <w:rFonts w:ascii="Times New Roman" w:hAnsi="Times New Roman" w:cs="Times New Roman"/>
          <w:color w:val="000000"/>
          <w:sz w:val="24"/>
          <w:szCs w:val="24"/>
          <w:lang w:val="en-US"/>
          <w:rPrChange w:id="3469" w:author="Jane Kohlhoff" w:date="2024-06-11T09:53:00Z" w16du:dateUtc="2024-06-10T23:53:00Z">
            <w:rPr>
              <w:rFonts w:ascii="Times" w:hAnsi="Times" w:cs="Helvetica"/>
              <w:color w:val="000000"/>
              <w:sz w:val="24"/>
              <w:szCs w:val="24"/>
              <w:lang w:val="en-US"/>
            </w:rPr>
          </w:rPrChange>
        </w:rPr>
        <w:t xml:space="preserve"> </w:t>
      </w:r>
      <w:del w:id="3470" w:author="Jane Kohlhoff" w:date="2024-06-11T20:26:00Z" w16du:dateUtc="2024-06-11T10:26:00Z">
        <w:r w:rsidR="0086746D" w:rsidRPr="00365026" w:rsidDel="0026542F">
          <w:rPr>
            <w:rFonts w:ascii="Times New Roman" w:hAnsi="Times New Roman" w:cs="Times New Roman"/>
            <w:color w:val="000000"/>
            <w:sz w:val="24"/>
            <w:szCs w:val="24"/>
            <w:lang w:val="en-US"/>
            <w:rPrChange w:id="3471" w:author="Jane Kohlhoff" w:date="2024-06-11T09:53:00Z" w16du:dateUtc="2024-06-10T23:53:00Z">
              <w:rPr>
                <w:rFonts w:ascii="Times" w:hAnsi="Times" w:cs="Helvetica"/>
                <w:color w:val="000000"/>
                <w:sz w:val="24"/>
                <w:szCs w:val="24"/>
                <w:lang w:val="en-US"/>
              </w:rPr>
            </w:rPrChange>
          </w:rPr>
          <w:delText xml:space="preserve">and </w:delText>
        </w:r>
      </w:del>
      <w:r w:rsidR="0086746D" w:rsidRPr="00365026">
        <w:rPr>
          <w:rFonts w:ascii="Times New Roman" w:hAnsi="Times New Roman" w:cs="Times New Roman"/>
          <w:color w:val="000000"/>
          <w:sz w:val="24"/>
          <w:szCs w:val="24"/>
          <w:lang w:val="en-US"/>
          <w:rPrChange w:id="3472" w:author="Jane Kohlhoff" w:date="2024-06-11T09:53:00Z" w16du:dateUtc="2024-06-10T23:53:00Z">
            <w:rPr>
              <w:rFonts w:ascii="Times" w:hAnsi="Times" w:cs="Helvetica"/>
              <w:color w:val="000000"/>
              <w:sz w:val="24"/>
              <w:szCs w:val="24"/>
              <w:lang w:val="en-US"/>
            </w:rPr>
          </w:rPrChange>
        </w:rPr>
        <w:t xml:space="preserve">Table </w:t>
      </w:r>
      <w:ins w:id="3473" w:author="Jane Kohlhoff" w:date="2024-06-11T20:26:00Z" w16du:dateUtc="2024-06-11T10:26:00Z">
        <w:r w:rsidR="0026542F">
          <w:rPr>
            <w:rFonts w:ascii="Times New Roman" w:hAnsi="Times New Roman" w:cs="Times New Roman"/>
            <w:color w:val="000000"/>
            <w:sz w:val="24"/>
            <w:szCs w:val="24"/>
            <w:lang w:val="en-US"/>
          </w:rPr>
          <w:t>4</w:t>
        </w:r>
      </w:ins>
      <w:del w:id="3474" w:author="Jane Kohlhoff" w:date="2024-06-11T20:26:00Z" w16du:dateUtc="2024-06-11T10:26:00Z">
        <w:r w:rsidR="0086746D" w:rsidRPr="00365026" w:rsidDel="0026542F">
          <w:rPr>
            <w:rFonts w:ascii="Times New Roman" w:hAnsi="Times New Roman" w:cs="Times New Roman"/>
            <w:color w:val="000000"/>
            <w:sz w:val="24"/>
            <w:szCs w:val="24"/>
            <w:lang w:val="en-US"/>
            <w:rPrChange w:id="3475" w:author="Jane Kohlhoff" w:date="2024-06-11T09:53:00Z" w16du:dateUtc="2024-06-10T23:53:00Z">
              <w:rPr>
                <w:rFonts w:ascii="Times" w:hAnsi="Times" w:cs="Helvetica"/>
                <w:color w:val="000000"/>
                <w:sz w:val="24"/>
                <w:szCs w:val="24"/>
                <w:lang w:val="en-US"/>
              </w:rPr>
            </w:rPrChange>
          </w:rPr>
          <w:delText>5</w:delText>
        </w:r>
      </w:del>
      <w:r w:rsidR="0086746D" w:rsidRPr="00365026">
        <w:rPr>
          <w:rFonts w:ascii="Times New Roman" w:hAnsi="Times New Roman" w:cs="Times New Roman"/>
          <w:color w:val="000000"/>
          <w:sz w:val="24"/>
          <w:szCs w:val="24"/>
          <w:lang w:val="en-US"/>
          <w:rPrChange w:id="3476" w:author="Jane Kohlhoff" w:date="2024-06-11T09:53:00Z" w16du:dateUtc="2024-06-10T23:53:00Z">
            <w:rPr>
              <w:rFonts w:ascii="Times" w:hAnsi="Times" w:cs="Helvetica"/>
              <w:color w:val="000000"/>
              <w:sz w:val="24"/>
              <w:szCs w:val="24"/>
              <w:lang w:val="en-US"/>
            </w:rPr>
          </w:rPrChange>
        </w:rPr>
        <w:t xml:space="preserve"> show</w:t>
      </w:r>
      <w:r w:rsidR="00A436AA" w:rsidRPr="00365026">
        <w:rPr>
          <w:rFonts w:ascii="Times New Roman" w:hAnsi="Times New Roman" w:cs="Times New Roman"/>
          <w:color w:val="000000"/>
          <w:sz w:val="24"/>
          <w:szCs w:val="24"/>
          <w:lang w:val="en-US"/>
          <w:rPrChange w:id="3477" w:author="Jane Kohlhoff" w:date="2024-06-11T09:53:00Z" w16du:dateUtc="2024-06-10T23:53:00Z">
            <w:rPr>
              <w:rFonts w:ascii="Times" w:hAnsi="Times" w:cs="Helvetica"/>
              <w:color w:val="000000"/>
              <w:sz w:val="24"/>
              <w:szCs w:val="24"/>
              <w:lang w:val="en-US"/>
            </w:rPr>
          </w:rPrChange>
        </w:rPr>
        <w:t>s</w:t>
      </w:r>
      <w:r w:rsidR="0086746D" w:rsidRPr="00365026">
        <w:rPr>
          <w:rFonts w:ascii="Times New Roman" w:hAnsi="Times New Roman" w:cs="Times New Roman"/>
          <w:color w:val="000000"/>
          <w:sz w:val="24"/>
          <w:szCs w:val="24"/>
          <w:lang w:val="en-US"/>
          <w:rPrChange w:id="3478" w:author="Jane Kohlhoff" w:date="2024-06-11T09:53:00Z" w16du:dateUtc="2024-06-10T23:53:00Z">
            <w:rPr>
              <w:rFonts w:ascii="Times" w:hAnsi="Times" w:cs="Helvetica"/>
              <w:color w:val="000000"/>
              <w:sz w:val="24"/>
              <w:szCs w:val="24"/>
              <w:lang w:val="en-US"/>
            </w:rPr>
          </w:rPrChange>
        </w:rPr>
        <w:t xml:space="preserve"> the number and percentage of treatment-completing participants with reliable change scores on continuous study variables.</w:t>
      </w:r>
    </w:p>
    <w:p w14:paraId="0166903D" w14:textId="3305DB50" w:rsidR="00E36229" w:rsidRPr="00365026" w:rsidRDefault="00E36229" w:rsidP="00EF4F9D">
      <w:pPr>
        <w:pStyle w:val="Heading3"/>
        <w:spacing w:line="480" w:lineRule="auto"/>
        <w:ind w:right="0"/>
        <w:rPr>
          <w:rFonts w:cs="Times New Roman"/>
          <w:b/>
          <w:i w:val="0"/>
        </w:rPr>
      </w:pPr>
      <w:r w:rsidRPr="00365026">
        <w:rPr>
          <w:rFonts w:cs="Times New Roman"/>
          <w:b/>
          <w:i w:val="0"/>
        </w:rPr>
        <w:t xml:space="preserve">Caregiver </w:t>
      </w:r>
      <w:ins w:id="3479" w:author="Jane Kohlhoff" w:date="2024-06-11T08:20:00Z" w16du:dateUtc="2024-06-10T22:20:00Z">
        <w:r w:rsidR="00781356" w:rsidRPr="00365026">
          <w:rPr>
            <w:rFonts w:cs="Times New Roman"/>
            <w:b/>
            <w:i w:val="0"/>
          </w:rPr>
          <w:t>O</w:t>
        </w:r>
      </w:ins>
      <w:del w:id="3480" w:author="Jane Kohlhoff" w:date="2024-06-11T08:20:00Z" w16du:dateUtc="2024-06-10T22:20:00Z">
        <w:r w:rsidRPr="00365026" w:rsidDel="00781356">
          <w:rPr>
            <w:rFonts w:cs="Times New Roman"/>
            <w:b/>
            <w:i w:val="0"/>
          </w:rPr>
          <w:delText>o</w:delText>
        </w:r>
      </w:del>
      <w:r w:rsidRPr="00365026">
        <w:rPr>
          <w:rFonts w:cs="Times New Roman"/>
          <w:b/>
          <w:i w:val="0"/>
        </w:rPr>
        <w:t>utcomes</w:t>
      </w:r>
    </w:p>
    <w:p w14:paraId="0F38EEC3" w14:textId="38A89BA4" w:rsidR="00A07EA3" w:rsidRPr="00365026" w:rsidRDefault="00E36229" w:rsidP="00EF4F9D">
      <w:pPr>
        <w:pStyle w:val="Heading3"/>
        <w:spacing w:line="480" w:lineRule="auto"/>
        <w:ind w:right="0" w:firstLine="720"/>
        <w:rPr>
          <w:rFonts w:cs="Times New Roman"/>
          <w:bCs w:val="0"/>
          <w:i w:val="0"/>
          <w:szCs w:val="24"/>
        </w:rPr>
      </w:pPr>
      <w:r w:rsidRPr="00365026">
        <w:rPr>
          <w:rFonts w:cs="Times New Roman"/>
          <w:b/>
          <w:i w:val="0"/>
        </w:rPr>
        <w:t xml:space="preserve">Positive and </w:t>
      </w:r>
      <w:r w:rsidR="00131FB3" w:rsidRPr="00365026">
        <w:rPr>
          <w:rFonts w:cs="Times New Roman"/>
          <w:b/>
          <w:i w:val="0"/>
        </w:rPr>
        <w:t>n</w:t>
      </w:r>
      <w:r w:rsidRPr="00365026">
        <w:rPr>
          <w:rFonts w:cs="Times New Roman"/>
          <w:b/>
          <w:i w:val="0"/>
        </w:rPr>
        <w:t xml:space="preserve">egative </w:t>
      </w:r>
      <w:r w:rsidR="00131FB3" w:rsidRPr="00365026">
        <w:rPr>
          <w:rFonts w:cs="Times New Roman"/>
          <w:b/>
          <w:i w:val="0"/>
        </w:rPr>
        <w:t xml:space="preserve">child directed </w:t>
      </w:r>
      <w:r w:rsidR="000C268D" w:rsidRPr="00365026">
        <w:rPr>
          <w:rFonts w:cs="Times New Roman"/>
          <w:b/>
          <w:i w:val="0"/>
        </w:rPr>
        <w:t>verbalizations</w:t>
      </w:r>
      <w:r w:rsidRPr="00365026">
        <w:rPr>
          <w:rFonts w:cs="Times New Roman"/>
          <w:b/>
          <w:i w:val="0"/>
        </w:rPr>
        <w:t xml:space="preserve">. </w:t>
      </w:r>
      <w:r w:rsidR="006F4FC3" w:rsidRPr="00365026">
        <w:rPr>
          <w:rFonts w:cs="Times New Roman"/>
          <w:bCs w:val="0"/>
          <w:i w:val="0"/>
          <w:szCs w:val="24"/>
        </w:rPr>
        <w:t xml:space="preserve">For positive parenting </w:t>
      </w:r>
      <w:r w:rsidR="000C268D" w:rsidRPr="00365026">
        <w:rPr>
          <w:rFonts w:cs="Times New Roman"/>
          <w:bCs w:val="0"/>
          <w:i w:val="0"/>
          <w:szCs w:val="24"/>
        </w:rPr>
        <w:t>verbalizations</w:t>
      </w:r>
      <w:r w:rsidR="006F4FC3" w:rsidRPr="00365026">
        <w:rPr>
          <w:rFonts w:cs="Times New Roman"/>
          <w:bCs w:val="0"/>
          <w:i w:val="0"/>
          <w:szCs w:val="24"/>
        </w:rPr>
        <w:t xml:space="preserve"> </w:t>
      </w:r>
      <w:r w:rsidR="004D23FC" w:rsidRPr="00365026">
        <w:rPr>
          <w:rFonts w:cs="Times New Roman"/>
          <w:bCs w:val="0"/>
          <w:i w:val="0"/>
          <w:szCs w:val="24"/>
        </w:rPr>
        <w:t>assessed using the DPICS-IV</w:t>
      </w:r>
      <w:del w:id="3481" w:author="Jane Kohlhoff" w:date="2024-06-11T08:20:00Z" w16du:dateUtc="2024-06-10T22:20:00Z">
        <w:r w:rsidR="004D23FC" w:rsidRPr="00365026" w:rsidDel="00781356">
          <w:rPr>
            <w:rFonts w:cs="Times New Roman"/>
            <w:bCs w:val="0"/>
            <w:i w:val="0"/>
            <w:szCs w:val="24"/>
          </w:rPr>
          <w:delText xml:space="preserve"> coding system</w:delText>
        </w:r>
      </w:del>
      <w:r w:rsidR="004D23FC" w:rsidRPr="00365026">
        <w:rPr>
          <w:rFonts w:cs="Times New Roman"/>
          <w:bCs w:val="0"/>
          <w:i w:val="0"/>
          <w:szCs w:val="24"/>
        </w:rPr>
        <w:t xml:space="preserve">, indexed as total proportion of </w:t>
      </w:r>
      <w:r w:rsidR="000C268D" w:rsidRPr="00365026">
        <w:rPr>
          <w:rFonts w:cs="Times New Roman"/>
          <w:bCs w:val="0"/>
          <w:i w:val="0"/>
          <w:szCs w:val="24"/>
        </w:rPr>
        <w:t>verbalizations</w:t>
      </w:r>
      <w:r w:rsidR="004D23FC" w:rsidRPr="00365026">
        <w:rPr>
          <w:rFonts w:cs="Times New Roman"/>
          <w:bCs w:val="0"/>
          <w:i w:val="0"/>
          <w:szCs w:val="24"/>
        </w:rPr>
        <w:t xml:space="preserve"> that were labelled praises, </w:t>
      </w:r>
      <w:r w:rsidR="006F4FC3" w:rsidRPr="00365026">
        <w:rPr>
          <w:rFonts w:cs="Times New Roman"/>
          <w:bCs w:val="0"/>
          <w:i w:val="0"/>
          <w:szCs w:val="24"/>
        </w:rPr>
        <w:t>significant effects were identified for group</w:t>
      </w:r>
      <w:r w:rsidR="004D0740" w:rsidRPr="00365026">
        <w:rPr>
          <w:rFonts w:cs="Times New Roman"/>
          <w:bCs w:val="0"/>
          <w:i w:val="0"/>
          <w:szCs w:val="24"/>
        </w:rPr>
        <w:t xml:space="preserve"> (</w:t>
      </w:r>
      <w:r w:rsidR="004D0740" w:rsidRPr="00365026">
        <w:rPr>
          <w:rFonts w:cs="Times New Roman"/>
          <w:bCs w:val="0"/>
          <w:iCs/>
          <w:szCs w:val="24"/>
        </w:rPr>
        <w:t>p</w:t>
      </w:r>
      <w:r w:rsidR="009B051F" w:rsidRPr="00365026">
        <w:rPr>
          <w:rFonts w:cs="Times New Roman"/>
          <w:bCs w:val="0"/>
          <w:iCs/>
          <w:szCs w:val="24"/>
        </w:rPr>
        <w:t xml:space="preserve"> </w:t>
      </w:r>
      <w:r w:rsidR="00764E70" w:rsidRPr="00365026">
        <w:rPr>
          <w:rFonts w:cs="Times New Roman"/>
          <w:bCs w:val="0"/>
          <w:i w:val="0"/>
          <w:szCs w:val="24"/>
        </w:rPr>
        <w:t>&lt;</w:t>
      </w:r>
      <w:r w:rsidR="009B051F" w:rsidRPr="00365026">
        <w:rPr>
          <w:rFonts w:cs="Times New Roman"/>
          <w:bCs w:val="0"/>
          <w:i w:val="0"/>
          <w:szCs w:val="24"/>
        </w:rPr>
        <w:t xml:space="preserve"> </w:t>
      </w:r>
      <w:r w:rsidR="00764E70" w:rsidRPr="00365026">
        <w:rPr>
          <w:rFonts w:cs="Times New Roman"/>
          <w:bCs w:val="0"/>
          <w:i w:val="0"/>
          <w:szCs w:val="24"/>
        </w:rPr>
        <w:t>.001</w:t>
      </w:r>
      <w:r w:rsidR="004D0740" w:rsidRPr="00365026">
        <w:rPr>
          <w:rFonts w:cs="Times New Roman"/>
          <w:bCs w:val="0"/>
          <w:i w:val="0"/>
          <w:szCs w:val="24"/>
        </w:rPr>
        <w:t xml:space="preserve">), </w:t>
      </w:r>
      <w:r w:rsidR="006F4FC3" w:rsidRPr="00365026">
        <w:rPr>
          <w:rFonts w:cs="Times New Roman"/>
          <w:bCs w:val="0"/>
          <w:i w:val="0"/>
          <w:szCs w:val="24"/>
        </w:rPr>
        <w:t>time</w:t>
      </w:r>
      <w:r w:rsidR="004D23FC" w:rsidRPr="00365026">
        <w:rPr>
          <w:rFonts w:cs="Times New Roman"/>
          <w:bCs w:val="0"/>
          <w:i w:val="0"/>
          <w:szCs w:val="24"/>
        </w:rPr>
        <w:t xml:space="preserve"> </w:t>
      </w:r>
      <w:r w:rsidR="004D0740" w:rsidRPr="00365026">
        <w:rPr>
          <w:rFonts w:cs="Times New Roman"/>
          <w:bCs w:val="0"/>
          <w:i w:val="0"/>
          <w:szCs w:val="24"/>
        </w:rPr>
        <w:t>(</w:t>
      </w:r>
      <w:r w:rsidR="004D0740" w:rsidRPr="00365026">
        <w:rPr>
          <w:rFonts w:cs="Times New Roman"/>
          <w:bCs w:val="0"/>
          <w:iCs/>
          <w:szCs w:val="24"/>
        </w:rPr>
        <w:t>p</w:t>
      </w:r>
      <w:r w:rsidR="009B051F" w:rsidRPr="00365026">
        <w:rPr>
          <w:rFonts w:cs="Times New Roman"/>
          <w:bCs w:val="0"/>
          <w:iCs/>
          <w:szCs w:val="24"/>
        </w:rPr>
        <w:t xml:space="preserve"> </w:t>
      </w:r>
      <w:r w:rsidR="00764E70" w:rsidRPr="00365026">
        <w:rPr>
          <w:rFonts w:cs="Times New Roman"/>
          <w:bCs w:val="0"/>
          <w:i w:val="0"/>
          <w:szCs w:val="24"/>
        </w:rPr>
        <w:t>&lt;</w:t>
      </w:r>
      <w:r w:rsidR="009B051F" w:rsidRPr="00365026">
        <w:rPr>
          <w:rFonts w:cs="Times New Roman"/>
          <w:bCs w:val="0"/>
          <w:i w:val="0"/>
          <w:szCs w:val="24"/>
        </w:rPr>
        <w:t xml:space="preserve"> </w:t>
      </w:r>
      <w:r w:rsidR="00764E70" w:rsidRPr="00365026">
        <w:rPr>
          <w:rFonts w:cs="Times New Roman"/>
          <w:bCs w:val="0"/>
          <w:i w:val="0"/>
          <w:szCs w:val="24"/>
        </w:rPr>
        <w:t>.001</w:t>
      </w:r>
      <w:r w:rsidR="004D0740" w:rsidRPr="00365026">
        <w:rPr>
          <w:rFonts w:cs="Times New Roman"/>
          <w:bCs w:val="0"/>
          <w:i w:val="0"/>
          <w:szCs w:val="24"/>
        </w:rPr>
        <w:t xml:space="preserve">), </w:t>
      </w:r>
      <w:r w:rsidR="006F4FC3" w:rsidRPr="00365026">
        <w:rPr>
          <w:rFonts w:cs="Times New Roman"/>
          <w:bCs w:val="0"/>
          <w:i w:val="0"/>
          <w:szCs w:val="24"/>
        </w:rPr>
        <w:t>and group x time</w:t>
      </w:r>
      <w:r w:rsidR="004D0740" w:rsidRPr="00365026">
        <w:rPr>
          <w:rFonts w:cs="Times New Roman"/>
          <w:bCs w:val="0"/>
          <w:i w:val="0"/>
          <w:szCs w:val="24"/>
        </w:rPr>
        <w:t xml:space="preserve"> (</w:t>
      </w:r>
      <w:r w:rsidR="004D0740" w:rsidRPr="00365026">
        <w:rPr>
          <w:rFonts w:cs="Times New Roman"/>
          <w:bCs w:val="0"/>
          <w:iCs/>
          <w:szCs w:val="24"/>
        </w:rPr>
        <w:t>p</w:t>
      </w:r>
      <w:r w:rsidR="009B051F" w:rsidRPr="00365026">
        <w:rPr>
          <w:rFonts w:cs="Times New Roman"/>
          <w:bCs w:val="0"/>
          <w:iCs/>
          <w:szCs w:val="24"/>
        </w:rPr>
        <w:t xml:space="preserve"> </w:t>
      </w:r>
      <w:r w:rsidR="00764E70" w:rsidRPr="00365026">
        <w:rPr>
          <w:rFonts w:cs="Times New Roman"/>
          <w:bCs w:val="0"/>
          <w:i w:val="0"/>
          <w:szCs w:val="24"/>
        </w:rPr>
        <w:t>&lt;</w:t>
      </w:r>
      <w:r w:rsidR="009B051F" w:rsidRPr="00365026">
        <w:rPr>
          <w:rFonts w:cs="Times New Roman"/>
          <w:bCs w:val="0"/>
          <w:i w:val="0"/>
          <w:szCs w:val="24"/>
        </w:rPr>
        <w:t xml:space="preserve"> </w:t>
      </w:r>
      <w:r w:rsidR="00764E70" w:rsidRPr="00365026">
        <w:rPr>
          <w:rFonts w:cs="Times New Roman"/>
          <w:bCs w:val="0"/>
          <w:i w:val="0"/>
          <w:szCs w:val="24"/>
        </w:rPr>
        <w:t>.001</w:t>
      </w:r>
      <w:r w:rsidR="004D0740" w:rsidRPr="00365026">
        <w:rPr>
          <w:rFonts w:cs="Times New Roman"/>
          <w:bCs w:val="0"/>
          <w:i w:val="0"/>
          <w:szCs w:val="24"/>
        </w:rPr>
        <w:t>)</w:t>
      </w:r>
      <w:r w:rsidR="006F4FC3" w:rsidRPr="00365026">
        <w:rPr>
          <w:rFonts w:cs="Times New Roman"/>
          <w:bCs w:val="0"/>
          <w:i w:val="0"/>
          <w:szCs w:val="24"/>
        </w:rPr>
        <w:t xml:space="preserve">. </w:t>
      </w:r>
      <w:r w:rsidR="00A07EA3" w:rsidRPr="00365026">
        <w:rPr>
          <w:rFonts w:cs="Times New Roman"/>
          <w:bCs w:val="0"/>
          <w:i w:val="0"/>
          <w:szCs w:val="24"/>
        </w:rPr>
        <w:t>P</w:t>
      </w:r>
      <w:r w:rsidR="00156633" w:rsidRPr="00365026">
        <w:rPr>
          <w:rFonts w:cs="Times New Roman"/>
          <w:bCs w:val="0"/>
          <w:i w:val="0"/>
          <w:szCs w:val="24"/>
        </w:rPr>
        <w:t xml:space="preserve">lanned comparisons </w:t>
      </w:r>
      <w:r w:rsidR="00A07EA3" w:rsidRPr="00365026">
        <w:rPr>
          <w:rFonts w:cs="Times New Roman"/>
          <w:bCs w:val="0"/>
          <w:i w:val="0"/>
          <w:szCs w:val="24"/>
        </w:rPr>
        <w:t xml:space="preserve">revealed no significant </w:t>
      </w:r>
      <w:r w:rsidR="004D0740" w:rsidRPr="00365026">
        <w:rPr>
          <w:rFonts w:cs="Times New Roman"/>
          <w:bCs w:val="0"/>
          <w:i w:val="0"/>
          <w:szCs w:val="24"/>
        </w:rPr>
        <w:t xml:space="preserve">between-group differences at T1 </w:t>
      </w:r>
      <w:r w:rsidR="00A07EA3" w:rsidRPr="00365026">
        <w:rPr>
          <w:rFonts w:cs="Times New Roman"/>
          <w:bCs w:val="0"/>
          <w:i w:val="0"/>
          <w:szCs w:val="24"/>
        </w:rPr>
        <w:t xml:space="preserve">but showed that the PCIT-T group used significantly more positive </w:t>
      </w:r>
      <w:r w:rsidR="000C268D" w:rsidRPr="00365026">
        <w:rPr>
          <w:rFonts w:cs="Times New Roman"/>
          <w:bCs w:val="0"/>
          <w:i w:val="0"/>
          <w:szCs w:val="24"/>
        </w:rPr>
        <w:t>verbalizations</w:t>
      </w:r>
      <w:r w:rsidR="00A07EA3" w:rsidRPr="00365026">
        <w:rPr>
          <w:rFonts w:cs="Times New Roman"/>
          <w:bCs w:val="0"/>
          <w:i w:val="0"/>
          <w:szCs w:val="24"/>
        </w:rPr>
        <w:t xml:space="preserve"> than the COS-P </w:t>
      </w:r>
      <w:r w:rsidR="00131FB3" w:rsidRPr="00365026">
        <w:rPr>
          <w:rFonts w:cs="Times New Roman"/>
          <w:bCs w:val="0"/>
          <w:i w:val="0"/>
          <w:szCs w:val="24"/>
        </w:rPr>
        <w:t xml:space="preserve">group at T2 and T3 (T2: </w:t>
      </w:r>
      <w:r w:rsidR="00131FB3" w:rsidRPr="00365026">
        <w:rPr>
          <w:rFonts w:cs="Times New Roman"/>
          <w:bCs w:val="0"/>
          <w:iCs/>
          <w:szCs w:val="24"/>
        </w:rPr>
        <w:t>OR</w:t>
      </w:r>
      <w:r w:rsidR="00131FB3" w:rsidRPr="00365026">
        <w:rPr>
          <w:rFonts w:cs="Times New Roman"/>
          <w:bCs w:val="0"/>
          <w:i w:val="0"/>
          <w:szCs w:val="24"/>
        </w:rPr>
        <w:t xml:space="preserve"> 12.8, </w:t>
      </w:r>
      <w:r w:rsidR="00131FB3" w:rsidRPr="00365026">
        <w:rPr>
          <w:rFonts w:cs="Times New Roman"/>
          <w:bCs w:val="0"/>
          <w:iCs/>
          <w:szCs w:val="24"/>
        </w:rPr>
        <w:t>p</w:t>
      </w:r>
      <w:r w:rsidR="00BF2BB0" w:rsidRPr="00365026">
        <w:rPr>
          <w:rFonts w:cs="Times New Roman"/>
          <w:bCs w:val="0"/>
          <w:iCs/>
          <w:szCs w:val="24"/>
        </w:rPr>
        <w:t xml:space="preserve"> </w:t>
      </w:r>
      <w:r w:rsidR="006F2D8F" w:rsidRPr="00365026">
        <w:rPr>
          <w:rFonts w:cs="Times New Roman"/>
          <w:bCs w:val="0"/>
          <w:i w:val="0"/>
          <w:szCs w:val="24"/>
        </w:rPr>
        <w:t>&lt;</w:t>
      </w:r>
      <w:r w:rsidR="00BF2BB0" w:rsidRPr="00365026">
        <w:rPr>
          <w:rFonts w:cs="Times New Roman"/>
          <w:bCs w:val="0"/>
          <w:i w:val="0"/>
          <w:szCs w:val="24"/>
        </w:rPr>
        <w:t xml:space="preserve"> </w:t>
      </w:r>
      <w:r w:rsidR="00131FB3" w:rsidRPr="00365026">
        <w:rPr>
          <w:rFonts w:cs="Times New Roman"/>
          <w:bCs w:val="0"/>
          <w:i w:val="0"/>
          <w:szCs w:val="24"/>
        </w:rPr>
        <w:t>.00</w:t>
      </w:r>
      <w:r w:rsidR="006F2D8F" w:rsidRPr="00365026">
        <w:rPr>
          <w:rFonts w:cs="Times New Roman"/>
          <w:bCs w:val="0"/>
          <w:i w:val="0"/>
          <w:szCs w:val="24"/>
        </w:rPr>
        <w:t>1</w:t>
      </w:r>
      <w:r w:rsidR="00131FB3" w:rsidRPr="00365026">
        <w:rPr>
          <w:rFonts w:cs="Times New Roman"/>
          <w:bCs w:val="0"/>
          <w:i w:val="0"/>
          <w:szCs w:val="24"/>
        </w:rPr>
        <w:t xml:space="preserve">; T3: </w:t>
      </w:r>
      <w:r w:rsidR="00131FB3" w:rsidRPr="00365026">
        <w:rPr>
          <w:rFonts w:cs="Times New Roman"/>
          <w:bCs w:val="0"/>
          <w:iCs/>
          <w:szCs w:val="24"/>
        </w:rPr>
        <w:t>OR</w:t>
      </w:r>
      <w:r w:rsidR="00131FB3" w:rsidRPr="00365026">
        <w:rPr>
          <w:rFonts w:cs="Times New Roman"/>
          <w:bCs w:val="0"/>
          <w:i w:val="0"/>
          <w:szCs w:val="24"/>
        </w:rPr>
        <w:t xml:space="preserve"> = 7.02, </w:t>
      </w:r>
      <w:r w:rsidR="00131FB3" w:rsidRPr="00365026">
        <w:rPr>
          <w:rFonts w:cs="Times New Roman"/>
          <w:bCs w:val="0"/>
          <w:iCs/>
          <w:szCs w:val="24"/>
        </w:rPr>
        <w:t>p</w:t>
      </w:r>
      <w:r w:rsidR="00BF2BB0" w:rsidRPr="00365026">
        <w:rPr>
          <w:rFonts w:cs="Times New Roman"/>
          <w:bCs w:val="0"/>
          <w:iCs/>
          <w:szCs w:val="24"/>
        </w:rPr>
        <w:t xml:space="preserve"> </w:t>
      </w:r>
      <w:r w:rsidR="006F2D8F" w:rsidRPr="00365026">
        <w:rPr>
          <w:rFonts w:cs="Times New Roman"/>
          <w:bCs w:val="0"/>
          <w:i w:val="0"/>
          <w:szCs w:val="24"/>
        </w:rPr>
        <w:t>&lt;</w:t>
      </w:r>
      <w:r w:rsidR="00BF2BB0" w:rsidRPr="00365026">
        <w:rPr>
          <w:rFonts w:cs="Times New Roman"/>
          <w:bCs w:val="0"/>
          <w:i w:val="0"/>
          <w:szCs w:val="24"/>
        </w:rPr>
        <w:t xml:space="preserve"> </w:t>
      </w:r>
      <w:r w:rsidR="006F2D8F" w:rsidRPr="00365026">
        <w:rPr>
          <w:rFonts w:cs="Times New Roman"/>
          <w:bCs w:val="0"/>
          <w:i w:val="0"/>
          <w:szCs w:val="24"/>
        </w:rPr>
        <w:t>.001</w:t>
      </w:r>
      <w:r w:rsidR="00131FB3" w:rsidRPr="00365026">
        <w:rPr>
          <w:rFonts w:cs="Times New Roman"/>
          <w:bCs w:val="0"/>
          <w:i w:val="0"/>
          <w:szCs w:val="24"/>
        </w:rPr>
        <w:t xml:space="preserve">) </w:t>
      </w:r>
      <w:r w:rsidR="004D0740" w:rsidRPr="00365026">
        <w:rPr>
          <w:rFonts w:cs="Times New Roman"/>
          <w:bCs w:val="0"/>
          <w:i w:val="0"/>
          <w:szCs w:val="24"/>
        </w:rPr>
        <w:t xml:space="preserve">and </w:t>
      </w:r>
      <w:r w:rsidR="00131FB3" w:rsidRPr="00365026">
        <w:rPr>
          <w:rFonts w:cs="Times New Roman"/>
          <w:bCs w:val="0"/>
          <w:i w:val="0"/>
          <w:szCs w:val="24"/>
        </w:rPr>
        <w:t xml:space="preserve">the </w:t>
      </w:r>
      <w:r w:rsidR="004D0740" w:rsidRPr="00365026">
        <w:rPr>
          <w:rFonts w:cs="Times New Roman"/>
          <w:bCs w:val="0"/>
          <w:i w:val="0"/>
          <w:szCs w:val="24"/>
        </w:rPr>
        <w:t xml:space="preserve">WL </w:t>
      </w:r>
      <w:r w:rsidR="00A07EA3" w:rsidRPr="00365026">
        <w:rPr>
          <w:rFonts w:cs="Times New Roman"/>
          <w:bCs w:val="0"/>
          <w:i w:val="0"/>
          <w:szCs w:val="24"/>
        </w:rPr>
        <w:t>group</w:t>
      </w:r>
      <w:r w:rsidR="00131FB3" w:rsidRPr="00365026">
        <w:rPr>
          <w:rFonts w:cs="Times New Roman"/>
          <w:bCs w:val="0"/>
          <w:i w:val="0"/>
          <w:szCs w:val="24"/>
        </w:rPr>
        <w:t xml:space="preserve"> at T2 (</w:t>
      </w:r>
      <w:r w:rsidR="00131FB3" w:rsidRPr="00365026">
        <w:rPr>
          <w:rFonts w:cs="Times New Roman"/>
          <w:bCs w:val="0"/>
          <w:iCs/>
          <w:szCs w:val="24"/>
        </w:rPr>
        <w:t>OR</w:t>
      </w:r>
      <w:r w:rsidR="00131FB3" w:rsidRPr="00365026">
        <w:rPr>
          <w:rFonts w:cs="Times New Roman"/>
          <w:bCs w:val="0"/>
          <w:i w:val="0"/>
          <w:szCs w:val="24"/>
        </w:rPr>
        <w:t xml:space="preserve"> 14.76, </w:t>
      </w:r>
      <w:r w:rsidR="00131FB3" w:rsidRPr="00365026">
        <w:rPr>
          <w:rFonts w:cs="Times New Roman"/>
          <w:bCs w:val="0"/>
          <w:iCs/>
          <w:szCs w:val="24"/>
        </w:rPr>
        <w:t>p</w:t>
      </w:r>
      <w:r w:rsidR="00BF2BB0" w:rsidRPr="00365026">
        <w:rPr>
          <w:rFonts w:cs="Times New Roman"/>
          <w:bCs w:val="0"/>
          <w:iCs/>
          <w:szCs w:val="24"/>
        </w:rPr>
        <w:t xml:space="preserve"> </w:t>
      </w:r>
      <w:r w:rsidR="00CC75CA" w:rsidRPr="00365026">
        <w:rPr>
          <w:rFonts w:cs="Times New Roman"/>
          <w:bCs w:val="0"/>
          <w:i w:val="0"/>
          <w:szCs w:val="24"/>
        </w:rPr>
        <w:t>&lt;</w:t>
      </w:r>
      <w:r w:rsidR="00BF2BB0" w:rsidRPr="00365026">
        <w:rPr>
          <w:rFonts w:cs="Times New Roman"/>
          <w:bCs w:val="0"/>
          <w:i w:val="0"/>
          <w:szCs w:val="24"/>
        </w:rPr>
        <w:t xml:space="preserve"> </w:t>
      </w:r>
      <w:r w:rsidR="00CC75CA" w:rsidRPr="00365026">
        <w:rPr>
          <w:rFonts w:cs="Times New Roman"/>
          <w:bCs w:val="0"/>
          <w:i w:val="0"/>
          <w:szCs w:val="24"/>
        </w:rPr>
        <w:t>.001</w:t>
      </w:r>
      <w:r w:rsidR="00131FB3" w:rsidRPr="00365026">
        <w:rPr>
          <w:rFonts w:cs="Times New Roman"/>
          <w:bCs w:val="0"/>
          <w:i w:val="0"/>
          <w:szCs w:val="24"/>
        </w:rPr>
        <w:t xml:space="preserve">). There were no other significant between group differences. </w:t>
      </w:r>
      <w:r w:rsidR="00A07EA3" w:rsidRPr="00365026">
        <w:rPr>
          <w:rFonts w:cs="Times New Roman"/>
          <w:bCs w:val="0"/>
          <w:i w:val="0"/>
          <w:szCs w:val="24"/>
        </w:rPr>
        <w:t xml:space="preserve">The PCIT-T </w:t>
      </w:r>
      <w:r w:rsidR="00131FB3" w:rsidRPr="00365026">
        <w:rPr>
          <w:rFonts w:cs="Times New Roman"/>
          <w:bCs w:val="0"/>
          <w:i w:val="0"/>
          <w:szCs w:val="24"/>
        </w:rPr>
        <w:t>group</w:t>
      </w:r>
      <w:r w:rsidR="00A07EA3" w:rsidRPr="00365026">
        <w:rPr>
          <w:rFonts w:cs="Times New Roman"/>
          <w:bCs w:val="0"/>
          <w:i w:val="0"/>
          <w:szCs w:val="24"/>
        </w:rPr>
        <w:t xml:space="preserve"> showed significant within-group increases in the number of positive </w:t>
      </w:r>
      <w:r w:rsidR="000C268D" w:rsidRPr="00365026">
        <w:rPr>
          <w:rFonts w:cs="Times New Roman"/>
          <w:bCs w:val="0"/>
          <w:i w:val="0"/>
          <w:szCs w:val="24"/>
        </w:rPr>
        <w:t>verbalizations</w:t>
      </w:r>
      <w:r w:rsidR="00A07EA3" w:rsidRPr="00365026">
        <w:rPr>
          <w:rFonts w:cs="Times New Roman"/>
          <w:bCs w:val="0"/>
          <w:i w:val="0"/>
          <w:szCs w:val="24"/>
        </w:rPr>
        <w:t xml:space="preserve"> from T1 to T2 (</w:t>
      </w:r>
      <w:r w:rsidR="00131FB3" w:rsidRPr="00365026">
        <w:rPr>
          <w:rFonts w:cs="Times New Roman"/>
          <w:bCs w:val="0"/>
          <w:iCs/>
          <w:szCs w:val="24"/>
        </w:rPr>
        <w:t>OR</w:t>
      </w:r>
      <w:r w:rsidR="00131FB3" w:rsidRPr="00365026">
        <w:rPr>
          <w:rFonts w:cs="Times New Roman"/>
          <w:bCs w:val="0"/>
          <w:i w:val="0"/>
          <w:szCs w:val="24"/>
        </w:rPr>
        <w:t xml:space="preserve"> 26.55, </w:t>
      </w:r>
      <w:r w:rsidR="00131FB3" w:rsidRPr="00365026">
        <w:rPr>
          <w:rFonts w:cs="Times New Roman"/>
          <w:bCs w:val="0"/>
          <w:iCs/>
          <w:szCs w:val="24"/>
        </w:rPr>
        <w:t>p</w:t>
      </w:r>
      <w:r w:rsidR="00131FB3" w:rsidRPr="00365026">
        <w:rPr>
          <w:rFonts w:cs="Times New Roman"/>
          <w:bCs w:val="0"/>
          <w:i w:val="0"/>
          <w:szCs w:val="24"/>
        </w:rPr>
        <w:t xml:space="preserve"> </w:t>
      </w:r>
      <w:r w:rsidR="00414200" w:rsidRPr="00365026">
        <w:rPr>
          <w:rFonts w:cs="Times New Roman"/>
          <w:bCs w:val="0"/>
          <w:i w:val="0"/>
          <w:szCs w:val="24"/>
        </w:rPr>
        <w:t>&lt;</w:t>
      </w:r>
      <w:r w:rsidR="00131FB3" w:rsidRPr="00365026">
        <w:rPr>
          <w:rFonts w:cs="Times New Roman"/>
          <w:bCs w:val="0"/>
          <w:i w:val="0"/>
          <w:szCs w:val="24"/>
        </w:rPr>
        <w:t xml:space="preserve"> .00</w:t>
      </w:r>
      <w:r w:rsidR="00414200" w:rsidRPr="00365026">
        <w:rPr>
          <w:rFonts w:cs="Times New Roman"/>
          <w:bCs w:val="0"/>
          <w:i w:val="0"/>
          <w:szCs w:val="24"/>
        </w:rPr>
        <w:t>1</w:t>
      </w:r>
      <w:r w:rsidR="00131FB3" w:rsidRPr="00365026">
        <w:rPr>
          <w:rFonts w:cs="Times New Roman"/>
          <w:bCs w:val="0"/>
          <w:i w:val="0"/>
          <w:szCs w:val="24"/>
        </w:rPr>
        <w:t xml:space="preserve">) and </w:t>
      </w:r>
      <w:r w:rsidR="00A07EA3" w:rsidRPr="00365026">
        <w:rPr>
          <w:rFonts w:cs="Times New Roman"/>
          <w:bCs w:val="0"/>
          <w:i w:val="0"/>
          <w:szCs w:val="24"/>
        </w:rPr>
        <w:t xml:space="preserve">from </w:t>
      </w:r>
      <w:r w:rsidR="00F322AC" w:rsidRPr="00365026">
        <w:rPr>
          <w:rFonts w:cs="Times New Roman"/>
          <w:bCs w:val="0"/>
          <w:i w:val="0"/>
          <w:szCs w:val="24"/>
        </w:rPr>
        <w:t xml:space="preserve">T2 </w:t>
      </w:r>
      <w:r w:rsidR="00A07EA3" w:rsidRPr="00365026">
        <w:rPr>
          <w:rFonts w:cs="Times New Roman"/>
          <w:bCs w:val="0"/>
          <w:i w:val="0"/>
          <w:szCs w:val="24"/>
        </w:rPr>
        <w:t>to T3 (</w:t>
      </w:r>
      <w:r w:rsidR="00131FB3" w:rsidRPr="00365026">
        <w:rPr>
          <w:rFonts w:cs="Times New Roman"/>
          <w:bCs w:val="0"/>
          <w:iCs/>
          <w:szCs w:val="24"/>
        </w:rPr>
        <w:t xml:space="preserve">OR </w:t>
      </w:r>
      <w:r w:rsidR="00131FB3" w:rsidRPr="00365026">
        <w:rPr>
          <w:rFonts w:cs="Times New Roman"/>
          <w:bCs w:val="0"/>
          <w:i w:val="0"/>
          <w:szCs w:val="24"/>
        </w:rPr>
        <w:t xml:space="preserve">15.56, </w:t>
      </w:r>
      <w:r w:rsidR="00131FB3" w:rsidRPr="00365026">
        <w:rPr>
          <w:rFonts w:cs="Times New Roman"/>
          <w:bCs w:val="0"/>
          <w:iCs/>
          <w:szCs w:val="24"/>
        </w:rPr>
        <w:t>p</w:t>
      </w:r>
      <w:r w:rsidR="00131FB3" w:rsidRPr="00365026">
        <w:rPr>
          <w:rFonts w:cs="Times New Roman"/>
          <w:bCs w:val="0"/>
          <w:i w:val="0"/>
          <w:szCs w:val="24"/>
        </w:rPr>
        <w:t xml:space="preserve"> </w:t>
      </w:r>
      <w:r w:rsidR="00E5114D" w:rsidRPr="00365026">
        <w:rPr>
          <w:rFonts w:cs="Times New Roman"/>
          <w:bCs w:val="0"/>
          <w:i w:val="0"/>
          <w:szCs w:val="24"/>
        </w:rPr>
        <w:t>&lt;</w:t>
      </w:r>
      <w:r w:rsidR="00131FB3" w:rsidRPr="00365026">
        <w:rPr>
          <w:rFonts w:cs="Times New Roman"/>
          <w:bCs w:val="0"/>
          <w:i w:val="0"/>
          <w:szCs w:val="24"/>
        </w:rPr>
        <w:t xml:space="preserve"> .00</w:t>
      </w:r>
      <w:r w:rsidR="00E5114D" w:rsidRPr="00365026">
        <w:rPr>
          <w:rFonts w:cs="Times New Roman"/>
          <w:bCs w:val="0"/>
          <w:i w:val="0"/>
          <w:szCs w:val="24"/>
        </w:rPr>
        <w:t>1</w:t>
      </w:r>
      <w:r w:rsidR="00A07EA3" w:rsidRPr="00365026">
        <w:rPr>
          <w:rFonts w:cs="Times New Roman"/>
          <w:bCs w:val="0"/>
          <w:i w:val="0"/>
          <w:szCs w:val="24"/>
        </w:rPr>
        <w:t>)</w:t>
      </w:r>
      <w:r w:rsidR="00131FB3" w:rsidRPr="00365026">
        <w:rPr>
          <w:rFonts w:cs="Times New Roman"/>
          <w:bCs w:val="0"/>
          <w:i w:val="0"/>
          <w:szCs w:val="24"/>
        </w:rPr>
        <w:t>. T</w:t>
      </w:r>
      <w:r w:rsidR="00A07EA3" w:rsidRPr="00365026">
        <w:rPr>
          <w:rFonts w:cs="Times New Roman"/>
          <w:bCs w:val="0"/>
          <w:i w:val="0"/>
          <w:szCs w:val="24"/>
        </w:rPr>
        <w:t>here were no within-group changes for the COS-P or WL groups. The hypothes</w:t>
      </w:r>
      <w:ins w:id="3482" w:author="Jane Kohlhoff" w:date="2024-06-11T11:05:00Z" w16du:dateUtc="2024-06-11T01:05:00Z">
        <w:r w:rsidR="00D15714">
          <w:rPr>
            <w:rFonts w:cs="Times New Roman"/>
            <w:bCs w:val="0"/>
            <w:i w:val="0"/>
            <w:szCs w:val="24"/>
          </w:rPr>
          <w:t>e</w:t>
        </w:r>
      </w:ins>
      <w:del w:id="3483" w:author="Jane Kohlhoff" w:date="2024-06-11T11:05:00Z" w16du:dateUtc="2024-06-11T01:05:00Z">
        <w:r w:rsidR="0046173F" w:rsidRPr="00365026" w:rsidDel="00D15714">
          <w:rPr>
            <w:rFonts w:cs="Times New Roman"/>
            <w:bCs w:val="0"/>
            <w:i w:val="0"/>
            <w:szCs w:val="24"/>
          </w:rPr>
          <w:delText>i</w:delText>
        </w:r>
      </w:del>
      <w:r w:rsidR="00A07EA3" w:rsidRPr="00365026">
        <w:rPr>
          <w:rFonts w:cs="Times New Roman"/>
          <w:bCs w:val="0"/>
          <w:i w:val="0"/>
          <w:szCs w:val="24"/>
        </w:rPr>
        <w:t xml:space="preserve">s that there would be </w:t>
      </w:r>
      <w:r w:rsidR="00836EE1" w:rsidRPr="00365026">
        <w:rPr>
          <w:rFonts w:cs="Times New Roman"/>
          <w:bCs w:val="0"/>
          <w:i w:val="0"/>
          <w:szCs w:val="24"/>
        </w:rPr>
        <w:t xml:space="preserve">a </w:t>
      </w:r>
      <w:r w:rsidR="00A07EA3" w:rsidRPr="00365026">
        <w:rPr>
          <w:rFonts w:cs="Times New Roman"/>
          <w:bCs w:val="0"/>
          <w:i w:val="0"/>
          <w:szCs w:val="24"/>
        </w:rPr>
        <w:t xml:space="preserve">gradient effect in terms of the magnitude of effects from T1 to T2 [PCIT-T &gt; COS-P &gt; WL] </w:t>
      </w:r>
      <w:ins w:id="3484" w:author="Jane Kohlhoff" w:date="2024-06-11T11:05:00Z" w16du:dateUtc="2024-06-11T01:05:00Z">
        <w:r w:rsidR="00D15714">
          <w:rPr>
            <w:rFonts w:cs="Times New Roman"/>
            <w:bCs w:val="0"/>
            <w:i w:val="0"/>
            <w:szCs w:val="24"/>
          </w:rPr>
          <w:t xml:space="preserve">and from </w:t>
        </w:r>
        <w:r w:rsidR="00D15714" w:rsidRPr="00365026">
          <w:rPr>
            <w:rFonts w:cs="Times New Roman"/>
            <w:bCs w:val="0"/>
            <w:i w:val="0"/>
            <w:szCs w:val="24"/>
          </w:rPr>
          <w:t>T1 to T3 [PCIT-T &gt; COS-P]</w:t>
        </w:r>
      </w:ins>
      <w:del w:id="3485" w:author="Jane Kohlhoff" w:date="2024-06-11T11:05:00Z" w16du:dateUtc="2024-06-11T01:05:00Z">
        <w:r w:rsidR="00B36207" w:rsidRPr="00365026" w:rsidDel="00D15714">
          <w:rPr>
            <w:rFonts w:cs="Times New Roman"/>
            <w:bCs w:val="0"/>
            <w:i w:val="0"/>
            <w:szCs w:val="24"/>
          </w:rPr>
          <w:delText xml:space="preserve">was </w:delText>
        </w:r>
      </w:del>
      <w:ins w:id="3486" w:author="Jane Kohlhoff" w:date="2024-06-11T11:05:00Z" w16du:dateUtc="2024-06-11T01:05:00Z">
        <w:r w:rsidR="00D15714">
          <w:rPr>
            <w:rFonts w:cs="Times New Roman"/>
            <w:bCs w:val="0"/>
            <w:i w:val="0"/>
            <w:szCs w:val="24"/>
          </w:rPr>
          <w:t xml:space="preserve"> were</w:t>
        </w:r>
        <w:r w:rsidR="00D15714" w:rsidRPr="00365026">
          <w:rPr>
            <w:rFonts w:cs="Times New Roman"/>
            <w:bCs w:val="0"/>
            <w:i w:val="0"/>
            <w:szCs w:val="24"/>
          </w:rPr>
          <w:t xml:space="preserve"> </w:t>
        </w:r>
      </w:ins>
      <w:r w:rsidR="00B36207" w:rsidRPr="00365026">
        <w:rPr>
          <w:rFonts w:cs="Times New Roman"/>
          <w:bCs w:val="0"/>
          <w:i w:val="0"/>
          <w:szCs w:val="24"/>
        </w:rPr>
        <w:t>supported</w:t>
      </w:r>
      <w:ins w:id="3487" w:author="Jane Kohlhoff" w:date="2024-06-12T21:10:00Z" w16du:dateUtc="2024-06-12T11:10:00Z">
        <w:r w:rsidR="009125B4">
          <w:rPr>
            <w:rFonts w:cs="Times New Roman"/>
            <w:bCs w:val="0"/>
            <w:i w:val="0"/>
            <w:szCs w:val="24"/>
          </w:rPr>
          <w:t xml:space="preserve">, </w:t>
        </w:r>
      </w:ins>
      <w:ins w:id="3488" w:author="Jane Kohlhoff" w:date="2024-06-11T11:05:00Z" w16du:dateUtc="2024-06-11T01:05:00Z">
        <w:r w:rsidR="00D15714">
          <w:rPr>
            <w:rFonts w:cs="Times New Roman"/>
            <w:bCs w:val="0"/>
            <w:i w:val="0"/>
            <w:szCs w:val="24"/>
          </w:rPr>
          <w:t xml:space="preserve">T1 to T2: </w:t>
        </w:r>
      </w:ins>
      <w:del w:id="3489" w:author="Jane Kohlhoff" w:date="2024-06-11T11:05:00Z" w16du:dateUtc="2024-06-11T01:05:00Z">
        <w:r w:rsidR="00836EE1" w:rsidRPr="00365026" w:rsidDel="00D15714">
          <w:rPr>
            <w:rFonts w:cs="Times New Roman"/>
            <w:bCs w:val="0"/>
            <w:i w:val="0"/>
            <w:szCs w:val="24"/>
          </w:rPr>
          <w:delText xml:space="preserve">, </w:delText>
        </w:r>
      </w:del>
      <w:r w:rsidR="00B36207" w:rsidRPr="00365026">
        <w:rPr>
          <w:rFonts w:cs="Times New Roman"/>
          <w:bCs w:val="0"/>
          <w:iCs/>
          <w:szCs w:val="24"/>
        </w:rPr>
        <w:t xml:space="preserve">F </w:t>
      </w:r>
      <w:r w:rsidR="00B36207" w:rsidRPr="00365026">
        <w:rPr>
          <w:rFonts w:cs="Times New Roman"/>
          <w:bCs w:val="0"/>
          <w:i w:val="0"/>
          <w:szCs w:val="24"/>
        </w:rPr>
        <w:t xml:space="preserve">(2,163) = 34.36, </w:t>
      </w:r>
      <w:r w:rsidR="00B36207" w:rsidRPr="00365026">
        <w:rPr>
          <w:rFonts w:cs="Times New Roman"/>
          <w:bCs w:val="0"/>
          <w:iCs/>
          <w:szCs w:val="24"/>
        </w:rPr>
        <w:t>p</w:t>
      </w:r>
      <w:r w:rsidR="00BF2BB0" w:rsidRPr="00365026">
        <w:rPr>
          <w:rFonts w:cs="Times New Roman"/>
          <w:bCs w:val="0"/>
          <w:i w:val="0"/>
          <w:szCs w:val="24"/>
        </w:rPr>
        <w:t xml:space="preserve"> </w:t>
      </w:r>
      <w:r w:rsidR="00B36207" w:rsidRPr="00365026">
        <w:rPr>
          <w:rFonts w:cs="Times New Roman"/>
          <w:bCs w:val="0"/>
          <w:i w:val="0"/>
          <w:szCs w:val="24"/>
        </w:rPr>
        <w:t>&lt;</w:t>
      </w:r>
      <w:r w:rsidR="00BF2BB0" w:rsidRPr="00365026">
        <w:rPr>
          <w:rFonts w:cs="Times New Roman"/>
          <w:bCs w:val="0"/>
          <w:i w:val="0"/>
          <w:szCs w:val="24"/>
        </w:rPr>
        <w:t xml:space="preserve"> </w:t>
      </w:r>
      <w:r w:rsidR="00B36207" w:rsidRPr="00365026">
        <w:rPr>
          <w:rFonts w:cs="Times New Roman"/>
          <w:bCs w:val="0"/>
          <w:i w:val="0"/>
          <w:szCs w:val="24"/>
        </w:rPr>
        <w:t>.001</w:t>
      </w:r>
      <w:ins w:id="3490" w:author="Jane Kohlhoff" w:date="2024-06-11T11:05:00Z" w16du:dateUtc="2024-06-11T01:05:00Z">
        <w:r w:rsidR="00D15714">
          <w:rPr>
            <w:rFonts w:cs="Times New Roman"/>
            <w:bCs w:val="0"/>
            <w:i w:val="0"/>
            <w:szCs w:val="24"/>
          </w:rPr>
          <w:t>; T1 to T3:</w:t>
        </w:r>
      </w:ins>
      <w:del w:id="3491" w:author="Jane Kohlhoff" w:date="2024-06-11T11:05:00Z" w16du:dateUtc="2024-06-11T01:05:00Z">
        <w:r w:rsidR="00B36207" w:rsidRPr="00365026" w:rsidDel="00D15714">
          <w:rPr>
            <w:rFonts w:cs="Times New Roman"/>
            <w:bCs w:val="0"/>
            <w:i w:val="0"/>
            <w:szCs w:val="24"/>
          </w:rPr>
          <w:delText xml:space="preserve">. The hypothesis that there would be a gradient effect in terms of the magnitude of effects from T1 to T3 [PCIT-T &gt; COS-P] </w:delText>
        </w:r>
        <w:r w:rsidR="00B36207" w:rsidRPr="00365026" w:rsidDel="00D15714">
          <w:rPr>
            <w:rFonts w:cs="Times New Roman"/>
            <w:bCs w:val="0"/>
            <w:i w:val="0"/>
            <w:szCs w:val="24"/>
            <w:rPrChange w:id="3492" w:author="Jane Kohlhoff" w:date="2024-06-11T09:53:00Z" w16du:dateUtc="2024-06-10T23:53:00Z">
              <w:rPr>
                <w:rFonts w:cs="Times New Roman"/>
                <w:bCs w:val="0"/>
                <w:i w:val="0"/>
                <w:szCs w:val="24"/>
                <w:highlight w:val="yellow"/>
              </w:rPr>
            </w:rPrChange>
          </w:rPr>
          <w:delText>was supported</w:delText>
        </w:r>
      </w:del>
      <w:del w:id="3493" w:author="Jane Kohlhoff" w:date="2024-05-17T21:17:00Z" w16du:dateUtc="2024-05-17T11:17:00Z">
        <w:r w:rsidR="00B36207" w:rsidRPr="00365026" w:rsidDel="0038515E">
          <w:rPr>
            <w:rFonts w:cs="Times New Roman"/>
            <w:bCs w:val="0"/>
            <w:i w:val="0"/>
            <w:szCs w:val="24"/>
            <w:rPrChange w:id="3494" w:author="Jane Kohlhoff" w:date="2024-06-11T09:53:00Z" w16du:dateUtc="2024-06-10T23:53:00Z">
              <w:rPr>
                <w:rFonts w:cs="Times New Roman"/>
                <w:bCs w:val="0"/>
                <w:i w:val="0"/>
                <w:szCs w:val="24"/>
                <w:highlight w:val="yellow"/>
              </w:rPr>
            </w:rPrChange>
          </w:rPr>
          <w:delText>/not-supported</w:delText>
        </w:r>
      </w:del>
      <w:ins w:id="3495" w:author="Jane Kohlhoff" w:date="2024-05-17T21:24:00Z" w16du:dateUtc="2024-05-17T11:24:00Z">
        <w:r w:rsidR="0038515E" w:rsidRPr="00365026">
          <w:rPr>
            <w:rFonts w:cs="Times New Roman"/>
            <w:bCs w:val="0"/>
            <w:i w:val="0"/>
            <w:szCs w:val="24"/>
          </w:rPr>
          <w:t xml:space="preserve"> </w:t>
        </w:r>
        <w:r w:rsidR="0038515E" w:rsidRPr="00365026">
          <w:rPr>
            <w:rFonts w:cs="Times New Roman"/>
            <w:bCs w:val="0"/>
            <w:iCs/>
            <w:szCs w:val="24"/>
            <w:rPrChange w:id="3496" w:author="Jane Kohlhoff" w:date="2024-06-11T09:53:00Z" w16du:dateUtc="2024-06-10T23:53:00Z">
              <w:rPr>
                <w:rFonts w:cs="Times New Roman"/>
                <w:bCs w:val="0"/>
                <w:i w:val="0"/>
                <w:szCs w:val="24"/>
              </w:rPr>
            </w:rPrChange>
          </w:rPr>
          <w:t xml:space="preserve">F </w:t>
        </w:r>
        <w:r w:rsidR="0038515E" w:rsidRPr="00365026">
          <w:rPr>
            <w:rFonts w:cs="Times New Roman"/>
            <w:bCs w:val="0"/>
            <w:i w:val="0"/>
            <w:szCs w:val="24"/>
          </w:rPr>
          <w:t xml:space="preserve">(1, 163) = 17.4, </w:t>
        </w:r>
        <w:r w:rsidR="0038515E" w:rsidRPr="00365026">
          <w:rPr>
            <w:rFonts w:cs="Times New Roman"/>
            <w:bCs w:val="0"/>
            <w:iCs/>
            <w:szCs w:val="24"/>
          </w:rPr>
          <w:t>p</w:t>
        </w:r>
        <w:r w:rsidR="0038515E" w:rsidRPr="00365026">
          <w:rPr>
            <w:rFonts w:cs="Times New Roman"/>
            <w:bCs w:val="0"/>
            <w:i w:val="0"/>
            <w:szCs w:val="24"/>
          </w:rPr>
          <w:t xml:space="preserve"> &lt; .05.</w:t>
        </w:r>
      </w:ins>
      <w:del w:id="3497" w:author="Jane Kohlhoff" w:date="2024-05-17T21:17:00Z" w16du:dateUtc="2024-05-17T11:17:00Z">
        <w:r w:rsidR="00836EE1" w:rsidRPr="00365026" w:rsidDel="0038515E">
          <w:rPr>
            <w:rFonts w:cs="Times New Roman"/>
            <w:bCs w:val="0"/>
            <w:i w:val="0"/>
            <w:szCs w:val="24"/>
            <w:rPrChange w:id="3498" w:author="Jane Kohlhoff" w:date="2024-06-11T09:53:00Z" w16du:dateUtc="2024-06-10T23:53:00Z">
              <w:rPr>
                <w:rFonts w:cs="Times New Roman"/>
                <w:bCs w:val="0"/>
                <w:i w:val="0"/>
                <w:szCs w:val="24"/>
                <w:highlight w:val="yellow"/>
              </w:rPr>
            </w:rPrChange>
          </w:rPr>
          <w:delText>,</w:delText>
        </w:r>
      </w:del>
      <w:del w:id="3499" w:author="Jane Kohlhoff" w:date="2024-05-17T21:19:00Z" w16du:dateUtc="2024-05-17T11:19:00Z">
        <w:r w:rsidR="00836EE1" w:rsidRPr="00365026" w:rsidDel="0038515E">
          <w:rPr>
            <w:rFonts w:cs="Times New Roman"/>
            <w:bCs w:val="0"/>
            <w:i w:val="0"/>
            <w:szCs w:val="24"/>
            <w:rPrChange w:id="3500" w:author="Jane Kohlhoff" w:date="2024-06-11T09:53:00Z" w16du:dateUtc="2024-06-10T23:53:00Z">
              <w:rPr>
                <w:rFonts w:cs="Times New Roman"/>
                <w:bCs w:val="0"/>
                <w:i w:val="0"/>
                <w:szCs w:val="24"/>
                <w:highlight w:val="yellow"/>
              </w:rPr>
            </w:rPrChange>
          </w:rPr>
          <w:delText xml:space="preserve"> </w:delText>
        </w:r>
      </w:del>
      <w:del w:id="3501" w:author="Jane Kohlhoff" w:date="2024-05-17T21:18:00Z" w16du:dateUtc="2024-05-17T11:18:00Z">
        <w:r w:rsidR="00836EE1" w:rsidRPr="00365026" w:rsidDel="0038515E">
          <w:rPr>
            <w:rFonts w:cs="Times New Roman"/>
            <w:bCs w:val="0"/>
            <w:iCs/>
            <w:szCs w:val="24"/>
            <w:rPrChange w:id="3502" w:author="Jane Kohlhoff" w:date="2024-06-11T09:53:00Z" w16du:dateUtc="2024-06-10T23:53:00Z">
              <w:rPr>
                <w:rFonts w:cs="Times New Roman"/>
                <w:bCs w:val="0"/>
                <w:iCs/>
                <w:szCs w:val="24"/>
                <w:highlight w:val="yellow"/>
              </w:rPr>
            </w:rPrChange>
          </w:rPr>
          <w:delText xml:space="preserve">F </w:delText>
        </w:r>
        <w:r w:rsidR="00836EE1" w:rsidRPr="00365026" w:rsidDel="0038515E">
          <w:rPr>
            <w:rFonts w:cs="Times New Roman"/>
            <w:bCs w:val="0"/>
            <w:i w:val="0"/>
            <w:szCs w:val="24"/>
            <w:rPrChange w:id="3503" w:author="Jane Kohlhoff" w:date="2024-06-11T09:53:00Z" w16du:dateUtc="2024-06-10T23:53:00Z">
              <w:rPr>
                <w:rFonts w:cs="Times New Roman"/>
                <w:bCs w:val="0"/>
                <w:i w:val="0"/>
                <w:szCs w:val="24"/>
                <w:highlight w:val="yellow"/>
              </w:rPr>
            </w:rPrChange>
          </w:rPr>
          <w:delText xml:space="preserve">(1,xx) = xx, </w:delText>
        </w:r>
      </w:del>
      <w:del w:id="3504" w:author="Jane Kohlhoff" w:date="2024-05-17T21:24:00Z" w16du:dateUtc="2024-05-17T11:24:00Z">
        <w:r w:rsidR="00836EE1" w:rsidRPr="00365026" w:rsidDel="0038515E">
          <w:rPr>
            <w:rFonts w:cs="Times New Roman"/>
            <w:bCs w:val="0"/>
            <w:iCs/>
            <w:szCs w:val="24"/>
            <w:rPrChange w:id="3505" w:author="Jane Kohlhoff" w:date="2024-06-11T09:53:00Z" w16du:dateUtc="2024-06-10T23:53:00Z">
              <w:rPr>
                <w:rFonts w:cs="Times New Roman"/>
                <w:bCs w:val="0"/>
                <w:iCs/>
                <w:szCs w:val="24"/>
                <w:highlight w:val="yellow"/>
              </w:rPr>
            </w:rPrChange>
          </w:rPr>
          <w:delText>p</w:delText>
        </w:r>
        <w:r w:rsidR="00836EE1" w:rsidRPr="00365026" w:rsidDel="0038515E">
          <w:rPr>
            <w:rFonts w:cs="Times New Roman"/>
            <w:bCs w:val="0"/>
            <w:i w:val="0"/>
            <w:szCs w:val="24"/>
            <w:rPrChange w:id="3506" w:author="Jane Kohlhoff" w:date="2024-06-11T09:53:00Z" w16du:dateUtc="2024-06-10T23:53:00Z">
              <w:rPr>
                <w:rFonts w:cs="Times New Roman"/>
                <w:bCs w:val="0"/>
                <w:i w:val="0"/>
                <w:szCs w:val="24"/>
                <w:highlight w:val="yellow"/>
              </w:rPr>
            </w:rPrChange>
          </w:rPr>
          <w:delText xml:space="preserve"> </w:delText>
        </w:r>
      </w:del>
      <w:del w:id="3507" w:author="Jane Kohlhoff" w:date="2024-05-17T21:18:00Z" w16du:dateUtc="2024-05-17T11:18:00Z">
        <w:r w:rsidR="00836EE1" w:rsidRPr="00365026" w:rsidDel="0038515E">
          <w:rPr>
            <w:rFonts w:cs="Times New Roman"/>
            <w:bCs w:val="0"/>
            <w:i w:val="0"/>
            <w:szCs w:val="24"/>
            <w:rPrChange w:id="3508" w:author="Jane Kohlhoff" w:date="2024-06-11T09:53:00Z" w16du:dateUtc="2024-06-10T23:53:00Z">
              <w:rPr>
                <w:rFonts w:cs="Times New Roman"/>
                <w:bCs w:val="0"/>
                <w:i w:val="0"/>
                <w:szCs w:val="24"/>
                <w:highlight w:val="yellow"/>
              </w:rPr>
            </w:rPrChange>
          </w:rPr>
          <w:delText>=xxx.</w:delText>
        </w:r>
      </w:del>
    </w:p>
    <w:p w14:paraId="7621FDF8" w14:textId="3D98431A" w:rsidR="00B36207" w:rsidRPr="00365026" w:rsidRDefault="006F4FC3" w:rsidP="00EF4F9D">
      <w:pPr>
        <w:pStyle w:val="Heading3"/>
        <w:spacing w:line="480" w:lineRule="auto"/>
        <w:ind w:right="0" w:firstLine="720"/>
        <w:rPr>
          <w:rFonts w:cs="Times New Roman"/>
          <w:bCs w:val="0"/>
          <w:i w:val="0"/>
          <w:szCs w:val="24"/>
        </w:rPr>
      </w:pPr>
      <w:r w:rsidRPr="00365026">
        <w:rPr>
          <w:rFonts w:cs="Times New Roman"/>
          <w:bCs w:val="0"/>
          <w:i w:val="0"/>
          <w:szCs w:val="24"/>
        </w:rPr>
        <w:t xml:space="preserve">For negative parenting </w:t>
      </w:r>
      <w:r w:rsidR="000C268D" w:rsidRPr="00365026">
        <w:rPr>
          <w:rFonts w:cs="Times New Roman"/>
          <w:bCs w:val="0"/>
          <w:i w:val="0"/>
          <w:szCs w:val="24"/>
        </w:rPr>
        <w:t>verbalizations</w:t>
      </w:r>
      <w:r w:rsidRPr="00365026">
        <w:rPr>
          <w:rFonts w:cs="Times New Roman"/>
          <w:bCs w:val="0"/>
          <w:i w:val="0"/>
          <w:szCs w:val="24"/>
        </w:rPr>
        <w:t xml:space="preserve"> </w:t>
      </w:r>
      <w:r w:rsidR="004D23FC" w:rsidRPr="00365026">
        <w:rPr>
          <w:rFonts w:cs="Times New Roman"/>
          <w:bCs w:val="0"/>
          <w:i w:val="0"/>
          <w:szCs w:val="24"/>
        </w:rPr>
        <w:t>assessed using the DPICS-IV</w:t>
      </w:r>
      <w:del w:id="3509" w:author="Jane Kohlhoff" w:date="2024-06-11T08:21:00Z" w16du:dateUtc="2024-06-10T22:21:00Z">
        <w:r w:rsidR="004D23FC" w:rsidRPr="00365026" w:rsidDel="00781356">
          <w:rPr>
            <w:rFonts w:cs="Times New Roman"/>
            <w:bCs w:val="0"/>
            <w:i w:val="0"/>
            <w:szCs w:val="24"/>
          </w:rPr>
          <w:delText xml:space="preserve"> coding system</w:delText>
        </w:r>
      </w:del>
      <w:r w:rsidR="004D23FC" w:rsidRPr="00365026">
        <w:rPr>
          <w:rFonts w:cs="Times New Roman"/>
          <w:bCs w:val="0"/>
          <w:i w:val="0"/>
          <w:szCs w:val="24"/>
        </w:rPr>
        <w:t xml:space="preserve">, indexed as total proportion of </w:t>
      </w:r>
      <w:r w:rsidR="000C268D" w:rsidRPr="00365026">
        <w:rPr>
          <w:rFonts w:cs="Times New Roman"/>
          <w:bCs w:val="0"/>
          <w:i w:val="0"/>
          <w:szCs w:val="24"/>
        </w:rPr>
        <w:t>verbalizations</w:t>
      </w:r>
      <w:r w:rsidR="004D23FC" w:rsidRPr="00365026">
        <w:rPr>
          <w:rFonts w:cs="Times New Roman"/>
          <w:bCs w:val="0"/>
          <w:i w:val="0"/>
          <w:szCs w:val="24"/>
        </w:rPr>
        <w:t xml:space="preserve"> that were negative statements directed towards the child</w:t>
      </w:r>
      <w:del w:id="3510" w:author="Jane Kohlhoff" w:date="2024-06-11T08:55:00Z" w16du:dateUtc="2024-06-10T22:55:00Z">
        <w:r w:rsidR="004D23FC" w:rsidRPr="00365026" w:rsidDel="00F61488">
          <w:rPr>
            <w:rFonts w:cs="Times New Roman"/>
            <w:bCs w:val="0"/>
            <w:i w:val="0"/>
            <w:szCs w:val="24"/>
          </w:rPr>
          <w:delText xml:space="preserve"> praises</w:delText>
        </w:r>
      </w:del>
      <w:r w:rsidR="004D23FC" w:rsidRPr="00365026">
        <w:rPr>
          <w:rFonts w:cs="Times New Roman"/>
          <w:bCs w:val="0"/>
          <w:i w:val="0"/>
          <w:szCs w:val="24"/>
        </w:rPr>
        <w:t xml:space="preserve">, </w:t>
      </w:r>
      <w:r w:rsidRPr="00365026">
        <w:rPr>
          <w:rFonts w:cs="Times New Roman"/>
          <w:bCs w:val="0"/>
          <w:i w:val="0"/>
          <w:szCs w:val="24"/>
        </w:rPr>
        <w:t>significant effects were identified for time</w:t>
      </w:r>
      <w:r w:rsidR="0068684E" w:rsidRPr="00365026">
        <w:rPr>
          <w:rFonts w:cs="Times New Roman"/>
          <w:bCs w:val="0"/>
          <w:i w:val="0"/>
          <w:szCs w:val="24"/>
        </w:rPr>
        <w:t xml:space="preserve"> (</w:t>
      </w:r>
      <w:r w:rsidR="0068684E" w:rsidRPr="00365026">
        <w:rPr>
          <w:rFonts w:cs="Times New Roman"/>
          <w:bCs w:val="0"/>
          <w:iCs/>
          <w:szCs w:val="24"/>
        </w:rPr>
        <w:t>p</w:t>
      </w:r>
      <w:r w:rsidR="00DE0BBE" w:rsidRPr="00365026">
        <w:rPr>
          <w:rFonts w:cs="Times New Roman"/>
          <w:bCs w:val="0"/>
          <w:iCs/>
          <w:szCs w:val="24"/>
        </w:rPr>
        <w:t xml:space="preserve"> </w:t>
      </w:r>
      <w:r w:rsidR="0068684E" w:rsidRPr="00365026">
        <w:rPr>
          <w:rFonts w:cs="Times New Roman"/>
          <w:bCs w:val="0"/>
          <w:i w:val="0"/>
          <w:szCs w:val="24"/>
        </w:rPr>
        <w:t>&lt;</w:t>
      </w:r>
      <w:r w:rsidR="00DE0BBE" w:rsidRPr="00365026">
        <w:rPr>
          <w:rFonts w:cs="Times New Roman"/>
          <w:bCs w:val="0"/>
          <w:i w:val="0"/>
          <w:szCs w:val="24"/>
        </w:rPr>
        <w:t xml:space="preserve"> </w:t>
      </w:r>
      <w:r w:rsidR="0068684E" w:rsidRPr="00365026">
        <w:rPr>
          <w:rFonts w:cs="Times New Roman"/>
          <w:bCs w:val="0"/>
          <w:i w:val="0"/>
          <w:szCs w:val="24"/>
        </w:rPr>
        <w:t>.001)</w:t>
      </w:r>
      <w:r w:rsidRPr="00365026">
        <w:rPr>
          <w:rFonts w:cs="Times New Roman"/>
          <w:bCs w:val="0"/>
          <w:i w:val="0"/>
          <w:szCs w:val="24"/>
        </w:rPr>
        <w:t>, and group x time</w:t>
      </w:r>
      <w:r w:rsidR="0068684E" w:rsidRPr="00365026">
        <w:rPr>
          <w:rFonts w:cs="Times New Roman"/>
          <w:bCs w:val="0"/>
          <w:i w:val="0"/>
          <w:szCs w:val="24"/>
        </w:rPr>
        <w:t xml:space="preserve"> (</w:t>
      </w:r>
      <w:r w:rsidR="0068684E" w:rsidRPr="00365026">
        <w:rPr>
          <w:rFonts w:cs="Times New Roman"/>
          <w:bCs w:val="0"/>
          <w:iCs/>
          <w:szCs w:val="24"/>
        </w:rPr>
        <w:t>p</w:t>
      </w:r>
      <w:r w:rsidR="00DE0BBE" w:rsidRPr="00365026">
        <w:rPr>
          <w:rFonts w:cs="Times New Roman"/>
          <w:bCs w:val="0"/>
          <w:i w:val="0"/>
          <w:szCs w:val="24"/>
        </w:rPr>
        <w:t xml:space="preserve"> </w:t>
      </w:r>
      <w:r w:rsidR="0068684E" w:rsidRPr="00365026">
        <w:rPr>
          <w:rFonts w:cs="Times New Roman"/>
          <w:bCs w:val="0"/>
          <w:i w:val="0"/>
          <w:szCs w:val="24"/>
        </w:rPr>
        <w:t>&lt;</w:t>
      </w:r>
      <w:r w:rsidR="00DE0BBE" w:rsidRPr="00365026">
        <w:rPr>
          <w:rFonts w:cs="Times New Roman"/>
          <w:bCs w:val="0"/>
          <w:i w:val="0"/>
          <w:szCs w:val="24"/>
        </w:rPr>
        <w:t xml:space="preserve"> </w:t>
      </w:r>
      <w:r w:rsidR="0068684E" w:rsidRPr="00365026">
        <w:rPr>
          <w:rFonts w:cs="Times New Roman"/>
          <w:bCs w:val="0"/>
          <w:i w:val="0"/>
          <w:szCs w:val="24"/>
        </w:rPr>
        <w:t>.001)</w:t>
      </w:r>
      <w:r w:rsidRPr="00365026">
        <w:rPr>
          <w:rFonts w:cs="Times New Roman"/>
          <w:bCs w:val="0"/>
          <w:i w:val="0"/>
          <w:szCs w:val="24"/>
        </w:rPr>
        <w:t xml:space="preserve">. </w:t>
      </w:r>
      <w:r w:rsidR="00131FB3" w:rsidRPr="00365026">
        <w:rPr>
          <w:rFonts w:cs="Times New Roman"/>
          <w:bCs w:val="0"/>
          <w:i w:val="0"/>
          <w:szCs w:val="24"/>
        </w:rPr>
        <w:t>P</w:t>
      </w:r>
      <w:r w:rsidR="0068684E" w:rsidRPr="00365026">
        <w:rPr>
          <w:rFonts w:cs="Times New Roman"/>
          <w:bCs w:val="0"/>
          <w:i w:val="0"/>
          <w:szCs w:val="24"/>
        </w:rPr>
        <w:t>lanned</w:t>
      </w:r>
      <w:r w:rsidR="00131FB3" w:rsidRPr="00365026">
        <w:rPr>
          <w:rFonts w:cs="Times New Roman"/>
          <w:bCs w:val="0"/>
          <w:i w:val="0"/>
          <w:szCs w:val="24"/>
        </w:rPr>
        <w:t xml:space="preserve"> comparisons revealed no significant between-group differences at T1 but showed that the PCIT-T group </w:t>
      </w:r>
      <w:r w:rsidR="00727A2C" w:rsidRPr="00365026">
        <w:rPr>
          <w:rFonts w:cs="Times New Roman"/>
          <w:bCs w:val="0"/>
          <w:i w:val="0"/>
          <w:szCs w:val="24"/>
        </w:rPr>
        <w:t xml:space="preserve">showed lowered odds of </w:t>
      </w:r>
      <w:r w:rsidR="00131FB3" w:rsidRPr="00365026">
        <w:rPr>
          <w:rFonts w:cs="Times New Roman"/>
          <w:bCs w:val="0"/>
          <w:i w:val="0"/>
          <w:szCs w:val="24"/>
        </w:rPr>
        <w:t xml:space="preserve">negative </w:t>
      </w:r>
      <w:r w:rsidR="000C268D" w:rsidRPr="00365026">
        <w:rPr>
          <w:rFonts w:cs="Times New Roman"/>
          <w:bCs w:val="0"/>
          <w:i w:val="0"/>
          <w:szCs w:val="24"/>
        </w:rPr>
        <w:t>verbalizations</w:t>
      </w:r>
      <w:r w:rsidR="00131FB3" w:rsidRPr="00365026">
        <w:rPr>
          <w:rFonts w:cs="Times New Roman"/>
          <w:bCs w:val="0"/>
          <w:i w:val="0"/>
          <w:szCs w:val="24"/>
        </w:rPr>
        <w:t xml:space="preserve"> than the COS-P group at T2 and T3 (T2: </w:t>
      </w:r>
      <w:r w:rsidR="00131FB3" w:rsidRPr="00365026">
        <w:rPr>
          <w:rFonts w:cs="Times New Roman"/>
          <w:bCs w:val="0"/>
          <w:iCs/>
          <w:szCs w:val="24"/>
        </w:rPr>
        <w:t>OR</w:t>
      </w:r>
      <w:r w:rsidR="00131FB3" w:rsidRPr="00365026">
        <w:rPr>
          <w:rFonts w:cs="Times New Roman"/>
          <w:bCs w:val="0"/>
          <w:i w:val="0"/>
          <w:szCs w:val="24"/>
        </w:rPr>
        <w:t xml:space="preserve"> .39, </w:t>
      </w:r>
      <w:r w:rsidR="00131FB3" w:rsidRPr="00365026">
        <w:rPr>
          <w:rFonts w:cs="Times New Roman"/>
          <w:bCs w:val="0"/>
          <w:iCs/>
          <w:szCs w:val="24"/>
        </w:rPr>
        <w:t>p</w:t>
      </w:r>
      <w:r w:rsidR="00DE0BBE" w:rsidRPr="00365026">
        <w:rPr>
          <w:rFonts w:cs="Times New Roman"/>
          <w:bCs w:val="0"/>
          <w:iCs/>
          <w:szCs w:val="24"/>
        </w:rPr>
        <w:t xml:space="preserve"> </w:t>
      </w:r>
      <w:r w:rsidR="00DE0BBE" w:rsidRPr="00365026">
        <w:rPr>
          <w:rFonts w:cs="Times New Roman"/>
          <w:bCs w:val="0"/>
          <w:i w:val="0"/>
          <w:szCs w:val="24"/>
        </w:rPr>
        <w:t xml:space="preserve">&lt; </w:t>
      </w:r>
      <w:r w:rsidR="00131FB3" w:rsidRPr="00365026">
        <w:rPr>
          <w:rFonts w:cs="Times New Roman"/>
          <w:bCs w:val="0"/>
          <w:i w:val="0"/>
          <w:szCs w:val="24"/>
        </w:rPr>
        <w:t>.00</w:t>
      </w:r>
      <w:r w:rsidR="00DE0BBE" w:rsidRPr="00365026">
        <w:rPr>
          <w:rFonts w:cs="Times New Roman"/>
          <w:bCs w:val="0"/>
          <w:i w:val="0"/>
          <w:szCs w:val="24"/>
        </w:rPr>
        <w:t>1</w:t>
      </w:r>
      <w:r w:rsidR="00131FB3" w:rsidRPr="00365026">
        <w:rPr>
          <w:rFonts w:cs="Times New Roman"/>
          <w:bCs w:val="0"/>
          <w:i w:val="0"/>
          <w:szCs w:val="24"/>
        </w:rPr>
        <w:t xml:space="preserve">; T3: </w:t>
      </w:r>
      <w:r w:rsidR="00131FB3" w:rsidRPr="00365026">
        <w:rPr>
          <w:rFonts w:cs="Times New Roman"/>
          <w:bCs w:val="0"/>
          <w:iCs/>
          <w:szCs w:val="24"/>
        </w:rPr>
        <w:t>OR</w:t>
      </w:r>
      <w:r w:rsidR="00131FB3" w:rsidRPr="00365026">
        <w:rPr>
          <w:rFonts w:cs="Times New Roman"/>
          <w:bCs w:val="0"/>
          <w:i w:val="0"/>
          <w:szCs w:val="24"/>
        </w:rPr>
        <w:t xml:space="preserve"> = .34, </w:t>
      </w:r>
      <w:r w:rsidR="00131FB3" w:rsidRPr="00365026">
        <w:rPr>
          <w:rFonts w:cs="Times New Roman"/>
          <w:bCs w:val="0"/>
          <w:iCs/>
          <w:szCs w:val="24"/>
        </w:rPr>
        <w:t>p</w:t>
      </w:r>
      <w:r w:rsidR="00DE0BBE" w:rsidRPr="00365026">
        <w:rPr>
          <w:rFonts w:cs="Times New Roman"/>
          <w:bCs w:val="0"/>
          <w:i w:val="0"/>
          <w:szCs w:val="24"/>
        </w:rPr>
        <w:t xml:space="preserve"> &lt; </w:t>
      </w:r>
      <w:r w:rsidR="00131FB3" w:rsidRPr="00365026">
        <w:rPr>
          <w:rFonts w:cs="Times New Roman"/>
          <w:bCs w:val="0"/>
          <w:i w:val="0"/>
          <w:szCs w:val="24"/>
        </w:rPr>
        <w:t>.00</w:t>
      </w:r>
      <w:r w:rsidR="00DE0BBE" w:rsidRPr="00365026">
        <w:rPr>
          <w:rFonts w:cs="Times New Roman"/>
          <w:bCs w:val="0"/>
          <w:i w:val="0"/>
          <w:szCs w:val="24"/>
        </w:rPr>
        <w:t>1</w:t>
      </w:r>
      <w:r w:rsidR="00131FB3" w:rsidRPr="00365026">
        <w:rPr>
          <w:rFonts w:cs="Times New Roman"/>
          <w:bCs w:val="0"/>
          <w:i w:val="0"/>
          <w:szCs w:val="24"/>
        </w:rPr>
        <w:t>) and the WL group at T2 (</w:t>
      </w:r>
      <w:r w:rsidR="00131FB3" w:rsidRPr="00365026">
        <w:rPr>
          <w:rFonts w:cs="Times New Roman"/>
          <w:bCs w:val="0"/>
          <w:iCs/>
          <w:szCs w:val="24"/>
        </w:rPr>
        <w:t>OR</w:t>
      </w:r>
      <w:r w:rsidR="00131FB3" w:rsidRPr="00365026">
        <w:rPr>
          <w:rFonts w:cs="Times New Roman"/>
          <w:bCs w:val="0"/>
          <w:i w:val="0"/>
          <w:szCs w:val="24"/>
        </w:rPr>
        <w:t xml:space="preserve"> .48, </w:t>
      </w:r>
      <w:r w:rsidR="00131FB3" w:rsidRPr="00365026">
        <w:rPr>
          <w:rFonts w:cs="Times New Roman"/>
          <w:bCs w:val="0"/>
          <w:iCs/>
          <w:szCs w:val="24"/>
        </w:rPr>
        <w:t>p</w:t>
      </w:r>
      <w:r w:rsidR="00DE0BBE" w:rsidRPr="00365026">
        <w:rPr>
          <w:rFonts w:cs="Times New Roman"/>
          <w:bCs w:val="0"/>
          <w:iCs/>
          <w:szCs w:val="24"/>
        </w:rPr>
        <w:t xml:space="preserve"> </w:t>
      </w:r>
      <w:r w:rsidR="00DE0BBE" w:rsidRPr="00365026">
        <w:rPr>
          <w:rFonts w:cs="Times New Roman"/>
          <w:bCs w:val="0"/>
          <w:i w:val="0"/>
          <w:szCs w:val="24"/>
        </w:rPr>
        <w:t xml:space="preserve">&lt; </w:t>
      </w:r>
      <w:r w:rsidR="00131FB3" w:rsidRPr="00365026">
        <w:rPr>
          <w:rFonts w:cs="Times New Roman"/>
          <w:bCs w:val="0"/>
          <w:i w:val="0"/>
          <w:szCs w:val="24"/>
        </w:rPr>
        <w:t>.00</w:t>
      </w:r>
      <w:r w:rsidR="00DE0BBE" w:rsidRPr="00365026">
        <w:rPr>
          <w:rFonts w:cs="Times New Roman"/>
          <w:bCs w:val="0"/>
          <w:i w:val="0"/>
          <w:szCs w:val="24"/>
        </w:rPr>
        <w:t>1</w:t>
      </w:r>
      <w:r w:rsidR="00131FB3" w:rsidRPr="00365026">
        <w:rPr>
          <w:rFonts w:cs="Times New Roman"/>
          <w:bCs w:val="0"/>
          <w:i w:val="0"/>
          <w:szCs w:val="24"/>
        </w:rPr>
        <w:t xml:space="preserve">). There were no other significant between group differences. All three groups showed significant within-group decreases in the </w:t>
      </w:r>
      <w:r w:rsidR="00240A2A" w:rsidRPr="00365026">
        <w:rPr>
          <w:rFonts w:cs="Times New Roman"/>
          <w:bCs w:val="0"/>
          <w:i w:val="0"/>
          <w:szCs w:val="24"/>
        </w:rPr>
        <w:t xml:space="preserve">odds </w:t>
      </w:r>
      <w:r w:rsidR="00131FB3" w:rsidRPr="00365026">
        <w:rPr>
          <w:rFonts w:cs="Times New Roman"/>
          <w:bCs w:val="0"/>
          <w:i w:val="0"/>
          <w:szCs w:val="24"/>
        </w:rPr>
        <w:t xml:space="preserve">of negative </w:t>
      </w:r>
      <w:r w:rsidR="000C268D" w:rsidRPr="00365026">
        <w:rPr>
          <w:rFonts w:cs="Times New Roman"/>
          <w:bCs w:val="0"/>
          <w:i w:val="0"/>
          <w:szCs w:val="24"/>
        </w:rPr>
        <w:t>verbalizations</w:t>
      </w:r>
      <w:r w:rsidR="00131FB3" w:rsidRPr="00365026">
        <w:rPr>
          <w:rFonts w:cs="Times New Roman"/>
          <w:bCs w:val="0"/>
          <w:i w:val="0"/>
          <w:szCs w:val="24"/>
        </w:rPr>
        <w:t xml:space="preserve"> from T1 to T2 (PCIT-T: </w:t>
      </w:r>
      <w:r w:rsidR="00131FB3" w:rsidRPr="00365026">
        <w:rPr>
          <w:rFonts w:cs="Times New Roman"/>
          <w:bCs w:val="0"/>
          <w:iCs/>
          <w:szCs w:val="24"/>
        </w:rPr>
        <w:t>OR</w:t>
      </w:r>
      <w:r w:rsidR="00131FB3" w:rsidRPr="00365026">
        <w:rPr>
          <w:rFonts w:cs="Times New Roman"/>
          <w:bCs w:val="0"/>
          <w:i w:val="0"/>
          <w:szCs w:val="24"/>
        </w:rPr>
        <w:t xml:space="preserve"> .25, </w:t>
      </w:r>
      <w:r w:rsidR="00131FB3" w:rsidRPr="00365026">
        <w:rPr>
          <w:rFonts w:cs="Times New Roman"/>
          <w:bCs w:val="0"/>
          <w:iCs/>
          <w:szCs w:val="24"/>
        </w:rPr>
        <w:t>p</w:t>
      </w:r>
      <w:r w:rsidR="00131FB3" w:rsidRPr="00365026">
        <w:rPr>
          <w:rFonts w:cs="Times New Roman"/>
          <w:bCs w:val="0"/>
          <w:i w:val="0"/>
          <w:szCs w:val="24"/>
        </w:rPr>
        <w:t xml:space="preserve"> </w:t>
      </w:r>
      <w:r w:rsidR="00DE0BBE" w:rsidRPr="00365026">
        <w:rPr>
          <w:rFonts w:cs="Times New Roman"/>
          <w:bCs w:val="0"/>
          <w:i w:val="0"/>
          <w:szCs w:val="24"/>
        </w:rPr>
        <w:t>&lt;</w:t>
      </w:r>
      <w:r w:rsidR="00131FB3" w:rsidRPr="00365026">
        <w:rPr>
          <w:rFonts w:cs="Times New Roman"/>
          <w:bCs w:val="0"/>
          <w:i w:val="0"/>
          <w:szCs w:val="24"/>
        </w:rPr>
        <w:t xml:space="preserve"> .00</w:t>
      </w:r>
      <w:r w:rsidR="00DE0BBE" w:rsidRPr="00365026">
        <w:rPr>
          <w:rFonts w:cs="Times New Roman"/>
          <w:bCs w:val="0"/>
          <w:i w:val="0"/>
          <w:szCs w:val="24"/>
        </w:rPr>
        <w:t>1</w:t>
      </w:r>
      <w:r w:rsidR="00131FB3" w:rsidRPr="00365026">
        <w:rPr>
          <w:rFonts w:cs="Times New Roman"/>
          <w:bCs w:val="0"/>
          <w:i w:val="0"/>
          <w:szCs w:val="24"/>
        </w:rPr>
        <w:t xml:space="preserve">; COS-P: </w:t>
      </w:r>
      <w:r w:rsidR="00131FB3" w:rsidRPr="00365026">
        <w:rPr>
          <w:rFonts w:cs="Times New Roman"/>
          <w:bCs w:val="0"/>
          <w:iCs/>
          <w:szCs w:val="24"/>
        </w:rPr>
        <w:t>OR</w:t>
      </w:r>
      <w:r w:rsidR="00131FB3" w:rsidRPr="00365026">
        <w:rPr>
          <w:rFonts w:cs="Times New Roman"/>
          <w:bCs w:val="0"/>
          <w:i w:val="0"/>
          <w:szCs w:val="24"/>
        </w:rPr>
        <w:t xml:space="preserve"> .70, </w:t>
      </w:r>
      <w:r w:rsidR="00131FB3" w:rsidRPr="00365026">
        <w:rPr>
          <w:rFonts w:cs="Times New Roman"/>
          <w:bCs w:val="0"/>
          <w:iCs/>
          <w:szCs w:val="24"/>
        </w:rPr>
        <w:t>p</w:t>
      </w:r>
      <w:r w:rsidR="00131FB3" w:rsidRPr="00365026">
        <w:rPr>
          <w:rFonts w:cs="Times New Roman"/>
          <w:bCs w:val="0"/>
          <w:i w:val="0"/>
          <w:szCs w:val="24"/>
        </w:rPr>
        <w:t xml:space="preserve"> </w:t>
      </w:r>
      <w:r w:rsidR="00DE0BBE" w:rsidRPr="00365026">
        <w:rPr>
          <w:rFonts w:cs="Times New Roman"/>
          <w:bCs w:val="0"/>
          <w:i w:val="0"/>
          <w:szCs w:val="24"/>
        </w:rPr>
        <w:t>&lt;</w:t>
      </w:r>
      <w:r w:rsidR="00131FB3" w:rsidRPr="00365026">
        <w:rPr>
          <w:rFonts w:cs="Times New Roman"/>
          <w:bCs w:val="0"/>
          <w:i w:val="0"/>
          <w:szCs w:val="24"/>
        </w:rPr>
        <w:t xml:space="preserve"> .00</w:t>
      </w:r>
      <w:r w:rsidR="00DE0BBE" w:rsidRPr="00365026">
        <w:rPr>
          <w:rFonts w:cs="Times New Roman"/>
          <w:bCs w:val="0"/>
          <w:i w:val="0"/>
          <w:szCs w:val="24"/>
        </w:rPr>
        <w:t>1</w:t>
      </w:r>
      <w:r w:rsidR="00131FB3" w:rsidRPr="00365026">
        <w:rPr>
          <w:rFonts w:cs="Times New Roman"/>
          <w:bCs w:val="0"/>
          <w:i w:val="0"/>
          <w:szCs w:val="24"/>
        </w:rPr>
        <w:t xml:space="preserve">; WL: </w:t>
      </w:r>
      <w:r w:rsidR="00131FB3" w:rsidRPr="00365026">
        <w:rPr>
          <w:rFonts w:cs="Times New Roman"/>
          <w:bCs w:val="0"/>
          <w:iCs/>
          <w:szCs w:val="24"/>
        </w:rPr>
        <w:t>OR</w:t>
      </w:r>
      <w:r w:rsidR="00131FB3" w:rsidRPr="00365026">
        <w:rPr>
          <w:rFonts w:cs="Times New Roman"/>
          <w:bCs w:val="0"/>
          <w:i w:val="0"/>
          <w:szCs w:val="24"/>
        </w:rPr>
        <w:t xml:space="preserve"> .47, </w:t>
      </w:r>
      <w:r w:rsidR="00131FB3" w:rsidRPr="00365026">
        <w:rPr>
          <w:rFonts w:cs="Times New Roman"/>
          <w:bCs w:val="0"/>
          <w:iCs/>
          <w:szCs w:val="24"/>
        </w:rPr>
        <w:t>p</w:t>
      </w:r>
      <w:r w:rsidR="00131FB3" w:rsidRPr="00365026">
        <w:rPr>
          <w:rFonts w:cs="Times New Roman"/>
          <w:bCs w:val="0"/>
          <w:i w:val="0"/>
          <w:szCs w:val="24"/>
        </w:rPr>
        <w:t xml:space="preserve"> </w:t>
      </w:r>
      <w:r w:rsidR="00DE0BBE" w:rsidRPr="00365026">
        <w:rPr>
          <w:rFonts w:cs="Times New Roman"/>
          <w:bCs w:val="0"/>
          <w:i w:val="0"/>
          <w:szCs w:val="24"/>
        </w:rPr>
        <w:t>&lt;</w:t>
      </w:r>
      <w:r w:rsidR="00131FB3" w:rsidRPr="00365026">
        <w:rPr>
          <w:rFonts w:cs="Times New Roman"/>
          <w:bCs w:val="0"/>
          <w:i w:val="0"/>
          <w:szCs w:val="24"/>
        </w:rPr>
        <w:t xml:space="preserve"> .00</w:t>
      </w:r>
      <w:r w:rsidR="00DE0BBE" w:rsidRPr="00365026">
        <w:rPr>
          <w:rFonts w:cs="Times New Roman"/>
          <w:bCs w:val="0"/>
          <w:i w:val="0"/>
          <w:szCs w:val="24"/>
        </w:rPr>
        <w:t>1</w:t>
      </w:r>
      <w:r w:rsidR="00131FB3" w:rsidRPr="00365026">
        <w:rPr>
          <w:rFonts w:cs="Times New Roman"/>
          <w:bCs w:val="0"/>
          <w:i w:val="0"/>
          <w:szCs w:val="24"/>
        </w:rPr>
        <w:t>) and the PCIT-T also showed a decrease from T1 to T3 (</w:t>
      </w:r>
      <w:r w:rsidR="00131FB3" w:rsidRPr="00365026">
        <w:rPr>
          <w:rFonts w:cs="Times New Roman"/>
          <w:bCs w:val="0"/>
          <w:iCs/>
          <w:szCs w:val="24"/>
        </w:rPr>
        <w:t xml:space="preserve">OR </w:t>
      </w:r>
      <w:r w:rsidR="00131FB3" w:rsidRPr="00365026">
        <w:rPr>
          <w:rFonts w:cs="Times New Roman"/>
          <w:bCs w:val="0"/>
          <w:i w:val="0"/>
          <w:szCs w:val="24"/>
        </w:rPr>
        <w:t xml:space="preserve">.23, </w:t>
      </w:r>
      <w:r w:rsidR="00131FB3" w:rsidRPr="00365026">
        <w:rPr>
          <w:rFonts w:cs="Times New Roman"/>
          <w:bCs w:val="0"/>
          <w:iCs/>
          <w:szCs w:val="24"/>
        </w:rPr>
        <w:t>p</w:t>
      </w:r>
      <w:r w:rsidR="00131FB3" w:rsidRPr="00365026">
        <w:rPr>
          <w:rFonts w:cs="Times New Roman"/>
          <w:bCs w:val="0"/>
          <w:i w:val="0"/>
          <w:szCs w:val="24"/>
        </w:rPr>
        <w:t xml:space="preserve"> </w:t>
      </w:r>
      <w:r w:rsidR="00DE0BBE" w:rsidRPr="00365026">
        <w:rPr>
          <w:rFonts w:cs="Times New Roman"/>
          <w:bCs w:val="0"/>
          <w:i w:val="0"/>
          <w:szCs w:val="24"/>
        </w:rPr>
        <w:t>&lt;</w:t>
      </w:r>
      <w:r w:rsidR="00131FB3" w:rsidRPr="00365026">
        <w:rPr>
          <w:rFonts w:cs="Times New Roman"/>
          <w:bCs w:val="0"/>
          <w:i w:val="0"/>
          <w:szCs w:val="24"/>
        </w:rPr>
        <w:t xml:space="preserve"> .00</w:t>
      </w:r>
      <w:r w:rsidR="00DE0BBE" w:rsidRPr="00365026">
        <w:rPr>
          <w:rFonts w:cs="Times New Roman"/>
          <w:bCs w:val="0"/>
          <w:i w:val="0"/>
          <w:szCs w:val="24"/>
        </w:rPr>
        <w:t>1</w:t>
      </w:r>
      <w:r w:rsidR="00131FB3" w:rsidRPr="00365026">
        <w:rPr>
          <w:rFonts w:cs="Times New Roman"/>
          <w:bCs w:val="0"/>
          <w:i w:val="0"/>
          <w:szCs w:val="24"/>
        </w:rPr>
        <w:t xml:space="preserve">). </w:t>
      </w:r>
      <w:r w:rsidR="00A07EA3" w:rsidRPr="00365026">
        <w:rPr>
          <w:rFonts w:cs="Times New Roman"/>
          <w:bCs w:val="0"/>
          <w:i w:val="0"/>
          <w:szCs w:val="24"/>
        </w:rPr>
        <w:t xml:space="preserve">The hypotheses that there would be </w:t>
      </w:r>
      <w:r w:rsidR="00836EE1" w:rsidRPr="00365026">
        <w:rPr>
          <w:rFonts w:cs="Times New Roman"/>
          <w:bCs w:val="0"/>
          <w:i w:val="0"/>
          <w:szCs w:val="24"/>
        </w:rPr>
        <w:t xml:space="preserve">a </w:t>
      </w:r>
      <w:r w:rsidR="00A07EA3" w:rsidRPr="00365026">
        <w:rPr>
          <w:rFonts w:cs="Times New Roman"/>
          <w:bCs w:val="0"/>
          <w:i w:val="0"/>
          <w:szCs w:val="24"/>
        </w:rPr>
        <w:t xml:space="preserve">gradient effect in terms of the magnitude of effects from T1 to T2 [PCIT-T &gt; COS-P &gt; WL] </w:t>
      </w:r>
      <w:ins w:id="3511" w:author="Jane Kohlhoff" w:date="2024-06-11T11:05:00Z" w16du:dateUtc="2024-06-11T01:05:00Z">
        <w:r w:rsidR="005C4137">
          <w:rPr>
            <w:rFonts w:cs="Times New Roman"/>
            <w:bCs w:val="0"/>
            <w:i w:val="0"/>
            <w:szCs w:val="24"/>
          </w:rPr>
          <w:t xml:space="preserve">and </w:t>
        </w:r>
      </w:ins>
      <w:ins w:id="3512" w:author="Jane Kohlhoff" w:date="2024-06-11T11:06:00Z" w16du:dateUtc="2024-06-11T01:06:00Z">
        <w:r w:rsidR="005C4137">
          <w:rPr>
            <w:rFonts w:cs="Times New Roman"/>
            <w:bCs w:val="0"/>
            <w:i w:val="0"/>
            <w:szCs w:val="24"/>
          </w:rPr>
          <w:t xml:space="preserve">T1 to T3 </w:t>
        </w:r>
        <w:r w:rsidR="005C4137" w:rsidRPr="00365026">
          <w:rPr>
            <w:rFonts w:cs="Times New Roman"/>
            <w:bCs w:val="0"/>
            <w:i w:val="0"/>
            <w:szCs w:val="24"/>
          </w:rPr>
          <w:t xml:space="preserve">[PCIT-T &gt; COS-P] </w:t>
        </w:r>
      </w:ins>
      <w:r w:rsidR="00B36207" w:rsidRPr="00365026">
        <w:rPr>
          <w:rFonts w:cs="Times New Roman"/>
          <w:bCs w:val="0"/>
          <w:i w:val="0"/>
          <w:szCs w:val="24"/>
        </w:rPr>
        <w:t>w</w:t>
      </w:r>
      <w:ins w:id="3513" w:author="Jane Kohlhoff" w:date="2024-06-11T11:06:00Z" w16du:dateUtc="2024-06-11T01:06:00Z">
        <w:r w:rsidR="005C4137">
          <w:rPr>
            <w:rFonts w:cs="Times New Roman"/>
            <w:bCs w:val="0"/>
            <w:i w:val="0"/>
            <w:szCs w:val="24"/>
          </w:rPr>
          <w:t>ere</w:t>
        </w:r>
      </w:ins>
      <w:del w:id="3514" w:author="Jane Kohlhoff" w:date="2024-06-11T11:06:00Z" w16du:dateUtc="2024-06-11T01:06:00Z">
        <w:r w:rsidR="00B36207" w:rsidRPr="00365026" w:rsidDel="005C4137">
          <w:rPr>
            <w:rFonts w:cs="Times New Roman"/>
            <w:bCs w:val="0"/>
            <w:i w:val="0"/>
            <w:szCs w:val="24"/>
          </w:rPr>
          <w:delText>as</w:delText>
        </w:r>
      </w:del>
      <w:r w:rsidR="00B36207" w:rsidRPr="00365026">
        <w:rPr>
          <w:rFonts w:cs="Times New Roman"/>
          <w:bCs w:val="0"/>
          <w:i w:val="0"/>
          <w:szCs w:val="24"/>
        </w:rPr>
        <w:t xml:space="preserve"> supported</w:t>
      </w:r>
      <w:ins w:id="3515" w:author="Jane Kohlhoff" w:date="2024-06-12T21:10:00Z" w16du:dateUtc="2024-06-12T11:10:00Z">
        <w:r w:rsidR="009125B4">
          <w:rPr>
            <w:rFonts w:cs="Times New Roman"/>
            <w:bCs w:val="0"/>
            <w:i w:val="0"/>
            <w:szCs w:val="24"/>
          </w:rPr>
          <w:t xml:space="preserve">, </w:t>
        </w:r>
      </w:ins>
      <w:ins w:id="3516" w:author="Jane Kohlhoff" w:date="2024-06-11T11:06:00Z" w16du:dateUtc="2024-06-11T01:06:00Z">
        <w:r w:rsidR="005C4137">
          <w:rPr>
            <w:rFonts w:cs="Times New Roman"/>
            <w:bCs w:val="0"/>
            <w:i w:val="0"/>
            <w:szCs w:val="24"/>
          </w:rPr>
          <w:t xml:space="preserve">T1 to T2: </w:t>
        </w:r>
      </w:ins>
      <w:del w:id="3517" w:author="Jane Kohlhoff" w:date="2024-06-11T11:06:00Z" w16du:dateUtc="2024-06-11T01:06:00Z">
        <w:r w:rsidR="00EF60DA" w:rsidRPr="00365026" w:rsidDel="005C4137">
          <w:rPr>
            <w:rFonts w:cs="Times New Roman"/>
            <w:bCs w:val="0"/>
            <w:i w:val="0"/>
            <w:szCs w:val="24"/>
          </w:rPr>
          <w:delText xml:space="preserve">, </w:delText>
        </w:r>
      </w:del>
      <w:r w:rsidR="00D70EB2" w:rsidRPr="00365026">
        <w:rPr>
          <w:rFonts w:cs="Times New Roman"/>
          <w:bCs w:val="0"/>
          <w:iCs/>
          <w:szCs w:val="24"/>
        </w:rPr>
        <w:t>F</w:t>
      </w:r>
      <w:r w:rsidR="0002280D" w:rsidRPr="00365026">
        <w:rPr>
          <w:rFonts w:cs="Times New Roman"/>
          <w:bCs w:val="0"/>
          <w:iCs/>
          <w:szCs w:val="24"/>
        </w:rPr>
        <w:t xml:space="preserve"> </w:t>
      </w:r>
      <w:r w:rsidR="00D70EB2" w:rsidRPr="00365026">
        <w:rPr>
          <w:rFonts w:cs="Times New Roman"/>
          <w:bCs w:val="0"/>
          <w:i w:val="0"/>
          <w:szCs w:val="24"/>
        </w:rPr>
        <w:t>(2,163)</w:t>
      </w:r>
      <w:r w:rsidR="0002280D" w:rsidRPr="00365026">
        <w:rPr>
          <w:rFonts w:cs="Times New Roman"/>
          <w:bCs w:val="0"/>
          <w:i w:val="0"/>
          <w:szCs w:val="24"/>
        </w:rPr>
        <w:t xml:space="preserve"> </w:t>
      </w:r>
      <w:r w:rsidR="00D70EB2" w:rsidRPr="00365026">
        <w:rPr>
          <w:rFonts w:cs="Times New Roman"/>
          <w:bCs w:val="0"/>
          <w:i w:val="0"/>
          <w:szCs w:val="24"/>
        </w:rPr>
        <w:t>=</w:t>
      </w:r>
      <w:r w:rsidR="0002280D" w:rsidRPr="00365026">
        <w:rPr>
          <w:rFonts w:cs="Times New Roman"/>
          <w:bCs w:val="0"/>
          <w:i w:val="0"/>
          <w:szCs w:val="24"/>
        </w:rPr>
        <w:t xml:space="preserve"> </w:t>
      </w:r>
      <w:r w:rsidR="00D70EB2" w:rsidRPr="00365026">
        <w:rPr>
          <w:rFonts w:cs="Times New Roman"/>
          <w:bCs w:val="0"/>
          <w:i w:val="0"/>
          <w:szCs w:val="24"/>
        </w:rPr>
        <w:t xml:space="preserve">47.37, </w:t>
      </w:r>
      <w:r w:rsidR="00D70EB2" w:rsidRPr="00365026">
        <w:rPr>
          <w:rFonts w:cs="Times New Roman"/>
          <w:bCs w:val="0"/>
          <w:iCs/>
          <w:szCs w:val="24"/>
        </w:rPr>
        <w:t>p</w:t>
      </w:r>
      <w:r w:rsidR="00D70EB2" w:rsidRPr="00365026">
        <w:rPr>
          <w:rFonts w:cs="Times New Roman"/>
          <w:bCs w:val="0"/>
          <w:i w:val="0"/>
          <w:szCs w:val="24"/>
        </w:rPr>
        <w:t xml:space="preserve"> &lt; .001</w:t>
      </w:r>
      <w:ins w:id="3518" w:author="Jane Kohlhoff" w:date="2024-06-11T11:06:00Z" w16du:dateUtc="2024-06-11T01:06:00Z">
        <w:r w:rsidR="005C4137">
          <w:rPr>
            <w:rFonts w:cs="Times New Roman"/>
            <w:bCs w:val="0"/>
            <w:i w:val="0"/>
            <w:szCs w:val="24"/>
          </w:rPr>
          <w:t xml:space="preserve">; T1 to T3: </w:t>
        </w:r>
      </w:ins>
      <w:del w:id="3519" w:author="Jane Kohlhoff" w:date="2024-06-11T11:06:00Z" w16du:dateUtc="2024-06-11T01:06:00Z">
        <w:r w:rsidR="00B36207" w:rsidRPr="00365026" w:rsidDel="005C4137">
          <w:rPr>
            <w:rFonts w:cs="Times New Roman"/>
            <w:bCs w:val="0"/>
            <w:i w:val="0"/>
            <w:szCs w:val="24"/>
          </w:rPr>
          <w:delText>. The hypothesis that there would be a gradient effect in terms of the magnitude of effects from T1 to T3 [PCIT-T &gt; COS-P] was</w:delText>
        </w:r>
        <w:r w:rsidR="00B36207" w:rsidRPr="00365026" w:rsidDel="005C4137">
          <w:rPr>
            <w:rFonts w:cs="Times New Roman"/>
            <w:bCs w:val="0"/>
            <w:i w:val="0"/>
            <w:szCs w:val="24"/>
            <w:rPrChange w:id="3520" w:author="Jane Kohlhoff" w:date="2024-06-11T09:53:00Z" w16du:dateUtc="2024-06-10T23:53:00Z">
              <w:rPr>
                <w:rFonts w:cs="Times New Roman"/>
                <w:bCs w:val="0"/>
                <w:i w:val="0"/>
                <w:szCs w:val="24"/>
                <w:highlight w:val="yellow"/>
              </w:rPr>
            </w:rPrChange>
          </w:rPr>
          <w:delText xml:space="preserve"> </w:delText>
        </w:r>
        <w:r w:rsidR="00EF60DA" w:rsidRPr="00365026" w:rsidDel="005C4137">
          <w:rPr>
            <w:rFonts w:cs="Times New Roman"/>
            <w:bCs w:val="0"/>
            <w:i w:val="0"/>
            <w:szCs w:val="24"/>
            <w:rPrChange w:id="3521" w:author="Jane Kohlhoff" w:date="2024-06-11T09:53:00Z" w16du:dateUtc="2024-06-10T23:53:00Z">
              <w:rPr>
                <w:rFonts w:cs="Times New Roman"/>
                <w:bCs w:val="0"/>
                <w:i w:val="0"/>
                <w:szCs w:val="24"/>
                <w:highlight w:val="yellow"/>
              </w:rPr>
            </w:rPrChange>
          </w:rPr>
          <w:delText>supported</w:delText>
        </w:r>
      </w:del>
      <w:ins w:id="3522" w:author="Jane Kohlhoff" w:date="2024-05-17T21:29:00Z" w16du:dateUtc="2024-05-17T11:29:00Z">
        <w:r w:rsidR="00CA0B29" w:rsidRPr="00365026">
          <w:rPr>
            <w:rFonts w:cs="Times New Roman"/>
            <w:bCs w:val="0"/>
            <w:iCs/>
            <w:szCs w:val="24"/>
          </w:rPr>
          <w:t xml:space="preserve">F </w:t>
        </w:r>
        <w:r w:rsidR="00CA0B29" w:rsidRPr="00365026">
          <w:rPr>
            <w:rFonts w:cs="Times New Roman"/>
            <w:bCs w:val="0"/>
            <w:i w:val="0"/>
            <w:szCs w:val="24"/>
          </w:rPr>
          <w:t xml:space="preserve">(1, 163) = 48.06, </w:t>
        </w:r>
        <w:r w:rsidR="00CA0B29" w:rsidRPr="00365026">
          <w:rPr>
            <w:rFonts w:cs="Times New Roman"/>
            <w:bCs w:val="0"/>
            <w:iCs/>
            <w:szCs w:val="24"/>
          </w:rPr>
          <w:t>p</w:t>
        </w:r>
        <w:r w:rsidR="00CA0B29" w:rsidRPr="00365026">
          <w:rPr>
            <w:rFonts w:cs="Times New Roman"/>
            <w:bCs w:val="0"/>
            <w:i w:val="0"/>
            <w:szCs w:val="24"/>
          </w:rPr>
          <w:t xml:space="preserve"> &lt; .05.</w:t>
        </w:r>
      </w:ins>
      <w:del w:id="3523" w:author="Jane Kohlhoff" w:date="2024-05-17T21:19:00Z" w16du:dateUtc="2024-05-17T11:19:00Z">
        <w:r w:rsidR="00EF60DA" w:rsidRPr="00365026" w:rsidDel="0038515E">
          <w:rPr>
            <w:rFonts w:cs="Times New Roman"/>
            <w:bCs w:val="0"/>
            <w:i w:val="0"/>
            <w:szCs w:val="24"/>
            <w:highlight w:val="yellow"/>
          </w:rPr>
          <w:delText xml:space="preserve">/not-supported, </w:delText>
        </w:r>
        <w:r w:rsidR="00EF60DA" w:rsidRPr="00365026" w:rsidDel="0038515E">
          <w:rPr>
            <w:rFonts w:cs="Times New Roman"/>
            <w:bCs w:val="0"/>
            <w:iCs/>
            <w:szCs w:val="24"/>
            <w:highlight w:val="yellow"/>
          </w:rPr>
          <w:delText xml:space="preserve">F </w:delText>
        </w:r>
        <w:r w:rsidR="00EF60DA" w:rsidRPr="00365026" w:rsidDel="0038515E">
          <w:rPr>
            <w:rFonts w:cs="Times New Roman"/>
            <w:bCs w:val="0"/>
            <w:i w:val="0"/>
            <w:szCs w:val="24"/>
            <w:highlight w:val="yellow"/>
          </w:rPr>
          <w:delText xml:space="preserve">(1,xx) = xx, </w:delText>
        </w:r>
        <w:r w:rsidR="00EF60DA" w:rsidRPr="00365026" w:rsidDel="0038515E">
          <w:rPr>
            <w:rFonts w:cs="Times New Roman"/>
            <w:bCs w:val="0"/>
            <w:iCs/>
            <w:szCs w:val="24"/>
            <w:highlight w:val="yellow"/>
          </w:rPr>
          <w:delText>p</w:delText>
        </w:r>
        <w:r w:rsidR="00EF60DA" w:rsidRPr="00365026" w:rsidDel="0038515E">
          <w:rPr>
            <w:rFonts w:cs="Times New Roman"/>
            <w:bCs w:val="0"/>
            <w:i w:val="0"/>
            <w:szCs w:val="24"/>
            <w:highlight w:val="yellow"/>
          </w:rPr>
          <w:delText xml:space="preserve"> =xxx.</w:delText>
        </w:r>
      </w:del>
    </w:p>
    <w:p w14:paraId="03C1F11F" w14:textId="1746BB38" w:rsidR="003E5682" w:rsidRPr="00365026" w:rsidRDefault="000F579F" w:rsidP="00EF4F9D">
      <w:pPr>
        <w:pStyle w:val="Heading3"/>
        <w:spacing w:line="480" w:lineRule="auto"/>
        <w:ind w:firstLine="720"/>
        <w:rPr>
          <w:rFonts w:cs="Times New Roman"/>
          <w:bCs w:val="0"/>
          <w:i w:val="0"/>
          <w:szCs w:val="24"/>
        </w:rPr>
      </w:pPr>
      <w:r w:rsidRPr="00365026">
        <w:rPr>
          <w:rFonts w:cs="Times New Roman"/>
          <w:b/>
          <w:i w:val="0"/>
        </w:rPr>
        <w:t>Parenting sensitivity.</w:t>
      </w:r>
      <w:r w:rsidR="003E5682" w:rsidRPr="00365026">
        <w:rPr>
          <w:rFonts w:cs="Times New Roman"/>
          <w:bCs w:val="0"/>
          <w:i w:val="0"/>
          <w:szCs w:val="24"/>
        </w:rPr>
        <w:t xml:space="preserve"> </w:t>
      </w:r>
      <w:bookmarkStart w:id="3524" w:name="_Hlk162930231"/>
      <w:r w:rsidR="00FA3CE6" w:rsidRPr="00365026">
        <w:rPr>
          <w:rFonts w:cs="Times New Roman"/>
          <w:bCs w:val="0"/>
          <w:i w:val="0"/>
          <w:szCs w:val="24"/>
        </w:rPr>
        <w:t>For</w:t>
      </w:r>
      <w:r w:rsidR="006F4FC3" w:rsidRPr="00365026">
        <w:rPr>
          <w:rFonts w:cs="Times New Roman"/>
          <w:bCs w:val="0"/>
          <w:i w:val="0"/>
          <w:szCs w:val="24"/>
        </w:rPr>
        <w:t xml:space="preserve"> parenting sensitivity </w:t>
      </w:r>
      <w:r w:rsidR="004D23FC" w:rsidRPr="00365026">
        <w:rPr>
          <w:rFonts w:cs="Times New Roman"/>
          <w:bCs w:val="0"/>
          <w:i w:val="0"/>
          <w:szCs w:val="24"/>
        </w:rPr>
        <w:t xml:space="preserve">assessed using the NICHD-Sensitivity scale, </w:t>
      </w:r>
      <w:r w:rsidR="006F4FC3" w:rsidRPr="00365026">
        <w:rPr>
          <w:rFonts w:cs="Times New Roman"/>
          <w:bCs w:val="0"/>
          <w:i w:val="0"/>
          <w:szCs w:val="24"/>
        </w:rPr>
        <w:t xml:space="preserve">significant effects were identified for </w:t>
      </w:r>
      <w:r w:rsidR="004A7C90" w:rsidRPr="00365026">
        <w:rPr>
          <w:rFonts w:cs="Times New Roman"/>
          <w:bCs w:val="0"/>
          <w:i w:val="0"/>
          <w:szCs w:val="24"/>
        </w:rPr>
        <w:t>group (</w:t>
      </w:r>
      <w:r w:rsidR="004A7C90" w:rsidRPr="00365026">
        <w:rPr>
          <w:rFonts w:cs="Times New Roman"/>
          <w:bCs w:val="0"/>
          <w:iCs/>
          <w:szCs w:val="24"/>
        </w:rPr>
        <w:t>p</w:t>
      </w:r>
      <w:r w:rsidR="00C8425E" w:rsidRPr="00365026">
        <w:rPr>
          <w:rFonts w:cs="Times New Roman"/>
          <w:bCs w:val="0"/>
          <w:i w:val="0"/>
          <w:szCs w:val="24"/>
        </w:rPr>
        <w:t xml:space="preserve"> &lt; </w:t>
      </w:r>
      <w:r w:rsidR="004A7C90" w:rsidRPr="00365026">
        <w:rPr>
          <w:rFonts w:cs="Times New Roman"/>
          <w:bCs w:val="0"/>
          <w:i w:val="0"/>
          <w:szCs w:val="24"/>
        </w:rPr>
        <w:t>.001)</w:t>
      </w:r>
      <w:r w:rsidR="006F4FC3" w:rsidRPr="00365026">
        <w:rPr>
          <w:rFonts w:cs="Times New Roman"/>
          <w:bCs w:val="0"/>
          <w:i w:val="0"/>
          <w:szCs w:val="24"/>
        </w:rPr>
        <w:t>,</w:t>
      </w:r>
      <w:r w:rsidR="004A7C90" w:rsidRPr="00365026">
        <w:rPr>
          <w:rFonts w:cs="Times New Roman"/>
          <w:bCs w:val="0"/>
          <w:i w:val="0"/>
          <w:szCs w:val="24"/>
        </w:rPr>
        <w:t xml:space="preserve"> </w:t>
      </w:r>
      <w:r w:rsidR="006F4FC3" w:rsidRPr="00365026">
        <w:rPr>
          <w:rFonts w:cs="Times New Roman"/>
          <w:bCs w:val="0"/>
          <w:i w:val="0"/>
          <w:szCs w:val="24"/>
        </w:rPr>
        <w:t>time</w:t>
      </w:r>
      <w:r w:rsidR="004A7C90" w:rsidRPr="00365026">
        <w:rPr>
          <w:rFonts w:cs="Times New Roman"/>
          <w:bCs w:val="0"/>
          <w:i w:val="0"/>
          <w:szCs w:val="24"/>
        </w:rPr>
        <w:t xml:space="preserve"> (</w:t>
      </w:r>
      <w:r w:rsidR="004A7C90" w:rsidRPr="00365026">
        <w:rPr>
          <w:rFonts w:cs="Times New Roman"/>
          <w:bCs w:val="0"/>
          <w:iCs/>
          <w:szCs w:val="24"/>
        </w:rPr>
        <w:t>p</w:t>
      </w:r>
      <w:r w:rsidR="00C8425E" w:rsidRPr="00365026">
        <w:rPr>
          <w:rFonts w:cs="Times New Roman"/>
          <w:bCs w:val="0"/>
          <w:i w:val="0"/>
          <w:szCs w:val="24"/>
        </w:rPr>
        <w:t xml:space="preserve"> &lt; </w:t>
      </w:r>
      <w:r w:rsidR="004A7C90" w:rsidRPr="00365026">
        <w:rPr>
          <w:rFonts w:cs="Times New Roman"/>
          <w:bCs w:val="0"/>
          <w:i w:val="0"/>
          <w:szCs w:val="24"/>
        </w:rPr>
        <w:t>.00</w:t>
      </w:r>
      <w:r w:rsidR="00C8425E" w:rsidRPr="00365026">
        <w:rPr>
          <w:rFonts w:cs="Times New Roman"/>
          <w:bCs w:val="0"/>
          <w:i w:val="0"/>
          <w:szCs w:val="24"/>
        </w:rPr>
        <w:t>1</w:t>
      </w:r>
      <w:r w:rsidR="004A7C90" w:rsidRPr="00365026">
        <w:rPr>
          <w:rFonts w:cs="Times New Roman"/>
          <w:bCs w:val="0"/>
          <w:i w:val="0"/>
          <w:szCs w:val="24"/>
        </w:rPr>
        <w:t xml:space="preserve">) </w:t>
      </w:r>
      <w:r w:rsidR="006F4FC3" w:rsidRPr="00365026">
        <w:rPr>
          <w:rFonts w:cs="Times New Roman"/>
          <w:bCs w:val="0"/>
          <w:i w:val="0"/>
          <w:szCs w:val="24"/>
        </w:rPr>
        <w:t>and group x time</w:t>
      </w:r>
      <w:r w:rsidR="004A7C90" w:rsidRPr="00365026">
        <w:rPr>
          <w:rFonts w:cs="Times New Roman"/>
          <w:bCs w:val="0"/>
          <w:i w:val="0"/>
          <w:szCs w:val="24"/>
        </w:rPr>
        <w:t xml:space="preserve"> (</w:t>
      </w:r>
      <w:r w:rsidR="004A7C90" w:rsidRPr="00365026">
        <w:rPr>
          <w:rFonts w:cs="Times New Roman"/>
          <w:bCs w:val="0"/>
          <w:iCs/>
          <w:szCs w:val="24"/>
        </w:rPr>
        <w:t>p</w:t>
      </w:r>
      <w:r w:rsidR="00C8425E" w:rsidRPr="00365026">
        <w:rPr>
          <w:rFonts w:cs="Times New Roman"/>
          <w:bCs w:val="0"/>
          <w:i w:val="0"/>
          <w:szCs w:val="24"/>
        </w:rPr>
        <w:t xml:space="preserve"> &lt; </w:t>
      </w:r>
      <w:r w:rsidR="004A7C90" w:rsidRPr="00365026">
        <w:rPr>
          <w:rFonts w:cs="Times New Roman"/>
          <w:bCs w:val="0"/>
          <w:i w:val="0"/>
          <w:szCs w:val="24"/>
        </w:rPr>
        <w:t>.0</w:t>
      </w:r>
      <w:r w:rsidR="00C8425E" w:rsidRPr="00365026">
        <w:rPr>
          <w:rFonts w:cs="Times New Roman"/>
          <w:bCs w:val="0"/>
          <w:i w:val="0"/>
          <w:szCs w:val="24"/>
        </w:rPr>
        <w:t>5</w:t>
      </w:r>
      <w:r w:rsidR="004A7C90" w:rsidRPr="00365026">
        <w:rPr>
          <w:rFonts w:cs="Times New Roman"/>
          <w:bCs w:val="0"/>
          <w:i w:val="0"/>
          <w:szCs w:val="24"/>
        </w:rPr>
        <w:t>). T</w:t>
      </w:r>
      <w:r w:rsidR="003E5682" w:rsidRPr="00365026">
        <w:rPr>
          <w:rFonts w:cs="Times New Roman"/>
          <w:bCs w:val="0"/>
          <w:i w:val="0"/>
          <w:szCs w:val="24"/>
        </w:rPr>
        <w:t xml:space="preserve">here were no significant </w:t>
      </w:r>
      <w:r w:rsidR="006D15E6" w:rsidRPr="00365026">
        <w:rPr>
          <w:rFonts w:cs="Times New Roman"/>
          <w:bCs w:val="0"/>
          <w:i w:val="0"/>
          <w:szCs w:val="24"/>
        </w:rPr>
        <w:t>between group-</w:t>
      </w:r>
      <w:r w:rsidR="003E5682" w:rsidRPr="00365026">
        <w:rPr>
          <w:rFonts w:cs="Times New Roman"/>
          <w:bCs w:val="0"/>
          <w:i w:val="0"/>
          <w:szCs w:val="24"/>
        </w:rPr>
        <w:t xml:space="preserve">differences </w:t>
      </w:r>
      <w:ins w:id="3525" w:author="Jane Kohlhoff" w:date="2024-06-10T19:36:00Z" w16du:dateUtc="2024-06-10T09:36:00Z">
        <w:r w:rsidR="0094293F" w:rsidRPr="00365026">
          <w:rPr>
            <w:rFonts w:cs="Times New Roman"/>
            <w:bCs w:val="0"/>
            <w:i w:val="0"/>
            <w:szCs w:val="24"/>
          </w:rPr>
          <w:t xml:space="preserve"> </w:t>
        </w:r>
      </w:ins>
      <w:del w:id="3526" w:author="Jane Kohlhoff" w:date="2024-06-10T19:36:00Z" w16du:dateUtc="2024-06-10T09:36:00Z">
        <w:r w:rsidR="003E5682" w:rsidRPr="00365026" w:rsidDel="0094293F">
          <w:rPr>
            <w:rFonts w:cs="Times New Roman"/>
            <w:bCs w:val="0"/>
            <w:i w:val="0"/>
            <w:szCs w:val="24"/>
          </w:rPr>
          <w:delText xml:space="preserve">between </w:delText>
        </w:r>
      </w:del>
      <w:r w:rsidR="004A7C90" w:rsidRPr="00365026">
        <w:rPr>
          <w:rFonts w:cs="Times New Roman"/>
          <w:bCs w:val="0"/>
          <w:i w:val="0"/>
          <w:szCs w:val="24"/>
        </w:rPr>
        <w:t xml:space="preserve">at T1, but </w:t>
      </w:r>
      <w:r w:rsidR="006F4FC3" w:rsidRPr="00365026">
        <w:rPr>
          <w:rFonts w:cs="Times New Roman"/>
          <w:bCs w:val="0"/>
          <w:i w:val="0"/>
          <w:szCs w:val="24"/>
        </w:rPr>
        <w:t>t</w:t>
      </w:r>
      <w:r w:rsidR="003E5682" w:rsidRPr="00365026">
        <w:rPr>
          <w:rFonts w:cs="Times New Roman"/>
          <w:bCs w:val="0"/>
          <w:i w:val="0"/>
          <w:szCs w:val="24"/>
        </w:rPr>
        <w:t>he PCIT-T group had significantly higher sensitivity scores than the COS-P and WL groups at T2</w:t>
      </w:r>
      <w:r w:rsidR="004A7C90" w:rsidRPr="00365026">
        <w:rPr>
          <w:rFonts w:cs="Times New Roman"/>
          <w:bCs w:val="0"/>
          <w:i w:val="0"/>
          <w:szCs w:val="24"/>
        </w:rPr>
        <w:t xml:space="preserve"> (</w:t>
      </w:r>
      <w:proofErr w:type="spellStart"/>
      <w:r w:rsidR="004A7C90" w:rsidRPr="00365026">
        <w:rPr>
          <w:rFonts w:cs="Times New Roman"/>
          <w:bCs w:val="0"/>
          <w:iCs/>
          <w:szCs w:val="24"/>
        </w:rPr>
        <w:t>p</w:t>
      </w:r>
      <w:r w:rsidR="004A7C90" w:rsidRPr="00365026">
        <w:rPr>
          <w:rFonts w:cs="Times New Roman"/>
          <w:bCs w:val="0"/>
          <w:i w:val="0"/>
          <w:szCs w:val="24"/>
        </w:rPr>
        <w:t>s</w:t>
      </w:r>
      <w:proofErr w:type="spellEnd"/>
      <w:r w:rsidR="004A7C90" w:rsidRPr="00365026">
        <w:rPr>
          <w:rFonts w:cs="Times New Roman"/>
          <w:bCs w:val="0"/>
          <w:i w:val="0"/>
          <w:szCs w:val="24"/>
        </w:rPr>
        <w:t xml:space="preserve"> &lt;.0</w:t>
      </w:r>
      <w:r w:rsidR="00C8425E" w:rsidRPr="00365026">
        <w:rPr>
          <w:rFonts w:cs="Times New Roman"/>
          <w:bCs w:val="0"/>
          <w:i w:val="0"/>
          <w:szCs w:val="24"/>
        </w:rPr>
        <w:t>5</w:t>
      </w:r>
      <w:r w:rsidR="004A7C90" w:rsidRPr="00365026">
        <w:rPr>
          <w:rFonts w:cs="Times New Roman"/>
          <w:bCs w:val="0"/>
          <w:i w:val="0"/>
          <w:szCs w:val="24"/>
        </w:rPr>
        <w:t>)</w:t>
      </w:r>
      <w:r w:rsidR="003E5682" w:rsidRPr="00365026">
        <w:rPr>
          <w:rFonts w:cs="Times New Roman"/>
          <w:bCs w:val="0"/>
          <w:i w:val="0"/>
          <w:szCs w:val="24"/>
        </w:rPr>
        <w:t>, and the COS-P group at T3</w:t>
      </w:r>
      <w:r w:rsidR="006D15E6" w:rsidRPr="00365026">
        <w:rPr>
          <w:rFonts w:cs="Times New Roman"/>
          <w:bCs w:val="0"/>
          <w:i w:val="0"/>
          <w:szCs w:val="24"/>
        </w:rPr>
        <w:t xml:space="preserve"> (</w:t>
      </w:r>
      <w:r w:rsidR="006D15E6" w:rsidRPr="00365026">
        <w:rPr>
          <w:rFonts w:cs="Times New Roman"/>
          <w:bCs w:val="0"/>
          <w:iCs/>
          <w:szCs w:val="24"/>
        </w:rPr>
        <w:t>p</w:t>
      </w:r>
      <w:r w:rsidR="00C8425E" w:rsidRPr="00365026">
        <w:rPr>
          <w:rFonts w:cs="Times New Roman"/>
          <w:bCs w:val="0"/>
          <w:i w:val="0"/>
          <w:szCs w:val="24"/>
        </w:rPr>
        <w:t xml:space="preserve"> &lt; </w:t>
      </w:r>
      <w:r w:rsidR="006D15E6" w:rsidRPr="00365026">
        <w:rPr>
          <w:rFonts w:cs="Times New Roman"/>
          <w:bCs w:val="0"/>
          <w:i w:val="0"/>
          <w:szCs w:val="24"/>
        </w:rPr>
        <w:t>.0</w:t>
      </w:r>
      <w:r w:rsidR="00C8425E" w:rsidRPr="00365026">
        <w:rPr>
          <w:rFonts w:cs="Times New Roman"/>
          <w:bCs w:val="0"/>
          <w:i w:val="0"/>
          <w:szCs w:val="24"/>
        </w:rPr>
        <w:t>5</w:t>
      </w:r>
      <w:r w:rsidR="006D15E6" w:rsidRPr="00365026">
        <w:rPr>
          <w:rFonts w:cs="Times New Roman"/>
          <w:bCs w:val="0"/>
          <w:i w:val="0"/>
          <w:szCs w:val="24"/>
        </w:rPr>
        <w:t>)</w:t>
      </w:r>
      <w:r w:rsidR="003E5682" w:rsidRPr="00365026">
        <w:rPr>
          <w:rFonts w:cs="Times New Roman"/>
          <w:bCs w:val="0"/>
          <w:i w:val="0"/>
          <w:szCs w:val="24"/>
        </w:rPr>
        <w:t>. There w</w:t>
      </w:r>
      <w:r w:rsidR="004A7C90" w:rsidRPr="00365026">
        <w:rPr>
          <w:rFonts w:cs="Times New Roman"/>
          <w:bCs w:val="0"/>
          <w:i w:val="0"/>
          <w:szCs w:val="24"/>
        </w:rPr>
        <w:t xml:space="preserve">ere </w:t>
      </w:r>
      <w:r w:rsidR="003E5682" w:rsidRPr="00365026">
        <w:rPr>
          <w:rFonts w:cs="Times New Roman"/>
          <w:bCs w:val="0"/>
          <w:i w:val="0"/>
          <w:szCs w:val="24"/>
        </w:rPr>
        <w:t>significant within</w:t>
      </w:r>
      <w:r w:rsidR="006D15E6" w:rsidRPr="00365026">
        <w:rPr>
          <w:rFonts w:cs="Times New Roman"/>
          <w:bCs w:val="0"/>
          <w:i w:val="0"/>
          <w:szCs w:val="24"/>
        </w:rPr>
        <w:t>-</w:t>
      </w:r>
      <w:r w:rsidR="003E5682" w:rsidRPr="00365026">
        <w:rPr>
          <w:rFonts w:cs="Times New Roman"/>
          <w:bCs w:val="0"/>
          <w:i w:val="0"/>
          <w:szCs w:val="24"/>
        </w:rPr>
        <w:t>group change</w:t>
      </w:r>
      <w:r w:rsidR="004A7C90" w:rsidRPr="00365026">
        <w:rPr>
          <w:rFonts w:cs="Times New Roman"/>
          <w:bCs w:val="0"/>
          <w:i w:val="0"/>
          <w:szCs w:val="24"/>
        </w:rPr>
        <w:t>s</w:t>
      </w:r>
      <w:r w:rsidR="003E5682" w:rsidRPr="00365026">
        <w:rPr>
          <w:rFonts w:cs="Times New Roman"/>
          <w:bCs w:val="0"/>
          <w:i w:val="0"/>
          <w:szCs w:val="24"/>
        </w:rPr>
        <w:t xml:space="preserve"> in parenting sensitivity for the PCIT-T group from T1 to </w:t>
      </w:r>
      <w:r w:rsidR="004A7C90" w:rsidRPr="00365026">
        <w:rPr>
          <w:rFonts w:cs="Times New Roman"/>
          <w:bCs w:val="0"/>
          <w:i w:val="0"/>
          <w:szCs w:val="24"/>
        </w:rPr>
        <w:t>T</w:t>
      </w:r>
      <w:r w:rsidR="003E5682" w:rsidRPr="00365026">
        <w:rPr>
          <w:rFonts w:cs="Times New Roman"/>
          <w:bCs w:val="0"/>
          <w:i w:val="0"/>
          <w:szCs w:val="24"/>
        </w:rPr>
        <w:t>2</w:t>
      </w:r>
      <w:r w:rsidR="006D15E6" w:rsidRPr="00365026">
        <w:rPr>
          <w:rFonts w:cs="Times New Roman"/>
          <w:bCs w:val="0"/>
          <w:i w:val="0"/>
          <w:szCs w:val="24"/>
        </w:rPr>
        <w:t xml:space="preserve"> (</w:t>
      </w:r>
      <w:r w:rsidR="006D15E6" w:rsidRPr="00365026">
        <w:rPr>
          <w:rFonts w:cs="Times New Roman"/>
          <w:bCs w:val="0"/>
          <w:iCs/>
          <w:szCs w:val="24"/>
        </w:rPr>
        <w:t>d</w:t>
      </w:r>
      <w:r w:rsidR="006D15E6" w:rsidRPr="00365026">
        <w:rPr>
          <w:rFonts w:cs="Times New Roman"/>
          <w:bCs w:val="0"/>
          <w:i w:val="0"/>
          <w:szCs w:val="24"/>
        </w:rPr>
        <w:t>=1.03; large effect size</w:t>
      </w:r>
      <w:r w:rsidR="0055440F" w:rsidRPr="00365026">
        <w:rPr>
          <w:rFonts w:cs="Times New Roman"/>
          <w:bCs w:val="0"/>
          <w:i w:val="0"/>
          <w:szCs w:val="24"/>
        </w:rPr>
        <w:t xml:space="preserve">; </w:t>
      </w:r>
      <w:r w:rsidR="0055440F" w:rsidRPr="00365026">
        <w:rPr>
          <w:rFonts w:cs="Times New Roman"/>
          <w:bCs w:val="0"/>
          <w:iCs/>
          <w:szCs w:val="24"/>
        </w:rPr>
        <w:t>p</w:t>
      </w:r>
      <w:r w:rsidR="001774C7" w:rsidRPr="00365026">
        <w:rPr>
          <w:rFonts w:cs="Times New Roman"/>
          <w:bCs w:val="0"/>
          <w:i w:val="0"/>
          <w:szCs w:val="24"/>
        </w:rPr>
        <w:t xml:space="preserve"> &lt; .001</w:t>
      </w:r>
      <w:r w:rsidR="006D15E6" w:rsidRPr="00365026">
        <w:rPr>
          <w:rFonts w:cs="Times New Roman"/>
          <w:bCs w:val="0"/>
          <w:i w:val="0"/>
          <w:szCs w:val="24"/>
        </w:rPr>
        <w:t>)</w:t>
      </w:r>
      <w:r w:rsidR="003E5682" w:rsidRPr="00365026">
        <w:rPr>
          <w:rFonts w:cs="Times New Roman"/>
          <w:bCs w:val="0"/>
          <w:i w:val="0"/>
          <w:szCs w:val="24"/>
        </w:rPr>
        <w:t>, and from T1 to T3 (</w:t>
      </w:r>
      <w:r w:rsidR="006D15E6" w:rsidRPr="00365026">
        <w:rPr>
          <w:rFonts w:cs="Times New Roman"/>
          <w:bCs w:val="0"/>
          <w:iCs/>
          <w:szCs w:val="24"/>
        </w:rPr>
        <w:t>d</w:t>
      </w:r>
      <w:r w:rsidR="006D15E6" w:rsidRPr="00365026">
        <w:rPr>
          <w:rFonts w:cs="Times New Roman"/>
          <w:bCs w:val="0"/>
          <w:i w:val="0"/>
          <w:szCs w:val="24"/>
        </w:rPr>
        <w:t xml:space="preserve">=.66, medium-large </w:t>
      </w:r>
      <w:r w:rsidR="003E5682" w:rsidRPr="00365026">
        <w:rPr>
          <w:rFonts w:cs="Times New Roman"/>
          <w:bCs w:val="0"/>
          <w:i w:val="0"/>
          <w:szCs w:val="24"/>
        </w:rPr>
        <w:t>effect size</w:t>
      </w:r>
      <w:r w:rsidR="001774C7" w:rsidRPr="00365026">
        <w:rPr>
          <w:rFonts w:cs="Times New Roman"/>
          <w:bCs w:val="0"/>
          <w:i w:val="0"/>
          <w:szCs w:val="24"/>
        </w:rPr>
        <w:t xml:space="preserve">; </w:t>
      </w:r>
      <w:r w:rsidR="001774C7" w:rsidRPr="00365026">
        <w:rPr>
          <w:rFonts w:cs="Times New Roman"/>
          <w:bCs w:val="0"/>
          <w:iCs/>
          <w:szCs w:val="24"/>
        </w:rPr>
        <w:t>p</w:t>
      </w:r>
      <w:r w:rsidR="001774C7" w:rsidRPr="00365026">
        <w:rPr>
          <w:rFonts w:cs="Times New Roman"/>
          <w:bCs w:val="0"/>
          <w:i w:val="0"/>
          <w:szCs w:val="24"/>
        </w:rPr>
        <w:t xml:space="preserve"> </w:t>
      </w:r>
      <w:r w:rsidR="00C8425E" w:rsidRPr="00365026">
        <w:rPr>
          <w:rFonts w:cs="Times New Roman"/>
          <w:bCs w:val="0"/>
          <w:i w:val="0"/>
          <w:szCs w:val="24"/>
        </w:rPr>
        <w:t>&lt;</w:t>
      </w:r>
      <w:r w:rsidR="001774C7" w:rsidRPr="00365026">
        <w:rPr>
          <w:rFonts w:cs="Times New Roman"/>
          <w:bCs w:val="0"/>
          <w:i w:val="0"/>
          <w:szCs w:val="24"/>
        </w:rPr>
        <w:t xml:space="preserve"> 0.0</w:t>
      </w:r>
      <w:r w:rsidR="00C8425E" w:rsidRPr="00365026">
        <w:rPr>
          <w:rFonts w:cs="Times New Roman"/>
          <w:bCs w:val="0"/>
          <w:i w:val="0"/>
          <w:szCs w:val="24"/>
        </w:rPr>
        <w:t>5</w:t>
      </w:r>
      <w:r w:rsidR="006D15E6" w:rsidRPr="00365026">
        <w:rPr>
          <w:rFonts w:cs="Times New Roman"/>
          <w:bCs w:val="0"/>
          <w:i w:val="0"/>
          <w:szCs w:val="24"/>
        </w:rPr>
        <w:t>)</w:t>
      </w:r>
      <w:r w:rsidR="003E5682" w:rsidRPr="00365026">
        <w:rPr>
          <w:rFonts w:cs="Times New Roman"/>
          <w:bCs w:val="0"/>
          <w:i w:val="0"/>
          <w:szCs w:val="24"/>
        </w:rPr>
        <w:t xml:space="preserve">, </w:t>
      </w:r>
      <w:r w:rsidR="004A7C90" w:rsidRPr="00365026">
        <w:rPr>
          <w:rFonts w:cs="Times New Roman"/>
          <w:bCs w:val="0"/>
          <w:i w:val="0"/>
          <w:szCs w:val="24"/>
        </w:rPr>
        <w:t xml:space="preserve">but </w:t>
      </w:r>
      <w:r w:rsidR="006D15E6" w:rsidRPr="00365026">
        <w:rPr>
          <w:rFonts w:cs="Times New Roman"/>
          <w:bCs w:val="0"/>
          <w:i w:val="0"/>
          <w:szCs w:val="24"/>
        </w:rPr>
        <w:t xml:space="preserve">there were </w:t>
      </w:r>
      <w:r w:rsidR="004A7C90" w:rsidRPr="00365026">
        <w:rPr>
          <w:rFonts w:cs="Times New Roman"/>
          <w:bCs w:val="0"/>
          <w:i w:val="0"/>
          <w:szCs w:val="24"/>
        </w:rPr>
        <w:t xml:space="preserve">no </w:t>
      </w:r>
      <w:r w:rsidR="006D15E6" w:rsidRPr="00365026">
        <w:rPr>
          <w:rFonts w:cs="Times New Roman"/>
          <w:bCs w:val="0"/>
          <w:i w:val="0"/>
          <w:szCs w:val="24"/>
        </w:rPr>
        <w:t xml:space="preserve">significant </w:t>
      </w:r>
      <w:r w:rsidR="004A7C90" w:rsidRPr="00365026">
        <w:rPr>
          <w:rFonts w:cs="Times New Roman"/>
          <w:bCs w:val="0"/>
          <w:i w:val="0"/>
          <w:szCs w:val="24"/>
        </w:rPr>
        <w:t xml:space="preserve">within-group </w:t>
      </w:r>
      <w:r w:rsidR="003E5682" w:rsidRPr="00365026">
        <w:rPr>
          <w:rFonts w:cs="Times New Roman"/>
          <w:bCs w:val="0"/>
          <w:i w:val="0"/>
          <w:szCs w:val="24"/>
        </w:rPr>
        <w:t xml:space="preserve">changes for the COS-P or WL groups. </w:t>
      </w:r>
      <w:r w:rsidR="00736AD5" w:rsidRPr="00365026">
        <w:rPr>
          <w:rFonts w:cs="Times New Roman"/>
          <w:bCs w:val="0"/>
          <w:i w:val="0"/>
          <w:szCs w:val="24"/>
        </w:rPr>
        <w:t>While the pattern of differences was consistent with the gradient hypothesis</w:t>
      </w:r>
      <w:r w:rsidR="00B00A86" w:rsidRPr="00365026">
        <w:rPr>
          <w:rFonts w:cs="Times New Roman"/>
          <w:bCs w:val="0"/>
          <w:i w:val="0"/>
          <w:szCs w:val="24"/>
        </w:rPr>
        <w:t xml:space="preserve"> in change from T1 to T2 [PCIT-T &gt; COS-P &gt; WL]</w:t>
      </w:r>
      <w:r w:rsidR="00736AD5" w:rsidRPr="00365026">
        <w:rPr>
          <w:rFonts w:cs="Times New Roman"/>
          <w:bCs w:val="0"/>
          <w:i w:val="0"/>
          <w:szCs w:val="24"/>
        </w:rPr>
        <w:t xml:space="preserve">, the global test of the hypothesis </w:t>
      </w:r>
      <w:r w:rsidR="00B00A86" w:rsidRPr="00365026">
        <w:rPr>
          <w:rFonts w:cs="Times New Roman"/>
          <w:bCs w:val="0"/>
          <w:i w:val="0"/>
          <w:szCs w:val="24"/>
        </w:rPr>
        <w:t>did not achieve significance</w:t>
      </w:r>
      <w:r w:rsidR="00EF60DA" w:rsidRPr="00365026">
        <w:rPr>
          <w:rFonts w:cs="Times New Roman"/>
          <w:bCs w:val="0"/>
          <w:i w:val="0"/>
          <w:szCs w:val="24"/>
        </w:rPr>
        <w:t xml:space="preserve">, </w:t>
      </w:r>
      <w:r w:rsidR="006D15E6" w:rsidRPr="00365026">
        <w:rPr>
          <w:rFonts w:cs="Times New Roman"/>
          <w:bCs w:val="0"/>
          <w:iCs/>
          <w:szCs w:val="24"/>
        </w:rPr>
        <w:t xml:space="preserve">F </w:t>
      </w:r>
      <w:r w:rsidR="006D15E6" w:rsidRPr="00365026">
        <w:rPr>
          <w:rFonts w:cs="Times New Roman"/>
          <w:bCs w:val="0"/>
          <w:i w:val="0"/>
          <w:szCs w:val="24"/>
        </w:rPr>
        <w:t xml:space="preserve">(2,142) = 2.46, </w:t>
      </w:r>
      <w:r w:rsidR="006D15E6" w:rsidRPr="00365026">
        <w:rPr>
          <w:rFonts w:cs="Times New Roman"/>
          <w:bCs w:val="0"/>
          <w:iCs/>
          <w:szCs w:val="24"/>
        </w:rPr>
        <w:t>p</w:t>
      </w:r>
      <w:r w:rsidR="006D15E6" w:rsidRPr="00365026">
        <w:rPr>
          <w:rFonts w:cs="Times New Roman"/>
          <w:bCs w:val="0"/>
          <w:i w:val="0"/>
          <w:szCs w:val="24"/>
        </w:rPr>
        <w:t xml:space="preserve"> = .09</w:t>
      </w:r>
      <w:r w:rsidR="003E5682" w:rsidRPr="00365026">
        <w:rPr>
          <w:rFonts w:cs="Times New Roman"/>
          <w:bCs w:val="0"/>
          <w:i w:val="0"/>
          <w:szCs w:val="24"/>
        </w:rPr>
        <w:t>.</w:t>
      </w:r>
      <w:r w:rsidR="006D15E6" w:rsidRPr="00365026">
        <w:rPr>
          <w:rFonts w:cs="Times New Roman"/>
          <w:bCs w:val="0"/>
          <w:i w:val="0"/>
          <w:szCs w:val="24"/>
        </w:rPr>
        <w:t xml:space="preserve"> </w:t>
      </w:r>
      <w:r w:rsidR="00C30DE1" w:rsidRPr="00365026">
        <w:rPr>
          <w:rFonts w:cs="Times New Roman"/>
          <w:bCs w:val="0"/>
          <w:i w:val="0"/>
          <w:szCs w:val="24"/>
        </w:rPr>
        <w:t xml:space="preserve">The hypothesis that there would be gradient effects in terms of the magnitude of effects from T1 to T3 [PCIT-T &gt; COS-P] </w:t>
      </w:r>
      <w:r w:rsidR="00EF60DA" w:rsidRPr="00365026">
        <w:rPr>
          <w:rFonts w:cs="Times New Roman"/>
          <w:bCs w:val="0"/>
          <w:i w:val="0"/>
          <w:szCs w:val="24"/>
        </w:rPr>
        <w:t xml:space="preserve">was </w:t>
      </w:r>
      <w:r w:rsidR="00EF60DA" w:rsidRPr="00365026">
        <w:rPr>
          <w:rFonts w:cs="Times New Roman"/>
          <w:bCs w:val="0"/>
          <w:i w:val="0"/>
          <w:szCs w:val="24"/>
          <w:rPrChange w:id="3527" w:author="Jane Kohlhoff" w:date="2024-06-11T09:53:00Z" w16du:dateUtc="2024-06-10T23:53:00Z">
            <w:rPr>
              <w:rFonts w:cs="Times New Roman"/>
              <w:bCs w:val="0"/>
              <w:i w:val="0"/>
              <w:szCs w:val="24"/>
              <w:highlight w:val="yellow"/>
            </w:rPr>
          </w:rPrChange>
        </w:rPr>
        <w:t>supported</w:t>
      </w:r>
      <w:ins w:id="3528" w:author="Jane Kohlhoff" w:date="2024-05-17T21:31:00Z" w16du:dateUtc="2024-05-17T11:31:00Z">
        <w:r w:rsidR="00CA0B29" w:rsidRPr="00365026">
          <w:rPr>
            <w:rFonts w:cs="Times New Roman"/>
            <w:bCs w:val="0"/>
            <w:i w:val="0"/>
            <w:szCs w:val="24"/>
          </w:rPr>
          <w:t xml:space="preserve">, </w:t>
        </w:r>
        <w:r w:rsidR="00CA0B29" w:rsidRPr="00365026">
          <w:rPr>
            <w:rFonts w:cs="Times New Roman"/>
            <w:bCs w:val="0"/>
            <w:iCs/>
            <w:szCs w:val="24"/>
          </w:rPr>
          <w:t xml:space="preserve">F </w:t>
        </w:r>
        <w:r w:rsidR="00CA0B29" w:rsidRPr="00365026">
          <w:rPr>
            <w:rFonts w:cs="Times New Roman"/>
            <w:bCs w:val="0"/>
            <w:i w:val="0"/>
            <w:szCs w:val="24"/>
          </w:rPr>
          <w:t>(1, 142) = 4</w:t>
        </w:r>
      </w:ins>
      <w:ins w:id="3529" w:author="Jane Kohlhoff" w:date="2024-05-17T21:32:00Z" w16du:dateUtc="2024-05-17T11:32:00Z">
        <w:r w:rsidR="00CA0B29" w:rsidRPr="00365026">
          <w:rPr>
            <w:rFonts w:cs="Times New Roman"/>
            <w:bCs w:val="0"/>
            <w:i w:val="0"/>
            <w:szCs w:val="24"/>
          </w:rPr>
          <w:t>.73</w:t>
        </w:r>
      </w:ins>
      <w:ins w:id="3530" w:author="Jane Kohlhoff" w:date="2024-05-17T21:31:00Z" w16du:dateUtc="2024-05-17T11:31:00Z">
        <w:r w:rsidR="00CA0B29" w:rsidRPr="00365026">
          <w:rPr>
            <w:rFonts w:cs="Times New Roman"/>
            <w:bCs w:val="0"/>
            <w:i w:val="0"/>
            <w:szCs w:val="24"/>
          </w:rPr>
          <w:t xml:space="preserve">, </w:t>
        </w:r>
        <w:r w:rsidR="00CA0B29" w:rsidRPr="00365026">
          <w:rPr>
            <w:rFonts w:cs="Times New Roman"/>
            <w:bCs w:val="0"/>
            <w:iCs/>
            <w:szCs w:val="24"/>
          </w:rPr>
          <w:t>p</w:t>
        </w:r>
        <w:r w:rsidR="00CA0B29" w:rsidRPr="00365026">
          <w:rPr>
            <w:rFonts w:cs="Times New Roman"/>
            <w:bCs w:val="0"/>
            <w:i w:val="0"/>
            <w:szCs w:val="24"/>
          </w:rPr>
          <w:t xml:space="preserve"> &lt; .05.</w:t>
        </w:r>
      </w:ins>
      <w:del w:id="3531" w:author="Jane Kohlhoff" w:date="2024-05-17T21:20:00Z" w16du:dateUtc="2024-05-17T11:20:00Z">
        <w:r w:rsidR="00EF60DA" w:rsidRPr="00365026" w:rsidDel="0038515E">
          <w:rPr>
            <w:rFonts w:cs="Times New Roman"/>
            <w:bCs w:val="0"/>
            <w:i w:val="0"/>
            <w:szCs w:val="24"/>
            <w:rPrChange w:id="3532" w:author="Jane Kohlhoff" w:date="2024-06-11T09:53:00Z" w16du:dateUtc="2024-06-10T23:53:00Z">
              <w:rPr>
                <w:rFonts w:cs="Times New Roman"/>
                <w:bCs w:val="0"/>
                <w:i w:val="0"/>
                <w:szCs w:val="24"/>
                <w:highlight w:val="yellow"/>
              </w:rPr>
            </w:rPrChange>
          </w:rPr>
          <w:delText xml:space="preserve">/not-supported, </w:delText>
        </w:r>
        <w:r w:rsidR="00EF60DA" w:rsidRPr="00365026" w:rsidDel="0038515E">
          <w:rPr>
            <w:rFonts w:cs="Times New Roman"/>
            <w:bCs w:val="0"/>
            <w:iCs/>
            <w:szCs w:val="24"/>
            <w:rPrChange w:id="3533" w:author="Jane Kohlhoff" w:date="2024-06-11T09:53:00Z" w16du:dateUtc="2024-06-10T23:53:00Z">
              <w:rPr>
                <w:rFonts w:cs="Times New Roman"/>
                <w:bCs w:val="0"/>
                <w:iCs/>
                <w:szCs w:val="24"/>
                <w:highlight w:val="yellow"/>
              </w:rPr>
            </w:rPrChange>
          </w:rPr>
          <w:delText xml:space="preserve">F </w:delText>
        </w:r>
        <w:r w:rsidR="00EF60DA" w:rsidRPr="00365026" w:rsidDel="0038515E">
          <w:rPr>
            <w:rFonts w:cs="Times New Roman"/>
            <w:bCs w:val="0"/>
            <w:i w:val="0"/>
            <w:szCs w:val="24"/>
            <w:rPrChange w:id="3534" w:author="Jane Kohlhoff" w:date="2024-06-11T09:53:00Z" w16du:dateUtc="2024-06-10T23:53:00Z">
              <w:rPr>
                <w:rFonts w:cs="Times New Roman"/>
                <w:bCs w:val="0"/>
                <w:i w:val="0"/>
                <w:szCs w:val="24"/>
                <w:highlight w:val="yellow"/>
              </w:rPr>
            </w:rPrChange>
          </w:rPr>
          <w:delText xml:space="preserve">(1,xx) = xx, </w:delText>
        </w:r>
        <w:r w:rsidR="00EF60DA" w:rsidRPr="00365026" w:rsidDel="0038515E">
          <w:rPr>
            <w:rFonts w:cs="Times New Roman"/>
            <w:bCs w:val="0"/>
            <w:iCs/>
            <w:szCs w:val="24"/>
            <w:rPrChange w:id="3535" w:author="Jane Kohlhoff" w:date="2024-06-11T09:53:00Z" w16du:dateUtc="2024-06-10T23:53:00Z">
              <w:rPr>
                <w:rFonts w:cs="Times New Roman"/>
                <w:bCs w:val="0"/>
                <w:iCs/>
                <w:szCs w:val="24"/>
                <w:highlight w:val="yellow"/>
              </w:rPr>
            </w:rPrChange>
          </w:rPr>
          <w:delText>p</w:delText>
        </w:r>
        <w:r w:rsidR="00EF60DA" w:rsidRPr="00365026" w:rsidDel="0038515E">
          <w:rPr>
            <w:rFonts w:cs="Times New Roman"/>
            <w:bCs w:val="0"/>
            <w:i w:val="0"/>
            <w:szCs w:val="24"/>
            <w:rPrChange w:id="3536" w:author="Jane Kohlhoff" w:date="2024-06-11T09:53:00Z" w16du:dateUtc="2024-06-10T23:53:00Z">
              <w:rPr>
                <w:rFonts w:cs="Times New Roman"/>
                <w:bCs w:val="0"/>
                <w:i w:val="0"/>
                <w:szCs w:val="24"/>
                <w:highlight w:val="yellow"/>
              </w:rPr>
            </w:rPrChange>
          </w:rPr>
          <w:delText xml:space="preserve"> =xxx.</w:delText>
        </w:r>
      </w:del>
    </w:p>
    <w:bookmarkEnd w:id="3524"/>
    <w:p w14:paraId="18415B35" w14:textId="0B290F3D" w:rsidR="00F322AC" w:rsidRPr="00365026" w:rsidRDefault="004D23FC" w:rsidP="00EF4F9D">
      <w:pPr>
        <w:spacing w:line="480" w:lineRule="auto"/>
        <w:ind w:firstLine="720"/>
        <w:rPr>
          <w:rFonts w:ascii="Times New Roman" w:hAnsi="Times New Roman" w:cs="Times New Roman"/>
          <w:bCs/>
          <w:iCs/>
          <w:sz w:val="24"/>
          <w:szCs w:val="24"/>
          <w:rPrChange w:id="3537" w:author="Jane Kohlhoff" w:date="2024-06-11T09:53:00Z" w16du:dateUtc="2024-06-10T23:53:00Z">
            <w:rPr>
              <w:rFonts w:ascii="Times" w:hAnsi="Times" w:cs="Times"/>
              <w:bCs/>
              <w:iCs/>
              <w:sz w:val="24"/>
              <w:szCs w:val="24"/>
            </w:rPr>
          </w:rPrChange>
        </w:rPr>
      </w:pPr>
      <w:r w:rsidRPr="00365026">
        <w:rPr>
          <w:rFonts w:ascii="Times New Roman" w:hAnsi="Times New Roman" w:cs="Times New Roman"/>
          <w:b/>
          <w:bCs/>
          <w:iCs/>
          <w:color w:val="000000"/>
          <w:sz w:val="24"/>
          <w:szCs w:val="24"/>
          <w:rPrChange w:id="3538" w:author="Jane Kohlhoff" w:date="2024-06-11T09:53:00Z" w16du:dateUtc="2024-06-10T23:53:00Z">
            <w:rPr>
              <w:rFonts w:ascii="Times" w:hAnsi="Times" w:cs="Helvetica"/>
              <w:b/>
              <w:bCs/>
              <w:iCs/>
              <w:color w:val="000000"/>
              <w:sz w:val="24"/>
              <w:szCs w:val="24"/>
            </w:rPr>
          </w:rPrChange>
        </w:rPr>
        <w:t xml:space="preserve">Parental mentalization. </w:t>
      </w:r>
      <w:bookmarkStart w:id="3539" w:name="_Hlk162930266"/>
      <w:r w:rsidRPr="00365026">
        <w:rPr>
          <w:rFonts w:ascii="Times New Roman" w:hAnsi="Times New Roman" w:cs="Times New Roman"/>
          <w:bCs/>
          <w:iCs/>
          <w:sz w:val="24"/>
          <w:szCs w:val="24"/>
          <w:rPrChange w:id="3540" w:author="Jane Kohlhoff" w:date="2024-06-11T09:53:00Z" w16du:dateUtc="2024-06-10T23:53:00Z">
            <w:rPr>
              <w:rFonts w:ascii="Times" w:hAnsi="Times" w:cs="Times"/>
              <w:bCs/>
              <w:iCs/>
              <w:sz w:val="24"/>
              <w:szCs w:val="24"/>
            </w:rPr>
          </w:rPrChange>
        </w:rPr>
        <w:t>For parental mentalisation</w:t>
      </w:r>
      <w:r w:rsidR="0033643F" w:rsidRPr="00365026">
        <w:rPr>
          <w:rFonts w:ascii="Times New Roman" w:hAnsi="Times New Roman" w:cs="Times New Roman"/>
          <w:bCs/>
          <w:iCs/>
          <w:sz w:val="24"/>
          <w:szCs w:val="24"/>
          <w:rPrChange w:id="3541" w:author="Jane Kohlhoff" w:date="2024-06-11T09:53:00Z" w16du:dateUtc="2024-06-10T23:53:00Z">
            <w:rPr>
              <w:rFonts w:ascii="Times" w:hAnsi="Times" w:cs="Times"/>
              <w:bCs/>
              <w:iCs/>
              <w:sz w:val="24"/>
              <w:szCs w:val="24"/>
            </w:rPr>
          </w:rPrChange>
        </w:rPr>
        <w:t>,</w:t>
      </w:r>
      <w:r w:rsidRPr="00365026">
        <w:rPr>
          <w:rFonts w:ascii="Times New Roman" w:hAnsi="Times New Roman" w:cs="Times New Roman"/>
          <w:bCs/>
          <w:iCs/>
          <w:sz w:val="24"/>
          <w:szCs w:val="24"/>
          <w:rPrChange w:id="3542" w:author="Jane Kohlhoff" w:date="2024-06-11T09:53:00Z" w16du:dateUtc="2024-06-10T23:53:00Z">
            <w:rPr>
              <w:rFonts w:ascii="Times" w:hAnsi="Times" w:cs="Times"/>
              <w:bCs/>
              <w:iCs/>
              <w:sz w:val="24"/>
              <w:szCs w:val="24"/>
            </w:rPr>
          </w:rPrChange>
        </w:rPr>
        <w:t xml:space="preserve"> assessed using the ‘a</w:t>
      </w:r>
      <w:r w:rsidR="00C30A6F" w:rsidRPr="00365026">
        <w:rPr>
          <w:rFonts w:ascii="Times New Roman" w:hAnsi="Times New Roman" w:cs="Times New Roman"/>
          <w:bCs/>
          <w:iCs/>
          <w:sz w:val="24"/>
          <w:szCs w:val="24"/>
          <w:rPrChange w:id="3543" w:author="Jane Kohlhoff" w:date="2024-06-11T09:53:00Z" w16du:dateUtc="2024-06-10T23:53:00Z">
            <w:rPr>
              <w:rFonts w:ascii="Times" w:hAnsi="Times" w:cs="Times"/>
              <w:bCs/>
              <w:iCs/>
              <w:sz w:val="24"/>
              <w:szCs w:val="24"/>
            </w:rPr>
          </w:rPrChange>
        </w:rPr>
        <w:t>ppropriate</w:t>
      </w:r>
      <w:r w:rsidRPr="00365026">
        <w:rPr>
          <w:rFonts w:ascii="Times New Roman" w:hAnsi="Times New Roman" w:cs="Times New Roman"/>
          <w:bCs/>
          <w:iCs/>
          <w:sz w:val="24"/>
          <w:szCs w:val="24"/>
          <w:rPrChange w:id="3544" w:author="Jane Kohlhoff" w:date="2024-06-11T09:53:00Z" w16du:dateUtc="2024-06-10T23:53:00Z">
            <w:rPr>
              <w:rFonts w:ascii="Times" w:hAnsi="Times" w:cs="Times"/>
              <w:bCs/>
              <w:iCs/>
              <w:sz w:val="24"/>
              <w:szCs w:val="24"/>
            </w:rPr>
          </w:rPrChange>
        </w:rPr>
        <w:t>’ mind-mindedness code</w:t>
      </w:r>
      <w:r w:rsidR="0033643F" w:rsidRPr="00365026">
        <w:rPr>
          <w:rFonts w:ascii="Times New Roman" w:hAnsi="Times New Roman" w:cs="Times New Roman"/>
          <w:bCs/>
          <w:iCs/>
          <w:sz w:val="24"/>
          <w:szCs w:val="24"/>
          <w:rPrChange w:id="3545" w:author="Jane Kohlhoff" w:date="2024-06-11T09:53:00Z" w16du:dateUtc="2024-06-10T23:53:00Z">
            <w:rPr>
              <w:rFonts w:ascii="Times" w:hAnsi="Times" w:cs="Times"/>
              <w:bCs/>
              <w:iCs/>
              <w:sz w:val="24"/>
              <w:szCs w:val="24"/>
            </w:rPr>
          </w:rPrChange>
        </w:rPr>
        <w:t xml:space="preserve"> in the MM coding system</w:t>
      </w:r>
      <w:r w:rsidRPr="00365026">
        <w:rPr>
          <w:rFonts w:ascii="Times New Roman" w:hAnsi="Times New Roman" w:cs="Times New Roman"/>
          <w:bCs/>
          <w:iCs/>
          <w:sz w:val="24"/>
          <w:szCs w:val="24"/>
          <w:rPrChange w:id="3546" w:author="Jane Kohlhoff" w:date="2024-06-11T09:53:00Z" w16du:dateUtc="2024-06-10T23:53:00Z">
            <w:rPr>
              <w:rFonts w:ascii="Times" w:hAnsi="Times" w:cs="Times"/>
              <w:bCs/>
              <w:iCs/>
              <w:sz w:val="24"/>
              <w:szCs w:val="24"/>
            </w:rPr>
          </w:rPrChange>
        </w:rPr>
        <w:t>, no significant effects were identified for group (</w:t>
      </w:r>
      <w:r w:rsidRPr="00365026">
        <w:rPr>
          <w:rFonts w:ascii="Times New Roman" w:hAnsi="Times New Roman" w:cs="Times New Roman"/>
          <w:bCs/>
          <w:i/>
          <w:sz w:val="24"/>
          <w:szCs w:val="24"/>
          <w:rPrChange w:id="3547" w:author="Jane Kohlhoff" w:date="2024-06-11T09:53:00Z" w16du:dateUtc="2024-06-10T23:53:00Z">
            <w:rPr>
              <w:rFonts w:ascii="Times" w:hAnsi="Times" w:cs="Times"/>
              <w:bCs/>
              <w:i/>
              <w:sz w:val="24"/>
              <w:szCs w:val="24"/>
            </w:rPr>
          </w:rPrChange>
        </w:rPr>
        <w:t>p</w:t>
      </w:r>
      <w:r w:rsidRPr="00365026">
        <w:rPr>
          <w:rFonts w:ascii="Times New Roman" w:hAnsi="Times New Roman" w:cs="Times New Roman"/>
          <w:bCs/>
          <w:iCs/>
          <w:sz w:val="24"/>
          <w:szCs w:val="24"/>
          <w:rPrChange w:id="3548" w:author="Jane Kohlhoff" w:date="2024-06-11T09:53:00Z" w16du:dateUtc="2024-06-10T23:53:00Z">
            <w:rPr>
              <w:rFonts w:ascii="Times" w:hAnsi="Times" w:cs="Times"/>
              <w:bCs/>
              <w:iCs/>
              <w:sz w:val="24"/>
              <w:szCs w:val="24"/>
            </w:rPr>
          </w:rPrChange>
        </w:rPr>
        <w:t>=.785) or group x time (</w:t>
      </w:r>
      <w:r w:rsidRPr="00365026">
        <w:rPr>
          <w:rFonts w:ascii="Times New Roman" w:hAnsi="Times New Roman" w:cs="Times New Roman"/>
          <w:bCs/>
          <w:i/>
          <w:sz w:val="24"/>
          <w:szCs w:val="24"/>
          <w:rPrChange w:id="3549" w:author="Jane Kohlhoff" w:date="2024-06-11T09:53:00Z" w16du:dateUtc="2024-06-10T23:53:00Z">
            <w:rPr>
              <w:rFonts w:ascii="Times" w:hAnsi="Times" w:cs="Times"/>
              <w:bCs/>
              <w:i/>
              <w:sz w:val="24"/>
              <w:szCs w:val="24"/>
            </w:rPr>
          </w:rPrChange>
        </w:rPr>
        <w:t>p</w:t>
      </w:r>
      <w:r w:rsidRPr="00365026">
        <w:rPr>
          <w:rFonts w:ascii="Times New Roman" w:hAnsi="Times New Roman" w:cs="Times New Roman"/>
          <w:bCs/>
          <w:iCs/>
          <w:sz w:val="24"/>
          <w:szCs w:val="24"/>
          <w:rPrChange w:id="3550" w:author="Jane Kohlhoff" w:date="2024-06-11T09:53:00Z" w16du:dateUtc="2024-06-10T23:53:00Z">
            <w:rPr>
              <w:rFonts w:ascii="Times" w:hAnsi="Times" w:cs="Times"/>
              <w:bCs/>
              <w:iCs/>
              <w:sz w:val="24"/>
              <w:szCs w:val="24"/>
            </w:rPr>
          </w:rPrChange>
        </w:rPr>
        <w:t>=.505) but there was a significant effect for time (</w:t>
      </w:r>
      <w:r w:rsidRPr="00365026">
        <w:rPr>
          <w:rFonts w:ascii="Times New Roman" w:hAnsi="Times New Roman" w:cs="Times New Roman"/>
          <w:bCs/>
          <w:i/>
          <w:sz w:val="24"/>
          <w:szCs w:val="24"/>
          <w:rPrChange w:id="3551" w:author="Jane Kohlhoff" w:date="2024-06-11T09:53:00Z" w16du:dateUtc="2024-06-10T23:53:00Z">
            <w:rPr>
              <w:rFonts w:ascii="Times" w:hAnsi="Times" w:cs="Times"/>
              <w:bCs/>
              <w:i/>
              <w:sz w:val="24"/>
              <w:szCs w:val="24"/>
            </w:rPr>
          </w:rPrChange>
        </w:rPr>
        <w:t>p</w:t>
      </w:r>
      <w:r w:rsidR="00BA4F2C" w:rsidRPr="00365026">
        <w:rPr>
          <w:rFonts w:ascii="Times New Roman" w:hAnsi="Times New Roman" w:cs="Times New Roman"/>
          <w:bCs/>
          <w:i/>
          <w:sz w:val="24"/>
          <w:szCs w:val="24"/>
          <w:rPrChange w:id="3552" w:author="Jane Kohlhoff" w:date="2024-06-11T09:53:00Z" w16du:dateUtc="2024-06-10T23:53:00Z">
            <w:rPr>
              <w:rFonts w:ascii="Times" w:hAnsi="Times" w:cs="Times"/>
              <w:bCs/>
              <w:i/>
              <w:sz w:val="24"/>
              <w:szCs w:val="24"/>
            </w:rPr>
          </w:rPrChange>
        </w:rPr>
        <w:t xml:space="preserve"> </w:t>
      </w:r>
      <w:r w:rsidR="00BA4F2C" w:rsidRPr="00365026">
        <w:rPr>
          <w:rFonts w:ascii="Times New Roman" w:hAnsi="Times New Roman" w:cs="Times New Roman"/>
          <w:bCs/>
          <w:iCs/>
          <w:sz w:val="24"/>
          <w:szCs w:val="24"/>
          <w:rPrChange w:id="3553" w:author="Jane Kohlhoff" w:date="2024-06-11T09:53:00Z" w16du:dateUtc="2024-06-10T23:53:00Z">
            <w:rPr>
              <w:rFonts w:ascii="Times" w:hAnsi="Times" w:cs="Times"/>
              <w:bCs/>
              <w:iCs/>
              <w:sz w:val="24"/>
              <w:szCs w:val="24"/>
            </w:rPr>
          </w:rPrChange>
        </w:rPr>
        <w:t xml:space="preserve">&lt; </w:t>
      </w:r>
      <w:r w:rsidRPr="00365026">
        <w:rPr>
          <w:rFonts w:ascii="Times New Roman" w:hAnsi="Times New Roman" w:cs="Times New Roman"/>
          <w:bCs/>
          <w:iCs/>
          <w:sz w:val="24"/>
          <w:szCs w:val="24"/>
          <w:rPrChange w:id="3554" w:author="Jane Kohlhoff" w:date="2024-06-11T09:53:00Z" w16du:dateUtc="2024-06-10T23:53:00Z">
            <w:rPr>
              <w:rFonts w:ascii="Times" w:hAnsi="Times" w:cs="Times"/>
              <w:bCs/>
              <w:iCs/>
              <w:sz w:val="24"/>
              <w:szCs w:val="24"/>
            </w:rPr>
          </w:rPrChange>
        </w:rPr>
        <w:t>.0</w:t>
      </w:r>
      <w:r w:rsidR="00BA4F2C" w:rsidRPr="00365026">
        <w:rPr>
          <w:rFonts w:ascii="Times New Roman" w:hAnsi="Times New Roman" w:cs="Times New Roman"/>
          <w:bCs/>
          <w:iCs/>
          <w:sz w:val="24"/>
          <w:szCs w:val="24"/>
          <w:rPrChange w:id="3555" w:author="Jane Kohlhoff" w:date="2024-06-11T09:53:00Z" w16du:dateUtc="2024-06-10T23:53:00Z">
            <w:rPr>
              <w:rFonts w:ascii="Times" w:hAnsi="Times" w:cs="Times"/>
              <w:bCs/>
              <w:iCs/>
              <w:sz w:val="24"/>
              <w:szCs w:val="24"/>
            </w:rPr>
          </w:rPrChange>
        </w:rPr>
        <w:t>5</w:t>
      </w:r>
      <w:r w:rsidRPr="00365026">
        <w:rPr>
          <w:rFonts w:ascii="Times New Roman" w:hAnsi="Times New Roman" w:cs="Times New Roman"/>
          <w:bCs/>
          <w:iCs/>
          <w:sz w:val="24"/>
          <w:szCs w:val="24"/>
          <w:rPrChange w:id="3556" w:author="Jane Kohlhoff" w:date="2024-06-11T09:53:00Z" w16du:dateUtc="2024-06-10T23:53:00Z">
            <w:rPr>
              <w:rFonts w:ascii="Times" w:hAnsi="Times" w:cs="Times"/>
              <w:bCs/>
              <w:iCs/>
              <w:sz w:val="24"/>
              <w:szCs w:val="24"/>
            </w:rPr>
          </w:rPrChange>
        </w:rPr>
        <w:t>). P</w:t>
      </w:r>
      <w:r w:rsidR="007E2899" w:rsidRPr="00365026">
        <w:rPr>
          <w:rFonts w:ascii="Times New Roman" w:hAnsi="Times New Roman" w:cs="Times New Roman"/>
          <w:bCs/>
          <w:iCs/>
          <w:sz w:val="24"/>
          <w:szCs w:val="24"/>
          <w:rPrChange w:id="3557" w:author="Jane Kohlhoff" w:date="2024-06-11T09:53:00Z" w16du:dateUtc="2024-06-10T23:53:00Z">
            <w:rPr>
              <w:rFonts w:ascii="Times" w:hAnsi="Times" w:cs="Times"/>
              <w:bCs/>
              <w:iCs/>
              <w:sz w:val="24"/>
              <w:szCs w:val="24"/>
            </w:rPr>
          </w:rPrChange>
        </w:rPr>
        <w:t xml:space="preserve">lanned comparisons </w:t>
      </w:r>
      <w:r w:rsidRPr="00365026">
        <w:rPr>
          <w:rFonts w:ascii="Times New Roman" w:hAnsi="Times New Roman" w:cs="Times New Roman"/>
          <w:bCs/>
          <w:iCs/>
          <w:sz w:val="24"/>
          <w:szCs w:val="24"/>
          <w:rPrChange w:id="3558" w:author="Jane Kohlhoff" w:date="2024-06-11T09:53:00Z" w16du:dateUtc="2024-06-10T23:53:00Z">
            <w:rPr>
              <w:rFonts w:ascii="Times" w:hAnsi="Times" w:cs="Times"/>
              <w:bCs/>
              <w:iCs/>
              <w:sz w:val="24"/>
              <w:szCs w:val="24"/>
            </w:rPr>
          </w:rPrChange>
        </w:rPr>
        <w:t xml:space="preserve">showed </w:t>
      </w:r>
      <w:r w:rsidRPr="00365026">
        <w:rPr>
          <w:rFonts w:ascii="Times New Roman" w:eastAsia="Times New Roman" w:hAnsi="Times New Roman" w:cs="Times New Roman"/>
          <w:kern w:val="0"/>
          <w:sz w:val="24"/>
          <w:szCs w:val="24"/>
          <w:lang w:val="en-GB" w:eastAsia="en-GB"/>
          <w14:ligatures w14:val="none"/>
        </w:rPr>
        <w:t>no significant between group-differences at T1, T2 or T3 (</w:t>
      </w:r>
      <w:proofErr w:type="spellStart"/>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s</w:t>
      </w:r>
      <w:proofErr w:type="spellEnd"/>
      <w:r w:rsidRPr="00365026">
        <w:rPr>
          <w:rFonts w:ascii="Times New Roman" w:eastAsia="Times New Roman" w:hAnsi="Times New Roman" w:cs="Times New Roman"/>
          <w:kern w:val="0"/>
          <w:sz w:val="24"/>
          <w:szCs w:val="24"/>
          <w:lang w:val="en-GB" w:eastAsia="en-GB"/>
          <w14:ligatures w14:val="none"/>
        </w:rPr>
        <w:t xml:space="preserve"> &gt; .05), nor were there any significant within-group changes for any group (</w:t>
      </w:r>
      <w:proofErr w:type="spellStart"/>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s</w:t>
      </w:r>
      <w:proofErr w:type="spellEnd"/>
      <w:r w:rsidRPr="00365026">
        <w:rPr>
          <w:rFonts w:ascii="Times New Roman" w:eastAsia="Times New Roman" w:hAnsi="Times New Roman" w:cs="Times New Roman"/>
          <w:kern w:val="0"/>
          <w:sz w:val="24"/>
          <w:szCs w:val="24"/>
          <w:lang w:val="en-GB" w:eastAsia="en-GB"/>
          <w14:ligatures w14:val="none"/>
        </w:rPr>
        <w:t xml:space="preserve"> &gt; .05).</w:t>
      </w:r>
      <w:r w:rsidRPr="00365026">
        <w:rPr>
          <w:rFonts w:ascii="Times New Roman" w:hAnsi="Times New Roman" w:cs="Times New Roman"/>
          <w:bCs/>
          <w:iCs/>
          <w:sz w:val="24"/>
          <w:szCs w:val="24"/>
          <w:rPrChange w:id="3559" w:author="Jane Kohlhoff" w:date="2024-06-11T09:53:00Z" w16du:dateUtc="2024-06-10T23:53:00Z">
            <w:rPr>
              <w:rFonts w:ascii="Times" w:hAnsi="Times" w:cs="Times"/>
              <w:bCs/>
              <w:iCs/>
              <w:sz w:val="24"/>
              <w:szCs w:val="24"/>
            </w:rPr>
          </w:rPrChange>
        </w:rPr>
        <w:t xml:space="preserve"> </w:t>
      </w:r>
      <w:r w:rsidRPr="00365026">
        <w:rPr>
          <w:rFonts w:ascii="Times New Roman" w:eastAsia="Times New Roman" w:hAnsi="Times New Roman" w:cs="Times New Roman"/>
          <w:kern w:val="0"/>
          <w:sz w:val="24"/>
          <w:szCs w:val="24"/>
          <w:lang w:val="en-GB" w:eastAsia="en-GB"/>
          <w14:ligatures w14:val="none"/>
        </w:rPr>
        <w:t>The hypotheses that there would be gradient effects in terms of the magnitude of gains from T1 to T2 [PCIT-T &gt; COS-P &gt; WL]</w:t>
      </w:r>
      <w:r w:rsidR="00EF60DA"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and T</w:t>
      </w:r>
      <w:r w:rsidR="00EF60DA" w:rsidRPr="00365026">
        <w:rPr>
          <w:rFonts w:ascii="Times New Roman" w:eastAsia="Times New Roman" w:hAnsi="Times New Roman" w:cs="Times New Roman"/>
          <w:kern w:val="0"/>
          <w:sz w:val="24"/>
          <w:szCs w:val="24"/>
          <w:lang w:val="en-GB" w:eastAsia="en-GB"/>
          <w14:ligatures w14:val="none"/>
        </w:rPr>
        <w:t>1</w:t>
      </w:r>
      <w:r w:rsidRPr="00365026">
        <w:rPr>
          <w:rFonts w:ascii="Times New Roman" w:eastAsia="Times New Roman" w:hAnsi="Times New Roman" w:cs="Times New Roman"/>
          <w:kern w:val="0"/>
          <w:sz w:val="24"/>
          <w:szCs w:val="24"/>
          <w:lang w:val="en-GB" w:eastAsia="en-GB"/>
          <w14:ligatures w14:val="none"/>
        </w:rPr>
        <w:t xml:space="preserve"> to T3 [PCIT</w:t>
      </w:r>
      <w:r w:rsidR="008E5636" w:rsidRPr="00365026">
        <w:rPr>
          <w:rFonts w:ascii="Times New Roman" w:eastAsia="Times New Roman" w:hAnsi="Times New Roman" w:cs="Times New Roman"/>
          <w:kern w:val="0"/>
          <w:sz w:val="24"/>
          <w:szCs w:val="24"/>
          <w:lang w:val="en-GB" w:eastAsia="en-GB"/>
          <w14:ligatures w14:val="none"/>
        </w:rPr>
        <w:t>-T</w:t>
      </w:r>
      <w:ins w:id="3560" w:author="Jane Kohlhoff" w:date="2024-05-17T21:20:00Z" w16du:dateUtc="2024-05-17T11:20:00Z">
        <w:r w:rsidR="0038515E" w:rsidRPr="00365026">
          <w:rPr>
            <w:rFonts w:ascii="Times New Roman" w:eastAsia="Times New Roman" w:hAnsi="Times New Roman" w:cs="Times New Roman"/>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&gt; COS-P]</w:t>
      </w:r>
      <w:del w:id="3561" w:author="Jane Kohlhoff" w:date="2024-06-12T21:10:00Z" w16du:dateUtc="2024-06-12T11:10:00Z">
        <w:r w:rsidRPr="00365026" w:rsidDel="00C94925">
          <w:rPr>
            <w:rFonts w:ascii="Times New Roman" w:eastAsia="Times New Roman" w:hAnsi="Times New Roman" w:cs="Times New Roman"/>
            <w:kern w:val="0"/>
            <w:sz w:val="24"/>
            <w:szCs w:val="24"/>
            <w:lang w:val="en-GB" w:eastAsia="en-GB"/>
            <w14:ligatures w14:val="none"/>
          </w:rPr>
          <w:delText>,</w:delText>
        </w:r>
      </w:del>
      <w:r w:rsidRPr="00365026">
        <w:rPr>
          <w:rFonts w:ascii="Times New Roman" w:eastAsia="Times New Roman" w:hAnsi="Times New Roman" w:cs="Times New Roman"/>
          <w:kern w:val="0"/>
          <w:sz w:val="24"/>
          <w:szCs w:val="24"/>
          <w:lang w:val="en-GB" w:eastAsia="en-GB"/>
          <w14:ligatures w14:val="none"/>
        </w:rPr>
        <w:t xml:space="preserve"> were not supported</w:t>
      </w:r>
      <w:ins w:id="3562" w:author="Jane Kohlhoff" w:date="2024-06-12T21:10:00Z" w16du:dateUtc="2024-06-12T11:10:00Z">
        <w:r w:rsidR="00C94925">
          <w:rPr>
            <w:rFonts w:ascii="Times New Roman" w:eastAsia="Times New Roman" w:hAnsi="Times New Roman" w:cs="Times New Roman"/>
            <w:kern w:val="0"/>
            <w:sz w:val="24"/>
            <w:szCs w:val="24"/>
            <w:lang w:val="en-GB" w:eastAsia="en-GB"/>
            <w14:ligatures w14:val="none"/>
          </w:rPr>
          <w:t xml:space="preserve">, </w:t>
        </w:r>
      </w:ins>
      <w:del w:id="3563" w:author="Jane Kohlhoff" w:date="2024-06-12T21:10:00Z" w16du:dateUtc="2024-06-12T11:10:00Z">
        <w:r w:rsidR="00EF60DA" w:rsidRPr="00365026" w:rsidDel="00C94925">
          <w:rPr>
            <w:rFonts w:ascii="Times New Roman" w:eastAsia="Times New Roman" w:hAnsi="Times New Roman" w:cs="Times New Roman"/>
            <w:kern w:val="0"/>
            <w:sz w:val="24"/>
            <w:szCs w:val="24"/>
            <w:lang w:val="en-GB" w:eastAsia="en-GB"/>
            <w14:ligatures w14:val="none"/>
          </w:rPr>
          <w:delText xml:space="preserve"> </w:delText>
        </w:r>
      </w:del>
      <w:del w:id="3564" w:author="Jane Kohlhoff" w:date="2024-06-11T11:07:00Z" w16du:dateUtc="2024-06-11T01:07:00Z">
        <w:r w:rsidR="00EF60DA" w:rsidRPr="00365026" w:rsidDel="005C4137">
          <w:rPr>
            <w:rFonts w:ascii="Times New Roman" w:eastAsia="Times New Roman" w:hAnsi="Times New Roman" w:cs="Times New Roman"/>
            <w:kern w:val="0"/>
            <w:sz w:val="24"/>
            <w:szCs w:val="24"/>
            <w:lang w:val="en-GB" w:eastAsia="en-GB"/>
            <w14:ligatures w14:val="none"/>
          </w:rPr>
          <w:delText>(</w:delText>
        </w:r>
      </w:del>
      <w:r w:rsidR="00EF60DA" w:rsidRPr="00365026">
        <w:rPr>
          <w:rFonts w:ascii="Times New Roman" w:eastAsia="Times New Roman" w:hAnsi="Times New Roman" w:cs="Times New Roman"/>
          <w:kern w:val="0"/>
          <w:sz w:val="24"/>
          <w:szCs w:val="24"/>
          <w:lang w:val="en-GB" w:eastAsia="en-GB"/>
          <w14:ligatures w14:val="none"/>
        </w:rPr>
        <w:t xml:space="preserve">T1 to T2: </w:t>
      </w:r>
      <w:r w:rsidR="00EF60DA" w:rsidRPr="00365026">
        <w:rPr>
          <w:rFonts w:ascii="Times New Roman" w:eastAsia="Times New Roman" w:hAnsi="Times New Roman" w:cs="Times New Roman"/>
          <w:i/>
          <w:iCs/>
          <w:kern w:val="0"/>
          <w:sz w:val="24"/>
          <w:szCs w:val="24"/>
          <w:lang w:val="en-GB" w:eastAsia="en-GB"/>
          <w14:ligatures w14:val="none"/>
        </w:rPr>
        <w:t>F</w:t>
      </w:r>
      <w:r w:rsidR="00EF60DA" w:rsidRPr="00365026">
        <w:rPr>
          <w:rFonts w:ascii="Times New Roman" w:eastAsia="Times New Roman" w:hAnsi="Times New Roman" w:cs="Times New Roman"/>
          <w:kern w:val="0"/>
          <w:sz w:val="24"/>
          <w:szCs w:val="24"/>
          <w:lang w:val="en-GB" w:eastAsia="en-GB"/>
          <w14:ligatures w14:val="none"/>
        </w:rPr>
        <w:t xml:space="preserve"> (2,</w:t>
      </w:r>
      <w:r w:rsidR="00C30A6F" w:rsidRPr="00365026">
        <w:rPr>
          <w:rFonts w:ascii="Times New Roman" w:eastAsia="Times New Roman" w:hAnsi="Times New Roman" w:cs="Times New Roman"/>
          <w:kern w:val="0"/>
          <w:sz w:val="24"/>
          <w:szCs w:val="24"/>
          <w:lang w:val="en-GB" w:eastAsia="en-GB"/>
          <w14:ligatures w14:val="none"/>
        </w:rPr>
        <w:t>155</w:t>
      </w:r>
      <w:r w:rsidR="00EF60DA" w:rsidRPr="00365026">
        <w:rPr>
          <w:rFonts w:ascii="Times New Roman" w:eastAsia="Times New Roman" w:hAnsi="Times New Roman" w:cs="Times New Roman"/>
          <w:kern w:val="0"/>
          <w:sz w:val="24"/>
          <w:szCs w:val="24"/>
          <w:lang w:val="en-GB" w:eastAsia="en-GB"/>
          <w14:ligatures w14:val="none"/>
        </w:rPr>
        <w:t xml:space="preserve">) = </w:t>
      </w:r>
      <w:r w:rsidR="00C30A6F" w:rsidRPr="00365026">
        <w:rPr>
          <w:rFonts w:ascii="Times New Roman" w:eastAsia="Times New Roman" w:hAnsi="Times New Roman" w:cs="Times New Roman"/>
          <w:kern w:val="0"/>
          <w:sz w:val="24"/>
          <w:szCs w:val="24"/>
          <w:lang w:val="en-GB" w:eastAsia="en-GB"/>
          <w14:ligatures w14:val="none"/>
        </w:rPr>
        <w:t>2.54</w:t>
      </w:r>
      <w:r w:rsidR="00EF60DA" w:rsidRPr="00365026">
        <w:rPr>
          <w:rFonts w:ascii="Times New Roman" w:eastAsia="Times New Roman" w:hAnsi="Times New Roman" w:cs="Times New Roman"/>
          <w:kern w:val="0"/>
          <w:sz w:val="24"/>
          <w:szCs w:val="24"/>
          <w:lang w:val="en-GB" w:eastAsia="en-GB"/>
          <w14:ligatures w14:val="none"/>
        </w:rPr>
        <w:t xml:space="preserve">, </w:t>
      </w:r>
      <w:r w:rsidR="00EF60DA" w:rsidRPr="00365026">
        <w:rPr>
          <w:rFonts w:ascii="Times New Roman" w:eastAsia="Times New Roman" w:hAnsi="Times New Roman" w:cs="Times New Roman"/>
          <w:i/>
          <w:iCs/>
          <w:kern w:val="0"/>
          <w:sz w:val="24"/>
          <w:szCs w:val="24"/>
          <w:lang w:val="en-GB" w:eastAsia="en-GB"/>
          <w14:ligatures w14:val="none"/>
        </w:rPr>
        <w:t>p</w:t>
      </w:r>
      <w:r w:rsidR="00EF60DA" w:rsidRPr="00365026">
        <w:rPr>
          <w:rFonts w:ascii="Times New Roman" w:eastAsia="Times New Roman" w:hAnsi="Times New Roman" w:cs="Times New Roman"/>
          <w:kern w:val="0"/>
          <w:sz w:val="24"/>
          <w:szCs w:val="24"/>
          <w:lang w:val="en-GB" w:eastAsia="en-GB"/>
          <w14:ligatures w14:val="none"/>
        </w:rPr>
        <w:t xml:space="preserve"> =</w:t>
      </w:r>
      <w:r w:rsidR="00C30A6F" w:rsidRPr="00365026">
        <w:rPr>
          <w:rFonts w:ascii="Times New Roman" w:eastAsia="Times New Roman" w:hAnsi="Times New Roman" w:cs="Times New Roman"/>
          <w:kern w:val="0"/>
          <w:sz w:val="24"/>
          <w:szCs w:val="24"/>
          <w:lang w:val="en-GB" w:eastAsia="en-GB"/>
          <w14:ligatures w14:val="none"/>
        </w:rPr>
        <w:t xml:space="preserve"> .08</w:t>
      </w:r>
      <w:r w:rsidR="00EF60DA" w:rsidRPr="00365026">
        <w:rPr>
          <w:rFonts w:ascii="Times New Roman" w:eastAsia="Times New Roman" w:hAnsi="Times New Roman" w:cs="Times New Roman"/>
          <w:kern w:val="0"/>
          <w:sz w:val="24"/>
          <w:szCs w:val="24"/>
          <w:lang w:val="en-GB" w:eastAsia="en-GB"/>
          <w14:ligatures w14:val="none"/>
        </w:rPr>
        <w:t>;</w:t>
      </w:r>
      <w:r w:rsidR="00EF60DA" w:rsidRPr="00365026">
        <w:rPr>
          <w:rFonts w:ascii="Times New Roman" w:eastAsia="Times New Roman" w:hAnsi="Times New Roman" w:cs="Times New Roman"/>
          <w:kern w:val="0"/>
          <w:sz w:val="24"/>
          <w:szCs w:val="24"/>
          <w:lang w:val="en-GB" w:eastAsia="en-GB"/>
          <w14:ligatures w14:val="none"/>
          <w:rPrChange w:id="356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T1 to T3: </w:t>
      </w:r>
      <w:r w:rsidR="00EF60DA" w:rsidRPr="00365026">
        <w:rPr>
          <w:rFonts w:ascii="Times New Roman" w:eastAsia="Times New Roman" w:hAnsi="Times New Roman" w:cs="Times New Roman"/>
          <w:i/>
          <w:iCs/>
          <w:kern w:val="0"/>
          <w:sz w:val="24"/>
          <w:szCs w:val="24"/>
          <w:lang w:val="en-GB" w:eastAsia="en-GB"/>
          <w14:ligatures w14:val="none"/>
          <w:rPrChange w:id="3566"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EF60DA" w:rsidRPr="00365026">
        <w:rPr>
          <w:rFonts w:ascii="Times New Roman" w:eastAsia="Times New Roman" w:hAnsi="Times New Roman" w:cs="Times New Roman"/>
          <w:kern w:val="0"/>
          <w:sz w:val="24"/>
          <w:szCs w:val="24"/>
          <w:lang w:val="en-GB" w:eastAsia="en-GB"/>
          <w14:ligatures w14:val="none"/>
          <w:rPrChange w:id="356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3568" w:author="Jane Kohlhoff" w:date="2024-05-17T21:32:00Z" w16du:dateUtc="2024-05-17T11:32:00Z">
        <w:r w:rsidR="009C2721" w:rsidRPr="00365026">
          <w:rPr>
            <w:rFonts w:ascii="Times New Roman" w:eastAsia="Times New Roman" w:hAnsi="Times New Roman" w:cs="Times New Roman"/>
            <w:kern w:val="0"/>
            <w:sz w:val="24"/>
            <w:szCs w:val="24"/>
            <w:lang w:val="en-GB" w:eastAsia="en-GB"/>
            <w14:ligatures w14:val="none"/>
            <w:rPrChange w:id="356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155</w:t>
        </w:r>
      </w:ins>
      <w:del w:id="3570" w:author="Jane Kohlhoff" w:date="2024-05-17T21:32:00Z" w16du:dateUtc="2024-05-17T11:32:00Z">
        <w:r w:rsidR="00EF60DA" w:rsidRPr="00365026" w:rsidDel="009C2721">
          <w:rPr>
            <w:rFonts w:ascii="Times New Roman" w:eastAsia="Times New Roman" w:hAnsi="Times New Roman" w:cs="Times New Roman"/>
            <w:kern w:val="0"/>
            <w:sz w:val="24"/>
            <w:szCs w:val="24"/>
            <w:lang w:val="en-GB" w:eastAsia="en-GB"/>
            <w14:ligatures w14:val="none"/>
            <w:rPrChange w:id="357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EF60DA" w:rsidRPr="00365026">
        <w:rPr>
          <w:rFonts w:ascii="Times New Roman" w:eastAsia="Times New Roman" w:hAnsi="Times New Roman" w:cs="Times New Roman"/>
          <w:kern w:val="0"/>
          <w:sz w:val="24"/>
          <w:szCs w:val="24"/>
          <w:lang w:val="en-GB" w:eastAsia="en-GB"/>
          <w14:ligatures w14:val="none"/>
          <w:rPrChange w:id="357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3573" w:author="Jane Kohlhoff" w:date="2024-05-17T21:33:00Z" w16du:dateUtc="2024-05-17T11:33:00Z">
        <w:r w:rsidR="009C2721" w:rsidRPr="00365026">
          <w:rPr>
            <w:rFonts w:ascii="Times New Roman" w:eastAsia="Times New Roman" w:hAnsi="Times New Roman" w:cs="Times New Roman"/>
            <w:kern w:val="0"/>
            <w:sz w:val="24"/>
            <w:szCs w:val="24"/>
            <w:lang w:val="en-GB" w:eastAsia="en-GB"/>
            <w14:ligatures w14:val="none"/>
            <w:rPrChange w:id="357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0.59</w:t>
        </w:r>
      </w:ins>
      <w:del w:id="3575" w:author="Jane Kohlhoff" w:date="2024-05-17T21:33:00Z" w16du:dateUtc="2024-05-17T11:33:00Z">
        <w:r w:rsidR="00EF60DA" w:rsidRPr="00365026" w:rsidDel="009C2721">
          <w:rPr>
            <w:rFonts w:ascii="Times New Roman" w:eastAsia="Times New Roman" w:hAnsi="Times New Roman" w:cs="Times New Roman"/>
            <w:kern w:val="0"/>
            <w:sz w:val="24"/>
            <w:szCs w:val="24"/>
            <w:lang w:val="en-GB" w:eastAsia="en-GB"/>
            <w14:ligatures w14:val="none"/>
            <w:rPrChange w:id="357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EF60DA" w:rsidRPr="00365026">
        <w:rPr>
          <w:rFonts w:ascii="Times New Roman" w:eastAsia="Times New Roman" w:hAnsi="Times New Roman" w:cs="Times New Roman"/>
          <w:kern w:val="0"/>
          <w:sz w:val="24"/>
          <w:szCs w:val="24"/>
          <w:lang w:val="en-GB" w:eastAsia="en-GB"/>
          <w14:ligatures w14:val="none"/>
          <w:rPrChange w:id="357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EF60DA" w:rsidRPr="00365026">
        <w:rPr>
          <w:rFonts w:ascii="Times New Roman" w:eastAsia="Times New Roman" w:hAnsi="Times New Roman" w:cs="Times New Roman"/>
          <w:i/>
          <w:iCs/>
          <w:kern w:val="0"/>
          <w:sz w:val="24"/>
          <w:szCs w:val="24"/>
          <w:lang w:val="en-GB" w:eastAsia="en-GB"/>
          <w14:ligatures w14:val="none"/>
          <w:rPrChange w:id="3578"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EF60DA" w:rsidRPr="00365026">
        <w:rPr>
          <w:rFonts w:ascii="Times New Roman" w:eastAsia="Times New Roman" w:hAnsi="Times New Roman" w:cs="Times New Roman"/>
          <w:kern w:val="0"/>
          <w:sz w:val="24"/>
          <w:szCs w:val="24"/>
          <w:lang w:val="en-GB" w:eastAsia="en-GB"/>
          <w14:ligatures w14:val="none"/>
          <w:rPrChange w:id="357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3580" w:author="Jane Kohlhoff" w:date="2024-05-17T21:33:00Z" w16du:dateUtc="2024-05-17T11:33:00Z">
        <w:r w:rsidR="009C2721" w:rsidRPr="00365026">
          <w:rPr>
            <w:rFonts w:ascii="Times New Roman" w:eastAsia="Times New Roman" w:hAnsi="Times New Roman" w:cs="Times New Roman"/>
            <w:kern w:val="0"/>
            <w:sz w:val="24"/>
            <w:szCs w:val="24"/>
            <w:lang w:val="en-GB" w:eastAsia="en-GB"/>
            <w14:ligatures w14:val="none"/>
            <w:rPrChange w:id="358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.442</w:t>
        </w:r>
      </w:ins>
      <w:del w:id="3582" w:author="Jane Kohlhoff" w:date="2024-05-17T21:33:00Z" w16du:dateUtc="2024-05-17T11:33:00Z">
        <w:r w:rsidR="00EF60DA" w:rsidRPr="00365026" w:rsidDel="009C2721">
          <w:rPr>
            <w:rFonts w:ascii="Times New Roman" w:eastAsia="Times New Roman" w:hAnsi="Times New Roman" w:cs="Times New Roman"/>
            <w:kern w:val="0"/>
            <w:sz w:val="24"/>
            <w:szCs w:val="24"/>
            <w:lang w:val="en-GB" w:eastAsia="en-GB"/>
            <w14:ligatures w14:val="none"/>
            <w:rPrChange w:id="358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r w:rsidRPr="00365026">
        <w:rPr>
          <w:rFonts w:ascii="Times New Roman" w:eastAsia="Times New Roman" w:hAnsi="Times New Roman" w:cs="Times New Roman"/>
          <w:kern w:val="0"/>
          <w:sz w:val="24"/>
          <w:szCs w:val="24"/>
          <w:lang w:val="en-GB" w:eastAsia="en-GB"/>
          <w14:ligatures w14:val="none"/>
          <w:rPrChange w:id="358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r w:rsidRPr="00365026">
        <w:rPr>
          <w:rFonts w:ascii="Times New Roman" w:hAnsi="Times New Roman" w:cs="Times New Roman"/>
          <w:bCs/>
          <w:iCs/>
          <w:sz w:val="24"/>
          <w:szCs w:val="24"/>
          <w:rPrChange w:id="3585" w:author="Jane Kohlhoff" w:date="2024-06-11T09:53:00Z" w16du:dateUtc="2024-06-10T23:53:00Z">
            <w:rPr>
              <w:rFonts w:ascii="Times" w:hAnsi="Times" w:cs="Times"/>
              <w:bCs/>
              <w:iCs/>
              <w:sz w:val="24"/>
              <w:szCs w:val="24"/>
            </w:rPr>
          </w:rPrChange>
        </w:rPr>
        <w:t xml:space="preserve"> </w:t>
      </w:r>
    </w:p>
    <w:p w14:paraId="76820024" w14:textId="30FF0BCD" w:rsidR="004D23FC" w:rsidRPr="00365026" w:rsidRDefault="004D23FC" w:rsidP="00EF4F9D">
      <w:pPr>
        <w:spacing w:line="480" w:lineRule="auto"/>
        <w:ind w:firstLine="720"/>
        <w:rPr>
          <w:rFonts w:ascii="Times New Roman" w:hAnsi="Times New Roman" w:cs="Times New Roman"/>
          <w:bCs/>
          <w:iCs/>
          <w:sz w:val="24"/>
          <w:szCs w:val="24"/>
          <w:rPrChange w:id="3586" w:author="Jane Kohlhoff" w:date="2024-06-11T09:53:00Z" w16du:dateUtc="2024-06-10T23:53:00Z">
            <w:rPr>
              <w:rFonts w:ascii="Times" w:hAnsi="Times" w:cs="Times"/>
              <w:bCs/>
              <w:iCs/>
              <w:sz w:val="24"/>
              <w:szCs w:val="24"/>
            </w:rPr>
          </w:rPrChange>
        </w:rPr>
      </w:pPr>
      <w:r w:rsidRPr="00365026">
        <w:rPr>
          <w:rFonts w:ascii="Times New Roman" w:hAnsi="Times New Roman" w:cs="Times New Roman"/>
          <w:bCs/>
          <w:iCs/>
          <w:sz w:val="24"/>
          <w:szCs w:val="24"/>
          <w:rPrChange w:id="3587" w:author="Jane Kohlhoff" w:date="2024-06-11T09:53:00Z" w16du:dateUtc="2024-06-10T23:53:00Z">
            <w:rPr>
              <w:rFonts w:ascii="Times" w:hAnsi="Times" w:cs="Times"/>
              <w:bCs/>
              <w:iCs/>
              <w:sz w:val="24"/>
              <w:szCs w:val="24"/>
            </w:rPr>
          </w:rPrChange>
        </w:rPr>
        <w:t>For parental mentalisation assessed using the ‘non-attuned’ mind-mindedness code</w:t>
      </w:r>
      <w:r w:rsidR="0033643F" w:rsidRPr="00365026">
        <w:rPr>
          <w:rFonts w:ascii="Times New Roman" w:hAnsi="Times New Roman" w:cs="Times New Roman"/>
          <w:bCs/>
          <w:iCs/>
          <w:sz w:val="24"/>
          <w:szCs w:val="24"/>
          <w:rPrChange w:id="3588" w:author="Jane Kohlhoff" w:date="2024-06-11T09:53:00Z" w16du:dateUtc="2024-06-10T23:53:00Z">
            <w:rPr>
              <w:rFonts w:ascii="Times" w:hAnsi="Times" w:cs="Times"/>
              <w:bCs/>
              <w:iCs/>
              <w:sz w:val="24"/>
              <w:szCs w:val="24"/>
            </w:rPr>
          </w:rPrChange>
        </w:rPr>
        <w:t xml:space="preserve"> in the MM coding system</w:t>
      </w:r>
      <w:r w:rsidRPr="00365026">
        <w:rPr>
          <w:rFonts w:ascii="Times New Roman" w:hAnsi="Times New Roman" w:cs="Times New Roman"/>
          <w:bCs/>
          <w:iCs/>
          <w:sz w:val="24"/>
          <w:szCs w:val="24"/>
          <w:rPrChange w:id="3589" w:author="Jane Kohlhoff" w:date="2024-06-11T09:53:00Z" w16du:dateUtc="2024-06-10T23:53:00Z">
            <w:rPr>
              <w:rFonts w:ascii="Times" w:hAnsi="Times" w:cs="Times"/>
              <w:bCs/>
              <w:iCs/>
              <w:sz w:val="24"/>
              <w:szCs w:val="24"/>
            </w:rPr>
          </w:rPrChange>
        </w:rPr>
        <w:t>, there were no significant effects for group (</w:t>
      </w:r>
      <w:r w:rsidRPr="00365026">
        <w:rPr>
          <w:rFonts w:ascii="Times New Roman" w:hAnsi="Times New Roman" w:cs="Times New Roman"/>
          <w:bCs/>
          <w:i/>
          <w:sz w:val="24"/>
          <w:szCs w:val="24"/>
          <w:rPrChange w:id="3590" w:author="Jane Kohlhoff" w:date="2024-06-11T09:53:00Z" w16du:dateUtc="2024-06-10T23:53:00Z">
            <w:rPr>
              <w:rFonts w:ascii="Times" w:hAnsi="Times" w:cs="Times"/>
              <w:bCs/>
              <w:i/>
              <w:sz w:val="24"/>
              <w:szCs w:val="24"/>
            </w:rPr>
          </w:rPrChange>
        </w:rPr>
        <w:t>p</w:t>
      </w:r>
      <w:r w:rsidR="00EF60DA" w:rsidRPr="00365026">
        <w:rPr>
          <w:rFonts w:ascii="Times New Roman" w:hAnsi="Times New Roman" w:cs="Times New Roman"/>
          <w:bCs/>
          <w:i/>
          <w:sz w:val="24"/>
          <w:szCs w:val="24"/>
          <w:rPrChange w:id="3591" w:author="Jane Kohlhoff" w:date="2024-06-11T09:53:00Z" w16du:dateUtc="2024-06-10T23:53:00Z">
            <w:rPr>
              <w:rFonts w:ascii="Times" w:hAnsi="Times" w:cs="Times"/>
              <w:bCs/>
              <w:i/>
              <w:sz w:val="24"/>
              <w:szCs w:val="24"/>
            </w:rPr>
          </w:rPrChange>
        </w:rPr>
        <w:t xml:space="preserve"> </w:t>
      </w:r>
      <w:r w:rsidRPr="00365026">
        <w:rPr>
          <w:rFonts w:ascii="Times New Roman" w:hAnsi="Times New Roman" w:cs="Times New Roman"/>
          <w:bCs/>
          <w:iCs/>
          <w:sz w:val="24"/>
          <w:szCs w:val="24"/>
          <w:rPrChange w:id="3592" w:author="Jane Kohlhoff" w:date="2024-06-11T09:53:00Z" w16du:dateUtc="2024-06-10T23:53:00Z">
            <w:rPr>
              <w:rFonts w:ascii="Times" w:hAnsi="Times" w:cs="Times"/>
              <w:bCs/>
              <w:iCs/>
              <w:sz w:val="24"/>
              <w:szCs w:val="24"/>
            </w:rPr>
          </w:rPrChange>
        </w:rPr>
        <w:t>=</w:t>
      </w:r>
      <w:r w:rsidR="00EF60DA" w:rsidRPr="00365026">
        <w:rPr>
          <w:rFonts w:ascii="Times New Roman" w:hAnsi="Times New Roman" w:cs="Times New Roman"/>
          <w:bCs/>
          <w:iCs/>
          <w:sz w:val="24"/>
          <w:szCs w:val="24"/>
          <w:rPrChange w:id="3593" w:author="Jane Kohlhoff" w:date="2024-06-11T09:53:00Z" w16du:dateUtc="2024-06-10T23:53:00Z">
            <w:rPr>
              <w:rFonts w:ascii="Times" w:hAnsi="Times" w:cs="Times"/>
              <w:bCs/>
              <w:iCs/>
              <w:sz w:val="24"/>
              <w:szCs w:val="24"/>
            </w:rPr>
          </w:rPrChange>
        </w:rPr>
        <w:t xml:space="preserve"> </w:t>
      </w:r>
      <w:r w:rsidRPr="00365026">
        <w:rPr>
          <w:rFonts w:ascii="Times New Roman" w:hAnsi="Times New Roman" w:cs="Times New Roman"/>
          <w:bCs/>
          <w:iCs/>
          <w:sz w:val="24"/>
          <w:szCs w:val="24"/>
          <w:rPrChange w:id="3594" w:author="Jane Kohlhoff" w:date="2024-06-11T09:53:00Z" w16du:dateUtc="2024-06-10T23:53:00Z">
            <w:rPr>
              <w:rFonts w:ascii="Times" w:hAnsi="Times" w:cs="Times"/>
              <w:bCs/>
              <w:iCs/>
              <w:sz w:val="24"/>
              <w:szCs w:val="24"/>
            </w:rPr>
          </w:rPrChange>
        </w:rPr>
        <w:t>.224) or time (</w:t>
      </w:r>
      <w:r w:rsidRPr="00365026">
        <w:rPr>
          <w:rFonts w:ascii="Times New Roman" w:hAnsi="Times New Roman" w:cs="Times New Roman"/>
          <w:bCs/>
          <w:i/>
          <w:sz w:val="24"/>
          <w:szCs w:val="24"/>
          <w:rPrChange w:id="3595" w:author="Jane Kohlhoff" w:date="2024-06-11T09:53:00Z" w16du:dateUtc="2024-06-10T23:53:00Z">
            <w:rPr>
              <w:rFonts w:ascii="Times" w:hAnsi="Times" w:cs="Times"/>
              <w:bCs/>
              <w:i/>
              <w:sz w:val="24"/>
              <w:szCs w:val="24"/>
            </w:rPr>
          </w:rPrChange>
        </w:rPr>
        <w:t>p</w:t>
      </w:r>
      <w:r w:rsidR="00EF60DA" w:rsidRPr="00365026">
        <w:rPr>
          <w:rFonts w:ascii="Times New Roman" w:hAnsi="Times New Roman" w:cs="Times New Roman"/>
          <w:bCs/>
          <w:i/>
          <w:sz w:val="24"/>
          <w:szCs w:val="24"/>
          <w:rPrChange w:id="3596" w:author="Jane Kohlhoff" w:date="2024-06-11T09:53:00Z" w16du:dateUtc="2024-06-10T23:53:00Z">
            <w:rPr>
              <w:rFonts w:ascii="Times" w:hAnsi="Times" w:cs="Times"/>
              <w:bCs/>
              <w:i/>
              <w:sz w:val="24"/>
              <w:szCs w:val="24"/>
            </w:rPr>
          </w:rPrChange>
        </w:rPr>
        <w:t xml:space="preserve"> </w:t>
      </w:r>
      <w:r w:rsidRPr="00365026">
        <w:rPr>
          <w:rFonts w:ascii="Times New Roman" w:hAnsi="Times New Roman" w:cs="Times New Roman"/>
          <w:bCs/>
          <w:iCs/>
          <w:sz w:val="24"/>
          <w:szCs w:val="24"/>
          <w:rPrChange w:id="3597" w:author="Jane Kohlhoff" w:date="2024-06-11T09:53:00Z" w16du:dateUtc="2024-06-10T23:53:00Z">
            <w:rPr>
              <w:rFonts w:ascii="Times" w:hAnsi="Times" w:cs="Times"/>
              <w:bCs/>
              <w:iCs/>
              <w:sz w:val="24"/>
              <w:szCs w:val="24"/>
            </w:rPr>
          </w:rPrChange>
        </w:rPr>
        <w:t>=</w:t>
      </w:r>
      <w:r w:rsidR="00EF60DA" w:rsidRPr="00365026">
        <w:rPr>
          <w:rFonts w:ascii="Times New Roman" w:hAnsi="Times New Roman" w:cs="Times New Roman"/>
          <w:bCs/>
          <w:iCs/>
          <w:sz w:val="24"/>
          <w:szCs w:val="24"/>
          <w:rPrChange w:id="3598" w:author="Jane Kohlhoff" w:date="2024-06-11T09:53:00Z" w16du:dateUtc="2024-06-10T23:53:00Z">
            <w:rPr>
              <w:rFonts w:ascii="Times" w:hAnsi="Times" w:cs="Times"/>
              <w:bCs/>
              <w:iCs/>
              <w:sz w:val="24"/>
              <w:szCs w:val="24"/>
            </w:rPr>
          </w:rPrChange>
        </w:rPr>
        <w:t xml:space="preserve"> </w:t>
      </w:r>
      <w:r w:rsidRPr="00365026">
        <w:rPr>
          <w:rFonts w:ascii="Times New Roman" w:hAnsi="Times New Roman" w:cs="Times New Roman"/>
          <w:bCs/>
          <w:iCs/>
          <w:sz w:val="24"/>
          <w:szCs w:val="24"/>
          <w:rPrChange w:id="3599" w:author="Jane Kohlhoff" w:date="2024-06-11T09:53:00Z" w16du:dateUtc="2024-06-10T23:53:00Z">
            <w:rPr>
              <w:rFonts w:ascii="Times" w:hAnsi="Times" w:cs="Times"/>
              <w:bCs/>
              <w:iCs/>
              <w:sz w:val="24"/>
              <w:szCs w:val="24"/>
            </w:rPr>
          </w:rPrChange>
        </w:rPr>
        <w:t>.733) but there was a significant effect for group x time (</w:t>
      </w:r>
      <w:r w:rsidRPr="00365026">
        <w:rPr>
          <w:rFonts w:ascii="Times New Roman" w:hAnsi="Times New Roman" w:cs="Times New Roman"/>
          <w:bCs/>
          <w:i/>
          <w:sz w:val="24"/>
          <w:szCs w:val="24"/>
          <w:rPrChange w:id="3600" w:author="Jane Kohlhoff" w:date="2024-06-11T09:53:00Z" w16du:dateUtc="2024-06-10T23:53:00Z">
            <w:rPr>
              <w:rFonts w:ascii="Times" w:hAnsi="Times" w:cs="Times"/>
              <w:bCs/>
              <w:i/>
              <w:sz w:val="24"/>
              <w:szCs w:val="24"/>
            </w:rPr>
          </w:rPrChange>
        </w:rPr>
        <w:t>p</w:t>
      </w:r>
      <w:r w:rsidR="00EF60DA" w:rsidRPr="00365026">
        <w:rPr>
          <w:rFonts w:ascii="Times New Roman" w:hAnsi="Times New Roman" w:cs="Times New Roman"/>
          <w:bCs/>
          <w:iCs/>
          <w:sz w:val="24"/>
          <w:szCs w:val="24"/>
          <w:rPrChange w:id="3601" w:author="Jane Kohlhoff" w:date="2024-06-11T09:53:00Z" w16du:dateUtc="2024-06-10T23:53:00Z">
            <w:rPr>
              <w:rFonts w:ascii="Times" w:hAnsi="Times" w:cs="Times"/>
              <w:bCs/>
              <w:iCs/>
              <w:sz w:val="24"/>
              <w:szCs w:val="24"/>
            </w:rPr>
          </w:rPrChange>
        </w:rPr>
        <w:t xml:space="preserve"> &lt; </w:t>
      </w:r>
      <w:r w:rsidRPr="00365026">
        <w:rPr>
          <w:rFonts w:ascii="Times New Roman" w:hAnsi="Times New Roman" w:cs="Times New Roman"/>
          <w:bCs/>
          <w:iCs/>
          <w:sz w:val="24"/>
          <w:szCs w:val="24"/>
          <w:rPrChange w:id="3602" w:author="Jane Kohlhoff" w:date="2024-06-11T09:53:00Z" w16du:dateUtc="2024-06-10T23:53:00Z">
            <w:rPr>
              <w:rFonts w:ascii="Times" w:hAnsi="Times" w:cs="Times"/>
              <w:bCs/>
              <w:iCs/>
              <w:sz w:val="24"/>
              <w:szCs w:val="24"/>
            </w:rPr>
          </w:rPrChange>
        </w:rPr>
        <w:t>.00</w:t>
      </w:r>
      <w:r w:rsidR="00EF60DA" w:rsidRPr="00365026">
        <w:rPr>
          <w:rFonts w:ascii="Times New Roman" w:hAnsi="Times New Roman" w:cs="Times New Roman"/>
          <w:bCs/>
          <w:iCs/>
          <w:sz w:val="24"/>
          <w:szCs w:val="24"/>
          <w:rPrChange w:id="3603" w:author="Jane Kohlhoff" w:date="2024-06-11T09:53:00Z" w16du:dateUtc="2024-06-10T23:53:00Z">
            <w:rPr>
              <w:rFonts w:ascii="Times" w:hAnsi="Times" w:cs="Times"/>
              <w:bCs/>
              <w:iCs/>
              <w:sz w:val="24"/>
              <w:szCs w:val="24"/>
            </w:rPr>
          </w:rPrChange>
        </w:rPr>
        <w:t>5</w:t>
      </w:r>
      <w:r w:rsidRPr="00365026">
        <w:rPr>
          <w:rFonts w:ascii="Times New Roman" w:hAnsi="Times New Roman" w:cs="Times New Roman"/>
          <w:bCs/>
          <w:iCs/>
          <w:sz w:val="24"/>
          <w:szCs w:val="24"/>
          <w:rPrChange w:id="3604" w:author="Jane Kohlhoff" w:date="2024-06-11T09:53:00Z" w16du:dateUtc="2024-06-10T23:53:00Z">
            <w:rPr>
              <w:rFonts w:ascii="Times" w:hAnsi="Times" w:cs="Times"/>
              <w:bCs/>
              <w:iCs/>
              <w:sz w:val="24"/>
              <w:szCs w:val="24"/>
            </w:rPr>
          </w:rPrChange>
        </w:rPr>
        <w:t xml:space="preserve">). </w:t>
      </w:r>
      <w:r w:rsidR="00631383" w:rsidRPr="00365026">
        <w:rPr>
          <w:rFonts w:ascii="Times New Roman" w:hAnsi="Times New Roman" w:cs="Times New Roman"/>
          <w:bCs/>
          <w:iCs/>
          <w:sz w:val="24"/>
          <w:szCs w:val="24"/>
          <w:rPrChange w:id="3605" w:author="Jane Kohlhoff" w:date="2024-06-11T09:53:00Z" w16du:dateUtc="2024-06-10T23:53:00Z">
            <w:rPr>
              <w:rFonts w:ascii="Times" w:hAnsi="Times" w:cs="Times"/>
              <w:bCs/>
              <w:iCs/>
              <w:sz w:val="24"/>
              <w:szCs w:val="24"/>
            </w:rPr>
          </w:rPrChange>
        </w:rPr>
        <w:t>Planned comparisons</w:t>
      </w:r>
      <w:r w:rsidR="00F322AC" w:rsidRPr="00365026">
        <w:rPr>
          <w:rFonts w:ascii="Times New Roman" w:hAnsi="Times New Roman" w:cs="Times New Roman"/>
          <w:bCs/>
          <w:iCs/>
          <w:sz w:val="24"/>
          <w:szCs w:val="24"/>
          <w:rPrChange w:id="3606" w:author="Jane Kohlhoff" w:date="2024-06-11T09:53:00Z" w16du:dateUtc="2024-06-10T23:53:00Z">
            <w:rPr>
              <w:rFonts w:ascii="Times" w:hAnsi="Times" w:cs="Times"/>
              <w:bCs/>
              <w:iCs/>
              <w:sz w:val="24"/>
              <w:szCs w:val="24"/>
            </w:rPr>
          </w:rPrChange>
        </w:rPr>
        <w:t xml:space="preserve"> </w:t>
      </w:r>
      <w:r w:rsidRPr="00365026">
        <w:rPr>
          <w:rFonts w:ascii="Times New Roman" w:hAnsi="Times New Roman" w:cs="Times New Roman"/>
          <w:bCs/>
          <w:iCs/>
          <w:sz w:val="24"/>
          <w:szCs w:val="24"/>
          <w:rPrChange w:id="3607" w:author="Jane Kohlhoff" w:date="2024-06-11T09:53:00Z" w16du:dateUtc="2024-06-10T23:53:00Z">
            <w:rPr>
              <w:rFonts w:ascii="Times" w:hAnsi="Times" w:cs="Times"/>
              <w:bCs/>
              <w:iCs/>
              <w:sz w:val="24"/>
              <w:szCs w:val="24"/>
            </w:rPr>
          </w:rPrChange>
        </w:rPr>
        <w:t xml:space="preserve">showed the PCIT-T group to use significantly </w:t>
      </w:r>
      <w:r w:rsidR="00CC1FE4" w:rsidRPr="00365026">
        <w:rPr>
          <w:rFonts w:ascii="Times New Roman" w:hAnsi="Times New Roman" w:cs="Times New Roman"/>
          <w:bCs/>
          <w:iCs/>
          <w:sz w:val="24"/>
          <w:szCs w:val="24"/>
          <w:rPrChange w:id="3608" w:author="Jane Kohlhoff" w:date="2024-06-11T09:53:00Z" w16du:dateUtc="2024-06-10T23:53:00Z">
            <w:rPr>
              <w:rFonts w:ascii="Times" w:hAnsi="Times" w:cs="Times"/>
              <w:bCs/>
              <w:iCs/>
              <w:sz w:val="24"/>
              <w:szCs w:val="24"/>
            </w:rPr>
          </w:rPrChange>
        </w:rPr>
        <w:t xml:space="preserve">fewer </w:t>
      </w:r>
      <w:r w:rsidRPr="00365026">
        <w:rPr>
          <w:rFonts w:ascii="Times New Roman" w:hAnsi="Times New Roman" w:cs="Times New Roman"/>
          <w:bCs/>
          <w:iCs/>
          <w:sz w:val="24"/>
          <w:szCs w:val="24"/>
          <w:rPrChange w:id="3609" w:author="Jane Kohlhoff" w:date="2024-06-11T09:53:00Z" w16du:dateUtc="2024-06-10T23:53:00Z">
            <w:rPr>
              <w:rFonts w:ascii="Times" w:hAnsi="Times" w:cs="Times"/>
              <w:bCs/>
              <w:iCs/>
              <w:sz w:val="24"/>
              <w:szCs w:val="24"/>
            </w:rPr>
          </w:rPrChange>
        </w:rPr>
        <w:t>non-attuned comments than the WL group at T2 (</w:t>
      </w:r>
      <w:r w:rsidRPr="00365026">
        <w:rPr>
          <w:rFonts w:ascii="Times New Roman" w:hAnsi="Times New Roman" w:cs="Times New Roman"/>
          <w:bCs/>
          <w:i/>
          <w:sz w:val="24"/>
          <w:szCs w:val="24"/>
          <w:rPrChange w:id="3610" w:author="Jane Kohlhoff" w:date="2024-06-11T09:53:00Z" w16du:dateUtc="2024-06-10T23:53:00Z">
            <w:rPr>
              <w:rFonts w:ascii="Times" w:hAnsi="Times" w:cs="Times"/>
              <w:bCs/>
              <w:i/>
              <w:sz w:val="24"/>
              <w:szCs w:val="24"/>
            </w:rPr>
          </w:rPrChange>
        </w:rPr>
        <w:t>p</w:t>
      </w:r>
      <w:r w:rsidR="00EF60DA" w:rsidRPr="00365026">
        <w:rPr>
          <w:rFonts w:ascii="Times New Roman" w:hAnsi="Times New Roman" w:cs="Times New Roman"/>
          <w:bCs/>
          <w:iCs/>
          <w:sz w:val="24"/>
          <w:szCs w:val="24"/>
          <w:rPrChange w:id="3611" w:author="Jane Kohlhoff" w:date="2024-06-11T09:53:00Z" w16du:dateUtc="2024-06-10T23:53:00Z">
            <w:rPr>
              <w:rFonts w:ascii="Times" w:hAnsi="Times" w:cs="Times"/>
              <w:bCs/>
              <w:iCs/>
              <w:sz w:val="24"/>
              <w:szCs w:val="24"/>
            </w:rPr>
          </w:rPrChange>
        </w:rPr>
        <w:t xml:space="preserve"> </w:t>
      </w:r>
      <w:del w:id="3612" w:author="Jane Kohlhoff" w:date="2024-06-11T13:58:00Z" w16du:dateUtc="2024-06-11T03:58:00Z">
        <w:r w:rsidR="00EF60DA" w:rsidRPr="00365026" w:rsidDel="000E55E2">
          <w:rPr>
            <w:rFonts w:ascii="Times New Roman" w:hAnsi="Times New Roman" w:cs="Times New Roman"/>
            <w:bCs/>
            <w:iCs/>
            <w:sz w:val="24"/>
            <w:szCs w:val="24"/>
            <w:rPrChange w:id="3613" w:author="Jane Kohlhoff" w:date="2024-06-11T09:53:00Z" w16du:dateUtc="2024-06-10T23:53:00Z">
              <w:rPr>
                <w:rFonts w:ascii="Times" w:hAnsi="Times" w:cs="Times"/>
                <w:bCs/>
                <w:iCs/>
                <w:sz w:val="24"/>
                <w:szCs w:val="24"/>
              </w:rPr>
            </w:rPrChange>
          </w:rPr>
          <w:delText xml:space="preserve">&lt; </w:delText>
        </w:r>
      </w:del>
      <w:ins w:id="3614" w:author="Jane Kohlhoff" w:date="2024-06-11T13:58:00Z" w16du:dateUtc="2024-06-11T03:58:00Z">
        <w:r w:rsidR="000E55E2">
          <w:rPr>
            <w:rFonts w:ascii="Times New Roman" w:hAnsi="Times New Roman" w:cs="Times New Roman"/>
            <w:bCs/>
            <w:iCs/>
            <w:sz w:val="24"/>
            <w:szCs w:val="24"/>
          </w:rPr>
          <w:t>=</w:t>
        </w:r>
        <w:r w:rsidR="000E55E2" w:rsidRPr="00365026">
          <w:rPr>
            <w:rFonts w:ascii="Times New Roman" w:hAnsi="Times New Roman" w:cs="Times New Roman"/>
            <w:bCs/>
            <w:iCs/>
            <w:sz w:val="24"/>
            <w:szCs w:val="24"/>
            <w:rPrChange w:id="3615" w:author="Jane Kohlhoff" w:date="2024-06-11T09:53:00Z" w16du:dateUtc="2024-06-10T23:53:00Z">
              <w:rPr>
                <w:rFonts w:ascii="Times" w:hAnsi="Times" w:cs="Times"/>
                <w:bCs/>
                <w:iCs/>
                <w:sz w:val="24"/>
                <w:szCs w:val="24"/>
              </w:rPr>
            </w:rPrChange>
          </w:rPr>
          <w:t xml:space="preserve"> </w:t>
        </w:r>
      </w:ins>
      <w:r w:rsidRPr="00365026">
        <w:rPr>
          <w:rFonts w:ascii="Times New Roman" w:hAnsi="Times New Roman" w:cs="Times New Roman"/>
          <w:bCs/>
          <w:iCs/>
          <w:sz w:val="24"/>
          <w:szCs w:val="24"/>
          <w:rPrChange w:id="3616" w:author="Jane Kohlhoff" w:date="2024-06-11T09:53:00Z" w16du:dateUtc="2024-06-10T23:53:00Z">
            <w:rPr>
              <w:rFonts w:ascii="Times" w:hAnsi="Times" w:cs="Times"/>
              <w:bCs/>
              <w:iCs/>
              <w:sz w:val="24"/>
              <w:szCs w:val="24"/>
            </w:rPr>
          </w:rPrChange>
        </w:rPr>
        <w:t>.00</w:t>
      </w:r>
      <w:ins w:id="3617" w:author="Jane Kohlhoff" w:date="2024-06-11T13:58:00Z" w16du:dateUtc="2024-06-11T03:58:00Z">
        <w:r w:rsidR="000E55E2">
          <w:rPr>
            <w:rFonts w:ascii="Times New Roman" w:hAnsi="Times New Roman" w:cs="Times New Roman"/>
            <w:bCs/>
            <w:iCs/>
            <w:sz w:val="24"/>
            <w:szCs w:val="24"/>
          </w:rPr>
          <w:t>5</w:t>
        </w:r>
      </w:ins>
      <w:del w:id="3618" w:author="Jane Kohlhoff" w:date="2024-06-11T13:58:00Z" w16du:dateUtc="2024-06-11T03:58:00Z">
        <w:r w:rsidR="00EF60DA" w:rsidRPr="00365026" w:rsidDel="000E55E2">
          <w:rPr>
            <w:rFonts w:ascii="Times New Roman" w:hAnsi="Times New Roman" w:cs="Times New Roman"/>
            <w:bCs/>
            <w:iCs/>
            <w:sz w:val="24"/>
            <w:szCs w:val="24"/>
            <w:rPrChange w:id="3619" w:author="Jane Kohlhoff" w:date="2024-06-11T09:53:00Z" w16du:dateUtc="2024-06-10T23:53:00Z">
              <w:rPr>
                <w:rFonts w:ascii="Times" w:hAnsi="Times" w:cs="Times"/>
                <w:bCs/>
                <w:iCs/>
                <w:sz w:val="24"/>
                <w:szCs w:val="24"/>
              </w:rPr>
            </w:rPrChange>
          </w:rPr>
          <w:delText>1</w:delText>
        </w:r>
      </w:del>
      <w:r w:rsidRPr="00365026">
        <w:rPr>
          <w:rFonts w:ascii="Times New Roman" w:hAnsi="Times New Roman" w:cs="Times New Roman"/>
          <w:bCs/>
          <w:iCs/>
          <w:sz w:val="24"/>
          <w:szCs w:val="24"/>
          <w:rPrChange w:id="3620" w:author="Jane Kohlhoff" w:date="2024-06-11T09:53:00Z" w16du:dateUtc="2024-06-10T23:53:00Z">
            <w:rPr>
              <w:rFonts w:ascii="Times" w:hAnsi="Times" w:cs="Times"/>
              <w:bCs/>
              <w:iCs/>
              <w:sz w:val="24"/>
              <w:szCs w:val="24"/>
            </w:rPr>
          </w:rPrChange>
        </w:rPr>
        <w:t>)</w:t>
      </w:r>
      <w:ins w:id="3621" w:author="Jane Kohlhoff" w:date="2024-06-11T13:58:00Z" w16du:dateUtc="2024-06-11T03:58:00Z">
        <w:r w:rsidR="000E55E2">
          <w:rPr>
            <w:rFonts w:ascii="Times New Roman" w:hAnsi="Times New Roman" w:cs="Times New Roman"/>
            <w:bCs/>
            <w:iCs/>
            <w:sz w:val="24"/>
            <w:szCs w:val="24"/>
          </w:rPr>
          <w:t xml:space="preserve"> and</w:t>
        </w:r>
      </w:ins>
      <w:ins w:id="3622" w:author="Jane Kohlhoff" w:date="2024-06-11T22:35:00Z" w16du:dateUtc="2024-06-11T12:35:00Z">
        <w:r w:rsidR="00DA4B0D">
          <w:rPr>
            <w:rFonts w:ascii="Times New Roman" w:hAnsi="Times New Roman" w:cs="Times New Roman"/>
            <w:bCs/>
            <w:iCs/>
            <w:sz w:val="24"/>
            <w:szCs w:val="24"/>
          </w:rPr>
          <w:t xml:space="preserve"> </w:t>
        </w:r>
      </w:ins>
      <w:del w:id="3623" w:author="Jane Kohlhoff" w:date="2024-06-11T13:58:00Z" w16du:dateUtc="2024-06-11T03:58:00Z">
        <w:r w:rsidRPr="00365026" w:rsidDel="000E55E2">
          <w:rPr>
            <w:rFonts w:ascii="Times New Roman" w:hAnsi="Times New Roman" w:cs="Times New Roman"/>
            <w:bCs/>
            <w:iCs/>
            <w:sz w:val="24"/>
            <w:szCs w:val="24"/>
            <w:rPrChange w:id="3624" w:author="Jane Kohlhoff" w:date="2024-06-11T09:53:00Z" w16du:dateUtc="2024-06-10T23:53:00Z">
              <w:rPr>
                <w:rFonts w:ascii="Times" w:hAnsi="Times" w:cs="Times"/>
                <w:bCs/>
                <w:iCs/>
                <w:sz w:val="24"/>
                <w:szCs w:val="24"/>
              </w:rPr>
            </w:rPrChange>
          </w:rPr>
          <w:delText xml:space="preserve">, and the PCIT-T group </w:delText>
        </w:r>
        <w:r w:rsidR="00EF60DA" w:rsidRPr="00365026" w:rsidDel="000E55E2">
          <w:rPr>
            <w:rFonts w:ascii="Times New Roman" w:hAnsi="Times New Roman" w:cs="Times New Roman"/>
            <w:bCs/>
            <w:iCs/>
            <w:sz w:val="24"/>
            <w:szCs w:val="24"/>
            <w:rPrChange w:id="3625" w:author="Jane Kohlhoff" w:date="2024-06-11T09:53:00Z" w16du:dateUtc="2024-06-10T23:53:00Z">
              <w:rPr>
                <w:rFonts w:ascii="Times" w:hAnsi="Times" w:cs="Times"/>
                <w:bCs/>
                <w:iCs/>
                <w:sz w:val="24"/>
                <w:szCs w:val="24"/>
              </w:rPr>
            </w:rPrChange>
          </w:rPr>
          <w:delText>used</w:delText>
        </w:r>
        <w:r w:rsidR="002E7BC9" w:rsidRPr="00365026" w:rsidDel="000E55E2">
          <w:rPr>
            <w:rFonts w:ascii="Times New Roman" w:hAnsi="Times New Roman" w:cs="Times New Roman"/>
            <w:bCs/>
            <w:iCs/>
            <w:sz w:val="24"/>
            <w:szCs w:val="24"/>
            <w:rPrChange w:id="3626" w:author="Jane Kohlhoff" w:date="2024-06-11T09:53:00Z" w16du:dateUtc="2024-06-10T23:53:00Z">
              <w:rPr>
                <w:rFonts w:ascii="Times" w:hAnsi="Times" w:cs="Times"/>
                <w:bCs/>
                <w:iCs/>
                <w:sz w:val="24"/>
                <w:szCs w:val="24"/>
              </w:rPr>
            </w:rPrChange>
          </w:rPr>
          <w:delText xml:space="preserve"> fewer </w:delText>
        </w:r>
        <w:r w:rsidRPr="00365026" w:rsidDel="000E55E2">
          <w:rPr>
            <w:rFonts w:ascii="Times New Roman" w:hAnsi="Times New Roman" w:cs="Times New Roman"/>
            <w:bCs/>
            <w:iCs/>
            <w:sz w:val="24"/>
            <w:szCs w:val="24"/>
            <w:rPrChange w:id="3627" w:author="Jane Kohlhoff" w:date="2024-06-11T09:53:00Z" w16du:dateUtc="2024-06-10T23:53:00Z">
              <w:rPr>
                <w:rFonts w:ascii="Times" w:hAnsi="Times" w:cs="Times"/>
                <w:bCs/>
                <w:iCs/>
                <w:sz w:val="24"/>
                <w:szCs w:val="24"/>
              </w:rPr>
            </w:rPrChange>
          </w:rPr>
          <w:delText>non-attuned comments than the COS-P group at T2</w:delText>
        </w:r>
        <w:r w:rsidR="002E7BC9" w:rsidRPr="00365026" w:rsidDel="000E55E2">
          <w:rPr>
            <w:rFonts w:ascii="Times New Roman" w:hAnsi="Times New Roman" w:cs="Times New Roman"/>
            <w:bCs/>
            <w:iCs/>
            <w:sz w:val="24"/>
            <w:szCs w:val="24"/>
            <w:rPrChange w:id="3628" w:author="Jane Kohlhoff" w:date="2024-06-11T09:53:00Z" w16du:dateUtc="2024-06-10T23:53:00Z">
              <w:rPr>
                <w:rFonts w:ascii="Times" w:hAnsi="Times" w:cs="Times"/>
                <w:bCs/>
                <w:iCs/>
                <w:sz w:val="24"/>
                <w:szCs w:val="24"/>
              </w:rPr>
            </w:rPrChange>
          </w:rPr>
          <w:delText xml:space="preserve">, but the </w:delText>
        </w:r>
        <w:r w:rsidR="002E7BC9" w:rsidRPr="00365026" w:rsidDel="000E55E2">
          <w:rPr>
            <w:rFonts w:ascii="Times New Roman" w:hAnsi="Times New Roman" w:cs="Times New Roman"/>
            <w:bCs/>
            <w:i/>
            <w:sz w:val="24"/>
            <w:szCs w:val="24"/>
            <w:rPrChange w:id="3629" w:author="Jane Kohlhoff" w:date="2024-06-11T09:53:00Z" w16du:dateUtc="2024-06-10T23:53:00Z">
              <w:rPr>
                <w:rFonts w:ascii="Times" w:hAnsi="Times" w:cs="Times"/>
                <w:bCs/>
                <w:i/>
                <w:sz w:val="24"/>
                <w:szCs w:val="24"/>
              </w:rPr>
            </w:rPrChange>
          </w:rPr>
          <w:delText>p</w:delText>
        </w:r>
        <w:r w:rsidR="002E7BC9" w:rsidRPr="00365026" w:rsidDel="000E55E2">
          <w:rPr>
            <w:rFonts w:ascii="Times New Roman" w:hAnsi="Times New Roman" w:cs="Times New Roman"/>
            <w:bCs/>
            <w:iCs/>
            <w:sz w:val="24"/>
            <w:szCs w:val="24"/>
            <w:rPrChange w:id="3630" w:author="Jane Kohlhoff" w:date="2024-06-11T09:53:00Z" w16du:dateUtc="2024-06-10T23:53:00Z">
              <w:rPr>
                <w:rFonts w:ascii="Times" w:hAnsi="Times" w:cs="Times"/>
                <w:bCs/>
                <w:iCs/>
                <w:sz w:val="24"/>
                <w:szCs w:val="24"/>
              </w:rPr>
            </w:rPrChange>
          </w:rPr>
          <w:delText xml:space="preserve">-value was above 0.05 after adjustment for multiple comparisons </w:delText>
        </w:r>
        <w:r w:rsidRPr="00365026" w:rsidDel="000E55E2">
          <w:rPr>
            <w:rFonts w:ascii="Times New Roman" w:hAnsi="Times New Roman" w:cs="Times New Roman"/>
            <w:bCs/>
            <w:iCs/>
            <w:sz w:val="24"/>
            <w:szCs w:val="24"/>
            <w:rPrChange w:id="3631" w:author="Jane Kohlhoff" w:date="2024-06-11T09:53:00Z" w16du:dateUtc="2024-06-10T23:53:00Z">
              <w:rPr>
                <w:rFonts w:ascii="Times" w:hAnsi="Times" w:cs="Times"/>
                <w:bCs/>
                <w:iCs/>
                <w:sz w:val="24"/>
                <w:szCs w:val="24"/>
              </w:rPr>
            </w:rPrChange>
          </w:rPr>
          <w:delText>(</w:delText>
        </w:r>
        <w:r w:rsidRPr="00365026" w:rsidDel="000E55E2">
          <w:rPr>
            <w:rFonts w:ascii="Times New Roman" w:hAnsi="Times New Roman" w:cs="Times New Roman"/>
            <w:bCs/>
            <w:i/>
            <w:sz w:val="24"/>
            <w:szCs w:val="24"/>
            <w:rPrChange w:id="3632" w:author="Jane Kohlhoff" w:date="2024-06-11T09:53:00Z" w16du:dateUtc="2024-06-10T23:53:00Z">
              <w:rPr>
                <w:rFonts w:ascii="Times" w:hAnsi="Times" w:cs="Times"/>
                <w:bCs/>
                <w:i/>
                <w:sz w:val="24"/>
                <w:szCs w:val="24"/>
              </w:rPr>
            </w:rPrChange>
          </w:rPr>
          <w:delText>p</w:delText>
        </w:r>
        <w:r w:rsidR="00EF60DA" w:rsidRPr="00365026" w:rsidDel="000E55E2">
          <w:rPr>
            <w:rFonts w:ascii="Times New Roman" w:hAnsi="Times New Roman" w:cs="Times New Roman"/>
            <w:bCs/>
            <w:i/>
            <w:sz w:val="24"/>
            <w:szCs w:val="24"/>
            <w:rPrChange w:id="3633" w:author="Jane Kohlhoff" w:date="2024-06-11T09:53:00Z" w16du:dateUtc="2024-06-10T23:53:00Z">
              <w:rPr>
                <w:rFonts w:ascii="Times" w:hAnsi="Times" w:cs="Times"/>
                <w:bCs/>
                <w:i/>
                <w:sz w:val="24"/>
                <w:szCs w:val="24"/>
              </w:rPr>
            </w:rPrChange>
          </w:rPr>
          <w:delText xml:space="preserve"> </w:delText>
        </w:r>
        <w:r w:rsidRPr="00365026" w:rsidDel="000E55E2">
          <w:rPr>
            <w:rFonts w:ascii="Times New Roman" w:hAnsi="Times New Roman" w:cs="Times New Roman"/>
            <w:bCs/>
            <w:iCs/>
            <w:sz w:val="24"/>
            <w:szCs w:val="24"/>
            <w:rPrChange w:id="3634" w:author="Jane Kohlhoff" w:date="2024-06-11T09:53:00Z" w16du:dateUtc="2024-06-10T23:53:00Z">
              <w:rPr>
                <w:rFonts w:ascii="Times" w:hAnsi="Times" w:cs="Times"/>
                <w:bCs/>
                <w:iCs/>
                <w:sz w:val="24"/>
                <w:szCs w:val="24"/>
              </w:rPr>
            </w:rPrChange>
          </w:rPr>
          <w:delText>=</w:delText>
        </w:r>
        <w:r w:rsidR="00EF60DA" w:rsidRPr="00365026" w:rsidDel="000E55E2">
          <w:rPr>
            <w:rFonts w:ascii="Times New Roman" w:hAnsi="Times New Roman" w:cs="Times New Roman"/>
            <w:bCs/>
            <w:iCs/>
            <w:sz w:val="24"/>
            <w:szCs w:val="24"/>
            <w:rPrChange w:id="3635" w:author="Jane Kohlhoff" w:date="2024-06-11T09:53:00Z" w16du:dateUtc="2024-06-10T23:53:00Z">
              <w:rPr>
                <w:rFonts w:ascii="Times" w:hAnsi="Times" w:cs="Times"/>
                <w:bCs/>
                <w:iCs/>
                <w:sz w:val="24"/>
                <w:szCs w:val="24"/>
              </w:rPr>
            </w:rPrChange>
          </w:rPr>
          <w:delText xml:space="preserve"> </w:delText>
        </w:r>
        <w:r w:rsidRPr="00365026" w:rsidDel="000E55E2">
          <w:rPr>
            <w:rFonts w:ascii="Times New Roman" w:hAnsi="Times New Roman" w:cs="Times New Roman"/>
            <w:bCs/>
            <w:iCs/>
            <w:sz w:val="24"/>
            <w:szCs w:val="24"/>
            <w:rPrChange w:id="3636" w:author="Jane Kohlhoff" w:date="2024-06-11T09:53:00Z" w16du:dateUtc="2024-06-10T23:53:00Z">
              <w:rPr>
                <w:rFonts w:ascii="Times" w:hAnsi="Times" w:cs="Times"/>
                <w:bCs/>
                <w:iCs/>
                <w:sz w:val="24"/>
                <w:szCs w:val="24"/>
              </w:rPr>
            </w:rPrChange>
          </w:rPr>
          <w:delText>.0</w:delText>
        </w:r>
        <w:r w:rsidR="002E7BC9" w:rsidRPr="00365026" w:rsidDel="000E55E2">
          <w:rPr>
            <w:rFonts w:ascii="Times New Roman" w:hAnsi="Times New Roman" w:cs="Times New Roman"/>
            <w:bCs/>
            <w:iCs/>
            <w:sz w:val="24"/>
            <w:szCs w:val="24"/>
            <w:rPrChange w:id="3637" w:author="Jane Kohlhoff" w:date="2024-06-11T09:53:00Z" w16du:dateUtc="2024-06-10T23:53:00Z">
              <w:rPr>
                <w:rFonts w:ascii="Times" w:hAnsi="Times" w:cs="Times"/>
                <w:bCs/>
                <w:iCs/>
                <w:sz w:val="24"/>
                <w:szCs w:val="24"/>
              </w:rPr>
            </w:rPrChange>
          </w:rPr>
          <w:delText>8</w:delText>
        </w:r>
        <w:r w:rsidRPr="00365026" w:rsidDel="000E55E2">
          <w:rPr>
            <w:rFonts w:ascii="Times New Roman" w:hAnsi="Times New Roman" w:cs="Times New Roman"/>
            <w:bCs/>
            <w:iCs/>
            <w:sz w:val="24"/>
            <w:szCs w:val="24"/>
            <w:rPrChange w:id="3638" w:author="Jane Kohlhoff" w:date="2024-06-11T09:53:00Z" w16du:dateUtc="2024-06-10T23:53:00Z">
              <w:rPr>
                <w:rFonts w:ascii="Times" w:hAnsi="Times" w:cs="Times"/>
                <w:bCs/>
                <w:iCs/>
                <w:sz w:val="24"/>
                <w:szCs w:val="24"/>
              </w:rPr>
            </w:rPrChange>
          </w:rPr>
          <w:delText>). N</w:delText>
        </w:r>
      </w:del>
      <w:ins w:id="3639" w:author="Jane Kohlhoff" w:date="2024-06-11T13:58:00Z" w16du:dateUtc="2024-06-11T03:58:00Z">
        <w:r w:rsidR="000E55E2">
          <w:rPr>
            <w:rFonts w:ascii="Times New Roman" w:hAnsi="Times New Roman" w:cs="Times New Roman"/>
            <w:bCs/>
            <w:iCs/>
            <w:sz w:val="24"/>
            <w:szCs w:val="24"/>
          </w:rPr>
          <w:t>n</w:t>
        </w:r>
      </w:ins>
      <w:r w:rsidRPr="00365026">
        <w:rPr>
          <w:rFonts w:ascii="Times New Roman" w:hAnsi="Times New Roman" w:cs="Times New Roman"/>
          <w:bCs/>
          <w:iCs/>
          <w:sz w:val="24"/>
          <w:szCs w:val="24"/>
          <w:rPrChange w:id="3640" w:author="Jane Kohlhoff" w:date="2024-06-11T09:53:00Z" w16du:dateUtc="2024-06-10T23:53:00Z">
            <w:rPr>
              <w:rFonts w:ascii="Times" w:hAnsi="Times" w:cs="Times"/>
              <w:bCs/>
              <w:iCs/>
              <w:sz w:val="24"/>
              <w:szCs w:val="24"/>
            </w:rPr>
          </w:rPrChange>
        </w:rPr>
        <w:t xml:space="preserve">o other </w:t>
      </w:r>
      <w:ins w:id="3641" w:author="Jane Kohlhoff" w:date="2024-06-11T13:58:00Z" w16du:dateUtc="2024-06-11T03:58:00Z">
        <w:r w:rsidR="000E55E2">
          <w:rPr>
            <w:rFonts w:ascii="Times New Roman" w:hAnsi="Times New Roman" w:cs="Times New Roman"/>
            <w:bCs/>
            <w:iCs/>
            <w:sz w:val="24"/>
            <w:szCs w:val="24"/>
          </w:rPr>
          <w:t xml:space="preserve">significant </w:t>
        </w:r>
      </w:ins>
      <w:r w:rsidRPr="00365026">
        <w:rPr>
          <w:rFonts w:ascii="Times New Roman" w:hAnsi="Times New Roman" w:cs="Times New Roman"/>
          <w:bCs/>
          <w:iCs/>
          <w:sz w:val="24"/>
          <w:szCs w:val="24"/>
          <w:rPrChange w:id="3642" w:author="Jane Kohlhoff" w:date="2024-06-11T09:53:00Z" w16du:dateUtc="2024-06-10T23:53:00Z">
            <w:rPr>
              <w:rFonts w:ascii="Times" w:hAnsi="Times" w:cs="Times"/>
              <w:bCs/>
              <w:iCs/>
              <w:sz w:val="24"/>
              <w:szCs w:val="24"/>
            </w:rPr>
          </w:rPrChange>
        </w:rPr>
        <w:t>between-group differences were observed. There was a significant decrease in non-attuned comments for the PCIT-T group from T1 to T2 (</w:t>
      </w:r>
      <w:r w:rsidRPr="00365026">
        <w:rPr>
          <w:rFonts w:ascii="Times New Roman" w:hAnsi="Times New Roman" w:cs="Times New Roman"/>
          <w:bCs/>
          <w:i/>
          <w:sz w:val="24"/>
          <w:szCs w:val="24"/>
          <w:rPrChange w:id="3643" w:author="Jane Kohlhoff" w:date="2024-06-11T09:53:00Z" w16du:dateUtc="2024-06-10T23:53:00Z">
            <w:rPr>
              <w:rFonts w:ascii="Times" w:hAnsi="Times" w:cs="Times"/>
              <w:bCs/>
              <w:i/>
              <w:sz w:val="24"/>
              <w:szCs w:val="24"/>
            </w:rPr>
          </w:rPrChange>
        </w:rPr>
        <w:t>p</w:t>
      </w:r>
      <w:r w:rsidRPr="00365026">
        <w:rPr>
          <w:rFonts w:ascii="Times New Roman" w:hAnsi="Times New Roman" w:cs="Times New Roman"/>
          <w:bCs/>
          <w:iCs/>
          <w:sz w:val="24"/>
          <w:szCs w:val="24"/>
          <w:rPrChange w:id="3644" w:author="Jane Kohlhoff" w:date="2024-06-11T09:53:00Z" w16du:dateUtc="2024-06-10T23:53:00Z">
            <w:rPr>
              <w:rFonts w:ascii="Times" w:hAnsi="Times" w:cs="Times"/>
              <w:bCs/>
              <w:iCs/>
              <w:sz w:val="24"/>
              <w:szCs w:val="24"/>
            </w:rPr>
          </w:rPrChange>
        </w:rPr>
        <w:t xml:space="preserve"> </w:t>
      </w:r>
      <w:r w:rsidR="00EF60DA" w:rsidRPr="00365026">
        <w:rPr>
          <w:rFonts w:ascii="Times New Roman" w:hAnsi="Times New Roman" w:cs="Times New Roman"/>
          <w:bCs/>
          <w:iCs/>
          <w:sz w:val="24"/>
          <w:szCs w:val="24"/>
          <w:rPrChange w:id="3645" w:author="Jane Kohlhoff" w:date="2024-06-11T09:53:00Z" w16du:dateUtc="2024-06-10T23:53:00Z">
            <w:rPr>
              <w:rFonts w:ascii="Times" w:hAnsi="Times" w:cs="Times"/>
              <w:bCs/>
              <w:iCs/>
              <w:sz w:val="24"/>
              <w:szCs w:val="24"/>
            </w:rPr>
          </w:rPrChange>
        </w:rPr>
        <w:t>&lt;</w:t>
      </w:r>
      <w:r w:rsidRPr="00365026">
        <w:rPr>
          <w:rFonts w:ascii="Times New Roman" w:hAnsi="Times New Roman" w:cs="Times New Roman"/>
          <w:bCs/>
          <w:iCs/>
          <w:sz w:val="24"/>
          <w:szCs w:val="24"/>
          <w:rPrChange w:id="3646" w:author="Jane Kohlhoff" w:date="2024-06-11T09:53:00Z" w16du:dateUtc="2024-06-10T23:53:00Z">
            <w:rPr>
              <w:rFonts w:ascii="Times" w:hAnsi="Times" w:cs="Times"/>
              <w:bCs/>
              <w:iCs/>
              <w:sz w:val="24"/>
              <w:szCs w:val="24"/>
            </w:rPr>
          </w:rPrChange>
        </w:rPr>
        <w:t xml:space="preserve"> .0</w:t>
      </w:r>
      <w:r w:rsidR="00EF60DA" w:rsidRPr="00365026">
        <w:rPr>
          <w:rFonts w:ascii="Times New Roman" w:hAnsi="Times New Roman" w:cs="Times New Roman"/>
          <w:bCs/>
          <w:iCs/>
          <w:sz w:val="24"/>
          <w:szCs w:val="24"/>
          <w:rPrChange w:id="3647" w:author="Jane Kohlhoff" w:date="2024-06-11T09:53:00Z" w16du:dateUtc="2024-06-10T23:53:00Z">
            <w:rPr>
              <w:rFonts w:ascii="Times" w:hAnsi="Times" w:cs="Times"/>
              <w:bCs/>
              <w:iCs/>
              <w:sz w:val="24"/>
              <w:szCs w:val="24"/>
            </w:rPr>
          </w:rPrChange>
        </w:rPr>
        <w:t>5</w:t>
      </w:r>
      <w:r w:rsidRPr="00365026">
        <w:rPr>
          <w:rFonts w:ascii="Times New Roman" w:hAnsi="Times New Roman" w:cs="Times New Roman"/>
          <w:bCs/>
          <w:iCs/>
          <w:sz w:val="24"/>
          <w:szCs w:val="24"/>
          <w:rPrChange w:id="3648" w:author="Jane Kohlhoff" w:date="2024-06-11T09:53:00Z" w16du:dateUtc="2024-06-10T23:53:00Z">
            <w:rPr>
              <w:rFonts w:ascii="Times" w:hAnsi="Times" w:cs="Times"/>
              <w:bCs/>
              <w:iCs/>
              <w:sz w:val="24"/>
              <w:szCs w:val="24"/>
            </w:rPr>
          </w:rPrChange>
        </w:rPr>
        <w:t xml:space="preserve">, </w:t>
      </w:r>
      <w:r w:rsidRPr="00365026">
        <w:rPr>
          <w:rFonts w:ascii="Times New Roman" w:hAnsi="Times New Roman" w:cs="Times New Roman"/>
          <w:bCs/>
          <w:i/>
          <w:sz w:val="24"/>
          <w:szCs w:val="24"/>
          <w:rPrChange w:id="3649" w:author="Jane Kohlhoff" w:date="2024-06-11T09:53:00Z" w16du:dateUtc="2024-06-10T23:53:00Z">
            <w:rPr>
              <w:rFonts w:ascii="Times" w:hAnsi="Times" w:cs="Times"/>
              <w:bCs/>
              <w:i/>
              <w:sz w:val="24"/>
              <w:szCs w:val="24"/>
            </w:rPr>
          </w:rPrChange>
        </w:rPr>
        <w:t>d</w:t>
      </w:r>
      <w:r w:rsidRPr="00365026">
        <w:rPr>
          <w:rFonts w:ascii="Times New Roman" w:hAnsi="Times New Roman" w:cs="Times New Roman"/>
          <w:bCs/>
          <w:iCs/>
          <w:sz w:val="24"/>
          <w:szCs w:val="24"/>
          <w:rPrChange w:id="3650" w:author="Jane Kohlhoff" w:date="2024-06-11T09:53:00Z" w16du:dateUtc="2024-06-10T23:53:00Z">
            <w:rPr>
              <w:rFonts w:ascii="Times" w:hAnsi="Times" w:cs="Times"/>
              <w:bCs/>
              <w:iCs/>
              <w:sz w:val="24"/>
              <w:szCs w:val="24"/>
            </w:rPr>
          </w:rPrChange>
        </w:rPr>
        <w:t xml:space="preserve">= </w:t>
      </w:r>
      <w:ins w:id="3651" w:author="Jane Kohlhoff" w:date="2024-06-11T22:36:00Z" w16du:dateUtc="2024-06-11T12:36:00Z">
        <w:r w:rsidR="00915AB5">
          <w:rPr>
            <w:rFonts w:ascii="Times New Roman" w:hAnsi="Times New Roman" w:cs="Times New Roman"/>
            <w:bCs/>
            <w:iCs/>
            <w:sz w:val="24"/>
            <w:szCs w:val="24"/>
          </w:rPr>
          <w:t>-</w:t>
        </w:r>
      </w:ins>
      <w:r w:rsidRPr="00365026">
        <w:rPr>
          <w:rFonts w:ascii="Times New Roman" w:hAnsi="Times New Roman" w:cs="Times New Roman"/>
          <w:bCs/>
          <w:iCs/>
          <w:sz w:val="24"/>
          <w:szCs w:val="24"/>
          <w:rPrChange w:id="3652" w:author="Jane Kohlhoff" w:date="2024-06-11T09:53:00Z" w16du:dateUtc="2024-06-10T23:53:00Z">
            <w:rPr>
              <w:rFonts w:ascii="Times" w:hAnsi="Times" w:cs="Times"/>
              <w:bCs/>
              <w:iCs/>
              <w:sz w:val="24"/>
              <w:szCs w:val="24"/>
            </w:rPr>
          </w:rPrChange>
        </w:rPr>
        <w:t>0.69; medium to large effect size)</w:t>
      </w:r>
      <w:ins w:id="3653" w:author="Jane Kohlhoff" w:date="2024-06-11T13:59:00Z" w16du:dateUtc="2024-06-11T03:59:00Z">
        <w:r w:rsidR="007672BF">
          <w:rPr>
            <w:rFonts w:ascii="Times New Roman" w:hAnsi="Times New Roman" w:cs="Times New Roman"/>
            <w:bCs/>
            <w:iCs/>
            <w:sz w:val="24"/>
            <w:szCs w:val="24"/>
          </w:rPr>
          <w:t xml:space="preserve"> and</w:t>
        </w:r>
      </w:ins>
      <w:r w:rsidRPr="00365026">
        <w:rPr>
          <w:rFonts w:ascii="Times New Roman" w:hAnsi="Times New Roman" w:cs="Times New Roman"/>
          <w:bCs/>
          <w:iCs/>
          <w:sz w:val="24"/>
          <w:szCs w:val="24"/>
          <w:rPrChange w:id="3654" w:author="Jane Kohlhoff" w:date="2024-06-11T09:53:00Z" w16du:dateUtc="2024-06-10T23:53:00Z">
            <w:rPr>
              <w:rFonts w:ascii="Times" w:hAnsi="Times" w:cs="Times"/>
              <w:bCs/>
              <w:iCs/>
              <w:sz w:val="24"/>
              <w:szCs w:val="24"/>
            </w:rPr>
          </w:rPrChange>
        </w:rPr>
        <w:t xml:space="preserve"> </w:t>
      </w:r>
      <w:del w:id="3655" w:author="Jane Kohlhoff" w:date="2024-06-11T13:59:00Z" w16du:dateUtc="2024-06-11T03:59:00Z">
        <w:r w:rsidRPr="00365026" w:rsidDel="007672BF">
          <w:rPr>
            <w:rFonts w:ascii="Times New Roman" w:hAnsi="Times New Roman" w:cs="Times New Roman"/>
            <w:bCs/>
            <w:iCs/>
            <w:sz w:val="24"/>
            <w:szCs w:val="24"/>
            <w:rPrChange w:id="3656" w:author="Jane Kohlhoff" w:date="2024-06-11T09:53:00Z" w16du:dateUtc="2024-06-10T23:53:00Z">
              <w:rPr>
                <w:rFonts w:ascii="Times" w:hAnsi="Times" w:cs="Times"/>
                <w:bCs/>
                <w:iCs/>
                <w:sz w:val="24"/>
                <w:szCs w:val="24"/>
              </w:rPr>
            </w:rPrChange>
          </w:rPr>
          <w:delText>and a significant decrease in non-attuned comments for the COS-P group from T1 to T2 (</w:delText>
        </w:r>
        <w:r w:rsidRPr="00365026" w:rsidDel="007672BF">
          <w:rPr>
            <w:rFonts w:ascii="Times New Roman" w:hAnsi="Times New Roman" w:cs="Times New Roman"/>
            <w:bCs/>
            <w:i/>
            <w:sz w:val="24"/>
            <w:szCs w:val="24"/>
            <w:rPrChange w:id="3657" w:author="Jane Kohlhoff" w:date="2024-06-11T09:53:00Z" w16du:dateUtc="2024-06-10T23:53:00Z">
              <w:rPr>
                <w:rFonts w:ascii="Times" w:hAnsi="Times" w:cs="Times"/>
                <w:bCs/>
                <w:i/>
                <w:sz w:val="24"/>
                <w:szCs w:val="24"/>
              </w:rPr>
            </w:rPrChange>
          </w:rPr>
          <w:delText>p</w:delText>
        </w:r>
        <w:r w:rsidR="00EF60DA" w:rsidRPr="00365026" w:rsidDel="007672BF">
          <w:rPr>
            <w:rFonts w:ascii="Times New Roman" w:hAnsi="Times New Roman" w:cs="Times New Roman"/>
            <w:bCs/>
            <w:i/>
            <w:sz w:val="24"/>
            <w:szCs w:val="24"/>
            <w:rPrChange w:id="3658" w:author="Jane Kohlhoff" w:date="2024-06-11T09:53:00Z" w16du:dateUtc="2024-06-10T23:53:00Z">
              <w:rPr>
                <w:rFonts w:ascii="Times" w:hAnsi="Times" w:cs="Times"/>
                <w:bCs/>
                <w:i/>
                <w:sz w:val="24"/>
                <w:szCs w:val="24"/>
              </w:rPr>
            </w:rPrChange>
          </w:rPr>
          <w:delText xml:space="preserve"> </w:delText>
        </w:r>
        <w:r w:rsidR="00EF60DA" w:rsidRPr="00365026" w:rsidDel="007672BF">
          <w:rPr>
            <w:rFonts w:ascii="Times New Roman" w:hAnsi="Times New Roman" w:cs="Times New Roman"/>
            <w:bCs/>
            <w:iCs/>
            <w:sz w:val="24"/>
            <w:szCs w:val="24"/>
            <w:rPrChange w:id="3659" w:author="Jane Kohlhoff" w:date="2024-06-11T09:53:00Z" w16du:dateUtc="2024-06-10T23:53:00Z">
              <w:rPr>
                <w:rFonts w:ascii="Times" w:hAnsi="Times" w:cs="Times"/>
                <w:bCs/>
                <w:iCs/>
                <w:sz w:val="24"/>
                <w:szCs w:val="24"/>
              </w:rPr>
            </w:rPrChange>
          </w:rPr>
          <w:delText>&lt;</w:delText>
        </w:r>
        <w:r w:rsidRPr="00365026" w:rsidDel="007672BF">
          <w:rPr>
            <w:rFonts w:ascii="Times New Roman" w:hAnsi="Times New Roman" w:cs="Times New Roman"/>
            <w:bCs/>
            <w:iCs/>
            <w:sz w:val="24"/>
            <w:szCs w:val="24"/>
            <w:rPrChange w:id="3660" w:author="Jane Kohlhoff" w:date="2024-06-11T09:53:00Z" w16du:dateUtc="2024-06-10T23:53:00Z">
              <w:rPr>
                <w:rFonts w:ascii="Times" w:hAnsi="Times" w:cs="Times"/>
                <w:bCs/>
                <w:iCs/>
                <w:sz w:val="24"/>
                <w:szCs w:val="24"/>
              </w:rPr>
            </w:rPrChange>
          </w:rPr>
          <w:delText xml:space="preserve"> .0</w:delText>
        </w:r>
        <w:r w:rsidR="00EF60DA" w:rsidRPr="00365026" w:rsidDel="007672BF">
          <w:rPr>
            <w:rFonts w:ascii="Times New Roman" w:hAnsi="Times New Roman" w:cs="Times New Roman"/>
            <w:bCs/>
            <w:iCs/>
            <w:sz w:val="24"/>
            <w:szCs w:val="24"/>
            <w:rPrChange w:id="3661" w:author="Jane Kohlhoff" w:date="2024-06-11T09:53:00Z" w16du:dateUtc="2024-06-10T23:53:00Z">
              <w:rPr>
                <w:rFonts w:ascii="Times" w:hAnsi="Times" w:cs="Times"/>
                <w:bCs/>
                <w:iCs/>
                <w:sz w:val="24"/>
                <w:szCs w:val="24"/>
              </w:rPr>
            </w:rPrChange>
          </w:rPr>
          <w:delText>5</w:delText>
        </w:r>
        <w:r w:rsidRPr="00365026" w:rsidDel="007672BF">
          <w:rPr>
            <w:rFonts w:ascii="Times New Roman" w:hAnsi="Times New Roman" w:cs="Times New Roman"/>
            <w:bCs/>
            <w:iCs/>
            <w:sz w:val="24"/>
            <w:szCs w:val="24"/>
            <w:rPrChange w:id="3662" w:author="Jane Kohlhoff" w:date="2024-06-11T09:53:00Z" w16du:dateUtc="2024-06-10T23:53:00Z">
              <w:rPr>
                <w:rFonts w:ascii="Times" w:hAnsi="Times" w:cs="Times"/>
                <w:bCs/>
                <w:iCs/>
                <w:sz w:val="24"/>
                <w:szCs w:val="24"/>
              </w:rPr>
            </w:rPrChange>
          </w:rPr>
          <w:delText xml:space="preserve">, </w:delText>
        </w:r>
        <w:r w:rsidRPr="00365026" w:rsidDel="007672BF">
          <w:rPr>
            <w:rFonts w:ascii="Times New Roman" w:hAnsi="Times New Roman" w:cs="Times New Roman"/>
            <w:bCs/>
            <w:i/>
            <w:sz w:val="24"/>
            <w:szCs w:val="24"/>
            <w:rPrChange w:id="3663" w:author="Jane Kohlhoff" w:date="2024-06-11T09:53:00Z" w16du:dateUtc="2024-06-10T23:53:00Z">
              <w:rPr>
                <w:rFonts w:ascii="Times" w:hAnsi="Times" w:cs="Times"/>
                <w:bCs/>
                <w:i/>
                <w:sz w:val="24"/>
                <w:szCs w:val="24"/>
              </w:rPr>
            </w:rPrChange>
          </w:rPr>
          <w:delText>d</w:delText>
        </w:r>
        <w:r w:rsidR="00EF60DA" w:rsidRPr="00365026" w:rsidDel="007672BF">
          <w:rPr>
            <w:rFonts w:ascii="Times New Roman" w:hAnsi="Times New Roman" w:cs="Times New Roman"/>
            <w:bCs/>
            <w:i/>
            <w:sz w:val="24"/>
            <w:szCs w:val="24"/>
            <w:rPrChange w:id="3664" w:author="Jane Kohlhoff" w:date="2024-06-11T09:53:00Z" w16du:dateUtc="2024-06-10T23:53:00Z">
              <w:rPr>
                <w:rFonts w:ascii="Times" w:hAnsi="Times" w:cs="Times"/>
                <w:bCs/>
                <w:i/>
                <w:sz w:val="24"/>
                <w:szCs w:val="24"/>
              </w:rPr>
            </w:rPrChange>
          </w:rPr>
          <w:delText xml:space="preserve"> </w:delText>
        </w:r>
        <w:r w:rsidRPr="00365026" w:rsidDel="007672BF">
          <w:rPr>
            <w:rFonts w:ascii="Times New Roman" w:hAnsi="Times New Roman" w:cs="Times New Roman"/>
            <w:bCs/>
            <w:iCs/>
            <w:sz w:val="24"/>
            <w:szCs w:val="24"/>
            <w:rPrChange w:id="3665" w:author="Jane Kohlhoff" w:date="2024-06-11T09:53:00Z" w16du:dateUtc="2024-06-10T23:53:00Z">
              <w:rPr>
                <w:rFonts w:ascii="Times" w:hAnsi="Times" w:cs="Times"/>
                <w:bCs/>
                <w:iCs/>
                <w:sz w:val="24"/>
                <w:szCs w:val="24"/>
              </w:rPr>
            </w:rPrChange>
          </w:rPr>
          <w:delText>= 0.53; medium effect size). There</w:delText>
        </w:r>
        <w:r w:rsidRPr="00365026" w:rsidDel="007672BF">
          <w:rPr>
            <w:rFonts w:ascii="Times New Roman" w:eastAsia="Times New Roman" w:hAnsi="Times New Roman" w:cs="Times New Roman"/>
            <w:kern w:val="0"/>
            <w:sz w:val="24"/>
            <w:szCs w:val="24"/>
            <w:lang w:val="en-GB" w:eastAsia="en-GB"/>
            <w14:ligatures w14:val="none"/>
          </w:rPr>
          <w:delText xml:space="preserve"> </w:delText>
        </w:r>
      </w:del>
      <w:ins w:id="3666" w:author="Jane Kohlhoff" w:date="2024-06-11T13:59:00Z" w16du:dateUtc="2024-06-11T03:59:00Z">
        <w:r w:rsidR="007672BF">
          <w:rPr>
            <w:rFonts w:ascii="Times New Roman" w:hAnsi="Times New Roman" w:cs="Times New Roman"/>
            <w:bCs/>
            <w:iCs/>
            <w:sz w:val="24"/>
            <w:szCs w:val="24"/>
          </w:rPr>
          <w:t>t</w:t>
        </w:r>
        <w:r w:rsidR="007672BF" w:rsidRPr="00365026">
          <w:rPr>
            <w:rFonts w:ascii="Times New Roman" w:hAnsi="Times New Roman" w:cs="Times New Roman"/>
            <w:bCs/>
            <w:iCs/>
            <w:sz w:val="24"/>
            <w:szCs w:val="24"/>
            <w:rPrChange w:id="3667" w:author="Jane Kohlhoff" w:date="2024-06-11T09:53:00Z" w16du:dateUtc="2024-06-10T23:53:00Z">
              <w:rPr>
                <w:rFonts w:ascii="Times" w:hAnsi="Times" w:cs="Times"/>
                <w:bCs/>
                <w:iCs/>
                <w:sz w:val="24"/>
                <w:szCs w:val="24"/>
              </w:rPr>
            </w:rPrChange>
          </w:rPr>
          <w:t>here</w:t>
        </w:r>
        <w:r w:rsidR="007672BF" w:rsidRPr="00365026">
          <w:rPr>
            <w:rFonts w:ascii="Times New Roman" w:eastAsia="Times New Roman" w:hAnsi="Times New Roman" w:cs="Times New Roman"/>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were no other significant within-group differences.</w:t>
      </w:r>
      <w:r w:rsidRPr="00365026">
        <w:rPr>
          <w:rFonts w:ascii="Times New Roman" w:hAnsi="Times New Roman" w:cs="Times New Roman"/>
          <w:bCs/>
          <w:iCs/>
          <w:sz w:val="24"/>
          <w:szCs w:val="24"/>
          <w:rPrChange w:id="3668" w:author="Jane Kohlhoff" w:date="2024-06-11T09:53:00Z" w16du:dateUtc="2024-06-10T23:53:00Z">
            <w:rPr>
              <w:rFonts w:ascii="Times" w:hAnsi="Times" w:cs="Times"/>
              <w:bCs/>
              <w:iCs/>
              <w:sz w:val="24"/>
              <w:szCs w:val="24"/>
            </w:rPr>
          </w:rPrChange>
        </w:rPr>
        <w:t xml:space="preserve"> </w:t>
      </w:r>
      <w:r w:rsidRPr="00365026">
        <w:rPr>
          <w:rFonts w:ascii="Times New Roman" w:eastAsia="Times New Roman" w:hAnsi="Times New Roman" w:cs="Times New Roman"/>
          <w:kern w:val="0"/>
          <w:sz w:val="24"/>
          <w:szCs w:val="24"/>
          <w:lang w:val="en-GB" w:eastAsia="en-GB"/>
          <w14:ligatures w14:val="none"/>
        </w:rPr>
        <w:t>The hypothes</w:t>
      </w:r>
      <w:ins w:id="3669" w:author="Jane Kohlhoff" w:date="2024-06-11T11:07:00Z" w16du:dateUtc="2024-06-11T01:07:00Z">
        <w:r w:rsidR="005C4137">
          <w:rPr>
            <w:rFonts w:ascii="Times New Roman" w:eastAsia="Times New Roman" w:hAnsi="Times New Roman" w:cs="Times New Roman"/>
            <w:kern w:val="0"/>
            <w:sz w:val="24"/>
            <w:szCs w:val="24"/>
            <w:lang w:val="en-GB" w:eastAsia="en-GB"/>
            <w14:ligatures w14:val="none"/>
          </w:rPr>
          <w:t>i</w:t>
        </w:r>
      </w:ins>
      <w:del w:id="3670" w:author="Jane Kohlhoff" w:date="2024-06-11T11:07:00Z" w16du:dateUtc="2024-06-11T01:07:00Z">
        <w:r w:rsidRPr="00365026" w:rsidDel="005C4137">
          <w:rPr>
            <w:rFonts w:ascii="Times New Roman" w:eastAsia="Times New Roman" w:hAnsi="Times New Roman" w:cs="Times New Roman"/>
            <w:kern w:val="0"/>
            <w:sz w:val="24"/>
            <w:szCs w:val="24"/>
            <w:lang w:val="en-GB" w:eastAsia="en-GB"/>
            <w14:ligatures w14:val="none"/>
          </w:rPr>
          <w:delText>e</w:delText>
        </w:r>
      </w:del>
      <w:r w:rsidRPr="00365026">
        <w:rPr>
          <w:rFonts w:ascii="Times New Roman" w:eastAsia="Times New Roman" w:hAnsi="Times New Roman" w:cs="Times New Roman"/>
          <w:kern w:val="0"/>
          <w:sz w:val="24"/>
          <w:szCs w:val="24"/>
          <w:lang w:val="en-GB" w:eastAsia="en-GB"/>
          <w14:ligatures w14:val="none"/>
        </w:rPr>
        <w:t xml:space="preserve">s that there would be a gradient effect in terms of the </w:t>
      </w:r>
      <w:r w:rsidRPr="00365026">
        <w:rPr>
          <w:rFonts w:ascii="Times New Roman" w:eastAsia="Times New Roman" w:hAnsi="Times New Roman" w:cs="Times New Roman"/>
          <w:kern w:val="0"/>
          <w:sz w:val="24"/>
          <w:szCs w:val="24"/>
          <w:lang w:val="en-GB" w:eastAsia="en-GB"/>
          <w14:ligatures w14:val="none"/>
          <w:rPrChange w:id="3671" w:author="Jane Kohlhoff" w:date="2024-06-11T09:53:00Z" w16du:dateUtc="2024-06-10T23:53:00Z">
            <w:rPr>
              <w:rFonts w:ascii="Times" w:eastAsia="Times New Roman" w:hAnsi="Times" w:cs="Times"/>
              <w:kern w:val="0"/>
              <w:sz w:val="24"/>
              <w:szCs w:val="24"/>
              <w:lang w:val="en-GB" w:eastAsia="en-GB"/>
              <w14:ligatures w14:val="none"/>
            </w:rPr>
          </w:rPrChange>
        </w:rPr>
        <w:t xml:space="preserve">magnitude of gains from T1 to T2 [PCIT-T &gt; COS-P &gt; WL] was </w:t>
      </w:r>
      <w:r w:rsidR="00C30DE1" w:rsidRPr="00365026">
        <w:rPr>
          <w:rFonts w:ascii="Times New Roman" w:eastAsia="Times New Roman" w:hAnsi="Times New Roman" w:cs="Times New Roman"/>
          <w:kern w:val="0"/>
          <w:sz w:val="24"/>
          <w:szCs w:val="24"/>
          <w:lang w:val="en-GB" w:eastAsia="en-GB"/>
          <w14:ligatures w14:val="none"/>
        </w:rPr>
        <w:t>supported</w:t>
      </w:r>
      <w:r w:rsidR="00EF60DA" w:rsidRPr="00365026">
        <w:rPr>
          <w:rFonts w:ascii="Times New Roman" w:eastAsia="Times New Roman" w:hAnsi="Times New Roman" w:cs="Times New Roman"/>
          <w:kern w:val="0"/>
          <w:sz w:val="24"/>
          <w:szCs w:val="24"/>
          <w:lang w:val="en-GB" w:eastAsia="en-GB"/>
          <w14:ligatures w14:val="none"/>
        </w:rPr>
        <w:t xml:space="preserve">, </w:t>
      </w:r>
      <w:r w:rsidR="00C30DE1" w:rsidRPr="00365026">
        <w:rPr>
          <w:rFonts w:ascii="Times New Roman" w:eastAsia="Times New Roman" w:hAnsi="Times New Roman" w:cs="Times New Roman"/>
          <w:i/>
          <w:iCs/>
          <w:kern w:val="0"/>
          <w:sz w:val="24"/>
          <w:szCs w:val="24"/>
          <w:lang w:val="en-GB" w:eastAsia="en-GB"/>
          <w14:ligatures w14:val="none"/>
        </w:rPr>
        <w:t>F</w:t>
      </w:r>
      <w:r w:rsidR="00C30DE1" w:rsidRPr="00365026">
        <w:rPr>
          <w:rFonts w:ascii="Times New Roman" w:eastAsia="Times New Roman" w:hAnsi="Times New Roman" w:cs="Times New Roman"/>
          <w:kern w:val="0"/>
          <w:sz w:val="24"/>
          <w:szCs w:val="24"/>
          <w:lang w:val="en-GB" w:eastAsia="en-GB"/>
          <w14:ligatures w14:val="none"/>
        </w:rPr>
        <w:t xml:space="preserve"> (</w:t>
      </w:r>
      <w:r w:rsidR="00C30A6F" w:rsidRPr="00365026">
        <w:rPr>
          <w:rFonts w:ascii="Times New Roman" w:eastAsia="Times New Roman" w:hAnsi="Times New Roman" w:cs="Times New Roman"/>
          <w:kern w:val="0"/>
          <w:sz w:val="24"/>
          <w:szCs w:val="24"/>
          <w:lang w:val="en-GB" w:eastAsia="en-GB"/>
          <w14:ligatures w14:val="none"/>
        </w:rPr>
        <w:t>2</w:t>
      </w:r>
      <w:r w:rsidR="00C30DE1" w:rsidRPr="00365026">
        <w:rPr>
          <w:rFonts w:ascii="Times New Roman" w:eastAsia="Times New Roman" w:hAnsi="Times New Roman" w:cs="Times New Roman"/>
          <w:kern w:val="0"/>
          <w:sz w:val="24"/>
          <w:szCs w:val="24"/>
          <w:lang w:val="en-GB" w:eastAsia="en-GB"/>
          <w14:ligatures w14:val="none"/>
        </w:rPr>
        <w:t>,</w:t>
      </w:r>
      <w:r w:rsidR="00C30A6F" w:rsidRPr="00365026">
        <w:rPr>
          <w:rFonts w:ascii="Times New Roman" w:eastAsia="Times New Roman" w:hAnsi="Times New Roman" w:cs="Times New Roman"/>
          <w:kern w:val="0"/>
          <w:sz w:val="24"/>
          <w:szCs w:val="24"/>
          <w:lang w:val="en-GB" w:eastAsia="en-GB"/>
          <w14:ligatures w14:val="none"/>
        </w:rPr>
        <w:t xml:space="preserve"> 155</w:t>
      </w:r>
      <w:r w:rsidR="00C30DE1" w:rsidRPr="00365026">
        <w:rPr>
          <w:rFonts w:ascii="Times New Roman" w:eastAsia="Times New Roman" w:hAnsi="Times New Roman" w:cs="Times New Roman"/>
          <w:kern w:val="0"/>
          <w:sz w:val="24"/>
          <w:szCs w:val="24"/>
          <w:lang w:val="en-GB" w:eastAsia="en-GB"/>
          <w14:ligatures w14:val="none"/>
        </w:rPr>
        <w:t xml:space="preserve">) = </w:t>
      </w:r>
      <w:r w:rsidR="00C30A6F" w:rsidRPr="00365026">
        <w:rPr>
          <w:rFonts w:ascii="Times New Roman" w:eastAsia="Times New Roman" w:hAnsi="Times New Roman" w:cs="Times New Roman"/>
          <w:kern w:val="0"/>
          <w:sz w:val="24"/>
          <w:szCs w:val="24"/>
          <w:lang w:val="en-GB" w:eastAsia="en-GB"/>
          <w14:ligatures w14:val="none"/>
        </w:rPr>
        <w:t>4.53</w:t>
      </w:r>
      <w:r w:rsidR="00C30DE1" w:rsidRPr="00365026">
        <w:rPr>
          <w:rFonts w:ascii="Times New Roman" w:eastAsia="Times New Roman" w:hAnsi="Times New Roman" w:cs="Times New Roman"/>
          <w:kern w:val="0"/>
          <w:sz w:val="24"/>
          <w:szCs w:val="24"/>
          <w:lang w:val="en-GB" w:eastAsia="en-GB"/>
          <w14:ligatures w14:val="none"/>
        </w:rPr>
        <w:t xml:space="preserve">, </w:t>
      </w:r>
      <w:r w:rsidR="00C30DE1" w:rsidRPr="00365026">
        <w:rPr>
          <w:rFonts w:ascii="Times New Roman" w:eastAsia="Times New Roman" w:hAnsi="Times New Roman" w:cs="Times New Roman"/>
          <w:i/>
          <w:iCs/>
          <w:kern w:val="0"/>
          <w:sz w:val="24"/>
          <w:szCs w:val="24"/>
          <w:lang w:val="en-GB" w:eastAsia="en-GB"/>
          <w14:ligatures w14:val="none"/>
        </w:rPr>
        <w:t>p</w:t>
      </w:r>
      <w:r w:rsidR="00C30DE1" w:rsidRPr="00365026">
        <w:rPr>
          <w:rFonts w:ascii="Times New Roman" w:eastAsia="Times New Roman" w:hAnsi="Times New Roman" w:cs="Times New Roman"/>
          <w:kern w:val="0"/>
          <w:sz w:val="24"/>
          <w:szCs w:val="24"/>
          <w:lang w:val="en-GB" w:eastAsia="en-GB"/>
          <w14:ligatures w14:val="none"/>
        </w:rPr>
        <w:t xml:space="preserve"> &lt; .0</w:t>
      </w:r>
      <w:r w:rsidR="00C30A6F" w:rsidRPr="00365026">
        <w:rPr>
          <w:rFonts w:ascii="Times New Roman" w:eastAsia="Times New Roman" w:hAnsi="Times New Roman" w:cs="Times New Roman"/>
          <w:kern w:val="0"/>
          <w:sz w:val="24"/>
          <w:szCs w:val="24"/>
          <w:lang w:val="en-GB" w:eastAsia="en-GB"/>
          <w14:ligatures w14:val="none"/>
        </w:rPr>
        <w:t>5</w:t>
      </w:r>
      <w:r w:rsidR="00C30DE1" w:rsidRPr="00365026">
        <w:rPr>
          <w:rFonts w:ascii="Times New Roman" w:eastAsia="Times New Roman" w:hAnsi="Times New Roman" w:cs="Times New Roman"/>
          <w:kern w:val="0"/>
          <w:sz w:val="24"/>
          <w:szCs w:val="24"/>
          <w:lang w:val="en-GB" w:eastAsia="en-GB"/>
          <w14:ligatures w14:val="none"/>
        </w:rPr>
        <w:t>.</w:t>
      </w:r>
      <w:r w:rsidR="00C30DE1" w:rsidRPr="00365026">
        <w:rPr>
          <w:rFonts w:ascii="Times New Roman" w:eastAsia="Times New Roman" w:hAnsi="Times New Roman" w:cs="Times New Roman"/>
          <w:kern w:val="0"/>
          <w:sz w:val="24"/>
          <w:szCs w:val="24"/>
          <w:lang w:val="en-GB" w:eastAsia="en-GB"/>
          <w14:ligatures w14:val="none"/>
          <w:rPrChange w:id="3672" w:author="Jane Kohlhoff" w:date="2024-06-11T09:53:00Z" w16du:dateUtc="2024-06-10T23:53:00Z">
            <w:rPr>
              <w:rFonts w:ascii="Times" w:eastAsia="Times New Roman" w:hAnsi="Times" w:cs="Times"/>
              <w:kern w:val="0"/>
              <w:sz w:val="24"/>
              <w:szCs w:val="24"/>
              <w:lang w:val="en-GB" w:eastAsia="en-GB"/>
              <w14:ligatures w14:val="none"/>
            </w:rPr>
          </w:rPrChange>
        </w:rPr>
        <w:t xml:space="preserve"> </w:t>
      </w:r>
      <w:r w:rsidRPr="00365026">
        <w:rPr>
          <w:rFonts w:ascii="Times New Roman" w:eastAsia="Times New Roman" w:hAnsi="Times New Roman" w:cs="Times New Roman"/>
          <w:kern w:val="0"/>
          <w:sz w:val="24"/>
          <w:szCs w:val="24"/>
          <w:lang w:val="en-GB" w:eastAsia="en-GB"/>
          <w14:ligatures w14:val="none"/>
          <w:rPrChange w:id="3673" w:author="Jane Kohlhoff" w:date="2024-06-11T09:53:00Z" w16du:dateUtc="2024-06-10T23:53:00Z">
            <w:rPr>
              <w:rFonts w:ascii="Times" w:eastAsia="Times New Roman" w:hAnsi="Times" w:cs="Times"/>
              <w:kern w:val="0"/>
              <w:sz w:val="24"/>
              <w:szCs w:val="24"/>
              <w:lang w:val="en-GB" w:eastAsia="en-GB"/>
              <w14:ligatures w14:val="none"/>
            </w:rPr>
          </w:rPrChange>
        </w:rPr>
        <w:t>The</w:t>
      </w:r>
      <w:r w:rsidRPr="00365026">
        <w:rPr>
          <w:rFonts w:ascii="Times New Roman" w:eastAsia="Times New Roman" w:hAnsi="Times New Roman" w:cs="Times New Roman"/>
          <w:kern w:val="0"/>
          <w:sz w:val="24"/>
          <w:szCs w:val="24"/>
          <w:lang w:val="en-GB" w:eastAsia="en-GB"/>
          <w14:ligatures w14:val="none"/>
        </w:rPr>
        <w:t xml:space="preserve"> hypothesis of a gradient effect in</w:t>
      </w:r>
      <w:del w:id="3674" w:author="Jane Kohlhoff" w:date="2024-06-12T21:11:00Z" w16du:dateUtc="2024-06-12T11:11:00Z">
        <w:r w:rsidRPr="00365026" w:rsidDel="00D46432">
          <w:rPr>
            <w:rFonts w:ascii="Times New Roman" w:eastAsia="Times New Roman" w:hAnsi="Times New Roman" w:cs="Times New Roman"/>
            <w:kern w:val="0"/>
            <w:sz w:val="24"/>
            <w:szCs w:val="24"/>
            <w:lang w:val="en-GB" w:eastAsia="en-GB"/>
            <w14:ligatures w14:val="none"/>
          </w:rPr>
          <w:delText xml:space="preserve"> terms of</w:delText>
        </w:r>
      </w:del>
      <w:r w:rsidRPr="00365026">
        <w:rPr>
          <w:rFonts w:ascii="Times New Roman" w:eastAsia="Times New Roman" w:hAnsi="Times New Roman" w:cs="Times New Roman"/>
          <w:kern w:val="0"/>
          <w:sz w:val="24"/>
          <w:szCs w:val="24"/>
          <w:lang w:val="en-GB" w:eastAsia="en-GB"/>
          <w14:ligatures w14:val="none"/>
        </w:rPr>
        <w:t xml:space="preserve"> gains from T1 to T3 [PCIT</w:t>
      </w:r>
      <w:r w:rsidR="008E5636" w:rsidRPr="00365026">
        <w:rPr>
          <w:rFonts w:ascii="Times New Roman" w:eastAsia="Times New Roman" w:hAnsi="Times New Roman" w:cs="Times New Roman"/>
          <w:kern w:val="0"/>
          <w:sz w:val="24"/>
          <w:szCs w:val="24"/>
          <w:lang w:val="en-GB" w:eastAsia="en-GB"/>
          <w14:ligatures w14:val="none"/>
        </w:rPr>
        <w:t>-T</w:t>
      </w:r>
      <w:ins w:id="3675" w:author="Jane Kohlhoff" w:date="2024-05-17T21:34:00Z" w16du:dateUtc="2024-05-17T11:34:00Z">
        <w:r w:rsidR="009C2721" w:rsidRPr="00365026">
          <w:rPr>
            <w:rFonts w:ascii="Times New Roman" w:eastAsia="Times New Roman" w:hAnsi="Times New Roman" w:cs="Times New Roman"/>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&gt; COS-</w:t>
      </w:r>
      <w:r w:rsidR="008E5636" w:rsidRPr="00365026">
        <w:rPr>
          <w:rFonts w:ascii="Times New Roman" w:eastAsia="Times New Roman" w:hAnsi="Times New Roman" w:cs="Times New Roman"/>
          <w:kern w:val="0"/>
          <w:sz w:val="24"/>
          <w:szCs w:val="24"/>
          <w:lang w:val="en-GB" w:eastAsia="en-GB"/>
          <w14:ligatures w14:val="none"/>
        </w:rPr>
        <w:t>P]</w:t>
      </w:r>
      <w:del w:id="3676" w:author="Jane Kohlhoff" w:date="2024-05-17T21:33:00Z" w16du:dateUtc="2024-05-17T11:33:00Z">
        <w:r w:rsidRPr="00365026" w:rsidDel="009C2721">
          <w:rPr>
            <w:rFonts w:ascii="Times New Roman" w:eastAsia="Times New Roman" w:hAnsi="Times New Roman" w:cs="Times New Roman"/>
            <w:kern w:val="0"/>
            <w:sz w:val="24"/>
            <w:szCs w:val="24"/>
            <w:lang w:val="en-GB" w:eastAsia="en-GB"/>
            <w14:ligatures w14:val="none"/>
          </w:rPr>
          <w:delText>,</w:delText>
        </w:r>
      </w:del>
      <w:r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Change w:id="367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was </w:t>
      </w:r>
      <w:del w:id="3678" w:author="Jane Kohlhoff" w:date="2024-05-17T21:34:00Z" w16du:dateUtc="2024-05-17T11:34:00Z">
        <w:r w:rsidRPr="00365026" w:rsidDel="009C2721">
          <w:rPr>
            <w:rFonts w:ascii="Times New Roman" w:eastAsia="Times New Roman" w:hAnsi="Times New Roman" w:cs="Times New Roman"/>
            <w:kern w:val="0"/>
            <w:sz w:val="24"/>
            <w:szCs w:val="24"/>
            <w:lang w:val="en-GB" w:eastAsia="en-GB"/>
            <w14:ligatures w14:val="none"/>
            <w:rPrChange w:id="367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supported</w:delText>
        </w:r>
        <w:r w:rsidR="00EF60DA" w:rsidRPr="00365026" w:rsidDel="009C2721">
          <w:rPr>
            <w:rFonts w:ascii="Times New Roman" w:eastAsia="Times New Roman" w:hAnsi="Times New Roman" w:cs="Times New Roman"/>
            <w:kern w:val="0"/>
            <w:sz w:val="24"/>
            <w:szCs w:val="24"/>
            <w:lang w:val="en-GB" w:eastAsia="en-GB"/>
            <w14:ligatures w14:val="none"/>
            <w:rPrChange w:id="368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EF60DA" w:rsidRPr="00365026">
        <w:rPr>
          <w:rFonts w:ascii="Times New Roman" w:eastAsia="Times New Roman" w:hAnsi="Times New Roman" w:cs="Times New Roman"/>
          <w:kern w:val="0"/>
          <w:sz w:val="24"/>
          <w:szCs w:val="24"/>
          <w:lang w:val="en-GB" w:eastAsia="en-GB"/>
          <w14:ligatures w14:val="none"/>
          <w:rPrChange w:id="368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not supported,</w:t>
      </w:r>
      <w:r w:rsidR="00EF60DA" w:rsidRPr="00365026">
        <w:rPr>
          <w:rFonts w:ascii="Times New Roman" w:eastAsia="Times New Roman" w:hAnsi="Times New Roman" w:cs="Times New Roman"/>
          <w:i/>
          <w:iCs/>
          <w:kern w:val="0"/>
          <w:sz w:val="24"/>
          <w:szCs w:val="24"/>
          <w:lang w:val="en-GB" w:eastAsia="en-GB"/>
          <w14:ligatures w14:val="none"/>
          <w:rPrChange w:id="3682"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 xml:space="preserve"> F</w:t>
      </w:r>
      <w:r w:rsidR="00EF60DA" w:rsidRPr="00365026">
        <w:rPr>
          <w:rFonts w:ascii="Times New Roman" w:eastAsia="Times New Roman" w:hAnsi="Times New Roman" w:cs="Times New Roman"/>
          <w:kern w:val="0"/>
          <w:sz w:val="24"/>
          <w:szCs w:val="24"/>
          <w:lang w:val="en-GB" w:eastAsia="en-GB"/>
          <w14:ligatures w14:val="none"/>
          <w:rPrChange w:id="368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 </w:t>
      </w:r>
      <w:ins w:id="3684" w:author="Jane Kohlhoff" w:date="2024-05-17T21:34:00Z" w16du:dateUtc="2024-05-17T11:34:00Z">
        <w:r w:rsidR="009C2721" w:rsidRPr="00365026">
          <w:rPr>
            <w:rFonts w:ascii="Times New Roman" w:eastAsia="Times New Roman" w:hAnsi="Times New Roman" w:cs="Times New Roman"/>
            <w:kern w:val="0"/>
            <w:sz w:val="24"/>
            <w:szCs w:val="24"/>
            <w:lang w:val="en-GB" w:eastAsia="en-GB"/>
            <w14:ligatures w14:val="none"/>
            <w:rPrChange w:id="368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155</w:t>
        </w:r>
      </w:ins>
      <w:del w:id="3686" w:author="Jane Kohlhoff" w:date="2024-05-17T21:34:00Z" w16du:dateUtc="2024-05-17T11:34:00Z">
        <w:r w:rsidR="00EF60DA" w:rsidRPr="00365026" w:rsidDel="009C2721">
          <w:rPr>
            <w:rFonts w:ascii="Times New Roman" w:eastAsia="Times New Roman" w:hAnsi="Times New Roman" w:cs="Times New Roman"/>
            <w:kern w:val="0"/>
            <w:sz w:val="24"/>
            <w:szCs w:val="24"/>
            <w:lang w:val="en-GB" w:eastAsia="en-GB"/>
            <w14:ligatures w14:val="none"/>
            <w:rPrChange w:id="368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EF60DA" w:rsidRPr="00365026">
        <w:rPr>
          <w:rFonts w:ascii="Times New Roman" w:eastAsia="Times New Roman" w:hAnsi="Times New Roman" w:cs="Times New Roman"/>
          <w:kern w:val="0"/>
          <w:sz w:val="24"/>
          <w:szCs w:val="24"/>
          <w:lang w:val="en-GB" w:eastAsia="en-GB"/>
          <w14:ligatures w14:val="none"/>
          <w:rPrChange w:id="368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3689" w:author="Jane Kohlhoff" w:date="2024-05-17T21:34:00Z" w16du:dateUtc="2024-05-17T11:34:00Z">
        <w:r w:rsidR="009C2721" w:rsidRPr="00365026">
          <w:rPr>
            <w:rFonts w:ascii="Times New Roman" w:eastAsia="Times New Roman" w:hAnsi="Times New Roman" w:cs="Times New Roman"/>
            <w:kern w:val="0"/>
            <w:sz w:val="24"/>
            <w:szCs w:val="24"/>
            <w:lang w:val="en-GB" w:eastAsia="en-GB"/>
            <w14:ligatures w14:val="none"/>
            <w:rPrChange w:id="369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0.00</w:t>
        </w:r>
      </w:ins>
      <w:del w:id="3691" w:author="Jane Kohlhoff" w:date="2024-05-17T21:34:00Z" w16du:dateUtc="2024-05-17T11:34:00Z">
        <w:r w:rsidR="00EF60DA" w:rsidRPr="00365026" w:rsidDel="009C2721">
          <w:rPr>
            <w:rFonts w:ascii="Times New Roman" w:eastAsia="Times New Roman" w:hAnsi="Times New Roman" w:cs="Times New Roman"/>
            <w:kern w:val="0"/>
            <w:sz w:val="24"/>
            <w:szCs w:val="24"/>
            <w:lang w:val="en-GB" w:eastAsia="en-GB"/>
            <w14:ligatures w14:val="none"/>
            <w:rPrChange w:id="369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EF60DA" w:rsidRPr="00365026">
        <w:rPr>
          <w:rFonts w:ascii="Times New Roman" w:eastAsia="Times New Roman" w:hAnsi="Times New Roman" w:cs="Times New Roman"/>
          <w:kern w:val="0"/>
          <w:sz w:val="24"/>
          <w:szCs w:val="24"/>
          <w:lang w:val="en-GB" w:eastAsia="en-GB"/>
          <w14:ligatures w14:val="none"/>
          <w:rPrChange w:id="369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EF60DA" w:rsidRPr="00365026">
        <w:rPr>
          <w:rFonts w:ascii="Times New Roman" w:eastAsia="Times New Roman" w:hAnsi="Times New Roman" w:cs="Times New Roman"/>
          <w:i/>
          <w:iCs/>
          <w:kern w:val="0"/>
          <w:sz w:val="24"/>
          <w:szCs w:val="24"/>
          <w:lang w:val="en-GB" w:eastAsia="en-GB"/>
          <w14:ligatures w14:val="none"/>
          <w:rPrChange w:id="3694"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EF60DA" w:rsidRPr="00365026">
        <w:rPr>
          <w:rFonts w:ascii="Times New Roman" w:eastAsia="Times New Roman" w:hAnsi="Times New Roman" w:cs="Times New Roman"/>
          <w:kern w:val="0"/>
          <w:sz w:val="24"/>
          <w:szCs w:val="24"/>
          <w:lang w:val="en-GB" w:eastAsia="en-GB"/>
          <w14:ligatures w14:val="none"/>
          <w:rPrChange w:id="369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3696" w:author="Jane Kohlhoff" w:date="2024-05-17T21:34:00Z" w16du:dateUtc="2024-05-17T11:34:00Z">
        <w:r w:rsidR="009C2721" w:rsidRPr="00365026">
          <w:rPr>
            <w:rFonts w:ascii="Times New Roman" w:eastAsia="Times New Roman" w:hAnsi="Times New Roman" w:cs="Times New Roman"/>
            <w:kern w:val="0"/>
            <w:sz w:val="24"/>
            <w:szCs w:val="24"/>
            <w:lang w:val="en-GB" w:eastAsia="en-GB"/>
            <w14:ligatures w14:val="none"/>
            <w:rPrChange w:id="369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.974</w:t>
        </w:r>
      </w:ins>
      <w:del w:id="3698" w:author="Jane Kohlhoff" w:date="2024-05-17T21:34:00Z" w16du:dateUtc="2024-05-17T11:34:00Z">
        <w:r w:rsidR="00EF60DA" w:rsidRPr="00365026" w:rsidDel="009C2721">
          <w:rPr>
            <w:rFonts w:ascii="Times New Roman" w:eastAsia="Times New Roman" w:hAnsi="Times New Roman" w:cs="Times New Roman"/>
            <w:kern w:val="0"/>
            <w:sz w:val="24"/>
            <w:szCs w:val="24"/>
            <w:lang w:val="en-GB" w:eastAsia="en-GB"/>
            <w14:ligatures w14:val="none"/>
            <w:rPrChange w:id="369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r w:rsidRPr="00365026">
        <w:rPr>
          <w:rFonts w:ascii="Times New Roman" w:eastAsia="Times New Roman" w:hAnsi="Times New Roman" w:cs="Times New Roman"/>
          <w:kern w:val="0"/>
          <w:sz w:val="24"/>
          <w:szCs w:val="24"/>
          <w:lang w:val="en-GB" w:eastAsia="en-GB"/>
          <w14:ligatures w14:val="none"/>
          <w:rPrChange w:id="370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p>
    <w:p w14:paraId="157D0B35" w14:textId="764ACA21" w:rsidR="004D23FC" w:rsidRPr="00365026" w:rsidRDefault="004D23FC" w:rsidP="00EF4F9D">
      <w:pPr>
        <w:spacing w:line="480" w:lineRule="auto"/>
        <w:ind w:firstLine="720"/>
        <w:rPr>
          <w:rFonts w:ascii="Times New Roman" w:eastAsia="Times New Roman" w:hAnsi="Times New Roman" w:cs="Times New Roman"/>
          <w:kern w:val="0"/>
          <w:sz w:val="24"/>
          <w:szCs w:val="24"/>
          <w:lang w:val="en-GB" w:eastAsia="en-GB"/>
          <w14:ligatures w14:val="none"/>
        </w:rPr>
      </w:pPr>
      <w:bookmarkStart w:id="3701" w:name="_Hlk162930277"/>
      <w:bookmarkEnd w:id="3539"/>
      <w:r w:rsidRPr="00365026">
        <w:rPr>
          <w:rFonts w:ascii="Times New Roman" w:hAnsi="Times New Roman" w:cs="Times New Roman"/>
          <w:bCs/>
          <w:iCs/>
          <w:sz w:val="24"/>
          <w:szCs w:val="24"/>
          <w:rPrChange w:id="3702" w:author="Jane Kohlhoff" w:date="2024-06-11T09:53:00Z" w16du:dateUtc="2024-06-10T23:53:00Z">
            <w:rPr>
              <w:rFonts w:ascii="Times" w:hAnsi="Times" w:cs="Times"/>
              <w:bCs/>
              <w:iCs/>
              <w:sz w:val="24"/>
              <w:szCs w:val="24"/>
            </w:rPr>
          </w:rPrChange>
        </w:rPr>
        <w:t>For parental</w:t>
      </w:r>
      <w:r w:rsidR="00EF60DA" w:rsidRPr="00365026">
        <w:rPr>
          <w:rFonts w:ascii="Times New Roman" w:hAnsi="Times New Roman" w:cs="Times New Roman"/>
          <w:bCs/>
          <w:iCs/>
          <w:sz w:val="24"/>
          <w:szCs w:val="24"/>
          <w:rPrChange w:id="3703" w:author="Jane Kohlhoff" w:date="2024-06-11T09:53:00Z" w16du:dateUtc="2024-06-10T23:53:00Z">
            <w:rPr>
              <w:rFonts w:ascii="Times" w:hAnsi="Times" w:cs="Times"/>
              <w:bCs/>
              <w:iCs/>
              <w:sz w:val="24"/>
              <w:szCs w:val="24"/>
            </w:rPr>
          </w:rPrChange>
        </w:rPr>
        <w:t xml:space="preserve"> reflectiveness</w:t>
      </w:r>
      <w:r w:rsidR="0033643F" w:rsidRPr="00365026">
        <w:rPr>
          <w:rFonts w:ascii="Times New Roman" w:hAnsi="Times New Roman" w:cs="Times New Roman"/>
          <w:bCs/>
          <w:iCs/>
          <w:sz w:val="24"/>
          <w:szCs w:val="24"/>
          <w:rPrChange w:id="3704" w:author="Jane Kohlhoff" w:date="2024-06-11T09:53:00Z" w16du:dateUtc="2024-06-10T23:53:00Z">
            <w:rPr>
              <w:rFonts w:ascii="Times" w:hAnsi="Times" w:cs="Times"/>
              <w:bCs/>
              <w:iCs/>
              <w:sz w:val="24"/>
              <w:szCs w:val="24"/>
            </w:rPr>
          </w:rPrChange>
        </w:rPr>
        <w:t xml:space="preserve"> assessed</w:t>
      </w:r>
      <w:r w:rsidRPr="00365026">
        <w:rPr>
          <w:rFonts w:ascii="Times New Roman" w:hAnsi="Times New Roman" w:cs="Times New Roman"/>
          <w:bCs/>
          <w:iCs/>
          <w:sz w:val="24"/>
          <w:szCs w:val="24"/>
          <w:rPrChange w:id="3705" w:author="Jane Kohlhoff" w:date="2024-06-11T09:53:00Z" w16du:dateUtc="2024-06-10T23:53:00Z">
            <w:rPr>
              <w:rFonts w:ascii="Times" w:hAnsi="Times" w:cs="Times"/>
              <w:bCs/>
              <w:iCs/>
              <w:sz w:val="24"/>
              <w:szCs w:val="24"/>
            </w:rPr>
          </w:rPrChange>
        </w:rPr>
        <w:t xml:space="preserve"> using the DRFQ, significant effects were identified for time (</w:t>
      </w:r>
      <w:r w:rsidRPr="00365026">
        <w:rPr>
          <w:rFonts w:ascii="Times New Roman" w:hAnsi="Times New Roman" w:cs="Times New Roman"/>
          <w:bCs/>
          <w:i/>
          <w:sz w:val="24"/>
          <w:szCs w:val="24"/>
          <w:rPrChange w:id="3706" w:author="Jane Kohlhoff" w:date="2024-06-11T09:53:00Z" w16du:dateUtc="2024-06-10T23:53:00Z">
            <w:rPr>
              <w:rFonts w:ascii="Times" w:hAnsi="Times" w:cs="Times"/>
              <w:bCs/>
              <w:i/>
              <w:sz w:val="24"/>
              <w:szCs w:val="24"/>
            </w:rPr>
          </w:rPrChange>
        </w:rPr>
        <w:t>p</w:t>
      </w:r>
      <w:r w:rsidR="00EF60DA" w:rsidRPr="00365026">
        <w:rPr>
          <w:rFonts w:ascii="Times New Roman" w:hAnsi="Times New Roman" w:cs="Times New Roman"/>
          <w:bCs/>
          <w:i/>
          <w:sz w:val="24"/>
          <w:szCs w:val="24"/>
          <w:rPrChange w:id="3707" w:author="Jane Kohlhoff" w:date="2024-06-11T09:53:00Z" w16du:dateUtc="2024-06-10T23:53:00Z">
            <w:rPr>
              <w:rFonts w:ascii="Times" w:hAnsi="Times" w:cs="Times"/>
              <w:bCs/>
              <w:i/>
              <w:sz w:val="24"/>
              <w:szCs w:val="24"/>
            </w:rPr>
          </w:rPrChange>
        </w:rPr>
        <w:t xml:space="preserve"> </w:t>
      </w:r>
      <w:r w:rsidR="00EF60DA" w:rsidRPr="00365026">
        <w:rPr>
          <w:rFonts w:ascii="Times New Roman" w:hAnsi="Times New Roman" w:cs="Times New Roman"/>
          <w:bCs/>
          <w:iCs/>
          <w:sz w:val="24"/>
          <w:szCs w:val="24"/>
          <w:rPrChange w:id="3708" w:author="Jane Kohlhoff" w:date="2024-06-11T09:53:00Z" w16du:dateUtc="2024-06-10T23:53:00Z">
            <w:rPr>
              <w:rFonts w:ascii="Times" w:hAnsi="Times" w:cs="Times"/>
              <w:bCs/>
              <w:iCs/>
              <w:sz w:val="24"/>
              <w:szCs w:val="24"/>
            </w:rPr>
          </w:rPrChange>
        </w:rPr>
        <w:t>&lt;</w:t>
      </w:r>
      <w:r w:rsidRPr="00365026">
        <w:rPr>
          <w:rFonts w:ascii="Times New Roman" w:hAnsi="Times New Roman" w:cs="Times New Roman"/>
          <w:bCs/>
          <w:iCs/>
          <w:sz w:val="24"/>
          <w:szCs w:val="24"/>
          <w:rPrChange w:id="3709" w:author="Jane Kohlhoff" w:date="2024-06-11T09:53:00Z" w16du:dateUtc="2024-06-10T23:53:00Z">
            <w:rPr>
              <w:rFonts w:ascii="Times" w:hAnsi="Times" w:cs="Times"/>
              <w:bCs/>
              <w:iCs/>
              <w:sz w:val="24"/>
              <w:szCs w:val="24"/>
            </w:rPr>
          </w:rPrChange>
        </w:rPr>
        <w:t>.0</w:t>
      </w:r>
      <w:r w:rsidR="00EF60DA" w:rsidRPr="00365026">
        <w:rPr>
          <w:rFonts w:ascii="Times New Roman" w:hAnsi="Times New Roman" w:cs="Times New Roman"/>
          <w:bCs/>
          <w:iCs/>
          <w:sz w:val="24"/>
          <w:szCs w:val="24"/>
          <w:rPrChange w:id="3710" w:author="Jane Kohlhoff" w:date="2024-06-11T09:53:00Z" w16du:dateUtc="2024-06-10T23:53:00Z">
            <w:rPr>
              <w:rFonts w:ascii="Times" w:hAnsi="Times" w:cs="Times"/>
              <w:bCs/>
              <w:iCs/>
              <w:sz w:val="24"/>
              <w:szCs w:val="24"/>
            </w:rPr>
          </w:rPrChange>
        </w:rPr>
        <w:t>5</w:t>
      </w:r>
      <w:r w:rsidRPr="00365026">
        <w:rPr>
          <w:rFonts w:ascii="Times New Roman" w:hAnsi="Times New Roman" w:cs="Times New Roman"/>
          <w:bCs/>
          <w:iCs/>
          <w:sz w:val="24"/>
          <w:szCs w:val="24"/>
          <w:rPrChange w:id="3711" w:author="Jane Kohlhoff" w:date="2024-06-11T09:53:00Z" w16du:dateUtc="2024-06-10T23:53:00Z">
            <w:rPr>
              <w:rFonts w:ascii="Times" w:hAnsi="Times" w:cs="Times"/>
              <w:bCs/>
              <w:iCs/>
              <w:sz w:val="24"/>
              <w:szCs w:val="24"/>
            </w:rPr>
          </w:rPrChange>
        </w:rPr>
        <w:t>) but not for group (</w:t>
      </w:r>
      <w:r w:rsidRPr="00365026">
        <w:rPr>
          <w:rFonts w:ascii="Times New Roman" w:hAnsi="Times New Roman" w:cs="Times New Roman"/>
          <w:bCs/>
          <w:i/>
          <w:sz w:val="24"/>
          <w:szCs w:val="24"/>
          <w:rPrChange w:id="3712" w:author="Jane Kohlhoff" w:date="2024-06-11T09:53:00Z" w16du:dateUtc="2024-06-10T23:53:00Z">
            <w:rPr>
              <w:rFonts w:ascii="Times" w:hAnsi="Times" w:cs="Times"/>
              <w:bCs/>
              <w:i/>
              <w:sz w:val="24"/>
              <w:szCs w:val="24"/>
            </w:rPr>
          </w:rPrChange>
        </w:rPr>
        <w:t>p</w:t>
      </w:r>
      <w:r w:rsidR="00EF60DA" w:rsidRPr="00365026">
        <w:rPr>
          <w:rFonts w:ascii="Times New Roman" w:hAnsi="Times New Roman" w:cs="Times New Roman"/>
          <w:bCs/>
          <w:i/>
          <w:sz w:val="24"/>
          <w:szCs w:val="24"/>
          <w:rPrChange w:id="3713" w:author="Jane Kohlhoff" w:date="2024-06-11T09:53:00Z" w16du:dateUtc="2024-06-10T23:53:00Z">
            <w:rPr>
              <w:rFonts w:ascii="Times" w:hAnsi="Times" w:cs="Times"/>
              <w:bCs/>
              <w:i/>
              <w:sz w:val="24"/>
              <w:szCs w:val="24"/>
            </w:rPr>
          </w:rPrChange>
        </w:rPr>
        <w:t xml:space="preserve"> </w:t>
      </w:r>
      <w:r w:rsidRPr="00365026">
        <w:rPr>
          <w:rFonts w:ascii="Times New Roman" w:hAnsi="Times New Roman" w:cs="Times New Roman"/>
          <w:bCs/>
          <w:iCs/>
          <w:sz w:val="24"/>
          <w:szCs w:val="24"/>
          <w:rPrChange w:id="3714" w:author="Jane Kohlhoff" w:date="2024-06-11T09:53:00Z" w16du:dateUtc="2024-06-10T23:53:00Z">
            <w:rPr>
              <w:rFonts w:ascii="Times" w:hAnsi="Times" w:cs="Times"/>
              <w:bCs/>
              <w:iCs/>
              <w:sz w:val="24"/>
              <w:szCs w:val="24"/>
            </w:rPr>
          </w:rPrChange>
        </w:rPr>
        <w:t>=</w:t>
      </w:r>
      <w:r w:rsidR="00EF60DA" w:rsidRPr="00365026">
        <w:rPr>
          <w:rFonts w:ascii="Times New Roman" w:hAnsi="Times New Roman" w:cs="Times New Roman"/>
          <w:bCs/>
          <w:iCs/>
          <w:sz w:val="24"/>
          <w:szCs w:val="24"/>
          <w:rPrChange w:id="3715" w:author="Jane Kohlhoff" w:date="2024-06-11T09:53:00Z" w16du:dateUtc="2024-06-10T23:53:00Z">
            <w:rPr>
              <w:rFonts w:ascii="Times" w:hAnsi="Times" w:cs="Times"/>
              <w:bCs/>
              <w:iCs/>
              <w:sz w:val="24"/>
              <w:szCs w:val="24"/>
            </w:rPr>
          </w:rPrChange>
        </w:rPr>
        <w:t xml:space="preserve"> </w:t>
      </w:r>
      <w:r w:rsidRPr="00365026">
        <w:rPr>
          <w:rFonts w:ascii="Times New Roman" w:hAnsi="Times New Roman" w:cs="Times New Roman"/>
          <w:bCs/>
          <w:iCs/>
          <w:sz w:val="24"/>
          <w:szCs w:val="24"/>
          <w:rPrChange w:id="3716" w:author="Jane Kohlhoff" w:date="2024-06-11T09:53:00Z" w16du:dateUtc="2024-06-10T23:53:00Z">
            <w:rPr>
              <w:rFonts w:ascii="Times" w:hAnsi="Times" w:cs="Times"/>
              <w:bCs/>
              <w:iCs/>
              <w:sz w:val="24"/>
              <w:szCs w:val="24"/>
            </w:rPr>
          </w:rPrChange>
        </w:rPr>
        <w:t>.099) or group x time (</w:t>
      </w:r>
      <w:r w:rsidRPr="00365026">
        <w:rPr>
          <w:rFonts w:ascii="Times New Roman" w:hAnsi="Times New Roman" w:cs="Times New Roman"/>
          <w:bCs/>
          <w:i/>
          <w:sz w:val="24"/>
          <w:szCs w:val="24"/>
          <w:rPrChange w:id="3717" w:author="Jane Kohlhoff" w:date="2024-06-11T09:53:00Z" w16du:dateUtc="2024-06-10T23:53:00Z">
            <w:rPr>
              <w:rFonts w:ascii="Times" w:hAnsi="Times" w:cs="Times"/>
              <w:bCs/>
              <w:i/>
              <w:sz w:val="24"/>
              <w:szCs w:val="24"/>
            </w:rPr>
          </w:rPrChange>
        </w:rPr>
        <w:t>p</w:t>
      </w:r>
      <w:r w:rsidR="00EF60DA" w:rsidRPr="00365026">
        <w:rPr>
          <w:rFonts w:ascii="Times New Roman" w:hAnsi="Times New Roman" w:cs="Times New Roman"/>
          <w:bCs/>
          <w:i/>
          <w:sz w:val="24"/>
          <w:szCs w:val="24"/>
          <w:rPrChange w:id="3718" w:author="Jane Kohlhoff" w:date="2024-06-11T09:53:00Z" w16du:dateUtc="2024-06-10T23:53:00Z">
            <w:rPr>
              <w:rFonts w:ascii="Times" w:hAnsi="Times" w:cs="Times"/>
              <w:bCs/>
              <w:i/>
              <w:sz w:val="24"/>
              <w:szCs w:val="24"/>
            </w:rPr>
          </w:rPrChange>
        </w:rPr>
        <w:t xml:space="preserve"> </w:t>
      </w:r>
      <w:r w:rsidRPr="00365026">
        <w:rPr>
          <w:rFonts w:ascii="Times New Roman" w:hAnsi="Times New Roman" w:cs="Times New Roman"/>
          <w:bCs/>
          <w:iCs/>
          <w:sz w:val="24"/>
          <w:szCs w:val="24"/>
          <w:rPrChange w:id="3719" w:author="Jane Kohlhoff" w:date="2024-06-11T09:53:00Z" w16du:dateUtc="2024-06-10T23:53:00Z">
            <w:rPr>
              <w:rFonts w:ascii="Times" w:hAnsi="Times" w:cs="Times"/>
              <w:bCs/>
              <w:iCs/>
              <w:sz w:val="24"/>
              <w:szCs w:val="24"/>
            </w:rPr>
          </w:rPrChange>
        </w:rPr>
        <w:t>=</w:t>
      </w:r>
      <w:r w:rsidR="00EF60DA" w:rsidRPr="00365026">
        <w:rPr>
          <w:rFonts w:ascii="Times New Roman" w:hAnsi="Times New Roman" w:cs="Times New Roman"/>
          <w:bCs/>
          <w:iCs/>
          <w:sz w:val="24"/>
          <w:szCs w:val="24"/>
          <w:rPrChange w:id="3720" w:author="Jane Kohlhoff" w:date="2024-06-11T09:53:00Z" w16du:dateUtc="2024-06-10T23:53:00Z">
            <w:rPr>
              <w:rFonts w:ascii="Times" w:hAnsi="Times" w:cs="Times"/>
              <w:bCs/>
              <w:iCs/>
              <w:sz w:val="24"/>
              <w:szCs w:val="24"/>
            </w:rPr>
          </w:rPrChange>
        </w:rPr>
        <w:t xml:space="preserve"> </w:t>
      </w:r>
      <w:r w:rsidRPr="00365026">
        <w:rPr>
          <w:rFonts w:ascii="Times New Roman" w:hAnsi="Times New Roman" w:cs="Times New Roman"/>
          <w:bCs/>
          <w:iCs/>
          <w:sz w:val="24"/>
          <w:szCs w:val="24"/>
          <w:rPrChange w:id="3721" w:author="Jane Kohlhoff" w:date="2024-06-11T09:53:00Z" w16du:dateUtc="2024-06-10T23:53:00Z">
            <w:rPr>
              <w:rFonts w:ascii="Times" w:hAnsi="Times" w:cs="Times"/>
              <w:bCs/>
              <w:iCs/>
              <w:sz w:val="24"/>
              <w:szCs w:val="24"/>
            </w:rPr>
          </w:rPrChange>
        </w:rPr>
        <w:t xml:space="preserve">.174). </w:t>
      </w:r>
      <w:r w:rsidR="00631383" w:rsidRPr="00365026">
        <w:rPr>
          <w:rFonts w:ascii="Times New Roman" w:hAnsi="Times New Roman" w:cs="Times New Roman"/>
          <w:bCs/>
          <w:iCs/>
          <w:sz w:val="24"/>
          <w:szCs w:val="24"/>
          <w:rPrChange w:id="3722" w:author="Jane Kohlhoff" w:date="2024-06-11T09:53:00Z" w16du:dateUtc="2024-06-10T23:53:00Z">
            <w:rPr>
              <w:rFonts w:ascii="Times" w:hAnsi="Times" w:cs="Times"/>
              <w:bCs/>
              <w:iCs/>
              <w:sz w:val="24"/>
              <w:szCs w:val="24"/>
            </w:rPr>
          </w:rPrChange>
        </w:rPr>
        <w:t>Planned comparisons</w:t>
      </w:r>
      <w:r w:rsidRPr="00365026">
        <w:rPr>
          <w:rFonts w:ascii="Times New Roman" w:hAnsi="Times New Roman" w:cs="Times New Roman"/>
          <w:bCs/>
          <w:iCs/>
          <w:sz w:val="24"/>
          <w:szCs w:val="24"/>
          <w:rPrChange w:id="3723" w:author="Jane Kohlhoff" w:date="2024-06-11T09:53:00Z" w16du:dateUtc="2024-06-10T23:53:00Z">
            <w:rPr>
              <w:rFonts w:ascii="Times" w:hAnsi="Times" w:cs="Times"/>
              <w:bCs/>
              <w:iCs/>
              <w:sz w:val="24"/>
              <w:szCs w:val="24"/>
            </w:rPr>
          </w:rPrChange>
        </w:rPr>
        <w:t xml:space="preserve"> did not reveal any significant between-group differences (</w:t>
      </w:r>
      <w:proofErr w:type="spellStart"/>
      <w:r w:rsidRPr="00365026">
        <w:rPr>
          <w:rFonts w:ascii="Times New Roman" w:hAnsi="Times New Roman" w:cs="Times New Roman"/>
          <w:bCs/>
          <w:i/>
          <w:sz w:val="24"/>
          <w:szCs w:val="24"/>
          <w:rPrChange w:id="3724" w:author="Jane Kohlhoff" w:date="2024-06-11T09:53:00Z" w16du:dateUtc="2024-06-10T23:53:00Z">
            <w:rPr>
              <w:rFonts w:ascii="Times" w:hAnsi="Times" w:cs="Times"/>
              <w:bCs/>
              <w:i/>
              <w:sz w:val="24"/>
              <w:szCs w:val="24"/>
            </w:rPr>
          </w:rPrChange>
        </w:rPr>
        <w:t>p</w:t>
      </w:r>
      <w:r w:rsidRPr="00365026">
        <w:rPr>
          <w:rFonts w:ascii="Times New Roman" w:hAnsi="Times New Roman" w:cs="Times New Roman"/>
          <w:bCs/>
          <w:iCs/>
          <w:sz w:val="24"/>
          <w:szCs w:val="24"/>
          <w:rPrChange w:id="3725" w:author="Jane Kohlhoff" w:date="2024-06-11T09:53:00Z" w16du:dateUtc="2024-06-10T23:53:00Z">
            <w:rPr>
              <w:rFonts w:ascii="Times" w:hAnsi="Times" w:cs="Times"/>
              <w:bCs/>
              <w:iCs/>
              <w:sz w:val="24"/>
              <w:szCs w:val="24"/>
            </w:rPr>
          </w:rPrChange>
        </w:rPr>
        <w:t>s</w:t>
      </w:r>
      <w:proofErr w:type="spellEnd"/>
      <w:r w:rsidRPr="00365026">
        <w:rPr>
          <w:rFonts w:ascii="Times New Roman" w:hAnsi="Times New Roman" w:cs="Times New Roman"/>
          <w:bCs/>
          <w:iCs/>
          <w:sz w:val="24"/>
          <w:szCs w:val="24"/>
          <w:rPrChange w:id="3726" w:author="Jane Kohlhoff" w:date="2024-06-11T09:53:00Z" w16du:dateUtc="2024-06-10T23:53:00Z">
            <w:rPr>
              <w:rFonts w:ascii="Times" w:hAnsi="Times" w:cs="Times"/>
              <w:bCs/>
              <w:iCs/>
              <w:sz w:val="24"/>
              <w:szCs w:val="24"/>
            </w:rPr>
          </w:rPrChange>
        </w:rPr>
        <w:t xml:space="preserve"> &gt; </w:t>
      </w:r>
      <w:r w:rsidR="00BE62C9" w:rsidRPr="00365026">
        <w:rPr>
          <w:rFonts w:ascii="Times New Roman" w:hAnsi="Times New Roman" w:cs="Times New Roman"/>
          <w:bCs/>
          <w:iCs/>
          <w:sz w:val="24"/>
          <w:szCs w:val="24"/>
          <w:rPrChange w:id="3727" w:author="Jane Kohlhoff" w:date="2024-06-11T09:53:00Z" w16du:dateUtc="2024-06-10T23:53:00Z">
            <w:rPr>
              <w:rFonts w:ascii="Times" w:hAnsi="Times" w:cs="Times"/>
              <w:bCs/>
              <w:iCs/>
              <w:sz w:val="24"/>
              <w:szCs w:val="24"/>
            </w:rPr>
          </w:rPrChange>
        </w:rPr>
        <w:t>.</w:t>
      </w:r>
      <w:r w:rsidRPr="00365026">
        <w:rPr>
          <w:rFonts w:ascii="Times New Roman" w:hAnsi="Times New Roman" w:cs="Times New Roman"/>
          <w:bCs/>
          <w:iCs/>
          <w:sz w:val="24"/>
          <w:szCs w:val="24"/>
          <w:rPrChange w:id="3728" w:author="Jane Kohlhoff" w:date="2024-06-11T09:53:00Z" w16du:dateUtc="2024-06-10T23:53:00Z">
            <w:rPr>
              <w:rFonts w:ascii="Times" w:hAnsi="Times" w:cs="Times"/>
              <w:bCs/>
              <w:iCs/>
              <w:sz w:val="24"/>
              <w:szCs w:val="24"/>
            </w:rPr>
          </w:rPrChange>
        </w:rPr>
        <w:t>05) but there was a trend for the PCIT-T group to show higher reflectiveness than the COS-P group (</w:t>
      </w:r>
      <w:r w:rsidRPr="00365026">
        <w:rPr>
          <w:rFonts w:ascii="Times New Roman" w:hAnsi="Times New Roman" w:cs="Times New Roman"/>
          <w:bCs/>
          <w:i/>
          <w:sz w:val="24"/>
          <w:szCs w:val="24"/>
          <w:rPrChange w:id="3729" w:author="Jane Kohlhoff" w:date="2024-06-11T09:53:00Z" w16du:dateUtc="2024-06-10T23:53:00Z">
            <w:rPr>
              <w:rFonts w:ascii="Times" w:hAnsi="Times" w:cs="Times"/>
              <w:bCs/>
              <w:i/>
              <w:sz w:val="24"/>
              <w:szCs w:val="24"/>
            </w:rPr>
          </w:rPrChange>
        </w:rPr>
        <w:t>p</w:t>
      </w:r>
      <w:r w:rsidR="00EF60DA" w:rsidRPr="00365026">
        <w:rPr>
          <w:rFonts w:ascii="Times New Roman" w:hAnsi="Times New Roman" w:cs="Times New Roman"/>
          <w:bCs/>
          <w:i/>
          <w:sz w:val="24"/>
          <w:szCs w:val="24"/>
          <w:rPrChange w:id="3730" w:author="Jane Kohlhoff" w:date="2024-06-11T09:53:00Z" w16du:dateUtc="2024-06-10T23:53:00Z">
            <w:rPr>
              <w:rFonts w:ascii="Times" w:hAnsi="Times" w:cs="Times"/>
              <w:bCs/>
              <w:i/>
              <w:sz w:val="24"/>
              <w:szCs w:val="24"/>
            </w:rPr>
          </w:rPrChange>
        </w:rPr>
        <w:t xml:space="preserve"> </w:t>
      </w:r>
      <w:r w:rsidRPr="00365026">
        <w:rPr>
          <w:rFonts w:ascii="Times New Roman" w:hAnsi="Times New Roman" w:cs="Times New Roman"/>
          <w:bCs/>
          <w:iCs/>
          <w:sz w:val="24"/>
          <w:szCs w:val="24"/>
          <w:rPrChange w:id="3731" w:author="Jane Kohlhoff" w:date="2024-06-11T09:53:00Z" w16du:dateUtc="2024-06-10T23:53:00Z">
            <w:rPr>
              <w:rFonts w:ascii="Times" w:hAnsi="Times" w:cs="Times"/>
              <w:bCs/>
              <w:iCs/>
              <w:sz w:val="24"/>
              <w:szCs w:val="24"/>
            </w:rPr>
          </w:rPrChange>
        </w:rPr>
        <w:t>=</w:t>
      </w:r>
      <w:r w:rsidR="00EF60DA" w:rsidRPr="00365026">
        <w:rPr>
          <w:rFonts w:ascii="Times New Roman" w:hAnsi="Times New Roman" w:cs="Times New Roman"/>
          <w:bCs/>
          <w:iCs/>
          <w:sz w:val="24"/>
          <w:szCs w:val="24"/>
          <w:rPrChange w:id="3732" w:author="Jane Kohlhoff" w:date="2024-06-11T09:53:00Z" w16du:dateUtc="2024-06-10T23:53:00Z">
            <w:rPr>
              <w:rFonts w:ascii="Times" w:hAnsi="Times" w:cs="Times"/>
              <w:bCs/>
              <w:iCs/>
              <w:sz w:val="24"/>
              <w:szCs w:val="24"/>
            </w:rPr>
          </w:rPrChange>
        </w:rPr>
        <w:t xml:space="preserve"> </w:t>
      </w:r>
      <w:r w:rsidRPr="00365026">
        <w:rPr>
          <w:rFonts w:ascii="Times New Roman" w:hAnsi="Times New Roman" w:cs="Times New Roman"/>
          <w:bCs/>
          <w:iCs/>
          <w:sz w:val="24"/>
          <w:szCs w:val="24"/>
          <w:rPrChange w:id="3733" w:author="Jane Kohlhoff" w:date="2024-06-11T09:53:00Z" w16du:dateUtc="2024-06-10T23:53:00Z">
            <w:rPr>
              <w:rFonts w:ascii="Times" w:hAnsi="Times" w:cs="Times"/>
              <w:bCs/>
              <w:iCs/>
              <w:sz w:val="24"/>
              <w:szCs w:val="24"/>
            </w:rPr>
          </w:rPrChange>
        </w:rPr>
        <w:t>.057). The PCIT-T group showed significant within-group improvements in reflectiveness from T1 to T2 (</w:t>
      </w:r>
      <w:r w:rsidRPr="00365026">
        <w:rPr>
          <w:rFonts w:ascii="Times New Roman" w:hAnsi="Times New Roman" w:cs="Times New Roman"/>
          <w:bCs/>
          <w:i/>
          <w:sz w:val="24"/>
          <w:szCs w:val="24"/>
          <w:rPrChange w:id="3734" w:author="Jane Kohlhoff" w:date="2024-06-11T09:53:00Z" w16du:dateUtc="2024-06-10T23:53:00Z">
            <w:rPr>
              <w:rFonts w:ascii="Times" w:hAnsi="Times" w:cs="Times"/>
              <w:bCs/>
              <w:i/>
              <w:sz w:val="24"/>
              <w:szCs w:val="24"/>
            </w:rPr>
          </w:rPrChange>
        </w:rPr>
        <w:t>p</w:t>
      </w:r>
      <w:r w:rsidR="005A4D26" w:rsidRPr="00365026">
        <w:rPr>
          <w:rFonts w:ascii="Times New Roman" w:hAnsi="Times New Roman" w:cs="Times New Roman"/>
          <w:bCs/>
          <w:iCs/>
          <w:sz w:val="24"/>
          <w:szCs w:val="24"/>
          <w:rPrChange w:id="3735" w:author="Jane Kohlhoff" w:date="2024-06-11T09:53:00Z" w16du:dateUtc="2024-06-10T23:53:00Z">
            <w:rPr>
              <w:rFonts w:ascii="Times" w:hAnsi="Times" w:cs="Times"/>
              <w:bCs/>
              <w:iCs/>
              <w:sz w:val="24"/>
              <w:szCs w:val="24"/>
            </w:rPr>
          </w:rPrChange>
        </w:rPr>
        <w:t xml:space="preserve"> &lt; </w:t>
      </w:r>
      <w:r w:rsidRPr="00365026">
        <w:rPr>
          <w:rFonts w:ascii="Times New Roman" w:hAnsi="Times New Roman" w:cs="Times New Roman"/>
          <w:bCs/>
          <w:iCs/>
          <w:sz w:val="24"/>
          <w:szCs w:val="24"/>
          <w:rPrChange w:id="3736" w:author="Jane Kohlhoff" w:date="2024-06-11T09:53:00Z" w16du:dateUtc="2024-06-10T23:53:00Z">
            <w:rPr>
              <w:rFonts w:ascii="Times" w:hAnsi="Times" w:cs="Times"/>
              <w:bCs/>
              <w:iCs/>
              <w:sz w:val="24"/>
              <w:szCs w:val="24"/>
            </w:rPr>
          </w:rPrChange>
        </w:rPr>
        <w:t>.0</w:t>
      </w:r>
      <w:r w:rsidR="005A4D26" w:rsidRPr="00365026">
        <w:rPr>
          <w:rFonts w:ascii="Times New Roman" w:hAnsi="Times New Roman" w:cs="Times New Roman"/>
          <w:bCs/>
          <w:iCs/>
          <w:sz w:val="24"/>
          <w:szCs w:val="24"/>
          <w:rPrChange w:id="3737" w:author="Jane Kohlhoff" w:date="2024-06-11T09:53:00Z" w16du:dateUtc="2024-06-10T23:53:00Z">
            <w:rPr>
              <w:rFonts w:ascii="Times" w:hAnsi="Times" w:cs="Times"/>
              <w:bCs/>
              <w:iCs/>
              <w:sz w:val="24"/>
              <w:szCs w:val="24"/>
            </w:rPr>
          </w:rPrChange>
        </w:rPr>
        <w:t>5</w:t>
      </w:r>
      <w:r w:rsidRPr="00365026">
        <w:rPr>
          <w:rFonts w:ascii="Times New Roman" w:hAnsi="Times New Roman" w:cs="Times New Roman"/>
          <w:bCs/>
          <w:iCs/>
          <w:sz w:val="24"/>
          <w:szCs w:val="24"/>
          <w:rPrChange w:id="3738" w:author="Jane Kohlhoff" w:date="2024-06-11T09:53:00Z" w16du:dateUtc="2024-06-10T23:53:00Z">
            <w:rPr>
              <w:rFonts w:ascii="Times" w:hAnsi="Times" w:cs="Times"/>
              <w:bCs/>
              <w:iCs/>
              <w:sz w:val="24"/>
              <w:szCs w:val="24"/>
            </w:rPr>
          </w:rPrChange>
        </w:rPr>
        <w:t>) and from T1 to T3 (</w:t>
      </w:r>
      <w:r w:rsidRPr="00365026">
        <w:rPr>
          <w:rFonts w:ascii="Times New Roman" w:hAnsi="Times New Roman" w:cs="Times New Roman"/>
          <w:bCs/>
          <w:i/>
          <w:sz w:val="24"/>
          <w:szCs w:val="24"/>
          <w:rPrChange w:id="3739" w:author="Jane Kohlhoff" w:date="2024-06-11T09:53:00Z" w16du:dateUtc="2024-06-10T23:53:00Z">
            <w:rPr>
              <w:rFonts w:ascii="Times" w:hAnsi="Times" w:cs="Times"/>
              <w:bCs/>
              <w:i/>
              <w:sz w:val="24"/>
              <w:szCs w:val="24"/>
            </w:rPr>
          </w:rPrChange>
        </w:rPr>
        <w:t>p</w:t>
      </w:r>
      <w:r w:rsidR="005A4D26" w:rsidRPr="00365026">
        <w:rPr>
          <w:rFonts w:ascii="Times New Roman" w:hAnsi="Times New Roman" w:cs="Times New Roman"/>
          <w:bCs/>
          <w:iCs/>
          <w:sz w:val="24"/>
          <w:szCs w:val="24"/>
          <w:rPrChange w:id="3740" w:author="Jane Kohlhoff" w:date="2024-06-11T09:53:00Z" w16du:dateUtc="2024-06-10T23:53:00Z">
            <w:rPr>
              <w:rFonts w:ascii="Times" w:hAnsi="Times" w:cs="Times"/>
              <w:bCs/>
              <w:iCs/>
              <w:sz w:val="24"/>
              <w:szCs w:val="24"/>
            </w:rPr>
          </w:rPrChange>
        </w:rPr>
        <w:t xml:space="preserve"> &lt; </w:t>
      </w:r>
      <w:r w:rsidRPr="00365026">
        <w:rPr>
          <w:rFonts w:ascii="Times New Roman" w:hAnsi="Times New Roman" w:cs="Times New Roman"/>
          <w:bCs/>
          <w:iCs/>
          <w:sz w:val="24"/>
          <w:szCs w:val="24"/>
          <w:rPrChange w:id="3741" w:author="Jane Kohlhoff" w:date="2024-06-11T09:53:00Z" w16du:dateUtc="2024-06-10T23:53:00Z">
            <w:rPr>
              <w:rFonts w:ascii="Times" w:hAnsi="Times" w:cs="Times"/>
              <w:bCs/>
              <w:iCs/>
              <w:sz w:val="24"/>
              <w:szCs w:val="24"/>
            </w:rPr>
          </w:rPrChange>
        </w:rPr>
        <w:t>.00</w:t>
      </w:r>
      <w:r w:rsidR="005A4D26" w:rsidRPr="00365026">
        <w:rPr>
          <w:rFonts w:ascii="Times New Roman" w:hAnsi="Times New Roman" w:cs="Times New Roman"/>
          <w:bCs/>
          <w:iCs/>
          <w:sz w:val="24"/>
          <w:szCs w:val="24"/>
          <w:rPrChange w:id="3742" w:author="Jane Kohlhoff" w:date="2024-06-11T09:53:00Z" w16du:dateUtc="2024-06-10T23:53:00Z">
            <w:rPr>
              <w:rFonts w:ascii="Times" w:hAnsi="Times" w:cs="Times"/>
              <w:bCs/>
              <w:iCs/>
              <w:sz w:val="24"/>
              <w:szCs w:val="24"/>
            </w:rPr>
          </w:rPrChange>
        </w:rPr>
        <w:t>1</w:t>
      </w:r>
      <w:r w:rsidRPr="00365026">
        <w:rPr>
          <w:rFonts w:ascii="Times New Roman" w:hAnsi="Times New Roman" w:cs="Times New Roman"/>
          <w:bCs/>
          <w:iCs/>
          <w:sz w:val="24"/>
          <w:szCs w:val="24"/>
          <w:rPrChange w:id="3743" w:author="Jane Kohlhoff" w:date="2024-06-11T09:53:00Z" w16du:dateUtc="2024-06-10T23:53:00Z">
            <w:rPr>
              <w:rFonts w:ascii="Times" w:hAnsi="Times" w:cs="Times"/>
              <w:bCs/>
              <w:iCs/>
              <w:sz w:val="24"/>
              <w:szCs w:val="24"/>
            </w:rPr>
          </w:rPrChange>
        </w:rPr>
        <w:t xml:space="preserve">). No other within-group differences were identified. </w:t>
      </w:r>
      <w:r w:rsidRPr="00365026">
        <w:rPr>
          <w:rFonts w:ascii="Times New Roman" w:eastAsia="Times New Roman" w:hAnsi="Times New Roman" w:cs="Times New Roman"/>
          <w:kern w:val="0"/>
          <w:sz w:val="24"/>
          <w:szCs w:val="24"/>
          <w:lang w:val="en-GB" w:eastAsia="en-GB"/>
          <w14:ligatures w14:val="none"/>
        </w:rPr>
        <w:t>The hypothes</w:t>
      </w:r>
      <w:r w:rsidR="00F322AC" w:rsidRPr="00365026">
        <w:rPr>
          <w:rFonts w:ascii="Times New Roman" w:eastAsia="Times New Roman" w:hAnsi="Times New Roman" w:cs="Times New Roman"/>
          <w:kern w:val="0"/>
          <w:sz w:val="24"/>
          <w:szCs w:val="24"/>
          <w:lang w:val="en-GB" w:eastAsia="en-GB"/>
          <w14:ligatures w14:val="none"/>
        </w:rPr>
        <w:t>i</w:t>
      </w:r>
      <w:r w:rsidRPr="00365026">
        <w:rPr>
          <w:rFonts w:ascii="Times New Roman" w:eastAsia="Times New Roman" w:hAnsi="Times New Roman" w:cs="Times New Roman"/>
          <w:kern w:val="0"/>
          <w:sz w:val="24"/>
          <w:szCs w:val="24"/>
          <w:lang w:val="en-GB" w:eastAsia="en-GB"/>
          <w14:ligatures w14:val="none"/>
        </w:rPr>
        <w:t xml:space="preserve">s that there would be a gradient effect in terms of the </w:t>
      </w:r>
      <w:r w:rsidRPr="00365026">
        <w:rPr>
          <w:rFonts w:ascii="Times New Roman" w:eastAsia="Times New Roman" w:hAnsi="Times New Roman" w:cs="Times New Roman"/>
          <w:kern w:val="0"/>
          <w:sz w:val="24"/>
          <w:szCs w:val="24"/>
          <w:lang w:val="en-GB" w:eastAsia="en-GB"/>
          <w14:ligatures w14:val="none"/>
          <w:rPrChange w:id="3744" w:author="Jane Kohlhoff" w:date="2024-06-11T09:53:00Z" w16du:dateUtc="2024-06-10T23:53:00Z">
            <w:rPr>
              <w:rFonts w:ascii="Times" w:eastAsia="Times New Roman" w:hAnsi="Times" w:cs="Times"/>
              <w:kern w:val="0"/>
              <w:sz w:val="24"/>
              <w:szCs w:val="24"/>
              <w:lang w:val="en-GB" w:eastAsia="en-GB"/>
              <w14:ligatures w14:val="none"/>
            </w:rPr>
          </w:rPrChange>
        </w:rPr>
        <w:t xml:space="preserve">magnitude of gains from T1 to T2 [PCIT-T &gt; COS-P &gt; WL] was </w:t>
      </w:r>
      <w:r w:rsidR="00F367B1" w:rsidRPr="00365026">
        <w:rPr>
          <w:rFonts w:ascii="Times New Roman" w:eastAsia="Times New Roman" w:hAnsi="Times New Roman" w:cs="Times New Roman"/>
          <w:kern w:val="0"/>
          <w:sz w:val="24"/>
          <w:szCs w:val="24"/>
          <w:lang w:val="en-GB" w:eastAsia="en-GB"/>
          <w14:ligatures w14:val="none"/>
          <w:rPrChange w:id="3745" w:author="Jane Kohlhoff" w:date="2024-06-11T09:53:00Z" w16du:dateUtc="2024-06-10T23:53:00Z">
            <w:rPr>
              <w:rFonts w:ascii="Times" w:eastAsia="Times New Roman" w:hAnsi="Times" w:cs="Times"/>
              <w:kern w:val="0"/>
              <w:sz w:val="24"/>
              <w:szCs w:val="24"/>
              <w:lang w:val="en-GB" w:eastAsia="en-GB"/>
              <w14:ligatures w14:val="none"/>
            </w:rPr>
          </w:rPrChange>
        </w:rPr>
        <w:t>not</w:t>
      </w:r>
      <w:r w:rsidRPr="00365026">
        <w:rPr>
          <w:rFonts w:ascii="Times New Roman" w:eastAsia="Times New Roman" w:hAnsi="Times New Roman" w:cs="Times New Roman"/>
          <w:kern w:val="0"/>
          <w:sz w:val="24"/>
          <w:szCs w:val="24"/>
          <w:lang w:val="en-GB" w:eastAsia="en-GB"/>
          <w14:ligatures w14:val="none"/>
          <w:rPrChange w:id="3746" w:author="Jane Kohlhoff" w:date="2024-06-11T09:53:00Z" w16du:dateUtc="2024-06-10T23:53:00Z">
            <w:rPr>
              <w:rFonts w:ascii="Times" w:eastAsia="Times New Roman" w:hAnsi="Times" w:cs="Times"/>
              <w:kern w:val="0"/>
              <w:sz w:val="24"/>
              <w:szCs w:val="24"/>
              <w:lang w:val="en-GB" w:eastAsia="en-GB"/>
              <w14:ligatures w14:val="none"/>
            </w:rPr>
          </w:rPrChange>
        </w:rPr>
        <w:t xml:space="preserve"> confirmed, </w:t>
      </w:r>
      <w:r w:rsidR="00F367B1" w:rsidRPr="00365026">
        <w:rPr>
          <w:rFonts w:ascii="Times New Roman" w:eastAsia="Times New Roman" w:hAnsi="Times New Roman" w:cs="Times New Roman"/>
          <w:kern w:val="0"/>
          <w:sz w:val="24"/>
          <w:szCs w:val="24"/>
          <w:lang w:val="en-GB" w:eastAsia="en-GB"/>
          <w14:ligatures w14:val="none"/>
          <w:rPrChange w:id="3747" w:author="Jane Kohlhoff" w:date="2024-06-11T09:53:00Z" w16du:dateUtc="2024-06-10T23:53:00Z">
            <w:rPr>
              <w:rFonts w:ascii="Times" w:eastAsia="Times New Roman" w:hAnsi="Times" w:cs="Times"/>
              <w:kern w:val="0"/>
              <w:sz w:val="24"/>
              <w:szCs w:val="24"/>
              <w:lang w:val="en-GB" w:eastAsia="en-GB"/>
              <w14:ligatures w14:val="none"/>
            </w:rPr>
          </w:rPrChange>
        </w:rPr>
        <w:t xml:space="preserve">and in fact, while </w:t>
      </w:r>
      <w:r w:rsidRPr="00365026">
        <w:rPr>
          <w:rFonts w:ascii="Times New Roman" w:eastAsia="Times New Roman" w:hAnsi="Times New Roman" w:cs="Times New Roman"/>
          <w:kern w:val="0"/>
          <w:sz w:val="24"/>
          <w:szCs w:val="24"/>
          <w:lang w:val="en-GB" w:eastAsia="en-GB"/>
          <w14:ligatures w14:val="none"/>
          <w:rPrChange w:id="3748" w:author="Jane Kohlhoff" w:date="2024-06-11T09:53:00Z" w16du:dateUtc="2024-06-10T23:53:00Z">
            <w:rPr>
              <w:rFonts w:ascii="Times" w:eastAsia="Times New Roman" w:hAnsi="Times" w:cs="Times"/>
              <w:kern w:val="0"/>
              <w:sz w:val="24"/>
              <w:szCs w:val="24"/>
              <w:lang w:val="en-GB" w:eastAsia="en-GB"/>
              <w14:ligatures w14:val="none"/>
            </w:rPr>
          </w:rPrChange>
        </w:rPr>
        <w:t>the PCIT-T group show</w:t>
      </w:r>
      <w:r w:rsidR="005A4D26" w:rsidRPr="00365026">
        <w:rPr>
          <w:rFonts w:ascii="Times New Roman" w:eastAsia="Times New Roman" w:hAnsi="Times New Roman" w:cs="Times New Roman"/>
          <w:kern w:val="0"/>
          <w:sz w:val="24"/>
          <w:szCs w:val="24"/>
          <w:lang w:val="en-GB" w:eastAsia="en-GB"/>
          <w14:ligatures w14:val="none"/>
          <w:rPrChange w:id="3749" w:author="Jane Kohlhoff" w:date="2024-06-11T09:53:00Z" w16du:dateUtc="2024-06-10T23:53:00Z">
            <w:rPr>
              <w:rFonts w:ascii="Times" w:eastAsia="Times New Roman" w:hAnsi="Times" w:cs="Times"/>
              <w:kern w:val="0"/>
              <w:sz w:val="24"/>
              <w:szCs w:val="24"/>
              <w:lang w:val="en-GB" w:eastAsia="en-GB"/>
              <w14:ligatures w14:val="none"/>
            </w:rPr>
          </w:rPrChange>
        </w:rPr>
        <w:t>ed</w:t>
      </w:r>
      <w:r w:rsidRPr="00365026">
        <w:rPr>
          <w:rFonts w:ascii="Times New Roman" w:eastAsia="Times New Roman" w:hAnsi="Times New Roman" w:cs="Times New Roman"/>
          <w:kern w:val="0"/>
          <w:sz w:val="24"/>
          <w:szCs w:val="24"/>
          <w:lang w:val="en-GB" w:eastAsia="en-GB"/>
          <w14:ligatures w14:val="none"/>
          <w:rPrChange w:id="3750" w:author="Jane Kohlhoff" w:date="2024-06-11T09:53:00Z" w16du:dateUtc="2024-06-10T23:53:00Z">
            <w:rPr>
              <w:rFonts w:ascii="Times" w:eastAsia="Times New Roman" w:hAnsi="Times" w:cs="Times"/>
              <w:kern w:val="0"/>
              <w:sz w:val="24"/>
              <w:szCs w:val="24"/>
              <w:lang w:val="en-GB" w:eastAsia="en-GB"/>
              <w14:ligatures w14:val="none"/>
            </w:rPr>
          </w:rPrChange>
        </w:rPr>
        <w:t xml:space="preserve"> the greatest degree of improvement</w:t>
      </w:r>
      <w:r w:rsidR="00F322AC" w:rsidRPr="00365026">
        <w:rPr>
          <w:rFonts w:ascii="Times New Roman" w:eastAsia="Times New Roman" w:hAnsi="Times New Roman" w:cs="Times New Roman"/>
          <w:kern w:val="0"/>
          <w:sz w:val="24"/>
          <w:szCs w:val="24"/>
          <w:lang w:val="en-GB" w:eastAsia="en-GB"/>
          <w14:ligatures w14:val="none"/>
          <w:rPrChange w:id="3751" w:author="Jane Kohlhoff" w:date="2024-06-11T09:53:00Z" w16du:dateUtc="2024-06-10T23:53:00Z">
            <w:rPr>
              <w:rFonts w:ascii="Times" w:eastAsia="Times New Roman" w:hAnsi="Times" w:cs="Times"/>
              <w:kern w:val="0"/>
              <w:sz w:val="24"/>
              <w:szCs w:val="24"/>
              <w:lang w:val="en-GB" w:eastAsia="en-GB"/>
              <w14:ligatures w14:val="none"/>
            </w:rPr>
          </w:rPrChange>
        </w:rPr>
        <w:t>,</w:t>
      </w:r>
      <w:r w:rsidRPr="00365026">
        <w:rPr>
          <w:rFonts w:ascii="Times New Roman" w:eastAsia="Times New Roman" w:hAnsi="Times New Roman" w:cs="Times New Roman"/>
          <w:kern w:val="0"/>
          <w:sz w:val="24"/>
          <w:szCs w:val="24"/>
          <w:lang w:val="en-GB" w:eastAsia="en-GB"/>
          <w14:ligatures w14:val="none"/>
          <w:rPrChange w:id="3752" w:author="Jane Kohlhoff" w:date="2024-06-11T09:53:00Z" w16du:dateUtc="2024-06-10T23:53:00Z">
            <w:rPr>
              <w:rFonts w:ascii="Times" w:eastAsia="Times New Roman" w:hAnsi="Times" w:cs="Times"/>
              <w:kern w:val="0"/>
              <w:sz w:val="24"/>
              <w:szCs w:val="24"/>
              <w:lang w:val="en-GB" w:eastAsia="en-GB"/>
              <w14:ligatures w14:val="none"/>
            </w:rPr>
          </w:rPrChange>
        </w:rPr>
        <w:t xml:space="preserve"> improvement</w:t>
      </w:r>
      <w:r w:rsidR="00F367B1" w:rsidRPr="00365026">
        <w:rPr>
          <w:rFonts w:ascii="Times New Roman" w:eastAsia="Times New Roman" w:hAnsi="Times New Roman" w:cs="Times New Roman"/>
          <w:kern w:val="0"/>
          <w:sz w:val="24"/>
          <w:szCs w:val="24"/>
          <w:lang w:val="en-GB" w:eastAsia="en-GB"/>
          <w14:ligatures w14:val="none"/>
          <w:rPrChange w:id="3753" w:author="Jane Kohlhoff" w:date="2024-06-11T09:53:00Z" w16du:dateUtc="2024-06-10T23:53:00Z">
            <w:rPr>
              <w:rFonts w:ascii="Times" w:eastAsia="Times New Roman" w:hAnsi="Times" w:cs="Times"/>
              <w:kern w:val="0"/>
              <w:sz w:val="24"/>
              <w:szCs w:val="24"/>
              <w:lang w:val="en-GB" w:eastAsia="en-GB"/>
              <w14:ligatures w14:val="none"/>
            </w:rPr>
          </w:rPrChange>
        </w:rPr>
        <w:t>s</w:t>
      </w:r>
      <w:r w:rsidRPr="00365026">
        <w:rPr>
          <w:rFonts w:ascii="Times New Roman" w:eastAsia="Times New Roman" w:hAnsi="Times New Roman" w:cs="Times New Roman"/>
          <w:kern w:val="0"/>
          <w:sz w:val="24"/>
          <w:szCs w:val="24"/>
          <w:lang w:val="en-GB" w:eastAsia="en-GB"/>
          <w14:ligatures w14:val="none"/>
          <w:rPrChange w:id="3754" w:author="Jane Kohlhoff" w:date="2024-06-11T09:53:00Z" w16du:dateUtc="2024-06-10T23:53:00Z">
            <w:rPr>
              <w:rFonts w:ascii="Times" w:eastAsia="Times New Roman" w:hAnsi="Times" w:cs="Times"/>
              <w:kern w:val="0"/>
              <w:sz w:val="24"/>
              <w:szCs w:val="24"/>
              <w:lang w:val="en-GB" w:eastAsia="en-GB"/>
              <w14:ligatures w14:val="none"/>
            </w:rPr>
          </w:rPrChange>
        </w:rPr>
        <w:t xml:space="preserve"> shown by the COS-P and WL </w:t>
      </w:r>
      <w:r w:rsidRPr="00365026">
        <w:rPr>
          <w:rFonts w:ascii="Times New Roman" w:eastAsia="Times New Roman" w:hAnsi="Times New Roman" w:cs="Times New Roman"/>
          <w:kern w:val="0"/>
          <w:sz w:val="24"/>
          <w:szCs w:val="24"/>
          <w:lang w:val="en-GB" w:eastAsia="en-GB"/>
          <w14:ligatures w14:val="none"/>
        </w:rPr>
        <w:t>groups w</w:t>
      </w:r>
      <w:r w:rsidR="00F367B1" w:rsidRPr="00365026">
        <w:rPr>
          <w:rFonts w:ascii="Times New Roman" w:eastAsia="Times New Roman" w:hAnsi="Times New Roman" w:cs="Times New Roman"/>
          <w:kern w:val="0"/>
          <w:sz w:val="24"/>
          <w:szCs w:val="24"/>
          <w:lang w:val="en-GB" w:eastAsia="en-GB"/>
          <w14:ligatures w14:val="none"/>
        </w:rPr>
        <w:t>ere</w:t>
      </w:r>
      <w:r w:rsidRPr="00365026">
        <w:rPr>
          <w:rFonts w:ascii="Times New Roman" w:eastAsia="Times New Roman" w:hAnsi="Times New Roman" w:cs="Times New Roman"/>
          <w:kern w:val="0"/>
          <w:sz w:val="24"/>
          <w:szCs w:val="24"/>
          <w:lang w:val="en-GB" w:eastAsia="en-GB"/>
          <w14:ligatures w14:val="none"/>
        </w:rPr>
        <w:t xml:space="preserve"> not in the hypothesised order (i.e., </w:t>
      </w:r>
      <w:r w:rsidR="00C30A6F" w:rsidRPr="00365026">
        <w:rPr>
          <w:rFonts w:ascii="Times New Roman" w:eastAsia="Times New Roman" w:hAnsi="Times New Roman" w:cs="Times New Roman"/>
          <w:kern w:val="0"/>
          <w:sz w:val="24"/>
          <w:szCs w:val="24"/>
          <w:lang w:val="en-GB" w:eastAsia="en-GB"/>
          <w14:ligatures w14:val="none"/>
        </w:rPr>
        <w:t>PCIT-T &gt; WL &gt; COS-P</w:t>
      </w:r>
      <w:r w:rsidRPr="00365026">
        <w:rPr>
          <w:rFonts w:ascii="Times New Roman" w:eastAsia="Times New Roman" w:hAnsi="Times New Roman" w:cs="Times New Roman"/>
          <w:kern w:val="0"/>
          <w:sz w:val="24"/>
          <w:szCs w:val="24"/>
          <w:lang w:val="en-GB" w:eastAsia="en-GB"/>
          <w14:ligatures w14:val="none"/>
        </w:rPr>
        <w:t>)</w:t>
      </w:r>
      <w:r w:rsidR="00F367B1" w:rsidRPr="00365026">
        <w:rPr>
          <w:rFonts w:ascii="Times New Roman" w:eastAsia="Times New Roman" w:hAnsi="Times New Roman" w:cs="Times New Roman"/>
          <w:kern w:val="0"/>
          <w:sz w:val="24"/>
          <w:szCs w:val="24"/>
          <w:lang w:val="en-GB" w:eastAsia="en-GB"/>
          <w14:ligatures w14:val="none"/>
        </w:rPr>
        <w:t xml:space="preserve">, </w:t>
      </w:r>
      <w:r w:rsidR="00F367B1" w:rsidRPr="00AF480B">
        <w:rPr>
          <w:rFonts w:ascii="Times New Roman" w:eastAsia="Times New Roman" w:hAnsi="Times New Roman" w:cs="Times New Roman"/>
          <w:i/>
          <w:iCs/>
          <w:kern w:val="0"/>
          <w:sz w:val="24"/>
          <w:szCs w:val="24"/>
          <w:lang w:val="en-GB" w:eastAsia="en-GB"/>
          <w14:ligatures w14:val="none"/>
        </w:rPr>
        <w:t>F</w:t>
      </w:r>
      <w:r w:rsidR="00F367B1" w:rsidRPr="00365026">
        <w:rPr>
          <w:rFonts w:ascii="Times New Roman" w:eastAsia="Times New Roman" w:hAnsi="Times New Roman" w:cs="Times New Roman"/>
          <w:kern w:val="0"/>
          <w:sz w:val="24"/>
          <w:szCs w:val="24"/>
          <w:lang w:val="en-GB" w:eastAsia="en-GB"/>
          <w14:ligatures w14:val="none"/>
        </w:rPr>
        <w:t xml:space="preserve"> (2,153) = 2.478, </w:t>
      </w:r>
      <w:r w:rsidR="00F367B1" w:rsidRPr="00AF480B">
        <w:rPr>
          <w:rFonts w:ascii="Times New Roman" w:eastAsia="Times New Roman" w:hAnsi="Times New Roman" w:cs="Times New Roman"/>
          <w:i/>
          <w:iCs/>
          <w:kern w:val="0"/>
          <w:sz w:val="24"/>
          <w:szCs w:val="24"/>
          <w:lang w:val="en-GB" w:eastAsia="en-GB"/>
          <w14:ligatures w14:val="none"/>
        </w:rPr>
        <w:t>p</w:t>
      </w:r>
      <w:r w:rsidR="00F367B1" w:rsidRPr="00365026">
        <w:rPr>
          <w:rFonts w:ascii="Times New Roman" w:eastAsia="Times New Roman" w:hAnsi="Times New Roman" w:cs="Times New Roman"/>
          <w:kern w:val="0"/>
          <w:sz w:val="24"/>
          <w:szCs w:val="24"/>
          <w:lang w:val="en-GB" w:eastAsia="en-GB"/>
          <w14:ligatures w14:val="none"/>
        </w:rPr>
        <w:t xml:space="preserve"> = .07. </w:t>
      </w:r>
      <w:r w:rsidRPr="009632BC">
        <w:rPr>
          <w:rFonts w:ascii="Times New Roman" w:eastAsia="Times New Roman" w:hAnsi="Times New Roman" w:cs="Times New Roman"/>
          <w:kern w:val="0"/>
          <w:sz w:val="24"/>
          <w:szCs w:val="24"/>
          <w:highlight w:val="yellow"/>
          <w:lang w:val="en-GB" w:eastAsia="en-GB"/>
          <w14:ligatures w14:val="none"/>
          <w:rPrChange w:id="3755"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 xml:space="preserve">The hypothesis of a gradient effect in terms of gains from </w:t>
      </w:r>
      <w:r w:rsidR="00F322AC" w:rsidRPr="009632BC">
        <w:rPr>
          <w:rFonts w:ascii="Times New Roman" w:eastAsia="Times New Roman" w:hAnsi="Times New Roman" w:cs="Times New Roman"/>
          <w:kern w:val="0"/>
          <w:sz w:val="24"/>
          <w:szCs w:val="24"/>
          <w:highlight w:val="yellow"/>
          <w:lang w:val="en-GB" w:eastAsia="en-GB"/>
          <w14:ligatures w14:val="none"/>
          <w:rPrChange w:id="3756"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T</w:t>
      </w:r>
      <w:r w:rsidR="005A4D26" w:rsidRPr="009632BC">
        <w:rPr>
          <w:rFonts w:ascii="Times New Roman" w:eastAsia="Times New Roman" w:hAnsi="Times New Roman" w:cs="Times New Roman"/>
          <w:kern w:val="0"/>
          <w:sz w:val="24"/>
          <w:szCs w:val="24"/>
          <w:highlight w:val="yellow"/>
          <w:lang w:val="en-GB" w:eastAsia="en-GB"/>
          <w14:ligatures w14:val="none"/>
          <w:rPrChange w:id="3757"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1</w:t>
      </w:r>
      <w:r w:rsidR="00F322AC" w:rsidRPr="009632BC">
        <w:rPr>
          <w:rFonts w:ascii="Times New Roman" w:eastAsia="Times New Roman" w:hAnsi="Times New Roman" w:cs="Times New Roman"/>
          <w:kern w:val="0"/>
          <w:sz w:val="24"/>
          <w:szCs w:val="24"/>
          <w:highlight w:val="yellow"/>
          <w:lang w:val="en-GB" w:eastAsia="en-GB"/>
          <w14:ligatures w14:val="none"/>
          <w:rPrChange w:id="3758"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 xml:space="preserve"> </w:t>
      </w:r>
      <w:r w:rsidRPr="009632BC">
        <w:rPr>
          <w:rFonts w:ascii="Times New Roman" w:eastAsia="Times New Roman" w:hAnsi="Times New Roman" w:cs="Times New Roman"/>
          <w:kern w:val="0"/>
          <w:sz w:val="24"/>
          <w:szCs w:val="24"/>
          <w:highlight w:val="yellow"/>
          <w:lang w:val="en-GB" w:eastAsia="en-GB"/>
          <w14:ligatures w14:val="none"/>
          <w:rPrChange w:id="3759"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to T3 [PCIT</w:t>
      </w:r>
      <w:r w:rsidR="00D64C11" w:rsidRPr="009632BC">
        <w:rPr>
          <w:rFonts w:ascii="Times New Roman" w:eastAsia="Times New Roman" w:hAnsi="Times New Roman" w:cs="Times New Roman"/>
          <w:kern w:val="0"/>
          <w:sz w:val="24"/>
          <w:szCs w:val="24"/>
          <w:highlight w:val="yellow"/>
          <w:lang w:val="en-GB" w:eastAsia="en-GB"/>
          <w14:ligatures w14:val="none"/>
          <w:rPrChange w:id="3760"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-T</w:t>
      </w:r>
      <w:ins w:id="3761" w:author="Jane Kohlhoff" w:date="2024-06-11T13:24:00Z" w16du:dateUtc="2024-06-11T03:24:00Z">
        <w:r w:rsidR="00897263" w:rsidRPr="009632BC">
          <w:rPr>
            <w:rFonts w:ascii="Times New Roman" w:eastAsia="Times New Roman" w:hAnsi="Times New Roman" w:cs="Times New Roman"/>
            <w:kern w:val="0"/>
            <w:sz w:val="24"/>
            <w:szCs w:val="24"/>
            <w:highlight w:val="yellow"/>
            <w:lang w:val="en-GB" w:eastAsia="en-GB"/>
            <w14:ligatures w14:val="none"/>
          </w:rPr>
          <w:t xml:space="preserve"> </w:t>
        </w:r>
      </w:ins>
      <w:r w:rsidRPr="009632BC">
        <w:rPr>
          <w:rFonts w:ascii="Times New Roman" w:eastAsia="Times New Roman" w:hAnsi="Times New Roman" w:cs="Times New Roman"/>
          <w:kern w:val="0"/>
          <w:sz w:val="24"/>
          <w:szCs w:val="24"/>
          <w:highlight w:val="yellow"/>
          <w:lang w:val="en-GB" w:eastAsia="en-GB"/>
          <w14:ligatures w14:val="none"/>
          <w:rPrChange w:id="3762"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&gt; COS-P]</w:t>
      </w:r>
      <w:r w:rsidR="00F322AC" w:rsidRPr="009632BC">
        <w:rPr>
          <w:rFonts w:ascii="Times New Roman" w:eastAsia="Times New Roman" w:hAnsi="Times New Roman" w:cs="Times New Roman"/>
          <w:kern w:val="0"/>
          <w:sz w:val="24"/>
          <w:szCs w:val="24"/>
          <w:highlight w:val="yellow"/>
          <w:lang w:val="en-GB" w:eastAsia="en-GB"/>
          <w14:ligatures w14:val="none"/>
          <w:rPrChange w:id="3763"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 xml:space="preserve"> </w:t>
      </w:r>
      <w:r w:rsidR="005A4D26" w:rsidRPr="009632BC">
        <w:rPr>
          <w:rFonts w:ascii="Times New Roman" w:eastAsia="Times New Roman" w:hAnsi="Times New Roman" w:cs="Times New Roman"/>
          <w:kern w:val="0"/>
          <w:sz w:val="24"/>
          <w:szCs w:val="24"/>
          <w:highlight w:val="yellow"/>
          <w:lang w:val="en-GB" w:eastAsia="en-GB"/>
          <w14:ligatures w14:val="none"/>
        </w:rPr>
        <w:t>was</w:t>
      </w:r>
      <w:ins w:id="3764" w:author="Jane Kohlhoff" w:date="2024-06-12T21:39:00Z" w16du:dateUtc="2024-06-12T11:39:00Z">
        <w:r w:rsidR="00AF75A4">
          <w:rPr>
            <w:rFonts w:ascii="Times New Roman" w:eastAsia="Times New Roman" w:hAnsi="Times New Roman" w:cs="Times New Roman"/>
            <w:kern w:val="0"/>
            <w:sz w:val="24"/>
            <w:szCs w:val="24"/>
            <w:highlight w:val="yellow"/>
            <w:lang w:val="en-GB" w:eastAsia="en-GB"/>
            <w14:ligatures w14:val="none"/>
          </w:rPr>
          <w:t xml:space="preserve">/was not </w:t>
        </w:r>
      </w:ins>
      <w:del w:id="3765" w:author="Jane Kohlhoff" w:date="2024-06-12T21:39:00Z" w16du:dateUtc="2024-06-12T11:39:00Z">
        <w:r w:rsidR="005A4D26" w:rsidRPr="009632BC" w:rsidDel="00AF75A4">
          <w:rPr>
            <w:rFonts w:ascii="Times New Roman" w:eastAsia="Times New Roman" w:hAnsi="Times New Roman" w:cs="Times New Roman"/>
            <w:kern w:val="0"/>
            <w:sz w:val="24"/>
            <w:szCs w:val="24"/>
            <w:highlight w:val="yellow"/>
            <w:lang w:val="en-GB" w:eastAsia="en-GB"/>
            <w14:ligatures w14:val="none"/>
          </w:rPr>
          <w:delText xml:space="preserve"> </w:delText>
        </w:r>
      </w:del>
      <w:r w:rsidR="005A4D26" w:rsidRPr="009632BC">
        <w:rPr>
          <w:rFonts w:ascii="Times New Roman" w:eastAsia="Times New Roman" w:hAnsi="Times New Roman" w:cs="Times New Roman"/>
          <w:kern w:val="0"/>
          <w:sz w:val="24"/>
          <w:szCs w:val="24"/>
          <w:highlight w:val="yellow"/>
          <w:lang w:val="en-GB" w:eastAsia="en-GB"/>
          <w14:ligatures w14:val="none"/>
        </w:rPr>
        <w:t>supported</w:t>
      </w:r>
      <w:del w:id="3766" w:author="Jane Kohlhoff" w:date="2024-06-11T11:24:00Z" w16du:dateUtc="2024-06-11T01:24:00Z">
        <w:r w:rsidR="005A4D26" w:rsidRPr="009632BC" w:rsidDel="008F7A65">
          <w:rPr>
            <w:rFonts w:ascii="Times New Roman" w:eastAsia="Times New Roman" w:hAnsi="Times New Roman" w:cs="Times New Roman"/>
            <w:kern w:val="0"/>
            <w:sz w:val="24"/>
            <w:szCs w:val="24"/>
            <w:highlight w:val="yellow"/>
            <w:lang w:val="en-GB" w:eastAsia="en-GB"/>
            <w14:ligatures w14:val="none"/>
          </w:rPr>
          <w:delText>/not supported</w:delText>
        </w:r>
      </w:del>
      <w:r w:rsidR="005A4D26" w:rsidRPr="009632BC">
        <w:rPr>
          <w:rFonts w:ascii="Times New Roman" w:eastAsia="Times New Roman" w:hAnsi="Times New Roman" w:cs="Times New Roman"/>
          <w:kern w:val="0"/>
          <w:sz w:val="24"/>
          <w:szCs w:val="24"/>
          <w:highlight w:val="yellow"/>
          <w:lang w:val="en-GB" w:eastAsia="en-GB"/>
          <w14:ligatures w14:val="none"/>
        </w:rPr>
        <w:t>,</w:t>
      </w:r>
      <w:r w:rsidR="005A4D26" w:rsidRPr="009632BC">
        <w:rPr>
          <w:rFonts w:ascii="Times New Roman" w:eastAsia="Times New Roman" w:hAnsi="Times New Roman" w:cs="Times New Roman"/>
          <w:kern w:val="0"/>
          <w:sz w:val="24"/>
          <w:szCs w:val="24"/>
          <w:highlight w:val="yellow"/>
          <w:lang w:val="en-GB" w:eastAsia="en-GB"/>
          <w14:ligatures w14:val="none"/>
          <w:rPrChange w:id="3767" w:author="Jane Kohlhoff" w:date="2024-06-12T21:39:00Z" w16du:dateUtc="2024-06-12T11:39:00Z">
            <w:rPr>
              <w:rFonts w:ascii="Times New Roman" w:eastAsia="Times New Roman" w:hAnsi="Times New Roman" w:cs="Times New Roman"/>
              <w:i/>
              <w:iCs/>
              <w:kern w:val="0"/>
              <w:sz w:val="24"/>
              <w:szCs w:val="24"/>
              <w:highlight w:val="yellow"/>
              <w:lang w:val="en-GB" w:eastAsia="en-GB"/>
              <w14:ligatures w14:val="none"/>
            </w:rPr>
          </w:rPrChange>
        </w:rPr>
        <w:t xml:space="preserve"> </w:t>
      </w:r>
      <w:del w:id="3768" w:author="Jane Kohlhoff" w:date="2024-06-11T11:27:00Z" w16du:dateUtc="2024-06-11T01:27:00Z">
        <w:r w:rsidR="005A4D26" w:rsidRPr="009632BC" w:rsidDel="00632B60">
          <w:rPr>
            <w:rFonts w:ascii="Times New Roman" w:eastAsia="Times New Roman" w:hAnsi="Times New Roman" w:cs="Times New Roman"/>
            <w:i/>
            <w:iCs/>
            <w:kern w:val="0"/>
            <w:sz w:val="24"/>
            <w:szCs w:val="24"/>
            <w:highlight w:val="yellow"/>
            <w:lang w:val="en-GB" w:eastAsia="en-GB"/>
            <w14:ligatures w14:val="none"/>
          </w:rPr>
          <w:delText>F</w:delText>
        </w:r>
        <w:r w:rsidR="005A4D26" w:rsidRPr="009632BC" w:rsidDel="00632B60">
          <w:rPr>
            <w:rFonts w:ascii="Times New Roman" w:eastAsia="Times New Roman" w:hAnsi="Times New Roman" w:cs="Times New Roman"/>
            <w:i/>
            <w:iCs/>
            <w:kern w:val="0"/>
            <w:sz w:val="24"/>
            <w:szCs w:val="24"/>
            <w:highlight w:val="yellow"/>
            <w:lang w:val="en-GB" w:eastAsia="en-GB"/>
            <w14:ligatures w14:val="none"/>
            <w:rPrChange w:id="3769" w:author="Jane Kohlhoff" w:date="2024-06-12T21:39:00Z" w16du:dateUtc="2024-06-12T11:39:00Z">
              <w:rPr>
                <w:rFonts w:ascii="Times New Roman" w:eastAsia="Times New Roman" w:hAnsi="Times New Roman" w:cs="Times New Roman"/>
                <w:kern w:val="0"/>
                <w:sz w:val="24"/>
                <w:szCs w:val="24"/>
                <w:highlight w:val="yellow"/>
                <w:lang w:val="en-GB" w:eastAsia="en-GB"/>
                <w14:ligatures w14:val="none"/>
              </w:rPr>
            </w:rPrChange>
          </w:rPr>
          <w:delText xml:space="preserve"> (1, </w:delText>
        </w:r>
      </w:del>
      <w:del w:id="3770" w:author="Jane Kohlhoff" w:date="2024-06-11T11:24:00Z" w16du:dateUtc="2024-06-11T01:24:00Z">
        <w:r w:rsidR="005A4D26" w:rsidRPr="009632BC" w:rsidDel="008F7A65">
          <w:rPr>
            <w:rFonts w:ascii="Times New Roman" w:eastAsia="Times New Roman" w:hAnsi="Times New Roman" w:cs="Times New Roman"/>
            <w:i/>
            <w:iCs/>
            <w:kern w:val="0"/>
            <w:sz w:val="24"/>
            <w:szCs w:val="24"/>
            <w:highlight w:val="yellow"/>
            <w:lang w:val="en-GB" w:eastAsia="en-GB"/>
            <w14:ligatures w14:val="none"/>
            <w:rPrChange w:id="3771" w:author="Jane Kohlhoff" w:date="2024-06-12T21:39:00Z" w16du:dateUtc="2024-06-12T11:39:00Z">
              <w:rPr>
                <w:rFonts w:ascii="Times New Roman" w:eastAsia="Times New Roman" w:hAnsi="Times New Roman" w:cs="Times New Roman"/>
                <w:kern w:val="0"/>
                <w:sz w:val="24"/>
                <w:szCs w:val="24"/>
                <w:highlight w:val="yellow"/>
                <w:lang w:val="en-GB" w:eastAsia="en-GB"/>
                <w14:ligatures w14:val="none"/>
              </w:rPr>
            </w:rPrChange>
          </w:rPr>
          <w:delText>xx</w:delText>
        </w:r>
      </w:del>
      <w:del w:id="3772" w:author="Jane Kohlhoff" w:date="2024-06-11T11:27:00Z" w16du:dateUtc="2024-06-11T01:27:00Z">
        <w:r w:rsidR="005A4D26" w:rsidRPr="009632BC" w:rsidDel="00632B60">
          <w:rPr>
            <w:rFonts w:ascii="Times New Roman" w:eastAsia="Times New Roman" w:hAnsi="Times New Roman" w:cs="Times New Roman"/>
            <w:i/>
            <w:iCs/>
            <w:kern w:val="0"/>
            <w:sz w:val="24"/>
            <w:szCs w:val="24"/>
            <w:highlight w:val="yellow"/>
            <w:lang w:val="en-GB" w:eastAsia="en-GB"/>
            <w14:ligatures w14:val="none"/>
            <w:rPrChange w:id="3773" w:author="Jane Kohlhoff" w:date="2024-06-12T21:39:00Z" w16du:dateUtc="2024-06-12T11:39:00Z">
              <w:rPr>
                <w:rFonts w:ascii="Times New Roman" w:eastAsia="Times New Roman" w:hAnsi="Times New Roman" w:cs="Times New Roman"/>
                <w:kern w:val="0"/>
                <w:sz w:val="24"/>
                <w:szCs w:val="24"/>
                <w:highlight w:val="yellow"/>
                <w:lang w:val="en-GB" w:eastAsia="en-GB"/>
                <w14:ligatures w14:val="none"/>
              </w:rPr>
            </w:rPrChange>
          </w:rPr>
          <w:delText xml:space="preserve">) = </w:delText>
        </w:r>
      </w:del>
      <w:del w:id="3774" w:author="Jane Kohlhoff" w:date="2024-06-11T11:24:00Z" w16du:dateUtc="2024-06-11T01:24:00Z">
        <w:r w:rsidR="005A4D26" w:rsidRPr="009632BC" w:rsidDel="008F7A65">
          <w:rPr>
            <w:rFonts w:ascii="Times New Roman" w:eastAsia="Times New Roman" w:hAnsi="Times New Roman" w:cs="Times New Roman"/>
            <w:i/>
            <w:iCs/>
            <w:kern w:val="0"/>
            <w:sz w:val="24"/>
            <w:szCs w:val="24"/>
            <w:highlight w:val="yellow"/>
            <w:lang w:val="en-GB" w:eastAsia="en-GB"/>
            <w14:ligatures w14:val="none"/>
            <w:rPrChange w:id="3775" w:author="Jane Kohlhoff" w:date="2024-06-12T21:39:00Z" w16du:dateUtc="2024-06-12T11:39:00Z">
              <w:rPr>
                <w:rFonts w:ascii="Times New Roman" w:eastAsia="Times New Roman" w:hAnsi="Times New Roman" w:cs="Times New Roman"/>
                <w:kern w:val="0"/>
                <w:sz w:val="24"/>
                <w:szCs w:val="24"/>
                <w:highlight w:val="yellow"/>
                <w:lang w:val="en-GB" w:eastAsia="en-GB"/>
                <w14:ligatures w14:val="none"/>
              </w:rPr>
            </w:rPrChange>
          </w:rPr>
          <w:delText>xx</w:delText>
        </w:r>
      </w:del>
      <w:del w:id="3776" w:author="Jane Kohlhoff" w:date="2024-06-11T11:27:00Z" w16du:dateUtc="2024-06-11T01:27:00Z">
        <w:r w:rsidR="005A4D26" w:rsidRPr="009632BC" w:rsidDel="00632B60">
          <w:rPr>
            <w:rFonts w:ascii="Times New Roman" w:eastAsia="Times New Roman" w:hAnsi="Times New Roman" w:cs="Times New Roman"/>
            <w:i/>
            <w:iCs/>
            <w:kern w:val="0"/>
            <w:sz w:val="24"/>
            <w:szCs w:val="24"/>
            <w:highlight w:val="yellow"/>
            <w:lang w:val="en-GB" w:eastAsia="en-GB"/>
            <w14:ligatures w14:val="none"/>
            <w:rPrChange w:id="3777" w:author="Jane Kohlhoff" w:date="2024-06-12T21:39:00Z" w16du:dateUtc="2024-06-12T11:39:00Z">
              <w:rPr>
                <w:rFonts w:ascii="Times New Roman" w:eastAsia="Times New Roman" w:hAnsi="Times New Roman" w:cs="Times New Roman"/>
                <w:kern w:val="0"/>
                <w:sz w:val="24"/>
                <w:szCs w:val="24"/>
                <w:highlight w:val="yellow"/>
                <w:lang w:val="en-GB" w:eastAsia="en-GB"/>
                <w14:ligatures w14:val="none"/>
              </w:rPr>
            </w:rPrChange>
          </w:rPr>
          <w:delText xml:space="preserve">, </w:delText>
        </w:r>
        <w:r w:rsidR="005A4D26" w:rsidRPr="009632BC" w:rsidDel="00632B60">
          <w:rPr>
            <w:rFonts w:ascii="Times New Roman" w:eastAsia="Times New Roman" w:hAnsi="Times New Roman" w:cs="Times New Roman"/>
            <w:i/>
            <w:iCs/>
            <w:kern w:val="0"/>
            <w:sz w:val="24"/>
            <w:szCs w:val="24"/>
            <w:highlight w:val="yellow"/>
            <w:lang w:val="en-GB" w:eastAsia="en-GB"/>
            <w14:ligatures w14:val="none"/>
          </w:rPr>
          <w:delText>p</w:delText>
        </w:r>
        <w:r w:rsidR="005A4D26" w:rsidRPr="009632BC" w:rsidDel="00632B60">
          <w:rPr>
            <w:rFonts w:ascii="Times New Roman" w:eastAsia="Times New Roman" w:hAnsi="Times New Roman" w:cs="Times New Roman"/>
            <w:i/>
            <w:iCs/>
            <w:kern w:val="0"/>
            <w:sz w:val="24"/>
            <w:szCs w:val="24"/>
            <w:highlight w:val="yellow"/>
            <w:lang w:val="en-GB" w:eastAsia="en-GB"/>
            <w14:ligatures w14:val="none"/>
            <w:rPrChange w:id="3778" w:author="Jane Kohlhoff" w:date="2024-06-12T21:39:00Z" w16du:dateUtc="2024-06-12T11:39:00Z">
              <w:rPr>
                <w:rFonts w:ascii="Times New Roman" w:eastAsia="Times New Roman" w:hAnsi="Times New Roman" w:cs="Times New Roman"/>
                <w:kern w:val="0"/>
                <w:sz w:val="24"/>
                <w:szCs w:val="24"/>
                <w:highlight w:val="yellow"/>
                <w:lang w:val="en-GB" w:eastAsia="en-GB"/>
                <w14:ligatures w14:val="none"/>
              </w:rPr>
            </w:rPrChange>
          </w:rPr>
          <w:delText xml:space="preserve"> =</w:delText>
        </w:r>
      </w:del>
      <w:del w:id="3779" w:author="Jane Kohlhoff" w:date="2024-06-11T11:24:00Z" w16du:dateUtc="2024-06-11T01:24:00Z">
        <w:r w:rsidR="005A4D26" w:rsidRPr="009632BC" w:rsidDel="008F7A65">
          <w:rPr>
            <w:rFonts w:ascii="Times New Roman" w:eastAsia="Times New Roman" w:hAnsi="Times New Roman" w:cs="Times New Roman"/>
            <w:i/>
            <w:iCs/>
            <w:kern w:val="0"/>
            <w:sz w:val="24"/>
            <w:szCs w:val="24"/>
            <w:highlight w:val="yellow"/>
            <w:lang w:val="en-GB" w:eastAsia="en-GB"/>
            <w14:ligatures w14:val="none"/>
            <w:rPrChange w:id="3780" w:author="Jane Kohlhoff" w:date="2024-06-12T21:39:00Z" w16du:dateUtc="2024-06-12T11:39:00Z">
              <w:rPr>
                <w:rFonts w:ascii="Times New Roman" w:eastAsia="Times New Roman" w:hAnsi="Times New Roman" w:cs="Times New Roman"/>
                <w:kern w:val="0"/>
                <w:sz w:val="24"/>
                <w:szCs w:val="24"/>
                <w:highlight w:val="yellow"/>
                <w:lang w:val="en-GB" w:eastAsia="en-GB"/>
                <w14:ligatures w14:val="none"/>
              </w:rPr>
            </w:rPrChange>
          </w:rPr>
          <w:delText>xxx</w:delText>
        </w:r>
      </w:del>
      <w:del w:id="3781" w:author="Jane Kohlhoff" w:date="2024-06-11T11:27:00Z" w16du:dateUtc="2024-06-11T01:27:00Z">
        <w:r w:rsidR="005A4D26" w:rsidRPr="009632BC" w:rsidDel="00632B60">
          <w:rPr>
            <w:rFonts w:ascii="Times New Roman" w:eastAsia="Times New Roman" w:hAnsi="Times New Roman" w:cs="Times New Roman"/>
            <w:i/>
            <w:iCs/>
            <w:kern w:val="0"/>
            <w:sz w:val="24"/>
            <w:szCs w:val="24"/>
            <w:highlight w:val="yellow"/>
            <w:lang w:val="en-GB" w:eastAsia="en-GB"/>
            <w14:ligatures w14:val="none"/>
            <w:rPrChange w:id="3782" w:author="Jane Kohlhoff" w:date="2024-06-12T21:39:00Z" w16du:dateUtc="2024-06-12T11:39:00Z">
              <w:rPr>
                <w:rFonts w:ascii="Times New Roman" w:eastAsia="Times New Roman" w:hAnsi="Times New Roman" w:cs="Times New Roman"/>
                <w:kern w:val="0"/>
                <w:sz w:val="24"/>
                <w:szCs w:val="24"/>
                <w:highlight w:val="yellow"/>
                <w:lang w:val="en-GB" w:eastAsia="en-GB"/>
                <w14:ligatures w14:val="none"/>
              </w:rPr>
            </w:rPrChange>
          </w:rPr>
          <w:delText>.</w:delText>
        </w:r>
      </w:del>
      <w:ins w:id="3783" w:author="Jane Kohlhoff" w:date="2024-06-12T20:48:00Z" w16du:dateUtc="2024-06-12T10:48:00Z">
        <w:r w:rsidR="0080775C" w:rsidRPr="009632BC">
          <w:rPr>
            <w:rFonts w:ascii="Times New Roman" w:eastAsia="Times New Roman" w:hAnsi="Times New Roman" w:cs="Times New Roman"/>
            <w:i/>
            <w:iCs/>
            <w:kern w:val="0"/>
            <w:sz w:val="24"/>
            <w:szCs w:val="24"/>
            <w:highlight w:val="yellow"/>
            <w:lang w:val="en-GB" w:eastAsia="en-GB"/>
            <w14:ligatures w14:val="none"/>
            <w:rPrChange w:id="3784"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 xml:space="preserve">F </w:t>
        </w:r>
        <w:r w:rsidR="0080775C" w:rsidRPr="009632BC">
          <w:rPr>
            <w:rFonts w:ascii="Times New Roman" w:eastAsia="Times New Roman" w:hAnsi="Times New Roman" w:cs="Times New Roman"/>
            <w:kern w:val="0"/>
            <w:sz w:val="24"/>
            <w:szCs w:val="24"/>
            <w:highlight w:val="yellow"/>
            <w:lang w:val="en-GB" w:eastAsia="en-GB"/>
            <w14:ligatures w14:val="none"/>
            <w:rPrChange w:id="3785"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w:t>
        </w:r>
      </w:ins>
      <w:ins w:id="3786" w:author="Jane Kohlhoff" w:date="2024-06-12T21:38:00Z" w16du:dateUtc="2024-06-12T11:38:00Z">
        <w:r w:rsidR="009632BC" w:rsidRPr="009632BC">
          <w:rPr>
            <w:rFonts w:ascii="Times New Roman" w:eastAsia="Times New Roman" w:hAnsi="Times New Roman" w:cs="Times New Roman"/>
            <w:kern w:val="0"/>
            <w:sz w:val="24"/>
            <w:szCs w:val="24"/>
            <w:highlight w:val="yellow"/>
            <w:lang w:val="en-GB" w:eastAsia="en-GB"/>
            <w14:ligatures w14:val="none"/>
            <w:rPrChange w:id="3787"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xx</w:t>
        </w:r>
      </w:ins>
      <w:ins w:id="3788" w:author="Jane Kohlhoff" w:date="2024-06-12T20:48:00Z" w16du:dateUtc="2024-06-12T10:48:00Z">
        <w:r w:rsidR="0080775C" w:rsidRPr="009632BC">
          <w:rPr>
            <w:rFonts w:ascii="Times New Roman" w:eastAsia="Times New Roman" w:hAnsi="Times New Roman" w:cs="Times New Roman"/>
            <w:kern w:val="0"/>
            <w:sz w:val="24"/>
            <w:szCs w:val="24"/>
            <w:highlight w:val="yellow"/>
            <w:lang w:val="en-GB" w:eastAsia="en-GB"/>
            <w14:ligatures w14:val="none"/>
            <w:rPrChange w:id="3789"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w:t>
        </w:r>
      </w:ins>
      <w:ins w:id="3790" w:author="Jane Kohlhoff" w:date="2024-06-12T21:39:00Z" w16du:dateUtc="2024-06-12T11:39:00Z">
        <w:r w:rsidR="009632BC" w:rsidRPr="009632BC">
          <w:rPr>
            <w:rFonts w:ascii="Times New Roman" w:eastAsia="Times New Roman" w:hAnsi="Times New Roman" w:cs="Times New Roman"/>
            <w:kern w:val="0"/>
            <w:sz w:val="24"/>
            <w:szCs w:val="24"/>
            <w:highlight w:val="yellow"/>
            <w:lang w:val="en-GB" w:eastAsia="en-GB"/>
            <w14:ligatures w14:val="none"/>
            <w:rPrChange w:id="3791"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 xml:space="preserve"> </w:t>
        </w:r>
      </w:ins>
      <w:ins w:id="3792" w:author="Jane Kohlhoff" w:date="2024-06-12T21:38:00Z" w16du:dateUtc="2024-06-12T11:38:00Z">
        <w:r w:rsidR="009632BC" w:rsidRPr="009632BC">
          <w:rPr>
            <w:rFonts w:ascii="Times New Roman" w:eastAsia="Times New Roman" w:hAnsi="Times New Roman" w:cs="Times New Roman"/>
            <w:kern w:val="0"/>
            <w:sz w:val="24"/>
            <w:szCs w:val="24"/>
            <w:highlight w:val="yellow"/>
            <w:lang w:val="en-GB" w:eastAsia="en-GB"/>
            <w14:ligatures w14:val="none"/>
            <w:rPrChange w:id="3793"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xxx</w:t>
        </w:r>
      </w:ins>
      <w:ins w:id="3794" w:author="Jane Kohlhoff" w:date="2024-06-12T20:48:00Z" w16du:dateUtc="2024-06-12T10:48:00Z">
        <w:r w:rsidR="0080775C" w:rsidRPr="009632BC">
          <w:rPr>
            <w:rFonts w:ascii="Times New Roman" w:eastAsia="Times New Roman" w:hAnsi="Times New Roman" w:cs="Times New Roman"/>
            <w:kern w:val="0"/>
            <w:sz w:val="24"/>
            <w:szCs w:val="24"/>
            <w:highlight w:val="yellow"/>
            <w:lang w:val="en-GB" w:eastAsia="en-GB"/>
            <w14:ligatures w14:val="none"/>
            <w:rPrChange w:id="3795"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 =</w:t>
        </w:r>
      </w:ins>
      <w:ins w:id="3796" w:author="Jane Kohlhoff" w:date="2024-06-12T21:39:00Z" w16du:dateUtc="2024-06-12T11:39:00Z">
        <w:r w:rsidR="009632BC" w:rsidRPr="009632BC">
          <w:rPr>
            <w:rFonts w:ascii="Times New Roman" w:eastAsia="Times New Roman" w:hAnsi="Times New Roman" w:cs="Times New Roman"/>
            <w:kern w:val="0"/>
            <w:sz w:val="24"/>
            <w:szCs w:val="24"/>
            <w:highlight w:val="yellow"/>
            <w:lang w:val="en-GB" w:eastAsia="en-GB"/>
            <w14:ligatures w14:val="none"/>
            <w:rPrChange w:id="3797"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 xml:space="preserve"> xxx</w:t>
        </w:r>
      </w:ins>
      <w:ins w:id="3798" w:author="Jane Kohlhoff" w:date="2024-06-12T20:48:00Z" w16du:dateUtc="2024-06-12T10:48:00Z">
        <w:r w:rsidR="00AF480B" w:rsidRPr="009632BC">
          <w:rPr>
            <w:rFonts w:ascii="Times New Roman" w:eastAsia="Times New Roman" w:hAnsi="Times New Roman" w:cs="Times New Roman"/>
            <w:kern w:val="0"/>
            <w:sz w:val="24"/>
            <w:szCs w:val="24"/>
            <w:highlight w:val="yellow"/>
            <w:lang w:val="en-GB" w:eastAsia="en-GB"/>
            <w14:ligatures w14:val="none"/>
            <w:rPrChange w:id="3799"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 xml:space="preserve">, </w:t>
        </w:r>
        <w:r w:rsidR="00AF480B" w:rsidRPr="009632BC">
          <w:rPr>
            <w:rFonts w:ascii="Times New Roman" w:eastAsia="Times New Roman" w:hAnsi="Times New Roman" w:cs="Times New Roman"/>
            <w:i/>
            <w:iCs/>
            <w:kern w:val="0"/>
            <w:sz w:val="24"/>
            <w:szCs w:val="24"/>
            <w:highlight w:val="yellow"/>
            <w:lang w:val="en-GB" w:eastAsia="en-GB"/>
            <w14:ligatures w14:val="none"/>
            <w:rPrChange w:id="3800"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p</w:t>
        </w:r>
        <w:r w:rsidR="00AF480B" w:rsidRPr="009632BC">
          <w:rPr>
            <w:rFonts w:ascii="Times New Roman" w:eastAsia="Times New Roman" w:hAnsi="Times New Roman" w:cs="Times New Roman"/>
            <w:kern w:val="0"/>
            <w:sz w:val="24"/>
            <w:szCs w:val="24"/>
            <w:highlight w:val="yellow"/>
            <w:lang w:val="en-GB" w:eastAsia="en-GB"/>
            <w14:ligatures w14:val="none"/>
            <w:rPrChange w:id="3801"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 xml:space="preserve"> </w:t>
        </w:r>
        <w:proofErr w:type="gramStart"/>
        <w:r w:rsidR="00AF480B" w:rsidRPr="009632BC">
          <w:rPr>
            <w:rFonts w:ascii="Times New Roman" w:eastAsia="Times New Roman" w:hAnsi="Times New Roman" w:cs="Times New Roman"/>
            <w:kern w:val="0"/>
            <w:sz w:val="24"/>
            <w:szCs w:val="24"/>
            <w:highlight w:val="yellow"/>
            <w:lang w:val="en-GB" w:eastAsia="en-GB"/>
            <w14:ligatures w14:val="none"/>
            <w:rPrChange w:id="3802"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w:t>
        </w:r>
      </w:ins>
      <w:ins w:id="3803" w:author="Jane Kohlhoff" w:date="2024-06-12T21:39:00Z" w16du:dateUtc="2024-06-12T11:39:00Z">
        <w:r w:rsidR="009632BC" w:rsidRPr="009632BC">
          <w:rPr>
            <w:rFonts w:ascii="Times New Roman" w:eastAsia="Times New Roman" w:hAnsi="Times New Roman" w:cs="Times New Roman"/>
            <w:kern w:val="0"/>
            <w:sz w:val="24"/>
            <w:szCs w:val="24"/>
            <w:highlight w:val="yellow"/>
            <w:lang w:val="en-GB" w:eastAsia="en-GB"/>
            <w14:ligatures w14:val="none"/>
            <w:rPrChange w:id="3804"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xx</w:t>
        </w:r>
      </w:ins>
      <w:ins w:id="3805" w:author="Jane Kohlhoff" w:date="2024-06-12T20:48:00Z" w16du:dateUtc="2024-06-12T10:48:00Z">
        <w:r w:rsidR="00AF480B" w:rsidRPr="009632BC">
          <w:rPr>
            <w:rFonts w:ascii="Times New Roman" w:eastAsia="Times New Roman" w:hAnsi="Times New Roman" w:cs="Times New Roman"/>
            <w:kern w:val="0"/>
            <w:sz w:val="24"/>
            <w:szCs w:val="24"/>
            <w:highlight w:val="yellow"/>
            <w:lang w:val="en-GB" w:eastAsia="en-GB"/>
            <w14:ligatures w14:val="none"/>
            <w:rPrChange w:id="3806"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w:t>
        </w:r>
      </w:ins>
      <w:proofErr w:type="gramEnd"/>
    </w:p>
    <w:bookmarkEnd w:id="3701"/>
    <w:p w14:paraId="1D7D5A27" w14:textId="720CBA5F" w:rsidR="004D23FC" w:rsidRPr="00365026" w:rsidRDefault="004D23FC"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E</w:t>
      </w:r>
      <w:r w:rsidR="00F269A8" w:rsidRPr="00365026">
        <w:rPr>
          <w:rFonts w:ascii="Times New Roman" w:eastAsia="Times New Roman" w:hAnsi="Times New Roman" w:cs="Times New Roman"/>
          <w:b/>
          <w:bCs/>
          <w:kern w:val="0"/>
          <w:sz w:val="24"/>
          <w:szCs w:val="24"/>
          <w:lang w:val="en-GB" w:eastAsia="en-GB"/>
          <w14:ligatures w14:val="none"/>
        </w:rPr>
        <w:t>mpathy</w:t>
      </w:r>
      <w:r w:rsidR="005E6CF3" w:rsidRPr="00365026">
        <w:rPr>
          <w:rFonts w:ascii="Times New Roman" w:eastAsia="Times New Roman" w:hAnsi="Times New Roman" w:cs="Times New Roman"/>
          <w:b/>
          <w:bCs/>
          <w:kern w:val="0"/>
          <w:sz w:val="24"/>
          <w:szCs w:val="24"/>
          <w:lang w:val="en-GB" w:eastAsia="en-GB"/>
          <w14:ligatures w14:val="none"/>
        </w:rPr>
        <w:t xml:space="preserve"> </w:t>
      </w:r>
      <w:r w:rsidR="00F269A8" w:rsidRPr="00365026">
        <w:rPr>
          <w:rFonts w:ascii="Times New Roman" w:eastAsia="Times New Roman" w:hAnsi="Times New Roman" w:cs="Times New Roman"/>
          <w:b/>
          <w:bCs/>
          <w:kern w:val="0"/>
          <w:sz w:val="24"/>
          <w:szCs w:val="24"/>
          <w:lang w:val="en-GB" w:eastAsia="en-GB"/>
          <w14:ligatures w14:val="none"/>
        </w:rPr>
        <w:t xml:space="preserve">and </w:t>
      </w:r>
      <w:r w:rsidR="005E6CF3" w:rsidRPr="00365026">
        <w:rPr>
          <w:rFonts w:ascii="Times New Roman" w:eastAsia="Times New Roman" w:hAnsi="Times New Roman" w:cs="Times New Roman"/>
          <w:b/>
          <w:bCs/>
          <w:kern w:val="0"/>
          <w:sz w:val="24"/>
          <w:szCs w:val="24"/>
          <w:lang w:val="en-GB" w:eastAsia="en-GB"/>
          <w14:ligatures w14:val="none"/>
        </w:rPr>
        <w:t>e</w:t>
      </w:r>
      <w:r w:rsidR="00F269A8" w:rsidRPr="00365026">
        <w:rPr>
          <w:rFonts w:ascii="Times New Roman" w:eastAsia="Times New Roman" w:hAnsi="Times New Roman" w:cs="Times New Roman"/>
          <w:b/>
          <w:bCs/>
          <w:kern w:val="0"/>
          <w:sz w:val="24"/>
          <w:szCs w:val="24"/>
          <w:lang w:val="en-GB" w:eastAsia="en-GB"/>
          <w14:ligatures w14:val="none"/>
        </w:rPr>
        <w:t>motion</w:t>
      </w:r>
      <w:r w:rsidR="005E6CF3" w:rsidRPr="00365026">
        <w:rPr>
          <w:rFonts w:ascii="Times New Roman" w:eastAsia="Times New Roman" w:hAnsi="Times New Roman" w:cs="Times New Roman"/>
          <w:b/>
          <w:bCs/>
          <w:kern w:val="0"/>
          <w:sz w:val="24"/>
          <w:szCs w:val="24"/>
          <w:lang w:val="en-GB" w:eastAsia="en-GB"/>
          <w14:ligatures w14:val="none"/>
        </w:rPr>
        <w:t>al understanding</w:t>
      </w:r>
      <w:r w:rsidR="00F269A8" w:rsidRPr="00365026">
        <w:rPr>
          <w:rFonts w:ascii="Times New Roman" w:eastAsia="Times New Roman" w:hAnsi="Times New Roman" w:cs="Times New Roman"/>
          <w:b/>
          <w:bCs/>
          <w:kern w:val="0"/>
          <w:sz w:val="24"/>
          <w:szCs w:val="24"/>
          <w:lang w:val="en-GB" w:eastAsia="en-GB"/>
          <w14:ligatures w14:val="none"/>
        </w:rPr>
        <w:t>.</w:t>
      </w:r>
      <w:r w:rsidR="00C953BE" w:rsidRPr="00365026">
        <w:rPr>
          <w:rFonts w:ascii="Times New Roman" w:eastAsia="Times New Roman" w:hAnsi="Times New Roman" w:cs="Times New Roman"/>
          <w:kern w:val="0"/>
          <w:sz w:val="24"/>
          <w:szCs w:val="24"/>
          <w:lang w:val="en-GB" w:eastAsia="en-GB"/>
          <w14:ligatures w14:val="none"/>
        </w:rPr>
        <w:t xml:space="preserve"> </w:t>
      </w:r>
      <w:bookmarkStart w:id="3807" w:name="_Hlk162930299"/>
      <w:r w:rsidR="00FA3CE6" w:rsidRPr="00365026">
        <w:rPr>
          <w:rFonts w:ascii="Times New Roman" w:eastAsia="Times New Roman" w:hAnsi="Times New Roman" w:cs="Times New Roman"/>
          <w:kern w:val="0"/>
          <w:sz w:val="24"/>
          <w:szCs w:val="24"/>
          <w:lang w:val="en-GB" w:eastAsia="en-GB"/>
          <w14:ligatures w14:val="none"/>
        </w:rPr>
        <w:t>For</w:t>
      </w:r>
      <w:r w:rsidR="00C953BE" w:rsidRPr="00365026">
        <w:rPr>
          <w:rFonts w:ascii="Times New Roman" w:eastAsia="Times New Roman" w:hAnsi="Times New Roman" w:cs="Times New Roman"/>
          <w:kern w:val="0"/>
          <w:sz w:val="24"/>
          <w:szCs w:val="24"/>
          <w:lang w:val="en-GB" w:eastAsia="en-GB"/>
          <w14:ligatures w14:val="none"/>
        </w:rPr>
        <w:t xml:space="preserve"> parenting self-efficacy regarding empathy</w:t>
      </w:r>
      <w:r w:rsidR="0033643F"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assessed using the TOPSE-Empathy scale</w:t>
      </w:r>
      <w:r w:rsidR="00C953BE" w:rsidRPr="00365026">
        <w:rPr>
          <w:rFonts w:ascii="Times New Roman" w:eastAsia="Times New Roman" w:hAnsi="Times New Roman" w:cs="Times New Roman"/>
          <w:kern w:val="0"/>
          <w:sz w:val="24"/>
          <w:szCs w:val="24"/>
          <w:lang w:val="en-GB" w:eastAsia="en-GB"/>
          <w14:ligatures w14:val="none"/>
        </w:rPr>
        <w:t>, no significant effects were identified for group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.576), time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 xml:space="preserve">.101) </w:t>
      </w:r>
      <w:r w:rsidRPr="00365026">
        <w:rPr>
          <w:rFonts w:ascii="Times New Roman" w:eastAsia="Times New Roman" w:hAnsi="Times New Roman" w:cs="Times New Roman"/>
          <w:kern w:val="0"/>
          <w:sz w:val="24"/>
          <w:szCs w:val="24"/>
          <w:lang w:val="en-GB" w:eastAsia="en-GB"/>
          <w14:ligatures w14:val="none"/>
        </w:rPr>
        <w:t>or</w:t>
      </w:r>
      <w:r w:rsidR="00C953BE" w:rsidRPr="00365026">
        <w:rPr>
          <w:rFonts w:ascii="Times New Roman" w:eastAsia="Times New Roman" w:hAnsi="Times New Roman" w:cs="Times New Roman"/>
          <w:kern w:val="0"/>
          <w:sz w:val="24"/>
          <w:szCs w:val="24"/>
          <w:lang w:val="en-GB" w:eastAsia="en-GB"/>
          <w14:ligatures w14:val="none"/>
        </w:rPr>
        <w:t xml:space="preserve"> group x time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 xml:space="preserve">.250). </w:t>
      </w:r>
      <w:r w:rsidRPr="00365026">
        <w:rPr>
          <w:rFonts w:ascii="Times New Roman" w:eastAsia="Times New Roman" w:hAnsi="Times New Roman" w:cs="Times New Roman"/>
          <w:kern w:val="0"/>
          <w:sz w:val="24"/>
          <w:szCs w:val="24"/>
          <w:lang w:val="en-GB" w:eastAsia="en-GB"/>
          <w14:ligatures w14:val="none"/>
        </w:rPr>
        <w:t>P</w:t>
      </w:r>
      <w:r w:rsidR="00D33AE6" w:rsidRPr="00365026">
        <w:rPr>
          <w:rFonts w:ascii="Times New Roman" w:eastAsia="Times New Roman" w:hAnsi="Times New Roman" w:cs="Times New Roman"/>
          <w:kern w:val="0"/>
          <w:sz w:val="24"/>
          <w:szCs w:val="24"/>
          <w:lang w:val="en-GB" w:eastAsia="en-GB"/>
          <w14:ligatures w14:val="none"/>
        </w:rPr>
        <w:t xml:space="preserve">lanned comparisons </w:t>
      </w:r>
      <w:r w:rsidRPr="00365026">
        <w:rPr>
          <w:rFonts w:ascii="Times New Roman" w:eastAsia="Times New Roman" w:hAnsi="Times New Roman" w:cs="Times New Roman"/>
          <w:kern w:val="0"/>
          <w:sz w:val="24"/>
          <w:szCs w:val="24"/>
          <w:lang w:val="en-GB" w:eastAsia="en-GB"/>
          <w14:ligatures w14:val="none"/>
        </w:rPr>
        <w:t>revealed</w:t>
      </w:r>
      <w:r w:rsidR="00C953BE" w:rsidRPr="00365026">
        <w:rPr>
          <w:rFonts w:ascii="Times New Roman" w:eastAsia="Times New Roman" w:hAnsi="Times New Roman" w:cs="Times New Roman"/>
          <w:kern w:val="0"/>
          <w:sz w:val="24"/>
          <w:szCs w:val="24"/>
          <w:lang w:val="en-GB" w:eastAsia="en-GB"/>
          <w14:ligatures w14:val="none"/>
        </w:rPr>
        <w:t xml:space="preserve"> no significant between group-differences at T1, T2 or T3 (</w:t>
      </w:r>
      <w:proofErr w:type="spellStart"/>
      <w:r w:rsidR="00C953BE" w:rsidRPr="00365026">
        <w:rPr>
          <w:rFonts w:ascii="Times New Roman" w:eastAsia="Times New Roman" w:hAnsi="Times New Roman" w:cs="Times New Roman"/>
          <w:i/>
          <w:iCs/>
          <w:kern w:val="0"/>
          <w:sz w:val="24"/>
          <w:szCs w:val="24"/>
          <w:lang w:val="en-GB" w:eastAsia="en-GB"/>
          <w14:ligatures w14:val="none"/>
        </w:rPr>
        <w:t>p</w:t>
      </w:r>
      <w:r w:rsidR="00C953BE" w:rsidRPr="00365026">
        <w:rPr>
          <w:rFonts w:ascii="Times New Roman" w:eastAsia="Times New Roman" w:hAnsi="Times New Roman" w:cs="Times New Roman"/>
          <w:kern w:val="0"/>
          <w:sz w:val="24"/>
          <w:szCs w:val="24"/>
          <w:lang w:val="en-GB" w:eastAsia="en-GB"/>
          <w14:ligatures w14:val="none"/>
        </w:rPr>
        <w:t>s</w:t>
      </w:r>
      <w:proofErr w:type="spellEnd"/>
      <w:r w:rsidR="00C953BE" w:rsidRPr="00365026">
        <w:rPr>
          <w:rFonts w:ascii="Times New Roman" w:eastAsia="Times New Roman" w:hAnsi="Times New Roman" w:cs="Times New Roman"/>
          <w:kern w:val="0"/>
          <w:sz w:val="24"/>
          <w:szCs w:val="24"/>
          <w:lang w:val="en-GB" w:eastAsia="en-GB"/>
          <w14:ligatures w14:val="none"/>
        </w:rPr>
        <w:t xml:space="preserve"> &gt; .05). There was a significant within-group change for the PCIT-T group from T1 to T2 (</w:t>
      </w:r>
      <w:r w:rsidR="00C953BE" w:rsidRPr="00365026">
        <w:rPr>
          <w:rFonts w:ascii="Times New Roman" w:eastAsia="Times New Roman" w:hAnsi="Times New Roman" w:cs="Times New Roman"/>
          <w:i/>
          <w:iCs/>
          <w:kern w:val="0"/>
          <w:sz w:val="24"/>
          <w:szCs w:val="24"/>
          <w:lang w:val="en-GB" w:eastAsia="en-GB"/>
          <w14:ligatures w14:val="none"/>
        </w:rPr>
        <w:t>p</w:t>
      </w:r>
      <w:r w:rsidR="00C953BE" w:rsidRPr="00365026">
        <w:rPr>
          <w:rFonts w:ascii="Times New Roman" w:eastAsia="Times New Roman" w:hAnsi="Times New Roman" w:cs="Times New Roman"/>
          <w:kern w:val="0"/>
          <w:sz w:val="24"/>
          <w:szCs w:val="24"/>
          <w:lang w:val="en-GB" w:eastAsia="en-GB"/>
          <w14:ligatures w14:val="none"/>
        </w:rPr>
        <w:t xml:space="preserve"> </w:t>
      </w:r>
      <w:r w:rsidR="005A4D26" w:rsidRPr="00365026">
        <w:rPr>
          <w:rFonts w:ascii="Times New Roman" w:eastAsia="Times New Roman" w:hAnsi="Times New Roman" w:cs="Times New Roman"/>
          <w:kern w:val="0"/>
          <w:sz w:val="24"/>
          <w:szCs w:val="24"/>
          <w:lang w:val="en-GB" w:eastAsia="en-GB"/>
          <w14:ligatures w14:val="none"/>
        </w:rPr>
        <w:t>&lt;</w:t>
      </w:r>
      <w:r w:rsidR="00C953BE" w:rsidRPr="00365026">
        <w:rPr>
          <w:rFonts w:ascii="Times New Roman" w:eastAsia="Times New Roman" w:hAnsi="Times New Roman" w:cs="Times New Roman"/>
          <w:kern w:val="0"/>
          <w:sz w:val="24"/>
          <w:szCs w:val="24"/>
          <w:lang w:val="en-GB" w:eastAsia="en-GB"/>
          <w14:ligatures w14:val="none"/>
        </w:rPr>
        <w:t xml:space="preserve"> .0</w:t>
      </w:r>
      <w:r w:rsidR="005A4D26" w:rsidRPr="00365026">
        <w:rPr>
          <w:rFonts w:ascii="Times New Roman" w:eastAsia="Times New Roman" w:hAnsi="Times New Roman" w:cs="Times New Roman"/>
          <w:kern w:val="0"/>
          <w:sz w:val="24"/>
          <w:szCs w:val="24"/>
          <w:lang w:val="en-GB" w:eastAsia="en-GB"/>
          <w14:ligatures w14:val="none"/>
        </w:rPr>
        <w:t>5</w:t>
      </w:r>
      <w:r w:rsidR="00C953BE"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i/>
          <w:iCs/>
          <w:kern w:val="0"/>
          <w:sz w:val="24"/>
          <w:szCs w:val="24"/>
          <w:lang w:val="en-GB" w:eastAsia="en-GB"/>
          <w14:ligatures w14:val="none"/>
        </w:rPr>
        <w:t>d</w:t>
      </w:r>
      <w:r w:rsidR="00C953BE" w:rsidRPr="00365026">
        <w:rPr>
          <w:rFonts w:ascii="Times New Roman" w:eastAsia="Times New Roman" w:hAnsi="Times New Roman" w:cs="Times New Roman"/>
          <w:kern w:val="0"/>
          <w:sz w:val="24"/>
          <w:szCs w:val="24"/>
          <w:lang w:val="en-GB" w:eastAsia="en-GB"/>
          <w14:ligatures w14:val="none"/>
        </w:rPr>
        <w:t>=.60; medium-large effect size)</w:t>
      </w:r>
      <w:r w:rsidRPr="00365026">
        <w:rPr>
          <w:rFonts w:ascii="Times New Roman" w:eastAsia="Times New Roman" w:hAnsi="Times New Roman" w:cs="Times New Roman"/>
          <w:kern w:val="0"/>
          <w:sz w:val="24"/>
          <w:szCs w:val="24"/>
          <w:lang w:val="en-GB" w:eastAsia="en-GB"/>
          <w14:ligatures w14:val="none"/>
        </w:rPr>
        <w:t xml:space="preserve"> but</w:t>
      </w:r>
      <w:r w:rsidR="00C953BE" w:rsidRPr="00365026">
        <w:rPr>
          <w:rFonts w:ascii="Times New Roman" w:eastAsia="Times New Roman" w:hAnsi="Times New Roman" w:cs="Times New Roman"/>
          <w:kern w:val="0"/>
          <w:sz w:val="24"/>
          <w:szCs w:val="24"/>
          <w:lang w:val="en-GB" w:eastAsia="en-GB"/>
          <w14:ligatures w14:val="none"/>
        </w:rPr>
        <w:t xml:space="preserve"> there were no other significant within-group changes. The hypotheses that there would be gradient effects in terms of the magnitude of gains from T1 to T2 [PCIT-T &gt; COS-P &gt; WL] and </w:t>
      </w:r>
      <w:r w:rsidR="00F322AC" w:rsidRPr="00365026">
        <w:rPr>
          <w:rFonts w:ascii="Times New Roman" w:eastAsia="Times New Roman" w:hAnsi="Times New Roman" w:cs="Times New Roman"/>
          <w:kern w:val="0"/>
          <w:sz w:val="24"/>
          <w:szCs w:val="24"/>
          <w:lang w:val="en-GB" w:eastAsia="en-GB"/>
          <w14:ligatures w14:val="none"/>
        </w:rPr>
        <w:t>T</w:t>
      </w:r>
      <w:r w:rsidR="005A4D26" w:rsidRPr="00365026">
        <w:rPr>
          <w:rFonts w:ascii="Times New Roman" w:eastAsia="Times New Roman" w:hAnsi="Times New Roman" w:cs="Times New Roman"/>
          <w:kern w:val="0"/>
          <w:sz w:val="24"/>
          <w:szCs w:val="24"/>
          <w:lang w:val="en-GB" w:eastAsia="en-GB"/>
          <w14:ligatures w14:val="none"/>
        </w:rPr>
        <w:t>1</w:t>
      </w:r>
      <w:r w:rsidR="00F322AC"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to T3 [PCIT</w:t>
      </w:r>
      <w:ins w:id="3808" w:author="Jane Kohlhoff" w:date="2024-06-12T21:12:00Z" w16du:dateUtc="2024-06-12T11:12:00Z">
        <w:r w:rsidR="00A11B11">
          <w:rPr>
            <w:rFonts w:ascii="Times New Roman" w:eastAsia="Times New Roman" w:hAnsi="Times New Roman" w:cs="Times New Roman"/>
            <w:kern w:val="0"/>
            <w:sz w:val="24"/>
            <w:szCs w:val="24"/>
            <w:lang w:val="en-GB" w:eastAsia="en-GB"/>
            <w14:ligatures w14:val="none"/>
          </w:rPr>
          <w:t xml:space="preserve">-T </w:t>
        </w:r>
      </w:ins>
      <w:r w:rsidR="00C953BE" w:rsidRPr="00365026">
        <w:rPr>
          <w:rFonts w:ascii="Times New Roman" w:eastAsia="Times New Roman" w:hAnsi="Times New Roman" w:cs="Times New Roman"/>
          <w:kern w:val="0"/>
          <w:sz w:val="24"/>
          <w:szCs w:val="24"/>
          <w:lang w:val="en-GB" w:eastAsia="en-GB"/>
          <w14:ligatures w14:val="none"/>
        </w:rPr>
        <w:t>&gt; COS-P]</w:t>
      </w:r>
      <w:del w:id="3809" w:author="Jane Kohlhoff" w:date="2024-06-12T21:22:00Z" w16du:dateUtc="2024-06-12T11:22:00Z">
        <w:r w:rsidR="00C953BE" w:rsidRPr="00365026" w:rsidDel="00B32A60">
          <w:rPr>
            <w:rFonts w:ascii="Times New Roman" w:eastAsia="Times New Roman" w:hAnsi="Times New Roman" w:cs="Times New Roman"/>
            <w:kern w:val="0"/>
            <w:sz w:val="24"/>
            <w:szCs w:val="24"/>
            <w:lang w:val="en-GB" w:eastAsia="en-GB"/>
            <w14:ligatures w14:val="none"/>
          </w:rPr>
          <w:delText>,</w:delText>
        </w:r>
      </w:del>
      <w:r w:rsidR="00C953BE" w:rsidRPr="00365026">
        <w:rPr>
          <w:rFonts w:ascii="Times New Roman" w:eastAsia="Times New Roman" w:hAnsi="Times New Roman" w:cs="Times New Roman"/>
          <w:kern w:val="0"/>
          <w:sz w:val="24"/>
          <w:szCs w:val="24"/>
          <w:lang w:val="en-GB" w:eastAsia="en-GB"/>
          <w14:ligatures w14:val="none"/>
        </w:rPr>
        <w:t xml:space="preserve"> were not supported</w:t>
      </w:r>
      <w:ins w:id="3810" w:author="Jane Kohlhoff" w:date="2024-06-12T21:12:00Z" w16du:dateUtc="2024-06-12T11:12:00Z">
        <w:r w:rsidR="00A11B11">
          <w:rPr>
            <w:rFonts w:ascii="Times New Roman" w:eastAsia="Times New Roman" w:hAnsi="Times New Roman" w:cs="Times New Roman"/>
            <w:kern w:val="0"/>
            <w:sz w:val="24"/>
            <w:szCs w:val="24"/>
            <w:lang w:val="en-GB" w:eastAsia="en-GB"/>
            <w14:ligatures w14:val="none"/>
          </w:rPr>
          <w:t xml:space="preserve">, </w:t>
        </w:r>
      </w:ins>
      <w:del w:id="3811" w:author="Jane Kohlhoff" w:date="2024-06-12T21:12:00Z" w16du:dateUtc="2024-06-12T11:12:00Z">
        <w:r w:rsidR="005A4D26" w:rsidRPr="00365026" w:rsidDel="00A11B11">
          <w:rPr>
            <w:rFonts w:ascii="Times New Roman" w:eastAsia="Times New Roman" w:hAnsi="Times New Roman" w:cs="Times New Roman"/>
            <w:kern w:val="0"/>
            <w:sz w:val="24"/>
            <w:szCs w:val="24"/>
            <w:lang w:val="en-GB" w:eastAsia="en-GB"/>
            <w14:ligatures w14:val="none"/>
          </w:rPr>
          <w:delText xml:space="preserve"> </w:delText>
        </w:r>
      </w:del>
      <w:del w:id="3812" w:author="Jane Kohlhoff" w:date="2024-06-11T11:09:00Z" w16du:dateUtc="2024-06-11T01:09:00Z">
        <w:r w:rsidR="005A4D26" w:rsidRPr="00365026" w:rsidDel="005C4137">
          <w:rPr>
            <w:rFonts w:ascii="Times New Roman" w:eastAsia="Times New Roman" w:hAnsi="Times New Roman" w:cs="Times New Roman"/>
            <w:kern w:val="0"/>
            <w:sz w:val="24"/>
            <w:szCs w:val="24"/>
            <w:lang w:val="en-GB" w:eastAsia="en-GB"/>
            <w14:ligatures w14:val="none"/>
          </w:rPr>
          <w:delText>(</w:delText>
        </w:r>
      </w:del>
      <w:r w:rsidR="005A4D26" w:rsidRPr="00365026">
        <w:rPr>
          <w:rFonts w:ascii="Times New Roman" w:eastAsia="Times New Roman" w:hAnsi="Times New Roman" w:cs="Times New Roman"/>
          <w:kern w:val="0"/>
          <w:sz w:val="24"/>
          <w:szCs w:val="24"/>
          <w:lang w:val="en-GB" w:eastAsia="en-GB"/>
          <w14:ligatures w14:val="none"/>
        </w:rPr>
        <w:t xml:space="preserve">T1 to T2: </w:t>
      </w:r>
      <w:r w:rsidR="005A4D26" w:rsidRPr="00365026">
        <w:rPr>
          <w:rFonts w:ascii="Times New Roman" w:eastAsia="Times New Roman" w:hAnsi="Times New Roman" w:cs="Times New Roman"/>
          <w:i/>
          <w:iCs/>
          <w:kern w:val="0"/>
          <w:sz w:val="24"/>
          <w:szCs w:val="24"/>
          <w:lang w:val="en-GB" w:eastAsia="en-GB"/>
          <w14:ligatures w14:val="none"/>
        </w:rPr>
        <w:t>F</w:t>
      </w:r>
      <w:r w:rsidR="005A4D26" w:rsidRPr="00365026">
        <w:rPr>
          <w:rFonts w:ascii="Times New Roman" w:eastAsia="Times New Roman" w:hAnsi="Times New Roman" w:cs="Times New Roman"/>
          <w:kern w:val="0"/>
          <w:sz w:val="24"/>
          <w:szCs w:val="24"/>
          <w:lang w:val="en-GB" w:eastAsia="en-GB"/>
          <w14:ligatures w14:val="none"/>
        </w:rPr>
        <w:t xml:space="preserve"> (2,</w:t>
      </w:r>
      <w:r w:rsidR="00C30A6F" w:rsidRPr="00365026">
        <w:rPr>
          <w:rFonts w:ascii="Times New Roman" w:eastAsia="Times New Roman" w:hAnsi="Times New Roman" w:cs="Times New Roman"/>
          <w:kern w:val="0"/>
          <w:sz w:val="24"/>
          <w:szCs w:val="24"/>
          <w:lang w:val="en-GB" w:eastAsia="en-GB"/>
          <w14:ligatures w14:val="none"/>
        </w:rPr>
        <w:t>155</w:t>
      </w:r>
      <w:r w:rsidR="005A4D26" w:rsidRPr="00365026">
        <w:rPr>
          <w:rFonts w:ascii="Times New Roman" w:eastAsia="Times New Roman" w:hAnsi="Times New Roman" w:cs="Times New Roman"/>
          <w:kern w:val="0"/>
          <w:sz w:val="24"/>
          <w:szCs w:val="24"/>
          <w:lang w:val="en-GB" w:eastAsia="en-GB"/>
          <w14:ligatures w14:val="none"/>
        </w:rPr>
        <w:t xml:space="preserve">) = </w:t>
      </w:r>
      <w:r w:rsidR="00C30A6F" w:rsidRPr="00365026">
        <w:rPr>
          <w:rFonts w:ascii="Times New Roman" w:eastAsia="Times New Roman" w:hAnsi="Times New Roman" w:cs="Times New Roman"/>
          <w:kern w:val="0"/>
          <w:sz w:val="24"/>
          <w:szCs w:val="24"/>
          <w:lang w:val="en-GB" w:eastAsia="en-GB"/>
          <w14:ligatures w14:val="none"/>
        </w:rPr>
        <w:t>.96</w:t>
      </w:r>
      <w:r w:rsidR="005A4D26" w:rsidRPr="00365026">
        <w:rPr>
          <w:rFonts w:ascii="Times New Roman" w:eastAsia="Times New Roman" w:hAnsi="Times New Roman" w:cs="Times New Roman"/>
          <w:kern w:val="0"/>
          <w:sz w:val="24"/>
          <w:szCs w:val="24"/>
          <w:lang w:val="en-GB" w:eastAsia="en-GB"/>
          <w14:ligatures w14:val="none"/>
        </w:rPr>
        <w:t xml:space="preserve">, </w:t>
      </w:r>
      <w:r w:rsidR="005A4D26"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kern w:val="0"/>
          <w:sz w:val="24"/>
          <w:szCs w:val="24"/>
          <w:lang w:val="en-GB" w:eastAsia="en-GB"/>
          <w14:ligatures w14:val="none"/>
        </w:rPr>
        <w:t xml:space="preserve"> =</w:t>
      </w:r>
      <w:r w:rsidR="00C30A6F" w:rsidRPr="00365026">
        <w:rPr>
          <w:rFonts w:ascii="Times New Roman" w:eastAsia="Times New Roman" w:hAnsi="Times New Roman" w:cs="Times New Roman"/>
          <w:kern w:val="0"/>
          <w:sz w:val="24"/>
          <w:szCs w:val="24"/>
          <w:lang w:val="en-GB" w:eastAsia="en-GB"/>
          <w14:ligatures w14:val="none"/>
        </w:rPr>
        <w:t xml:space="preserve"> .386</w:t>
      </w:r>
      <w:r w:rsidR="005A4D26" w:rsidRPr="00365026">
        <w:rPr>
          <w:rFonts w:ascii="Times New Roman" w:eastAsia="Times New Roman" w:hAnsi="Times New Roman" w:cs="Times New Roman"/>
          <w:kern w:val="0"/>
          <w:sz w:val="24"/>
          <w:szCs w:val="24"/>
          <w:lang w:val="en-GB" w:eastAsia="en-GB"/>
          <w14:ligatures w14:val="none"/>
        </w:rPr>
        <w:t xml:space="preserve">; </w:t>
      </w:r>
      <w:r w:rsidR="005A4D26" w:rsidRPr="00365026">
        <w:rPr>
          <w:rFonts w:ascii="Times New Roman" w:eastAsia="Times New Roman" w:hAnsi="Times New Roman" w:cs="Times New Roman"/>
          <w:kern w:val="0"/>
          <w:sz w:val="24"/>
          <w:szCs w:val="24"/>
          <w:lang w:val="en-GB" w:eastAsia="en-GB"/>
          <w14:ligatures w14:val="none"/>
          <w:rPrChange w:id="381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T1 to T3: </w:t>
      </w:r>
      <w:r w:rsidR="005A4D26" w:rsidRPr="00365026">
        <w:rPr>
          <w:rFonts w:ascii="Times New Roman" w:eastAsia="Times New Roman" w:hAnsi="Times New Roman" w:cs="Times New Roman"/>
          <w:i/>
          <w:iCs/>
          <w:kern w:val="0"/>
          <w:sz w:val="24"/>
          <w:szCs w:val="24"/>
          <w:lang w:val="en-GB" w:eastAsia="en-GB"/>
          <w14:ligatures w14:val="none"/>
          <w:rPrChange w:id="3814"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5A4D26" w:rsidRPr="00365026">
        <w:rPr>
          <w:rFonts w:ascii="Times New Roman" w:eastAsia="Times New Roman" w:hAnsi="Times New Roman" w:cs="Times New Roman"/>
          <w:kern w:val="0"/>
          <w:sz w:val="24"/>
          <w:szCs w:val="24"/>
          <w:lang w:val="en-GB" w:eastAsia="en-GB"/>
          <w14:ligatures w14:val="none"/>
          <w:rPrChange w:id="381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3816" w:author="Jane Kohlhoff" w:date="2024-05-17T21:37:00Z" w16du:dateUtc="2024-05-17T11:37:00Z">
        <w:r w:rsidR="00DD0892" w:rsidRPr="00365026">
          <w:rPr>
            <w:rFonts w:ascii="Times New Roman" w:eastAsia="Times New Roman" w:hAnsi="Times New Roman" w:cs="Times New Roman"/>
            <w:kern w:val="0"/>
            <w:sz w:val="24"/>
            <w:szCs w:val="24"/>
            <w:lang w:val="en-GB" w:eastAsia="en-GB"/>
            <w14:ligatures w14:val="none"/>
            <w:rPrChange w:id="381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155</w:t>
        </w:r>
      </w:ins>
      <w:del w:id="3818" w:author="Jane Kohlhoff" w:date="2024-05-17T21:37:00Z" w16du:dateUtc="2024-05-17T11:37:00Z">
        <w:r w:rsidR="005A4D26" w:rsidRPr="00365026" w:rsidDel="00DD0892">
          <w:rPr>
            <w:rFonts w:ascii="Times New Roman" w:eastAsia="Times New Roman" w:hAnsi="Times New Roman" w:cs="Times New Roman"/>
            <w:kern w:val="0"/>
            <w:sz w:val="24"/>
            <w:szCs w:val="24"/>
            <w:lang w:val="en-GB" w:eastAsia="en-GB"/>
            <w14:ligatures w14:val="none"/>
            <w:rPrChange w:id="381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5A4D26" w:rsidRPr="00365026">
        <w:rPr>
          <w:rFonts w:ascii="Times New Roman" w:eastAsia="Times New Roman" w:hAnsi="Times New Roman" w:cs="Times New Roman"/>
          <w:kern w:val="0"/>
          <w:sz w:val="24"/>
          <w:szCs w:val="24"/>
          <w:lang w:val="en-GB" w:eastAsia="en-GB"/>
          <w14:ligatures w14:val="none"/>
          <w:rPrChange w:id="382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3821" w:author="Jane Kohlhoff" w:date="2024-05-17T21:37:00Z" w16du:dateUtc="2024-05-17T11:37:00Z">
        <w:r w:rsidR="00F61116" w:rsidRPr="00365026">
          <w:rPr>
            <w:rFonts w:ascii="Times New Roman" w:eastAsia="Times New Roman" w:hAnsi="Times New Roman" w:cs="Times New Roman"/>
            <w:kern w:val="0"/>
            <w:sz w:val="24"/>
            <w:szCs w:val="24"/>
            <w:lang w:val="en-GB" w:eastAsia="en-GB"/>
            <w14:ligatures w14:val="none"/>
            <w:rPrChange w:id="382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.93</w:t>
        </w:r>
      </w:ins>
      <w:del w:id="3823" w:author="Jane Kohlhoff" w:date="2024-05-17T21:37:00Z" w16du:dateUtc="2024-05-17T11:37:00Z">
        <w:r w:rsidR="005A4D26" w:rsidRPr="00365026" w:rsidDel="00F61116">
          <w:rPr>
            <w:rFonts w:ascii="Times New Roman" w:eastAsia="Times New Roman" w:hAnsi="Times New Roman" w:cs="Times New Roman"/>
            <w:kern w:val="0"/>
            <w:sz w:val="24"/>
            <w:szCs w:val="24"/>
            <w:lang w:val="en-GB" w:eastAsia="en-GB"/>
            <w14:ligatures w14:val="none"/>
            <w:rPrChange w:id="382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5A4D26" w:rsidRPr="00365026">
        <w:rPr>
          <w:rFonts w:ascii="Times New Roman" w:eastAsia="Times New Roman" w:hAnsi="Times New Roman" w:cs="Times New Roman"/>
          <w:kern w:val="0"/>
          <w:sz w:val="24"/>
          <w:szCs w:val="24"/>
          <w:lang w:val="en-GB" w:eastAsia="en-GB"/>
          <w14:ligatures w14:val="none"/>
          <w:rPrChange w:id="382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5A4D26" w:rsidRPr="00365026">
        <w:rPr>
          <w:rFonts w:ascii="Times New Roman" w:eastAsia="Times New Roman" w:hAnsi="Times New Roman" w:cs="Times New Roman"/>
          <w:i/>
          <w:iCs/>
          <w:kern w:val="0"/>
          <w:sz w:val="24"/>
          <w:szCs w:val="24"/>
          <w:lang w:val="en-GB" w:eastAsia="en-GB"/>
          <w14:ligatures w14:val="none"/>
          <w:rPrChange w:id="3826"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5A4D26" w:rsidRPr="00365026">
        <w:rPr>
          <w:rFonts w:ascii="Times New Roman" w:eastAsia="Times New Roman" w:hAnsi="Times New Roman" w:cs="Times New Roman"/>
          <w:kern w:val="0"/>
          <w:sz w:val="24"/>
          <w:szCs w:val="24"/>
          <w:lang w:val="en-GB" w:eastAsia="en-GB"/>
          <w14:ligatures w14:val="none"/>
          <w:rPrChange w:id="382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3828" w:author="Jane Kohlhoff" w:date="2024-05-17T21:38:00Z" w16du:dateUtc="2024-05-17T11:38:00Z">
        <w:r w:rsidR="00F61116" w:rsidRPr="00365026">
          <w:rPr>
            <w:rFonts w:ascii="Times New Roman" w:eastAsia="Times New Roman" w:hAnsi="Times New Roman" w:cs="Times New Roman"/>
            <w:kern w:val="0"/>
            <w:sz w:val="24"/>
            <w:szCs w:val="24"/>
            <w:lang w:val="en-GB" w:eastAsia="en-GB"/>
            <w14:ligatures w14:val="none"/>
            <w:rPrChange w:id="382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.338</w:t>
        </w:r>
      </w:ins>
      <w:del w:id="3830" w:author="Jane Kohlhoff" w:date="2024-05-17T21:38:00Z" w16du:dateUtc="2024-05-17T11:38:00Z">
        <w:r w:rsidR="005A4D26" w:rsidRPr="00365026" w:rsidDel="00F61116">
          <w:rPr>
            <w:rFonts w:ascii="Times New Roman" w:eastAsia="Times New Roman" w:hAnsi="Times New Roman" w:cs="Times New Roman"/>
            <w:kern w:val="0"/>
            <w:sz w:val="24"/>
            <w:szCs w:val="24"/>
            <w:lang w:val="en-GB" w:eastAsia="en-GB"/>
            <w14:ligatures w14:val="none"/>
            <w:rPrChange w:id="383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del w:id="3832" w:author="Jane Kohlhoff" w:date="2024-06-11T11:09:00Z" w16du:dateUtc="2024-06-11T01:09:00Z">
        <w:r w:rsidR="005A4D26" w:rsidRPr="00365026" w:rsidDel="005C4137">
          <w:rPr>
            <w:rFonts w:ascii="Times New Roman" w:eastAsia="Times New Roman" w:hAnsi="Times New Roman" w:cs="Times New Roman"/>
            <w:kern w:val="0"/>
            <w:sz w:val="24"/>
            <w:szCs w:val="24"/>
            <w:lang w:val="en-GB" w:eastAsia="en-GB"/>
            <w14:ligatures w14:val="none"/>
            <w:rPrChange w:id="383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del w:id="3834" w:author="Jane Kohlhoff" w:date="2024-05-17T21:38:00Z" w16du:dateUtc="2024-05-17T11:38:00Z">
        <w:r w:rsidR="005A4D26" w:rsidRPr="00365026" w:rsidDel="00F61116">
          <w:rPr>
            <w:rFonts w:ascii="Times New Roman" w:eastAsia="Times New Roman" w:hAnsi="Times New Roman" w:cs="Times New Roman"/>
            <w:kern w:val="0"/>
            <w:sz w:val="24"/>
            <w:szCs w:val="24"/>
            <w:lang w:val="en-GB" w:eastAsia="en-GB"/>
            <w14:ligatures w14:val="none"/>
            <w:rPrChange w:id="383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C953BE" w:rsidRPr="00365026">
        <w:rPr>
          <w:rFonts w:ascii="Times New Roman" w:eastAsia="Times New Roman" w:hAnsi="Times New Roman" w:cs="Times New Roman"/>
          <w:kern w:val="0"/>
          <w:sz w:val="24"/>
          <w:szCs w:val="24"/>
          <w:lang w:val="en-GB" w:eastAsia="en-GB"/>
          <w14:ligatures w14:val="none"/>
          <w:rPrChange w:id="383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p>
    <w:p w14:paraId="4CEC99F1" w14:textId="76C9CC5C" w:rsidR="00F269A8" w:rsidRPr="0036502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bookmarkStart w:id="3837" w:name="_Hlk162930309"/>
      <w:bookmarkEnd w:id="3807"/>
      <w:r w:rsidRPr="00365026">
        <w:rPr>
          <w:rFonts w:ascii="Times New Roman" w:eastAsia="Times New Roman" w:hAnsi="Times New Roman" w:cs="Times New Roman"/>
          <w:kern w:val="0"/>
          <w:sz w:val="24"/>
          <w:szCs w:val="24"/>
          <w:lang w:val="en-GB" w:eastAsia="en-GB"/>
          <w14:ligatures w14:val="none"/>
        </w:rPr>
        <w:t>For</w:t>
      </w:r>
      <w:r w:rsidR="00C953BE" w:rsidRPr="00365026">
        <w:rPr>
          <w:rFonts w:ascii="Times New Roman" w:eastAsia="Times New Roman" w:hAnsi="Times New Roman" w:cs="Times New Roman"/>
          <w:kern w:val="0"/>
          <w:sz w:val="24"/>
          <w:szCs w:val="24"/>
          <w:lang w:val="en-GB" w:eastAsia="en-GB"/>
          <w14:ligatures w14:val="none"/>
        </w:rPr>
        <w:t xml:space="preserve"> parenting self-efficacy regarding emotion</w:t>
      </w:r>
      <w:r w:rsidR="004D23FC" w:rsidRPr="00365026">
        <w:rPr>
          <w:rFonts w:ascii="Times New Roman" w:eastAsia="Times New Roman" w:hAnsi="Times New Roman" w:cs="Times New Roman"/>
          <w:kern w:val="0"/>
          <w:sz w:val="24"/>
          <w:szCs w:val="24"/>
          <w:lang w:val="en-GB" w:eastAsia="en-GB"/>
          <w14:ligatures w14:val="none"/>
        </w:rPr>
        <w:t xml:space="preserve"> assessed using the TOPSE-Emotion scale</w:t>
      </w:r>
      <w:r w:rsidR="00C953BE" w:rsidRPr="00365026">
        <w:rPr>
          <w:rFonts w:ascii="Times New Roman" w:eastAsia="Times New Roman" w:hAnsi="Times New Roman" w:cs="Times New Roman"/>
          <w:kern w:val="0"/>
          <w:sz w:val="24"/>
          <w:szCs w:val="24"/>
          <w:lang w:val="en-GB" w:eastAsia="en-GB"/>
          <w14:ligatures w14:val="none"/>
        </w:rPr>
        <w:t>, no significant effects were identified for group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.593)</w:t>
      </w:r>
      <w:r w:rsidR="007915B4" w:rsidRPr="00365026">
        <w:rPr>
          <w:rFonts w:ascii="Times New Roman" w:eastAsia="Times New Roman" w:hAnsi="Times New Roman" w:cs="Times New Roman"/>
          <w:kern w:val="0"/>
          <w:sz w:val="24"/>
          <w:szCs w:val="24"/>
          <w:lang w:val="en-GB" w:eastAsia="en-GB"/>
          <w14:ligatures w14:val="none"/>
        </w:rPr>
        <w:t>,</w:t>
      </w:r>
      <w:r w:rsidR="00C953BE" w:rsidRPr="00365026">
        <w:rPr>
          <w:rFonts w:ascii="Times New Roman" w:eastAsia="Times New Roman" w:hAnsi="Times New Roman" w:cs="Times New Roman"/>
          <w:kern w:val="0"/>
          <w:sz w:val="24"/>
          <w:szCs w:val="24"/>
          <w:lang w:val="en-GB" w:eastAsia="en-GB"/>
          <w14:ligatures w14:val="none"/>
        </w:rPr>
        <w:t xml:space="preserve"> time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.432)</w:t>
      </w:r>
      <w:r w:rsidR="004D23FC"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or group x time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 xml:space="preserve">.072). </w:t>
      </w:r>
      <w:r w:rsidR="00544E84" w:rsidRPr="00365026">
        <w:rPr>
          <w:rFonts w:ascii="Times New Roman" w:eastAsia="Times New Roman" w:hAnsi="Times New Roman" w:cs="Times New Roman"/>
          <w:kern w:val="0"/>
          <w:sz w:val="24"/>
          <w:szCs w:val="24"/>
          <w:lang w:val="en-GB" w:eastAsia="en-GB"/>
          <w14:ligatures w14:val="none"/>
        </w:rPr>
        <w:t>Plan</w:t>
      </w:r>
      <w:r w:rsidR="001371F4" w:rsidRPr="00365026">
        <w:rPr>
          <w:rFonts w:ascii="Times New Roman" w:eastAsia="Times New Roman" w:hAnsi="Times New Roman" w:cs="Times New Roman"/>
          <w:kern w:val="0"/>
          <w:sz w:val="24"/>
          <w:szCs w:val="24"/>
          <w:lang w:val="en-GB" w:eastAsia="en-GB"/>
          <w14:ligatures w14:val="none"/>
        </w:rPr>
        <w:t>n</w:t>
      </w:r>
      <w:r w:rsidR="00544E84" w:rsidRPr="00365026">
        <w:rPr>
          <w:rFonts w:ascii="Times New Roman" w:eastAsia="Times New Roman" w:hAnsi="Times New Roman" w:cs="Times New Roman"/>
          <w:kern w:val="0"/>
          <w:sz w:val="24"/>
          <w:szCs w:val="24"/>
          <w:lang w:val="en-GB" w:eastAsia="en-GB"/>
          <w14:ligatures w14:val="none"/>
        </w:rPr>
        <w:t>ed comparisons</w:t>
      </w:r>
      <w:r w:rsidR="004D23FC" w:rsidRPr="00365026">
        <w:rPr>
          <w:rFonts w:ascii="Times New Roman" w:eastAsia="Times New Roman" w:hAnsi="Times New Roman" w:cs="Times New Roman"/>
          <w:kern w:val="0"/>
          <w:sz w:val="24"/>
          <w:szCs w:val="24"/>
          <w:lang w:val="en-GB" w:eastAsia="en-GB"/>
          <w14:ligatures w14:val="none"/>
        </w:rPr>
        <w:t xml:space="preserve"> revealed </w:t>
      </w:r>
      <w:r w:rsidR="00C953BE" w:rsidRPr="00365026">
        <w:rPr>
          <w:rFonts w:ascii="Times New Roman" w:eastAsia="Times New Roman" w:hAnsi="Times New Roman" w:cs="Times New Roman"/>
          <w:kern w:val="0"/>
          <w:sz w:val="24"/>
          <w:szCs w:val="24"/>
          <w:lang w:val="en-GB" w:eastAsia="en-GB"/>
          <w14:ligatures w14:val="none"/>
        </w:rPr>
        <w:t>no significant between group-differences at T1, T2 or T3 (</w:t>
      </w:r>
      <w:proofErr w:type="spellStart"/>
      <w:r w:rsidR="00C953BE" w:rsidRPr="00365026">
        <w:rPr>
          <w:rFonts w:ascii="Times New Roman" w:eastAsia="Times New Roman" w:hAnsi="Times New Roman" w:cs="Times New Roman"/>
          <w:i/>
          <w:iCs/>
          <w:kern w:val="0"/>
          <w:sz w:val="24"/>
          <w:szCs w:val="24"/>
          <w:lang w:val="en-GB" w:eastAsia="en-GB"/>
          <w14:ligatures w14:val="none"/>
        </w:rPr>
        <w:t>p</w:t>
      </w:r>
      <w:r w:rsidR="00C953BE" w:rsidRPr="00365026">
        <w:rPr>
          <w:rFonts w:ascii="Times New Roman" w:eastAsia="Times New Roman" w:hAnsi="Times New Roman" w:cs="Times New Roman"/>
          <w:kern w:val="0"/>
          <w:sz w:val="24"/>
          <w:szCs w:val="24"/>
          <w:lang w:val="en-GB" w:eastAsia="en-GB"/>
          <w14:ligatures w14:val="none"/>
        </w:rPr>
        <w:t>s</w:t>
      </w:r>
      <w:proofErr w:type="spellEnd"/>
      <w:r w:rsidR="00C953BE" w:rsidRPr="00365026">
        <w:rPr>
          <w:rFonts w:ascii="Times New Roman" w:eastAsia="Times New Roman" w:hAnsi="Times New Roman" w:cs="Times New Roman"/>
          <w:kern w:val="0"/>
          <w:sz w:val="24"/>
          <w:szCs w:val="24"/>
          <w:lang w:val="en-GB" w:eastAsia="en-GB"/>
          <w14:ligatures w14:val="none"/>
        </w:rPr>
        <w:t xml:space="preserve"> &gt; .05). There was a significant within-group change for the PCIT-T group from T1 to T2 (</w:t>
      </w:r>
      <w:r w:rsidR="00C953BE" w:rsidRPr="00365026">
        <w:rPr>
          <w:rFonts w:ascii="Times New Roman" w:eastAsia="Times New Roman" w:hAnsi="Times New Roman" w:cs="Times New Roman"/>
          <w:i/>
          <w:iCs/>
          <w:kern w:val="0"/>
          <w:sz w:val="24"/>
          <w:szCs w:val="24"/>
          <w:lang w:val="en-GB" w:eastAsia="en-GB"/>
          <w14:ligatures w14:val="none"/>
        </w:rPr>
        <w:t xml:space="preserve">p </w:t>
      </w:r>
      <w:r w:rsidR="00C953BE" w:rsidRPr="00365026">
        <w:rPr>
          <w:rFonts w:ascii="Times New Roman" w:eastAsia="Times New Roman" w:hAnsi="Times New Roman" w:cs="Times New Roman"/>
          <w:kern w:val="0"/>
          <w:sz w:val="24"/>
          <w:szCs w:val="24"/>
          <w:lang w:val="en-GB" w:eastAsia="en-GB"/>
          <w14:ligatures w14:val="none"/>
        </w:rPr>
        <w:t xml:space="preserve">= .03, </w:t>
      </w:r>
      <w:r w:rsidR="00C953BE" w:rsidRPr="00365026">
        <w:rPr>
          <w:rFonts w:ascii="Times New Roman" w:eastAsia="Times New Roman" w:hAnsi="Times New Roman" w:cs="Times New Roman"/>
          <w:i/>
          <w:iCs/>
          <w:kern w:val="0"/>
          <w:sz w:val="24"/>
          <w:szCs w:val="24"/>
          <w:lang w:val="en-GB" w:eastAsia="en-GB"/>
          <w14:ligatures w14:val="none"/>
        </w:rPr>
        <w:t>d</w:t>
      </w:r>
      <w:r w:rsidR="00CC1252"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 xml:space="preserve">= </w:t>
      </w:r>
      <w:del w:id="3838" w:author="Jane Kohlhoff" w:date="2024-06-11T22:39:00Z" w16du:dateUtc="2024-06-11T12:39:00Z">
        <w:r w:rsidR="00C953BE" w:rsidRPr="00365026" w:rsidDel="005D1B7C">
          <w:rPr>
            <w:rFonts w:ascii="Times New Roman" w:eastAsia="Times New Roman" w:hAnsi="Times New Roman" w:cs="Times New Roman"/>
            <w:kern w:val="0"/>
            <w:sz w:val="24"/>
            <w:szCs w:val="24"/>
            <w:lang w:val="en-GB" w:eastAsia="en-GB"/>
            <w14:ligatures w14:val="none"/>
          </w:rPr>
          <w:delText>-</w:delText>
        </w:r>
      </w:del>
      <w:r w:rsidR="00C953BE" w:rsidRPr="00365026">
        <w:rPr>
          <w:rFonts w:ascii="Times New Roman" w:eastAsia="Times New Roman" w:hAnsi="Times New Roman" w:cs="Times New Roman"/>
          <w:kern w:val="0"/>
          <w:sz w:val="24"/>
          <w:szCs w:val="24"/>
          <w:lang w:val="en-GB" w:eastAsia="en-GB"/>
          <w14:ligatures w14:val="none"/>
        </w:rPr>
        <w:t xml:space="preserve">.46; medium effect size) </w:t>
      </w:r>
      <w:r w:rsidR="004D23FC" w:rsidRPr="00365026">
        <w:rPr>
          <w:rFonts w:ascii="Times New Roman" w:eastAsia="Times New Roman" w:hAnsi="Times New Roman" w:cs="Times New Roman"/>
          <w:kern w:val="0"/>
          <w:sz w:val="24"/>
          <w:szCs w:val="24"/>
          <w:lang w:val="en-GB" w:eastAsia="en-GB"/>
          <w14:ligatures w14:val="none"/>
        </w:rPr>
        <w:t xml:space="preserve">but </w:t>
      </w:r>
      <w:r w:rsidR="00C953BE" w:rsidRPr="00365026">
        <w:rPr>
          <w:rFonts w:ascii="Times New Roman" w:eastAsia="Times New Roman" w:hAnsi="Times New Roman" w:cs="Times New Roman"/>
          <w:kern w:val="0"/>
          <w:sz w:val="24"/>
          <w:szCs w:val="24"/>
          <w:lang w:val="en-GB" w:eastAsia="en-GB"/>
          <w14:ligatures w14:val="none"/>
        </w:rPr>
        <w:t xml:space="preserve">there were no other significant within-group changes. The hypotheses that there would be gradient effects in terms of the magnitude of gains from T1 to T2 [PCIT-T &gt; COS-P &gt; WL] </w:t>
      </w:r>
      <w:r w:rsidR="00F367B1" w:rsidRPr="00365026">
        <w:rPr>
          <w:rFonts w:ascii="Times New Roman" w:eastAsia="Times New Roman" w:hAnsi="Times New Roman" w:cs="Times New Roman"/>
          <w:kern w:val="0"/>
          <w:sz w:val="24"/>
          <w:szCs w:val="24"/>
          <w:lang w:val="en-GB" w:eastAsia="en-GB"/>
          <w14:ligatures w14:val="none"/>
        </w:rPr>
        <w:t>and</w:t>
      </w:r>
      <w:r w:rsidR="00C953BE" w:rsidRPr="00365026">
        <w:rPr>
          <w:rFonts w:ascii="Times New Roman" w:eastAsia="Times New Roman" w:hAnsi="Times New Roman" w:cs="Times New Roman"/>
          <w:kern w:val="0"/>
          <w:sz w:val="24"/>
          <w:szCs w:val="24"/>
          <w:lang w:val="en-GB" w:eastAsia="en-GB"/>
          <w14:ligatures w14:val="none"/>
        </w:rPr>
        <w:t xml:space="preserve"> </w:t>
      </w:r>
      <w:r w:rsidR="00F367B1" w:rsidRPr="00365026">
        <w:rPr>
          <w:rFonts w:ascii="Times New Roman" w:eastAsia="Times New Roman" w:hAnsi="Times New Roman" w:cs="Times New Roman"/>
          <w:kern w:val="0"/>
          <w:sz w:val="24"/>
          <w:szCs w:val="24"/>
          <w:lang w:val="en-GB" w:eastAsia="en-GB"/>
          <w14:ligatures w14:val="none"/>
        </w:rPr>
        <w:t>from T</w:t>
      </w:r>
      <w:r w:rsidR="00C30A6F" w:rsidRPr="00365026">
        <w:rPr>
          <w:rFonts w:ascii="Times New Roman" w:eastAsia="Times New Roman" w:hAnsi="Times New Roman" w:cs="Times New Roman"/>
          <w:kern w:val="0"/>
          <w:sz w:val="24"/>
          <w:szCs w:val="24"/>
          <w:lang w:val="en-GB" w:eastAsia="en-GB"/>
          <w14:ligatures w14:val="none"/>
        </w:rPr>
        <w:t>1</w:t>
      </w:r>
      <w:r w:rsidR="00F367B1" w:rsidRPr="00365026">
        <w:rPr>
          <w:rFonts w:ascii="Times New Roman" w:eastAsia="Times New Roman" w:hAnsi="Times New Roman" w:cs="Times New Roman"/>
          <w:kern w:val="0"/>
          <w:sz w:val="24"/>
          <w:szCs w:val="24"/>
          <w:lang w:val="en-GB" w:eastAsia="en-GB"/>
          <w14:ligatures w14:val="none"/>
        </w:rPr>
        <w:t xml:space="preserve"> to T3</w:t>
      </w:r>
      <w:r w:rsidR="00C953BE" w:rsidRPr="00365026">
        <w:rPr>
          <w:rFonts w:ascii="Times New Roman" w:eastAsia="Times New Roman" w:hAnsi="Times New Roman" w:cs="Times New Roman"/>
          <w:kern w:val="0"/>
          <w:sz w:val="24"/>
          <w:szCs w:val="24"/>
          <w:lang w:val="en-GB" w:eastAsia="en-GB"/>
          <w14:ligatures w14:val="none"/>
        </w:rPr>
        <w:t xml:space="preserve"> [PCIT</w:t>
      </w:r>
      <w:ins w:id="3839" w:author="Jane Kohlhoff" w:date="2024-06-12T21:22:00Z" w16du:dateUtc="2024-06-12T11:22:00Z">
        <w:r w:rsidR="00196DA0">
          <w:rPr>
            <w:rFonts w:ascii="Times New Roman" w:eastAsia="Times New Roman" w:hAnsi="Times New Roman" w:cs="Times New Roman"/>
            <w:kern w:val="0"/>
            <w:sz w:val="24"/>
            <w:szCs w:val="24"/>
            <w:lang w:val="en-GB" w:eastAsia="en-GB"/>
            <w14:ligatures w14:val="none"/>
          </w:rPr>
          <w:t>-</w:t>
        </w:r>
      </w:ins>
      <w:ins w:id="3840" w:author="Jane Kohlhoff" w:date="2024-06-12T21:23:00Z" w16du:dateUtc="2024-06-12T11:23:00Z">
        <w:r w:rsidR="00196DA0">
          <w:rPr>
            <w:rFonts w:ascii="Times New Roman" w:eastAsia="Times New Roman" w:hAnsi="Times New Roman" w:cs="Times New Roman"/>
            <w:kern w:val="0"/>
            <w:sz w:val="24"/>
            <w:szCs w:val="24"/>
            <w:lang w:val="en-GB" w:eastAsia="en-GB"/>
            <w14:ligatures w14:val="none"/>
          </w:rPr>
          <w:t xml:space="preserve">T </w:t>
        </w:r>
      </w:ins>
      <w:r w:rsidR="00C953BE" w:rsidRPr="00365026">
        <w:rPr>
          <w:rFonts w:ascii="Times New Roman" w:eastAsia="Times New Roman" w:hAnsi="Times New Roman" w:cs="Times New Roman"/>
          <w:kern w:val="0"/>
          <w:sz w:val="24"/>
          <w:szCs w:val="24"/>
          <w:lang w:val="en-GB" w:eastAsia="en-GB"/>
          <w14:ligatures w14:val="none"/>
        </w:rPr>
        <w:t>&gt; COS-P]</w:t>
      </w:r>
      <w:del w:id="3841" w:author="Jane Kohlhoff" w:date="2024-06-12T21:13:00Z" w16du:dateUtc="2024-06-12T11:13:00Z">
        <w:r w:rsidR="00F367B1" w:rsidRPr="00365026" w:rsidDel="00A11B11">
          <w:rPr>
            <w:rFonts w:ascii="Times New Roman" w:eastAsia="Times New Roman" w:hAnsi="Times New Roman" w:cs="Times New Roman"/>
            <w:kern w:val="0"/>
            <w:sz w:val="24"/>
            <w:szCs w:val="24"/>
            <w:lang w:val="en-GB" w:eastAsia="en-GB"/>
            <w14:ligatures w14:val="none"/>
          </w:rPr>
          <w:delText>,</w:delText>
        </w:r>
      </w:del>
      <w:r w:rsidR="00C953BE" w:rsidRPr="00365026">
        <w:rPr>
          <w:rFonts w:ascii="Times New Roman" w:eastAsia="Times New Roman" w:hAnsi="Times New Roman" w:cs="Times New Roman"/>
          <w:kern w:val="0"/>
          <w:sz w:val="24"/>
          <w:szCs w:val="24"/>
          <w:lang w:val="en-GB" w:eastAsia="en-GB"/>
          <w14:ligatures w14:val="none"/>
        </w:rPr>
        <w:t xml:space="preserve"> w</w:t>
      </w:r>
      <w:r w:rsidR="00F367B1" w:rsidRPr="00365026">
        <w:rPr>
          <w:rFonts w:ascii="Times New Roman" w:eastAsia="Times New Roman" w:hAnsi="Times New Roman" w:cs="Times New Roman"/>
          <w:kern w:val="0"/>
          <w:sz w:val="24"/>
          <w:szCs w:val="24"/>
          <w:lang w:val="en-GB" w:eastAsia="en-GB"/>
          <w14:ligatures w14:val="none"/>
        </w:rPr>
        <w:t>ere</w:t>
      </w:r>
      <w:r w:rsidR="00C953BE" w:rsidRPr="00365026">
        <w:rPr>
          <w:rFonts w:ascii="Times New Roman" w:eastAsia="Times New Roman" w:hAnsi="Times New Roman" w:cs="Times New Roman"/>
          <w:kern w:val="0"/>
          <w:sz w:val="24"/>
          <w:szCs w:val="24"/>
          <w:lang w:val="en-GB" w:eastAsia="en-GB"/>
          <w14:ligatures w14:val="none"/>
        </w:rPr>
        <w:t xml:space="preserve"> not supported</w:t>
      </w:r>
      <w:ins w:id="3842" w:author="Jane Kohlhoff" w:date="2024-06-12T21:13:00Z" w16du:dateUtc="2024-06-12T11:13:00Z">
        <w:r w:rsidR="00A11B11">
          <w:rPr>
            <w:rFonts w:ascii="Times New Roman" w:eastAsia="Times New Roman" w:hAnsi="Times New Roman" w:cs="Times New Roman"/>
            <w:kern w:val="0"/>
            <w:sz w:val="24"/>
            <w:szCs w:val="24"/>
            <w:lang w:val="en-GB" w:eastAsia="en-GB"/>
            <w14:ligatures w14:val="none"/>
          </w:rPr>
          <w:t xml:space="preserve">, </w:t>
        </w:r>
      </w:ins>
      <w:del w:id="3843" w:author="Jane Kohlhoff" w:date="2024-06-12T21:13:00Z" w16du:dateUtc="2024-06-12T11:13:00Z">
        <w:r w:rsidR="005A4D26" w:rsidRPr="00365026" w:rsidDel="00A11B11">
          <w:rPr>
            <w:rFonts w:ascii="Times New Roman" w:eastAsia="Times New Roman" w:hAnsi="Times New Roman" w:cs="Times New Roman"/>
            <w:kern w:val="0"/>
            <w:sz w:val="24"/>
            <w:szCs w:val="24"/>
            <w:lang w:val="en-GB" w:eastAsia="en-GB"/>
            <w14:ligatures w14:val="none"/>
          </w:rPr>
          <w:delText xml:space="preserve"> (</w:delText>
        </w:r>
      </w:del>
      <w:r w:rsidR="005A4D26" w:rsidRPr="00365026">
        <w:rPr>
          <w:rFonts w:ascii="Times New Roman" w:eastAsia="Times New Roman" w:hAnsi="Times New Roman" w:cs="Times New Roman"/>
          <w:kern w:val="0"/>
          <w:sz w:val="24"/>
          <w:szCs w:val="24"/>
          <w:lang w:val="en-GB" w:eastAsia="en-GB"/>
          <w14:ligatures w14:val="none"/>
        </w:rPr>
        <w:t xml:space="preserve">T1 to T2: </w:t>
      </w:r>
      <w:r w:rsidR="005A4D26" w:rsidRPr="00365026">
        <w:rPr>
          <w:rFonts w:ascii="Times New Roman" w:eastAsia="Times New Roman" w:hAnsi="Times New Roman" w:cs="Times New Roman"/>
          <w:i/>
          <w:iCs/>
          <w:kern w:val="0"/>
          <w:sz w:val="24"/>
          <w:szCs w:val="24"/>
          <w:lang w:val="en-GB" w:eastAsia="en-GB"/>
          <w14:ligatures w14:val="none"/>
        </w:rPr>
        <w:t>F</w:t>
      </w:r>
      <w:r w:rsidR="005A4D26" w:rsidRPr="00365026">
        <w:rPr>
          <w:rFonts w:ascii="Times New Roman" w:eastAsia="Times New Roman" w:hAnsi="Times New Roman" w:cs="Times New Roman"/>
          <w:kern w:val="0"/>
          <w:sz w:val="24"/>
          <w:szCs w:val="24"/>
          <w:lang w:val="en-GB" w:eastAsia="en-GB"/>
          <w14:ligatures w14:val="none"/>
        </w:rPr>
        <w:t xml:space="preserve"> (2,</w:t>
      </w:r>
      <w:r w:rsidR="00C30A6F" w:rsidRPr="00365026">
        <w:rPr>
          <w:rFonts w:ascii="Times New Roman" w:eastAsia="Times New Roman" w:hAnsi="Times New Roman" w:cs="Times New Roman"/>
          <w:kern w:val="0"/>
          <w:sz w:val="24"/>
          <w:szCs w:val="24"/>
          <w:lang w:val="en-GB" w:eastAsia="en-GB"/>
          <w14:ligatures w14:val="none"/>
        </w:rPr>
        <w:t>155</w:t>
      </w:r>
      <w:r w:rsidR="005A4D26" w:rsidRPr="00365026">
        <w:rPr>
          <w:rFonts w:ascii="Times New Roman" w:eastAsia="Times New Roman" w:hAnsi="Times New Roman" w:cs="Times New Roman"/>
          <w:kern w:val="0"/>
          <w:sz w:val="24"/>
          <w:szCs w:val="24"/>
          <w:lang w:val="en-GB" w:eastAsia="en-GB"/>
          <w14:ligatures w14:val="none"/>
        </w:rPr>
        <w:t xml:space="preserve">) = </w:t>
      </w:r>
      <w:r w:rsidR="00C30A6F" w:rsidRPr="00365026">
        <w:rPr>
          <w:rFonts w:ascii="Times New Roman" w:eastAsia="Times New Roman" w:hAnsi="Times New Roman" w:cs="Times New Roman"/>
          <w:kern w:val="0"/>
          <w:sz w:val="24"/>
          <w:szCs w:val="24"/>
          <w:lang w:val="en-GB" w:eastAsia="en-GB"/>
          <w14:ligatures w14:val="none"/>
        </w:rPr>
        <w:t>2.52</w:t>
      </w:r>
      <w:r w:rsidR="005A4D26" w:rsidRPr="00365026">
        <w:rPr>
          <w:rFonts w:ascii="Times New Roman" w:eastAsia="Times New Roman" w:hAnsi="Times New Roman" w:cs="Times New Roman"/>
          <w:kern w:val="0"/>
          <w:sz w:val="24"/>
          <w:szCs w:val="24"/>
          <w:lang w:val="en-GB" w:eastAsia="en-GB"/>
          <w14:ligatures w14:val="none"/>
        </w:rPr>
        <w:t xml:space="preserve">, </w:t>
      </w:r>
      <w:r w:rsidR="005A4D26"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kern w:val="0"/>
          <w:sz w:val="24"/>
          <w:szCs w:val="24"/>
          <w:lang w:val="en-GB" w:eastAsia="en-GB"/>
          <w14:ligatures w14:val="none"/>
        </w:rPr>
        <w:t xml:space="preserve"> =</w:t>
      </w:r>
      <w:r w:rsidR="00C30A6F" w:rsidRPr="00365026">
        <w:rPr>
          <w:rFonts w:ascii="Times New Roman" w:eastAsia="Times New Roman" w:hAnsi="Times New Roman" w:cs="Times New Roman"/>
          <w:kern w:val="0"/>
          <w:sz w:val="24"/>
          <w:szCs w:val="24"/>
          <w:lang w:val="en-GB" w:eastAsia="en-GB"/>
          <w14:ligatures w14:val="none"/>
        </w:rPr>
        <w:t>.08</w:t>
      </w:r>
      <w:r w:rsidR="005A4D26" w:rsidRPr="00365026">
        <w:rPr>
          <w:rFonts w:ascii="Times New Roman" w:eastAsia="Times New Roman" w:hAnsi="Times New Roman" w:cs="Times New Roman"/>
          <w:kern w:val="0"/>
          <w:sz w:val="24"/>
          <w:szCs w:val="24"/>
          <w:lang w:val="en-GB" w:eastAsia="en-GB"/>
          <w14:ligatures w14:val="none"/>
        </w:rPr>
        <w:t xml:space="preserve">; </w:t>
      </w:r>
      <w:r w:rsidR="005A4D26" w:rsidRPr="00365026">
        <w:rPr>
          <w:rFonts w:ascii="Times New Roman" w:eastAsia="Times New Roman" w:hAnsi="Times New Roman" w:cs="Times New Roman"/>
          <w:kern w:val="0"/>
          <w:sz w:val="24"/>
          <w:szCs w:val="24"/>
          <w:lang w:val="en-GB" w:eastAsia="en-GB"/>
          <w14:ligatures w14:val="none"/>
          <w:rPrChange w:id="384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T1 to T3: </w:t>
      </w:r>
      <w:r w:rsidR="005A4D26" w:rsidRPr="00365026">
        <w:rPr>
          <w:rFonts w:ascii="Times New Roman" w:eastAsia="Times New Roman" w:hAnsi="Times New Roman" w:cs="Times New Roman"/>
          <w:i/>
          <w:iCs/>
          <w:kern w:val="0"/>
          <w:sz w:val="24"/>
          <w:szCs w:val="24"/>
          <w:lang w:val="en-GB" w:eastAsia="en-GB"/>
          <w14:ligatures w14:val="none"/>
          <w:rPrChange w:id="3845"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5A4D26" w:rsidRPr="00365026">
        <w:rPr>
          <w:rFonts w:ascii="Times New Roman" w:eastAsia="Times New Roman" w:hAnsi="Times New Roman" w:cs="Times New Roman"/>
          <w:kern w:val="0"/>
          <w:sz w:val="24"/>
          <w:szCs w:val="24"/>
          <w:lang w:val="en-GB" w:eastAsia="en-GB"/>
          <w14:ligatures w14:val="none"/>
          <w:rPrChange w:id="384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3847" w:author="Jane Kohlhoff" w:date="2024-05-17T21:38:00Z" w16du:dateUtc="2024-05-17T11:38:00Z">
        <w:r w:rsidR="00F61116" w:rsidRPr="00365026">
          <w:rPr>
            <w:rFonts w:ascii="Times New Roman" w:eastAsia="Times New Roman" w:hAnsi="Times New Roman" w:cs="Times New Roman"/>
            <w:kern w:val="0"/>
            <w:sz w:val="24"/>
            <w:szCs w:val="24"/>
            <w:lang w:val="en-GB" w:eastAsia="en-GB"/>
            <w14:ligatures w14:val="none"/>
            <w:rPrChange w:id="384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155</w:t>
        </w:r>
      </w:ins>
      <w:del w:id="3849" w:author="Jane Kohlhoff" w:date="2024-05-17T21:38:00Z" w16du:dateUtc="2024-05-17T11:38:00Z">
        <w:r w:rsidR="005A4D26" w:rsidRPr="00365026" w:rsidDel="00F61116">
          <w:rPr>
            <w:rFonts w:ascii="Times New Roman" w:eastAsia="Times New Roman" w:hAnsi="Times New Roman" w:cs="Times New Roman"/>
            <w:kern w:val="0"/>
            <w:sz w:val="24"/>
            <w:szCs w:val="24"/>
            <w:lang w:val="en-GB" w:eastAsia="en-GB"/>
            <w14:ligatures w14:val="none"/>
            <w:rPrChange w:id="385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5A4D26" w:rsidRPr="00365026">
        <w:rPr>
          <w:rFonts w:ascii="Times New Roman" w:eastAsia="Times New Roman" w:hAnsi="Times New Roman" w:cs="Times New Roman"/>
          <w:kern w:val="0"/>
          <w:sz w:val="24"/>
          <w:szCs w:val="24"/>
          <w:lang w:val="en-GB" w:eastAsia="en-GB"/>
          <w14:ligatures w14:val="none"/>
          <w:rPrChange w:id="385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3852" w:author="Jane Kohlhoff" w:date="2024-05-17T21:38:00Z" w16du:dateUtc="2024-05-17T11:38:00Z">
        <w:r w:rsidR="00F61116" w:rsidRPr="00365026">
          <w:rPr>
            <w:rFonts w:ascii="Times New Roman" w:eastAsia="Times New Roman" w:hAnsi="Times New Roman" w:cs="Times New Roman"/>
            <w:kern w:val="0"/>
            <w:sz w:val="24"/>
            <w:szCs w:val="24"/>
            <w:lang w:val="en-GB" w:eastAsia="en-GB"/>
            <w14:ligatures w14:val="none"/>
            <w:rPrChange w:id="385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.27</w:t>
        </w:r>
      </w:ins>
      <w:del w:id="3854" w:author="Jane Kohlhoff" w:date="2024-05-17T21:38:00Z" w16du:dateUtc="2024-05-17T11:38:00Z">
        <w:r w:rsidR="005A4D26" w:rsidRPr="00365026" w:rsidDel="00F61116">
          <w:rPr>
            <w:rFonts w:ascii="Times New Roman" w:eastAsia="Times New Roman" w:hAnsi="Times New Roman" w:cs="Times New Roman"/>
            <w:kern w:val="0"/>
            <w:sz w:val="24"/>
            <w:szCs w:val="24"/>
            <w:lang w:val="en-GB" w:eastAsia="en-GB"/>
            <w14:ligatures w14:val="none"/>
            <w:rPrChange w:id="385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5A4D26" w:rsidRPr="00365026">
        <w:rPr>
          <w:rFonts w:ascii="Times New Roman" w:eastAsia="Times New Roman" w:hAnsi="Times New Roman" w:cs="Times New Roman"/>
          <w:kern w:val="0"/>
          <w:sz w:val="24"/>
          <w:szCs w:val="24"/>
          <w:lang w:val="en-GB" w:eastAsia="en-GB"/>
          <w14:ligatures w14:val="none"/>
          <w:rPrChange w:id="385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5A4D26" w:rsidRPr="00365026">
        <w:rPr>
          <w:rFonts w:ascii="Times New Roman" w:eastAsia="Times New Roman" w:hAnsi="Times New Roman" w:cs="Times New Roman"/>
          <w:i/>
          <w:iCs/>
          <w:kern w:val="0"/>
          <w:sz w:val="24"/>
          <w:szCs w:val="24"/>
          <w:lang w:val="en-GB" w:eastAsia="en-GB"/>
          <w14:ligatures w14:val="none"/>
          <w:rPrChange w:id="3857"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5A4D26" w:rsidRPr="00365026">
        <w:rPr>
          <w:rFonts w:ascii="Times New Roman" w:eastAsia="Times New Roman" w:hAnsi="Times New Roman" w:cs="Times New Roman"/>
          <w:kern w:val="0"/>
          <w:sz w:val="24"/>
          <w:szCs w:val="24"/>
          <w:lang w:val="en-GB" w:eastAsia="en-GB"/>
          <w14:ligatures w14:val="none"/>
          <w:rPrChange w:id="385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3859" w:author="Jane Kohlhoff" w:date="2024-05-17T21:38:00Z" w16du:dateUtc="2024-05-17T11:38:00Z">
        <w:r w:rsidR="00F61116" w:rsidRPr="00365026">
          <w:rPr>
            <w:rFonts w:ascii="Times New Roman" w:eastAsia="Times New Roman" w:hAnsi="Times New Roman" w:cs="Times New Roman"/>
            <w:kern w:val="0"/>
            <w:sz w:val="24"/>
            <w:szCs w:val="24"/>
            <w:lang w:val="en-GB" w:eastAsia="en-GB"/>
            <w14:ligatures w14:val="none"/>
            <w:rPrChange w:id="386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.6</w:t>
        </w:r>
      </w:ins>
      <w:ins w:id="3861" w:author="Jane Kohlhoff" w:date="2024-05-17T21:39:00Z" w16du:dateUtc="2024-05-17T11:39:00Z">
        <w:r w:rsidR="00F61116" w:rsidRPr="00365026">
          <w:rPr>
            <w:rFonts w:ascii="Times New Roman" w:eastAsia="Times New Roman" w:hAnsi="Times New Roman" w:cs="Times New Roman"/>
            <w:kern w:val="0"/>
            <w:sz w:val="24"/>
            <w:szCs w:val="24"/>
            <w:lang w:val="en-GB" w:eastAsia="en-GB"/>
            <w14:ligatures w14:val="none"/>
            <w:rPrChange w:id="386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04</w:t>
        </w:r>
      </w:ins>
      <w:del w:id="3863" w:author="Jane Kohlhoff" w:date="2024-05-17T21:38:00Z" w16du:dateUtc="2024-05-17T11:38:00Z">
        <w:r w:rsidR="005A4D26" w:rsidRPr="00365026" w:rsidDel="00F61116">
          <w:rPr>
            <w:rFonts w:ascii="Times New Roman" w:eastAsia="Times New Roman" w:hAnsi="Times New Roman" w:cs="Times New Roman"/>
            <w:kern w:val="0"/>
            <w:sz w:val="24"/>
            <w:szCs w:val="24"/>
            <w:lang w:val="en-GB" w:eastAsia="en-GB"/>
            <w14:ligatures w14:val="none"/>
            <w:rPrChange w:id="386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del w:id="3865" w:author="Jane Kohlhoff" w:date="2024-06-12T21:13:00Z" w16du:dateUtc="2024-06-12T11:13:00Z">
        <w:r w:rsidR="005A4D26" w:rsidRPr="00365026" w:rsidDel="00A11B11">
          <w:rPr>
            <w:rFonts w:ascii="Times New Roman" w:eastAsia="Times New Roman" w:hAnsi="Times New Roman" w:cs="Times New Roman"/>
            <w:kern w:val="0"/>
            <w:sz w:val="24"/>
            <w:szCs w:val="24"/>
            <w:lang w:val="en-GB" w:eastAsia="en-GB"/>
            <w14:ligatures w14:val="none"/>
            <w:rPrChange w:id="386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C953BE" w:rsidRPr="00365026">
        <w:rPr>
          <w:rFonts w:ascii="Times New Roman" w:eastAsia="Times New Roman" w:hAnsi="Times New Roman" w:cs="Times New Roman"/>
          <w:kern w:val="0"/>
          <w:sz w:val="24"/>
          <w:szCs w:val="24"/>
          <w:lang w:val="en-GB" w:eastAsia="en-GB"/>
          <w14:ligatures w14:val="none"/>
        </w:rPr>
        <w:t>.</w:t>
      </w:r>
    </w:p>
    <w:bookmarkEnd w:id="3837"/>
    <w:p w14:paraId="6D9739FC" w14:textId="322DED23" w:rsidR="003748CE" w:rsidRPr="00365026" w:rsidRDefault="004D23FC"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hAnsi="Times New Roman" w:cs="Times New Roman"/>
          <w:b/>
          <w:bCs/>
          <w:color w:val="000000"/>
          <w:kern w:val="0"/>
          <w:sz w:val="24"/>
          <w:szCs w:val="24"/>
          <w14:ligatures w14:val="none"/>
          <w:rPrChange w:id="3867" w:author="Jane Kohlhoff" w:date="2024-06-11T09:53:00Z" w16du:dateUtc="2024-06-10T23:53:00Z">
            <w:rPr>
              <w:rFonts w:ascii="Times" w:hAnsi="Times" w:cs="Helvetica"/>
              <w:b/>
              <w:bCs/>
              <w:color w:val="000000"/>
              <w:kern w:val="0"/>
              <w:sz w:val="24"/>
              <w:szCs w:val="24"/>
              <w14:ligatures w14:val="none"/>
            </w:rPr>
          </w:rPrChange>
        </w:rPr>
        <w:t xml:space="preserve">Parental emotion regulation. </w:t>
      </w:r>
      <w:bookmarkStart w:id="3868" w:name="_Hlk162930331"/>
      <w:r w:rsidRPr="00365026">
        <w:rPr>
          <w:rFonts w:ascii="Times New Roman" w:hAnsi="Times New Roman" w:cs="Times New Roman"/>
          <w:color w:val="000000"/>
          <w:kern w:val="0"/>
          <w:sz w:val="24"/>
          <w:szCs w:val="24"/>
          <w14:ligatures w14:val="none"/>
          <w:rPrChange w:id="3869" w:author="Jane Kohlhoff" w:date="2024-06-11T09:53:00Z" w16du:dateUtc="2024-06-10T23:53:00Z">
            <w:rPr>
              <w:rFonts w:ascii="Times" w:hAnsi="Times" w:cs="Helvetica"/>
              <w:color w:val="000000"/>
              <w:kern w:val="0"/>
              <w:sz w:val="24"/>
              <w:szCs w:val="24"/>
              <w14:ligatures w14:val="none"/>
            </w:rPr>
          </w:rPrChange>
        </w:rPr>
        <w:t xml:space="preserve">For parental emotional regulation </w:t>
      </w:r>
      <w:ins w:id="3870" w:author="Jane Kohlhoff" w:date="2024-06-11T11:11:00Z" w16du:dateUtc="2024-06-11T01:11:00Z">
        <w:r w:rsidR="005C4137">
          <w:rPr>
            <w:rFonts w:ascii="Times New Roman" w:hAnsi="Times New Roman" w:cs="Times New Roman"/>
            <w:color w:val="000000"/>
            <w:kern w:val="0"/>
            <w:sz w:val="24"/>
            <w:szCs w:val="24"/>
            <w14:ligatures w14:val="none"/>
          </w:rPr>
          <w:t xml:space="preserve">difficulties </w:t>
        </w:r>
      </w:ins>
      <w:r w:rsidRPr="00365026">
        <w:rPr>
          <w:rFonts w:ascii="Times New Roman" w:hAnsi="Times New Roman" w:cs="Times New Roman"/>
          <w:color w:val="000000"/>
          <w:kern w:val="0"/>
          <w:sz w:val="24"/>
          <w:szCs w:val="24"/>
          <w14:ligatures w14:val="none"/>
          <w:rPrChange w:id="3871" w:author="Jane Kohlhoff" w:date="2024-06-11T09:53:00Z" w16du:dateUtc="2024-06-10T23:53:00Z">
            <w:rPr>
              <w:rFonts w:ascii="Times" w:hAnsi="Times" w:cs="Helvetica"/>
              <w:color w:val="000000"/>
              <w:kern w:val="0"/>
              <w:sz w:val="24"/>
              <w:szCs w:val="24"/>
              <w14:ligatures w14:val="none"/>
            </w:rPr>
          </w:rPrChange>
        </w:rPr>
        <w:t>assessed using the DERS,</w:t>
      </w:r>
      <w:r w:rsidR="00901414" w:rsidRPr="00365026">
        <w:rPr>
          <w:rFonts w:ascii="Times New Roman" w:eastAsia="Times New Roman" w:hAnsi="Times New Roman" w:cs="Times New Roman"/>
          <w:kern w:val="0"/>
          <w:sz w:val="24"/>
          <w:szCs w:val="24"/>
          <w:lang w:val="en-GB" w:eastAsia="en-GB"/>
          <w14:ligatures w14:val="none"/>
        </w:rPr>
        <w:t xml:space="preserve"> no significant effects were identified for group (</w:t>
      </w:r>
      <w:r w:rsidR="00901414" w:rsidRPr="00365026">
        <w:rPr>
          <w:rFonts w:ascii="Times New Roman" w:eastAsia="Times New Roman" w:hAnsi="Times New Roman" w:cs="Times New Roman"/>
          <w:i/>
          <w:iCs/>
          <w:kern w:val="0"/>
          <w:sz w:val="24"/>
          <w:szCs w:val="24"/>
          <w:lang w:val="en-GB" w:eastAsia="en-GB"/>
          <w14:ligatures w14:val="none"/>
        </w:rPr>
        <w:t>p</w:t>
      </w:r>
      <w:r w:rsidR="0008017E" w:rsidRPr="00365026">
        <w:rPr>
          <w:rFonts w:ascii="Times New Roman" w:eastAsia="Times New Roman" w:hAnsi="Times New Roman" w:cs="Times New Roman"/>
          <w:i/>
          <w:iCs/>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w:t>
      </w:r>
      <w:r w:rsidR="0008017E"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.33) or time (</w:t>
      </w:r>
      <w:r w:rsidR="00901414" w:rsidRPr="00365026">
        <w:rPr>
          <w:rFonts w:ascii="Times New Roman" w:eastAsia="Times New Roman" w:hAnsi="Times New Roman" w:cs="Times New Roman"/>
          <w:i/>
          <w:iCs/>
          <w:kern w:val="0"/>
          <w:sz w:val="24"/>
          <w:szCs w:val="24"/>
          <w:lang w:val="en-GB" w:eastAsia="en-GB"/>
          <w14:ligatures w14:val="none"/>
        </w:rPr>
        <w:t>p</w:t>
      </w:r>
      <w:r w:rsidR="0008017E" w:rsidRPr="00365026">
        <w:rPr>
          <w:rFonts w:ascii="Times New Roman" w:eastAsia="Times New Roman" w:hAnsi="Times New Roman" w:cs="Times New Roman"/>
          <w:i/>
          <w:iCs/>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w:t>
      </w:r>
      <w:r w:rsidR="0008017E"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.26), or group x time (</w:t>
      </w:r>
      <w:r w:rsidR="00901414" w:rsidRPr="00365026">
        <w:rPr>
          <w:rFonts w:ascii="Times New Roman" w:eastAsia="Times New Roman" w:hAnsi="Times New Roman" w:cs="Times New Roman"/>
          <w:i/>
          <w:iCs/>
          <w:kern w:val="0"/>
          <w:sz w:val="24"/>
          <w:szCs w:val="24"/>
          <w:lang w:val="en-GB" w:eastAsia="en-GB"/>
          <w14:ligatures w14:val="none"/>
        </w:rPr>
        <w:t>p</w:t>
      </w:r>
      <w:r w:rsidR="0008017E" w:rsidRPr="00365026">
        <w:rPr>
          <w:rFonts w:ascii="Times New Roman" w:eastAsia="Times New Roman" w:hAnsi="Times New Roman" w:cs="Times New Roman"/>
          <w:i/>
          <w:iCs/>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w:t>
      </w:r>
      <w:r w:rsidR="0008017E"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 xml:space="preserve">.18). </w:t>
      </w:r>
      <w:r w:rsidR="00631383" w:rsidRPr="00365026">
        <w:rPr>
          <w:rFonts w:ascii="Times New Roman" w:eastAsia="Times New Roman" w:hAnsi="Times New Roman" w:cs="Times New Roman"/>
          <w:kern w:val="0"/>
          <w:sz w:val="24"/>
          <w:szCs w:val="24"/>
          <w:lang w:val="en-GB" w:eastAsia="en-GB"/>
          <w14:ligatures w14:val="none"/>
        </w:rPr>
        <w:t>Planned comparisons</w:t>
      </w:r>
      <w:r w:rsidR="00901414" w:rsidRPr="00365026">
        <w:rPr>
          <w:rFonts w:ascii="Times New Roman" w:eastAsia="Times New Roman" w:hAnsi="Times New Roman" w:cs="Times New Roman"/>
          <w:kern w:val="0"/>
          <w:sz w:val="24"/>
          <w:szCs w:val="24"/>
          <w:lang w:val="en-GB" w:eastAsia="en-GB"/>
          <w14:ligatures w14:val="none"/>
        </w:rPr>
        <w:t xml:space="preserve"> revealed no significant between group-differences at T1, T2 or T3 (</w:t>
      </w:r>
      <w:proofErr w:type="spellStart"/>
      <w:r w:rsidR="00901414" w:rsidRPr="00365026">
        <w:rPr>
          <w:rFonts w:ascii="Times New Roman" w:eastAsia="Times New Roman" w:hAnsi="Times New Roman" w:cs="Times New Roman"/>
          <w:i/>
          <w:iCs/>
          <w:kern w:val="0"/>
          <w:sz w:val="24"/>
          <w:szCs w:val="24"/>
          <w:lang w:val="en-GB" w:eastAsia="en-GB"/>
          <w14:ligatures w14:val="none"/>
        </w:rPr>
        <w:t>p</w:t>
      </w:r>
      <w:r w:rsidR="00901414" w:rsidRPr="00365026">
        <w:rPr>
          <w:rFonts w:ascii="Times New Roman" w:eastAsia="Times New Roman" w:hAnsi="Times New Roman" w:cs="Times New Roman"/>
          <w:kern w:val="0"/>
          <w:sz w:val="24"/>
          <w:szCs w:val="24"/>
          <w:lang w:val="en-GB" w:eastAsia="en-GB"/>
          <w14:ligatures w14:val="none"/>
        </w:rPr>
        <w:t>s</w:t>
      </w:r>
      <w:proofErr w:type="spellEnd"/>
      <w:r w:rsidR="00901414" w:rsidRPr="00365026">
        <w:rPr>
          <w:rFonts w:ascii="Times New Roman" w:eastAsia="Times New Roman" w:hAnsi="Times New Roman" w:cs="Times New Roman"/>
          <w:kern w:val="0"/>
          <w:sz w:val="24"/>
          <w:szCs w:val="24"/>
          <w:lang w:val="en-GB" w:eastAsia="en-GB"/>
          <w14:ligatures w14:val="none"/>
        </w:rPr>
        <w:t xml:space="preserve"> &gt; .05) and no significant within-group changes for any group (</w:t>
      </w:r>
      <w:proofErr w:type="spellStart"/>
      <w:r w:rsidR="00901414" w:rsidRPr="00365026">
        <w:rPr>
          <w:rFonts w:ascii="Times New Roman" w:eastAsia="Times New Roman" w:hAnsi="Times New Roman" w:cs="Times New Roman"/>
          <w:i/>
          <w:iCs/>
          <w:kern w:val="0"/>
          <w:sz w:val="24"/>
          <w:szCs w:val="24"/>
          <w:lang w:val="en-GB" w:eastAsia="en-GB"/>
          <w14:ligatures w14:val="none"/>
        </w:rPr>
        <w:t>p</w:t>
      </w:r>
      <w:r w:rsidR="00901414" w:rsidRPr="00365026">
        <w:rPr>
          <w:rFonts w:ascii="Times New Roman" w:eastAsia="Times New Roman" w:hAnsi="Times New Roman" w:cs="Times New Roman"/>
          <w:kern w:val="0"/>
          <w:sz w:val="24"/>
          <w:szCs w:val="24"/>
          <w:lang w:val="en-GB" w:eastAsia="en-GB"/>
          <w14:ligatures w14:val="none"/>
        </w:rPr>
        <w:t>s</w:t>
      </w:r>
      <w:proofErr w:type="spellEnd"/>
      <w:r w:rsidR="00901414" w:rsidRPr="00365026">
        <w:rPr>
          <w:rFonts w:ascii="Times New Roman" w:eastAsia="Times New Roman" w:hAnsi="Times New Roman" w:cs="Times New Roman"/>
          <w:kern w:val="0"/>
          <w:sz w:val="24"/>
          <w:szCs w:val="24"/>
          <w:lang w:val="en-GB" w:eastAsia="en-GB"/>
          <w14:ligatures w14:val="none"/>
        </w:rPr>
        <w:t xml:space="preserve"> &gt; .05). </w:t>
      </w:r>
      <w:r w:rsidR="0008017E" w:rsidRPr="00365026">
        <w:rPr>
          <w:rFonts w:ascii="Times New Roman" w:eastAsia="Times New Roman" w:hAnsi="Times New Roman" w:cs="Times New Roman"/>
          <w:kern w:val="0"/>
          <w:sz w:val="24"/>
          <w:szCs w:val="24"/>
          <w:lang w:val="en-GB" w:eastAsia="en-GB"/>
          <w14:ligatures w14:val="none"/>
        </w:rPr>
        <w:t xml:space="preserve">In terms of the hypothesis that there would be a gradient effect in terms the degree of change from T1 to T2 [PCIT-T &gt; COS-P &gt; WL], while </w:t>
      </w:r>
      <w:del w:id="3872" w:author="Jane Kohlhoff" w:date="2024-06-12T21:23:00Z" w16du:dateUtc="2024-06-12T11:23:00Z">
        <w:r w:rsidR="0008017E" w:rsidRPr="00365026" w:rsidDel="00F365D8">
          <w:rPr>
            <w:rFonts w:ascii="Times New Roman" w:eastAsia="Times New Roman" w:hAnsi="Times New Roman" w:cs="Times New Roman"/>
            <w:kern w:val="0"/>
            <w:sz w:val="24"/>
            <w:szCs w:val="24"/>
            <w:lang w:val="en-GB" w:eastAsia="en-GB"/>
            <w14:ligatures w14:val="none"/>
          </w:rPr>
          <w:delText>there were differences in the magnitude of change between groups from T1 to T2</w:delText>
        </w:r>
      </w:del>
      <w:ins w:id="3873" w:author="Jane Kohlhoff" w:date="2024-06-12T21:23:00Z" w16du:dateUtc="2024-06-12T11:23:00Z">
        <w:r w:rsidR="00F365D8">
          <w:rPr>
            <w:rFonts w:ascii="Times New Roman" w:eastAsia="Times New Roman" w:hAnsi="Times New Roman" w:cs="Times New Roman"/>
            <w:kern w:val="0"/>
            <w:sz w:val="24"/>
            <w:szCs w:val="24"/>
            <w:lang w:val="en-GB" w:eastAsia="en-GB"/>
            <w14:ligatures w14:val="none"/>
          </w:rPr>
          <w:t>the global test was significant</w:t>
        </w:r>
      </w:ins>
      <w:r w:rsidR="0008017E" w:rsidRPr="00365026">
        <w:rPr>
          <w:rFonts w:ascii="Times New Roman" w:eastAsia="Times New Roman" w:hAnsi="Times New Roman" w:cs="Times New Roman"/>
          <w:kern w:val="0"/>
          <w:sz w:val="24"/>
          <w:szCs w:val="24"/>
          <w:lang w:val="en-GB" w:eastAsia="en-GB"/>
          <w14:ligatures w14:val="none"/>
        </w:rPr>
        <w:t xml:space="preserve">, </w:t>
      </w:r>
      <w:r w:rsidR="0008017E" w:rsidRPr="00365026">
        <w:rPr>
          <w:rFonts w:ascii="Times New Roman" w:eastAsia="Times New Roman" w:hAnsi="Times New Roman" w:cs="Times New Roman"/>
          <w:i/>
          <w:iCs/>
          <w:kern w:val="0"/>
          <w:sz w:val="24"/>
          <w:szCs w:val="24"/>
          <w:lang w:val="en-GB" w:eastAsia="en-GB"/>
          <w14:ligatures w14:val="none"/>
        </w:rPr>
        <w:t>F</w:t>
      </w:r>
      <w:r w:rsidR="0008017E" w:rsidRPr="00365026">
        <w:rPr>
          <w:rFonts w:ascii="Times New Roman" w:eastAsia="Times New Roman" w:hAnsi="Times New Roman" w:cs="Times New Roman"/>
          <w:kern w:val="0"/>
          <w:sz w:val="24"/>
          <w:szCs w:val="24"/>
          <w:lang w:val="en-GB" w:eastAsia="en-GB"/>
          <w14:ligatures w14:val="none"/>
        </w:rPr>
        <w:t xml:space="preserve"> (2,</w:t>
      </w:r>
      <w:r w:rsidR="00D75CC2" w:rsidRPr="00365026">
        <w:rPr>
          <w:rFonts w:ascii="Times New Roman" w:eastAsia="Times New Roman" w:hAnsi="Times New Roman" w:cs="Times New Roman"/>
          <w:kern w:val="0"/>
          <w:sz w:val="24"/>
          <w:szCs w:val="24"/>
          <w:lang w:val="en-GB" w:eastAsia="en-GB"/>
          <w14:ligatures w14:val="none"/>
        </w:rPr>
        <w:t>155</w:t>
      </w:r>
      <w:r w:rsidR="0008017E" w:rsidRPr="00365026">
        <w:rPr>
          <w:rFonts w:ascii="Times New Roman" w:eastAsia="Times New Roman" w:hAnsi="Times New Roman" w:cs="Times New Roman"/>
          <w:kern w:val="0"/>
          <w:sz w:val="24"/>
          <w:szCs w:val="24"/>
          <w:lang w:val="en-GB" w:eastAsia="en-GB"/>
          <w14:ligatures w14:val="none"/>
        </w:rPr>
        <w:t xml:space="preserve">) = </w:t>
      </w:r>
      <w:r w:rsidR="00D75CC2" w:rsidRPr="00365026">
        <w:rPr>
          <w:rFonts w:ascii="Times New Roman" w:eastAsia="Times New Roman" w:hAnsi="Times New Roman" w:cs="Times New Roman"/>
          <w:kern w:val="0"/>
          <w:sz w:val="24"/>
          <w:szCs w:val="24"/>
          <w:lang w:val="en-GB" w:eastAsia="en-GB"/>
          <w14:ligatures w14:val="none"/>
        </w:rPr>
        <w:t>3.58</w:t>
      </w:r>
      <w:r w:rsidR="0008017E" w:rsidRPr="00365026">
        <w:rPr>
          <w:rFonts w:ascii="Times New Roman" w:eastAsia="Times New Roman" w:hAnsi="Times New Roman" w:cs="Times New Roman"/>
          <w:kern w:val="0"/>
          <w:sz w:val="24"/>
          <w:szCs w:val="24"/>
          <w:lang w:val="en-GB" w:eastAsia="en-GB"/>
          <w14:ligatures w14:val="none"/>
        </w:rPr>
        <w:t xml:space="preserve">, </w:t>
      </w:r>
      <w:r w:rsidR="0008017E" w:rsidRPr="00365026">
        <w:rPr>
          <w:rFonts w:ascii="Times New Roman" w:eastAsia="Times New Roman" w:hAnsi="Times New Roman" w:cs="Times New Roman"/>
          <w:i/>
          <w:iCs/>
          <w:kern w:val="0"/>
          <w:sz w:val="24"/>
          <w:szCs w:val="24"/>
          <w:lang w:val="en-GB" w:eastAsia="en-GB"/>
          <w14:ligatures w14:val="none"/>
        </w:rPr>
        <w:t>p</w:t>
      </w:r>
      <w:r w:rsidR="0008017E" w:rsidRPr="00365026">
        <w:rPr>
          <w:rFonts w:ascii="Times New Roman" w:eastAsia="Times New Roman" w:hAnsi="Times New Roman" w:cs="Times New Roman"/>
          <w:kern w:val="0"/>
          <w:sz w:val="24"/>
          <w:szCs w:val="24"/>
          <w:lang w:val="en-GB" w:eastAsia="en-GB"/>
          <w14:ligatures w14:val="none"/>
        </w:rPr>
        <w:t xml:space="preserve"> </w:t>
      </w:r>
      <w:r w:rsidR="00D75CC2" w:rsidRPr="00365026">
        <w:rPr>
          <w:rFonts w:ascii="Times New Roman" w:eastAsia="Times New Roman" w:hAnsi="Times New Roman" w:cs="Times New Roman"/>
          <w:kern w:val="0"/>
          <w:sz w:val="24"/>
          <w:szCs w:val="24"/>
          <w:lang w:val="en-GB" w:eastAsia="en-GB"/>
          <w14:ligatures w14:val="none"/>
        </w:rPr>
        <w:t>&lt; .05</w:t>
      </w:r>
      <w:r w:rsidR="0008017E" w:rsidRPr="00365026">
        <w:rPr>
          <w:rFonts w:ascii="Times New Roman" w:eastAsia="Times New Roman" w:hAnsi="Times New Roman" w:cs="Times New Roman"/>
          <w:kern w:val="0"/>
          <w:sz w:val="24"/>
          <w:szCs w:val="24"/>
          <w:lang w:val="en-GB" w:eastAsia="en-GB"/>
          <w14:ligatures w14:val="none"/>
        </w:rPr>
        <w:t xml:space="preserve">, the </w:t>
      </w:r>
      <w:del w:id="3874" w:author="Jane Kohlhoff" w:date="2024-06-12T21:23:00Z" w16du:dateUtc="2024-06-12T11:23:00Z">
        <w:r w:rsidR="0008017E" w:rsidRPr="00365026" w:rsidDel="00F365D8">
          <w:rPr>
            <w:rFonts w:ascii="Times New Roman" w:eastAsia="Times New Roman" w:hAnsi="Times New Roman" w:cs="Times New Roman"/>
            <w:kern w:val="0"/>
            <w:sz w:val="24"/>
            <w:szCs w:val="24"/>
            <w:lang w:val="en-GB" w:eastAsia="en-GB"/>
            <w14:ligatures w14:val="none"/>
          </w:rPr>
          <w:delText xml:space="preserve">overall </w:delText>
        </w:r>
      </w:del>
      <w:r w:rsidR="0008017E" w:rsidRPr="00365026">
        <w:rPr>
          <w:rFonts w:ascii="Times New Roman" w:eastAsia="Times New Roman" w:hAnsi="Times New Roman" w:cs="Times New Roman"/>
          <w:kern w:val="0"/>
          <w:sz w:val="24"/>
          <w:szCs w:val="24"/>
          <w:lang w:val="en-GB" w:eastAsia="en-GB"/>
          <w14:ligatures w14:val="none"/>
        </w:rPr>
        <w:t>hypothesis</w:t>
      </w:r>
      <w:r w:rsidR="00901414" w:rsidRPr="00365026">
        <w:rPr>
          <w:rFonts w:ascii="Times New Roman" w:eastAsia="Times New Roman" w:hAnsi="Times New Roman" w:cs="Times New Roman"/>
          <w:kern w:val="0"/>
          <w:sz w:val="24"/>
          <w:szCs w:val="24"/>
          <w:lang w:val="en-GB" w:eastAsia="en-GB"/>
          <w14:ligatures w14:val="none"/>
        </w:rPr>
        <w:t xml:space="preserve"> </w:t>
      </w:r>
      <w:r w:rsidR="0008017E" w:rsidRPr="00365026">
        <w:rPr>
          <w:rFonts w:ascii="Times New Roman" w:eastAsia="Times New Roman" w:hAnsi="Times New Roman" w:cs="Times New Roman"/>
          <w:kern w:val="0"/>
          <w:sz w:val="24"/>
          <w:szCs w:val="24"/>
          <w:lang w:val="en-GB" w:eastAsia="en-GB"/>
          <w14:ligatures w14:val="none"/>
        </w:rPr>
        <w:t>was not supported because the order of magnitude was not met</w:t>
      </w:r>
      <w:r w:rsidR="003748CE" w:rsidRPr="00365026">
        <w:rPr>
          <w:rFonts w:ascii="Times New Roman" w:eastAsia="Times New Roman" w:hAnsi="Times New Roman" w:cs="Times New Roman"/>
          <w:kern w:val="0"/>
          <w:sz w:val="24"/>
          <w:szCs w:val="24"/>
          <w:lang w:val="en-GB" w:eastAsia="en-GB"/>
          <w14:ligatures w14:val="none"/>
        </w:rPr>
        <w:t xml:space="preserve"> [</w:t>
      </w:r>
      <w:r w:rsidR="000955FF" w:rsidRPr="00365026">
        <w:rPr>
          <w:rFonts w:ascii="Times New Roman" w:eastAsia="Times New Roman" w:hAnsi="Times New Roman" w:cs="Times New Roman"/>
          <w:kern w:val="0"/>
          <w:sz w:val="24"/>
          <w:szCs w:val="24"/>
          <w:lang w:val="en-GB" w:eastAsia="en-GB"/>
          <w14:ligatures w14:val="none"/>
        </w:rPr>
        <w:t xml:space="preserve">order of change = </w:t>
      </w:r>
      <w:r w:rsidR="003748CE" w:rsidRPr="00365026">
        <w:rPr>
          <w:rFonts w:ascii="Times New Roman" w:eastAsia="Times New Roman" w:hAnsi="Times New Roman" w:cs="Times New Roman"/>
          <w:kern w:val="0"/>
          <w:sz w:val="24"/>
          <w:szCs w:val="24"/>
          <w:lang w:val="en-GB" w:eastAsia="en-GB"/>
          <w14:ligatures w14:val="none"/>
        </w:rPr>
        <w:t>PCIT-T &gt; WL &gt; COS-P]</w:t>
      </w:r>
      <w:r w:rsidR="0008017E" w:rsidRPr="00365026">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kern w:val="0"/>
          <w:sz w:val="24"/>
          <w:szCs w:val="24"/>
          <w:lang w:val="en-GB" w:eastAsia="en-GB"/>
          <w14:ligatures w14:val="none"/>
        </w:rPr>
        <w:t>The hypothesis of a gradient effect in terms of gains from T1 to T3 [PCIT</w:t>
      </w:r>
      <w:r w:rsidR="00023A93" w:rsidRPr="00365026">
        <w:rPr>
          <w:rFonts w:ascii="Times New Roman" w:eastAsia="Times New Roman" w:hAnsi="Times New Roman" w:cs="Times New Roman"/>
          <w:kern w:val="0"/>
          <w:sz w:val="24"/>
          <w:szCs w:val="24"/>
          <w:lang w:val="en-GB" w:eastAsia="en-GB"/>
          <w14:ligatures w14:val="none"/>
        </w:rPr>
        <w:t xml:space="preserve">-T </w:t>
      </w:r>
      <w:r w:rsidR="003748CE" w:rsidRPr="00365026">
        <w:rPr>
          <w:rFonts w:ascii="Times New Roman" w:eastAsia="Times New Roman" w:hAnsi="Times New Roman" w:cs="Times New Roman"/>
          <w:kern w:val="0"/>
          <w:sz w:val="24"/>
          <w:szCs w:val="24"/>
          <w:lang w:val="en-GB" w:eastAsia="en-GB"/>
          <w14:ligatures w14:val="none"/>
        </w:rPr>
        <w:t xml:space="preserve">&gt; COS-P] </w:t>
      </w:r>
      <w:r w:rsidR="003748CE" w:rsidRPr="00365026">
        <w:rPr>
          <w:rFonts w:ascii="Times New Roman" w:eastAsia="Times New Roman" w:hAnsi="Times New Roman" w:cs="Times New Roman"/>
          <w:kern w:val="0"/>
          <w:sz w:val="24"/>
          <w:szCs w:val="24"/>
          <w:lang w:val="en-GB" w:eastAsia="en-GB"/>
          <w14:ligatures w14:val="none"/>
          <w:rPrChange w:id="387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was </w:t>
      </w:r>
      <w:ins w:id="3876" w:author="Jane Kohlhoff" w:date="2024-05-17T21:39:00Z" w16du:dateUtc="2024-05-17T11:39:00Z">
        <w:r w:rsidR="00F61116" w:rsidRPr="00365026">
          <w:rPr>
            <w:rFonts w:ascii="Times New Roman" w:eastAsia="Times New Roman" w:hAnsi="Times New Roman" w:cs="Times New Roman"/>
            <w:kern w:val="0"/>
            <w:sz w:val="24"/>
            <w:szCs w:val="24"/>
            <w:lang w:val="en-GB" w:eastAsia="en-GB"/>
            <w14:ligatures w14:val="none"/>
            <w:rPrChange w:id="387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n</w:t>
        </w:r>
      </w:ins>
      <w:del w:id="3878" w:author="Jane Kohlhoff" w:date="2024-05-17T21:39:00Z" w16du:dateUtc="2024-05-17T11:39:00Z">
        <w:r w:rsidR="003748CE" w:rsidRPr="00365026" w:rsidDel="00F61116">
          <w:rPr>
            <w:rFonts w:ascii="Times New Roman" w:eastAsia="Times New Roman" w:hAnsi="Times New Roman" w:cs="Times New Roman"/>
            <w:kern w:val="0"/>
            <w:sz w:val="24"/>
            <w:szCs w:val="24"/>
            <w:lang w:val="en-GB" w:eastAsia="en-GB"/>
            <w14:ligatures w14:val="none"/>
            <w:rPrChange w:id="387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supported/n</w:delText>
        </w:r>
      </w:del>
      <w:r w:rsidR="003748CE" w:rsidRPr="00365026">
        <w:rPr>
          <w:rFonts w:ascii="Times New Roman" w:eastAsia="Times New Roman" w:hAnsi="Times New Roman" w:cs="Times New Roman"/>
          <w:kern w:val="0"/>
          <w:sz w:val="24"/>
          <w:szCs w:val="24"/>
          <w:lang w:val="en-GB" w:eastAsia="en-GB"/>
          <w14:ligatures w14:val="none"/>
          <w:rPrChange w:id="388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ot supported,</w:t>
      </w:r>
      <w:r w:rsidR="003748CE" w:rsidRPr="00365026">
        <w:rPr>
          <w:rFonts w:ascii="Times New Roman" w:eastAsia="Times New Roman" w:hAnsi="Times New Roman" w:cs="Times New Roman"/>
          <w:i/>
          <w:iCs/>
          <w:kern w:val="0"/>
          <w:sz w:val="24"/>
          <w:szCs w:val="24"/>
          <w:lang w:val="en-GB" w:eastAsia="en-GB"/>
          <w14:ligatures w14:val="none"/>
          <w:rPrChange w:id="3881"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 xml:space="preserve"> F</w:t>
      </w:r>
      <w:r w:rsidR="003748CE" w:rsidRPr="00365026">
        <w:rPr>
          <w:rFonts w:ascii="Times New Roman" w:eastAsia="Times New Roman" w:hAnsi="Times New Roman" w:cs="Times New Roman"/>
          <w:kern w:val="0"/>
          <w:sz w:val="24"/>
          <w:szCs w:val="24"/>
          <w:lang w:val="en-GB" w:eastAsia="en-GB"/>
          <w14:ligatures w14:val="none"/>
          <w:rPrChange w:id="388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 </w:t>
      </w:r>
      <w:ins w:id="3883" w:author="Jane Kohlhoff" w:date="2024-05-17T21:39:00Z" w16du:dateUtc="2024-05-17T11:39:00Z">
        <w:r w:rsidR="00F61116" w:rsidRPr="00365026">
          <w:rPr>
            <w:rFonts w:ascii="Times New Roman" w:eastAsia="Times New Roman" w:hAnsi="Times New Roman" w:cs="Times New Roman"/>
            <w:kern w:val="0"/>
            <w:sz w:val="24"/>
            <w:szCs w:val="24"/>
            <w:lang w:val="en-GB" w:eastAsia="en-GB"/>
            <w14:ligatures w14:val="none"/>
            <w:rPrChange w:id="388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155</w:t>
        </w:r>
      </w:ins>
      <w:del w:id="3885" w:author="Jane Kohlhoff" w:date="2024-05-17T21:39:00Z" w16du:dateUtc="2024-05-17T11:39:00Z">
        <w:r w:rsidR="003748CE" w:rsidRPr="00365026" w:rsidDel="00F61116">
          <w:rPr>
            <w:rFonts w:ascii="Times New Roman" w:eastAsia="Times New Roman" w:hAnsi="Times New Roman" w:cs="Times New Roman"/>
            <w:kern w:val="0"/>
            <w:sz w:val="24"/>
            <w:szCs w:val="24"/>
            <w:lang w:val="en-GB" w:eastAsia="en-GB"/>
            <w14:ligatures w14:val="none"/>
            <w:rPrChange w:id="388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3748CE" w:rsidRPr="00365026">
        <w:rPr>
          <w:rFonts w:ascii="Times New Roman" w:eastAsia="Times New Roman" w:hAnsi="Times New Roman" w:cs="Times New Roman"/>
          <w:kern w:val="0"/>
          <w:sz w:val="24"/>
          <w:szCs w:val="24"/>
          <w:lang w:val="en-GB" w:eastAsia="en-GB"/>
          <w14:ligatures w14:val="none"/>
          <w:rPrChange w:id="388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3888" w:author="Jane Kohlhoff" w:date="2024-05-17T21:39:00Z" w16du:dateUtc="2024-05-17T11:39:00Z">
        <w:r w:rsidR="00F61116" w:rsidRPr="00365026">
          <w:rPr>
            <w:rFonts w:ascii="Times New Roman" w:eastAsia="Times New Roman" w:hAnsi="Times New Roman" w:cs="Times New Roman"/>
            <w:kern w:val="0"/>
            <w:sz w:val="24"/>
            <w:szCs w:val="24"/>
            <w:lang w:val="en-GB" w:eastAsia="en-GB"/>
            <w14:ligatures w14:val="none"/>
            <w:rPrChange w:id="388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.45</w:t>
        </w:r>
      </w:ins>
      <w:del w:id="3890" w:author="Jane Kohlhoff" w:date="2024-05-17T21:39:00Z" w16du:dateUtc="2024-05-17T11:39:00Z">
        <w:r w:rsidR="003748CE" w:rsidRPr="00365026" w:rsidDel="00F61116">
          <w:rPr>
            <w:rFonts w:ascii="Times New Roman" w:eastAsia="Times New Roman" w:hAnsi="Times New Roman" w:cs="Times New Roman"/>
            <w:kern w:val="0"/>
            <w:sz w:val="24"/>
            <w:szCs w:val="24"/>
            <w:lang w:val="en-GB" w:eastAsia="en-GB"/>
            <w14:ligatures w14:val="none"/>
            <w:rPrChange w:id="389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3748CE" w:rsidRPr="00365026">
        <w:rPr>
          <w:rFonts w:ascii="Times New Roman" w:eastAsia="Times New Roman" w:hAnsi="Times New Roman" w:cs="Times New Roman"/>
          <w:kern w:val="0"/>
          <w:sz w:val="24"/>
          <w:szCs w:val="24"/>
          <w:lang w:val="en-GB" w:eastAsia="en-GB"/>
          <w14:ligatures w14:val="none"/>
          <w:rPrChange w:id="389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3748CE" w:rsidRPr="00365026">
        <w:rPr>
          <w:rFonts w:ascii="Times New Roman" w:eastAsia="Times New Roman" w:hAnsi="Times New Roman" w:cs="Times New Roman"/>
          <w:i/>
          <w:iCs/>
          <w:kern w:val="0"/>
          <w:sz w:val="24"/>
          <w:szCs w:val="24"/>
          <w:lang w:val="en-GB" w:eastAsia="en-GB"/>
          <w14:ligatures w14:val="none"/>
          <w:rPrChange w:id="3893"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3748CE" w:rsidRPr="00365026">
        <w:rPr>
          <w:rFonts w:ascii="Times New Roman" w:eastAsia="Times New Roman" w:hAnsi="Times New Roman" w:cs="Times New Roman"/>
          <w:kern w:val="0"/>
          <w:sz w:val="24"/>
          <w:szCs w:val="24"/>
          <w:lang w:val="en-GB" w:eastAsia="en-GB"/>
          <w14:ligatures w14:val="none"/>
          <w:rPrChange w:id="389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3895" w:author="Jane Kohlhoff" w:date="2024-05-17T21:40:00Z" w16du:dateUtc="2024-05-17T11:40:00Z">
        <w:r w:rsidR="00F61116" w:rsidRPr="00365026">
          <w:rPr>
            <w:rFonts w:ascii="Times New Roman" w:eastAsia="Times New Roman" w:hAnsi="Times New Roman" w:cs="Times New Roman"/>
            <w:kern w:val="0"/>
            <w:sz w:val="24"/>
            <w:szCs w:val="24"/>
            <w:lang w:val="en-GB" w:eastAsia="en-GB"/>
            <w14:ligatures w14:val="none"/>
            <w:rPrChange w:id="389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.502</w:t>
        </w:r>
      </w:ins>
      <w:del w:id="3897" w:author="Jane Kohlhoff" w:date="2024-05-17T21:40:00Z" w16du:dateUtc="2024-05-17T11:40:00Z">
        <w:r w:rsidR="003748CE" w:rsidRPr="00365026" w:rsidDel="00F61116">
          <w:rPr>
            <w:rFonts w:ascii="Times New Roman" w:eastAsia="Times New Roman" w:hAnsi="Times New Roman" w:cs="Times New Roman"/>
            <w:kern w:val="0"/>
            <w:sz w:val="24"/>
            <w:szCs w:val="24"/>
            <w:lang w:val="en-GB" w:eastAsia="en-GB"/>
            <w14:ligatures w14:val="none"/>
            <w:rPrChange w:id="389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r w:rsidR="003748CE" w:rsidRPr="00365026">
        <w:rPr>
          <w:rFonts w:ascii="Times New Roman" w:eastAsia="Times New Roman" w:hAnsi="Times New Roman" w:cs="Times New Roman"/>
          <w:kern w:val="0"/>
          <w:sz w:val="24"/>
          <w:szCs w:val="24"/>
          <w:lang w:val="en-GB" w:eastAsia="en-GB"/>
          <w14:ligatures w14:val="none"/>
          <w:rPrChange w:id="389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p>
    <w:bookmarkEnd w:id="3868"/>
    <w:p w14:paraId="01087799" w14:textId="0E174B76" w:rsidR="000F579F" w:rsidRPr="00365026" w:rsidRDefault="000F579F"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Caregiving helplessness</w:t>
      </w:r>
      <w:r w:rsidR="003E5682" w:rsidRPr="00365026">
        <w:rPr>
          <w:rFonts w:ascii="Times New Roman" w:eastAsia="Times New Roman" w:hAnsi="Times New Roman" w:cs="Times New Roman"/>
          <w:b/>
          <w:bCs/>
          <w:kern w:val="0"/>
          <w:sz w:val="24"/>
          <w:szCs w:val="24"/>
          <w:lang w:val="en-GB" w:eastAsia="en-GB"/>
          <w14:ligatures w14:val="none"/>
        </w:rPr>
        <w:t>.</w:t>
      </w:r>
      <w:r w:rsidR="00C953BE" w:rsidRPr="00365026">
        <w:rPr>
          <w:rFonts w:ascii="Times New Roman" w:eastAsia="Times New Roman" w:hAnsi="Times New Roman" w:cs="Times New Roman"/>
          <w:kern w:val="0"/>
          <w:sz w:val="24"/>
          <w:szCs w:val="24"/>
          <w:lang w:val="en-GB" w:eastAsia="en-GB"/>
          <w14:ligatures w14:val="none"/>
        </w:rPr>
        <w:t xml:space="preserve"> </w:t>
      </w:r>
      <w:r w:rsidR="00FA3CE6" w:rsidRPr="00365026">
        <w:rPr>
          <w:rFonts w:ascii="Times New Roman" w:eastAsia="Times New Roman" w:hAnsi="Times New Roman" w:cs="Times New Roman"/>
          <w:kern w:val="0"/>
          <w:sz w:val="24"/>
          <w:szCs w:val="24"/>
          <w:lang w:val="en-GB" w:eastAsia="en-GB"/>
          <w14:ligatures w14:val="none"/>
        </w:rPr>
        <w:t>For</w:t>
      </w:r>
      <w:r w:rsidR="00C953BE" w:rsidRPr="00365026">
        <w:rPr>
          <w:rFonts w:ascii="Times New Roman" w:eastAsia="Times New Roman" w:hAnsi="Times New Roman" w:cs="Times New Roman"/>
          <w:kern w:val="0"/>
          <w:sz w:val="24"/>
          <w:szCs w:val="24"/>
          <w:lang w:val="en-GB" w:eastAsia="en-GB"/>
          <w14:ligatures w14:val="none"/>
        </w:rPr>
        <w:t xml:space="preserve"> caregiving helplessnes</w:t>
      </w:r>
      <w:r w:rsidR="003748CE" w:rsidRPr="00365026">
        <w:rPr>
          <w:rFonts w:ascii="Times New Roman" w:eastAsia="Times New Roman" w:hAnsi="Times New Roman" w:cs="Times New Roman"/>
          <w:kern w:val="0"/>
          <w:sz w:val="24"/>
          <w:szCs w:val="24"/>
          <w:lang w:val="en-GB" w:eastAsia="en-GB"/>
          <w14:ligatures w14:val="none"/>
        </w:rPr>
        <w:t>s</w:t>
      </w:r>
      <w:r w:rsidR="004D23FC" w:rsidRPr="00365026">
        <w:rPr>
          <w:rFonts w:ascii="Times New Roman" w:eastAsia="Times New Roman" w:hAnsi="Times New Roman" w:cs="Times New Roman"/>
          <w:kern w:val="0"/>
          <w:sz w:val="24"/>
          <w:szCs w:val="24"/>
          <w:lang w:val="en-GB" w:eastAsia="en-GB"/>
          <w14:ligatures w14:val="none"/>
        </w:rPr>
        <w:t xml:space="preserve"> assessed using the CHQ-MH</w:t>
      </w:r>
      <w:r w:rsidR="00901414" w:rsidRPr="00365026">
        <w:rPr>
          <w:rFonts w:ascii="Times New Roman" w:eastAsia="Times New Roman" w:hAnsi="Times New Roman" w:cs="Times New Roman"/>
          <w:kern w:val="0"/>
          <w:sz w:val="24"/>
          <w:szCs w:val="24"/>
          <w:lang w:val="en-GB" w:eastAsia="en-GB"/>
          <w14:ligatures w14:val="none"/>
        </w:rPr>
        <w:t xml:space="preserve">, </w:t>
      </w:r>
      <w:r w:rsidR="0033643F" w:rsidRPr="00365026">
        <w:rPr>
          <w:rFonts w:ascii="Times New Roman" w:eastAsia="Times New Roman" w:hAnsi="Times New Roman" w:cs="Times New Roman"/>
          <w:kern w:val="0"/>
          <w:sz w:val="24"/>
          <w:szCs w:val="24"/>
          <w:lang w:val="en-GB" w:eastAsia="en-GB"/>
          <w14:ligatures w14:val="none"/>
        </w:rPr>
        <w:t>a significant effect was found for time (</w:t>
      </w:r>
      <w:r w:rsidR="0033643F"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i/>
          <w:iCs/>
          <w:kern w:val="0"/>
          <w:sz w:val="24"/>
          <w:szCs w:val="24"/>
          <w:lang w:val="en-GB" w:eastAsia="en-GB"/>
          <w14:ligatures w14:val="none"/>
        </w:rPr>
        <w:t xml:space="preserve"> </w:t>
      </w:r>
      <w:r w:rsidR="003748CE" w:rsidRPr="00365026">
        <w:rPr>
          <w:rFonts w:ascii="Times New Roman" w:eastAsia="Times New Roman" w:hAnsi="Times New Roman" w:cs="Times New Roman"/>
          <w:kern w:val="0"/>
          <w:sz w:val="24"/>
          <w:szCs w:val="24"/>
          <w:lang w:val="en-GB" w:eastAsia="en-GB"/>
          <w14:ligatures w14:val="none"/>
        </w:rPr>
        <w:t xml:space="preserve">&lt; </w:t>
      </w:r>
      <w:r w:rsidR="0033643F" w:rsidRPr="00365026">
        <w:rPr>
          <w:rFonts w:ascii="Times New Roman" w:eastAsia="Times New Roman" w:hAnsi="Times New Roman" w:cs="Times New Roman"/>
          <w:kern w:val="0"/>
          <w:sz w:val="24"/>
          <w:szCs w:val="24"/>
          <w:lang w:val="en-GB" w:eastAsia="en-GB"/>
          <w14:ligatures w14:val="none"/>
        </w:rPr>
        <w:t>.0</w:t>
      </w:r>
      <w:r w:rsidR="003748CE" w:rsidRPr="00365026">
        <w:rPr>
          <w:rFonts w:ascii="Times New Roman" w:eastAsia="Times New Roman" w:hAnsi="Times New Roman" w:cs="Times New Roman"/>
          <w:kern w:val="0"/>
          <w:sz w:val="24"/>
          <w:szCs w:val="24"/>
          <w:lang w:val="en-GB" w:eastAsia="en-GB"/>
          <w14:ligatures w14:val="none"/>
        </w:rPr>
        <w:t>5</w:t>
      </w:r>
      <w:r w:rsidR="0033643F" w:rsidRPr="00365026">
        <w:rPr>
          <w:rFonts w:ascii="Times New Roman" w:eastAsia="Times New Roman" w:hAnsi="Times New Roman" w:cs="Times New Roman"/>
          <w:kern w:val="0"/>
          <w:sz w:val="24"/>
          <w:szCs w:val="24"/>
          <w:lang w:val="en-GB" w:eastAsia="en-GB"/>
          <w14:ligatures w14:val="none"/>
        </w:rPr>
        <w:t xml:space="preserve">), </w:t>
      </w:r>
      <w:r w:rsidR="00544A82" w:rsidRPr="00365026">
        <w:rPr>
          <w:rFonts w:ascii="Times New Roman" w:eastAsia="Times New Roman" w:hAnsi="Times New Roman" w:cs="Times New Roman"/>
          <w:kern w:val="0"/>
          <w:sz w:val="24"/>
          <w:szCs w:val="24"/>
          <w:lang w:val="en-GB" w:eastAsia="en-GB"/>
          <w14:ligatures w14:val="none"/>
        </w:rPr>
        <w:t xml:space="preserve">but not for </w:t>
      </w:r>
      <w:r w:rsidR="00C953BE" w:rsidRPr="00365026">
        <w:rPr>
          <w:rFonts w:ascii="Times New Roman" w:eastAsia="Times New Roman" w:hAnsi="Times New Roman" w:cs="Times New Roman"/>
          <w:kern w:val="0"/>
          <w:sz w:val="24"/>
          <w:szCs w:val="24"/>
          <w:lang w:val="en-GB" w:eastAsia="en-GB"/>
          <w14:ligatures w14:val="none"/>
        </w:rPr>
        <w:t>group (</w:t>
      </w:r>
      <w:r w:rsidR="00C953BE"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3748CE"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.06</w:t>
      </w:r>
      <w:r w:rsidR="00CA5BE4" w:rsidRPr="00365026">
        <w:rPr>
          <w:rFonts w:ascii="Times New Roman" w:eastAsia="Times New Roman" w:hAnsi="Times New Roman" w:cs="Times New Roman"/>
          <w:kern w:val="0"/>
          <w:sz w:val="24"/>
          <w:szCs w:val="24"/>
          <w:lang w:val="en-GB" w:eastAsia="en-GB"/>
          <w14:ligatures w14:val="none"/>
        </w:rPr>
        <w:t>8</w:t>
      </w:r>
      <w:r w:rsidR="00C953BE" w:rsidRPr="00365026">
        <w:rPr>
          <w:rFonts w:ascii="Times New Roman" w:eastAsia="Times New Roman" w:hAnsi="Times New Roman" w:cs="Times New Roman"/>
          <w:kern w:val="0"/>
          <w:sz w:val="24"/>
          <w:szCs w:val="24"/>
          <w:lang w:val="en-GB" w:eastAsia="en-GB"/>
          <w14:ligatures w14:val="none"/>
        </w:rPr>
        <w:t>)</w:t>
      </w:r>
      <w:r w:rsidR="0033643F" w:rsidRPr="00365026">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kern w:val="0"/>
          <w:sz w:val="24"/>
          <w:szCs w:val="24"/>
          <w:lang w:val="en-GB" w:eastAsia="en-GB"/>
          <w14:ligatures w14:val="none"/>
        </w:rPr>
        <w:t>or</w:t>
      </w:r>
      <w:r w:rsidR="00C953BE" w:rsidRPr="00365026">
        <w:rPr>
          <w:rFonts w:ascii="Times New Roman" w:eastAsia="Times New Roman" w:hAnsi="Times New Roman" w:cs="Times New Roman"/>
          <w:kern w:val="0"/>
          <w:sz w:val="24"/>
          <w:szCs w:val="24"/>
          <w:lang w:val="en-GB" w:eastAsia="en-GB"/>
          <w14:ligatures w14:val="none"/>
        </w:rPr>
        <w:t xml:space="preserve"> group x time (</w:t>
      </w:r>
      <w:r w:rsidR="00C953BE"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3748CE"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 xml:space="preserve">.887). </w:t>
      </w:r>
      <w:r w:rsidR="003B4566" w:rsidRPr="00365026">
        <w:rPr>
          <w:rFonts w:ascii="Times New Roman" w:eastAsia="Times New Roman" w:hAnsi="Times New Roman" w:cs="Times New Roman"/>
          <w:kern w:val="0"/>
          <w:sz w:val="24"/>
          <w:szCs w:val="24"/>
          <w:lang w:val="en-GB" w:eastAsia="en-GB"/>
          <w14:ligatures w14:val="none"/>
        </w:rPr>
        <w:t>P</w:t>
      </w:r>
      <w:r w:rsidR="00F308F0" w:rsidRPr="00365026">
        <w:rPr>
          <w:rFonts w:ascii="Times New Roman" w:eastAsia="Times New Roman" w:hAnsi="Times New Roman" w:cs="Times New Roman"/>
          <w:kern w:val="0"/>
          <w:sz w:val="24"/>
          <w:szCs w:val="24"/>
          <w:lang w:val="en-GB" w:eastAsia="en-GB"/>
          <w14:ligatures w14:val="none"/>
        </w:rPr>
        <w:t>lanned comparisons</w:t>
      </w:r>
      <w:r w:rsidR="003B4566" w:rsidRPr="00365026">
        <w:rPr>
          <w:rFonts w:ascii="Times New Roman" w:eastAsia="Times New Roman" w:hAnsi="Times New Roman" w:cs="Times New Roman"/>
          <w:kern w:val="0"/>
          <w:sz w:val="24"/>
          <w:szCs w:val="24"/>
          <w:lang w:val="en-GB" w:eastAsia="en-GB"/>
          <w14:ligatures w14:val="none"/>
        </w:rPr>
        <w:t xml:space="preserve"> revealed</w:t>
      </w:r>
      <w:r w:rsidR="00C953BE" w:rsidRPr="00365026">
        <w:rPr>
          <w:rFonts w:ascii="Times New Roman" w:eastAsia="Times New Roman" w:hAnsi="Times New Roman" w:cs="Times New Roman"/>
          <w:kern w:val="0"/>
          <w:sz w:val="24"/>
          <w:szCs w:val="24"/>
          <w:lang w:val="en-GB" w:eastAsia="en-GB"/>
          <w14:ligatures w14:val="none"/>
        </w:rPr>
        <w:t xml:space="preserve"> no significant between group-differences at T1, T2 or T3 (</w:t>
      </w:r>
      <w:proofErr w:type="spellStart"/>
      <w:r w:rsidR="00C953BE" w:rsidRPr="00365026">
        <w:rPr>
          <w:rFonts w:ascii="Times New Roman" w:eastAsia="Times New Roman" w:hAnsi="Times New Roman" w:cs="Times New Roman"/>
          <w:i/>
          <w:iCs/>
          <w:kern w:val="0"/>
          <w:sz w:val="24"/>
          <w:szCs w:val="24"/>
          <w:lang w:val="en-GB" w:eastAsia="en-GB"/>
          <w14:ligatures w14:val="none"/>
        </w:rPr>
        <w:t>p</w:t>
      </w:r>
      <w:r w:rsidR="00C953BE" w:rsidRPr="00365026">
        <w:rPr>
          <w:rFonts w:ascii="Times New Roman" w:eastAsia="Times New Roman" w:hAnsi="Times New Roman" w:cs="Times New Roman"/>
          <w:kern w:val="0"/>
          <w:sz w:val="24"/>
          <w:szCs w:val="24"/>
          <w:lang w:val="en-GB" w:eastAsia="en-GB"/>
          <w14:ligatures w14:val="none"/>
        </w:rPr>
        <w:t>s</w:t>
      </w:r>
      <w:proofErr w:type="spellEnd"/>
      <w:r w:rsidR="00C953BE" w:rsidRPr="00365026">
        <w:rPr>
          <w:rFonts w:ascii="Times New Roman" w:eastAsia="Times New Roman" w:hAnsi="Times New Roman" w:cs="Times New Roman"/>
          <w:kern w:val="0"/>
          <w:sz w:val="24"/>
          <w:szCs w:val="24"/>
          <w:lang w:val="en-GB" w:eastAsia="en-GB"/>
          <w14:ligatures w14:val="none"/>
        </w:rPr>
        <w:t xml:space="preserve"> &gt; .05). There wer</w:t>
      </w:r>
      <w:r w:rsidR="003B4566" w:rsidRPr="00365026">
        <w:rPr>
          <w:rFonts w:ascii="Times New Roman" w:eastAsia="Times New Roman" w:hAnsi="Times New Roman" w:cs="Times New Roman"/>
          <w:kern w:val="0"/>
          <w:sz w:val="24"/>
          <w:szCs w:val="24"/>
          <w:lang w:val="en-GB" w:eastAsia="en-GB"/>
          <w14:ligatures w14:val="none"/>
        </w:rPr>
        <w:t>e</w:t>
      </w:r>
      <w:r w:rsidR="00C953BE" w:rsidRPr="00365026">
        <w:rPr>
          <w:rFonts w:ascii="Times New Roman" w:eastAsia="Times New Roman" w:hAnsi="Times New Roman" w:cs="Times New Roman"/>
          <w:kern w:val="0"/>
          <w:sz w:val="24"/>
          <w:szCs w:val="24"/>
          <w:lang w:val="en-GB" w:eastAsia="en-GB"/>
          <w14:ligatures w14:val="none"/>
        </w:rPr>
        <w:t xml:space="preserve"> no significant within-group changes for the PCIT-T group (</w:t>
      </w:r>
      <w:proofErr w:type="spellStart"/>
      <w:r w:rsidR="00C953BE" w:rsidRPr="00365026">
        <w:rPr>
          <w:rFonts w:ascii="Times New Roman" w:eastAsia="Times New Roman" w:hAnsi="Times New Roman" w:cs="Times New Roman"/>
          <w:i/>
          <w:iCs/>
          <w:kern w:val="0"/>
          <w:sz w:val="24"/>
          <w:szCs w:val="24"/>
          <w:lang w:val="en-GB" w:eastAsia="en-GB"/>
          <w14:ligatures w14:val="none"/>
        </w:rPr>
        <w:t>p</w:t>
      </w:r>
      <w:r w:rsidR="00C953BE" w:rsidRPr="00365026">
        <w:rPr>
          <w:rFonts w:ascii="Times New Roman" w:eastAsia="Times New Roman" w:hAnsi="Times New Roman" w:cs="Times New Roman"/>
          <w:kern w:val="0"/>
          <w:sz w:val="24"/>
          <w:szCs w:val="24"/>
          <w:lang w:val="en-GB" w:eastAsia="en-GB"/>
          <w14:ligatures w14:val="none"/>
        </w:rPr>
        <w:t>s</w:t>
      </w:r>
      <w:proofErr w:type="spellEnd"/>
      <w:r w:rsidR="00C953BE" w:rsidRPr="00365026">
        <w:rPr>
          <w:rFonts w:ascii="Times New Roman" w:eastAsia="Times New Roman" w:hAnsi="Times New Roman" w:cs="Times New Roman"/>
          <w:kern w:val="0"/>
          <w:sz w:val="24"/>
          <w:szCs w:val="24"/>
          <w:lang w:val="en-GB" w:eastAsia="en-GB"/>
          <w14:ligatures w14:val="none"/>
        </w:rPr>
        <w:t xml:space="preserve"> &gt; .05)</w:t>
      </w:r>
      <w:r w:rsidR="00692345" w:rsidRPr="00365026">
        <w:rPr>
          <w:rFonts w:ascii="Times New Roman" w:eastAsia="Times New Roman" w:hAnsi="Times New Roman" w:cs="Times New Roman"/>
          <w:kern w:val="0"/>
          <w:sz w:val="24"/>
          <w:szCs w:val="24"/>
          <w:lang w:val="en-GB" w:eastAsia="en-GB"/>
          <w14:ligatures w14:val="none"/>
        </w:rPr>
        <w:t>.</w:t>
      </w:r>
      <w:r w:rsidR="00C953BE" w:rsidRPr="00365026">
        <w:rPr>
          <w:rFonts w:ascii="Times New Roman" w:eastAsia="Times New Roman" w:hAnsi="Times New Roman" w:cs="Times New Roman"/>
          <w:kern w:val="0"/>
          <w:sz w:val="24"/>
          <w:szCs w:val="24"/>
          <w:lang w:val="en-GB" w:eastAsia="en-GB"/>
          <w14:ligatures w14:val="none"/>
        </w:rPr>
        <w:t xml:space="preserve"> </w:t>
      </w:r>
      <w:r w:rsidR="00692345" w:rsidRPr="00365026">
        <w:rPr>
          <w:rFonts w:ascii="Times New Roman" w:eastAsia="Times New Roman" w:hAnsi="Times New Roman" w:cs="Times New Roman"/>
          <w:kern w:val="0"/>
          <w:sz w:val="24"/>
          <w:szCs w:val="24"/>
          <w:lang w:val="en-GB" w:eastAsia="en-GB"/>
          <w14:ligatures w14:val="none"/>
        </w:rPr>
        <w:t>T</w:t>
      </w:r>
      <w:r w:rsidR="00C953BE" w:rsidRPr="00365026">
        <w:rPr>
          <w:rFonts w:ascii="Times New Roman" w:eastAsia="Times New Roman" w:hAnsi="Times New Roman" w:cs="Times New Roman"/>
          <w:kern w:val="0"/>
          <w:sz w:val="24"/>
          <w:szCs w:val="24"/>
          <w:lang w:val="en-GB" w:eastAsia="en-GB"/>
          <w14:ligatures w14:val="none"/>
        </w:rPr>
        <w:t xml:space="preserve">here was </w:t>
      </w:r>
      <w:r w:rsidR="00F308F0" w:rsidRPr="00365026">
        <w:rPr>
          <w:rFonts w:ascii="Times New Roman" w:eastAsia="Times New Roman" w:hAnsi="Times New Roman" w:cs="Times New Roman"/>
          <w:kern w:val="0"/>
          <w:sz w:val="24"/>
          <w:szCs w:val="24"/>
          <w:lang w:val="en-GB" w:eastAsia="en-GB"/>
          <w14:ligatures w14:val="none"/>
        </w:rPr>
        <w:t xml:space="preserve">evidence of a </w:t>
      </w:r>
      <w:r w:rsidR="003748CE" w:rsidRPr="00365026">
        <w:rPr>
          <w:rFonts w:ascii="Times New Roman" w:eastAsia="Times New Roman" w:hAnsi="Times New Roman" w:cs="Times New Roman"/>
          <w:kern w:val="0"/>
          <w:sz w:val="24"/>
          <w:szCs w:val="24"/>
          <w:lang w:val="en-GB" w:eastAsia="en-GB"/>
          <w14:ligatures w14:val="none"/>
        </w:rPr>
        <w:t xml:space="preserve">trend for a </w:t>
      </w:r>
      <w:r w:rsidR="00C953BE" w:rsidRPr="00365026">
        <w:rPr>
          <w:rFonts w:ascii="Times New Roman" w:eastAsia="Times New Roman" w:hAnsi="Times New Roman" w:cs="Times New Roman"/>
          <w:kern w:val="0"/>
          <w:sz w:val="24"/>
          <w:szCs w:val="24"/>
          <w:lang w:val="en-GB" w:eastAsia="en-GB"/>
          <w14:ligatures w14:val="none"/>
        </w:rPr>
        <w:t>decrease in caregiving helplessness for the COS-P group from T1 to T2</w:t>
      </w:r>
      <w:r w:rsidR="00692345" w:rsidRPr="00365026">
        <w:rPr>
          <w:rFonts w:ascii="Times New Roman" w:eastAsia="Times New Roman" w:hAnsi="Times New Roman" w:cs="Times New Roman"/>
          <w:kern w:val="0"/>
          <w:sz w:val="24"/>
          <w:szCs w:val="24"/>
          <w:lang w:val="en-GB" w:eastAsia="en-GB"/>
          <w14:ligatures w14:val="none"/>
        </w:rPr>
        <w:t xml:space="preserve"> (</w:t>
      </w:r>
      <w:ins w:id="3900" w:author="Jane Kohlhoff" w:date="2024-06-11T22:40:00Z" w16du:dateUtc="2024-06-11T12:40:00Z">
        <w:r w:rsidR="000C7793" w:rsidRPr="000C7793">
          <w:rPr>
            <w:rFonts w:ascii="Times New Roman" w:eastAsia="Times New Roman" w:hAnsi="Times New Roman" w:cs="Times New Roman"/>
            <w:i/>
            <w:iCs/>
            <w:kern w:val="0"/>
            <w:sz w:val="24"/>
            <w:szCs w:val="24"/>
            <w:lang w:val="en-GB" w:eastAsia="en-GB"/>
            <w14:ligatures w14:val="none"/>
            <w:rPrChange w:id="3901" w:author="Jane Kohlhoff" w:date="2024-06-11T22:40:00Z" w16du:dateUtc="2024-06-11T12:40:00Z">
              <w:rPr>
                <w:rFonts w:ascii="Times New Roman" w:eastAsia="Times New Roman" w:hAnsi="Times New Roman" w:cs="Times New Roman"/>
                <w:kern w:val="0"/>
                <w:sz w:val="24"/>
                <w:szCs w:val="24"/>
                <w:lang w:val="en-GB" w:eastAsia="en-GB"/>
                <w14:ligatures w14:val="none"/>
              </w:rPr>
            </w:rPrChange>
          </w:rPr>
          <w:t>p</w:t>
        </w:r>
        <w:r w:rsidR="000C7793">
          <w:rPr>
            <w:rFonts w:ascii="Times New Roman" w:eastAsia="Times New Roman" w:hAnsi="Times New Roman" w:cs="Times New Roman"/>
            <w:kern w:val="0"/>
            <w:sz w:val="24"/>
            <w:szCs w:val="24"/>
            <w:lang w:val="en-GB" w:eastAsia="en-GB"/>
            <w14:ligatures w14:val="none"/>
          </w:rPr>
          <w:t xml:space="preserve"> = .06; </w:t>
        </w:r>
      </w:ins>
      <w:r w:rsidR="00C953BE" w:rsidRPr="00365026">
        <w:rPr>
          <w:rFonts w:ascii="Times New Roman" w:eastAsia="Times New Roman" w:hAnsi="Times New Roman" w:cs="Times New Roman"/>
          <w:i/>
          <w:iCs/>
          <w:kern w:val="0"/>
          <w:sz w:val="24"/>
          <w:szCs w:val="24"/>
          <w:lang w:val="en-GB" w:eastAsia="en-GB"/>
          <w14:ligatures w14:val="none"/>
        </w:rPr>
        <w:t>d</w:t>
      </w:r>
      <w:ins w:id="3902" w:author="Jane Kohlhoff" w:date="2024-06-11T22:40:00Z" w16du:dateUtc="2024-06-11T12:40:00Z">
        <w:r w:rsidR="00FB1827">
          <w:rPr>
            <w:rFonts w:ascii="Times New Roman" w:eastAsia="Times New Roman" w:hAnsi="Times New Roman" w:cs="Times New Roman"/>
            <w:i/>
            <w:iCs/>
            <w:kern w:val="0"/>
            <w:sz w:val="24"/>
            <w:szCs w:val="24"/>
            <w:lang w:val="en-GB" w:eastAsia="en-GB"/>
            <w14:ligatures w14:val="none"/>
          </w:rPr>
          <w:t xml:space="preserve"> </w:t>
        </w:r>
      </w:ins>
      <w:r w:rsidR="00C953BE" w:rsidRPr="00365026">
        <w:rPr>
          <w:rFonts w:ascii="Times New Roman" w:eastAsia="Times New Roman" w:hAnsi="Times New Roman" w:cs="Times New Roman"/>
          <w:kern w:val="0"/>
          <w:sz w:val="24"/>
          <w:szCs w:val="24"/>
          <w:lang w:val="en-GB" w:eastAsia="en-GB"/>
          <w14:ligatures w14:val="none"/>
        </w:rPr>
        <w:t>=</w:t>
      </w:r>
      <w:ins w:id="3903" w:author="Jane Kohlhoff" w:date="2024-06-11T22:41:00Z" w16du:dateUtc="2024-06-11T12:41:00Z">
        <w:r w:rsidR="00FB1827">
          <w:rPr>
            <w:rFonts w:ascii="Times New Roman" w:eastAsia="Times New Roman" w:hAnsi="Times New Roman" w:cs="Times New Roman"/>
            <w:kern w:val="0"/>
            <w:sz w:val="24"/>
            <w:szCs w:val="24"/>
            <w:lang w:val="en-GB" w:eastAsia="en-GB"/>
            <w14:ligatures w14:val="none"/>
          </w:rPr>
          <w:t>-</w:t>
        </w:r>
      </w:ins>
      <w:r w:rsidR="00C953BE" w:rsidRPr="00365026">
        <w:rPr>
          <w:rFonts w:ascii="Times New Roman" w:eastAsia="Times New Roman" w:hAnsi="Times New Roman" w:cs="Times New Roman"/>
          <w:kern w:val="0"/>
          <w:sz w:val="24"/>
          <w:szCs w:val="24"/>
          <w:lang w:val="en-GB" w:eastAsia="en-GB"/>
          <w14:ligatures w14:val="none"/>
        </w:rPr>
        <w:t>.46; medium effect size)</w:t>
      </w:r>
      <w:del w:id="3904" w:author="Jane Kohlhoff" w:date="2024-06-11T22:42:00Z" w16du:dateUtc="2024-06-11T12:42:00Z">
        <w:r w:rsidR="00F308F0" w:rsidRPr="00365026" w:rsidDel="00C241E1">
          <w:rPr>
            <w:rFonts w:ascii="Times New Roman" w:eastAsia="Times New Roman" w:hAnsi="Times New Roman" w:cs="Times New Roman"/>
            <w:kern w:val="0"/>
            <w:sz w:val="24"/>
            <w:szCs w:val="24"/>
            <w:lang w:val="en-GB" w:eastAsia="en-GB"/>
            <w14:ligatures w14:val="none"/>
          </w:rPr>
          <w:delText xml:space="preserve">, but the </w:delText>
        </w:r>
        <w:r w:rsidR="00F308F0" w:rsidRPr="00365026" w:rsidDel="00C241E1">
          <w:rPr>
            <w:rFonts w:ascii="Times New Roman" w:eastAsia="Times New Roman" w:hAnsi="Times New Roman" w:cs="Times New Roman"/>
            <w:i/>
            <w:iCs/>
            <w:kern w:val="0"/>
            <w:sz w:val="24"/>
            <w:szCs w:val="24"/>
            <w:lang w:val="en-GB" w:eastAsia="en-GB"/>
            <w14:ligatures w14:val="none"/>
          </w:rPr>
          <w:delText>p</w:delText>
        </w:r>
        <w:r w:rsidR="00F308F0" w:rsidRPr="00365026" w:rsidDel="00C241E1">
          <w:rPr>
            <w:rFonts w:ascii="Times New Roman" w:eastAsia="Times New Roman" w:hAnsi="Times New Roman" w:cs="Times New Roman"/>
            <w:kern w:val="0"/>
            <w:sz w:val="24"/>
            <w:szCs w:val="24"/>
            <w:lang w:val="en-GB" w:eastAsia="en-GB"/>
            <w14:ligatures w14:val="none"/>
          </w:rPr>
          <w:delText xml:space="preserve">-value </w:delText>
        </w:r>
        <w:r w:rsidR="00CC6AC7" w:rsidRPr="00365026" w:rsidDel="00C241E1">
          <w:rPr>
            <w:rFonts w:ascii="Times New Roman" w:eastAsia="Times New Roman" w:hAnsi="Times New Roman" w:cs="Times New Roman"/>
            <w:kern w:val="0"/>
            <w:sz w:val="24"/>
            <w:szCs w:val="24"/>
            <w:lang w:val="en-GB" w:eastAsia="en-GB"/>
            <w14:ligatures w14:val="none"/>
          </w:rPr>
          <w:delText>was above 0.05 after correction (</w:delText>
        </w:r>
        <w:r w:rsidR="00CC6AC7" w:rsidRPr="00365026" w:rsidDel="00C241E1">
          <w:rPr>
            <w:rFonts w:ascii="Times New Roman" w:eastAsia="Times New Roman" w:hAnsi="Times New Roman" w:cs="Times New Roman"/>
            <w:i/>
            <w:iCs/>
            <w:kern w:val="0"/>
            <w:sz w:val="24"/>
            <w:szCs w:val="24"/>
            <w:lang w:val="en-GB" w:eastAsia="en-GB"/>
            <w14:ligatures w14:val="none"/>
          </w:rPr>
          <w:delText>p</w:delText>
        </w:r>
        <w:r w:rsidR="00CC6AC7" w:rsidRPr="00365026" w:rsidDel="00C241E1">
          <w:rPr>
            <w:rFonts w:ascii="Times New Roman" w:eastAsia="Times New Roman" w:hAnsi="Times New Roman" w:cs="Times New Roman"/>
            <w:kern w:val="0"/>
            <w:sz w:val="24"/>
            <w:szCs w:val="24"/>
            <w:lang w:val="en-GB" w:eastAsia="en-GB"/>
            <w14:ligatures w14:val="none"/>
          </w:rPr>
          <w:delText xml:space="preserve"> = .059)</w:delText>
        </w:r>
      </w:del>
      <w:r w:rsidR="00C953BE" w:rsidRPr="00365026">
        <w:rPr>
          <w:rFonts w:ascii="Times New Roman" w:eastAsia="Times New Roman" w:hAnsi="Times New Roman" w:cs="Times New Roman"/>
          <w:kern w:val="0"/>
          <w:sz w:val="24"/>
          <w:szCs w:val="24"/>
          <w:lang w:val="en-GB" w:eastAsia="en-GB"/>
          <w14:ligatures w14:val="none"/>
        </w:rPr>
        <w:t>. There were no other significant within-group changes. The hypotheses that there would be gradient effects in terms of the magnitude of gains from T1 to T2 [PCIT-T &gt; COS-P &gt; WL] and T</w:t>
      </w:r>
      <w:r w:rsidR="003748CE" w:rsidRPr="00365026">
        <w:rPr>
          <w:rFonts w:ascii="Times New Roman" w:eastAsia="Times New Roman" w:hAnsi="Times New Roman" w:cs="Times New Roman"/>
          <w:kern w:val="0"/>
          <w:sz w:val="24"/>
          <w:szCs w:val="24"/>
          <w:lang w:val="en-GB" w:eastAsia="en-GB"/>
          <w14:ligatures w14:val="none"/>
        </w:rPr>
        <w:t>1</w:t>
      </w:r>
      <w:r w:rsidR="00C953BE" w:rsidRPr="00365026">
        <w:rPr>
          <w:rFonts w:ascii="Times New Roman" w:eastAsia="Times New Roman" w:hAnsi="Times New Roman" w:cs="Times New Roman"/>
          <w:kern w:val="0"/>
          <w:sz w:val="24"/>
          <w:szCs w:val="24"/>
          <w:lang w:val="en-GB" w:eastAsia="en-GB"/>
          <w14:ligatures w14:val="none"/>
        </w:rPr>
        <w:t xml:space="preserve"> to T3 [PCIT</w:t>
      </w:r>
      <w:r w:rsidR="00023A93" w:rsidRPr="00365026">
        <w:rPr>
          <w:rFonts w:ascii="Times New Roman" w:eastAsia="Times New Roman" w:hAnsi="Times New Roman" w:cs="Times New Roman"/>
          <w:kern w:val="0"/>
          <w:sz w:val="24"/>
          <w:szCs w:val="24"/>
          <w:lang w:val="en-GB" w:eastAsia="en-GB"/>
          <w14:ligatures w14:val="none"/>
        </w:rPr>
        <w:t xml:space="preserve">-T </w:t>
      </w:r>
      <w:r w:rsidR="00C953BE" w:rsidRPr="00365026">
        <w:rPr>
          <w:rFonts w:ascii="Times New Roman" w:eastAsia="Times New Roman" w:hAnsi="Times New Roman" w:cs="Times New Roman"/>
          <w:kern w:val="0"/>
          <w:sz w:val="24"/>
          <w:szCs w:val="24"/>
          <w:lang w:val="en-GB" w:eastAsia="en-GB"/>
          <w14:ligatures w14:val="none"/>
        </w:rPr>
        <w:t>&gt; COS-P]</w:t>
      </w:r>
      <w:del w:id="3905" w:author="Jane Kohlhoff" w:date="2024-06-12T21:13:00Z" w16du:dateUtc="2024-06-12T11:13:00Z">
        <w:r w:rsidR="00C953BE" w:rsidRPr="00365026" w:rsidDel="00A11B11">
          <w:rPr>
            <w:rFonts w:ascii="Times New Roman" w:eastAsia="Times New Roman" w:hAnsi="Times New Roman" w:cs="Times New Roman"/>
            <w:kern w:val="0"/>
            <w:sz w:val="24"/>
            <w:szCs w:val="24"/>
            <w:lang w:val="en-GB" w:eastAsia="en-GB"/>
            <w14:ligatures w14:val="none"/>
          </w:rPr>
          <w:delText>,</w:delText>
        </w:r>
      </w:del>
      <w:r w:rsidR="00C953BE" w:rsidRPr="00365026">
        <w:rPr>
          <w:rFonts w:ascii="Times New Roman" w:eastAsia="Times New Roman" w:hAnsi="Times New Roman" w:cs="Times New Roman"/>
          <w:kern w:val="0"/>
          <w:sz w:val="24"/>
          <w:szCs w:val="24"/>
          <w:lang w:val="en-GB" w:eastAsia="en-GB"/>
          <w14:ligatures w14:val="none"/>
        </w:rPr>
        <w:t xml:space="preserve"> were not suppor</w:t>
      </w:r>
      <w:ins w:id="3906" w:author="Jane Kohlhoff" w:date="2024-06-12T21:14:00Z" w16du:dateUtc="2024-06-12T11:14:00Z">
        <w:r w:rsidR="00A11B11">
          <w:rPr>
            <w:rFonts w:ascii="Times New Roman" w:eastAsia="Times New Roman" w:hAnsi="Times New Roman" w:cs="Times New Roman"/>
            <w:kern w:val="0"/>
            <w:sz w:val="24"/>
            <w:szCs w:val="24"/>
            <w:lang w:val="en-GB" w:eastAsia="en-GB"/>
            <w14:ligatures w14:val="none"/>
          </w:rPr>
          <w:t>t</w:t>
        </w:r>
      </w:ins>
      <w:del w:id="3907" w:author="Jane Kohlhoff" w:date="2024-06-12T21:14:00Z" w16du:dateUtc="2024-06-12T11:14:00Z">
        <w:r w:rsidR="00C953BE" w:rsidRPr="00365026" w:rsidDel="00A11B11">
          <w:rPr>
            <w:rFonts w:ascii="Times New Roman" w:eastAsia="Times New Roman" w:hAnsi="Times New Roman" w:cs="Times New Roman"/>
            <w:kern w:val="0"/>
            <w:sz w:val="24"/>
            <w:szCs w:val="24"/>
            <w:lang w:val="en-GB" w:eastAsia="en-GB"/>
            <w14:ligatures w14:val="none"/>
          </w:rPr>
          <w:delText>t</w:delText>
        </w:r>
      </w:del>
      <w:r w:rsidR="00C953BE" w:rsidRPr="00365026">
        <w:rPr>
          <w:rFonts w:ascii="Times New Roman" w:eastAsia="Times New Roman" w:hAnsi="Times New Roman" w:cs="Times New Roman"/>
          <w:kern w:val="0"/>
          <w:sz w:val="24"/>
          <w:szCs w:val="24"/>
          <w:lang w:val="en-GB" w:eastAsia="en-GB"/>
          <w14:ligatures w14:val="none"/>
        </w:rPr>
        <w:t>ed</w:t>
      </w:r>
      <w:ins w:id="3908" w:author="Jane Kohlhoff" w:date="2024-06-12T21:13:00Z" w16du:dateUtc="2024-06-12T11:13:00Z">
        <w:r w:rsidR="00A11B11">
          <w:rPr>
            <w:rFonts w:ascii="Times New Roman" w:eastAsia="Times New Roman" w:hAnsi="Times New Roman" w:cs="Times New Roman"/>
            <w:kern w:val="0"/>
            <w:sz w:val="24"/>
            <w:szCs w:val="24"/>
            <w:lang w:val="en-GB" w:eastAsia="en-GB"/>
            <w14:ligatures w14:val="none"/>
          </w:rPr>
          <w:t xml:space="preserve">, </w:t>
        </w:r>
      </w:ins>
      <w:del w:id="3909" w:author="Jane Kohlhoff" w:date="2024-06-12T21:13:00Z" w16du:dateUtc="2024-06-12T11:13:00Z">
        <w:r w:rsidR="00635EFA" w:rsidRPr="00365026" w:rsidDel="00A11B11">
          <w:rPr>
            <w:rFonts w:ascii="Times New Roman" w:eastAsia="Times New Roman" w:hAnsi="Times New Roman" w:cs="Times New Roman"/>
            <w:kern w:val="0"/>
            <w:sz w:val="24"/>
            <w:szCs w:val="24"/>
            <w:lang w:val="en-GB" w:eastAsia="en-GB"/>
            <w14:ligatures w14:val="none"/>
          </w:rPr>
          <w:delText xml:space="preserve"> </w:delText>
        </w:r>
        <w:r w:rsidR="003748CE" w:rsidRPr="00365026" w:rsidDel="00A11B11">
          <w:rPr>
            <w:rFonts w:ascii="Times New Roman" w:eastAsia="Times New Roman" w:hAnsi="Times New Roman" w:cs="Times New Roman"/>
            <w:kern w:val="0"/>
            <w:sz w:val="24"/>
            <w:szCs w:val="24"/>
            <w:lang w:val="en-GB" w:eastAsia="en-GB"/>
            <w14:ligatures w14:val="none"/>
          </w:rPr>
          <w:delText>(</w:delText>
        </w:r>
      </w:del>
      <w:r w:rsidR="003748CE" w:rsidRPr="00365026">
        <w:rPr>
          <w:rFonts w:ascii="Times New Roman" w:eastAsia="Times New Roman" w:hAnsi="Times New Roman" w:cs="Times New Roman"/>
          <w:kern w:val="0"/>
          <w:sz w:val="24"/>
          <w:szCs w:val="24"/>
          <w:lang w:val="en-GB" w:eastAsia="en-GB"/>
          <w14:ligatures w14:val="none"/>
        </w:rPr>
        <w:t xml:space="preserve">T1 to T2: </w:t>
      </w:r>
      <w:r w:rsidR="003748CE" w:rsidRPr="00365026">
        <w:rPr>
          <w:rFonts w:ascii="Times New Roman" w:eastAsia="Times New Roman" w:hAnsi="Times New Roman" w:cs="Times New Roman"/>
          <w:i/>
          <w:iCs/>
          <w:kern w:val="0"/>
          <w:sz w:val="24"/>
          <w:szCs w:val="24"/>
          <w:lang w:val="en-GB" w:eastAsia="en-GB"/>
          <w14:ligatures w14:val="none"/>
        </w:rPr>
        <w:t>F</w:t>
      </w:r>
      <w:r w:rsidR="003748CE" w:rsidRPr="00365026">
        <w:rPr>
          <w:rFonts w:ascii="Times New Roman" w:eastAsia="Times New Roman" w:hAnsi="Times New Roman" w:cs="Times New Roman"/>
          <w:kern w:val="0"/>
          <w:sz w:val="24"/>
          <w:szCs w:val="24"/>
          <w:lang w:val="en-GB" w:eastAsia="en-GB"/>
          <w14:ligatures w14:val="none"/>
        </w:rPr>
        <w:t xml:space="preserve"> (2,</w:t>
      </w:r>
      <w:r w:rsidR="00D75CC2" w:rsidRPr="00365026">
        <w:rPr>
          <w:rFonts w:ascii="Times New Roman" w:eastAsia="Times New Roman" w:hAnsi="Times New Roman" w:cs="Times New Roman"/>
          <w:kern w:val="0"/>
          <w:sz w:val="24"/>
          <w:szCs w:val="24"/>
          <w:lang w:val="en-GB" w:eastAsia="en-GB"/>
          <w14:ligatures w14:val="none"/>
        </w:rPr>
        <w:t>153</w:t>
      </w:r>
      <w:r w:rsidR="003748CE" w:rsidRPr="00365026">
        <w:rPr>
          <w:rFonts w:ascii="Times New Roman" w:eastAsia="Times New Roman" w:hAnsi="Times New Roman" w:cs="Times New Roman"/>
          <w:kern w:val="0"/>
          <w:sz w:val="24"/>
          <w:szCs w:val="24"/>
          <w:lang w:val="en-GB" w:eastAsia="en-GB"/>
          <w14:ligatures w14:val="none"/>
        </w:rPr>
        <w:t xml:space="preserve">) = </w:t>
      </w:r>
      <w:r w:rsidR="00D75CC2" w:rsidRPr="00365026">
        <w:rPr>
          <w:rFonts w:ascii="Times New Roman" w:eastAsia="Times New Roman" w:hAnsi="Times New Roman" w:cs="Times New Roman"/>
          <w:kern w:val="0"/>
          <w:sz w:val="24"/>
          <w:szCs w:val="24"/>
          <w:lang w:val="en-GB" w:eastAsia="en-GB"/>
          <w14:ligatures w14:val="none"/>
        </w:rPr>
        <w:t>.16</w:t>
      </w:r>
      <w:r w:rsidR="003748CE" w:rsidRPr="00365026">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kern w:val="0"/>
          <w:sz w:val="24"/>
          <w:szCs w:val="24"/>
          <w:lang w:val="en-GB" w:eastAsia="en-GB"/>
          <w14:ligatures w14:val="none"/>
        </w:rPr>
        <w:t xml:space="preserve"> =</w:t>
      </w:r>
      <w:r w:rsidR="00D75CC2" w:rsidRPr="00365026">
        <w:rPr>
          <w:rFonts w:ascii="Times New Roman" w:eastAsia="Times New Roman" w:hAnsi="Times New Roman" w:cs="Times New Roman"/>
          <w:kern w:val="0"/>
          <w:sz w:val="24"/>
          <w:szCs w:val="24"/>
          <w:lang w:val="en-GB" w:eastAsia="en-GB"/>
          <w14:ligatures w14:val="none"/>
        </w:rPr>
        <w:t xml:space="preserve"> .851</w:t>
      </w:r>
      <w:r w:rsidR="003748CE" w:rsidRPr="00365026">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kern w:val="0"/>
          <w:sz w:val="24"/>
          <w:szCs w:val="24"/>
          <w:lang w:val="en-GB" w:eastAsia="en-GB"/>
          <w14:ligatures w14:val="none"/>
          <w:rPrChange w:id="391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T1 to T3: </w:t>
      </w:r>
      <w:r w:rsidR="003748CE" w:rsidRPr="00365026">
        <w:rPr>
          <w:rFonts w:ascii="Times New Roman" w:eastAsia="Times New Roman" w:hAnsi="Times New Roman" w:cs="Times New Roman"/>
          <w:i/>
          <w:iCs/>
          <w:kern w:val="0"/>
          <w:sz w:val="24"/>
          <w:szCs w:val="24"/>
          <w:lang w:val="en-GB" w:eastAsia="en-GB"/>
          <w14:ligatures w14:val="none"/>
          <w:rPrChange w:id="3911"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3748CE" w:rsidRPr="00365026">
        <w:rPr>
          <w:rFonts w:ascii="Times New Roman" w:eastAsia="Times New Roman" w:hAnsi="Times New Roman" w:cs="Times New Roman"/>
          <w:kern w:val="0"/>
          <w:sz w:val="24"/>
          <w:szCs w:val="24"/>
          <w:lang w:val="en-GB" w:eastAsia="en-GB"/>
          <w14:ligatures w14:val="none"/>
          <w:rPrChange w:id="391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3913" w:author="Jane Kohlhoff" w:date="2024-05-17T21:40:00Z" w16du:dateUtc="2024-05-17T11:40:00Z">
        <w:r w:rsidR="00F61116" w:rsidRPr="00365026">
          <w:rPr>
            <w:rFonts w:ascii="Times New Roman" w:eastAsia="Times New Roman" w:hAnsi="Times New Roman" w:cs="Times New Roman"/>
            <w:kern w:val="0"/>
            <w:sz w:val="24"/>
            <w:szCs w:val="24"/>
            <w:lang w:val="en-GB" w:eastAsia="en-GB"/>
            <w14:ligatures w14:val="none"/>
            <w:rPrChange w:id="391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153</w:t>
        </w:r>
      </w:ins>
      <w:del w:id="3915" w:author="Jane Kohlhoff" w:date="2024-05-17T21:40:00Z" w16du:dateUtc="2024-05-17T11:40:00Z">
        <w:r w:rsidR="003748CE" w:rsidRPr="00365026" w:rsidDel="00F61116">
          <w:rPr>
            <w:rFonts w:ascii="Times New Roman" w:eastAsia="Times New Roman" w:hAnsi="Times New Roman" w:cs="Times New Roman"/>
            <w:kern w:val="0"/>
            <w:sz w:val="24"/>
            <w:szCs w:val="24"/>
            <w:lang w:val="en-GB" w:eastAsia="en-GB"/>
            <w14:ligatures w14:val="none"/>
            <w:rPrChange w:id="391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3748CE" w:rsidRPr="00365026">
        <w:rPr>
          <w:rFonts w:ascii="Times New Roman" w:eastAsia="Times New Roman" w:hAnsi="Times New Roman" w:cs="Times New Roman"/>
          <w:kern w:val="0"/>
          <w:sz w:val="24"/>
          <w:szCs w:val="24"/>
          <w:lang w:val="en-GB" w:eastAsia="en-GB"/>
          <w14:ligatures w14:val="none"/>
          <w:rPrChange w:id="391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3918" w:author="Jane Kohlhoff" w:date="2024-05-17T21:40:00Z" w16du:dateUtc="2024-05-17T11:40:00Z">
        <w:r w:rsidR="00F61116" w:rsidRPr="00365026">
          <w:rPr>
            <w:rFonts w:ascii="Times New Roman" w:eastAsia="Times New Roman" w:hAnsi="Times New Roman" w:cs="Times New Roman"/>
            <w:kern w:val="0"/>
            <w:sz w:val="24"/>
            <w:szCs w:val="24"/>
            <w:lang w:val="en-GB" w:eastAsia="en-GB"/>
            <w14:ligatures w14:val="none"/>
            <w:rPrChange w:id="391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.48</w:t>
        </w:r>
      </w:ins>
      <w:del w:id="3920" w:author="Jane Kohlhoff" w:date="2024-05-17T21:40:00Z" w16du:dateUtc="2024-05-17T11:40:00Z">
        <w:r w:rsidR="003748CE" w:rsidRPr="00365026" w:rsidDel="00F61116">
          <w:rPr>
            <w:rFonts w:ascii="Times New Roman" w:eastAsia="Times New Roman" w:hAnsi="Times New Roman" w:cs="Times New Roman"/>
            <w:kern w:val="0"/>
            <w:sz w:val="24"/>
            <w:szCs w:val="24"/>
            <w:lang w:val="en-GB" w:eastAsia="en-GB"/>
            <w14:ligatures w14:val="none"/>
            <w:rPrChange w:id="392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3748CE" w:rsidRPr="00365026">
        <w:rPr>
          <w:rFonts w:ascii="Times New Roman" w:eastAsia="Times New Roman" w:hAnsi="Times New Roman" w:cs="Times New Roman"/>
          <w:kern w:val="0"/>
          <w:sz w:val="24"/>
          <w:szCs w:val="24"/>
          <w:lang w:val="en-GB" w:eastAsia="en-GB"/>
          <w14:ligatures w14:val="none"/>
          <w:rPrChange w:id="392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3748CE" w:rsidRPr="00365026">
        <w:rPr>
          <w:rFonts w:ascii="Times New Roman" w:eastAsia="Times New Roman" w:hAnsi="Times New Roman" w:cs="Times New Roman"/>
          <w:i/>
          <w:iCs/>
          <w:kern w:val="0"/>
          <w:sz w:val="24"/>
          <w:szCs w:val="24"/>
          <w:lang w:val="en-GB" w:eastAsia="en-GB"/>
          <w14:ligatures w14:val="none"/>
          <w:rPrChange w:id="3923"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3748CE" w:rsidRPr="00365026">
        <w:rPr>
          <w:rFonts w:ascii="Times New Roman" w:eastAsia="Times New Roman" w:hAnsi="Times New Roman" w:cs="Times New Roman"/>
          <w:kern w:val="0"/>
          <w:sz w:val="24"/>
          <w:szCs w:val="24"/>
          <w:lang w:val="en-GB" w:eastAsia="en-GB"/>
          <w14:ligatures w14:val="none"/>
          <w:rPrChange w:id="392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3925" w:author="Jane Kohlhoff" w:date="2024-05-17T21:41:00Z" w16du:dateUtc="2024-05-17T11:41:00Z">
        <w:r w:rsidR="00F61116" w:rsidRPr="00365026">
          <w:rPr>
            <w:rFonts w:ascii="Times New Roman" w:eastAsia="Times New Roman" w:hAnsi="Times New Roman" w:cs="Times New Roman"/>
            <w:kern w:val="0"/>
            <w:sz w:val="24"/>
            <w:szCs w:val="24"/>
            <w:lang w:val="en-GB" w:eastAsia="en-GB"/>
            <w14:ligatures w14:val="none"/>
            <w:rPrChange w:id="392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.490</w:t>
        </w:r>
      </w:ins>
      <w:del w:id="3927" w:author="Jane Kohlhoff" w:date="2024-05-17T21:41:00Z" w16du:dateUtc="2024-05-17T11:41:00Z">
        <w:r w:rsidR="003748CE" w:rsidRPr="00365026" w:rsidDel="00F61116">
          <w:rPr>
            <w:rFonts w:ascii="Times New Roman" w:eastAsia="Times New Roman" w:hAnsi="Times New Roman" w:cs="Times New Roman"/>
            <w:kern w:val="0"/>
            <w:sz w:val="24"/>
            <w:szCs w:val="24"/>
            <w:lang w:val="en-GB" w:eastAsia="en-GB"/>
            <w14:ligatures w14:val="none"/>
            <w:rPrChange w:id="392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del w:id="3929" w:author="Jane Kohlhoff" w:date="2024-06-12T21:13:00Z" w16du:dateUtc="2024-06-12T11:13:00Z">
        <w:r w:rsidR="003748CE" w:rsidRPr="00365026" w:rsidDel="00A11B11">
          <w:rPr>
            <w:rFonts w:ascii="Times New Roman" w:eastAsia="Times New Roman" w:hAnsi="Times New Roman" w:cs="Times New Roman"/>
            <w:kern w:val="0"/>
            <w:sz w:val="24"/>
            <w:szCs w:val="24"/>
            <w:lang w:val="en-GB" w:eastAsia="en-GB"/>
            <w14:ligatures w14:val="none"/>
            <w:rPrChange w:id="393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3748CE" w:rsidRPr="00365026">
        <w:rPr>
          <w:rFonts w:ascii="Times New Roman" w:eastAsia="Times New Roman" w:hAnsi="Times New Roman" w:cs="Times New Roman"/>
          <w:kern w:val="0"/>
          <w:sz w:val="24"/>
          <w:szCs w:val="24"/>
          <w:lang w:val="en-GB" w:eastAsia="en-GB"/>
          <w14:ligatures w14:val="none"/>
        </w:rPr>
        <w:t>.</w:t>
      </w:r>
    </w:p>
    <w:p w14:paraId="45309D57" w14:textId="04E710EE" w:rsidR="00B41ACE" w:rsidRPr="00365026" w:rsidRDefault="00C0607B" w:rsidP="00EF4F9D">
      <w:pPr>
        <w:spacing w:line="480" w:lineRule="auto"/>
        <w:ind w:firstLine="720"/>
        <w:rPr>
          <w:rFonts w:ascii="Times New Roman" w:eastAsia="Times New Roman" w:hAnsi="Times New Roman" w:cs="Times New Roman"/>
          <w:b/>
          <w:iCs/>
          <w:kern w:val="0"/>
          <w:sz w:val="24"/>
          <w:szCs w:val="26"/>
          <w:lang w:val="en-GB" w:eastAsia="en-GB"/>
          <w14:ligatures w14:val="none"/>
        </w:rPr>
      </w:pPr>
      <w:r w:rsidRPr="00365026">
        <w:rPr>
          <w:rFonts w:ascii="Times New Roman" w:eastAsia="Times New Roman" w:hAnsi="Times New Roman" w:cs="Times New Roman"/>
          <w:b/>
          <w:iCs/>
          <w:kern w:val="0"/>
          <w:sz w:val="24"/>
          <w:szCs w:val="26"/>
          <w:lang w:val="en-GB" w:eastAsia="en-GB"/>
          <w14:ligatures w14:val="none"/>
        </w:rPr>
        <w:t xml:space="preserve">Hostile parenting. </w:t>
      </w:r>
      <w:r w:rsidR="004D23FC" w:rsidRPr="00365026">
        <w:rPr>
          <w:rFonts w:ascii="Times New Roman" w:eastAsia="Times New Roman" w:hAnsi="Times New Roman" w:cs="Times New Roman"/>
          <w:kern w:val="0"/>
          <w:sz w:val="24"/>
          <w:szCs w:val="24"/>
          <w:lang w:val="en-GB" w:eastAsia="en-GB"/>
          <w14:ligatures w14:val="none"/>
        </w:rPr>
        <w:t>For</w:t>
      </w:r>
      <w:r w:rsidRPr="00365026">
        <w:rPr>
          <w:rFonts w:ascii="Times New Roman" w:eastAsia="Times New Roman" w:hAnsi="Times New Roman" w:cs="Times New Roman"/>
          <w:kern w:val="0"/>
          <w:sz w:val="24"/>
          <w:szCs w:val="24"/>
          <w:lang w:val="en-GB" w:eastAsia="en-GB"/>
          <w14:ligatures w14:val="none"/>
        </w:rPr>
        <w:t xml:space="preserve"> parenting hostility</w:t>
      </w:r>
      <w:r w:rsidR="004D23FC" w:rsidRPr="00365026">
        <w:rPr>
          <w:rFonts w:ascii="Times New Roman" w:eastAsia="Times New Roman" w:hAnsi="Times New Roman" w:cs="Times New Roman"/>
          <w:kern w:val="0"/>
          <w:sz w:val="24"/>
          <w:szCs w:val="24"/>
          <w:lang w:val="en-GB" w:eastAsia="en-GB"/>
          <w14:ligatures w14:val="none"/>
        </w:rPr>
        <w:t xml:space="preserve"> assessed using the LSAC hostility scale</w:t>
      </w:r>
      <w:r w:rsidRPr="00365026">
        <w:rPr>
          <w:rFonts w:ascii="Times New Roman" w:eastAsia="Times New Roman" w:hAnsi="Times New Roman" w:cs="Times New Roman"/>
          <w:kern w:val="0"/>
          <w:sz w:val="24"/>
          <w:szCs w:val="24"/>
          <w:lang w:val="en-GB" w:eastAsia="en-GB"/>
          <w14:ligatures w14:val="none"/>
        </w:rPr>
        <w:t>, no significant effects were identified for group (</w:t>
      </w:r>
      <w:r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3748CE"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.112) or group x time (</w:t>
      </w:r>
      <w:r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3748CE"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.828) but there was a significant effect for Time (</w:t>
      </w:r>
      <w:r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kern w:val="0"/>
          <w:sz w:val="24"/>
          <w:szCs w:val="24"/>
          <w:lang w:val="en-GB" w:eastAsia="en-GB"/>
          <w14:ligatures w14:val="none"/>
        </w:rPr>
        <w:t xml:space="preserve"> &lt; </w:t>
      </w:r>
      <w:r w:rsidRPr="00365026">
        <w:rPr>
          <w:rFonts w:ascii="Times New Roman" w:eastAsia="Times New Roman" w:hAnsi="Times New Roman" w:cs="Times New Roman"/>
          <w:kern w:val="0"/>
          <w:sz w:val="24"/>
          <w:szCs w:val="24"/>
          <w:lang w:val="en-GB" w:eastAsia="en-GB"/>
          <w14:ligatures w14:val="none"/>
        </w:rPr>
        <w:t>.0</w:t>
      </w:r>
      <w:r w:rsidR="003748CE" w:rsidRPr="00365026">
        <w:rPr>
          <w:rFonts w:ascii="Times New Roman" w:eastAsia="Times New Roman" w:hAnsi="Times New Roman" w:cs="Times New Roman"/>
          <w:kern w:val="0"/>
          <w:sz w:val="24"/>
          <w:szCs w:val="24"/>
          <w:lang w:val="en-GB" w:eastAsia="en-GB"/>
          <w14:ligatures w14:val="none"/>
        </w:rPr>
        <w:t>5</w:t>
      </w:r>
      <w:r w:rsidRPr="00365026">
        <w:rPr>
          <w:rFonts w:ascii="Times New Roman" w:eastAsia="Times New Roman" w:hAnsi="Times New Roman" w:cs="Times New Roman"/>
          <w:kern w:val="0"/>
          <w:sz w:val="24"/>
          <w:szCs w:val="24"/>
          <w:lang w:val="en-GB" w:eastAsia="en-GB"/>
          <w14:ligatures w14:val="none"/>
        </w:rPr>
        <w:t>). There were no significant between group-differences at T1, T2 or T3 (</w:t>
      </w:r>
      <w:proofErr w:type="spellStart"/>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s</w:t>
      </w:r>
      <w:proofErr w:type="spellEnd"/>
      <w:r w:rsidRPr="00365026">
        <w:rPr>
          <w:rFonts w:ascii="Times New Roman" w:eastAsia="Times New Roman" w:hAnsi="Times New Roman" w:cs="Times New Roman"/>
          <w:kern w:val="0"/>
          <w:sz w:val="24"/>
          <w:szCs w:val="24"/>
          <w:lang w:val="en-GB" w:eastAsia="en-GB"/>
          <w14:ligatures w14:val="none"/>
        </w:rPr>
        <w:t xml:space="preserve"> &gt; .05), nor were there any significant within-group changes for any group (</w:t>
      </w:r>
      <w:proofErr w:type="spellStart"/>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s</w:t>
      </w:r>
      <w:proofErr w:type="spellEnd"/>
      <w:r w:rsidRPr="00365026">
        <w:rPr>
          <w:rFonts w:ascii="Times New Roman" w:eastAsia="Times New Roman" w:hAnsi="Times New Roman" w:cs="Times New Roman"/>
          <w:kern w:val="0"/>
          <w:sz w:val="24"/>
          <w:szCs w:val="24"/>
          <w:lang w:val="en-GB" w:eastAsia="en-GB"/>
          <w14:ligatures w14:val="none"/>
        </w:rPr>
        <w:t xml:space="preserve"> &gt; .05). The hypotheses that there would be gradient effects in terms of the magnitude of gains from T1 to T2 [PCIT-T &gt; COS-P &gt; WL] and T1 to T3 [PCIT</w:t>
      </w:r>
      <w:ins w:id="3931" w:author="Jane Kohlhoff" w:date="2024-06-12T21:13:00Z" w16du:dateUtc="2024-06-12T11:13:00Z">
        <w:r w:rsidR="00A11B11">
          <w:rPr>
            <w:rFonts w:ascii="Times New Roman" w:eastAsia="Times New Roman" w:hAnsi="Times New Roman" w:cs="Times New Roman"/>
            <w:kern w:val="0"/>
            <w:sz w:val="24"/>
            <w:szCs w:val="24"/>
            <w:lang w:val="en-GB" w:eastAsia="en-GB"/>
            <w14:ligatures w14:val="none"/>
          </w:rPr>
          <w:t xml:space="preserve">-T </w:t>
        </w:r>
      </w:ins>
      <w:r w:rsidRPr="00365026">
        <w:rPr>
          <w:rFonts w:ascii="Times New Roman" w:eastAsia="Times New Roman" w:hAnsi="Times New Roman" w:cs="Times New Roman"/>
          <w:kern w:val="0"/>
          <w:sz w:val="24"/>
          <w:szCs w:val="24"/>
          <w:lang w:val="en-GB" w:eastAsia="en-GB"/>
          <w14:ligatures w14:val="none"/>
        </w:rPr>
        <w:t>&gt; COS-P]</w:t>
      </w:r>
      <w:del w:id="3932" w:author="Jane Kohlhoff" w:date="2024-06-12T21:13:00Z" w16du:dateUtc="2024-06-12T11:13:00Z">
        <w:r w:rsidRPr="00365026" w:rsidDel="00A11B11">
          <w:rPr>
            <w:rFonts w:ascii="Times New Roman" w:eastAsia="Times New Roman" w:hAnsi="Times New Roman" w:cs="Times New Roman"/>
            <w:kern w:val="0"/>
            <w:sz w:val="24"/>
            <w:szCs w:val="24"/>
            <w:lang w:val="en-GB" w:eastAsia="en-GB"/>
            <w14:ligatures w14:val="none"/>
          </w:rPr>
          <w:delText>,</w:delText>
        </w:r>
      </w:del>
      <w:r w:rsidRPr="00365026">
        <w:rPr>
          <w:rFonts w:ascii="Times New Roman" w:eastAsia="Times New Roman" w:hAnsi="Times New Roman" w:cs="Times New Roman"/>
          <w:kern w:val="0"/>
          <w:sz w:val="24"/>
          <w:szCs w:val="24"/>
          <w:lang w:val="en-GB" w:eastAsia="en-GB"/>
          <w14:ligatures w14:val="none"/>
        </w:rPr>
        <w:t xml:space="preserve"> were not supported</w:t>
      </w:r>
      <w:ins w:id="3933" w:author="Jane Kohlhoff" w:date="2024-06-12T21:13:00Z" w16du:dateUtc="2024-06-12T11:13:00Z">
        <w:r w:rsidR="00A11B11">
          <w:rPr>
            <w:rFonts w:ascii="Times New Roman" w:eastAsia="Times New Roman" w:hAnsi="Times New Roman" w:cs="Times New Roman"/>
            <w:kern w:val="0"/>
            <w:sz w:val="24"/>
            <w:szCs w:val="24"/>
            <w:lang w:val="en-GB" w:eastAsia="en-GB"/>
            <w14:ligatures w14:val="none"/>
          </w:rPr>
          <w:t xml:space="preserve">, </w:t>
        </w:r>
      </w:ins>
      <w:del w:id="3934" w:author="Jane Kohlhoff" w:date="2024-06-12T21:13:00Z" w16du:dateUtc="2024-06-12T11:13:00Z">
        <w:r w:rsidR="003748CE" w:rsidRPr="00365026" w:rsidDel="00A11B11">
          <w:rPr>
            <w:rFonts w:ascii="Times New Roman" w:eastAsia="Times New Roman" w:hAnsi="Times New Roman" w:cs="Times New Roman"/>
            <w:kern w:val="0"/>
            <w:sz w:val="24"/>
            <w:szCs w:val="24"/>
            <w:lang w:val="en-GB" w:eastAsia="en-GB"/>
            <w14:ligatures w14:val="none"/>
          </w:rPr>
          <w:delText xml:space="preserve"> (</w:delText>
        </w:r>
      </w:del>
      <w:r w:rsidR="003748CE" w:rsidRPr="00365026">
        <w:rPr>
          <w:rFonts w:ascii="Times New Roman" w:eastAsia="Times New Roman" w:hAnsi="Times New Roman" w:cs="Times New Roman"/>
          <w:kern w:val="0"/>
          <w:sz w:val="24"/>
          <w:szCs w:val="24"/>
          <w:lang w:val="en-GB" w:eastAsia="en-GB"/>
          <w14:ligatures w14:val="none"/>
        </w:rPr>
        <w:t xml:space="preserve">T1 to T2: </w:t>
      </w:r>
      <w:r w:rsidR="003748CE" w:rsidRPr="00365026">
        <w:rPr>
          <w:rFonts w:ascii="Times New Roman" w:eastAsia="Times New Roman" w:hAnsi="Times New Roman" w:cs="Times New Roman"/>
          <w:i/>
          <w:iCs/>
          <w:kern w:val="0"/>
          <w:sz w:val="24"/>
          <w:szCs w:val="24"/>
          <w:lang w:val="en-GB" w:eastAsia="en-GB"/>
          <w14:ligatures w14:val="none"/>
        </w:rPr>
        <w:t>F</w:t>
      </w:r>
      <w:r w:rsidR="003748CE" w:rsidRPr="00365026">
        <w:rPr>
          <w:rFonts w:ascii="Times New Roman" w:eastAsia="Times New Roman" w:hAnsi="Times New Roman" w:cs="Times New Roman"/>
          <w:kern w:val="0"/>
          <w:sz w:val="24"/>
          <w:szCs w:val="24"/>
          <w:lang w:val="en-GB" w:eastAsia="en-GB"/>
          <w14:ligatures w14:val="none"/>
        </w:rPr>
        <w:t xml:space="preserve"> (2,</w:t>
      </w:r>
      <w:r w:rsidR="00D75CC2" w:rsidRPr="00365026">
        <w:rPr>
          <w:rFonts w:ascii="Times New Roman" w:eastAsia="Times New Roman" w:hAnsi="Times New Roman" w:cs="Times New Roman"/>
          <w:kern w:val="0"/>
          <w:sz w:val="24"/>
          <w:szCs w:val="24"/>
          <w:lang w:val="en-GB" w:eastAsia="en-GB"/>
          <w14:ligatures w14:val="none"/>
        </w:rPr>
        <w:t>155</w:t>
      </w:r>
      <w:r w:rsidR="003748CE" w:rsidRPr="00365026">
        <w:rPr>
          <w:rFonts w:ascii="Times New Roman" w:eastAsia="Times New Roman" w:hAnsi="Times New Roman" w:cs="Times New Roman"/>
          <w:kern w:val="0"/>
          <w:sz w:val="24"/>
          <w:szCs w:val="24"/>
          <w:lang w:val="en-GB" w:eastAsia="en-GB"/>
          <w14:ligatures w14:val="none"/>
        </w:rPr>
        <w:t xml:space="preserve">) = </w:t>
      </w:r>
      <w:r w:rsidR="00D75CC2" w:rsidRPr="00365026">
        <w:rPr>
          <w:rFonts w:ascii="Times New Roman" w:eastAsia="Times New Roman" w:hAnsi="Times New Roman" w:cs="Times New Roman"/>
          <w:kern w:val="0"/>
          <w:sz w:val="24"/>
          <w:szCs w:val="24"/>
          <w:lang w:val="en-GB" w:eastAsia="en-GB"/>
          <w14:ligatures w14:val="none"/>
        </w:rPr>
        <w:t>.01</w:t>
      </w:r>
      <w:r w:rsidR="003748CE" w:rsidRPr="00365026">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kern w:val="0"/>
          <w:sz w:val="24"/>
          <w:szCs w:val="24"/>
          <w:lang w:val="en-GB" w:eastAsia="en-GB"/>
          <w14:ligatures w14:val="none"/>
        </w:rPr>
        <w:t xml:space="preserve"> =</w:t>
      </w:r>
      <w:r w:rsidR="00D75CC2" w:rsidRPr="00365026">
        <w:rPr>
          <w:rFonts w:ascii="Times New Roman" w:eastAsia="Times New Roman" w:hAnsi="Times New Roman" w:cs="Times New Roman"/>
          <w:kern w:val="0"/>
          <w:sz w:val="24"/>
          <w:szCs w:val="24"/>
          <w:lang w:val="en-GB" w:eastAsia="en-GB"/>
          <w14:ligatures w14:val="none"/>
        </w:rPr>
        <w:t xml:space="preserve"> .987</w:t>
      </w:r>
      <w:r w:rsidR="003748CE" w:rsidRPr="00365026">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kern w:val="0"/>
          <w:sz w:val="24"/>
          <w:szCs w:val="24"/>
          <w:lang w:val="en-GB" w:eastAsia="en-GB"/>
          <w14:ligatures w14:val="none"/>
          <w:rPrChange w:id="393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T1 to T3: </w:t>
      </w:r>
      <w:r w:rsidR="003748CE" w:rsidRPr="00365026">
        <w:rPr>
          <w:rFonts w:ascii="Times New Roman" w:eastAsia="Times New Roman" w:hAnsi="Times New Roman" w:cs="Times New Roman"/>
          <w:i/>
          <w:iCs/>
          <w:kern w:val="0"/>
          <w:sz w:val="24"/>
          <w:szCs w:val="24"/>
          <w:lang w:val="en-GB" w:eastAsia="en-GB"/>
          <w14:ligatures w14:val="none"/>
          <w:rPrChange w:id="3936"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3748CE" w:rsidRPr="00365026">
        <w:rPr>
          <w:rFonts w:ascii="Times New Roman" w:eastAsia="Times New Roman" w:hAnsi="Times New Roman" w:cs="Times New Roman"/>
          <w:kern w:val="0"/>
          <w:sz w:val="24"/>
          <w:szCs w:val="24"/>
          <w:lang w:val="en-GB" w:eastAsia="en-GB"/>
          <w14:ligatures w14:val="none"/>
          <w:rPrChange w:id="393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3938" w:author="Jane Kohlhoff" w:date="2024-05-17T21:41:00Z" w16du:dateUtc="2024-05-17T11:41:00Z">
        <w:r w:rsidR="00F61116" w:rsidRPr="00365026">
          <w:rPr>
            <w:rFonts w:ascii="Times New Roman" w:eastAsia="Times New Roman" w:hAnsi="Times New Roman" w:cs="Times New Roman"/>
            <w:kern w:val="0"/>
            <w:sz w:val="24"/>
            <w:szCs w:val="24"/>
            <w:lang w:val="en-GB" w:eastAsia="en-GB"/>
            <w14:ligatures w14:val="none"/>
            <w:rPrChange w:id="393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155</w:t>
        </w:r>
      </w:ins>
      <w:del w:id="3940" w:author="Jane Kohlhoff" w:date="2024-05-17T21:41:00Z" w16du:dateUtc="2024-05-17T11:41:00Z">
        <w:r w:rsidR="003748CE" w:rsidRPr="00365026" w:rsidDel="00F61116">
          <w:rPr>
            <w:rFonts w:ascii="Times New Roman" w:eastAsia="Times New Roman" w:hAnsi="Times New Roman" w:cs="Times New Roman"/>
            <w:kern w:val="0"/>
            <w:sz w:val="24"/>
            <w:szCs w:val="24"/>
            <w:lang w:val="en-GB" w:eastAsia="en-GB"/>
            <w14:ligatures w14:val="none"/>
            <w:rPrChange w:id="394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3748CE" w:rsidRPr="00365026">
        <w:rPr>
          <w:rFonts w:ascii="Times New Roman" w:eastAsia="Times New Roman" w:hAnsi="Times New Roman" w:cs="Times New Roman"/>
          <w:kern w:val="0"/>
          <w:sz w:val="24"/>
          <w:szCs w:val="24"/>
          <w:lang w:val="en-GB" w:eastAsia="en-GB"/>
          <w14:ligatures w14:val="none"/>
          <w:rPrChange w:id="394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3943" w:author="Jane Kohlhoff" w:date="2024-05-17T21:41:00Z" w16du:dateUtc="2024-05-17T11:41:00Z">
        <w:r w:rsidR="00F61116" w:rsidRPr="00365026">
          <w:rPr>
            <w:rFonts w:ascii="Times New Roman" w:eastAsia="Times New Roman" w:hAnsi="Times New Roman" w:cs="Times New Roman"/>
            <w:kern w:val="0"/>
            <w:sz w:val="24"/>
            <w:szCs w:val="24"/>
            <w:lang w:val="en-GB" w:eastAsia="en-GB"/>
            <w14:ligatures w14:val="none"/>
            <w:rPrChange w:id="394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.56</w:t>
        </w:r>
      </w:ins>
      <w:del w:id="3945" w:author="Jane Kohlhoff" w:date="2024-05-17T21:41:00Z" w16du:dateUtc="2024-05-17T11:41:00Z">
        <w:r w:rsidR="003748CE" w:rsidRPr="00365026" w:rsidDel="00F61116">
          <w:rPr>
            <w:rFonts w:ascii="Times New Roman" w:eastAsia="Times New Roman" w:hAnsi="Times New Roman" w:cs="Times New Roman"/>
            <w:kern w:val="0"/>
            <w:sz w:val="24"/>
            <w:szCs w:val="24"/>
            <w:lang w:val="en-GB" w:eastAsia="en-GB"/>
            <w14:ligatures w14:val="none"/>
            <w:rPrChange w:id="394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3748CE" w:rsidRPr="00365026">
        <w:rPr>
          <w:rFonts w:ascii="Times New Roman" w:eastAsia="Times New Roman" w:hAnsi="Times New Roman" w:cs="Times New Roman"/>
          <w:kern w:val="0"/>
          <w:sz w:val="24"/>
          <w:szCs w:val="24"/>
          <w:lang w:val="en-GB" w:eastAsia="en-GB"/>
          <w14:ligatures w14:val="none"/>
          <w:rPrChange w:id="394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3748CE" w:rsidRPr="00365026">
        <w:rPr>
          <w:rFonts w:ascii="Times New Roman" w:eastAsia="Times New Roman" w:hAnsi="Times New Roman" w:cs="Times New Roman"/>
          <w:i/>
          <w:iCs/>
          <w:kern w:val="0"/>
          <w:sz w:val="24"/>
          <w:szCs w:val="24"/>
          <w:lang w:val="en-GB" w:eastAsia="en-GB"/>
          <w14:ligatures w14:val="none"/>
          <w:rPrChange w:id="3948"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3748CE" w:rsidRPr="00365026">
        <w:rPr>
          <w:rFonts w:ascii="Times New Roman" w:eastAsia="Times New Roman" w:hAnsi="Times New Roman" w:cs="Times New Roman"/>
          <w:kern w:val="0"/>
          <w:sz w:val="24"/>
          <w:szCs w:val="24"/>
          <w:lang w:val="en-GB" w:eastAsia="en-GB"/>
          <w14:ligatures w14:val="none"/>
          <w:rPrChange w:id="394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3950" w:author="Jane Kohlhoff" w:date="2024-05-17T21:41:00Z" w16du:dateUtc="2024-05-17T11:41:00Z">
        <w:r w:rsidR="00F61116" w:rsidRPr="00365026">
          <w:rPr>
            <w:rFonts w:ascii="Times New Roman" w:eastAsia="Times New Roman" w:hAnsi="Times New Roman" w:cs="Times New Roman"/>
            <w:kern w:val="0"/>
            <w:sz w:val="24"/>
            <w:szCs w:val="24"/>
            <w:lang w:val="en-GB" w:eastAsia="en-GB"/>
            <w14:ligatures w14:val="none"/>
            <w:rPrChange w:id="395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.456</w:t>
        </w:r>
      </w:ins>
      <w:del w:id="3952" w:author="Jane Kohlhoff" w:date="2024-05-17T21:41:00Z" w16du:dateUtc="2024-05-17T11:41:00Z">
        <w:r w:rsidR="003748CE" w:rsidRPr="00365026" w:rsidDel="00F61116">
          <w:rPr>
            <w:rFonts w:ascii="Times New Roman" w:eastAsia="Times New Roman" w:hAnsi="Times New Roman" w:cs="Times New Roman"/>
            <w:kern w:val="0"/>
            <w:sz w:val="24"/>
            <w:szCs w:val="24"/>
            <w:lang w:val="en-GB" w:eastAsia="en-GB"/>
            <w14:ligatures w14:val="none"/>
            <w:rPrChange w:id="395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del w:id="3954" w:author="Jane Kohlhoff" w:date="2024-06-12T21:13:00Z" w16du:dateUtc="2024-06-12T11:13:00Z">
        <w:r w:rsidR="003748CE" w:rsidRPr="00365026" w:rsidDel="00A11B11">
          <w:rPr>
            <w:rFonts w:ascii="Times New Roman" w:eastAsia="Times New Roman" w:hAnsi="Times New Roman" w:cs="Times New Roman"/>
            <w:kern w:val="0"/>
            <w:sz w:val="24"/>
            <w:szCs w:val="24"/>
            <w:lang w:val="en-GB" w:eastAsia="en-GB"/>
            <w14:ligatures w14:val="none"/>
            <w:rPrChange w:id="395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3748CE" w:rsidRPr="00365026">
        <w:rPr>
          <w:rFonts w:ascii="Times New Roman" w:eastAsia="Times New Roman" w:hAnsi="Times New Roman" w:cs="Times New Roman"/>
          <w:kern w:val="0"/>
          <w:sz w:val="24"/>
          <w:szCs w:val="24"/>
          <w:lang w:val="en-GB" w:eastAsia="en-GB"/>
          <w14:ligatures w14:val="none"/>
        </w:rPr>
        <w:t>.</w:t>
      </w:r>
    </w:p>
    <w:p w14:paraId="0DF59800" w14:textId="44330E43" w:rsidR="00696929" w:rsidRPr="00365026" w:rsidRDefault="000F579F" w:rsidP="00EF4F9D">
      <w:pPr>
        <w:spacing w:line="480" w:lineRule="auto"/>
        <w:ind w:firstLine="720"/>
        <w:rPr>
          <w:rFonts w:ascii="Times New Roman" w:eastAsia="Times New Roman" w:hAnsi="Times New Roman" w:cs="Times New Roman"/>
          <w:b/>
          <w:bCs/>
          <w:kern w:val="0"/>
          <w:sz w:val="24"/>
          <w:szCs w:val="24"/>
          <w:lang w:val="en-GB" w:eastAsia="en-GB"/>
          <w14:ligatures w14:val="none"/>
        </w:rPr>
      </w:pPr>
      <w:r w:rsidRPr="00365026">
        <w:rPr>
          <w:rFonts w:ascii="Times New Roman" w:hAnsi="Times New Roman" w:cs="Times New Roman"/>
          <w:b/>
          <w:bCs/>
          <w:iCs/>
          <w:color w:val="000000"/>
          <w:sz w:val="24"/>
          <w:szCs w:val="24"/>
          <w:rPrChange w:id="3956" w:author="Jane Kohlhoff" w:date="2024-06-11T09:53:00Z" w16du:dateUtc="2024-06-10T23:53:00Z">
            <w:rPr>
              <w:rFonts w:ascii="Times" w:hAnsi="Times" w:cs="Helvetica"/>
              <w:b/>
              <w:bCs/>
              <w:iCs/>
              <w:color w:val="000000"/>
              <w:sz w:val="24"/>
              <w:szCs w:val="24"/>
            </w:rPr>
          </w:rPrChange>
        </w:rPr>
        <w:t>Child abuse potential</w:t>
      </w:r>
      <w:r w:rsidR="00696929" w:rsidRPr="00365026">
        <w:rPr>
          <w:rFonts w:ascii="Times New Roman" w:hAnsi="Times New Roman" w:cs="Times New Roman"/>
          <w:b/>
          <w:bCs/>
          <w:iCs/>
          <w:color w:val="000000"/>
          <w:sz w:val="24"/>
          <w:szCs w:val="24"/>
          <w:rPrChange w:id="3957" w:author="Jane Kohlhoff" w:date="2024-06-11T09:53:00Z" w16du:dateUtc="2024-06-10T23:53:00Z">
            <w:rPr>
              <w:rFonts w:ascii="Times" w:hAnsi="Times" w:cs="Helvetica"/>
              <w:b/>
              <w:bCs/>
              <w:iCs/>
              <w:color w:val="000000"/>
              <w:sz w:val="24"/>
              <w:szCs w:val="24"/>
            </w:rPr>
          </w:rPrChange>
        </w:rPr>
        <w:t xml:space="preserve">. </w:t>
      </w:r>
      <w:r w:rsidR="00696929" w:rsidRPr="00365026">
        <w:rPr>
          <w:rFonts w:ascii="Times New Roman" w:hAnsi="Times New Roman" w:cs="Times New Roman"/>
          <w:iCs/>
          <w:color w:val="000000"/>
          <w:sz w:val="24"/>
          <w:szCs w:val="24"/>
          <w:rPrChange w:id="3958" w:author="Jane Kohlhoff" w:date="2024-06-11T09:53:00Z" w16du:dateUtc="2024-06-10T23:53:00Z">
            <w:rPr>
              <w:rFonts w:ascii="Times" w:hAnsi="Times" w:cs="Helvetica"/>
              <w:iCs/>
              <w:color w:val="000000"/>
              <w:sz w:val="24"/>
              <w:szCs w:val="24"/>
            </w:rPr>
          </w:rPrChange>
        </w:rPr>
        <w:t>For child abuse potential</w:t>
      </w:r>
      <w:r w:rsidR="004D23FC" w:rsidRPr="00365026">
        <w:rPr>
          <w:rFonts w:ascii="Times New Roman" w:hAnsi="Times New Roman" w:cs="Times New Roman"/>
          <w:iCs/>
          <w:color w:val="000000"/>
          <w:sz w:val="24"/>
          <w:szCs w:val="24"/>
          <w:rPrChange w:id="3959" w:author="Jane Kohlhoff" w:date="2024-06-11T09:53:00Z" w16du:dateUtc="2024-06-10T23:53:00Z">
            <w:rPr>
              <w:rFonts w:ascii="Times" w:hAnsi="Times" w:cs="Helvetica"/>
              <w:iCs/>
              <w:color w:val="000000"/>
              <w:sz w:val="24"/>
              <w:szCs w:val="24"/>
            </w:rPr>
          </w:rPrChange>
        </w:rPr>
        <w:t xml:space="preserve"> assessed using the BCAP (total score, controlling for total Lie scale score)</w:t>
      </w:r>
      <w:r w:rsidR="00696929" w:rsidRPr="00365026">
        <w:rPr>
          <w:rFonts w:ascii="Times New Roman" w:hAnsi="Times New Roman" w:cs="Times New Roman"/>
          <w:iCs/>
          <w:color w:val="000000"/>
          <w:sz w:val="24"/>
          <w:szCs w:val="24"/>
          <w:rPrChange w:id="3960" w:author="Jane Kohlhoff" w:date="2024-06-11T09:53:00Z" w16du:dateUtc="2024-06-10T23:53:00Z">
            <w:rPr>
              <w:rFonts w:ascii="Times" w:hAnsi="Times" w:cs="Helvetica"/>
              <w:iCs/>
              <w:color w:val="000000"/>
              <w:sz w:val="24"/>
              <w:szCs w:val="24"/>
            </w:rPr>
          </w:rPrChange>
        </w:rPr>
        <w:t>,</w:t>
      </w:r>
      <w:r w:rsidR="00696929" w:rsidRPr="00365026">
        <w:rPr>
          <w:rFonts w:ascii="Times New Roman" w:hAnsi="Times New Roman" w:cs="Times New Roman"/>
          <w:b/>
          <w:bCs/>
          <w:iCs/>
          <w:color w:val="000000"/>
          <w:sz w:val="24"/>
          <w:szCs w:val="24"/>
          <w:rPrChange w:id="3961" w:author="Jane Kohlhoff" w:date="2024-06-11T09:53:00Z" w16du:dateUtc="2024-06-10T23:53:00Z">
            <w:rPr>
              <w:rFonts w:ascii="Times" w:hAnsi="Times" w:cs="Helvetica"/>
              <w:b/>
              <w:bCs/>
              <w:iCs/>
              <w:color w:val="000000"/>
              <w:sz w:val="24"/>
              <w:szCs w:val="24"/>
            </w:rPr>
          </w:rPrChange>
        </w:rPr>
        <w:t xml:space="preserve"> </w:t>
      </w:r>
      <w:r w:rsidR="00696929" w:rsidRPr="00365026">
        <w:rPr>
          <w:rFonts w:ascii="Times New Roman" w:hAnsi="Times New Roman" w:cs="Times New Roman"/>
          <w:bCs/>
          <w:iCs/>
          <w:sz w:val="24"/>
          <w:szCs w:val="24"/>
          <w:rPrChange w:id="3962" w:author="Jane Kohlhoff" w:date="2024-06-11T09:53:00Z" w16du:dateUtc="2024-06-10T23:53:00Z">
            <w:rPr>
              <w:rFonts w:ascii="Times" w:hAnsi="Times" w:cs="Times"/>
              <w:bCs/>
              <w:iCs/>
              <w:sz w:val="24"/>
              <w:szCs w:val="24"/>
            </w:rPr>
          </w:rPrChange>
        </w:rPr>
        <w:t>significant effects were identified for time (</w:t>
      </w:r>
      <w:r w:rsidR="00696929" w:rsidRPr="00365026">
        <w:rPr>
          <w:rFonts w:ascii="Times New Roman" w:hAnsi="Times New Roman" w:cs="Times New Roman"/>
          <w:bCs/>
          <w:i/>
          <w:sz w:val="24"/>
          <w:szCs w:val="24"/>
          <w:rPrChange w:id="3963" w:author="Jane Kohlhoff" w:date="2024-06-11T09:53:00Z" w16du:dateUtc="2024-06-10T23:53:00Z">
            <w:rPr>
              <w:rFonts w:ascii="Times" w:hAnsi="Times" w:cs="Times"/>
              <w:bCs/>
              <w:i/>
              <w:sz w:val="24"/>
              <w:szCs w:val="24"/>
            </w:rPr>
          </w:rPrChange>
        </w:rPr>
        <w:t>p</w:t>
      </w:r>
      <w:r w:rsidR="00D626DA" w:rsidRPr="00365026">
        <w:rPr>
          <w:rFonts w:ascii="Times New Roman" w:hAnsi="Times New Roman" w:cs="Times New Roman"/>
          <w:bCs/>
          <w:iCs/>
          <w:sz w:val="24"/>
          <w:szCs w:val="24"/>
          <w:rPrChange w:id="3964" w:author="Jane Kohlhoff" w:date="2024-06-11T09:53:00Z" w16du:dateUtc="2024-06-10T23:53:00Z">
            <w:rPr>
              <w:rFonts w:ascii="Times" w:hAnsi="Times" w:cs="Times"/>
              <w:bCs/>
              <w:iCs/>
              <w:sz w:val="24"/>
              <w:szCs w:val="24"/>
            </w:rPr>
          </w:rPrChange>
        </w:rPr>
        <w:t xml:space="preserve"> &lt; .</w:t>
      </w:r>
      <w:r w:rsidR="00696929" w:rsidRPr="00365026">
        <w:rPr>
          <w:rFonts w:ascii="Times New Roman" w:hAnsi="Times New Roman" w:cs="Times New Roman"/>
          <w:bCs/>
          <w:iCs/>
          <w:sz w:val="24"/>
          <w:szCs w:val="24"/>
          <w:rPrChange w:id="3965" w:author="Jane Kohlhoff" w:date="2024-06-11T09:53:00Z" w16du:dateUtc="2024-06-10T23:53:00Z">
            <w:rPr>
              <w:rFonts w:ascii="Times" w:hAnsi="Times" w:cs="Times"/>
              <w:bCs/>
              <w:iCs/>
              <w:sz w:val="24"/>
              <w:szCs w:val="24"/>
            </w:rPr>
          </w:rPrChange>
        </w:rPr>
        <w:t>0</w:t>
      </w:r>
      <w:r w:rsidR="00D626DA" w:rsidRPr="00365026">
        <w:rPr>
          <w:rFonts w:ascii="Times New Roman" w:hAnsi="Times New Roman" w:cs="Times New Roman"/>
          <w:bCs/>
          <w:iCs/>
          <w:sz w:val="24"/>
          <w:szCs w:val="24"/>
          <w:rPrChange w:id="3966" w:author="Jane Kohlhoff" w:date="2024-06-11T09:53:00Z" w16du:dateUtc="2024-06-10T23:53:00Z">
            <w:rPr>
              <w:rFonts w:ascii="Times" w:hAnsi="Times" w:cs="Times"/>
              <w:bCs/>
              <w:iCs/>
              <w:sz w:val="24"/>
              <w:szCs w:val="24"/>
            </w:rPr>
          </w:rPrChange>
        </w:rPr>
        <w:t>5</w:t>
      </w:r>
      <w:r w:rsidR="00696929" w:rsidRPr="00365026">
        <w:rPr>
          <w:rFonts w:ascii="Times New Roman" w:hAnsi="Times New Roman" w:cs="Times New Roman"/>
          <w:bCs/>
          <w:iCs/>
          <w:sz w:val="24"/>
          <w:szCs w:val="24"/>
          <w:rPrChange w:id="3967" w:author="Jane Kohlhoff" w:date="2024-06-11T09:53:00Z" w16du:dateUtc="2024-06-10T23:53:00Z">
            <w:rPr>
              <w:rFonts w:ascii="Times" w:hAnsi="Times" w:cs="Times"/>
              <w:bCs/>
              <w:iCs/>
              <w:sz w:val="24"/>
              <w:szCs w:val="24"/>
            </w:rPr>
          </w:rPrChange>
        </w:rPr>
        <w:t>) but not for group (</w:t>
      </w:r>
      <w:r w:rsidR="00696929" w:rsidRPr="00365026">
        <w:rPr>
          <w:rFonts w:ascii="Times New Roman" w:hAnsi="Times New Roman" w:cs="Times New Roman"/>
          <w:bCs/>
          <w:i/>
          <w:sz w:val="24"/>
          <w:szCs w:val="24"/>
          <w:rPrChange w:id="3968" w:author="Jane Kohlhoff" w:date="2024-06-11T09:53:00Z" w16du:dateUtc="2024-06-10T23:53:00Z">
            <w:rPr>
              <w:rFonts w:ascii="Times" w:hAnsi="Times" w:cs="Times"/>
              <w:bCs/>
              <w:i/>
              <w:sz w:val="24"/>
              <w:szCs w:val="24"/>
            </w:rPr>
          </w:rPrChange>
        </w:rPr>
        <w:t>p</w:t>
      </w:r>
      <w:r w:rsidR="00D626DA" w:rsidRPr="00365026">
        <w:rPr>
          <w:rFonts w:ascii="Times New Roman" w:hAnsi="Times New Roman" w:cs="Times New Roman"/>
          <w:bCs/>
          <w:i/>
          <w:sz w:val="24"/>
          <w:szCs w:val="24"/>
          <w:rPrChange w:id="3969" w:author="Jane Kohlhoff" w:date="2024-06-11T09:53:00Z" w16du:dateUtc="2024-06-10T23:53:00Z">
            <w:rPr>
              <w:rFonts w:ascii="Times" w:hAnsi="Times" w:cs="Times"/>
              <w:bCs/>
              <w:i/>
              <w:sz w:val="24"/>
              <w:szCs w:val="24"/>
            </w:rPr>
          </w:rPrChange>
        </w:rPr>
        <w:t xml:space="preserve"> </w:t>
      </w:r>
      <w:r w:rsidR="00696929" w:rsidRPr="00365026">
        <w:rPr>
          <w:rFonts w:ascii="Times New Roman" w:hAnsi="Times New Roman" w:cs="Times New Roman"/>
          <w:bCs/>
          <w:iCs/>
          <w:sz w:val="24"/>
          <w:szCs w:val="24"/>
          <w:rPrChange w:id="3970" w:author="Jane Kohlhoff" w:date="2024-06-11T09:53:00Z" w16du:dateUtc="2024-06-10T23:53:00Z">
            <w:rPr>
              <w:rFonts w:ascii="Times" w:hAnsi="Times" w:cs="Times"/>
              <w:bCs/>
              <w:iCs/>
              <w:sz w:val="24"/>
              <w:szCs w:val="24"/>
            </w:rPr>
          </w:rPrChange>
        </w:rPr>
        <w:t>=</w:t>
      </w:r>
      <w:r w:rsidR="00D626DA" w:rsidRPr="00365026">
        <w:rPr>
          <w:rFonts w:ascii="Times New Roman" w:hAnsi="Times New Roman" w:cs="Times New Roman"/>
          <w:bCs/>
          <w:iCs/>
          <w:sz w:val="24"/>
          <w:szCs w:val="24"/>
          <w:rPrChange w:id="3971" w:author="Jane Kohlhoff" w:date="2024-06-11T09:53:00Z" w16du:dateUtc="2024-06-10T23:53:00Z">
            <w:rPr>
              <w:rFonts w:ascii="Times" w:hAnsi="Times" w:cs="Times"/>
              <w:bCs/>
              <w:iCs/>
              <w:sz w:val="24"/>
              <w:szCs w:val="24"/>
            </w:rPr>
          </w:rPrChange>
        </w:rPr>
        <w:t xml:space="preserve"> </w:t>
      </w:r>
      <w:r w:rsidR="00696929" w:rsidRPr="00365026">
        <w:rPr>
          <w:rFonts w:ascii="Times New Roman" w:hAnsi="Times New Roman" w:cs="Times New Roman"/>
          <w:bCs/>
          <w:iCs/>
          <w:sz w:val="24"/>
          <w:szCs w:val="24"/>
          <w:rPrChange w:id="3972" w:author="Jane Kohlhoff" w:date="2024-06-11T09:53:00Z" w16du:dateUtc="2024-06-10T23:53:00Z">
            <w:rPr>
              <w:rFonts w:ascii="Times" w:hAnsi="Times" w:cs="Times"/>
              <w:bCs/>
              <w:iCs/>
              <w:sz w:val="24"/>
              <w:szCs w:val="24"/>
            </w:rPr>
          </w:rPrChange>
        </w:rPr>
        <w:t>0.195) or group x time (</w:t>
      </w:r>
      <w:r w:rsidR="00696929" w:rsidRPr="00365026">
        <w:rPr>
          <w:rFonts w:ascii="Times New Roman" w:hAnsi="Times New Roman" w:cs="Times New Roman"/>
          <w:bCs/>
          <w:i/>
          <w:sz w:val="24"/>
          <w:szCs w:val="24"/>
          <w:rPrChange w:id="3973" w:author="Jane Kohlhoff" w:date="2024-06-11T09:53:00Z" w16du:dateUtc="2024-06-10T23:53:00Z">
            <w:rPr>
              <w:rFonts w:ascii="Times" w:hAnsi="Times" w:cs="Times"/>
              <w:bCs/>
              <w:i/>
              <w:sz w:val="24"/>
              <w:szCs w:val="24"/>
            </w:rPr>
          </w:rPrChange>
        </w:rPr>
        <w:t>p</w:t>
      </w:r>
      <w:r w:rsidR="00D626DA" w:rsidRPr="00365026">
        <w:rPr>
          <w:rFonts w:ascii="Times New Roman" w:hAnsi="Times New Roman" w:cs="Times New Roman"/>
          <w:bCs/>
          <w:i/>
          <w:sz w:val="24"/>
          <w:szCs w:val="24"/>
          <w:rPrChange w:id="3974" w:author="Jane Kohlhoff" w:date="2024-06-11T09:53:00Z" w16du:dateUtc="2024-06-10T23:53:00Z">
            <w:rPr>
              <w:rFonts w:ascii="Times" w:hAnsi="Times" w:cs="Times"/>
              <w:bCs/>
              <w:i/>
              <w:sz w:val="24"/>
              <w:szCs w:val="24"/>
            </w:rPr>
          </w:rPrChange>
        </w:rPr>
        <w:t xml:space="preserve"> </w:t>
      </w:r>
      <w:r w:rsidR="00696929" w:rsidRPr="00365026">
        <w:rPr>
          <w:rFonts w:ascii="Times New Roman" w:hAnsi="Times New Roman" w:cs="Times New Roman"/>
          <w:bCs/>
          <w:iCs/>
          <w:sz w:val="24"/>
          <w:szCs w:val="24"/>
          <w:rPrChange w:id="3975" w:author="Jane Kohlhoff" w:date="2024-06-11T09:53:00Z" w16du:dateUtc="2024-06-10T23:53:00Z">
            <w:rPr>
              <w:rFonts w:ascii="Times" w:hAnsi="Times" w:cs="Times"/>
              <w:bCs/>
              <w:iCs/>
              <w:sz w:val="24"/>
              <w:szCs w:val="24"/>
            </w:rPr>
          </w:rPrChange>
        </w:rPr>
        <w:t>=</w:t>
      </w:r>
      <w:r w:rsidR="00D626DA" w:rsidRPr="00365026">
        <w:rPr>
          <w:rFonts w:ascii="Times New Roman" w:hAnsi="Times New Roman" w:cs="Times New Roman"/>
          <w:bCs/>
          <w:iCs/>
          <w:sz w:val="24"/>
          <w:szCs w:val="24"/>
          <w:rPrChange w:id="3976" w:author="Jane Kohlhoff" w:date="2024-06-11T09:53:00Z" w16du:dateUtc="2024-06-10T23:53:00Z">
            <w:rPr>
              <w:rFonts w:ascii="Times" w:hAnsi="Times" w:cs="Times"/>
              <w:bCs/>
              <w:iCs/>
              <w:sz w:val="24"/>
              <w:szCs w:val="24"/>
            </w:rPr>
          </w:rPrChange>
        </w:rPr>
        <w:t xml:space="preserve"> </w:t>
      </w:r>
      <w:r w:rsidR="00696929" w:rsidRPr="00365026">
        <w:rPr>
          <w:rFonts w:ascii="Times New Roman" w:hAnsi="Times New Roman" w:cs="Times New Roman"/>
          <w:bCs/>
          <w:iCs/>
          <w:sz w:val="24"/>
          <w:szCs w:val="24"/>
          <w:rPrChange w:id="3977" w:author="Jane Kohlhoff" w:date="2024-06-11T09:53:00Z" w16du:dateUtc="2024-06-10T23:53:00Z">
            <w:rPr>
              <w:rFonts w:ascii="Times" w:hAnsi="Times" w:cs="Times"/>
              <w:bCs/>
              <w:iCs/>
              <w:sz w:val="24"/>
              <w:szCs w:val="24"/>
            </w:rPr>
          </w:rPrChange>
        </w:rPr>
        <w:t xml:space="preserve">.252). </w:t>
      </w:r>
      <w:r w:rsidR="00403C78" w:rsidRPr="00365026">
        <w:rPr>
          <w:rFonts w:ascii="Times New Roman" w:hAnsi="Times New Roman" w:cs="Times New Roman"/>
          <w:bCs/>
          <w:iCs/>
          <w:sz w:val="24"/>
          <w:szCs w:val="24"/>
          <w:rPrChange w:id="3978" w:author="Jane Kohlhoff" w:date="2024-06-11T09:53:00Z" w16du:dateUtc="2024-06-10T23:53:00Z">
            <w:rPr>
              <w:rFonts w:ascii="Times" w:hAnsi="Times" w:cs="Times"/>
              <w:bCs/>
              <w:iCs/>
              <w:sz w:val="24"/>
              <w:szCs w:val="24"/>
            </w:rPr>
          </w:rPrChange>
        </w:rPr>
        <w:t>Planned comparisons</w:t>
      </w:r>
      <w:r w:rsidR="00696929" w:rsidRPr="00365026">
        <w:rPr>
          <w:rFonts w:ascii="Times New Roman" w:hAnsi="Times New Roman" w:cs="Times New Roman"/>
          <w:bCs/>
          <w:iCs/>
          <w:sz w:val="24"/>
          <w:szCs w:val="24"/>
          <w:rPrChange w:id="3979" w:author="Jane Kohlhoff" w:date="2024-06-11T09:53:00Z" w16du:dateUtc="2024-06-10T23:53:00Z">
            <w:rPr>
              <w:rFonts w:ascii="Times" w:hAnsi="Times" w:cs="Times"/>
              <w:bCs/>
              <w:iCs/>
              <w:sz w:val="24"/>
              <w:szCs w:val="24"/>
            </w:rPr>
          </w:rPrChange>
        </w:rPr>
        <w:t xml:space="preserve"> showed </w:t>
      </w:r>
      <w:r w:rsidR="00696929" w:rsidRPr="00365026">
        <w:rPr>
          <w:rFonts w:ascii="Times New Roman" w:eastAsia="Times New Roman" w:hAnsi="Times New Roman" w:cs="Times New Roman"/>
          <w:kern w:val="0"/>
          <w:sz w:val="24"/>
          <w:szCs w:val="24"/>
          <w:lang w:val="en-GB" w:eastAsia="en-GB"/>
          <w14:ligatures w14:val="none"/>
        </w:rPr>
        <w:t>no significant between group-differences at T1, T2 or T3 (</w:t>
      </w:r>
      <w:proofErr w:type="spellStart"/>
      <w:r w:rsidR="00696929" w:rsidRPr="00365026">
        <w:rPr>
          <w:rFonts w:ascii="Times New Roman" w:eastAsia="Times New Roman" w:hAnsi="Times New Roman" w:cs="Times New Roman"/>
          <w:i/>
          <w:iCs/>
          <w:kern w:val="0"/>
          <w:sz w:val="24"/>
          <w:szCs w:val="24"/>
          <w:lang w:val="en-GB" w:eastAsia="en-GB"/>
          <w14:ligatures w14:val="none"/>
        </w:rPr>
        <w:t>p</w:t>
      </w:r>
      <w:r w:rsidR="00696929" w:rsidRPr="00365026">
        <w:rPr>
          <w:rFonts w:ascii="Times New Roman" w:eastAsia="Times New Roman" w:hAnsi="Times New Roman" w:cs="Times New Roman"/>
          <w:kern w:val="0"/>
          <w:sz w:val="24"/>
          <w:szCs w:val="24"/>
          <w:lang w:val="en-GB" w:eastAsia="en-GB"/>
          <w14:ligatures w14:val="none"/>
        </w:rPr>
        <w:t>s</w:t>
      </w:r>
      <w:proofErr w:type="spellEnd"/>
      <w:r w:rsidR="00696929" w:rsidRPr="00365026">
        <w:rPr>
          <w:rFonts w:ascii="Times New Roman" w:eastAsia="Times New Roman" w:hAnsi="Times New Roman" w:cs="Times New Roman"/>
          <w:kern w:val="0"/>
          <w:sz w:val="24"/>
          <w:szCs w:val="24"/>
          <w:lang w:val="en-GB" w:eastAsia="en-GB"/>
          <w14:ligatures w14:val="none"/>
        </w:rPr>
        <w:t xml:space="preserve"> &gt; .05), or significant within-group changes for any group (</w:t>
      </w:r>
      <w:proofErr w:type="spellStart"/>
      <w:r w:rsidR="00696929" w:rsidRPr="00365026">
        <w:rPr>
          <w:rFonts w:ascii="Times New Roman" w:eastAsia="Times New Roman" w:hAnsi="Times New Roman" w:cs="Times New Roman"/>
          <w:i/>
          <w:iCs/>
          <w:kern w:val="0"/>
          <w:sz w:val="24"/>
          <w:szCs w:val="24"/>
          <w:lang w:val="en-GB" w:eastAsia="en-GB"/>
          <w14:ligatures w14:val="none"/>
        </w:rPr>
        <w:t>p</w:t>
      </w:r>
      <w:r w:rsidR="00696929" w:rsidRPr="00365026">
        <w:rPr>
          <w:rFonts w:ascii="Times New Roman" w:eastAsia="Times New Roman" w:hAnsi="Times New Roman" w:cs="Times New Roman"/>
          <w:kern w:val="0"/>
          <w:sz w:val="24"/>
          <w:szCs w:val="24"/>
          <w:lang w:val="en-GB" w:eastAsia="en-GB"/>
          <w14:ligatures w14:val="none"/>
        </w:rPr>
        <w:t>s</w:t>
      </w:r>
      <w:proofErr w:type="spellEnd"/>
      <w:r w:rsidR="00696929" w:rsidRPr="00365026">
        <w:rPr>
          <w:rFonts w:ascii="Times New Roman" w:eastAsia="Times New Roman" w:hAnsi="Times New Roman" w:cs="Times New Roman"/>
          <w:kern w:val="0"/>
          <w:sz w:val="24"/>
          <w:szCs w:val="24"/>
          <w:lang w:val="en-GB" w:eastAsia="en-GB"/>
          <w14:ligatures w14:val="none"/>
        </w:rPr>
        <w:t xml:space="preserve"> &gt; .05). The hypotheses that there would be gradient effects in terms of the magnitude of gains from T1 to T2 [PCIT-T &gt; COS-P &gt; WL] and T1 to T3 [PCIT</w:t>
      </w:r>
      <w:ins w:id="3980" w:author="Jane Kohlhoff" w:date="2024-06-12T21:14:00Z" w16du:dateUtc="2024-06-12T11:14:00Z">
        <w:r w:rsidR="00A11B11">
          <w:rPr>
            <w:rFonts w:ascii="Times New Roman" w:eastAsia="Times New Roman" w:hAnsi="Times New Roman" w:cs="Times New Roman"/>
            <w:kern w:val="0"/>
            <w:sz w:val="24"/>
            <w:szCs w:val="24"/>
            <w:lang w:val="en-GB" w:eastAsia="en-GB"/>
            <w14:ligatures w14:val="none"/>
          </w:rPr>
          <w:t xml:space="preserve">-T </w:t>
        </w:r>
      </w:ins>
      <w:r w:rsidR="00696929" w:rsidRPr="00365026">
        <w:rPr>
          <w:rFonts w:ascii="Times New Roman" w:eastAsia="Times New Roman" w:hAnsi="Times New Roman" w:cs="Times New Roman"/>
          <w:kern w:val="0"/>
          <w:sz w:val="24"/>
          <w:szCs w:val="24"/>
          <w:lang w:val="en-GB" w:eastAsia="en-GB"/>
          <w14:ligatures w14:val="none"/>
        </w:rPr>
        <w:t>&gt; COS-P]</w:t>
      </w:r>
      <w:del w:id="3981" w:author="Jane Kohlhoff" w:date="2024-06-12T21:14:00Z" w16du:dateUtc="2024-06-12T11:14:00Z">
        <w:r w:rsidR="00696929" w:rsidRPr="00365026" w:rsidDel="00A11B11">
          <w:rPr>
            <w:rFonts w:ascii="Times New Roman" w:eastAsia="Times New Roman" w:hAnsi="Times New Roman" w:cs="Times New Roman"/>
            <w:kern w:val="0"/>
            <w:sz w:val="24"/>
            <w:szCs w:val="24"/>
            <w:lang w:val="en-GB" w:eastAsia="en-GB"/>
            <w14:ligatures w14:val="none"/>
          </w:rPr>
          <w:delText>,</w:delText>
        </w:r>
      </w:del>
      <w:r w:rsidR="00696929" w:rsidRPr="00365026">
        <w:rPr>
          <w:rFonts w:ascii="Times New Roman" w:eastAsia="Times New Roman" w:hAnsi="Times New Roman" w:cs="Times New Roman"/>
          <w:kern w:val="0"/>
          <w:sz w:val="24"/>
          <w:szCs w:val="24"/>
          <w:lang w:val="en-GB" w:eastAsia="en-GB"/>
          <w14:ligatures w14:val="none"/>
        </w:rPr>
        <w:t xml:space="preserve"> were not supported</w:t>
      </w:r>
      <w:ins w:id="3982" w:author="Jane Kohlhoff" w:date="2024-06-12T21:14:00Z" w16du:dateUtc="2024-06-12T11:14:00Z">
        <w:r w:rsidR="00A11B11">
          <w:rPr>
            <w:rFonts w:ascii="Times New Roman" w:eastAsia="Times New Roman" w:hAnsi="Times New Roman" w:cs="Times New Roman"/>
            <w:kern w:val="0"/>
            <w:sz w:val="24"/>
            <w:szCs w:val="24"/>
            <w:lang w:val="en-GB" w:eastAsia="en-GB"/>
            <w14:ligatures w14:val="none"/>
          </w:rPr>
          <w:t xml:space="preserve">, </w:t>
        </w:r>
      </w:ins>
      <w:del w:id="3983" w:author="Jane Kohlhoff" w:date="2024-06-12T21:14:00Z" w16du:dateUtc="2024-06-12T11:14:00Z">
        <w:r w:rsidR="00D626DA" w:rsidRPr="00365026" w:rsidDel="00A11B11">
          <w:rPr>
            <w:rFonts w:ascii="Times New Roman" w:eastAsia="Times New Roman" w:hAnsi="Times New Roman" w:cs="Times New Roman"/>
            <w:kern w:val="0"/>
            <w:sz w:val="24"/>
            <w:szCs w:val="24"/>
            <w:lang w:val="en-GB" w:eastAsia="en-GB"/>
            <w14:ligatures w14:val="none"/>
          </w:rPr>
          <w:delText xml:space="preserve"> (</w:delText>
        </w:r>
      </w:del>
      <w:r w:rsidR="00D626DA" w:rsidRPr="00365026">
        <w:rPr>
          <w:rFonts w:ascii="Times New Roman" w:eastAsia="Times New Roman" w:hAnsi="Times New Roman" w:cs="Times New Roman"/>
          <w:kern w:val="0"/>
          <w:sz w:val="24"/>
          <w:szCs w:val="24"/>
          <w:lang w:val="en-GB" w:eastAsia="en-GB"/>
          <w14:ligatures w14:val="none"/>
        </w:rPr>
        <w:t xml:space="preserve">T1 to T2: </w:t>
      </w:r>
      <w:r w:rsidR="00D626DA" w:rsidRPr="00365026">
        <w:rPr>
          <w:rFonts w:ascii="Times New Roman" w:eastAsia="Times New Roman" w:hAnsi="Times New Roman" w:cs="Times New Roman"/>
          <w:i/>
          <w:iCs/>
          <w:kern w:val="0"/>
          <w:sz w:val="24"/>
          <w:szCs w:val="24"/>
          <w:lang w:val="en-GB" w:eastAsia="en-GB"/>
          <w14:ligatures w14:val="none"/>
        </w:rPr>
        <w:t>F</w:t>
      </w:r>
      <w:r w:rsidR="00D626DA" w:rsidRPr="00365026">
        <w:rPr>
          <w:rFonts w:ascii="Times New Roman" w:eastAsia="Times New Roman" w:hAnsi="Times New Roman" w:cs="Times New Roman"/>
          <w:kern w:val="0"/>
          <w:sz w:val="24"/>
          <w:szCs w:val="24"/>
          <w:lang w:val="en-GB" w:eastAsia="en-GB"/>
          <w14:ligatures w14:val="none"/>
        </w:rPr>
        <w:t xml:space="preserve"> (2,140) = .81, </w:t>
      </w:r>
      <w:r w:rsidR="00D626DA" w:rsidRPr="00365026">
        <w:rPr>
          <w:rFonts w:ascii="Times New Roman" w:eastAsia="Times New Roman" w:hAnsi="Times New Roman" w:cs="Times New Roman"/>
          <w:i/>
          <w:iCs/>
          <w:kern w:val="0"/>
          <w:sz w:val="24"/>
          <w:szCs w:val="24"/>
          <w:lang w:val="en-GB" w:eastAsia="en-GB"/>
          <w14:ligatures w14:val="none"/>
        </w:rPr>
        <w:t>p</w:t>
      </w:r>
      <w:r w:rsidR="00D626DA" w:rsidRPr="00365026">
        <w:rPr>
          <w:rFonts w:ascii="Times New Roman" w:eastAsia="Times New Roman" w:hAnsi="Times New Roman" w:cs="Times New Roman"/>
          <w:kern w:val="0"/>
          <w:sz w:val="24"/>
          <w:szCs w:val="24"/>
          <w:lang w:val="en-GB" w:eastAsia="en-GB"/>
          <w14:ligatures w14:val="none"/>
        </w:rPr>
        <w:t xml:space="preserve"> = .446; </w:t>
      </w:r>
      <w:r w:rsidR="00D626DA" w:rsidRPr="00365026">
        <w:rPr>
          <w:rFonts w:ascii="Times New Roman" w:eastAsia="Times New Roman" w:hAnsi="Times New Roman" w:cs="Times New Roman"/>
          <w:kern w:val="0"/>
          <w:sz w:val="24"/>
          <w:szCs w:val="24"/>
          <w:lang w:val="en-GB" w:eastAsia="en-GB"/>
          <w14:ligatures w14:val="none"/>
          <w:rPrChange w:id="398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T1 to T3: </w:t>
      </w:r>
      <w:r w:rsidR="00D626DA" w:rsidRPr="00365026">
        <w:rPr>
          <w:rFonts w:ascii="Times New Roman" w:eastAsia="Times New Roman" w:hAnsi="Times New Roman" w:cs="Times New Roman"/>
          <w:i/>
          <w:iCs/>
          <w:kern w:val="0"/>
          <w:sz w:val="24"/>
          <w:szCs w:val="24"/>
          <w:lang w:val="en-GB" w:eastAsia="en-GB"/>
          <w14:ligatures w14:val="none"/>
          <w:rPrChange w:id="3985"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D626DA" w:rsidRPr="00365026">
        <w:rPr>
          <w:rFonts w:ascii="Times New Roman" w:eastAsia="Times New Roman" w:hAnsi="Times New Roman" w:cs="Times New Roman"/>
          <w:kern w:val="0"/>
          <w:sz w:val="24"/>
          <w:szCs w:val="24"/>
          <w:lang w:val="en-GB" w:eastAsia="en-GB"/>
          <w14:ligatures w14:val="none"/>
          <w:rPrChange w:id="398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3987" w:author="Jane Kohlhoff" w:date="2024-05-17T21:43:00Z" w16du:dateUtc="2024-05-17T11:43:00Z">
        <w:r w:rsidR="00F61116" w:rsidRPr="00365026">
          <w:rPr>
            <w:rFonts w:ascii="Times New Roman" w:eastAsia="Times New Roman" w:hAnsi="Times New Roman" w:cs="Times New Roman"/>
            <w:kern w:val="0"/>
            <w:sz w:val="24"/>
            <w:szCs w:val="24"/>
            <w:lang w:val="en-GB" w:eastAsia="en-GB"/>
            <w14:ligatures w14:val="none"/>
            <w:rPrChange w:id="398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140</w:t>
        </w:r>
      </w:ins>
      <w:del w:id="3989" w:author="Jane Kohlhoff" w:date="2024-05-17T21:43:00Z" w16du:dateUtc="2024-05-17T11:43:00Z">
        <w:r w:rsidR="00D626DA" w:rsidRPr="00365026" w:rsidDel="00F61116">
          <w:rPr>
            <w:rFonts w:ascii="Times New Roman" w:eastAsia="Times New Roman" w:hAnsi="Times New Roman" w:cs="Times New Roman"/>
            <w:kern w:val="0"/>
            <w:sz w:val="24"/>
            <w:szCs w:val="24"/>
            <w:lang w:val="en-GB" w:eastAsia="en-GB"/>
            <w14:ligatures w14:val="none"/>
            <w:rPrChange w:id="399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D626DA" w:rsidRPr="00365026">
        <w:rPr>
          <w:rFonts w:ascii="Times New Roman" w:eastAsia="Times New Roman" w:hAnsi="Times New Roman" w:cs="Times New Roman"/>
          <w:kern w:val="0"/>
          <w:sz w:val="24"/>
          <w:szCs w:val="24"/>
          <w:lang w:val="en-GB" w:eastAsia="en-GB"/>
          <w14:ligatures w14:val="none"/>
          <w:rPrChange w:id="399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w:t>
      </w:r>
      <w:del w:id="3992" w:author="Jane Kohlhoff" w:date="2024-05-17T21:43:00Z" w16du:dateUtc="2024-05-17T11:43:00Z">
        <w:r w:rsidR="00D626DA" w:rsidRPr="00365026" w:rsidDel="00F61116">
          <w:rPr>
            <w:rFonts w:ascii="Times New Roman" w:eastAsia="Times New Roman" w:hAnsi="Times New Roman" w:cs="Times New Roman"/>
            <w:kern w:val="0"/>
            <w:sz w:val="24"/>
            <w:szCs w:val="24"/>
            <w:lang w:val="en-GB" w:eastAsia="en-GB"/>
            <w14:ligatures w14:val="none"/>
            <w:rPrChange w:id="399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 xml:space="preserve"> xx</w:delText>
        </w:r>
      </w:del>
      <w:ins w:id="3994" w:author="Jane Kohlhoff" w:date="2024-05-17T21:43:00Z" w16du:dateUtc="2024-05-17T11:43:00Z">
        <w:r w:rsidR="00F61116" w:rsidRPr="00365026">
          <w:rPr>
            <w:rFonts w:ascii="Times New Roman" w:eastAsia="Times New Roman" w:hAnsi="Times New Roman" w:cs="Times New Roman"/>
            <w:kern w:val="0"/>
            <w:sz w:val="24"/>
            <w:szCs w:val="24"/>
            <w:lang w:val="en-GB" w:eastAsia="en-GB"/>
            <w14:ligatures w14:val="none"/>
            <w:rPrChange w:id="399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2.46</w:t>
        </w:r>
      </w:ins>
      <w:r w:rsidR="00D626DA" w:rsidRPr="00365026">
        <w:rPr>
          <w:rFonts w:ascii="Times New Roman" w:eastAsia="Times New Roman" w:hAnsi="Times New Roman" w:cs="Times New Roman"/>
          <w:kern w:val="0"/>
          <w:sz w:val="24"/>
          <w:szCs w:val="24"/>
          <w:lang w:val="en-GB" w:eastAsia="en-GB"/>
          <w14:ligatures w14:val="none"/>
          <w:rPrChange w:id="399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D626DA" w:rsidRPr="00365026">
        <w:rPr>
          <w:rFonts w:ascii="Times New Roman" w:eastAsia="Times New Roman" w:hAnsi="Times New Roman" w:cs="Times New Roman"/>
          <w:i/>
          <w:iCs/>
          <w:kern w:val="0"/>
          <w:sz w:val="24"/>
          <w:szCs w:val="24"/>
          <w:lang w:val="en-GB" w:eastAsia="en-GB"/>
          <w14:ligatures w14:val="none"/>
          <w:rPrChange w:id="3997"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D626DA" w:rsidRPr="00365026">
        <w:rPr>
          <w:rFonts w:ascii="Times New Roman" w:eastAsia="Times New Roman" w:hAnsi="Times New Roman" w:cs="Times New Roman"/>
          <w:kern w:val="0"/>
          <w:sz w:val="24"/>
          <w:szCs w:val="24"/>
          <w:lang w:val="en-GB" w:eastAsia="en-GB"/>
          <w14:ligatures w14:val="none"/>
          <w:rPrChange w:id="399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3999" w:author="Jane Kohlhoff" w:date="2024-05-17T21:43:00Z" w16du:dateUtc="2024-05-17T11:43:00Z">
        <w:r w:rsidR="00F61116" w:rsidRPr="00365026">
          <w:rPr>
            <w:rFonts w:ascii="Times New Roman" w:eastAsia="Times New Roman" w:hAnsi="Times New Roman" w:cs="Times New Roman"/>
            <w:kern w:val="0"/>
            <w:sz w:val="24"/>
            <w:szCs w:val="24"/>
            <w:lang w:val="en-GB" w:eastAsia="en-GB"/>
            <w14:ligatures w14:val="none"/>
            <w:rPrChange w:id="400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.119</w:t>
        </w:r>
      </w:ins>
      <w:del w:id="4001" w:author="Jane Kohlhoff" w:date="2024-05-17T21:43:00Z" w16du:dateUtc="2024-05-17T11:43:00Z">
        <w:r w:rsidR="00D626DA" w:rsidRPr="00365026" w:rsidDel="00F61116">
          <w:rPr>
            <w:rFonts w:ascii="Times New Roman" w:eastAsia="Times New Roman" w:hAnsi="Times New Roman" w:cs="Times New Roman"/>
            <w:kern w:val="0"/>
            <w:sz w:val="24"/>
            <w:szCs w:val="24"/>
            <w:lang w:val="en-GB" w:eastAsia="en-GB"/>
            <w14:ligatures w14:val="none"/>
            <w:rPrChange w:id="400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del w:id="4003" w:author="Jane Kohlhoff" w:date="2024-06-12T21:14:00Z" w16du:dateUtc="2024-06-12T11:14:00Z">
        <w:r w:rsidR="00D626DA" w:rsidRPr="00365026" w:rsidDel="00A11B11">
          <w:rPr>
            <w:rFonts w:ascii="Times New Roman" w:eastAsia="Times New Roman" w:hAnsi="Times New Roman" w:cs="Times New Roman"/>
            <w:kern w:val="0"/>
            <w:sz w:val="24"/>
            <w:szCs w:val="24"/>
            <w:lang w:val="en-GB" w:eastAsia="en-GB"/>
            <w14:ligatures w14:val="none"/>
            <w:rPrChange w:id="400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D626DA" w:rsidRPr="00365026">
        <w:rPr>
          <w:rFonts w:ascii="Times New Roman" w:eastAsia="Times New Roman" w:hAnsi="Times New Roman" w:cs="Times New Roman"/>
          <w:kern w:val="0"/>
          <w:sz w:val="24"/>
          <w:szCs w:val="24"/>
          <w:lang w:val="en-GB" w:eastAsia="en-GB"/>
          <w14:ligatures w14:val="none"/>
        </w:rPr>
        <w:t>.</w:t>
      </w:r>
    </w:p>
    <w:p w14:paraId="13036B2E" w14:textId="1AC1B95D" w:rsidR="00696929" w:rsidRPr="00365026" w:rsidRDefault="000F579F"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hAnsi="Times New Roman" w:cs="Times New Roman"/>
          <w:b/>
          <w:bCs/>
          <w:iCs/>
          <w:color w:val="000000"/>
          <w:sz w:val="24"/>
          <w:szCs w:val="24"/>
          <w:rPrChange w:id="4005" w:author="Jane Kohlhoff" w:date="2024-06-11T09:53:00Z" w16du:dateUtc="2024-06-10T23:53:00Z">
            <w:rPr>
              <w:rFonts w:ascii="Times" w:hAnsi="Times" w:cs="Helvetica"/>
              <w:b/>
              <w:bCs/>
              <w:iCs/>
              <w:color w:val="000000"/>
              <w:sz w:val="24"/>
              <w:szCs w:val="24"/>
            </w:rPr>
          </w:rPrChange>
        </w:rPr>
        <w:t>Parenting stress</w:t>
      </w:r>
      <w:r w:rsidR="00696929" w:rsidRPr="00365026">
        <w:rPr>
          <w:rFonts w:ascii="Times New Roman" w:hAnsi="Times New Roman" w:cs="Times New Roman"/>
          <w:b/>
          <w:bCs/>
          <w:iCs/>
          <w:color w:val="000000"/>
          <w:sz w:val="24"/>
          <w:szCs w:val="24"/>
          <w:rPrChange w:id="4006" w:author="Jane Kohlhoff" w:date="2024-06-11T09:53:00Z" w16du:dateUtc="2024-06-10T23:53:00Z">
            <w:rPr>
              <w:rFonts w:ascii="Times" w:hAnsi="Times" w:cs="Helvetica"/>
              <w:b/>
              <w:bCs/>
              <w:iCs/>
              <w:color w:val="000000"/>
              <w:sz w:val="24"/>
              <w:szCs w:val="24"/>
            </w:rPr>
          </w:rPrChange>
        </w:rPr>
        <w:t xml:space="preserve">. </w:t>
      </w:r>
      <w:commentRangeStart w:id="4007"/>
      <w:r w:rsidR="004D23FC" w:rsidRPr="00233577">
        <w:rPr>
          <w:rFonts w:ascii="Times New Roman" w:hAnsi="Times New Roman" w:cs="Times New Roman"/>
          <w:iCs/>
          <w:color w:val="000000"/>
          <w:sz w:val="24"/>
          <w:szCs w:val="24"/>
          <w:highlight w:val="yellow"/>
          <w:rPrChange w:id="4008" w:author="Jane Kohlhoff" w:date="2024-06-11T12:03:00Z" w16du:dateUtc="2024-06-11T02:03:00Z">
            <w:rPr>
              <w:rFonts w:ascii="Times" w:hAnsi="Times" w:cs="Helvetica"/>
              <w:iCs/>
              <w:color w:val="000000"/>
              <w:sz w:val="24"/>
              <w:szCs w:val="24"/>
            </w:rPr>
          </w:rPrChange>
        </w:rPr>
        <w:t>For</w:t>
      </w:r>
      <w:r w:rsidR="004D23FC" w:rsidRPr="00233577">
        <w:rPr>
          <w:rFonts w:ascii="Times New Roman" w:hAnsi="Times New Roman" w:cs="Times New Roman"/>
          <w:b/>
          <w:bCs/>
          <w:iCs/>
          <w:color w:val="000000"/>
          <w:sz w:val="24"/>
          <w:szCs w:val="24"/>
          <w:highlight w:val="yellow"/>
          <w:rPrChange w:id="4009" w:author="Jane Kohlhoff" w:date="2024-06-11T12:03:00Z" w16du:dateUtc="2024-06-11T02:03:00Z">
            <w:rPr>
              <w:rFonts w:ascii="Times" w:hAnsi="Times" w:cs="Helvetica"/>
              <w:b/>
              <w:bCs/>
              <w:iCs/>
              <w:color w:val="000000"/>
              <w:sz w:val="24"/>
              <w:szCs w:val="24"/>
            </w:rPr>
          </w:rPrChange>
        </w:rPr>
        <w:t xml:space="preserve"> </w:t>
      </w:r>
      <w:r w:rsidR="004D23FC" w:rsidRPr="00233577">
        <w:rPr>
          <w:rFonts w:ascii="Times New Roman" w:hAnsi="Times New Roman" w:cs="Times New Roman"/>
          <w:iCs/>
          <w:color w:val="000000"/>
          <w:sz w:val="24"/>
          <w:szCs w:val="24"/>
          <w:highlight w:val="yellow"/>
          <w:rPrChange w:id="4010" w:author="Jane Kohlhoff" w:date="2024-06-11T12:03:00Z" w16du:dateUtc="2024-06-11T02:03:00Z">
            <w:rPr>
              <w:rFonts w:ascii="Times" w:hAnsi="Times" w:cs="Helvetica"/>
              <w:iCs/>
              <w:color w:val="000000"/>
              <w:sz w:val="24"/>
              <w:szCs w:val="24"/>
            </w:rPr>
          </w:rPrChange>
        </w:rPr>
        <w:t>p</w:t>
      </w:r>
      <w:r w:rsidR="001A14E6" w:rsidRPr="00233577">
        <w:rPr>
          <w:rFonts w:ascii="Times New Roman" w:hAnsi="Times New Roman" w:cs="Times New Roman"/>
          <w:iCs/>
          <w:color w:val="000000"/>
          <w:sz w:val="24"/>
          <w:szCs w:val="24"/>
          <w:highlight w:val="yellow"/>
          <w:rPrChange w:id="4011" w:author="Jane Kohlhoff" w:date="2024-06-11T12:03:00Z" w16du:dateUtc="2024-06-11T02:03:00Z">
            <w:rPr>
              <w:rFonts w:ascii="Times" w:hAnsi="Times" w:cs="Helvetica"/>
              <w:iCs/>
              <w:color w:val="000000"/>
              <w:sz w:val="24"/>
              <w:szCs w:val="24"/>
            </w:rPr>
          </w:rPrChange>
        </w:rPr>
        <w:t>arenting stress</w:t>
      </w:r>
      <w:r w:rsidR="00901414" w:rsidRPr="00233577">
        <w:rPr>
          <w:rFonts w:ascii="Times New Roman" w:hAnsi="Times New Roman" w:cs="Times New Roman"/>
          <w:iCs/>
          <w:color w:val="000000"/>
          <w:sz w:val="24"/>
          <w:szCs w:val="24"/>
          <w:highlight w:val="yellow"/>
          <w:rPrChange w:id="4012" w:author="Jane Kohlhoff" w:date="2024-06-11T12:03:00Z" w16du:dateUtc="2024-06-11T02:03:00Z">
            <w:rPr>
              <w:rFonts w:ascii="Times" w:hAnsi="Times" w:cs="Helvetica"/>
              <w:iCs/>
              <w:color w:val="000000"/>
              <w:sz w:val="24"/>
              <w:szCs w:val="24"/>
            </w:rPr>
          </w:rPrChange>
        </w:rPr>
        <w:t>,</w:t>
      </w:r>
      <w:r w:rsidR="001A14E6" w:rsidRPr="00233577">
        <w:rPr>
          <w:rFonts w:ascii="Times New Roman" w:hAnsi="Times New Roman" w:cs="Times New Roman"/>
          <w:iCs/>
          <w:color w:val="000000"/>
          <w:sz w:val="24"/>
          <w:szCs w:val="24"/>
          <w:highlight w:val="yellow"/>
          <w:rPrChange w:id="4013" w:author="Jane Kohlhoff" w:date="2024-06-11T12:03:00Z" w16du:dateUtc="2024-06-11T02:03:00Z">
            <w:rPr>
              <w:rFonts w:ascii="Times" w:hAnsi="Times" w:cs="Helvetica"/>
              <w:iCs/>
              <w:color w:val="000000"/>
              <w:sz w:val="24"/>
              <w:szCs w:val="24"/>
            </w:rPr>
          </w:rPrChange>
        </w:rPr>
        <w:t xml:space="preserve"> assessed using the PSI-SF</w:t>
      </w:r>
      <w:r w:rsidR="00901414" w:rsidRPr="00233577">
        <w:rPr>
          <w:rFonts w:ascii="Times New Roman" w:hAnsi="Times New Roman" w:cs="Times New Roman"/>
          <w:iCs/>
          <w:color w:val="000000"/>
          <w:sz w:val="24"/>
          <w:szCs w:val="24"/>
          <w:highlight w:val="yellow"/>
          <w:rPrChange w:id="4014" w:author="Jane Kohlhoff" w:date="2024-06-11T12:03:00Z" w16du:dateUtc="2024-06-11T02:03:00Z">
            <w:rPr>
              <w:rFonts w:ascii="Times" w:hAnsi="Times" w:cs="Helvetica"/>
              <w:iCs/>
              <w:color w:val="000000"/>
              <w:sz w:val="24"/>
              <w:szCs w:val="24"/>
            </w:rPr>
          </w:rPrChange>
        </w:rPr>
        <w:t xml:space="preserve">, </w:t>
      </w:r>
      <w:r w:rsidR="00696929" w:rsidRPr="00233577">
        <w:rPr>
          <w:rFonts w:ascii="Times New Roman" w:hAnsi="Times New Roman" w:cs="Times New Roman"/>
          <w:bCs/>
          <w:iCs/>
          <w:sz w:val="24"/>
          <w:szCs w:val="24"/>
          <w:highlight w:val="yellow"/>
          <w:rPrChange w:id="4015" w:author="Jane Kohlhoff" w:date="2024-06-11T12:03:00Z" w16du:dateUtc="2024-06-11T02:03:00Z">
            <w:rPr>
              <w:rFonts w:ascii="Times" w:hAnsi="Times" w:cs="Times"/>
              <w:bCs/>
              <w:iCs/>
              <w:sz w:val="24"/>
              <w:szCs w:val="24"/>
            </w:rPr>
          </w:rPrChange>
        </w:rPr>
        <w:t>significant effects were identified for time (</w:t>
      </w:r>
      <w:r w:rsidR="00696929" w:rsidRPr="00233577">
        <w:rPr>
          <w:rFonts w:ascii="Times New Roman" w:hAnsi="Times New Roman" w:cs="Times New Roman"/>
          <w:bCs/>
          <w:i/>
          <w:sz w:val="24"/>
          <w:szCs w:val="24"/>
          <w:highlight w:val="yellow"/>
          <w:rPrChange w:id="4016" w:author="Jane Kohlhoff" w:date="2024-06-11T12:03:00Z" w16du:dateUtc="2024-06-11T02:03:00Z">
            <w:rPr>
              <w:rFonts w:ascii="Times" w:hAnsi="Times" w:cs="Times"/>
              <w:bCs/>
              <w:i/>
              <w:sz w:val="24"/>
              <w:szCs w:val="24"/>
            </w:rPr>
          </w:rPrChange>
        </w:rPr>
        <w:t>p</w:t>
      </w:r>
      <w:r w:rsidR="00696929" w:rsidRPr="00233577">
        <w:rPr>
          <w:rFonts w:ascii="Times New Roman" w:hAnsi="Times New Roman" w:cs="Times New Roman"/>
          <w:bCs/>
          <w:iCs/>
          <w:sz w:val="24"/>
          <w:szCs w:val="24"/>
          <w:highlight w:val="yellow"/>
          <w:rPrChange w:id="4017" w:author="Jane Kohlhoff" w:date="2024-06-11T12:03:00Z" w16du:dateUtc="2024-06-11T02:03:00Z">
            <w:rPr>
              <w:rFonts w:ascii="Times" w:hAnsi="Times" w:cs="Times"/>
              <w:bCs/>
              <w:iCs/>
              <w:sz w:val="24"/>
              <w:szCs w:val="24"/>
            </w:rPr>
          </w:rPrChange>
        </w:rPr>
        <w:t>=.039) but not for group (</w:t>
      </w:r>
      <w:r w:rsidR="00696929" w:rsidRPr="00233577">
        <w:rPr>
          <w:rFonts w:ascii="Times New Roman" w:hAnsi="Times New Roman" w:cs="Times New Roman"/>
          <w:bCs/>
          <w:i/>
          <w:sz w:val="24"/>
          <w:szCs w:val="24"/>
          <w:highlight w:val="yellow"/>
          <w:rPrChange w:id="4018" w:author="Jane Kohlhoff" w:date="2024-06-11T12:03:00Z" w16du:dateUtc="2024-06-11T02:03:00Z">
            <w:rPr>
              <w:rFonts w:ascii="Times" w:hAnsi="Times" w:cs="Times"/>
              <w:bCs/>
              <w:i/>
              <w:sz w:val="24"/>
              <w:szCs w:val="24"/>
            </w:rPr>
          </w:rPrChange>
        </w:rPr>
        <w:t>p</w:t>
      </w:r>
      <w:r w:rsidR="00696929" w:rsidRPr="00233577">
        <w:rPr>
          <w:rFonts w:ascii="Times New Roman" w:hAnsi="Times New Roman" w:cs="Times New Roman"/>
          <w:bCs/>
          <w:iCs/>
          <w:sz w:val="24"/>
          <w:szCs w:val="24"/>
          <w:highlight w:val="yellow"/>
          <w:rPrChange w:id="4019" w:author="Jane Kohlhoff" w:date="2024-06-11T12:03:00Z" w16du:dateUtc="2024-06-11T02:03:00Z">
            <w:rPr>
              <w:rFonts w:ascii="Times" w:hAnsi="Times" w:cs="Times"/>
              <w:bCs/>
              <w:iCs/>
              <w:sz w:val="24"/>
              <w:szCs w:val="24"/>
            </w:rPr>
          </w:rPrChange>
        </w:rPr>
        <w:t>=0.195) or group x time (</w:t>
      </w:r>
      <w:r w:rsidR="00696929" w:rsidRPr="00233577">
        <w:rPr>
          <w:rFonts w:ascii="Times New Roman" w:hAnsi="Times New Roman" w:cs="Times New Roman"/>
          <w:bCs/>
          <w:i/>
          <w:sz w:val="24"/>
          <w:szCs w:val="24"/>
          <w:highlight w:val="yellow"/>
          <w:rPrChange w:id="4020" w:author="Jane Kohlhoff" w:date="2024-06-11T12:03:00Z" w16du:dateUtc="2024-06-11T02:03:00Z">
            <w:rPr>
              <w:rFonts w:ascii="Times" w:hAnsi="Times" w:cs="Times"/>
              <w:bCs/>
              <w:i/>
              <w:sz w:val="24"/>
              <w:szCs w:val="24"/>
            </w:rPr>
          </w:rPrChange>
        </w:rPr>
        <w:t>p</w:t>
      </w:r>
      <w:r w:rsidR="00696929" w:rsidRPr="00233577">
        <w:rPr>
          <w:rFonts w:ascii="Times New Roman" w:hAnsi="Times New Roman" w:cs="Times New Roman"/>
          <w:bCs/>
          <w:iCs/>
          <w:sz w:val="24"/>
          <w:szCs w:val="24"/>
          <w:highlight w:val="yellow"/>
          <w:rPrChange w:id="4021" w:author="Jane Kohlhoff" w:date="2024-06-11T12:03:00Z" w16du:dateUtc="2024-06-11T02:03:00Z">
            <w:rPr>
              <w:rFonts w:ascii="Times" w:hAnsi="Times" w:cs="Times"/>
              <w:bCs/>
              <w:iCs/>
              <w:sz w:val="24"/>
              <w:szCs w:val="24"/>
            </w:rPr>
          </w:rPrChange>
        </w:rPr>
        <w:t xml:space="preserve">=.252). </w:t>
      </w:r>
      <w:r w:rsidR="00544E84" w:rsidRPr="00233577">
        <w:rPr>
          <w:rFonts w:ascii="Times New Roman" w:hAnsi="Times New Roman" w:cs="Times New Roman"/>
          <w:bCs/>
          <w:iCs/>
          <w:sz w:val="24"/>
          <w:szCs w:val="24"/>
          <w:highlight w:val="yellow"/>
          <w:rPrChange w:id="4022" w:author="Jane Kohlhoff" w:date="2024-06-11T12:03:00Z" w16du:dateUtc="2024-06-11T02:03:00Z">
            <w:rPr>
              <w:rFonts w:ascii="Times" w:hAnsi="Times" w:cs="Times"/>
              <w:bCs/>
              <w:iCs/>
              <w:sz w:val="24"/>
              <w:szCs w:val="24"/>
            </w:rPr>
          </w:rPrChange>
        </w:rPr>
        <w:t>Plan</w:t>
      </w:r>
      <w:r w:rsidR="00D5464E" w:rsidRPr="00233577">
        <w:rPr>
          <w:rFonts w:ascii="Times New Roman" w:hAnsi="Times New Roman" w:cs="Times New Roman"/>
          <w:bCs/>
          <w:iCs/>
          <w:sz w:val="24"/>
          <w:szCs w:val="24"/>
          <w:highlight w:val="yellow"/>
          <w:rPrChange w:id="4023" w:author="Jane Kohlhoff" w:date="2024-06-11T12:03:00Z" w16du:dateUtc="2024-06-11T02:03:00Z">
            <w:rPr>
              <w:rFonts w:ascii="Times" w:hAnsi="Times" w:cs="Times"/>
              <w:bCs/>
              <w:iCs/>
              <w:sz w:val="24"/>
              <w:szCs w:val="24"/>
            </w:rPr>
          </w:rPrChange>
        </w:rPr>
        <w:t>n</w:t>
      </w:r>
      <w:r w:rsidR="00544E84" w:rsidRPr="00233577">
        <w:rPr>
          <w:rFonts w:ascii="Times New Roman" w:hAnsi="Times New Roman" w:cs="Times New Roman"/>
          <w:bCs/>
          <w:iCs/>
          <w:sz w:val="24"/>
          <w:szCs w:val="24"/>
          <w:highlight w:val="yellow"/>
          <w:rPrChange w:id="4024" w:author="Jane Kohlhoff" w:date="2024-06-11T12:03:00Z" w16du:dateUtc="2024-06-11T02:03:00Z">
            <w:rPr>
              <w:rFonts w:ascii="Times" w:hAnsi="Times" w:cs="Times"/>
              <w:bCs/>
              <w:iCs/>
              <w:sz w:val="24"/>
              <w:szCs w:val="24"/>
            </w:rPr>
          </w:rPrChange>
        </w:rPr>
        <w:t>ed comparisons</w:t>
      </w:r>
      <w:r w:rsidR="00696929" w:rsidRPr="00233577">
        <w:rPr>
          <w:rFonts w:ascii="Times New Roman" w:hAnsi="Times New Roman" w:cs="Times New Roman"/>
          <w:bCs/>
          <w:iCs/>
          <w:sz w:val="24"/>
          <w:szCs w:val="24"/>
          <w:highlight w:val="yellow"/>
          <w:rPrChange w:id="4025" w:author="Jane Kohlhoff" w:date="2024-06-11T12:03:00Z" w16du:dateUtc="2024-06-11T02:03:00Z">
            <w:rPr>
              <w:rFonts w:ascii="Times" w:hAnsi="Times" w:cs="Times"/>
              <w:bCs/>
              <w:iCs/>
              <w:sz w:val="24"/>
              <w:szCs w:val="24"/>
            </w:rPr>
          </w:rPrChange>
        </w:rPr>
        <w:t xml:space="preserve"> revealed no between-group differences at any time point. The PCIT-T and COS-P groups each showed significant within-group decreases in parenting stress from T1 to T2 (</w:t>
      </w:r>
      <w:r w:rsidR="00901414" w:rsidRPr="00233577">
        <w:rPr>
          <w:rFonts w:ascii="Times New Roman" w:hAnsi="Times New Roman" w:cs="Times New Roman"/>
          <w:bCs/>
          <w:iCs/>
          <w:sz w:val="24"/>
          <w:szCs w:val="24"/>
          <w:highlight w:val="yellow"/>
          <w:rPrChange w:id="4026" w:author="Jane Kohlhoff" w:date="2024-06-11T12:03:00Z" w16du:dateUtc="2024-06-11T02:03:00Z">
            <w:rPr>
              <w:rFonts w:ascii="Times" w:hAnsi="Times" w:cs="Times"/>
              <w:bCs/>
              <w:iCs/>
              <w:sz w:val="24"/>
              <w:szCs w:val="24"/>
            </w:rPr>
          </w:rPrChange>
        </w:rPr>
        <w:t xml:space="preserve">PCIT-T: </w:t>
      </w:r>
      <w:r w:rsidR="00901414" w:rsidRPr="00233577">
        <w:rPr>
          <w:rFonts w:ascii="Times New Roman" w:hAnsi="Times New Roman" w:cs="Times New Roman"/>
          <w:bCs/>
          <w:i/>
          <w:sz w:val="24"/>
          <w:szCs w:val="24"/>
          <w:highlight w:val="yellow"/>
          <w:rPrChange w:id="4027" w:author="Jane Kohlhoff" w:date="2024-06-11T12:03:00Z" w16du:dateUtc="2024-06-11T02:03:00Z">
            <w:rPr>
              <w:rFonts w:ascii="Times" w:hAnsi="Times" w:cs="Times"/>
              <w:bCs/>
              <w:i/>
              <w:sz w:val="24"/>
              <w:szCs w:val="24"/>
            </w:rPr>
          </w:rPrChange>
        </w:rPr>
        <w:t>p</w:t>
      </w:r>
      <w:r w:rsidR="00901414" w:rsidRPr="00233577">
        <w:rPr>
          <w:rFonts w:ascii="Times New Roman" w:hAnsi="Times New Roman" w:cs="Times New Roman"/>
          <w:bCs/>
          <w:iCs/>
          <w:sz w:val="24"/>
          <w:szCs w:val="24"/>
          <w:highlight w:val="yellow"/>
          <w:rPrChange w:id="4028" w:author="Jane Kohlhoff" w:date="2024-06-11T12:03:00Z" w16du:dateUtc="2024-06-11T02:03:00Z">
            <w:rPr>
              <w:rFonts w:ascii="Times" w:hAnsi="Times" w:cs="Times"/>
              <w:bCs/>
              <w:iCs/>
              <w:sz w:val="24"/>
              <w:szCs w:val="24"/>
            </w:rPr>
          </w:rPrChange>
        </w:rPr>
        <w:t xml:space="preserve">=.03, </w:t>
      </w:r>
      <w:r w:rsidR="00901414" w:rsidRPr="00233577">
        <w:rPr>
          <w:rFonts w:ascii="Times New Roman" w:hAnsi="Times New Roman" w:cs="Times New Roman"/>
          <w:bCs/>
          <w:i/>
          <w:sz w:val="24"/>
          <w:szCs w:val="24"/>
          <w:highlight w:val="yellow"/>
          <w:rPrChange w:id="4029" w:author="Jane Kohlhoff" w:date="2024-06-11T12:03:00Z" w16du:dateUtc="2024-06-11T02:03:00Z">
            <w:rPr>
              <w:rFonts w:ascii="Times" w:hAnsi="Times" w:cs="Times"/>
              <w:bCs/>
              <w:i/>
              <w:sz w:val="24"/>
              <w:szCs w:val="24"/>
            </w:rPr>
          </w:rPrChange>
        </w:rPr>
        <w:t>d</w:t>
      </w:r>
      <w:r w:rsidR="00901414" w:rsidRPr="00233577">
        <w:rPr>
          <w:rFonts w:ascii="Times New Roman" w:hAnsi="Times New Roman" w:cs="Times New Roman"/>
          <w:bCs/>
          <w:iCs/>
          <w:sz w:val="24"/>
          <w:szCs w:val="24"/>
          <w:highlight w:val="yellow"/>
          <w:rPrChange w:id="4030" w:author="Jane Kohlhoff" w:date="2024-06-11T12:03:00Z" w16du:dateUtc="2024-06-11T02:03:00Z">
            <w:rPr>
              <w:rFonts w:ascii="Times" w:hAnsi="Times" w:cs="Times"/>
              <w:bCs/>
              <w:iCs/>
              <w:sz w:val="24"/>
              <w:szCs w:val="24"/>
            </w:rPr>
          </w:rPrChange>
        </w:rPr>
        <w:t xml:space="preserve">=-.47, medium effect size; COS-P: </w:t>
      </w:r>
      <w:r w:rsidR="00901414" w:rsidRPr="00233577">
        <w:rPr>
          <w:rFonts w:ascii="Times New Roman" w:hAnsi="Times New Roman" w:cs="Times New Roman"/>
          <w:bCs/>
          <w:i/>
          <w:sz w:val="24"/>
          <w:szCs w:val="24"/>
          <w:highlight w:val="yellow"/>
          <w:rPrChange w:id="4031" w:author="Jane Kohlhoff" w:date="2024-06-11T12:03:00Z" w16du:dateUtc="2024-06-11T02:03:00Z">
            <w:rPr>
              <w:rFonts w:ascii="Times" w:hAnsi="Times" w:cs="Times"/>
              <w:bCs/>
              <w:i/>
              <w:sz w:val="24"/>
              <w:szCs w:val="24"/>
            </w:rPr>
          </w:rPrChange>
        </w:rPr>
        <w:t>p</w:t>
      </w:r>
      <w:r w:rsidR="00901414" w:rsidRPr="00233577">
        <w:rPr>
          <w:rFonts w:ascii="Times New Roman" w:hAnsi="Times New Roman" w:cs="Times New Roman"/>
          <w:bCs/>
          <w:iCs/>
          <w:sz w:val="24"/>
          <w:szCs w:val="24"/>
          <w:highlight w:val="yellow"/>
          <w:rPrChange w:id="4032" w:author="Jane Kohlhoff" w:date="2024-06-11T12:03:00Z" w16du:dateUtc="2024-06-11T02:03:00Z">
            <w:rPr>
              <w:rFonts w:ascii="Times" w:hAnsi="Times" w:cs="Times"/>
              <w:bCs/>
              <w:iCs/>
              <w:sz w:val="24"/>
              <w:szCs w:val="24"/>
            </w:rPr>
          </w:rPrChange>
        </w:rPr>
        <w:t xml:space="preserve">=.03, </w:t>
      </w:r>
      <w:r w:rsidR="00901414" w:rsidRPr="00233577">
        <w:rPr>
          <w:rFonts w:ascii="Times New Roman" w:hAnsi="Times New Roman" w:cs="Times New Roman"/>
          <w:bCs/>
          <w:i/>
          <w:sz w:val="24"/>
          <w:szCs w:val="24"/>
          <w:highlight w:val="yellow"/>
          <w:rPrChange w:id="4033" w:author="Jane Kohlhoff" w:date="2024-06-11T12:03:00Z" w16du:dateUtc="2024-06-11T02:03:00Z">
            <w:rPr>
              <w:rFonts w:ascii="Times" w:hAnsi="Times" w:cs="Times"/>
              <w:bCs/>
              <w:i/>
              <w:sz w:val="24"/>
              <w:szCs w:val="24"/>
            </w:rPr>
          </w:rPrChange>
        </w:rPr>
        <w:t>d</w:t>
      </w:r>
      <w:r w:rsidR="00901414" w:rsidRPr="00233577">
        <w:rPr>
          <w:rFonts w:ascii="Times New Roman" w:hAnsi="Times New Roman" w:cs="Times New Roman"/>
          <w:bCs/>
          <w:iCs/>
          <w:sz w:val="24"/>
          <w:szCs w:val="24"/>
          <w:highlight w:val="yellow"/>
          <w:rPrChange w:id="4034" w:author="Jane Kohlhoff" w:date="2024-06-11T12:03:00Z" w16du:dateUtc="2024-06-11T02:03:00Z">
            <w:rPr>
              <w:rFonts w:ascii="Times" w:hAnsi="Times" w:cs="Times"/>
              <w:bCs/>
              <w:iCs/>
              <w:sz w:val="24"/>
              <w:szCs w:val="24"/>
            </w:rPr>
          </w:rPrChange>
        </w:rPr>
        <w:t>= -.55, medium effect size</w:t>
      </w:r>
      <w:r w:rsidR="00696929" w:rsidRPr="00233577">
        <w:rPr>
          <w:rFonts w:ascii="Times New Roman" w:hAnsi="Times New Roman" w:cs="Times New Roman"/>
          <w:bCs/>
          <w:iCs/>
          <w:sz w:val="24"/>
          <w:szCs w:val="24"/>
          <w:highlight w:val="yellow"/>
          <w:rPrChange w:id="4035" w:author="Jane Kohlhoff" w:date="2024-06-11T12:03:00Z" w16du:dateUtc="2024-06-11T02:03:00Z">
            <w:rPr>
              <w:rFonts w:ascii="Times" w:hAnsi="Times" w:cs="Times"/>
              <w:bCs/>
              <w:iCs/>
              <w:sz w:val="24"/>
              <w:szCs w:val="24"/>
            </w:rPr>
          </w:rPrChange>
        </w:rPr>
        <w:t>) and from T1 to T3 (</w:t>
      </w:r>
      <w:r w:rsidR="00901414" w:rsidRPr="00233577">
        <w:rPr>
          <w:rFonts w:ascii="Times New Roman" w:hAnsi="Times New Roman" w:cs="Times New Roman"/>
          <w:bCs/>
          <w:iCs/>
          <w:sz w:val="24"/>
          <w:szCs w:val="24"/>
          <w:highlight w:val="yellow"/>
          <w:rPrChange w:id="4036" w:author="Jane Kohlhoff" w:date="2024-06-11T12:03:00Z" w16du:dateUtc="2024-06-11T02:03:00Z">
            <w:rPr>
              <w:rFonts w:ascii="Times" w:hAnsi="Times" w:cs="Times"/>
              <w:bCs/>
              <w:iCs/>
              <w:sz w:val="24"/>
              <w:szCs w:val="24"/>
            </w:rPr>
          </w:rPrChange>
        </w:rPr>
        <w:t xml:space="preserve">PCIT-T: </w:t>
      </w:r>
      <w:r w:rsidR="00901414" w:rsidRPr="00233577">
        <w:rPr>
          <w:rFonts w:ascii="Times New Roman" w:hAnsi="Times New Roman" w:cs="Times New Roman"/>
          <w:bCs/>
          <w:i/>
          <w:sz w:val="24"/>
          <w:szCs w:val="24"/>
          <w:highlight w:val="yellow"/>
          <w:rPrChange w:id="4037" w:author="Jane Kohlhoff" w:date="2024-06-11T12:03:00Z" w16du:dateUtc="2024-06-11T02:03:00Z">
            <w:rPr>
              <w:rFonts w:ascii="Times" w:hAnsi="Times" w:cs="Times"/>
              <w:bCs/>
              <w:i/>
              <w:sz w:val="24"/>
              <w:szCs w:val="24"/>
            </w:rPr>
          </w:rPrChange>
        </w:rPr>
        <w:t>p</w:t>
      </w:r>
      <w:r w:rsidR="00901414" w:rsidRPr="00233577">
        <w:rPr>
          <w:rFonts w:ascii="Times New Roman" w:hAnsi="Times New Roman" w:cs="Times New Roman"/>
          <w:bCs/>
          <w:iCs/>
          <w:sz w:val="24"/>
          <w:szCs w:val="24"/>
          <w:highlight w:val="yellow"/>
          <w:rPrChange w:id="4038" w:author="Jane Kohlhoff" w:date="2024-06-11T12:03:00Z" w16du:dateUtc="2024-06-11T02:03:00Z">
            <w:rPr>
              <w:rFonts w:ascii="Times" w:hAnsi="Times" w:cs="Times"/>
              <w:bCs/>
              <w:iCs/>
              <w:sz w:val="24"/>
              <w:szCs w:val="24"/>
            </w:rPr>
          </w:rPrChange>
        </w:rPr>
        <w:t xml:space="preserve">=.03, </w:t>
      </w:r>
      <w:r w:rsidR="00901414" w:rsidRPr="00233577">
        <w:rPr>
          <w:rFonts w:ascii="Times New Roman" w:hAnsi="Times New Roman" w:cs="Times New Roman"/>
          <w:bCs/>
          <w:i/>
          <w:sz w:val="24"/>
          <w:szCs w:val="24"/>
          <w:highlight w:val="yellow"/>
          <w:rPrChange w:id="4039" w:author="Jane Kohlhoff" w:date="2024-06-11T12:03:00Z" w16du:dateUtc="2024-06-11T02:03:00Z">
            <w:rPr>
              <w:rFonts w:ascii="Times" w:hAnsi="Times" w:cs="Times"/>
              <w:bCs/>
              <w:i/>
              <w:sz w:val="24"/>
              <w:szCs w:val="24"/>
            </w:rPr>
          </w:rPrChange>
        </w:rPr>
        <w:t>d</w:t>
      </w:r>
      <w:r w:rsidR="00901414" w:rsidRPr="00233577">
        <w:rPr>
          <w:rFonts w:ascii="Times New Roman" w:hAnsi="Times New Roman" w:cs="Times New Roman"/>
          <w:bCs/>
          <w:iCs/>
          <w:sz w:val="24"/>
          <w:szCs w:val="24"/>
          <w:highlight w:val="yellow"/>
          <w:rPrChange w:id="4040" w:author="Jane Kohlhoff" w:date="2024-06-11T12:03:00Z" w16du:dateUtc="2024-06-11T02:03:00Z">
            <w:rPr>
              <w:rFonts w:ascii="Times" w:hAnsi="Times" w:cs="Times"/>
              <w:bCs/>
              <w:iCs/>
              <w:sz w:val="24"/>
              <w:szCs w:val="24"/>
            </w:rPr>
          </w:rPrChange>
        </w:rPr>
        <w:t xml:space="preserve">=-.43, medium effect size; COS-P: </w:t>
      </w:r>
      <w:r w:rsidR="00901414" w:rsidRPr="00233577">
        <w:rPr>
          <w:rFonts w:ascii="Times New Roman" w:hAnsi="Times New Roman" w:cs="Times New Roman"/>
          <w:bCs/>
          <w:i/>
          <w:sz w:val="24"/>
          <w:szCs w:val="24"/>
          <w:highlight w:val="yellow"/>
          <w:rPrChange w:id="4041" w:author="Jane Kohlhoff" w:date="2024-06-11T12:03:00Z" w16du:dateUtc="2024-06-11T02:03:00Z">
            <w:rPr>
              <w:rFonts w:ascii="Times" w:hAnsi="Times" w:cs="Times"/>
              <w:bCs/>
              <w:i/>
              <w:sz w:val="24"/>
              <w:szCs w:val="24"/>
            </w:rPr>
          </w:rPrChange>
        </w:rPr>
        <w:t>p</w:t>
      </w:r>
      <w:r w:rsidR="00901414" w:rsidRPr="00233577">
        <w:rPr>
          <w:rFonts w:ascii="Times New Roman" w:hAnsi="Times New Roman" w:cs="Times New Roman"/>
          <w:bCs/>
          <w:iCs/>
          <w:sz w:val="24"/>
          <w:szCs w:val="24"/>
          <w:highlight w:val="yellow"/>
          <w:rPrChange w:id="4042" w:author="Jane Kohlhoff" w:date="2024-06-11T12:03:00Z" w16du:dateUtc="2024-06-11T02:03:00Z">
            <w:rPr>
              <w:rFonts w:ascii="Times" w:hAnsi="Times" w:cs="Times"/>
              <w:bCs/>
              <w:iCs/>
              <w:sz w:val="24"/>
              <w:szCs w:val="24"/>
            </w:rPr>
          </w:rPrChange>
        </w:rPr>
        <w:t xml:space="preserve">=.03, </w:t>
      </w:r>
      <w:r w:rsidR="00901414" w:rsidRPr="00233577">
        <w:rPr>
          <w:rFonts w:ascii="Times New Roman" w:hAnsi="Times New Roman" w:cs="Times New Roman"/>
          <w:bCs/>
          <w:i/>
          <w:sz w:val="24"/>
          <w:szCs w:val="24"/>
          <w:highlight w:val="yellow"/>
          <w:rPrChange w:id="4043" w:author="Jane Kohlhoff" w:date="2024-06-11T12:03:00Z" w16du:dateUtc="2024-06-11T02:03:00Z">
            <w:rPr>
              <w:rFonts w:ascii="Times" w:hAnsi="Times" w:cs="Times"/>
              <w:bCs/>
              <w:i/>
              <w:sz w:val="24"/>
              <w:szCs w:val="24"/>
            </w:rPr>
          </w:rPrChange>
        </w:rPr>
        <w:t>d</w:t>
      </w:r>
      <w:r w:rsidR="00901414" w:rsidRPr="00233577">
        <w:rPr>
          <w:rFonts w:ascii="Times New Roman" w:hAnsi="Times New Roman" w:cs="Times New Roman"/>
          <w:bCs/>
          <w:iCs/>
          <w:sz w:val="24"/>
          <w:szCs w:val="24"/>
          <w:highlight w:val="yellow"/>
          <w:rPrChange w:id="4044" w:author="Jane Kohlhoff" w:date="2024-06-11T12:03:00Z" w16du:dateUtc="2024-06-11T02:03:00Z">
            <w:rPr>
              <w:rFonts w:ascii="Times" w:hAnsi="Times" w:cs="Times"/>
              <w:bCs/>
              <w:iCs/>
              <w:sz w:val="24"/>
              <w:szCs w:val="24"/>
            </w:rPr>
          </w:rPrChange>
        </w:rPr>
        <w:t>= -.79, large effect size</w:t>
      </w:r>
      <w:r w:rsidR="00696929" w:rsidRPr="00233577">
        <w:rPr>
          <w:rFonts w:ascii="Times New Roman" w:hAnsi="Times New Roman" w:cs="Times New Roman"/>
          <w:bCs/>
          <w:iCs/>
          <w:sz w:val="24"/>
          <w:szCs w:val="24"/>
          <w:highlight w:val="yellow"/>
          <w:rPrChange w:id="4045" w:author="Jane Kohlhoff" w:date="2024-06-11T12:03:00Z" w16du:dateUtc="2024-06-11T02:03:00Z">
            <w:rPr>
              <w:rFonts w:ascii="Times" w:hAnsi="Times" w:cs="Times"/>
              <w:bCs/>
              <w:iCs/>
              <w:sz w:val="24"/>
              <w:szCs w:val="24"/>
            </w:rPr>
          </w:rPrChange>
        </w:rPr>
        <w:t xml:space="preserve">) </w:t>
      </w:r>
      <w:r w:rsidR="00692345" w:rsidRPr="00233577">
        <w:rPr>
          <w:rFonts w:ascii="Times New Roman" w:hAnsi="Times New Roman" w:cs="Times New Roman"/>
          <w:bCs/>
          <w:iCs/>
          <w:sz w:val="24"/>
          <w:szCs w:val="24"/>
          <w:highlight w:val="yellow"/>
          <w:rPrChange w:id="4046" w:author="Jane Kohlhoff" w:date="2024-06-11T12:03:00Z" w16du:dateUtc="2024-06-11T02:03:00Z">
            <w:rPr>
              <w:rFonts w:ascii="Times" w:hAnsi="Times" w:cs="Times"/>
              <w:bCs/>
              <w:iCs/>
              <w:sz w:val="24"/>
              <w:szCs w:val="24"/>
            </w:rPr>
          </w:rPrChange>
        </w:rPr>
        <w:t xml:space="preserve">but </w:t>
      </w:r>
      <w:r w:rsidR="00696929" w:rsidRPr="00233577">
        <w:rPr>
          <w:rFonts w:ascii="Times New Roman" w:hAnsi="Times New Roman" w:cs="Times New Roman"/>
          <w:bCs/>
          <w:iCs/>
          <w:sz w:val="24"/>
          <w:szCs w:val="24"/>
          <w:highlight w:val="yellow"/>
          <w:rPrChange w:id="4047" w:author="Jane Kohlhoff" w:date="2024-06-11T12:03:00Z" w16du:dateUtc="2024-06-11T02:03:00Z">
            <w:rPr>
              <w:rFonts w:ascii="Times" w:hAnsi="Times" w:cs="Times"/>
              <w:bCs/>
              <w:iCs/>
              <w:sz w:val="24"/>
              <w:szCs w:val="24"/>
            </w:rPr>
          </w:rPrChange>
        </w:rPr>
        <w:t>the WL group showed no within-group change.</w:t>
      </w:r>
      <w:r w:rsidR="00696929" w:rsidRPr="00233577">
        <w:rPr>
          <w:rFonts w:ascii="Times New Roman" w:eastAsia="Times New Roman" w:hAnsi="Times New Roman" w:cs="Times New Roman"/>
          <w:kern w:val="0"/>
          <w:sz w:val="24"/>
          <w:szCs w:val="24"/>
          <w:highlight w:val="yellow"/>
          <w:lang w:val="en-GB" w:eastAsia="en-GB"/>
          <w14:ligatures w14:val="none"/>
          <w:rPrChange w:id="4048" w:author="Jane Kohlhoff" w:date="2024-06-11T12:03:00Z" w16du:dateUtc="2024-06-11T02:03:00Z">
            <w:rPr>
              <w:rFonts w:ascii="Times New Roman" w:eastAsia="Times New Roman" w:hAnsi="Times New Roman" w:cs="Times New Roman"/>
              <w:kern w:val="0"/>
              <w:sz w:val="24"/>
              <w:szCs w:val="24"/>
              <w:lang w:val="en-GB" w:eastAsia="en-GB"/>
              <w14:ligatures w14:val="none"/>
            </w:rPr>
          </w:rPrChange>
        </w:rPr>
        <w:t xml:space="preserve"> The hypotheses that there would be gradient effects in terms of the magnitude of gains from T1 to T2 [PCIT-T &gt; COS-P &gt; WL] and T1 to T3 [PCIT</w:t>
      </w:r>
      <w:r w:rsidR="00D626DA" w:rsidRPr="00233577">
        <w:rPr>
          <w:rFonts w:ascii="Times New Roman" w:eastAsia="Times New Roman" w:hAnsi="Times New Roman" w:cs="Times New Roman"/>
          <w:kern w:val="0"/>
          <w:sz w:val="24"/>
          <w:szCs w:val="24"/>
          <w:highlight w:val="yellow"/>
          <w:lang w:val="en-GB" w:eastAsia="en-GB"/>
          <w14:ligatures w14:val="none"/>
          <w:rPrChange w:id="4049" w:author="Jane Kohlhoff" w:date="2024-06-11T12:03:00Z" w16du:dateUtc="2024-06-11T02:03:00Z">
            <w:rPr>
              <w:rFonts w:ascii="Times New Roman" w:eastAsia="Times New Roman" w:hAnsi="Times New Roman" w:cs="Times New Roman"/>
              <w:kern w:val="0"/>
              <w:sz w:val="24"/>
              <w:szCs w:val="24"/>
              <w:lang w:val="en-GB" w:eastAsia="en-GB"/>
              <w14:ligatures w14:val="none"/>
            </w:rPr>
          </w:rPrChange>
        </w:rPr>
        <w:t xml:space="preserve">-T </w:t>
      </w:r>
      <w:r w:rsidR="00696929" w:rsidRPr="00233577">
        <w:rPr>
          <w:rFonts w:ascii="Times New Roman" w:eastAsia="Times New Roman" w:hAnsi="Times New Roman" w:cs="Times New Roman"/>
          <w:kern w:val="0"/>
          <w:sz w:val="24"/>
          <w:szCs w:val="24"/>
          <w:highlight w:val="yellow"/>
          <w:lang w:val="en-GB" w:eastAsia="en-GB"/>
          <w14:ligatures w14:val="none"/>
          <w:rPrChange w:id="4050" w:author="Jane Kohlhoff" w:date="2024-06-11T12:03:00Z" w16du:dateUtc="2024-06-11T02:03:00Z">
            <w:rPr>
              <w:rFonts w:ascii="Times New Roman" w:eastAsia="Times New Roman" w:hAnsi="Times New Roman" w:cs="Times New Roman"/>
              <w:kern w:val="0"/>
              <w:sz w:val="24"/>
              <w:szCs w:val="24"/>
              <w:lang w:val="en-GB" w:eastAsia="en-GB"/>
              <w14:ligatures w14:val="none"/>
            </w:rPr>
          </w:rPrChange>
        </w:rPr>
        <w:t>&gt; COS-P], were not supported</w:t>
      </w:r>
      <w:r w:rsidR="00D626DA" w:rsidRPr="00233577">
        <w:rPr>
          <w:rFonts w:ascii="Times New Roman" w:eastAsia="Times New Roman" w:hAnsi="Times New Roman" w:cs="Times New Roman"/>
          <w:kern w:val="0"/>
          <w:sz w:val="24"/>
          <w:szCs w:val="24"/>
          <w:highlight w:val="yellow"/>
          <w:lang w:val="en-GB" w:eastAsia="en-GB"/>
          <w14:ligatures w14:val="none"/>
          <w:rPrChange w:id="4051" w:author="Jane Kohlhoff" w:date="2024-06-11T12:03:00Z" w16du:dateUtc="2024-06-11T02:03:00Z">
            <w:rPr>
              <w:rFonts w:ascii="Times New Roman" w:eastAsia="Times New Roman" w:hAnsi="Times New Roman" w:cs="Times New Roman"/>
              <w:kern w:val="0"/>
              <w:sz w:val="24"/>
              <w:szCs w:val="24"/>
              <w:lang w:val="en-GB" w:eastAsia="en-GB"/>
              <w14:ligatures w14:val="none"/>
            </w:rPr>
          </w:rPrChange>
        </w:rPr>
        <w:t xml:space="preserve"> </w:t>
      </w:r>
      <w:r w:rsidR="00D626DA" w:rsidRPr="00233577">
        <w:rPr>
          <w:rFonts w:ascii="Times New Roman" w:eastAsia="Times New Roman" w:hAnsi="Times New Roman" w:cs="Times New Roman"/>
          <w:kern w:val="0"/>
          <w:sz w:val="24"/>
          <w:szCs w:val="24"/>
          <w:highlight w:val="yellow"/>
          <w:lang w:val="en-GB" w:eastAsia="en-GB"/>
          <w14:ligatures w14:val="none"/>
        </w:rPr>
        <w:t xml:space="preserve">(T1 to T2: </w:t>
      </w:r>
      <w:r w:rsidR="00D626DA" w:rsidRPr="00233577">
        <w:rPr>
          <w:rFonts w:ascii="Times New Roman" w:eastAsia="Times New Roman" w:hAnsi="Times New Roman" w:cs="Times New Roman"/>
          <w:i/>
          <w:iCs/>
          <w:kern w:val="0"/>
          <w:sz w:val="24"/>
          <w:szCs w:val="24"/>
          <w:highlight w:val="yellow"/>
          <w:lang w:val="en-GB" w:eastAsia="en-GB"/>
          <w14:ligatures w14:val="none"/>
        </w:rPr>
        <w:t>F</w:t>
      </w:r>
      <w:r w:rsidR="00D626DA" w:rsidRPr="00233577">
        <w:rPr>
          <w:rFonts w:ascii="Times New Roman" w:eastAsia="Times New Roman" w:hAnsi="Times New Roman" w:cs="Times New Roman"/>
          <w:kern w:val="0"/>
          <w:sz w:val="24"/>
          <w:szCs w:val="24"/>
          <w:highlight w:val="yellow"/>
          <w:lang w:val="en-GB" w:eastAsia="en-GB"/>
          <w14:ligatures w14:val="none"/>
        </w:rPr>
        <w:t xml:space="preserve"> (2,xx) = .xx, </w:t>
      </w:r>
      <w:r w:rsidR="00D626DA" w:rsidRPr="00233577">
        <w:rPr>
          <w:rFonts w:ascii="Times New Roman" w:eastAsia="Times New Roman" w:hAnsi="Times New Roman" w:cs="Times New Roman"/>
          <w:i/>
          <w:iCs/>
          <w:kern w:val="0"/>
          <w:sz w:val="24"/>
          <w:szCs w:val="24"/>
          <w:highlight w:val="yellow"/>
          <w:lang w:val="en-GB" w:eastAsia="en-GB"/>
          <w14:ligatures w14:val="none"/>
        </w:rPr>
        <w:t>p</w:t>
      </w:r>
      <w:r w:rsidR="00D626DA" w:rsidRPr="00233577">
        <w:rPr>
          <w:rFonts w:ascii="Times New Roman" w:eastAsia="Times New Roman" w:hAnsi="Times New Roman" w:cs="Times New Roman"/>
          <w:kern w:val="0"/>
          <w:sz w:val="24"/>
          <w:szCs w:val="24"/>
          <w:highlight w:val="yellow"/>
          <w:lang w:val="en-GB" w:eastAsia="en-GB"/>
          <w14:ligatures w14:val="none"/>
        </w:rPr>
        <w:t xml:space="preserve"> = .xxx; T1 to T3: </w:t>
      </w:r>
      <w:r w:rsidR="00D626DA" w:rsidRPr="00233577">
        <w:rPr>
          <w:rFonts w:ascii="Times New Roman" w:eastAsia="Times New Roman" w:hAnsi="Times New Roman" w:cs="Times New Roman"/>
          <w:i/>
          <w:iCs/>
          <w:kern w:val="0"/>
          <w:sz w:val="24"/>
          <w:szCs w:val="24"/>
          <w:highlight w:val="yellow"/>
          <w:lang w:val="en-GB" w:eastAsia="en-GB"/>
          <w14:ligatures w14:val="none"/>
        </w:rPr>
        <w:t>F</w:t>
      </w:r>
      <w:r w:rsidR="00D626DA" w:rsidRPr="00233577">
        <w:rPr>
          <w:rFonts w:ascii="Times New Roman" w:eastAsia="Times New Roman" w:hAnsi="Times New Roman" w:cs="Times New Roman"/>
          <w:kern w:val="0"/>
          <w:sz w:val="24"/>
          <w:szCs w:val="24"/>
          <w:highlight w:val="yellow"/>
          <w:lang w:val="en-GB" w:eastAsia="en-GB"/>
          <w14:ligatures w14:val="none"/>
        </w:rPr>
        <w:t xml:space="preserve"> (1,</w:t>
      </w:r>
      <w:ins w:id="4052" w:author="Jane Kohlhoff" w:date="2024-05-17T21:45:00Z" w16du:dateUtc="2024-05-17T11:45:00Z">
        <w:r w:rsidR="004A7D11" w:rsidRPr="00233577">
          <w:rPr>
            <w:rFonts w:ascii="Times New Roman" w:eastAsia="Times New Roman" w:hAnsi="Times New Roman" w:cs="Times New Roman"/>
            <w:kern w:val="0"/>
            <w:sz w:val="24"/>
            <w:szCs w:val="24"/>
            <w:highlight w:val="yellow"/>
            <w:lang w:val="en-GB" w:eastAsia="en-GB"/>
            <w14:ligatures w14:val="none"/>
          </w:rPr>
          <w:t>142</w:t>
        </w:r>
      </w:ins>
      <w:del w:id="4053" w:author="Jane Kohlhoff" w:date="2024-05-17T21:45:00Z" w16du:dateUtc="2024-05-17T11:45:00Z">
        <w:r w:rsidR="00D626DA" w:rsidRPr="00233577" w:rsidDel="004A7D11">
          <w:rPr>
            <w:rFonts w:ascii="Times New Roman" w:eastAsia="Times New Roman" w:hAnsi="Times New Roman" w:cs="Times New Roman"/>
            <w:kern w:val="0"/>
            <w:sz w:val="24"/>
            <w:szCs w:val="24"/>
            <w:highlight w:val="yellow"/>
            <w:lang w:val="en-GB" w:eastAsia="en-GB"/>
            <w14:ligatures w14:val="none"/>
          </w:rPr>
          <w:delText>xx</w:delText>
        </w:r>
      </w:del>
      <w:r w:rsidR="00D626DA" w:rsidRPr="00233577">
        <w:rPr>
          <w:rFonts w:ascii="Times New Roman" w:eastAsia="Times New Roman" w:hAnsi="Times New Roman" w:cs="Times New Roman"/>
          <w:kern w:val="0"/>
          <w:sz w:val="24"/>
          <w:szCs w:val="24"/>
          <w:highlight w:val="yellow"/>
          <w:lang w:val="en-GB" w:eastAsia="en-GB"/>
          <w14:ligatures w14:val="none"/>
        </w:rPr>
        <w:t>) =</w:t>
      </w:r>
      <w:ins w:id="4054" w:author="Jane Kohlhoff" w:date="2024-05-17T21:45:00Z" w16du:dateUtc="2024-05-17T11:45:00Z">
        <w:r w:rsidR="004A7D11" w:rsidRPr="00233577">
          <w:rPr>
            <w:rFonts w:ascii="Times New Roman" w:eastAsia="Times New Roman" w:hAnsi="Times New Roman" w:cs="Times New Roman"/>
            <w:kern w:val="0"/>
            <w:sz w:val="24"/>
            <w:szCs w:val="24"/>
            <w:highlight w:val="yellow"/>
            <w:lang w:val="en-GB" w:eastAsia="en-GB"/>
            <w14:ligatures w14:val="none"/>
          </w:rPr>
          <w:t>4.73</w:t>
        </w:r>
      </w:ins>
      <w:del w:id="4055" w:author="Jane Kohlhoff" w:date="2024-05-17T21:45:00Z" w16du:dateUtc="2024-05-17T11:45:00Z">
        <w:r w:rsidR="00D626DA" w:rsidRPr="00233577" w:rsidDel="004A7D11">
          <w:rPr>
            <w:rFonts w:ascii="Times New Roman" w:eastAsia="Times New Roman" w:hAnsi="Times New Roman" w:cs="Times New Roman"/>
            <w:kern w:val="0"/>
            <w:sz w:val="24"/>
            <w:szCs w:val="24"/>
            <w:highlight w:val="yellow"/>
            <w:lang w:val="en-GB" w:eastAsia="en-GB"/>
            <w14:ligatures w14:val="none"/>
          </w:rPr>
          <w:delText xml:space="preserve"> xx</w:delText>
        </w:r>
      </w:del>
      <w:r w:rsidR="00D626DA" w:rsidRPr="00233577">
        <w:rPr>
          <w:rFonts w:ascii="Times New Roman" w:eastAsia="Times New Roman" w:hAnsi="Times New Roman" w:cs="Times New Roman"/>
          <w:kern w:val="0"/>
          <w:sz w:val="24"/>
          <w:szCs w:val="24"/>
          <w:highlight w:val="yellow"/>
          <w:lang w:val="en-GB" w:eastAsia="en-GB"/>
          <w14:ligatures w14:val="none"/>
        </w:rPr>
        <w:t xml:space="preserve">, </w:t>
      </w:r>
      <w:r w:rsidR="00D626DA" w:rsidRPr="00233577">
        <w:rPr>
          <w:rFonts w:ascii="Times New Roman" w:eastAsia="Times New Roman" w:hAnsi="Times New Roman" w:cs="Times New Roman"/>
          <w:i/>
          <w:iCs/>
          <w:kern w:val="0"/>
          <w:sz w:val="24"/>
          <w:szCs w:val="24"/>
          <w:highlight w:val="yellow"/>
          <w:lang w:val="en-GB" w:eastAsia="en-GB"/>
          <w14:ligatures w14:val="none"/>
        </w:rPr>
        <w:t>p</w:t>
      </w:r>
      <w:r w:rsidR="00D626DA" w:rsidRPr="00233577">
        <w:rPr>
          <w:rFonts w:ascii="Times New Roman" w:eastAsia="Times New Roman" w:hAnsi="Times New Roman" w:cs="Times New Roman"/>
          <w:kern w:val="0"/>
          <w:sz w:val="24"/>
          <w:szCs w:val="24"/>
          <w:highlight w:val="yellow"/>
          <w:lang w:val="en-GB" w:eastAsia="en-GB"/>
          <w14:ligatures w14:val="none"/>
        </w:rPr>
        <w:t xml:space="preserve"> </w:t>
      </w:r>
      <w:del w:id="4056" w:author="Jane Kohlhoff" w:date="2024-05-17T21:45:00Z" w16du:dateUtc="2024-05-17T11:45:00Z">
        <w:r w:rsidR="00D626DA" w:rsidRPr="00233577" w:rsidDel="004A7D11">
          <w:rPr>
            <w:rFonts w:ascii="Times New Roman" w:eastAsia="Times New Roman" w:hAnsi="Times New Roman" w:cs="Times New Roman"/>
            <w:kern w:val="0"/>
            <w:sz w:val="24"/>
            <w:szCs w:val="24"/>
            <w:highlight w:val="yellow"/>
            <w:lang w:val="en-GB" w:eastAsia="en-GB"/>
            <w14:ligatures w14:val="none"/>
          </w:rPr>
          <w:delText>=xxx</w:delText>
        </w:r>
      </w:del>
      <w:ins w:id="4057" w:author="Jane Kohlhoff" w:date="2024-05-17T21:45:00Z" w16du:dateUtc="2024-05-17T11:45:00Z">
        <w:r w:rsidR="004A7D11" w:rsidRPr="00233577">
          <w:rPr>
            <w:rFonts w:ascii="Times New Roman" w:eastAsia="Times New Roman" w:hAnsi="Times New Roman" w:cs="Times New Roman"/>
            <w:kern w:val="0"/>
            <w:sz w:val="24"/>
            <w:szCs w:val="24"/>
            <w:highlight w:val="yellow"/>
            <w:lang w:val="en-GB" w:eastAsia="en-GB"/>
            <w14:ligatures w14:val="none"/>
          </w:rPr>
          <w:t>&lt; .05</w:t>
        </w:r>
      </w:ins>
      <w:r w:rsidR="00D626DA" w:rsidRPr="00233577">
        <w:rPr>
          <w:rFonts w:ascii="Times New Roman" w:eastAsia="Times New Roman" w:hAnsi="Times New Roman" w:cs="Times New Roman"/>
          <w:kern w:val="0"/>
          <w:sz w:val="24"/>
          <w:szCs w:val="24"/>
          <w:highlight w:val="yellow"/>
          <w:lang w:val="en-GB" w:eastAsia="en-GB"/>
          <w14:ligatures w14:val="none"/>
        </w:rPr>
        <w:t>).</w:t>
      </w:r>
      <w:commentRangeEnd w:id="4007"/>
      <w:r w:rsidR="00882B63">
        <w:rPr>
          <w:rStyle w:val="CommentReference"/>
        </w:rPr>
        <w:commentReference w:id="4007"/>
      </w:r>
    </w:p>
    <w:p w14:paraId="20D250BC" w14:textId="49C434C5" w:rsidR="00696929" w:rsidRPr="00365026" w:rsidRDefault="00FA3CE6" w:rsidP="00EF4F9D">
      <w:pPr>
        <w:spacing w:line="480" w:lineRule="auto"/>
        <w:ind w:firstLine="720"/>
        <w:rPr>
          <w:rFonts w:ascii="Times New Roman" w:hAnsi="Times New Roman" w:cs="Times New Roman"/>
          <w:b/>
          <w:iCs/>
          <w:sz w:val="24"/>
          <w:szCs w:val="24"/>
          <w:rPrChange w:id="4058" w:author="Jane Kohlhoff" w:date="2024-06-11T09:53:00Z" w16du:dateUtc="2024-06-10T23:53:00Z">
            <w:rPr>
              <w:rFonts w:ascii="Times" w:hAnsi="Times" w:cs="Times"/>
              <w:b/>
              <w:iCs/>
              <w:sz w:val="24"/>
              <w:szCs w:val="24"/>
            </w:rPr>
          </w:rPrChange>
        </w:rPr>
      </w:pPr>
      <w:r w:rsidRPr="00365026">
        <w:rPr>
          <w:rFonts w:ascii="Times New Roman" w:hAnsi="Times New Roman" w:cs="Times New Roman"/>
          <w:b/>
          <w:iCs/>
          <w:sz w:val="24"/>
          <w:szCs w:val="24"/>
          <w:rPrChange w:id="4059" w:author="Jane Kohlhoff" w:date="2024-06-11T09:53:00Z" w16du:dateUtc="2024-06-10T23:53:00Z">
            <w:rPr>
              <w:rFonts w:ascii="Times" w:hAnsi="Times" w:cs="Times"/>
              <w:b/>
              <w:iCs/>
              <w:sz w:val="24"/>
              <w:szCs w:val="24"/>
            </w:rPr>
          </w:rPrChange>
        </w:rPr>
        <w:t>Child outcomes</w:t>
      </w:r>
    </w:p>
    <w:p w14:paraId="5A6C405F" w14:textId="18A53DE2" w:rsidR="00FA3CE6" w:rsidRPr="00365026" w:rsidRDefault="000F579F"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Child social-emotional functioning</w:t>
      </w:r>
      <w:r w:rsidR="00FA3CE6" w:rsidRPr="00365026">
        <w:rPr>
          <w:rFonts w:ascii="Times New Roman" w:eastAsia="Times New Roman" w:hAnsi="Times New Roman" w:cs="Times New Roman"/>
          <w:b/>
          <w:bCs/>
          <w:kern w:val="0"/>
          <w:sz w:val="24"/>
          <w:szCs w:val="24"/>
          <w:lang w:val="en-GB" w:eastAsia="en-GB"/>
          <w14:ligatures w14:val="none"/>
        </w:rPr>
        <w:t xml:space="preserve">. </w:t>
      </w:r>
      <w:r w:rsidR="00FA3CE6" w:rsidRPr="00365026">
        <w:rPr>
          <w:rFonts w:ascii="Times New Roman" w:eastAsia="Times New Roman" w:hAnsi="Times New Roman" w:cs="Times New Roman"/>
          <w:kern w:val="0"/>
          <w:sz w:val="24"/>
          <w:szCs w:val="24"/>
          <w:lang w:val="en-GB" w:eastAsia="en-GB"/>
          <w14:ligatures w14:val="none"/>
        </w:rPr>
        <w:t>For ‘Attachment and Relationships’</w:t>
      </w:r>
      <w:r w:rsidR="00901414" w:rsidRPr="00365026">
        <w:rPr>
          <w:rFonts w:ascii="Times New Roman" w:eastAsia="Times New Roman" w:hAnsi="Times New Roman" w:cs="Times New Roman"/>
          <w:kern w:val="0"/>
          <w:sz w:val="24"/>
          <w:szCs w:val="24"/>
          <w:lang w:val="en-GB" w:eastAsia="en-GB"/>
          <w14:ligatures w14:val="none"/>
        </w:rPr>
        <w:t>, assessed using the DECA-attachment scale</w:t>
      </w:r>
      <w:r w:rsidR="00FA3CE6" w:rsidRPr="00365026">
        <w:rPr>
          <w:rFonts w:ascii="Times New Roman" w:eastAsia="Times New Roman" w:hAnsi="Times New Roman" w:cs="Times New Roman"/>
          <w:kern w:val="0"/>
          <w:sz w:val="24"/>
          <w:szCs w:val="24"/>
          <w:lang w:val="en-GB" w:eastAsia="en-GB"/>
          <w14:ligatures w14:val="none"/>
        </w:rPr>
        <w:t xml:space="preserve">, </w:t>
      </w:r>
      <w:r w:rsidR="00FA3CE6" w:rsidRPr="00365026">
        <w:rPr>
          <w:rFonts w:ascii="Times New Roman" w:hAnsi="Times New Roman" w:cs="Times New Roman"/>
          <w:bCs/>
          <w:iCs/>
          <w:sz w:val="24"/>
          <w:szCs w:val="24"/>
          <w:rPrChange w:id="4060" w:author="Jane Kohlhoff" w:date="2024-06-11T09:53:00Z" w16du:dateUtc="2024-06-10T23:53:00Z">
            <w:rPr>
              <w:rFonts w:ascii="Times" w:hAnsi="Times" w:cs="Times"/>
              <w:bCs/>
              <w:iCs/>
              <w:sz w:val="24"/>
              <w:szCs w:val="24"/>
            </w:rPr>
          </w:rPrChange>
        </w:rPr>
        <w:t>significant effects were identified for group (</w:t>
      </w:r>
      <w:r w:rsidR="00FA3CE6" w:rsidRPr="00365026">
        <w:rPr>
          <w:rFonts w:ascii="Times New Roman" w:hAnsi="Times New Roman" w:cs="Times New Roman"/>
          <w:bCs/>
          <w:i/>
          <w:sz w:val="24"/>
          <w:szCs w:val="24"/>
          <w:rPrChange w:id="4061" w:author="Jane Kohlhoff" w:date="2024-06-11T09:53:00Z" w16du:dateUtc="2024-06-10T23:53:00Z">
            <w:rPr>
              <w:rFonts w:ascii="Times" w:hAnsi="Times" w:cs="Times"/>
              <w:bCs/>
              <w:i/>
              <w:sz w:val="24"/>
              <w:szCs w:val="24"/>
            </w:rPr>
          </w:rPrChange>
        </w:rPr>
        <w:t>p</w:t>
      </w:r>
      <w:r w:rsidR="00FA3CE6" w:rsidRPr="00365026">
        <w:rPr>
          <w:rFonts w:ascii="Times New Roman" w:hAnsi="Times New Roman" w:cs="Times New Roman"/>
          <w:bCs/>
          <w:iCs/>
          <w:sz w:val="24"/>
          <w:szCs w:val="24"/>
          <w:rPrChange w:id="4062" w:author="Jane Kohlhoff" w:date="2024-06-11T09:53:00Z" w16du:dateUtc="2024-06-10T23:53:00Z">
            <w:rPr>
              <w:rFonts w:ascii="Times" w:hAnsi="Times" w:cs="Times"/>
              <w:bCs/>
              <w:iCs/>
              <w:sz w:val="24"/>
              <w:szCs w:val="24"/>
            </w:rPr>
          </w:rPrChange>
        </w:rPr>
        <w:t>=.046) but not for time (</w:t>
      </w:r>
      <w:r w:rsidR="00FA3CE6" w:rsidRPr="00365026">
        <w:rPr>
          <w:rFonts w:ascii="Times New Roman" w:hAnsi="Times New Roman" w:cs="Times New Roman"/>
          <w:bCs/>
          <w:i/>
          <w:sz w:val="24"/>
          <w:szCs w:val="24"/>
          <w:rPrChange w:id="4063" w:author="Jane Kohlhoff" w:date="2024-06-11T09:53:00Z" w16du:dateUtc="2024-06-10T23:53:00Z">
            <w:rPr>
              <w:rFonts w:ascii="Times" w:hAnsi="Times" w:cs="Times"/>
              <w:bCs/>
              <w:i/>
              <w:sz w:val="24"/>
              <w:szCs w:val="24"/>
            </w:rPr>
          </w:rPrChange>
        </w:rPr>
        <w:t>p</w:t>
      </w:r>
      <w:r w:rsidR="00FA3CE6" w:rsidRPr="00365026">
        <w:rPr>
          <w:rFonts w:ascii="Times New Roman" w:hAnsi="Times New Roman" w:cs="Times New Roman"/>
          <w:bCs/>
          <w:iCs/>
          <w:sz w:val="24"/>
          <w:szCs w:val="24"/>
          <w:rPrChange w:id="4064" w:author="Jane Kohlhoff" w:date="2024-06-11T09:53:00Z" w16du:dateUtc="2024-06-10T23:53:00Z">
            <w:rPr>
              <w:rFonts w:ascii="Times" w:hAnsi="Times" w:cs="Times"/>
              <w:bCs/>
              <w:iCs/>
              <w:sz w:val="24"/>
              <w:szCs w:val="24"/>
            </w:rPr>
          </w:rPrChange>
        </w:rPr>
        <w:t>=0.102) or group x time (</w:t>
      </w:r>
      <w:r w:rsidR="00FA3CE6" w:rsidRPr="00365026">
        <w:rPr>
          <w:rFonts w:ascii="Times New Roman" w:hAnsi="Times New Roman" w:cs="Times New Roman"/>
          <w:bCs/>
          <w:i/>
          <w:sz w:val="24"/>
          <w:szCs w:val="24"/>
          <w:rPrChange w:id="4065" w:author="Jane Kohlhoff" w:date="2024-06-11T09:53:00Z" w16du:dateUtc="2024-06-10T23:53:00Z">
            <w:rPr>
              <w:rFonts w:ascii="Times" w:hAnsi="Times" w:cs="Times"/>
              <w:bCs/>
              <w:i/>
              <w:sz w:val="24"/>
              <w:szCs w:val="24"/>
            </w:rPr>
          </w:rPrChange>
        </w:rPr>
        <w:t>p</w:t>
      </w:r>
      <w:r w:rsidR="00FA3CE6" w:rsidRPr="00365026">
        <w:rPr>
          <w:rFonts w:ascii="Times New Roman" w:hAnsi="Times New Roman" w:cs="Times New Roman"/>
          <w:bCs/>
          <w:iCs/>
          <w:sz w:val="24"/>
          <w:szCs w:val="24"/>
          <w:rPrChange w:id="4066" w:author="Jane Kohlhoff" w:date="2024-06-11T09:53:00Z" w16du:dateUtc="2024-06-10T23:53:00Z">
            <w:rPr>
              <w:rFonts w:ascii="Times" w:hAnsi="Times" w:cs="Times"/>
              <w:bCs/>
              <w:iCs/>
              <w:sz w:val="24"/>
              <w:szCs w:val="24"/>
            </w:rPr>
          </w:rPrChange>
        </w:rPr>
        <w:t xml:space="preserve">=.203). </w:t>
      </w:r>
      <w:r w:rsidR="00544E84" w:rsidRPr="00365026">
        <w:rPr>
          <w:rFonts w:ascii="Times New Roman" w:hAnsi="Times New Roman" w:cs="Times New Roman"/>
          <w:bCs/>
          <w:iCs/>
          <w:sz w:val="24"/>
          <w:szCs w:val="24"/>
          <w:rPrChange w:id="4067" w:author="Jane Kohlhoff" w:date="2024-06-11T09:53:00Z" w16du:dateUtc="2024-06-10T23:53:00Z">
            <w:rPr>
              <w:rFonts w:ascii="Times" w:hAnsi="Times" w:cs="Times"/>
              <w:bCs/>
              <w:iCs/>
              <w:sz w:val="24"/>
              <w:szCs w:val="24"/>
            </w:rPr>
          </w:rPrChange>
        </w:rPr>
        <w:t>Pla</w:t>
      </w:r>
      <w:r w:rsidR="00631383" w:rsidRPr="00365026">
        <w:rPr>
          <w:rFonts w:ascii="Times New Roman" w:hAnsi="Times New Roman" w:cs="Times New Roman"/>
          <w:bCs/>
          <w:iCs/>
          <w:sz w:val="24"/>
          <w:szCs w:val="24"/>
          <w:rPrChange w:id="4068" w:author="Jane Kohlhoff" w:date="2024-06-11T09:53:00Z" w16du:dateUtc="2024-06-10T23:53:00Z">
            <w:rPr>
              <w:rFonts w:ascii="Times" w:hAnsi="Times" w:cs="Times"/>
              <w:bCs/>
              <w:iCs/>
              <w:sz w:val="24"/>
              <w:szCs w:val="24"/>
            </w:rPr>
          </w:rPrChange>
        </w:rPr>
        <w:t>n</w:t>
      </w:r>
      <w:r w:rsidR="00544E84" w:rsidRPr="00365026">
        <w:rPr>
          <w:rFonts w:ascii="Times New Roman" w:hAnsi="Times New Roman" w:cs="Times New Roman"/>
          <w:bCs/>
          <w:iCs/>
          <w:sz w:val="24"/>
          <w:szCs w:val="24"/>
          <w:rPrChange w:id="4069" w:author="Jane Kohlhoff" w:date="2024-06-11T09:53:00Z" w16du:dateUtc="2024-06-10T23:53:00Z">
            <w:rPr>
              <w:rFonts w:ascii="Times" w:hAnsi="Times" w:cs="Times"/>
              <w:bCs/>
              <w:iCs/>
              <w:sz w:val="24"/>
              <w:szCs w:val="24"/>
            </w:rPr>
          </w:rPrChange>
        </w:rPr>
        <w:t>ned comparisons</w:t>
      </w:r>
      <w:r w:rsidR="00FA3CE6" w:rsidRPr="00365026">
        <w:rPr>
          <w:rFonts w:ascii="Times New Roman" w:hAnsi="Times New Roman" w:cs="Times New Roman"/>
          <w:bCs/>
          <w:iCs/>
          <w:sz w:val="24"/>
          <w:szCs w:val="24"/>
          <w:rPrChange w:id="4070" w:author="Jane Kohlhoff" w:date="2024-06-11T09:53:00Z" w16du:dateUtc="2024-06-10T23:53:00Z">
            <w:rPr>
              <w:rFonts w:ascii="Times" w:hAnsi="Times" w:cs="Times"/>
              <w:bCs/>
              <w:iCs/>
              <w:sz w:val="24"/>
              <w:szCs w:val="24"/>
            </w:rPr>
          </w:rPrChange>
        </w:rPr>
        <w:t xml:space="preserve"> revealed </w:t>
      </w:r>
      <w:r w:rsidR="00AF06DA" w:rsidRPr="00365026">
        <w:rPr>
          <w:rFonts w:ascii="Times New Roman" w:hAnsi="Times New Roman" w:cs="Times New Roman"/>
          <w:bCs/>
          <w:iCs/>
          <w:sz w:val="24"/>
          <w:szCs w:val="24"/>
          <w:rPrChange w:id="4071" w:author="Jane Kohlhoff" w:date="2024-06-11T09:53:00Z" w16du:dateUtc="2024-06-10T23:53:00Z">
            <w:rPr>
              <w:rFonts w:ascii="Times" w:hAnsi="Times" w:cs="Times"/>
              <w:bCs/>
              <w:iCs/>
              <w:sz w:val="24"/>
              <w:szCs w:val="24"/>
            </w:rPr>
          </w:rPrChange>
        </w:rPr>
        <w:t xml:space="preserve">a difference between </w:t>
      </w:r>
      <w:ins w:id="4072" w:author="Jane Kohlhoff" w:date="2024-05-17T22:02:00Z" w16du:dateUtc="2024-05-17T12:02:00Z">
        <w:r w:rsidR="00AB050A" w:rsidRPr="00365026">
          <w:rPr>
            <w:rFonts w:ascii="Times New Roman" w:hAnsi="Times New Roman" w:cs="Times New Roman"/>
            <w:bCs/>
            <w:iCs/>
            <w:sz w:val="24"/>
            <w:szCs w:val="24"/>
            <w:rPrChange w:id="4073" w:author="Jane Kohlhoff" w:date="2024-06-11T09:53:00Z" w16du:dateUtc="2024-06-10T23:53:00Z">
              <w:rPr>
                <w:rFonts w:ascii="Times" w:hAnsi="Times" w:cs="Times"/>
                <w:bCs/>
                <w:iCs/>
                <w:sz w:val="24"/>
                <w:szCs w:val="24"/>
              </w:rPr>
            </w:rPrChange>
          </w:rPr>
          <w:t xml:space="preserve">the </w:t>
        </w:r>
      </w:ins>
      <w:r w:rsidR="00AF06DA" w:rsidRPr="00365026">
        <w:rPr>
          <w:rFonts w:ascii="Times New Roman" w:hAnsi="Times New Roman" w:cs="Times New Roman"/>
          <w:bCs/>
          <w:iCs/>
          <w:sz w:val="24"/>
          <w:szCs w:val="24"/>
          <w:rPrChange w:id="4074" w:author="Jane Kohlhoff" w:date="2024-06-11T09:53:00Z" w16du:dateUtc="2024-06-10T23:53:00Z">
            <w:rPr>
              <w:rFonts w:ascii="Times" w:hAnsi="Times" w:cs="Times"/>
              <w:bCs/>
              <w:iCs/>
              <w:sz w:val="24"/>
              <w:szCs w:val="24"/>
            </w:rPr>
          </w:rPrChange>
        </w:rPr>
        <w:t xml:space="preserve">PCIT-T and </w:t>
      </w:r>
      <w:r w:rsidR="00692345" w:rsidRPr="00365026">
        <w:rPr>
          <w:rFonts w:ascii="Times New Roman" w:hAnsi="Times New Roman" w:cs="Times New Roman"/>
          <w:bCs/>
          <w:iCs/>
          <w:sz w:val="24"/>
          <w:szCs w:val="24"/>
          <w:rPrChange w:id="4075" w:author="Jane Kohlhoff" w:date="2024-06-11T09:53:00Z" w16du:dateUtc="2024-06-10T23:53:00Z">
            <w:rPr>
              <w:rFonts w:ascii="Times" w:hAnsi="Times" w:cs="Times"/>
              <w:bCs/>
              <w:iCs/>
              <w:sz w:val="24"/>
              <w:szCs w:val="24"/>
            </w:rPr>
          </w:rPrChange>
        </w:rPr>
        <w:t xml:space="preserve">WL </w:t>
      </w:r>
      <w:ins w:id="4076" w:author="Jane Kohlhoff" w:date="2024-05-17T22:02:00Z" w16du:dateUtc="2024-05-17T12:02:00Z">
        <w:r w:rsidR="00AB050A" w:rsidRPr="00365026">
          <w:rPr>
            <w:rFonts w:ascii="Times New Roman" w:hAnsi="Times New Roman" w:cs="Times New Roman"/>
            <w:bCs/>
            <w:iCs/>
            <w:sz w:val="24"/>
            <w:szCs w:val="24"/>
            <w:rPrChange w:id="4077" w:author="Jane Kohlhoff" w:date="2024-06-11T09:53:00Z" w16du:dateUtc="2024-06-10T23:53:00Z">
              <w:rPr>
                <w:rFonts w:ascii="Times" w:hAnsi="Times" w:cs="Times"/>
                <w:bCs/>
                <w:iCs/>
                <w:sz w:val="24"/>
                <w:szCs w:val="24"/>
              </w:rPr>
            </w:rPrChange>
          </w:rPr>
          <w:t xml:space="preserve">groups </w:t>
        </w:r>
      </w:ins>
      <w:r w:rsidR="00AF06DA" w:rsidRPr="00365026">
        <w:rPr>
          <w:rFonts w:ascii="Times New Roman" w:hAnsi="Times New Roman" w:cs="Times New Roman"/>
          <w:bCs/>
          <w:iCs/>
          <w:sz w:val="24"/>
          <w:szCs w:val="24"/>
          <w:rPrChange w:id="4078" w:author="Jane Kohlhoff" w:date="2024-06-11T09:53:00Z" w16du:dateUtc="2024-06-10T23:53:00Z">
            <w:rPr>
              <w:rFonts w:ascii="Times" w:hAnsi="Times" w:cs="Times"/>
              <w:bCs/>
              <w:iCs/>
              <w:sz w:val="24"/>
              <w:szCs w:val="24"/>
            </w:rPr>
          </w:rPrChange>
        </w:rPr>
        <w:t>at Ti</w:t>
      </w:r>
      <w:r w:rsidR="00AF06DA" w:rsidRPr="00365026">
        <w:rPr>
          <w:rFonts w:ascii="Times New Roman" w:eastAsia="Times New Roman" w:hAnsi="Times New Roman" w:cs="Times New Roman"/>
          <w:kern w:val="0"/>
          <w:sz w:val="24"/>
          <w:szCs w:val="24"/>
          <w:lang w:val="en-GB" w:eastAsia="en-GB"/>
          <w14:ligatures w14:val="none"/>
          <w:rPrChange w:id="4079" w:author="Jane Kohlhoff" w:date="2024-06-11T09:53:00Z" w16du:dateUtc="2024-06-10T23:53:00Z">
            <w:rPr>
              <w:rFonts w:ascii="Times" w:hAnsi="Times" w:cs="Times"/>
              <w:bCs/>
              <w:iCs/>
              <w:sz w:val="24"/>
              <w:szCs w:val="24"/>
            </w:rPr>
          </w:rPrChange>
        </w:rPr>
        <w:t>me 1 (</w:t>
      </w:r>
      <w:r w:rsidR="00AF06DA" w:rsidRPr="00365026">
        <w:rPr>
          <w:rFonts w:ascii="Times New Roman" w:eastAsia="Times New Roman" w:hAnsi="Times New Roman" w:cs="Times New Roman"/>
          <w:i/>
          <w:iCs/>
          <w:kern w:val="0"/>
          <w:sz w:val="24"/>
          <w:szCs w:val="24"/>
          <w:lang w:val="en-GB" w:eastAsia="en-GB"/>
          <w14:ligatures w14:val="none"/>
          <w:rPrChange w:id="4080" w:author="Jane Kohlhoff" w:date="2024-06-11T09:53:00Z" w16du:dateUtc="2024-06-10T23:53:00Z">
            <w:rPr>
              <w:rFonts w:ascii="Times" w:hAnsi="Times" w:cs="Times"/>
              <w:bCs/>
              <w:i/>
              <w:sz w:val="24"/>
              <w:szCs w:val="24"/>
            </w:rPr>
          </w:rPrChange>
        </w:rPr>
        <w:t>p</w:t>
      </w:r>
      <w:ins w:id="4081" w:author="Jane Kohlhoff" w:date="2024-05-17T22:03:00Z" w16du:dateUtc="2024-05-17T12:03:00Z">
        <w:r w:rsidR="00AB050A" w:rsidRPr="00365026">
          <w:rPr>
            <w:rFonts w:ascii="Times New Roman" w:eastAsia="Times New Roman" w:hAnsi="Times New Roman" w:cs="Times New Roman"/>
            <w:kern w:val="0"/>
            <w:sz w:val="24"/>
            <w:szCs w:val="24"/>
            <w:lang w:val="en-GB" w:eastAsia="en-GB"/>
            <w14:ligatures w14:val="none"/>
          </w:rPr>
          <w:t xml:space="preserve"> </w:t>
        </w:r>
      </w:ins>
      <w:r w:rsidR="00B66663" w:rsidRPr="00365026">
        <w:rPr>
          <w:rFonts w:ascii="Times New Roman" w:eastAsia="Times New Roman" w:hAnsi="Times New Roman" w:cs="Times New Roman"/>
          <w:kern w:val="0"/>
          <w:sz w:val="24"/>
          <w:szCs w:val="24"/>
          <w:lang w:val="en-GB" w:eastAsia="en-GB"/>
          <w14:ligatures w14:val="none"/>
          <w:rPrChange w:id="4082" w:author="Jane Kohlhoff" w:date="2024-06-11T09:53:00Z" w16du:dateUtc="2024-06-10T23:53:00Z">
            <w:rPr>
              <w:rFonts w:ascii="Times" w:hAnsi="Times" w:cs="Times"/>
              <w:bCs/>
              <w:iCs/>
              <w:sz w:val="24"/>
              <w:szCs w:val="24"/>
            </w:rPr>
          </w:rPrChange>
        </w:rPr>
        <w:t>=</w:t>
      </w:r>
      <w:ins w:id="4083" w:author="Jane Kohlhoff" w:date="2024-05-17T22:03:00Z" w16du:dateUtc="2024-05-17T12:03:00Z">
        <w:r w:rsidR="00AB050A" w:rsidRPr="00365026">
          <w:rPr>
            <w:rFonts w:ascii="Times New Roman" w:eastAsia="Times New Roman" w:hAnsi="Times New Roman" w:cs="Times New Roman"/>
            <w:kern w:val="0"/>
            <w:sz w:val="24"/>
            <w:szCs w:val="24"/>
            <w:lang w:val="en-GB" w:eastAsia="en-GB"/>
            <w14:ligatures w14:val="none"/>
          </w:rPr>
          <w:t xml:space="preserve"> </w:t>
        </w:r>
      </w:ins>
      <w:del w:id="4084" w:author="Jane Kohlhoff" w:date="2024-05-17T22:03:00Z" w16du:dateUtc="2024-05-17T12:03:00Z">
        <w:r w:rsidR="00B66663" w:rsidRPr="00365026" w:rsidDel="00AB050A">
          <w:rPr>
            <w:rFonts w:ascii="Times New Roman" w:eastAsia="Times New Roman" w:hAnsi="Times New Roman" w:cs="Times New Roman"/>
            <w:kern w:val="0"/>
            <w:sz w:val="24"/>
            <w:szCs w:val="24"/>
            <w:lang w:val="en-GB" w:eastAsia="en-GB"/>
            <w14:ligatures w14:val="none"/>
            <w:rPrChange w:id="4085" w:author="Jane Kohlhoff" w:date="2024-06-11T09:53:00Z" w16du:dateUtc="2024-06-10T23:53:00Z">
              <w:rPr>
                <w:rFonts w:ascii="Times" w:hAnsi="Times" w:cs="Times"/>
                <w:bCs/>
                <w:iCs/>
                <w:sz w:val="24"/>
                <w:szCs w:val="24"/>
              </w:rPr>
            </w:rPrChange>
          </w:rPr>
          <w:delText>0</w:delText>
        </w:r>
      </w:del>
      <w:r w:rsidR="00B66663" w:rsidRPr="00365026">
        <w:rPr>
          <w:rFonts w:ascii="Times New Roman" w:eastAsia="Times New Roman" w:hAnsi="Times New Roman" w:cs="Times New Roman"/>
          <w:kern w:val="0"/>
          <w:sz w:val="24"/>
          <w:szCs w:val="24"/>
          <w:lang w:val="en-GB" w:eastAsia="en-GB"/>
          <w14:ligatures w14:val="none"/>
          <w:rPrChange w:id="4086" w:author="Jane Kohlhoff" w:date="2024-06-11T09:53:00Z" w16du:dateUtc="2024-06-10T23:53:00Z">
            <w:rPr>
              <w:rFonts w:ascii="Times" w:hAnsi="Times" w:cs="Times"/>
              <w:bCs/>
              <w:iCs/>
              <w:sz w:val="24"/>
              <w:szCs w:val="24"/>
            </w:rPr>
          </w:rPrChange>
        </w:rPr>
        <w:t xml:space="preserve">.019) and no other </w:t>
      </w:r>
      <w:r w:rsidR="00FA3CE6" w:rsidRPr="00365026">
        <w:rPr>
          <w:rFonts w:ascii="Times New Roman" w:eastAsia="Times New Roman" w:hAnsi="Times New Roman" w:cs="Times New Roman"/>
          <w:kern w:val="0"/>
          <w:sz w:val="24"/>
          <w:szCs w:val="24"/>
          <w:lang w:val="en-GB" w:eastAsia="en-GB"/>
          <w14:ligatures w14:val="none"/>
          <w:rPrChange w:id="4087" w:author="Jane Kohlhoff" w:date="2024-06-11T09:53:00Z" w16du:dateUtc="2024-06-10T23:53:00Z">
            <w:rPr>
              <w:rFonts w:ascii="Times" w:hAnsi="Times" w:cs="Times"/>
              <w:bCs/>
              <w:iCs/>
              <w:sz w:val="24"/>
              <w:szCs w:val="24"/>
            </w:rPr>
          </w:rPrChange>
        </w:rPr>
        <w:t>between</w:t>
      </w:r>
      <w:r w:rsidR="00FA3CE6" w:rsidRPr="00365026">
        <w:rPr>
          <w:rFonts w:ascii="Times New Roman" w:hAnsi="Times New Roman" w:cs="Times New Roman"/>
          <w:bCs/>
          <w:iCs/>
          <w:sz w:val="24"/>
          <w:szCs w:val="24"/>
          <w:rPrChange w:id="4088" w:author="Jane Kohlhoff" w:date="2024-06-11T09:53:00Z" w16du:dateUtc="2024-06-10T23:53:00Z">
            <w:rPr>
              <w:rFonts w:ascii="Times" w:hAnsi="Times" w:cs="Times"/>
              <w:bCs/>
              <w:iCs/>
              <w:sz w:val="24"/>
              <w:szCs w:val="24"/>
            </w:rPr>
          </w:rPrChange>
        </w:rPr>
        <w:t>-group</w:t>
      </w:r>
      <w:del w:id="4089" w:author="Jane Kohlhoff" w:date="2024-06-11T22:47:00Z" w16du:dateUtc="2024-06-11T12:47:00Z">
        <w:r w:rsidR="00FA3CE6" w:rsidRPr="00365026" w:rsidDel="008A1A82">
          <w:rPr>
            <w:rFonts w:ascii="Times New Roman" w:hAnsi="Times New Roman" w:cs="Times New Roman"/>
            <w:bCs/>
            <w:iCs/>
            <w:sz w:val="24"/>
            <w:szCs w:val="24"/>
            <w:rPrChange w:id="4090" w:author="Jane Kohlhoff" w:date="2024-06-11T09:53:00Z" w16du:dateUtc="2024-06-10T23:53:00Z">
              <w:rPr>
                <w:rFonts w:ascii="Times" w:hAnsi="Times" w:cs="Times"/>
                <w:bCs/>
                <w:iCs/>
                <w:sz w:val="24"/>
                <w:szCs w:val="24"/>
              </w:rPr>
            </w:rPrChange>
          </w:rPr>
          <w:delText xml:space="preserve"> differences at any time point</w:delText>
        </w:r>
      </w:del>
      <w:r w:rsidR="00FA3CE6" w:rsidRPr="00365026">
        <w:rPr>
          <w:rFonts w:ascii="Times New Roman" w:hAnsi="Times New Roman" w:cs="Times New Roman"/>
          <w:bCs/>
          <w:iCs/>
          <w:sz w:val="24"/>
          <w:szCs w:val="24"/>
          <w:rPrChange w:id="4091" w:author="Jane Kohlhoff" w:date="2024-06-11T09:53:00Z" w16du:dateUtc="2024-06-10T23:53:00Z">
            <w:rPr>
              <w:rFonts w:ascii="Times" w:hAnsi="Times" w:cs="Times"/>
              <w:bCs/>
              <w:iCs/>
              <w:sz w:val="24"/>
              <w:szCs w:val="24"/>
            </w:rPr>
          </w:rPrChange>
        </w:rPr>
        <w:t>, or within-group</w:t>
      </w:r>
      <w:ins w:id="4092" w:author="Jane Kohlhoff" w:date="2024-06-11T22:47:00Z" w16du:dateUtc="2024-06-11T12:47:00Z">
        <w:r w:rsidR="008A1A82">
          <w:rPr>
            <w:rFonts w:ascii="Times New Roman" w:hAnsi="Times New Roman" w:cs="Times New Roman"/>
            <w:bCs/>
            <w:iCs/>
            <w:sz w:val="24"/>
            <w:szCs w:val="24"/>
          </w:rPr>
          <w:t>,</w:t>
        </w:r>
      </w:ins>
      <w:r w:rsidR="00FA3CE6" w:rsidRPr="00365026">
        <w:rPr>
          <w:rFonts w:ascii="Times New Roman" w:hAnsi="Times New Roman" w:cs="Times New Roman"/>
          <w:bCs/>
          <w:iCs/>
          <w:sz w:val="24"/>
          <w:szCs w:val="24"/>
          <w:rPrChange w:id="4093" w:author="Jane Kohlhoff" w:date="2024-06-11T09:53:00Z" w16du:dateUtc="2024-06-10T23:53:00Z">
            <w:rPr>
              <w:rFonts w:ascii="Times" w:hAnsi="Times" w:cs="Times"/>
              <w:bCs/>
              <w:iCs/>
              <w:sz w:val="24"/>
              <w:szCs w:val="24"/>
            </w:rPr>
          </w:rPrChange>
        </w:rPr>
        <w:t xml:space="preserve"> difference</w:t>
      </w:r>
      <w:ins w:id="4094" w:author="Jane Kohlhoff" w:date="2024-06-11T22:47:00Z" w16du:dateUtc="2024-06-11T12:47:00Z">
        <w:r w:rsidR="008A1A82">
          <w:rPr>
            <w:rFonts w:ascii="Times New Roman" w:hAnsi="Times New Roman" w:cs="Times New Roman"/>
            <w:bCs/>
            <w:iCs/>
            <w:sz w:val="24"/>
            <w:szCs w:val="24"/>
          </w:rPr>
          <w:t>s</w:t>
        </w:r>
      </w:ins>
      <w:del w:id="4095" w:author="Jane Kohlhoff" w:date="2024-06-11T22:47:00Z" w16du:dateUtc="2024-06-11T12:47:00Z">
        <w:r w:rsidR="00FA3CE6" w:rsidRPr="00365026" w:rsidDel="008A1A82">
          <w:rPr>
            <w:rFonts w:ascii="Times New Roman" w:hAnsi="Times New Roman" w:cs="Times New Roman"/>
            <w:bCs/>
            <w:iCs/>
            <w:sz w:val="24"/>
            <w:szCs w:val="24"/>
            <w:rPrChange w:id="4096" w:author="Jane Kohlhoff" w:date="2024-06-11T09:53:00Z" w16du:dateUtc="2024-06-10T23:53:00Z">
              <w:rPr>
                <w:rFonts w:ascii="Times" w:hAnsi="Times" w:cs="Times"/>
                <w:bCs/>
                <w:iCs/>
                <w:sz w:val="24"/>
                <w:szCs w:val="24"/>
              </w:rPr>
            </w:rPrChange>
          </w:rPr>
          <w:delText xml:space="preserve"> for any group</w:delText>
        </w:r>
      </w:del>
      <w:r w:rsidR="00FA3CE6" w:rsidRPr="00365026">
        <w:rPr>
          <w:rFonts w:ascii="Times New Roman" w:hAnsi="Times New Roman" w:cs="Times New Roman"/>
          <w:bCs/>
          <w:iCs/>
          <w:sz w:val="24"/>
          <w:szCs w:val="24"/>
          <w:rPrChange w:id="4097" w:author="Jane Kohlhoff" w:date="2024-06-11T09:53:00Z" w16du:dateUtc="2024-06-10T23:53:00Z">
            <w:rPr>
              <w:rFonts w:ascii="Times" w:hAnsi="Times" w:cs="Times"/>
              <w:bCs/>
              <w:iCs/>
              <w:sz w:val="24"/>
              <w:szCs w:val="24"/>
            </w:rPr>
          </w:rPrChange>
        </w:rPr>
        <w:t xml:space="preserve">. </w:t>
      </w:r>
      <w:r w:rsidR="00FA3CE6" w:rsidRPr="00365026">
        <w:rPr>
          <w:rFonts w:ascii="Times New Roman" w:eastAsia="Times New Roman" w:hAnsi="Times New Roman" w:cs="Times New Roman"/>
          <w:kern w:val="0"/>
          <w:sz w:val="24"/>
          <w:szCs w:val="24"/>
          <w:lang w:val="en-GB" w:eastAsia="en-GB"/>
          <w14:ligatures w14:val="none"/>
        </w:rPr>
        <w:t>The hypothes</w:t>
      </w:r>
      <w:r w:rsidR="00A77095" w:rsidRPr="00365026">
        <w:rPr>
          <w:rFonts w:ascii="Times New Roman" w:eastAsia="Times New Roman" w:hAnsi="Times New Roman" w:cs="Times New Roman"/>
          <w:kern w:val="0"/>
          <w:sz w:val="24"/>
          <w:szCs w:val="24"/>
          <w:lang w:val="en-GB" w:eastAsia="en-GB"/>
          <w14:ligatures w14:val="none"/>
        </w:rPr>
        <w:t>i</w:t>
      </w:r>
      <w:r w:rsidR="00FA3CE6" w:rsidRPr="00365026">
        <w:rPr>
          <w:rFonts w:ascii="Times New Roman" w:eastAsia="Times New Roman" w:hAnsi="Times New Roman" w:cs="Times New Roman"/>
          <w:kern w:val="0"/>
          <w:sz w:val="24"/>
          <w:szCs w:val="24"/>
          <w:lang w:val="en-GB" w:eastAsia="en-GB"/>
          <w14:ligatures w14:val="none"/>
        </w:rPr>
        <w:t xml:space="preserve">s that there would be </w:t>
      </w:r>
      <w:r w:rsidR="00A77095" w:rsidRPr="00365026">
        <w:rPr>
          <w:rFonts w:ascii="Times New Roman" w:eastAsia="Times New Roman" w:hAnsi="Times New Roman" w:cs="Times New Roman"/>
          <w:kern w:val="0"/>
          <w:sz w:val="24"/>
          <w:szCs w:val="24"/>
          <w:lang w:val="en-GB" w:eastAsia="en-GB"/>
          <w14:ligatures w14:val="none"/>
        </w:rPr>
        <w:t xml:space="preserve">a </w:t>
      </w:r>
      <w:r w:rsidR="00FA3CE6" w:rsidRPr="00365026">
        <w:rPr>
          <w:rFonts w:ascii="Times New Roman" w:eastAsia="Times New Roman" w:hAnsi="Times New Roman" w:cs="Times New Roman"/>
          <w:kern w:val="0"/>
          <w:sz w:val="24"/>
          <w:szCs w:val="24"/>
          <w:lang w:val="en-GB" w:eastAsia="en-GB"/>
          <w14:ligatures w14:val="none"/>
        </w:rPr>
        <w:t xml:space="preserve">gradient effect in terms of the magnitude of gains from T1 to T2 [PCIT-T &gt; COS-P &gt; WL] </w:t>
      </w:r>
      <w:r w:rsidR="00A344FF" w:rsidRPr="00365026">
        <w:rPr>
          <w:rFonts w:ascii="Times New Roman" w:eastAsia="Times New Roman" w:hAnsi="Times New Roman" w:cs="Times New Roman"/>
          <w:kern w:val="0"/>
          <w:sz w:val="24"/>
          <w:szCs w:val="24"/>
          <w:lang w:val="en-GB" w:eastAsia="en-GB"/>
          <w14:ligatures w14:val="none"/>
        </w:rPr>
        <w:t xml:space="preserve">was </w:t>
      </w:r>
      <w:ins w:id="4098" w:author="Jane Kohlhoff" w:date="2024-06-12T21:16:00Z" w16du:dateUtc="2024-06-12T11:16:00Z">
        <w:r w:rsidR="00A11B11">
          <w:rPr>
            <w:rFonts w:ascii="Times New Roman" w:eastAsia="Times New Roman" w:hAnsi="Times New Roman" w:cs="Times New Roman"/>
            <w:kern w:val="0"/>
            <w:sz w:val="24"/>
            <w:szCs w:val="24"/>
            <w:lang w:val="en-GB" w:eastAsia="en-GB"/>
            <w14:ligatures w14:val="none"/>
          </w:rPr>
          <w:t xml:space="preserve">not </w:t>
        </w:r>
      </w:ins>
      <w:r w:rsidR="00A344FF" w:rsidRPr="00365026">
        <w:rPr>
          <w:rFonts w:ascii="Times New Roman" w:eastAsia="Times New Roman" w:hAnsi="Times New Roman" w:cs="Times New Roman"/>
          <w:kern w:val="0"/>
          <w:sz w:val="24"/>
          <w:szCs w:val="24"/>
          <w:lang w:val="en-GB" w:eastAsia="en-GB"/>
          <w14:ligatures w14:val="none"/>
        </w:rPr>
        <w:t>supported</w:t>
      </w:r>
      <w:ins w:id="4099" w:author="Jane Kohlhoff" w:date="2024-06-12T21:16:00Z" w16du:dateUtc="2024-06-12T11:16:00Z">
        <w:r w:rsidR="00A11B11">
          <w:rPr>
            <w:rFonts w:ascii="Times New Roman" w:eastAsia="Times New Roman" w:hAnsi="Times New Roman" w:cs="Times New Roman"/>
            <w:kern w:val="0"/>
            <w:sz w:val="24"/>
            <w:szCs w:val="24"/>
            <w:lang w:val="en-GB" w:eastAsia="en-GB"/>
            <w14:ligatures w14:val="none"/>
          </w:rPr>
          <w:t xml:space="preserve"> because while the </w:t>
        </w:r>
      </w:ins>
      <w:ins w:id="4100" w:author="Jane Kohlhoff" w:date="2024-06-12T21:17:00Z" w16du:dateUtc="2024-06-12T11:17:00Z">
        <w:r w:rsidR="003564B6">
          <w:rPr>
            <w:rFonts w:ascii="Times New Roman" w:eastAsia="Times New Roman" w:hAnsi="Times New Roman" w:cs="Times New Roman"/>
            <w:kern w:val="0"/>
            <w:sz w:val="24"/>
            <w:szCs w:val="24"/>
            <w:lang w:val="en-GB" w:eastAsia="en-GB"/>
            <w14:ligatures w14:val="none"/>
          </w:rPr>
          <w:t>global</w:t>
        </w:r>
      </w:ins>
      <w:ins w:id="4101" w:author="Jane Kohlhoff" w:date="2024-06-12T21:16:00Z" w16du:dateUtc="2024-06-12T11:16:00Z">
        <w:r w:rsidR="00A11B11">
          <w:rPr>
            <w:rFonts w:ascii="Times New Roman" w:eastAsia="Times New Roman" w:hAnsi="Times New Roman" w:cs="Times New Roman"/>
            <w:kern w:val="0"/>
            <w:sz w:val="24"/>
            <w:szCs w:val="24"/>
            <w:lang w:val="en-GB" w:eastAsia="en-GB"/>
            <w14:ligatures w14:val="none"/>
          </w:rPr>
          <w:t xml:space="preserve"> test was significant</w:t>
        </w:r>
      </w:ins>
      <w:r w:rsidR="00772E4F" w:rsidRPr="00365026">
        <w:rPr>
          <w:rFonts w:ascii="Times New Roman" w:eastAsia="Times New Roman" w:hAnsi="Times New Roman" w:cs="Times New Roman"/>
          <w:kern w:val="0"/>
          <w:sz w:val="24"/>
          <w:szCs w:val="24"/>
          <w:lang w:val="en-GB" w:eastAsia="en-GB"/>
          <w14:ligatures w14:val="none"/>
        </w:rPr>
        <w:t xml:space="preserve">, </w:t>
      </w:r>
      <w:r w:rsidR="00772E4F" w:rsidRPr="00365026">
        <w:rPr>
          <w:rFonts w:ascii="Times New Roman" w:eastAsia="Times New Roman" w:hAnsi="Times New Roman" w:cs="Times New Roman"/>
          <w:i/>
          <w:iCs/>
          <w:kern w:val="0"/>
          <w:sz w:val="24"/>
          <w:szCs w:val="24"/>
          <w:lang w:val="en-GB" w:eastAsia="en-GB"/>
          <w14:ligatures w14:val="none"/>
        </w:rPr>
        <w:t>F</w:t>
      </w:r>
      <w:r w:rsidR="00772E4F" w:rsidRPr="00365026">
        <w:rPr>
          <w:rFonts w:ascii="Times New Roman" w:eastAsia="Times New Roman" w:hAnsi="Times New Roman" w:cs="Times New Roman"/>
          <w:kern w:val="0"/>
          <w:sz w:val="24"/>
          <w:szCs w:val="24"/>
          <w:lang w:val="en-GB" w:eastAsia="en-GB"/>
          <w14:ligatures w14:val="none"/>
        </w:rPr>
        <w:t xml:space="preserve"> (2, 160) = 3.50, </w:t>
      </w:r>
      <w:r w:rsidR="00772E4F" w:rsidRPr="00365026">
        <w:rPr>
          <w:rFonts w:ascii="Times New Roman" w:eastAsia="Times New Roman" w:hAnsi="Times New Roman" w:cs="Times New Roman"/>
          <w:i/>
          <w:iCs/>
          <w:kern w:val="0"/>
          <w:sz w:val="24"/>
          <w:szCs w:val="24"/>
          <w:lang w:val="en-GB" w:eastAsia="en-GB"/>
          <w14:ligatures w14:val="none"/>
        </w:rPr>
        <w:t>p</w:t>
      </w:r>
      <w:r w:rsidR="00772E4F" w:rsidRPr="00365026">
        <w:rPr>
          <w:rFonts w:ascii="Times New Roman" w:eastAsia="Times New Roman" w:hAnsi="Times New Roman" w:cs="Times New Roman"/>
          <w:kern w:val="0"/>
          <w:sz w:val="24"/>
          <w:szCs w:val="24"/>
          <w:lang w:val="en-GB" w:eastAsia="en-GB"/>
          <w14:ligatures w14:val="none"/>
        </w:rPr>
        <w:t xml:space="preserve"> &lt; .05</w:t>
      </w:r>
      <w:ins w:id="4102" w:author="Jane Kohlhoff" w:date="2024-06-12T21:16:00Z" w16du:dateUtc="2024-06-12T11:16:00Z">
        <w:r w:rsidR="00A11B11">
          <w:rPr>
            <w:rFonts w:ascii="Times New Roman" w:eastAsia="Times New Roman" w:hAnsi="Times New Roman" w:cs="Times New Roman"/>
            <w:kern w:val="0"/>
            <w:sz w:val="24"/>
            <w:szCs w:val="24"/>
            <w:lang w:val="en-GB" w:eastAsia="en-GB"/>
            <w14:ligatures w14:val="none"/>
          </w:rPr>
          <w:t>,</w:t>
        </w:r>
      </w:ins>
      <w:del w:id="4103" w:author="Jane Kohlhoff" w:date="2024-06-12T21:16:00Z" w16du:dateUtc="2024-06-12T11:16:00Z">
        <w:r w:rsidR="00A80D7D" w:rsidRPr="00365026" w:rsidDel="00A11B11">
          <w:rPr>
            <w:rFonts w:ascii="Times New Roman" w:eastAsia="Times New Roman" w:hAnsi="Times New Roman" w:cs="Times New Roman"/>
            <w:kern w:val="0"/>
            <w:sz w:val="24"/>
            <w:szCs w:val="24"/>
            <w:lang w:val="en-GB" w:eastAsia="en-GB"/>
            <w14:ligatures w14:val="none"/>
          </w:rPr>
          <w:delText>, however</w:delText>
        </w:r>
      </w:del>
      <w:r w:rsidR="00A80D7D" w:rsidRPr="00365026">
        <w:rPr>
          <w:rFonts w:ascii="Times New Roman" w:eastAsia="Times New Roman" w:hAnsi="Times New Roman" w:cs="Times New Roman"/>
          <w:kern w:val="0"/>
          <w:sz w:val="24"/>
          <w:szCs w:val="24"/>
          <w:lang w:val="en-GB" w:eastAsia="en-GB"/>
          <w14:ligatures w14:val="none"/>
        </w:rPr>
        <w:t xml:space="preserve"> the pattern of change was not as predicted </w:t>
      </w:r>
      <w:del w:id="4104" w:author="Jane Kohlhoff" w:date="2024-06-12T21:16:00Z" w16du:dateUtc="2024-06-12T11:16:00Z">
        <w:r w:rsidR="00DC56DF" w:rsidRPr="00365026" w:rsidDel="00A11B11">
          <w:rPr>
            <w:rFonts w:ascii="Times New Roman" w:eastAsia="Times New Roman" w:hAnsi="Times New Roman" w:cs="Times New Roman"/>
            <w:kern w:val="0"/>
            <w:sz w:val="24"/>
            <w:szCs w:val="24"/>
            <w:lang w:val="en-GB" w:eastAsia="en-GB"/>
            <w14:ligatures w14:val="none"/>
          </w:rPr>
          <w:delText>because</w:delText>
        </w:r>
        <w:r w:rsidR="00A80D7D" w:rsidRPr="00365026" w:rsidDel="00A11B11">
          <w:rPr>
            <w:rFonts w:ascii="Times New Roman" w:eastAsia="Times New Roman" w:hAnsi="Times New Roman" w:cs="Times New Roman"/>
            <w:kern w:val="0"/>
            <w:sz w:val="24"/>
            <w:szCs w:val="24"/>
            <w:lang w:val="en-GB" w:eastAsia="en-GB"/>
            <w14:ligatures w14:val="none"/>
          </w:rPr>
          <w:delText xml:space="preserve"> the</w:delText>
        </w:r>
      </w:del>
      <w:ins w:id="4105" w:author="Jane Kohlhoff" w:date="2024-06-12T21:16:00Z" w16du:dateUtc="2024-06-12T11:16:00Z">
        <w:r w:rsidR="00A11B11">
          <w:rPr>
            <w:rFonts w:ascii="Times New Roman" w:eastAsia="Times New Roman" w:hAnsi="Times New Roman" w:cs="Times New Roman"/>
            <w:kern w:val="0"/>
            <w:sz w:val="24"/>
            <w:szCs w:val="24"/>
            <w:lang w:val="en-GB" w:eastAsia="en-GB"/>
            <w14:ligatures w14:val="none"/>
          </w:rPr>
          <w:t>with the</w:t>
        </w:r>
      </w:ins>
      <w:r w:rsidR="00A80D7D" w:rsidRPr="00365026">
        <w:rPr>
          <w:rFonts w:ascii="Times New Roman" w:eastAsia="Times New Roman" w:hAnsi="Times New Roman" w:cs="Times New Roman"/>
          <w:kern w:val="0"/>
          <w:sz w:val="24"/>
          <w:szCs w:val="24"/>
          <w:lang w:val="en-GB" w:eastAsia="en-GB"/>
          <w14:ligatures w14:val="none"/>
        </w:rPr>
        <w:t xml:space="preserve"> PCIT-T group show</w:t>
      </w:r>
      <w:ins w:id="4106" w:author="Jane Kohlhoff" w:date="2024-06-12T21:16:00Z" w16du:dateUtc="2024-06-12T11:16:00Z">
        <w:r w:rsidR="00A11B11">
          <w:rPr>
            <w:rFonts w:ascii="Times New Roman" w:eastAsia="Times New Roman" w:hAnsi="Times New Roman" w:cs="Times New Roman"/>
            <w:kern w:val="0"/>
            <w:sz w:val="24"/>
            <w:szCs w:val="24"/>
            <w:lang w:val="en-GB" w:eastAsia="en-GB"/>
            <w14:ligatures w14:val="none"/>
          </w:rPr>
          <w:t>ing</w:t>
        </w:r>
      </w:ins>
      <w:del w:id="4107" w:author="Jane Kohlhoff" w:date="2024-06-12T21:16:00Z" w16du:dateUtc="2024-06-12T11:16:00Z">
        <w:r w:rsidR="00A80D7D" w:rsidRPr="00365026" w:rsidDel="00A11B11">
          <w:rPr>
            <w:rFonts w:ascii="Times New Roman" w:eastAsia="Times New Roman" w:hAnsi="Times New Roman" w:cs="Times New Roman"/>
            <w:kern w:val="0"/>
            <w:sz w:val="24"/>
            <w:szCs w:val="24"/>
            <w:lang w:val="en-GB" w:eastAsia="en-GB"/>
            <w14:ligatures w14:val="none"/>
          </w:rPr>
          <w:delText>ed</w:delText>
        </w:r>
      </w:del>
      <w:r w:rsidR="00A80D7D" w:rsidRPr="00365026">
        <w:rPr>
          <w:rFonts w:ascii="Times New Roman" w:eastAsia="Times New Roman" w:hAnsi="Times New Roman" w:cs="Times New Roman"/>
          <w:kern w:val="0"/>
          <w:sz w:val="24"/>
          <w:szCs w:val="24"/>
          <w:lang w:val="en-GB" w:eastAsia="en-GB"/>
          <w14:ligatures w14:val="none"/>
        </w:rPr>
        <w:t xml:space="preserve"> an improvement in attachment and relationships from T1 to T2</w:t>
      </w:r>
      <w:del w:id="4108" w:author="Jane Kohlhoff" w:date="2024-06-12T21:25:00Z" w16du:dateUtc="2024-06-12T11:25:00Z">
        <w:r w:rsidR="00A80D7D" w:rsidRPr="00365026" w:rsidDel="00EF2C22">
          <w:rPr>
            <w:rFonts w:ascii="Times New Roman" w:eastAsia="Times New Roman" w:hAnsi="Times New Roman" w:cs="Times New Roman"/>
            <w:kern w:val="0"/>
            <w:sz w:val="24"/>
            <w:szCs w:val="24"/>
            <w:lang w:val="en-GB" w:eastAsia="en-GB"/>
            <w14:ligatures w14:val="none"/>
          </w:rPr>
          <w:delText>,</w:delText>
        </w:r>
      </w:del>
      <w:r w:rsidR="00A80D7D" w:rsidRPr="00365026">
        <w:rPr>
          <w:rFonts w:ascii="Times New Roman" w:eastAsia="Times New Roman" w:hAnsi="Times New Roman" w:cs="Times New Roman"/>
          <w:kern w:val="0"/>
          <w:sz w:val="24"/>
          <w:szCs w:val="24"/>
          <w:lang w:val="en-GB" w:eastAsia="en-GB"/>
          <w14:ligatures w14:val="none"/>
        </w:rPr>
        <w:t xml:space="preserve"> and the COS-P group show</w:t>
      </w:r>
      <w:ins w:id="4109" w:author="Jane Kohlhoff" w:date="2024-06-12T21:16:00Z" w16du:dateUtc="2024-06-12T11:16:00Z">
        <w:r w:rsidR="00A11B11">
          <w:rPr>
            <w:rFonts w:ascii="Times New Roman" w:eastAsia="Times New Roman" w:hAnsi="Times New Roman" w:cs="Times New Roman"/>
            <w:kern w:val="0"/>
            <w:sz w:val="24"/>
            <w:szCs w:val="24"/>
            <w:lang w:val="en-GB" w:eastAsia="en-GB"/>
            <w14:ligatures w14:val="none"/>
          </w:rPr>
          <w:t>ing</w:t>
        </w:r>
      </w:ins>
      <w:del w:id="4110" w:author="Jane Kohlhoff" w:date="2024-06-12T21:16:00Z" w16du:dateUtc="2024-06-12T11:16:00Z">
        <w:r w:rsidR="00A80D7D" w:rsidRPr="00365026" w:rsidDel="00A11B11">
          <w:rPr>
            <w:rFonts w:ascii="Times New Roman" w:eastAsia="Times New Roman" w:hAnsi="Times New Roman" w:cs="Times New Roman"/>
            <w:kern w:val="0"/>
            <w:sz w:val="24"/>
            <w:szCs w:val="24"/>
            <w:lang w:val="en-GB" w:eastAsia="en-GB"/>
            <w14:ligatures w14:val="none"/>
          </w:rPr>
          <w:delText>ed</w:delText>
        </w:r>
      </w:del>
      <w:r w:rsidR="00A80D7D" w:rsidRPr="00365026">
        <w:rPr>
          <w:rFonts w:ascii="Times New Roman" w:eastAsia="Times New Roman" w:hAnsi="Times New Roman" w:cs="Times New Roman"/>
          <w:kern w:val="0"/>
          <w:sz w:val="24"/>
          <w:szCs w:val="24"/>
          <w:lang w:val="en-GB" w:eastAsia="en-GB"/>
          <w14:ligatures w14:val="none"/>
        </w:rPr>
        <w:t xml:space="preserve"> a deterioration</w:t>
      </w:r>
      <w:r w:rsidR="00772E4F" w:rsidRPr="00365026">
        <w:rPr>
          <w:rFonts w:ascii="Times New Roman" w:eastAsia="Times New Roman" w:hAnsi="Times New Roman" w:cs="Times New Roman"/>
          <w:kern w:val="0"/>
          <w:sz w:val="24"/>
          <w:szCs w:val="24"/>
          <w:lang w:val="en-GB" w:eastAsia="en-GB"/>
          <w14:ligatures w14:val="none"/>
        </w:rPr>
        <w:t xml:space="preserve"> (i.e., order of change = PCIT-T &gt; WL &gt; COS-P)</w:t>
      </w:r>
      <w:r w:rsidR="00154DA3" w:rsidRPr="00365026">
        <w:rPr>
          <w:rFonts w:ascii="Times New Roman" w:eastAsia="Times New Roman" w:hAnsi="Times New Roman" w:cs="Times New Roman"/>
          <w:kern w:val="0"/>
          <w:sz w:val="24"/>
          <w:szCs w:val="24"/>
          <w:lang w:val="en-GB" w:eastAsia="en-GB"/>
          <w14:ligatures w14:val="none"/>
        </w:rPr>
        <w:t xml:space="preserve">. </w:t>
      </w:r>
      <w:r w:rsidR="00023A93" w:rsidRPr="00365026">
        <w:rPr>
          <w:rFonts w:ascii="Times New Roman" w:eastAsia="Times New Roman" w:hAnsi="Times New Roman" w:cs="Times New Roman"/>
          <w:kern w:val="0"/>
          <w:sz w:val="24"/>
          <w:szCs w:val="24"/>
          <w:lang w:val="en-GB" w:eastAsia="en-GB"/>
          <w14:ligatures w14:val="none"/>
        </w:rPr>
        <w:t xml:space="preserve"> The hypothesis of a gradient effect in terms of gains from T1 to T3 [PCIT-T &gt; COS-P] </w:t>
      </w:r>
      <w:r w:rsidR="00023A93" w:rsidRPr="00365026">
        <w:rPr>
          <w:rFonts w:ascii="Times New Roman" w:eastAsia="Times New Roman" w:hAnsi="Times New Roman" w:cs="Times New Roman"/>
          <w:kern w:val="0"/>
          <w:sz w:val="24"/>
          <w:szCs w:val="24"/>
          <w:lang w:val="en-GB" w:eastAsia="en-GB"/>
          <w14:ligatures w14:val="none"/>
          <w:rPrChange w:id="411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was </w:t>
      </w:r>
      <w:del w:id="4112" w:author="Jane Kohlhoff" w:date="2024-05-17T21:47:00Z" w16du:dateUtc="2024-05-17T11:47:00Z">
        <w:r w:rsidR="00023A93" w:rsidRPr="00365026" w:rsidDel="004A7D11">
          <w:rPr>
            <w:rFonts w:ascii="Times New Roman" w:eastAsia="Times New Roman" w:hAnsi="Times New Roman" w:cs="Times New Roman"/>
            <w:kern w:val="0"/>
            <w:sz w:val="24"/>
            <w:szCs w:val="24"/>
            <w:lang w:val="en-GB" w:eastAsia="en-GB"/>
            <w14:ligatures w14:val="none"/>
            <w:rPrChange w:id="411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supported/</w:delText>
        </w:r>
      </w:del>
      <w:r w:rsidR="00023A93" w:rsidRPr="00365026">
        <w:rPr>
          <w:rFonts w:ascii="Times New Roman" w:eastAsia="Times New Roman" w:hAnsi="Times New Roman" w:cs="Times New Roman"/>
          <w:kern w:val="0"/>
          <w:sz w:val="24"/>
          <w:szCs w:val="24"/>
          <w:lang w:val="en-GB" w:eastAsia="en-GB"/>
          <w14:ligatures w14:val="none"/>
          <w:rPrChange w:id="411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not supported,</w:t>
      </w:r>
      <w:r w:rsidR="00023A93" w:rsidRPr="00365026">
        <w:rPr>
          <w:rFonts w:ascii="Times New Roman" w:eastAsia="Times New Roman" w:hAnsi="Times New Roman" w:cs="Times New Roman"/>
          <w:i/>
          <w:iCs/>
          <w:kern w:val="0"/>
          <w:sz w:val="24"/>
          <w:szCs w:val="24"/>
          <w:lang w:val="en-GB" w:eastAsia="en-GB"/>
          <w14:ligatures w14:val="none"/>
          <w:rPrChange w:id="4115"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 xml:space="preserve"> F</w:t>
      </w:r>
      <w:r w:rsidR="00023A93" w:rsidRPr="00365026">
        <w:rPr>
          <w:rFonts w:ascii="Times New Roman" w:eastAsia="Times New Roman" w:hAnsi="Times New Roman" w:cs="Times New Roman"/>
          <w:kern w:val="0"/>
          <w:sz w:val="24"/>
          <w:szCs w:val="24"/>
          <w:lang w:val="en-GB" w:eastAsia="en-GB"/>
          <w14:ligatures w14:val="none"/>
          <w:rPrChange w:id="411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 </w:t>
      </w:r>
      <w:ins w:id="4117" w:author="Jane Kohlhoff" w:date="2024-05-17T21:47:00Z" w16du:dateUtc="2024-05-17T11:47:00Z">
        <w:r w:rsidR="004A7D11" w:rsidRPr="00365026">
          <w:rPr>
            <w:rFonts w:ascii="Times New Roman" w:eastAsia="Times New Roman" w:hAnsi="Times New Roman" w:cs="Times New Roman"/>
            <w:kern w:val="0"/>
            <w:sz w:val="24"/>
            <w:szCs w:val="24"/>
            <w:lang w:val="en-GB" w:eastAsia="en-GB"/>
            <w14:ligatures w14:val="none"/>
            <w:rPrChange w:id="411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160</w:t>
        </w:r>
      </w:ins>
      <w:del w:id="4119" w:author="Jane Kohlhoff" w:date="2024-05-17T21:47:00Z" w16du:dateUtc="2024-05-17T11:47:00Z">
        <w:r w:rsidR="00023A93" w:rsidRPr="00365026" w:rsidDel="004A7D11">
          <w:rPr>
            <w:rFonts w:ascii="Times New Roman" w:eastAsia="Times New Roman" w:hAnsi="Times New Roman" w:cs="Times New Roman"/>
            <w:kern w:val="0"/>
            <w:sz w:val="24"/>
            <w:szCs w:val="24"/>
            <w:lang w:val="en-GB" w:eastAsia="en-GB"/>
            <w14:ligatures w14:val="none"/>
            <w:rPrChange w:id="412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023A93" w:rsidRPr="00365026">
        <w:rPr>
          <w:rFonts w:ascii="Times New Roman" w:eastAsia="Times New Roman" w:hAnsi="Times New Roman" w:cs="Times New Roman"/>
          <w:kern w:val="0"/>
          <w:sz w:val="24"/>
          <w:szCs w:val="24"/>
          <w:lang w:val="en-GB" w:eastAsia="en-GB"/>
          <w14:ligatures w14:val="none"/>
          <w:rPrChange w:id="412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122" w:author="Jane Kohlhoff" w:date="2024-05-17T21:47:00Z" w16du:dateUtc="2024-05-17T11:47:00Z">
        <w:r w:rsidR="004A7D11" w:rsidRPr="00365026">
          <w:rPr>
            <w:rFonts w:ascii="Times New Roman" w:eastAsia="Times New Roman" w:hAnsi="Times New Roman" w:cs="Times New Roman"/>
            <w:kern w:val="0"/>
            <w:sz w:val="24"/>
            <w:szCs w:val="24"/>
            <w:lang w:val="en-GB" w:eastAsia="en-GB"/>
            <w14:ligatures w14:val="none"/>
            <w:rPrChange w:id="412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0.18</w:t>
        </w:r>
      </w:ins>
      <w:del w:id="4124" w:author="Jane Kohlhoff" w:date="2024-05-17T21:47:00Z" w16du:dateUtc="2024-05-17T11:47:00Z">
        <w:r w:rsidR="00023A93" w:rsidRPr="00365026" w:rsidDel="004A7D11">
          <w:rPr>
            <w:rFonts w:ascii="Times New Roman" w:eastAsia="Times New Roman" w:hAnsi="Times New Roman" w:cs="Times New Roman"/>
            <w:kern w:val="0"/>
            <w:sz w:val="24"/>
            <w:szCs w:val="24"/>
            <w:lang w:val="en-GB" w:eastAsia="en-GB"/>
            <w14:ligatures w14:val="none"/>
            <w:rPrChange w:id="412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023A93" w:rsidRPr="00365026">
        <w:rPr>
          <w:rFonts w:ascii="Times New Roman" w:eastAsia="Times New Roman" w:hAnsi="Times New Roman" w:cs="Times New Roman"/>
          <w:kern w:val="0"/>
          <w:sz w:val="24"/>
          <w:szCs w:val="24"/>
          <w:lang w:val="en-GB" w:eastAsia="en-GB"/>
          <w14:ligatures w14:val="none"/>
          <w:rPrChange w:id="412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023A93" w:rsidRPr="00365026">
        <w:rPr>
          <w:rFonts w:ascii="Times New Roman" w:eastAsia="Times New Roman" w:hAnsi="Times New Roman" w:cs="Times New Roman"/>
          <w:i/>
          <w:iCs/>
          <w:kern w:val="0"/>
          <w:sz w:val="24"/>
          <w:szCs w:val="24"/>
          <w:lang w:val="en-GB" w:eastAsia="en-GB"/>
          <w14:ligatures w14:val="none"/>
          <w:rPrChange w:id="4127"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023A93" w:rsidRPr="00365026">
        <w:rPr>
          <w:rFonts w:ascii="Times New Roman" w:eastAsia="Times New Roman" w:hAnsi="Times New Roman" w:cs="Times New Roman"/>
          <w:kern w:val="0"/>
          <w:sz w:val="24"/>
          <w:szCs w:val="24"/>
          <w:lang w:val="en-GB" w:eastAsia="en-GB"/>
          <w14:ligatures w14:val="none"/>
          <w:rPrChange w:id="412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129" w:author="Jane Kohlhoff" w:date="2024-05-17T21:47:00Z" w16du:dateUtc="2024-05-17T11:47:00Z">
        <w:r w:rsidR="004A7D11" w:rsidRPr="00365026">
          <w:rPr>
            <w:rFonts w:ascii="Times New Roman" w:eastAsia="Times New Roman" w:hAnsi="Times New Roman" w:cs="Times New Roman"/>
            <w:kern w:val="0"/>
            <w:sz w:val="24"/>
            <w:szCs w:val="24"/>
            <w:lang w:val="en-GB" w:eastAsia="en-GB"/>
            <w14:ligatures w14:val="none"/>
            <w:rPrChange w:id="413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.669</w:t>
        </w:r>
      </w:ins>
      <w:del w:id="4131" w:author="Jane Kohlhoff" w:date="2024-05-17T21:47:00Z" w16du:dateUtc="2024-05-17T11:47:00Z">
        <w:r w:rsidR="00023A93" w:rsidRPr="00365026" w:rsidDel="004A7D11">
          <w:rPr>
            <w:rFonts w:ascii="Times New Roman" w:eastAsia="Times New Roman" w:hAnsi="Times New Roman" w:cs="Times New Roman"/>
            <w:kern w:val="0"/>
            <w:sz w:val="24"/>
            <w:szCs w:val="24"/>
            <w:lang w:val="en-GB" w:eastAsia="en-GB"/>
            <w14:ligatures w14:val="none"/>
            <w:rPrChange w:id="413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r w:rsidR="00023A93" w:rsidRPr="00365026">
        <w:rPr>
          <w:rFonts w:ascii="Times New Roman" w:eastAsia="Times New Roman" w:hAnsi="Times New Roman" w:cs="Times New Roman"/>
          <w:kern w:val="0"/>
          <w:sz w:val="24"/>
          <w:szCs w:val="24"/>
          <w:lang w:val="en-GB" w:eastAsia="en-GB"/>
          <w14:ligatures w14:val="none"/>
          <w:rPrChange w:id="413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p>
    <w:p w14:paraId="46BA5A54" w14:textId="63D83FB5" w:rsidR="00FA3CE6" w:rsidRPr="0036502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‘Initiative’ </w:t>
      </w:r>
      <w:r w:rsidR="00901414" w:rsidRPr="00365026">
        <w:rPr>
          <w:rFonts w:ascii="Times New Roman" w:eastAsia="Times New Roman" w:hAnsi="Times New Roman" w:cs="Times New Roman"/>
          <w:kern w:val="0"/>
          <w:sz w:val="24"/>
          <w:szCs w:val="24"/>
          <w:lang w:val="en-GB" w:eastAsia="en-GB"/>
          <w14:ligatures w14:val="none"/>
        </w:rPr>
        <w:t xml:space="preserve">assessed using the DECA-Initiative scale, </w:t>
      </w:r>
      <w:r w:rsidRPr="00365026">
        <w:rPr>
          <w:rFonts w:ascii="Times New Roman" w:eastAsia="Times New Roman" w:hAnsi="Times New Roman" w:cs="Times New Roman"/>
          <w:kern w:val="0"/>
          <w:sz w:val="24"/>
          <w:szCs w:val="24"/>
          <w:lang w:val="en-GB" w:eastAsia="en-GB"/>
          <w14:ligatures w14:val="none"/>
        </w:rPr>
        <w:t>no significant effects were identified for group (</w:t>
      </w:r>
      <w:r w:rsidRPr="00365026">
        <w:rPr>
          <w:rFonts w:ascii="Times New Roman" w:eastAsia="Times New Roman" w:hAnsi="Times New Roman" w:cs="Times New Roman"/>
          <w:i/>
          <w:iCs/>
          <w:kern w:val="0"/>
          <w:sz w:val="24"/>
          <w:szCs w:val="24"/>
          <w:lang w:val="en-GB" w:eastAsia="en-GB"/>
          <w14:ligatures w14:val="none"/>
        </w:rPr>
        <w:t>p</w:t>
      </w:r>
      <w:r w:rsidR="005A504B"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5A504B"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.889), time (</w:t>
      </w:r>
      <w:r w:rsidRPr="00365026">
        <w:rPr>
          <w:rFonts w:ascii="Times New Roman" w:eastAsia="Times New Roman" w:hAnsi="Times New Roman" w:cs="Times New Roman"/>
          <w:i/>
          <w:iCs/>
          <w:kern w:val="0"/>
          <w:sz w:val="24"/>
          <w:szCs w:val="24"/>
          <w:lang w:val="en-GB" w:eastAsia="en-GB"/>
          <w14:ligatures w14:val="none"/>
        </w:rPr>
        <w:t>p</w:t>
      </w:r>
      <w:r w:rsidR="005A504B"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5A504B"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.565) or group x time (</w:t>
      </w:r>
      <w:r w:rsidRPr="00365026">
        <w:rPr>
          <w:rFonts w:ascii="Times New Roman" w:eastAsia="Times New Roman" w:hAnsi="Times New Roman" w:cs="Times New Roman"/>
          <w:i/>
          <w:iCs/>
          <w:kern w:val="0"/>
          <w:sz w:val="24"/>
          <w:szCs w:val="24"/>
          <w:lang w:val="en-GB" w:eastAsia="en-GB"/>
          <w14:ligatures w14:val="none"/>
        </w:rPr>
        <w:t>p</w:t>
      </w:r>
      <w:r w:rsidR="005A504B"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5A504B"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.098). </w:t>
      </w:r>
      <w:r w:rsidR="00544E84" w:rsidRPr="00365026">
        <w:rPr>
          <w:rFonts w:ascii="Times New Roman" w:hAnsi="Times New Roman" w:cs="Times New Roman"/>
          <w:bCs/>
          <w:iCs/>
          <w:sz w:val="24"/>
          <w:szCs w:val="24"/>
          <w:rPrChange w:id="4134" w:author="Jane Kohlhoff" w:date="2024-06-11T09:53:00Z" w16du:dateUtc="2024-06-10T23:53:00Z">
            <w:rPr>
              <w:rFonts w:ascii="Times" w:hAnsi="Times" w:cs="Times"/>
              <w:bCs/>
              <w:iCs/>
              <w:sz w:val="24"/>
              <w:szCs w:val="24"/>
            </w:rPr>
          </w:rPrChange>
        </w:rPr>
        <w:t>Pla</w:t>
      </w:r>
      <w:r w:rsidR="00631383" w:rsidRPr="00365026">
        <w:rPr>
          <w:rFonts w:ascii="Times New Roman" w:hAnsi="Times New Roman" w:cs="Times New Roman"/>
          <w:bCs/>
          <w:iCs/>
          <w:sz w:val="24"/>
          <w:szCs w:val="24"/>
          <w:rPrChange w:id="4135" w:author="Jane Kohlhoff" w:date="2024-06-11T09:53:00Z" w16du:dateUtc="2024-06-10T23:53:00Z">
            <w:rPr>
              <w:rFonts w:ascii="Times" w:hAnsi="Times" w:cs="Times"/>
              <w:bCs/>
              <w:iCs/>
              <w:sz w:val="24"/>
              <w:szCs w:val="24"/>
            </w:rPr>
          </w:rPrChange>
        </w:rPr>
        <w:t>n</w:t>
      </w:r>
      <w:r w:rsidR="00544E84" w:rsidRPr="00365026">
        <w:rPr>
          <w:rFonts w:ascii="Times New Roman" w:hAnsi="Times New Roman" w:cs="Times New Roman"/>
          <w:bCs/>
          <w:iCs/>
          <w:sz w:val="24"/>
          <w:szCs w:val="24"/>
          <w:rPrChange w:id="4136" w:author="Jane Kohlhoff" w:date="2024-06-11T09:53:00Z" w16du:dateUtc="2024-06-10T23:53:00Z">
            <w:rPr>
              <w:rFonts w:ascii="Times" w:hAnsi="Times" w:cs="Times"/>
              <w:bCs/>
              <w:iCs/>
              <w:sz w:val="24"/>
              <w:szCs w:val="24"/>
            </w:rPr>
          </w:rPrChange>
        </w:rPr>
        <w:t>ned comparisons</w:t>
      </w:r>
      <w:r w:rsidRPr="00365026">
        <w:rPr>
          <w:rFonts w:ascii="Times New Roman" w:hAnsi="Times New Roman" w:cs="Times New Roman"/>
          <w:bCs/>
          <w:iCs/>
          <w:sz w:val="24"/>
          <w:szCs w:val="24"/>
          <w:rPrChange w:id="4137" w:author="Jane Kohlhoff" w:date="2024-06-11T09:53:00Z" w16du:dateUtc="2024-06-10T23:53:00Z">
            <w:rPr>
              <w:rFonts w:ascii="Times" w:hAnsi="Times" w:cs="Times"/>
              <w:bCs/>
              <w:iCs/>
              <w:sz w:val="24"/>
              <w:szCs w:val="24"/>
            </w:rPr>
          </w:rPrChange>
        </w:rPr>
        <w:t xml:space="preserve"> revealed no between-group differences at any time point, or within-group difference for any group</w:t>
      </w:r>
      <w:r w:rsidR="005A504B" w:rsidRPr="00365026">
        <w:rPr>
          <w:rFonts w:ascii="Times New Roman" w:hAnsi="Times New Roman" w:cs="Times New Roman"/>
          <w:bCs/>
          <w:iCs/>
          <w:sz w:val="24"/>
          <w:szCs w:val="24"/>
          <w:rPrChange w:id="4138" w:author="Jane Kohlhoff" w:date="2024-06-11T09:53:00Z" w16du:dateUtc="2024-06-10T23:53:00Z">
            <w:rPr>
              <w:rFonts w:ascii="Times" w:hAnsi="Times" w:cs="Times"/>
              <w:bCs/>
              <w:iCs/>
              <w:sz w:val="24"/>
              <w:szCs w:val="24"/>
            </w:rPr>
          </w:rPrChange>
        </w:rPr>
        <w:t xml:space="preserve"> (</w:t>
      </w:r>
      <w:proofErr w:type="spellStart"/>
      <w:r w:rsidR="005A504B" w:rsidRPr="00365026">
        <w:rPr>
          <w:rFonts w:ascii="Times New Roman" w:hAnsi="Times New Roman" w:cs="Times New Roman"/>
          <w:bCs/>
          <w:i/>
          <w:sz w:val="24"/>
          <w:szCs w:val="24"/>
          <w:rPrChange w:id="4139" w:author="Jane Kohlhoff" w:date="2024-06-11T09:53:00Z" w16du:dateUtc="2024-06-10T23:53:00Z">
            <w:rPr>
              <w:rFonts w:ascii="Times" w:hAnsi="Times" w:cs="Times"/>
              <w:bCs/>
              <w:i/>
              <w:sz w:val="24"/>
              <w:szCs w:val="24"/>
            </w:rPr>
          </w:rPrChange>
        </w:rPr>
        <w:t>p</w:t>
      </w:r>
      <w:r w:rsidR="005A504B" w:rsidRPr="00365026">
        <w:rPr>
          <w:rFonts w:ascii="Times New Roman" w:hAnsi="Times New Roman" w:cs="Times New Roman"/>
          <w:bCs/>
          <w:iCs/>
          <w:sz w:val="24"/>
          <w:szCs w:val="24"/>
          <w:rPrChange w:id="4140" w:author="Jane Kohlhoff" w:date="2024-06-11T09:53:00Z" w16du:dateUtc="2024-06-10T23:53:00Z">
            <w:rPr>
              <w:rFonts w:ascii="Times" w:hAnsi="Times" w:cs="Times"/>
              <w:bCs/>
              <w:iCs/>
              <w:sz w:val="24"/>
              <w:szCs w:val="24"/>
            </w:rPr>
          </w:rPrChange>
        </w:rPr>
        <w:t>s</w:t>
      </w:r>
      <w:proofErr w:type="spellEnd"/>
      <w:r w:rsidR="005A504B" w:rsidRPr="00365026">
        <w:rPr>
          <w:rFonts w:ascii="Times New Roman" w:hAnsi="Times New Roman" w:cs="Times New Roman"/>
          <w:bCs/>
          <w:iCs/>
          <w:sz w:val="24"/>
          <w:szCs w:val="24"/>
          <w:rPrChange w:id="4141" w:author="Jane Kohlhoff" w:date="2024-06-11T09:53:00Z" w16du:dateUtc="2024-06-10T23:53:00Z">
            <w:rPr>
              <w:rFonts w:ascii="Times" w:hAnsi="Times" w:cs="Times"/>
              <w:bCs/>
              <w:iCs/>
              <w:sz w:val="24"/>
              <w:szCs w:val="24"/>
            </w:rPr>
          </w:rPrChange>
        </w:rPr>
        <w:t xml:space="preserve"> &gt; .05)</w:t>
      </w:r>
      <w:r w:rsidRPr="00365026">
        <w:rPr>
          <w:rFonts w:ascii="Times New Roman" w:hAnsi="Times New Roman" w:cs="Times New Roman"/>
          <w:bCs/>
          <w:iCs/>
          <w:sz w:val="24"/>
          <w:szCs w:val="24"/>
          <w:rPrChange w:id="4142" w:author="Jane Kohlhoff" w:date="2024-06-11T09:53:00Z" w16du:dateUtc="2024-06-10T23:53:00Z">
            <w:rPr>
              <w:rFonts w:ascii="Times" w:hAnsi="Times" w:cs="Times"/>
              <w:bCs/>
              <w:iCs/>
              <w:sz w:val="24"/>
              <w:szCs w:val="24"/>
            </w:rPr>
          </w:rPrChange>
        </w:rPr>
        <w:t xml:space="preserve">. </w:t>
      </w:r>
      <w:del w:id="4143" w:author="Jane Kohlhoff" w:date="2024-06-12T21:25:00Z" w16du:dateUtc="2024-06-12T11:25:00Z">
        <w:r w:rsidR="0012064B" w:rsidRPr="00365026" w:rsidDel="00980D7F">
          <w:rPr>
            <w:rFonts w:ascii="Times New Roman" w:hAnsi="Times New Roman" w:cs="Times New Roman"/>
            <w:bCs/>
            <w:iCs/>
            <w:sz w:val="24"/>
            <w:szCs w:val="24"/>
            <w:rPrChange w:id="4144" w:author="Jane Kohlhoff" w:date="2024-06-11T09:53:00Z" w16du:dateUtc="2024-06-10T23:53:00Z">
              <w:rPr>
                <w:rFonts w:ascii="Times" w:hAnsi="Times" w:cs="Times"/>
                <w:bCs/>
                <w:iCs/>
                <w:sz w:val="24"/>
                <w:szCs w:val="24"/>
              </w:rPr>
            </w:rPrChange>
          </w:rPr>
          <w:delText>Regarding</w:delText>
        </w:r>
        <w:r w:rsidR="00A80D7D" w:rsidRPr="00365026" w:rsidDel="00980D7F">
          <w:rPr>
            <w:rFonts w:ascii="Times New Roman" w:hAnsi="Times New Roman" w:cs="Times New Roman"/>
            <w:bCs/>
            <w:iCs/>
            <w:sz w:val="24"/>
            <w:szCs w:val="24"/>
            <w:rPrChange w:id="4145" w:author="Jane Kohlhoff" w:date="2024-06-11T09:53:00Z" w16du:dateUtc="2024-06-10T23:53:00Z">
              <w:rPr>
                <w:rFonts w:ascii="Times" w:hAnsi="Times" w:cs="Times"/>
                <w:bCs/>
                <w:iCs/>
                <w:sz w:val="24"/>
                <w:szCs w:val="24"/>
              </w:rPr>
            </w:rPrChange>
          </w:rPr>
          <w:delText xml:space="preserve"> the</w:delText>
        </w:r>
      </w:del>
      <w:ins w:id="4146" w:author="Jane Kohlhoff" w:date="2024-06-12T21:25:00Z" w16du:dateUtc="2024-06-12T11:25:00Z">
        <w:r w:rsidR="00980D7F">
          <w:rPr>
            <w:rFonts w:ascii="Times New Roman" w:hAnsi="Times New Roman" w:cs="Times New Roman"/>
            <w:bCs/>
            <w:iCs/>
            <w:sz w:val="24"/>
            <w:szCs w:val="24"/>
          </w:rPr>
          <w:t>The</w:t>
        </w:r>
      </w:ins>
      <w:r w:rsidR="00A80D7D" w:rsidRPr="00365026">
        <w:rPr>
          <w:rFonts w:ascii="Times New Roman" w:hAnsi="Times New Roman" w:cs="Times New Roman"/>
          <w:bCs/>
          <w:iCs/>
          <w:sz w:val="24"/>
          <w:szCs w:val="24"/>
          <w:rPrChange w:id="4147" w:author="Jane Kohlhoff" w:date="2024-06-11T09:53:00Z" w16du:dateUtc="2024-06-10T23:53:00Z">
            <w:rPr>
              <w:rFonts w:ascii="Times" w:hAnsi="Times" w:cs="Times"/>
              <w:bCs/>
              <w:iCs/>
              <w:sz w:val="24"/>
              <w:szCs w:val="24"/>
            </w:rPr>
          </w:rPrChange>
        </w:rPr>
        <w:t xml:space="preserve"> </w:t>
      </w:r>
      <w:r w:rsidR="00A80D7D" w:rsidRPr="00365026">
        <w:rPr>
          <w:rFonts w:ascii="Times New Roman" w:eastAsia="Times New Roman" w:hAnsi="Times New Roman" w:cs="Times New Roman"/>
          <w:kern w:val="0"/>
          <w:sz w:val="24"/>
          <w:szCs w:val="24"/>
          <w:lang w:val="en-GB" w:eastAsia="en-GB"/>
          <w14:ligatures w14:val="none"/>
        </w:rPr>
        <w:t>hypothes</w:t>
      </w:r>
      <w:ins w:id="4148" w:author="Jane Kohlhoff" w:date="2024-06-12T21:25:00Z" w16du:dateUtc="2024-06-12T11:25:00Z">
        <w:r w:rsidR="00980D7F">
          <w:rPr>
            <w:rFonts w:ascii="Times New Roman" w:eastAsia="Times New Roman" w:hAnsi="Times New Roman" w:cs="Times New Roman"/>
            <w:kern w:val="0"/>
            <w:sz w:val="24"/>
            <w:szCs w:val="24"/>
            <w:lang w:val="en-GB" w:eastAsia="en-GB"/>
            <w14:ligatures w14:val="none"/>
          </w:rPr>
          <w:t>e</w:t>
        </w:r>
      </w:ins>
      <w:del w:id="4149" w:author="Jane Kohlhoff" w:date="2024-06-12T21:25:00Z" w16du:dateUtc="2024-06-12T11:25:00Z">
        <w:r w:rsidR="00A80D7D" w:rsidRPr="00365026" w:rsidDel="00980D7F">
          <w:rPr>
            <w:rFonts w:ascii="Times New Roman" w:eastAsia="Times New Roman" w:hAnsi="Times New Roman" w:cs="Times New Roman"/>
            <w:kern w:val="0"/>
            <w:sz w:val="24"/>
            <w:szCs w:val="24"/>
            <w:lang w:val="en-GB" w:eastAsia="en-GB"/>
            <w14:ligatures w14:val="none"/>
          </w:rPr>
          <w:delText>i</w:delText>
        </w:r>
      </w:del>
      <w:r w:rsidR="00A80D7D" w:rsidRPr="00365026">
        <w:rPr>
          <w:rFonts w:ascii="Times New Roman" w:eastAsia="Times New Roman" w:hAnsi="Times New Roman" w:cs="Times New Roman"/>
          <w:kern w:val="0"/>
          <w:sz w:val="24"/>
          <w:szCs w:val="24"/>
          <w:lang w:val="en-GB" w:eastAsia="en-GB"/>
          <w14:ligatures w14:val="none"/>
        </w:rPr>
        <w:t>s that there would be a gradient effect</w:t>
      </w:r>
      <w:ins w:id="4150" w:author="Jane Kohlhoff" w:date="2024-06-12T21:25:00Z" w16du:dateUtc="2024-06-12T11:25:00Z">
        <w:r w:rsidR="00980D7F">
          <w:rPr>
            <w:rFonts w:ascii="Times New Roman" w:eastAsia="Times New Roman" w:hAnsi="Times New Roman" w:cs="Times New Roman"/>
            <w:kern w:val="0"/>
            <w:sz w:val="24"/>
            <w:szCs w:val="24"/>
            <w:lang w:val="en-GB" w:eastAsia="en-GB"/>
            <w14:ligatures w14:val="none"/>
          </w:rPr>
          <w:t>s</w:t>
        </w:r>
      </w:ins>
      <w:r w:rsidR="00A80D7D" w:rsidRPr="00365026">
        <w:rPr>
          <w:rFonts w:ascii="Times New Roman" w:eastAsia="Times New Roman" w:hAnsi="Times New Roman" w:cs="Times New Roman"/>
          <w:kern w:val="0"/>
          <w:sz w:val="24"/>
          <w:szCs w:val="24"/>
          <w:lang w:val="en-GB" w:eastAsia="en-GB"/>
          <w14:ligatures w14:val="none"/>
        </w:rPr>
        <w:t xml:space="preserve"> from T1 to T2</w:t>
      </w:r>
      <w:r w:rsidR="004E1F92" w:rsidRPr="00365026">
        <w:rPr>
          <w:rFonts w:ascii="Times New Roman" w:eastAsia="Times New Roman" w:hAnsi="Times New Roman" w:cs="Times New Roman"/>
          <w:kern w:val="0"/>
          <w:sz w:val="24"/>
          <w:szCs w:val="24"/>
          <w:lang w:val="en-GB" w:eastAsia="en-GB"/>
          <w14:ligatures w14:val="none"/>
        </w:rPr>
        <w:t xml:space="preserve"> [PCIT-T &gt; COS-P &gt; WL]</w:t>
      </w:r>
      <w:ins w:id="4151" w:author="Jane Kohlhoff" w:date="2024-06-12T21:25:00Z" w16du:dateUtc="2024-06-12T11:25:00Z">
        <w:r w:rsidR="00980D7F">
          <w:rPr>
            <w:rFonts w:ascii="Times New Roman" w:eastAsia="Times New Roman" w:hAnsi="Times New Roman" w:cs="Times New Roman"/>
            <w:kern w:val="0"/>
            <w:sz w:val="24"/>
            <w:szCs w:val="24"/>
            <w:lang w:val="en-GB" w:eastAsia="en-GB"/>
            <w14:ligatures w14:val="none"/>
          </w:rPr>
          <w:t xml:space="preserve"> and </w:t>
        </w:r>
        <w:r w:rsidR="00980D7F" w:rsidRPr="00365026">
          <w:rPr>
            <w:rFonts w:ascii="Times New Roman" w:eastAsia="Times New Roman" w:hAnsi="Times New Roman" w:cs="Times New Roman"/>
            <w:kern w:val="0"/>
            <w:sz w:val="24"/>
            <w:szCs w:val="24"/>
            <w:lang w:val="en-GB" w:eastAsia="en-GB"/>
            <w14:ligatures w14:val="none"/>
          </w:rPr>
          <w:t>T1 to T3 [PCIT-T &gt; COS-P]</w:t>
        </w:r>
        <w:r w:rsidR="00980D7F" w:rsidRPr="009E1AC7">
          <w:rPr>
            <w:rFonts w:ascii="Times New Roman" w:eastAsia="Times New Roman" w:hAnsi="Times New Roman" w:cs="Times New Roman"/>
            <w:kern w:val="0"/>
            <w:sz w:val="24"/>
            <w:szCs w:val="24"/>
            <w:lang w:val="en-GB" w:eastAsia="en-GB"/>
            <w14:ligatures w14:val="none"/>
          </w:rPr>
          <w:t xml:space="preserve"> </w:t>
        </w:r>
      </w:ins>
      <w:ins w:id="4152" w:author="Jane Kohlhoff" w:date="2024-06-12T21:26:00Z" w16du:dateUtc="2024-06-12T11:26:00Z">
        <w:r w:rsidR="00980D7F">
          <w:rPr>
            <w:rFonts w:ascii="Times New Roman" w:eastAsia="Times New Roman" w:hAnsi="Times New Roman" w:cs="Times New Roman"/>
            <w:kern w:val="0"/>
            <w:sz w:val="24"/>
            <w:szCs w:val="24"/>
            <w:lang w:val="en-GB" w:eastAsia="en-GB"/>
            <w14:ligatures w14:val="none"/>
          </w:rPr>
          <w:t xml:space="preserve">were not supported, T1 to T2: </w:t>
        </w:r>
      </w:ins>
      <w:del w:id="4153" w:author="Jane Kohlhoff" w:date="2024-06-12T21:25:00Z" w16du:dateUtc="2024-06-12T11:25:00Z">
        <w:r w:rsidR="00A80D7D" w:rsidRPr="00365026" w:rsidDel="00980D7F">
          <w:rPr>
            <w:rFonts w:ascii="Times New Roman" w:eastAsia="Times New Roman" w:hAnsi="Times New Roman" w:cs="Times New Roman"/>
            <w:kern w:val="0"/>
            <w:sz w:val="24"/>
            <w:szCs w:val="24"/>
            <w:lang w:val="en-GB" w:eastAsia="en-GB"/>
            <w14:ligatures w14:val="none"/>
          </w:rPr>
          <w:delText xml:space="preserve">, </w:delText>
        </w:r>
      </w:del>
      <w:del w:id="4154" w:author="Jane Kohlhoff" w:date="2024-06-12T21:26:00Z" w16du:dateUtc="2024-06-12T11:26:00Z">
        <w:r w:rsidR="00A80D7D" w:rsidRPr="00365026" w:rsidDel="00980D7F">
          <w:rPr>
            <w:rFonts w:ascii="Times New Roman" w:hAnsi="Times New Roman" w:cs="Times New Roman"/>
            <w:bCs/>
            <w:iCs/>
            <w:sz w:val="24"/>
            <w:szCs w:val="24"/>
            <w:rPrChange w:id="4155" w:author="Jane Kohlhoff" w:date="2024-06-11T09:53:00Z" w16du:dateUtc="2024-06-10T23:53:00Z">
              <w:rPr>
                <w:rFonts w:ascii="Times" w:hAnsi="Times" w:cs="Times"/>
                <w:bCs/>
                <w:iCs/>
                <w:sz w:val="24"/>
                <w:szCs w:val="24"/>
              </w:rPr>
            </w:rPrChange>
          </w:rPr>
          <w:delText>t</w:delText>
        </w:r>
        <w:r w:rsidR="0038728D" w:rsidRPr="00365026" w:rsidDel="00980D7F">
          <w:rPr>
            <w:rFonts w:ascii="Times New Roman" w:hAnsi="Times New Roman" w:cs="Times New Roman"/>
            <w:bCs/>
            <w:iCs/>
            <w:sz w:val="24"/>
            <w:szCs w:val="24"/>
            <w:rPrChange w:id="4156" w:author="Jane Kohlhoff" w:date="2024-06-11T09:53:00Z" w16du:dateUtc="2024-06-10T23:53:00Z">
              <w:rPr>
                <w:rFonts w:ascii="Times" w:hAnsi="Times" w:cs="Times"/>
                <w:bCs/>
                <w:iCs/>
                <w:sz w:val="24"/>
                <w:szCs w:val="24"/>
              </w:rPr>
            </w:rPrChange>
          </w:rPr>
          <w:delText xml:space="preserve">he order of magnitude of </w:delText>
        </w:r>
        <w:r w:rsidR="00D809B7" w:rsidRPr="00365026" w:rsidDel="00980D7F">
          <w:rPr>
            <w:rFonts w:ascii="Times New Roman" w:hAnsi="Times New Roman" w:cs="Times New Roman"/>
            <w:bCs/>
            <w:iCs/>
            <w:sz w:val="24"/>
            <w:szCs w:val="24"/>
            <w:rPrChange w:id="4157" w:author="Jane Kohlhoff" w:date="2024-06-11T09:53:00Z" w16du:dateUtc="2024-06-10T23:53:00Z">
              <w:rPr>
                <w:rFonts w:ascii="Times" w:hAnsi="Times" w:cs="Times"/>
                <w:bCs/>
                <w:iCs/>
                <w:sz w:val="24"/>
                <w:szCs w:val="24"/>
              </w:rPr>
            </w:rPrChange>
          </w:rPr>
          <w:delText xml:space="preserve">gains was met, but the global test </w:delText>
        </w:r>
        <w:r w:rsidR="00D809B7" w:rsidRPr="00365026" w:rsidDel="00980D7F">
          <w:rPr>
            <w:rFonts w:ascii="Times New Roman" w:eastAsia="Times New Roman" w:hAnsi="Times New Roman" w:cs="Times New Roman"/>
            <w:kern w:val="0"/>
            <w:sz w:val="24"/>
            <w:szCs w:val="24"/>
            <w:lang w:val="en-GB" w:eastAsia="en-GB"/>
            <w14:ligatures w14:val="none"/>
          </w:rPr>
          <w:delText>was not significant</w:delText>
        </w:r>
        <w:r w:rsidR="00D9436A" w:rsidRPr="00365026" w:rsidDel="00980D7F">
          <w:rPr>
            <w:rFonts w:ascii="Times New Roman" w:eastAsia="Times New Roman" w:hAnsi="Times New Roman" w:cs="Times New Roman"/>
            <w:kern w:val="0"/>
            <w:sz w:val="24"/>
            <w:szCs w:val="24"/>
            <w:lang w:val="en-GB" w:eastAsia="en-GB"/>
            <w14:ligatures w14:val="none"/>
          </w:rPr>
          <w:delText xml:space="preserve">, </w:delText>
        </w:r>
      </w:del>
      <w:r w:rsidR="00D9436A" w:rsidRPr="00365026">
        <w:rPr>
          <w:rFonts w:ascii="Times New Roman" w:eastAsia="Times New Roman" w:hAnsi="Times New Roman" w:cs="Times New Roman"/>
          <w:i/>
          <w:iCs/>
          <w:kern w:val="0"/>
          <w:sz w:val="24"/>
          <w:szCs w:val="24"/>
          <w:lang w:val="en-GB" w:eastAsia="en-GB"/>
          <w14:ligatures w14:val="none"/>
        </w:rPr>
        <w:t>F</w:t>
      </w:r>
      <w:r w:rsidR="00D9436A" w:rsidRPr="00365026">
        <w:rPr>
          <w:rFonts w:ascii="Times New Roman" w:eastAsia="Times New Roman" w:hAnsi="Times New Roman" w:cs="Times New Roman"/>
          <w:kern w:val="0"/>
          <w:sz w:val="24"/>
          <w:szCs w:val="24"/>
          <w:lang w:val="en-GB" w:eastAsia="en-GB"/>
          <w14:ligatures w14:val="none"/>
        </w:rPr>
        <w:t xml:space="preserve"> (2, 164) = 2.79, </w:t>
      </w:r>
      <w:r w:rsidR="00D809B7" w:rsidRPr="00365026">
        <w:rPr>
          <w:rFonts w:ascii="Times New Roman" w:eastAsia="Times New Roman" w:hAnsi="Times New Roman" w:cs="Times New Roman"/>
          <w:i/>
          <w:iCs/>
          <w:kern w:val="0"/>
          <w:sz w:val="24"/>
          <w:szCs w:val="24"/>
          <w:lang w:val="en-GB" w:eastAsia="en-GB"/>
          <w14:ligatures w14:val="none"/>
        </w:rPr>
        <w:t>p</w:t>
      </w:r>
      <w:r w:rsidR="005A504B" w:rsidRPr="00365026">
        <w:rPr>
          <w:rFonts w:ascii="Times New Roman" w:eastAsia="Times New Roman" w:hAnsi="Times New Roman" w:cs="Times New Roman"/>
          <w:kern w:val="0"/>
          <w:sz w:val="24"/>
          <w:szCs w:val="24"/>
          <w:lang w:val="en-GB" w:eastAsia="en-GB"/>
          <w14:ligatures w14:val="none"/>
        </w:rPr>
        <w:t xml:space="preserve"> </w:t>
      </w:r>
      <w:r w:rsidR="00D809B7" w:rsidRPr="00365026">
        <w:rPr>
          <w:rFonts w:ascii="Times New Roman" w:eastAsia="Times New Roman" w:hAnsi="Times New Roman" w:cs="Times New Roman"/>
          <w:kern w:val="0"/>
          <w:sz w:val="24"/>
          <w:szCs w:val="24"/>
          <w:lang w:val="en-GB" w:eastAsia="en-GB"/>
          <w14:ligatures w14:val="none"/>
        </w:rPr>
        <w:t>=</w:t>
      </w:r>
      <w:r w:rsidR="005A504B" w:rsidRPr="00365026">
        <w:rPr>
          <w:rFonts w:ascii="Times New Roman" w:eastAsia="Times New Roman" w:hAnsi="Times New Roman" w:cs="Times New Roman"/>
          <w:kern w:val="0"/>
          <w:sz w:val="24"/>
          <w:szCs w:val="24"/>
          <w:lang w:val="en-GB" w:eastAsia="en-GB"/>
          <w14:ligatures w14:val="none"/>
        </w:rPr>
        <w:t xml:space="preserve"> </w:t>
      </w:r>
      <w:r w:rsidR="00D809B7" w:rsidRPr="00365026">
        <w:rPr>
          <w:rFonts w:ascii="Times New Roman" w:eastAsia="Times New Roman" w:hAnsi="Times New Roman" w:cs="Times New Roman"/>
          <w:kern w:val="0"/>
          <w:sz w:val="24"/>
          <w:szCs w:val="24"/>
          <w:lang w:val="en-GB" w:eastAsia="en-GB"/>
          <w14:ligatures w14:val="none"/>
        </w:rPr>
        <w:t>0.06</w:t>
      </w:r>
      <w:r w:rsidR="001235F9" w:rsidRPr="00365026">
        <w:rPr>
          <w:rFonts w:ascii="Times New Roman" w:eastAsia="Times New Roman" w:hAnsi="Times New Roman" w:cs="Times New Roman"/>
          <w:kern w:val="0"/>
          <w:sz w:val="24"/>
          <w:szCs w:val="24"/>
          <w:lang w:val="en-GB" w:eastAsia="en-GB"/>
          <w14:ligatures w14:val="none"/>
        </w:rPr>
        <w:t>4</w:t>
      </w:r>
      <w:ins w:id="4158" w:author="Jane Kohlhoff" w:date="2024-06-12T21:26:00Z" w16du:dateUtc="2024-06-12T11:26:00Z">
        <w:r w:rsidR="00980D7F">
          <w:rPr>
            <w:rFonts w:ascii="Times New Roman" w:eastAsia="Times New Roman" w:hAnsi="Times New Roman" w:cs="Times New Roman"/>
            <w:kern w:val="0"/>
            <w:sz w:val="24"/>
            <w:szCs w:val="24"/>
            <w:lang w:val="en-GB" w:eastAsia="en-GB"/>
            <w14:ligatures w14:val="none"/>
          </w:rPr>
          <w:t>; T1 to T3:</w:t>
        </w:r>
      </w:ins>
      <w:del w:id="4159" w:author="Jane Kohlhoff" w:date="2024-06-12T21:26:00Z" w16du:dateUtc="2024-06-12T11:26:00Z">
        <w:r w:rsidR="001235F9" w:rsidRPr="00365026" w:rsidDel="00980D7F">
          <w:rPr>
            <w:rFonts w:ascii="Times New Roman" w:eastAsia="Times New Roman" w:hAnsi="Times New Roman" w:cs="Times New Roman"/>
            <w:kern w:val="0"/>
            <w:sz w:val="24"/>
            <w:szCs w:val="24"/>
            <w:lang w:val="en-GB" w:eastAsia="en-GB"/>
            <w14:ligatures w14:val="none"/>
          </w:rPr>
          <w:delText>.</w:delText>
        </w:r>
      </w:del>
      <w:r w:rsidR="001235F9" w:rsidRPr="00365026">
        <w:rPr>
          <w:rFonts w:ascii="Times New Roman" w:eastAsia="Times New Roman" w:hAnsi="Times New Roman" w:cs="Times New Roman"/>
          <w:kern w:val="0"/>
          <w:sz w:val="24"/>
          <w:szCs w:val="24"/>
          <w:lang w:val="en-GB" w:eastAsia="en-GB"/>
          <w14:ligatures w14:val="none"/>
        </w:rPr>
        <w:t xml:space="preserve"> </w:t>
      </w:r>
      <w:del w:id="4160" w:author="Jane Kohlhoff" w:date="2024-06-12T21:26:00Z" w16du:dateUtc="2024-06-12T11:26:00Z">
        <w:r w:rsidR="004E1F92" w:rsidRPr="00365026" w:rsidDel="00980D7F">
          <w:rPr>
            <w:rFonts w:ascii="Times New Roman" w:eastAsia="Times New Roman" w:hAnsi="Times New Roman" w:cs="Times New Roman"/>
            <w:kern w:val="0"/>
            <w:sz w:val="24"/>
            <w:szCs w:val="24"/>
            <w:lang w:val="en-GB" w:eastAsia="en-GB"/>
            <w14:ligatures w14:val="none"/>
          </w:rPr>
          <w:delText xml:space="preserve">The hypothesis of a gradient effect in terms of gains from </w:delText>
        </w:r>
      </w:del>
      <w:del w:id="4161" w:author="Jane Kohlhoff" w:date="2024-06-12T21:25:00Z" w16du:dateUtc="2024-06-12T11:25:00Z">
        <w:r w:rsidR="004E1F92" w:rsidRPr="00365026" w:rsidDel="00980D7F">
          <w:rPr>
            <w:rFonts w:ascii="Times New Roman" w:eastAsia="Times New Roman" w:hAnsi="Times New Roman" w:cs="Times New Roman"/>
            <w:kern w:val="0"/>
            <w:sz w:val="24"/>
            <w:szCs w:val="24"/>
            <w:lang w:val="en-GB" w:eastAsia="en-GB"/>
            <w14:ligatures w14:val="none"/>
          </w:rPr>
          <w:delText>T1 to T3 [PCIT-T &gt; COS-P]</w:delText>
        </w:r>
        <w:r w:rsidR="004E1F92" w:rsidRPr="00365026" w:rsidDel="00980D7F">
          <w:rPr>
            <w:rFonts w:ascii="Times New Roman" w:eastAsia="Times New Roman" w:hAnsi="Times New Roman" w:cs="Times New Roman"/>
            <w:kern w:val="0"/>
            <w:sz w:val="24"/>
            <w:szCs w:val="24"/>
            <w:lang w:val="en-GB" w:eastAsia="en-GB"/>
            <w14:ligatures w14:val="none"/>
            <w:rPrChange w:id="416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 xml:space="preserve"> </w:delText>
        </w:r>
      </w:del>
      <w:del w:id="4163" w:author="Jane Kohlhoff" w:date="2024-06-12T21:26:00Z" w16du:dateUtc="2024-06-12T11:26:00Z">
        <w:r w:rsidR="004E1F92" w:rsidRPr="00365026" w:rsidDel="00980D7F">
          <w:rPr>
            <w:rFonts w:ascii="Times New Roman" w:eastAsia="Times New Roman" w:hAnsi="Times New Roman" w:cs="Times New Roman"/>
            <w:kern w:val="0"/>
            <w:sz w:val="24"/>
            <w:szCs w:val="24"/>
            <w:lang w:val="en-GB" w:eastAsia="en-GB"/>
            <w14:ligatures w14:val="none"/>
            <w:rPrChange w:id="416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 xml:space="preserve">was </w:delText>
        </w:r>
      </w:del>
      <w:del w:id="4165" w:author="Jane Kohlhoff" w:date="2024-05-17T21:48:00Z" w16du:dateUtc="2024-05-17T11:48:00Z">
        <w:r w:rsidR="004E1F92" w:rsidRPr="00365026" w:rsidDel="0011424C">
          <w:rPr>
            <w:rFonts w:ascii="Times New Roman" w:eastAsia="Times New Roman" w:hAnsi="Times New Roman" w:cs="Times New Roman"/>
            <w:kern w:val="0"/>
            <w:sz w:val="24"/>
            <w:szCs w:val="24"/>
            <w:lang w:val="en-GB" w:eastAsia="en-GB"/>
            <w14:ligatures w14:val="none"/>
            <w:rPrChange w:id="416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supported/</w:delText>
        </w:r>
      </w:del>
      <w:del w:id="4167" w:author="Jane Kohlhoff" w:date="2024-06-12T21:26:00Z" w16du:dateUtc="2024-06-12T11:26:00Z">
        <w:r w:rsidR="004E1F92" w:rsidRPr="00365026" w:rsidDel="00980D7F">
          <w:rPr>
            <w:rFonts w:ascii="Times New Roman" w:eastAsia="Times New Roman" w:hAnsi="Times New Roman" w:cs="Times New Roman"/>
            <w:kern w:val="0"/>
            <w:sz w:val="24"/>
            <w:szCs w:val="24"/>
            <w:lang w:val="en-GB" w:eastAsia="en-GB"/>
            <w14:ligatures w14:val="none"/>
            <w:rPrChange w:id="416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not supported,</w:delText>
        </w:r>
        <w:r w:rsidR="004E1F92" w:rsidRPr="00365026" w:rsidDel="00980D7F">
          <w:rPr>
            <w:rFonts w:ascii="Times New Roman" w:eastAsia="Times New Roman" w:hAnsi="Times New Roman" w:cs="Times New Roman"/>
            <w:i/>
            <w:iCs/>
            <w:kern w:val="0"/>
            <w:sz w:val="24"/>
            <w:szCs w:val="24"/>
            <w:lang w:val="en-GB" w:eastAsia="en-GB"/>
            <w14:ligatures w14:val="none"/>
            <w:rPrChange w:id="4169"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delText xml:space="preserve"> </w:delText>
        </w:r>
      </w:del>
      <w:r w:rsidR="004E1F92" w:rsidRPr="00365026">
        <w:rPr>
          <w:rFonts w:ascii="Times New Roman" w:eastAsia="Times New Roman" w:hAnsi="Times New Roman" w:cs="Times New Roman"/>
          <w:i/>
          <w:iCs/>
          <w:kern w:val="0"/>
          <w:sz w:val="24"/>
          <w:szCs w:val="24"/>
          <w:lang w:val="en-GB" w:eastAsia="en-GB"/>
          <w14:ligatures w14:val="none"/>
          <w:rPrChange w:id="4170"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4E1F92" w:rsidRPr="00365026">
        <w:rPr>
          <w:rFonts w:ascii="Times New Roman" w:eastAsia="Times New Roman" w:hAnsi="Times New Roman" w:cs="Times New Roman"/>
          <w:kern w:val="0"/>
          <w:sz w:val="24"/>
          <w:szCs w:val="24"/>
          <w:lang w:val="en-GB" w:eastAsia="en-GB"/>
          <w14:ligatures w14:val="none"/>
          <w:rPrChange w:id="417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 </w:t>
      </w:r>
      <w:ins w:id="4172" w:author="Jane Kohlhoff" w:date="2024-05-17T21:48:00Z" w16du:dateUtc="2024-05-17T11:48:00Z">
        <w:r w:rsidR="0011424C" w:rsidRPr="00365026">
          <w:rPr>
            <w:rFonts w:ascii="Times New Roman" w:eastAsia="Times New Roman" w:hAnsi="Times New Roman" w:cs="Times New Roman"/>
            <w:kern w:val="0"/>
            <w:sz w:val="24"/>
            <w:szCs w:val="24"/>
            <w:lang w:val="en-GB" w:eastAsia="en-GB"/>
            <w14:ligatures w14:val="none"/>
            <w:rPrChange w:id="417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164</w:t>
        </w:r>
      </w:ins>
      <w:del w:id="4174" w:author="Jane Kohlhoff" w:date="2024-05-17T21:48:00Z" w16du:dateUtc="2024-05-17T11:48:00Z">
        <w:r w:rsidR="004E1F92" w:rsidRPr="00365026" w:rsidDel="0011424C">
          <w:rPr>
            <w:rFonts w:ascii="Times New Roman" w:eastAsia="Times New Roman" w:hAnsi="Times New Roman" w:cs="Times New Roman"/>
            <w:kern w:val="0"/>
            <w:sz w:val="24"/>
            <w:szCs w:val="24"/>
            <w:lang w:val="en-GB" w:eastAsia="en-GB"/>
            <w14:ligatures w14:val="none"/>
            <w:rPrChange w:id="417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4E1F92" w:rsidRPr="00365026">
        <w:rPr>
          <w:rFonts w:ascii="Times New Roman" w:eastAsia="Times New Roman" w:hAnsi="Times New Roman" w:cs="Times New Roman"/>
          <w:kern w:val="0"/>
          <w:sz w:val="24"/>
          <w:szCs w:val="24"/>
          <w:lang w:val="en-GB" w:eastAsia="en-GB"/>
          <w14:ligatures w14:val="none"/>
          <w:rPrChange w:id="417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177" w:author="Jane Kohlhoff" w:date="2024-05-17T21:48:00Z" w16du:dateUtc="2024-05-17T11:48:00Z">
        <w:r w:rsidR="0011424C" w:rsidRPr="00365026">
          <w:rPr>
            <w:rFonts w:ascii="Times New Roman" w:eastAsia="Times New Roman" w:hAnsi="Times New Roman" w:cs="Times New Roman"/>
            <w:kern w:val="0"/>
            <w:sz w:val="24"/>
            <w:szCs w:val="24"/>
            <w:lang w:val="en-GB" w:eastAsia="en-GB"/>
            <w14:ligatures w14:val="none"/>
            <w:rPrChange w:id="417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.56</w:t>
        </w:r>
      </w:ins>
      <w:del w:id="4179" w:author="Jane Kohlhoff" w:date="2024-05-17T21:48:00Z" w16du:dateUtc="2024-05-17T11:48:00Z">
        <w:r w:rsidR="004E1F92" w:rsidRPr="00365026" w:rsidDel="0011424C">
          <w:rPr>
            <w:rFonts w:ascii="Times New Roman" w:eastAsia="Times New Roman" w:hAnsi="Times New Roman" w:cs="Times New Roman"/>
            <w:kern w:val="0"/>
            <w:sz w:val="24"/>
            <w:szCs w:val="24"/>
            <w:lang w:val="en-GB" w:eastAsia="en-GB"/>
            <w14:ligatures w14:val="none"/>
            <w:rPrChange w:id="418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4E1F92" w:rsidRPr="00365026">
        <w:rPr>
          <w:rFonts w:ascii="Times New Roman" w:eastAsia="Times New Roman" w:hAnsi="Times New Roman" w:cs="Times New Roman"/>
          <w:kern w:val="0"/>
          <w:sz w:val="24"/>
          <w:szCs w:val="24"/>
          <w:lang w:val="en-GB" w:eastAsia="en-GB"/>
          <w14:ligatures w14:val="none"/>
          <w:rPrChange w:id="418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4E1F92" w:rsidRPr="00365026">
        <w:rPr>
          <w:rFonts w:ascii="Times New Roman" w:eastAsia="Times New Roman" w:hAnsi="Times New Roman" w:cs="Times New Roman"/>
          <w:i/>
          <w:iCs/>
          <w:kern w:val="0"/>
          <w:sz w:val="24"/>
          <w:szCs w:val="24"/>
          <w:lang w:val="en-GB" w:eastAsia="en-GB"/>
          <w14:ligatures w14:val="none"/>
          <w:rPrChange w:id="4182"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4E1F92" w:rsidRPr="00365026">
        <w:rPr>
          <w:rFonts w:ascii="Times New Roman" w:eastAsia="Times New Roman" w:hAnsi="Times New Roman" w:cs="Times New Roman"/>
          <w:kern w:val="0"/>
          <w:sz w:val="24"/>
          <w:szCs w:val="24"/>
          <w:lang w:val="en-GB" w:eastAsia="en-GB"/>
          <w14:ligatures w14:val="none"/>
          <w:rPrChange w:id="418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184" w:author="Jane Kohlhoff" w:date="2024-05-17T21:48:00Z" w16du:dateUtc="2024-05-17T11:48:00Z">
        <w:r w:rsidR="0011424C" w:rsidRPr="00365026">
          <w:rPr>
            <w:rFonts w:ascii="Times New Roman" w:eastAsia="Times New Roman" w:hAnsi="Times New Roman" w:cs="Times New Roman"/>
            <w:kern w:val="0"/>
            <w:sz w:val="24"/>
            <w:szCs w:val="24"/>
            <w:lang w:val="en-GB" w:eastAsia="en-GB"/>
            <w14:ligatures w14:val="none"/>
            <w:rPrChange w:id="418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.457</w:t>
        </w:r>
      </w:ins>
      <w:del w:id="4186" w:author="Jane Kohlhoff" w:date="2024-05-17T21:48:00Z" w16du:dateUtc="2024-05-17T11:48:00Z">
        <w:r w:rsidR="004E1F92" w:rsidRPr="00365026" w:rsidDel="0011424C">
          <w:rPr>
            <w:rFonts w:ascii="Times New Roman" w:eastAsia="Times New Roman" w:hAnsi="Times New Roman" w:cs="Times New Roman"/>
            <w:kern w:val="0"/>
            <w:sz w:val="24"/>
            <w:szCs w:val="24"/>
            <w:lang w:val="en-GB" w:eastAsia="en-GB"/>
            <w14:ligatures w14:val="none"/>
            <w:rPrChange w:id="418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r w:rsidR="004E1F92" w:rsidRPr="00365026">
        <w:rPr>
          <w:rFonts w:ascii="Times New Roman" w:eastAsia="Times New Roman" w:hAnsi="Times New Roman" w:cs="Times New Roman"/>
          <w:kern w:val="0"/>
          <w:sz w:val="24"/>
          <w:szCs w:val="24"/>
          <w:lang w:val="en-GB" w:eastAsia="en-GB"/>
          <w14:ligatures w14:val="none"/>
          <w:rPrChange w:id="418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p>
    <w:p w14:paraId="2851F013" w14:textId="693251B7" w:rsidR="00FA3CE6" w:rsidRPr="0036502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‘self-regulation’ </w:t>
      </w:r>
      <w:r w:rsidR="00901414" w:rsidRPr="00365026">
        <w:rPr>
          <w:rFonts w:ascii="Times New Roman" w:eastAsia="Times New Roman" w:hAnsi="Times New Roman" w:cs="Times New Roman"/>
          <w:kern w:val="0"/>
          <w:sz w:val="24"/>
          <w:szCs w:val="24"/>
          <w:lang w:val="en-GB" w:eastAsia="en-GB"/>
          <w14:ligatures w14:val="none"/>
        </w:rPr>
        <w:t xml:space="preserve">assessed using the DECA-self regulation scale, </w:t>
      </w:r>
      <w:r w:rsidRPr="00365026">
        <w:rPr>
          <w:rFonts w:ascii="Times New Roman" w:eastAsia="Times New Roman" w:hAnsi="Times New Roman" w:cs="Times New Roman"/>
          <w:kern w:val="0"/>
          <w:sz w:val="24"/>
          <w:szCs w:val="24"/>
          <w:lang w:val="en-GB" w:eastAsia="en-GB"/>
          <w14:ligatures w14:val="none"/>
        </w:rPr>
        <w:t>no significant effects were identified for group (</w:t>
      </w:r>
      <w:r w:rsidRPr="00365026">
        <w:rPr>
          <w:rFonts w:ascii="Times New Roman" w:eastAsia="Times New Roman" w:hAnsi="Times New Roman" w:cs="Times New Roman"/>
          <w:i/>
          <w:iCs/>
          <w:kern w:val="0"/>
          <w:sz w:val="24"/>
          <w:szCs w:val="24"/>
          <w:lang w:val="en-GB" w:eastAsia="en-GB"/>
          <w14:ligatures w14:val="none"/>
        </w:rPr>
        <w:t>p</w:t>
      </w:r>
      <w:r w:rsidR="004E1F92"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4E1F92"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.329), time (</w:t>
      </w:r>
      <w:r w:rsidRPr="00365026">
        <w:rPr>
          <w:rFonts w:ascii="Times New Roman" w:eastAsia="Times New Roman" w:hAnsi="Times New Roman" w:cs="Times New Roman"/>
          <w:i/>
          <w:iCs/>
          <w:kern w:val="0"/>
          <w:sz w:val="24"/>
          <w:szCs w:val="24"/>
          <w:lang w:val="en-GB" w:eastAsia="en-GB"/>
          <w14:ligatures w14:val="none"/>
        </w:rPr>
        <w:t>p</w:t>
      </w:r>
      <w:r w:rsidR="004E1F92"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4E1F92"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.776) or group x time (</w:t>
      </w:r>
      <w:r w:rsidRPr="00365026">
        <w:rPr>
          <w:rFonts w:ascii="Times New Roman" w:eastAsia="Times New Roman" w:hAnsi="Times New Roman" w:cs="Times New Roman"/>
          <w:i/>
          <w:iCs/>
          <w:kern w:val="0"/>
          <w:sz w:val="24"/>
          <w:szCs w:val="24"/>
          <w:lang w:val="en-GB" w:eastAsia="en-GB"/>
          <w14:ligatures w14:val="none"/>
        </w:rPr>
        <w:t>p</w:t>
      </w:r>
      <w:r w:rsidR="004E1F92"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4E1F92"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.416). </w:t>
      </w:r>
      <w:r w:rsidR="00631383" w:rsidRPr="00365026">
        <w:rPr>
          <w:rFonts w:ascii="Times New Roman" w:hAnsi="Times New Roman" w:cs="Times New Roman"/>
          <w:bCs/>
          <w:iCs/>
          <w:sz w:val="24"/>
          <w:szCs w:val="24"/>
          <w:rPrChange w:id="4189" w:author="Jane Kohlhoff" w:date="2024-06-11T09:53:00Z" w16du:dateUtc="2024-06-10T23:53:00Z">
            <w:rPr>
              <w:rFonts w:ascii="Times" w:hAnsi="Times" w:cs="Times"/>
              <w:bCs/>
              <w:iCs/>
              <w:sz w:val="24"/>
              <w:szCs w:val="24"/>
            </w:rPr>
          </w:rPrChange>
        </w:rPr>
        <w:t>Planned comparisons</w:t>
      </w:r>
      <w:r w:rsidRPr="00365026">
        <w:rPr>
          <w:rFonts w:ascii="Times New Roman" w:hAnsi="Times New Roman" w:cs="Times New Roman"/>
          <w:bCs/>
          <w:iCs/>
          <w:sz w:val="24"/>
          <w:szCs w:val="24"/>
          <w:rPrChange w:id="4190" w:author="Jane Kohlhoff" w:date="2024-06-11T09:53:00Z" w16du:dateUtc="2024-06-10T23:53:00Z">
            <w:rPr>
              <w:rFonts w:ascii="Times" w:hAnsi="Times" w:cs="Times"/>
              <w:bCs/>
              <w:iCs/>
              <w:sz w:val="24"/>
              <w:szCs w:val="24"/>
            </w:rPr>
          </w:rPrChange>
        </w:rPr>
        <w:t xml:space="preserve"> revealed no between-group differences at any time point, or within-group difference for any group</w:t>
      </w:r>
      <w:r w:rsidR="004E1F92" w:rsidRPr="00365026">
        <w:rPr>
          <w:rFonts w:ascii="Times New Roman" w:hAnsi="Times New Roman" w:cs="Times New Roman"/>
          <w:bCs/>
          <w:iCs/>
          <w:sz w:val="24"/>
          <w:szCs w:val="24"/>
          <w:rPrChange w:id="4191" w:author="Jane Kohlhoff" w:date="2024-06-11T09:53:00Z" w16du:dateUtc="2024-06-10T23:53:00Z">
            <w:rPr>
              <w:rFonts w:ascii="Times" w:hAnsi="Times" w:cs="Times"/>
              <w:bCs/>
              <w:iCs/>
              <w:sz w:val="24"/>
              <w:szCs w:val="24"/>
            </w:rPr>
          </w:rPrChange>
        </w:rPr>
        <w:t xml:space="preserve"> (</w:t>
      </w:r>
      <w:proofErr w:type="spellStart"/>
      <w:r w:rsidR="004E1F92" w:rsidRPr="00365026">
        <w:rPr>
          <w:rFonts w:ascii="Times New Roman" w:hAnsi="Times New Roman" w:cs="Times New Roman"/>
          <w:bCs/>
          <w:i/>
          <w:sz w:val="24"/>
          <w:szCs w:val="24"/>
          <w:rPrChange w:id="4192" w:author="Jane Kohlhoff" w:date="2024-06-11T09:53:00Z" w16du:dateUtc="2024-06-10T23:53:00Z">
            <w:rPr>
              <w:rFonts w:ascii="Times" w:hAnsi="Times" w:cs="Times"/>
              <w:bCs/>
              <w:i/>
              <w:sz w:val="24"/>
              <w:szCs w:val="24"/>
            </w:rPr>
          </w:rPrChange>
        </w:rPr>
        <w:t>p</w:t>
      </w:r>
      <w:r w:rsidR="004E1F92" w:rsidRPr="00365026">
        <w:rPr>
          <w:rFonts w:ascii="Times New Roman" w:hAnsi="Times New Roman" w:cs="Times New Roman"/>
          <w:bCs/>
          <w:iCs/>
          <w:sz w:val="24"/>
          <w:szCs w:val="24"/>
          <w:rPrChange w:id="4193" w:author="Jane Kohlhoff" w:date="2024-06-11T09:53:00Z" w16du:dateUtc="2024-06-10T23:53:00Z">
            <w:rPr>
              <w:rFonts w:ascii="Times" w:hAnsi="Times" w:cs="Times"/>
              <w:bCs/>
              <w:iCs/>
              <w:sz w:val="24"/>
              <w:szCs w:val="24"/>
            </w:rPr>
          </w:rPrChange>
        </w:rPr>
        <w:t>s</w:t>
      </w:r>
      <w:proofErr w:type="spellEnd"/>
      <w:r w:rsidR="004E1F92" w:rsidRPr="00365026">
        <w:rPr>
          <w:rFonts w:ascii="Times New Roman" w:hAnsi="Times New Roman" w:cs="Times New Roman"/>
          <w:bCs/>
          <w:iCs/>
          <w:sz w:val="24"/>
          <w:szCs w:val="24"/>
          <w:rPrChange w:id="4194" w:author="Jane Kohlhoff" w:date="2024-06-11T09:53:00Z" w16du:dateUtc="2024-06-10T23:53:00Z">
            <w:rPr>
              <w:rFonts w:ascii="Times" w:hAnsi="Times" w:cs="Times"/>
              <w:bCs/>
              <w:iCs/>
              <w:sz w:val="24"/>
              <w:szCs w:val="24"/>
            </w:rPr>
          </w:rPrChange>
        </w:rPr>
        <w:t xml:space="preserve"> &gt; .05)</w:t>
      </w:r>
      <w:r w:rsidRPr="00365026">
        <w:rPr>
          <w:rFonts w:ascii="Times New Roman" w:hAnsi="Times New Roman" w:cs="Times New Roman"/>
          <w:bCs/>
          <w:iCs/>
          <w:sz w:val="24"/>
          <w:szCs w:val="24"/>
          <w:rPrChange w:id="4195" w:author="Jane Kohlhoff" w:date="2024-06-11T09:53:00Z" w16du:dateUtc="2024-06-10T23:53:00Z">
            <w:rPr>
              <w:rFonts w:ascii="Times" w:hAnsi="Times" w:cs="Times"/>
              <w:bCs/>
              <w:iCs/>
              <w:sz w:val="24"/>
              <w:szCs w:val="24"/>
            </w:rPr>
          </w:rPrChange>
        </w:rPr>
        <w:t xml:space="preserve">. </w:t>
      </w:r>
      <w:r w:rsidRPr="00365026">
        <w:rPr>
          <w:rFonts w:ascii="Times New Roman" w:eastAsia="Times New Roman" w:hAnsi="Times New Roman" w:cs="Times New Roman"/>
          <w:kern w:val="0"/>
          <w:sz w:val="24"/>
          <w:szCs w:val="24"/>
          <w:lang w:val="en-GB" w:eastAsia="en-GB"/>
          <w14:ligatures w14:val="none"/>
        </w:rPr>
        <w:t>The hypotheses that there would be gradient effects in terms of the magnitude of gains from T1 to T2 [PCIT-T &gt; COS-P &gt; WL] and T</w:t>
      </w:r>
      <w:r w:rsidR="00961B54" w:rsidRPr="00365026">
        <w:rPr>
          <w:rFonts w:ascii="Times New Roman" w:eastAsia="Times New Roman" w:hAnsi="Times New Roman" w:cs="Times New Roman"/>
          <w:kern w:val="0"/>
          <w:sz w:val="24"/>
          <w:szCs w:val="24"/>
          <w:lang w:val="en-GB" w:eastAsia="en-GB"/>
          <w14:ligatures w14:val="none"/>
        </w:rPr>
        <w:t>2</w:t>
      </w:r>
      <w:r w:rsidRPr="00365026">
        <w:rPr>
          <w:rFonts w:ascii="Times New Roman" w:eastAsia="Times New Roman" w:hAnsi="Times New Roman" w:cs="Times New Roman"/>
          <w:kern w:val="0"/>
          <w:sz w:val="24"/>
          <w:szCs w:val="24"/>
          <w:lang w:val="en-GB" w:eastAsia="en-GB"/>
          <w14:ligatures w14:val="none"/>
        </w:rPr>
        <w:t xml:space="preserve"> to T3 [PCIT</w:t>
      </w:r>
      <w:r w:rsidR="004E1F92" w:rsidRPr="00365026">
        <w:rPr>
          <w:rFonts w:ascii="Times New Roman" w:eastAsia="Times New Roman" w:hAnsi="Times New Roman" w:cs="Times New Roman"/>
          <w:kern w:val="0"/>
          <w:sz w:val="24"/>
          <w:szCs w:val="24"/>
          <w:lang w:val="en-GB" w:eastAsia="en-GB"/>
          <w14:ligatures w14:val="none"/>
        </w:rPr>
        <w:t>-T</w:t>
      </w:r>
      <w:ins w:id="4196" w:author="Jane Kohlhoff" w:date="2024-06-12T21:17:00Z" w16du:dateUtc="2024-06-12T11:17:00Z">
        <w:r w:rsidR="00620E44">
          <w:rPr>
            <w:rFonts w:ascii="Times New Roman" w:eastAsia="Times New Roman" w:hAnsi="Times New Roman" w:cs="Times New Roman"/>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&gt; COS-P]</w:t>
      </w:r>
      <w:del w:id="4197" w:author="Jane Kohlhoff" w:date="2024-06-12T21:17:00Z" w16du:dateUtc="2024-06-12T11:17:00Z">
        <w:r w:rsidRPr="00365026" w:rsidDel="00620E44">
          <w:rPr>
            <w:rFonts w:ascii="Times New Roman" w:eastAsia="Times New Roman" w:hAnsi="Times New Roman" w:cs="Times New Roman"/>
            <w:kern w:val="0"/>
            <w:sz w:val="24"/>
            <w:szCs w:val="24"/>
            <w:lang w:val="en-GB" w:eastAsia="en-GB"/>
            <w14:ligatures w14:val="none"/>
          </w:rPr>
          <w:delText>,</w:delText>
        </w:r>
      </w:del>
      <w:r w:rsidRPr="00365026">
        <w:rPr>
          <w:rFonts w:ascii="Times New Roman" w:eastAsia="Times New Roman" w:hAnsi="Times New Roman" w:cs="Times New Roman"/>
          <w:kern w:val="0"/>
          <w:sz w:val="24"/>
          <w:szCs w:val="24"/>
          <w:lang w:val="en-GB" w:eastAsia="en-GB"/>
          <w14:ligatures w14:val="none"/>
        </w:rPr>
        <w:t xml:space="preserve"> were not supported</w:t>
      </w:r>
      <w:ins w:id="4198" w:author="Jane Kohlhoff" w:date="2024-06-12T21:17:00Z" w16du:dateUtc="2024-06-12T11:17:00Z">
        <w:r w:rsidR="00620E44">
          <w:rPr>
            <w:rFonts w:ascii="Times New Roman" w:eastAsia="Times New Roman" w:hAnsi="Times New Roman" w:cs="Times New Roman"/>
            <w:kern w:val="0"/>
            <w:sz w:val="24"/>
            <w:szCs w:val="24"/>
            <w:lang w:val="en-GB" w:eastAsia="en-GB"/>
            <w14:ligatures w14:val="none"/>
          </w:rPr>
          <w:t xml:space="preserve">, </w:t>
        </w:r>
      </w:ins>
      <w:del w:id="4199" w:author="Jane Kohlhoff" w:date="2024-06-12T21:17:00Z" w16du:dateUtc="2024-06-12T11:17:00Z">
        <w:r w:rsidR="004E1F92" w:rsidRPr="00365026" w:rsidDel="00620E44">
          <w:rPr>
            <w:rFonts w:ascii="Times New Roman" w:eastAsia="Times New Roman" w:hAnsi="Times New Roman" w:cs="Times New Roman"/>
            <w:kern w:val="0"/>
            <w:sz w:val="24"/>
            <w:szCs w:val="24"/>
            <w:lang w:val="en-GB" w:eastAsia="en-GB"/>
            <w14:ligatures w14:val="none"/>
          </w:rPr>
          <w:delText xml:space="preserve"> (</w:delText>
        </w:r>
      </w:del>
      <w:r w:rsidR="004E1F92" w:rsidRPr="00365026">
        <w:rPr>
          <w:rFonts w:ascii="Times New Roman" w:eastAsia="Times New Roman" w:hAnsi="Times New Roman" w:cs="Times New Roman"/>
          <w:kern w:val="0"/>
          <w:sz w:val="24"/>
          <w:szCs w:val="24"/>
          <w:lang w:val="en-GB" w:eastAsia="en-GB"/>
          <w14:ligatures w14:val="none"/>
        </w:rPr>
        <w:t xml:space="preserve">T1 to T2: </w:t>
      </w:r>
      <w:r w:rsidR="004E1F92" w:rsidRPr="00365026">
        <w:rPr>
          <w:rFonts w:ascii="Times New Roman" w:eastAsia="Times New Roman" w:hAnsi="Times New Roman" w:cs="Times New Roman"/>
          <w:i/>
          <w:iCs/>
          <w:kern w:val="0"/>
          <w:sz w:val="24"/>
          <w:szCs w:val="24"/>
          <w:lang w:val="en-GB" w:eastAsia="en-GB"/>
          <w14:ligatures w14:val="none"/>
        </w:rPr>
        <w:t>F</w:t>
      </w:r>
      <w:r w:rsidR="004E1F92" w:rsidRPr="00365026">
        <w:rPr>
          <w:rFonts w:ascii="Times New Roman" w:eastAsia="Times New Roman" w:hAnsi="Times New Roman" w:cs="Times New Roman"/>
          <w:kern w:val="0"/>
          <w:sz w:val="24"/>
          <w:szCs w:val="24"/>
          <w:lang w:val="en-GB" w:eastAsia="en-GB"/>
          <w14:ligatures w14:val="none"/>
        </w:rPr>
        <w:t xml:space="preserve"> (2,</w:t>
      </w:r>
      <w:r w:rsidR="00630D40" w:rsidRPr="00365026">
        <w:rPr>
          <w:rFonts w:ascii="Times New Roman" w:eastAsia="Times New Roman" w:hAnsi="Times New Roman" w:cs="Times New Roman"/>
          <w:kern w:val="0"/>
          <w:sz w:val="24"/>
          <w:szCs w:val="24"/>
          <w:lang w:val="en-GB" w:eastAsia="en-GB"/>
          <w14:ligatures w14:val="none"/>
        </w:rPr>
        <w:t xml:space="preserve"> </w:t>
      </w:r>
      <w:r w:rsidR="00D9436A" w:rsidRPr="00365026">
        <w:rPr>
          <w:rFonts w:ascii="Times New Roman" w:eastAsia="Times New Roman" w:hAnsi="Times New Roman" w:cs="Times New Roman"/>
          <w:kern w:val="0"/>
          <w:sz w:val="24"/>
          <w:szCs w:val="24"/>
          <w:lang w:val="en-GB" w:eastAsia="en-GB"/>
          <w14:ligatures w14:val="none"/>
        </w:rPr>
        <w:t>131</w:t>
      </w:r>
      <w:r w:rsidR="004E1F92" w:rsidRPr="00365026">
        <w:rPr>
          <w:rFonts w:ascii="Times New Roman" w:eastAsia="Times New Roman" w:hAnsi="Times New Roman" w:cs="Times New Roman"/>
          <w:kern w:val="0"/>
          <w:sz w:val="24"/>
          <w:szCs w:val="24"/>
          <w:lang w:val="en-GB" w:eastAsia="en-GB"/>
          <w14:ligatures w14:val="none"/>
        </w:rPr>
        <w:t xml:space="preserve">) = </w:t>
      </w:r>
      <w:r w:rsidR="00D9436A" w:rsidRPr="00365026">
        <w:rPr>
          <w:rFonts w:ascii="Times New Roman" w:eastAsia="Times New Roman" w:hAnsi="Times New Roman" w:cs="Times New Roman"/>
          <w:kern w:val="0"/>
          <w:sz w:val="24"/>
          <w:szCs w:val="24"/>
          <w:lang w:val="en-GB" w:eastAsia="en-GB"/>
          <w14:ligatures w14:val="none"/>
        </w:rPr>
        <w:t>1.17</w:t>
      </w:r>
      <w:r w:rsidR="004E1F92" w:rsidRPr="00365026">
        <w:rPr>
          <w:rFonts w:ascii="Times New Roman" w:eastAsia="Times New Roman" w:hAnsi="Times New Roman" w:cs="Times New Roman"/>
          <w:kern w:val="0"/>
          <w:sz w:val="24"/>
          <w:szCs w:val="24"/>
          <w:lang w:val="en-GB" w:eastAsia="en-GB"/>
          <w14:ligatures w14:val="none"/>
        </w:rPr>
        <w:t xml:space="preserve">, </w:t>
      </w:r>
      <w:r w:rsidR="004E1F92" w:rsidRPr="00365026">
        <w:rPr>
          <w:rFonts w:ascii="Times New Roman" w:eastAsia="Times New Roman" w:hAnsi="Times New Roman" w:cs="Times New Roman"/>
          <w:i/>
          <w:iCs/>
          <w:kern w:val="0"/>
          <w:sz w:val="24"/>
          <w:szCs w:val="24"/>
          <w:lang w:val="en-GB" w:eastAsia="en-GB"/>
          <w14:ligatures w14:val="none"/>
        </w:rPr>
        <w:t>p</w:t>
      </w:r>
      <w:r w:rsidR="004E1F92" w:rsidRPr="00365026">
        <w:rPr>
          <w:rFonts w:ascii="Times New Roman" w:eastAsia="Times New Roman" w:hAnsi="Times New Roman" w:cs="Times New Roman"/>
          <w:kern w:val="0"/>
          <w:sz w:val="24"/>
          <w:szCs w:val="24"/>
          <w:lang w:val="en-GB" w:eastAsia="en-GB"/>
          <w14:ligatures w14:val="none"/>
        </w:rPr>
        <w:t xml:space="preserve"> = </w:t>
      </w:r>
      <w:r w:rsidR="00D9436A" w:rsidRPr="00365026">
        <w:rPr>
          <w:rFonts w:ascii="Times New Roman" w:eastAsia="Times New Roman" w:hAnsi="Times New Roman" w:cs="Times New Roman"/>
          <w:kern w:val="0"/>
          <w:sz w:val="24"/>
          <w:szCs w:val="24"/>
          <w:lang w:val="en-GB" w:eastAsia="en-GB"/>
          <w14:ligatures w14:val="none"/>
        </w:rPr>
        <w:t>.312</w:t>
      </w:r>
      <w:r w:rsidR="004E1F92" w:rsidRPr="00365026">
        <w:rPr>
          <w:rFonts w:ascii="Times New Roman" w:eastAsia="Times New Roman" w:hAnsi="Times New Roman" w:cs="Times New Roman"/>
          <w:kern w:val="0"/>
          <w:sz w:val="24"/>
          <w:szCs w:val="24"/>
          <w:lang w:val="en-GB" w:eastAsia="en-GB"/>
          <w14:ligatures w14:val="none"/>
        </w:rPr>
        <w:t xml:space="preserve">; </w:t>
      </w:r>
      <w:r w:rsidR="004E1F92" w:rsidRPr="00365026">
        <w:rPr>
          <w:rFonts w:ascii="Times New Roman" w:eastAsia="Times New Roman" w:hAnsi="Times New Roman" w:cs="Times New Roman"/>
          <w:kern w:val="0"/>
          <w:sz w:val="24"/>
          <w:szCs w:val="24"/>
          <w:lang w:val="en-GB" w:eastAsia="en-GB"/>
          <w14:ligatures w14:val="none"/>
          <w:rPrChange w:id="420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T1 to T3: </w:t>
      </w:r>
      <w:r w:rsidR="004E1F92" w:rsidRPr="00365026">
        <w:rPr>
          <w:rFonts w:ascii="Times New Roman" w:eastAsia="Times New Roman" w:hAnsi="Times New Roman" w:cs="Times New Roman"/>
          <w:i/>
          <w:iCs/>
          <w:kern w:val="0"/>
          <w:sz w:val="24"/>
          <w:szCs w:val="24"/>
          <w:lang w:val="en-GB" w:eastAsia="en-GB"/>
          <w14:ligatures w14:val="none"/>
          <w:rPrChange w:id="4201"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4E1F92" w:rsidRPr="00365026">
        <w:rPr>
          <w:rFonts w:ascii="Times New Roman" w:eastAsia="Times New Roman" w:hAnsi="Times New Roman" w:cs="Times New Roman"/>
          <w:kern w:val="0"/>
          <w:sz w:val="24"/>
          <w:szCs w:val="24"/>
          <w:lang w:val="en-GB" w:eastAsia="en-GB"/>
          <w14:ligatures w14:val="none"/>
          <w:rPrChange w:id="420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4203" w:author="Jane Kohlhoff" w:date="2024-05-17T21:48:00Z" w16du:dateUtc="2024-05-17T11:48:00Z">
        <w:r w:rsidR="0011424C" w:rsidRPr="00365026">
          <w:rPr>
            <w:rFonts w:ascii="Times New Roman" w:eastAsia="Times New Roman" w:hAnsi="Times New Roman" w:cs="Times New Roman"/>
            <w:kern w:val="0"/>
            <w:sz w:val="24"/>
            <w:szCs w:val="24"/>
            <w:lang w:val="en-GB" w:eastAsia="en-GB"/>
            <w14:ligatures w14:val="none"/>
            <w:rPrChange w:id="420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131</w:t>
        </w:r>
      </w:ins>
      <w:del w:id="4205" w:author="Jane Kohlhoff" w:date="2024-05-17T21:48:00Z" w16du:dateUtc="2024-05-17T11:48:00Z">
        <w:r w:rsidR="004E1F92" w:rsidRPr="00365026" w:rsidDel="0011424C">
          <w:rPr>
            <w:rFonts w:ascii="Times New Roman" w:eastAsia="Times New Roman" w:hAnsi="Times New Roman" w:cs="Times New Roman"/>
            <w:kern w:val="0"/>
            <w:sz w:val="24"/>
            <w:szCs w:val="24"/>
            <w:lang w:val="en-GB" w:eastAsia="en-GB"/>
            <w14:ligatures w14:val="none"/>
            <w:rPrChange w:id="420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4E1F92" w:rsidRPr="00365026">
        <w:rPr>
          <w:rFonts w:ascii="Times New Roman" w:eastAsia="Times New Roman" w:hAnsi="Times New Roman" w:cs="Times New Roman"/>
          <w:kern w:val="0"/>
          <w:sz w:val="24"/>
          <w:szCs w:val="24"/>
          <w:lang w:val="en-GB" w:eastAsia="en-GB"/>
          <w14:ligatures w14:val="none"/>
          <w:rPrChange w:id="420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208" w:author="Jane Kohlhoff" w:date="2024-05-17T21:49:00Z" w16du:dateUtc="2024-05-17T11:49:00Z">
        <w:r w:rsidR="0011424C" w:rsidRPr="00365026">
          <w:rPr>
            <w:rFonts w:ascii="Times New Roman" w:eastAsia="Times New Roman" w:hAnsi="Times New Roman" w:cs="Times New Roman"/>
            <w:kern w:val="0"/>
            <w:sz w:val="24"/>
            <w:szCs w:val="24"/>
            <w:lang w:val="en-GB" w:eastAsia="en-GB"/>
            <w14:ligatures w14:val="none"/>
            <w:rPrChange w:id="420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.04</w:t>
        </w:r>
      </w:ins>
      <w:del w:id="4210" w:author="Jane Kohlhoff" w:date="2024-05-17T21:49:00Z" w16du:dateUtc="2024-05-17T11:49:00Z">
        <w:r w:rsidR="004E1F92" w:rsidRPr="00365026" w:rsidDel="0011424C">
          <w:rPr>
            <w:rFonts w:ascii="Times New Roman" w:eastAsia="Times New Roman" w:hAnsi="Times New Roman" w:cs="Times New Roman"/>
            <w:kern w:val="0"/>
            <w:sz w:val="24"/>
            <w:szCs w:val="24"/>
            <w:lang w:val="en-GB" w:eastAsia="en-GB"/>
            <w14:ligatures w14:val="none"/>
            <w:rPrChange w:id="421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4E1F92" w:rsidRPr="00365026">
        <w:rPr>
          <w:rFonts w:ascii="Times New Roman" w:eastAsia="Times New Roman" w:hAnsi="Times New Roman" w:cs="Times New Roman"/>
          <w:kern w:val="0"/>
          <w:sz w:val="24"/>
          <w:szCs w:val="24"/>
          <w:lang w:val="en-GB" w:eastAsia="en-GB"/>
          <w14:ligatures w14:val="none"/>
          <w:rPrChange w:id="421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4E1F92" w:rsidRPr="00365026">
        <w:rPr>
          <w:rFonts w:ascii="Times New Roman" w:eastAsia="Times New Roman" w:hAnsi="Times New Roman" w:cs="Times New Roman"/>
          <w:i/>
          <w:iCs/>
          <w:kern w:val="0"/>
          <w:sz w:val="24"/>
          <w:szCs w:val="24"/>
          <w:lang w:val="en-GB" w:eastAsia="en-GB"/>
          <w14:ligatures w14:val="none"/>
          <w:rPrChange w:id="4213"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4E1F92" w:rsidRPr="00365026">
        <w:rPr>
          <w:rFonts w:ascii="Times New Roman" w:eastAsia="Times New Roman" w:hAnsi="Times New Roman" w:cs="Times New Roman"/>
          <w:kern w:val="0"/>
          <w:sz w:val="24"/>
          <w:szCs w:val="24"/>
          <w:lang w:val="en-GB" w:eastAsia="en-GB"/>
          <w14:ligatures w14:val="none"/>
          <w:rPrChange w:id="421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215" w:author="Jane Kohlhoff" w:date="2024-05-17T21:49:00Z" w16du:dateUtc="2024-05-17T11:49:00Z">
        <w:r w:rsidR="0011424C" w:rsidRPr="00365026">
          <w:rPr>
            <w:rFonts w:ascii="Times New Roman" w:eastAsia="Times New Roman" w:hAnsi="Times New Roman" w:cs="Times New Roman"/>
            <w:kern w:val="0"/>
            <w:sz w:val="24"/>
            <w:szCs w:val="24"/>
            <w:lang w:val="en-GB" w:eastAsia="en-GB"/>
            <w14:ligatures w14:val="none"/>
            <w:rPrChange w:id="421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.838</w:t>
        </w:r>
      </w:ins>
      <w:del w:id="4217" w:author="Jane Kohlhoff" w:date="2024-05-17T21:49:00Z" w16du:dateUtc="2024-05-17T11:49:00Z">
        <w:r w:rsidR="004E1F92" w:rsidRPr="00365026" w:rsidDel="0011424C">
          <w:rPr>
            <w:rFonts w:ascii="Times New Roman" w:eastAsia="Times New Roman" w:hAnsi="Times New Roman" w:cs="Times New Roman"/>
            <w:kern w:val="0"/>
            <w:sz w:val="24"/>
            <w:szCs w:val="24"/>
            <w:lang w:val="en-GB" w:eastAsia="en-GB"/>
            <w14:ligatures w14:val="none"/>
            <w:rPrChange w:id="421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del w:id="4219" w:author="Jane Kohlhoff" w:date="2024-06-12T21:17:00Z" w16du:dateUtc="2024-06-12T11:17:00Z">
        <w:r w:rsidR="004E1F92" w:rsidRPr="00365026" w:rsidDel="00620E44">
          <w:rPr>
            <w:rFonts w:ascii="Times New Roman" w:eastAsia="Times New Roman" w:hAnsi="Times New Roman" w:cs="Times New Roman"/>
            <w:kern w:val="0"/>
            <w:sz w:val="24"/>
            <w:szCs w:val="24"/>
            <w:lang w:val="en-GB" w:eastAsia="en-GB"/>
            <w14:ligatures w14:val="none"/>
            <w:rPrChange w:id="422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4E1F92" w:rsidRPr="00365026">
        <w:rPr>
          <w:rFonts w:ascii="Times New Roman" w:eastAsia="Times New Roman" w:hAnsi="Times New Roman" w:cs="Times New Roman"/>
          <w:kern w:val="0"/>
          <w:sz w:val="24"/>
          <w:szCs w:val="24"/>
          <w:lang w:val="en-GB" w:eastAsia="en-GB"/>
          <w14:ligatures w14:val="none"/>
          <w:rPrChange w:id="422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p>
    <w:p w14:paraId="4296995E" w14:textId="2C817530" w:rsidR="00FA3CE6" w:rsidRPr="0036502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For ‘social competence’</w:t>
      </w:r>
      <w:r w:rsidR="00630D40"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assessed using the BITSEA-comp</w:t>
      </w:r>
      <w:r w:rsidR="006917D6" w:rsidRPr="00365026">
        <w:rPr>
          <w:rFonts w:ascii="Times New Roman" w:eastAsia="Times New Roman" w:hAnsi="Times New Roman" w:cs="Times New Roman"/>
          <w:kern w:val="0"/>
          <w:sz w:val="24"/>
          <w:szCs w:val="24"/>
          <w:lang w:val="en-GB" w:eastAsia="en-GB"/>
          <w14:ligatures w14:val="none"/>
        </w:rPr>
        <w:t>e</w:t>
      </w:r>
      <w:r w:rsidR="00901414" w:rsidRPr="00365026">
        <w:rPr>
          <w:rFonts w:ascii="Times New Roman" w:eastAsia="Times New Roman" w:hAnsi="Times New Roman" w:cs="Times New Roman"/>
          <w:kern w:val="0"/>
          <w:sz w:val="24"/>
          <w:szCs w:val="24"/>
          <w:lang w:val="en-GB" w:eastAsia="en-GB"/>
          <w14:ligatures w14:val="none"/>
        </w:rPr>
        <w:t xml:space="preserve">tence scale, </w:t>
      </w:r>
      <w:r w:rsidRPr="00365026">
        <w:rPr>
          <w:rFonts w:ascii="Times New Roman" w:eastAsia="Times New Roman" w:hAnsi="Times New Roman" w:cs="Times New Roman"/>
          <w:kern w:val="0"/>
          <w:sz w:val="24"/>
          <w:szCs w:val="24"/>
          <w:lang w:val="en-GB" w:eastAsia="en-GB"/>
          <w14:ligatures w14:val="none"/>
        </w:rPr>
        <w:t>a significant effect was identified for time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w:t>
      </w:r>
      <w:r w:rsidR="00630D40" w:rsidRPr="00365026">
        <w:rPr>
          <w:rFonts w:ascii="Times New Roman" w:eastAsia="Times New Roman" w:hAnsi="Times New Roman" w:cs="Times New Roman"/>
          <w:kern w:val="0"/>
          <w:sz w:val="24"/>
          <w:szCs w:val="24"/>
          <w:lang w:val="en-GB" w:eastAsia="en-GB"/>
          <w14:ligatures w14:val="none"/>
        </w:rPr>
        <w:t>&lt;</w:t>
      </w:r>
      <w:r w:rsidRPr="00365026">
        <w:rPr>
          <w:rFonts w:ascii="Times New Roman" w:eastAsia="Times New Roman" w:hAnsi="Times New Roman" w:cs="Times New Roman"/>
          <w:kern w:val="0"/>
          <w:sz w:val="24"/>
          <w:szCs w:val="24"/>
          <w:lang w:val="en-GB" w:eastAsia="en-GB"/>
          <w14:ligatures w14:val="none"/>
        </w:rPr>
        <w:t xml:space="preserve"> .0</w:t>
      </w:r>
      <w:r w:rsidR="00630D40" w:rsidRPr="00365026">
        <w:rPr>
          <w:rFonts w:ascii="Times New Roman" w:eastAsia="Times New Roman" w:hAnsi="Times New Roman" w:cs="Times New Roman"/>
          <w:kern w:val="0"/>
          <w:sz w:val="24"/>
          <w:szCs w:val="24"/>
          <w:lang w:val="en-GB" w:eastAsia="en-GB"/>
          <w14:ligatures w14:val="none"/>
        </w:rPr>
        <w:t>5</w:t>
      </w:r>
      <w:r w:rsidRPr="00365026">
        <w:rPr>
          <w:rFonts w:ascii="Times New Roman" w:eastAsia="Times New Roman" w:hAnsi="Times New Roman" w:cs="Times New Roman"/>
          <w:kern w:val="0"/>
          <w:sz w:val="24"/>
          <w:szCs w:val="24"/>
          <w:lang w:val="en-GB" w:eastAsia="en-GB"/>
          <w14:ligatures w14:val="none"/>
        </w:rPr>
        <w:t>), but not for group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 .749) or group x time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 .130). </w:t>
      </w:r>
      <w:r w:rsidR="00631383" w:rsidRPr="00365026">
        <w:rPr>
          <w:rFonts w:ascii="Times New Roman" w:eastAsia="Times New Roman" w:hAnsi="Times New Roman" w:cs="Times New Roman"/>
          <w:kern w:val="0"/>
          <w:sz w:val="24"/>
          <w:szCs w:val="24"/>
          <w:lang w:val="en-GB" w:eastAsia="en-GB"/>
          <w14:ligatures w14:val="none"/>
        </w:rPr>
        <w:t>Planned comparisons</w:t>
      </w:r>
      <w:r w:rsidRPr="00365026">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630D40" w:rsidRPr="00365026">
        <w:rPr>
          <w:rFonts w:ascii="Times New Roman" w:eastAsia="Times New Roman" w:hAnsi="Times New Roman" w:cs="Times New Roman"/>
          <w:kern w:val="0"/>
          <w:sz w:val="24"/>
          <w:szCs w:val="24"/>
          <w:lang w:val="en-GB" w:eastAsia="en-GB"/>
          <w14:ligatures w14:val="none"/>
        </w:rPr>
        <w:t xml:space="preserve"> </w:t>
      </w:r>
      <w:r w:rsidR="00630D40" w:rsidRPr="00365026">
        <w:rPr>
          <w:rFonts w:ascii="Times New Roman" w:hAnsi="Times New Roman" w:cs="Times New Roman"/>
          <w:bCs/>
          <w:iCs/>
          <w:sz w:val="24"/>
          <w:szCs w:val="24"/>
          <w:rPrChange w:id="4222" w:author="Jane Kohlhoff" w:date="2024-06-11T09:53:00Z" w16du:dateUtc="2024-06-10T23:53:00Z">
            <w:rPr>
              <w:rFonts w:ascii="Times" w:hAnsi="Times" w:cs="Times"/>
              <w:bCs/>
              <w:iCs/>
              <w:sz w:val="24"/>
              <w:szCs w:val="24"/>
            </w:rPr>
          </w:rPrChange>
        </w:rPr>
        <w:t>(</w:t>
      </w:r>
      <w:proofErr w:type="spellStart"/>
      <w:r w:rsidR="00630D40" w:rsidRPr="00365026">
        <w:rPr>
          <w:rFonts w:ascii="Times New Roman" w:hAnsi="Times New Roman" w:cs="Times New Roman"/>
          <w:bCs/>
          <w:i/>
          <w:sz w:val="24"/>
          <w:szCs w:val="24"/>
          <w:rPrChange w:id="4223" w:author="Jane Kohlhoff" w:date="2024-06-11T09:53:00Z" w16du:dateUtc="2024-06-10T23:53:00Z">
            <w:rPr>
              <w:rFonts w:ascii="Times" w:hAnsi="Times" w:cs="Times"/>
              <w:bCs/>
              <w:i/>
              <w:sz w:val="24"/>
              <w:szCs w:val="24"/>
            </w:rPr>
          </w:rPrChange>
        </w:rPr>
        <w:t>p</w:t>
      </w:r>
      <w:r w:rsidR="00630D40" w:rsidRPr="00365026">
        <w:rPr>
          <w:rFonts w:ascii="Times New Roman" w:hAnsi="Times New Roman" w:cs="Times New Roman"/>
          <w:bCs/>
          <w:iCs/>
          <w:sz w:val="24"/>
          <w:szCs w:val="24"/>
          <w:rPrChange w:id="4224" w:author="Jane Kohlhoff" w:date="2024-06-11T09:53:00Z" w16du:dateUtc="2024-06-10T23:53:00Z">
            <w:rPr>
              <w:rFonts w:ascii="Times" w:hAnsi="Times" w:cs="Times"/>
              <w:bCs/>
              <w:iCs/>
              <w:sz w:val="24"/>
              <w:szCs w:val="24"/>
            </w:rPr>
          </w:rPrChange>
        </w:rPr>
        <w:t>s</w:t>
      </w:r>
      <w:proofErr w:type="spellEnd"/>
      <w:r w:rsidR="00630D40" w:rsidRPr="00365026">
        <w:rPr>
          <w:rFonts w:ascii="Times New Roman" w:hAnsi="Times New Roman" w:cs="Times New Roman"/>
          <w:bCs/>
          <w:iCs/>
          <w:sz w:val="24"/>
          <w:szCs w:val="24"/>
          <w:rPrChange w:id="4225" w:author="Jane Kohlhoff" w:date="2024-06-11T09:53:00Z" w16du:dateUtc="2024-06-10T23:53:00Z">
            <w:rPr>
              <w:rFonts w:ascii="Times" w:hAnsi="Times" w:cs="Times"/>
              <w:bCs/>
              <w:iCs/>
              <w:sz w:val="24"/>
              <w:szCs w:val="24"/>
            </w:rPr>
          </w:rPrChange>
        </w:rPr>
        <w:t xml:space="preserve"> &gt; .05)</w:t>
      </w:r>
      <w:r w:rsidRPr="00365026">
        <w:rPr>
          <w:rFonts w:ascii="Times New Roman" w:eastAsia="Times New Roman" w:hAnsi="Times New Roman" w:cs="Times New Roman"/>
          <w:kern w:val="0"/>
          <w:sz w:val="24"/>
          <w:szCs w:val="24"/>
          <w:lang w:val="en-GB" w:eastAsia="en-GB"/>
          <w14:ligatures w14:val="none"/>
        </w:rPr>
        <w:t>. The PCIT-T group showed significant within-group improvements from T1 to T2 (</w:t>
      </w:r>
      <w:r w:rsidRPr="00365026">
        <w:rPr>
          <w:rFonts w:ascii="Times New Roman" w:eastAsia="Times New Roman" w:hAnsi="Times New Roman" w:cs="Times New Roman"/>
          <w:i/>
          <w:iCs/>
          <w:kern w:val="0"/>
          <w:sz w:val="24"/>
          <w:szCs w:val="24"/>
          <w:lang w:val="en-GB" w:eastAsia="en-GB"/>
          <w14:ligatures w14:val="none"/>
        </w:rPr>
        <w:t xml:space="preserve">p </w:t>
      </w:r>
      <w:r w:rsidR="00630D40" w:rsidRPr="00365026">
        <w:rPr>
          <w:rFonts w:ascii="Times New Roman" w:eastAsia="Times New Roman" w:hAnsi="Times New Roman" w:cs="Times New Roman"/>
          <w:kern w:val="0"/>
          <w:sz w:val="24"/>
          <w:szCs w:val="24"/>
          <w:lang w:val="en-GB" w:eastAsia="en-GB"/>
          <w14:ligatures w14:val="none"/>
        </w:rPr>
        <w:t>&lt;</w:t>
      </w:r>
      <w:r w:rsidRPr="00365026">
        <w:rPr>
          <w:rFonts w:ascii="Times New Roman" w:eastAsia="Times New Roman" w:hAnsi="Times New Roman" w:cs="Times New Roman"/>
          <w:kern w:val="0"/>
          <w:sz w:val="24"/>
          <w:szCs w:val="24"/>
          <w:lang w:val="en-GB" w:eastAsia="en-GB"/>
          <w14:ligatures w14:val="none"/>
        </w:rPr>
        <w:t xml:space="preserve"> .0</w:t>
      </w:r>
      <w:r w:rsidR="00630D40" w:rsidRPr="00365026">
        <w:rPr>
          <w:rFonts w:ascii="Times New Roman" w:eastAsia="Times New Roman" w:hAnsi="Times New Roman" w:cs="Times New Roman"/>
          <w:kern w:val="0"/>
          <w:sz w:val="24"/>
          <w:szCs w:val="24"/>
          <w:lang w:val="en-GB" w:eastAsia="en-GB"/>
          <w14:ligatures w14:val="none"/>
        </w:rPr>
        <w:t>5</w:t>
      </w:r>
      <w:r w:rsidR="00901414"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i/>
          <w:iCs/>
          <w:kern w:val="0"/>
          <w:sz w:val="24"/>
          <w:szCs w:val="24"/>
          <w:lang w:val="en-GB" w:eastAsia="en-GB"/>
          <w14:ligatures w14:val="none"/>
        </w:rPr>
        <w:t>d</w:t>
      </w:r>
      <w:r w:rsidR="00630D40"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w:t>
      </w:r>
      <w:r w:rsidR="00630D40" w:rsidRPr="00365026">
        <w:rPr>
          <w:rFonts w:ascii="Times New Roman" w:eastAsia="Times New Roman" w:hAnsi="Times New Roman" w:cs="Times New Roman"/>
          <w:kern w:val="0"/>
          <w:sz w:val="24"/>
          <w:szCs w:val="24"/>
          <w:lang w:val="en-GB" w:eastAsia="en-GB"/>
          <w14:ligatures w14:val="none"/>
        </w:rPr>
        <w:t xml:space="preserve"> </w:t>
      </w:r>
      <w:del w:id="4226" w:author="Jane Kohlhoff" w:date="2024-06-11T22:48:00Z" w16du:dateUtc="2024-06-11T12:48:00Z">
        <w:r w:rsidR="00901414" w:rsidRPr="00365026" w:rsidDel="008A5C0D">
          <w:rPr>
            <w:rFonts w:ascii="Times New Roman" w:eastAsia="Times New Roman" w:hAnsi="Times New Roman" w:cs="Times New Roman"/>
            <w:kern w:val="0"/>
            <w:sz w:val="24"/>
            <w:szCs w:val="24"/>
            <w:lang w:val="en-GB" w:eastAsia="en-GB"/>
            <w14:ligatures w14:val="none"/>
          </w:rPr>
          <w:delText>-</w:delText>
        </w:r>
      </w:del>
      <w:r w:rsidR="00901414" w:rsidRPr="00365026">
        <w:rPr>
          <w:rFonts w:ascii="Times New Roman" w:eastAsia="Times New Roman" w:hAnsi="Times New Roman" w:cs="Times New Roman"/>
          <w:kern w:val="0"/>
          <w:sz w:val="24"/>
          <w:szCs w:val="24"/>
          <w:lang w:val="en-GB" w:eastAsia="en-GB"/>
          <w14:ligatures w14:val="none"/>
        </w:rPr>
        <w:t>.</w:t>
      </w:r>
      <w:ins w:id="4227" w:author="Jane Kohlhoff" w:date="2024-06-11T22:48:00Z" w16du:dateUtc="2024-06-11T12:48:00Z">
        <w:r w:rsidR="008A5C0D">
          <w:rPr>
            <w:rFonts w:ascii="Times New Roman" w:eastAsia="Times New Roman" w:hAnsi="Times New Roman" w:cs="Times New Roman"/>
            <w:kern w:val="0"/>
            <w:sz w:val="24"/>
            <w:szCs w:val="24"/>
            <w:lang w:val="en-GB" w:eastAsia="en-GB"/>
            <w14:ligatures w14:val="none"/>
          </w:rPr>
          <w:t>48</w:t>
        </w:r>
      </w:ins>
      <w:del w:id="4228" w:author="Jane Kohlhoff" w:date="2024-06-11T22:48:00Z" w16du:dateUtc="2024-06-11T12:48:00Z">
        <w:r w:rsidR="00901414" w:rsidRPr="00365026" w:rsidDel="008A5C0D">
          <w:rPr>
            <w:rFonts w:ascii="Times New Roman" w:eastAsia="Times New Roman" w:hAnsi="Times New Roman" w:cs="Times New Roman"/>
            <w:kern w:val="0"/>
            <w:sz w:val="24"/>
            <w:szCs w:val="24"/>
            <w:lang w:val="en-GB" w:eastAsia="en-GB"/>
            <w14:ligatures w14:val="none"/>
          </w:rPr>
          <w:delText>52</w:delText>
        </w:r>
      </w:del>
      <w:r w:rsidR="00901414" w:rsidRPr="00365026">
        <w:rPr>
          <w:rFonts w:ascii="Times New Roman" w:eastAsia="Times New Roman" w:hAnsi="Times New Roman" w:cs="Times New Roman"/>
          <w:kern w:val="0"/>
          <w:sz w:val="24"/>
          <w:szCs w:val="24"/>
          <w:lang w:val="en-GB" w:eastAsia="en-GB"/>
          <w14:ligatures w14:val="none"/>
        </w:rPr>
        <w:t>, medium effect size</w:t>
      </w:r>
      <w:r w:rsidRPr="00365026">
        <w:rPr>
          <w:rFonts w:ascii="Times New Roman" w:eastAsia="Times New Roman" w:hAnsi="Times New Roman" w:cs="Times New Roman"/>
          <w:kern w:val="0"/>
          <w:sz w:val="24"/>
          <w:szCs w:val="24"/>
          <w:lang w:val="en-GB" w:eastAsia="en-GB"/>
          <w14:ligatures w14:val="none"/>
        </w:rPr>
        <w:t>) and from T</w:t>
      </w:r>
      <w:ins w:id="4229" w:author="Jane Kohlhoff" w:date="2024-06-11T22:48:00Z" w16du:dateUtc="2024-06-11T12:48:00Z">
        <w:r w:rsidR="009C5244">
          <w:rPr>
            <w:rFonts w:ascii="Times New Roman" w:eastAsia="Times New Roman" w:hAnsi="Times New Roman" w:cs="Times New Roman"/>
            <w:kern w:val="0"/>
            <w:sz w:val="24"/>
            <w:szCs w:val="24"/>
            <w:lang w:val="en-GB" w:eastAsia="en-GB"/>
            <w14:ligatures w14:val="none"/>
          </w:rPr>
          <w:t>1</w:t>
        </w:r>
      </w:ins>
      <w:del w:id="4230" w:author="Jane Kohlhoff" w:date="2024-06-11T22:48:00Z" w16du:dateUtc="2024-06-11T12:48:00Z">
        <w:r w:rsidR="00A2194A" w:rsidRPr="00365026" w:rsidDel="009C5244">
          <w:rPr>
            <w:rFonts w:ascii="Times New Roman" w:eastAsia="Times New Roman" w:hAnsi="Times New Roman" w:cs="Times New Roman"/>
            <w:kern w:val="0"/>
            <w:sz w:val="24"/>
            <w:szCs w:val="24"/>
            <w:lang w:val="en-GB" w:eastAsia="en-GB"/>
            <w14:ligatures w14:val="none"/>
          </w:rPr>
          <w:delText>2</w:delText>
        </w:r>
      </w:del>
      <w:r w:rsidRPr="00365026">
        <w:rPr>
          <w:rFonts w:ascii="Times New Roman" w:eastAsia="Times New Roman" w:hAnsi="Times New Roman" w:cs="Times New Roman"/>
          <w:kern w:val="0"/>
          <w:sz w:val="24"/>
          <w:szCs w:val="24"/>
          <w:lang w:val="en-GB" w:eastAsia="en-GB"/>
          <w14:ligatures w14:val="none"/>
        </w:rPr>
        <w:t xml:space="preserve"> to T</w:t>
      </w:r>
      <w:r w:rsidR="00901414" w:rsidRPr="00365026">
        <w:rPr>
          <w:rFonts w:ascii="Times New Roman" w:eastAsia="Times New Roman" w:hAnsi="Times New Roman" w:cs="Times New Roman"/>
          <w:kern w:val="0"/>
          <w:sz w:val="24"/>
          <w:szCs w:val="24"/>
          <w:lang w:val="en-GB" w:eastAsia="en-GB"/>
          <w14:ligatures w14:val="none"/>
        </w:rPr>
        <w:t>3</w:t>
      </w:r>
      <w:r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i/>
          <w:iCs/>
          <w:kern w:val="0"/>
          <w:sz w:val="24"/>
          <w:szCs w:val="24"/>
          <w:lang w:val="en-GB" w:eastAsia="en-GB"/>
          <w14:ligatures w14:val="none"/>
        </w:rPr>
        <w:t>p</w:t>
      </w:r>
      <w:r w:rsidR="00630D40" w:rsidRPr="00365026">
        <w:rPr>
          <w:rFonts w:ascii="Times New Roman" w:eastAsia="Times New Roman" w:hAnsi="Times New Roman" w:cs="Times New Roman"/>
          <w:kern w:val="0"/>
          <w:sz w:val="24"/>
          <w:szCs w:val="24"/>
          <w:lang w:val="en-GB" w:eastAsia="en-GB"/>
          <w14:ligatures w14:val="none"/>
        </w:rPr>
        <w:t xml:space="preserve"> &lt; </w:t>
      </w:r>
      <w:r w:rsidRPr="00365026">
        <w:rPr>
          <w:rFonts w:ascii="Times New Roman" w:eastAsia="Times New Roman" w:hAnsi="Times New Roman" w:cs="Times New Roman"/>
          <w:kern w:val="0"/>
          <w:sz w:val="24"/>
          <w:szCs w:val="24"/>
          <w:lang w:val="en-GB" w:eastAsia="en-GB"/>
          <w14:ligatures w14:val="none"/>
        </w:rPr>
        <w:t>.0</w:t>
      </w:r>
      <w:r w:rsidR="00630D40" w:rsidRPr="00365026">
        <w:rPr>
          <w:rFonts w:ascii="Times New Roman" w:eastAsia="Times New Roman" w:hAnsi="Times New Roman" w:cs="Times New Roman"/>
          <w:kern w:val="0"/>
          <w:sz w:val="24"/>
          <w:szCs w:val="24"/>
          <w:lang w:val="en-GB" w:eastAsia="en-GB"/>
          <w14:ligatures w14:val="none"/>
        </w:rPr>
        <w:t>5</w:t>
      </w:r>
      <w:r w:rsidR="00901414"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i/>
          <w:iCs/>
          <w:kern w:val="0"/>
          <w:sz w:val="24"/>
          <w:szCs w:val="24"/>
          <w:lang w:val="en-GB" w:eastAsia="en-GB"/>
          <w14:ligatures w14:val="none"/>
        </w:rPr>
        <w:t>d</w:t>
      </w:r>
      <w:r w:rsidR="00630D40"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w:t>
      </w:r>
      <w:r w:rsidR="00630D40" w:rsidRPr="00365026">
        <w:rPr>
          <w:rFonts w:ascii="Times New Roman" w:eastAsia="Times New Roman" w:hAnsi="Times New Roman" w:cs="Times New Roman"/>
          <w:kern w:val="0"/>
          <w:sz w:val="24"/>
          <w:szCs w:val="24"/>
          <w:lang w:val="en-GB" w:eastAsia="en-GB"/>
          <w14:ligatures w14:val="none"/>
        </w:rPr>
        <w:t xml:space="preserve"> </w:t>
      </w:r>
      <w:del w:id="4231" w:author="Jane Kohlhoff" w:date="2024-06-11T22:49:00Z" w16du:dateUtc="2024-06-11T12:49:00Z">
        <w:r w:rsidR="00901414" w:rsidRPr="00365026" w:rsidDel="009C5244">
          <w:rPr>
            <w:rFonts w:ascii="Times New Roman" w:eastAsia="Times New Roman" w:hAnsi="Times New Roman" w:cs="Times New Roman"/>
            <w:kern w:val="0"/>
            <w:sz w:val="24"/>
            <w:szCs w:val="24"/>
            <w:lang w:val="en-GB" w:eastAsia="en-GB"/>
            <w14:ligatures w14:val="none"/>
          </w:rPr>
          <w:delText>-</w:delText>
        </w:r>
      </w:del>
      <w:r w:rsidR="00901414" w:rsidRPr="00365026">
        <w:rPr>
          <w:rFonts w:ascii="Times New Roman" w:eastAsia="Times New Roman" w:hAnsi="Times New Roman" w:cs="Times New Roman"/>
          <w:kern w:val="0"/>
          <w:sz w:val="24"/>
          <w:szCs w:val="24"/>
          <w:lang w:val="en-GB" w:eastAsia="en-GB"/>
          <w14:ligatures w14:val="none"/>
        </w:rPr>
        <w:t>.</w:t>
      </w:r>
      <w:ins w:id="4232" w:author="Jane Kohlhoff" w:date="2024-06-11T22:49:00Z" w16du:dateUtc="2024-06-11T12:49:00Z">
        <w:r w:rsidR="009C5244">
          <w:rPr>
            <w:rFonts w:ascii="Times New Roman" w:eastAsia="Times New Roman" w:hAnsi="Times New Roman" w:cs="Times New Roman"/>
            <w:kern w:val="0"/>
            <w:sz w:val="24"/>
            <w:szCs w:val="24"/>
            <w:lang w:val="en-GB" w:eastAsia="en-GB"/>
            <w14:ligatures w14:val="none"/>
          </w:rPr>
          <w:t>39</w:t>
        </w:r>
      </w:ins>
      <w:del w:id="4233" w:author="Jane Kohlhoff" w:date="2024-06-11T22:49:00Z" w16du:dateUtc="2024-06-11T12:49:00Z">
        <w:r w:rsidR="00901414" w:rsidRPr="00365026" w:rsidDel="009C5244">
          <w:rPr>
            <w:rFonts w:ascii="Times New Roman" w:eastAsia="Times New Roman" w:hAnsi="Times New Roman" w:cs="Times New Roman"/>
            <w:kern w:val="0"/>
            <w:sz w:val="24"/>
            <w:szCs w:val="24"/>
            <w:lang w:val="en-GB" w:eastAsia="en-GB"/>
            <w14:ligatures w14:val="none"/>
          </w:rPr>
          <w:delText>47</w:delText>
        </w:r>
      </w:del>
      <w:r w:rsidR="00901414" w:rsidRPr="00365026">
        <w:rPr>
          <w:rFonts w:ascii="Times New Roman" w:eastAsia="Times New Roman" w:hAnsi="Times New Roman" w:cs="Times New Roman"/>
          <w:kern w:val="0"/>
          <w:sz w:val="24"/>
          <w:szCs w:val="24"/>
          <w:lang w:val="en-GB" w:eastAsia="en-GB"/>
          <w14:ligatures w14:val="none"/>
        </w:rPr>
        <w:t>, medium effect size</w:t>
      </w:r>
      <w:r w:rsidRPr="00365026">
        <w:rPr>
          <w:rFonts w:ascii="Times New Roman" w:eastAsia="Times New Roman" w:hAnsi="Times New Roman" w:cs="Times New Roman"/>
          <w:kern w:val="0"/>
          <w:sz w:val="24"/>
          <w:szCs w:val="24"/>
          <w:lang w:val="en-GB" w:eastAsia="en-GB"/>
          <w14:ligatures w14:val="none"/>
        </w:rPr>
        <w:t>) and no other within-group differences were identified</w:t>
      </w:r>
      <w:r w:rsidR="00630D40" w:rsidRPr="00365026">
        <w:rPr>
          <w:rFonts w:ascii="Times New Roman" w:eastAsia="Times New Roman" w:hAnsi="Times New Roman" w:cs="Times New Roman"/>
          <w:kern w:val="0"/>
          <w:sz w:val="24"/>
          <w:szCs w:val="24"/>
          <w:lang w:val="en-GB" w:eastAsia="en-GB"/>
          <w14:ligatures w14:val="none"/>
        </w:rPr>
        <w:t xml:space="preserve"> </w:t>
      </w:r>
      <w:r w:rsidR="00630D40" w:rsidRPr="00365026">
        <w:rPr>
          <w:rFonts w:ascii="Times New Roman" w:hAnsi="Times New Roman" w:cs="Times New Roman"/>
          <w:bCs/>
          <w:iCs/>
          <w:sz w:val="24"/>
          <w:szCs w:val="24"/>
          <w:rPrChange w:id="4234" w:author="Jane Kohlhoff" w:date="2024-06-11T09:53:00Z" w16du:dateUtc="2024-06-10T23:53:00Z">
            <w:rPr>
              <w:rFonts w:ascii="Times" w:hAnsi="Times" w:cs="Times"/>
              <w:bCs/>
              <w:iCs/>
              <w:sz w:val="24"/>
              <w:szCs w:val="24"/>
            </w:rPr>
          </w:rPrChange>
        </w:rPr>
        <w:t>(</w:t>
      </w:r>
      <w:proofErr w:type="spellStart"/>
      <w:r w:rsidR="00630D40" w:rsidRPr="00365026">
        <w:rPr>
          <w:rFonts w:ascii="Times New Roman" w:hAnsi="Times New Roman" w:cs="Times New Roman"/>
          <w:bCs/>
          <w:i/>
          <w:sz w:val="24"/>
          <w:szCs w:val="24"/>
          <w:rPrChange w:id="4235" w:author="Jane Kohlhoff" w:date="2024-06-11T09:53:00Z" w16du:dateUtc="2024-06-10T23:53:00Z">
            <w:rPr>
              <w:rFonts w:ascii="Times" w:hAnsi="Times" w:cs="Times"/>
              <w:bCs/>
              <w:i/>
              <w:sz w:val="24"/>
              <w:szCs w:val="24"/>
            </w:rPr>
          </w:rPrChange>
        </w:rPr>
        <w:t>p</w:t>
      </w:r>
      <w:r w:rsidR="00630D40" w:rsidRPr="00365026">
        <w:rPr>
          <w:rFonts w:ascii="Times New Roman" w:hAnsi="Times New Roman" w:cs="Times New Roman"/>
          <w:bCs/>
          <w:iCs/>
          <w:sz w:val="24"/>
          <w:szCs w:val="24"/>
          <w:rPrChange w:id="4236" w:author="Jane Kohlhoff" w:date="2024-06-11T09:53:00Z" w16du:dateUtc="2024-06-10T23:53:00Z">
            <w:rPr>
              <w:rFonts w:ascii="Times" w:hAnsi="Times" w:cs="Times"/>
              <w:bCs/>
              <w:iCs/>
              <w:sz w:val="24"/>
              <w:szCs w:val="24"/>
            </w:rPr>
          </w:rPrChange>
        </w:rPr>
        <w:t>s</w:t>
      </w:r>
      <w:proofErr w:type="spellEnd"/>
      <w:r w:rsidR="00630D40" w:rsidRPr="00365026">
        <w:rPr>
          <w:rFonts w:ascii="Times New Roman" w:hAnsi="Times New Roman" w:cs="Times New Roman"/>
          <w:bCs/>
          <w:iCs/>
          <w:sz w:val="24"/>
          <w:szCs w:val="24"/>
          <w:rPrChange w:id="4237" w:author="Jane Kohlhoff" w:date="2024-06-11T09:53:00Z" w16du:dateUtc="2024-06-10T23:53:00Z">
            <w:rPr>
              <w:rFonts w:ascii="Times" w:hAnsi="Times" w:cs="Times"/>
              <w:bCs/>
              <w:iCs/>
              <w:sz w:val="24"/>
              <w:szCs w:val="24"/>
            </w:rPr>
          </w:rPrChange>
        </w:rPr>
        <w:t xml:space="preserve"> &gt; .05)</w:t>
      </w:r>
      <w:r w:rsidRPr="00365026">
        <w:rPr>
          <w:rFonts w:ascii="Times New Roman" w:eastAsia="Times New Roman" w:hAnsi="Times New Roman" w:cs="Times New Roman"/>
          <w:kern w:val="0"/>
          <w:sz w:val="24"/>
          <w:szCs w:val="24"/>
          <w:lang w:val="en-GB" w:eastAsia="en-GB"/>
          <w14:ligatures w14:val="none"/>
        </w:rPr>
        <w:t>. The hypotheses that there would be gradient effects in terms of the magnitude of gains from T1 to T2 [PCIT-T &gt; COS-P &gt; WL] and T1 to T3 [PCIT</w:t>
      </w:r>
      <w:r w:rsidR="00630D40" w:rsidRPr="00365026">
        <w:rPr>
          <w:rFonts w:ascii="Times New Roman" w:eastAsia="Times New Roman" w:hAnsi="Times New Roman" w:cs="Times New Roman"/>
          <w:kern w:val="0"/>
          <w:sz w:val="24"/>
          <w:szCs w:val="24"/>
          <w:lang w:val="en-GB" w:eastAsia="en-GB"/>
          <w14:ligatures w14:val="none"/>
        </w:rPr>
        <w:t>-T</w:t>
      </w:r>
      <w:ins w:id="4238" w:author="Jane Kohlhoff" w:date="2024-06-12T21:01:00Z" w16du:dateUtc="2024-06-12T11:01:00Z">
        <w:r w:rsidR="004B19D2">
          <w:rPr>
            <w:rFonts w:ascii="Times New Roman" w:eastAsia="Times New Roman" w:hAnsi="Times New Roman" w:cs="Times New Roman"/>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&gt; COS-P]</w:t>
      </w:r>
      <w:del w:id="4239" w:author="Jane Kohlhoff" w:date="2024-06-12T21:17:00Z" w16du:dateUtc="2024-06-12T11:17:00Z">
        <w:r w:rsidRPr="00365026" w:rsidDel="00620E44">
          <w:rPr>
            <w:rFonts w:ascii="Times New Roman" w:eastAsia="Times New Roman" w:hAnsi="Times New Roman" w:cs="Times New Roman"/>
            <w:kern w:val="0"/>
            <w:sz w:val="24"/>
            <w:szCs w:val="24"/>
            <w:lang w:val="en-GB" w:eastAsia="en-GB"/>
            <w14:ligatures w14:val="none"/>
          </w:rPr>
          <w:delText>,</w:delText>
        </w:r>
      </w:del>
      <w:r w:rsidRPr="00365026">
        <w:rPr>
          <w:rFonts w:ascii="Times New Roman" w:eastAsia="Times New Roman" w:hAnsi="Times New Roman" w:cs="Times New Roman"/>
          <w:kern w:val="0"/>
          <w:sz w:val="24"/>
          <w:szCs w:val="24"/>
          <w:lang w:val="en-GB" w:eastAsia="en-GB"/>
          <w14:ligatures w14:val="none"/>
        </w:rPr>
        <w:t xml:space="preserve"> were not supported</w:t>
      </w:r>
      <w:ins w:id="4240" w:author="Jane Kohlhoff" w:date="2024-06-12T21:17:00Z" w16du:dateUtc="2024-06-12T11:17:00Z">
        <w:r w:rsidR="00620E44">
          <w:rPr>
            <w:rFonts w:ascii="Times New Roman" w:eastAsia="Times New Roman" w:hAnsi="Times New Roman" w:cs="Times New Roman"/>
            <w:kern w:val="0"/>
            <w:sz w:val="24"/>
            <w:szCs w:val="24"/>
            <w:lang w:val="en-GB" w:eastAsia="en-GB"/>
            <w14:ligatures w14:val="none"/>
          </w:rPr>
          <w:t xml:space="preserve">, </w:t>
        </w:r>
      </w:ins>
      <w:del w:id="4241" w:author="Jane Kohlhoff" w:date="2024-06-12T21:17:00Z" w16du:dateUtc="2024-06-12T11:17:00Z">
        <w:r w:rsidR="00630D40" w:rsidRPr="00365026" w:rsidDel="00620E44">
          <w:rPr>
            <w:rFonts w:ascii="Times New Roman" w:eastAsia="Times New Roman" w:hAnsi="Times New Roman" w:cs="Times New Roman"/>
            <w:kern w:val="0"/>
            <w:sz w:val="24"/>
            <w:szCs w:val="24"/>
            <w:lang w:val="en-GB" w:eastAsia="en-GB"/>
            <w14:ligatures w14:val="none"/>
          </w:rPr>
          <w:delText xml:space="preserve"> (</w:delText>
        </w:r>
      </w:del>
      <w:r w:rsidR="00630D40" w:rsidRPr="00365026">
        <w:rPr>
          <w:rFonts w:ascii="Times New Roman" w:eastAsia="Times New Roman" w:hAnsi="Times New Roman" w:cs="Times New Roman"/>
          <w:kern w:val="0"/>
          <w:sz w:val="24"/>
          <w:szCs w:val="24"/>
          <w:lang w:val="en-GB" w:eastAsia="en-GB"/>
          <w14:ligatures w14:val="none"/>
        </w:rPr>
        <w:t xml:space="preserve">T1 to T2: </w:t>
      </w:r>
      <w:r w:rsidR="00630D40" w:rsidRPr="00365026">
        <w:rPr>
          <w:rFonts w:ascii="Times New Roman" w:eastAsia="Times New Roman" w:hAnsi="Times New Roman" w:cs="Times New Roman"/>
          <w:i/>
          <w:iCs/>
          <w:kern w:val="0"/>
          <w:sz w:val="24"/>
          <w:szCs w:val="24"/>
          <w:lang w:val="en-GB" w:eastAsia="en-GB"/>
          <w14:ligatures w14:val="none"/>
        </w:rPr>
        <w:t>F</w:t>
      </w:r>
      <w:r w:rsidR="00630D40" w:rsidRPr="00365026">
        <w:rPr>
          <w:rFonts w:ascii="Times New Roman" w:eastAsia="Times New Roman" w:hAnsi="Times New Roman" w:cs="Times New Roman"/>
          <w:kern w:val="0"/>
          <w:sz w:val="24"/>
          <w:szCs w:val="24"/>
          <w:lang w:val="en-GB" w:eastAsia="en-GB"/>
          <w14:ligatures w14:val="none"/>
        </w:rPr>
        <w:t xml:space="preserve"> (2,</w:t>
      </w:r>
      <w:r w:rsidR="00293E6A" w:rsidRPr="00365026">
        <w:rPr>
          <w:rFonts w:ascii="Times New Roman" w:eastAsia="Times New Roman" w:hAnsi="Times New Roman" w:cs="Times New Roman"/>
          <w:kern w:val="0"/>
          <w:sz w:val="24"/>
          <w:szCs w:val="24"/>
          <w:lang w:val="en-GB" w:eastAsia="en-GB"/>
          <w14:ligatures w14:val="none"/>
        </w:rPr>
        <w:t>153</w:t>
      </w:r>
      <w:r w:rsidR="00630D40" w:rsidRPr="00365026">
        <w:rPr>
          <w:rFonts w:ascii="Times New Roman" w:eastAsia="Times New Roman" w:hAnsi="Times New Roman" w:cs="Times New Roman"/>
          <w:kern w:val="0"/>
          <w:sz w:val="24"/>
          <w:szCs w:val="24"/>
          <w:lang w:val="en-GB" w:eastAsia="en-GB"/>
          <w14:ligatures w14:val="none"/>
        </w:rPr>
        <w:t>) = .</w:t>
      </w:r>
      <w:r w:rsidR="00293E6A" w:rsidRPr="00365026">
        <w:rPr>
          <w:rFonts w:ascii="Times New Roman" w:eastAsia="Times New Roman" w:hAnsi="Times New Roman" w:cs="Times New Roman"/>
          <w:kern w:val="0"/>
          <w:sz w:val="24"/>
          <w:szCs w:val="24"/>
          <w:lang w:val="en-GB" w:eastAsia="en-GB"/>
          <w14:ligatures w14:val="none"/>
        </w:rPr>
        <w:t>2.67</w:t>
      </w:r>
      <w:r w:rsidR="00630D40" w:rsidRPr="00365026">
        <w:rPr>
          <w:rFonts w:ascii="Times New Roman" w:eastAsia="Times New Roman" w:hAnsi="Times New Roman" w:cs="Times New Roman"/>
          <w:kern w:val="0"/>
          <w:sz w:val="24"/>
          <w:szCs w:val="24"/>
          <w:lang w:val="en-GB" w:eastAsia="en-GB"/>
          <w14:ligatures w14:val="none"/>
        </w:rPr>
        <w:t xml:space="preserve">, </w:t>
      </w:r>
      <w:r w:rsidR="00630D40" w:rsidRPr="00365026">
        <w:rPr>
          <w:rFonts w:ascii="Times New Roman" w:eastAsia="Times New Roman" w:hAnsi="Times New Roman" w:cs="Times New Roman"/>
          <w:i/>
          <w:iCs/>
          <w:kern w:val="0"/>
          <w:sz w:val="24"/>
          <w:szCs w:val="24"/>
          <w:lang w:val="en-GB" w:eastAsia="en-GB"/>
          <w14:ligatures w14:val="none"/>
        </w:rPr>
        <w:t>p</w:t>
      </w:r>
      <w:r w:rsidR="00630D40" w:rsidRPr="00365026">
        <w:rPr>
          <w:rFonts w:ascii="Times New Roman" w:eastAsia="Times New Roman" w:hAnsi="Times New Roman" w:cs="Times New Roman"/>
          <w:kern w:val="0"/>
          <w:sz w:val="24"/>
          <w:szCs w:val="24"/>
          <w:lang w:val="en-GB" w:eastAsia="en-GB"/>
          <w14:ligatures w14:val="none"/>
        </w:rPr>
        <w:t xml:space="preserve"> = .</w:t>
      </w:r>
      <w:r w:rsidR="00293E6A" w:rsidRPr="00365026">
        <w:rPr>
          <w:rFonts w:ascii="Times New Roman" w:eastAsia="Times New Roman" w:hAnsi="Times New Roman" w:cs="Times New Roman"/>
          <w:kern w:val="0"/>
          <w:sz w:val="24"/>
          <w:szCs w:val="24"/>
          <w:lang w:val="en-GB" w:eastAsia="en-GB"/>
          <w14:ligatures w14:val="none"/>
        </w:rPr>
        <w:t>073</w:t>
      </w:r>
      <w:r w:rsidR="00630D40" w:rsidRPr="00365026">
        <w:rPr>
          <w:rFonts w:ascii="Times New Roman" w:eastAsia="Times New Roman" w:hAnsi="Times New Roman" w:cs="Times New Roman"/>
          <w:kern w:val="0"/>
          <w:sz w:val="24"/>
          <w:szCs w:val="24"/>
          <w:lang w:val="en-GB" w:eastAsia="en-GB"/>
          <w14:ligatures w14:val="none"/>
          <w:rPrChange w:id="424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T1 to T3: </w:t>
      </w:r>
      <w:r w:rsidR="00630D40" w:rsidRPr="00365026">
        <w:rPr>
          <w:rFonts w:ascii="Times New Roman" w:eastAsia="Times New Roman" w:hAnsi="Times New Roman" w:cs="Times New Roman"/>
          <w:i/>
          <w:iCs/>
          <w:kern w:val="0"/>
          <w:sz w:val="24"/>
          <w:szCs w:val="24"/>
          <w:lang w:val="en-GB" w:eastAsia="en-GB"/>
          <w14:ligatures w14:val="none"/>
          <w:rPrChange w:id="4243"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630D40" w:rsidRPr="00365026">
        <w:rPr>
          <w:rFonts w:ascii="Times New Roman" w:eastAsia="Times New Roman" w:hAnsi="Times New Roman" w:cs="Times New Roman"/>
          <w:kern w:val="0"/>
          <w:sz w:val="24"/>
          <w:szCs w:val="24"/>
          <w:lang w:val="en-GB" w:eastAsia="en-GB"/>
          <w14:ligatures w14:val="none"/>
          <w:rPrChange w:id="424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4245" w:author="Jane Kohlhoff" w:date="2024-05-17T21:49:00Z" w16du:dateUtc="2024-05-17T11:49:00Z">
        <w:r w:rsidR="0011424C" w:rsidRPr="00365026">
          <w:rPr>
            <w:rFonts w:ascii="Times New Roman" w:eastAsia="Times New Roman" w:hAnsi="Times New Roman" w:cs="Times New Roman"/>
            <w:kern w:val="0"/>
            <w:sz w:val="24"/>
            <w:szCs w:val="24"/>
            <w:lang w:val="en-GB" w:eastAsia="en-GB"/>
            <w14:ligatures w14:val="none"/>
            <w:rPrChange w:id="424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153</w:t>
        </w:r>
      </w:ins>
      <w:del w:id="4247" w:author="Jane Kohlhoff" w:date="2024-05-17T21:49:00Z" w16du:dateUtc="2024-05-17T11:49:00Z">
        <w:r w:rsidR="00630D40" w:rsidRPr="00365026" w:rsidDel="0011424C">
          <w:rPr>
            <w:rFonts w:ascii="Times New Roman" w:eastAsia="Times New Roman" w:hAnsi="Times New Roman" w:cs="Times New Roman"/>
            <w:kern w:val="0"/>
            <w:sz w:val="24"/>
            <w:szCs w:val="24"/>
            <w:lang w:val="en-GB" w:eastAsia="en-GB"/>
            <w14:ligatures w14:val="none"/>
            <w:rPrChange w:id="424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630D40" w:rsidRPr="00365026">
        <w:rPr>
          <w:rFonts w:ascii="Times New Roman" w:eastAsia="Times New Roman" w:hAnsi="Times New Roman" w:cs="Times New Roman"/>
          <w:kern w:val="0"/>
          <w:sz w:val="24"/>
          <w:szCs w:val="24"/>
          <w:lang w:val="en-GB" w:eastAsia="en-GB"/>
          <w14:ligatures w14:val="none"/>
          <w:rPrChange w:id="424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250" w:author="Jane Kohlhoff" w:date="2024-05-17T21:49:00Z" w16du:dateUtc="2024-05-17T11:49:00Z">
        <w:r w:rsidR="0011424C" w:rsidRPr="00365026">
          <w:rPr>
            <w:rFonts w:ascii="Times New Roman" w:eastAsia="Times New Roman" w:hAnsi="Times New Roman" w:cs="Times New Roman"/>
            <w:kern w:val="0"/>
            <w:sz w:val="24"/>
            <w:szCs w:val="24"/>
            <w:lang w:val="en-GB" w:eastAsia="en-GB"/>
            <w14:ligatures w14:val="none"/>
            <w:rPrChange w:id="425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.10</w:t>
        </w:r>
      </w:ins>
      <w:del w:id="4252" w:author="Jane Kohlhoff" w:date="2024-05-17T21:49:00Z" w16du:dateUtc="2024-05-17T11:49:00Z">
        <w:r w:rsidR="00630D40" w:rsidRPr="00365026" w:rsidDel="0011424C">
          <w:rPr>
            <w:rFonts w:ascii="Times New Roman" w:eastAsia="Times New Roman" w:hAnsi="Times New Roman" w:cs="Times New Roman"/>
            <w:kern w:val="0"/>
            <w:sz w:val="24"/>
            <w:szCs w:val="24"/>
            <w:lang w:val="en-GB" w:eastAsia="en-GB"/>
            <w14:ligatures w14:val="none"/>
            <w:rPrChange w:id="425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630D40" w:rsidRPr="00365026">
        <w:rPr>
          <w:rFonts w:ascii="Times New Roman" w:eastAsia="Times New Roman" w:hAnsi="Times New Roman" w:cs="Times New Roman"/>
          <w:kern w:val="0"/>
          <w:sz w:val="24"/>
          <w:szCs w:val="24"/>
          <w:lang w:val="en-GB" w:eastAsia="en-GB"/>
          <w14:ligatures w14:val="none"/>
          <w:rPrChange w:id="425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630D40" w:rsidRPr="00365026">
        <w:rPr>
          <w:rFonts w:ascii="Times New Roman" w:eastAsia="Times New Roman" w:hAnsi="Times New Roman" w:cs="Times New Roman"/>
          <w:i/>
          <w:iCs/>
          <w:kern w:val="0"/>
          <w:sz w:val="24"/>
          <w:szCs w:val="24"/>
          <w:lang w:val="en-GB" w:eastAsia="en-GB"/>
          <w14:ligatures w14:val="none"/>
          <w:rPrChange w:id="4255"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630D40" w:rsidRPr="00365026">
        <w:rPr>
          <w:rFonts w:ascii="Times New Roman" w:eastAsia="Times New Roman" w:hAnsi="Times New Roman" w:cs="Times New Roman"/>
          <w:kern w:val="0"/>
          <w:sz w:val="24"/>
          <w:szCs w:val="24"/>
          <w:lang w:val="en-GB" w:eastAsia="en-GB"/>
          <w14:ligatures w14:val="none"/>
          <w:rPrChange w:id="425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257" w:author="Jane Kohlhoff" w:date="2024-05-17T21:50:00Z" w16du:dateUtc="2024-05-17T11:50:00Z">
        <w:r w:rsidR="0011424C" w:rsidRPr="00365026">
          <w:rPr>
            <w:rFonts w:ascii="Times New Roman" w:eastAsia="Times New Roman" w:hAnsi="Times New Roman" w:cs="Times New Roman"/>
            <w:kern w:val="0"/>
            <w:sz w:val="24"/>
            <w:szCs w:val="24"/>
            <w:lang w:val="en-GB" w:eastAsia="en-GB"/>
            <w14:ligatures w14:val="none"/>
            <w:rPrChange w:id="425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=.750</w:t>
        </w:r>
      </w:ins>
      <w:del w:id="4259" w:author="Jane Kohlhoff" w:date="2024-05-17T21:50:00Z" w16du:dateUtc="2024-05-17T11:50:00Z">
        <w:r w:rsidR="00630D40" w:rsidRPr="00365026" w:rsidDel="0011424C">
          <w:rPr>
            <w:rFonts w:ascii="Times New Roman" w:eastAsia="Times New Roman" w:hAnsi="Times New Roman" w:cs="Times New Roman"/>
            <w:kern w:val="0"/>
            <w:sz w:val="24"/>
            <w:szCs w:val="24"/>
            <w:lang w:val="en-GB" w:eastAsia="en-GB"/>
            <w14:ligatures w14:val="none"/>
            <w:rPrChange w:id="426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del w:id="4261" w:author="Jane Kohlhoff" w:date="2024-06-12T21:17:00Z" w16du:dateUtc="2024-06-12T11:17:00Z">
        <w:r w:rsidR="00630D40" w:rsidRPr="00365026" w:rsidDel="00620E44">
          <w:rPr>
            <w:rFonts w:ascii="Times New Roman" w:eastAsia="Times New Roman" w:hAnsi="Times New Roman" w:cs="Times New Roman"/>
            <w:kern w:val="0"/>
            <w:sz w:val="24"/>
            <w:szCs w:val="24"/>
            <w:lang w:val="en-GB" w:eastAsia="en-GB"/>
            <w14:ligatures w14:val="none"/>
            <w:rPrChange w:id="426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630D40" w:rsidRPr="00365026">
        <w:rPr>
          <w:rFonts w:ascii="Times New Roman" w:eastAsia="Times New Roman" w:hAnsi="Times New Roman" w:cs="Times New Roman"/>
          <w:kern w:val="0"/>
          <w:sz w:val="24"/>
          <w:szCs w:val="24"/>
          <w:lang w:val="en-GB" w:eastAsia="en-GB"/>
          <w14:ligatures w14:val="none"/>
          <w:rPrChange w:id="426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p>
    <w:p w14:paraId="17855558" w14:textId="36465C6C" w:rsidR="007B0993" w:rsidRPr="00720A49" w:rsidRDefault="007B0993" w:rsidP="007B0993">
      <w:pPr>
        <w:tabs>
          <w:tab w:val="left" w:pos="3686"/>
        </w:tabs>
        <w:spacing w:line="480" w:lineRule="auto"/>
        <w:ind w:firstLine="720"/>
        <w:rPr>
          <w:ins w:id="4264" w:author="Jane Kohlhoff" w:date="2024-06-11T22:49:00Z" w16du:dateUtc="2024-06-11T12:49:00Z"/>
          <w:rFonts w:ascii="Times New Roman" w:eastAsia="Times New Roman" w:hAnsi="Times New Roman" w:cs="Times New Roman"/>
          <w:kern w:val="0"/>
          <w:sz w:val="24"/>
          <w:szCs w:val="24"/>
          <w:lang w:val="en-GB" w:eastAsia="en-GB"/>
          <w14:ligatures w14:val="none"/>
        </w:rPr>
      </w:pPr>
      <w:ins w:id="4265" w:author="Jane Kohlhoff" w:date="2024-06-11T22:49:00Z" w16du:dateUtc="2024-06-11T12:49:00Z">
        <w:r w:rsidRPr="00720A49">
          <w:rPr>
            <w:rFonts w:ascii="Times New Roman" w:eastAsia="Times New Roman" w:hAnsi="Times New Roman" w:cs="Times New Roman"/>
            <w:b/>
            <w:bCs/>
            <w:kern w:val="0"/>
            <w:sz w:val="24"/>
            <w:szCs w:val="24"/>
            <w:lang w:val="en-GB" w:eastAsia="en-GB"/>
            <w14:ligatures w14:val="none"/>
          </w:rPr>
          <w:t>Toddler emotion-regulation maturity</w:t>
        </w:r>
        <w:r w:rsidRPr="00720A49">
          <w:rPr>
            <w:rFonts w:ascii="Times New Roman" w:eastAsia="Times New Roman" w:hAnsi="Times New Roman" w:cs="Times New Roman"/>
            <w:kern w:val="0"/>
            <w:sz w:val="24"/>
            <w:szCs w:val="24"/>
            <w:lang w:val="en-GB" w:eastAsia="en-GB"/>
            <w14:ligatures w14:val="none"/>
          </w:rPr>
          <w:t xml:space="preserve">. For toddler emotional regulation maturity there </w:t>
        </w:r>
        <w:r>
          <w:rPr>
            <w:rFonts w:ascii="Times New Roman" w:eastAsia="Times New Roman" w:hAnsi="Times New Roman" w:cs="Times New Roman"/>
            <w:kern w:val="0"/>
            <w:sz w:val="24"/>
            <w:szCs w:val="24"/>
            <w:lang w:val="en-GB" w:eastAsia="en-GB"/>
            <w14:ligatures w14:val="none"/>
          </w:rPr>
          <w:t>were no</w:t>
        </w:r>
        <w:r w:rsidRPr="00720A49">
          <w:rPr>
            <w:rFonts w:ascii="Times New Roman" w:eastAsia="Times New Roman" w:hAnsi="Times New Roman" w:cs="Times New Roman"/>
            <w:kern w:val="0"/>
            <w:sz w:val="24"/>
            <w:szCs w:val="24"/>
            <w:lang w:val="en-GB" w:eastAsia="en-GB"/>
            <w14:ligatures w14:val="none"/>
          </w:rPr>
          <w:t xml:space="preserve"> significant effect</w:t>
        </w:r>
        <w:r>
          <w:rPr>
            <w:rFonts w:ascii="Times New Roman" w:eastAsia="Times New Roman" w:hAnsi="Times New Roman" w:cs="Times New Roman"/>
            <w:kern w:val="0"/>
            <w:sz w:val="24"/>
            <w:szCs w:val="24"/>
            <w:lang w:val="en-GB" w:eastAsia="en-GB"/>
            <w14:ligatures w14:val="none"/>
          </w:rPr>
          <w:t>s</w:t>
        </w:r>
        <w:r w:rsidRPr="00720A49">
          <w:rPr>
            <w:rFonts w:ascii="Times New Roman" w:eastAsia="Times New Roman" w:hAnsi="Times New Roman" w:cs="Times New Roman"/>
            <w:kern w:val="0"/>
            <w:sz w:val="24"/>
            <w:szCs w:val="24"/>
            <w:lang w:val="en-GB" w:eastAsia="en-GB"/>
            <w14:ligatures w14:val="none"/>
          </w:rPr>
          <w:t xml:space="preserve"> for time</w:t>
        </w:r>
        <w:r>
          <w:rPr>
            <w:rFonts w:ascii="Times New Roman" w:eastAsia="Times New Roman" w:hAnsi="Times New Roman" w:cs="Times New Roman"/>
            <w:kern w:val="0"/>
            <w:sz w:val="24"/>
            <w:szCs w:val="24"/>
            <w:lang w:val="en-GB" w:eastAsia="en-GB"/>
            <w14:ligatures w14:val="none"/>
          </w:rPr>
          <w:t xml:space="preserve"> (</w:t>
        </w:r>
        <w:r w:rsidRPr="00720A49">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=.331), group (</w:t>
        </w:r>
        <w:r w:rsidRPr="00720A49">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=.453) or time x group (</w:t>
        </w:r>
        <w:r w:rsidRPr="00720A49">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=.125)</w:t>
        </w:r>
        <w:r w:rsidRPr="00365026">
          <w:rPr>
            <w:rFonts w:ascii="Times New Roman" w:eastAsia="Times New Roman" w:hAnsi="Times New Roman" w:cs="Times New Roman"/>
            <w:kern w:val="0"/>
            <w:sz w:val="24"/>
            <w:szCs w:val="24"/>
            <w:lang w:val="en-GB" w:eastAsia="en-GB"/>
            <w14:ligatures w14:val="none"/>
          </w:rPr>
          <w:t>. Planned comparisons revealed no significant between group differences at any time point</w:t>
        </w:r>
        <w:r>
          <w:rPr>
            <w:rFonts w:ascii="Times New Roman" w:eastAsia="Times New Roman" w:hAnsi="Times New Roman" w:cs="Times New Roman"/>
            <w:kern w:val="0"/>
            <w:sz w:val="24"/>
            <w:szCs w:val="24"/>
            <w:lang w:val="en-GB" w:eastAsia="en-GB"/>
            <w14:ligatures w14:val="none"/>
          </w:rPr>
          <w:t xml:space="preserve">, and no within-group change for any group. </w:t>
        </w:r>
        <w:r w:rsidRPr="00365026">
          <w:rPr>
            <w:rFonts w:ascii="Times New Roman" w:eastAsia="Times New Roman" w:hAnsi="Times New Roman" w:cs="Times New Roman"/>
            <w:kern w:val="0"/>
            <w:sz w:val="24"/>
            <w:szCs w:val="24"/>
            <w:lang w:val="en-GB" w:eastAsia="en-GB"/>
            <w14:ligatures w14:val="none"/>
          </w:rPr>
          <w:t>The hypothes</w:t>
        </w:r>
      </w:ins>
      <w:ins w:id="4266" w:author="Jane Kohlhoff" w:date="2024-06-12T21:29:00Z" w16du:dateUtc="2024-06-12T11:29:00Z">
        <w:r w:rsidR="00623018">
          <w:rPr>
            <w:rFonts w:ascii="Times New Roman" w:eastAsia="Times New Roman" w:hAnsi="Times New Roman" w:cs="Times New Roman"/>
            <w:kern w:val="0"/>
            <w:sz w:val="24"/>
            <w:szCs w:val="24"/>
            <w:lang w:val="en-GB" w:eastAsia="en-GB"/>
            <w14:ligatures w14:val="none"/>
          </w:rPr>
          <w:t>e</w:t>
        </w:r>
      </w:ins>
      <w:ins w:id="4267" w:author="Jane Kohlhoff" w:date="2024-06-11T22:49:00Z" w16du:dateUtc="2024-06-11T12:49:00Z">
        <w:r w:rsidRPr="00365026">
          <w:rPr>
            <w:rFonts w:ascii="Times New Roman" w:eastAsia="Times New Roman" w:hAnsi="Times New Roman" w:cs="Times New Roman"/>
            <w:kern w:val="0"/>
            <w:sz w:val="24"/>
            <w:szCs w:val="24"/>
            <w:lang w:val="en-GB" w:eastAsia="en-GB"/>
            <w14:ligatures w14:val="none"/>
          </w:rPr>
          <w:t>s that there would be gradient effect</w:t>
        </w:r>
      </w:ins>
      <w:ins w:id="4268" w:author="Jane Kohlhoff" w:date="2024-06-12T21:29:00Z" w16du:dateUtc="2024-06-12T11:29:00Z">
        <w:r w:rsidR="00623018">
          <w:rPr>
            <w:rFonts w:ascii="Times New Roman" w:eastAsia="Times New Roman" w:hAnsi="Times New Roman" w:cs="Times New Roman"/>
            <w:kern w:val="0"/>
            <w:sz w:val="24"/>
            <w:szCs w:val="24"/>
            <w:lang w:val="en-GB" w:eastAsia="en-GB"/>
            <w14:ligatures w14:val="none"/>
          </w:rPr>
          <w:t>s</w:t>
        </w:r>
      </w:ins>
      <w:ins w:id="4269" w:author="Jane Kohlhoff" w:date="2024-06-11T22:49:00Z" w16du:dateUtc="2024-06-11T12:49:00Z">
        <w:r w:rsidRPr="00365026">
          <w:rPr>
            <w:rFonts w:ascii="Times New Roman" w:eastAsia="Times New Roman" w:hAnsi="Times New Roman" w:cs="Times New Roman"/>
            <w:kern w:val="0"/>
            <w:sz w:val="24"/>
            <w:szCs w:val="24"/>
            <w:lang w:val="en-GB" w:eastAsia="en-GB"/>
            <w14:ligatures w14:val="none"/>
          </w:rPr>
          <w:t xml:space="preserve"> in terms of the magnitude of gains from T1 to T2 [PCIT-T &gt; COS-P &gt; WL] </w:t>
        </w:r>
      </w:ins>
      <w:ins w:id="4270" w:author="Jane Kohlhoff" w:date="2024-06-12T21:29:00Z" w16du:dateUtc="2024-06-12T11:29:00Z">
        <w:r w:rsidR="00623018">
          <w:rPr>
            <w:rFonts w:ascii="Times New Roman" w:eastAsia="Times New Roman" w:hAnsi="Times New Roman" w:cs="Times New Roman"/>
            <w:kern w:val="0"/>
            <w:sz w:val="24"/>
            <w:szCs w:val="24"/>
            <w:lang w:val="en-GB" w:eastAsia="en-GB"/>
            <w14:ligatures w14:val="none"/>
          </w:rPr>
          <w:t xml:space="preserve">and T1 to T3 </w:t>
        </w:r>
      </w:ins>
      <w:ins w:id="4271" w:author="Jane Kohlhoff" w:date="2024-06-11T22:49:00Z" w16du:dateUtc="2024-06-11T12:49:00Z">
        <w:r>
          <w:rPr>
            <w:rFonts w:ascii="Times New Roman" w:eastAsia="Times New Roman" w:hAnsi="Times New Roman" w:cs="Times New Roman"/>
            <w:kern w:val="0"/>
            <w:sz w:val="24"/>
            <w:szCs w:val="24"/>
            <w:lang w:val="en-GB" w:eastAsia="en-GB"/>
            <w14:ligatures w14:val="none"/>
          </w:rPr>
          <w:t>w</w:t>
        </w:r>
      </w:ins>
      <w:ins w:id="4272" w:author="Jane Kohlhoff" w:date="2024-06-12T21:29:00Z" w16du:dateUtc="2024-06-12T11:29:00Z">
        <w:r w:rsidR="00623018">
          <w:rPr>
            <w:rFonts w:ascii="Times New Roman" w:eastAsia="Times New Roman" w:hAnsi="Times New Roman" w:cs="Times New Roman"/>
            <w:kern w:val="0"/>
            <w:sz w:val="24"/>
            <w:szCs w:val="24"/>
            <w:lang w:val="en-GB" w:eastAsia="en-GB"/>
            <w14:ligatures w14:val="none"/>
          </w:rPr>
          <w:t>ere</w:t>
        </w:r>
      </w:ins>
      <w:ins w:id="4273" w:author="Jane Kohlhoff" w:date="2024-06-11T22:49:00Z" w16du:dateUtc="2024-06-11T12:49:00Z">
        <w:r>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not supported</w:t>
        </w:r>
        <w:r>
          <w:rPr>
            <w:rFonts w:ascii="Times New Roman" w:eastAsia="Times New Roman" w:hAnsi="Times New Roman" w:cs="Times New Roman"/>
            <w:kern w:val="0"/>
            <w:sz w:val="24"/>
            <w:szCs w:val="24"/>
            <w:lang w:val="en-GB" w:eastAsia="en-GB"/>
            <w14:ligatures w14:val="none"/>
          </w:rPr>
          <w:t xml:space="preserve">, </w:t>
        </w:r>
      </w:ins>
      <w:ins w:id="4274" w:author="Jane Kohlhoff" w:date="2024-06-12T21:29:00Z" w16du:dateUtc="2024-06-12T11:29:00Z">
        <w:r w:rsidR="000C386F">
          <w:rPr>
            <w:rFonts w:ascii="Times New Roman" w:eastAsia="Times New Roman" w:hAnsi="Times New Roman" w:cs="Times New Roman"/>
            <w:kern w:val="0"/>
            <w:sz w:val="24"/>
            <w:szCs w:val="24"/>
            <w:lang w:val="en-GB" w:eastAsia="en-GB"/>
            <w14:ligatures w14:val="none"/>
          </w:rPr>
          <w:t xml:space="preserve">T1 to T2: </w:t>
        </w:r>
      </w:ins>
      <w:ins w:id="4275" w:author="Jane Kohlhoff" w:date="2024-06-11T22:49:00Z" w16du:dateUtc="2024-06-11T12:49:00Z">
        <w:r w:rsidRPr="00365026">
          <w:rPr>
            <w:rFonts w:ascii="Times New Roman" w:eastAsia="Times New Roman" w:hAnsi="Times New Roman" w:cs="Times New Roman"/>
            <w:i/>
            <w:iCs/>
            <w:kern w:val="0"/>
            <w:sz w:val="24"/>
            <w:szCs w:val="24"/>
            <w:lang w:val="en-GB" w:eastAsia="en-GB"/>
            <w14:ligatures w14:val="none"/>
          </w:rPr>
          <w:t>F</w:t>
        </w:r>
        <w:r w:rsidRPr="00365026">
          <w:rPr>
            <w:rFonts w:ascii="Times New Roman" w:eastAsia="Times New Roman" w:hAnsi="Times New Roman" w:cs="Times New Roman"/>
            <w:kern w:val="0"/>
            <w:sz w:val="24"/>
            <w:szCs w:val="24"/>
            <w:lang w:val="en-GB" w:eastAsia="en-GB"/>
            <w14:ligatures w14:val="none"/>
          </w:rPr>
          <w:t xml:space="preserve"> (2, </w:t>
        </w:r>
        <w:r>
          <w:rPr>
            <w:rFonts w:ascii="Times New Roman" w:eastAsia="Times New Roman" w:hAnsi="Times New Roman" w:cs="Times New Roman"/>
            <w:kern w:val="0"/>
            <w:sz w:val="24"/>
            <w:szCs w:val="24"/>
            <w:lang w:val="en-GB" w:eastAsia="en-GB"/>
            <w14:ligatures w14:val="none"/>
          </w:rPr>
          <w:t>62</w:t>
        </w:r>
        <w:r w:rsidRPr="00365026">
          <w:rPr>
            <w:rFonts w:ascii="Times New Roman" w:eastAsia="Times New Roman" w:hAnsi="Times New Roman" w:cs="Times New Roman"/>
            <w:kern w:val="0"/>
            <w:sz w:val="24"/>
            <w:szCs w:val="24"/>
            <w:lang w:val="en-GB" w:eastAsia="en-GB"/>
            <w14:ligatures w14:val="none"/>
          </w:rPr>
          <w:t>) = .</w:t>
        </w:r>
        <w:r>
          <w:rPr>
            <w:rFonts w:ascii="Times New Roman" w:eastAsia="Times New Roman" w:hAnsi="Times New Roman" w:cs="Times New Roman"/>
            <w:kern w:val="0"/>
            <w:sz w:val="24"/>
            <w:szCs w:val="24"/>
            <w:lang w:val="en-GB" w:eastAsia="en-GB"/>
            <w14:ligatures w14:val="none"/>
          </w:rPr>
          <w:t>933</w:t>
        </w:r>
        <w:r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 .</w:t>
        </w:r>
        <w:r>
          <w:rPr>
            <w:rFonts w:ascii="Times New Roman" w:eastAsia="Times New Roman" w:hAnsi="Times New Roman" w:cs="Times New Roman"/>
            <w:kern w:val="0"/>
            <w:sz w:val="24"/>
            <w:szCs w:val="24"/>
            <w:lang w:val="en-GB" w:eastAsia="en-GB"/>
            <w14:ligatures w14:val="none"/>
          </w:rPr>
          <w:t>399</w:t>
        </w:r>
      </w:ins>
      <w:ins w:id="4276" w:author="Jane Kohlhoff" w:date="2024-06-12T21:29:00Z" w16du:dateUtc="2024-06-12T11:29:00Z">
        <w:r w:rsidR="000C386F">
          <w:rPr>
            <w:rFonts w:ascii="Times New Roman" w:eastAsia="Times New Roman" w:hAnsi="Times New Roman" w:cs="Times New Roman"/>
            <w:kern w:val="0"/>
            <w:sz w:val="24"/>
            <w:szCs w:val="24"/>
            <w:lang w:val="en-GB" w:eastAsia="en-GB"/>
            <w14:ligatures w14:val="none"/>
          </w:rPr>
          <w:t>; T1 to T3:</w:t>
        </w:r>
      </w:ins>
      <w:ins w:id="4277" w:author="Jane Kohlhoff" w:date="2024-06-11T22:49:00Z" w16du:dateUtc="2024-06-11T12:49:00Z">
        <w:r>
          <w:rPr>
            <w:rFonts w:ascii="Times New Roman" w:eastAsia="Times New Roman" w:hAnsi="Times New Roman" w:cs="Times New Roman"/>
            <w:kern w:val="0"/>
            <w:sz w:val="24"/>
            <w:szCs w:val="24"/>
            <w:lang w:val="en-GB" w:eastAsia="en-GB"/>
            <w14:ligatures w14:val="none"/>
          </w:rPr>
          <w:t xml:space="preserve"> </w:t>
        </w:r>
      </w:ins>
      <w:ins w:id="4278" w:author="Jane Kohlhoff" w:date="2024-06-12T21:29:00Z" w16du:dateUtc="2024-06-12T11:29:00Z">
        <w:r w:rsidR="000C386F" w:rsidRPr="002D78A2">
          <w:rPr>
            <w:rFonts w:ascii="Times New Roman" w:eastAsia="Times New Roman" w:hAnsi="Times New Roman" w:cs="Times New Roman"/>
            <w:i/>
            <w:iCs/>
            <w:kern w:val="0"/>
            <w:sz w:val="24"/>
            <w:szCs w:val="24"/>
            <w:highlight w:val="yellow"/>
            <w:lang w:val="en-GB" w:eastAsia="en-GB"/>
            <w14:ligatures w14:val="none"/>
            <w:rPrChange w:id="4279" w:author="Jane Kohlhoff" w:date="2024-06-12T21:30:00Z" w16du:dateUtc="2024-06-12T11:30:00Z">
              <w:rPr>
                <w:rFonts w:ascii="Times New Roman" w:eastAsia="Times New Roman" w:hAnsi="Times New Roman" w:cs="Times New Roman"/>
                <w:kern w:val="0"/>
                <w:sz w:val="24"/>
                <w:szCs w:val="24"/>
                <w:lang w:val="en-GB" w:eastAsia="en-GB"/>
                <w14:ligatures w14:val="none"/>
              </w:rPr>
            </w:rPrChange>
          </w:rPr>
          <w:t>F</w:t>
        </w:r>
        <w:r w:rsidR="000C386F" w:rsidRPr="002D78A2">
          <w:rPr>
            <w:rFonts w:ascii="Times New Roman" w:eastAsia="Times New Roman" w:hAnsi="Times New Roman" w:cs="Times New Roman"/>
            <w:kern w:val="0"/>
            <w:sz w:val="24"/>
            <w:szCs w:val="24"/>
            <w:highlight w:val="yellow"/>
            <w:lang w:val="en-GB" w:eastAsia="en-GB"/>
            <w14:ligatures w14:val="none"/>
            <w:rPrChange w:id="4280" w:author="Jane Kohlhoff" w:date="2024-06-12T21:30:00Z" w16du:dateUtc="2024-06-12T11:30:00Z">
              <w:rPr>
                <w:rFonts w:ascii="Times New Roman" w:eastAsia="Times New Roman" w:hAnsi="Times New Roman" w:cs="Times New Roman"/>
                <w:kern w:val="0"/>
                <w:sz w:val="24"/>
                <w:szCs w:val="24"/>
                <w:lang w:val="en-GB" w:eastAsia="en-GB"/>
                <w14:ligatures w14:val="none"/>
              </w:rPr>
            </w:rPrChange>
          </w:rPr>
          <w:t xml:space="preserve"> (</w:t>
        </w:r>
      </w:ins>
      <w:proofErr w:type="spellStart"/>
      <w:proofErr w:type="gramStart"/>
      <w:ins w:id="4281" w:author="Jane Kohlhoff" w:date="2024-06-12T21:32:00Z" w16du:dateUtc="2024-06-12T11:32:00Z">
        <w:r w:rsidR="0087770A">
          <w:rPr>
            <w:rFonts w:ascii="Times New Roman" w:eastAsia="Times New Roman" w:hAnsi="Times New Roman" w:cs="Times New Roman"/>
            <w:kern w:val="0"/>
            <w:sz w:val="24"/>
            <w:szCs w:val="24"/>
            <w:highlight w:val="yellow"/>
            <w:lang w:val="en-GB" w:eastAsia="en-GB"/>
            <w14:ligatures w14:val="none"/>
          </w:rPr>
          <w:t>xx</w:t>
        </w:r>
      </w:ins>
      <w:ins w:id="4282" w:author="Jane Kohlhoff" w:date="2024-06-12T21:30:00Z" w16du:dateUtc="2024-06-12T11:30:00Z">
        <w:r w:rsidR="000C386F" w:rsidRPr="002D78A2">
          <w:rPr>
            <w:rFonts w:ascii="Times New Roman" w:eastAsia="Times New Roman" w:hAnsi="Times New Roman" w:cs="Times New Roman"/>
            <w:kern w:val="0"/>
            <w:sz w:val="24"/>
            <w:szCs w:val="24"/>
            <w:highlight w:val="yellow"/>
            <w:lang w:val="en-GB" w:eastAsia="en-GB"/>
            <w14:ligatures w14:val="none"/>
            <w:rPrChange w:id="4283" w:author="Jane Kohlhoff" w:date="2024-06-12T21:30:00Z" w16du:dateUtc="2024-06-12T11:30:00Z">
              <w:rPr>
                <w:rFonts w:ascii="Times New Roman" w:eastAsia="Times New Roman" w:hAnsi="Times New Roman" w:cs="Times New Roman"/>
                <w:kern w:val="0"/>
                <w:sz w:val="24"/>
                <w:szCs w:val="24"/>
                <w:lang w:val="en-GB" w:eastAsia="en-GB"/>
                <w14:ligatures w14:val="none"/>
              </w:rPr>
            </w:rPrChange>
          </w:rPr>
          <w:t>,</w:t>
        </w:r>
      </w:ins>
      <w:ins w:id="4284" w:author="Jane Kohlhoff" w:date="2024-06-12T21:32:00Z" w16du:dateUtc="2024-06-12T11:32:00Z">
        <w:r w:rsidR="0087770A">
          <w:rPr>
            <w:rFonts w:ascii="Times New Roman" w:eastAsia="Times New Roman" w:hAnsi="Times New Roman" w:cs="Times New Roman"/>
            <w:kern w:val="0"/>
            <w:sz w:val="24"/>
            <w:szCs w:val="24"/>
            <w:highlight w:val="yellow"/>
            <w:lang w:val="en-GB" w:eastAsia="en-GB"/>
            <w14:ligatures w14:val="none"/>
          </w:rPr>
          <w:t>xxx</w:t>
        </w:r>
      </w:ins>
      <w:proofErr w:type="spellEnd"/>
      <w:proofErr w:type="gramEnd"/>
      <w:ins w:id="4285" w:author="Jane Kohlhoff" w:date="2024-06-12T21:30:00Z" w16du:dateUtc="2024-06-12T11:30:00Z">
        <w:r w:rsidR="000C386F" w:rsidRPr="002D78A2">
          <w:rPr>
            <w:rFonts w:ascii="Times New Roman" w:eastAsia="Times New Roman" w:hAnsi="Times New Roman" w:cs="Times New Roman"/>
            <w:kern w:val="0"/>
            <w:sz w:val="24"/>
            <w:szCs w:val="24"/>
            <w:highlight w:val="yellow"/>
            <w:lang w:val="en-GB" w:eastAsia="en-GB"/>
            <w14:ligatures w14:val="none"/>
            <w:rPrChange w:id="4286" w:author="Jane Kohlhoff" w:date="2024-06-12T21:30:00Z" w16du:dateUtc="2024-06-12T11:30:00Z">
              <w:rPr>
                <w:rFonts w:ascii="Times New Roman" w:eastAsia="Times New Roman" w:hAnsi="Times New Roman" w:cs="Times New Roman"/>
                <w:kern w:val="0"/>
                <w:sz w:val="24"/>
                <w:szCs w:val="24"/>
                <w:lang w:val="en-GB" w:eastAsia="en-GB"/>
                <w14:ligatures w14:val="none"/>
              </w:rPr>
            </w:rPrChange>
          </w:rPr>
          <w:t xml:space="preserve">) = </w:t>
        </w:r>
      </w:ins>
      <w:ins w:id="4287" w:author="Jane Kohlhoff" w:date="2024-06-12T21:32:00Z" w16du:dateUtc="2024-06-12T11:32:00Z">
        <w:r w:rsidR="0087770A">
          <w:rPr>
            <w:rFonts w:ascii="Times New Roman" w:eastAsia="Times New Roman" w:hAnsi="Times New Roman" w:cs="Times New Roman"/>
            <w:kern w:val="0"/>
            <w:sz w:val="24"/>
            <w:szCs w:val="24"/>
            <w:highlight w:val="yellow"/>
            <w:lang w:val="en-GB" w:eastAsia="en-GB"/>
            <w14:ligatures w14:val="none"/>
          </w:rPr>
          <w:t>xxx</w:t>
        </w:r>
      </w:ins>
      <w:ins w:id="4288" w:author="Jane Kohlhoff" w:date="2024-06-12T21:30:00Z" w16du:dateUtc="2024-06-12T11:30:00Z">
        <w:r w:rsidR="002D78A2" w:rsidRPr="002D78A2">
          <w:rPr>
            <w:rFonts w:ascii="Times New Roman" w:eastAsia="Times New Roman" w:hAnsi="Times New Roman" w:cs="Times New Roman"/>
            <w:kern w:val="0"/>
            <w:sz w:val="24"/>
            <w:szCs w:val="24"/>
            <w:highlight w:val="yellow"/>
            <w:lang w:val="en-GB" w:eastAsia="en-GB"/>
            <w14:ligatures w14:val="none"/>
            <w:rPrChange w:id="4289" w:author="Jane Kohlhoff" w:date="2024-06-12T21:30:00Z" w16du:dateUtc="2024-06-12T11:30:00Z">
              <w:rPr>
                <w:rFonts w:ascii="Times New Roman" w:eastAsia="Times New Roman" w:hAnsi="Times New Roman" w:cs="Times New Roman"/>
                <w:kern w:val="0"/>
                <w:sz w:val="24"/>
                <w:szCs w:val="24"/>
                <w:lang w:val="en-GB" w:eastAsia="en-GB"/>
                <w14:ligatures w14:val="none"/>
              </w:rPr>
            </w:rPrChange>
          </w:rPr>
          <w:t xml:space="preserve">, </w:t>
        </w:r>
        <w:r w:rsidR="002D78A2" w:rsidRPr="002D78A2">
          <w:rPr>
            <w:rFonts w:ascii="Times New Roman" w:eastAsia="Times New Roman" w:hAnsi="Times New Roman" w:cs="Times New Roman"/>
            <w:i/>
            <w:iCs/>
            <w:kern w:val="0"/>
            <w:sz w:val="24"/>
            <w:szCs w:val="24"/>
            <w:highlight w:val="yellow"/>
            <w:lang w:val="en-GB" w:eastAsia="en-GB"/>
            <w14:ligatures w14:val="none"/>
            <w:rPrChange w:id="4290" w:author="Jane Kohlhoff" w:date="2024-06-12T21:30:00Z" w16du:dateUtc="2024-06-12T11:30:00Z">
              <w:rPr>
                <w:rFonts w:ascii="Times New Roman" w:eastAsia="Times New Roman" w:hAnsi="Times New Roman" w:cs="Times New Roman"/>
                <w:kern w:val="0"/>
                <w:sz w:val="24"/>
                <w:szCs w:val="24"/>
                <w:lang w:val="en-GB" w:eastAsia="en-GB"/>
                <w14:ligatures w14:val="none"/>
              </w:rPr>
            </w:rPrChange>
          </w:rPr>
          <w:t>p</w:t>
        </w:r>
        <w:r w:rsidR="002D78A2" w:rsidRPr="002D78A2">
          <w:rPr>
            <w:rFonts w:ascii="Times New Roman" w:eastAsia="Times New Roman" w:hAnsi="Times New Roman" w:cs="Times New Roman"/>
            <w:kern w:val="0"/>
            <w:sz w:val="24"/>
            <w:szCs w:val="24"/>
            <w:highlight w:val="yellow"/>
            <w:lang w:val="en-GB" w:eastAsia="en-GB"/>
            <w14:ligatures w14:val="none"/>
            <w:rPrChange w:id="4291" w:author="Jane Kohlhoff" w:date="2024-06-12T21:30:00Z" w16du:dateUtc="2024-06-12T11:30:00Z">
              <w:rPr>
                <w:rFonts w:ascii="Times New Roman" w:eastAsia="Times New Roman" w:hAnsi="Times New Roman" w:cs="Times New Roman"/>
                <w:kern w:val="0"/>
                <w:sz w:val="24"/>
                <w:szCs w:val="24"/>
                <w:lang w:val="en-GB" w:eastAsia="en-GB"/>
                <w14:ligatures w14:val="none"/>
              </w:rPr>
            </w:rPrChange>
          </w:rPr>
          <w:t xml:space="preserve"> = .</w:t>
        </w:r>
      </w:ins>
      <w:ins w:id="4292" w:author="Jane Kohlhoff" w:date="2024-06-12T21:32:00Z" w16du:dateUtc="2024-06-12T11:32:00Z">
        <w:r w:rsidR="0087770A">
          <w:rPr>
            <w:rFonts w:ascii="Times New Roman" w:eastAsia="Times New Roman" w:hAnsi="Times New Roman" w:cs="Times New Roman"/>
            <w:kern w:val="0"/>
            <w:sz w:val="24"/>
            <w:szCs w:val="24"/>
            <w:highlight w:val="yellow"/>
            <w:lang w:val="en-GB" w:eastAsia="en-GB"/>
            <w14:ligatures w14:val="none"/>
          </w:rPr>
          <w:t>xx</w:t>
        </w:r>
      </w:ins>
      <w:ins w:id="4293" w:author="Jane Kohlhoff" w:date="2024-06-12T21:30:00Z" w16du:dateUtc="2024-06-12T11:30:00Z">
        <w:r w:rsidR="002D78A2" w:rsidRPr="002D78A2">
          <w:rPr>
            <w:rFonts w:ascii="Times New Roman" w:eastAsia="Times New Roman" w:hAnsi="Times New Roman" w:cs="Times New Roman"/>
            <w:kern w:val="0"/>
            <w:sz w:val="24"/>
            <w:szCs w:val="24"/>
            <w:highlight w:val="yellow"/>
            <w:lang w:val="en-GB" w:eastAsia="en-GB"/>
            <w14:ligatures w14:val="none"/>
            <w:rPrChange w:id="4294" w:author="Jane Kohlhoff" w:date="2024-06-12T21:30:00Z" w16du:dateUtc="2024-06-12T11:30:00Z">
              <w:rPr>
                <w:rFonts w:ascii="Times New Roman" w:eastAsia="Times New Roman" w:hAnsi="Times New Roman" w:cs="Times New Roman"/>
                <w:kern w:val="0"/>
                <w:sz w:val="24"/>
                <w:szCs w:val="24"/>
                <w:lang w:val="en-GB" w:eastAsia="en-GB"/>
                <w14:ligatures w14:val="none"/>
              </w:rPr>
            </w:rPrChange>
          </w:rPr>
          <w:t>.</w:t>
        </w:r>
      </w:ins>
    </w:p>
    <w:p w14:paraId="36D52E7C" w14:textId="515A21C0" w:rsidR="00CC09E7" w:rsidRPr="0036502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 xml:space="preserve">Child attachment security. </w:t>
      </w:r>
      <w:r w:rsidR="00901414" w:rsidRPr="00365026">
        <w:rPr>
          <w:rFonts w:ascii="Times New Roman" w:eastAsia="Times New Roman" w:hAnsi="Times New Roman" w:cs="Times New Roman"/>
          <w:kern w:val="0"/>
          <w:sz w:val="24"/>
          <w:szCs w:val="24"/>
          <w:lang w:val="en-GB" w:eastAsia="en-GB"/>
          <w14:ligatures w14:val="none"/>
        </w:rPr>
        <w:t>For c</w:t>
      </w:r>
      <w:r w:rsidRPr="00365026">
        <w:rPr>
          <w:rFonts w:ascii="Times New Roman" w:eastAsia="Times New Roman" w:hAnsi="Times New Roman" w:cs="Times New Roman"/>
          <w:kern w:val="0"/>
          <w:sz w:val="24"/>
          <w:szCs w:val="24"/>
          <w:lang w:val="en-GB" w:eastAsia="en-GB"/>
          <w14:ligatures w14:val="none"/>
        </w:rPr>
        <w:t>hild attachment security</w:t>
      </w:r>
      <w:r w:rsidR="00901414" w:rsidRPr="00365026">
        <w:rPr>
          <w:rFonts w:ascii="Times New Roman" w:eastAsia="Times New Roman" w:hAnsi="Times New Roman" w:cs="Times New Roman"/>
          <w:kern w:val="0"/>
          <w:sz w:val="24"/>
          <w:szCs w:val="24"/>
          <w:lang w:val="en-GB" w:eastAsia="en-GB"/>
          <w14:ligatures w14:val="none"/>
        </w:rPr>
        <w:t>,</w:t>
      </w:r>
      <w:r w:rsidRPr="00365026">
        <w:rPr>
          <w:rFonts w:ascii="Times New Roman" w:eastAsia="Times New Roman" w:hAnsi="Times New Roman" w:cs="Times New Roman"/>
          <w:kern w:val="0"/>
          <w:sz w:val="24"/>
          <w:szCs w:val="24"/>
          <w:lang w:val="en-GB" w:eastAsia="en-GB"/>
          <w14:ligatures w14:val="none"/>
        </w:rPr>
        <w:t xml:space="preserve"> assessed using the AQS</w:t>
      </w:r>
      <w:r w:rsidR="00901414" w:rsidRPr="00365026">
        <w:rPr>
          <w:rFonts w:ascii="Times New Roman" w:eastAsia="Times New Roman" w:hAnsi="Times New Roman" w:cs="Times New Roman"/>
          <w:kern w:val="0"/>
          <w:sz w:val="24"/>
          <w:szCs w:val="24"/>
          <w:lang w:val="en-GB" w:eastAsia="en-GB"/>
          <w14:ligatures w14:val="none"/>
        </w:rPr>
        <w:t xml:space="preserve">, </w:t>
      </w:r>
      <w:r w:rsidR="00401451" w:rsidRPr="00365026">
        <w:rPr>
          <w:rFonts w:ascii="Times New Roman" w:eastAsia="Times New Roman" w:hAnsi="Times New Roman" w:cs="Times New Roman"/>
          <w:kern w:val="0"/>
          <w:sz w:val="24"/>
          <w:szCs w:val="24"/>
          <w:lang w:val="en-GB" w:eastAsia="en-GB"/>
          <w14:ligatures w14:val="none"/>
        </w:rPr>
        <w:t>no significant effects were identified for time (</w:t>
      </w:r>
      <w:r w:rsidR="00401451" w:rsidRPr="00365026">
        <w:rPr>
          <w:rFonts w:ascii="Times New Roman" w:eastAsia="Times New Roman" w:hAnsi="Times New Roman" w:cs="Times New Roman"/>
          <w:i/>
          <w:iCs/>
          <w:kern w:val="0"/>
          <w:sz w:val="24"/>
          <w:szCs w:val="24"/>
          <w:lang w:val="en-GB" w:eastAsia="en-GB"/>
          <w14:ligatures w14:val="none"/>
        </w:rPr>
        <w:t>p</w:t>
      </w:r>
      <w:r w:rsidR="00401451" w:rsidRPr="00365026">
        <w:rPr>
          <w:rFonts w:ascii="Times New Roman" w:eastAsia="Times New Roman" w:hAnsi="Times New Roman" w:cs="Times New Roman"/>
          <w:kern w:val="0"/>
          <w:sz w:val="24"/>
          <w:szCs w:val="24"/>
          <w:lang w:val="en-GB" w:eastAsia="en-GB"/>
          <w14:ligatures w14:val="none"/>
        </w:rPr>
        <w:t xml:space="preserve"> = .0</w:t>
      </w:r>
      <w:r w:rsidR="005D7CC2" w:rsidRPr="00365026">
        <w:rPr>
          <w:rFonts w:ascii="Times New Roman" w:eastAsia="Times New Roman" w:hAnsi="Times New Roman" w:cs="Times New Roman"/>
          <w:kern w:val="0"/>
          <w:sz w:val="24"/>
          <w:szCs w:val="24"/>
          <w:lang w:val="en-GB" w:eastAsia="en-GB"/>
          <w14:ligatures w14:val="none"/>
        </w:rPr>
        <w:t>83</w:t>
      </w:r>
      <w:r w:rsidR="00401451" w:rsidRPr="00365026">
        <w:rPr>
          <w:rFonts w:ascii="Times New Roman" w:eastAsia="Times New Roman" w:hAnsi="Times New Roman" w:cs="Times New Roman"/>
          <w:kern w:val="0"/>
          <w:sz w:val="24"/>
          <w:szCs w:val="24"/>
          <w:lang w:val="en-GB" w:eastAsia="en-GB"/>
          <w14:ligatures w14:val="none"/>
        </w:rPr>
        <w:t>), group (</w:t>
      </w:r>
      <w:r w:rsidR="00401451" w:rsidRPr="00365026">
        <w:rPr>
          <w:rFonts w:ascii="Times New Roman" w:eastAsia="Times New Roman" w:hAnsi="Times New Roman" w:cs="Times New Roman"/>
          <w:i/>
          <w:iCs/>
          <w:kern w:val="0"/>
          <w:sz w:val="24"/>
          <w:szCs w:val="24"/>
          <w:lang w:val="en-GB" w:eastAsia="en-GB"/>
          <w14:ligatures w14:val="none"/>
        </w:rPr>
        <w:t>p</w:t>
      </w:r>
      <w:r w:rsidR="00401451" w:rsidRPr="00365026">
        <w:rPr>
          <w:rFonts w:ascii="Times New Roman" w:eastAsia="Times New Roman" w:hAnsi="Times New Roman" w:cs="Times New Roman"/>
          <w:kern w:val="0"/>
          <w:sz w:val="24"/>
          <w:szCs w:val="24"/>
          <w:lang w:val="en-GB" w:eastAsia="en-GB"/>
          <w14:ligatures w14:val="none"/>
        </w:rPr>
        <w:t xml:space="preserve"> = .</w:t>
      </w:r>
      <w:r w:rsidR="005D7CC2" w:rsidRPr="00365026">
        <w:rPr>
          <w:rFonts w:ascii="Times New Roman" w:eastAsia="Times New Roman" w:hAnsi="Times New Roman" w:cs="Times New Roman"/>
          <w:kern w:val="0"/>
          <w:sz w:val="24"/>
          <w:szCs w:val="24"/>
          <w:lang w:val="en-GB" w:eastAsia="en-GB"/>
          <w14:ligatures w14:val="none"/>
        </w:rPr>
        <w:t>218</w:t>
      </w:r>
      <w:r w:rsidR="00401451" w:rsidRPr="00365026">
        <w:rPr>
          <w:rFonts w:ascii="Times New Roman" w:eastAsia="Times New Roman" w:hAnsi="Times New Roman" w:cs="Times New Roman"/>
          <w:kern w:val="0"/>
          <w:sz w:val="24"/>
          <w:szCs w:val="24"/>
          <w:lang w:val="en-GB" w:eastAsia="en-GB"/>
          <w14:ligatures w14:val="none"/>
        </w:rPr>
        <w:t>), or group x time (</w:t>
      </w:r>
      <w:r w:rsidR="00401451" w:rsidRPr="00365026">
        <w:rPr>
          <w:rFonts w:ascii="Times New Roman" w:eastAsia="Times New Roman" w:hAnsi="Times New Roman" w:cs="Times New Roman"/>
          <w:i/>
          <w:iCs/>
          <w:kern w:val="0"/>
          <w:sz w:val="24"/>
          <w:szCs w:val="24"/>
          <w:lang w:val="en-GB" w:eastAsia="en-GB"/>
          <w14:ligatures w14:val="none"/>
        </w:rPr>
        <w:t>p</w:t>
      </w:r>
      <w:r w:rsidR="00401451" w:rsidRPr="00365026">
        <w:rPr>
          <w:rFonts w:ascii="Times New Roman" w:eastAsia="Times New Roman" w:hAnsi="Times New Roman" w:cs="Times New Roman"/>
          <w:kern w:val="0"/>
          <w:sz w:val="24"/>
          <w:szCs w:val="24"/>
          <w:lang w:val="en-GB" w:eastAsia="en-GB"/>
          <w14:ligatures w14:val="none"/>
        </w:rPr>
        <w:t xml:space="preserve"> = .3</w:t>
      </w:r>
      <w:r w:rsidR="005D7CC2" w:rsidRPr="00365026">
        <w:rPr>
          <w:rFonts w:ascii="Times New Roman" w:eastAsia="Times New Roman" w:hAnsi="Times New Roman" w:cs="Times New Roman"/>
          <w:kern w:val="0"/>
          <w:sz w:val="24"/>
          <w:szCs w:val="24"/>
          <w:lang w:val="en-GB" w:eastAsia="en-GB"/>
          <w14:ligatures w14:val="none"/>
        </w:rPr>
        <w:t>25</w:t>
      </w:r>
      <w:r w:rsidR="00401451" w:rsidRPr="00365026">
        <w:rPr>
          <w:rFonts w:ascii="Times New Roman" w:eastAsia="Times New Roman" w:hAnsi="Times New Roman" w:cs="Times New Roman"/>
          <w:kern w:val="0"/>
          <w:sz w:val="24"/>
          <w:szCs w:val="24"/>
          <w:lang w:val="en-GB" w:eastAsia="en-GB"/>
          <w14:ligatures w14:val="none"/>
        </w:rPr>
        <w:t xml:space="preserve">). </w:t>
      </w:r>
      <w:r w:rsidR="00631383" w:rsidRPr="00365026">
        <w:rPr>
          <w:rFonts w:ascii="Times New Roman" w:eastAsia="Times New Roman" w:hAnsi="Times New Roman" w:cs="Times New Roman"/>
          <w:kern w:val="0"/>
          <w:sz w:val="24"/>
          <w:szCs w:val="24"/>
          <w:lang w:val="en-GB" w:eastAsia="en-GB"/>
          <w14:ligatures w14:val="none"/>
        </w:rPr>
        <w:t>Planned comparisons</w:t>
      </w:r>
      <w:r w:rsidR="00401451" w:rsidRPr="00365026">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901414" w:rsidRPr="00365026">
        <w:rPr>
          <w:rFonts w:ascii="Times New Roman" w:eastAsia="Times New Roman" w:hAnsi="Times New Roman" w:cs="Times New Roman"/>
          <w:kern w:val="0"/>
          <w:sz w:val="24"/>
          <w:szCs w:val="24"/>
          <w:lang w:val="en-GB" w:eastAsia="en-GB"/>
          <w14:ligatures w14:val="none"/>
        </w:rPr>
        <w:t xml:space="preserve"> </w:t>
      </w:r>
      <w:r w:rsidR="00F21A70" w:rsidRPr="00365026">
        <w:rPr>
          <w:rFonts w:ascii="Times New Roman" w:eastAsia="Times New Roman" w:hAnsi="Times New Roman" w:cs="Times New Roman"/>
          <w:kern w:val="0"/>
          <w:sz w:val="24"/>
          <w:szCs w:val="24"/>
          <w:lang w:val="en-GB" w:eastAsia="en-GB"/>
          <w14:ligatures w14:val="none"/>
        </w:rPr>
        <w:t>and no</w:t>
      </w:r>
      <w:r w:rsidR="00401451" w:rsidRPr="00365026">
        <w:rPr>
          <w:rFonts w:ascii="Times New Roman" w:eastAsia="Times New Roman" w:hAnsi="Times New Roman" w:cs="Times New Roman"/>
          <w:kern w:val="0"/>
          <w:sz w:val="24"/>
          <w:szCs w:val="24"/>
          <w:lang w:val="en-GB" w:eastAsia="en-GB"/>
          <w14:ligatures w14:val="none"/>
        </w:rPr>
        <w:t xml:space="preserve"> significant within-group differences were identified for </w:t>
      </w:r>
      <w:r w:rsidR="00901414" w:rsidRPr="00365026">
        <w:rPr>
          <w:rFonts w:ascii="Times New Roman" w:eastAsia="Times New Roman" w:hAnsi="Times New Roman" w:cs="Times New Roman"/>
          <w:kern w:val="0"/>
          <w:sz w:val="24"/>
          <w:szCs w:val="24"/>
          <w:lang w:val="en-GB" w:eastAsia="en-GB"/>
          <w14:ligatures w14:val="none"/>
        </w:rPr>
        <w:t xml:space="preserve">any </w:t>
      </w:r>
      <w:r w:rsidR="00401451" w:rsidRPr="00365026">
        <w:rPr>
          <w:rFonts w:ascii="Times New Roman" w:eastAsia="Times New Roman" w:hAnsi="Times New Roman" w:cs="Times New Roman"/>
          <w:kern w:val="0"/>
          <w:sz w:val="24"/>
          <w:szCs w:val="24"/>
          <w:lang w:val="en-GB" w:eastAsia="en-GB"/>
          <w14:ligatures w14:val="none"/>
        </w:rPr>
        <w:t xml:space="preserve">group. </w:t>
      </w:r>
      <w:r w:rsidR="00401451" w:rsidRPr="00365026">
        <w:rPr>
          <w:rFonts w:ascii="Times New Roman" w:eastAsia="Times New Roman" w:hAnsi="Times New Roman" w:cs="Times New Roman"/>
          <w:kern w:val="0"/>
          <w:sz w:val="24"/>
          <w:szCs w:val="24"/>
          <w:lang w:val="en-GB" w:eastAsia="en-GB"/>
          <w14:ligatures w14:val="none"/>
          <w:rPrChange w:id="429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The hypothes</w:t>
      </w:r>
      <w:ins w:id="4296" w:author="Jane Kohlhoff" w:date="2024-05-17T21:52:00Z" w16du:dateUtc="2024-05-17T11:52:00Z">
        <w:r w:rsidR="0011424C" w:rsidRPr="00365026">
          <w:rPr>
            <w:rFonts w:ascii="Times New Roman" w:eastAsia="Times New Roman" w:hAnsi="Times New Roman" w:cs="Times New Roman"/>
            <w:kern w:val="0"/>
            <w:sz w:val="24"/>
            <w:szCs w:val="24"/>
            <w:lang w:val="en-GB" w:eastAsia="en-GB"/>
            <w14:ligatures w14:val="none"/>
            <w:rPrChange w:id="429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i</w:t>
        </w:r>
      </w:ins>
      <w:del w:id="4298" w:author="Jane Kohlhoff" w:date="2024-05-17T21:52:00Z" w16du:dateUtc="2024-05-17T11:52:00Z">
        <w:r w:rsidR="00401451" w:rsidRPr="00365026" w:rsidDel="0011424C">
          <w:rPr>
            <w:rFonts w:ascii="Times New Roman" w:eastAsia="Times New Roman" w:hAnsi="Times New Roman" w:cs="Times New Roman"/>
            <w:kern w:val="0"/>
            <w:sz w:val="24"/>
            <w:szCs w:val="24"/>
            <w:lang w:val="en-GB" w:eastAsia="en-GB"/>
            <w14:ligatures w14:val="none"/>
            <w:rPrChange w:id="429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e</w:delText>
        </w:r>
      </w:del>
      <w:r w:rsidR="00401451" w:rsidRPr="00365026">
        <w:rPr>
          <w:rFonts w:ascii="Times New Roman" w:eastAsia="Times New Roman" w:hAnsi="Times New Roman" w:cs="Times New Roman"/>
          <w:kern w:val="0"/>
          <w:sz w:val="24"/>
          <w:szCs w:val="24"/>
          <w:lang w:val="en-GB" w:eastAsia="en-GB"/>
          <w14:ligatures w14:val="none"/>
          <w:rPrChange w:id="430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s that there would be</w:t>
      </w:r>
      <w:del w:id="4301" w:author="Jane Kohlhoff" w:date="2024-05-17T21:53:00Z" w16du:dateUtc="2024-05-17T11:53:00Z">
        <w:r w:rsidR="00401451" w:rsidRPr="00365026" w:rsidDel="0011424C">
          <w:rPr>
            <w:rFonts w:ascii="Times New Roman" w:eastAsia="Times New Roman" w:hAnsi="Times New Roman" w:cs="Times New Roman"/>
            <w:kern w:val="0"/>
            <w:sz w:val="24"/>
            <w:szCs w:val="24"/>
            <w:lang w:val="en-GB" w:eastAsia="en-GB"/>
            <w14:ligatures w14:val="none"/>
            <w:rPrChange w:id="430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 xml:space="preserve"> </w:delText>
        </w:r>
      </w:del>
      <w:ins w:id="4303" w:author="Jane Kohlhoff" w:date="2024-05-17T21:52:00Z" w16du:dateUtc="2024-05-17T11:52:00Z">
        <w:r w:rsidR="0011424C" w:rsidRPr="00365026">
          <w:rPr>
            <w:rFonts w:ascii="Times New Roman" w:eastAsia="Times New Roman" w:hAnsi="Times New Roman" w:cs="Times New Roman"/>
            <w:kern w:val="0"/>
            <w:sz w:val="24"/>
            <w:szCs w:val="24"/>
            <w:lang w:val="en-GB" w:eastAsia="en-GB"/>
            <w14:ligatures w14:val="none"/>
            <w:rPrChange w:id="430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r w:rsidR="00401451" w:rsidRPr="00365026">
        <w:rPr>
          <w:rFonts w:ascii="Times New Roman" w:eastAsia="Times New Roman" w:hAnsi="Times New Roman" w:cs="Times New Roman"/>
          <w:kern w:val="0"/>
          <w:sz w:val="24"/>
          <w:szCs w:val="24"/>
          <w:lang w:val="en-GB" w:eastAsia="en-GB"/>
          <w14:ligatures w14:val="none"/>
          <w:rPrChange w:id="430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gradient effect</w:t>
      </w:r>
      <w:ins w:id="4306" w:author="Jane Kohlhoff" w:date="2024-05-17T21:53:00Z" w16du:dateUtc="2024-05-17T11:53:00Z">
        <w:r w:rsidR="0011424C" w:rsidRPr="00365026">
          <w:rPr>
            <w:rFonts w:ascii="Times New Roman" w:eastAsia="Times New Roman" w:hAnsi="Times New Roman" w:cs="Times New Roman"/>
            <w:kern w:val="0"/>
            <w:sz w:val="24"/>
            <w:szCs w:val="24"/>
            <w:lang w:val="en-GB" w:eastAsia="en-GB"/>
            <w14:ligatures w14:val="none"/>
            <w:rPrChange w:id="430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s</w:t>
        </w:r>
      </w:ins>
      <w:del w:id="4308" w:author="Jane Kohlhoff" w:date="2024-05-17T21:52:00Z" w16du:dateUtc="2024-05-17T11:52:00Z">
        <w:r w:rsidR="00401451" w:rsidRPr="00365026" w:rsidDel="0011424C">
          <w:rPr>
            <w:rFonts w:ascii="Times New Roman" w:eastAsia="Times New Roman" w:hAnsi="Times New Roman" w:cs="Times New Roman"/>
            <w:kern w:val="0"/>
            <w:sz w:val="24"/>
            <w:szCs w:val="24"/>
            <w:lang w:val="en-GB" w:eastAsia="en-GB"/>
            <w14:ligatures w14:val="none"/>
            <w:rPrChange w:id="430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s</w:delText>
        </w:r>
      </w:del>
      <w:r w:rsidR="00401451" w:rsidRPr="00365026">
        <w:rPr>
          <w:rFonts w:ascii="Times New Roman" w:eastAsia="Times New Roman" w:hAnsi="Times New Roman" w:cs="Times New Roman"/>
          <w:kern w:val="0"/>
          <w:sz w:val="24"/>
          <w:szCs w:val="24"/>
          <w:lang w:val="en-GB" w:eastAsia="en-GB"/>
          <w14:ligatures w14:val="none"/>
          <w:rPrChange w:id="431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in terms of the magnitude of gains from T1 to T2 [PCIT-T &gt; COS-P &gt; WL] </w:t>
      </w:r>
      <w:ins w:id="4311" w:author="Jane Kohlhoff" w:date="2024-05-17T21:53:00Z" w16du:dateUtc="2024-05-17T11:53:00Z">
        <w:r w:rsidR="0011424C" w:rsidRPr="00365026">
          <w:rPr>
            <w:rFonts w:ascii="Times New Roman" w:eastAsia="Times New Roman" w:hAnsi="Times New Roman" w:cs="Times New Roman"/>
            <w:kern w:val="0"/>
            <w:sz w:val="24"/>
            <w:szCs w:val="24"/>
            <w:lang w:val="en-GB" w:eastAsia="en-GB"/>
            <w14:ligatures w14:val="none"/>
            <w:rPrChange w:id="431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or </w:t>
        </w:r>
      </w:ins>
      <w:del w:id="4313" w:author="Jane Kohlhoff" w:date="2024-05-17T21:53:00Z" w16du:dateUtc="2024-05-17T11:53:00Z">
        <w:r w:rsidR="00401451" w:rsidRPr="00365026" w:rsidDel="0011424C">
          <w:rPr>
            <w:rFonts w:ascii="Times New Roman" w:eastAsia="Times New Roman" w:hAnsi="Times New Roman" w:cs="Times New Roman"/>
            <w:kern w:val="0"/>
            <w:sz w:val="24"/>
            <w:szCs w:val="24"/>
            <w:lang w:val="en-GB" w:eastAsia="en-GB"/>
            <w14:ligatures w14:val="none"/>
            <w:rPrChange w:id="431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 xml:space="preserve">and </w:delText>
        </w:r>
      </w:del>
      <w:r w:rsidR="00401451" w:rsidRPr="00365026">
        <w:rPr>
          <w:rFonts w:ascii="Times New Roman" w:eastAsia="Times New Roman" w:hAnsi="Times New Roman" w:cs="Times New Roman"/>
          <w:kern w:val="0"/>
          <w:sz w:val="24"/>
          <w:szCs w:val="24"/>
          <w:lang w:val="en-GB" w:eastAsia="en-GB"/>
          <w14:ligatures w14:val="none"/>
          <w:rPrChange w:id="431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T1 to T3 [PCIT</w:t>
      </w:r>
      <w:r w:rsidR="009C715C" w:rsidRPr="00365026">
        <w:rPr>
          <w:rFonts w:ascii="Times New Roman" w:eastAsia="Times New Roman" w:hAnsi="Times New Roman" w:cs="Times New Roman"/>
          <w:kern w:val="0"/>
          <w:sz w:val="24"/>
          <w:szCs w:val="24"/>
          <w:lang w:val="en-GB" w:eastAsia="en-GB"/>
          <w14:ligatures w14:val="none"/>
          <w:rPrChange w:id="431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-T</w:t>
      </w:r>
      <w:ins w:id="4317" w:author="Jane Kohlhoff" w:date="2024-05-17T21:54:00Z" w16du:dateUtc="2024-05-17T11:54:00Z">
        <w:r w:rsidR="00EC60D1" w:rsidRPr="00365026">
          <w:rPr>
            <w:rFonts w:ascii="Times New Roman" w:eastAsia="Times New Roman" w:hAnsi="Times New Roman" w:cs="Times New Roman"/>
            <w:kern w:val="0"/>
            <w:sz w:val="24"/>
            <w:szCs w:val="24"/>
            <w:lang w:val="en-GB" w:eastAsia="en-GB"/>
            <w14:ligatures w14:val="none"/>
          </w:rPr>
          <w:t xml:space="preserve"> </w:t>
        </w:r>
      </w:ins>
      <w:r w:rsidR="00401451" w:rsidRPr="00365026">
        <w:rPr>
          <w:rFonts w:ascii="Times New Roman" w:eastAsia="Times New Roman" w:hAnsi="Times New Roman" w:cs="Times New Roman"/>
          <w:kern w:val="0"/>
          <w:sz w:val="24"/>
          <w:szCs w:val="24"/>
          <w:lang w:val="en-GB" w:eastAsia="en-GB"/>
          <w14:ligatures w14:val="none"/>
          <w:rPrChange w:id="431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&gt; COS-P</w:t>
      </w:r>
      <w:r w:rsidR="009C715C" w:rsidRPr="00365026">
        <w:rPr>
          <w:rFonts w:ascii="Times New Roman" w:eastAsia="Times New Roman" w:hAnsi="Times New Roman" w:cs="Times New Roman"/>
          <w:kern w:val="0"/>
          <w:sz w:val="24"/>
          <w:szCs w:val="24"/>
          <w:lang w:val="en-GB" w:eastAsia="en-GB"/>
          <w14:ligatures w14:val="none"/>
          <w:rPrChange w:id="431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ins w:id="4320" w:author="Jane Kohlhoff" w:date="2024-05-17T21:53:00Z" w16du:dateUtc="2024-05-17T11:53:00Z">
        <w:r w:rsidR="0011424C" w:rsidRPr="00365026">
          <w:rPr>
            <w:rFonts w:ascii="Times New Roman" w:eastAsia="Times New Roman" w:hAnsi="Times New Roman" w:cs="Times New Roman"/>
            <w:kern w:val="0"/>
            <w:sz w:val="24"/>
            <w:szCs w:val="24"/>
            <w:lang w:val="en-GB" w:eastAsia="en-GB"/>
            <w14:ligatures w14:val="none"/>
            <w:rPrChange w:id="432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were not supported</w:t>
        </w:r>
      </w:ins>
      <w:ins w:id="4322" w:author="Jane Kohlhoff" w:date="2024-06-12T21:20:00Z" w16du:dateUtc="2024-06-12T11:20:00Z">
        <w:r w:rsidR="00EA7145">
          <w:rPr>
            <w:rFonts w:ascii="Times New Roman" w:eastAsia="Times New Roman" w:hAnsi="Times New Roman" w:cs="Times New Roman"/>
            <w:kern w:val="0"/>
            <w:sz w:val="24"/>
            <w:szCs w:val="24"/>
            <w:lang w:val="en-GB" w:eastAsia="en-GB"/>
            <w14:ligatures w14:val="none"/>
          </w:rPr>
          <w:t xml:space="preserve">, </w:t>
        </w:r>
      </w:ins>
      <w:ins w:id="4323" w:author="Jane Kohlhoff" w:date="2024-05-17T21:53:00Z" w16du:dateUtc="2024-05-17T11:53:00Z">
        <w:r w:rsidR="0011424C" w:rsidRPr="00365026">
          <w:rPr>
            <w:rFonts w:ascii="Times New Roman" w:eastAsia="Times New Roman" w:hAnsi="Times New Roman" w:cs="Times New Roman"/>
            <w:kern w:val="0"/>
            <w:sz w:val="24"/>
            <w:szCs w:val="24"/>
            <w:highlight w:val="yellow"/>
            <w:lang w:val="en-GB" w:eastAsia="en-GB"/>
            <w14:ligatures w14:val="none"/>
          </w:rPr>
          <w:t xml:space="preserve">T1 to T2: </w:t>
        </w:r>
        <w:proofErr w:type="spellStart"/>
        <w:r w:rsidR="0011424C" w:rsidRPr="00365026">
          <w:rPr>
            <w:rFonts w:ascii="Times New Roman" w:eastAsia="Times New Roman" w:hAnsi="Times New Roman" w:cs="Times New Roman"/>
            <w:kern w:val="0"/>
            <w:sz w:val="24"/>
            <w:szCs w:val="24"/>
            <w:highlight w:val="yellow"/>
            <w:lang w:val="en-GB" w:eastAsia="en-GB"/>
            <w14:ligatures w14:val="none"/>
          </w:rPr>
          <w:t>xxxxx</w:t>
        </w:r>
        <w:proofErr w:type="spellEnd"/>
        <w:r w:rsidR="0011424C" w:rsidRPr="00365026">
          <w:rPr>
            <w:rFonts w:ascii="Times New Roman" w:eastAsia="Times New Roman" w:hAnsi="Times New Roman" w:cs="Times New Roman"/>
            <w:kern w:val="0"/>
            <w:sz w:val="24"/>
            <w:szCs w:val="24"/>
            <w:lang w:val="en-GB" w:eastAsia="en-GB"/>
            <w14:ligatures w14:val="none"/>
            <w:rPrChange w:id="432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T1 to T3</w:t>
        </w:r>
      </w:ins>
      <w:del w:id="4325" w:author="Jane Kohlhoff" w:date="2024-05-17T21:52:00Z" w16du:dateUtc="2024-05-17T11:52:00Z">
        <w:r w:rsidR="00401451" w:rsidRPr="00365026" w:rsidDel="0011424C">
          <w:rPr>
            <w:rFonts w:ascii="Times New Roman" w:eastAsia="Times New Roman" w:hAnsi="Times New Roman" w:cs="Times New Roman"/>
            <w:kern w:val="0"/>
            <w:sz w:val="24"/>
            <w:szCs w:val="24"/>
            <w:lang w:val="en-GB" w:eastAsia="en-GB"/>
            <w14:ligatures w14:val="none"/>
            <w:rPrChange w:id="432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 xml:space="preserve">, </w:delText>
        </w:r>
      </w:del>
      <w:del w:id="4327" w:author="Jane Kohlhoff" w:date="2024-05-17T21:53:00Z" w16du:dateUtc="2024-05-17T11:53:00Z">
        <w:r w:rsidR="00401451" w:rsidRPr="00365026" w:rsidDel="0011424C">
          <w:rPr>
            <w:rFonts w:ascii="Times New Roman" w:eastAsia="Times New Roman" w:hAnsi="Times New Roman" w:cs="Times New Roman"/>
            <w:kern w:val="0"/>
            <w:sz w:val="24"/>
            <w:szCs w:val="24"/>
            <w:lang w:val="en-GB" w:eastAsia="en-GB"/>
            <w14:ligatures w14:val="none"/>
            <w:rPrChange w:id="432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were not supported</w:delText>
        </w:r>
      </w:del>
      <w:ins w:id="4329" w:author="Jane Kohlhoff" w:date="2024-05-17T21:50:00Z" w16du:dateUtc="2024-05-17T11:50:00Z">
        <w:r w:rsidR="0011424C" w:rsidRPr="00365026">
          <w:rPr>
            <w:rFonts w:ascii="Times New Roman" w:eastAsia="Times New Roman" w:hAnsi="Times New Roman" w:cs="Times New Roman"/>
            <w:kern w:val="0"/>
            <w:sz w:val="24"/>
            <w:szCs w:val="24"/>
            <w:lang w:val="en-GB" w:eastAsia="en-GB"/>
            <w14:ligatures w14:val="none"/>
            <w:rPrChange w:id="433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11424C" w:rsidRPr="00365026">
          <w:rPr>
            <w:rFonts w:ascii="Times New Roman" w:eastAsia="Times New Roman" w:hAnsi="Times New Roman" w:cs="Times New Roman"/>
            <w:i/>
            <w:iCs/>
            <w:kern w:val="0"/>
            <w:sz w:val="24"/>
            <w:szCs w:val="24"/>
            <w:lang w:val="en-GB" w:eastAsia="en-GB"/>
            <w14:ligatures w14:val="none"/>
            <w:rPrChange w:id="433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F</w:t>
        </w:r>
        <w:r w:rsidR="0011424C" w:rsidRPr="00365026">
          <w:rPr>
            <w:rFonts w:ascii="Times New Roman" w:eastAsia="Times New Roman" w:hAnsi="Times New Roman" w:cs="Times New Roman"/>
            <w:kern w:val="0"/>
            <w:sz w:val="24"/>
            <w:szCs w:val="24"/>
            <w:lang w:val="en-GB" w:eastAsia="en-GB"/>
            <w14:ligatures w14:val="none"/>
            <w:rPrChange w:id="433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(1,131) = </w:t>
        </w:r>
      </w:ins>
      <w:ins w:id="4333" w:author="Jane Kohlhoff" w:date="2024-05-17T21:51:00Z" w16du:dateUtc="2024-05-17T11:51:00Z">
        <w:r w:rsidR="0011424C" w:rsidRPr="00365026">
          <w:rPr>
            <w:rFonts w:ascii="Times New Roman" w:eastAsia="Times New Roman" w:hAnsi="Times New Roman" w:cs="Times New Roman"/>
            <w:kern w:val="0"/>
            <w:sz w:val="24"/>
            <w:szCs w:val="24"/>
            <w:lang w:val="en-GB" w:eastAsia="en-GB"/>
            <w14:ligatures w14:val="none"/>
            <w:rPrChange w:id="433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.27, </w:t>
        </w:r>
        <w:r w:rsidR="0011424C" w:rsidRPr="00365026">
          <w:rPr>
            <w:rFonts w:ascii="Times New Roman" w:eastAsia="Times New Roman" w:hAnsi="Times New Roman" w:cs="Times New Roman"/>
            <w:i/>
            <w:iCs/>
            <w:kern w:val="0"/>
            <w:sz w:val="24"/>
            <w:szCs w:val="24"/>
            <w:lang w:val="en-GB" w:eastAsia="en-GB"/>
            <w14:ligatures w14:val="none"/>
            <w:rPrChange w:id="433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p</w:t>
        </w:r>
        <w:r w:rsidR="0011424C" w:rsidRPr="00365026">
          <w:rPr>
            <w:rFonts w:ascii="Times New Roman" w:eastAsia="Times New Roman" w:hAnsi="Times New Roman" w:cs="Times New Roman"/>
            <w:kern w:val="0"/>
            <w:sz w:val="24"/>
            <w:szCs w:val="24"/>
            <w:lang w:val="en-GB" w:eastAsia="en-GB"/>
            <w14:ligatures w14:val="none"/>
            <w:rPrChange w:id="433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.61</w:t>
        </w:r>
      </w:ins>
      <w:r w:rsidR="00401451" w:rsidRPr="00365026">
        <w:rPr>
          <w:rFonts w:ascii="Times New Roman" w:eastAsia="Times New Roman" w:hAnsi="Times New Roman" w:cs="Times New Roman"/>
          <w:kern w:val="0"/>
          <w:sz w:val="24"/>
          <w:szCs w:val="24"/>
          <w:lang w:val="en-GB" w:eastAsia="en-GB"/>
          <w14:ligatures w14:val="none"/>
          <w:rPrChange w:id="433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r w:rsidR="0065248C" w:rsidRPr="00365026">
        <w:rPr>
          <w:rFonts w:ascii="Times New Roman" w:eastAsia="Times New Roman" w:hAnsi="Times New Roman" w:cs="Times New Roman"/>
          <w:kern w:val="0"/>
          <w:sz w:val="24"/>
          <w:szCs w:val="24"/>
          <w:lang w:val="en-GB" w:eastAsia="en-GB"/>
          <w14:ligatures w14:val="none"/>
        </w:rPr>
        <w:t xml:space="preserve"> </w:t>
      </w:r>
      <w:ins w:id="4338" w:author="Jane Kohlhoff" w:date="2024-06-12T21:19:00Z" w16du:dateUtc="2024-06-12T11:19:00Z">
        <w:r w:rsidR="00EF075B" w:rsidRPr="009E1AC7">
          <w:rPr>
            <w:rFonts w:ascii="Times New Roman" w:eastAsia="Times New Roman" w:hAnsi="Times New Roman" w:cs="Times New Roman"/>
            <w:kern w:val="0"/>
            <w:sz w:val="24"/>
            <w:szCs w:val="24"/>
            <w:highlight w:val="yellow"/>
            <w:lang w:val="en-GB" w:eastAsia="en-GB"/>
            <w14:ligatures w14:val="none"/>
          </w:rPr>
          <w:t>T1 to T</w:t>
        </w:r>
        <w:r w:rsidR="00EF075B">
          <w:rPr>
            <w:rFonts w:ascii="Times New Roman" w:eastAsia="Times New Roman" w:hAnsi="Times New Roman" w:cs="Times New Roman"/>
            <w:kern w:val="0"/>
            <w:sz w:val="24"/>
            <w:szCs w:val="24"/>
            <w:highlight w:val="yellow"/>
            <w:lang w:val="en-GB" w:eastAsia="en-GB"/>
            <w14:ligatures w14:val="none"/>
          </w:rPr>
          <w:t>2</w:t>
        </w:r>
        <w:r w:rsidR="00EF075B" w:rsidRPr="009E1AC7">
          <w:rPr>
            <w:rFonts w:ascii="Times New Roman" w:eastAsia="Times New Roman" w:hAnsi="Times New Roman" w:cs="Times New Roman"/>
            <w:kern w:val="0"/>
            <w:sz w:val="24"/>
            <w:szCs w:val="24"/>
            <w:highlight w:val="yellow"/>
            <w:lang w:val="en-GB" w:eastAsia="en-GB"/>
            <w14:ligatures w14:val="none"/>
          </w:rPr>
          <w:t xml:space="preserve"> GLOBAL TEST</w:t>
        </w:r>
        <w:r w:rsidR="00EF075B">
          <w:rPr>
            <w:rFonts w:ascii="Times New Roman" w:eastAsia="Times New Roman" w:hAnsi="Times New Roman" w:cs="Times New Roman"/>
            <w:kern w:val="0"/>
            <w:sz w:val="24"/>
            <w:szCs w:val="24"/>
            <w:highlight w:val="yellow"/>
            <w:lang w:val="en-GB" w:eastAsia="en-GB"/>
            <w14:ligatures w14:val="none"/>
          </w:rPr>
          <w:t xml:space="preserve"> RESULTS</w:t>
        </w:r>
        <w:r w:rsidR="00EF075B" w:rsidRPr="009E1AC7">
          <w:rPr>
            <w:rFonts w:ascii="Times New Roman" w:eastAsia="Times New Roman" w:hAnsi="Times New Roman" w:cs="Times New Roman"/>
            <w:kern w:val="0"/>
            <w:sz w:val="24"/>
            <w:szCs w:val="24"/>
            <w:highlight w:val="yellow"/>
            <w:lang w:val="en-GB" w:eastAsia="en-GB"/>
            <w14:ligatures w14:val="none"/>
          </w:rPr>
          <w:t>?</w:t>
        </w:r>
      </w:ins>
    </w:p>
    <w:p w14:paraId="314CF805" w14:textId="604E971F" w:rsidR="00401451" w:rsidRPr="00365026" w:rsidRDefault="006917D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child attachment security, assessed using the SSP, there were no significant between-group differences in the proportions of children who were classified as insecure at either T1 or T3. While neither group showed a significant reduction from T1 to T3 in terms of the </w:t>
      </w:r>
      <w:r w:rsidR="008B3D3A" w:rsidRPr="00365026">
        <w:rPr>
          <w:rFonts w:ascii="Times New Roman" w:eastAsia="Times New Roman" w:hAnsi="Times New Roman" w:cs="Times New Roman"/>
          <w:kern w:val="0"/>
          <w:sz w:val="24"/>
          <w:szCs w:val="24"/>
          <w:lang w:val="en-GB" w:eastAsia="en-GB"/>
          <w14:ligatures w14:val="none"/>
        </w:rPr>
        <w:t xml:space="preserve">odds </w:t>
      </w:r>
      <w:r w:rsidRPr="00365026">
        <w:rPr>
          <w:rFonts w:ascii="Times New Roman" w:eastAsia="Times New Roman" w:hAnsi="Times New Roman" w:cs="Times New Roman"/>
          <w:kern w:val="0"/>
          <w:sz w:val="24"/>
          <w:szCs w:val="24"/>
          <w:lang w:val="en-GB" w:eastAsia="en-GB"/>
          <w14:ligatures w14:val="none"/>
        </w:rPr>
        <w:t xml:space="preserve">of being classified as insecure, in both groups there was a reduction in the </w:t>
      </w:r>
      <w:r w:rsidR="005A2503" w:rsidRPr="00365026">
        <w:rPr>
          <w:rFonts w:ascii="Times New Roman" w:eastAsia="Times New Roman" w:hAnsi="Times New Roman" w:cs="Times New Roman"/>
          <w:kern w:val="0"/>
          <w:sz w:val="24"/>
          <w:szCs w:val="24"/>
          <w:lang w:val="en-GB" w:eastAsia="en-GB"/>
          <w14:ligatures w14:val="none"/>
        </w:rPr>
        <w:t>proportion</w:t>
      </w:r>
      <w:r w:rsidR="008B3D3A"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of children classified as insecure (PCIT-T: 62% at T</w:t>
      </w:r>
      <w:r w:rsidR="00CC09E7" w:rsidRPr="00365026">
        <w:rPr>
          <w:rFonts w:ascii="Times New Roman" w:eastAsia="Times New Roman" w:hAnsi="Times New Roman" w:cs="Times New Roman"/>
          <w:kern w:val="0"/>
          <w:sz w:val="24"/>
          <w:szCs w:val="24"/>
          <w:lang w:val="en-GB" w:eastAsia="en-GB"/>
          <w14:ligatures w14:val="none"/>
        </w:rPr>
        <w:t>1</w:t>
      </w:r>
      <w:r w:rsidRPr="00365026">
        <w:rPr>
          <w:rFonts w:ascii="Times New Roman" w:eastAsia="Times New Roman" w:hAnsi="Times New Roman" w:cs="Times New Roman"/>
          <w:kern w:val="0"/>
          <w:sz w:val="24"/>
          <w:szCs w:val="24"/>
          <w:lang w:val="en-GB" w:eastAsia="en-GB"/>
          <w14:ligatures w14:val="none"/>
        </w:rPr>
        <w:t xml:space="preserve"> to 40% at T3</w:t>
      </w:r>
      <w:r w:rsidR="00CC09E7" w:rsidRPr="00365026">
        <w:rPr>
          <w:rFonts w:ascii="Times New Roman" w:eastAsia="Times New Roman" w:hAnsi="Times New Roman" w:cs="Times New Roman"/>
          <w:kern w:val="0"/>
          <w:sz w:val="24"/>
          <w:szCs w:val="24"/>
          <w:lang w:val="en-GB" w:eastAsia="en-GB"/>
          <w14:ligatures w14:val="none"/>
        </w:rPr>
        <w:t>, OR</w:t>
      </w:r>
      <w:r w:rsidR="00856E79" w:rsidRPr="00365026">
        <w:rPr>
          <w:rFonts w:ascii="Times New Roman" w:eastAsia="Times New Roman" w:hAnsi="Times New Roman" w:cs="Times New Roman"/>
          <w:kern w:val="0"/>
          <w:sz w:val="24"/>
          <w:szCs w:val="24"/>
          <w:lang w:val="en-GB" w:eastAsia="en-GB"/>
          <w14:ligatures w14:val="none"/>
        </w:rPr>
        <w:t>=</w:t>
      </w:r>
      <w:r w:rsidR="00CC09E7" w:rsidRPr="00365026">
        <w:rPr>
          <w:rFonts w:ascii="Times New Roman" w:eastAsia="Times New Roman" w:hAnsi="Times New Roman" w:cs="Times New Roman"/>
          <w:kern w:val="0"/>
          <w:sz w:val="24"/>
          <w:szCs w:val="24"/>
          <w:lang w:val="en-GB" w:eastAsia="en-GB"/>
          <w14:ligatures w14:val="none"/>
        </w:rPr>
        <w:t xml:space="preserve"> .39</w:t>
      </w:r>
      <w:r w:rsidRPr="00365026">
        <w:rPr>
          <w:rFonts w:ascii="Times New Roman" w:eastAsia="Times New Roman" w:hAnsi="Times New Roman" w:cs="Times New Roman"/>
          <w:kern w:val="0"/>
          <w:sz w:val="24"/>
          <w:szCs w:val="24"/>
          <w:lang w:val="en-GB" w:eastAsia="en-GB"/>
          <w14:ligatures w14:val="none"/>
        </w:rPr>
        <w:t>; COS-P: 34.5% at T1 to 25% at T3</w:t>
      </w:r>
      <w:r w:rsidR="00CC09E7" w:rsidRPr="00365026">
        <w:rPr>
          <w:rFonts w:ascii="Times New Roman" w:eastAsia="Times New Roman" w:hAnsi="Times New Roman" w:cs="Times New Roman"/>
          <w:kern w:val="0"/>
          <w:sz w:val="24"/>
          <w:szCs w:val="24"/>
          <w:lang w:val="en-GB" w:eastAsia="en-GB"/>
          <w14:ligatures w14:val="none"/>
        </w:rPr>
        <w:t>, OR</w:t>
      </w:r>
      <w:r w:rsidR="00856E79" w:rsidRPr="00365026">
        <w:rPr>
          <w:rFonts w:ascii="Times New Roman" w:eastAsia="Times New Roman" w:hAnsi="Times New Roman" w:cs="Times New Roman"/>
          <w:kern w:val="0"/>
          <w:sz w:val="24"/>
          <w:szCs w:val="24"/>
          <w:lang w:val="en-GB" w:eastAsia="en-GB"/>
          <w14:ligatures w14:val="none"/>
        </w:rPr>
        <w:t>=</w:t>
      </w:r>
      <w:r w:rsidR="00CC09E7" w:rsidRPr="00365026">
        <w:rPr>
          <w:rFonts w:ascii="Times New Roman" w:eastAsia="Times New Roman" w:hAnsi="Times New Roman" w:cs="Times New Roman"/>
          <w:kern w:val="0"/>
          <w:sz w:val="24"/>
          <w:szCs w:val="24"/>
          <w:lang w:val="en-GB" w:eastAsia="en-GB"/>
          <w14:ligatures w14:val="none"/>
        </w:rPr>
        <w:t>.68</w:t>
      </w:r>
      <w:r w:rsidRPr="00365026">
        <w:rPr>
          <w:rFonts w:ascii="Times New Roman" w:eastAsia="Times New Roman" w:hAnsi="Times New Roman" w:cs="Times New Roman"/>
          <w:kern w:val="0"/>
          <w:sz w:val="24"/>
          <w:szCs w:val="24"/>
          <w:lang w:val="en-GB" w:eastAsia="en-GB"/>
          <w14:ligatures w14:val="none"/>
        </w:rPr>
        <w:t>).</w:t>
      </w:r>
      <w:r w:rsidR="00CC09E7" w:rsidRPr="00365026">
        <w:rPr>
          <w:rFonts w:ascii="Times New Roman" w:eastAsia="Times New Roman" w:hAnsi="Times New Roman" w:cs="Times New Roman"/>
          <w:kern w:val="0"/>
          <w:sz w:val="24"/>
          <w:szCs w:val="24"/>
          <w:lang w:val="en-GB" w:eastAsia="en-GB"/>
          <w14:ligatures w14:val="none"/>
        </w:rPr>
        <w:t xml:space="preserve"> For child attachment disorganisation, assessed using the SSP, there were no significant between-group differences in the proportions of children who were classified as insecure at either T1 or T3. While neither group showed a significant reduction from T1 to T3 in terms of the </w:t>
      </w:r>
      <w:r w:rsidR="0007662F" w:rsidRPr="00365026">
        <w:rPr>
          <w:rFonts w:ascii="Times New Roman" w:eastAsia="Times New Roman" w:hAnsi="Times New Roman" w:cs="Times New Roman"/>
          <w:kern w:val="0"/>
          <w:sz w:val="24"/>
          <w:szCs w:val="24"/>
          <w:lang w:val="en-GB" w:eastAsia="en-GB"/>
          <w14:ligatures w14:val="none"/>
        </w:rPr>
        <w:t xml:space="preserve">odds </w:t>
      </w:r>
      <w:r w:rsidR="00CC09E7" w:rsidRPr="00365026">
        <w:rPr>
          <w:rFonts w:ascii="Times New Roman" w:eastAsia="Times New Roman" w:hAnsi="Times New Roman" w:cs="Times New Roman"/>
          <w:kern w:val="0"/>
          <w:sz w:val="24"/>
          <w:szCs w:val="24"/>
          <w:lang w:val="en-GB" w:eastAsia="en-GB"/>
          <w14:ligatures w14:val="none"/>
        </w:rPr>
        <w:t>of being classified as disorganised, in both groups there was a reduction in the proportion of children classified as disorganised (PCIT-T: 65.5% at T1 to 40% at T3, OR</w:t>
      </w:r>
      <w:r w:rsidR="004D02A9" w:rsidRPr="00365026">
        <w:rPr>
          <w:rFonts w:ascii="Times New Roman" w:eastAsia="Times New Roman" w:hAnsi="Times New Roman" w:cs="Times New Roman"/>
          <w:kern w:val="0"/>
          <w:sz w:val="24"/>
          <w:szCs w:val="24"/>
          <w:lang w:val="en-GB" w:eastAsia="en-GB"/>
          <w14:ligatures w14:val="none"/>
        </w:rPr>
        <w:t>=0</w:t>
      </w:r>
      <w:r w:rsidR="00CC09E7" w:rsidRPr="00365026">
        <w:rPr>
          <w:rFonts w:ascii="Times New Roman" w:eastAsia="Times New Roman" w:hAnsi="Times New Roman" w:cs="Times New Roman"/>
          <w:kern w:val="0"/>
          <w:sz w:val="24"/>
          <w:szCs w:val="24"/>
          <w:lang w:val="en-GB" w:eastAsia="en-GB"/>
          <w14:ligatures w14:val="none"/>
        </w:rPr>
        <w:t>.31; COS-P: 44.8% at T1 to 25% at T3, OR</w:t>
      </w:r>
      <w:r w:rsidR="004D02A9" w:rsidRPr="00365026">
        <w:rPr>
          <w:rFonts w:ascii="Times New Roman" w:eastAsia="Times New Roman" w:hAnsi="Times New Roman" w:cs="Times New Roman"/>
          <w:kern w:val="0"/>
          <w:sz w:val="24"/>
          <w:szCs w:val="24"/>
          <w:lang w:val="en-GB" w:eastAsia="en-GB"/>
          <w14:ligatures w14:val="none"/>
        </w:rPr>
        <w:t>=0</w:t>
      </w:r>
      <w:r w:rsidR="00CC09E7" w:rsidRPr="00365026">
        <w:rPr>
          <w:rFonts w:ascii="Times New Roman" w:eastAsia="Times New Roman" w:hAnsi="Times New Roman" w:cs="Times New Roman"/>
          <w:kern w:val="0"/>
          <w:sz w:val="24"/>
          <w:szCs w:val="24"/>
          <w:lang w:val="en-GB" w:eastAsia="en-GB"/>
          <w14:ligatures w14:val="none"/>
        </w:rPr>
        <w:t xml:space="preserve">.48). </w:t>
      </w:r>
      <w:del w:id="4339" w:author="Jane Kohlhoff" w:date="2024-06-12T20:51:00Z" w16du:dateUtc="2024-06-12T10:51:00Z">
        <w:r w:rsidR="00CC09E7" w:rsidRPr="00DF6555" w:rsidDel="00925099">
          <w:rPr>
            <w:rFonts w:ascii="Times New Roman" w:eastAsia="Times New Roman" w:hAnsi="Times New Roman" w:cs="Times New Roman"/>
            <w:kern w:val="0"/>
            <w:sz w:val="24"/>
            <w:szCs w:val="24"/>
            <w:lang w:val="en-GB" w:eastAsia="en-GB"/>
            <w14:ligatures w14:val="none"/>
            <w:rPrChange w:id="4340"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delText>For both</w:delText>
        </w:r>
      </w:del>
      <w:ins w:id="4341" w:author="Jane Kohlhoff" w:date="2024-06-12T20:51:00Z" w16du:dateUtc="2024-06-12T10:51:00Z">
        <w:r w:rsidR="00925099" w:rsidRPr="00DF6555">
          <w:rPr>
            <w:rFonts w:ascii="Times New Roman" w:eastAsia="Times New Roman" w:hAnsi="Times New Roman" w:cs="Times New Roman"/>
            <w:kern w:val="0"/>
            <w:sz w:val="24"/>
            <w:szCs w:val="24"/>
            <w:lang w:val="en-GB" w:eastAsia="en-GB"/>
            <w14:ligatures w14:val="none"/>
            <w:rPrChange w:id="4342"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The</w:t>
        </w:r>
      </w:ins>
      <w:r w:rsidR="00CC09E7" w:rsidRPr="00DF6555">
        <w:rPr>
          <w:rFonts w:ascii="Times New Roman" w:eastAsia="Times New Roman" w:hAnsi="Times New Roman" w:cs="Times New Roman"/>
          <w:kern w:val="0"/>
          <w:sz w:val="24"/>
          <w:szCs w:val="24"/>
          <w:lang w:val="en-GB" w:eastAsia="en-GB"/>
          <w14:ligatures w14:val="none"/>
          <w:rPrChange w:id="4343"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 xml:space="preserve"> </w:t>
      </w:r>
      <w:del w:id="4344" w:author="Jane Kohlhoff" w:date="2024-06-12T20:51:00Z" w16du:dateUtc="2024-06-12T10:51:00Z">
        <w:r w:rsidR="00CC09E7" w:rsidRPr="00DF6555" w:rsidDel="00925099">
          <w:rPr>
            <w:rFonts w:ascii="Times New Roman" w:eastAsia="Times New Roman" w:hAnsi="Times New Roman" w:cs="Times New Roman"/>
            <w:kern w:val="0"/>
            <w:sz w:val="24"/>
            <w:szCs w:val="24"/>
            <w:lang w:val="en-GB" w:eastAsia="en-GB"/>
            <w14:ligatures w14:val="none"/>
            <w:rPrChange w:id="4345"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delText xml:space="preserve">SSP-Insecurity and SSP-disorganisation, the </w:delText>
        </w:r>
      </w:del>
      <w:r w:rsidR="00CC09E7" w:rsidRPr="00DF6555">
        <w:rPr>
          <w:rFonts w:ascii="Times New Roman" w:eastAsia="Times New Roman" w:hAnsi="Times New Roman" w:cs="Times New Roman"/>
          <w:kern w:val="0"/>
          <w:sz w:val="24"/>
          <w:szCs w:val="24"/>
          <w:lang w:val="en-GB" w:eastAsia="en-GB"/>
          <w14:ligatures w14:val="none"/>
          <w:rPrChange w:id="4346"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hypotheses that there would be gradient effects in terms of the magnitude of gains from T1 to T3 [PCIT</w:t>
      </w:r>
      <w:r w:rsidR="009C715C" w:rsidRPr="00DF6555">
        <w:rPr>
          <w:rFonts w:ascii="Times New Roman" w:eastAsia="Times New Roman" w:hAnsi="Times New Roman" w:cs="Times New Roman"/>
          <w:kern w:val="0"/>
          <w:sz w:val="24"/>
          <w:szCs w:val="24"/>
          <w:lang w:val="en-GB" w:eastAsia="en-GB"/>
          <w14:ligatures w14:val="none"/>
          <w:rPrChange w:id="4347"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-T</w:t>
      </w:r>
      <w:ins w:id="4348" w:author="Jane Kohlhoff" w:date="2024-06-12T21:37:00Z" w16du:dateUtc="2024-06-12T11:37:00Z">
        <w:r w:rsidR="002F60C0">
          <w:rPr>
            <w:rFonts w:ascii="Times New Roman" w:eastAsia="Times New Roman" w:hAnsi="Times New Roman" w:cs="Times New Roman"/>
            <w:kern w:val="0"/>
            <w:sz w:val="24"/>
            <w:szCs w:val="24"/>
            <w:lang w:val="en-GB" w:eastAsia="en-GB"/>
            <w14:ligatures w14:val="none"/>
          </w:rPr>
          <w:t xml:space="preserve"> </w:t>
        </w:r>
      </w:ins>
      <w:r w:rsidR="00CC09E7" w:rsidRPr="00DF6555">
        <w:rPr>
          <w:rFonts w:ascii="Times New Roman" w:eastAsia="Times New Roman" w:hAnsi="Times New Roman" w:cs="Times New Roman"/>
          <w:kern w:val="0"/>
          <w:sz w:val="24"/>
          <w:szCs w:val="24"/>
          <w:lang w:val="en-GB" w:eastAsia="en-GB"/>
          <w14:ligatures w14:val="none"/>
          <w:rPrChange w:id="4349"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&gt; COS-P]</w:t>
      </w:r>
      <w:ins w:id="4350" w:author="Jane Kohlhoff" w:date="2024-06-12T20:51:00Z" w16du:dateUtc="2024-06-12T10:51:00Z">
        <w:r w:rsidR="00925099" w:rsidRPr="00DF6555">
          <w:rPr>
            <w:rFonts w:ascii="Times New Roman" w:eastAsia="Times New Roman" w:hAnsi="Times New Roman" w:cs="Times New Roman"/>
            <w:kern w:val="0"/>
            <w:sz w:val="24"/>
            <w:szCs w:val="24"/>
            <w:lang w:val="en-GB" w:eastAsia="en-GB"/>
            <w14:ligatures w14:val="none"/>
            <w:rPrChange w:id="4351"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 xml:space="preserve"> for </w:t>
        </w:r>
        <w:r w:rsidR="00925099" w:rsidRPr="00DF6555">
          <w:rPr>
            <w:rFonts w:ascii="Times New Roman" w:eastAsia="Times New Roman" w:hAnsi="Times New Roman" w:cs="Times New Roman"/>
            <w:kern w:val="0"/>
            <w:sz w:val="24"/>
            <w:szCs w:val="24"/>
            <w:lang w:val="en-GB" w:eastAsia="en-GB"/>
            <w14:ligatures w14:val="none"/>
            <w:rPrChange w:id="4352"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SSP-Insecurity and SSP-disorganisation</w:t>
        </w:r>
        <w:r w:rsidR="00925099" w:rsidRPr="00DF6555">
          <w:rPr>
            <w:rFonts w:ascii="Times New Roman" w:eastAsia="Times New Roman" w:hAnsi="Times New Roman" w:cs="Times New Roman"/>
            <w:kern w:val="0"/>
            <w:sz w:val="24"/>
            <w:szCs w:val="24"/>
            <w:lang w:val="en-GB" w:eastAsia="en-GB"/>
            <w14:ligatures w14:val="none"/>
            <w:rPrChange w:id="4353"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 xml:space="preserve"> </w:t>
        </w:r>
      </w:ins>
      <w:del w:id="4354" w:author="Jane Kohlhoff" w:date="2024-06-12T20:51:00Z" w16du:dateUtc="2024-06-12T10:51:00Z">
        <w:r w:rsidR="00CC09E7" w:rsidRPr="00DF6555" w:rsidDel="00925099">
          <w:rPr>
            <w:rFonts w:ascii="Times New Roman" w:eastAsia="Times New Roman" w:hAnsi="Times New Roman" w:cs="Times New Roman"/>
            <w:kern w:val="0"/>
            <w:sz w:val="24"/>
            <w:szCs w:val="24"/>
            <w:lang w:val="en-GB" w:eastAsia="en-GB"/>
            <w14:ligatures w14:val="none"/>
            <w:rPrChange w:id="4355"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delText xml:space="preserve">, </w:delText>
        </w:r>
      </w:del>
      <w:r w:rsidR="00CC09E7" w:rsidRPr="00DF6555">
        <w:rPr>
          <w:rFonts w:ascii="Times New Roman" w:eastAsia="Times New Roman" w:hAnsi="Times New Roman" w:cs="Times New Roman"/>
          <w:kern w:val="0"/>
          <w:sz w:val="24"/>
          <w:szCs w:val="24"/>
          <w:lang w:val="en-GB" w:eastAsia="en-GB"/>
          <w14:ligatures w14:val="none"/>
          <w:rPrChange w:id="4356"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were not supported</w:t>
      </w:r>
      <w:ins w:id="4357" w:author="Jane Kohlhoff" w:date="2024-06-12T20:50:00Z" w16du:dateUtc="2024-06-12T10:50:00Z">
        <w:r w:rsidR="00D26628" w:rsidRPr="00DF6555">
          <w:rPr>
            <w:rFonts w:ascii="Times New Roman" w:eastAsia="Times New Roman" w:hAnsi="Times New Roman" w:cs="Times New Roman"/>
            <w:kern w:val="0"/>
            <w:sz w:val="24"/>
            <w:szCs w:val="24"/>
            <w:lang w:val="en-GB" w:eastAsia="en-GB"/>
            <w14:ligatures w14:val="none"/>
            <w:rPrChange w:id="4358"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 xml:space="preserve"> (</w:t>
        </w:r>
        <w:proofErr w:type="spellStart"/>
        <w:r w:rsidR="00D05302" w:rsidRPr="00EA7145">
          <w:rPr>
            <w:rFonts w:ascii="Times New Roman" w:eastAsia="Times New Roman" w:hAnsi="Times New Roman" w:cs="Times New Roman"/>
            <w:i/>
            <w:iCs/>
            <w:kern w:val="0"/>
            <w:sz w:val="24"/>
            <w:szCs w:val="24"/>
            <w:lang w:val="en-GB" w:eastAsia="en-GB"/>
            <w14:ligatures w14:val="none"/>
            <w:rPrChange w:id="4359" w:author="Jane Kohlhoff" w:date="2024-06-12T21:20:00Z" w16du:dateUtc="2024-06-12T11:20:00Z">
              <w:rPr>
                <w:rFonts w:ascii="Times New Roman" w:eastAsia="Times New Roman" w:hAnsi="Times New Roman" w:cs="Times New Roman"/>
                <w:kern w:val="0"/>
                <w:sz w:val="24"/>
                <w:szCs w:val="24"/>
                <w:highlight w:val="yellow"/>
                <w:lang w:val="en-GB" w:eastAsia="en-GB"/>
                <w14:ligatures w14:val="none"/>
              </w:rPr>
            </w:rPrChange>
          </w:rPr>
          <w:t>p</w:t>
        </w:r>
        <w:r w:rsidR="00D05302" w:rsidRPr="00DF6555">
          <w:rPr>
            <w:rFonts w:ascii="Times New Roman" w:eastAsia="Times New Roman" w:hAnsi="Times New Roman" w:cs="Times New Roman"/>
            <w:kern w:val="0"/>
            <w:sz w:val="24"/>
            <w:szCs w:val="24"/>
            <w:lang w:val="en-GB" w:eastAsia="en-GB"/>
            <w14:ligatures w14:val="none"/>
            <w:rPrChange w:id="4360"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s</w:t>
        </w:r>
        <w:proofErr w:type="spellEnd"/>
        <w:r w:rsidR="00D05302" w:rsidRPr="00DF6555">
          <w:rPr>
            <w:rFonts w:ascii="Times New Roman" w:eastAsia="Times New Roman" w:hAnsi="Times New Roman" w:cs="Times New Roman"/>
            <w:kern w:val="0"/>
            <w:sz w:val="24"/>
            <w:szCs w:val="24"/>
            <w:lang w:val="en-GB" w:eastAsia="en-GB"/>
            <w14:ligatures w14:val="none"/>
            <w:rPrChange w:id="4361"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 xml:space="preserve"> = .70</w:t>
        </w:r>
      </w:ins>
      <w:ins w:id="4362" w:author="Jane Kohlhoff" w:date="2024-06-12T20:51:00Z" w16du:dateUtc="2024-06-12T10:51:00Z">
        <w:r w:rsidR="00925099" w:rsidRPr="00DF6555">
          <w:rPr>
            <w:rFonts w:ascii="Times New Roman" w:eastAsia="Times New Roman" w:hAnsi="Times New Roman" w:cs="Times New Roman"/>
            <w:kern w:val="0"/>
            <w:sz w:val="24"/>
            <w:szCs w:val="24"/>
            <w:lang w:val="en-GB" w:eastAsia="en-GB"/>
            <w14:ligatures w14:val="none"/>
            <w:rPrChange w:id="4363"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8</w:t>
        </w:r>
        <w:r w:rsidR="00DF6555" w:rsidRPr="00DF6555">
          <w:rPr>
            <w:rFonts w:ascii="Times New Roman" w:eastAsia="Times New Roman" w:hAnsi="Times New Roman" w:cs="Times New Roman"/>
            <w:kern w:val="0"/>
            <w:sz w:val="24"/>
            <w:szCs w:val="24"/>
            <w:lang w:val="en-GB" w:eastAsia="en-GB"/>
            <w14:ligatures w14:val="none"/>
            <w:rPrChange w:id="4364"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 xml:space="preserve"> and .7</w:t>
        </w:r>
      </w:ins>
      <w:ins w:id="4365" w:author="Jane Kohlhoff" w:date="2024-06-12T20:52:00Z" w16du:dateUtc="2024-06-12T10:52:00Z">
        <w:r w:rsidR="00DF6555" w:rsidRPr="00DF6555">
          <w:rPr>
            <w:rFonts w:ascii="Times New Roman" w:eastAsia="Times New Roman" w:hAnsi="Times New Roman" w:cs="Times New Roman"/>
            <w:kern w:val="0"/>
            <w:sz w:val="24"/>
            <w:szCs w:val="24"/>
            <w:lang w:val="en-GB" w:eastAsia="en-GB"/>
            <w14:ligatures w14:val="none"/>
            <w:rPrChange w:id="4366"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80, respectively).</w:t>
        </w:r>
      </w:ins>
      <w:ins w:id="4367" w:author="Jane Kohlhoff" w:date="2024-06-12T20:50:00Z" w16du:dateUtc="2024-06-12T10:50:00Z">
        <w:r w:rsidR="00D05302">
          <w:rPr>
            <w:rFonts w:ascii="Times New Roman" w:eastAsia="Times New Roman" w:hAnsi="Times New Roman" w:cs="Times New Roman"/>
            <w:kern w:val="0"/>
            <w:sz w:val="24"/>
            <w:szCs w:val="24"/>
            <w:highlight w:val="yellow"/>
            <w:lang w:val="en-GB" w:eastAsia="en-GB"/>
            <w14:ligatures w14:val="none"/>
          </w:rPr>
          <w:t xml:space="preserve"> </w:t>
        </w:r>
      </w:ins>
      <w:del w:id="4368" w:author="Jane Kohlhoff" w:date="2024-06-12T20:52:00Z" w16du:dateUtc="2024-06-12T10:52:00Z">
        <w:r w:rsidR="00CC09E7" w:rsidRPr="00365026" w:rsidDel="00DF6555">
          <w:rPr>
            <w:rFonts w:ascii="Times New Roman" w:eastAsia="Times New Roman" w:hAnsi="Times New Roman" w:cs="Times New Roman"/>
            <w:kern w:val="0"/>
            <w:sz w:val="24"/>
            <w:szCs w:val="24"/>
            <w:highlight w:val="yellow"/>
            <w:lang w:val="en-GB" w:eastAsia="en-GB"/>
            <w14:ligatures w14:val="none"/>
          </w:rPr>
          <w:delText>.</w:delText>
        </w:r>
      </w:del>
    </w:p>
    <w:p w14:paraId="522607CC" w14:textId="28EF4020" w:rsidR="00401451" w:rsidRPr="00365026" w:rsidRDefault="00401451" w:rsidP="0005739B">
      <w:pPr>
        <w:tabs>
          <w:tab w:val="left" w:pos="3686"/>
        </w:tabs>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 xml:space="preserve">Problematic child </w:t>
      </w:r>
      <w:del w:id="4369" w:author="Jane Kohlhoff" w:date="2024-05-22T07:11:00Z" w16du:dateUtc="2024-05-21T21:11:00Z">
        <w:r w:rsidRPr="00365026" w:rsidDel="003A01DB">
          <w:rPr>
            <w:rFonts w:ascii="Times New Roman" w:eastAsia="Times New Roman" w:hAnsi="Times New Roman" w:cs="Times New Roman"/>
            <w:b/>
            <w:bCs/>
            <w:kern w:val="0"/>
            <w:sz w:val="24"/>
            <w:szCs w:val="24"/>
            <w:lang w:val="en-GB" w:eastAsia="en-GB"/>
            <w14:ligatures w14:val="none"/>
          </w:rPr>
          <w:delText>behaviour</w:delText>
        </w:r>
      </w:del>
      <w:proofErr w:type="spellStart"/>
      <w:ins w:id="4370" w:author="Jane Kohlhoff" w:date="2024-05-22T07:11:00Z" w16du:dateUtc="2024-05-21T21:11:00Z">
        <w:r w:rsidR="003A01DB" w:rsidRPr="00365026">
          <w:rPr>
            <w:rFonts w:ascii="Times New Roman" w:eastAsia="Times New Roman" w:hAnsi="Times New Roman" w:cs="Times New Roman"/>
            <w:b/>
            <w:bCs/>
            <w:kern w:val="0"/>
            <w:sz w:val="24"/>
            <w:szCs w:val="24"/>
            <w:lang w:val="en-GB" w:eastAsia="en-GB"/>
            <w14:ligatures w14:val="none"/>
          </w:rPr>
          <w:t>behavior</w:t>
        </w:r>
      </w:ins>
      <w:proofErr w:type="spellEnd"/>
      <w:r w:rsidRPr="00365026">
        <w:rPr>
          <w:rFonts w:ascii="Times New Roman" w:eastAsia="Times New Roman" w:hAnsi="Times New Roman" w:cs="Times New Roman"/>
          <w:b/>
          <w:bCs/>
          <w:kern w:val="0"/>
          <w:sz w:val="24"/>
          <w:szCs w:val="24"/>
          <w:lang w:val="en-GB" w:eastAsia="en-GB"/>
          <w14:ligatures w14:val="none"/>
        </w:rPr>
        <w:t xml:space="preserve">. </w:t>
      </w:r>
      <w:r w:rsidR="00FA700E" w:rsidRPr="00365026">
        <w:rPr>
          <w:rFonts w:ascii="Times New Roman" w:eastAsia="Times New Roman" w:hAnsi="Times New Roman" w:cs="Times New Roman"/>
          <w:kern w:val="0"/>
          <w:sz w:val="24"/>
          <w:szCs w:val="24"/>
          <w:lang w:val="en-GB" w:eastAsia="en-GB"/>
          <w14:ligatures w14:val="none"/>
        </w:rPr>
        <w:t xml:space="preserve">For </w:t>
      </w:r>
      <w:del w:id="4371" w:author="Jane Kohlhoff" w:date="2024-05-22T07:12:00Z" w16du:dateUtc="2024-05-21T21:12:00Z">
        <w:r w:rsidR="00FA700E" w:rsidRPr="00365026" w:rsidDel="005B7BB5">
          <w:rPr>
            <w:rFonts w:ascii="Times New Roman" w:eastAsia="Times New Roman" w:hAnsi="Times New Roman" w:cs="Times New Roman"/>
            <w:kern w:val="0"/>
            <w:sz w:val="24"/>
            <w:szCs w:val="24"/>
            <w:lang w:val="en-GB" w:eastAsia="en-GB"/>
            <w14:ligatures w14:val="none"/>
          </w:rPr>
          <w:delText>externalising</w:delText>
        </w:r>
      </w:del>
      <w:ins w:id="4372" w:author="Jane Kohlhoff" w:date="2024-05-22T07:12:00Z" w16du:dateUtc="2024-05-21T21:12:00Z">
        <w:r w:rsidR="005B7BB5" w:rsidRPr="00365026">
          <w:rPr>
            <w:rFonts w:ascii="Times New Roman" w:eastAsia="Times New Roman" w:hAnsi="Times New Roman" w:cs="Times New Roman"/>
            <w:kern w:val="0"/>
            <w:sz w:val="24"/>
            <w:szCs w:val="24"/>
            <w:lang w:val="en-GB" w:eastAsia="en-GB"/>
            <w14:ligatures w14:val="none"/>
          </w:rPr>
          <w:t>externalizing</w:t>
        </w:r>
      </w:ins>
      <w:r w:rsidR="00FA700E" w:rsidRPr="00365026">
        <w:rPr>
          <w:rFonts w:ascii="Times New Roman" w:eastAsia="Times New Roman" w:hAnsi="Times New Roman" w:cs="Times New Roman"/>
          <w:kern w:val="0"/>
          <w:sz w:val="24"/>
          <w:szCs w:val="24"/>
          <w:lang w:val="en-GB" w:eastAsia="en-GB"/>
          <w14:ligatures w14:val="none"/>
        </w:rPr>
        <w:t xml:space="preserve"> </w:t>
      </w:r>
      <w:del w:id="4373" w:author="Jane Kohlhoff" w:date="2024-05-22T07:11:00Z" w16du:dateUtc="2024-05-21T21:11:00Z">
        <w:r w:rsidR="00FA700E"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4374"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proofErr w:type="spellEnd"/>
      <w:r w:rsidR="00FA700E" w:rsidRPr="00365026">
        <w:rPr>
          <w:rFonts w:ascii="Times New Roman" w:eastAsia="Times New Roman" w:hAnsi="Times New Roman" w:cs="Times New Roman"/>
          <w:kern w:val="0"/>
          <w:sz w:val="24"/>
          <w:szCs w:val="24"/>
          <w:lang w:val="en-GB" w:eastAsia="en-GB"/>
          <w14:ligatures w14:val="none"/>
        </w:rPr>
        <w:t>,</w:t>
      </w:r>
      <w:r w:rsidR="0005739B" w:rsidRPr="00365026">
        <w:rPr>
          <w:rFonts w:ascii="Times New Roman" w:eastAsia="Times New Roman" w:hAnsi="Times New Roman" w:cs="Times New Roman"/>
          <w:kern w:val="0"/>
          <w:sz w:val="24"/>
          <w:szCs w:val="24"/>
          <w:lang w:val="en-GB" w:eastAsia="en-GB"/>
          <w14:ligatures w14:val="none"/>
        </w:rPr>
        <w:t xml:space="preserve"> assessed using the CBCL </w:t>
      </w:r>
      <w:del w:id="4375" w:author="Jane Kohlhoff" w:date="2024-05-22T07:12:00Z" w16du:dateUtc="2024-05-21T21:12:00Z">
        <w:r w:rsidR="0005739B" w:rsidRPr="00365026" w:rsidDel="005B7BB5">
          <w:rPr>
            <w:rFonts w:ascii="Times New Roman" w:eastAsia="Times New Roman" w:hAnsi="Times New Roman" w:cs="Times New Roman"/>
            <w:kern w:val="0"/>
            <w:sz w:val="24"/>
            <w:szCs w:val="24"/>
            <w:lang w:val="en-GB" w:eastAsia="en-GB"/>
            <w14:ligatures w14:val="none"/>
          </w:rPr>
          <w:delText>externalising</w:delText>
        </w:r>
      </w:del>
      <w:ins w:id="4376" w:author="Jane Kohlhoff" w:date="2024-05-22T07:12:00Z" w16du:dateUtc="2024-05-21T21:12:00Z">
        <w:r w:rsidR="005B7BB5" w:rsidRPr="00365026">
          <w:rPr>
            <w:rFonts w:ascii="Times New Roman" w:eastAsia="Times New Roman" w:hAnsi="Times New Roman" w:cs="Times New Roman"/>
            <w:kern w:val="0"/>
            <w:sz w:val="24"/>
            <w:szCs w:val="24"/>
            <w:lang w:val="en-GB" w:eastAsia="en-GB"/>
            <w14:ligatures w14:val="none"/>
          </w:rPr>
          <w:t>externalizing</w:t>
        </w:r>
      </w:ins>
      <w:r w:rsidR="0005739B" w:rsidRPr="00365026">
        <w:rPr>
          <w:rFonts w:ascii="Times New Roman" w:eastAsia="Times New Roman" w:hAnsi="Times New Roman" w:cs="Times New Roman"/>
          <w:kern w:val="0"/>
          <w:sz w:val="24"/>
          <w:szCs w:val="24"/>
          <w:lang w:val="en-GB" w:eastAsia="en-GB"/>
          <w14:ligatures w14:val="none"/>
        </w:rPr>
        <w:t xml:space="preserve"> scale,</w:t>
      </w:r>
      <w:r w:rsidR="00FA700E" w:rsidRPr="00365026">
        <w:rPr>
          <w:rFonts w:ascii="Times New Roman" w:eastAsia="Times New Roman" w:hAnsi="Times New Roman" w:cs="Times New Roman"/>
          <w:kern w:val="0"/>
          <w:sz w:val="24"/>
          <w:szCs w:val="24"/>
          <w:lang w:val="en-GB" w:eastAsia="en-GB"/>
          <w14:ligatures w14:val="none"/>
        </w:rPr>
        <w:t xml:space="preserve"> there was a significant effect for time (</w:t>
      </w:r>
      <w:r w:rsidR="00FA700E" w:rsidRPr="00365026">
        <w:rPr>
          <w:rFonts w:ascii="Times New Roman" w:eastAsia="Times New Roman" w:hAnsi="Times New Roman" w:cs="Times New Roman"/>
          <w:i/>
          <w:iCs/>
          <w:kern w:val="0"/>
          <w:sz w:val="24"/>
          <w:szCs w:val="24"/>
          <w:lang w:val="en-GB" w:eastAsia="en-GB"/>
          <w14:ligatures w14:val="none"/>
        </w:rPr>
        <w:t xml:space="preserve">p </w:t>
      </w:r>
      <w:r w:rsidR="009F771D" w:rsidRPr="00365026">
        <w:rPr>
          <w:rFonts w:ascii="Times New Roman" w:eastAsia="Times New Roman" w:hAnsi="Times New Roman" w:cs="Times New Roman"/>
          <w:kern w:val="0"/>
          <w:sz w:val="24"/>
          <w:szCs w:val="24"/>
          <w:lang w:val="en-GB" w:eastAsia="en-GB"/>
          <w14:ligatures w14:val="none"/>
        </w:rPr>
        <w:t>&lt;</w:t>
      </w:r>
      <w:r w:rsidR="00FA700E" w:rsidRPr="00365026">
        <w:rPr>
          <w:rFonts w:ascii="Times New Roman" w:eastAsia="Times New Roman" w:hAnsi="Times New Roman" w:cs="Times New Roman"/>
          <w:kern w:val="0"/>
          <w:sz w:val="24"/>
          <w:szCs w:val="24"/>
          <w:lang w:val="en-GB" w:eastAsia="en-GB"/>
          <w14:ligatures w14:val="none"/>
        </w:rPr>
        <w:t xml:space="preserve"> .00</w:t>
      </w:r>
      <w:r w:rsidR="009F771D" w:rsidRPr="00365026">
        <w:rPr>
          <w:rFonts w:ascii="Times New Roman" w:eastAsia="Times New Roman" w:hAnsi="Times New Roman" w:cs="Times New Roman"/>
          <w:kern w:val="0"/>
          <w:sz w:val="24"/>
          <w:szCs w:val="24"/>
          <w:lang w:val="en-GB" w:eastAsia="en-GB"/>
          <w14:ligatures w14:val="none"/>
        </w:rPr>
        <w:t>1</w:t>
      </w:r>
      <w:r w:rsidR="00FA700E" w:rsidRPr="00365026">
        <w:rPr>
          <w:rFonts w:ascii="Times New Roman" w:eastAsia="Times New Roman" w:hAnsi="Times New Roman" w:cs="Times New Roman"/>
          <w:kern w:val="0"/>
          <w:sz w:val="24"/>
          <w:szCs w:val="24"/>
          <w:lang w:val="en-GB" w:eastAsia="en-GB"/>
          <w14:ligatures w14:val="none"/>
        </w:rPr>
        <w:t xml:space="preserve">), </w:t>
      </w:r>
      <w:ins w:id="4377" w:author="Jane Kohlhoff" w:date="2024-05-17T22:00:00Z" w16du:dateUtc="2024-05-17T12:00:00Z">
        <w:r w:rsidR="00AB050A" w:rsidRPr="00365026">
          <w:rPr>
            <w:rFonts w:ascii="Times New Roman" w:eastAsia="Times New Roman" w:hAnsi="Times New Roman" w:cs="Times New Roman"/>
            <w:kern w:val="0"/>
            <w:sz w:val="24"/>
            <w:szCs w:val="24"/>
            <w:lang w:val="en-GB" w:eastAsia="en-GB"/>
            <w14:ligatures w14:val="none"/>
          </w:rPr>
          <w:t xml:space="preserve">but </w:t>
        </w:r>
        <w:proofErr w:type="spellStart"/>
        <w:r w:rsidR="00AB050A" w:rsidRPr="00365026">
          <w:rPr>
            <w:rFonts w:ascii="Times New Roman" w:eastAsia="Times New Roman" w:hAnsi="Times New Roman" w:cs="Times New Roman"/>
            <w:kern w:val="0"/>
            <w:sz w:val="24"/>
            <w:szCs w:val="24"/>
            <w:lang w:val="en-GB" w:eastAsia="en-GB"/>
            <w14:ligatures w14:val="none"/>
          </w:rPr>
          <w:t>not</w:t>
        </w:r>
      </w:ins>
      <w:del w:id="4378" w:author="Jane Kohlhoff" w:date="2024-05-17T22:00:00Z" w16du:dateUtc="2024-05-17T12:00:00Z">
        <w:r w:rsidR="00685AB0" w:rsidRPr="00365026" w:rsidDel="00AB050A">
          <w:rPr>
            <w:rFonts w:ascii="Times New Roman" w:eastAsia="Times New Roman" w:hAnsi="Times New Roman" w:cs="Times New Roman"/>
            <w:kern w:val="0"/>
            <w:sz w:val="24"/>
            <w:szCs w:val="24"/>
            <w:lang w:val="en-GB" w:eastAsia="en-GB"/>
            <w14:ligatures w14:val="none"/>
          </w:rPr>
          <w:delText xml:space="preserve">and no </w:delText>
        </w:r>
      </w:del>
      <w:r w:rsidR="00FA700E" w:rsidRPr="00365026">
        <w:rPr>
          <w:rFonts w:ascii="Times New Roman" w:eastAsia="Times New Roman" w:hAnsi="Times New Roman" w:cs="Times New Roman"/>
          <w:kern w:val="0"/>
          <w:sz w:val="24"/>
          <w:szCs w:val="24"/>
          <w:lang w:val="en-GB" w:eastAsia="en-GB"/>
          <w14:ligatures w14:val="none"/>
        </w:rPr>
        <w:t>for</w:t>
      </w:r>
      <w:proofErr w:type="spellEnd"/>
      <w:r w:rsidR="00FA700E" w:rsidRPr="00365026">
        <w:rPr>
          <w:rFonts w:ascii="Times New Roman" w:eastAsia="Times New Roman" w:hAnsi="Times New Roman" w:cs="Times New Roman"/>
          <w:kern w:val="0"/>
          <w:sz w:val="24"/>
          <w:szCs w:val="24"/>
          <w:lang w:val="en-GB" w:eastAsia="en-GB"/>
          <w14:ligatures w14:val="none"/>
        </w:rPr>
        <w:t xml:space="preserve"> significance for group (</w:t>
      </w:r>
      <w:r w:rsidR="00FA700E" w:rsidRPr="00365026">
        <w:rPr>
          <w:rFonts w:ascii="Times New Roman" w:eastAsia="Times New Roman" w:hAnsi="Times New Roman" w:cs="Times New Roman"/>
          <w:i/>
          <w:iCs/>
          <w:kern w:val="0"/>
          <w:sz w:val="24"/>
          <w:szCs w:val="24"/>
          <w:lang w:val="en-GB" w:eastAsia="en-GB"/>
          <w14:ligatures w14:val="none"/>
        </w:rPr>
        <w:t>p</w:t>
      </w:r>
      <w:r w:rsidR="00FA700E" w:rsidRPr="00365026">
        <w:rPr>
          <w:rFonts w:ascii="Times New Roman" w:eastAsia="Times New Roman" w:hAnsi="Times New Roman" w:cs="Times New Roman"/>
          <w:kern w:val="0"/>
          <w:sz w:val="24"/>
          <w:szCs w:val="24"/>
          <w:lang w:val="en-GB" w:eastAsia="en-GB"/>
          <w14:ligatures w14:val="none"/>
        </w:rPr>
        <w:t xml:space="preserve"> = 0.071) </w:t>
      </w:r>
      <w:r w:rsidR="009C715C" w:rsidRPr="00365026">
        <w:rPr>
          <w:rFonts w:ascii="Times New Roman" w:eastAsia="Times New Roman" w:hAnsi="Times New Roman" w:cs="Times New Roman"/>
          <w:kern w:val="0"/>
          <w:sz w:val="24"/>
          <w:szCs w:val="24"/>
          <w:lang w:val="en-GB" w:eastAsia="en-GB"/>
          <w14:ligatures w14:val="none"/>
        </w:rPr>
        <w:t>or</w:t>
      </w:r>
      <w:r w:rsidR="00FA700E" w:rsidRPr="00365026">
        <w:rPr>
          <w:rFonts w:ascii="Times New Roman" w:eastAsia="Times New Roman" w:hAnsi="Times New Roman" w:cs="Times New Roman"/>
          <w:kern w:val="0"/>
          <w:sz w:val="24"/>
          <w:szCs w:val="24"/>
          <w:lang w:val="en-GB" w:eastAsia="en-GB"/>
          <w14:ligatures w14:val="none"/>
        </w:rPr>
        <w:t xml:space="preserve"> time x group (</w:t>
      </w:r>
      <w:r w:rsidR="00FA700E" w:rsidRPr="00365026">
        <w:rPr>
          <w:rFonts w:ascii="Times New Roman" w:eastAsia="Times New Roman" w:hAnsi="Times New Roman" w:cs="Times New Roman"/>
          <w:i/>
          <w:iCs/>
          <w:kern w:val="0"/>
          <w:sz w:val="24"/>
          <w:szCs w:val="24"/>
          <w:lang w:val="en-GB" w:eastAsia="en-GB"/>
          <w14:ligatures w14:val="none"/>
        </w:rPr>
        <w:t>p</w:t>
      </w:r>
      <w:r w:rsidR="00FA700E" w:rsidRPr="00365026">
        <w:rPr>
          <w:rFonts w:ascii="Times New Roman" w:eastAsia="Times New Roman" w:hAnsi="Times New Roman" w:cs="Times New Roman"/>
          <w:kern w:val="0"/>
          <w:sz w:val="24"/>
          <w:szCs w:val="24"/>
          <w:lang w:val="en-GB" w:eastAsia="en-GB"/>
          <w14:ligatures w14:val="none"/>
        </w:rPr>
        <w:t xml:space="preserve"> = .591). </w:t>
      </w:r>
      <w:r w:rsidR="00631383" w:rsidRPr="00365026">
        <w:rPr>
          <w:rFonts w:ascii="Times New Roman" w:eastAsia="Times New Roman" w:hAnsi="Times New Roman" w:cs="Times New Roman"/>
          <w:kern w:val="0"/>
          <w:sz w:val="24"/>
          <w:szCs w:val="24"/>
          <w:lang w:val="en-GB" w:eastAsia="en-GB"/>
          <w14:ligatures w14:val="none"/>
        </w:rPr>
        <w:t>Planned comparisons</w:t>
      </w:r>
      <w:r w:rsidR="00FA700E" w:rsidRPr="00365026">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05739B" w:rsidRPr="00365026">
        <w:rPr>
          <w:rFonts w:ascii="Times New Roman" w:eastAsia="Times New Roman" w:hAnsi="Times New Roman" w:cs="Times New Roman"/>
          <w:kern w:val="0"/>
          <w:sz w:val="24"/>
          <w:szCs w:val="24"/>
          <w:lang w:val="en-GB" w:eastAsia="en-GB"/>
          <w14:ligatures w14:val="none"/>
        </w:rPr>
        <w:t xml:space="preserve">. The </w:t>
      </w:r>
      <w:r w:rsidR="00FA700E" w:rsidRPr="00365026">
        <w:rPr>
          <w:rFonts w:ascii="Times New Roman" w:eastAsia="Times New Roman" w:hAnsi="Times New Roman" w:cs="Times New Roman"/>
          <w:kern w:val="0"/>
          <w:sz w:val="24"/>
          <w:szCs w:val="24"/>
          <w:lang w:val="en-GB" w:eastAsia="en-GB"/>
          <w14:ligatures w14:val="none"/>
        </w:rPr>
        <w:t xml:space="preserve">PCIT-T </w:t>
      </w:r>
      <w:r w:rsidR="0005739B" w:rsidRPr="00365026">
        <w:rPr>
          <w:rFonts w:ascii="Times New Roman" w:eastAsia="Times New Roman" w:hAnsi="Times New Roman" w:cs="Times New Roman"/>
          <w:kern w:val="0"/>
          <w:sz w:val="24"/>
          <w:szCs w:val="24"/>
          <w:lang w:val="en-GB" w:eastAsia="en-GB"/>
          <w14:ligatures w14:val="none"/>
        </w:rPr>
        <w:t xml:space="preserve">and COS-P </w:t>
      </w:r>
      <w:r w:rsidR="00FA700E" w:rsidRPr="00365026">
        <w:rPr>
          <w:rFonts w:ascii="Times New Roman" w:eastAsia="Times New Roman" w:hAnsi="Times New Roman" w:cs="Times New Roman"/>
          <w:kern w:val="0"/>
          <w:sz w:val="24"/>
          <w:szCs w:val="24"/>
          <w:lang w:val="en-GB" w:eastAsia="en-GB"/>
          <w14:ligatures w14:val="none"/>
        </w:rPr>
        <w:t>group</w:t>
      </w:r>
      <w:r w:rsidR="0005739B" w:rsidRPr="00365026">
        <w:rPr>
          <w:rFonts w:ascii="Times New Roman" w:eastAsia="Times New Roman" w:hAnsi="Times New Roman" w:cs="Times New Roman"/>
          <w:kern w:val="0"/>
          <w:sz w:val="24"/>
          <w:szCs w:val="24"/>
          <w:lang w:val="en-GB" w:eastAsia="en-GB"/>
          <w14:ligatures w14:val="none"/>
        </w:rPr>
        <w:t>s</w:t>
      </w:r>
      <w:r w:rsidR="00FA700E" w:rsidRPr="00365026">
        <w:rPr>
          <w:rFonts w:ascii="Times New Roman" w:eastAsia="Times New Roman" w:hAnsi="Times New Roman" w:cs="Times New Roman"/>
          <w:kern w:val="0"/>
          <w:sz w:val="24"/>
          <w:szCs w:val="24"/>
          <w:lang w:val="en-GB" w:eastAsia="en-GB"/>
          <w14:ligatures w14:val="none"/>
        </w:rPr>
        <w:t xml:space="preserve"> display</w:t>
      </w:r>
      <w:r w:rsidR="0005739B" w:rsidRPr="00365026">
        <w:rPr>
          <w:rFonts w:ascii="Times New Roman" w:eastAsia="Times New Roman" w:hAnsi="Times New Roman" w:cs="Times New Roman"/>
          <w:kern w:val="0"/>
          <w:sz w:val="24"/>
          <w:szCs w:val="24"/>
          <w:lang w:val="en-GB" w:eastAsia="en-GB"/>
          <w14:ligatures w14:val="none"/>
        </w:rPr>
        <w:t>ed</w:t>
      </w:r>
      <w:r w:rsidR="00FA700E" w:rsidRPr="00365026">
        <w:rPr>
          <w:rFonts w:ascii="Times New Roman" w:eastAsia="Times New Roman" w:hAnsi="Times New Roman" w:cs="Times New Roman"/>
          <w:kern w:val="0"/>
          <w:sz w:val="24"/>
          <w:szCs w:val="24"/>
          <w:lang w:val="en-GB" w:eastAsia="en-GB"/>
          <w14:ligatures w14:val="none"/>
        </w:rPr>
        <w:t xml:space="preserve"> significant within-group decreases in </w:t>
      </w:r>
      <w:del w:id="4379" w:author="Jane Kohlhoff" w:date="2024-05-22T07:12:00Z" w16du:dateUtc="2024-05-21T21:12:00Z">
        <w:r w:rsidR="00FA700E" w:rsidRPr="00365026" w:rsidDel="005B7BB5">
          <w:rPr>
            <w:rFonts w:ascii="Times New Roman" w:eastAsia="Times New Roman" w:hAnsi="Times New Roman" w:cs="Times New Roman"/>
            <w:kern w:val="0"/>
            <w:sz w:val="24"/>
            <w:szCs w:val="24"/>
            <w:lang w:val="en-GB" w:eastAsia="en-GB"/>
            <w14:ligatures w14:val="none"/>
          </w:rPr>
          <w:delText>externalising</w:delText>
        </w:r>
      </w:del>
      <w:ins w:id="4380" w:author="Jane Kohlhoff" w:date="2024-05-22T07:12:00Z" w16du:dateUtc="2024-05-21T21:12:00Z">
        <w:r w:rsidR="005B7BB5" w:rsidRPr="00365026">
          <w:rPr>
            <w:rFonts w:ascii="Times New Roman" w:eastAsia="Times New Roman" w:hAnsi="Times New Roman" w:cs="Times New Roman"/>
            <w:kern w:val="0"/>
            <w:sz w:val="24"/>
            <w:szCs w:val="24"/>
            <w:lang w:val="en-GB" w:eastAsia="en-GB"/>
            <w14:ligatures w14:val="none"/>
          </w:rPr>
          <w:t>externalizing</w:t>
        </w:r>
      </w:ins>
      <w:r w:rsidR="00FA700E" w:rsidRPr="00365026">
        <w:rPr>
          <w:rFonts w:ascii="Times New Roman" w:eastAsia="Times New Roman" w:hAnsi="Times New Roman" w:cs="Times New Roman"/>
          <w:kern w:val="0"/>
          <w:sz w:val="24"/>
          <w:szCs w:val="24"/>
          <w:lang w:val="en-GB" w:eastAsia="en-GB"/>
          <w14:ligatures w14:val="none"/>
        </w:rPr>
        <w:t xml:space="preserve"> </w:t>
      </w:r>
      <w:del w:id="4381" w:author="Jane Kohlhoff" w:date="2024-05-22T07:11:00Z" w16du:dateUtc="2024-05-21T21:11:00Z">
        <w:r w:rsidR="00FA700E"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4382"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proofErr w:type="spellEnd"/>
      <w:r w:rsidR="00FA700E" w:rsidRPr="00365026">
        <w:rPr>
          <w:rFonts w:ascii="Times New Roman" w:eastAsia="Times New Roman" w:hAnsi="Times New Roman" w:cs="Times New Roman"/>
          <w:kern w:val="0"/>
          <w:sz w:val="24"/>
          <w:szCs w:val="24"/>
          <w:lang w:val="en-GB" w:eastAsia="en-GB"/>
          <w14:ligatures w14:val="none"/>
        </w:rPr>
        <w:t xml:space="preserve"> from T1 to T2 </w:t>
      </w:r>
      <w:r w:rsidR="0005739B" w:rsidRPr="00365026">
        <w:rPr>
          <w:rFonts w:ascii="Times New Roman" w:eastAsia="Times New Roman" w:hAnsi="Times New Roman" w:cs="Times New Roman"/>
          <w:kern w:val="0"/>
          <w:sz w:val="24"/>
          <w:szCs w:val="24"/>
          <w:lang w:val="en-GB" w:eastAsia="en-GB"/>
          <w14:ligatures w14:val="none"/>
        </w:rPr>
        <w:t xml:space="preserve">(PCIT-T: </w:t>
      </w:r>
      <w:r w:rsidR="0005739B" w:rsidRPr="00365026">
        <w:rPr>
          <w:rFonts w:ascii="Times New Roman" w:eastAsia="Times New Roman" w:hAnsi="Times New Roman" w:cs="Times New Roman"/>
          <w:i/>
          <w:iCs/>
          <w:kern w:val="0"/>
          <w:sz w:val="24"/>
          <w:szCs w:val="24"/>
          <w:lang w:val="en-GB" w:eastAsia="en-GB"/>
          <w14:ligatures w14:val="none"/>
        </w:rPr>
        <w:t>p</w:t>
      </w:r>
      <w:r w:rsidR="009C715C" w:rsidRPr="00365026">
        <w:rPr>
          <w:rFonts w:ascii="Times New Roman" w:eastAsia="Times New Roman" w:hAnsi="Times New Roman" w:cs="Times New Roman"/>
          <w:kern w:val="0"/>
          <w:sz w:val="24"/>
          <w:szCs w:val="24"/>
          <w:lang w:val="en-GB" w:eastAsia="en-GB"/>
          <w14:ligatures w14:val="none"/>
        </w:rPr>
        <w:t xml:space="preserve"> &lt; </w:t>
      </w:r>
      <w:r w:rsidR="0005739B" w:rsidRPr="00365026">
        <w:rPr>
          <w:rFonts w:ascii="Times New Roman" w:eastAsia="Times New Roman" w:hAnsi="Times New Roman" w:cs="Times New Roman"/>
          <w:kern w:val="0"/>
          <w:sz w:val="24"/>
          <w:szCs w:val="24"/>
          <w:lang w:val="en-GB" w:eastAsia="en-GB"/>
          <w14:ligatures w14:val="none"/>
        </w:rPr>
        <w:t>.00</w:t>
      </w:r>
      <w:r w:rsidR="009C715C" w:rsidRPr="00365026">
        <w:rPr>
          <w:rFonts w:ascii="Times New Roman" w:eastAsia="Times New Roman" w:hAnsi="Times New Roman" w:cs="Times New Roman"/>
          <w:kern w:val="0"/>
          <w:sz w:val="24"/>
          <w:szCs w:val="24"/>
          <w:lang w:val="en-GB" w:eastAsia="en-GB"/>
          <w14:ligatures w14:val="none"/>
        </w:rPr>
        <w:t>1</w:t>
      </w:r>
      <w:r w:rsidR="0005739B" w:rsidRPr="00365026">
        <w:rPr>
          <w:rFonts w:ascii="Times New Roman" w:eastAsia="Times New Roman" w:hAnsi="Times New Roman" w:cs="Times New Roman"/>
          <w:kern w:val="0"/>
          <w:sz w:val="24"/>
          <w:szCs w:val="24"/>
          <w:lang w:val="en-GB" w:eastAsia="en-GB"/>
          <w14:ligatures w14:val="none"/>
        </w:rPr>
        <w:t xml:space="preserve">, </w:t>
      </w:r>
      <w:r w:rsidR="0005739B" w:rsidRPr="00365026">
        <w:rPr>
          <w:rFonts w:ascii="Times New Roman" w:eastAsia="Times New Roman" w:hAnsi="Times New Roman" w:cs="Times New Roman"/>
          <w:i/>
          <w:iCs/>
          <w:kern w:val="0"/>
          <w:sz w:val="24"/>
          <w:szCs w:val="24"/>
          <w:lang w:val="en-GB" w:eastAsia="en-GB"/>
          <w14:ligatures w14:val="none"/>
        </w:rPr>
        <w:t>d</w:t>
      </w:r>
      <w:r w:rsidR="0005739B" w:rsidRPr="00365026">
        <w:rPr>
          <w:rFonts w:ascii="Times New Roman" w:eastAsia="Times New Roman" w:hAnsi="Times New Roman" w:cs="Times New Roman"/>
          <w:kern w:val="0"/>
          <w:sz w:val="24"/>
          <w:szCs w:val="24"/>
          <w:lang w:val="en-GB" w:eastAsia="en-GB"/>
          <w14:ligatures w14:val="none"/>
        </w:rPr>
        <w:t>=</w:t>
      </w:r>
      <w:ins w:id="4383" w:author="Jane Kohlhoff" w:date="2024-06-11T22:50:00Z" w16du:dateUtc="2024-06-11T12:50:00Z">
        <w:r w:rsidR="00BD618A">
          <w:rPr>
            <w:rFonts w:ascii="Times New Roman" w:eastAsia="Times New Roman" w:hAnsi="Times New Roman" w:cs="Times New Roman"/>
            <w:kern w:val="0"/>
            <w:sz w:val="24"/>
            <w:szCs w:val="24"/>
            <w:lang w:val="en-GB" w:eastAsia="en-GB"/>
            <w14:ligatures w14:val="none"/>
          </w:rPr>
          <w:t>-</w:t>
        </w:r>
      </w:ins>
      <w:r w:rsidR="0005739B" w:rsidRPr="00365026">
        <w:rPr>
          <w:rFonts w:ascii="Times New Roman" w:eastAsia="Times New Roman" w:hAnsi="Times New Roman" w:cs="Times New Roman"/>
          <w:kern w:val="0"/>
          <w:sz w:val="24"/>
          <w:szCs w:val="24"/>
          <w:lang w:val="en-GB" w:eastAsia="en-GB"/>
          <w14:ligatures w14:val="none"/>
        </w:rPr>
        <w:t xml:space="preserve">.61, medium to large effect size; COS-P: </w:t>
      </w:r>
      <w:r w:rsidR="0005739B" w:rsidRPr="00365026">
        <w:rPr>
          <w:rFonts w:ascii="Times New Roman" w:eastAsia="Times New Roman" w:hAnsi="Times New Roman" w:cs="Times New Roman"/>
          <w:i/>
          <w:iCs/>
          <w:kern w:val="0"/>
          <w:sz w:val="24"/>
          <w:szCs w:val="24"/>
          <w:lang w:val="en-GB" w:eastAsia="en-GB"/>
          <w14:ligatures w14:val="none"/>
        </w:rPr>
        <w:t>p</w:t>
      </w:r>
      <w:r w:rsidR="009C715C" w:rsidRPr="00365026">
        <w:rPr>
          <w:rFonts w:ascii="Times New Roman" w:eastAsia="Times New Roman" w:hAnsi="Times New Roman" w:cs="Times New Roman"/>
          <w:kern w:val="0"/>
          <w:sz w:val="24"/>
          <w:szCs w:val="24"/>
          <w:lang w:val="en-GB" w:eastAsia="en-GB"/>
          <w14:ligatures w14:val="none"/>
        </w:rPr>
        <w:t xml:space="preserve"> &lt; </w:t>
      </w:r>
      <w:r w:rsidR="0005739B" w:rsidRPr="00365026">
        <w:rPr>
          <w:rFonts w:ascii="Times New Roman" w:eastAsia="Times New Roman" w:hAnsi="Times New Roman" w:cs="Times New Roman"/>
          <w:kern w:val="0"/>
          <w:sz w:val="24"/>
          <w:szCs w:val="24"/>
          <w:lang w:val="en-GB" w:eastAsia="en-GB"/>
          <w14:ligatures w14:val="none"/>
        </w:rPr>
        <w:t>.0</w:t>
      </w:r>
      <w:r w:rsidR="009C715C" w:rsidRPr="00365026">
        <w:rPr>
          <w:rFonts w:ascii="Times New Roman" w:eastAsia="Times New Roman" w:hAnsi="Times New Roman" w:cs="Times New Roman"/>
          <w:kern w:val="0"/>
          <w:sz w:val="24"/>
          <w:szCs w:val="24"/>
          <w:lang w:val="en-GB" w:eastAsia="en-GB"/>
          <w14:ligatures w14:val="none"/>
        </w:rPr>
        <w:t>5</w:t>
      </w:r>
      <w:r w:rsidR="0005739B" w:rsidRPr="00365026">
        <w:rPr>
          <w:rFonts w:ascii="Times New Roman" w:eastAsia="Times New Roman" w:hAnsi="Times New Roman" w:cs="Times New Roman"/>
          <w:kern w:val="0"/>
          <w:sz w:val="24"/>
          <w:szCs w:val="24"/>
          <w:lang w:val="en-GB" w:eastAsia="en-GB"/>
          <w14:ligatures w14:val="none"/>
        </w:rPr>
        <w:t xml:space="preserve">, </w:t>
      </w:r>
      <w:r w:rsidR="0005739B" w:rsidRPr="00365026">
        <w:rPr>
          <w:rFonts w:ascii="Times New Roman" w:eastAsia="Times New Roman" w:hAnsi="Times New Roman" w:cs="Times New Roman"/>
          <w:i/>
          <w:iCs/>
          <w:kern w:val="0"/>
          <w:sz w:val="24"/>
          <w:szCs w:val="24"/>
          <w:lang w:val="en-GB" w:eastAsia="en-GB"/>
          <w14:ligatures w14:val="none"/>
        </w:rPr>
        <w:t>d</w:t>
      </w:r>
      <w:r w:rsidR="0005739B" w:rsidRPr="00365026">
        <w:rPr>
          <w:rFonts w:ascii="Times New Roman" w:eastAsia="Times New Roman" w:hAnsi="Times New Roman" w:cs="Times New Roman"/>
          <w:kern w:val="0"/>
          <w:sz w:val="24"/>
          <w:szCs w:val="24"/>
          <w:lang w:val="en-GB" w:eastAsia="en-GB"/>
          <w14:ligatures w14:val="none"/>
        </w:rPr>
        <w:t>=</w:t>
      </w:r>
      <w:ins w:id="4384" w:author="Jane Kohlhoff" w:date="2024-06-11T22:50:00Z" w16du:dateUtc="2024-06-11T12:50:00Z">
        <w:r w:rsidR="00BD618A">
          <w:rPr>
            <w:rFonts w:ascii="Times New Roman" w:eastAsia="Times New Roman" w:hAnsi="Times New Roman" w:cs="Times New Roman"/>
            <w:kern w:val="0"/>
            <w:sz w:val="24"/>
            <w:szCs w:val="24"/>
            <w:lang w:val="en-GB" w:eastAsia="en-GB"/>
            <w14:ligatures w14:val="none"/>
          </w:rPr>
          <w:t>-</w:t>
        </w:r>
      </w:ins>
      <w:r w:rsidR="0005739B" w:rsidRPr="00365026">
        <w:rPr>
          <w:rFonts w:ascii="Times New Roman" w:eastAsia="Times New Roman" w:hAnsi="Times New Roman" w:cs="Times New Roman"/>
          <w:kern w:val="0"/>
          <w:sz w:val="24"/>
          <w:szCs w:val="24"/>
          <w:lang w:val="en-GB" w:eastAsia="en-GB"/>
          <w14:ligatures w14:val="none"/>
        </w:rPr>
        <w:t xml:space="preserve">.56, medium to large effect size) </w:t>
      </w:r>
      <w:r w:rsidR="00FA700E" w:rsidRPr="00365026">
        <w:rPr>
          <w:rFonts w:ascii="Times New Roman" w:eastAsia="Times New Roman" w:hAnsi="Times New Roman" w:cs="Times New Roman"/>
          <w:kern w:val="0"/>
          <w:sz w:val="24"/>
          <w:szCs w:val="24"/>
          <w:lang w:val="en-GB" w:eastAsia="en-GB"/>
          <w14:ligatures w14:val="none"/>
        </w:rPr>
        <w:t xml:space="preserve">and </w:t>
      </w:r>
      <w:r w:rsidR="0005739B" w:rsidRPr="00365026">
        <w:rPr>
          <w:rFonts w:ascii="Times New Roman" w:eastAsia="Times New Roman" w:hAnsi="Times New Roman" w:cs="Times New Roman"/>
          <w:kern w:val="0"/>
          <w:sz w:val="24"/>
          <w:szCs w:val="24"/>
          <w:lang w:val="en-GB" w:eastAsia="en-GB"/>
          <w14:ligatures w14:val="none"/>
        </w:rPr>
        <w:t xml:space="preserve">the PCIT-T group showed a significant decrease </w:t>
      </w:r>
      <w:r w:rsidR="00FA700E" w:rsidRPr="00365026">
        <w:rPr>
          <w:rFonts w:ascii="Times New Roman" w:eastAsia="Times New Roman" w:hAnsi="Times New Roman" w:cs="Times New Roman"/>
          <w:kern w:val="0"/>
          <w:sz w:val="24"/>
          <w:szCs w:val="24"/>
          <w:lang w:val="en-GB" w:eastAsia="en-GB"/>
          <w14:ligatures w14:val="none"/>
        </w:rPr>
        <w:t>from T1 to T3 (</w:t>
      </w:r>
      <w:r w:rsidR="0005739B" w:rsidRPr="00365026">
        <w:rPr>
          <w:rFonts w:ascii="Times New Roman" w:eastAsia="Times New Roman" w:hAnsi="Times New Roman" w:cs="Times New Roman"/>
          <w:i/>
          <w:iCs/>
          <w:kern w:val="0"/>
          <w:sz w:val="24"/>
          <w:szCs w:val="24"/>
          <w:lang w:val="en-GB" w:eastAsia="en-GB"/>
          <w14:ligatures w14:val="none"/>
        </w:rPr>
        <w:t>p</w:t>
      </w:r>
      <w:r w:rsidR="009C715C" w:rsidRPr="00365026">
        <w:rPr>
          <w:rFonts w:ascii="Times New Roman" w:eastAsia="Times New Roman" w:hAnsi="Times New Roman" w:cs="Times New Roman"/>
          <w:kern w:val="0"/>
          <w:sz w:val="24"/>
          <w:szCs w:val="24"/>
          <w:lang w:val="en-GB" w:eastAsia="en-GB"/>
          <w14:ligatures w14:val="none"/>
        </w:rPr>
        <w:t xml:space="preserve"> &lt; </w:t>
      </w:r>
      <w:r w:rsidR="0005739B" w:rsidRPr="00365026">
        <w:rPr>
          <w:rFonts w:ascii="Times New Roman" w:eastAsia="Times New Roman" w:hAnsi="Times New Roman" w:cs="Times New Roman"/>
          <w:kern w:val="0"/>
          <w:sz w:val="24"/>
          <w:szCs w:val="24"/>
          <w:lang w:val="en-GB" w:eastAsia="en-GB"/>
          <w14:ligatures w14:val="none"/>
        </w:rPr>
        <w:t>.0</w:t>
      </w:r>
      <w:r w:rsidR="009C715C" w:rsidRPr="00365026">
        <w:rPr>
          <w:rFonts w:ascii="Times New Roman" w:eastAsia="Times New Roman" w:hAnsi="Times New Roman" w:cs="Times New Roman"/>
          <w:kern w:val="0"/>
          <w:sz w:val="24"/>
          <w:szCs w:val="24"/>
          <w:lang w:val="en-GB" w:eastAsia="en-GB"/>
          <w14:ligatures w14:val="none"/>
        </w:rPr>
        <w:t>5</w:t>
      </w:r>
      <w:r w:rsidR="0005739B" w:rsidRPr="00365026">
        <w:rPr>
          <w:rFonts w:ascii="Times New Roman" w:eastAsia="Times New Roman" w:hAnsi="Times New Roman" w:cs="Times New Roman"/>
          <w:i/>
          <w:iCs/>
          <w:kern w:val="0"/>
          <w:sz w:val="24"/>
          <w:szCs w:val="24"/>
          <w:lang w:val="en-GB" w:eastAsia="en-GB"/>
          <w14:ligatures w14:val="none"/>
        </w:rPr>
        <w:t>, d</w:t>
      </w:r>
      <w:r w:rsidR="0005739B" w:rsidRPr="00365026">
        <w:rPr>
          <w:rFonts w:ascii="Times New Roman" w:eastAsia="Times New Roman" w:hAnsi="Times New Roman" w:cs="Times New Roman"/>
          <w:kern w:val="0"/>
          <w:sz w:val="24"/>
          <w:szCs w:val="24"/>
          <w:lang w:val="en-GB" w:eastAsia="en-GB"/>
          <w14:ligatures w14:val="none"/>
        </w:rPr>
        <w:t>=</w:t>
      </w:r>
      <w:ins w:id="4385" w:author="Jane Kohlhoff" w:date="2024-06-11T22:51:00Z" w16du:dateUtc="2024-06-11T12:51:00Z">
        <w:r w:rsidR="00BD618A">
          <w:rPr>
            <w:rFonts w:ascii="Times New Roman" w:eastAsia="Times New Roman" w:hAnsi="Times New Roman" w:cs="Times New Roman"/>
            <w:kern w:val="0"/>
            <w:sz w:val="24"/>
            <w:szCs w:val="24"/>
            <w:lang w:val="en-GB" w:eastAsia="en-GB"/>
            <w14:ligatures w14:val="none"/>
          </w:rPr>
          <w:t>-</w:t>
        </w:r>
      </w:ins>
      <w:r w:rsidR="0005739B" w:rsidRPr="00365026">
        <w:rPr>
          <w:rFonts w:ascii="Times New Roman" w:eastAsia="Times New Roman" w:hAnsi="Times New Roman" w:cs="Times New Roman"/>
          <w:kern w:val="0"/>
          <w:sz w:val="24"/>
          <w:szCs w:val="24"/>
          <w:lang w:val="en-GB" w:eastAsia="en-GB"/>
          <w14:ligatures w14:val="none"/>
        </w:rPr>
        <w:t>.51</w:t>
      </w:r>
      <w:r w:rsidR="0005739B" w:rsidRPr="00365026">
        <w:rPr>
          <w:rFonts w:ascii="Times New Roman" w:eastAsia="Times New Roman" w:hAnsi="Times New Roman" w:cs="Times New Roman"/>
          <w:i/>
          <w:iCs/>
          <w:kern w:val="0"/>
          <w:sz w:val="24"/>
          <w:szCs w:val="24"/>
          <w:lang w:val="en-GB" w:eastAsia="en-GB"/>
          <w14:ligatures w14:val="none"/>
        </w:rPr>
        <w:t xml:space="preserve">, </w:t>
      </w:r>
      <w:r w:rsidR="0005739B" w:rsidRPr="00365026">
        <w:rPr>
          <w:rFonts w:ascii="Times New Roman" w:eastAsia="Times New Roman" w:hAnsi="Times New Roman" w:cs="Times New Roman"/>
          <w:kern w:val="0"/>
          <w:sz w:val="24"/>
          <w:szCs w:val="24"/>
          <w:lang w:val="en-GB" w:eastAsia="en-GB"/>
          <w14:ligatures w14:val="none"/>
        </w:rPr>
        <w:t>medium effect size</w:t>
      </w:r>
      <w:r w:rsidR="00FA700E" w:rsidRPr="00365026">
        <w:rPr>
          <w:rFonts w:ascii="Times New Roman" w:eastAsia="Times New Roman" w:hAnsi="Times New Roman" w:cs="Times New Roman"/>
          <w:kern w:val="0"/>
          <w:sz w:val="24"/>
          <w:szCs w:val="24"/>
          <w:lang w:val="en-GB" w:eastAsia="en-GB"/>
          <w14:ligatures w14:val="none"/>
        </w:rPr>
        <w:t>)</w:t>
      </w:r>
      <w:r w:rsidR="0005739B" w:rsidRPr="00365026">
        <w:rPr>
          <w:rFonts w:ascii="Times New Roman" w:eastAsia="Times New Roman" w:hAnsi="Times New Roman" w:cs="Times New Roman"/>
          <w:kern w:val="0"/>
          <w:sz w:val="24"/>
          <w:szCs w:val="24"/>
          <w:lang w:val="en-GB" w:eastAsia="en-GB"/>
          <w14:ligatures w14:val="none"/>
        </w:rPr>
        <w:t xml:space="preserve"> and there were </w:t>
      </w:r>
      <w:r w:rsidR="00FA700E" w:rsidRPr="00365026">
        <w:rPr>
          <w:rFonts w:ascii="Times New Roman" w:eastAsia="Times New Roman" w:hAnsi="Times New Roman" w:cs="Times New Roman"/>
          <w:kern w:val="0"/>
          <w:sz w:val="24"/>
          <w:szCs w:val="24"/>
          <w:lang w:val="en-GB" w:eastAsia="en-GB"/>
          <w14:ligatures w14:val="none"/>
        </w:rPr>
        <w:t xml:space="preserve">no </w:t>
      </w:r>
      <w:r w:rsidR="0005739B" w:rsidRPr="00365026">
        <w:rPr>
          <w:rFonts w:ascii="Times New Roman" w:eastAsia="Times New Roman" w:hAnsi="Times New Roman" w:cs="Times New Roman"/>
          <w:kern w:val="0"/>
          <w:sz w:val="24"/>
          <w:szCs w:val="24"/>
          <w:lang w:val="en-GB" w:eastAsia="en-GB"/>
          <w14:ligatures w14:val="none"/>
        </w:rPr>
        <w:t xml:space="preserve">other </w:t>
      </w:r>
      <w:r w:rsidR="00FA700E" w:rsidRPr="00365026">
        <w:rPr>
          <w:rFonts w:ascii="Times New Roman" w:eastAsia="Times New Roman" w:hAnsi="Times New Roman" w:cs="Times New Roman"/>
          <w:kern w:val="0"/>
          <w:sz w:val="24"/>
          <w:szCs w:val="24"/>
          <w:lang w:val="en-GB" w:eastAsia="en-GB"/>
          <w14:ligatures w14:val="none"/>
        </w:rPr>
        <w:t>within-group differences. The hypotheses that there would be gradient effects in terms of the magnitude of gains from T1 to T2 [PCIT-T &gt; COS-P &gt; WL] and T1 to T3 [PCIT</w:t>
      </w:r>
      <w:r w:rsidR="009C715C" w:rsidRPr="00365026">
        <w:rPr>
          <w:rFonts w:ascii="Times New Roman" w:eastAsia="Times New Roman" w:hAnsi="Times New Roman" w:cs="Times New Roman"/>
          <w:kern w:val="0"/>
          <w:sz w:val="24"/>
          <w:szCs w:val="24"/>
          <w:lang w:val="en-GB" w:eastAsia="en-GB"/>
          <w14:ligatures w14:val="none"/>
        </w:rPr>
        <w:t>-T</w:t>
      </w:r>
      <w:r w:rsidR="00E933D8" w:rsidRPr="00365026">
        <w:rPr>
          <w:rFonts w:ascii="Times New Roman" w:eastAsia="Times New Roman" w:hAnsi="Times New Roman" w:cs="Times New Roman"/>
          <w:kern w:val="0"/>
          <w:sz w:val="24"/>
          <w:szCs w:val="24"/>
          <w:lang w:val="en-GB" w:eastAsia="en-GB"/>
          <w14:ligatures w14:val="none"/>
        </w:rPr>
        <w:t xml:space="preserve"> </w:t>
      </w:r>
      <w:r w:rsidR="00FA700E" w:rsidRPr="00365026">
        <w:rPr>
          <w:rFonts w:ascii="Times New Roman" w:eastAsia="Times New Roman" w:hAnsi="Times New Roman" w:cs="Times New Roman"/>
          <w:kern w:val="0"/>
          <w:sz w:val="24"/>
          <w:szCs w:val="24"/>
          <w:lang w:val="en-GB" w:eastAsia="en-GB"/>
          <w14:ligatures w14:val="none"/>
        </w:rPr>
        <w:t>&gt; COS-P]</w:t>
      </w:r>
      <w:del w:id="4386" w:author="Jane Kohlhoff" w:date="2024-06-12T21:20:00Z" w16du:dateUtc="2024-06-12T11:20:00Z">
        <w:r w:rsidR="00FA700E" w:rsidRPr="00365026" w:rsidDel="00EA7145">
          <w:rPr>
            <w:rFonts w:ascii="Times New Roman" w:eastAsia="Times New Roman" w:hAnsi="Times New Roman" w:cs="Times New Roman"/>
            <w:kern w:val="0"/>
            <w:sz w:val="24"/>
            <w:szCs w:val="24"/>
            <w:lang w:val="en-GB" w:eastAsia="en-GB"/>
            <w14:ligatures w14:val="none"/>
          </w:rPr>
          <w:delText>,</w:delText>
        </w:r>
      </w:del>
      <w:r w:rsidR="00FA700E" w:rsidRPr="00365026">
        <w:rPr>
          <w:rFonts w:ascii="Times New Roman" w:eastAsia="Times New Roman" w:hAnsi="Times New Roman" w:cs="Times New Roman"/>
          <w:kern w:val="0"/>
          <w:sz w:val="24"/>
          <w:szCs w:val="24"/>
          <w:lang w:val="en-GB" w:eastAsia="en-GB"/>
          <w14:ligatures w14:val="none"/>
        </w:rPr>
        <w:t xml:space="preserve"> were not supported</w:t>
      </w:r>
      <w:ins w:id="4387" w:author="Jane Kohlhoff" w:date="2024-06-12T21:20:00Z" w16du:dateUtc="2024-06-12T11:20:00Z">
        <w:r w:rsidR="00EA7145">
          <w:rPr>
            <w:rFonts w:ascii="Times New Roman" w:eastAsia="Times New Roman" w:hAnsi="Times New Roman" w:cs="Times New Roman"/>
            <w:kern w:val="0"/>
            <w:sz w:val="24"/>
            <w:szCs w:val="24"/>
            <w:lang w:val="en-GB" w:eastAsia="en-GB"/>
            <w14:ligatures w14:val="none"/>
          </w:rPr>
          <w:t xml:space="preserve">, </w:t>
        </w:r>
      </w:ins>
      <w:del w:id="4388" w:author="Jane Kohlhoff" w:date="2024-06-12T21:20:00Z" w16du:dateUtc="2024-06-12T11:20:00Z">
        <w:r w:rsidR="009C715C" w:rsidRPr="00365026" w:rsidDel="00EA7145">
          <w:rPr>
            <w:rFonts w:ascii="Times New Roman" w:eastAsia="Times New Roman" w:hAnsi="Times New Roman" w:cs="Times New Roman"/>
            <w:kern w:val="0"/>
            <w:sz w:val="24"/>
            <w:szCs w:val="24"/>
            <w:lang w:val="en-GB" w:eastAsia="en-GB"/>
            <w14:ligatures w14:val="none"/>
          </w:rPr>
          <w:delText xml:space="preserve"> (</w:delText>
        </w:r>
      </w:del>
      <w:r w:rsidR="009C715C" w:rsidRPr="00365026">
        <w:rPr>
          <w:rFonts w:ascii="Times New Roman" w:eastAsia="Times New Roman" w:hAnsi="Times New Roman" w:cs="Times New Roman"/>
          <w:kern w:val="0"/>
          <w:sz w:val="24"/>
          <w:szCs w:val="24"/>
          <w:lang w:val="en-GB" w:eastAsia="en-GB"/>
          <w14:ligatures w14:val="none"/>
        </w:rPr>
        <w:t xml:space="preserve">T1 to T2: </w:t>
      </w:r>
      <w:r w:rsidR="009C715C" w:rsidRPr="00365026">
        <w:rPr>
          <w:rFonts w:ascii="Times New Roman" w:eastAsia="Times New Roman" w:hAnsi="Times New Roman" w:cs="Times New Roman"/>
          <w:i/>
          <w:iCs/>
          <w:kern w:val="0"/>
          <w:sz w:val="24"/>
          <w:szCs w:val="24"/>
          <w:lang w:val="en-GB" w:eastAsia="en-GB"/>
          <w14:ligatures w14:val="none"/>
        </w:rPr>
        <w:t>F</w:t>
      </w:r>
      <w:r w:rsidR="009C715C" w:rsidRPr="00365026">
        <w:rPr>
          <w:rFonts w:ascii="Times New Roman" w:eastAsia="Times New Roman" w:hAnsi="Times New Roman" w:cs="Times New Roman"/>
          <w:kern w:val="0"/>
          <w:sz w:val="24"/>
          <w:szCs w:val="24"/>
          <w:lang w:val="en-GB" w:eastAsia="en-GB"/>
          <w14:ligatures w14:val="none"/>
        </w:rPr>
        <w:t xml:space="preserve"> (2, </w:t>
      </w:r>
      <w:r w:rsidR="00E933D8" w:rsidRPr="00365026">
        <w:rPr>
          <w:rFonts w:ascii="Times New Roman" w:eastAsia="Times New Roman" w:hAnsi="Times New Roman" w:cs="Times New Roman"/>
          <w:kern w:val="0"/>
          <w:sz w:val="24"/>
          <w:szCs w:val="24"/>
          <w:lang w:val="en-GB" w:eastAsia="en-GB"/>
          <w14:ligatures w14:val="none"/>
        </w:rPr>
        <w:t>155</w:t>
      </w:r>
      <w:r w:rsidR="009C715C" w:rsidRPr="00365026">
        <w:rPr>
          <w:rFonts w:ascii="Times New Roman" w:eastAsia="Times New Roman" w:hAnsi="Times New Roman" w:cs="Times New Roman"/>
          <w:kern w:val="0"/>
          <w:sz w:val="24"/>
          <w:szCs w:val="24"/>
          <w:lang w:val="en-GB" w:eastAsia="en-GB"/>
          <w14:ligatures w14:val="none"/>
        </w:rPr>
        <w:t xml:space="preserve">) = </w:t>
      </w:r>
      <w:r w:rsidR="00E933D8" w:rsidRPr="00365026">
        <w:rPr>
          <w:rFonts w:ascii="Times New Roman" w:eastAsia="Times New Roman" w:hAnsi="Times New Roman" w:cs="Times New Roman"/>
          <w:kern w:val="0"/>
          <w:sz w:val="24"/>
          <w:szCs w:val="24"/>
          <w:lang w:val="en-GB" w:eastAsia="en-GB"/>
          <w14:ligatures w14:val="none"/>
        </w:rPr>
        <w:t>.056</w:t>
      </w:r>
      <w:r w:rsidR="009C715C" w:rsidRPr="00365026">
        <w:rPr>
          <w:rFonts w:ascii="Times New Roman" w:eastAsia="Times New Roman" w:hAnsi="Times New Roman" w:cs="Times New Roman"/>
          <w:kern w:val="0"/>
          <w:sz w:val="24"/>
          <w:szCs w:val="24"/>
          <w:lang w:val="en-GB" w:eastAsia="en-GB"/>
          <w14:ligatures w14:val="none"/>
        </w:rPr>
        <w:t xml:space="preserve">, </w:t>
      </w:r>
      <w:r w:rsidR="009C715C" w:rsidRPr="00365026">
        <w:rPr>
          <w:rFonts w:ascii="Times New Roman" w:eastAsia="Times New Roman" w:hAnsi="Times New Roman" w:cs="Times New Roman"/>
          <w:i/>
          <w:iCs/>
          <w:kern w:val="0"/>
          <w:sz w:val="24"/>
          <w:szCs w:val="24"/>
          <w:lang w:val="en-GB" w:eastAsia="en-GB"/>
          <w14:ligatures w14:val="none"/>
        </w:rPr>
        <w:t>p</w:t>
      </w:r>
      <w:r w:rsidR="009C715C" w:rsidRPr="00365026">
        <w:rPr>
          <w:rFonts w:ascii="Times New Roman" w:eastAsia="Times New Roman" w:hAnsi="Times New Roman" w:cs="Times New Roman"/>
          <w:kern w:val="0"/>
          <w:sz w:val="24"/>
          <w:szCs w:val="24"/>
          <w:lang w:val="en-GB" w:eastAsia="en-GB"/>
          <w14:ligatures w14:val="none"/>
        </w:rPr>
        <w:t xml:space="preserve"> = .</w:t>
      </w:r>
      <w:r w:rsidR="00E933D8" w:rsidRPr="00365026">
        <w:rPr>
          <w:rFonts w:ascii="Times New Roman" w:eastAsia="Times New Roman" w:hAnsi="Times New Roman" w:cs="Times New Roman"/>
          <w:kern w:val="0"/>
          <w:sz w:val="24"/>
          <w:szCs w:val="24"/>
          <w:lang w:val="en-GB" w:eastAsia="en-GB"/>
          <w14:ligatures w14:val="none"/>
        </w:rPr>
        <w:t>572</w:t>
      </w:r>
      <w:r w:rsidR="009C715C" w:rsidRPr="00365026">
        <w:rPr>
          <w:rFonts w:ascii="Times New Roman" w:eastAsia="Times New Roman" w:hAnsi="Times New Roman" w:cs="Times New Roman"/>
          <w:kern w:val="0"/>
          <w:sz w:val="24"/>
          <w:szCs w:val="24"/>
          <w:lang w:val="en-GB" w:eastAsia="en-GB"/>
          <w14:ligatures w14:val="none"/>
        </w:rPr>
        <w:t xml:space="preserve">; </w:t>
      </w:r>
      <w:r w:rsidR="009C715C" w:rsidRPr="00365026">
        <w:rPr>
          <w:rFonts w:ascii="Times New Roman" w:eastAsia="Times New Roman" w:hAnsi="Times New Roman" w:cs="Times New Roman"/>
          <w:kern w:val="0"/>
          <w:sz w:val="24"/>
          <w:szCs w:val="24"/>
          <w:lang w:val="en-GB" w:eastAsia="en-GB"/>
          <w14:ligatures w14:val="none"/>
          <w:rPrChange w:id="438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T1 to T3: </w:t>
      </w:r>
      <w:r w:rsidR="009C715C" w:rsidRPr="00365026">
        <w:rPr>
          <w:rFonts w:ascii="Times New Roman" w:eastAsia="Times New Roman" w:hAnsi="Times New Roman" w:cs="Times New Roman"/>
          <w:i/>
          <w:iCs/>
          <w:kern w:val="0"/>
          <w:sz w:val="24"/>
          <w:szCs w:val="24"/>
          <w:lang w:val="en-GB" w:eastAsia="en-GB"/>
          <w14:ligatures w14:val="none"/>
          <w:rPrChange w:id="4390"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9C715C" w:rsidRPr="00365026">
        <w:rPr>
          <w:rFonts w:ascii="Times New Roman" w:eastAsia="Times New Roman" w:hAnsi="Times New Roman" w:cs="Times New Roman"/>
          <w:kern w:val="0"/>
          <w:sz w:val="24"/>
          <w:szCs w:val="24"/>
          <w:lang w:val="en-GB" w:eastAsia="en-GB"/>
          <w14:ligatures w14:val="none"/>
          <w:rPrChange w:id="439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4392" w:author="Jane Kohlhoff" w:date="2024-05-17T21:55:00Z" w16du:dateUtc="2024-05-17T11:55:00Z">
        <w:r w:rsidR="00EC60D1" w:rsidRPr="00365026">
          <w:rPr>
            <w:rFonts w:ascii="Times New Roman" w:eastAsia="Times New Roman" w:hAnsi="Times New Roman" w:cs="Times New Roman"/>
            <w:kern w:val="0"/>
            <w:sz w:val="24"/>
            <w:szCs w:val="24"/>
            <w:lang w:val="en-GB" w:eastAsia="en-GB"/>
            <w14:ligatures w14:val="none"/>
            <w:rPrChange w:id="439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155</w:t>
        </w:r>
      </w:ins>
      <w:del w:id="4394" w:author="Jane Kohlhoff" w:date="2024-05-17T21:55:00Z" w16du:dateUtc="2024-05-17T11:55:00Z">
        <w:r w:rsidR="009C715C" w:rsidRPr="00365026" w:rsidDel="00EC60D1">
          <w:rPr>
            <w:rFonts w:ascii="Times New Roman" w:eastAsia="Times New Roman" w:hAnsi="Times New Roman" w:cs="Times New Roman"/>
            <w:kern w:val="0"/>
            <w:sz w:val="24"/>
            <w:szCs w:val="24"/>
            <w:lang w:val="en-GB" w:eastAsia="en-GB"/>
            <w14:ligatures w14:val="none"/>
            <w:rPrChange w:id="439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9C715C" w:rsidRPr="00365026">
        <w:rPr>
          <w:rFonts w:ascii="Times New Roman" w:eastAsia="Times New Roman" w:hAnsi="Times New Roman" w:cs="Times New Roman"/>
          <w:kern w:val="0"/>
          <w:sz w:val="24"/>
          <w:szCs w:val="24"/>
          <w:lang w:val="en-GB" w:eastAsia="en-GB"/>
          <w14:ligatures w14:val="none"/>
          <w:rPrChange w:id="439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397" w:author="Jane Kohlhoff" w:date="2024-05-17T21:55:00Z" w16du:dateUtc="2024-05-17T11:55:00Z">
        <w:r w:rsidR="00EC60D1" w:rsidRPr="00365026">
          <w:rPr>
            <w:rFonts w:ascii="Times New Roman" w:eastAsia="Times New Roman" w:hAnsi="Times New Roman" w:cs="Times New Roman"/>
            <w:kern w:val="0"/>
            <w:sz w:val="24"/>
            <w:szCs w:val="24"/>
            <w:lang w:val="en-GB" w:eastAsia="en-GB"/>
            <w14:ligatures w14:val="none"/>
            <w:rPrChange w:id="439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.01</w:t>
        </w:r>
      </w:ins>
      <w:del w:id="4399" w:author="Jane Kohlhoff" w:date="2024-05-17T21:55:00Z" w16du:dateUtc="2024-05-17T11:55:00Z">
        <w:r w:rsidR="009C715C" w:rsidRPr="00365026" w:rsidDel="00EC60D1">
          <w:rPr>
            <w:rFonts w:ascii="Times New Roman" w:eastAsia="Times New Roman" w:hAnsi="Times New Roman" w:cs="Times New Roman"/>
            <w:kern w:val="0"/>
            <w:sz w:val="24"/>
            <w:szCs w:val="24"/>
            <w:lang w:val="en-GB" w:eastAsia="en-GB"/>
            <w14:ligatures w14:val="none"/>
            <w:rPrChange w:id="440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9C715C" w:rsidRPr="00365026">
        <w:rPr>
          <w:rFonts w:ascii="Times New Roman" w:eastAsia="Times New Roman" w:hAnsi="Times New Roman" w:cs="Times New Roman"/>
          <w:kern w:val="0"/>
          <w:sz w:val="24"/>
          <w:szCs w:val="24"/>
          <w:lang w:val="en-GB" w:eastAsia="en-GB"/>
          <w14:ligatures w14:val="none"/>
          <w:rPrChange w:id="440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9C715C" w:rsidRPr="00365026">
        <w:rPr>
          <w:rFonts w:ascii="Times New Roman" w:eastAsia="Times New Roman" w:hAnsi="Times New Roman" w:cs="Times New Roman"/>
          <w:i/>
          <w:iCs/>
          <w:kern w:val="0"/>
          <w:sz w:val="24"/>
          <w:szCs w:val="24"/>
          <w:lang w:val="en-GB" w:eastAsia="en-GB"/>
          <w14:ligatures w14:val="none"/>
          <w:rPrChange w:id="4402"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9C715C" w:rsidRPr="00365026">
        <w:rPr>
          <w:rFonts w:ascii="Times New Roman" w:eastAsia="Times New Roman" w:hAnsi="Times New Roman" w:cs="Times New Roman"/>
          <w:kern w:val="0"/>
          <w:sz w:val="24"/>
          <w:szCs w:val="24"/>
          <w:lang w:val="en-GB" w:eastAsia="en-GB"/>
          <w14:ligatures w14:val="none"/>
          <w:rPrChange w:id="440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404" w:author="Jane Kohlhoff" w:date="2024-05-17T21:56:00Z" w16du:dateUtc="2024-05-17T11:56:00Z">
        <w:r w:rsidR="00EC60D1" w:rsidRPr="00365026">
          <w:rPr>
            <w:rFonts w:ascii="Times New Roman" w:eastAsia="Times New Roman" w:hAnsi="Times New Roman" w:cs="Times New Roman"/>
            <w:kern w:val="0"/>
            <w:sz w:val="24"/>
            <w:szCs w:val="24"/>
            <w:lang w:val="en-GB" w:eastAsia="en-GB"/>
            <w14:ligatures w14:val="none"/>
            <w:rPrChange w:id="440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.908</w:t>
        </w:r>
      </w:ins>
      <w:del w:id="4406" w:author="Jane Kohlhoff" w:date="2024-05-17T21:56:00Z" w16du:dateUtc="2024-05-17T11:56:00Z">
        <w:r w:rsidR="009C715C" w:rsidRPr="00365026" w:rsidDel="00EC60D1">
          <w:rPr>
            <w:rFonts w:ascii="Times New Roman" w:eastAsia="Times New Roman" w:hAnsi="Times New Roman" w:cs="Times New Roman"/>
            <w:kern w:val="0"/>
            <w:sz w:val="24"/>
            <w:szCs w:val="24"/>
            <w:lang w:val="en-GB" w:eastAsia="en-GB"/>
            <w14:ligatures w14:val="none"/>
            <w:rPrChange w:id="440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del w:id="4408" w:author="Jane Kohlhoff" w:date="2024-05-17T21:55:00Z" w16du:dateUtc="2024-05-17T11:55:00Z">
        <w:r w:rsidR="009C715C" w:rsidRPr="00365026" w:rsidDel="00EC60D1">
          <w:rPr>
            <w:rFonts w:ascii="Times New Roman" w:eastAsia="Times New Roman" w:hAnsi="Times New Roman" w:cs="Times New Roman"/>
            <w:kern w:val="0"/>
            <w:sz w:val="24"/>
            <w:szCs w:val="24"/>
            <w:lang w:val="en-GB" w:eastAsia="en-GB"/>
            <w14:ligatures w14:val="none"/>
            <w:rPrChange w:id="440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w:delText>
        </w:r>
      </w:del>
      <w:del w:id="4410" w:author="Jane Kohlhoff" w:date="2024-06-12T21:20:00Z" w16du:dateUtc="2024-06-12T11:20:00Z">
        <w:r w:rsidR="009C715C" w:rsidRPr="00365026" w:rsidDel="00EA7145">
          <w:rPr>
            <w:rFonts w:ascii="Times New Roman" w:eastAsia="Times New Roman" w:hAnsi="Times New Roman" w:cs="Times New Roman"/>
            <w:kern w:val="0"/>
            <w:sz w:val="24"/>
            <w:szCs w:val="24"/>
            <w:lang w:val="en-GB" w:eastAsia="en-GB"/>
            <w14:ligatures w14:val="none"/>
            <w:rPrChange w:id="441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9C715C" w:rsidRPr="00365026">
        <w:rPr>
          <w:rFonts w:ascii="Times New Roman" w:eastAsia="Times New Roman" w:hAnsi="Times New Roman" w:cs="Times New Roman"/>
          <w:kern w:val="0"/>
          <w:sz w:val="24"/>
          <w:szCs w:val="24"/>
          <w:lang w:val="en-GB" w:eastAsia="en-GB"/>
          <w14:ligatures w14:val="none"/>
          <w:rPrChange w:id="441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p>
    <w:p w14:paraId="0580A02A" w14:textId="57968342" w:rsidR="00B362A1" w:rsidRPr="00365026" w:rsidRDefault="00FA700E" w:rsidP="00B362A1">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w:t>
      </w:r>
      <w:del w:id="4413" w:author="Jane Kohlhoff" w:date="2024-05-22T07:13:00Z" w16du:dateUtc="2024-05-21T21:13:00Z">
        <w:r w:rsidRPr="00365026" w:rsidDel="005B7BB5">
          <w:rPr>
            <w:rFonts w:ascii="Times New Roman" w:eastAsia="Times New Roman" w:hAnsi="Times New Roman" w:cs="Times New Roman"/>
            <w:kern w:val="0"/>
            <w:sz w:val="24"/>
            <w:szCs w:val="24"/>
            <w:lang w:val="en-GB" w:eastAsia="en-GB"/>
            <w14:ligatures w14:val="none"/>
          </w:rPr>
          <w:delText>internalising</w:delText>
        </w:r>
      </w:del>
      <w:ins w:id="4414" w:author="Jane Kohlhoff" w:date="2024-05-22T07:13:00Z" w16du:dateUtc="2024-05-21T21:13:00Z">
        <w:r w:rsidR="005B7BB5" w:rsidRPr="00365026">
          <w:rPr>
            <w:rFonts w:ascii="Times New Roman" w:eastAsia="Times New Roman" w:hAnsi="Times New Roman" w:cs="Times New Roman"/>
            <w:kern w:val="0"/>
            <w:sz w:val="24"/>
            <w:szCs w:val="24"/>
            <w:lang w:val="en-GB" w:eastAsia="en-GB"/>
            <w14:ligatures w14:val="none"/>
          </w:rPr>
          <w:t>internalizing</w:t>
        </w:r>
      </w:ins>
      <w:r w:rsidRPr="00365026">
        <w:rPr>
          <w:rFonts w:ascii="Times New Roman" w:eastAsia="Times New Roman" w:hAnsi="Times New Roman" w:cs="Times New Roman"/>
          <w:kern w:val="0"/>
          <w:sz w:val="24"/>
          <w:szCs w:val="24"/>
          <w:lang w:val="en-GB" w:eastAsia="en-GB"/>
          <w14:ligatures w14:val="none"/>
        </w:rPr>
        <w:t xml:space="preserve"> </w:t>
      </w:r>
      <w:del w:id="4415"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4416"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proofErr w:type="spellEnd"/>
      <w:r w:rsidRPr="00365026">
        <w:rPr>
          <w:rFonts w:ascii="Times New Roman" w:eastAsia="Times New Roman" w:hAnsi="Times New Roman" w:cs="Times New Roman"/>
          <w:kern w:val="0"/>
          <w:sz w:val="24"/>
          <w:szCs w:val="24"/>
          <w:lang w:val="en-GB" w:eastAsia="en-GB"/>
          <w14:ligatures w14:val="none"/>
        </w:rPr>
        <w:t xml:space="preserve">, </w:t>
      </w:r>
      <w:r w:rsidR="0005739B" w:rsidRPr="00365026">
        <w:rPr>
          <w:rFonts w:ascii="Times New Roman" w:eastAsia="Times New Roman" w:hAnsi="Times New Roman" w:cs="Times New Roman"/>
          <w:kern w:val="0"/>
          <w:sz w:val="24"/>
          <w:szCs w:val="24"/>
          <w:lang w:val="en-GB" w:eastAsia="en-GB"/>
          <w14:ligatures w14:val="none"/>
        </w:rPr>
        <w:t xml:space="preserve">assessed using the CBCL </w:t>
      </w:r>
      <w:del w:id="4417" w:author="Jane Kohlhoff" w:date="2024-05-22T07:13:00Z" w16du:dateUtc="2024-05-21T21:13:00Z">
        <w:r w:rsidR="0005739B" w:rsidRPr="00365026" w:rsidDel="005B7BB5">
          <w:rPr>
            <w:rFonts w:ascii="Times New Roman" w:eastAsia="Times New Roman" w:hAnsi="Times New Roman" w:cs="Times New Roman"/>
            <w:kern w:val="0"/>
            <w:sz w:val="24"/>
            <w:szCs w:val="24"/>
            <w:lang w:val="en-GB" w:eastAsia="en-GB"/>
            <w14:ligatures w14:val="none"/>
          </w:rPr>
          <w:delText>internalising</w:delText>
        </w:r>
      </w:del>
      <w:ins w:id="4418" w:author="Jane Kohlhoff" w:date="2024-05-22T07:13:00Z" w16du:dateUtc="2024-05-21T21:13:00Z">
        <w:r w:rsidR="005B7BB5" w:rsidRPr="00365026">
          <w:rPr>
            <w:rFonts w:ascii="Times New Roman" w:eastAsia="Times New Roman" w:hAnsi="Times New Roman" w:cs="Times New Roman"/>
            <w:kern w:val="0"/>
            <w:sz w:val="24"/>
            <w:szCs w:val="24"/>
            <w:lang w:val="en-GB" w:eastAsia="en-GB"/>
            <w14:ligatures w14:val="none"/>
          </w:rPr>
          <w:t>internalizing</w:t>
        </w:r>
      </w:ins>
      <w:r w:rsidR="0005739B" w:rsidRPr="00365026">
        <w:rPr>
          <w:rFonts w:ascii="Times New Roman" w:eastAsia="Times New Roman" w:hAnsi="Times New Roman" w:cs="Times New Roman"/>
          <w:kern w:val="0"/>
          <w:sz w:val="24"/>
          <w:szCs w:val="24"/>
          <w:lang w:val="en-GB" w:eastAsia="en-GB"/>
          <w14:ligatures w14:val="none"/>
        </w:rPr>
        <w:t xml:space="preserve"> scale</w:t>
      </w:r>
      <w:ins w:id="4419" w:author="Jane Kohlhoff" w:date="2024-06-11T11:14:00Z" w16du:dateUtc="2024-06-11T01:14:00Z">
        <w:r w:rsidR="005C4137">
          <w:rPr>
            <w:rFonts w:ascii="Times New Roman" w:eastAsia="Times New Roman" w:hAnsi="Times New Roman" w:cs="Times New Roman"/>
            <w:kern w:val="0"/>
            <w:sz w:val="24"/>
            <w:szCs w:val="24"/>
            <w:lang w:val="en-GB" w:eastAsia="en-GB"/>
            <w14:ligatures w14:val="none"/>
          </w:rPr>
          <w:t>,</w:t>
        </w:r>
      </w:ins>
      <w:r w:rsidR="0005739B" w:rsidRPr="00365026">
        <w:rPr>
          <w:rFonts w:ascii="Times New Roman" w:eastAsia="Times New Roman" w:hAnsi="Times New Roman" w:cs="Times New Roman"/>
          <w:kern w:val="0"/>
          <w:sz w:val="24"/>
          <w:szCs w:val="24"/>
          <w:lang w:val="en-GB" w:eastAsia="en-GB"/>
          <w14:ligatures w14:val="none"/>
        </w:rPr>
        <w:t xml:space="preserve"> </w:t>
      </w:r>
      <w:r w:rsidR="00B362A1" w:rsidRPr="00365026">
        <w:rPr>
          <w:rFonts w:ascii="Times New Roman" w:eastAsia="Times New Roman" w:hAnsi="Times New Roman" w:cs="Times New Roman"/>
          <w:kern w:val="0"/>
          <w:sz w:val="24"/>
          <w:szCs w:val="24"/>
          <w:lang w:val="en-GB" w:eastAsia="en-GB"/>
          <w14:ligatures w14:val="none"/>
        </w:rPr>
        <w:t>there was a significant effect for time (</w:t>
      </w:r>
      <w:r w:rsidR="00B362A1" w:rsidRPr="00365026">
        <w:rPr>
          <w:rFonts w:ascii="Times New Roman" w:eastAsia="Times New Roman" w:hAnsi="Times New Roman" w:cs="Times New Roman"/>
          <w:i/>
          <w:iCs/>
          <w:kern w:val="0"/>
          <w:sz w:val="24"/>
          <w:szCs w:val="24"/>
          <w:lang w:val="en-GB" w:eastAsia="en-GB"/>
          <w14:ligatures w14:val="none"/>
        </w:rPr>
        <w:t xml:space="preserve">p </w:t>
      </w:r>
      <w:r w:rsidR="009F771D" w:rsidRPr="00365026">
        <w:rPr>
          <w:rFonts w:ascii="Times New Roman" w:eastAsia="Times New Roman" w:hAnsi="Times New Roman" w:cs="Times New Roman"/>
          <w:kern w:val="0"/>
          <w:sz w:val="24"/>
          <w:szCs w:val="24"/>
          <w:lang w:val="en-GB" w:eastAsia="en-GB"/>
          <w14:ligatures w14:val="none"/>
        </w:rPr>
        <w:t>&lt;</w:t>
      </w:r>
      <w:r w:rsidR="00B362A1" w:rsidRPr="00365026">
        <w:rPr>
          <w:rFonts w:ascii="Times New Roman" w:eastAsia="Times New Roman" w:hAnsi="Times New Roman" w:cs="Times New Roman"/>
          <w:kern w:val="0"/>
          <w:sz w:val="24"/>
          <w:szCs w:val="24"/>
          <w:lang w:val="en-GB" w:eastAsia="en-GB"/>
          <w14:ligatures w14:val="none"/>
        </w:rPr>
        <w:t xml:space="preserve"> .00</w:t>
      </w:r>
      <w:r w:rsidR="009F771D" w:rsidRPr="00365026">
        <w:rPr>
          <w:rFonts w:ascii="Times New Roman" w:eastAsia="Times New Roman" w:hAnsi="Times New Roman" w:cs="Times New Roman"/>
          <w:kern w:val="0"/>
          <w:sz w:val="24"/>
          <w:szCs w:val="24"/>
          <w:lang w:val="en-GB" w:eastAsia="en-GB"/>
          <w14:ligatures w14:val="none"/>
        </w:rPr>
        <w:t>1</w:t>
      </w:r>
      <w:r w:rsidR="00B362A1" w:rsidRPr="00365026">
        <w:rPr>
          <w:rFonts w:ascii="Times New Roman" w:eastAsia="Times New Roman" w:hAnsi="Times New Roman" w:cs="Times New Roman"/>
          <w:kern w:val="0"/>
          <w:sz w:val="24"/>
          <w:szCs w:val="24"/>
          <w:lang w:val="en-GB" w:eastAsia="en-GB"/>
          <w14:ligatures w14:val="none"/>
        </w:rPr>
        <w:t>), but no significant differences for group (</w:t>
      </w:r>
      <w:r w:rsidR="00B362A1" w:rsidRPr="00365026">
        <w:rPr>
          <w:rFonts w:ascii="Times New Roman" w:eastAsia="Times New Roman" w:hAnsi="Times New Roman" w:cs="Times New Roman"/>
          <w:i/>
          <w:iCs/>
          <w:kern w:val="0"/>
          <w:sz w:val="24"/>
          <w:szCs w:val="24"/>
          <w:lang w:val="en-GB" w:eastAsia="en-GB"/>
          <w14:ligatures w14:val="none"/>
        </w:rPr>
        <w:t>p</w:t>
      </w:r>
      <w:r w:rsidR="00B362A1" w:rsidRPr="00365026">
        <w:rPr>
          <w:rFonts w:ascii="Times New Roman" w:eastAsia="Times New Roman" w:hAnsi="Times New Roman" w:cs="Times New Roman"/>
          <w:kern w:val="0"/>
          <w:sz w:val="24"/>
          <w:szCs w:val="24"/>
          <w:lang w:val="en-GB" w:eastAsia="en-GB"/>
          <w14:ligatures w14:val="none"/>
        </w:rPr>
        <w:t xml:space="preserve"> = 0.248) or time x group (</w:t>
      </w:r>
      <w:r w:rsidR="00B362A1" w:rsidRPr="00365026">
        <w:rPr>
          <w:rFonts w:ascii="Times New Roman" w:eastAsia="Times New Roman" w:hAnsi="Times New Roman" w:cs="Times New Roman"/>
          <w:i/>
          <w:iCs/>
          <w:kern w:val="0"/>
          <w:sz w:val="24"/>
          <w:szCs w:val="24"/>
          <w:lang w:val="en-GB" w:eastAsia="en-GB"/>
          <w14:ligatures w14:val="none"/>
        </w:rPr>
        <w:t>p</w:t>
      </w:r>
      <w:r w:rsidR="00B362A1" w:rsidRPr="00365026">
        <w:rPr>
          <w:rFonts w:ascii="Times New Roman" w:eastAsia="Times New Roman" w:hAnsi="Times New Roman" w:cs="Times New Roman"/>
          <w:kern w:val="0"/>
          <w:sz w:val="24"/>
          <w:szCs w:val="24"/>
          <w:lang w:val="en-GB" w:eastAsia="en-GB"/>
          <w14:ligatures w14:val="none"/>
        </w:rPr>
        <w:t xml:space="preserve"> = .334). </w:t>
      </w:r>
      <w:r w:rsidR="00631383" w:rsidRPr="00365026">
        <w:rPr>
          <w:rFonts w:ascii="Times New Roman" w:eastAsia="Times New Roman" w:hAnsi="Times New Roman" w:cs="Times New Roman"/>
          <w:kern w:val="0"/>
          <w:sz w:val="24"/>
          <w:szCs w:val="24"/>
          <w:lang w:val="en-GB" w:eastAsia="en-GB"/>
          <w14:ligatures w14:val="none"/>
        </w:rPr>
        <w:t>Planned comparisons</w:t>
      </w:r>
      <w:r w:rsidR="00B362A1" w:rsidRPr="00365026">
        <w:rPr>
          <w:rFonts w:ascii="Times New Roman" w:eastAsia="Times New Roman" w:hAnsi="Times New Roman" w:cs="Times New Roman"/>
          <w:kern w:val="0"/>
          <w:sz w:val="24"/>
          <w:szCs w:val="24"/>
          <w:lang w:val="en-GB" w:eastAsia="en-GB"/>
          <w14:ligatures w14:val="none"/>
        </w:rPr>
        <w:t xml:space="preserve"> revealed </w:t>
      </w:r>
      <w:r w:rsidR="0005739B" w:rsidRPr="00365026">
        <w:rPr>
          <w:rFonts w:ascii="Times New Roman" w:eastAsia="Times New Roman" w:hAnsi="Times New Roman" w:cs="Times New Roman"/>
          <w:kern w:val="0"/>
          <w:sz w:val="24"/>
          <w:szCs w:val="24"/>
          <w:lang w:val="en-GB" w:eastAsia="en-GB"/>
          <w14:ligatures w14:val="none"/>
        </w:rPr>
        <w:t>no</w:t>
      </w:r>
      <w:r w:rsidR="00B362A1" w:rsidRPr="00365026">
        <w:rPr>
          <w:rFonts w:ascii="Times New Roman" w:eastAsia="Times New Roman" w:hAnsi="Times New Roman" w:cs="Times New Roman"/>
          <w:kern w:val="0"/>
          <w:sz w:val="24"/>
          <w:szCs w:val="24"/>
          <w:lang w:val="en-GB" w:eastAsia="en-GB"/>
          <w14:ligatures w14:val="none"/>
        </w:rPr>
        <w:t xml:space="preserve"> significant between group differences at any time point</w:t>
      </w:r>
      <w:r w:rsidR="0005739B" w:rsidRPr="00365026">
        <w:rPr>
          <w:rFonts w:ascii="Times New Roman" w:eastAsia="Times New Roman" w:hAnsi="Times New Roman" w:cs="Times New Roman"/>
          <w:kern w:val="0"/>
          <w:sz w:val="24"/>
          <w:szCs w:val="24"/>
          <w:lang w:val="en-GB" w:eastAsia="en-GB"/>
          <w14:ligatures w14:val="none"/>
        </w:rPr>
        <w:t xml:space="preserve">. The PCIT-T group showed a significant reduction in </w:t>
      </w:r>
      <w:del w:id="4420" w:author="Jane Kohlhoff" w:date="2024-05-22T07:13:00Z" w16du:dateUtc="2024-05-21T21:13:00Z">
        <w:r w:rsidR="0005739B" w:rsidRPr="00365026" w:rsidDel="005B7BB5">
          <w:rPr>
            <w:rFonts w:ascii="Times New Roman" w:eastAsia="Times New Roman" w:hAnsi="Times New Roman" w:cs="Times New Roman"/>
            <w:kern w:val="0"/>
            <w:sz w:val="24"/>
            <w:szCs w:val="24"/>
            <w:lang w:val="en-GB" w:eastAsia="en-GB"/>
            <w14:ligatures w14:val="none"/>
          </w:rPr>
          <w:delText>internalising</w:delText>
        </w:r>
      </w:del>
      <w:ins w:id="4421" w:author="Jane Kohlhoff" w:date="2024-05-22T07:13:00Z" w16du:dateUtc="2024-05-21T21:13:00Z">
        <w:r w:rsidR="005B7BB5" w:rsidRPr="00365026">
          <w:rPr>
            <w:rFonts w:ascii="Times New Roman" w:eastAsia="Times New Roman" w:hAnsi="Times New Roman" w:cs="Times New Roman"/>
            <w:kern w:val="0"/>
            <w:sz w:val="24"/>
            <w:szCs w:val="24"/>
            <w:lang w:val="en-GB" w:eastAsia="en-GB"/>
            <w14:ligatures w14:val="none"/>
          </w:rPr>
          <w:t>internalizing</w:t>
        </w:r>
      </w:ins>
      <w:r w:rsidR="0005739B" w:rsidRPr="00365026">
        <w:rPr>
          <w:rFonts w:ascii="Times New Roman" w:eastAsia="Times New Roman" w:hAnsi="Times New Roman" w:cs="Times New Roman"/>
          <w:kern w:val="0"/>
          <w:sz w:val="24"/>
          <w:szCs w:val="24"/>
          <w:lang w:val="en-GB" w:eastAsia="en-GB"/>
          <w14:ligatures w14:val="none"/>
        </w:rPr>
        <w:t xml:space="preserve"> symptoms from T1 to T2 (</w:t>
      </w:r>
      <w:r w:rsidR="0005739B" w:rsidRPr="00365026">
        <w:rPr>
          <w:rFonts w:ascii="Times New Roman" w:eastAsia="Times New Roman" w:hAnsi="Times New Roman" w:cs="Times New Roman"/>
          <w:i/>
          <w:iCs/>
          <w:kern w:val="0"/>
          <w:sz w:val="24"/>
          <w:szCs w:val="24"/>
          <w:lang w:val="en-GB" w:eastAsia="en-GB"/>
          <w14:ligatures w14:val="none"/>
        </w:rPr>
        <w:t>p</w:t>
      </w:r>
      <w:r w:rsidR="0005739B" w:rsidRPr="00365026">
        <w:rPr>
          <w:rFonts w:ascii="Times New Roman" w:eastAsia="Times New Roman" w:hAnsi="Times New Roman" w:cs="Times New Roman"/>
          <w:kern w:val="0"/>
          <w:sz w:val="24"/>
          <w:szCs w:val="24"/>
          <w:lang w:val="en-GB" w:eastAsia="en-GB"/>
          <w14:ligatures w14:val="none"/>
        </w:rPr>
        <w:t>=.00</w:t>
      </w:r>
      <w:r w:rsidR="002E047C" w:rsidRPr="00365026">
        <w:rPr>
          <w:rFonts w:ascii="Times New Roman" w:eastAsia="Times New Roman" w:hAnsi="Times New Roman" w:cs="Times New Roman"/>
          <w:kern w:val="0"/>
          <w:sz w:val="24"/>
          <w:szCs w:val="24"/>
          <w:lang w:val="en-GB" w:eastAsia="en-GB"/>
          <w14:ligatures w14:val="none"/>
        </w:rPr>
        <w:t>2</w:t>
      </w:r>
      <w:r w:rsidR="0005739B" w:rsidRPr="00365026">
        <w:rPr>
          <w:rFonts w:ascii="Times New Roman" w:eastAsia="Times New Roman" w:hAnsi="Times New Roman" w:cs="Times New Roman"/>
          <w:kern w:val="0"/>
          <w:sz w:val="24"/>
          <w:szCs w:val="24"/>
          <w:lang w:val="en-GB" w:eastAsia="en-GB"/>
          <w14:ligatures w14:val="none"/>
        </w:rPr>
        <w:t xml:space="preserve">, </w:t>
      </w:r>
      <w:r w:rsidR="0005739B" w:rsidRPr="00365026">
        <w:rPr>
          <w:rFonts w:ascii="Times New Roman" w:eastAsia="Times New Roman" w:hAnsi="Times New Roman" w:cs="Times New Roman"/>
          <w:i/>
          <w:iCs/>
          <w:kern w:val="0"/>
          <w:sz w:val="24"/>
          <w:szCs w:val="24"/>
          <w:lang w:val="en-GB" w:eastAsia="en-GB"/>
          <w14:ligatures w14:val="none"/>
        </w:rPr>
        <w:t>d</w:t>
      </w:r>
      <w:r w:rsidR="0005739B" w:rsidRPr="00365026">
        <w:rPr>
          <w:rFonts w:ascii="Times New Roman" w:eastAsia="Times New Roman" w:hAnsi="Times New Roman" w:cs="Times New Roman"/>
          <w:kern w:val="0"/>
          <w:sz w:val="24"/>
          <w:szCs w:val="24"/>
          <w:lang w:val="en-GB" w:eastAsia="en-GB"/>
          <w14:ligatures w14:val="none"/>
        </w:rPr>
        <w:t>=</w:t>
      </w:r>
      <w:ins w:id="4422" w:author="Jane Kohlhoff" w:date="2024-06-11T22:51:00Z" w16du:dateUtc="2024-06-11T12:51:00Z">
        <w:r w:rsidR="00BD618A">
          <w:rPr>
            <w:rFonts w:ascii="Times New Roman" w:eastAsia="Times New Roman" w:hAnsi="Times New Roman" w:cs="Times New Roman"/>
            <w:kern w:val="0"/>
            <w:sz w:val="24"/>
            <w:szCs w:val="24"/>
            <w:lang w:val="en-GB" w:eastAsia="en-GB"/>
            <w14:ligatures w14:val="none"/>
          </w:rPr>
          <w:t>-</w:t>
        </w:r>
      </w:ins>
      <w:r w:rsidR="0005739B" w:rsidRPr="00365026">
        <w:rPr>
          <w:rFonts w:ascii="Times New Roman" w:eastAsia="Times New Roman" w:hAnsi="Times New Roman" w:cs="Times New Roman"/>
          <w:kern w:val="0"/>
          <w:sz w:val="24"/>
          <w:szCs w:val="24"/>
          <w:lang w:val="en-GB" w:eastAsia="en-GB"/>
          <w14:ligatures w14:val="none"/>
        </w:rPr>
        <w:t>.4</w:t>
      </w:r>
      <w:r w:rsidR="002E047C" w:rsidRPr="00365026">
        <w:rPr>
          <w:rFonts w:ascii="Times New Roman" w:eastAsia="Times New Roman" w:hAnsi="Times New Roman" w:cs="Times New Roman"/>
          <w:kern w:val="0"/>
          <w:sz w:val="24"/>
          <w:szCs w:val="24"/>
          <w:lang w:val="en-GB" w:eastAsia="en-GB"/>
          <w14:ligatures w14:val="none"/>
        </w:rPr>
        <w:t>8</w:t>
      </w:r>
      <w:r w:rsidR="0005739B" w:rsidRPr="00365026">
        <w:rPr>
          <w:rFonts w:ascii="Times New Roman" w:eastAsia="Times New Roman" w:hAnsi="Times New Roman" w:cs="Times New Roman"/>
          <w:kern w:val="0"/>
          <w:sz w:val="24"/>
          <w:szCs w:val="24"/>
          <w:lang w:val="en-GB" w:eastAsia="en-GB"/>
          <w14:ligatures w14:val="none"/>
        </w:rPr>
        <w:t>, medium effect size) but there were</w:t>
      </w:r>
      <w:r w:rsidR="00B362A1" w:rsidRPr="00365026">
        <w:rPr>
          <w:rFonts w:ascii="Times New Roman" w:eastAsia="Times New Roman" w:hAnsi="Times New Roman" w:cs="Times New Roman"/>
          <w:kern w:val="0"/>
          <w:sz w:val="24"/>
          <w:szCs w:val="24"/>
          <w:lang w:val="en-GB" w:eastAsia="en-GB"/>
          <w14:ligatures w14:val="none"/>
        </w:rPr>
        <w:t xml:space="preserve"> no </w:t>
      </w:r>
      <w:r w:rsidR="0005739B" w:rsidRPr="00365026">
        <w:rPr>
          <w:rFonts w:ascii="Times New Roman" w:eastAsia="Times New Roman" w:hAnsi="Times New Roman" w:cs="Times New Roman"/>
          <w:kern w:val="0"/>
          <w:sz w:val="24"/>
          <w:szCs w:val="24"/>
          <w:lang w:val="en-GB" w:eastAsia="en-GB"/>
          <w14:ligatures w14:val="none"/>
        </w:rPr>
        <w:t xml:space="preserve">other significant </w:t>
      </w:r>
      <w:r w:rsidR="00B362A1" w:rsidRPr="00365026">
        <w:rPr>
          <w:rFonts w:ascii="Times New Roman" w:eastAsia="Times New Roman" w:hAnsi="Times New Roman" w:cs="Times New Roman"/>
          <w:kern w:val="0"/>
          <w:sz w:val="24"/>
          <w:szCs w:val="24"/>
          <w:lang w:val="en-GB" w:eastAsia="en-GB"/>
          <w14:ligatures w14:val="none"/>
        </w:rPr>
        <w:t>within-group decreases. The hypotheses that there would be gradient effects in terms of the magnitude of gains from T1 to T2 [PCIT-T &gt; COS-P &gt; WL] and T1 to T3 [PCIT</w:t>
      </w:r>
      <w:r w:rsidR="00E933D8" w:rsidRPr="00365026">
        <w:rPr>
          <w:rFonts w:ascii="Times New Roman" w:eastAsia="Times New Roman" w:hAnsi="Times New Roman" w:cs="Times New Roman"/>
          <w:kern w:val="0"/>
          <w:sz w:val="24"/>
          <w:szCs w:val="24"/>
          <w:lang w:val="en-GB" w:eastAsia="en-GB"/>
          <w14:ligatures w14:val="none"/>
        </w:rPr>
        <w:t>-T</w:t>
      </w:r>
      <w:ins w:id="4423" w:author="Jane Kohlhoff" w:date="2024-06-12T21:20:00Z" w16du:dateUtc="2024-06-12T11:20:00Z">
        <w:r w:rsidR="001C7107">
          <w:rPr>
            <w:rFonts w:ascii="Times New Roman" w:eastAsia="Times New Roman" w:hAnsi="Times New Roman" w:cs="Times New Roman"/>
            <w:kern w:val="0"/>
            <w:sz w:val="24"/>
            <w:szCs w:val="24"/>
            <w:lang w:val="en-GB" w:eastAsia="en-GB"/>
            <w14:ligatures w14:val="none"/>
          </w:rPr>
          <w:t xml:space="preserve"> </w:t>
        </w:r>
      </w:ins>
      <w:r w:rsidR="00B362A1" w:rsidRPr="00365026">
        <w:rPr>
          <w:rFonts w:ascii="Times New Roman" w:eastAsia="Times New Roman" w:hAnsi="Times New Roman" w:cs="Times New Roman"/>
          <w:kern w:val="0"/>
          <w:sz w:val="24"/>
          <w:szCs w:val="24"/>
          <w:lang w:val="en-GB" w:eastAsia="en-GB"/>
          <w14:ligatures w14:val="none"/>
        </w:rPr>
        <w:t>&gt; COS-</w:t>
      </w:r>
      <w:r w:rsidR="00E933D8" w:rsidRPr="00365026">
        <w:rPr>
          <w:rFonts w:ascii="Times New Roman" w:eastAsia="Times New Roman" w:hAnsi="Times New Roman" w:cs="Times New Roman"/>
          <w:kern w:val="0"/>
          <w:sz w:val="24"/>
          <w:szCs w:val="24"/>
          <w:lang w:val="en-GB" w:eastAsia="en-GB"/>
          <w14:ligatures w14:val="none"/>
        </w:rPr>
        <w:t>P</w:t>
      </w:r>
      <w:r w:rsidR="00B362A1" w:rsidRPr="00365026">
        <w:rPr>
          <w:rFonts w:ascii="Times New Roman" w:eastAsia="Times New Roman" w:hAnsi="Times New Roman" w:cs="Times New Roman"/>
          <w:kern w:val="0"/>
          <w:sz w:val="24"/>
          <w:szCs w:val="24"/>
          <w:lang w:val="en-GB" w:eastAsia="en-GB"/>
          <w14:ligatures w14:val="none"/>
        </w:rPr>
        <w:t>]</w:t>
      </w:r>
      <w:del w:id="4424" w:author="Jane Kohlhoff" w:date="2024-06-12T21:20:00Z" w16du:dateUtc="2024-06-12T11:20:00Z">
        <w:r w:rsidR="00B362A1" w:rsidRPr="00365026" w:rsidDel="001C7107">
          <w:rPr>
            <w:rFonts w:ascii="Times New Roman" w:eastAsia="Times New Roman" w:hAnsi="Times New Roman" w:cs="Times New Roman"/>
            <w:kern w:val="0"/>
            <w:sz w:val="24"/>
            <w:szCs w:val="24"/>
            <w:lang w:val="en-GB" w:eastAsia="en-GB"/>
            <w14:ligatures w14:val="none"/>
          </w:rPr>
          <w:delText>,</w:delText>
        </w:r>
      </w:del>
      <w:r w:rsidR="00B362A1" w:rsidRPr="00365026">
        <w:rPr>
          <w:rFonts w:ascii="Times New Roman" w:eastAsia="Times New Roman" w:hAnsi="Times New Roman" w:cs="Times New Roman"/>
          <w:kern w:val="0"/>
          <w:sz w:val="24"/>
          <w:szCs w:val="24"/>
          <w:lang w:val="en-GB" w:eastAsia="en-GB"/>
          <w14:ligatures w14:val="none"/>
        </w:rPr>
        <w:t xml:space="preserve"> were not supported</w:t>
      </w:r>
      <w:ins w:id="4425" w:author="Jane Kohlhoff" w:date="2024-06-12T21:20:00Z" w16du:dateUtc="2024-06-12T11:20:00Z">
        <w:r w:rsidR="001C7107">
          <w:rPr>
            <w:rFonts w:ascii="Times New Roman" w:eastAsia="Times New Roman" w:hAnsi="Times New Roman" w:cs="Times New Roman"/>
            <w:kern w:val="0"/>
            <w:sz w:val="24"/>
            <w:szCs w:val="24"/>
            <w:lang w:val="en-GB" w:eastAsia="en-GB"/>
            <w14:ligatures w14:val="none"/>
          </w:rPr>
          <w:t xml:space="preserve">, </w:t>
        </w:r>
      </w:ins>
      <w:del w:id="4426" w:author="Jane Kohlhoff" w:date="2024-06-12T21:20:00Z" w16du:dateUtc="2024-06-12T11:20:00Z">
        <w:r w:rsidR="00E933D8" w:rsidRPr="00365026" w:rsidDel="001C7107">
          <w:rPr>
            <w:rFonts w:ascii="Times New Roman" w:eastAsia="Times New Roman" w:hAnsi="Times New Roman" w:cs="Times New Roman"/>
            <w:kern w:val="0"/>
            <w:sz w:val="24"/>
            <w:szCs w:val="24"/>
            <w:lang w:val="en-GB" w:eastAsia="en-GB"/>
            <w14:ligatures w14:val="none"/>
          </w:rPr>
          <w:delText xml:space="preserve">  (</w:delText>
        </w:r>
      </w:del>
      <w:r w:rsidR="00E933D8" w:rsidRPr="00365026">
        <w:rPr>
          <w:rFonts w:ascii="Times New Roman" w:eastAsia="Times New Roman" w:hAnsi="Times New Roman" w:cs="Times New Roman"/>
          <w:kern w:val="0"/>
          <w:sz w:val="24"/>
          <w:szCs w:val="24"/>
          <w:lang w:val="en-GB" w:eastAsia="en-GB"/>
          <w14:ligatures w14:val="none"/>
        </w:rPr>
        <w:t xml:space="preserve">T1 to T2: </w:t>
      </w:r>
      <w:r w:rsidR="00E933D8" w:rsidRPr="00365026">
        <w:rPr>
          <w:rFonts w:ascii="Times New Roman" w:eastAsia="Times New Roman" w:hAnsi="Times New Roman" w:cs="Times New Roman"/>
          <w:i/>
          <w:iCs/>
          <w:kern w:val="0"/>
          <w:sz w:val="24"/>
          <w:szCs w:val="24"/>
          <w:lang w:val="en-GB" w:eastAsia="en-GB"/>
          <w14:ligatures w14:val="none"/>
        </w:rPr>
        <w:t>F</w:t>
      </w:r>
      <w:r w:rsidR="00E933D8" w:rsidRPr="00365026">
        <w:rPr>
          <w:rFonts w:ascii="Times New Roman" w:eastAsia="Times New Roman" w:hAnsi="Times New Roman" w:cs="Times New Roman"/>
          <w:kern w:val="0"/>
          <w:sz w:val="24"/>
          <w:szCs w:val="24"/>
          <w:lang w:val="en-GB" w:eastAsia="en-GB"/>
          <w14:ligatures w14:val="none"/>
        </w:rPr>
        <w:t xml:space="preserve"> (2, 155) = .41, </w:t>
      </w:r>
      <w:r w:rsidR="00E933D8" w:rsidRPr="00365026">
        <w:rPr>
          <w:rFonts w:ascii="Times New Roman" w:eastAsia="Times New Roman" w:hAnsi="Times New Roman" w:cs="Times New Roman"/>
          <w:i/>
          <w:iCs/>
          <w:kern w:val="0"/>
          <w:sz w:val="24"/>
          <w:szCs w:val="24"/>
          <w:lang w:val="en-GB" w:eastAsia="en-GB"/>
          <w14:ligatures w14:val="none"/>
        </w:rPr>
        <w:t>p</w:t>
      </w:r>
      <w:r w:rsidR="00E933D8" w:rsidRPr="00365026">
        <w:rPr>
          <w:rFonts w:ascii="Times New Roman" w:eastAsia="Times New Roman" w:hAnsi="Times New Roman" w:cs="Times New Roman"/>
          <w:kern w:val="0"/>
          <w:sz w:val="24"/>
          <w:szCs w:val="24"/>
          <w:lang w:val="en-GB" w:eastAsia="en-GB"/>
          <w14:ligatures w14:val="none"/>
        </w:rPr>
        <w:t xml:space="preserve"> = .664; </w:t>
      </w:r>
      <w:r w:rsidR="00E933D8" w:rsidRPr="00365026">
        <w:rPr>
          <w:rFonts w:ascii="Times New Roman" w:eastAsia="Times New Roman" w:hAnsi="Times New Roman" w:cs="Times New Roman"/>
          <w:kern w:val="0"/>
          <w:sz w:val="24"/>
          <w:szCs w:val="24"/>
          <w:lang w:val="en-GB" w:eastAsia="en-GB"/>
          <w14:ligatures w14:val="none"/>
          <w:rPrChange w:id="442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T1 to T3: </w:t>
      </w:r>
      <w:r w:rsidR="00E933D8" w:rsidRPr="00365026">
        <w:rPr>
          <w:rFonts w:ascii="Times New Roman" w:eastAsia="Times New Roman" w:hAnsi="Times New Roman" w:cs="Times New Roman"/>
          <w:i/>
          <w:iCs/>
          <w:kern w:val="0"/>
          <w:sz w:val="24"/>
          <w:szCs w:val="24"/>
          <w:lang w:val="en-GB" w:eastAsia="en-GB"/>
          <w14:ligatures w14:val="none"/>
          <w:rPrChange w:id="4428"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E933D8" w:rsidRPr="00365026">
        <w:rPr>
          <w:rFonts w:ascii="Times New Roman" w:eastAsia="Times New Roman" w:hAnsi="Times New Roman" w:cs="Times New Roman"/>
          <w:kern w:val="0"/>
          <w:sz w:val="24"/>
          <w:szCs w:val="24"/>
          <w:lang w:val="en-GB" w:eastAsia="en-GB"/>
          <w14:ligatures w14:val="none"/>
          <w:rPrChange w:id="442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4430" w:author="Jane Kohlhoff" w:date="2024-05-17T21:56:00Z" w16du:dateUtc="2024-05-17T11:56:00Z">
        <w:r w:rsidR="00EC60D1" w:rsidRPr="00365026">
          <w:rPr>
            <w:rFonts w:ascii="Times New Roman" w:eastAsia="Times New Roman" w:hAnsi="Times New Roman" w:cs="Times New Roman"/>
            <w:kern w:val="0"/>
            <w:sz w:val="24"/>
            <w:szCs w:val="24"/>
            <w:lang w:val="en-GB" w:eastAsia="en-GB"/>
            <w14:ligatures w14:val="none"/>
            <w:rPrChange w:id="443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155</w:t>
        </w:r>
      </w:ins>
      <w:del w:id="4432" w:author="Jane Kohlhoff" w:date="2024-05-17T21:56:00Z" w16du:dateUtc="2024-05-17T11:56:00Z">
        <w:r w:rsidR="00E933D8" w:rsidRPr="00365026" w:rsidDel="00EC60D1">
          <w:rPr>
            <w:rFonts w:ascii="Times New Roman" w:eastAsia="Times New Roman" w:hAnsi="Times New Roman" w:cs="Times New Roman"/>
            <w:kern w:val="0"/>
            <w:sz w:val="24"/>
            <w:szCs w:val="24"/>
            <w:lang w:val="en-GB" w:eastAsia="en-GB"/>
            <w14:ligatures w14:val="none"/>
            <w:rPrChange w:id="443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E933D8" w:rsidRPr="00365026">
        <w:rPr>
          <w:rFonts w:ascii="Times New Roman" w:eastAsia="Times New Roman" w:hAnsi="Times New Roman" w:cs="Times New Roman"/>
          <w:kern w:val="0"/>
          <w:sz w:val="24"/>
          <w:szCs w:val="24"/>
          <w:lang w:val="en-GB" w:eastAsia="en-GB"/>
          <w14:ligatures w14:val="none"/>
          <w:rPrChange w:id="443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435" w:author="Jane Kohlhoff" w:date="2024-05-17T21:56:00Z" w16du:dateUtc="2024-05-17T11:56:00Z">
        <w:r w:rsidR="00EC60D1" w:rsidRPr="00365026">
          <w:rPr>
            <w:rFonts w:ascii="Times New Roman" w:eastAsia="Times New Roman" w:hAnsi="Times New Roman" w:cs="Times New Roman"/>
            <w:kern w:val="0"/>
            <w:sz w:val="24"/>
            <w:szCs w:val="24"/>
            <w:lang w:val="en-GB" w:eastAsia="en-GB"/>
            <w14:ligatures w14:val="none"/>
            <w:rPrChange w:id="443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.25</w:t>
        </w:r>
      </w:ins>
      <w:del w:id="4437" w:author="Jane Kohlhoff" w:date="2024-05-17T21:56:00Z" w16du:dateUtc="2024-05-17T11:56:00Z">
        <w:r w:rsidR="00E933D8" w:rsidRPr="00365026" w:rsidDel="00EC60D1">
          <w:rPr>
            <w:rFonts w:ascii="Times New Roman" w:eastAsia="Times New Roman" w:hAnsi="Times New Roman" w:cs="Times New Roman"/>
            <w:kern w:val="0"/>
            <w:sz w:val="24"/>
            <w:szCs w:val="24"/>
            <w:lang w:val="en-GB" w:eastAsia="en-GB"/>
            <w14:ligatures w14:val="none"/>
            <w:rPrChange w:id="443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E933D8" w:rsidRPr="00365026">
        <w:rPr>
          <w:rFonts w:ascii="Times New Roman" w:eastAsia="Times New Roman" w:hAnsi="Times New Roman" w:cs="Times New Roman"/>
          <w:kern w:val="0"/>
          <w:sz w:val="24"/>
          <w:szCs w:val="24"/>
          <w:lang w:val="en-GB" w:eastAsia="en-GB"/>
          <w14:ligatures w14:val="none"/>
          <w:rPrChange w:id="443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E933D8" w:rsidRPr="00365026">
        <w:rPr>
          <w:rFonts w:ascii="Times New Roman" w:eastAsia="Times New Roman" w:hAnsi="Times New Roman" w:cs="Times New Roman"/>
          <w:i/>
          <w:iCs/>
          <w:kern w:val="0"/>
          <w:sz w:val="24"/>
          <w:szCs w:val="24"/>
          <w:lang w:val="en-GB" w:eastAsia="en-GB"/>
          <w14:ligatures w14:val="none"/>
          <w:rPrChange w:id="4440"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E933D8" w:rsidRPr="00365026">
        <w:rPr>
          <w:rFonts w:ascii="Times New Roman" w:eastAsia="Times New Roman" w:hAnsi="Times New Roman" w:cs="Times New Roman"/>
          <w:kern w:val="0"/>
          <w:sz w:val="24"/>
          <w:szCs w:val="24"/>
          <w:lang w:val="en-GB" w:eastAsia="en-GB"/>
          <w14:ligatures w14:val="none"/>
          <w:rPrChange w:id="444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442" w:author="Jane Kohlhoff" w:date="2024-05-17T21:56:00Z" w16du:dateUtc="2024-05-17T11:56:00Z">
        <w:r w:rsidR="00EC60D1" w:rsidRPr="00365026">
          <w:rPr>
            <w:rFonts w:ascii="Times New Roman" w:eastAsia="Times New Roman" w:hAnsi="Times New Roman" w:cs="Times New Roman"/>
            <w:kern w:val="0"/>
            <w:sz w:val="24"/>
            <w:szCs w:val="24"/>
            <w:lang w:val="en-GB" w:eastAsia="en-GB"/>
            <w14:ligatures w14:val="none"/>
            <w:rPrChange w:id="444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.617</w:t>
        </w:r>
      </w:ins>
      <w:del w:id="4444" w:author="Jane Kohlhoff" w:date="2024-05-17T21:56:00Z" w16du:dateUtc="2024-05-17T11:56:00Z">
        <w:r w:rsidR="00E933D8" w:rsidRPr="00365026" w:rsidDel="00EC60D1">
          <w:rPr>
            <w:rFonts w:ascii="Times New Roman" w:eastAsia="Times New Roman" w:hAnsi="Times New Roman" w:cs="Times New Roman"/>
            <w:kern w:val="0"/>
            <w:sz w:val="24"/>
            <w:szCs w:val="24"/>
            <w:lang w:val="en-GB" w:eastAsia="en-GB"/>
            <w14:ligatures w14:val="none"/>
            <w:rPrChange w:id="444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del w:id="4446" w:author="Jane Kohlhoff" w:date="2024-06-12T21:21:00Z" w16du:dateUtc="2024-06-12T11:21:00Z">
        <w:r w:rsidR="00E933D8" w:rsidRPr="00365026" w:rsidDel="001C7107">
          <w:rPr>
            <w:rFonts w:ascii="Times New Roman" w:eastAsia="Times New Roman" w:hAnsi="Times New Roman" w:cs="Times New Roman"/>
            <w:kern w:val="0"/>
            <w:sz w:val="24"/>
            <w:szCs w:val="24"/>
            <w:lang w:val="en-GB" w:eastAsia="en-GB"/>
            <w14:ligatures w14:val="none"/>
            <w:rPrChange w:id="444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E933D8" w:rsidRPr="00365026">
        <w:rPr>
          <w:rFonts w:ascii="Times New Roman" w:eastAsia="Times New Roman" w:hAnsi="Times New Roman" w:cs="Times New Roman"/>
          <w:kern w:val="0"/>
          <w:sz w:val="24"/>
          <w:szCs w:val="24"/>
          <w:lang w:val="en-GB" w:eastAsia="en-GB"/>
          <w14:ligatures w14:val="none"/>
          <w:rPrChange w:id="444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r w:rsidR="00B362A1" w:rsidRPr="00365026">
        <w:rPr>
          <w:rFonts w:ascii="Times New Roman" w:eastAsia="Times New Roman" w:hAnsi="Times New Roman" w:cs="Times New Roman"/>
          <w:kern w:val="0"/>
          <w:sz w:val="24"/>
          <w:szCs w:val="24"/>
          <w:lang w:val="en-GB" w:eastAsia="en-GB"/>
          <w14:ligatures w14:val="none"/>
        </w:rPr>
        <w:t xml:space="preserve"> </w:t>
      </w:r>
    </w:p>
    <w:p w14:paraId="35C18228" w14:textId="122F31D9" w:rsidR="00B362A1" w:rsidRPr="00365026" w:rsidRDefault="00B362A1" w:rsidP="00B362A1">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general problem </w:t>
      </w:r>
      <w:del w:id="4449"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4450"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r w:rsidRPr="00365026">
        <w:rPr>
          <w:rFonts w:ascii="Times New Roman" w:eastAsia="Times New Roman" w:hAnsi="Times New Roman" w:cs="Times New Roman"/>
          <w:kern w:val="0"/>
          <w:sz w:val="24"/>
          <w:szCs w:val="24"/>
          <w:lang w:val="en-GB" w:eastAsia="en-GB"/>
          <w14:ligatures w14:val="none"/>
        </w:rPr>
        <w:t>s</w:t>
      </w:r>
      <w:proofErr w:type="spellEnd"/>
      <w:r w:rsidRPr="00365026">
        <w:rPr>
          <w:rFonts w:ascii="Times New Roman" w:eastAsia="Times New Roman" w:hAnsi="Times New Roman" w:cs="Times New Roman"/>
          <w:kern w:val="0"/>
          <w:sz w:val="24"/>
          <w:szCs w:val="24"/>
          <w:lang w:val="en-GB" w:eastAsia="en-GB"/>
          <w14:ligatures w14:val="none"/>
        </w:rPr>
        <w:t xml:space="preserve">, </w:t>
      </w:r>
      <w:r w:rsidR="0005739B" w:rsidRPr="00365026">
        <w:rPr>
          <w:rFonts w:ascii="Times New Roman" w:eastAsia="Times New Roman" w:hAnsi="Times New Roman" w:cs="Times New Roman"/>
          <w:kern w:val="0"/>
          <w:sz w:val="24"/>
          <w:szCs w:val="24"/>
          <w:lang w:val="en-GB" w:eastAsia="en-GB"/>
          <w14:ligatures w14:val="none"/>
        </w:rPr>
        <w:t xml:space="preserve">assessed using the BITSEA-Problem scale, </w:t>
      </w:r>
      <w:r w:rsidRPr="00365026">
        <w:rPr>
          <w:rFonts w:ascii="Times New Roman" w:eastAsia="Times New Roman" w:hAnsi="Times New Roman" w:cs="Times New Roman"/>
          <w:kern w:val="0"/>
          <w:sz w:val="24"/>
          <w:szCs w:val="24"/>
          <w:lang w:val="en-GB" w:eastAsia="en-GB"/>
          <w14:ligatures w14:val="none"/>
        </w:rPr>
        <w:t>there was a significant effect for time (</w:t>
      </w:r>
      <w:r w:rsidRPr="00365026">
        <w:rPr>
          <w:rFonts w:ascii="Times New Roman" w:eastAsia="Times New Roman" w:hAnsi="Times New Roman" w:cs="Times New Roman"/>
          <w:i/>
          <w:iCs/>
          <w:kern w:val="0"/>
          <w:sz w:val="24"/>
          <w:szCs w:val="24"/>
          <w:lang w:val="en-GB" w:eastAsia="en-GB"/>
          <w14:ligatures w14:val="none"/>
        </w:rPr>
        <w:t xml:space="preserve">p </w:t>
      </w:r>
      <w:r w:rsidR="008E2F72" w:rsidRPr="00365026">
        <w:rPr>
          <w:rFonts w:ascii="Times New Roman" w:eastAsia="Times New Roman" w:hAnsi="Times New Roman" w:cs="Times New Roman"/>
          <w:kern w:val="0"/>
          <w:sz w:val="24"/>
          <w:szCs w:val="24"/>
          <w:lang w:val="en-GB" w:eastAsia="en-GB"/>
          <w14:ligatures w14:val="none"/>
        </w:rPr>
        <w:t>&lt;</w:t>
      </w:r>
      <w:r w:rsidRPr="00365026">
        <w:rPr>
          <w:rFonts w:ascii="Times New Roman" w:eastAsia="Times New Roman" w:hAnsi="Times New Roman" w:cs="Times New Roman"/>
          <w:kern w:val="0"/>
          <w:sz w:val="24"/>
          <w:szCs w:val="24"/>
          <w:lang w:val="en-GB" w:eastAsia="en-GB"/>
          <w14:ligatures w14:val="none"/>
        </w:rPr>
        <w:t xml:space="preserve"> .00</w:t>
      </w:r>
      <w:r w:rsidR="00276157" w:rsidRPr="00365026">
        <w:rPr>
          <w:rFonts w:ascii="Times New Roman" w:eastAsia="Times New Roman" w:hAnsi="Times New Roman" w:cs="Times New Roman"/>
          <w:kern w:val="0"/>
          <w:sz w:val="24"/>
          <w:szCs w:val="24"/>
          <w:lang w:val="en-GB" w:eastAsia="en-GB"/>
          <w14:ligatures w14:val="none"/>
        </w:rPr>
        <w:t>5</w:t>
      </w:r>
      <w:r w:rsidRPr="00365026">
        <w:rPr>
          <w:rFonts w:ascii="Times New Roman" w:eastAsia="Times New Roman" w:hAnsi="Times New Roman" w:cs="Times New Roman"/>
          <w:kern w:val="0"/>
          <w:sz w:val="24"/>
          <w:szCs w:val="24"/>
          <w:lang w:val="en-GB" w:eastAsia="en-GB"/>
          <w14:ligatures w14:val="none"/>
        </w:rPr>
        <w:t>), time x group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 .036) but no significant </w:t>
      </w:r>
      <w:r w:rsidR="0005739B" w:rsidRPr="00365026">
        <w:rPr>
          <w:rFonts w:ascii="Times New Roman" w:eastAsia="Times New Roman" w:hAnsi="Times New Roman" w:cs="Times New Roman"/>
          <w:kern w:val="0"/>
          <w:sz w:val="24"/>
          <w:szCs w:val="24"/>
          <w:lang w:val="en-GB" w:eastAsia="en-GB"/>
          <w14:ligatures w14:val="none"/>
        </w:rPr>
        <w:t xml:space="preserve">effects </w:t>
      </w:r>
      <w:r w:rsidRPr="00365026">
        <w:rPr>
          <w:rFonts w:ascii="Times New Roman" w:eastAsia="Times New Roman" w:hAnsi="Times New Roman" w:cs="Times New Roman"/>
          <w:kern w:val="0"/>
          <w:sz w:val="24"/>
          <w:szCs w:val="24"/>
          <w:lang w:val="en-GB" w:eastAsia="en-GB"/>
          <w14:ligatures w14:val="none"/>
        </w:rPr>
        <w:t>for group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 0.199). </w:t>
      </w:r>
      <w:r w:rsidR="00631383" w:rsidRPr="00365026">
        <w:rPr>
          <w:rFonts w:ascii="Times New Roman" w:eastAsia="Times New Roman" w:hAnsi="Times New Roman" w:cs="Times New Roman"/>
          <w:kern w:val="0"/>
          <w:sz w:val="24"/>
          <w:szCs w:val="24"/>
          <w:lang w:val="en-GB" w:eastAsia="en-GB"/>
          <w14:ligatures w14:val="none"/>
        </w:rPr>
        <w:t>Planned comparisons</w:t>
      </w:r>
      <w:r w:rsidRPr="00365026">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 but </w:t>
      </w:r>
      <w:r w:rsidR="0005739B" w:rsidRPr="00365026">
        <w:rPr>
          <w:rFonts w:ascii="Times New Roman" w:eastAsia="Times New Roman" w:hAnsi="Times New Roman" w:cs="Times New Roman"/>
          <w:kern w:val="0"/>
          <w:sz w:val="24"/>
          <w:szCs w:val="24"/>
          <w:lang w:val="en-GB" w:eastAsia="en-GB"/>
          <w14:ligatures w14:val="none"/>
        </w:rPr>
        <w:t>there was a</w:t>
      </w:r>
      <w:r w:rsidRPr="00365026">
        <w:rPr>
          <w:rFonts w:ascii="Times New Roman" w:eastAsia="Times New Roman" w:hAnsi="Times New Roman" w:cs="Times New Roman"/>
          <w:kern w:val="0"/>
          <w:sz w:val="24"/>
          <w:szCs w:val="24"/>
          <w:lang w:val="en-GB" w:eastAsia="en-GB"/>
          <w14:ligatures w14:val="none"/>
        </w:rPr>
        <w:t xml:space="preserve"> significant within-group decrease in problem </w:t>
      </w:r>
      <w:del w:id="4451"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4452"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r w:rsidRPr="00365026">
        <w:rPr>
          <w:rFonts w:ascii="Times New Roman" w:eastAsia="Times New Roman" w:hAnsi="Times New Roman" w:cs="Times New Roman"/>
          <w:kern w:val="0"/>
          <w:sz w:val="24"/>
          <w:szCs w:val="24"/>
          <w:lang w:val="en-GB" w:eastAsia="en-GB"/>
          <w14:ligatures w14:val="none"/>
        </w:rPr>
        <w:t>s</w:t>
      </w:r>
      <w:proofErr w:type="spellEnd"/>
      <w:r w:rsidRPr="00365026">
        <w:rPr>
          <w:rFonts w:ascii="Times New Roman" w:eastAsia="Times New Roman" w:hAnsi="Times New Roman" w:cs="Times New Roman"/>
          <w:kern w:val="0"/>
          <w:sz w:val="24"/>
          <w:szCs w:val="24"/>
          <w:lang w:val="en-GB" w:eastAsia="en-GB"/>
          <w14:ligatures w14:val="none"/>
        </w:rPr>
        <w:t xml:space="preserve"> for the PCIT-T group from T1 to T2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w:t>
      </w:r>
      <w:r w:rsidR="009F771D" w:rsidRPr="00365026">
        <w:rPr>
          <w:rFonts w:ascii="Times New Roman" w:eastAsia="Times New Roman" w:hAnsi="Times New Roman" w:cs="Times New Roman"/>
          <w:kern w:val="0"/>
          <w:sz w:val="24"/>
          <w:szCs w:val="24"/>
          <w:lang w:val="en-GB" w:eastAsia="en-GB"/>
          <w14:ligatures w14:val="none"/>
        </w:rPr>
        <w:t>&lt;</w:t>
      </w:r>
      <w:r w:rsidRPr="00365026">
        <w:rPr>
          <w:rFonts w:ascii="Times New Roman" w:eastAsia="Times New Roman" w:hAnsi="Times New Roman" w:cs="Times New Roman"/>
          <w:kern w:val="0"/>
          <w:sz w:val="24"/>
          <w:szCs w:val="24"/>
          <w:lang w:val="en-GB" w:eastAsia="en-GB"/>
          <w14:ligatures w14:val="none"/>
        </w:rPr>
        <w:t xml:space="preserve"> 0.00</w:t>
      </w:r>
      <w:r w:rsidR="009F771D" w:rsidRPr="00365026">
        <w:rPr>
          <w:rFonts w:ascii="Times New Roman" w:eastAsia="Times New Roman" w:hAnsi="Times New Roman" w:cs="Times New Roman"/>
          <w:kern w:val="0"/>
          <w:sz w:val="24"/>
          <w:szCs w:val="24"/>
          <w:lang w:val="en-GB" w:eastAsia="en-GB"/>
          <w14:ligatures w14:val="none"/>
        </w:rPr>
        <w:t>1</w:t>
      </w:r>
      <w:r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i/>
          <w:iCs/>
          <w:kern w:val="0"/>
          <w:sz w:val="24"/>
          <w:szCs w:val="24"/>
          <w:lang w:val="en-GB" w:eastAsia="en-GB"/>
          <w14:ligatures w14:val="none"/>
        </w:rPr>
        <w:t>d</w:t>
      </w:r>
      <w:r w:rsidRPr="00365026">
        <w:rPr>
          <w:rFonts w:ascii="Times New Roman" w:eastAsia="Times New Roman" w:hAnsi="Times New Roman" w:cs="Times New Roman"/>
          <w:kern w:val="0"/>
          <w:sz w:val="24"/>
          <w:szCs w:val="24"/>
          <w:lang w:val="en-GB" w:eastAsia="en-GB"/>
          <w14:ligatures w14:val="none"/>
        </w:rPr>
        <w:t>=</w:t>
      </w:r>
      <w:ins w:id="4453" w:author="Jane Kohlhoff" w:date="2024-06-11T22:51:00Z" w16du:dateUtc="2024-06-11T12:51:00Z">
        <w:r w:rsidR="00BD618A">
          <w:rPr>
            <w:rFonts w:ascii="Times New Roman" w:eastAsia="Times New Roman" w:hAnsi="Times New Roman" w:cs="Times New Roman"/>
            <w:kern w:val="0"/>
            <w:sz w:val="24"/>
            <w:szCs w:val="24"/>
            <w:lang w:val="en-GB" w:eastAsia="en-GB"/>
            <w14:ligatures w14:val="none"/>
          </w:rPr>
          <w:t>-</w:t>
        </w:r>
      </w:ins>
      <w:r w:rsidRPr="00365026">
        <w:rPr>
          <w:rFonts w:ascii="Times New Roman" w:eastAsia="Times New Roman" w:hAnsi="Times New Roman" w:cs="Times New Roman"/>
          <w:kern w:val="0"/>
          <w:sz w:val="24"/>
          <w:szCs w:val="24"/>
          <w:lang w:val="en-GB" w:eastAsia="en-GB"/>
          <w14:ligatures w14:val="none"/>
        </w:rPr>
        <w:t>.64, medium to large effect size) and from T1 to T3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w:t>
      </w:r>
      <w:r w:rsidR="00506071" w:rsidRPr="00365026">
        <w:rPr>
          <w:rFonts w:ascii="Times New Roman" w:eastAsia="Times New Roman" w:hAnsi="Times New Roman" w:cs="Times New Roman"/>
          <w:kern w:val="0"/>
          <w:sz w:val="24"/>
          <w:szCs w:val="24"/>
          <w:lang w:val="en-GB" w:eastAsia="en-GB"/>
          <w14:ligatures w14:val="none"/>
        </w:rPr>
        <w:t>&lt;</w:t>
      </w:r>
      <w:r w:rsidRPr="00365026">
        <w:rPr>
          <w:rFonts w:ascii="Times New Roman" w:eastAsia="Times New Roman" w:hAnsi="Times New Roman" w:cs="Times New Roman"/>
          <w:kern w:val="0"/>
          <w:sz w:val="24"/>
          <w:szCs w:val="24"/>
          <w:lang w:val="en-GB" w:eastAsia="en-GB"/>
          <w14:ligatures w14:val="none"/>
        </w:rPr>
        <w:t xml:space="preserve"> 0.00</w:t>
      </w:r>
      <w:r w:rsidR="00506071" w:rsidRPr="00365026">
        <w:rPr>
          <w:rFonts w:ascii="Times New Roman" w:eastAsia="Times New Roman" w:hAnsi="Times New Roman" w:cs="Times New Roman"/>
          <w:kern w:val="0"/>
          <w:sz w:val="24"/>
          <w:szCs w:val="24"/>
          <w:lang w:val="en-GB" w:eastAsia="en-GB"/>
          <w14:ligatures w14:val="none"/>
        </w:rPr>
        <w:t>1</w:t>
      </w:r>
      <w:r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i/>
          <w:iCs/>
          <w:kern w:val="0"/>
          <w:sz w:val="24"/>
          <w:szCs w:val="24"/>
          <w:lang w:val="en-GB" w:eastAsia="en-GB"/>
          <w14:ligatures w14:val="none"/>
        </w:rPr>
        <w:t>d</w:t>
      </w:r>
      <w:r w:rsidRPr="00365026">
        <w:rPr>
          <w:rFonts w:ascii="Times New Roman" w:eastAsia="Times New Roman" w:hAnsi="Times New Roman" w:cs="Times New Roman"/>
          <w:kern w:val="0"/>
          <w:sz w:val="24"/>
          <w:szCs w:val="24"/>
          <w:lang w:val="en-GB" w:eastAsia="en-GB"/>
          <w14:ligatures w14:val="none"/>
        </w:rPr>
        <w:t>=</w:t>
      </w:r>
      <w:ins w:id="4454" w:author="Jane Kohlhoff" w:date="2024-06-11T22:51:00Z" w16du:dateUtc="2024-06-11T12:51:00Z">
        <w:r w:rsidR="00BD618A">
          <w:rPr>
            <w:rFonts w:ascii="Times New Roman" w:eastAsia="Times New Roman" w:hAnsi="Times New Roman" w:cs="Times New Roman"/>
            <w:kern w:val="0"/>
            <w:sz w:val="24"/>
            <w:szCs w:val="24"/>
            <w:lang w:val="en-GB" w:eastAsia="en-GB"/>
            <w14:ligatures w14:val="none"/>
          </w:rPr>
          <w:t>-</w:t>
        </w:r>
      </w:ins>
      <w:r w:rsidRPr="00365026">
        <w:rPr>
          <w:rFonts w:ascii="Times New Roman" w:eastAsia="Times New Roman" w:hAnsi="Times New Roman" w:cs="Times New Roman"/>
          <w:kern w:val="0"/>
          <w:sz w:val="24"/>
          <w:szCs w:val="24"/>
          <w:lang w:val="en-GB" w:eastAsia="en-GB"/>
          <w14:ligatures w14:val="none"/>
        </w:rPr>
        <w:t>.78, large effect size). The hypothes</w:t>
      </w:r>
      <w:r w:rsidR="00846BFA" w:rsidRPr="00365026">
        <w:rPr>
          <w:rFonts w:ascii="Times New Roman" w:eastAsia="Times New Roman" w:hAnsi="Times New Roman" w:cs="Times New Roman"/>
          <w:kern w:val="0"/>
          <w:sz w:val="24"/>
          <w:szCs w:val="24"/>
          <w:lang w:val="en-GB" w:eastAsia="en-GB"/>
          <w14:ligatures w14:val="none"/>
        </w:rPr>
        <w:t>i</w:t>
      </w:r>
      <w:r w:rsidRPr="00365026">
        <w:rPr>
          <w:rFonts w:ascii="Times New Roman" w:eastAsia="Times New Roman" w:hAnsi="Times New Roman" w:cs="Times New Roman"/>
          <w:kern w:val="0"/>
          <w:sz w:val="24"/>
          <w:szCs w:val="24"/>
          <w:lang w:val="en-GB" w:eastAsia="en-GB"/>
          <w14:ligatures w14:val="none"/>
        </w:rPr>
        <w:t xml:space="preserve">s that there would be </w:t>
      </w:r>
      <w:r w:rsidR="00846BFA" w:rsidRPr="00365026">
        <w:rPr>
          <w:rFonts w:ascii="Times New Roman" w:eastAsia="Times New Roman" w:hAnsi="Times New Roman" w:cs="Times New Roman"/>
          <w:kern w:val="0"/>
          <w:sz w:val="24"/>
          <w:szCs w:val="24"/>
          <w:lang w:val="en-GB" w:eastAsia="en-GB"/>
          <w14:ligatures w14:val="none"/>
        </w:rPr>
        <w:t xml:space="preserve">a </w:t>
      </w:r>
      <w:r w:rsidRPr="00365026">
        <w:rPr>
          <w:rFonts w:ascii="Times New Roman" w:eastAsia="Times New Roman" w:hAnsi="Times New Roman" w:cs="Times New Roman"/>
          <w:kern w:val="0"/>
          <w:sz w:val="24"/>
          <w:szCs w:val="24"/>
          <w:lang w:val="en-GB" w:eastAsia="en-GB"/>
          <w14:ligatures w14:val="none"/>
        </w:rPr>
        <w:t xml:space="preserve">gradient effect in terms of the magnitude of gains from T1 to T2 [PCIT-T &gt; COS-P &gt; WL] </w:t>
      </w:r>
      <w:r w:rsidR="00F47383" w:rsidRPr="00365026">
        <w:rPr>
          <w:rFonts w:ascii="Times New Roman" w:eastAsia="Times New Roman" w:hAnsi="Times New Roman" w:cs="Times New Roman"/>
          <w:kern w:val="0"/>
          <w:sz w:val="24"/>
          <w:szCs w:val="24"/>
          <w:lang w:val="en-GB" w:eastAsia="en-GB"/>
          <w14:ligatures w14:val="none"/>
        </w:rPr>
        <w:t>was supported</w:t>
      </w:r>
      <w:r w:rsidR="00E933D8" w:rsidRPr="00365026">
        <w:rPr>
          <w:rFonts w:ascii="Times New Roman" w:eastAsia="Times New Roman" w:hAnsi="Times New Roman" w:cs="Times New Roman"/>
          <w:kern w:val="0"/>
          <w:sz w:val="24"/>
          <w:szCs w:val="24"/>
          <w:lang w:val="en-GB" w:eastAsia="en-GB"/>
          <w14:ligatures w14:val="none"/>
        </w:rPr>
        <w:t xml:space="preserve">, </w:t>
      </w:r>
      <w:r w:rsidR="00E933D8" w:rsidRPr="005C4137">
        <w:rPr>
          <w:rFonts w:ascii="Times New Roman" w:eastAsia="Times New Roman" w:hAnsi="Times New Roman" w:cs="Times New Roman"/>
          <w:i/>
          <w:iCs/>
          <w:kern w:val="0"/>
          <w:sz w:val="24"/>
          <w:szCs w:val="24"/>
          <w:lang w:val="en-GB" w:eastAsia="en-GB"/>
          <w14:ligatures w14:val="none"/>
          <w:rPrChange w:id="4455" w:author="Jane Kohlhoff" w:date="2024-06-11T11:14:00Z" w16du:dateUtc="2024-06-11T01:14:00Z">
            <w:rPr>
              <w:rFonts w:ascii="Times New Roman" w:eastAsia="Times New Roman" w:hAnsi="Times New Roman" w:cs="Times New Roman"/>
              <w:kern w:val="0"/>
              <w:sz w:val="24"/>
              <w:szCs w:val="24"/>
              <w:lang w:val="en-GB" w:eastAsia="en-GB"/>
              <w14:ligatures w14:val="none"/>
            </w:rPr>
          </w:rPrChange>
        </w:rPr>
        <w:t>F</w:t>
      </w:r>
      <w:r w:rsidR="00E933D8" w:rsidRPr="00365026">
        <w:rPr>
          <w:rFonts w:ascii="Times New Roman" w:eastAsia="Times New Roman" w:hAnsi="Times New Roman" w:cs="Times New Roman"/>
          <w:kern w:val="0"/>
          <w:sz w:val="24"/>
          <w:szCs w:val="24"/>
          <w:lang w:val="en-GB" w:eastAsia="en-GB"/>
          <w14:ligatures w14:val="none"/>
        </w:rPr>
        <w:t xml:space="preserve"> (2, 153) = 4.04, </w:t>
      </w:r>
      <w:r w:rsidR="00405228" w:rsidRPr="00365026">
        <w:rPr>
          <w:rFonts w:ascii="Times New Roman" w:eastAsia="Times New Roman" w:hAnsi="Times New Roman" w:cs="Times New Roman"/>
          <w:i/>
          <w:iCs/>
          <w:kern w:val="0"/>
          <w:sz w:val="24"/>
          <w:szCs w:val="24"/>
          <w:lang w:val="en-GB" w:eastAsia="en-GB"/>
          <w14:ligatures w14:val="none"/>
        </w:rPr>
        <w:t>p</w:t>
      </w:r>
      <w:r w:rsidR="001472EB" w:rsidRPr="00365026">
        <w:rPr>
          <w:rFonts w:ascii="Times New Roman" w:eastAsia="Times New Roman" w:hAnsi="Times New Roman" w:cs="Times New Roman"/>
          <w:kern w:val="0"/>
          <w:sz w:val="24"/>
          <w:szCs w:val="24"/>
          <w:lang w:val="en-GB" w:eastAsia="en-GB"/>
          <w14:ligatures w14:val="none"/>
        </w:rPr>
        <w:t xml:space="preserve"> </w:t>
      </w:r>
      <w:r w:rsidR="00E933D8" w:rsidRPr="00365026">
        <w:rPr>
          <w:rFonts w:ascii="Times New Roman" w:eastAsia="Times New Roman" w:hAnsi="Times New Roman" w:cs="Times New Roman"/>
          <w:kern w:val="0"/>
          <w:sz w:val="24"/>
          <w:szCs w:val="24"/>
          <w:lang w:val="en-GB" w:eastAsia="en-GB"/>
          <w14:ligatures w14:val="none"/>
        </w:rPr>
        <w:t>&lt;</w:t>
      </w:r>
      <w:r w:rsidR="001472EB" w:rsidRPr="00365026">
        <w:rPr>
          <w:rFonts w:ascii="Times New Roman" w:eastAsia="Times New Roman" w:hAnsi="Times New Roman" w:cs="Times New Roman"/>
          <w:kern w:val="0"/>
          <w:sz w:val="24"/>
          <w:szCs w:val="24"/>
          <w:lang w:val="en-GB" w:eastAsia="en-GB"/>
          <w14:ligatures w14:val="none"/>
        </w:rPr>
        <w:t xml:space="preserve"> 0.0</w:t>
      </w:r>
      <w:r w:rsidR="00E933D8" w:rsidRPr="00365026">
        <w:rPr>
          <w:rFonts w:ascii="Times New Roman" w:eastAsia="Times New Roman" w:hAnsi="Times New Roman" w:cs="Times New Roman"/>
          <w:kern w:val="0"/>
          <w:sz w:val="24"/>
          <w:szCs w:val="24"/>
          <w:lang w:val="en-GB" w:eastAsia="en-GB"/>
          <w14:ligatures w14:val="none"/>
        </w:rPr>
        <w:t>5</w:t>
      </w:r>
      <w:del w:id="4456" w:author="Jane Kohlhoff" w:date="2024-06-11T11:14:00Z" w16du:dateUtc="2024-06-11T01:14:00Z">
        <w:r w:rsidR="001472EB" w:rsidRPr="00365026" w:rsidDel="005C4137">
          <w:rPr>
            <w:rFonts w:ascii="Times New Roman" w:eastAsia="Times New Roman" w:hAnsi="Times New Roman" w:cs="Times New Roman"/>
            <w:kern w:val="0"/>
            <w:sz w:val="24"/>
            <w:szCs w:val="24"/>
            <w:lang w:val="en-GB" w:eastAsia="en-GB"/>
            <w14:ligatures w14:val="none"/>
          </w:rPr>
          <w:delText>)</w:delText>
        </w:r>
      </w:del>
      <w:r w:rsidR="00846BFA" w:rsidRPr="00365026">
        <w:rPr>
          <w:rFonts w:ascii="Times New Roman" w:eastAsia="Times New Roman" w:hAnsi="Times New Roman" w:cs="Times New Roman"/>
          <w:kern w:val="0"/>
          <w:sz w:val="24"/>
          <w:szCs w:val="24"/>
          <w:lang w:val="en-GB" w:eastAsia="en-GB"/>
          <w14:ligatures w14:val="none"/>
        </w:rPr>
        <w:t>. T</w:t>
      </w:r>
      <w:r w:rsidR="00F47383" w:rsidRPr="00365026">
        <w:rPr>
          <w:rFonts w:ascii="Times New Roman" w:eastAsia="Times New Roman" w:hAnsi="Times New Roman" w:cs="Times New Roman"/>
          <w:kern w:val="0"/>
          <w:sz w:val="24"/>
          <w:szCs w:val="24"/>
          <w:lang w:val="en-GB" w:eastAsia="en-GB"/>
          <w14:ligatures w14:val="none"/>
        </w:rPr>
        <w:t>he hypothes</w:t>
      </w:r>
      <w:r w:rsidR="00E933D8" w:rsidRPr="00365026">
        <w:rPr>
          <w:rFonts w:ascii="Times New Roman" w:eastAsia="Times New Roman" w:hAnsi="Times New Roman" w:cs="Times New Roman"/>
          <w:kern w:val="0"/>
          <w:sz w:val="24"/>
          <w:szCs w:val="24"/>
          <w:lang w:val="en-GB" w:eastAsia="en-GB"/>
          <w14:ligatures w14:val="none"/>
        </w:rPr>
        <w:t>i</w:t>
      </w:r>
      <w:r w:rsidR="00F47383" w:rsidRPr="00365026">
        <w:rPr>
          <w:rFonts w:ascii="Times New Roman" w:eastAsia="Times New Roman" w:hAnsi="Times New Roman" w:cs="Times New Roman"/>
          <w:kern w:val="0"/>
          <w:sz w:val="24"/>
          <w:szCs w:val="24"/>
          <w:lang w:val="en-GB" w:eastAsia="en-GB"/>
          <w14:ligatures w14:val="none"/>
        </w:rPr>
        <w:t xml:space="preserve">s that there would be </w:t>
      </w:r>
      <w:r w:rsidR="00846BFA" w:rsidRPr="00365026">
        <w:rPr>
          <w:rFonts w:ascii="Times New Roman" w:eastAsia="Times New Roman" w:hAnsi="Times New Roman" w:cs="Times New Roman"/>
          <w:kern w:val="0"/>
          <w:sz w:val="24"/>
          <w:szCs w:val="24"/>
          <w:lang w:val="en-GB" w:eastAsia="en-GB"/>
          <w14:ligatures w14:val="none"/>
        </w:rPr>
        <w:t xml:space="preserve">a </w:t>
      </w:r>
      <w:r w:rsidR="00F47383" w:rsidRPr="00365026">
        <w:rPr>
          <w:rFonts w:ascii="Times New Roman" w:eastAsia="Times New Roman" w:hAnsi="Times New Roman" w:cs="Times New Roman"/>
          <w:kern w:val="0"/>
          <w:sz w:val="24"/>
          <w:szCs w:val="24"/>
          <w:lang w:val="en-GB" w:eastAsia="en-GB"/>
          <w14:ligatures w14:val="none"/>
        </w:rPr>
        <w:t xml:space="preserve">gradient effect in terms of the magnitude of gains from T1 to </w:t>
      </w:r>
      <w:r w:rsidRPr="00365026">
        <w:rPr>
          <w:rFonts w:ascii="Times New Roman" w:eastAsia="Times New Roman" w:hAnsi="Times New Roman" w:cs="Times New Roman"/>
          <w:kern w:val="0"/>
          <w:sz w:val="24"/>
          <w:szCs w:val="24"/>
          <w:lang w:val="en-GB" w:eastAsia="en-GB"/>
          <w14:ligatures w14:val="none"/>
        </w:rPr>
        <w:t>T3 [PCIT</w:t>
      </w:r>
      <w:r w:rsidR="00E933D8" w:rsidRPr="00365026">
        <w:rPr>
          <w:rFonts w:ascii="Times New Roman" w:eastAsia="Times New Roman" w:hAnsi="Times New Roman" w:cs="Times New Roman"/>
          <w:kern w:val="0"/>
          <w:sz w:val="24"/>
          <w:szCs w:val="24"/>
          <w:lang w:val="en-GB" w:eastAsia="en-GB"/>
          <w14:ligatures w14:val="none"/>
        </w:rPr>
        <w:t xml:space="preserve">-T </w:t>
      </w:r>
      <w:r w:rsidRPr="00365026">
        <w:rPr>
          <w:rFonts w:ascii="Times New Roman" w:eastAsia="Times New Roman" w:hAnsi="Times New Roman" w:cs="Times New Roman"/>
          <w:kern w:val="0"/>
          <w:sz w:val="24"/>
          <w:szCs w:val="24"/>
          <w:lang w:val="en-GB" w:eastAsia="en-GB"/>
          <w14:ligatures w14:val="none"/>
        </w:rPr>
        <w:t>&gt; COS-P]</w:t>
      </w:r>
      <w:del w:id="4457" w:author="Jane Kohlhoff" w:date="2024-05-17T21:57:00Z" w16du:dateUtc="2024-05-17T11:57:00Z">
        <w:r w:rsidRPr="00365026" w:rsidDel="00EC60D1">
          <w:rPr>
            <w:rFonts w:ascii="Times New Roman" w:eastAsia="Times New Roman" w:hAnsi="Times New Roman" w:cs="Times New Roman"/>
            <w:kern w:val="0"/>
            <w:sz w:val="24"/>
            <w:szCs w:val="24"/>
            <w:lang w:val="en-GB" w:eastAsia="en-GB"/>
            <w14:ligatures w14:val="none"/>
          </w:rPr>
          <w:delText>,</w:delText>
        </w:r>
      </w:del>
      <w:r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Change w:id="445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w:t>
      </w:r>
      <w:r w:rsidR="00F47383" w:rsidRPr="00365026">
        <w:rPr>
          <w:rFonts w:ascii="Times New Roman" w:eastAsia="Times New Roman" w:hAnsi="Times New Roman" w:cs="Times New Roman"/>
          <w:kern w:val="0"/>
          <w:sz w:val="24"/>
          <w:szCs w:val="24"/>
          <w:lang w:val="en-GB" w:eastAsia="en-GB"/>
          <w14:ligatures w14:val="none"/>
          <w:rPrChange w:id="445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as</w:t>
      </w:r>
      <w:r w:rsidRPr="00365026">
        <w:rPr>
          <w:rFonts w:ascii="Times New Roman" w:eastAsia="Times New Roman" w:hAnsi="Times New Roman" w:cs="Times New Roman"/>
          <w:kern w:val="0"/>
          <w:sz w:val="24"/>
          <w:szCs w:val="24"/>
          <w:lang w:val="en-GB" w:eastAsia="en-GB"/>
          <w14:ligatures w14:val="none"/>
          <w:rPrChange w:id="446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not supported</w:t>
      </w:r>
      <w:r w:rsidR="00E933D8" w:rsidRPr="00365026">
        <w:rPr>
          <w:rFonts w:ascii="Times New Roman" w:eastAsia="Times New Roman" w:hAnsi="Times New Roman" w:cs="Times New Roman"/>
          <w:kern w:val="0"/>
          <w:sz w:val="24"/>
          <w:szCs w:val="24"/>
          <w:lang w:val="en-GB" w:eastAsia="en-GB"/>
          <w14:ligatures w14:val="none"/>
        </w:rPr>
        <w:t xml:space="preserve">, </w:t>
      </w:r>
      <w:r w:rsidR="00E933D8" w:rsidRPr="00365026">
        <w:rPr>
          <w:rFonts w:ascii="Times New Roman" w:eastAsia="Times New Roman" w:hAnsi="Times New Roman" w:cs="Times New Roman"/>
          <w:i/>
          <w:iCs/>
          <w:kern w:val="0"/>
          <w:sz w:val="24"/>
          <w:szCs w:val="24"/>
          <w:lang w:val="en-GB" w:eastAsia="en-GB"/>
          <w14:ligatures w14:val="none"/>
          <w:rPrChange w:id="4461"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E933D8" w:rsidRPr="00365026">
        <w:rPr>
          <w:rFonts w:ascii="Times New Roman" w:eastAsia="Times New Roman" w:hAnsi="Times New Roman" w:cs="Times New Roman"/>
          <w:kern w:val="0"/>
          <w:sz w:val="24"/>
          <w:szCs w:val="24"/>
          <w:lang w:val="en-GB" w:eastAsia="en-GB"/>
          <w14:ligatures w14:val="none"/>
          <w:rPrChange w:id="446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4463" w:author="Jane Kohlhoff" w:date="2024-05-17T21:57:00Z" w16du:dateUtc="2024-05-17T11:57:00Z">
        <w:r w:rsidR="00EC60D1" w:rsidRPr="00365026">
          <w:rPr>
            <w:rFonts w:ascii="Times New Roman" w:eastAsia="Times New Roman" w:hAnsi="Times New Roman" w:cs="Times New Roman"/>
            <w:kern w:val="0"/>
            <w:sz w:val="24"/>
            <w:szCs w:val="24"/>
            <w:lang w:val="en-GB" w:eastAsia="en-GB"/>
            <w14:ligatures w14:val="none"/>
            <w:rPrChange w:id="446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153</w:t>
        </w:r>
      </w:ins>
      <w:del w:id="4465" w:author="Jane Kohlhoff" w:date="2024-05-17T21:57:00Z" w16du:dateUtc="2024-05-17T11:57:00Z">
        <w:r w:rsidR="00E933D8" w:rsidRPr="00365026" w:rsidDel="00EC60D1">
          <w:rPr>
            <w:rFonts w:ascii="Times New Roman" w:eastAsia="Times New Roman" w:hAnsi="Times New Roman" w:cs="Times New Roman"/>
            <w:kern w:val="0"/>
            <w:sz w:val="24"/>
            <w:szCs w:val="24"/>
            <w:lang w:val="en-GB" w:eastAsia="en-GB"/>
            <w14:ligatures w14:val="none"/>
            <w:rPrChange w:id="446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E933D8" w:rsidRPr="00365026">
        <w:rPr>
          <w:rFonts w:ascii="Times New Roman" w:eastAsia="Times New Roman" w:hAnsi="Times New Roman" w:cs="Times New Roman"/>
          <w:kern w:val="0"/>
          <w:sz w:val="24"/>
          <w:szCs w:val="24"/>
          <w:lang w:val="en-GB" w:eastAsia="en-GB"/>
          <w14:ligatures w14:val="none"/>
          <w:rPrChange w:id="446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468" w:author="Jane Kohlhoff" w:date="2024-05-17T21:57:00Z" w16du:dateUtc="2024-05-17T11:57:00Z">
        <w:r w:rsidR="00EC60D1" w:rsidRPr="00365026">
          <w:rPr>
            <w:rFonts w:ascii="Times New Roman" w:eastAsia="Times New Roman" w:hAnsi="Times New Roman" w:cs="Times New Roman"/>
            <w:kern w:val="0"/>
            <w:sz w:val="24"/>
            <w:szCs w:val="24"/>
            <w:lang w:val="en-GB" w:eastAsia="en-GB"/>
            <w14:ligatures w14:val="none"/>
            <w:rPrChange w:id="446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1.54</w:t>
        </w:r>
      </w:ins>
      <w:del w:id="4470" w:author="Jane Kohlhoff" w:date="2024-05-17T21:57:00Z" w16du:dateUtc="2024-05-17T11:57:00Z">
        <w:r w:rsidR="00E933D8" w:rsidRPr="00365026" w:rsidDel="00EC60D1">
          <w:rPr>
            <w:rFonts w:ascii="Times New Roman" w:eastAsia="Times New Roman" w:hAnsi="Times New Roman" w:cs="Times New Roman"/>
            <w:kern w:val="0"/>
            <w:sz w:val="24"/>
            <w:szCs w:val="24"/>
            <w:lang w:val="en-GB" w:eastAsia="en-GB"/>
            <w14:ligatures w14:val="none"/>
            <w:rPrChange w:id="447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E933D8" w:rsidRPr="00365026">
        <w:rPr>
          <w:rFonts w:ascii="Times New Roman" w:eastAsia="Times New Roman" w:hAnsi="Times New Roman" w:cs="Times New Roman"/>
          <w:kern w:val="0"/>
          <w:sz w:val="24"/>
          <w:szCs w:val="24"/>
          <w:lang w:val="en-GB" w:eastAsia="en-GB"/>
          <w14:ligatures w14:val="none"/>
          <w:rPrChange w:id="447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E933D8" w:rsidRPr="00365026">
        <w:rPr>
          <w:rFonts w:ascii="Times New Roman" w:eastAsia="Times New Roman" w:hAnsi="Times New Roman" w:cs="Times New Roman"/>
          <w:i/>
          <w:iCs/>
          <w:kern w:val="0"/>
          <w:sz w:val="24"/>
          <w:szCs w:val="24"/>
          <w:lang w:val="en-GB" w:eastAsia="en-GB"/>
          <w14:ligatures w14:val="none"/>
          <w:rPrChange w:id="4473"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E933D8" w:rsidRPr="00365026">
        <w:rPr>
          <w:rFonts w:ascii="Times New Roman" w:eastAsia="Times New Roman" w:hAnsi="Times New Roman" w:cs="Times New Roman"/>
          <w:kern w:val="0"/>
          <w:sz w:val="24"/>
          <w:szCs w:val="24"/>
          <w:lang w:val="en-GB" w:eastAsia="en-GB"/>
          <w14:ligatures w14:val="none"/>
          <w:rPrChange w:id="447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475" w:author="Jane Kohlhoff" w:date="2024-05-17T21:57:00Z" w16du:dateUtc="2024-05-17T11:57:00Z">
        <w:r w:rsidR="00EC60D1" w:rsidRPr="00365026">
          <w:rPr>
            <w:rFonts w:ascii="Times New Roman" w:eastAsia="Times New Roman" w:hAnsi="Times New Roman" w:cs="Times New Roman"/>
            <w:kern w:val="0"/>
            <w:sz w:val="24"/>
            <w:szCs w:val="24"/>
            <w:lang w:val="en-GB" w:eastAsia="en-GB"/>
            <w14:ligatures w14:val="none"/>
            <w:rPrChange w:id="447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.216</w:t>
        </w:r>
      </w:ins>
      <w:del w:id="4477" w:author="Jane Kohlhoff" w:date="2024-05-17T21:57:00Z" w16du:dateUtc="2024-05-17T11:57:00Z">
        <w:r w:rsidR="00E933D8" w:rsidRPr="00365026" w:rsidDel="00EC60D1">
          <w:rPr>
            <w:rFonts w:ascii="Times New Roman" w:eastAsia="Times New Roman" w:hAnsi="Times New Roman" w:cs="Times New Roman"/>
            <w:kern w:val="0"/>
            <w:sz w:val="24"/>
            <w:szCs w:val="24"/>
            <w:lang w:val="en-GB" w:eastAsia="en-GB"/>
            <w14:ligatures w14:val="none"/>
            <w:rPrChange w:id="447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r w:rsidR="00E933D8" w:rsidRPr="00365026">
        <w:rPr>
          <w:rFonts w:ascii="Times New Roman" w:eastAsia="Times New Roman" w:hAnsi="Times New Roman" w:cs="Times New Roman"/>
          <w:kern w:val="0"/>
          <w:sz w:val="24"/>
          <w:szCs w:val="24"/>
          <w:lang w:val="en-GB" w:eastAsia="en-GB"/>
          <w14:ligatures w14:val="none"/>
        </w:rPr>
        <w:t>.</w:t>
      </w:r>
    </w:p>
    <w:p w14:paraId="553DAED6" w14:textId="04B6ABF0" w:rsidR="00FA3CE6" w:rsidRPr="00365026" w:rsidRDefault="00F47383" w:rsidP="00055AA0">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compliance, </w:t>
      </w:r>
      <w:r w:rsidR="00AB4D9E" w:rsidRPr="00365026">
        <w:rPr>
          <w:rFonts w:ascii="Times New Roman" w:eastAsia="Times New Roman" w:hAnsi="Times New Roman" w:cs="Times New Roman"/>
          <w:kern w:val="0"/>
          <w:sz w:val="24"/>
          <w:szCs w:val="24"/>
          <w:lang w:val="en-GB" w:eastAsia="en-GB"/>
          <w14:ligatures w14:val="none"/>
        </w:rPr>
        <w:t xml:space="preserve">assessed using the DPICS-IV child compliance code (proportion of times the child complied with an effective parental command) </w:t>
      </w:r>
      <w:r w:rsidR="00693B27" w:rsidRPr="00365026">
        <w:rPr>
          <w:rFonts w:ascii="Times New Roman" w:eastAsia="Times New Roman" w:hAnsi="Times New Roman" w:cs="Times New Roman"/>
          <w:kern w:val="0"/>
          <w:sz w:val="24"/>
          <w:szCs w:val="24"/>
          <w:lang w:val="en-GB" w:eastAsia="en-GB"/>
          <w14:ligatures w14:val="none"/>
        </w:rPr>
        <w:t>there were no significant effects for time (</w:t>
      </w:r>
      <w:r w:rsidR="00693B27" w:rsidRPr="00365026">
        <w:rPr>
          <w:rFonts w:ascii="Times New Roman" w:eastAsia="Times New Roman" w:hAnsi="Times New Roman" w:cs="Times New Roman"/>
          <w:i/>
          <w:iCs/>
          <w:kern w:val="0"/>
          <w:sz w:val="24"/>
          <w:szCs w:val="24"/>
          <w:lang w:val="en-GB" w:eastAsia="en-GB"/>
          <w14:ligatures w14:val="none"/>
        </w:rPr>
        <w:t>p</w:t>
      </w:r>
      <w:r w:rsidR="00693B27" w:rsidRPr="00365026">
        <w:rPr>
          <w:rFonts w:ascii="Times New Roman" w:eastAsia="Times New Roman" w:hAnsi="Times New Roman" w:cs="Times New Roman"/>
          <w:kern w:val="0"/>
          <w:sz w:val="24"/>
          <w:szCs w:val="24"/>
          <w:lang w:val="en-GB" w:eastAsia="en-GB"/>
          <w14:ligatures w14:val="none"/>
        </w:rPr>
        <w:t>= 0.080), group (</w:t>
      </w:r>
      <w:r w:rsidR="00693B27" w:rsidRPr="00365026">
        <w:rPr>
          <w:rFonts w:ascii="Times New Roman" w:eastAsia="Times New Roman" w:hAnsi="Times New Roman" w:cs="Times New Roman"/>
          <w:i/>
          <w:iCs/>
          <w:kern w:val="0"/>
          <w:sz w:val="24"/>
          <w:szCs w:val="24"/>
          <w:lang w:val="en-GB" w:eastAsia="en-GB"/>
          <w14:ligatures w14:val="none"/>
        </w:rPr>
        <w:t>p</w:t>
      </w:r>
      <w:r w:rsidR="00693B27" w:rsidRPr="00365026">
        <w:rPr>
          <w:rFonts w:ascii="Times New Roman" w:eastAsia="Times New Roman" w:hAnsi="Times New Roman" w:cs="Times New Roman"/>
          <w:kern w:val="0"/>
          <w:sz w:val="24"/>
          <w:szCs w:val="24"/>
          <w:lang w:val="en-GB" w:eastAsia="en-GB"/>
          <w14:ligatures w14:val="none"/>
        </w:rPr>
        <w:t>=.859) or time x group (</w:t>
      </w:r>
      <w:r w:rsidR="00693B27" w:rsidRPr="00365026">
        <w:rPr>
          <w:rFonts w:ascii="Times New Roman" w:eastAsia="Times New Roman" w:hAnsi="Times New Roman" w:cs="Times New Roman"/>
          <w:i/>
          <w:iCs/>
          <w:kern w:val="0"/>
          <w:sz w:val="24"/>
          <w:szCs w:val="24"/>
          <w:lang w:val="en-GB" w:eastAsia="en-GB"/>
          <w14:ligatures w14:val="none"/>
        </w:rPr>
        <w:t>p</w:t>
      </w:r>
      <w:r w:rsidR="00693B27" w:rsidRPr="00365026">
        <w:rPr>
          <w:rFonts w:ascii="Times New Roman" w:eastAsia="Times New Roman" w:hAnsi="Times New Roman" w:cs="Times New Roman"/>
          <w:kern w:val="0"/>
          <w:sz w:val="24"/>
          <w:szCs w:val="24"/>
          <w:lang w:val="en-GB" w:eastAsia="en-GB"/>
          <w14:ligatures w14:val="none"/>
        </w:rPr>
        <w:t xml:space="preserve">=.250). </w:t>
      </w:r>
      <w:r w:rsidR="00631383" w:rsidRPr="00365026">
        <w:rPr>
          <w:rFonts w:ascii="Times New Roman" w:eastAsia="Times New Roman" w:hAnsi="Times New Roman" w:cs="Times New Roman"/>
          <w:kern w:val="0"/>
          <w:sz w:val="24"/>
          <w:szCs w:val="24"/>
          <w:lang w:val="en-GB" w:eastAsia="en-GB"/>
          <w14:ligatures w14:val="none"/>
        </w:rPr>
        <w:t>Planned comparisons</w:t>
      </w:r>
      <w:r w:rsidR="00693B27" w:rsidRPr="00365026">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del w:id="4479" w:author="Jane Kohlhoff" w:date="2024-06-11T11:15:00Z" w16du:dateUtc="2024-06-11T01:15:00Z">
        <w:r w:rsidR="00AB4D9E" w:rsidRPr="00365026" w:rsidDel="005C4137">
          <w:rPr>
            <w:rFonts w:ascii="Times New Roman" w:eastAsia="Times New Roman" w:hAnsi="Times New Roman" w:cs="Times New Roman"/>
            <w:kern w:val="0"/>
            <w:sz w:val="24"/>
            <w:szCs w:val="24"/>
            <w:lang w:val="en-GB" w:eastAsia="en-GB"/>
            <w14:ligatures w14:val="none"/>
          </w:rPr>
          <w:delText>.</w:delText>
        </w:r>
      </w:del>
      <w:r w:rsidR="00AB4D9E" w:rsidRPr="00365026">
        <w:rPr>
          <w:rFonts w:ascii="Times New Roman" w:eastAsia="Times New Roman" w:hAnsi="Times New Roman" w:cs="Times New Roman"/>
          <w:kern w:val="0"/>
          <w:sz w:val="24"/>
          <w:szCs w:val="24"/>
          <w:lang w:val="en-GB" w:eastAsia="en-GB"/>
          <w14:ligatures w14:val="none"/>
        </w:rPr>
        <w:t xml:space="preserve"> </w:t>
      </w:r>
      <w:del w:id="4480" w:author="Jane Kohlhoff" w:date="2024-06-11T11:15:00Z" w16du:dateUtc="2024-06-11T01:15:00Z">
        <w:r w:rsidR="00B01F9E" w:rsidRPr="00365026" w:rsidDel="005C4137">
          <w:rPr>
            <w:rFonts w:ascii="Times New Roman" w:eastAsia="Times New Roman" w:hAnsi="Times New Roman" w:cs="Times New Roman"/>
            <w:kern w:val="0"/>
            <w:sz w:val="24"/>
            <w:szCs w:val="24"/>
            <w:lang w:val="en-GB" w:eastAsia="en-GB"/>
            <w14:ligatures w14:val="none"/>
          </w:rPr>
          <w:delText>T</w:delText>
        </w:r>
        <w:r w:rsidR="00AB4D9E" w:rsidRPr="00365026" w:rsidDel="005C4137">
          <w:rPr>
            <w:rFonts w:ascii="Times New Roman" w:eastAsia="Times New Roman" w:hAnsi="Times New Roman" w:cs="Times New Roman"/>
            <w:kern w:val="0"/>
            <w:sz w:val="24"/>
            <w:szCs w:val="24"/>
            <w:lang w:val="en-GB" w:eastAsia="en-GB"/>
            <w14:ligatures w14:val="none"/>
          </w:rPr>
          <w:delText>here w</w:delText>
        </w:r>
        <w:r w:rsidR="00CB6841" w:rsidRPr="00365026" w:rsidDel="005C4137">
          <w:rPr>
            <w:rFonts w:ascii="Times New Roman" w:eastAsia="Times New Roman" w:hAnsi="Times New Roman" w:cs="Times New Roman"/>
            <w:kern w:val="0"/>
            <w:sz w:val="24"/>
            <w:szCs w:val="24"/>
            <w:lang w:val="en-GB" w:eastAsia="en-GB"/>
            <w14:ligatures w14:val="none"/>
          </w:rPr>
          <w:delText>ere no</w:delText>
        </w:r>
        <w:r w:rsidR="00846BFA" w:rsidRPr="00365026" w:rsidDel="005C4137">
          <w:rPr>
            <w:rFonts w:ascii="Times New Roman" w:eastAsia="Times New Roman" w:hAnsi="Times New Roman" w:cs="Times New Roman"/>
            <w:kern w:val="0"/>
            <w:sz w:val="24"/>
            <w:szCs w:val="24"/>
            <w:lang w:val="en-GB" w:eastAsia="en-GB"/>
            <w14:ligatures w14:val="none"/>
          </w:rPr>
          <w:delText xml:space="preserve"> </w:delText>
        </w:r>
        <w:r w:rsidR="00CB6841" w:rsidRPr="00365026" w:rsidDel="005C4137">
          <w:rPr>
            <w:rFonts w:ascii="Times New Roman" w:eastAsia="Times New Roman" w:hAnsi="Times New Roman" w:cs="Times New Roman"/>
            <w:kern w:val="0"/>
            <w:sz w:val="24"/>
            <w:szCs w:val="24"/>
            <w:lang w:val="en-GB" w:eastAsia="en-GB"/>
            <w14:ligatures w14:val="none"/>
          </w:rPr>
          <w:delText>other</w:delText>
        </w:r>
        <w:r w:rsidR="00924023" w:rsidRPr="00365026" w:rsidDel="005C4137">
          <w:rPr>
            <w:rFonts w:ascii="Times New Roman" w:eastAsia="Times New Roman" w:hAnsi="Times New Roman" w:cs="Times New Roman"/>
            <w:kern w:val="0"/>
            <w:sz w:val="24"/>
            <w:szCs w:val="24"/>
            <w:lang w:val="en-GB" w:eastAsia="en-GB"/>
            <w14:ligatures w14:val="none"/>
          </w:rPr>
          <w:delText xml:space="preserve"> evidence of</w:delText>
        </w:r>
        <w:r w:rsidR="00AB4D9E" w:rsidRPr="00365026" w:rsidDel="005C4137">
          <w:rPr>
            <w:rFonts w:ascii="Times New Roman" w:eastAsia="Times New Roman" w:hAnsi="Times New Roman" w:cs="Times New Roman"/>
            <w:kern w:val="0"/>
            <w:sz w:val="24"/>
            <w:szCs w:val="24"/>
            <w:lang w:val="en-GB" w:eastAsia="en-GB"/>
            <w14:ligatures w14:val="none"/>
          </w:rPr>
          <w:delText xml:space="preserve"> </w:delText>
        </w:r>
      </w:del>
      <w:ins w:id="4481" w:author="Jane Kohlhoff" w:date="2024-06-11T11:15:00Z" w16du:dateUtc="2024-06-11T01:15:00Z">
        <w:r w:rsidR="005C4137">
          <w:rPr>
            <w:rFonts w:ascii="Times New Roman" w:eastAsia="Times New Roman" w:hAnsi="Times New Roman" w:cs="Times New Roman"/>
            <w:kern w:val="0"/>
            <w:sz w:val="24"/>
            <w:szCs w:val="24"/>
            <w:lang w:val="en-GB" w:eastAsia="en-GB"/>
            <w14:ligatures w14:val="none"/>
          </w:rPr>
          <w:t xml:space="preserve">and no </w:t>
        </w:r>
      </w:ins>
      <w:r w:rsidR="00AB4D9E" w:rsidRPr="00365026">
        <w:rPr>
          <w:rFonts w:ascii="Times New Roman" w:eastAsia="Times New Roman" w:hAnsi="Times New Roman" w:cs="Times New Roman"/>
          <w:kern w:val="0"/>
          <w:sz w:val="24"/>
          <w:szCs w:val="24"/>
          <w:lang w:val="en-GB" w:eastAsia="en-GB"/>
          <w14:ligatures w14:val="none"/>
        </w:rPr>
        <w:t>w</w:t>
      </w:r>
      <w:r w:rsidR="00693B27" w:rsidRPr="00365026">
        <w:rPr>
          <w:rFonts w:ascii="Times New Roman" w:eastAsia="Times New Roman" w:hAnsi="Times New Roman" w:cs="Times New Roman"/>
          <w:kern w:val="0"/>
          <w:sz w:val="24"/>
          <w:szCs w:val="24"/>
          <w:lang w:val="en-GB" w:eastAsia="en-GB"/>
          <w14:ligatures w14:val="none"/>
        </w:rPr>
        <w:t xml:space="preserve">ithin-group decreases </w:t>
      </w:r>
      <w:r w:rsidR="00AB4D9E" w:rsidRPr="00365026">
        <w:rPr>
          <w:rFonts w:ascii="Times New Roman" w:eastAsia="Times New Roman" w:hAnsi="Times New Roman" w:cs="Times New Roman"/>
          <w:kern w:val="0"/>
          <w:sz w:val="24"/>
          <w:szCs w:val="24"/>
          <w:lang w:val="en-GB" w:eastAsia="en-GB"/>
          <w14:ligatures w14:val="none"/>
        </w:rPr>
        <w:t>in child compliance</w:t>
      </w:r>
      <w:r w:rsidR="00693B27" w:rsidRPr="00365026">
        <w:rPr>
          <w:rFonts w:ascii="Times New Roman" w:eastAsia="Times New Roman" w:hAnsi="Times New Roman" w:cs="Times New Roman"/>
          <w:kern w:val="0"/>
          <w:sz w:val="24"/>
          <w:szCs w:val="24"/>
          <w:lang w:val="en-GB" w:eastAsia="en-GB"/>
          <w14:ligatures w14:val="none"/>
        </w:rPr>
        <w:t xml:space="preserve"> (</w:t>
      </w:r>
      <w:proofErr w:type="spellStart"/>
      <w:r w:rsidR="00693B27" w:rsidRPr="00365026">
        <w:rPr>
          <w:rFonts w:ascii="Times New Roman" w:eastAsia="Times New Roman" w:hAnsi="Times New Roman" w:cs="Times New Roman"/>
          <w:i/>
          <w:iCs/>
          <w:kern w:val="0"/>
          <w:sz w:val="24"/>
          <w:szCs w:val="24"/>
          <w:lang w:val="en-GB" w:eastAsia="en-GB"/>
          <w14:ligatures w14:val="none"/>
        </w:rPr>
        <w:t>p</w:t>
      </w:r>
      <w:r w:rsidR="00693B27" w:rsidRPr="00365026">
        <w:rPr>
          <w:rFonts w:ascii="Times New Roman" w:eastAsia="Times New Roman" w:hAnsi="Times New Roman" w:cs="Times New Roman"/>
          <w:kern w:val="0"/>
          <w:sz w:val="24"/>
          <w:szCs w:val="24"/>
          <w:lang w:val="en-GB" w:eastAsia="en-GB"/>
          <w14:ligatures w14:val="none"/>
        </w:rPr>
        <w:t>s</w:t>
      </w:r>
      <w:proofErr w:type="spellEnd"/>
      <w:r w:rsidR="00693B27" w:rsidRPr="00365026">
        <w:rPr>
          <w:rFonts w:ascii="Times New Roman" w:eastAsia="Times New Roman" w:hAnsi="Times New Roman" w:cs="Times New Roman"/>
          <w:kern w:val="0"/>
          <w:sz w:val="24"/>
          <w:szCs w:val="24"/>
          <w:lang w:val="en-GB" w:eastAsia="en-GB"/>
          <w14:ligatures w14:val="none"/>
        </w:rPr>
        <w:t xml:space="preserve"> &gt; 0.05). The hypotheses that there would be gradient effects in terms of the magnitude of gains from T1 to T2 [PCIT-T &gt; COS-P &gt; WL] </w:t>
      </w:r>
      <w:r w:rsidR="00693B27" w:rsidRPr="00365026">
        <w:rPr>
          <w:rFonts w:ascii="Times New Roman" w:eastAsia="Times New Roman" w:hAnsi="Times New Roman" w:cs="Times New Roman"/>
          <w:kern w:val="0"/>
          <w:sz w:val="24"/>
          <w:szCs w:val="24"/>
          <w:lang w:val="en-GB" w:eastAsia="en-GB"/>
          <w14:ligatures w14:val="none"/>
          <w:rPrChange w:id="448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and T1 to T3 [PCIT</w:t>
      </w:r>
      <w:ins w:id="4483" w:author="Jane Kohlhoff" w:date="2024-06-12T21:21:00Z" w16du:dateUtc="2024-06-12T11:21:00Z">
        <w:r w:rsidR="001C7107">
          <w:rPr>
            <w:rFonts w:ascii="Times New Roman" w:eastAsia="Times New Roman" w:hAnsi="Times New Roman" w:cs="Times New Roman"/>
            <w:kern w:val="0"/>
            <w:sz w:val="24"/>
            <w:szCs w:val="24"/>
            <w:lang w:val="en-GB" w:eastAsia="en-GB"/>
            <w14:ligatures w14:val="none"/>
          </w:rPr>
          <w:t>-T</w:t>
        </w:r>
      </w:ins>
      <w:ins w:id="4484" w:author="Jane Kohlhoff" w:date="2024-05-17T21:59:00Z" w16du:dateUtc="2024-05-17T11:59:00Z">
        <w:r w:rsidR="00A3142B" w:rsidRPr="00365026">
          <w:rPr>
            <w:rFonts w:ascii="Times New Roman" w:eastAsia="Times New Roman" w:hAnsi="Times New Roman" w:cs="Times New Roman"/>
            <w:kern w:val="0"/>
            <w:sz w:val="24"/>
            <w:szCs w:val="24"/>
            <w:lang w:val="en-GB" w:eastAsia="en-GB"/>
            <w14:ligatures w14:val="none"/>
          </w:rPr>
          <w:t xml:space="preserve"> </w:t>
        </w:r>
      </w:ins>
      <w:r w:rsidR="00693B27" w:rsidRPr="00365026">
        <w:rPr>
          <w:rFonts w:ascii="Times New Roman" w:eastAsia="Times New Roman" w:hAnsi="Times New Roman" w:cs="Times New Roman"/>
          <w:kern w:val="0"/>
          <w:sz w:val="24"/>
          <w:szCs w:val="24"/>
          <w:lang w:val="en-GB" w:eastAsia="en-GB"/>
          <w14:ligatures w14:val="none"/>
          <w:rPrChange w:id="448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&gt; COS-P group]</w:t>
      </w:r>
      <w:del w:id="4486" w:author="Jane Kohlhoff" w:date="2024-06-12T21:21:00Z" w16du:dateUtc="2024-06-12T11:21:00Z">
        <w:r w:rsidR="00693B27" w:rsidRPr="00365026" w:rsidDel="001C7107">
          <w:rPr>
            <w:rFonts w:ascii="Times New Roman" w:eastAsia="Times New Roman" w:hAnsi="Times New Roman" w:cs="Times New Roman"/>
            <w:kern w:val="0"/>
            <w:sz w:val="24"/>
            <w:szCs w:val="24"/>
            <w:lang w:val="en-GB" w:eastAsia="en-GB"/>
            <w14:ligatures w14:val="none"/>
            <w:rPrChange w:id="448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693B27" w:rsidRPr="00365026">
        <w:rPr>
          <w:rFonts w:ascii="Times New Roman" w:eastAsia="Times New Roman" w:hAnsi="Times New Roman" w:cs="Times New Roman"/>
          <w:kern w:val="0"/>
          <w:sz w:val="24"/>
          <w:szCs w:val="24"/>
          <w:lang w:val="en-GB" w:eastAsia="en-GB"/>
          <w14:ligatures w14:val="none"/>
          <w:rPrChange w:id="448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were no</w:t>
      </w:r>
      <w:r w:rsidR="00693B27" w:rsidRPr="00F62AFE">
        <w:rPr>
          <w:rFonts w:ascii="Times New Roman" w:eastAsia="Times New Roman" w:hAnsi="Times New Roman" w:cs="Times New Roman"/>
          <w:kern w:val="0"/>
          <w:sz w:val="24"/>
          <w:szCs w:val="24"/>
          <w:lang w:val="en-GB" w:eastAsia="en-GB"/>
          <w14:ligatures w14:val="none"/>
          <w:rPrChange w:id="4489"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t supported</w:t>
      </w:r>
      <w:ins w:id="4490" w:author="Jane Kohlhoff" w:date="2024-06-12T21:21:00Z" w16du:dateUtc="2024-06-12T11:21:00Z">
        <w:r w:rsidR="001C7107">
          <w:rPr>
            <w:rFonts w:ascii="Times New Roman" w:eastAsia="Times New Roman" w:hAnsi="Times New Roman" w:cs="Times New Roman"/>
            <w:kern w:val="0"/>
            <w:sz w:val="24"/>
            <w:szCs w:val="24"/>
            <w:lang w:val="en-GB" w:eastAsia="en-GB"/>
            <w14:ligatures w14:val="none"/>
          </w:rPr>
          <w:t xml:space="preserve">, </w:t>
        </w:r>
      </w:ins>
      <w:ins w:id="4491" w:author="Jane Kohlhoff" w:date="2024-06-11T11:18:00Z" w16du:dateUtc="2024-06-11T01:18:00Z">
        <w:r w:rsidR="00F62AFE" w:rsidRPr="00F62AFE">
          <w:rPr>
            <w:rFonts w:ascii="Times New Roman" w:eastAsia="Times New Roman" w:hAnsi="Times New Roman" w:cs="Times New Roman"/>
            <w:kern w:val="0"/>
            <w:sz w:val="24"/>
            <w:szCs w:val="24"/>
            <w:lang w:val="en-GB" w:eastAsia="en-GB"/>
            <w14:ligatures w14:val="none"/>
            <w:rPrChange w:id="4492"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 xml:space="preserve">T1 to T2: </w:t>
        </w:r>
      </w:ins>
      <w:ins w:id="4493" w:author="Jane Kohlhoff" w:date="2024-05-17T21:58:00Z" w16du:dateUtc="2024-05-17T11:58:00Z">
        <w:r w:rsidR="00A3142B" w:rsidRPr="00F62AFE">
          <w:rPr>
            <w:rFonts w:ascii="Times New Roman" w:eastAsia="Times New Roman" w:hAnsi="Times New Roman" w:cs="Times New Roman"/>
            <w:i/>
            <w:iCs/>
            <w:kern w:val="0"/>
            <w:sz w:val="24"/>
            <w:szCs w:val="24"/>
            <w:lang w:val="en-GB" w:eastAsia="en-GB"/>
            <w14:ligatures w14:val="none"/>
            <w:rPrChange w:id="4494"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 xml:space="preserve">F </w:t>
        </w:r>
        <w:r w:rsidR="00A3142B" w:rsidRPr="00F62AFE">
          <w:rPr>
            <w:rFonts w:ascii="Times New Roman" w:eastAsia="Times New Roman" w:hAnsi="Times New Roman" w:cs="Times New Roman"/>
            <w:kern w:val="0"/>
            <w:sz w:val="24"/>
            <w:szCs w:val="24"/>
            <w:lang w:val="en-GB" w:eastAsia="en-GB"/>
            <w14:ligatures w14:val="none"/>
            <w:rPrChange w:id="4495"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(1, 155) = .</w:t>
        </w:r>
      </w:ins>
      <w:ins w:id="4496" w:author="Jane Kohlhoff" w:date="2024-06-11T11:19:00Z" w16du:dateUtc="2024-06-11T01:19:00Z">
        <w:r w:rsidR="00F62AFE">
          <w:rPr>
            <w:rFonts w:ascii="Times New Roman" w:eastAsia="Times New Roman" w:hAnsi="Times New Roman" w:cs="Times New Roman"/>
            <w:kern w:val="0"/>
            <w:sz w:val="24"/>
            <w:szCs w:val="24"/>
            <w:lang w:val="en-GB" w:eastAsia="en-GB"/>
            <w14:ligatures w14:val="none"/>
          </w:rPr>
          <w:t>23</w:t>
        </w:r>
      </w:ins>
      <w:ins w:id="4497" w:author="Jane Kohlhoff" w:date="2024-05-17T21:58:00Z" w16du:dateUtc="2024-05-17T11:58:00Z">
        <w:r w:rsidR="00A3142B" w:rsidRPr="00F62AFE">
          <w:rPr>
            <w:rFonts w:ascii="Times New Roman" w:eastAsia="Times New Roman" w:hAnsi="Times New Roman" w:cs="Times New Roman"/>
            <w:kern w:val="0"/>
            <w:sz w:val="24"/>
            <w:szCs w:val="24"/>
            <w:lang w:val="en-GB" w:eastAsia="en-GB"/>
            <w14:ligatures w14:val="none"/>
            <w:rPrChange w:id="4498"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 xml:space="preserve">, </w:t>
        </w:r>
        <w:r w:rsidR="00A3142B" w:rsidRPr="00F62AFE">
          <w:rPr>
            <w:rFonts w:ascii="Times New Roman" w:eastAsia="Times New Roman" w:hAnsi="Times New Roman" w:cs="Times New Roman"/>
            <w:i/>
            <w:iCs/>
            <w:kern w:val="0"/>
            <w:sz w:val="24"/>
            <w:szCs w:val="24"/>
            <w:lang w:val="en-GB" w:eastAsia="en-GB"/>
            <w14:ligatures w14:val="none"/>
            <w:rPrChange w:id="4499"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p</w:t>
        </w:r>
        <w:r w:rsidR="00A3142B" w:rsidRPr="00F62AFE">
          <w:rPr>
            <w:rFonts w:ascii="Times New Roman" w:eastAsia="Times New Roman" w:hAnsi="Times New Roman" w:cs="Times New Roman"/>
            <w:kern w:val="0"/>
            <w:sz w:val="24"/>
            <w:szCs w:val="24"/>
            <w:lang w:val="en-GB" w:eastAsia="en-GB"/>
            <w14:ligatures w14:val="none"/>
            <w:rPrChange w:id="4500"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 xml:space="preserve"> = .</w:t>
        </w:r>
      </w:ins>
      <w:ins w:id="4501" w:author="Jane Kohlhoff" w:date="2024-06-11T11:19:00Z" w16du:dateUtc="2024-06-11T01:19:00Z">
        <w:r w:rsidR="00F62AFE">
          <w:rPr>
            <w:rFonts w:ascii="Times New Roman" w:eastAsia="Times New Roman" w:hAnsi="Times New Roman" w:cs="Times New Roman"/>
            <w:kern w:val="0"/>
            <w:sz w:val="24"/>
            <w:szCs w:val="24"/>
            <w:lang w:val="en-GB" w:eastAsia="en-GB"/>
            <w14:ligatures w14:val="none"/>
          </w:rPr>
          <w:t>793</w:t>
        </w:r>
      </w:ins>
      <w:ins w:id="4502" w:author="Jane Kohlhoff" w:date="2024-06-11T11:18:00Z" w16du:dateUtc="2024-06-11T01:18:00Z">
        <w:r w:rsidR="00F62AFE" w:rsidRPr="00F62AFE">
          <w:rPr>
            <w:rFonts w:ascii="Times New Roman" w:eastAsia="Times New Roman" w:hAnsi="Times New Roman" w:cs="Times New Roman"/>
            <w:kern w:val="0"/>
            <w:sz w:val="24"/>
            <w:szCs w:val="24"/>
            <w:lang w:val="en-GB" w:eastAsia="en-GB"/>
            <w14:ligatures w14:val="none"/>
            <w:rPrChange w:id="4503"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 xml:space="preserve">; T1 to T3: </w:t>
        </w:r>
        <w:r w:rsidR="00F62AFE" w:rsidRPr="00F62AFE">
          <w:rPr>
            <w:rFonts w:ascii="Times New Roman" w:eastAsia="Times New Roman" w:hAnsi="Times New Roman" w:cs="Times New Roman"/>
            <w:i/>
            <w:iCs/>
            <w:kern w:val="0"/>
            <w:sz w:val="24"/>
            <w:szCs w:val="24"/>
            <w:lang w:val="en-GB" w:eastAsia="en-GB"/>
            <w14:ligatures w14:val="none"/>
            <w:rPrChange w:id="4504" w:author="Jane Kohlhoff" w:date="2024-06-11T11:19:00Z" w16du:dateUtc="2024-06-11T01:19:00Z">
              <w:rPr>
                <w:rFonts w:ascii="Times New Roman" w:eastAsia="Times New Roman" w:hAnsi="Times New Roman" w:cs="Times New Roman"/>
                <w:i/>
                <w:iCs/>
                <w:kern w:val="0"/>
                <w:sz w:val="24"/>
                <w:szCs w:val="24"/>
                <w:highlight w:val="yellow"/>
                <w:lang w:val="en-GB" w:eastAsia="en-GB"/>
                <w14:ligatures w14:val="none"/>
              </w:rPr>
            </w:rPrChange>
          </w:rPr>
          <w:t xml:space="preserve">F </w:t>
        </w:r>
        <w:r w:rsidR="00F62AFE" w:rsidRPr="00F62AFE">
          <w:rPr>
            <w:rFonts w:ascii="Times New Roman" w:eastAsia="Times New Roman" w:hAnsi="Times New Roman" w:cs="Times New Roman"/>
            <w:kern w:val="0"/>
            <w:sz w:val="24"/>
            <w:szCs w:val="24"/>
            <w:lang w:val="en-GB" w:eastAsia="en-GB"/>
            <w14:ligatures w14:val="none"/>
            <w:rPrChange w:id="4505"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(1, 155) = .4</w:t>
        </w:r>
      </w:ins>
      <w:ins w:id="4506" w:author="Jane Kohlhoff" w:date="2024-06-11T11:19:00Z" w16du:dateUtc="2024-06-11T01:19:00Z">
        <w:r w:rsidR="00F62AFE" w:rsidRPr="00F62AFE">
          <w:rPr>
            <w:rFonts w:ascii="Times New Roman" w:eastAsia="Times New Roman" w:hAnsi="Times New Roman" w:cs="Times New Roman"/>
            <w:kern w:val="0"/>
            <w:sz w:val="24"/>
            <w:szCs w:val="24"/>
            <w:lang w:val="en-GB" w:eastAsia="en-GB"/>
            <w14:ligatures w14:val="none"/>
            <w:rPrChange w:id="4507"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0</w:t>
        </w:r>
      </w:ins>
      <w:ins w:id="4508" w:author="Jane Kohlhoff" w:date="2024-06-11T11:18:00Z" w16du:dateUtc="2024-06-11T01:18:00Z">
        <w:r w:rsidR="00F62AFE" w:rsidRPr="00F62AFE">
          <w:rPr>
            <w:rFonts w:ascii="Times New Roman" w:eastAsia="Times New Roman" w:hAnsi="Times New Roman" w:cs="Times New Roman"/>
            <w:kern w:val="0"/>
            <w:sz w:val="24"/>
            <w:szCs w:val="24"/>
            <w:lang w:val="en-GB" w:eastAsia="en-GB"/>
            <w14:ligatures w14:val="none"/>
            <w:rPrChange w:id="4509"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 xml:space="preserve">, </w:t>
        </w:r>
        <w:r w:rsidR="00F62AFE" w:rsidRPr="00F62AFE">
          <w:rPr>
            <w:rFonts w:ascii="Times New Roman" w:eastAsia="Times New Roman" w:hAnsi="Times New Roman" w:cs="Times New Roman"/>
            <w:i/>
            <w:iCs/>
            <w:kern w:val="0"/>
            <w:sz w:val="24"/>
            <w:szCs w:val="24"/>
            <w:lang w:val="en-GB" w:eastAsia="en-GB"/>
            <w14:ligatures w14:val="none"/>
            <w:rPrChange w:id="4510" w:author="Jane Kohlhoff" w:date="2024-06-11T11:19:00Z" w16du:dateUtc="2024-06-11T01:19:00Z">
              <w:rPr>
                <w:rFonts w:ascii="Times New Roman" w:eastAsia="Times New Roman" w:hAnsi="Times New Roman" w:cs="Times New Roman"/>
                <w:i/>
                <w:iCs/>
                <w:kern w:val="0"/>
                <w:sz w:val="24"/>
                <w:szCs w:val="24"/>
                <w:highlight w:val="yellow"/>
                <w:lang w:val="en-GB" w:eastAsia="en-GB"/>
                <w14:ligatures w14:val="none"/>
              </w:rPr>
            </w:rPrChange>
          </w:rPr>
          <w:t>p</w:t>
        </w:r>
        <w:r w:rsidR="00F62AFE" w:rsidRPr="00F62AFE">
          <w:rPr>
            <w:rFonts w:ascii="Times New Roman" w:eastAsia="Times New Roman" w:hAnsi="Times New Roman" w:cs="Times New Roman"/>
            <w:kern w:val="0"/>
            <w:sz w:val="24"/>
            <w:szCs w:val="24"/>
            <w:lang w:val="en-GB" w:eastAsia="en-GB"/>
            <w14:ligatures w14:val="none"/>
            <w:rPrChange w:id="4511"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 xml:space="preserve"> = .525</w:t>
        </w:r>
      </w:ins>
      <w:ins w:id="4512" w:author="Jane Kohlhoff" w:date="2024-06-11T11:19:00Z" w16du:dateUtc="2024-06-11T01:19:00Z">
        <w:r w:rsidR="00F62AFE" w:rsidRPr="00F62AFE">
          <w:rPr>
            <w:rFonts w:ascii="Times New Roman" w:eastAsia="Times New Roman" w:hAnsi="Times New Roman" w:cs="Times New Roman"/>
            <w:kern w:val="0"/>
            <w:sz w:val="24"/>
            <w:szCs w:val="24"/>
            <w:lang w:val="en-GB" w:eastAsia="en-GB"/>
            <w14:ligatures w14:val="none"/>
            <w:rPrChange w:id="4513"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w:t>
        </w:r>
      </w:ins>
      <w:del w:id="4514" w:author="Jane Kohlhoff" w:date="2024-06-11T11:19:00Z" w16du:dateUtc="2024-06-11T01:19:00Z">
        <w:r w:rsidR="00693B27" w:rsidRPr="005C4137" w:rsidDel="00F62AFE">
          <w:rPr>
            <w:rFonts w:ascii="Times New Roman" w:eastAsia="Times New Roman" w:hAnsi="Times New Roman" w:cs="Times New Roman"/>
            <w:kern w:val="0"/>
            <w:sz w:val="24"/>
            <w:szCs w:val="24"/>
            <w:highlight w:val="yellow"/>
            <w:lang w:val="en-GB" w:eastAsia="en-GB"/>
            <w14:ligatures w14:val="none"/>
          </w:rPr>
          <w:delText>.</w:delText>
        </w:r>
      </w:del>
    </w:p>
    <w:p w14:paraId="43D4BCD2" w14:textId="3EB1BCA1" w:rsidR="00A436AA" w:rsidRPr="00365026" w:rsidRDefault="00A436AA" w:rsidP="00A436AA">
      <w:pPr>
        <w:spacing w:line="480" w:lineRule="auto"/>
        <w:ind w:firstLine="720"/>
        <w:jc w:val="center"/>
        <w:rPr>
          <w:rFonts w:ascii="Times New Roman" w:hAnsi="Times New Roman" w:cs="Times New Roman"/>
          <w:i/>
          <w:iCs/>
          <w:color w:val="000000"/>
          <w:sz w:val="24"/>
          <w:szCs w:val="24"/>
          <w:lang w:val="en-US"/>
          <w:rPrChange w:id="4515" w:author="Jane Kohlhoff" w:date="2024-06-11T09:53:00Z" w16du:dateUtc="2024-06-10T23:53:00Z">
            <w:rPr>
              <w:rFonts w:ascii="Times" w:hAnsi="Times" w:cs="Helvetica"/>
              <w:i/>
              <w:iCs/>
              <w:color w:val="000000"/>
              <w:sz w:val="24"/>
              <w:szCs w:val="24"/>
              <w:lang w:val="en-US"/>
            </w:rPr>
          </w:rPrChange>
        </w:rPr>
      </w:pPr>
      <w:r w:rsidRPr="00365026">
        <w:rPr>
          <w:rFonts w:ascii="Times New Roman" w:hAnsi="Times New Roman" w:cs="Times New Roman"/>
          <w:i/>
          <w:iCs/>
          <w:color w:val="000000"/>
          <w:sz w:val="24"/>
          <w:szCs w:val="24"/>
          <w:lang w:val="en-US"/>
          <w:rPrChange w:id="4516" w:author="Jane Kohlhoff" w:date="2024-06-11T09:53:00Z" w16du:dateUtc="2024-06-10T23:53:00Z">
            <w:rPr>
              <w:rFonts w:ascii="Times" w:hAnsi="Times" w:cs="Helvetica"/>
              <w:i/>
              <w:iCs/>
              <w:color w:val="000000"/>
              <w:sz w:val="24"/>
              <w:szCs w:val="24"/>
              <w:lang w:val="en-US"/>
            </w:rPr>
          </w:rPrChange>
        </w:rPr>
        <w:t>[Insert Tables 2-</w:t>
      </w:r>
      <w:del w:id="4517" w:author="Jane Kohlhoff" w:date="2024-06-11T13:42:00Z" w16du:dateUtc="2024-06-11T03:42:00Z">
        <w:r w:rsidRPr="00365026" w:rsidDel="009F6869">
          <w:rPr>
            <w:rFonts w:ascii="Times New Roman" w:hAnsi="Times New Roman" w:cs="Times New Roman"/>
            <w:i/>
            <w:iCs/>
            <w:color w:val="000000"/>
            <w:sz w:val="24"/>
            <w:szCs w:val="24"/>
            <w:lang w:val="en-US"/>
            <w:rPrChange w:id="4518" w:author="Jane Kohlhoff" w:date="2024-06-11T09:53:00Z" w16du:dateUtc="2024-06-10T23:53:00Z">
              <w:rPr>
                <w:rFonts w:ascii="Times" w:hAnsi="Times" w:cs="Helvetica"/>
                <w:i/>
                <w:iCs/>
                <w:color w:val="000000"/>
                <w:sz w:val="24"/>
                <w:szCs w:val="24"/>
                <w:lang w:val="en-US"/>
              </w:rPr>
            </w:rPrChange>
          </w:rPr>
          <w:delText xml:space="preserve">4 </w:delText>
        </w:r>
      </w:del>
      <w:ins w:id="4519" w:author="Jane Kohlhoff" w:date="2024-06-11T13:42:00Z" w16du:dateUtc="2024-06-11T03:42:00Z">
        <w:r w:rsidR="009F6869">
          <w:rPr>
            <w:rFonts w:ascii="Times New Roman" w:hAnsi="Times New Roman" w:cs="Times New Roman"/>
            <w:i/>
            <w:iCs/>
            <w:color w:val="000000"/>
            <w:sz w:val="24"/>
            <w:szCs w:val="24"/>
            <w:lang w:val="en-US"/>
          </w:rPr>
          <w:t>3</w:t>
        </w:r>
        <w:r w:rsidR="009F6869" w:rsidRPr="00365026">
          <w:rPr>
            <w:rFonts w:ascii="Times New Roman" w:hAnsi="Times New Roman" w:cs="Times New Roman"/>
            <w:i/>
            <w:iCs/>
            <w:color w:val="000000"/>
            <w:sz w:val="24"/>
            <w:szCs w:val="24"/>
            <w:lang w:val="en-US"/>
            <w:rPrChange w:id="4520" w:author="Jane Kohlhoff" w:date="2024-06-11T09:53:00Z" w16du:dateUtc="2024-06-10T23:53:00Z">
              <w:rPr>
                <w:rFonts w:ascii="Times" w:hAnsi="Times" w:cs="Helvetica"/>
                <w:i/>
                <w:iCs/>
                <w:color w:val="000000"/>
                <w:sz w:val="24"/>
                <w:szCs w:val="24"/>
                <w:lang w:val="en-US"/>
              </w:rPr>
            </w:rPrChange>
          </w:rPr>
          <w:t xml:space="preserve"> </w:t>
        </w:r>
      </w:ins>
      <w:r w:rsidRPr="00365026">
        <w:rPr>
          <w:rFonts w:ascii="Times New Roman" w:hAnsi="Times New Roman" w:cs="Times New Roman"/>
          <w:i/>
          <w:iCs/>
          <w:color w:val="000000"/>
          <w:sz w:val="24"/>
          <w:szCs w:val="24"/>
          <w:lang w:val="en-US"/>
          <w:rPrChange w:id="4521" w:author="Jane Kohlhoff" w:date="2024-06-11T09:53:00Z" w16du:dateUtc="2024-06-10T23:53:00Z">
            <w:rPr>
              <w:rFonts w:ascii="Times" w:hAnsi="Times" w:cs="Helvetica"/>
              <w:i/>
              <w:iCs/>
              <w:color w:val="000000"/>
              <w:sz w:val="24"/>
              <w:szCs w:val="24"/>
              <w:lang w:val="en-US"/>
            </w:rPr>
          </w:rPrChange>
        </w:rPr>
        <w:t>about here]</w:t>
      </w:r>
    </w:p>
    <w:p w14:paraId="56598426" w14:textId="3D00765F" w:rsidR="00055AA0" w:rsidRPr="00365026" w:rsidRDefault="00055AA0" w:rsidP="00055AA0">
      <w:pPr>
        <w:spacing w:line="480" w:lineRule="auto"/>
        <w:ind w:firstLine="720"/>
        <w:rPr>
          <w:rFonts w:ascii="Times New Roman" w:eastAsia="Times New Roman" w:hAnsi="Times New Roman" w:cs="Times New Roman"/>
          <w:b/>
          <w:bCs/>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Reliable Change</w:t>
      </w:r>
    </w:p>
    <w:p w14:paraId="0DD7AAE0" w14:textId="4CCB0316" w:rsidR="00055AA0" w:rsidRPr="00365026" w:rsidRDefault="009C7A66" w:rsidP="00055AA0">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The</w:t>
      </w:r>
      <w:r w:rsidR="00055AA0" w:rsidRPr="00365026">
        <w:rPr>
          <w:rFonts w:ascii="Times New Roman" w:eastAsia="Times New Roman" w:hAnsi="Times New Roman" w:cs="Times New Roman"/>
          <w:kern w:val="0"/>
          <w:sz w:val="24"/>
          <w:szCs w:val="24"/>
          <w:lang w:val="en-GB" w:eastAsia="en-GB"/>
          <w14:ligatures w14:val="none"/>
        </w:rPr>
        <w:t xml:space="preserve"> rates of reliable change improvement </w:t>
      </w:r>
      <w:r w:rsidRPr="00365026">
        <w:rPr>
          <w:rFonts w:ascii="Times New Roman" w:eastAsia="Times New Roman" w:hAnsi="Times New Roman" w:cs="Times New Roman"/>
          <w:kern w:val="0"/>
          <w:sz w:val="24"/>
          <w:szCs w:val="24"/>
          <w:lang w:val="en-GB" w:eastAsia="en-GB"/>
          <w14:ligatures w14:val="none"/>
        </w:rPr>
        <w:t>(Table</w:t>
      </w:r>
      <w:r w:rsidR="002D63BC" w:rsidRPr="00365026">
        <w:rPr>
          <w:rFonts w:ascii="Times New Roman" w:eastAsia="Times New Roman" w:hAnsi="Times New Roman" w:cs="Times New Roman"/>
          <w:kern w:val="0"/>
          <w:sz w:val="24"/>
          <w:szCs w:val="24"/>
          <w:lang w:val="en-GB" w:eastAsia="en-GB"/>
          <w14:ligatures w14:val="none"/>
        </w:rPr>
        <w:t xml:space="preserve"> </w:t>
      </w:r>
      <w:del w:id="4522" w:author="Jane Kohlhoff" w:date="2024-06-11T13:43:00Z" w16du:dateUtc="2024-06-11T03:43:00Z">
        <w:r w:rsidR="002D63BC" w:rsidRPr="00365026" w:rsidDel="009F6869">
          <w:rPr>
            <w:rFonts w:ascii="Times New Roman" w:eastAsia="Times New Roman" w:hAnsi="Times New Roman" w:cs="Times New Roman"/>
            <w:kern w:val="0"/>
            <w:sz w:val="24"/>
            <w:szCs w:val="24"/>
            <w:lang w:val="en-GB" w:eastAsia="en-GB"/>
            <w14:ligatures w14:val="none"/>
          </w:rPr>
          <w:delText>5</w:delText>
        </w:r>
      </w:del>
      <w:ins w:id="4523" w:author="Jane Kohlhoff" w:date="2024-06-11T13:43:00Z" w16du:dateUtc="2024-06-11T03:43:00Z">
        <w:r w:rsidR="009F6869">
          <w:rPr>
            <w:rFonts w:ascii="Times New Roman" w:eastAsia="Times New Roman" w:hAnsi="Times New Roman" w:cs="Times New Roman"/>
            <w:kern w:val="0"/>
            <w:sz w:val="24"/>
            <w:szCs w:val="24"/>
            <w:lang w:val="en-GB" w:eastAsia="en-GB"/>
            <w14:ligatures w14:val="none"/>
          </w:rPr>
          <w:t>4</w:t>
        </w:r>
      </w:ins>
      <w:r w:rsidR="002D63BC" w:rsidRPr="00365026">
        <w:rPr>
          <w:rFonts w:ascii="Times New Roman" w:eastAsia="Times New Roman" w:hAnsi="Times New Roman" w:cs="Times New Roman"/>
          <w:kern w:val="0"/>
          <w:sz w:val="24"/>
          <w:szCs w:val="24"/>
          <w:lang w:val="en-GB" w:eastAsia="en-GB"/>
          <w14:ligatures w14:val="none"/>
        </w:rPr>
        <w:t xml:space="preserve">) </w:t>
      </w:r>
      <w:r w:rsidR="00055AA0" w:rsidRPr="00365026">
        <w:rPr>
          <w:rFonts w:ascii="Times New Roman" w:eastAsia="Times New Roman" w:hAnsi="Times New Roman" w:cs="Times New Roman"/>
          <w:kern w:val="0"/>
          <w:sz w:val="24"/>
          <w:szCs w:val="24"/>
          <w:lang w:val="en-GB" w:eastAsia="en-GB"/>
          <w14:ligatures w14:val="none"/>
        </w:rPr>
        <w:t>were highe</w:t>
      </w:r>
      <w:r w:rsidR="000A0FCD" w:rsidRPr="00365026">
        <w:rPr>
          <w:rFonts w:ascii="Times New Roman" w:eastAsia="Times New Roman" w:hAnsi="Times New Roman" w:cs="Times New Roman"/>
          <w:kern w:val="0"/>
          <w:sz w:val="24"/>
          <w:szCs w:val="24"/>
          <w:lang w:val="en-GB" w:eastAsia="en-GB"/>
          <w14:ligatures w14:val="none"/>
        </w:rPr>
        <w:t>st</w:t>
      </w:r>
      <w:r w:rsidR="00055AA0" w:rsidRPr="00365026">
        <w:rPr>
          <w:rFonts w:ascii="Times New Roman" w:eastAsia="Times New Roman" w:hAnsi="Times New Roman" w:cs="Times New Roman"/>
          <w:kern w:val="0"/>
          <w:sz w:val="24"/>
          <w:szCs w:val="24"/>
          <w:lang w:val="en-GB" w:eastAsia="en-GB"/>
          <w14:ligatures w14:val="none"/>
        </w:rPr>
        <w:t xml:space="preserve"> in the </w:t>
      </w:r>
      <w:r w:rsidR="000A0FCD" w:rsidRPr="00365026">
        <w:rPr>
          <w:rFonts w:ascii="Times New Roman" w:eastAsia="Times New Roman" w:hAnsi="Times New Roman" w:cs="Times New Roman"/>
          <w:kern w:val="0"/>
          <w:sz w:val="24"/>
          <w:szCs w:val="24"/>
          <w:lang w:val="en-GB" w:eastAsia="en-GB"/>
          <w14:ligatures w14:val="none"/>
        </w:rPr>
        <w:t>PCIT-T</w:t>
      </w:r>
      <w:r w:rsidR="00055AA0" w:rsidRPr="00365026">
        <w:rPr>
          <w:rFonts w:ascii="Times New Roman" w:eastAsia="Times New Roman" w:hAnsi="Times New Roman" w:cs="Times New Roman"/>
          <w:kern w:val="0"/>
          <w:sz w:val="24"/>
          <w:szCs w:val="24"/>
          <w:lang w:val="en-GB" w:eastAsia="en-GB"/>
          <w14:ligatures w14:val="none"/>
        </w:rPr>
        <w:t xml:space="preserve"> group </w:t>
      </w:r>
      <w:r w:rsidR="000A0FCD" w:rsidRPr="00365026">
        <w:rPr>
          <w:rFonts w:ascii="Times New Roman" w:eastAsia="Times New Roman" w:hAnsi="Times New Roman" w:cs="Times New Roman"/>
          <w:kern w:val="0"/>
          <w:sz w:val="24"/>
          <w:szCs w:val="24"/>
          <w:lang w:val="en-GB" w:eastAsia="en-GB"/>
          <w14:ligatures w14:val="none"/>
        </w:rPr>
        <w:t xml:space="preserve">for positive parenting </w:t>
      </w:r>
      <w:r w:rsidR="000C268D" w:rsidRPr="00365026">
        <w:rPr>
          <w:rFonts w:ascii="Times New Roman" w:eastAsia="Times New Roman" w:hAnsi="Times New Roman" w:cs="Times New Roman"/>
          <w:kern w:val="0"/>
          <w:sz w:val="24"/>
          <w:szCs w:val="24"/>
          <w:lang w:val="en-GB" w:eastAsia="en-GB"/>
          <w14:ligatures w14:val="none"/>
        </w:rPr>
        <w:t>verbalizations</w:t>
      </w:r>
      <w:r w:rsidR="000A0FCD" w:rsidRPr="00365026">
        <w:rPr>
          <w:rFonts w:ascii="Times New Roman" w:eastAsia="Times New Roman" w:hAnsi="Times New Roman" w:cs="Times New Roman"/>
          <w:kern w:val="0"/>
          <w:sz w:val="24"/>
          <w:szCs w:val="24"/>
          <w:lang w:val="en-GB" w:eastAsia="en-GB"/>
          <w14:ligatures w14:val="none"/>
        </w:rPr>
        <w:t xml:space="preserve">, negative parenting </w:t>
      </w:r>
      <w:r w:rsidR="000C268D" w:rsidRPr="00365026">
        <w:rPr>
          <w:rFonts w:ascii="Times New Roman" w:eastAsia="Times New Roman" w:hAnsi="Times New Roman" w:cs="Times New Roman"/>
          <w:kern w:val="0"/>
          <w:sz w:val="24"/>
          <w:szCs w:val="24"/>
          <w:lang w:val="en-GB" w:eastAsia="en-GB"/>
          <w14:ligatures w14:val="none"/>
        </w:rPr>
        <w:t>verbalizations</w:t>
      </w:r>
      <w:r w:rsidR="000A0FCD" w:rsidRPr="00365026">
        <w:rPr>
          <w:rFonts w:ascii="Times New Roman" w:eastAsia="Times New Roman" w:hAnsi="Times New Roman" w:cs="Times New Roman"/>
          <w:kern w:val="0"/>
          <w:sz w:val="24"/>
          <w:szCs w:val="24"/>
          <w:lang w:val="en-GB" w:eastAsia="en-GB"/>
          <w14:ligatures w14:val="none"/>
        </w:rPr>
        <w:t>, parenting sensitivity, non-attuned mind-mindedness, parent-reported parental reflective functioning, and empathy and understanding towards the child. The COS-P group showed the highest rates of reliable improvement on appropriate mind-mindedness, parental emotion regulation, caregiving helplessness, hostility and parenting stress.</w:t>
      </w:r>
      <w:r w:rsidR="00055AA0" w:rsidRPr="00365026">
        <w:rPr>
          <w:rFonts w:ascii="Times New Roman" w:eastAsia="Times New Roman" w:hAnsi="Times New Roman" w:cs="Times New Roman"/>
          <w:kern w:val="0"/>
          <w:sz w:val="24"/>
          <w:szCs w:val="24"/>
          <w:lang w:val="en-GB" w:eastAsia="en-GB"/>
          <w14:ligatures w14:val="none"/>
        </w:rPr>
        <w:t xml:space="preserve"> </w:t>
      </w:r>
      <w:r w:rsidR="000A0FCD" w:rsidRPr="00365026">
        <w:rPr>
          <w:rFonts w:ascii="Times New Roman" w:eastAsia="Times New Roman" w:hAnsi="Times New Roman" w:cs="Times New Roman"/>
          <w:kern w:val="0"/>
          <w:sz w:val="24"/>
          <w:szCs w:val="24"/>
          <w:lang w:val="en-GB" w:eastAsia="en-GB"/>
          <w14:ligatures w14:val="none"/>
        </w:rPr>
        <w:t>The WL group showed the highest rate of reliable improvement on child abuse potential. In terms of child outcomes</w:t>
      </w:r>
      <w:del w:id="4524" w:author="Jane Kohlhoff" w:date="2024-06-11T13:43:00Z" w16du:dateUtc="2024-06-11T03:43:00Z">
        <w:r w:rsidR="000A0FCD" w:rsidRPr="00365026" w:rsidDel="009F6869">
          <w:rPr>
            <w:rFonts w:ascii="Times New Roman" w:eastAsia="Times New Roman" w:hAnsi="Times New Roman" w:cs="Times New Roman"/>
            <w:kern w:val="0"/>
            <w:sz w:val="24"/>
            <w:szCs w:val="24"/>
            <w:lang w:val="en-GB" w:eastAsia="en-GB"/>
            <w14:ligatures w14:val="none"/>
          </w:rPr>
          <w:delText xml:space="preserve"> (Table </w:delText>
        </w:r>
      </w:del>
      <w:del w:id="4525" w:author="Jane Kohlhoff" w:date="2024-06-11T13:42:00Z" w16du:dateUtc="2024-06-11T03:42:00Z">
        <w:r w:rsidR="000A0FCD" w:rsidRPr="00365026" w:rsidDel="009F6869">
          <w:rPr>
            <w:rFonts w:ascii="Times New Roman" w:eastAsia="Times New Roman" w:hAnsi="Times New Roman" w:cs="Times New Roman"/>
            <w:kern w:val="0"/>
            <w:sz w:val="24"/>
            <w:szCs w:val="24"/>
            <w:lang w:val="en-GB" w:eastAsia="en-GB"/>
            <w14:ligatures w14:val="none"/>
          </w:rPr>
          <w:delText>5</w:delText>
        </w:r>
      </w:del>
      <w:del w:id="4526" w:author="Jane Kohlhoff" w:date="2024-06-11T13:43:00Z" w16du:dateUtc="2024-06-11T03:43:00Z">
        <w:r w:rsidR="000A0FCD" w:rsidRPr="00365026" w:rsidDel="009F6869">
          <w:rPr>
            <w:rFonts w:ascii="Times New Roman" w:eastAsia="Times New Roman" w:hAnsi="Times New Roman" w:cs="Times New Roman"/>
            <w:kern w:val="0"/>
            <w:sz w:val="24"/>
            <w:szCs w:val="24"/>
            <w:lang w:val="en-GB" w:eastAsia="en-GB"/>
            <w14:ligatures w14:val="none"/>
          </w:rPr>
          <w:delText>)</w:delText>
        </w:r>
      </w:del>
      <w:r w:rsidR="000A0FCD" w:rsidRPr="00365026">
        <w:rPr>
          <w:rFonts w:ascii="Times New Roman" w:eastAsia="Times New Roman" w:hAnsi="Times New Roman" w:cs="Times New Roman"/>
          <w:kern w:val="0"/>
          <w:sz w:val="24"/>
          <w:szCs w:val="24"/>
          <w:lang w:val="en-GB" w:eastAsia="en-GB"/>
          <w14:ligatures w14:val="none"/>
        </w:rPr>
        <w:t xml:space="preserve">, the PCIT-T group showed the highest rates of reliable improvement on all variables, except for child self-regulation, which was highest for the COS-P group. All participants (across all groups) showed reliable change in child compliance. </w:t>
      </w:r>
    </w:p>
    <w:p w14:paraId="4FD023F5" w14:textId="2B866AC3" w:rsidR="00A436AA" w:rsidRPr="00365026" w:rsidRDefault="00A436AA">
      <w:pPr>
        <w:spacing w:line="480" w:lineRule="auto"/>
        <w:jc w:val="center"/>
        <w:rPr>
          <w:rFonts w:ascii="Times New Roman" w:hAnsi="Times New Roman" w:cs="Times New Roman"/>
          <w:i/>
          <w:iCs/>
          <w:color w:val="000000"/>
          <w:sz w:val="24"/>
          <w:szCs w:val="24"/>
          <w:lang w:val="en-US"/>
          <w:rPrChange w:id="4527" w:author="Jane Kohlhoff" w:date="2024-06-11T09:53:00Z" w16du:dateUtc="2024-06-10T23:53:00Z">
            <w:rPr>
              <w:rFonts w:ascii="Times" w:hAnsi="Times" w:cs="Helvetica"/>
              <w:i/>
              <w:iCs/>
              <w:color w:val="000000"/>
              <w:sz w:val="24"/>
              <w:szCs w:val="24"/>
              <w:lang w:val="en-US"/>
            </w:rPr>
          </w:rPrChange>
        </w:rPr>
        <w:pPrChange w:id="4528" w:author="Jane Kohlhoff" w:date="2024-06-11T20:19:00Z" w16du:dateUtc="2024-06-11T10:19:00Z">
          <w:pPr>
            <w:spacing w:line="480" w:lineRule="auto"/>
            <w:ind w:firstLine="720"/>
            <w:jc w:val="center"/>
          </w:pPr>
        </w:pPrChange>
      </w:pPr>
      <w:r w:rsidRPr="00365026">
        <w:rPr>
          <w:rFonts w:ascii="Times New Roman" w:hAnsi="Times New Roman" w:cs="Times New Roman"/>
          <w:i/>
          <w:iCs/>
          <w:color w:val="000000"/>
          <w:sz w:val="24"/>
          <w:szCs w:val="24"/>
          <w:lang w:val="en-US"/>
          <w:rPrChange w:id="4529" w:author="Jane Kohlhoff" w:date="2024-06-11T09:53:00Z" w16du:dateUtc="2024-06-10T23:53:00Z">
            <w:rPr>
              <w:rFonts w:ascii="Times" w:hAnsi="Times" w:cs="Helvetica"/>
              <w:i/>
              <w:iCs/>
              <w:color w:val="000000"/>
              <w:sz w:val="24"/>
              <w:szCs w:val="24"/>
              <w:lang w:val="en-US"/>
            </w:rPr>
          </w:rPrChange>
        </w:rPr>
        <w:t xml:space="preserve">[Insert Table </w:t>
      </w:r>
      <w:del w:id="4530" w:author="Jane Kohlhoff" w:date="2024-06-11T13:42:00Z" w16du:dateUtc="2024-06-11T03:42:00Z">
        <w:r w:rsidRPr="00365026" w:rsidDel="009F6869">
          <w:rPr>
            <w:rFonts w:ascii="Times New Roman" w:hAnsi="Times New Roman" w:cs="Times New Roman"/>
            <w:i/>
            <w:iCs/>
            <w:color w:val="000000"/>
            <w:sz w:val="24"/>
            <w:szCs w:val="24"/>
            <w:lang w:val="en-US"/>
            <w:rPrChange w:id="4531" w:author="Jane Kohlhoff" w:date="2024-06-11T09:53:00Z" w16du:dateUtc="2024-06-10T23:53:00Z">
              <w:rPr>
                <w:rFonts w:ascii="Times" w:hAnsi="Times" w:cs="Helvetica"/>
                <w:i/>
                <w:iCs/>
                <w:color w:val="000000"/>
                <w:sz w:val="24"/>
                <w:szCs w:val="24"/>
                <w:lang w:val="en-US"/>
              </w:rPr>
            </w:rPrChange>
          </w:rPr>
          <w:delText xml:space="preserve">5 </w:delText>
        </w:r>
      </w:del>
      <w:ins w:id="4532" w:author="Jane Kohlhoff" w:date="2024-06-11T13:42:00Z" w16du:dateUtc="2024-06-11T03:42:00Z">
        <w:r w:rsidR="009F6869">
          <w:rPr>
            <w:rFonts w:ascii="Times New Roman" w:hAnsi="Times New Roman" w:cs="Times New Roman"/>
            <w:i/>
            <w:iCs/>
            <w:color w:val="000000"/>
            <w:sz w:val="24"/>
            <w:szCs w:val="24"/>
            <w:lang w:val="en-US"/>
          </w:rPr>
          <w:t>4</w:t>
        </w:r>
        <w:r w:rsidR="009F6869" w:rsidRPr="00365026">
          <w:rPr>
            <w:rFonts w:ascii="Times New Roman" w:hAnsi="Times New Roman" w:cs="Times New Roman"/>
            <w:i/>
            <w:iCs/>
            <w:color w:val="000000"/>
            <w:sz w:val="24"/>
            <w:szCs w:val="24"/>
            <w:lang w:val="en-US"/>
            <w:rPrChange w:id="4533" w:author="Jane Kohlhoff" w:date="2024-06-11T09:53:00Z" w16du:dateUtc="2024-06-10T23:53:00Z">
              <w:rPr>
                <w:rFonts w:ascii="Times" w:hAnsi="Times" w:cs="Helvetica"/>
                <w:i/>
                <w:iCs/>
                <w:color w:val="000000"/>
                <w:sz w:val="24"/>
                <w:szCs w:val="24"/>
                <w:lang w:val="en-US"/>
              </w:rPr>
            </w:rPrChange>
          </w:rPr>
          <w:t xml:space="preserve"> </w:t>
        </w:r>
      </w:ins>
      <w:r w:rsidRPr="00365026">
        <w:rPr>
          <w:rFonts w:ascii="Times New Roman" w:hAnsi="Times New Roman" w:cs="Times New Roman"/>
          <w:i/>
          <w:iCs/>
          <w:color w:val="000000"/>
          <w:sz w:val="24"/>
          <w:szCs w:val="24"/>
          <w:lang w:val="en-US"/>
          <w:rPrChange w:id="4534" w:author="Jane Kohlhoff" w:date="2024-06-11T09:53:00Z" w16du:dateUtc="2024-06-10T23:53:00Z">
            <w:rPr>
              <w:rFonts w:ascii="Times" w:hAnsi="Times" w:cs="Helvetica"/>
              <w:i/>
              <w:iCs/>
              <w:color w:val="000000"/>
              <w:sz w:val="24"/>
              <w:szCs w:val="24"/>
              <w:lang w:val="en-US"/>
            </w:rPr>
          </w:rPrChange>
        </w:rPr>
        <w:t>about here]</w:t>
      </w:r>
    </w:p>
    <w:p w14:paraId="2F68B9B0" w14:textId="61267316" w:rsidR="006339D2" w:rsidRPr="00365026" w:rsidRDefault="00B72592" w:rsidP="00B72592">
      <w:pPr>
        <w:jc w:val="center"/>
        <w:rPr>
          <w:rFonts w:ascii="Times New Roman" w:eastAsia="Times New Roman" w:hAnsi="Times New Roman" w:cs="Times New Roman"/>
          <w:b/>
          <w:bCs/>
          <w:kern w:val="0"/>
          <w:sz w:val="24"/>
          <w:szCs w:val="24"/>
          <w:lang w:val="en-GB" w:eastAsia="en-GB"/>
          <w14:ligatures w14:val="none"/>
        </w:rPr>
      </w:pPr>
      <w:commentRangeStart w:id="4535"/>
      <w:commentRangeStart w:id="4536"/>
      <w:r w:rsidRPr="00365026">
        <w:rPr>
          <w:rFonts w:ascii="Times New Roman" w:eastAsia="Times New Roman" w:hAnsi="Times New Roman" w:cs="Times New Roman"/>
          <w:b/>
          <w:bCs/>
          <w:kern w:val="0"/>
          <w:sz w:val="24"/>
          <w:szCs w:val="24"/>
          <w:lang w:val="en-GB" w:eastAsia="en-GB"/>
          <w14:ligatures w14:val="none"/>
        </w:rPr>
        <w:t>Discussion</w:t>
      </w:r>
      <w:commentRangeEnd w:id="4535"/>
      <w:r w:rsidR="00643754" w:rsidRPr="00365026">
        <w:rPr>
          <w:rStyle w:val="CommentReference"/>
          <w:rFonts w:ascii="Times New Roman" w:hAnsi="Times New Roman" w:cs="Times New Roman"/>
          <w:rPrChange w:id="4537" w:author="Jane Kohlhoff" w:date="2024-06-11T09:53:00Z" w16du:dateUtc="2024-06-10T23:53:00Z">
            <w:rPr>
              <w:rStyle w:val="CommentReference"/>
            </w:rPr>
          </w:rPrChange>
        </w:rPr>
        <w:commentReference w:id="4535"/>
      </w:r>
      <w:commentRangeEnd w:id="4536"/>
      <w:r w:rsidR="005D6C7F">
        <w:rPr>
          <w:rStyle w:val="CommentReference"/>
        </w:rPr>
        <w:commentReference w:id="4536"/>
      </w:r>
    </w:p>
    <w:p w14:paraId="42AE4635" w14:textId="235F00AA" w:rsidR="001C49DA" w:rsidRPr="00365026" w:rsidRDefault="001C49DA" w:rsidP="001C49DA">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This study represents the first </w:t>
      </w:r>
      <w:ins w:id="4538" w:author="Jane Kohlhoff" w:date="2024-06-10T19:37:00Z" w16du:dateUtc="2024-06-10T09:37:00Z">
        <w:r w:rsidR="004B6AEF" w:rsidRPr="00365026">
          <w:rPr>
            <w:rFonts w:ascii="Times New Roman" w:eastAsia="Times New Roman" w:hAnsi="Times New Roman" w:cs="Times New Roman"/>
            <w:kern w:val="0"/>
            <w:sz w:val="24"/>
            <w:szCs w:val="24"/>
            <w:lang w:val="en-GB" w:eastAsia="en-GB"/>
            <w14:ligatures w14:val="none"/>
          </w:rPr>
          <w:t>RCT study</w:t>
        </w:r>
      </w:ins>
      <w:del w:id="4539" w:author="Jane Kohlhoff" w:date="2024-06-10T19:37:00Z" w16du:dateUtc="2024-06-10T09:37:00Z">
        <w:r w:rsidRPr="00365026" w:rsidDel="004B6AEF">
          <w:rPr>
            <w:rFonts w:ascii="Times New Roman" w:eastAsia="Times New Roman" w:hAnsi="Times New Roman" w:cs="Times New Roman"/>
            <w:kern w:val="0"/>
            <w:sz w:val="24"/>
            <w:szCs w:val="24"/>
            <w:lang w:val="en-GB" w:eastAsia="en-GB"/>
            <w14:ligatures w14:val="none"/>
          </w:rPr>
          <w:delText>controlled trial</w:delText>
        </w:r>
      </w:del>
      <w:r w:rsidRPr="00365026">
        <w:rPr>
          <w:rFonts w:ascii="Times New Roman" w:eastAsia="Times New Roman" w:hAnsi="Times New Roman" w:cs="Times New Roman"/>
          <w:kern w:val="0"/>
          <w:sz w:val="24"/>
          <w:szCs w:val="24"/>
          <w:lang w:val="en-GB" w:eastAsia="en-GB"/>
          <w14:ligatures w14:val="none"/>
        </w:rPr>
        <w:t xml:space="preserve"> </w:t>
      </w:r>
      <w:r w:rsidR="00792CAD" w:rsidRPr="00365026">
        <w:rPr>
          <w:rFonts w:ascii="Times New Roman" w:eastAsia="Times New Roman" w:hAnsi="Times New Roman" w:cs="Times New Roman"/>
          <w:kern w:val="0"/>
          <w:sz w:val="24"/>
          <w:szCs w:val="24"/>
          <w:lang w:val="en-GB" w:eastAsia="en-GB"/>
          <w14:ligatures w14:val="none"/>
        </w:rPr>
        <w:t>to</w:t>
      </w:r>
      <w:r w:rsidRPr="00365026">
        <w:rPr>
          <w:rFonts w:ascii="Times New Roman" w:eastAsia="Times New Roman" w:hAnsi="Times New Roman" w:cs="Times New Roman"/>
          <w:kern w:val="0"/>
          <w:sz w:val="24"/>
          <w:szCs w:val="24"/>
          <w:lang w:val="en-GB" w:eastAsia="en-GB"/>
          <w14:ligatures w14:val="none"/>
        </w:rPr>
        <w:t xml:space="preserve"> test outcomes of the </w:t>
      </w:r>
      <w:r w:rsidR="00093238" w:rsidRPr="00365026">
        <w:rPr>
          <w:rFonts w:ascii="Times New Roman" w:eastAsia="Times New Roman" w:hAnsi="Times New Roman" w:cs="Times New Roman"/>
          <w:kern w:val="0"/>
          <w:sz w:val="24"/>
          <w:szCs w:val="24"/>
          <w:lang w:val="en-GB" w:eastAsia="en-GB"/>
          <w14:ligatures w14:val="none"/>
        </w:rPr>
        <w:t xml:space="preserve">most recent iteration of the </w:t>
      </w:r>
      <w:r w:rsidRPr="00365026">
        <w:rPr>
          <w:rFonts w:ascii="Times New Roman" w:eastAsia="Times New Roman" w:hAnsi="Times New Roman" w:cs="Times New Roman"/>
          <w:kern w:val="0"/>
          <w:sz w:val="24"/>
          <w:szCs w:val="24"/>
          <w:lang w:val="en-GB" w:eastAsia="en-GB"/>
          <w14:ligatures w14:val="none"/>
        </w:rPr>
        <w:t xml:space="preserve">PCIT-T model </w:t>
      </w:r>
      <w:r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&lt;EndNote&gt;&lt;Cite&gt;&lt;Author&gt;Girard&lt;/Author&gt;&lt;Year&gt;2018&lt;/Year&gt;&lt;RecNum&gt;545&lt;/RecNum&gt;&lt;DisplayText&gt;(43)&lt;/DisplayText&gt;&lt;record&gt;&lt;rec-number&gt;545&lt;/rec-number&gt;&lt;foreign-keys&gt;&lt;key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(43)</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 and the first ever comparison of the PCIT-T model (in any form) with an active treatment condition. The </w:t>
      </w:r>
      <w:del w:id="4540" w:author="Jane Kohlhoff" w:date="2024-05-17T22:04:00Z" w16du:dateUtc="2024-05-17T12:04:00Z">
        <w:r w:rsidRPr="00365026" w:rsidDel="00034826">
          <w:rPr>
            <w:rFonts w:ascii="Times New Roman" w:eastAsia="Times New Roman" w:hAnsi="Times New Roman" w:cs="Times New Roman"/>
            <w:kern w:val="0"/>
            <w:sz w:val="24"/>
            <w:szCs w:val="24"/>
            <w:lang w:val="en-GB" w:eastAsia="en-GB"/>
            <w14:ligatures w14:val="none"/>
          </w:rPr>
          <w:delText xml:space="preserve">major </w:delText>
        </w:r>
      </w:del>
      <w:r w:rsidRPr="00365026">
        <w:rPr>
          <w:rFonts w:ascii="Times New Roman" w:eastAsia="Times New Roman" w:hAnsi="Times New Roman" w:cs="Times New Roman"/>
          <w:kern w:val="0"/>
          <w:sz w:val="24"/>
          <w:szCs w:val="24"/>
          <w:lang w:val="en-GB" w:eastAsia="en-GB"/>
          <w14:ligatures w14:val="none"/>
        </w:rPr>
        <w:t xml:space="preserve">study had two major findings. First, compared to parents who participated in </w:t>
      </w:r>
      <w:ins w:id="4541" w:author="Jane Kohlhoff" w:date="2024-06-11T13:40:00Z" w16du:dateUtc="2024-06-11T03:40:00Z">
        <w:r w:rsidR="009F6869">
          <w:rPr>
            <w:rFonts w:ascii="Times New Roman" w:eastAsia="Times New Roman" w:hAnsi="Times New Roman" w:cs="Times New Roman"/>
            <w:kern w:val="0"/>
            <w:sz w:val="24"/>
            <w:szCs w:val="24"/>
            <w:lang w:val="en-GB" w:eastAsia="en-GB"/>
            <w14:ligatures w14:val="none"/>
          </w:rPr>
          <w:t>the active or non-treated control groups (</w:t>
        </w:r>
      </w:ins>
      <w:r w:rsidRPr="00365026">
        <w:rPr>
          <w:rFonts w:ascii="Times New Roman" w:eastAsia="Times New Roman" w:hAnsi="Times New Roman" w:cs="Times New Roman"/>
          <w:kern w:val="0"/>
          <w:sz w:val="24"/>
          <w:szCs w:val="24"/>
          <w:lang w:val="en-GB" w:eastAsia="en-GB"/>
          <w14:ligatures w14:val="none"/>
        </w:rPr>
        <w:t>COS-P</w:t>
      </w:r>
      <w:ins w:id="4542" w:author="Jane Kohlhoff" w:date="2024-06-11T13:40:00Z" w16du:dateUtc="2024-06-11T03:40:00Z">
        <w:r w:rsidR="009F6869">
          <w:rPr>
            <w:rFonts w:ascii="Times New Roman" w:eastAsia="Times New Roman" w:hAnsi="Times New Roman" w:cs="Times New Roman"/>
            <w:kern w:val="0"/>
            <w:sz w:val="24"/>
            <w:szCs w:val="24"/>
            <w:lang w:val="en-GB" w:eastAsia="en-GB"/>
            <w14:ligatures w14:val="none"/>
          </w:rPr>
          <w:t xml:space="preserve"> and waitlist, respectively)</w:t>
        </w:r>
      </w:ins>
      <w:del w:id="4543" w:author="Jane Kohlhoff" w:date="2024-06-11T13:40:00Z" w16du:dateUtc="2024-06-11T03:40:00Z">
        <w:r w:rsidRPr="00365026" w:rsidDel="009F6869">
          <w:rPr>
            <w:rFonts w:ascii="Times New Roman" w:eastAsia="Times New Roman" w:hAnsi="Times New Roman" w:cs="Times New Roman"/>
            <w:kern w:val="0"/>
            <w:sz w:val="24"/>
            <w:szCs w:val="24"/>
            <w:lang w:val="en-GB" w:eastAsia="en-GB"/>
            <w14:ligatures w14:val="none"/>
          </w:rPr>
          <w:delText xml:space="preserve"> o</w:delText>
        </w:r>
      </w:del>
      <w:ins w:id="4544" w:author="Jane Kohlhoff" w:date="2024-06-11T13:40:00Z" w16du:dateUtc="2024-06-11T03:40:00Z">
        <w:r w:rsidR="009F6869">
          <w:rPr>
            <w:rFonts w:ascii="Times New Roman" w:eastAsia="Times New Roman" w:hAnsi="Times New Roman" w:cs="Times New Roman"/>
            <w:kern w:val="0"/>
            <w:sz w:val="24"/>
            <w:szCs w:val="24"/>
            <w:lang w:val="en-GB" w:eastAsia="en-GB"/>
            <w14:ligatures w14:val="none"/>
          </w:rPr>
          <w:t xml:space="preserve">, </w:t>
        </w:r>
      </w:ins>
      <w:del w:id="4545" w:author="Jane Kohlhoff" w:date="2024-06-11T13:40:00Z" w16du:dateUtc="2024-06-11T03:40:00Z">
        <w:r w:rsidRPr="00365026" w:rsidDel="009F6869">
          <w:rPr>
            <w:rFonts w:ascii="Times New Roman" w:eastAsia="Times New Roman" w:hAnsi="Times New Roman" w:cs="Times New Roman"/>
            <w:kern w:val="0"/>
            <w:sz w:val="24"/>
            <w:szCs w:val="24"/>
            <w:lang w:val="en-GB" w:eastAsia="en-GB"/>
            <w14:ligatures w14:val="none"/>
          </w:rPr>
          <w:delText xml:space="preserve">r who received no intervention, </w:delText>
        </w:r>
      </w:del>
      <w:del w:id="4546" w:author="Jane Kohlhoff" w:date="2024-06-10T19:38:00Z" w16du:dateUtc="2024-06-10T09:38:00Z">
        <w:r w:rsidR="00F44A52" w:rsidRPr="00365026" w:rsidDel="00AA306C">
          <w:rPr>
            <w:rFonts w:ascii="Times New Roman" w:eastAsia="Times New Roman" w:hAnsi="Times New Roman" w:cs="Times New Roman"/>
            <w:kern w:val="0"/>
            <w:sz w:val="24"/>
            <w:szCs w:val="24"/>
            <w:lang w:val="en-GB" w:eastAsia="en-GB"/>
            <w14:ligatures w14:val="none"/>
          </w:rPr>
          <w:delText xml:space="preserve">following treatment, </w:delText>
        </w:r>
      </w:del>
      <w:r w:rsidRPr="00365026">
        <w:rPr>
          <w:rFonts w:ascii="Times New Roman" w:eastAsia="Times New Roman" w:hAnsi="Times New Roman" w:cs="Times New Roman"/>
          <w:kern w:val="0"/>
          <w:sz w:val="24"/>
          <w:szCs w:val="24"/>
          <w:lang w:val="en-GB" w:eastAsia="en-GB"/>
          <w14:ligatures w14:val="none"/>
        </w:rPr>
        <w:t>parents who participated in PCIT-T were more sensitive, praised their children more, used fewer negative child-directed statements, and used fewer non-attuned mind-minded statements</w:t>
      </w:r>
      <w:ins w:id="4547" w:author="Jane Kohlhoff" w:date="2024-06-11T13:47:00Z" w16du:dateUtc="2024-06-11T03:47:00Z">
        <w:r w:rsidR="009F6869">
          <w:rPr>
            <w:rFonts w:ascii="Times New Roman" w:eastAsia="Times New Roman" w:hAnsi="Times New Roman" w:cs="Times New Roman"/>
            <w:kern w:val="0"/>
            <w:sz w:val="24"/>
            <w:szCs w:val="24"/>
            <w:lang w:val="en-GB" w:eastAsia="en-GB"/>
            <w14:ligatures w14:val="none"/>
          </w:rPr>
          <w:t xml:space="preserve">. </w:t>
        </w:r>
      </w:ins>
      <w:del w:id="4548" w:author="Jane Kohlhoff" w:date="2024-06-11T13:47:00Z" w16du:dateUtc="2024-06-11T03:47:00Z">
        <w:r w:rsidRPr="00365026" w:rsidDel="009F6869">
          <w:rPr>
            <w:rFonts w:ascii="Times New Roman" w:eastAsia="Times New Roman" w:hAnsi="Times New Roman" w:cs="Times New Roman"/>
            <w:kern w:val="0"/>
            <w:sz w:val="24"/>
            <w:szCs w:val="24"/>
            <w:lang w:val="en-GB" w:eastAsia="en-GB"/>
            <w14:ligatures w14:val="none"/>
          </w:rPr>
          <w:delText xml:space="preserve">. </w:delText>
        </w:r>
      </w:del>
      <w:r w:rsidRPr="00365026">
        <w:rPr>
          <w:rFonts w:ascii="Times New Roman" w:eastAsia="Times New Roman" w:hAnsi="Times New Roman" w:cs="Times New Roman"/>
          <w:kern w:val="0"/>
          <w:sz w:val="24"/>
          <w:szCs w:val="24"/>
          <w:lang w:val="en-GB" w:eastAsia="en-GB"/>
          <w14:ligatures w14:val="none"/>
        </w:rPr>
        <w:t>Further</w:t>
      </w:r>
      <w:ins w:id="4549" w:author="Jane Kohlhoff" w:date="2024-06-11T13:48:00Z" w16du:dateUtc="2024-06-11T03:48:00Z">
        <w:r w:rsidR="000E55E2">
          <w:rPr>
            <w:rFonts w:ascii="Times New Roman" w:eastAsia="Times New Roman" w:hAnsi="Times New Roman" w:cs="Times New Roman"/>
            <w:kern w:val="0"/>
            <w:sz w:val="24"/>
            <w:szCs w:val="24"/>
            <w:lang w:val="en-GB" w:eastAsia="en-GB"/>
            <w14:ligatures w14:val="none"/>
          </w:rPr>
          <w:t>,</w:t>
        </w:r>
      </w:ins>
      <w:del w:id="4550" w:author="Jane Kohlhoff" w:date="2024-06-11T13:48:00Z" w16du:dateUtc="2024-06-11T03:48:00Z">
        <w:r w:rsidRPr="00365026" w:rsidDel="000E55E2">
          <w:rPr>
            <w:rFonts w:ascii="Times New Roman" w:eastAsia="Times New Roman" w:hAnsi="Times New Roman" w:cs="Times New Roman"/>
            <w:kern w:val="0"/>
            <w:sz w:val="24"/>
            <w:szCs w:val="24"/>
            <w:lang w:val="en-GB" w:eastAsia="en-GB"/>
            <w14:ligatures w14:val="none"/>
          </w:rPr>
          <w:delText xml:space="preserve">, </w:delText>
        </w:r>
      </w:del>
      <w:ins w:id="4551" w:author="Jane Kohlhoff" w:date="2024-06-11T13:48:00Z" w16du:dateUtc="2024-06-11T03:48:00Z">
        <w:r w:rsidR="009F6869">
          <w:rPr>
            <w:rFonts w:ascii="Times New Roman" w:eastAsia="Times New Roman" w:hAnsi="Times New Roman" w:cs="Times New Roman"/>
            <w:kern w:val="0"/>
            <w:sz w:val="24"/>
            <w:szCs w:val="24"/>
            <w:lang w:val="en-GB" w:eastAsia="en-GB"/>
            <w14:ligatures w14:val="none"/>
          </w:rPr>
          <w:t xml:space="preserve"> </w:t>
        </w:r>
      </w:ins>
      <w:del w:id="4552" w:author="Jane Kohlhoff" w:date="2024-06-11T13:41:00Z" w16du:dateUtc="2024-06-11T03:41:00Z">
        <w:r w:rsidRPr="00365026" w:rsidDel="009F6869">
          <w:rPr>
            <w:rFonts w:ascii="Times New Roman" w:eastAsia="Times New Roman" w:hAnsi="Times New Roman" w:cs="Times New Roman"/>
            <w:kern w:val="0"/>
            <w:sz w:val="24"/>
            <w:szCs w:val="24"/>
            <w:lang w:val="en-GB" w:eastAsia="en-GB"/>
            <w14:ligatures w14:val="none"/>
          </w:rPr>
          <w:delText>of the three groups (PCIT-T, COS-P, WL), the</w:delText>
        </w:r>
      </w:del>
      <w:ins w:id="4553" w:author="Jane Kohlhoff" w:date="2024-06-11T13:41:00Z" w16du:dateUtc="2024-06-11T03:41:00Z">
        <w:r w:rsidR="009F6869">
          <w:rPr>
            <w:rFonts w:ascii="Times New Roman" w:eastAsia="Times New Roman" w:hAnsi="Times New Roman" w:cs="Times New Roman"/>
            <w:kern w:val="0"/>
            <w:sz w:val="24"/>
            <w:szCs w:val="24"/>
            <w:lang w:val="en-GB" w:eastAsia="en-GB"/>
            <w14:ligatures w14:val="none"/>
          </w:rPr>
          <w:t>parents in the</w:t>
        </w:r>
      </w:ins>
      <w:r w:rsidRPr="00365026">
        <w:rPr>
          <w:rFonts w:ascii="Times New Roman" w:eastAsia="Times New Roman" w:hAnsi="Times New Roman" w:cs="Times New Roman"/>
          <w:kern w:val="0"/>
          <w:sz w:val="24"/>
          <w:szCs w:val="24"/>
          <w:lang w:val="en-GB" w:eastAsia="en-GB"/>
          <w14:ligatures w14:val="none"/>
        </w:rPr>
        <w:t xml:space="preserve"> PCIT-T group </w:t>
      </w:r>
      <w:del w:id="4554" w:author="Jane Kohlhoff" w:date="2024-06-11T13:41:00Z" w16du:dateUtc="2024-06-11T03:41:00Z">
        <w:r w:rsidRPr="00365026" w:rsidDel="009F6869">
          <w:rPr>
            <w:rFonts w:ascii="Times New Roman" w:eastAsia="Times New Roman" w:hAnsi="Times New Roman" w:cs="Times New Roman"/>
            <w:kern w:val="0"/>
            <w:sz w:val="24"/>
            <w:szCs w:val="24"/>
            <w:lang w:val="en-GB" w:eastAsia="en-GB"/>
            <w14:ligatures w14:val="none"/>
          </w:rPr>
          <w:delText>was the</w:delText>
        </w:r>
      </w:del>
      <w:ins w:id="4555" w:author="Jane Kohlhoff" w:date="2024-06-11T13:41:00Z" w16du:dateUtc="2024-06-11T03:41:00Z">
        <w:r w:rsidR="009F6869">
          <w:rPr>
            <w:rFonts w:ascii="Times New Roman" w:eastAsia="Times New Roman" w:hAnsi="Times New Roman" w:cs="Times New Roman"/>
            <w:kern w:val="0"/>
            <w:sz w:val="24"/>
            <w:szCs w:val="24"/>
            <w:lang w:val="en-GB" w:eastAsia="en-GB"/>
            <w14:ligatures w14:val="none"/>
          </w:rPr>
          <w:t>showed</w:t>
        </w:r>
      </w:ins>
      <w:r w:rsidRPr="00365026">
        <w:rPr>
          <w:rFonts w:ascii="Times New Roman" w:eastAsia="Times New Roman" w:hAnsi="Times New Roman" w:cs="Times New Roman"/>
          <w:kern w:val="0"/>
          <w:sz w:val="24"/>
          <w:szCs w:val="24"/>
          <w:lang w:val="en-GB" w:eastAsia="en-GB"/>
          <w14:ligatures w14:val="none"/>
        </w:rPr>
        <w:t xml:space="preserve"> </w:t>
      </w:r>
      <w:ins w:id="4556" w:author="Jane Kohlhoff" w:date="2024-06-11T13:41:00Z" w16du:dateUtc="2024-06-11T03:41:00Z">
        <w:r w:rsidR="009F6869">
          <w:rPr>
            <w:rFonts w:ascii="Times New Roman" w:eastAsia="Times New Roman" w:hAnsi="Times New Roman" w:cs="Times New Roman"/>
            <w:kern w:val="0"/>
            <w:sz w:val="24"/>
            <w:szCs w:val="24"/>
            <w:lang w:val="en-GB" w:eastAsia="en-GB"/>
            <w14:ligatures w14:val="none"/>
          </w:rPr>
          <w:t xml:space="preserve">statistically </w:t>
        </w:r>
      </w:ins>
      <w:del w:id="4557" w:author="Jane Kohlhoff" w:date="2024-06-11T13:41:00Z" w16du:dateUtc="2024-06-11T03:41:00Z">
        <w:r w:rsidRPr="00365026" w:rsidDel="009F6869">
          <w:rPr>
            <w:rFonts w:ascii="Times New Roman" w:eastAsia="Times New Roman" w:hAnsi="Times New Roman" w:cs="Times New Roman"/>
            <w:kern w:val="0"/>
            <w:sz w:val="24"/>
            <w:szCs w:val="24"/>
            <w:lang w:val="en-GB" w:eastAsia="en-GB"/>
            <w14:ligatures w14:val="none"/>
          </w:rPr>
          <w:delText xml:space="preserve">only one to show </w:delText>
        </w:r>
      </w:del>
      <w:r w:rsidRPr="00365026">
        <w:rPr>
          <w:rFonts w:ascii="Times New Roman" w:eastAsia="Times New Roman" w:hAnsi="Times New Roman" w:cs="Times New Roman"/>
          <w:kern w:val="0"/>
          <w:sz w:val="24"/>
          <w:szCs w:val="24"/>
          <w:lang w:val="en-GB" w:eastAsia="en-GB"/>
          <w14:ligatures w14:val="none"/>
        </w:rPr>
        <w:t>significant pre- to post-group changes in self-reported parental reflectiveness, and empathy and emotional understanding</w:t>
      </w:r>
      <w:ins w:id="4558" w:author="Jane Kohlhoff" w:date="2024-06-11T13:42:00Z" w16du:dateUtc="2024-06-11T03:42:00Z">
        <w:r w:rsidR="009F6869">
          <w:rPr>
            <w:rFonts w:ascii="Times New Roman" w:eastAsia="Times New Roman" w:hAnsi="Times New Roman" w:cs="Times New Roman"/>
            <w:kern w:val="0"/>
            <w:sz w:val="24"/>
            <w:szCs w:val="24"/>
            <w:lang w:val="en-GB" w:eastAsia="en-GB"/>
            <w14:ligatures w14:val="none"/>
          </w:rPr>
          <w:t xml:space="preserve">, and </w:t>
        </w:r>
      </w:ins>
      <w:del w:id="4559" w:author="Jane Kohlhoff" w:date="2024-06-11T13:42:00Z" w16du:dateUtc="2024-06-11T03:42:00Z">
        <w:r w:rsidRPr="00365026" w:rsidDel="009F6869">
          <w:rPr>
            <w:rFonts w:ascii="Times New Roman" w:eastAsia="Times New Roman" w:hAnsi="Times New Roman" w:cs="Times New Roman"/>
            <w:kern w:val="0"/>
            <w:sz w:val="24"/>
            <w:szCs w:val="24"/>
            <w:lang w:val="en-GB" w:eastAsia="en-GB"/>
            <w14:ligatures w14:val="none"/>
          </w:rPr>
          <w:delText xml:space="preserve">. Second, in terms of child outcomes, </w:delText>
        </w:r>
      </w:del>
      <w:del w:id="4560" w:author="Jane Kohlhoff" w:date="2024-05-21T05:06:00Z" w16du:dateUtc="2024-05-20T19:06:00Z">
        <w:r w:rsidRPr="00365026" w:rsidDel="00717681">
          <w:rPr>
            <w:rFonts w:ascii="Times New Roman" w:eastAsia="Times New Roman" w:hAnsi="Times New Roman" w:cs="Times New Roman"/>
            <w:kern w:val="0"/>
            <w:sz w:val="24"/>
            <w:szCs w:val="24"/>
            <w:lang w:val="en-GB" w:eastAsia="en-GB"/>
            <w14:ligatures w14:val="none"/>
          </w:rPr>
          <w:delText>while there were no statistically significant differences between the groups at either of the follow-up assessments, there was a trend for the PCIT-T group to show higher levels of post-intervention attachment security compared to the COS-P group (</w:delText>
        </w:r>
        <w:r w:rsidRPr="00365026" w:rsidDel="00717681">
          <w:rPr>
            <w:rFonts w:ascii="Times New Roman" w:eastAsia="Times New Roman" w:hAnsi="Times New Roman" w:cs="Times New Roman"/>
            <w:i/>
            <w:iCs/>
            <w:kern w:val="0"/>
            <w:sz w:val="24"/>
            <w:szCs w:val="24"/>
            <w:lang w:val="en-GB" w:eastAsia="en-GB"/>
            <w14:ligatures w14:val="none"/>
          </w:rPr>
          <w:delText xml:space="preserve">p </w:delText>
        </w:r>
        <w:r w:rsidRPr="00365026" w:rsidDel="00717681">
          <w:rPr>
            <w:rFonts w:ascii="Times New Roman" w:eastAsia="Times New Roman" w:hAnsi="Times New Roman" w:cs="Times New Roman"/>
            <w:kern w:val="0"/>
            <w:sz w:val="24"/>
            <w:szCs w:val="24"/>
            <w:lang w:val="en-GB" w:eastAsia="en-GB"/>
            <w14:ligatures w14:val="none"/>
          </w:rPr>
          <w:delText>=.09). T</w:delText>
        </w:r>
      </w:del>
      <w:del w:id="4561" w:author="Jane Kohlhoff" w:date="2024-06-11T13:42:00Z" w16du:dateUtc="2024-06-11T03:42:00Z">
        <w:r w:rsidRPr="00365026" w:rsidDel="009F6869">
          <w:rPr>
            <w:rFonts w:ascii="Times New Roman" w:eastAsia="Times New Roman" w:hAnsi="Times New Roman" w:cs="Times New Roman"/>
            <w:kern w:val="0"/>
            <w:sz w:val="24"/>
            <w:szCs w:val="24"/>
            <w:lang w:val="en-GB" w:eastAsia="en-GB"/>
            <w14:ligatures w14:val="none"/>
          </w:rPr>
          <w:delText>he PCIT-T group was also the only group to show pre- to post-program improvements in parent-</w:delText>
        </w:r>
      </w:del>
      <w:r w:rsidRPr="00365026">
        <w:rPr>
          <w:rFonts w:ascii="Times New Roman" w:eastAsia="Times New Roman" w:hAnsi="Times New Roman" w:cs="Times New Roman"/>
          <w:kern w:val="0"/>
          <w:sz w:val="24"/>
          <w:szCs w:val="24"/>
          <w:lang w:val="en-GB" w:eastAsia="en-GB"/>
          <w14:ligatures w14:val="none"/>
        </w:rPr>
        <w:t xml:space="preserve">reported </w:t>
      </w:r>
      <w:ins w:id="4562" w:author="Jane Kohlhoff" w:date="2024-06-11T13:42:00Z" w16du:dateUtc="2024-06-11T03:42:00Z">
        <w:r w:rsidR="009F6869">
          <w:rPr>
            <w:rFonts w:ascii="Times New Roman" w:eastAsia="Times New Roman" w:hAnsi="Times New Roman" w:cs="Times New Roman"/>
            <w:kern w:val="0"/>
            <w:sz w:val="24"/>
            <w:szCs w:val="24"/>
            <w:lang w:val="en-GB" w:eastAsia="en-GB"/>
            <w14:ligatures w14:val="none"/>
          </w:rPr>
          <w:t xml:space="preserve">significant improvements in child </w:t>
        </w:r>
      </w:ins>
      <w:r w:rsidRPr="00365026">
        <w:rPr>
          <w:rFonts w:ascii="Times New Roman" w:eastAsia="Times New Roman" w:hAnsi="Times New Roman" w:cs="Times New Roman"/>
          <w:kern w:val="0"/>
          <w:sz w:val="24"/>
          <w:szCs w:val="24"/>
          <w:lang w:val="en-GB" w:eastAsia="en-GB"/>
          <w14:ligatures w14:val="none"/>
        </w:rPr>
        <w:t xml:space="preserve">social competence, </w:t>
      </w:r>
      <w:del w:id="4563" w:author="Jane Kohlhoff" w:date="2024-06-11T13:42:00Z" w16du:dateUtc="2024-06-11T03:42:00Z">
        <w:r w:rsidRPr="00365026" w:rsidDel="009F6869">
          <w:rPr>
            <w:rFonts w:ascii="Times New Roman" w:eastAsia="Times New Roman" w:hAnsi="Times New Roman" w:cs="Times New Roman"/>
            <w:kern w:val="0"/>
            <w:sz w:val="24"/>
            <w:szCs w:val="24"/>
            <w:lang w:val="en-GB" w:eastAsia="en-GB"/>
            <w14:ligatures w14:val="none"/>
          </w:rPr>
          <w:delText xml:space="preserve">child </w:delText>
        </w:r>
      </w:del>
      <w:del w:id="4564" w:author="Jane Kohlhoff" w:date="2024-05-22T07:13:00Z" w16du:dateUtc="2024-05-21T21:13:00Z">
        <w:r w:rsidRPr="00365026" w:rsidDel="005B7BB5">
          <w:rPr>
            <w:rFonts w:ascii="Times New Roman" w:eastAsia="Times New Roman" w:hAnsi="Times New Roman" w:cs="Times New Roman"/>
            <w:kern w:val="0"/>
            <w:sz w:val="24"/>
            <w:szCs w:val="24"/>
            <w:lang w:val="en-GB" w:eastAsia="en-GB"/>
            <w14:ligatures w14:val="none"/>
          </w:rPr>
          <w:delText>internalising</w:delText>
        </w:r>
      </w:del>
      <w:ins w:id="4565" w:author="Jane Kohlhoff" w:date="2024-05-22T07:13:00Z" w16du:dateUtc="2024-05-21T21:13:00Z">
        <w:r w:rsidR="005B7BB5" w:rsidRPr="00365026">
          <w:rPr>
            <w:rFonts w:ascii="Times New Roman" w:eastAsia="Times New Roman" w:hAnsi="Times New Roman" w:cs="Times New Roman"/>
            <w:kern w:val="0"/>
            <w:sz w:val="24"/>
            <w:szCs w:val="24"/>
            <w:lang w:val="en-GB" w:eastAsia="en-GB"/>
            <w14:ligatures w14:val="none"/>
          </w:rPr>
          <w:t>internalizing</w:t>
        </w:r>
      </w:ins>
      <w:r w:rsidRPr="00365026">
        <w:rPr>
          <w:rFonts w:ascii="Times New Roman" w:eastAsia="Times New Roman" w:hAnsi="Times New Roman" w:cs="Times New Roman"/>
          <w:kern w:val="0"/>
          <w:sz w:val="24"/>
          <w:szCs w:val="24"/>
          <w:lang w:val="en-GB" w:eastAsia="en-GB"/>
          <w14:ligatures w14:val="none"/>
        </w:rPr>
        <w:t xml:space="preserve"> problems, </w:t>
      </w:r>
      <w:ins w:id="4566" w:author="Jane Kohlhoff" w:date="2024-06-11T13:49:00Z" w16du:dateUtc="2024-06-11T03:49:00Z">
        <w:r w:rsidR="000E55E2">
          <w:rPr>
            <w:rFonts w:ascii="Times New Roman" w:eastAsia="Times New Roman" w:hAnsi="Times New Roman" w:cs="Times New Roman"/>
            <w:kern w:val="0"/>
            <w:sz w:val="24"/>
            <w:szCs w:val="24"/>
            <w:lang w:val="en-GB" w:eastAsia="en-GB"/>
            <w14:ligatures w14:val="none"/>
          </w:rPr>
          <w:t xml:space="preserve">and </w:t>
        </w:r>
      </w:ins>
      <w:r w:rsidRPr="00365026">
        <w:rPr>
          <w:rFonts w:ascii="Times New Roman" w:eastAsia="Times New Roman" w:hAnsi="Times New Roman" w:cs="Times New Roman"/>
          <w:kern w:val="0"/>
          <w:sz w:val="24"/>
          <w:szCs w:val="24"/>
          <w:lang w:val="en-GB" w:eastAsia="en-GB"/>
          <w14:ligatures w14:val="none"/>
        </w:rPr>
        <w:t xml:space="preserve">general </w:t>
      </w:r>
      <w:proofErr w:type="spellStart"/>
      <w:r w:rsidRPr="00365026">
        <w:rPr>
          <w:rFonts w:ascii="Times New Roman" w:eastAsia="Times New Roman" w:hAnsi="Times New Roman" w:cs="Times New Roman"/>
          <w:kern w:val="0"/>
          <w:sz w:val="24"/>
          <w:szCs w:val="24"/>
          <w:lang w:val="en-GB" w:eastAsia="en-GB"/>
          <w14:ligatures w14:val="none"/>
        </w:rPr>
        <w:t>behavio</w:t>
      </w:r>
      <w:del w:id="4567" w:author="Jane Kohlhoff" w:date="2024-05-22T07:10:00Z" w16du:dateUtc="2024-05-21T21:10:00Z">
        <w:r w:rsidRPr="00365026" w:rsidDel="003A01DB">
          <w:rPr>
            <w:rFonts w:ascii="Times New Roman" w:eastAsia="Times New Roman" w:hAnsi="Times New Roman" w:cs="Times New Roman"/>
            <w:kern w:val="0"/>
            <w:sz w:val="24"/>
            <w:szCs w:val="24"/>
            <w:lang w:val="en-GB" w:eastAsia="en-GB"/>
            <w14:ligatures w14:val="none"/>
          </w:rPr>
          <w:delText>u</w:delText>
        </w:r>
      </w:del>
      <w:r w:rsidRPr="00365026">
        <w:rPr>
          <w:rFonts w:ascii="Times New Roman" w:eastAsia="Times New Roman" w:hAnsi="Times New Roman" w:cs="Times New Roman"/>
          <w:kern w:val="0"/>
          <w:sz w:val="24"/>
          <w:szCs w:val="24"/>
          <w:lang w:val="en-GB" w:eastAsia="en-GB"/>
          <w14:ligatures w14:val="none"/>
        </w:rPr>
        <w:t>r</w:t>
      </w:r>
      <w:proofErr w:type="spellEnd"/>
      <w:r w:rsidRPr="00365026">
        <w:rPr>
          <w:rFonts w:ascii="Times New Roman" w:eastAsia="Times New Roman" w:hAnsi="Times New Roman" w:cs="Times New Roman"/>
          <w:kern w:val="0"/>
          <w:sz w:val="24"/>
          <w:szCs w:val="24"/>
          <w:lang w:val="en-GB" w:eastAsia="en-GB"/>
          <w14:ligatures w14:val="none"/>
        </w:rPr>
        <w:t xml:space="preserve"> issues</w:t>
      </w:r>
      <w:del w:id="4568" w:author="Jane Kohlhoff" w:date="2024-06-11T13:49:00Z" w16du:dateUtc="2024-06-11T03:49:00Z">
        <w:r w:rsidRPr="00365026" w:rsidDel="000E55E2">
          <w:rPr>
            <w:rFonts w:ascii="Times New Roman" w:eastAsia="Times New Roman" w:hAnsi="Times New Roman" w:cs="Times New Roman"/>
            <w:kern w:val="0"/>
            <w:sz w:val="24"/>
            <w:szCs w:val="24"/>
            <w:lang w:val="en-GB" w:eastAsia="en-GB"/>
            <w14:ligatures w14:val="none"/>
          </w:rPr>
          <w:delText>, and compliance</w:delText>
        </w:r>
      </w:del>
      <w:r w:rsidRPr="00365026">
        <w:rPr>
          <w:rFonts w:ascii="Times New Roman" w:eastAsia="Times New Roman" w:hAnsi="Times New Roman" w:cs="Times New Roman"/>
          <w:kern w:val="0"/>
          <w:sz w:val="24"/>
          <w:szCs w:val="24"/>
          <w:lang w:val="en-GB" w:eastAsia="en-GB"/>
          <w14:ligatures w14:val="none"/>
        </w:rPr>
        <w:t xml:space="preserve">. </w:t>
      </w:r>
      <w:ins w:id="4569" w:author="Jane Kohlhoff" w:date="2024-06-11T13:49:00Z" w16du:dateUtc="2024-06-11T03:49:00Z">
        <w:r w:rsidR="000E55E2">
          <w:rPr>
            <w:rFonts w:ascii="Times New Roman" w:eastAsia="Times New Roman" w:hAnsi="Times New Roman" w:cs="Times New Roman"/>
            <w:kern w:val="0"/>
            <w:sz w:val="24"/>
            <w:szCs w:val="24"/>
            <w:lang w:val="en-GB" w:eastAsia="en-GB"/>
            <w14:ligatures w14:val="none"/>
          </w:rPr>
          <w:t>It is also of note that parents in the COS-P group</w:t>
        </w:r>
      </w:ins>
      <w:ins w:id="4570" w:author="Jane Kohlhoff" w:date="2024-06-11T13:50:00Z" w16du:dateUtc="2024-06-11T03:50:00Z">
        <w:r w:rsidR="000E55E2">
          <w:rPr>
            <w:rFonts w:ascii="Times New Roman" w:eastAsia="Times New Roman" w:hAnsi="Times New Roman" w:cs="Times New Roman"/>
            <w:kern w:val="0"/>
            <w:sz w:val="24"/>
            <w:szCs w:val="24"/>
            <w:lang w:val="en-GB" w:eastAsia="en-GB"/>
            <w14:ligatures w14:val="none"/>
          </w:rPr>
          <w:t xml:space="preserve"> also reported significant decreases in child externalising </w:t>
        </w:r>
        <w:proofErr w:type="spellStart"/>
        <w:r w:rsidR="000E55E2">
          <w:rPr>
            <w:rFonts w:ascii="Times New Roman" w:eastAsia="Times New Roman" w:hAnsi="Times New Roman" w:cs="Times New Roman"/>
            <w:kern w:val="0"/>
            <w:sz w:val="24"/>
            <w:szCs w:val="24"/>
            <w:lang w:val="en-GB" w:eastAsia="en-GB"/>
            <w14:ligatures w14:val="none"/>
          </w:rPr>
          <w:t>behaviors</w:t>
        </w:r>
        <w:proofErr w:type="spellEnd"/>
        <w:r w:rsidR="000E55E2">
          <w:rPr>
            <w:rFonts w:ascii="Times New Roman" w:eastAsia="Times New Roman" w:hAnsi="Times New Roman" w:cs="Times New Roman"/>
            <w:kern w:val="0"/>
            <w:sz w:val="24"/>
            <w:szCs w:val="24"/>
            <w:lang w:val="en-GB" w:eastAsia="en-GB"/>
            <w14:ligatures w14:val="none"/>
          </w:rPr>
          <w:t>.</w:t>
        </w:r>
      </w:ins>
    </w:p>
    <w:p w14:paraId="32C8447C" w14:textId="274005D3" w:rsidR="001C49DA" w:rsidRPr="00365026" w:rsidRDefault="001C49DA" w:rsidP="001C49DA">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Given the well-document core role of caregiving sensitivity in the development of secure parent-child attachment relationships</w:t>
      </w:r>
      <w:r w:rsidR="00F44A52" w:rsidRPr="00365026">
        <w:rPr>
          <w:rFonts w:ascii="Times New Roman" w:eastAsia="Times New Roman" w:hAnsi="Times New Roman" w:cs="Times New Roman"/>
          <w:kern w:val="0"/>
          <w:sz w:val="24"/>
          <w:szCs w:val="24"/>
          <w:lang w:val="en-GB" w:eastAsia="en-GB"/>
          <w14:ligatures w14:val="none"/>
        </w:rPr>
        <w:t xml:space="preserve"> </w:t>
      </w:r>
      <w:r w:rsidR="00F44A52" w:rsidRPr="00365026">
        <w:rPr>
          <w:rFonts w:ascii="Times New Roman" w:eastAsia="Times New Roman" w:hAnsi="Times New Roman" w:cs="Times New Roman"/>
          <w:kern w:val="0"/>
          <w:sz w:val="24"/>
          <w:szCs w:val="24"/>
          <w:lang w:val="en-GB" w:eastAsia="en-GB"/>
          <w14:ligatures w14:val="none"/>
        </w:rPr>
        <w:fldChar w:fldCharType="begin"/>
      </w:r>
      <w:r w:rsidR="005B72E3">
        <w:rPr>
          <w:rFonts w:ascii="Times New Roman" w:eastAsia="Times New Roman" w:hAnsi="Times New Roman" w:cs="Times New Roman"/>
          <w:kern w:val="0"/>
          <w:sz w:val="24"/>
          <w:szCs w:val="24"/>
          <w:lang w:val="en-GB" w:eastAsia="en-GB"/>
          <w14:ligatures w14:val="none"/>
        </w:rPr>
        <w:instrText xml:space="preserve"> ADDIN EN.CITE &lt;EndNote&gt;&lt;Cite&gt;&lt;Author&gt;Deans&lt;/Author&gt;&lt;Year&gt;2020&lt;/Year&gt;&lt;RecNum&gt;3463&lt;/RecNum&gt;&lt;DisplayText&gt;(21, 22)&lt;/DisplayText&gt;&lt;record&gt;&lt;rec-number&gt;3463&lt;/rec-number&gt;&lt;foreign-keys&gt;&lt;key app="EN" db-id="ards0dvaofa9d9es2f6vrf9iarwfp0z2w20v" timestamp="1696905176" guid="8605a58c-d6ae-40af-af33-78f7cf2b9f06"&gt;3463&lt;/key&gt;&lt;/foreign-keys&gt;&lt;ref-type name="Journal Article"&gt;17&lt;/ref-type&gt;&lt;contributors&gt;&lt;authors&gt;&lt;author&gt;Deans, Carolyn L&lt;/author&gt;&lt;/authors&gt;&lt;/contributors&gt;&lt;titles&gt;&lt;title&gt;Maternal sensitivity, its relationship with child outcomes, and interventions that address it: A systematic literature review&lt;/title&gt;&lt;secondary-title&gt;Early Child Development and Care&lt;/secondary-title&gt;&lt;/titles&gt;&lt;periodical&gt;&lt;full-title&gt;Early Child Development and Care&lt;/full-title&gt;&lt;/periodical&gt;&lt;pages&gt;252-275&lt;/pages&gt;&lt;volume&gt;190&lt;/volume&gt;&lt;number&gt;2&lt;/number&gt;&lt;dates&gt;&lt;year&gt;2020&lt;/year&gt;&lt;/dates&gt;&lt;isbn&gt;0300-4430&lt;/isbn&gt;&lt;urls&gt;&lt;/urls&gt;&lt;/record&gt;&lt;/Cite&gt;&lt;Cite&gt;&lt;Author&gt;Cooke&lt;/Author&gt;&lt;Year&gt;2022&lt;/Year&gt;&lt;RecNum&gt;3629&lt;/RecNum&gt;&lt;record&gt;&lt;rec-number&gt;3629&lt;/rec-number&gt;&lt;foreign-keys&gt;&lt;key app="EN" db-id="ards0dvaofa9d9es2f6vrf9iarwfp0z2w20v" timestamp="1708161432" guid="8ad5c639-bbdf-4999-b8bf-60c456b8aafc"&gt;3629&lt;/key&gt;&lt;/foreign-keys&gt;&lt;ref-type name="Journal Article"&gt;17&lt;/ref-type&gt;&lt;contributors&gt;&lt;authors&gt;&lt;author&gt;Cooke, Jessica E&lt;/author&gt;&lt;author&gt;Deneault, Audrey‐Ann&lt;/author&gt;&lt;author&gt;Devereux, Chloe&lt;/author&gt;&lt;author&gt;Eirich, Rachel&lt;/author&gt;&lt;author&gt;Fearon, RM Pasco&lt;/author&gt;&lt;author&gt;Madigan, Sheri&lt;/author&gt;&lt;/authors&gt;&lt;/contributors&gt;&lt;titles&gt;&lt;title&gt;Parental sensitivity and child behavioral problems: A meta‐analytic review&lt;/title&gt;&lt;secondary-title&gt;Child Development&lt;/secondary-title&gt;&lt;/titles&gt;&lt;periodical&gt;&lt;full-title&gt;Child development&lt;/full-title&gt;&lt;/periodical&gt;&lt;pages&gt;1231-1248&lt;/pages&gt;&lt;volume&gt;93&lt;/volume&gt;&lt;number&gt;5&lt;/number&gt;&lt;dates&gt;&lt;year&gt;2022&lt;/year&gt;&lt;/dates&gt;&lt;isbn&gt;0009-3920&lt;/isbn&gt;&lt;urls&gt;&lt;/urls&gt;&lt;/record&gt;&lt;/Cite&gt;&lt;/EndNote&gt;</w:instrText>
      </w:r>
      <w:r w:rsidR="00F44A52" w:rsidRPr="00365026">
        <w:rPr>
          <w:rFonts w:ascii="Times New Roman" w:eastAsia="Times New Roman" w:hAnsi="Times New Roman" w:cs="Times New Roman"/>
          <w:kern w:val="0"/>
          <w:sz w:val="24"/>
          <w:szCs w:val="24"/>
          <w:lang w:val="en-GB" w:eastAsia="en-GB"/>
          <w14:ligatures w14:val="none"/>
        </w:rPr>
        <w:fldChar w:fldCharType="separate"/>
      </w:r>
      <w:r w:rsidR="005B72E3">
        <w:rPr>
          <w:rFonts w:ascii="Times New Roman" w:eastAsia="Times New Roman" w:hAnsi="Times New Roman" w:cs="Times New Roman"/>
          <w:noProof/>
          <w:kern w:val="0"/>
          <w:sz w:val="24"/>
          <w:szCs w:val="24"/>
          <w:lang w:val="en-GB" w:eastAsia="en-GB"/>
          <w14:ligatures w14:val="none"/>
        </w:rPr>
        <w:t>(21, 22)</w:t>
      </w:r>
      <w:r w:rsidR="00F44A52"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the results relating to improvements in parenting sensitivity following the PCIT-T intervention are not</w:t>
      </w:r>
      <w:r w:rsidR="00F44A52" w:rsidRPr="00365026">
        <w:rPr>
          <w:rFonts w:ascii="Times New Roman" w:eastAsia="Times New Roman" w:hAnsi="Times New Roman" w:cs="Times New Roman"/>
          <w:kern w:val="0"/>
          <w:sz w:val="24"/>
          <w:szCs w:val="24"/>
          <w:lang w:val="en-GB" w:eastAsia="en-GB"/>
          <w14:ligatures w14:val="none"/>
        </w:rPr>
        <w:t>eworthy</w:t>
      </w:r>
      <w:r w:rsidRPr="00365026">
        <w:rPr>
          <w:rFonts w:ascii="Times New Roman" w:eastAsia="Times New Roman" w:hAnsi="Times New Roman" w:cs="Times New Roman"/>
          <w:kern w:val="0"/>
          <w:sz w:val="24"/>
          <w:szCs w:val="24"/>
          <w:lang w:val="en-GB" w:eastAsia="en-GB"/>
          <w14:ligatures w14:val="none"/>
        </w:rPr>
        <w:t xml:space="preserve">. Specifically, results showed that following treatment, the PCIT-T group showed </w:t>
      </w:r>
      <w:r w:rsidR="008F466D" w:rsidRPr="00365026">
        <w:rPr>
          <w:rFonts w:ascii="Times New Roman" w:eastAsia="Times New Roman" w:hAnsi="Times New Roman" w:cs="Times New Roman"/>
          <w:kern w:val="0"/>
          <w:sz w:val="24"/>
          <w:szCs w:val="24"/>
          <w:lang w:val="en-GB" w:eastAsia="en-GB"/>
          <w14:ligatures w14:val="none"/>
        </w:rPr>
        <w:t>more</w:t>
      </w:r>
      <w:r w:rsidRPr="00365026">
        <w:rPr>
          <w:rFonts w:ascii="Times New Roman" w:eastAsia="Times New Roman" w:hAnsi="Times New Roman" w:cs="Times New Roman"/>
          <w:kern w:val="0"/>
          <w:sz w:val="24"/>
          <w:szCs w:val="24"/>
          <w:lang w:val="en-GB" w:eastAsia="en-GB"/>
          <w14:ligatures w14:val="none"/>
        </w:rPr>
        <w:t xml:space="preserve"> parenting sensitivity than </w:t>
      </w:r>
      <w:r w:rsidR="008F466D" w:rsidRPr="00365026">
        <w:rPr>
          <w:rFonts w:ascii="Times New Roman" w:eastAsia="Times New Roman" w:hAnsi="Times New Roman" w:cs="Times New Roman"/>
          <w:kern w:val="0"/>
          <w:sz w:val="24"/>
          <w:szCs w:val="24"/>
          <w:lang w:val="en-GB" w:eastAsia="en-GB"/>
          <w14:ligatures w14:val="none"/>
        </w:rPr>
        <w:t>the</w:t>
      </w:r>
      <w:r w:rsidRPr="00365026">
        <w:rPr>
          <w:rFonts w:ascii="Times New Roman" w:eastAsia="Times New Roman" w:hAnsi="Times New Roman" w:cs="Times New Roman"/>
          <w:kern w:val="0"/>
          <w:sz w:val="24"/>
          <w:szCs w:val="24"/>
          <w:lang w:val="en-GB" w:eastAsia="en-GB"/>
          <w14:ligatures w14:val="none"/>
        </w:rPr>
        <w:t xml:space="preserve"> COS-P and WL groups, and at 4-month follow-up, </w:t>
      </w:r>
      <w:r w:rsidR="00AA4A3A" w:rsidRPr="00365026">
        <w:rPr>
          <w:rFonts w:ascii="Times New Roman" w:eastAsia="Times New Roman" w:hAnsi="Times New Roman" w:cs="Times New Roman"/>
          <w:kern w:val="0"/>
          <w:sz w:val="24"/>
          <w:szCs w:val="24"/>
          <w:lang w:val="en-GB" w:eastAsia="en-GB"/>
          <w14:ligatures w14:val="none"/>
        </w:rPr>
        <w:t>they showed more sensitivity</w:t>
      </w:r>
      <w:r w:rsidRPr="00365026">
        <w:rPr>
          <w:rFonts w:ascii="Times New Roman" w:eastAsia="Times New Roman" w:hAnsi="Times New Roman" w:cs="Times New Roman"/>
          <w:kern w:val="0"/>
          <w:sz w:val="24"/>
          <w:szCs w:val="24"/>
          <w:lang w:val="en-GB" w:eastAsia="en-GB"/>
          <w14:ligatures w14:val="none"/>
        </w:rPr>
        <w:t xml:space="preserve"> than </w:t>
      </w:r>
      <w:r w:rsidR="00AA4A3A" w:rsidRPr="00365026">
        <w:rPr>
          <w:rFonts w:ascii="Times New Roman" w:eastAsia="Times New Roman" w:hAnsi="Times New Roman" w:cs="Times New Roman"/>
          <w:kern w:val="0"/>
          <w:sz w:val="24"/>
          <w:szCs w:val="24"/>
          <w:lang w:val="en-GB" w:eastAsia="en-GB"/>
          <w14:ligatures w14:val="none"/>
        </w:rPr>
        <w:t>the</w:t>
      </w:r>
      <w:r w:rsidRPr="00365026">
        <w:rPr>
          <w:rFonts w:ascii="Times New Roman" w:eastAsia="Times New Roman" w:hAnsi="Times New Roman" w:cs="Times New Roman"/>
          <w:kern w:val="0"/>
          <w:sz w:val="24"/>
          <w:szCs w:val="24"/>
          <w:lang w:val="en-GB" w:eastAsia="en-GB"/>
          <w14:ligatures w14:val="none"/>
        </w:rPr>
        <w:t xml:space="preserve"> WL group. </w:t>
      </w:r>
      <w:del w:id="4571" w:author="Jane Kohlhoff" w:date="2024-05-21T05:08:00Z" w16du:dateUtc="2024-05-20T19:08:00Z">
        <w:r w:rsidRPr="00365026" w:rsidDel="00717681">
          <w:rPr>
            <w:rFonts w:ascii="Times New Roman" w:eastAsia="Times New Roman" w:hAnsi="Times New Roman" w:cs="Times New Roman"/>
            <w:kern w:val="0"/>
            <w:sz w:val="24"/>
            <w:szCs w:val="24"/>
            <w:lang w:val="en-GB" w:eastAsia="en-GB"/>
            <w14:ligatures w14:val="none"/>
          </w:rPr>
          <w:delText xml:space="preserve">There was also a trend for the </w:delText>
        </w:r>
        <w:r w:rsidR="00453842" w:rsidRPr="00365026" w:rsidDel="00717681">
          <w:rPr>
            <w:rFonts w:ascii="Times New Roman" w:eastAsia="Times New Roman" w:hAnsi="Times New Roman" w:cs="Times New Roman"/>
            <w:kern w:val="0"/>
            <w:sz w:val="24"/>
            <w:szCs w:val="24"/>
            <w:lang w:val="en-GB" w:eastAsia="en-GB"/>
            <w14:ligatures w14:val="none"/>
          </w:rPr>
          <w:delText>degree of</w:delText>
        </w:r>
        <w:r w:rsidR="00C67D66" w:rsidRPr="00365026" w:rsidDel="00717681">
          <w:rPr>
            <w:rFonts w:ascii="Times New Roman" w:eastAsia="Times New Roman" w:hAnsi="Times New Roman" w:cs="Times New Roman"/>
            <w:kern w:val="0"/>
            <w:sz w:val="24"/>
            <w:szCs w:val="24"/>
            <w:lang w:val="en-GB" w:eastAsia="en-GB"/>
            <w14:ligatures w14:val="none"/>
          </w:rPr>
          <w:delText xml:space="preserve"> improvement in sensitivity</w:delText>
        </w:r>
        <w:r w:rsidRPr="00365026" w:rsidDel="00717681">
          <w:rPr>
            <w:rFonts w:ascii="Times New Roman" w:eastAsia="Times New Roman" w:hAnsi="Times New Roman" w:cs="Times New Roman"/>
            <w:kern w:val="0"/>
            <w:sz w:val="24"/>
            <w:szCs w:val="24"/>
            <w:lang w:val="en-GB" w:eastAsia="en-GB"/>
            <w14:ligatures w14:val="none"/>
          </w:rPr>
          <w:delText xml:space="preserve"> for the PCIT-T group to be </w:delText>
        </w:r>
        <w:r w:rsidR="00AA4A3A" w:rsidRPr="00365026" w:rsidDel="00717681">
          <w:rPr>
            <w:rFonts w:ascii="Times New Roman" w:eastAsia="Times New Roman" w:hAnsi="Times New Roman" w:cs="Times New Roman"/>
            <w:kern w:val="0"/>
            <w:sz w:val="24"/>
            <w:szCs w:val="24"/>
            <w:lang w:val="en-GB" w:eastAsia="en-GB"/>
            <w14:ligatures w14:val="none"/>
          </w:rPr>
          <w:delText>larger</w:delText>
        </w:r>
        <w:r w:rsidRPr="00365026" w:rsidDel="00717681">
          <w:rPr>
            <w:rFonts w:ascii="Times New Roman" w:eastAsia="Times New Roman" w:hAnsi="Times New Roman" w:cs="Times New Roman"/>
            <w:kern w:val="0"/>
            <w:sz w:val="24"/>
            <w:szCs w:val="24"/>
            <w:lang w:val="en-GB" w:eastAsia="en-GB"/>
            <w14:ligatures w14:val="none"/>
          </w:rPr>
          <w:delText xml:space="preserve"> than that of the COS-P group from pre- to post-treatment (</w:delText>
        </w:r>
        <w:r w:rsidRPr="00365026" w:rsidDel="00717681">
          <w:rPr>
            <w:rFonts w:ascii="Times New Roman" w:eastAsia="Times New Roman" w:hAnsi="Times New Roman" w:cs="Times New Roman"/>
            <w:i/>
            <w:iCs/>
            <w:kern w:val="0"/>
            <w:sz w:val="24"/>
            <w:szCs w:val="24"/>
            <w:lang w:val="en-GB" w:eastAsia="en-GB"/>
            <w14:ligatures w14:val="none"/>
          </w:rPr>
          <w:delText xml:space="preserve">p </w:delText>
        </w:r>
        <w:r w:rsidRPr="00365026" w:rsidDel="00717681">
          <w:rPr>
            <w:rFonts w:ascii="Times New Roman" w:eastAsia="Times New Roman" w:hAnsi="Times New Roman" w:cs="Times New Roman"/>
            <w:kern w:val="0"/>
            <w:sz w:val="24"/>
            <w:szCs w:val="24"/>
            <w:lang w:val="en-GB" w:eastAsia="en-GB"/>
            <w14:ligatures w14:val="none"/>
          </w:rPr>
          <w:delText xml:space="preserve">&lt; .08). </w:delText>
        </w:r>
      </w:del>
      <w:r w:rsidRPr="00365026">
        <w:rPr>
          <w:rFonts w:ascii="Times New Roman" w:eastAsia="Times New Roman" w:hAnsi="Times New Roman" w:cs="Times New Roman"/>
          <w:kern w:val="0"/>
          <w:sz w:val="24"/>
          <w:szCs w:val="24"/>
          <w:lang w:val="en-GB" w:eastAsia="en-GB"/>
          <w14:ligatures w14:val="none"/>
        </w:rPr>
        <w:t>In terms of clinical significance, the PCIT-T intervention displayed a ‘large’ effect size for sensitivity immediately post-intervention (</w:t>
      </w:r>
      <w:r w:rsidRPr="00365026">
        <w:rPr>
          <w:rFonts w:ascii="Times New Roman" w:eastAsia="Times New Roman" w:hAnsi="Times New Roman" w:cs="Times New Roman"/>
          <w:i/>
          <w:iCs/>
          <w:kern w:val="0"/>
          <w:sz w:val="24"/>
          <w:szCs w:val="24"/>
          <w:lang w:val="en-GB" w:eastAsia="en-GB"/>
          <w14:ligatures w14:val="none"/>
        </w:rPr>
        <w:t>d</w:t>
      </w:r>
      <w:r w:rsidRPr="00365026">
        <w:rPr>
          <w:rFonts w:ascii="Times New Roman" w:eastAsia="Times New Roman" w:hAnsi="Times New Roman" w:cs="Times New Roman"/>
          <w:kern w:val="0"/>
          <w:sz w:val="24"/>
          <w:szCs w:val="24"/>
          <w:lang w:val="en-GB" w:eastAsia="en-GB"/>
          <w14:ligatures w14:val="none"/>
        </w:rPr>
        <w:t xml:space="preserve">=1.03), a change that was sustained at the 4-month follow-up (‘medium-to-large’ range; </w:t>
      </w:r>
      <w:r w:rsidRPr="00365026">
        <w:rPr>
          <w:rFonts w:ascii="Times New Roman" w:eastAsia="Times New Roman" w:hAnsi="Times New Roman" w:cs="Times New Roman"/>
          <w:i/>
          <w:iCs/>
          <w:kern w:val="0"/>
          <w:sz w:val="24"/>
          <w:szCs w:val="24"/>
          <w:lang w:val="en-GB" w:eastAsia="en-GB"/>
          <w14:ligatures w14:val="none"/>
        </w:rPr>
        <w:t>d</w:t>
      </w:r>
      <w:r w:rsidRPr="00365026">
        <w:rPr>
          <w:rFonts w:ascii="Times New Roman" w:eastAsia="Times New Roman" w:hAnsi="Times New Roman" w:cs="Times New Roman"/>
          <w:kern w:val="0"/>
          <w:sz w:val="24"/>
          <w:szCs w:val="24"/>
          <w:lang w:val="en-GB" w:eastAsia="en-GB"/>
          <w14:ligatures w14:val="none"/>
        </w:rPr>
        <w:t>=.66)</w:t>
      </w:r>
      <w:ins w:id="4572" w:author="Jane Kohlhoff" w:date="2024-06-10T19:39:00Z" w16du:dateUtc="2024-06-10T09:39:00Z">
        <w:r w:rsidR="003250F3" w:rsidRPr="00365026">
          <w:rPr>
            <w:rFonts w:ascii="Times New Roman" w:eastAsia="Times New Roman" w:hAnsi="Times New Roman" w:cs="Times New Roman"/>
            <w:kern w:val="0"/>
            <w:sz w:val="24"/>
            <w:szCs w:val="24"/>
            <w:lang w:val="en-GB" w:eastAsia="en-GB"/>
            <w14:ligatures w14:val="none"/>
          </w:rPr>
          <w:t>. Further,</w:t>
        </w:r>
      </w:ins>
      <w:del w:id="4573" w:author="Jane Kohlhoff" w:date="2024-06-10T19:39:00Z" w16du:dateUtc="2024-06-10T09:39:00Z">
        <w:r w:rsidRPr="00365026" w:rsidDel="003250F3">
          <w:rPr>
            <w:rFonts w:ascii="Times New Roman" w:eastAsia="Times New Roman" w:hAnsi="Times New Roman" w:cs="Times New Roman"/>
            <w:kern w:val="0"/>
            <w:sz w:val="24"/>
            <w:szCs w:val="24"/>
            <w:lang w:val="en-GB" w:eastAsia="en-GB"/>
            <w14:ligatures w14:val="none"/>
          </w:rPr>
          <w:delText>, and</w:delText>
        </w:r>
      </w:del>
      <w:r w:rsidRPr="00365026">
        <w:rPr>
          <w:rFonts w:ascii="Times New Roman" w:eastAsia="Times New Roman" w:hAnsi="Times New Roman" w:cs="Times New Roman"/>
          <w:kern w:val="0"/>
          <w:sz w:val="24"/>
          <w:szCs w:val="24"/>
          <w:lang w:val="en-GB" w:eastAsia="en-GB"/>
          <w14:ligatures w14:val="none"/>
        </w:rPr>
        <w:t xml:space="preserve"> the proportion of parents who showed reliable changes in sensitivity </w:t>
      </w:r>
      <w:r w:rsidR="00F44A52" w:rsidRPr="00365026">
        <w:rPr>
          <w:rFonts w:ascii="Times New Roman" w:eastAsia="Times New Roman" w:hAnsi="Times New Roman" w:cs="Times New Roman"/>
          <w:kern w:val="0"/>
          <w:sz w:val="24"/>
          <w:szCs w:val="24"/>
          <w:lang w:val="en-GB" w:eastAsia="en-GB"/>
          <w14:ligatures w14:val="none"/>
        </w:rPr>
        <w:t xml:space="preserve">(74%) </w:t>
      </w:r>
      <w:r w:rsidRPr="00365026">
        <w:rPr>
          <w:rFonts w:ascii="Times New Roman" w:eastAsia="Times New Roman" w:hAnsi="Times New Roman" w:cs="Times New Roman"/>
          <w:kern w:val="0"/>
          <w:sz w:val="24"/>
          <w:szCs w:val="24"/>
          <w:lang w:val="en-GB" w:eastAsia="en-GB"/>
          <w14:ligatures w14:val="none"/>
        </w:rPr>
        <w:t>was larger among the PCIT-T than the COS-P and WL control groups</w:t>
      </w:r>
      <w:r w:rsidR="00F44A52" w:rsidRPr="00365026">
        <w:rPr>
          <w:rFonts w:ascii="Times New Roman" w:eastAsia="Times New Roman" w:hAnsi="Times New Roman" w:cs="Times New Roman"/>
          <w:kern w:val="0"/>
          <w:sz w:val="24"/>
          <w:szCs w:val="24"/>
          <w:lang w:val="en-GB" w:eastAsia="en-GB"/>
          <w14:ligatures w14:val="none"/>
        </w:rPr>
        <w:t xml:space="preserve"> (40% and 39%, respectively)</w:t>
      </w:r>
      <w:r w:rsidRPr="00365026">
        <w:rPr>
          <w:rFonts w:ascii="Times New Roman" w:eastAsia="Times New Roman" w:hAnsi="Times New Roman" w:cs="Times New Roman"/>
          <w:kern w:val="0"/>
          <w:sz w:val="24"/>
          <w:szCs w:val="24"/>
          <w:lang w:val="en-GB" w:eastAsia="en-GB"/>
          <w14:ligatures w14:val="none"/>
        </w:rPr>
        <w:t xml:space="preserve">. These results confirm those of the one previous controlled study testing outcomes of PCIT-T </w:t>
      </w:r>
      <w:r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&lt;EndNote&gt;&lt;Cite&gt;&lt;Author&gt;Kohlhoff&lt;/Author&gt;&lt;Year&gt;2020&lt;/Year&gt;&lt;RecNum&gt;1761&lt;/RecNum&gt;&lt;DisplayText&gt;(48, 49)&lt;/DisplayText&gt;&lt;record&gt;&lt;rec-number&gt;1761&lt;/rec-number&gt;&lt;foreign-keys&gt;&lt;key app="EN" db-id="ards0dvaofa9d9es2f6vrf9iarwfp0z2w20v" timestamp="1696903344" guid="31d04529-353c-404e-aa1f-1c48a584a307"&gt;1761&lt;/key&gt;&lt;/foreign-keys&gt;&lt;ref-type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in a community-based setting: Improvements in parenting behaviour, emotional availability, child behaviour and attachment&lt;/title&gt;&lt;secondary-title&gt;Infant Mental Health Journal&lt;/secondary-title&gt;&lt;/titles&gt;&lt;periodical&gt;&lt;full-title&gt;Infant Mental Health Journal&lt;/full-title&gt;&lt;/periodical&gt;&lt;pages&gt;543-562&lt;/pages&gt;&lt;volume&gt;41&lt;/volume&gt;&lt;number&gt;4&lt;/number&gt;&lt;dates&gt;&lt;year&gt;2020&lt;/year&gt;&lt;/dates&gt;&lt;urls&gt;&lt;/urls&gt;&lt;/record&gt;&lt;/Cite&gt;&lt;Cite&gt;&lt;Author&gt;Kohlhoff&lt;/Author&gt;&lt;Year&gt;2021&lt;/Year&gt;&lt;RecNum&gt;2103&lt;/RecNum&gt;&lt;record&gt;&lt;rec-number&gt;2103&lt;/rec-number&gt;&lt;foreign-keys&gt;&lt;key app="EN" db-id="ards0dvaofa9d9es2f6vrf9iarwfp0z2w20v" timestamp="1696903401" guid="69c189fe-a471-4654-bddd-d8dab2348f8b"&gt;2103&lt;/key&gt;&lt;/foreign-keys&gt;&lt;ref-type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A community-based randomized controlled trial with children aged 14-24 months&lt;/title&gt;&lt;secondary-title&gt;J Clin Child Adolesc Psychol&lt;/secondary-title&gt;&lt;/titles&gt;&lt;periodical&gt;&lt;full-title&gt;J Clin Child Adolesc Psychol&lt;/full-title&gt;&lt;/periodical&gt;&lt;pages&gt;411-426&lt;/pages&gt;&lt;volume&gt;50&lt;/volume&gt;&lt;num-vols&gt;3&lt;/num-vols&gt;&lt;dates&gt;&lt;year&gt;2021&lt;/year&gt;&lt;/dates&gt;&lt;urls&gt;&lt;/urls&gt;&lt;electronic-resource-num&gt;10.1080/15374416.2020.1723599&lt;/electronic-resource-num&gt;&lt;/record&gt;&lt;/Cite&gt;&lt;/EndNote&gt;</w:instrText>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(48, 49)</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 and suggest that PCIT-T is an intervention that is successfully able to support parents to respond to their toddler’s needs in a way that is sensitive and contingently responsive. The effect sizes for sensitivity obtained in this study are also striking</w:t>
      </w:r>
      <w:r w:rsidR="007F6636"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and can also be considered alongside those reported for other attachment-based parenting interventions of similar </w:t>
      </w:r>
      <w:ins w:id="4574" w:author="Jane Kohlhoff" w:date="2024-05-21T05:10:00Z" w16du:dateUtc="2024-05-20T19:10:00Z">
        <w:r w:rsidR="00717681" w:rsidRPr="00365026">
          <w:rPr>
            <w:rFonts w:ascii="Times New Roman" w:eastAsia="Times New Roman" w:hAnsi="Times New Roman" w:cs="Times New Roman"/>
            <w:kern w:val="0"/>
            <w:sz w:val="24"/>
            <w:szCs w:val="24"/>
            <w:lang w:val="en-GB" w:eastAsia="en-GB"/>
            <w14:ligatures w14:val="none"/>
          </w:rPr>
          <w:t xml:space="preserve">intensity and </w:t>
        </w:r>
      </w:ins>
      <w:r w:rsidRPr="00365026">
        <w:rPr>
          <w:rFonts w:ascii="Times New Roman" w:eastAsia="Times New Roman" w:hAnsi="Times New Roman" w:cs="Times New Roman"/>
          <w:kern w:val="0"/>
          <w:sz w:val="24"/>
          <w:szCs w:val="24"/>
          <w:lang w:val="en-GB" w:eastAsia="en-GB"/>
          <w14:ligatures w14:val="none"/>
        </w:rPr>
        <w:t xml:space="preserve">duration. For example, </w:t>
      </w:r>
      <w:del w:id="4575" w:author="Jane Kohlhoff" w:date="2024-05-21T05:10:00Z" w16du:dateUtc="2024-05-20T19:10:00Z">
        <w:r w:rsidRPr="00365026" w:rsidDel="00717681">
          <w:rPr>
            <w:rFonts w:ascii="Times New Roman" w:eastAsia="Times New Roman" w:hAnsi="Times New Roman" w:cs="Times New Roman"/>
            <w:kern w:val="0"/>
            <w:sz w:val="24"/>
            <w:szCs w:val="24"/>
            <w:lang w:val="en-GB" w:eastAsia="en-GB"/>
            <w14:ligatures w14:val="none"/>
          </w:rPr>
          <w:delText xml:space="preserve">COS-P, which has had no significant changes in observed sensitivity reported to date </w:delText>
        </w:r>
        <w:r w:rsidRPr="00365026" w:rsidDel="00717681">
          <w:rPr>
            <w:rFonts w:ascii="Times New Roman" w:eastAsia="Times New Roman" w:hAnsi="Times New Roman" w:cs="Times New Roman"/>
            <w:kern w:val="0"/>
            <w:sz w:val="24"/>
            <w:szCs w:val="24"/>
            <w:lang w:val="en-GB" w:eastAsia="en-GB"/>
            <w14:ligatures w14:val="none"/>
          </w:rPr>
          <w:fldChar w:fldCharType="begin"/>
        </w:r>
        <w:r w:rsidRPr="00365026" w:rsidDel="00717681">
          <w:rPr>
            <w:rFonts w:ascii="Times New Roman" w:eastAsia="Times New Roman" w:hAnsi="Times New Roman" w:cs="Times New Roman"/>
            <w:kern w:val="0"/>
            <w:sz w:val="24"/>
            <w:szCs w:val="24"/>
            <w:lang w:val="en-GB" w:eastAsia="en-GB"/>
            <w14:ligatures w14:val="none"/>
          </w:rPr>
          <w:delInstrText xml:space="preserve"> ADDIN EN.CITE &lt;EndNote&gt;&lt;Cite&gt;&lt;Author&gt;Zimmer-Gembeck&lt;/Author&gt;&lt;Year&gt;2022&lt;/Year&gt;&lt;RecNum&gt;3649&lt;/RecNum&gt;&lt;DisplayText&gt;(Dexter &amp;amp; Wong, 2023; Zimmer-Gembeck et al., 2022)&lt;/DisplayText&gt;&lt;record&gt;&lt;rec-number&gt;3649&lt;/rec-number&gt;&lt;foreign-keys&gt;&lt;key app="EN" db-id="ards0dvaofa9d9es2f6vrf9iarwfp0z2w20v" timestamp="1711702531" guid="e21e708b-767c-4f3d-807c-d81a9a21d40f"&gt;3649&lt;/key&gt;&lt;/foreign-keys&gt;&lt;ref-type name="Journal Article"&gt;17&lt;/ref-type&gt;&lt;contributors&gt;&lt;authors&gt;&lt;author&gt;Zimmer-Gembeck, Melanie J&lt;/author&gt;&lt;author&gt;Rudolph, Julia&lt;/author&gt;&lt;author&gt;Edwards, Elia-Jade&lt;/author&gt;&lt;author&gt;Swan, Kellie&lt;/author&gt;&lt;author&gt;Campbell, Shawna M&lt;/author&gt;&lt;author&gt;Hawes, Tanya&lt;/author&gt;&lt;author&gt;Webb, Haley J&lt;/author&gt;&lt;/authors&gt;&lt;/contributors&gt;&lt;titles&gt;&lt;title&gt;The circle of security parenting program (COS-P): a randomized controlled trial of a low intensity, individualized attachment-based program with at-risk caregivers&lt;/title&gt;&lt;secondary-title&gt;Behavior therapy&lt;/secondary-title&gt;&lt;/titles&gt;&lt;periodical&gt;&lt;full-title&gt;Behavior Therapy&lt;/full-title&gt;&lt;/periodical&gt;&lt;pages&gt;208-223&lt;/pages&gt;&lt;volume&gt;53&lt;/volume&gt;&lt;number&gt;2&lt;/number&gt;&lt;dates&gt;&lt;year&gt;2022&lt;/year&gt;&lt;/dates&gt;&lt;isbn&gt;0005-7894&lt;/isbn&gt;&lt;urls&gt;&lt;/urls&gt;&lt;/record&gt;&lt;/Cite&gt;&lt;Cite&gt;&lt;Author&gt;Dexter&lt;/Author&gt;&lt;Year&gt;2023&lt;/Year&gt;&lt;RecNum&gt;3650&lt;/RecNum&gt;&lt;record&gt;&lt;rec-number&gt;3650&lt;/rec-number&gt;&lt;foreign-keys&gt;&lt;key app="EN" db-id="ards0dvaofa9d9es2f6vrf9iarwfp0z2w20v" timestamp="1711702732" guid="ebec508b-d756-4e51-bd94-971dbb458d22"&gt;3650&lt;/key&gt;&lt;/foreign-keys&gt;&lt;ref-type name="Journal Article"&gt;17&lt;/ref-type&gt;&lt;contributors&gt;&lt;authors&gt;&lt;author&gt;Dexter, Casey A&lt;/author&gt;&lt;author&gt;Wong, Kristyn&lt;/author&gt;&lt;/authors&gt;&lt;/contributors&gt;&lt;titles&gt;&lt;title&gt;Circle of security-parenting randomized waitlist control study: Change in reflective functioning explains positive caregiver behavior&lt;/title&gt;&lt;secondary-title&gt;Journal of Child and Family Studies&lt;/secondary-title&gt;&lt;/titles&gt;&lt;periodical&gt;&lt;full-title&gt;Journal of Child and Family Studies&lt;/full-title&gt;&lt;/periodical&gt;&lt;pages&gt;1-11&lt;/pages&gt;&lt;dates&gt;&lt;year&gt;2023&lt;/year&gt;&lt;/dates&gt;&lt;isbn&gt;1062-1024&lt;/isbn&gt;&lt;urls&gt;&lt;/urls&gt;&lt;/record&gt;&lt;/Cite&gt;&lt;/EndNote&gt;</w:delInstrText>
        </w:r>
        <w:r w:rsidRPr="00365026" w:rsidDel="00717681">
          <w:rPr>
            <w:rFonts w:ascii="Times New Roman" w:eastAsia="Times New Roman" w:hAnsi="Times New Roman" w:cs="Times New Roman"/>
            <w:kern w:val="0"/>
            <w:sz w:val="24"/>
            <w:szCs w:val="24"/>
            <w:lang w:val="en-GB" w:eastAsia="en-GB"/>
            <w14:ligatures w14:val="none"/>
          </w:rPr>
          <w:fldChar w:fldCharType="separate"/>
        </w:r>
        <w:r w:rsidRPr="00365026" w:rsidDel="00717681">
          <w:rPr>
            <w:rFonts w:ascii="Times New Roman" w:eastAsia="Times New Roman" w:hAnsi="Times New Roman" w:cs="Times New Roman"/>
            <w:noProof/>
            <w:kern w:val="0"/>
            <w:sz w:val="24"/>
            <w:szCs w:val="24"/>
            <w:lang w:val="en-GB" w:eastAsia="en-GB"/>
            <w14:ligatures w14:val="none"/>
          </w:rPr>
          <w:delText>(Dexter &amp; Wong, 2023; Zimmer-Gembeck et al., 2022)</w:delText>
        </w:r>
        <w:r w:rsidRPr="00365026" w:rsidDel="00717681">
          <w:rPr>
            <w:rFonts w:ascii="Times New Roman" w:eastAsia="Times New Roman" w:hAnsi="Times New Roman" w:cs="Times New Roman"/>
            <w:kern w:val="0"/>
            <w:sz w:val="24"/>
            <w:szCs w:val="24"/>
            <w:lang w:val="en-GB" w:eastAsia="en-GB"/>
            <w14:ligatures w14:val="none"/>
          </w:rPr>
          <w:fldChar w:fldCharType="end"/>
        </w:r>
        <w:r w:rsidRPr="00365026" w:rsidDel="00717681">
          <w:rPr>
            <w:rFonts w:ascii="Times New Roman" w:eastAsia="Times New Roman" w:hAnsi="Times New Roman" w:cs="Times New Roman"/>
            <w:kern w:val="0"/>
            <w:sz w:val="24"/>
            <w:szCs w:val="24"/>
            <w:lang w:val="en-GB" w:eastAsia="en-GB"/>
            <w14:ligatures w14:val="none"/>
          </w:rPr>
          <w:delText xml:space="preserve">, </w:delText>
        </w:r>
      </w:del>
      <w:r w:rsidRPr="00365026">
        <w:rPr>
          <w:rFonts w:ascii="Times New Roman" w:eastAsia="Times New Roman" w:hAnsi="Times New Roman" w:cs="Times New Roman"/>
          <w:kern w:val="0"/>
          <w:sz w:val="24"/>
          <w:szCs w:val="24"/>
          <w:lang w:val="en-GB" w:eastAsia="en-GB"/>
          <w14:ligatures w14:val="none"/>
        </w:rPr>
        <w:t xml:space="preserve">ABC, which has had reported </w:t>
      </w:r>
      <w:r w:rsidRPr="00365026">
        <w:rPr>
          <w:rFonts w:ascii="Times New Roman" w:eastAsia="Times New Roman" w:hAnsi="Times New Roman" w:cs="Times New Roman"/>
          <w:i/>
          <w:iCs/>
          <w:kern w:val="0"/>
          <w:sz w:val="24"/>
          <w:szCs w:val="24"/>
          <w:lang w:val="en-GB" w:eastAsia="en-GB"/>
          <w14:ligatures w14:val="none"/>
        </w:rPr>
        <w:t>d</w:t>
      </w:r>
      <w:r w:rsidRPr="00365026">
        <w:rPr>
          <w:rFonts w:ascii="Times New Roman" w:eastAsia="Times New Roman" w:hAnsi="Times New Roman" w:cs="Times New Roman"/>
          <w:kern w:val="0"/>
          <w:sz w:val="24"/>
          <w:szCs w:val="24"/>
          <w:lang w:val="en-GB" w:eastAsia="en-GB"/>
          <w14:ligatures w14:val="none"/>
        </w:rPr>
        <w:t xml:space="preserve">s ranging from .08 to 0.7 </w:t>
      </w:r>
      <w:r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&lt;EndNote&gt;&lt;Cite&gt;&lt;Author&gt;O&amp;apos;Byrne&lt;/Author&gt;&lt;Year&gt;2023&lt;/Year&gt;&lt;RecNum&gt;3651&lt;/RecNum&gt;&lt;DisplayText&gt;(80)&lt;/DisplayText&gt;&lt;record&gt;&lt;rec-number&gt;3651&lt;/rec-number&gt;&lt;foreign-keys&gt;&lt;key app="EN" db-id="ards0dvaofa9d9es2f6vrf9iarwfp0z2w20v" timestamp="1711704275" guid="55665ac8-f30a-4603-8b70-868fa1d99858"&gt;3651&lt;/key&gt;&lt;/foreign-keys&gt;&lt;ref-type name="Journal Article"&gt;17&lt;/ref-type&gt;&lt;contributors&gt;&lt;authors&gt;&lt;author&gt;O&amp;apos;Byrne, Emma&lt;/author&gt;&lt;author&gt;McCusker, Chris&lt;/author&gt;&lt;author&gt;McSweeney, Shane&lt;/author&gt;&lt;/authors&gt;&lt;/contributors&gt;&lt;titles&gt;&lt;title&gt;The impact of the “Attachment and Biobehavioural Catch‐Up” program on attachment related parent behavior—A systematic review&lt;/title&gt;&lt;secondary-title&gt;Infant Mental Health Journal&lt;/secondary-title&gt;&lt;/titles&gt;&lt;periodical&gt;&lt;full-title&gt;Infant Mental Health Journal&lt;/full-title&gt;&lt;/periodical&gt;&lt;pages&gt;76-91&lt;/pages&gt;&lt;volume&gt;44&lt;/volume&gt;&lt;number&gt;1&lt;/number&gt;&lt;dates&gt;&lt;year&gt;2023&lt;/year&gt;&lt;/dates&gt;&lt;isbn&gt;0163-9641&lt;/isbn&gt;&lt;urls&gt;&lt;/urls&gt;&lt;/record&gt;&lt;/Cite&gt;&lt;/EndNote&gt;</w:instrText>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(80)</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 and VIPP-SD, which in </w:t>
      </w:r>
      <w:r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 AuthorYear="1"&gt;&lt;Author&gt;Van Ijzendoorn&lt;/Author&gt;&lt;Year&gt;2023&lt;/Year&gt;&lt;RecNum&gt;3652&lt;/RecNum&gt;&lt;DisplayText&gt;Van Ijzendoorn, Schuengel (37)&lt;/DisplayText&gt;&lt;record&gt;&lt;rec-number&gt;3652&lt;/rec-number&gt;&lt;foreign-keys&gt;&lt;key app="EN" db-id="ards0dvaofa9d9es2f6vrf9iarwfp0z2w20v" timestamp="1711704445" guid="abd14451-b2e2-4132-bfd7-d12f4b4987b4"&gt;3652&lt;/key&gt;&lt;/foreign-keys&gt;&lt;ref-type name="Journal Article"&gt;17&lt;/ref-type&gt;&lt;contributors&gt;&lt;authors&gt;&lt;author&gt;Van Ijzendoorn, Marinus H&lt;/author&gt;&lt;author&gt;Schuengel, Carlo&lt;/author&gt;&lt;author&gt;Wang, Qiang&lt;/author&gt;&lt;author&gt;Bakermans-Kranenburg, Marian J&lt;/author&gt;&lt;/authors&gt;&lt;/contributors&gt;&lt;titles&gt;&lt;title&gt;Improving parenting, child attachment, and externalizing behaviors: Meta-analysis of the first 25 randomized controlled trials on the effects of video-feedback intervention to promote positive parenting and sensitive discipline&lt;/title&gt;&lt;secondary-title&gt;Development and Psychopathology&lt;/secondary-title&gt;&lt;/titles&gt;&lt;periodical&gt;&lt;full-title&gt;Development and Psychopathology&lt;/full-title&gt;&lt;/periodical&gt;&lt;pages&gt;241-256&lt;/pages&gt;&lt;volume&gt;35&lt;/volume&gt;&lt;number&gt;1&lt;/number&gt;&lt;dates&gt;&lt;year&gt;2023&lt;/year&gt;&lt;/dates&gt;&lt;isbn&gt;0954-5794&lt;/isbn&gt;&lt;urls&gt;&lt;/urls&gt;&lt;/record&gt;&lt;/Cite&gt;&lt;/EndNote&gt;</w:instrText>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Van Ijzendoorn, Schuengel (37)</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’s recent systematic review had a combined effect size of </w:t>
      </w:r>
      <w:r w:rsidRPr="00365026">
        <w:rPr>
          <w:rFonts w:ascii="Times New Roman" w:eastAsia="Times New Roman" w:hAnsi="Times New Roman" w:cs="Times New Roman"/>
          <w:i/>
          <w:iCs/>
          <w:kern w:val="0"/>
          <w:sz w:val="24"/>
          <w:szCs w:val="24"/>
          <w:lang w:val="en-GB" w:eastAsia="en-GB"/>
          <w14:ligatures w14:val="none"/>
        </w:rPr>
        <w:t>r</w:t>
      </w:r>
      <w:r w:rsidRPr="00365026">
        <w:rPr>
          <w:rFonts w:ascii="Times New Roman" w:eastAsia="Times New Roman" w:hAnsi="Times New Roman" w:cs="Times New Roman"/>
          <w:kern w:val="0"/>
          <w:sz w:val="24"/>
          <w:szCs w:val="24"/>
          <w:lang w:val="en-GB" w:eastAsia="en-GB"/>
          <w14:ligatures w14:val="none"/>
        </w:rPr>
        <w:t xml:space="preserve"> = .18, which the authors state was comparable to </w:t>
      </w:r>
      <w:r w:rsidRPr="00365026">
        <w:rPr>
          <w:rFonts w:ascii="Times New Roman" w:eastAsia="Times New Roman" w:hAnsi="Times New Roman" w:cs="Times New Roman"/>
          <w:i/>
          <w:iCs/>
          <w:kern w:val="0"/>
          <w:sz w:val="24"/>
          <w:szCs w:val="24"/>
          <w:lang w:val="en-GB" w:eastAsia="en-GB"/>
          <w14:ligatures w14:val="none"/>
        </w:rPr>
        <w:t xml:space="preserve">d </w:t>
      </w:r>
      <w:r w:rsidRPr="00365026">
        <w:rPr>
          <w:rFonts w:ascii="Times New Roman" w:eastAsia="Times New Roman" w:hAnsi="Times New Roman" w:cs="Times New Roman"/>
          <w:kern w:val="0"/>
          <w:sz w:val="24"/>
          <w:szCs w:val="24"/>
          <w:lang w:val="en-GB" w:eastAsia="en-GB"/>
          <w14:ligatures w14:val="none"/>
        </w:rPr>
        <w:t xml:space="preserve">= 0.37. Taken together, the impressive changes in maternal sensitivity obtained in this study suggest that PCIT-T is an effective way to enhance caregiving sensitivity, and that it may be as, or even more, effective than </w:t>
      </w:r>
      <w:ins w:id="4576" w:author="Jane Kohlhoff" w:date="2024-06-10T19:39:00Z" w16du:dateUtc="2024-06-10T09:39:00Z">
        <w:r w:rsidR="008F43F7" w:rsidRPr="00365026">
          <w:rPr>
            <w:rFonts w:ascii="Times New Roman" w:eastAsia="Times New Roman" w:hAnsi="Times New Roman" w:cs="Times New Roman"/>
            <w:kern w:val="0"/>
            <w:sz w:val="24"/>
            <w:szCs w:val="24"/>
            <w:lang w:val="en-GB" w:eastAsia="en-GB"/>
            <w14:ligatures w14:val="none"/>
          </w:rPr>
          <w:t xml:space="preserve">some of the </w:t>
        </w:r>
      </w:ins>
      <w:r w:rsidRPr="00365026">
        <w:rPr>
          <w:rFonts w:ascii="Times New Roman" w:eastAsia="Times New Roman" w:hAnsi="Times New Roman" w:cs="Times New Roman"/>
          <w:kern w:val="0"/>
          <w:sz w:val="24"/>
          <w:szCs w:val="24"/>
          <w:lang w:val="en-GB" w:eastAsia="en-GB"/>
          <w14:ligatures w14:val="none"/>
        </w:rPr>
        <w:t xml:space="preserve">other </w:t>
      </w:r>
      <w:del w:id="4577" w:author="Jane Kohlhoff" w:date="2024-06-10T19:39:00Z" w16du:dateUtc="2024-06-10T09:39:00Z">
        <w:r w:rsidRPr="00365026" w:rsidDel="008F43F7">
          <w:rPr>
            <w:rFonts w:ascii="Times New Roman" w:eastAsia="Times New Roman" w:hAnsi="Times New Roman" w:cs="Times New Roman"/>
            <w:kern w:val="0"/>
            <w:sz w:val="24"/>
            <w:szCs w:val="24"/>
            <w:lang w:val="en-GB" w:eastAsia="en-GB"/>
            <w14:ligatures w14:val="none"/>
          </w:rPr>
          <w:delText xml:space="preserve">some </w:delText>
        </w:r>
      </w:del>
      <w:r w:rsidRPr="00365026">
        <w:rPr>
          <w:rFonts w:ascii="Times New Roman" w:eastAsia="Times New Roman" w:hAnsi="Times New Roman" w:cs="Times New Roman"/>
          <w:kern w:val="0"/>
          <w:sz w:val="24"/>
          <w:szCs w:val="24"/>
          <w:lang w:val="en-GB" w:eastAsia="en-GB"/>
          <w14:ligatures w14:val="none"/>
        </w:rPr>
        <w:t xml:space="preserve">currently available and popular attachment-based </w:t>
      </w:r>
      <w:ins w:id="4578" w:author="Jane Kohlhoff" w:date="2024-05-21T05:10:00Z" w16du:dateUtc="2024-05-20T19:10:00Z">
        <w:r w:rsidR="00717681" w:rsidRPr="00365026">
          <w:rPr>
            <w:rFonts w:ascii="Times New Roman" w:eastAsia="Times New Roman" w:hAnsi="Times New Roman" w:cs="Times New Roman"/>
            <w:kern w:val="0"/>
            <w:sz w:val="24"/>
            <w:szCs w:val="24"/>
            <w:lang w:val="en-GB" w:eastAsia="en-GB"/>
            <w14:ligatures w14:val="none"/>
          </w:rPr>
          <w:t xml:space="preserve">intervention </w:t>
        </w:r>
      </w:ins>
      <w:r w:rsidRPr="00365026">
        <w:rPr>
          <w:rFonts w:ascii="Times New Roman" w:eastAsia="Times New Roman" w:hAnsi="Times New Roman" w:cs="Times New Roman"/>
          <w:kern w:val="0"/>
          <w:sz w:val="24"/>
          <w:szCs w:val="24"/>
          <w:lang w:val="en-GB" w:eastAsia="en-GB"/>
          <w14:ligatures w14:val="none"/>
        </w:rPr>
        <w:t xml:space="preserve">programs. The effectiveness of PCIT-T is likely to be attributable to its combination of live-coaching using the PRIDE and CARES models, and the focus on enhancing parental reflective functioning (both through coaching and conversation), however future studies are required to explore the specific ingredients of change.   </w:t>
      </w:r>
    </w:p>
    <w:p w14:paraId="0F2CE3AB" w14:textId="1FE14734" w:rsidR="00FE3C9C" w:rsidRPr="00365026" w:rsidRDefault="007970F0" w:rsidP="00315713">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The findings of this study regarding positive changes in parental mentalisation/reflective functioning following PCIT-T are also </w:t>
      </w:r>
      <w:del w:id="4579" w:author="Jane Kohlhoff" w:date="2024-05-17T22:07:00Z" w16du:dateUtc="2024-05-17T12:07:00Z">
        <w:r w:rsidRPr="00365026" w:rsidDel="00034826">
          <w:rPr>
            <w:rFonts w:ascii="Times New Roman" w:eastAsia="Times New Roman" w:hAnsi="Times New Roman" w:cs="Times New Roman"/>
            <w:kern w:val="0"/>
            <w:sz w:val="24"/>
            <w:szCs w:val="24"/>
            <w:lang w:val="en-GB" w:eastAsia="en-GB"/>
            <w14:ligatures w14:val="none"/>
          </w:rPr>
          <w:delText>significant.</w:delText>
        </w:r>
      </w:del>
      <w:ins w:id="4580" w:author="Jane Kohlhoff" w:date="2024-05-17T22:07:00Z" w16du:dateUtc="2024-05-17T12:07:00Z">
        <w:r w:rsidR="00034826" w:rsidRPr="00365026">
          <w:rPr>
            <w:rFonts w:ascii="Times New Roman" w:eastAsia="Times New Roman" w:hAnsi="Times New Roman" w:cs="Times New Roman"/>
            <w:kern w:val="0"/>
            <w:sz w:val="24"/>
            <w:szCs w:val="24"/>
            <w:lang w:val="en-GB" w:eastAsia="en-GB"/>
            <w14:ligatures w14:val="none"/>
          </w:rPr>
          <w:t>noteworthy.</w:t>
        </w:r>
      </w:ins>
      <w:r w:rsidRPr="00365026">
        <w:rPr>
          <w:rFonts w:ascii="Times New Roman" w:eastAsia="Times New Roman" w:hAnsi="Times New Roman" w:cs="Times New Roman"/>
          <w:kern w:val="0"/>
          <w:sz w:val="24"/>
          <w:szCs w:val="24"/>
          <w:lang w:val="en-GB" w:eastAsia="en-GB"/>
          <w14:ligatures w14:val="none"/>
        </w:rPr>
        <w:t xml:space="preserve"> </w:t>
      </w:r>
      <w:r w:rsidR="00315713" w:rsidRPr="00365026">
        <w:rPr>
          <w:rFonts w:ascii="Times New Roman" w:eastAsia="Times New Roman" w:hAnsi="Times New Roman" w:cs="Times New Roman"/>
          <w:kern w:val="0"/>
          <w:sz w:val="24"/>
          <w:szCs w:val="24"/>
          <w:lang w:val="en-GB" w:eastAsia="en-GB"/>
          <w14:ligatures w14:val="none"/>
        </w:rPr>
        <w:t xml:space="preserve">A parent’s </w:t>
      </w:r>
      <w:r w:rsidR="000D0E5C" w:rsidRPr="00365026">
        <w:rPr>
          <w:rFonts w:ascii="Times New Roman" w:eastAsia="Times New Roman" w:hAnsi="Times New Roman" w:cs="Times New Roman"/>
          <w:kern w:val="0"/>
          <w:sz w:val="24"/>
          <w:szCs w:val="24"/>
          <w:lang w:val="en-GB" w:eastAsia="en-GB"/>
          <w14:ligatures w14:val="none"/>
        </w:rPr>
        <w:t>ability</w:t>
      </w:r>
      <w:r w:rsidR="00315713" w:rsidRPr="00365026">
        <w:rPr>
          <w:rFonts w:ascii="Times New Roman" w:eastAsia="Times New Roman" w:hAnsi="Times New Roman" w:cs="Times New Roman"/>
          <w:kern w:val="0"/>
          <w:sz w:val="24"/>
          <w:szCs w:val="24"/>
          <w:lang w:val="en-GB" w:eastAsia="en-GB"/>
          <w14:ligatures w14:val="none"/>
        </w:rPr>
        <w:t xml:space="preserve"> to reflect on the</w:t>
      </w:r>
      <w:r w:rsidR="00FF3D62" w:rsidRPr="00365026">
        <w:rPr>
          <w:rFonts w:ascii="Times New Roman" w:eastAsia="Times New Roman" w:hAnsi="Times New Roman" w:cs="Times New Roman"/>
          <w:kern w:val="0"/>
          <w:sz w:val="24"/>
          <w:szCs w:val="24"/>
          <w:lang w:val="en-GB" w:eastAsia="en-GB"/>
          <w14:ligatures w14:val="none"/>
        </w:rPr>
        <w:t xml:space="preserve">ir child’s </w:t>
      </w:r>
      <w:r w:rsidR="00315713" w:rsidRPr="00365026">
        <w:rPr>
          <w:rFonts w:ascii="Times New Roman" w:eastAsia="Times New Roman" w:hAnsi="Times New Roman" w:cs="Times New Roman"/>
          <w:kern w:val="0"/>
          <w:sz w:val="24"/>
          <w:szCs w:val="24"/>
          <w:lang w:val="en-GB" w:eastAsia="en-GB"/>
          <w14:ligatures w14:val="none"/>
        </w:rPr>
        <w:t>mental states</w:t>
      </w:r>
      <w:r w:rsidR="00FF3D62" w:rsidRPr="00365026">
        <w:rPr>
          <w:rFonts w:ascii="Times New Roman" w:eastAsia="Times New Roman" w:hAnsi="Times New Roman" w:cs="Times New Roman"/>
          <w:kern w:val="0"/>
          <w:sz w:val="24"/>
          <w:szCs w:val="24"/>
          <w:lang w:val="en-GB" w:eastAsia="en-GB"/>
          <w14:ligatures w14:val="none"/>
        </w:rPr>
        <w:t>, often referred to as ‘mentalising’ or ‘reflective functioning’, has been</w:t>
      </w:r>
      <w:r w:rsidR="00315713" w:rsidRPr="00365026">
        <w:rPr>
          <w:rFonts w:ascii="Times New Roman" w:eastAsia="Times New Roman" w:hAnsi="Times New Roman" w:cs="Times New Roman"/>
          <w:kern w:val="0"/>
          <w:sz w:val="24"/>
          <w:szCs w:val="24"/>
          <w:lang w:val="en-GB" w:eastAsia="en-GB"/>
          <w14:ligatures w14:val="none"/>
        </w:rPr>
        <w:t xml:space="preserve"> linked with the capacity to provide sensitive caregiving </w:t>
      </w:r>
      <w:r w:rsidR="00315713"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&lt;EndNote&gt;&lt;Cite&gt;&lt;Author&gt;Camoirano&lt;/Author&gt;&lt;Year&gt;2017&lt;/Year&gt;&lt;RecNum&gt;3658&lt;/RecNum&gt;&lt;DisplayText&gt;(81)&lt;/DisplayText&gt;&lt;record&gt;&lt;rec-number&gt;3658&lt;/rec-number&gt;&lt;foreign-keys&gt;&lt;key app="EN" db-id="ards0dvaofa9d9es2f6vrf9iarwfp0z2w20v" timestamp="1712172716" guid="f722c20c-16e5-485b-9bf9-5ef01aa692e0"&gt;3658&lt;/key&gt;&lt;/foreign-keys&gt;&lt;ref-type name="Journal Article"&gt;17&lt;/ref-type&gt;&lt;contributors&gt;&lt;authors&gt;&lt;author&gt;Camoirano, Andrea&lt;/author&gt;&lt;/authors&gt;&lt;/contributors&gt;&lt;titles&gt;&lt;title&gt;Mentalizing makes parenting work: A review about parental reflective functioning and clinical interventions to improve it&lt;/title&gt;&lt;secondary-title&gt;Frontiers in psychology&lt;/secondary-title&gt;&lt;/titles&gt;&lt;periodical&gt;&lt;full-title&gt;Frontiers in psychology&lt;/full-title&gt;&lt;/periodical&gt;&lt;pages&gt;244245&lt;/pages&gt;&lt;volume&gt;8&lt;/volume&gt;&lt;dates&gt;&lt;year&gt;2017&lt;/year&gt;&lt;/dates&gt;&lt;isbn&gt;1664-1078&lt;/isbn&gt;&lt;urls&gt;&lt;/urls&gt;&lt;/record&gt;&lt;/Cite&gt;&lt;/EndNote&gt;</w:instrText>
      </w:r>
      <w:r w:rsidR="00315713"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(81)</w:t>
      </w:r>
      <w:r w:rsidR="00315713" w:rsidRPr="00365026">
        <w:rPr>
          <w:rFonts w:ascii="Times New Roman" w:eastAsia="Times New Roman" w:hAnsi="Times New Roman" w:cs="Times New Roman"/>
          <w:kern w:val="0"/>
          <w:sz w:val="24"/>
          <w:szCs w:val="24"/>
          <w:lang w:val="en-GB" w:eastAsia="en-GB"/>
          <w14:ligatures w14:val="none"/>
        </w:rPr>
        <w:fldChar w:fldCharType="end"/>
      </w:r>
      <w:r w:rsidR="00315713" w:rsidRPr="00365026">
        <w:rPr>
          <w:rFonts w:ascii="Times New Roman" w:eastAsia="Times New Roman" w:hAnsi="Times New Roman" w:cs="Times New Roman"/>
          <w:kern w:val="0"/>
          <w:sz w:val="24"/>
          <w:szCs w:val="24"/>
          <w:lang w:val="en-GB" w:eastAsia="en-GB"/>
          <w14:ligatures w14:val="none"/>
        </w:rPr>
        <w:t xml:space="preserve"> and </w:t>
      </w:r>
      <w:r w:rsidR="000D0E5C" w:rsidRPr="00365026">
        <w:rPr>
          <w:rFonts w:ascii="Times New Roman" w:eastAsia="Times New Roman" w:hAnsi="Times New Roman" w:cs="Times New Roman"/>
          <w:kern w:val="0"/>
          <w:sz w:val="24"/>
          <w:szCs w:val="24"/>
          <w:lang w:val="en-GB" w:eastAsia="en-GB"/>
          <w14:ligatures w14:val="none"/>
        </w:rPr>
        <w:t xml:space="preserve">to </w:t>
      </w:r>
      <w:r w:rsidR="00315713" w:rsidRPr="00365026">
        <w:rPr>
          <w:rFonts w:ascii="Times New Roman" w:eastAsia="Times New Roman" w:hAnsi="Times New Roman" w:cs="Times New Roman"/>
          <w:kern w:val="0"/>
          <w:sz w:val="24"/>
          <w:szCs w:val="24"/>
          <w:lang w:val="en-GB" w:eastAsia="en-GB"/>
          <w14:ligatures w14:val="none"/>
        </w:rPr>
        <w:t xml:space="preserve">the development of the child’s sense of self </w:t>
      </w:r>
      <w:r w:rsidR="00315713"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&lt;EndNote&gt;&lt;Cite&gt;&lt;Author&gt;Slade&lt;/Author&gt;&lt;Year&gt;2005&lt;/Year&gt;&lt;RecNum&gt;101&lt;/RecNum&gt;&lt;DisplayText&gt;(82)&lt;/DisplayText&gt;&lt;record&gt;&lt;rec-number&gt;101&lt;/rec-number&gt;&lt;foreign-keys&gt;&lt;key app="EN" db-id="ards0dvaofa9d9es2f6vrf9iarwfp0z2w20v" timestamp="1696903237" guid="82cc3017-2b68-4e87-b984-b57490c243ab"&gt;101&lt;/key&gt;&lt;/foreign-keys&gt;&lt;ref-type name="Journal Article"&gt;17&lt;/ref-type&gt;&lt;contributors&gt;&lt;authors&gt;&lt;author&gt;Slade, A.&lt;/author&gt;&lt;/authors&gt;&lt;/contributors&gt;&lt;titles&gt;&lt;title&gt;Parental reflective functioning: An introduction&lt;/title&gt;&lt;secondary-title&gt;Attachment &amp;amp; Human Development&lt;/secondary-title&gt;&lt;/titles&gt;&lt;periodical&gt;&lt;full-title&gt;Attachment &amp;amp; Human Development&lt;/full-title&gt;&lt;/periodical&gt;&lt;pages&gt;269-281&lt;/pages&gt;&lt;volume&gt;7&lt;/volume&gt;&lt;number&gt;3&lt;/number&gt;&lt;dates&gt;&lt;year&gt;2005&lt;/year&gt;&lt;/dates&gt;&lt;urls&gt;&lt;/urls&gt;&lt;/record&gt;&lt;/Cite&gt;&lt;/EndNote&gt;</w:instrText>
      </w:r>
      <w:r w:rsidR="00315713"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(82)</w:t>
      </w:r>
      <w:r w:rsidR="00315713" w:rsidRPr="00365026">
        <w:rPr>
          <w:rFonts w:ascii="Times New Roman" w:eastAsia="Times New Roman" w:hAnsi="Times New Roman" w:cs="Times New Roman"/>
          <w:kern w:val="0"/>
          <w:sz w:val="24"/>
          <w:szCs w:val="24"/>
          <w:lang w:val="en-GB" w:eastAsia="en-GB"/>
          <w14:ligatures w14:val="none"/>
        </w:rPr>
        <w:fldChar w:fldCharType="end"/>
      </w:r>
      <w:r w:rsidR="00315713" w:rsidRPr="00365026">
        <w:rPr>
          <w:rFonts w:ascii="Times New Roman" w:eastAsia="Times New Roman" w:hAnsi="Times New Roman" w:cs="Times New Roman"/>
          <w:kern w:val="0"/>
          <w:sz w:val="24"/>
          <w:szCs w:val="24"/>
          <w:lang w:val="en-GB" w:eastAsia="en-GB"/>
          <w14:ligatures w14:val="none"/>
        </w:rPr>
        <w:t xml:space="preserve">. </w:t>
      </w:r>
      <w:r w:rsidR="00FF3D62" w:rsidRPr="00365026">
        <w:rPr>
          <w:rFonts w:ascii="Times New Roman" w:eastAsia="Times New Roman" w:hAnsi="Times New Roman" w:cs="Times New Roman"/>
          <w:kern w:val="0"/>
          <w:sz w:val="24"/>
          <w:szCs w:val="24"/>
          <w:lang w:val="en-GB" w:eastAsia="en-GB"/>
          <w14:ligatures w14:val="none"/>
        </w:rPr>
        <w:t xml:space="preserve">In this study, mentalisation was assessed in two ways – observationally, operationalised a mind-mindedness </w:t>
      </w:r>
      <w:r w:rsidR="00FF3D62"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&lt;EndNote&gt;&lt;Cite&gt;&lt;Author&gt;Meins&lt;/Author&gt;&lt;Year&gt;2015&lt;/Year&gt;&lt;RecNum&gt;1443&lt;/RecNum&gt;&lt;DisplayText&gt;(55)&lt;/DisplayText&gt;&lt;record&gt;&lt;rec-number&gt;1443&lt;/rec-number&gt;&lt;foreign-keys&gt;&lt;key app="EN" db-id="ards0dvaofa9d9es2f6vrf9iarwfp0z2w20v" timestamp="1696903319" guid="ba88e7e7-ea84-4959-8cee-a92482d933f4"&gt;1443&lt;/key&gt;&lt;/foreign-keys&gt;&lt;ref-type name="Manuscript"&gt;36&lt;/ref-type&gt;&lt;contributors&gt;&lt;authors&gt;&lt;author&gt;Meins, E.&lt;/author&gt;&lt;author&gt;Fernyhough, C.&lt;/author&gt;&lt;/authors&gt;&lt;/contributors&gt;&lt;titles&gt;&lt;title&gt;Mind-mindedness coding manual, Version 2.2, Unpublished manuscript&lt;/title&gt;&lt;/titles&gt;&lt;dates&gt;&lt;year&gt;2015&lt;/year&gt;&lt;/dates&gt;&lt;pub-location&gt;University of York, York, UK&lt;/pub-location&gt;&lt;urls&gt;&lt;/urls&gt;&lt;/record&gt;&lt;/Cite&gt;&lt;/EndNote&gt;</w:instrText>
      </w:r>
      <w:r w:rsidR="00FF3D62"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(55)</w:t>
      </w:r>
      <w:r w:rsidR="00FF3D62" w:rsidRPr="00365026">
        <w:rPr>
          <w:rFonts w:ascii="Times New Roman" w:eastAsia="Times New Roman" w:hAnsi="Times New Roman" w:cs="Times New Roman"/>
          <w:kern w:val="0"/>
          <w:sz w:val="24"/>
          <w:szCs w:val="24"/>
          <w:lang w:val="en-GB" w:eastAsia="en-GB"/>
          <w14:ligatures w14:val="none"/>
        </w:rPr>
        <w:fldChar w:fldCharType="end"/>
      </w:r>
      <w:r w:rsidR="00FF3D62" w:rsidRPr="00365026">
        <w:rPr>
          <w:rFonts w:ascii="Times New Roman" w:eastAsia="Times New Roman" w:hAnsi="Times New Roman" w:cs="Times New Roman"/>
          <w:kern w:val="0"/>
          <w:sz w:val="24"/>
          <w:szCs w:val="24"/>
          <w:lang w:val="en-GB" w:eastAsia="en-GB"/>
          <w14:ligatures w14:val="none"/>
        </w:rPr>
        <w:t xml:space="preserve">, and </w:t>
      </w:r>
      <w:r w:rsidR="00193ABC" w:rsidRPr="00365026">
        <w:rPr>
          <w:rFonts w:ascii="Times New Roman" w:eastAsia="Times New Roman" w:hAnsi="Times New Roman" w:cs="Times New Roman"/>
          <w:kern w:val="0"/>
          <w:sz w:val="24"/>
          <w:szCs w:val="24"/>
          <w:lang w:val="en-GB" w:eastAsia="en-GB"/>
          <w14:ligatures w14:val="none"/>
        </w:rPr>
        <w:t xml:space="preserve">via </w:t>
      </w:r>
      <w:r w:rsidR="00FF3D62" w:rsidRPr="00365026">
        <w:rPr>
          <w:rFonts w:ascii="Times New Roman" w:eastAsia="Times New Roman" w:hAnsi="Times New Roman" w:cs="Times New Roman"/>
          <w:kern w:val="0"/>
          <w:sz w:val="24"/>
          <w:szCs w:val="24"/>
          <w:lang w:val="en-GB" w:eastAsia="en-GB"/>
          <w14:ligatures w14:val="none"/>
        </w:rPr>
        <w:t>parent-reported</w:t>
      </w:r>
      <w:r w:rsidR="00193ABC" w:rsidRPr="00365026">
        <w:rPr>
          <w:rFonts w:ascii="Times New Roman" w:eastAsia="Times New Roman" w:hAnsi="Times New Roman" w:cs="Times New Roman"/>
          <w:kern w:val="0"/>
          <w:sz w:val="24"/>
          <w:szCs w:val="24"/>
          <w:lang w:val="en-GB" w:eastAsia="en-GB"/>
          <w14:ligatures w14:val="none"/>
        </w:rPr>
        <w:t>,</w:t>
      </w:r>
      <w:r w:rsidR="00FF3D62" w:rsidRPr="00365026">
        <w:rPr>
          <w:rFonts w:ascii="Times New Roman" w:eastAsia="Times New Roman" w:hAnsi="Times New Roman" w:cs="Times New Roman"/>
          <w:kern w:val="0"/>
          <w:sz w:val="24"/>
          <w:szCs w:val="24"/>
          <w:lang w:val="en-GB" w:eastAsia="en-GB"/>
          <w14:ligatures w14:val="none"/>
        </w:rPr>
        <w:t xml:space="preserve"> using </w:t>
      </w:r>
      <w:r w:rsidR="00193ABC" w:rsidRPr="00365026">
        <w:rPr>
          <w:rFonts w:ascii="Times New Roman" w:eastAsia="Times New Roman" w:hAnsi="Times New Roman" w:cs="Times New Roman"/>
          <w:kern w:val="0"/>
          <w:sz w:val="24"/>
          <w:szCs w:val="24"/>
          <w:lang w:val="en-GB" w:eastAsia="en-GB"/>
          <w14:ligatures w14:val="none"/>
        </w:rPr>
        <w:t>the Diamond</w:t>
      </w:r>
      <w:r w:rsidR="00FF3D62" w:rsidRPr="00365026">
        <w:rPr>
          <w:rFonts w:ascii="Times New Roman" w:eastAsia="Times New Roman" w:hAnsi="Times New Roman" w:cs="Times New Roman"/>
          <w:kern w:val="0"/>
          <w:sz w:val="24"/>
          <w:szCs w:val="24"/>
          <w:lang w:val="en-GB" w:eastAsia="en-GB"/>
          <w14:ligatures w14:val="none"/>
        </w:rPr>
        <w:t xml:space="preserve"> </w:t>
      </w:r>
      <w:r w:rsidR="00193ABC" w:rsidRPr="00365026">
        <w:rPr>
          <w:rFonts w:ascii="Times New Roman" w:eastAsia="Times New Roman" w:hAnsi="Times New Roman" w:cs="Times New Roman"/>
          <w:kern w:val="0"/>
          <w:sz w:val="24"/>
          <w:szCs w:val="24"/>
          <w:lang w:val="en-GB" w:eastAsia="en-GB"/>
          <w14:ligatures w14:val="none"/>
        </w:rPr>
        <w:t>R</w:t>
      </w:r>
      <w:r w:rsidR="00FF3D62" w:rsidRPr="00365026">
        <w:rPr>
          <w:rFonts w:ascii="Times New Roman" w:eastAsia="Times New Roman" w:hAnsi="Times New Roman" w:cs="Times New Roman"/>
          <w:kern w:val="0"/>
          <w:sz w:val="24"/>
          <w:szCs w:val="24"/>
          <w:lang w:val="en-GB" w:eastAsia="en-GB"/>
          <w14:ligatures w14:val="none"/>
        </w:rPr>
        <w:t xml:space="preserve">eflective </w:t>
      </w:r>
      <w:r w:rsidR="00193ABC" w:rsidRPr="00365026">
        <w:rPr>
          <w:rFonts w:ascii="Times New Roman" w:eastAsia="Times New Roman" w:hAnsi="Times New Roman" w:cs="Times New Roman"/>
          <w:kern w:val="0"/>
          <w:sz w:val="24"/>
          <w:szCs w:val="24"/>
          <w:lang w:val="en-GB" w:eastAsia="en-GB"/>
          <w14:ligatures w14:val="none"/>
        </w:rPr>
        <w:t>F</w:t>
      </w:r>
      <w:r w:rsidR="00FF3D62" w:rsidRPr="00365026">
        <w:rPr>
          <w:rFonts w:ascii="Times New Roman" w:eastAsia="Times New Roman" w:hAnsi="Times New Roman" w:cs="Times New Roman"/>
          <w:kern w:val="0"/>
          <w:sz w:val="24"/>
          <w:szCs w:val="24"/>
          <w:lang w:val="en-GB" w:eastAsia="en-GB"/>
          <w14:ligatures w14:val="none"/>
        </w:rPr>
        <w:t xml:space="preserve">unctioning </w:t>
      </w:r>
      <w:r w:rsidR="00193ABC" w:rsidRPr="00365026">
        <w:rPr>
          <w:rFonts w:ascii="Times New Roman" w:eastAsia="Times New Roman" w:hAnsi="Times New Roman" w:cs="Times New Roman"/>
          <w:kern w:val="0"/>
          <w:sz w:val="24"/>
          <w:szCs w:val="24"/>
          <w:lang w:val="en-GB" w:eastAsia="en-GB"/>
          <w14:ligatures w14:val="none"/>
        </w:rPr>
        <w:t>S</w:t>
      </w:r>
      <w:r w:rsidR="00FF3D62" w:rsidRPr="00365026">
        <w:rPr>
          <w:rFonts w:ascii="Times New Roman" w:eastAsia="Times New Roman" w:hAnsi="Times New Roman" w:cs="Times New Roman"/>
          <w:kern w:val="0"/>
          <w:sz w:val="24"/>
          <w:szCs w:val="24"/>
          <w:lang w:val="en-GB" w:eastAsia="en-GB"/>
          <w14:ligatures w14:val="none"/>
        </w:rPr>
        <w:t xml:space="preserve">cale </w:t>
      </w:r>
      <w:r w:rsidR="00FF3D62"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&lt;EndNote&gt;&lt;Cite&gt;&lt;Author&gt;Diamond&lt;/Author&gt;&lt;Year&gt;2014&lt;/Year&gt;&lt;RecNum&gt;3427&lt;/RecNum&gt;&lt;DisplayText&gt;(56)&lt;/DisplayText&gt;&lt;record&gt;&lt;rec-number&gt;3427&lt;/rec-number&gt;&lt;foreign-keys&gt;&lt;key app="EN" db-id="ards0dvaofa9d9es2f6vrf9iarwfp0z2w20v" timestamp="1696905174" guid="f6296308-97cb-4f82-bf1b-9379967931de"&gt;3427&lt;/key&gt;&lt;/foreign-keys&gt;&lt;ref-type name="Thesis"&gt;32&lt;/ref-type&gt;&lt;contributors&gt;&lt;authors&gt;&lt;author&gt;Diamond, C.&lt;/author&gt;&lt;/authors&gt;&lt;/contributors&gt;&lt;titles&gt;&lt;title&gt;Keeping baby in mind: The development of a maternal reflective functioning scale for primary health services&lt;/title&gt;&lt;/titles&gt;&lt;dates&gt;&lt;year&gt;2014&lt;/year&gt;&lt;/dates&gt;&lt;pub-location&gt;James Cook University&lt;/pub-location&gt;&lt;urls&gt;&lt;/urls&gt;&lt;/record&gt;&lt;/Cite&gt;&lt;/EndNote&gt;</w:instrText>
      </w:r>
      <w:r w:rsidR="00FF3D62"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(56)</w:t>
      </w:r>
      <w:r w:rsidR="00FF3D62" w:rsidRPr="00365026">
        <w:rPr>
          <w:rFonts w:ascii="Times New Roman" w:eastAsia="Times New Roman" w:hAnsi="Times New Roman" w:cs="Times New Roman"/>
          <w:kern w:val="0"/>
          <w:sz w:val="24"/>
          <w:szCs w:val="24"/>
          <w:lang w:val="en-GB" w:eastAsia="en-GB"/>
          <w14:ligatures w14:val="none"/>
        </w:rPr>
        <w:fldChar w:fldCharType="end"/>
      </w:r>
      <w:r w:rsidR="00FF3D62"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Results showed that </w:t>
      </w:r>
      <w:del w:id="4581" w:author="Jane Kohlhoff" w:date="2024-06-11T14:00:00Z" w16du:dateUtc="2024-06-11T04:00:00Z">
        <w:r w:rsidRPr="00365026" w:rsidDel="007672BF">
          <w:rPr>
            <w:rFonts w:ascii="Times New Roman" w:eastAsia="Times New Roman" w:hAnsi="Times New Roman" w:cs="Times New Roman"/>
            <w:kern w:val="0"/>
            <w:sz w:val="24"/>
            <w:szCs w:val="24"/>
            <w:lang w:val="en-GB" w:eastAsia="en-GB"/>
            <w14:ligatures w14:val="none"/>
          </w:rPr>
          <w:delText>w</w:delText>
        </w:r>
        <w:r w:rsidR="00315713" w:rsidRPr="00365026" w:rsidDel="007672BF">
          <w:rPr>
            <w:rFonts w:ascii="Times New Roman" w:eastAsia="Times New Roman" w:hAnsi="Times New Roman" w:cs="Times New Roman"/>
            <w:kern w:val="0"/>
            <w:sz w:val="24"/>
            <w:szCs w:val="24"/>
            <w:lang w:val="en-GB" w:eastAsia="en-GB"/>
            <w14:ligatures w14:val="none"/>
          </w:rPr>
          <w:delText xml:space="preserve">hile </w:delText>
        </w:r>
      </w:del>
      <w:r w:rsidR="00FD45B4" w:rsidRPr="00365026">
        <w:rPr>
          <w:rFonts w:ascii="Times New Roman" w:eastAsia="Times New Roman" w:hAnsi="Times New Roman" w:cs="Times New Roman"/>
          <w:kern w:val="0"/>
          <w:sz w:val="24"/>
          <w:szCs w:val="24"/>
          <w:lang w:val="en-GB" w:eastAsia="en-GB"/>
          <w14:ligatures w14:val="none"/>
        </w:rPr>
        <w:t>mothers in</w:t>
      </w:r>
      <w:ins w:id="4582" w:author="Jane Kohlhoff" w:date="2024-06-11T14:00:00Z" w16du:dateUtc="2024-06-11T04:00:00Z">
        <w:r w:rsidR="007672BF">
          <w:rPr>
            <w:rFonts w:ascii="Times New Roman" w:eastAsia="Times New Roman" w:hAnsi="Times New Roman" w:cs="Times New Roman"/>
            <w:kern w:val="0"/>
            <w:sz w:val="24"/>
            <w:szCs w:val="24"/>
            <w:lang w:val="en-GB" w:eastAsia="en-GB"/>
            <w14:ligatures w14:val="none"/>
          </w:rPr>
          <w:t xml:space="preserve"> </w:t>
        </w:r>
      </w:ins>
      <w:del w:id="4583" w:author="Jane Kohlhoff" w:date="2024-06-11T14:00:00Z" w16du:dateUtc="2024-06-11T04:00:00Z">
        <w:r w:rsidR="00FD45B4" w:rsidRPr="00365026" w:rsidDel="007672BF">
          <w:rPr>
            <w:rFonts w:ascii="Times New Roman" w:eastAsia="Times New Roman" w:hAnsi="Times New Roman" w:cs="Times New Roman"/>
            <w:kern w:val="0"/>
            <w:sz w:val="24"/>
            <w:szCs w:val="24"/>
            <w:lang w:val="en-GB" w:eastAsia="en-GB"/>
            <w14:ligatures w14:val="none"/>
          </w:rPr>
          <w:delText xml:space="preserve"> both </w:delText>
        </w:r>
      </w:del>
      <w:r w:rsidR="00FD45B4" w:rsidRPr="00365026">
        <w:rPr>
          <w:rFonts w:ascii="Times New Roman" w:eastAsia="Times New Roman" w:hAnsi="Times New Roman" w:cs="Times New Roman"/>
          <w:kern w:val="0"/>
          <w:sz w:val="24"/>
          <w:szCs w:val="24"/>
          <w:lang w:val="en-GB" w:eastAsia="en-GB"/>
          <w14:ligatures w14:val="none"/>
        </w:rPr>
        <w:t xml:space="preserve">the PCIT-T </w:t>
      </w:r>
      <w:del w:id="4584" w:author="Jane Kohlhoff" w:date="2024-06-11T14:00:00Z" w16du:dateUtc="2024-06-11T04:00:00Z">
        <w:r w:rsidR="00FD45B4" w:rsidRPr="00365026" w:rsidDel="007672BF">
          <w:rPr>
            <w:rFonts w:ascii="Times New Roman" w:eastAsia="Times New Roman" w:hAnsi="Times New Roman" w:cs="Times New Roman"/>
            <w:kern w:val="0"/>
            <w:sz w:val="24"/>
            <w:szCs w:val="24"/>
            <w:lang w:val="en-GB" w:eastAsia="en-GB"/>
            <w14:ligatures w14:val="none"/>
          </w:rPr>
          <w:delText xml:space="preserve">and COS-P </w:delText>
        </w:r>
      </w:del>
      <w:r w:rsidR="00FD45B4" w:rsidRPr="00365026">
        <w:rPr>
          <w:rFonts w:ascii="Times New Roman" w:eastAsia="Times New Roman" w:hAnsi="Times New Roman" w:cs="Times New Roman"/>
          <w:kern w:val="0"/>
          <w:sz w:val="24"/>
          <w:szCs w:val="24"/>
          <w:lang w:val="en-GB" w:eastAsia="en-GB"/>
          <w14:ligatures w14:val="none"/>
        </w:rPr>
        <w:t>group</w:t>
      </w:r>
      <w:del w:id="4585" w:author="Jane Kohlhoff" w:date="2024-06-11T14:01:00Z" w16du:dateUtc="2024-06-11T04:01:00Z">
        <w:r w:rsidR="00FD45B4" w:rsidRPr="00365026" w:rsidDel="007672BF">
          <w:rPr>
            <w:rFonts w:ascii="Times New Roman" w:eastAsia="Times New Roman" w:hAnsi="Times New Roman" w:cs="Times New Roman"/>
            <w:kern w:val="0"/>
            <w:sz w:val="24"/>
            <w:szCs w:val="24"/>
            <w:lang w:val="en-GB" w:eastAsia="en-GB"/>
            <w14:ligatures w14:val="none"/>
          </w:rPr>
          <w:delText>s</w:delText>
        </w:r>
      </w:del>
      <w:r w:rsidR="00FD45B4" w:rsidRPr="00365026">
        <w:rPr>
          <w:rFonts w:ascii="Times New Roman" w:eastAsia="Times New Roman" w:hAnsi="Times New Roman" w:cs="Times New Roman"/>
          <w:kern w:val="0"/>
          <w:sz w:val="24"/>
          <w:szCs w:val="24"/>
          <w:lang w:val="en-GB" w:eastAsia="en-GB"/>
          <w14:ligatures w14:val="none"/>
        </w:rPr>
        <w:t xml:space="preserve"> </w:t>
      </w:r>
      <w:r w:rsidR="000C7A72" w:rsidRPr="00365026">
        <w:rPr>
          <w:rFonts w:ascii="Times New Roman" w:eastAsia="Times New Roman" w:hAnsi="Times New Roman" w:cs="Times New Roman"/>
          <w:kern w:val="0"/>
          <w:sz w:val="24"/>
          <w:szCs w:val="24"/>
          <w:lang w:val="en-GB" w:eastAsia="en-GB"/>
          <w14:ligatures w14:val="none"/>
        </w:rPr>
        <w:t xml:space="preserve">showed a </w:t>
      </w:r>
      <w:r w:rsidRPr="00365026">
        <w:rPr>
          <w:rFonts w:ascii="Times New Roman" w:eastAsia="Times New Roman" w:hAnsi="Times New Roman" w:cs="Times New Roman"/>
          <w:kern w:val="0"/>
          <w:sz w:val="24"/>
          <w:szCs w:val="24"/>
          <w:lang w:val="en-GB" w:eastAsia="en-GB"/>
          <w14:ligatures w14:val="none"/>
        </w:rPr>
        <w:t>reduc</w:t>
      </w:r>
      <w:r w:rsidR="000C7A72" w:rsidRPr="00365026">
        <w:rPr>
          <w:rFonts w:ascii="Times New Roman" w:eastAsia="Times New Roman" w:hAnsi="Times New Roman" w:cs="Times New Roman"/>
          <w:kern w:val="0"/>
          <w:sz w:val="24"/>
          <w:szCs w:val="24"/>
          <w:lang w:val="en-GB" w:eastAsia="en-GB"/>
          <w14:ligatures w14:val="none"/>
        </w:rPr>
        <w:t>tion in</w:t>
      </w:r>
      <w:r w:rsidRPr="00365026">
        <w:rPr>
          <w:rFonts w:ascii="Times New Roman" w:eastAsia="Times New Roman" w:hAnsi="Times New Roman" w:cs="Times New Roman"/>
          <w:kern w:val="0"/>
          <w:sz w:val="24"/>
          <w:szCs w:val="24"/>
          <w:lang w:val="en-GB" w:eastAsia="en-GB"/>
          <w14:ligatures w14:val="none"/>
        </w:rPr>
        <w:t xml:space="preserve"> </w:t>
      </w:r>
      <w:ins w:id="4586" w:author="Jane Kohlhoff" w:date="2024-06-11T14:03:00Z" w16du:dateUtc="2024-06-11T04:03:00Z">
        <w:r w:rsidR="007672BF">
          <w:rPr>
            <w:rFonts w:ascii="Times New Roman" w:eastAsia="Times New Roman" w:hAnsi="Times New Roman" w:cs="Times New Roman"/>
            <w:kern w:val="0"/>
            <w:sz w:val="24"/>
            <w:szCs w:val="24"/>
            <w:lang w:val="en-GB" w:eastAsia="en-GB"/>
            <w14:ligatures w14:val="none"/>
          </w:rPr>
          <w:t xml:space="preserve">observed </w:t>
        </w:r>
      </w:ins>
      <w:r w:rsidR="00FD45B4" w:rsidRPr="00365026">
        <w:rPr>
          <w:rFonts w:ascii="Times New Roman" w:eastAsia="Times New Roman" w:hAnsi="Times New Roman" w:cs="Times New Roman"/>
          <w:kern w:val="0"/>
          <w:sz w:val="24"/>
          <w:szCs w:val="24"/>
          <w:lang w:val="en-GB" w:eastAsia="en-GB"/>
          <w14:ligatures w14:val="none"/>
        </w:rPr>
        <w:t xml:space="preserve">non-attuned comments (with </w:t>
      </w:r>
      <w:ins w:id="4587" w:author="Jane Kohlhoff" w:date="2024-06-11T14:01:00Z" w16du:dateUtc="2024-06-11T04:01:00Z">
        <w:r w:rsidR="007672BF">
          <w:rPr>
            <w:rFonts w:ascii="Times New Roman" w:eastAsia="Times New Roman" w:hAnsi="Times New Roman" w:cs="Times New Roman"/>
            <w:kern w:val="0"/>
            <w:sz w:val="24"/>
            <w:szCs w:val="24"/>
            <w:lang w:val="en-GB" w:eastAsia="en-GB"/>
            <w14:ligatures w14:val="none"/>
          </w:rPr>
          <w:t xml:space="preserve">a </w:t>
        </w:r>
      </w:ins>
      <w:r w:rsidR="00FD45B4" w:rsidRPr="00365026">
        <w:rPr>
          <w:rFonts w:ascii="Times New Roman" w:eastAsia="Times New Roman" w:hAnsi="Times New Roman" w:cs="Times New Roman"/>
          <w:kern w:val="0"/>
          <w:sz w:val="24"/>
          <w:szCs w:val="24"/>
          <w:lang w:val="en-GB" w:eastAsia="en-GB"/>
          <w14:ligatures w14:val="none"/>
        </w:rPr>
        <w:t>medium effect size</w:t>
      </w:r>
      <w:del w:id="4588" w:author="Jane Kohlhoff" w:date="2024-06-11T14:01:00Z" w16du:dateUtc="2024-06-11T04:01:00Z">
        <w:r w:rsidR="00FD45B4" w:rsidRPr="00365026" w:rsidDel="007672BF">
          <w:rPr>
            <w:rFonts w:ascii="Times New Roman" w:eastAsia="Times New Roman" w:hAnsi="Times New Roman" w:cs="Times New Roman"/>
            <w:kern w:val="0"/>
            <w:sz w:val="24"/>
            <w:szCs w:val="24"/>
            <w:lang w:val="en-GB" w:eastAsia="en-GB"/>
            <w14:ligatures w14:val="none"/>
          </w:rPr>
          <w:delText>s</w:delText>
        </w:r>
      </w:del>
      <w:ins w:id="4589" w:author="Jane Kohlhoff" w:date="2024-06-11T14:02:00Z" w16du:dateUtc="2024-06-11T04:02:00Z">
        <w:r w:rsidR="007672BF">
          <w:rPr>
            <w:rFonts w:ascii="Times New Roman" w:eastAsia="Times New Roman" w:hAnsi="Times New Roman" w:cs="Times New Roman"/>
            <w:kern w:val="0"/>
            <w:sz w:val="24"/>
            <w:szCs w:val="24"/>
            <w:lang w:val="en-GB" w:eastAsia="en-GB"/>
            <w14:ligatures w14:val="none"/>
          </w:rPr>
          <w:t xml:space="preserve">) </w:t>
        </w:r>
      </w:ins>
      <w:del w:id="4590" w:author="Jane Kohlhoff" w:date="2024-06-11T14:02:00Z" w16du:dateUtc="2024-06-11T04:02:00Z">
        <w:r w:rsidR="00FD45B4" w:rsidRPr="00365026" w:rsidDel="007672BF">
          <w:rPr>
            <w:rFonts w:ascii="Times New Roman" w:eastAsia="Times New Roman" w:hAnsi="Times New Roman" w:cs="Times New Roman"/>
            <w:kern w:val="0"/>
            <w:sz w:val="24"/>
            <w:szCs w:val="24"/>
            <w:lang w:val="en-GB" w:eastAsia="en-GB"/>
            <w14:ligatures w14:val="none"/>
          </w:rPr>
          <w:delText xml:space="preserve">), </w:delText>
        </w:r>
        <w:r w:rsidR="006257F7" w:rsidRPr="00365026" w:rsidDel="007672BF">
          <w:rPr>
            <w:rFonts w:ascii="Times New Roman" w:eastAsia="Times New Roman" w:hAnsi="Times New Roman" w:cs="Times New Roman"/>
            <w:kern w:val="0"/>
            <w:sz w:val="24"/>
            <w:szCs w:val="24"/>
            <w:lang w:val="en-GB" w:eastAsia="en-GB"/>
            <w14:ligatures w14:val="none"/>
          </w:rPr>
          <w:delText xml:space="preserve">the </w:delText>
        </w:r>
        <w:r w:rsidR="00B41545" w:rsidRPr="00365026" w:rsidDel="007672BF">
          <w:rPr>
            <w:rFonts w:ascii="Times New Roman" w:eastAsia="Times New Roman" w:hAnsi="Times New Roman" w:cs="Times New Roman"/>
            <w:kern w:val="0"/>
            <w:sz w:val="24"/>
            <w:szCs w:val="24"/>
            <w:lang w:val="en-GB" w:eastAsia="en-GB"/>
            <w14:ligatures w14:val="none"/>
          </w:rPr>
          <w:delText>PCIT-T</w:delText>
        </w:r>
        <w:r w:rsidR="006257F7" w:rsidRPr="00365026" w:rsidDel="007672BF">
          <w:rPr>
            <w:rFonts w:ascii="Times New Roman" w:eastAsia="Times New Roman" w:hAnsi="Times New Roman" w:cs="Times New Roman"/>
            <w:kern w:val="0"/>
            <w:sz w:val="24"/>
            <w:szCs w:val="24"/>
            <w:lang w:val="en-GB" w:eastAsia="en-GB"/>
            <w14:ligatures w14:val="none"/>
          </w:rPr>
          <w:delText xml:space="preserve"> group</w:delText>
        </w:r>
        <w:r w:rsidR="00B41545" w:rsidRPr="00365026" w:rsidDel="007672BF">
          <w:rPr>
            <w:rFonts w:ascii="Times New Roman" w:eastAsia="Times New Roman" w:hAnsi="Times New Roman" w:cs="Times New Roman"/>
            <w:kern w:val="0"/>
            <w:sz w:val="24"/>
            <w:szCs w:val="24"/>
            <w:lang w:val="en-GB" w:eastAsia="en-GB"/>
            <w14:ligatures w14:val="none"/>
          </w:rPr>
          <w:delText xml:space="preserve"> us</w:delText>
        </w:r>
        <w:r w:rsidR="00315713" w:rsidRPr="00365026" w:rsidDel="007672BF">
          <w:rPr>
            <w:rFonts w:ascii="Times New Roman" w:eastAsia="Times New Roman" w:hAnsi="Times New Roman" w:cs="Times New Roman"/>
            <w:kern w:val="0"/>
            <w:sz w:val="24"/>
            <w:szCs w:val="24"/>
            <w:lang w:val="en-GB" w:eastAsia="en-GB"/>
            <w14:ligatures w14:val="none"/>
          </w:rPr>
          <w:delText xml:space="preserve">ed </w:delText>
        </w:r>
      </w:del>
      <w:del w:id="4591" w:author="Jane Kohlhoff" w:date="2024-05-17T22:08:00Z" w16du:dateUtc="2024-05-17T12:08:00Z">
        <w:r w:rsidR="00B41545" w:rsidRPr="00365026" w:rsidDel="00034826">
          <w:rPr>
            <w:rFonts w:ascii="Times New Roman" w:eastAsia="Times New Roman" w:hAnsi="Times New Roman" w:cs="Times New Roman"/>
            <w:kern w:val="0"/>
            <w:sz w:val="24"/>
            <w:szCs w:val="24"/>
            <w:lang w:val="en-GB" w:eastAsia="en-GB"/>
            <w14:ligatures w14:val="none"/>
          </w:rPr>
          <w:delText xml:space="preserve">less </w:delText>
        </w:r>
      </w:del>
      <w:del w:id="4592" w:author="Jane Kohlhoff" w:date="2024-06-11T14:02:00Z" w16du:dateUtc="2024-06-11T04:02:00Z">
        <w:r w:rsidR="00B41545" w:rsidRPr="00365026" w:rsidDel="007672BF">
          <w:rPr>
            <w:rFonts w:ascii="Times New Roman" w:eastAsia="Times New Roman" w:hAnsi="Times New Roman" w:cs="Times New Roman"/>
            <w:kern w:val="0"/>
            <w:sz w:val="24"/>
            <w:szCs w:val="24"/>
            <w:lang w:val="en-GB" w:eastAsia="en-GB"/>
            <w14:ligatures w14:val="none"/>
          </w:rPr>
          <w:delText>non-attuned comments</w:delText>
        </w:r>
        <w:r w:rsidR="00315713" w:rsidRPr="00365026" w:rsidDel="007672BF">
          <w:rPr>
            <w:rFonts w:ascii="Times New Roman" w:eastAsia="Times New Roman" w:hAnsi="Times New Roman" w:cs="Times New Roman"/>
            <w:kern w:val="0"/>
            <w:sz w:val="24"/>
            <w:szCs w:val="24"/>
            <w:lang w:val="en-GB" w:eastAsia="en-GB"/>
            <w14:ligatures w14:val="none"/>
          </w:rPr>
          <w:delText xml:space="preserve"> </w:delText>
        </w:r>
        <w:r w:rsidRPr="00365026" w:rsidDel="007672BF">
          <w:rPr>
            <w:rFonts w:ascii="Times New Roman" w:eastAsia="Times New Roman" w:hAnsi="Times New Roman" w:cs="Times New Roman"/>
            <w:kern w:val="0"/>
            <w:sz w:val="24"/>
            <w:szCs w:val="24"/>
            <w:lang w:val="en-GB" w:eastAsia="en-GB"/>
            <w14:ligatures w14:val="none"/>
          </w:rPr>
          <w:delText xml:space="preserve">than </w:delText>
        </w:r>
        <w:r w:rsidR="006257F7" w:rsidRPr="00365026" w:rsidDel="007672BF">
          <w:rPr>
            <w:rFonts w:ascii="Times New Roman" w:eastAsia="Times New Roman" w:hAnsi="Times New Roman" w:cs="Times New Roman"/>
            <w:kern w:val="0"/>
            <w:sz w:val="24"/>
            <w:szCs w:val="24"/>
            <w:lang w:val="en-GB" w:eastAsia="en-GB"/>
            <w14:ligatures w14:val="none"/>
          </w:rPr>
          <w:delText>the</w:delText>
        </w:r>
        <w:r w:rsidRPr="00365026" w:rsidDel="007672BF">
          <w:rPr>
            <w:rFonts w:ascii="Times New Roman" w:eastAsia="Times New Roman" w:hAnsi="Times New Roman" w:cs="Times New Roman"/>
            <w:kern w:val="0"/>
            <w:sz w:val="24"/>
            <w:szCs w:val="24"/>
            <w:lang w:val="en-GB" w:eastAsia="en-GB"/>
            <w14:ligatures w14:val="none"/>
          </w:rPr>
          <w:delText xml:space="preserve"> COS-P</w:delText>
        </w:r>
        <w:r w:rsidR="006257F7" w:rsidRPr="00365026" w:rsidDel="007672BF">
          <w:rPr>
            <w:rFonts w:ascii="Times New Roman" w:eastAsia="Times New Roman" w:hAnsi="Times New Roman" w:cs="Times New Roman"/>
            <w:kern w:val="0"/>
            <w:sz w:val="24"/>
            <w:szCs w:val="24"/>
            <w:lang w:val="en-GB" w:eastAsia="en-GB"/>
            <w14:ligatures w14:val="none"/>
          </w:rPr>
          <w:delText xml:space="preserve"> group post-treatment</w:delText>
        </w:r>
        <w:r w:rsidR="00315713" w:rsidRPr="00365026" w:rsidDel="007672BF">
          <w:rPr>
            <w:rFonts w:ascii="Times New Roman" w:eastAsia="Times New Roman" w:hAnsi="Times New Roman" w:cs="Times New Roman"/>
            <w:kern w:val="0"/>
            <w:sz w:val="24"/>
            <w:szCs w:val="24"/>
            <w:lang w:val="en-GB" w:eastAsia="en-GB"/>
            <w14:ligatures w14:val="none"/>
          </w:rPr>
          <w:delText xml:space="preserve">. </w:delText>
        </w:r>
        <w:r w:rsidR="000D0E5C" w:rsidRPr="00365026" w:rsidDel="007672BF">
          <w:rPr>
            <w:rFonts w:ascii="Times New Roman" w:eastAsia="Times New Roman" w:hAnsi="Times New Roman" w:cs="Times New Roman"/>
            <w:kern w:val="0"/>
            <w:sz w:val="24"/>
            <w:szCs w:val="24"/>
            <w:lang w:val="en-GB" w:eastAsia="en-GB"/>
            <w14:ligatures w14:val="none"/>
          </w:rPr>
          <w:delText>Further</w:delText>
        </w:r>
        <w:r w:rsidR="00315713" w:rsidRPr="00365026" w:rsidDel="007672BF">
          <w:rPr>
            <w:rFonts w:ascii="Times New Roman" w:eastAsia="Times New Roman" w:hAnsi="Times New Roman" w:cs="Times New Roman"/>
            <w:kern w:val="0"/>
            <w:sz w:val="24"/>
            <w:szCs w:val="24"/>
            <w:lang w:val="en-GB" w:eastAsia="en-GB"/>
            <w14:ligatures w14:val="none"/>
          </w:rPr>
          <w:delText>,</w:delText>
        </w:r>
      </w:del>
      <w:ins w:id="4593" w:author="Jane Kohlhoff" w:date="2024-06-11T14:02:00Z" w16du:dateUtc="2024-06-11T04:02:00Z">
        <w:r w:rsidR="007672BF">
          <w:rPr>
            <w:rFonts w:ascii="Times New Roman" w:eastAsia="Times New Roman" w:hAnsi="Times New Roman" w:cs="Times New Roman"/>
            <w:kern w:val="0"/>
            <w:sz w:val="24"/>
            <w:szCs w:val="24"/>
            <w:lang w:val="en-GB" w:eastAsia="en-GB"/>
            <w14:ligatures w14:val="none"/>
          </w:rPr>
          <w:t>and that</w:t>
        </w:r>
      </w:ins>
      <w:r w:rsidR="00315713" w:rsidRPr="00365026">
        <w:rPr>
          <w:rFonts w:ascii="Times New Roman" w:eastAsia="Times New Roman" w:hAnsi="Times New Roman" w:cs="Times New Roman"/>
          <w:kern w:val="0"/>
          <w:sz w:val="24"/>
          <w:szCs w:val="24"/>
          <w:lang w:val="en-GB" w:eastAsia="en-GB"/>
          <w14:ligatures w14:val="none"/>
        </w:rPr>
        <w:t xml:space="preserve"> t</w:t>
      </w:r>
      <w:r w:rsidR="00FD45B4" w:rsidRPr="00365026">
        <w:rPr>
          <w:rFonts w:ascii="Times New Roman" w:eastAsia="Times New Roman" w:hAnsi="Times New Roman" w:cs="Times New Roman"/>
          <w:kern w:val="0"/>
          <w:sz w:val="24"/>
          <w:szCs w:val="24"/>
          <w:lang w:val="en-GB" w:eastAsia="en-GB"/>
          <w14:ligatures w14:val="none"/>
        </w:rPr>
        <w:t>he</w:t>
      </w:r>
      <w:del w:id="4594" w:author="Jane Kohlhoff" w:date="2024-05-21T05:11:00Z" w16du:dateUtc="2024-05-20T19:11:00Z">
        <w:r w:rsidR="00FD45B4" w:rsidRPr="00365026" w:rsidDel="00717681">
          <w:rPr>
            <w:rFonts w:ascii="Times New Roman" w:eastAsia="Times New Roman" w:hAnsi="Times New Roman" w:cs="Times New Roman"/>
            <w:kern w:val="0"/>
            <w:sz w:val="24"/>
            <w:szCs w:val="24"/>
            <w:lang w:val="en-GB" w:eastAsia="en-GB"/>
            <w14:ligatures w14:val="none"/>
          </w:rPr>
          <w:delText>re</w:delText>
        </w:r>
      </w:del>
      <w:r w:rsidR="00FD45B4" w:rsidRPr="00365026">
        <w:rPr>
          <w:rFonts w:ascii="Times New Roman" w:eastAsia="Times New Roman" w:hAnsi="Times New Roman" w:cs="Times New Roman"/>
          <w:kern w:val="0"/>
          <w:sz w:val="24"/>
          <w:szCs w:val="24"/>
          <w:lang w:val="en-GB" w:eastAsia="en-GB"/>
          <w14:ligatures w14:val="none"/>
        </w:rPr>
        <w:t xml:space="preserve"> degree of improvement </w:t>
      </w:r>
      <w:r w:rsidR="00315713" w:rsidRPr="00365026">
        <w:rPr>
          <w:rFonts w:ascii="Times New Roman" w:eastAsia="Times New Roman" w:hAnsi="Times New Roman" w:cs="Times New Roman"/>
          <w:kern w:val="0"/>
          <w:sz w:val="24"/>
          <w:szCs w:val="24"/>
          <w:lang w:val="en-GB" w:eastAsia="en-GB"/>
          <w14:ligatures w14:val="none"/>
        </w:rPr>
        <w:t>was greatest for the PCIT-T group</w:t>
      </w:r>
      <w:r w:rsidR="00FD45B4" w:rsidRPr="00365026">
        <w:rPr>
          <w:rFonts w:ascii="Times New Roman" w:eastAsia="Times New Roman" w:hAnsi="Times New Roman" w:cs="Times New Roman"/>
          <w:kern w:val="0"/>
          <w:sz w:val="24"/>
          <w:szCs w:val="24"/>
          <w:lang w:val="en-GB" w:eastAsia="en-GB"/>
          <w14:ligatures w14:val="none"/>
        </w:rPr>
        <w:t>.</w:t>
      </w:r>
      <w:r w:rsidR="00086C9A" w:rsidRPr="00365026">
        <w:rPr>
          <w:rFonts w:ascii="Times New Roman" w:eastAsia="Times New Roman" w:hAnsi="Times New Roman" w:cs="Times New Roman"/>
          <w:kern w:val="0"/>
          <w:sz w:val="24"/>
          <w:szCs w:val="24"/>
          <w:lang w:val="en-GB" w:eastAsia="en-GB"/>
          <w14:ligatures w14:val="none"/>
        </w:rPr>
        <w:t xml:space="preserve"> </w:t>
      </w:r>
      <w:del w:id="4595" w:author="Jane Kohlhoff" w:date="2024-05-21T05:12:00Z" w16du:dateUtc="2024-05-20T19:12:00Z">
        <w:r w:rsidR="00315713" w:rsidRPr="00365026" w:rsidDel="00717681">
          <w:rPr>
            <w:rFonts w:ascii="Times New Roman" w:eastAsia="Times New Roman" w:hAnsi="Times New Roman" w:cs="Times New Roman"/>
            <w:kern w:val="0"/>
            <w:sz w:val="24"/>
            <w:szCs w:val="24"/>
            <w:lang w:val="en-GB" w:eastAsia="en-GB"/>
            <w14:ligatures w14:val="none"/>
          </w:rPr>
          <w:delText>A similar picture emerged i</w:delText>
        </w:r>
      </w:del>
      <w:ins w:id="4596" w:author="Jane Kohlhoff" w:date="2024-05-21T05:12:00Z" w16du:dateUtc="2024-05-20T19:12:00Z">
        <w:r w:rsidR="00717681" w:rsidRPr="00365026">
          <w:rPr>
            <w:rFonts w:ascii="Times New Roman" w:eastAsia="Times New Roman" w:hAnsi="Times New Roman" w:cs="Times New Roman"/>
            <w:kern w:val="0"/>
            <w:sz w:val="24"/>
            <w:szCs w:val="24"/>
            <w:lang w:val="en-GB" w:eastAsia="en-GB"/>
            <w14:ligatures w14:val="none"/>
          </w:rPr>
          <w:t>I</w:t>
        </w:r>
      </w:ins>
      <w:r w:rsidR="00AD2CAB" w:rsidRPr="00365026">
        <w:rPr>
          <w:rFonts w:ascii="Times New Roman" w:eastAsia="Times New Roman" w:hAnsi="Times New Roman" w:cs="Times New Roman"/>
          <w:kern w:val="0"/>
          <w:sz w:val="24"/>
          <w:szCs w:val="24"/>
          <w:lang w:val="en-GB" w:eastAsia="en-GB"/>
          <w14:ligatures w14:val="none"/>
        </w:rPr>
        <w:t>n terms of self-reported parental reflective</w:t>
      </w:r>
      <w:r w:rsidR="00315713" w:rsidRPr="00365026">
        <w:rPr>
          <w:rFonts w:ascii="Times New Roman" w:eastAsia="Times New Roman" w:hAnsi="Times New Roman" w:cs="Times New Roman"/>
          <w:kern w:val="0"/>
          <w:sz w:val="24"/>
          <w:szCs w:val="24"/>
          <w:lang w:val="en-GB" w:eastAsia="en-GB"/>
          <w14:ligatures w14:val="none"/>
        </w:rPr>
        <w:t xml:space="preserve"> functioning</w:t>
      </w:r>
      <w:ins w:id="4597" w:author="Jane Kohlhoff" w:date="2024-05-21T05:12:00Z" w16du:dateUtc="2024-05-20T19:12:00Z">
        <w:r w:rsidR="00717681" w:rsidRPr="00365026">
          <w:rPr>
            <w:rFonts w:ascii="Times New Roman" w:eastAsia="Times New Roman" w:hAnsi="Times New Roman" w:cs="Times New Roman"/>
            <w:kern w:val="0"/>
            <w:sz w:val="24"/>
            <w:szCs w:val="24"/>
            <w:lang w:val="en-GB" w:eastAsia="en-GB"/>
            <w14:ligatures w14:val="none"/>
          </w:rPr>
          <w:t>,</w:t>
        </w:r>
      </w:ins>
      <w:ins w:id="4598" w:author="Jane Kohlhoff" w:date="2024-05-21T05:15:00Z" w16du:dateUtc="2024-05-20T19:15:00Z">
        <w:r w:rsidR="00717681" w:rsidRPr="00365026">
          <w:rPr>
            <w:rFonts w:ascii="Times New Roman" w:eastAsia="Times New Roman" w:hAnsi="Times New Roman" w:cs="Times New Roman"/>
            <w:kern w:val="0"/>
            <w:sz w:val="24"/>
            <w:szCs w:val="24"/>
            <w:lang w:val="en-GB" w:eastAsia="en-GB"/>
            <w14:ligatures w14:val="none"/>
          </w:rPr>
          <w:t xml:space="preserve"> </w:t>
        </w:r>
      </w:ins>
      <w:del w:id="4599" w:author="Jane Kohlhoff" w:date="2024-05-21T05:12:00Z" w16du:dateUtc="2024-05-20T19:12:00Z">
        <w:r w:rsidR="00315713" w:rsidRPr="00365026" w:rsidDel="00717681">
          <w:rPr>
            <w:rFonts w:ascii="Times New Roman" w:eastAsia="Times New Roman" w:hAnsi="Times New Roman" w:cs="Times New Roman"/>
            <w:kern w:val="0"/>
            <w:sz w:val="24"/>
            <w:szCs w:val="24"/>
            <w:lang w:val="en-GB" w:eastAsia="en-GB"/>
            <w14:ligatures w14:val="none"/>
          </w:rPr>
          <w:delText xml:space="preserve"> </w:delText>
        </w:r>
        <w:r w:rsidR="000D0E5C" w:rsidRPr="00365026" w:rsidDel="00717681">
          <w:rPr>
            <w:rFonts w:ascii="Times New Roman" w:eastAsia="Times New Roman" w:hAnsi="Times New Roman" w:cs="Times New Roman"/>
            <w:kern w:val="0"/>
            <w:sz w:val="24"/>
            <w:szCs w:val="24"/>
            <w:lang w:val="en-GB" w:eastAsia="en-GB"/>
            <w14:ligatures w14:val="none"/>
          </w:rPr>
          <w:delText>with</w:delText>
        </w:r>
        <w:r w:rsidR="00315713" w:rsidRPr="00365026" w:rsidDel="00717681">
          <w:rPr>
            <w:rFonts w:ascii="Times New Roman" w:eastAsia="Times New Roman" w:hAnsi="Times New Roman" w:cs="Times New Roman"/>
            <w:kern w:val="0"/>
            <w:sz w:val="24"/>
            <w:szCs w:val="24"/>
            <w:lang w:val="en-GB" w:eastAsia="en-GB"/>
            <w14:ligatures w14:val="none"/>
          </w:rPr>
          <w:delText xml:space="preserve"> a </w:delText>
        </w:r>
        <w:r w:rsidR="003645C3" w:rsidRPr="00365026" w:rsidDel="00717681">
          <w:rPr>
            <w:rFonts w:ascii="Times New Roman" w:eastAsia="Times New Roman" w:hAnsi="Times New Roman" w:cs="Times New Roman"/>
            <w:kern w:val="0"/>
            <w:sz w:val="24"/>
            <w:szCs w:val="24"/>
            <w:lang w:val="en-GB" w:eastAsia="en-GB"/>
            <w14:ligatures w14:val="none"/>
          </w:rPr>
          <w:delText xml:space="preserve">trend for </w:delText>
        </w:r>
      </w:del>
      <w:del w:id="4600" w:author="Jane Kohlhoff" w:date="2024-05-21T05:13:00Z" w16du:dateUtc="2024-05-20T19:13:00Z">
        <w:r w:rsidR="003645C3" w:rsidRPr="00365026" w:rsidDel="00717681">
          <w:rPr>
            <w:rFonts w:ascii="Times New Roman" w:eastAsia="Times New Roman" w:hAnsi="Times New Roman" w:cs="Times New Roman"/>
            <w:kern w:val="0"/>
            <w:sz w:val="24"/>
            <w:szCs w:val="24"/>
            <w:lang w:val="en-GB" w:eastAsia="en-GB"/>
            <w14:ligatures w14:val="none"/>
          </w:rPr>
          <w:delText xml:space="preserve">the PCIT-T group </w:delText>
        </w:r>
      </w:del>
      <w:del w:id="4601" w:author="Jane Kohlhoff" w:date="2024-05-21T05:12:00Z" w16du:dateUtc="2024-05-20T19:12:00Z">
        <w:r w:rsidR="003645C3" w:rsidRPr="00365026" w:rsidDel="00717681">
          <w:rPr>
            <w:rFonts w:ascii="Times New Roman" w:eastAsia="Times New Roman" w:hAnsi="Times New Roman" w:cs="Times New Roman"/>
            <w:kern w:val="0"/>
            <w:sz w:val="24"/>
            <w:szCs w:val="24"/>
            <w:lang w:val="en-GB" w:eastAsia="en-GB"/>
            <w14:ligatures w14:val="none"/>
          </w:rPr>
          <w:delText xml:space="preserve">to </w:delText>
        </w:r>
      </w:del>
      <w:del w:id="4602" w:author="Jane Kohlhoff" w:date="2024-05-21T05:13:00Z" w16du:dateUtc="2024-05-20T19:13:00Z">
        <w:r w:rsidR="00B41545" w:rsidRPr="00365026" w:rsidDel="00717681">
          <w:rPr>
            <w:rFonts w:ascii="Times New Roman" w:eastAsia="Times New Roman" w:hAnsi="Times New Roman" w:cs="Times New Roman"/>
            <w:kern w:val="0"/>
            <w:sz w:val="24"/>
            <w:szCs w:val="24"/>
            <w:lang w:val="en-GB" w:eastAsia="en-GB"/>
            <w14:ligatures w14:val="none"/>
          </w:rPr>
          <w:delText>ha</w:delText>
        </w:r>
      </w:del>
      <w:del w:id="4603" w:author="Jane Kohlhoff" w:date="2024-05-21T05:12:00Z" w16du:dateUtc="2024-05-20T19:12:00Z">
        <w:r w:rsidR="00B41545" w:rsidRPr="00365026" w:rsidDel="00717681">
          <w:rPr>
            <w:rFonts w:ascii="Times New Roman" w:eastAsia="Times New Roman" w:hAnsi="Times New Roman" w:cs="Times New Roman"/>
            <w:kern w:val="0"/>
            <w:sz w:val="24"/>
            <w:szCs w:val="24"/>
            <w:lang w:val="en-GB" w:eastAsia="en-GB"/>
            <w14:ligatures w14:val="none"/>
          </w:rPr>
          <w:delText>ve</w:delText>
        </w:r>
      </w:del>
      <w:del w:id="4604" w:author="Jane Kohlhoff" w:date="2024-05-21T05:13:00Z" w16du:dateUtc="2024-05-20T19:13:00Z">
        <w:r w:rsidR="00B41545" w:rsidRPr="00365026" w:rsidDel="00717681">
          <w:rPr>
            <w:rFonts w:ascii="Times New Roman" w:eastAsia="Times New Roman" w:hAnsi="Times New Roman" w:cs="Times New Roman"/>
            <w:kern w:val="0"/>
            <w:sz w:val="24"/>
            <w:szCs w:val="24"/>
            <w:lang w:val="en-GB" w:eastAsia="en-GB"/>
            <w14:ligatures w14:val="none"/>
          </w:rPr>
          <w:delText xml:space="preserve"> higher scores </w:delText>
        </w:r>
        <w:r w:rsidR="003645C3" w:rsidRPr="00365026" w:rsidDel="00717681">
          <w:rPr>
            <w:rFonts w:ascii="Times New Roman" w:eastAsia="Times New Roman" w:hAnsi="Times New Roman" w:cs="Times New Roman"/>
            <w:kern w:val="0"/>
            <w:sz w:val="24"/>
            <w:szCs w:val="24"/>
            <w:lang w:val="en-GB" w:eastAsia="en-GB"/>
            <w14:ligatures w14:val="none"/>
          </w:rPr>
          <w:delText>than the COS-P group</w:delText>
        </w:r>
        <w:r w:rsidR="00FD45B4" w:rsidRPr="00365026" w:rsidDel="00717681">
          <w:rPr>
            <w:rFonts w:ascii="Times New Roman" w:eastAsia="Times New Roman" w:hAnsi="Times New Roman" w:cs="Times New Roman"/>
            <w:kern w:val="0"/>
            <w:sz w:val="24"/>
            <w:szCs w:val="24"/>
            <w:lang w:val="en-GB" w:eastAsia="en-GB"/>
            <w14:ligatures w14:val="none"/>
          </w:rPr>
          <w:delText xml:space="preserve"> </w:delText>
        </w:r>
        <w:r w:rsidR="00315713" w:rsidRPr="00365026" w:rsidDel="00717681">
          <w:rPr>
            <w:rFonts w:ascii="Times New Roman" w:eastAsia="Times New Roman" w:hAnsi="Times New Roman" w:cs="Times New Roman"/>
            <w:kern w:val="0"/>
            <w:sz w:val="24"/>
            <w:szCs w:val="24"/>
            <w:lang w:val="en-GB" w:eastAsia="en-GB"/>
            <w14:ligatures w14:val="none"/>
          </w:rPr>
          <w:delText>immediately post-treatment</w:delText>
        </w:r>
        <w:r w:rsidR="00FF3D62" w:rsidRPr="00365026" w:rsidDel="00717681">
          <w:rPr>
            <w:rFonts w:ascii="Times New Roman" w:eastAsia="Times New Roman" w:hAnsi="Times New Roman" w:cs="Times New Roman"/>
            <w:kern w:val="0"/>
            <w:sz w:val="24"/>
            <w:szCs w:val="24"/>
            <w:lang w:val="en-GB" w:eastAsia="en-GB"/>
            <w14:ligatures w14:val="none"/>
          </w:rPr>
          <w:delText>,</w:delText>
        </w:r>
        <w:r w:rsidR="00315713" w:rsidRPr="00365026" w:rsidDel="00717681">
          <w:rPr>
            <w:rFonts w:ascii="Times New Roman" w:eastAsia="Times New Roman" w:hAnsi="Times New Roman" w:cs="Times New Roman"/>
            <w:kern w:val="0"/>
            <w:sz w:val="24"/>
            <w:szCs w:val="24"/>
            <w:lang w:val="en-GB" w:eastAsia="en-GB"/>
            <w14:ligatures w14:val="none"/>
          </w:rPr>
          <w:delText xml:space="preserve"> and t</w:delText>
        </w:r>
      </w:del>
      <w:ins w:id="4605" w:author="Jane Kohlhoff" w:date="2024-05-21T05:13:00Z" w16du:dateUtc="2024-05-20T19:13:00Z">
        <w:r w:rsidR="00717681" w:rsidRPr="00365026">
          <w:rPr>
            <w:rFonts w:ascii="Times New Roman" w:eastAsia="Times New Roman" w:hAnsi="Times New Roman" w:cs="Times New Roman"/>
            <w:kern w:val="0"/>
            <w:sz w:val="24"/>
            <w:szCs w:val="24"/>
            <w:lang w:val="en-GB" w:eastAsia="en-GB"/>
            <w14:ligatures w14:val="none"/>
          </w:rPr>
          <w:t>t</w:t>
        </w:r>
      </w:ins>
      <w:r w:rsidR="00315713" w:rsidRPr="00365026">
        <w:rPr>
          <w:rFonts w:ascii="Times New Roman" w:eastAsia="Times New Roman" w:hAnsi="Times New Roman" w:cs="Times New Roman"/>
          <w:kern w:val="0"/>
          <w:sz w:val="24"/>
          <w:szCs w:val="24"/>
          <w:lang w:val="en-GB" w:eastAsia="en-GB"/>
          <w14:ligatures w14:val="none"/>
        </w:rPr>
        <w:t xml:space="preserve">he </w:t>
      </w:r>
      <w:r w:rsidR="00086C9A" w:rsidRPr="00365026">
        <w:rPr>
          <w:rFonts w:ascii="Times New Roman" w:eastAsia="Times New Roman" w:hAnsi="Times New Roman" w:cs="Times New Roman"/>
          <w:kern w:val="0"/>
          <w:sz w:val="24"/>
          <w:szCs w:val="24"/>
          <w:lang w:val="en-GB" w:eastAsia="en-GB"/>
          <w14:ligatures w14:val="none"/>
        </w:rPr>
        <w:t xml:space="preserve">PCIT-T group </w:t>
      </w:r>
      <w:del w:id="4606" w:author="Jane Kohlhoff" w:date="2024-05-21T05:12:00Z" w16du:dateUtc="2024-05-20T19:12:00Z">
        <w:r w:rsidR="000D0E5C" w:rsidRPr="00365026" w:rsidDel="00717681">
          <w:rPr>
            <w:rFonts w:ascii="Times New Roman" w:eastAsia="Times New Roman" w:hAnsi="Times New Roman" w:cs="Times New Roman"/>
            <w:kern w:val="0"/>
            <w:sz w:val="24"/>
            <w:szCs w:val="24"/>
            <w:lang w:val="en-GB" w:eastAsia="en-GB"/>
            <w14:ligatures w14:val="none"/>
          </w:rPr>
          <w:delText xml:space="preserve">being </w:delText>
        </w:r>
      </w:del>
      <w:ins w:id="4607" w:author="Jane Kohlhoff" w:date="2024-05-21T05:12:00Z" w16du:dateUtc="2024-05-20T19:12:00Z">
        <w:r w:rsidR="00717681" w:rsidRPr="00365026">
          <w:rPr>
            <w:rFonts w:ascii="Times New Roman" w:eastAsia="Times New Roman" w:hAnsi="Times New Roman" w:cs="Times New Roman"/>
            <w:kern w:val="0"/>
            <w:sz w:val="24"/>
            <w:szCs w:val="24"/>
            <w:lang w:val="en-GB" w:eastAsia="en-GB"/>
            <w14:ligatures w14:val="none"/>
          </w:rPr>
          <w:t xml:space="preserve">were </w:t>
        </w:r>
      </w:ins>
      <w:r w:rsidR="000D0E5C" w:rsidRPr="00365026">
        <w:rPr>
          <w:rFonts w:ascii="Times New Roman" w:eastAsia="Times New Roman" w:hAnsi="Times New Roman" w:cs="Times New Roman"/>
          <w:kern w:val="0"/>
          <w:sz w:val="24"/>
          <w:szCs w:val="24"/>
          <w:lang w:val="en-GB" w:eastAsia="en-GB"/>
          <w14:ligatures w14:val="none"/>
        </w:rPr>
        <w:t>the</w:t>
      </w:r>
      <w:r w:rsidR="00FF3D62" w:rsidRPr="00365026">
        <w:rPr>
          <w:rFonts w:ascii="Times New Roman" w:eastAsia="Times New Roman" w:hAnsi="Times New Roman" w:cs="Times New Roman"/>
          <w:kern w:val="0"/>
          <w:sz w:val="24"/>
          <w:szCs w:val="24"/>
          <w:lang w:val="en-GB" w:eastAsia="en-GB"/>
          <w14:ligatures w14:val="none"/>
        </w:rPr>
        <w:t xml:space="preserve"> </w:t>
      </w:r>
      <w:r w:rsidR="00224F5B" w:rsidRPr="00365026">
        <w:rPr>
          <w:rFonts w:ascii="Times New Roman" w:eastAsia="Times New Roman" w:hAnsi="Times New Roman" w:cs="Times New Roman"/>
          <w:kern w:val="0"/>
          <w:sz w:val="24"/>
          <w:szCs w:val="24"/>
          <w:lang w:val="en-GB" w:eastAsia="en-GB"/>
          <w14:ligatures w14:val="none"/>
        </w:rPr>
        <w:t>only group to show significant improvement</w:t>
      </w:r>
      <w:del w:id="4608" w:author="Jane Kohlhoff" w:date="2024-06-11T14:04:00Z" w16du:dateUtc="2024-06-11T04:04:00Z">
        <w:r w:rsidR="00FF3D62" w:rsidRPr="00365026" w:rsidDel="007672BF">
          <w:rPr>
            <w:rFonts w:ascii="Times New Roman" w:eastAsia="Times New Roman" w:hAnsi="Times New Roman" w:cs="Times New Roman"/>
            <w:kern w:val="0"/>
            <w:sz w:val="24"/>
            <w:szCs w:val="24"/>
            <w:lang w:val="en-GB" w:eastAsia="en-GB"/>
            <w14:ligatures w14:val="none"/>
          </w:rPr>
          <w:delText xml:space="preserve"> (showing a</w:delText>
        </w:r>
        <w:r w:rsidR="00086C9A" w:rsidRPr="00365026" w:rsidDel="007672BF">
          <w:rPr>
            <w:rFonts w:ascii="Times New Roman" w:eastAsia="Times New Roman" w:hAnsi="Times New Roman" w:cs="Times New Roman"/>
            <w:kern w:val="0"/>
            <w:sz w:val="24"/>
            <w:szCs w:val="24"/>
            <w:lang w:val="en-GB" w:eastAsia="en-GB"/>
            <w14:ligatures w14:val="none"/>
          </w:rPr>
          <w:delText xml:space="preserve"> greater degree of change compared to the COS-P group</w:delText>
        </w:r>
        <w:r w:rsidR="00315713" w:rsidRPr="00365026" w:rsidDel="007672BF">
          <w:rPr>
            <w:rFonts w:ascii="Times New Roman" w:eastAsia="Times New Roman" w:hAnsi="Times New Roman" w:cs="Times New Roman"/>
            <w:kern w:val="0"/>
            <w:sz w:val="24"/>
            <w:szCs w:val="24"/>
            <w:lang w:val="en-GB" w:eastAsia="en-GB"/>
            <w14:ligatures w14:val="none"/>
          </w:rPr>
          <w:delText>)</w:delText>
        </w:r>
      </w:del>
      <w:r w:rsidR="003645C3" w:rsidRPr="00365026">
        <w:rPr>
          <w:rFonts w:ascii="Times New Roman" w:eastAsia="Times New Roman" w:hAnsi="Times New Roman" w:cs="Times New Roman"/>
          <w:kern w:val="0"/>
          <w:sz w:val="24"/>
          <w:szCs w:val="24"/>
          <w:lang w:val="en-GB" w:eastAsia="en-GB"/>
          <w14:ligatures w14:val="none"/>
        </w:rPr>
        <w:t xml:space="preserve">. </w:t>
      </w:r>
      <w:ins w:id="4609" w:author="Jane Kohlhoff" w:date="2024-05-21T05:28:00Z" w16du:dateUtc="2024-05-20T19:28:00Z">
        <w:r w:rsidR="00DF3BEF" w:rsidRPr="00365026">
          <w:rPr>
            <w:rFonts w:ascii="Times New Roman" w:eastAsia="Times New Roman" w:hAnsi="Times New Roman" w:cs="Times New Roman"/>
            <w:kern w:val="0"/>
            <w:sz w:val="24"/>
            <w:szCs w:val="24"/>
            <w:lang w:val="en-GB" w:eastAsia="en-GB"/>
            <w14:ligatures w14:val="none"/>
          </w:rPr>
          <w:t xml:space="preserve">When </w:t>
        </w:r>
      </w:ins>
      <w:ins w:id="4610" w:author="Jane Kohlhoff" w:date="2024-05-21T05:38:00Z" w16du:dateUtc="2024-05-20T19:38:00Z">
        <w:r w:rsidR="000F5DD3" w:rsidRPr="00365026">
          <w:rPr>
            <w:rFonts w:ascii="Times New Roman" w:eastAsia="Times New Roman" w:hAnsi="Times New Roman" w:cs="Times New Roman"/>
            <w:kern w:val="0"/>
            <w:sz w:val="24"/>
            <w:szCs w:val="24"/>
            <w:lang w:val="en-GB" w:eastAsia="en-GB"/>
            <w14:ligatures w14:val="none"/>
          </w:rPr>
          <w:t>comparing mentalisation/reflective functioning outcome</w:t>
        </w:r>
      </w:ins>
      <w:ins w:id="4611" w:author="Jane Kohlhoff" w:date="2024-05-21T05:39:00Z" w16du:dateUtc="2024-05-20T19:39:00Z">
        <w:r w:rsidR="000F5DD3" w:rsidRPr="00365026">
          <w:rPr>
            <w:rFonts w:ascii="Times New Roman" w:eastAsia="Times New Roman" w:hAnsi="Times New Roman" w:cs="Times New Roman"/>
            <w:kern w:val="0"/>
            <w:sz w:val="24"/>
            <w:szCs w:val="24"/>
            <w:lang w:val="en-GB" w:eastAsia="en-GB"/>
            <w14:ligatures w14:val="none"/>
          </w:rPr>
          <w:t xml:space="preserve">s between the PCIT-T and COS-P groups in this study, </w:t>
        </w:r>
      </w:ins>
      <w:ins w:id="4612" w:author="Jane Kohlhoff" w:date="2024-05-21T05:28:00Z" w16du:dateUtc="2024-05-20T19:28:00Z">
        <w:r w:rsidR="00DF3BEF" w:rsidRPr="00365026">
          <w:rPr>
            <w:rFonts w:ascii="Times New Roman" w:eastAsia="Times New Roman" w:hAnsi="Times New Roman" w:cs="Times New Roman"/>
            <w:kern w:val="0"/>
            <w:sz w:val="24"/>
            <w:szCs w:val="24"/>
            <w:lang w:val="en-GB" w:eastAsia="en-GB"/>
            <w14:ligatures w14:val="none"/>
          </w:rPr>
          <w:t>it is important to remember that</w:t>
        </w:r>
      </w:ins>
      <w:ins w:id="4613" w:author="Jane Kohlhoff" w:date="2024-05-21T05:26:00Z" w16du:dateUtc="2024-05-20T19:26:00Z">
        <w:r w:rsidR="00591473" w:rsidRPr="00365026">
          <w:rPr>
            <w:rFonts w:ascii="Times New Roman" w:eastAsia="Times New Roman" w:hAnsi="Times New Roman" w:cs="Times New Roman"/>
            <w:kern w:val="0"/>
            <w:sz w:val="24"/>
            <w:szCs w:val="24"/>
            <w:lang w:val="en-GB" w:eastAsia="en-GB"/>
            <w14:ligatures w14:val="none"/>
          </w:rPr>
          <w:t xml:space="preserve"> </w:t>
        </w:r>
      </w:ins>
      <w:ins w:id="4614" w:author="Jane Kohlhoff" w:date="2024-05-21T05:17:00Z" w16du:dateUtc="2024-05-20T19:17:00Z">
        <w:r w:rsidR="00591473" w:rsidRPr="00365026">
          <w:rPr>
            <w:rFonts w:ascii="Times New Roman" w:eastAsia="Times New Roman" w:hAnsi="Times New Roman" w:cs="Times New Roman"/>
            <w:kern w:val="0"/>
            <w:sz w:val="24"/>
            <w:szCs w:val="24"/>
            <w:lang w:val="en-GB" w:eastAsia="en-GB"/>
            <w14:ligatures w14:val="none"/>
          </w:rPr>
          <w:t xml:space="preserve">PCIT-T </w:t>
        </w:r>
      </w:ins>
      <w:ins w:id="4615" w:author="Jane Kohlhoff" w:date="2024-05-21T05:18:00Z" w16du:dateUtc="2024-05-20T19:18:00Z">
        <w:r w:rsidR="00591473" w:rsidRPr="00365026">
          <w:rPr>
            <w:rFonts w:ascii="Times New Roman" w:eastAsia="Times New Roman" w:hAnsi="Times New Roman" w:cs="Times New Roman"/>
            <w:kern w:val="0"/>
            <w:sz w:val="24"/>
            <w:szCs w:val="24"/>
            <w:lang w:val="en-GB" w:eastAsia="en-GB"/>
            <w14:ligatures w14:val="none"/>
            <w:rPrChange w:id="4616" w:author="Jane Kohlhoff" w:date="2024-06-11T09:53:00Z" w16du:dateUtc="2024-06-10T23:53:00Z">
              <w:rPr>
                <w:rStyle w:val="cf01"/>
              </w:rPr>
            </w:rPrChange>
          </w:rPr>
          <w:t>is</w:t>
        </w:r>
      </w:ins>
      <w:ins w:id="4617" w:author="Jane Kohlhoff" w:date="2024-05-21T05:16:00Z" w16du:dateUtc="2024-05-20T19:16:00Z">
        <w:r w:rsidR="00717681" w:rsidRPr="00365026">
          <w:rPr>
            <w:rFonts w:ascii="Times New Roman" w:eastAsia="Times New Roman" w:hAnsi="Times New Roman" w:cs="Times New Roman"/>
            <w:kern w:val="0"/>
            <w:sz w:val="24"/>
            <w:szCs w:val="24"/>
            <w:lang w:val="en-GB" w:eastAsia="en-GB"/>
            <w14:ligatures w14:val="none"/>
            <w:rPrChange w:id="4618" w:author="Jane Kohlhoff" w:date="2024-06-11T09:53:00Z" w16du:dateUtc="2024-06-10T23:53:00Z">
              <w:rPr>
                <w:rStyle w:val="cf01"/>
              </w:rPr>
            </w:rPrChange>
          </w:rPr>
          <w:t xml:space="preserve"> </w:t>
        </w:r>
      </w:ins>
      <w:ins w:id="4619" w:author="Jane Kohlhoff" w:date="2024-05-21T05:39:00Z" w16du:dateUtc="2024-05-20T19:39:00Z">
        <w:r w:rsidR="000F5DD3" w:rsidRPr="00365026">
          <w:rPr>
            <w:rFonts w:ascii="Times New Roman" w:eastAsia="Times New Roman" w:hAnsi="Times New Roman" w:cs="Times New Roman"/>
            <w:kern w:val="0"/>
            <w:sz w:val="24"/>
            <w:szCs w:val="24"/>
            <w:lang w:val="en-GB" w:eastAsia="en-GB"/>
            <w14:ligatures w14:val="none"/>
          </w:rPr>
          <w:t xml:space="preserve">a program that is </w:t>
        </w:r>
      </w:ins>
      <w:ins w:id="4620" w:author="Jane Kohlhoff" w:date="2024-05-21T05:18:00Z" w16du:dateUtc="2024-05-20T19:18:00Z">
        <w:r w:rsidR="00591473" w:rsidRPr="00365026">
          <w:rPr>
            <w:rFonts w:ascii="Times New Roman" w:eastAsia="Times New Roman" w:hAnsi="Times New Roman" w:cs="Times New Roman"/>
            <w:kern w:val="0"/>
            <w:sz w:val="24"/>
            <w:szCs w:val="24"/>
            <w:lang w:val="en-GB" w:eastAsia="en-GB"/>
            <w14:ligatures w14:val="none"/>
            <w:rPrChange w:id="4621" w:author="Jane Kohlhoff" w:date="2024-06-11T09:53:00Z" w16du:dateUtc="2024-06-10T23:53:00Z">
              <w:rPr>
                <w:rStyle w:val="cf01"/>
              </w:rPr>
            </w:rPrChange>
          </w:rPr>
          <w:t xml:space="preserve">individualised to </w:t>
        </w:r>
      </w:ins>
      <w:ins w:id="4622" w:author="Jane Kohlhoff" w:date="2024-05-21T05:19:00Z" w16du:dateUtc="2024-05-20T19:19:00Z">
        <w:r w:rsidR="00591473" w:rsidRPr="00365026">
          <w:rPr>
            <w:rFonts w:ascii="Times New Roman" w:eastAsia="Times New Roman" w:hAnsi="Times New Roman" w:cs="Times New Roman"/>
            <w:kern w:val="0"/>
            <w:sz w:val="24"/>
            <w:szCs w:val="24"/>
            <w:lang w:val="en-GB" w:eastAsia="en-GB"/>
            <w14:ligatures w14:val="none"/>
            <w:rPrChange w:id="4623" w:author="Jane Kohlhoff" w:date="2024-06-11T09:53:00Z" w16du:dateUtc="2024-06-10T23:53:00Z">
              <w:rPr>
                <w:rStyle w:val="cf01"/>
              </w:rPr>
            </w:rPrChange>
          </w:rPr>
          <w:t xml:space="preserve">the </w:t>
        </w:r>
      </w:ins>
      <w:ins w:id="4624" w:author="Jane Kohlhoff" w:date="2024-05-21T05:18:00Z" w16du:dateUtc="2024-05-20T19:18:00Z">
        <w:r w:rsidR="00591473" w:rsidRPr="00365026">
          <w:rPr>
            <w:rFonts w:ascii="Times New Roman" w:eastAsia="Times New Roman" w:hAnsi="Times New Roman" w:cs="Times New Roman"/>
            <w:kern w:val="0"/>
            <w:sz w:val="24"/>
            <w:szCs w:val="24"/>
            <w:lang w:val="en-GB" w:eastAsia="en-GB"/>
            <w14:ligatures w14:val="none"/>
            <w:rPrChange w:id="4625" w:author="Jane Kohlhoff" w:date="2024-06-11T09:53:00Z" w16du:dateUtc="2024-06-10T23:53:00Z">
              <w:rPr>
                <w:rStyle w:val="cf01"/>
              </w:rPr>
            </w:rPrChange>
          </w:rPr>
          <w:t>parent-child dyad</w:t>
        </w:r>
      </w:ins>
      <w:ins w:id="4626" w:author="Jane Kohlhoff" w:date="2024-05-21T05:20:00Z" w16du:dateUtc="2024-05-20T19:20:00Z">
        <w:r w:rsidR="00591473" w:rsidRPr="00365026">
          <w:rPr>
            <w:rFonts w:ascii="Times New Roman" w:eastAsia="Times New Roman" w:hAnsi="Times New Roman" w:cs="Times New Roman"/>
            <w:kern w:val="0"/>
            <w:sz w:val="24"/>
            <w:szCs w:val="24"/>
            <w:lang w:val="en-GB" w:eastAsia="en-GB"/>
            <w14:ligatures w14:val="none"/>
            <w:rPrChange w:id="4627" w:author="Jane Kohlhoff" w:date="2024-06-11T09:53:00Z" w16du:dateUtc="2024-06-10T23:53:00Z">
              <w:rPr>
                <w:rStyle w:val="cf01"/>
              </w:rPr>
            </w:rPrChange>
          </w:rPr>
          <w:t xml:space="preserve"> and</w:t>
        </w:r>
      </w:ins>
      <w:ins w:id="4628" w:author="Jane Kohlhoff" w:date="2024-05-21T05:19:00Z" w16du:dateUtc="2024-05-20T19:19:00Z">
        <w:r w:rsidR="00591473" w:rsidRPr="00365026">
          <w:rPr>
            <w:rFonts w:ascii="Times New Roman" w:eastAsia="Times New Roman" w:hAnsi="Times New Roman" w:cs="Times New Roman"/>
            <w:kern w:val="0"/>
            <w:sz w:val="24"/>
            <w:szCs w:val="24"/>
            <w:lang w:val="en-GB" w:eastAsia="en-GB"/>
            <w14:ligatures w14:val="none"/>
            <w:rPrChange w:id="4629" w:author="Jane Kohlhoff" w:date="2024-06-11T09:53:00Z" w16du:dateUtc="2024-06-10T23:53:00Z">
              <w:rPr>
                <w:rStyle w:val="cf01"/>
              </w:rPr>
            </w:rPrChange>
          </w:rPr>
          <w:t xml:space="preserve"> </w:t>
        </w:r>
      </w:ins>
      <w:ins w:id="4630" w:author="Jane Kohlhoff" w:date="2024-05-21T05:39:00Z" w16du:dateUtc="2024-05-20T19:39:00Z">
        <w:r w:rsidR="000F5DD3" w:rsidRPr="00365026">
          <w:rPr>
            <w:rFonts w:ascii="Times New Roman" w:eastAsia="Times New Roman" w:hAnsi="Times New Roman" w:cs="Times New Roman"/>
            <w:kern w:val="0"/>
            <w:sz w:val="24"/>
            <w:szCs w:val="24"/>
            <w:lang w:val="en-GB" w:eastAsia="en-GB"/>
            <w14:ligatures w14:val="none"/>
          </w:rPr>
          <w:t xml:space="preserve">that it is </w:t>
        </w:r>
      </w:ins>
      <w:ins w:id="4631" w:author="Jane Kohlhoff" w:date="2024-05-21T05:19:00Z" w16du:dateUtc="2024-05-20T19:19:00Z">
        <w:r w:rsidR="00591473" w:rsidRPr="00365026">
          <w:rPr>
            <w:rFonts w:ascii="Times New Roman" w:eastAsia="Times New Roman" w:hAnsi="Times New Roman" w:cs="Times New Roman"/>
            <w:kern w:val="0"/>
            <w:sz w:val="24"/>
            <w:szCs w:val="24"/>
            <w:lang w:val="en-GB" w:eastAsia="en-GB"/>
            <w14:ligatures w14:val="none"/>
            <w:rPrChange w:id="4632" w:author="Jane Kohlhoff" w:date="2024-06-11T09:53:00Z" w16du:dateUtc="2024-06-10T23:53:00Z">
              <w:rPr>
                <w:rStyle w:val="cf01"/>
              </w:rPr>
            </w:rPrChange>
          </w:rPr>
          <w:t xml:space="preserve">delivered in </w:t>
        </w:r>
      </w:ins>
      <w:ins w:id="4633" w:author="Jane Kohlhoff" w:date="2024-05-21T05:23:00Z" w16du:dateUtc="2024-05-20T19:23:00Z">
        <w:r w:rsidR="00591473" w:rsidRPr="00365026">
          <w:rPr>
            <w:rFonts w:ascii="Times New Roman" w:eastAsia="Times New Roman" w:hAnsi="Times New Roman" w:cs="Times New Roman"/>
            <w:kern w:val="0"/>
            <w:sz w:val="24"/>
            <w:szCs w:val="24"/>
            <w:lang w:val="en-GB" w:eastAsia="en-GB"/>
            <w14:ligatures w14:val="none"/>
            <w:rPrChange w:id="4634" w:author="Jane Kohlhoff" w:date="2024-06-11T09:53:00Z" w16du:dateUtc="2024-06-10T23:53:00Z">
              <w:rPr>
                <w:rStyle w:val="cf01"/>
              </w:rPr>
            </w:rPrChange>
          </w:rPr>
          <w:t>an</w:t>
        </w:r>
      </w:ins>
      <w:ins w:id="4635" w:author="Jane Kohlhoff" w:date="2024-05-21T05:19:00Z" w16du:dateUtc="2024-05-20T19:19:00Z">
        <w:r w:rsidR="00591473" w:rsidRPr="00365026">
          <w:rPr>
            <w:rFonts w:ascii="Times New Roman" w:eastAsia="Times New Roman" w:hAnsi="Times New Roman" w:cs="Times New Roman"/>
            <w:kern w:val="0"/>
            <w:sz w:val="24"/>
            <w:szCs w:val="24"/>
            <w:lang w:val="en-GB" w:eastAsia="en-GB"/>
            <w14:ligatures w14:val="none"/>
            <w:rPrChange w:id="4636" w:author="Jane Kohlhoff" w:date="2024-06-11T09:53:00Z" w16du:dateUtc="2024-06-10T23:53:00Z">
              <w:rPr>
                <w:rStyle w:val="cf01"/>
              </w:rPr>
            </w:rPrChange>
          </w:rPr>
          <w:t xml:space="preserve"> intensive format (</w:t>
        </w:r>
      </w:ins>
      <w:ins w:id="4637" w:author="Jane Kohlhoff" w:date="2024-05-21T05:16:00Z" w16du:dateUtc="2024-05-20T19:16:00Z">
        <w:r w:rsidR="00717681" w:rsidRPr="00365026">
          <w:rPr>
            <w:rFonts w:ascii="Times New Roman" w:eastAsia="Times New Roman" w:hAnsi="Times New Roman" w:cs="Times New Roman"/>
            <w:kern w:val="0"/>
            <w:sz w:val="24"/>
            <w:szCs w:val="24"/>
            <w:lang w:val="en-GB" w:eastAsia="en-GB"/>
            <w14:ligatures w14:val="none"/>
            <w:rPrChange w:id="4638" w:author="Jane Kohlhoff" w:date="2024-06-11T09:53:00Z" w16du:dateUtc="2024-06-10T23:53:00Z">
              <w:rPr>
                <w:rStyle w:val="cf01"/>
              </w:rPr>
            </w:rPrChange>
          </w:rPr>
          <w:t xml:space="preserve">PCIT-T </w:t>
        </w:r>
      </w:ins>
      <w:ins w:id="4639" w:author="Jane Kohlhoff" w:date="2024-05-21T05:19:00Z" w16du:dateUtc="2024-05-20T19:19:00Z">
        <w:r w:rsidR="00591473" w:rsidRPr="00365026">
          <w:rPr>
            <w:rFonts w:ascii="Times New Roman" w:eastAsia="Times New Roman" w:hAnsi="Times New Roman" w:cs="Times New Roman"/>
            <w:kern w:val="0"/>
            <w:sz w:val="24"/>
            <w:szCs w:val="24"/>
            <w:lang w:val="en-GB" w:eastAsia="en-GB"/>
            <w14:ligatures w14:val="none"/>
            <w:rPrChange w:id="4640" w:author="Jane Kohlhoff" w:date="2024-06-11T09:53:00Z" w16du:dateUtc="2024-06-10T23:53:00Z">
              <w:rPr>
                <w:rStyle w:val="cf01"/>
              </w:rPr>
            </w:rPrChange>
          </w:rPr>
          <w:t xml:space="preserve">is </w:t>
        </w:r>
      </w:ins>
      <w:ins w:id="4641" w:author="Jane Kohlhoff" w:date="2024-05-21T05:16:00Z" w16du:dateUtc="2024-05-20T19:16:00Z">
        <w:r w:rsidR="00717681" w:rsidRPr="00365026">
          <w:rPr>
            <w:rFonts w:ascii="Times New Roman" w:eastAsia="Times New Roman" w:hAnsi="Times New Roman" w:cs="Times New Roman"/>
            <w:kern w:val="0"/>
            <w:sz w:val="24"/>
            <w:szCs w:val="24"/>
            <w:lang w:val="en-GB" w:eastAsia="en-GB"/>
            <w14:ligatures w14:val="none"/>
            <w:rPrChange w:id="4642" w:author="Jane Kohlhoff" w:date="2024-06-11T09:53:00Z" w16du:dateUtc="2024-06-10T23:53:00Z">
              <w:rPr>
                <w:rStyle w:val="cf01"/>
              </w:rPr>
            </w:rPrChange>
          </w:rPr>
          <w:t>twice weekly</w:t>
        </w:r>
      </w:ins>
      <w:ins w:id="4643" w:author="Jane Kohlhoff" w:date="2024-05-21T05:19:00Z" w16du:dateUtc="2024-05-20T19:19:00Z">
        <w:r w:rsidR="00591473" w:rsidRPr="00365026">
          <w:rPr>
            <w:rFonts w:ascii="Times New Roman" w:eastAsia="Times New Roman" w:hAnsi="Times New Roman" w:cs="Times New Roman"/>
            <w:kern w:val="0"/>
            <w:sz w:val="24"/>
            <w:szCs w:val="24"/>
            <w:lang w:val="en-GB" w:eastAsia="en-GB"/>
            <w14:ligatures w14:val="none"/>
            <w:rPrChange w:id="4644" w:author="Jane Kohlhoff" w:date="2024-06-11T09:53:00Z" w16du:dateUtc="2024-06-10T23:53:00Z">
              <w:rPr>
                <w:rStyle w:val="cf01"/>
              </w:rPr>
            </w:rPrChange>
          </w:rPr>
          <w:t>)</w:t>
        </w:r>
      </w:ins>
      <w:ins w:id="4645" w:author="Jane Kohlhoff" w:date="2024-05-21T05:23:00Z" w16du:dateUtc="2024-05-20T19:23:00Z">
        <w:r w:rsidR="00591473" w:rsidRPr="00365026">
          <w:rPr>
            <w:rFonts w:ascii="Times New Roman" w:eastAsia="Times New Roman" w:hAnsi="Times New Roman" w:cs="Times New Roman"/>
            <w:kern w:val="0"/>
            <w:sz w:val="24"/>
            <w:szCs w:val="24"/>
            <w:lang w:val="en-GB" w:eastAsia="en-GB"/>
            <w14:ligatures w14:val="none"/>
            <w:rPrChange w:id="4646" w:author="Jane Kohlhoff" w:date="2024-06-11T09:53:00Z" w16du:dateUtc="2024-06-10T23:53:00Z">
              <w:rPr>
                <w:rStyle w:val="cf01"/>
              </w:rPr>
            </w:rPrChange>
          </w:rPr>
          <w:t xml:space="preserve"> for families with established problems</w:t>
        </w:r>
      </w:ins>
      <w:ins w:id="4647" w:author="Jane Kohlhoff" w:date="2024-05-21T05:20:00Z" w16du:dateUtc="2024-05-20T19:20:00Z">
        <w:r w:rsidR="00591473" w:rsidRPr="00365026">
          <w:rPr>
            <w:rFonts w:ascii="Times New Roman" w:eastAsia="Times New Roman" w:hAnsi="Times New Roman" w:cs="Times New Roman"/>
            <w:kern w:val="0"/>
            <w:sz w:val="24"/>
            <w:szCs w:val="24"/>
            <w:lang w:val="en-GB" w:eastAsia="en-GB"/>
            <w14:ligatures w14:val="none"/>
            <w:rPrChange w:id="4648" w:author="Jane Kohlhoff" w:date="2024-06-11T09:53:00Z" w16du:dateUtc="2024-06-10T23:53:00Z">
              <w:rPr>
                <w:rStyle w:val="cf01"/>
              </w:rPr>
            </w:rPrChange>
          </w:rPr>
          <w:t xml:space="preserve">, </w:t>
        </w:r>
      </w:ins>
      <w:ins w:id="4649" w:author="Jane Kohlhoff" w:date="2024-05-21T05:24:00Z" w16du:dateUtc="2024-05-20T19:24:00Z">
        <w:r w:rsidR="00591473" w:rsidRPr="00365026">
          <w:rPr>
            <w:rFonts w:ascii="Times New Roman" w:eastAsia="Times New Roman" w:hAnsi="Times New Roman" w:cs="Times New Roman"/>
            <w:kern w:val="0"/>
            <w:sz w:val="24"/>
            <w:szCs w:val="24"/>
            <w:lang w:val="en-GB" w:eastAsia="en-GB"/>
            <w14:ligatures w14:val="none"/>
            <w:rPrChange w:id="4650" w:author="Jane Kohlhoff" w:date="2024-06-11T09:53:00Z" w16du:dateUtc="2024-06-10T23:53:00Z">
              <w:rPr>
                <w:rStyle w:val="cf01"/>
              </w:rPr>
            </w:rPrChange>
          </w:rPr>
          <w:t xml:space="preserve">whereas COS-P is </w:t>
        </w:r>
        <w:r w:rsidR="00591473" w:rsidRPr="00365026">
          <w:rPr>
            <w:rFonts w:ascii="Times New Roman" w:eastAsia="Times New Roman" w:hAnsi="Times New Roman" w:cs="Times New Roman"/>
            <w:kern w:val="0"/>
            <w:sz w:val="24"/>
            <w:szCs w:val="24"/>
            <w:lang w:val="en-GB" w:eastAsia="en-GB"/>
            <w14:ligatures w14:val="none"/>
          </w:rPr>
          <w:t>a group-based reflective</w:t>
        </w:r>
        <w:r w:rsidR="00591473" w:rsidRPr="00365026">
          <w:rPr>
            <w:rFonts w:ascii="Times New Roman" w:eastAsia="Times New Roman" w:hAnsi="Times New Roman" w:cs="Times New Roman"/>
            <w:kern w:val="0"/>
            <w:sz w:val="24"/>
            <w:szCs w:val="24"/>
            <w:lang w:val="en-GB" w:eastAsia="en-GB"/>
            <w14:ligatures w14:val="none"/>
            <w:rPrChange w:id="4651" w:author="Jane Kohlhoff" w:date="2024-06-11T09:53:00Z" w16du:dateUtc="2024-06-10T23:53:00Z">
              <w:rPr>
                <w:rStyle w:val="cf01"/>
              </w:rPr>
            </w:rPrChange>
          </w:rPr>
          <w:t xml:space="preserve"> parent psycho-educational program</w:t>
        </w:r>
      </w:ins>
      <w:ins w:id="4652" w:author="Jane Kohlhoff" w:date="2024-05-21T05:28:00Z" w16du:dateUtc="2024-05-20T19:28:00Z">
        <w:r w:rsidR="00DF3BEF" w:rsidRPr="00365026">
          <w:rPr>
            <w:rFonts w:ascii="Times New Roman" w:eastAsia="Times New Roman" w:hAnsi="Times New Roman" w:cs="Times New Roman"/>
            <w:kern w:val="0"/>
            <w:sz w:val="24"/>
            <w:szCs w:val="24"/>
            <w:lang w:val="en-GB" w:eastAsia="en-GB"/>
            <w14:ligatures w14:val="none"/>
          </w:rPr>
          <w:t xml:space="preserve"> designed for a general parenting audience (i.e., not </w:t>
        </w:r>
      </w:ins>
      <w:ins w:id="4653" w:author="Jane Kohlhoff" w:date="2024-05-21T05:29:00Z" w16du:dateUtc="2024-05-20T19:29:00Z">
        <w:r w:rsidR="00DF3BEF" w:rsidRPr="00365026">
          <w:rPr>
            <w:rFonts w:ascii="Times New Roman" w:eastAsia="Times New Roman" w:hAnsi="Times New Roman" w:cs="Times New Roman"/>
            <w:kern w:val="0"/>
            <w:sz w:val="24"/>
            <w:szCs w:val="24"/>
            <w:lang w:val="en-GB" w:eastAsia="en-GB"/>
            <w14:ligatures w14:val="none"/>
          </w:rPr>
          <w:t xml:space="preserve">necessarily </w:t>
        </w:r>
      </w:ins>
      <w:ins w:id="4654" w:author="Jane Kohlhoff" w:date="2024-05-21T05:28:00Z" w16du:dateUtc="2024-05-20T19:28:00Z">
        <w:r w:rsidR="00DF3BEF" w:rsidRPr="00365026">
          <w:rPr>
            <w:rFonts w:ascii="Times New Roman" w:eastAsia="Times New Roman" w:hAnsi="Times New Roman" w:cs="Times New Roman"/>
            <w:kern w:val="0"/>
            <w:sz w:val="24"/>
            <w:szCs w:val="24"/>
            <w:lang w:val="en-GB" w:eastAsia="en-GB"/>
            <w14:ligatures w14:val="none"/>
          </w:rPr>
          <w:t xml:space="preserve">for families presenting with child </w:t>
        </w:r>
      </w:ins>
      <w:proofErr w:type="spellStart"/>
      <w:ins w:id="4655"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ins w:id="4656" w:author="Jane Kohlhoff" w:date="2024-05-21T05:28:00Z" w16du:dateUtc="2024-05-20T19:28:00Z">
        <w:r w:rsidR="00DF3BEF" w:rsidRPr="00365026">
          <w:rPr>
            <w:rFonts w:ascii="Times New Roman" w:eastAsia="Times New Roman" w:hAnsi="Times New Roman" w:cs="Times New Roman"/>
            <w:kern w:val="0"/>
            <w:sz w:val="24"/>
            <w:szCs w:val="24"/>
            <w:lang w:val="en-GB" w:eastAsia="en-GB"/>
            <w14:ligatures w14:val="none"/>
          </w:rPr>
          <w:t>al</w:t>
        </w:r>
        <w:proofErr w:type="spellEnd"/>
        <w:r w:rsidR="00DF3BEF" w:rsidRPr="00365026">
          <w:rPr>
            <w:rFonts w:ascii="Times New Roman" w:eastAsia="Times New Roman" w:hAnsi="Times New Roman" w:cs="Times New Roman"/>
            <w:kern w:val="0"/>
            <w:sz w:val="24"/>
            <w:szCs w:val="24"/>
            <w:lang w:val="en-GB" w:eastAsia="en-GB"/>
            <w14:ligatures w14:val="none"/>
          </w:rPr>
          <w:t xml:space="preserve"> issues)</w:t>
        </w:r>
      </w:ins>
      <w:ins w:id="4657" w:author="Jane Kohlhoff" w:date="2024-05-21T05:29:00Z" w16du:dateUtc="2024-05-20T19:29:00Z">
        <w:r w:rsidR="00DF3BEF" w:rsidRPr="00365026">
          <w:rPr>
            <w:rFonts w:ascii="Times New Roman" w:eastAsia="Times New Roman" w:hAnsi="Times New Roman" w:cs="Times New Roman"/>
            <w:kern w:val="0"/>
            <w:sz w:val="24"/>
            <w:szCs w:val="24"/>
            <w:lang w:val="en-GB" w:eastAsia="en-GB"/>
            <w14:ligatures w14:val="none"/>
          </w:rPr>
          <w:t>. With these differences in mind, i</w:t>
        </w:r>
      </w:ins>
      <w:ins w:id="4658" w:author="Jane Kohlhoff" w:date="2024-05-21T05:20:00Z" w16du:dateUtc="2024-05-20T19:20:00Z">
        <w:r w:rsidR="00591473" w:rsidRPr="00365026">
          <w:rPr>
            <w:rFonts w:ascii="Times New Roman" w:eastAsia="Times New Roman" w:hAnsi="Times New Roman" w:cs="Times New Roman"/>
            <w:kern w:val="0"/>
            <w:sz w:val="24"/>
            <w:szCs w:val="24"/>
            <w:lang w:val="en-GB" w:eastAsia="en-GB"/>
            <w14:ligatures w14:val="none"/>
            <w:rPrChange w:id="4659" w:author="Jane Kohlhoff" w:date="2024-06-11T09:53:00Z" w16du:dateUtc="2024-06-10T23:53:00Z">
              <w:rPr>
                <w:rStyle w:val="cf01"/>
              </w:rPr>
            </w:rPrChange>
          </w:rPr>
          <w:t xml:space="preserve">t is in some ways </w:t>
        </w:r>
      </w:ins>
      <w:ins w:id="4660" w:author="Jane Kohlhoff" w:date="2024-05-21T05:39:00Z" w16du:dateUtc="2024-05-20T19:39:00Z">
        <w:r w:rsidR="000F5DD3" w:rsidRPr="00365026">
          <w:rPr>
            <w:rFonts w:ascii="Times New Roman" w:eastAsia="Times New Roman" w:hAnsi="Times New Roman" w:cs="Times New Roman"/>
            <w:kern w:val="0"/>
            <w:sz w:val="24"/>
            <w:szCs w:val="24"/>
            <w:lang w:val="en-GB" w:eastAsia="en-GB"/>
            <w14:ligatures w14:val="none"/>
          </w:rPr>
          <w:t>un</w:t>
        </w:r>
      </w:ins>
      <w:ins w:id="4661" w:author="Jane Kohlhoff" w:date="2024-05-21T05:21:00Z" w16du:dateUtc="2024-05-20T19:21:00Z">
        <w:r w:rsidR="00591473" w:rsidRPr="00365026">
          <w:rPr>
            <w:rFonts w:ascii="Times New Roman" w:eastAsia="Times New Roman" w:hAnsi="Times New Roman" w:cs="Times New Roman"/>
            <w:kern w:val="0"/>
            <w:sz w:val="24"/>
            <w:szCs w:val="24"/>
            <w:lang w:val="en-GB" w:eastAsia="en-GB"/>
            <w14:ligatures w14:val="none"/>
            <w:rPrChange w:id="4662" w:author="Jane Kohlhoff" w:date="2024-06-11T09:53:00Z" w16du:dateUtc="2024-06-10T23:53:00Z">
              <w:rPr>
                <w:rStyle w:val="cf01"/>
              </w:rPr>
            </w:rPrChange>
          </w:rPr>
          <w:t xml:space="preserve">surprising that PCIT-T was associated with better </w:t>
        </w:r>
        <w:r w:rsidR="00591473" w:rsidRPr="00365026">
          <w:rPr>
            <w:rFonts w:ascii="Times New Roman" w:eastAsia="Times New Roman" w:hAnsi="Times New Roman" w:cs="Times New Roman"/>
            <w:kern w:val="0"/>
            <w:sz w:val="24"/>
            <w:szCs w:val="24"/>
            <w:lang w:val="en-GB" w:eastAsia="en-GB"/>
            <w14:ligatures w14:val="none"/>
          </w:rPr>
          <w:t xml:space="preserve">mentalisation/reflective functioning outcomes than COS-P. </w:t>
        </w:r>
      </w:ins>
      <w:ins w:id="4663" w:author="Jane Kohlhoff" w:date="2024-05-21T05:27:00Z" w16du:dateUtc="2024-05-20T19:27:00Z">
        <w:r w:rsidR="00591473" w:rsidRPr="00365026">
          <w:rPr>
            <w:rFonts w:ascii="Times New Roman" w:eastAsia="Times New Roman" w:hAnsi="Times New Roman" w:cs="Times New Roman"/>
            <w:kern w:val="0"/>
            <w:sz w:val="24"/>
            <w:szCs w:val="24"/>
            <w:lang w:val="en-GB" w:eastAsia="en-GB"/>
            <w14:ligatures w14:val="none"/>
          </w:rPr>
          <w:t xml:space="preserve">Previous studies </w:t>
        </w:r>
      </w:ins>
      <w:ins w:id="4664" w:author="Jane Kohlhoff" w:date="2024-05-21T05:40:00Z" w16du:dateUtc="2024-05-20T19:40:00Z">
        <w:r w:rsidR="000F5DD3" w:rsidRPr="00365026">
          <w:rPr>
            <w:rFonts w:ascii="Times New Roman" w:eastAsia="Times New Roman" w:hAnsi="Times New Roman" w:cs="Times New Roman"/>
            <w:kern w:val="0"/>
            <w:sz w:val="24"/>
            <w:szCs w:val="24"/>
            <w:lang w:val="en-GB" w:eastAsia="en-GB"/>
            <w14:ligatures w14:val="none"/>
          </w:rPr>
          <w:t xml:space="preserve">conducted with a more general parenting group (i.e., not those presenting with child </w:t>
        </w:r>
        <w:proofErr w:type="spellStart"/>
        <w:r w:rsidR="000F5DD3" w:rsidRPr="00365026">
          <w:rPr>
            <w:rFonts w:ascii="Times New Roman" w:eastAsia="Times New Roman" w:hAnsi="Times New Roman" w:cs="Times New Roman"/>
            <w:kern w:val="0"/>
            <w:sz w:val="24"/>
            <w:szCs w:val="24"/>
            <w:lang w:val="en-GB" w:eastAsia="en-GB"/>
            <w14:ligatures w14:val="none"/>
          </w:rPr>
          <w:t>behavioral</w:t>
        </w:r>
        <w:proofErr w:type="spellEnd"/>
        <w:r w:rsidR="000F5DD3" w:rsidRPr="00365026">
          <w:rPr>
            <w:rFonts w:ascii="Times New Roman" w:eastAsia="Times New Roman" w:hAnsi="Times New Roman" w:cs="Times New Roman"/>
            <w:kern w:val="0"/>
            <w:sz w:val="24"/>
            <w:szCs w:val="24"/>
            <w:lang w:val="en-GB" w:eastAsia="en-GB"/>
            <w14:ligatures w14:val="none"/>
          </w:rPr>
          <w:t xml:space="preserve"> issues/concerns) </w:t>
        </w:r>
      </w:ins>
      <w:ins w:id="4665" w:author="Jane Kohlhoff" w:date="2024-05-21T05:27:00Z" w16du:dateUtc="2024-05-20T19:27:00Z">
        <w:r w:rsidR="00591473" w:rsidRPr="00365026">
          <w:rPr>
            <w:rFonts w:ascii="Times New Roman" w:eastAsia="Times New Roman" w:hAnsi="Times New Roman" w:cs="Times New Roman"/>
            <w:kern w:val="0"/>
            <w:sz w:val="24"/>
            <w:szCs w:val="24"/>
            <w:lang w:val="en-GB" w:eastAsia="en-GB"/>
            <w14:ligatures w14:val="none"/>
          </w:rPr>
          <w:t xml:space="preserve">have shown changes in mentalisation/reflective functioning following COS-P </w:t>
        </w:r>
      </w:ins>
      <w:r w:rsidR="00DF3BEF"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&lt;EndNote&gt;&lt;Cite&gt;&lt;Author&gt;Maxwell&lt;/Author&gt;&lt;Year&gt;2021&lt;/Year&gt;&lt;RecNum&gt;3425&lt;/RecNum&gt;&lt;DisplayText&gt;(57)&lt;/DisplayText&gt;&lt;record&gt;&lt;rec-number&gt;3425&lt;/rec-number&gt;&lt;foreign-keys&gt;&lt;key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DF3BEF"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(57)</w:t>
      </w:r>
      <w:r w:rsidR="00DF3BEF" w:rsidRPr="00365026">
        <w:rPr>
          <w:rFonts w:ascii="Times New Roman" w:eastAsia="Times New Roman" w:hAnsi="Times New Roman" w:cs="Times New Roman"/>
          <w:kern w:val="0"/>
          <w:sz w:val="24"/>
          <w:szCs w:val="24"/>
          <w:lang w:val="en-GB" w:eastAsia="en-GB"/>
          <w14:ligatures w14:val="none"/>
        </w:rPr>
        <w:fldChar w:fldCharType="end"/>
      </w:r>
      <w:ins w:id="4666" w:author="Jane Kohlhoff" w:date="2024-05-21T05:36:00Z" w16du:dateUtc="2024-05-20T19:36:00Z">
        <w:r w:rsidR="00DF3BEF" w:rsidRPr="00365026">
          <w:rPr>
            <w:rFonts w:ascii="Times New Roman" w:eastAsia="Times New Roman" w:hAnsi="Times New Roman" w:cs="Times New Roman"/>
            <w:kern w:val="0"/>
            <w:sz w:val="24"/>
            <w:szCs w:val="24"/>
            <w:lang w:val="en-GB" w:eastAsia="en-GB"/>
            <w14:ligatures w14:val="none"/>
          </w:rPr>
          <w:t xml:space="preserve"> </w:t>
        </w:r>
      </w:ins>
      <w:ins w:id="4667" w:author="Jane Kohlhoff" w:date="2024-05-21T05:27:00Z" w16du:dateUtc="2024-05-20T19:27:00Z">
        <w:r w:rsidR="00591473" w:rsidRPr="00365026">
          <w:rPr>
            <w:rFonts w:ascii="Times New Roman" w:eastAsia="Times New Roman" w:hAnsi="Times New Roman" w:cs="Times New Roman"/>
            <w:kern w:val="0"/>
            <w:sz w:val="24"/>
            <w:szCs w:val="24"/>
            <w:lang w:val="en-GB" w:eastAsia="en-GB"/>
            <w14:ligatures w14:val="none"/>
          </w:rPr>
          <w:t xml:space="preserve">and so it is possible that </w:t>
        </w:r>
        <w:r w:rsidR="00DF3BEF" w:rsidRPr="00365026">
          <w:rPr>
            <w:rFonts w:ascii="Times New Roman" w:eastAsia="Times New Roman" w:hAnsi="Times New Roman" w:cs="Times New Roman"/>
            <w:kern w:val="0"/>
            <w:sz w:val="24"/>
            <w:szCs w:val="24"/>
            <w:lang w:val="en-GB" w:eastAsia="en-GB"/>
            <w14:ligatures w14:val="none"/>
          </w:rPr>
          <w:t>the</w:t>
        </w:r>
      </w:ins>
      <w:ins w:id="4668" w:author="Jane Kohlhoff" w:date="2024-05-21T05:37:00Z" w16du:dateUtc="2024-05-20T19:37:00Z">
        <w:r w:rsidR="00DF3BEF" w:rsidRPr="00365026">
          <w:rPr>
            <w:rFonts w:ascii="Times New Roman" w:eastAsia="Times New Roman" w:hAnsi="Times New Roman" w:cs="Times New Roman"/>
            <w:kern w:val="0"/>
            <w:sz w:val="24"/>
            <w:szCs w:val="24"/>
            <w:lang w:val="en-GB" w:eastAsia="en-GB"/>
            <w14:ligatures w14:val="none"/>
          </w:rPr>
          <w:t xml:space="preserve"> failure to find changes </w:t>
        </w:r>
      </w:ins>
      <w:ins w:id="4669" w:author="Jane Kohlhoff" w:date="2024-05-21T05:41:00Z" w16du:dateUtc="2024-05-20T19:41:00Z">
        <w:r w:rsidR="000F5DD3" w:rsidRPr="00365026">
          <w:rPr>
            <w:rFonts w:ascii="Times New Roman" w:eastAsia="Times New Roman" w:hAnsi="Times New Roman" w:cs="Times New Roman"/>
            <w:kern w:val="0"/>
            <w:sz w:val="24"/>
            <w:szCs w:val="24"/>
            <w:lang w:val="en-GB" w:eastAsia="en-GB"/>
            <w14:ligatures w14:val="none"/>
          </w:rPr>
          <w:t xml:space="preserve">following COS-P </w:t>
        </w:r>
      </w:ins>
      <w:ins w:id="4670" w:author="Jane Kohlhoff" w:date="2024-05-21T05:37:00Z" w16du:dateUtc="2024-05-20T19:37:00Z">
        <w:r w:rsidR="00DF3BEF" w:rsidRPr="00365026">
          <w:rPr>
            <w:rFonts w:ascii="Times New Roman" w:eastAsia="Times New Roman" w:hAnsi="Times New Roman" w:cs="Times New Roman"/>
            <w:kern w:val="0"/>
            <w:sz w:val="24"/>
            <w:szCs w:val="24"/>
            <w:lang w:val="en-GB" w:eastAsia="en-GB"/>
            <w14:ligatures w14:val="none"/>
          </w:rPr>
          <w:t xml:space="preserve">in this sample related to the </w:t>
        </w:r>
      </w:ins>
      <w:ins w:id="4671" w:author="Jane Kohlhoff" w:date="2024-05-21T05:27:00Z" w16du:dateUtc="2024-05-20T19:27:00Z">
        <w:r w:rsidR="00DF3BEF" w:rsidRPr="00365026">
          <w:rPr>
            <w:rFonts w:ascii="Times New Roman" w:eastAsia="Times New Roman" w:hAnsi="Times New Roman" w:cs="Times New Roman"/>
            <w:kern w:val="0"/>
            <w:sz w:val="24"/>
            <w:szCs w:val="24"/>
            <w:lang w:val="en-GB" w:eastAsia="en-GB"/>
            <w14:ligatures w14:val="none"/>
          </w:rPr>
          <w:t>clinical nature of th</w:t>
        </w:r>
      </w:ins>
      <w:ins w:id="4672" w:author="Jane Kohlhoff" w:date="2024-05-21T05:37:00Z" w16du:dateUtc="2024-05-20T19:37:00Z">
        <w:r w:rsidR="00DF3BEF" w:rsidRPr="00365026">
          <w:rPr>
            <w:rFonts w:ascii="Times New Roman" w:eastAsia="Times New Roman" w:hAnsi="Times New Roman" w:cs="Times New Roman"/>
            <w:kern w:val="0"/>
            <w:sz w:val="24"/>
            <w:szCs w:val="24"/>
            <w:lang w:val="en-GB" w:eastAsia="en-GB"/>
            <w14:ligatures w14:val="none"/>
          </w:rPr>
          <w:t>e</w:t>
        </w:r>
      </w:ins>
      <w:ins w:id="4673" w:author="Jane Kohlhoff" w:date="2024-05-21T05:27:00Z" w16du:dateUtc="2024-05-20T19:27:00Z">
        <w:r w:rsidR="00DF3BEF" w:rsidRPr="00365026">
          <w:rPr>
            <w:rFonts w:ascii="Times New Roman" w:eastAsia="Times New Roman" w:hAnsi="Times New Roman" w:cs="Times New Roman"/>
            <w:kern w:val="0"/>
            <w:sz w:val="24"/>
            <w:szCs w:val="24"/>
            <w:lang w:val="en-GB" w:eastAsia="en-GB"/>
            <w14:ligatures w14:val="none"/>
          </w:rPr>
          <w:t xml:space="preserve"> sample</w:t>
        </w:r>
      </w:ins>
      <w:ins w:id="4674" w:author="Jane Kohlhoff" w:date="2024-05-21T05:36:00Z" w16du:dateUtc="2024-05-20T19:36:00Z">
        <w:r w:rsidR="00DF3BEF" w:rsidRPr="00365026">
          <w:rPr>
            <w:rFonts w:ascii="Times New Roman" w:eastAsia="Times New Roman" w:hAnsi="Times New Roman" w:cs="Times New Roman"/>
            <w:kern w:val="0"/>
            <w:sz w:val="24"/>
            <w:szCs w:val="24"/>
            <w:lang w:val="en-GB" w:eastAsia="en-GB"/>
            <w14:ligatures w14:val="none"/>
          </w:rPr>
          <w:t xml:space="preserve">. </w:t>
        </w:r>
      </w:ins>
      <w:ins w:id="4675" w:author="Jane Kohlhoff" w:date="2024-05-21T05:26:00Z" w16du:dateUtc="2024-05-20T19:26:00Z">
        <w:r w:rsidR="00591473" w:rsidRPr="00365026">
          <w:rPr>
            <w:rFonts w:ascii="Times New Roman" w:eastAsia="Times New Roman" w:hAnsi="Times New Roman" w:cs="Times New Roman"/>
            <w:kern w:val="0"/>
            <w:sz w:val="24"/>
            <w:szCs w:val="24"/>
            <w:lang w:val="en-GB" w:eastAsia="en-GB"/>
            <w14:ligatures w14:val="none"/>
          </w:rPr>
          <w:t xml:space="preserve">Further research is required to better understand the impacts that </w:t>
        </w:r>
      </w:ins>
      <w:ins w:id="4676" w:author="Jane Kohlhoff" w:date="2024-05-21T05:22:00Z" w16du:dateUtc="2024-05-20T19:22:00Z">
        <w:r w:rsidR="00591473" w:rsidRPr="00365026">
          <w:rPr>
            <w:rFonts w:ascii="Times New Roman" w:eastAsia="Times New Roman" w:hAnsi="Times New Roman" w:cs="Times New Roman"/>
            <w:kern w:val="0"/>
            <w:sz w:val="24"/>
            <w:szCs w:val="24"/>
            <w:lang w:val="en-GB" w:eastAsia="en-GB"/>
            <w14:ligatures w14:val="none"/>
            <w:rPrChange w:id="4677" w:author="Jane Kohlhoff" w:date="2024-06-11T09:53:00Z" w16du:dateUtc="2024-06-10T23:53:00Z">
              <w:rPr>
                <w:rStyle w:val="cf01"/>
              </w:rPr>
            </w:rPrChange>
          </w:rPr>
          <w:t xml:space="preserve">COS-P </w:t>
        </w:r>
      </w:ins>
      <w:ins w:id="4678" w:author="Jane Kohlhoff" w:date="2024-05-21T05:35:00Z" w16du:dateUtc="2024-05-20T19:35:00Z">
        <w:r w:rsidR="00DF3BEF" w:rsidRPr="00365026">
          <w:rPr>
            <w:rFonts w:ascii="Times New Roman" w:eastAsia="Times New Roman" w:hAnsi="Times New Roman" w:cs="Times New Roman"/>
            <w:kern w:val="0"/>
            <w:sz w:val="24"/>
            <w:szCs w:val="24"/>
            <w:lang w:val="en-GB" w:eastAsia="en-GB"/>
            <w14:ligatures w14:val="none"/>
            <w:rPrChange w:id="4679" w:author="Jane Kohlhoff" w:date="2024-06-11T09:53:00Z" w16du:dateUtc="2024-06-10T23:53:00Z">
              <w:rPr>
                <w:rStyle w:val="cf01"/>
              </w:rPr>
            </w:rPrChange>
          </w:rPr>
          <w:t>may have</w:t>
        </w:r>
      </w:ins>
      <w:ins w:id="4680" w:author="Jane Kohlhoff" w:date="2024-05-21T05:26:00Z" w16du:dateUtc="2024-05-20T19:26:00Z">
        <w:r w:rsidR="00591473" w:rsidRPr="00365026">
          <w:rPr>
            <w:rFonts w:ascii="Times New Roman" w:eastAsia="Times New Roman" w:hAnsi="Times New Roman" w:cs="Times New Roman"/>
            <w:kern w:val="0"/>
            <w:sz w:val="24"/>
            <w:szCs w:val="24"/>
            <w:lang w:val="en-GB" w:eastAsia="en-GB"/>
            <w14:ligatures w14:val="none"/>
            <w:rPrChange w:id="4681" w:author="Jane Kohlhoff" w:date="2024-06-11T09:53:00Z" w16du:dateUtc="2024-06-10T23:53:00Z">
              <w:rPr>
                <w:rStyle w:val="cf01"/>
              </w:rPr>
            </w:rPrChange>
          </w:rPr>
          <w:t xml:space="preserve"> </w:t>
        </w:r>
      </w:ins>
      <w:ins w:id="4682" w:author="Jane Kohlhoff" w:date="2024-05-21T05:35:00Z" w16du:dateUtc="2024-05-20T19:35:00Z">
        <w:r w:rsidR="00DF3BEF" w:rsidRPr="00365026">
          <w:rPr>
            <w:rFonts w:ascii="Times New Roman" w:eastAsia="Times New Roman" w:hAnsi="Times New Roman" w:cs="Times New Roman"/>
            <w:kern w:val="0"/>
            <w:sz w:val="24"/>
            <w:szCs w:val="24"/>
            <w:lang w:val="en-GB" w:eastAsia="en-GB"/>
            <w14:ligatures w14:val="none"/>
            <w:rPrChange w:id="4683" w:author="Jane Kohlhoff" w:date="2024-06-11T09:53:00Z" w16du:dateUtc="2024-06-10T23:53:00Z">
              <w:rPr>
                <w:rStyle w:val="cf01"/>
              </w:rPr>
            </w:rPrChange>
          </w:rPr>
          <w:t>as an</w:t>
        </w:r>
      </w:ins>
      <w:ins w:id="4684" w:author="Jane Kohlhoff" w:date="2024-05-21T05:22:00Z" w16du:dateUtc="2024-05-20T19:22:00Z">
        <w:r w:rsidR="00591473" w:rsidRPr="00365026">
          <w:rPr>
            <w:rFonts w:ascii="Times New Roman" w:eastAsia="Times New Roman" w:hAnsi="Times New Roman" w:cs="Times New Roman"/>
            <w:kern w:val="0"/>
            <w:sz w:val="24"/>
            <w:szCs w:val="24"/>
            <w:lang w:val="en-GB" w:eastAsia="en-GB"/>
            <w14:ligatures w14:val="none"/>
            <w:rPrChange w:id="4685" w:author="Jane Kohlhoff" w:date="2024-06-11T09:53:00Z" w16du:dateUtc="2024-06-10T23:53:00Z">
              <w:rPr>
                <w:rStyle w:val="cf01"/>
              </w:rPr>
            </w:rPrChange>
          </w:rPr>
          <w:t xml:space="preserve"> </w:t>
        </w:r>
      </w:ins>
      <w:ins w:id="4686" w:author="Jane Kohlhoff" w:date="2024-05-21T05:16:00Z" w16du:dateUtc="2024-05-20T19:16:00Z">
        <w:r w:rsidR="00717681" w:rsidRPr="00365026">
          <w:rPr>
            <w:rFonts w:ascii="Times New Roman" w:eastAsia="Times New Roman" w:hAnsi="Times New Roman" w:cs="Times New Roman"/>
            <w:kern w:val="0"/>
            <w:sz w:val="24"/>
            <w:szCs w:val="24"/>
            <w:lang w:val="en-GB" w:eastAsia="en-GB"/>
            <w14:ligatures w14:val="none"/>
            <w:rPrChange w:id="4687" w:author="Jane Kohlhoff" w:date="2024-06-11T09:53:00Z" w16du:dateUtc="2024-06-10T23:53:00Z">
              <w:rPr>
                <w:rStyle w:val="cf01"/>
              </w:rPr>
            </w:rPrChange>
          </w:rPr>
          <w:t>introduction to treatment for families with established problems.</w:t>
        </w:r>
        <w:r w:rsidR="00717681" w:rsidRPr="00365026">
          <w:rPr>
            <w:rStyle w:val="cf01"/>
            <w:rFonts w:ascii="Times New Roman" w:hAnsi="Times New Roman" w:cs="Times New Roman"/>
            <w:rPrChange w:id="4688" w:author="Jane Kohlhoff" w:date="2024-06-11T09:53:00Z" w16du:dateUtc="2024-06-10T23:53:00Z">
              <w:rPr>
                <w:rStyle w:val="cf01"/>
              </w:rPr>
            </w:rPrChange>
          </w:rPr>
          <w:t xml:space="preserve"> </w:t>
        </w:r>
      </w:ins>
    </w:p>
    <w:p w14:paraId="2D9932A0" w14:textId="25D200E9" w:rsidR="000D0E5C" w:rsidRPr="00365026" w:rsidRDefault="000D388C" w:rsidP="001C49DA">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In keeping with previous PCIT-T outcome studies </w:t>
      </w:r>
      <w:r w:rsidRPr="00365026">
        <w:rPr>
          <w:rFonts w:ascii="Times New Roman" w:eastAsia="Times New Roman" w:hAnsi="Times New Roman" w:cs="Times New Roman"/>
          <w:kern w:val="0"/>
          <w:sz w:val="24"/>
          <w:szCs w:val="24"/>
          <w:lang w:val="en-GB" w:eastAsia="en-GB"/>
          <w14:ligatures w14:val="none"/>
        </w:rPr>
        <w:fldChar w:fldCharType="begin">
          <w:fldData xml:space="preserve">PEVuZE5vdGU+PENpdGU+PEF1dGhvcj5Lb2hsaG9mZjwvQXV0aG9yPjxZZWFyPjIwMTQ8L1llYXI+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</w:fldData>
        </w:fldChar>
      </w:r>
      <w:r w:rsidR="00622933">
        <w:rPr>
          <w:rFonts w:ascii="Times New Roman" w:eastAsia="Times New Roman" w:hAnsi="Times New Roman" w:cs="Times New Roman"/>
          <w:kern w:val="0"/>
          <w:sz w:val="24"/>
          <w:szCs w:val="24"/>
          <w:lang w:val="en-GB" w:eastAsia="en-GB"/>
          <w14:ligatures w14:val="none"/>
        </w:rPr>
        <w:instrText xml:space="preserve"> ADDIN EN.CITE </w:instrText>
      </w:r>
      <w:r w:rsidR="00622933">
        <w:rPr>
          <w:rFonts w:ascii="Times New Roman" w:eastAsia="Times New Roman" w:hAnsi="Times New Roman" w:cs="Times New Roman"/>
          <w:kern w:val="0"/>
          <w:sz w:val="24"/>
          <w:szCs w:val="24"/>
          <w:lang w:val="en-GB" w:eastAsia="en-GB"/>
          <w14:ligatures w14:val="none"/>
        </w:rPr>
        <w:fldChar w:fldCharType="begin">
          <w:fldData xml:space="preserve">PEVuZE5vdGU+PENpdGU+PEF1dGhvcj5Lb2hsaG9mZjwvQXV0aG9yPjxZZWFyPjIwMTQ8L1llYXI+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</w:fldData>
        </w:fldChar>
      </w:r>
      <w:r w:rsidR="00622933">
        <w:rPr>
          <w:rFonts w:ascii="Times New Roman" w:eastAsia="Times New Roman" w:hAnsi="Times New Roman" w:cs="Times New Roman"/>
          <w:kern w:val="0"/>
          <w:sz w:val="24"/>
          <w:szCs w:val="24"/>
          <w:lang w:val="en-GB" w:eastAsia="en-GB"/>
          <w14:ligatures w14:val="none"/>
        </w:rPr>
        <w:instrText xml:space="preserve"> ADDIN EN.CITE.DATA </w:instrText>
      </w:r>
      <w:r w:rsidR="00622933">
        <w:rPr>
          <w:rFonts w:ascii="Times New Roman" w:eastAsia="Times New Roman" w:hAnsi="Times New Roman" w:cs="Times New Roman"/>
          <w:kern w:val="0"/>
          <w:sz w:val="24"/>
          <w:szCs w:val="24"/>
          <w:lang w:val="en-GB" w:eastAsia="en-GB"/>
          <w14:ligatures w14:val="none"/>
        </w:rPr>
      </w:r>
      <w:r w:rsidR="00622933">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(47, 48, 49)</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 </w:t>
      </w:r>
      <w:r w:rsidR="000D0E5C" w:rsidRPr="00365026">
        <w:rPr>
          <w:rFonts w:ascii="Times New Roman" w:eastAsia="Times New Roman" w:hAnsi="Times New Roman" w:cs="Times New Roman"/>
          <w:kern w:val="0"/>
          <w:sz w:val="24"/>
          <w:szCs w:val="24"/>
          <w:lang w:val="en-GB" w:eastAsia="en-GB"/>
          <w14:ligatures w14:val="none"/>
        </w:rPr>
        <w:t xml:space="preserve">PCIT-T </w:t>
      </w:r>
      <w:r w:rsidR="006D4071" w:rsidRPr="00365026">
        <w:rPr>
          <w:rFonts w:ascii="Times New Roman" w:eastAsia="Times New Roman" w:hAnsi="Times New Roman" w:cs="Times New Roman"/>
          <w:kern w:val="0"/>
          <w:sz w:val="24"/>
          <w:szCs w:val="24"/>
          <w:lang w:val="en-GB" w:eastAsia="en-GB"/>
          <w14:ligatures w14:val="none"/>
        </w:rPr>
        <w:t>also led to</w:t>
      </w:r>
      <w:r w:rsidR="000D0E5C" w:rsidRPr="00365026">
        <w:rPr>
          <w:rFonts w:ascii="Times New Roman" w:eastAsia="Times New Roman" w:hAnsi="Times New Roman" w:cs="Times New Roman"/>
          <w:kern w:val="0"/>
          <w:sz w:val="24"/>
          <w:szCs w:val="24"/>
          <w:lang w:val="en-GB" w:eastAsia="en-GB"/>
          <w14:ligatures w14:val="none"/>
        </w:rPr>
        <w:t xml:space="preserve"> </w:t>
      </w:r>
      <w:r w:rsidR="007970F0" w:rsidRPr="00365026">
        <w:rPr>
          <w:rFonts w:ascii="Times New Roman" w:eastAsia="Times New Roman" w:hAnsi="Times New Roman" w:cs="Times New Roman"/>
          <w:kern w:val="0"/>
          <w:sz w:val="24"/>
          <w:szCs w:val="24"/>
          <w:lang w:val="en-GB" w:eastAsia="en-GB"/>
          <w14:ligatures w14:val="none"/>
        </w:rPr>
        <w:t xml:space="preserve">a range of </w:t>
      </w:r>
      <w:r w:rsidR="000D0E5C" w:rsidRPr="00365026">
        <w:rPr>
          <w:rFonts w:ascii="Times New Roman" w:eastAsia="Times New Roman" w:hAnsi="Times New Roman" w:cs="Times New Roman"/>
          <w:kern w:val="0"/>
          <w:sz w:val="24"/>
          <w:szCs w:val="24"/>
          <w:lang w:val="en-GB" w:eastAsia="en-GB"/>
          <w14:ligatures w14:val="none"/>
        </w:rPr>
        <w:t xml:space="preserve">positive </w:t>
      </w:r>
      <w:r w:rsidRPr="00365026">
        <w:rPr>
          <w:rFonts w:ascii="Times New Roman" w:eastAsia="Times New Roman" w:hAnsi="Times New Roman" w:cs="Times New Roman"/>
          <w:kern w:val="0"/>
          <w:sz w:val="24"/>
          <w:szCs w:val="24"/>
          <w:lang w:val="en-GB" w:eastAsia="en-GB"/>
          <w14:ligatures w14:val="none"/>
        </w:rPr>
        <w:t xml:space="preserve">changes in </w:t>
      </w:r>
      <w:r w:rsidR="007970F0" w:rsidRPr="00365026">
        <w:rPr>
          <w:rFonts w:ascii="Times New Roman" w:eastAsia="Times New Roman" w:hAnsi="Times New Roman" w:cs="Times New Roman"/>
          <w:kern w:val="0"/>
          <w:sz w:val="24"/>
          <w:szCs w:val="24"/>
          <w:lang w:val="en-GB" w:eastAsia="en-GB"/>
          <w14:ligatures w14:val="none"/>
        </w:rPr>
        <w:t xml:space="preserve">child </w:t>
      </w:r>
      <w:r w:rsidRPr="00365026">
        <w:rPr>
          <w:rFonts w:ascii="Times New Roman" w:eastAsia="Times New Roman" w:hAnsi="Times New Roman" w:cs="Times New Roman"/>
          <w:kern w:val="0"/>
          <w:sz w:val="24"/>
          <w:szCs w:val="24"/>
          <w:lang w:val="en-GB" w:eastAsia="en-GB"/>
          <w14:ligatures w14:val="none"/>
        </w:rPr>
        <w:t>functioning</w:t>
      </w:r>
      <w:r w:rsidR="006D4071" w:rsidRPr="00365026">
        <w:rPr>
          <w:rFonts w:ascii="Times New Roman" w:eastAsia="Times New Roman" w:hAnsi="Times New Roman" w:cs="Times New Roman"/>
          <w:kern w:val="0"/>
          <w:sz w:val="24"/>
          <w:szCs w:val="24"/>
          <w:lang w:val="en-GB" w:eastAsia="en-GB"/>
          <w14:ligatures w14:val="none"/>
        </w:rPr>
        <w:t>.</w:t>
      </w:r>
      <w:r w:rsidRPr="00365026">
        <w:rPr>
          <w:rFonts w:ascii="Times New Roman" w:eastAsia="Times New Roman" w:hAnsi="Times New Roman" w:cs="Times New Roman"/>
          <w:kern w:val="0"/>
          <w:sz w:val="24"/>
          <w:szCs w:val="24"/>
          <w:lang w:val="en-GB" w:eastAsia="en-GB"/>
          <w14:ligatures w14:val="none"/>
        </w:rPr>
        <w:t xml:space="preserve"> Specifically, following PCIT-T, parents reported reductions in child </w:t>
      </w:r>
      <w:del w:id="4689"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 xml:space="preserve">externalising </w:delText>
        </w:r>
      </w:del>
      <w:ins w:id="4690"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 xml:space="preserve">externalizing </w:t>
        </w:r>
      </w:ins>
      <w:r w:rsidRPr="00365026">
        <w:rPr>
          <w:rFonts w:ascii="Times New Roman" w:eastAsia="Times New Roman" w:hAnsi="Times New Roman" w:cs="Times New Roman"/>
          <w:kern w:val="0"/>
          <w:sz w:val="24"/>
          <w:szCs w:val="24"/>
          <w:lang w:val="en-GB" w:eastAsia="en-GB"/>
          <w14:ligatures w14:val="none"/>
        </w:rPr>
        <w:t xml:space="preserve">and </w:t>
      </w:r>
      <w:del w:id="4691"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 xml:space="preserve">internalising </w:delText>
        </w:r>
      </w:del>
      <w:ins w:id="4692"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 xml:space="preserve">internalizing </w:t>
        </w:r>
      </w:ins>
      <w:del w:id="4693"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4694"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r w:rsidRPr="00365026">
        <w:rPr>
          <w:rFonts w:ascii="Times New Roman" w:eastAsia="Times New Roman" w:hAnsi="Times New Roman" w:cs="Times New Roman"/>
          <w:kern w:val="0"/>
          <w:sz w:val="24"/>
          <w:szCs w:val="24"/>
          <w:lang w:val="en-GB" w:eastAsia="en-GB"/>
          <w14:ligatures w14:val="none"/>
        </w:rPr>
        <w:t>s</w:t>
      </w:r>
      <w:proofErr w:type="spellEnd"/>
      <w:r w:rsidR="00CE2D1A"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reductions in general problematic </w:t>
      </w:r>
      <w:del w:id="4695"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4696"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r w:rsidRPr="00365026">
        <w:rPr>
          <w:rFonts w:ascii="Times New Roman" w:eastAsia="Times New Roman" w:hAnsi="Times New Roman" w:cs="Times New Roman"/>
          <w:kern w:val="0"/>
          <w:sz w:val="24"/>
          <w:szCs w:val="24"/>
          <w:lang w:val="en-GB" w:eastAsia="en-GB"/>
          <w14:ligatures w14:val="none"/>
        </w:rPr>
        <w:t>s</w:t>
      </w:r>
      <w:proofErr w:type="spellEnd"/>
      <w:r w:rsidRPr="00365026">
        <w:rPr>
          <w:rFonts w:ascii="Times New Roman" w:eastAsia="Times New Roman" w:hAnsi="Times New Roman" w:cs="Times New Roman"/>
          <w:kern w:val="0"/>
          <w:sz w:val="24"/>
          <w:szCs w:val="24"/>
          <w:lang w:val="en-GB" w:eastAsia="en-GB"/>
          <w14:ligatures w14:val="none"/>
        </w:rPr>
        <w:t xml:space="preserve">, and improvements in social competence. </w:t>
      </w:r>
      <w:del w:id="4697" w:author="Jane Kohlhoff" w:date="2024-05-21T05:41:00Z" w16du:dateUtc="2024-05-20T19:41:00Z">
        <w:r w:rsidRPr="00365026" w:rsidDel="000F5DD3">
          <w:rPr>
            <w:rFonts w:ascii="Times New Roman" w:eastAsia="Times New Roman" w:hAnsi="Times New Roman" w:cs="Times New Roman"/>
            <w:kern w:val="0"/>
            <w:sz w:val="24"/>
            <w:szCs w:val="24"/>
            <w:lang w:val="en-GB" w:eastAsia="en-GB"/>
            <w14:ligatures w14:val="none"/>
          </w:rPr>
          <w:delText xml:space="preserve">Observationally, </w:delText>
        </w:r>
        <w:r w:rsidR="00E61425" w:rsidRPr="00365026" w:rsidDel="000F5DD3">
          <w:rPr>
            <w:rFonts w:ascii="Times New Roman" w:eastAsia="Times New Roman" w:hAnsi="Times New Roman" w:cs="Times New Roman"/>
            <w:kern w:val="0"/>
            <w:sz w:val="24"/>
            <w:szCs w:val="24"/>
            <w:lang w:val="en-GB" w:eastAsia="en-GB"/>
            <w14:ligatures w14:val="none"/>
          </w:rPr>
          <w:delText xml:space="preserve">there was a trend for </w:delText>
        </w:r>
        <w:r w:rsidRPr="00365026" w:rsidDel="000F5DD3">
          <w:rPr>
            <w:rFonts w:ascii="Times New Roman" w:eastAsia="Times New Roman" w:hAnsi="Times New Roman" w:cs="Times New Roman"/>
            <w:kern w:val="0"/>
            <w:sz w:val="24"/>
            <w:szCs w:val="24"/>
            <w:lang w:val="en-GB" w:eastAsia="en-GB"/>
            <w14:ligatures w14:val="none"/>
          </w:rPr>
          <w:delText xml:space="preserve">children who took part in PCIT-T </w:delText>
        </w:r>
        <w:r w:rsidR="00E61425" w:rsidRPr="00365026" w:rsidDel="000F5DD3">
          <w:rPr>
            <w:rFonts w:ascii="Times New Roman" w:eastAsia="Times New Roman" w:hAnsi="Times New Roman" w:cs="Times New Roman"/>
            <w:kern w:val="0"/>
            <w:sz w:val="24"/>
            <w:szCs w:val="24"/>
            <w:lang w:val="en-GB" w:eastAsia="en-GB"/>
            <w14:ligatures w14:val="none"/>
          </w:rPr>
          <w:delText>to be</w:delText>
        </w:r>
        <w:r w:rsidRPr="00365026" w:rsidDel="000F5DD3">
          <w:rPr>
            <w:rFonts w:ascii="Times New Roman" w:eastAsia="Times New Roman" w:hAnsi="Times New Roman" w:cs="Times New Roman"/>
            <w:kern w:val="0"/>
            <w:sz w:val="24"/>
            <w:szCs w:val="24"/>
            <w:lang w:val="en-GB" w:eastAsia="en-GB"/>
            <w14:ligatures w14:val="none"/>
          </w:rPr>
          <w:delText xml:space="preserve"> more compliant</w:delText>
        </w:r>
        <w:r w:rsidR="00E61425" w:rsidRPr="00365026" w:rsidDel="000F5DD3">
          <w:rPr>
            <w:rFonts w:ascii="Times New Roman" w:eastAsia="Times New Roman" w:hAnsi="Times New Roman" w:cs="Times New Roman"/>
            <w:kern w:val="0"/>
            <w:sz w:val="24"/>
            <w:szCs w:val="24"/>
            <w:lang w:val="en-GB" w:eastAsia="en-GB"/>
            <w14:ligatures w14:val="none"/>
          </w:rPr>
          <w:delText xml:space="preserve"> (</w:delText>
        </w:r>
        <w:r w:rsidR="00E61425" w:rsidRPr="00365026" w:rsidDel="000F5DD3">
          <w:rPr>
            <w:rFonts w:ascii="Times New Roman" w:eastAsia="Times New Roman" w:hAnsi="Times New Roman" w:cs="Times New Roman"/>
            <w:i/>
            <w:iCs/>
            <w:kern w:val="0"/>
            <w:sz w:val="24"/>
            <w:szCs w:val="24"/>
            <w:lang w:val="en-GB" w:eastAsia="en-GB"/>
            <w14:ligatures w14:val="none"/>
          </w:rPr>
          <w:delText>p</w:delText>
        </w:r>
        <w:r w:rsidR="00E61425" w:rsidRPr="00365026" w:rsidDel="000F5DD3">
          <w:rPr>
            <w:rFonts w:ascii="Times New Roman" w:eastAsia="Times New Roman" w:hAnsi="Times New Roman" w:cs="Times New Roman"/>
            <w:kern w:val="0"/>
            <w:sz w:val="24"/>
            <w:szCs w:val="24"/>
            <w:lang w:val="en-GB" w:eastAsia="en-GB"/>
            <w14:ligatures w14:val="none"/>
          </w:rPr>
          <w:delText xml:space="preserve"> = .08)</w:delText>
        </w:r>
        <w:r w:rsidRPr="00365026" w:rsidDel="000F5DD3">
          <w:rPr>
            <w:rFonts w:ascii="Times New Roman" w:eastAsia="Times New Roman" w:hAnsi="Times New Roman" w:cs="Times New Roman"/>
            <w:kern w:val="0"/>
            <w:sz w:val="24"/>
            <w:szCs w:val="24"/>
            <w:lang w:val="en-GB" w:eastAsia="en-GB"/>
            <w14:ligatures w14:val="none"/>
          </w:rPr>
          <w:delText xml:space="preserve">. </w:delText>
        </w:r>
      </w:del>
      <w:r w:rsidRPr="00365026">
        <w:rPr>
          <w:rFonts w:ascii="Times New Roman" w:eastAsia="Times New Roman" w:hAnsi="Times New Roman" w:cs="Times New Roman"/>
          <w:kern w:val="0"/>
          <w:sz w:val="24"/>
          <w:szCs w:val="24"/>
          <w:lang w:val="en-GB" w:eastAsia="en-GB"/>
          <w14:ligatures w14:val="none"/>
        </w:rPr>
        <w:t xml:space="preserve">It is of note, however, that reductions in child </w:t>
      </w:r>
      <w:del w:id="4698" w:author="Jane Kohlhoff" w:date="2024-05-22T07:12:00Z" w16du:dateUtc="2024-05-21T21:12:00Z">
        <w:r w:rsidRPr="00365026" w:rsidDel="005B7BB5">
          <w:rPr>
            <w:rFonts w:ascii="Times New Roman" w:eastAsia="Times New Roman" w:hAnsi="Times New Roman" w:cs="Times New Roman"/>
            <w:kern w:val="0"/>
            <w:sz w:val="24"/>
            <w:szCs w:val="24"/>
            <w:lang w:val="en-GB" w:eastAsia="en-GB"/>
            <w14:ligatures w14:val="none"/>
          </w:rPr>
          <w:delText>externalising</w:delText>
        </w:r>
      </w:del>
      <w:ins w:id="4699" w:author="Jane Kohlhoff" w:date="2024-05-22T07:12:00Z" w16du:dateUtc="2024-05-21T21:12:00Z">
        <w:r w:rsidR="005B7BB5" w:rsidRPr="00365026">
          <w:rPr>
            <w:rFonts w:ascii="Times New Roman" w:eastAsia="Times New Roman" w:hAnsi="Times New Roman" w:cs="Times New Roman"/>
            <w:kern w:val="0"/>
            <w:sz w:val="24"/>
            <w:szCs w:val="24"/>
            <w:lang w:val="en-GB" w:eastAsia="en-GB"/>
            <w14:ligatures w14:val="none"/>
          </w:rPr>
          <w:t>externalizing</w:t>
        </w:r>
      </w:ins>
      <w:r w:rsidRPr="00365026">
        <w:rPr>
          <w:rFonts w:ascii="Times New Roman" w:eastAsia="Times New Roman" w:hAnsi="Times New Roman" w:cs="Times New Roman"/>
          <w:kern w:val="0"/>
          <w:sz w:val="24"/>
          <w:szCs w:val="24"/>
          <w:lang w:val="en-GB" w:eastAsia="en-GB"/>
          <w14:ligatures w14:val="none"/>
        </w:rPr>
        <w:t xml:space="preserve"> </w:t>
      </w:r>
      <w:del w:id="4700"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4701"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r w:rsidRPr="00365026">
        <w:rPr>
          <w:rFonts w:ascii="Times New Roman" w:eastAsia="Times New Roman" w:hAnsi="Times New Roman" w:cs="Times New Roman"/>
          <w:kern w:val="0"/>
          <w:sz w:val="24"/>
          <w:szCs w:val="24"/>
          <w:lang w:val="en-GB" w:eastAsia="en-GB"/>
          <w14:ligatures w14:val="none"/>
        </w:rPr>
        <w:t>s</w:t>
      </w:r>
      <w:proofErr w:type="spellEnd"/>
      <w:r w:rsidRPr="00365026">
        <w:rPr>
          <w:rFonts w:ascii="Times New Roman" w:eastAsia="Times New Roman" w:hAnsi="Times New Roman" w:cs="Times New Roman"/>
          <w:kern w:val="0"/>
          <w:sz w:val="24"/>
          <w:szCs w:val="24"/>
          <w:lang w:val="en-GB" w:eastAsia="en-GB"/>
          <w14:ligatures w14:val="none"/>
        </w:rPr>
        <w:t xml:space="preserve"> were also seen for the COS-P group, </w:t>
      </w:r>
      <w:del w:id="4702" w:author="Jane Kohlhoff" w:date="2024-05-21T05:48:00Z" w16du:dateUtc="2024-05-20T19:48:00Z">
        <w:r w:rsidRPr="00365026" w:rsidDel="005A2BC1">
          <w:rPr>
            <w:rFonts w:ascii="Times New Roman" w:eastAsia="Times New Roman" w:hAnsi="Times New Roman" w:cs="Times New Roman"/>
            <w:kern w:val="0"/>
            <w:sz w:val="24"/>
            <w:szCs w:val="24"/>
            <w:lang w:val="en-GB" w:eastAsia="en-GB"/>
            <w14:ligatures w14:val="none"/>
          </w:rPr>
          <w:delText xml:space="preserve">and there were no between-group differences </w:delText>
        </w:r>
        <w:r w:rsidR="00B85C76" w:rsidRPr="00365026" w:rsidDel="005A2BC1">
          <w:rPr>
            <w:rFonts w:ascii="Times New Roman" w:eastAsia="Times New Roman" w:hAnsi="Times New Roman" w:cs="Times New Roman"/>
            <w:kern w:val="0"/>
            <w:sz w:val="24"/>
            <w:szCs w:val="24"/>
            <w:lang w:val="en-GB" w:eastAsia="en-GB"/>
            <w14:ligatures w14:val="none"/>
          </w:rPr>
          <w:delText>in externalizing, internalizing, general problems or competence</w:delText>
        </w:r>
        <w:r w:rsidRPr="00365026" w:rsidDel="005A2BC1">
          <w:rPr>
            <w:rFonts w:ascii="Times New Roman" w:eastAsia="Times New Roman" w:hAnsi="Times New Roman" w:cs="Times New Roman"/>
            <w:kern w:val="0"/>
            <w:sz w:val="24"/>
            <w:szCs w:val="24"/>
            <w:lang w:val="en-GB" w:eastAsia="en-GB"/>
            <w14:ligatures w14:val="none"/>
          </w:rPr>
          <w:delText xml:space="preserve"> at T2 or T3</w:delText>
        </w:r>
      </w:del>
      <w:del w:id="4703" w:author="Jane Kohlhoff" w:date="2024-05-21T05:43:00Z" w16du:dateUtc="2024-05-20T19:43:00Z">
        <w:r w:rsidRPr="00365026" w:rsidDel="000F5DD3">
          <w:rPr>
            <w:rFonts w:ascii="Times New Roman" w:eastAsia="Times New Roman" w:hAnsi="Times New Roman" w:cs="Times New Roman"/>
            <w:kern w:val="0"/>
            <w:sz w:val="24"/>
            <w:szCs w:val="24"/>
            <w:lang w:val="en-GB" w:eastAsia="en-GB"/>
            <w14:ligatures w14:val="none"/>
          </w:rPr>
          <w:delText xml:space="preserve">, calling into question the strength of the findings. </w:delText>
        </w:r>
      </w:del>
      <w:ins w:id="4704" w:author="Jane Kohlhoff" w:date="2024-05-21T05:48:00Z" w16du:dateUtc="2024-05-20T19:48:00Z">
        <w:r w:rsidR="005A2BC1" w:rsidRPr="00365026">
          <w:rPr>
            <w:rFonts w:ascii="Times New Roman" w:eastAsia="Times New Roman" w:hAnsi="Times New Roman" w:cs="Times New Roman"/>
            <w:kern w:val="0"/>
            <w:sz w:val="24"/>
            <w:szCs w:val="24"/>
            <w:lang w:val="en-GB" w:eastAsia="en-GB"/>
            <w14:ligatures w14:val="none"/>
          </w:rPr>
          <w:t xml:space="preserve">which </w:t>
        </w:r>
      </w:ins>
      <w:ins w:id="4705" w:author="Jane Kohlhoff" w:date="2024-05-21T05:43:00Z" w16du:dateUtc="2024-05-20T19:43:00Z">
        <w:r w:rsidR="000F5DD3" w:rsidRPr="00365026">
          <w:rPr>
            <w:rFonts w:ascii="Times New Roman" w:eastAsia="Times New Roman" w:hAnsi="Times New Roman" w:cs="Times New Roman"/>
            <w:kern w:val="0"/>
            <w:sz w:val="24"/>
            <w:szCs w:val="24"/>
            <w:lang w:val="en-GB" w:eastAsia="en-GB"/>
            <w14:ligatures w14:val="none"/>
          </w:rPr>
          <w:t>suggest</w:t>
        </w:r>
      </w:ins>
      <w:ins w:id="4706" w:author="Jane Kohlhoff" w:date="2024-05-21T05:48:00Z" w16du:dateUtc="2024-05-20T19:48:00Z">
        <w:r w:rsidR="005A2BC1" w:rsidRPr="00365026">
          <w:rPr>
            <w:rFonts w:ascii="Times New Roman" w:eastAsia="Times New Roman" w:hAnsi="Times New Roman" w:cs="Times New Roman"/>
            <w:kern w:val="0"/>
            <w:sz w:val="24"/>
            <w:szCs w:val="24"/>
            <w:lang w:val="en-GB" w:eastAsia="en-GB"/>
            <w14:ligatures w14:val="none"/>
          </w:rPr>
          <w:t>s</w:t>
        </w:r>
      </w:ins>
      <w:ins w:id="4707" w:author="Jane Kohlhoff" w:date="2024-05-21T05:43:00Z" w16du:dateUtc="2024-05-20T19:43:00Z">
        <w:r w:rsidR="000F5DD3" w:rsidRPr="00365026">
          <w:rPr>
            <w:rFonts w:ascii="Times New Roman" w:eastAsia="Times New Roman" w:hAnsi="Times New Roman" w:cs="Times New Roman"/>
            <w:kern w:val="0"/>
            <w:sz w:val="24"/>
            <w:szCs w:val="24"/>
            <w:lang w:val="en-GB" w:eastAsia="en-GB"/>
            <w14:ligatures w14:val="none"/>
          </w:rPr>
          <w:t xml:space="preserve"> that participating in </w:t>
        </w:r>
      </w:ins>
      <w:ins w:id="4708" w:author="Jane Kohlhoff" w:date="2024-06-11T14:05:00Z" w16du:dateUtc="2024-06-11T04:05:00Z">
        <w:r w:rsidR="007672BF" w:rsidRPr="007672BF">
          <w:rPr>
            <w:rFonts w:ascii="Times New Roman" w:eastAsia="Times New Roman" w:hAnsi="Times New Roman" w:cs="Times New Roman"/>
            <w:kern w:val="0"/>
            <w:sz w:val="24"/>
            <w:szCs w:val="24"/>
            <w:lang w:val="en-GB" w:eastAsia="en-GB"/>
            <w14:ligatures w14:val="none"/>
            <w:rPrChange w:id="4709" w:author="Jane Kohlhoff" w:date="2024-06-11T14:05:00Z" w16du:dateUtc="2024-06-11T04:05:00Z">
              <w:rPr>
                <w:rFonts w:ascii="Times New Roman" w:eastAsia="Times New Roman" w:hAnsi="Times New Roman" w:cs="Times New Roman"/>
                <w:i/>
                <w:iCs/>
                <w:kern w:val="0"/>
                <w:sz w:val="24"/>
                <w:szCs w:val="24"/>
                <w:lang w:val="en-GB" w:eastAsia="en-GB"/>
                <w14:ligatures w14:val="none"/>
              </w:rPr>
            </w:rPrChange>
          </w:rPr>
          <w:t>this educational group-based intervention</w:t>
        </w:r>
      </w:ins>
      <w:ins w:id="4710" w:author="Jane Kohlhoff" w:date="2024-05-21T05:44:00Z" w16du:dateUtc="2024-05-20T19:44:00Z">
        <w:r w:rsidR="000F5DD3" w:rsidRPr="00365026">
          <w:rPr>
            <w:rFonts w:ascii="Times New Roman" w:eastAsia="Times New Roman" w:hAnsi="Times New Roman" w:cs="Times New Roman"/>
            <w:kern w:val="0"/>
            <w:sz w:val="24"/>
            <w:szCs w:val="24"/>
            <w:lang w:val="en-GB" w:eastAsia="en-GB"/>
            <w14:ligatures w14:val="none"/>
          </w:rPr>
          <w:t xml:space="preserve"> may </w:t>
        </w:r>
      </w:ins>
      <w:ins w:id="4711" w:author="Jane Kohlhoff" w:date="2024-06-11T14:05:00Z" w16du:dateUtc="2024-06-11T04:05:00Z">
        <w:r w:rsidR="007672BF">
          <w:rPr>
            <w:rFonts w:ascii="Times New Roman" w:eastAsia="Times New Roman" w:hAnsi="Times New Roman" w:cs="Times New Roman"/>
            <w:kern w:val="0"/>
            <w:sz w:val="24"/>
            <w:szCs w:val="24"/>
            <w:lang w:val="en-GB" w:eastAsia="en-GB"/>
            <w14:ligatures w14:val="none"/>
          </w:rPr>
          <w:t xml:space="preserve">also </w:t>
        </w:r>
      </w:ins>
      <w:ins w:id="4712" w:author="Jane Kohlhoff" w:date="2024-05-21T05:44:00Z" w16du:dateUtc="2024-05-20T19:44:00Z">
        <w:r w:rsidR="000F5DD3" w:rsidRPr="00365026">
          <w:rPr>
            <w:rFonts w:ascii="Times New Roman" w:eastAsia="Times New Roman" w:hAnsi="Times New Roman" w:cs="Times New Roman"/>
            <w:kern w:val="0"/>
            <w:sz w:val="24"/>
            <w:szCs w:val="24"/>
            <w:lang w:val="en-GB" w:eastAsia="en-GB"/>
            <w14:ligatures w14:val="none"/>
          </w:rPr>
          <w:t>be</w:t>
        </w:r>
      </w:ins>
      <w:ins w:id="4713" w:author="Jane Kohlhoff" w:date="2024-05-21T05:45:00Z" w16du:dateUtc="2024-05-20T19:45:00Z">
        <w:r w:rsidR="000F5DD3" w:rsidRPr="00365026">
          <w:rPr>
            <w:rFonts w:ascii="Times New Roman" w:eastAsia="Times New Roman" w:hAnsi="Times New Roman" w:cs="Times New Roman"/>
            <w:kern w:val="0"/>
            <w:sz w:val="24"/>
            <w:szCs w:val="24"/>
            <w:lang w:val="en-GB" w:eastAsia="en-GB"/>
            <w14:ligatures w14:val="none"/>
          </w:rPr>
          <w:t xml:space="preserve"> positive in terms of parent-reported reductions in child </w:t>
        </w:r>
      </w:ins>
      <w:proofErr w:type="spellStart"/>
      <w:ins w:id="4714"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proofErr w:type="spellEnd"/>
      <w:ins w:id="4715" w:author="Jane Kohlhoff" w:date="2024-05-21T05:45:00Z" w16du:dateUtc="2024-05-20T19:45:00Z">
        <w:r w:rsidR="000F5DD3" w:rsidRPr="00365026">
          <w:rPr>
            <w:rFonts w:ascii="Times New Roman" w:eastAsia="Times New Roman" w:hAnsi="Times New Roman" w:cs="Times New Roman"/>
            <w:kern w:val="0"/>
            <w:sz w:val="24"/>
            <w:szCs w:val="24"/>
            <w:lang w:val="en-GB" w:eastAsia="en-GB"/>
            <w14:ligatures w14:val="none"/>
          </w:rPr>
          <w:t xml:space="preserve"> problems</w:t>
        </w:r>
      </w:ins>
      <w:ins w:id="4716" w:author="Jane Kohlhoff" w:date="2024-05-21T05:46:00Z" w16du:dateUtc="2024-05-20T19:46:00Z">
        <w:r w:rsidR="000F5DD3" w:rsidRPr="00365026">
          <w:rPr>
            <w:rFonts w:ascii="Times New Roman" w:eastAsia="Times New Roman" w:hAnsi="Times New Roman" w:cs="Times New Roman"/>
            <w:kern w:val="0"/>
            <w:sz w:val="24"/>
            <w:szCs w:val="24"/>
            <w:lang w:val="en-GB" w:eastAsia="en-GB"/>
            <w14:ligatures w14:val="none"/>
          </w:rPr>
          <w:t>.</w:t>
        </w:r>
      </w:ins>
      <w:ins w:id="4717" w:author="Jane Kohlhoff" w:date="2024-05-21T05:47:00Z" w16du:dateUtc="2024-05-20T19:47:00Z">
        <w:r w:rsidR="000F5DD3" w:rsidRPr="00365026">
          <w:rPr>
            <w:rFonts w:ascii="Times New Roman" w:eastAsia="Times New Roman" w:hAnsi="Times New Roman" w:cs="Times New Roman"/>
            <w:kern w:val="0"/>
            <w:sz w:val="24"/>
            <w:szCs w:val="24"/>
            <w:lang w:val="en-GB" w:eastAsia="en-GB"/>
            <w14:ligatures w14:val="none"/>
          </w:rPr>
          <w:t xml:space="preserve"> </w:t>
        </w:r>
      </w:ins>
      <w:ins w:id="4718" w:author="Jane Kohlhoff" w:date="2024-05-21T05:49:00Z" w16du:dateUtc="2024-05-20T19:49:00Z">
        <w:r w:rsidR="005A2BC1" w:rsidRPr="00365026">
          <w:rPr>
            <w:rFonts w:ascii="Times New Roman" w:eastAsia="Times New Roman" w:hAnsi="Times New Roman" w:cs="Times New Roman"/>
            <w:kern w:val="0"/>
            <w:sz w:val="24"/>
            <w:szCs w:val="24"/>
            <w:lang w:val="en-GB" w:eastAsia="en-GB"/>
            <w14:ligatures w14:val="none"/>
          </w:rPr>
          <w:t xml:space="preserve">Caution in interpreting the findings regarding child </w:t>
        </w:r>
      </w:ins>
      <w:proofErr w:type="spellStart"/>
      <w:ins w:id="4719"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proofErr w:type="spellEnd"/>
      <w:ins w:id="4720" w:author="Jane Kohlhoff" w:date="2024-05-21T05:49:00Z" w16du:dateUtc="2024-05-20T19:49:00Z">
        <w:r w:rsidR="005A2BC1" w:rsidRPr="00365026">
          <w:rPr>
            <w:rFonts w:ascii="Times New Roman" w:eastAsia="Times New Roman" w:hAnsi="Times New Roman" w:cs="Times New Roman"/>
            <w:kern w:val="0"/>
            <w:sz w:val="24"/>
            <w:szCs w:val="24"/>
            <w:lang w:val="en-GB" w:eastAsia="en-GB"/>
            <w14:ligatures w14:val="none"/>
          </w:rPr>
          <w:t xml:space="preserve"> is warranted, however, given the lack of statistically significant differences between groups in externalizing, internalizing, general problems or competence at T2 and </w:t>
        </w:r>
        <w:commentRangeStart w:id="4721"/>
        <w:r w:rsidR="005A2BC1" w:rsidRPr="00365026">
          <w:rPr>
            <w:rFonts w:ascii="Times New Roman" w:eastAsia="Times New Roman" w:hAnsi="Times New Roman" w:cs="Times New Roman"/>
            <w:kern w:val="0"/>
            <w:sz w:val="24"/>
            <w:szCs w:val="24"/>
            <w:lang w:val="en-GB" w:eastAsia="en-GB"/>
            <w14:ligatures w14:val="none"/>
          </w:rPr>
          <w:t>T3</w:t>
        </w:r>
      </w:ins>
      <w:commentRangeEnd w:id="4721"/>
      <w:ins w:id="4722" w:author="Jane Kohlhoff" w:date="2024-06-11T10:43:00Z" w16du:dateUtc="2024-06-11T00:43:00Z">
        <w:r w:rsidR="003B025A">
          <w:rPr>
            <w:rStyle w:val="CommentReference"/>
          </w:rPr>
          <w:commentReference w:id="4721"/>
        </w:r>
      </w:ins>
      <w:ins w:id="4723" w:author="Jane Kohlhoff" w:date="2024-05-21T05:49:00Z" w16du:dateUtc="2024-05-20T19:49:00Z">
        <w:r w:rsidR="005A2BC1" w:rsidRPr="00365026">
          <w:rPr>
            <w:rFonts w:ascii="Times New Roman" w:eastAsia="Times New Roman" w:hAnsi="Times New Roman" w:cs="Times New Roman"/>
            <w:kern w:val="0"/>
            <w:sz w:val="24"/>
            <w:szCs w:val="24"/>
            <w:lang w:val="en-GB" w:eastAsia="en-GB"/>
            <w14:ligatures w14:val="none"/>
          </w:rPr>
          <w:t xml:space="preserve">. </w:t>
        </w:r>
      </w:ins>
    </w:p>
    <w:p w14:paraId="5F004D64" w14:textId="3D1641AD" w:rsidR="005E1498" w:rsidRPr="00365026" w:rsidRDefault="004A31B3" w:rsidP="005E1498">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The chief aim of most attachment-based early parenting interventions</w:t>
      </w:r>
      <w:r w:rsidR="00E61425"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is to enhance the quality of the parent-child </w:t>
      </w:r>
      <w:r w:rsidR="000D0E5C" w:rsidRPr="00365026">
        <w:rPr>
          <w:rFonts w:ascii="Times New Roman" w:eastAsia="Times New Roman" w:hAnsi="Times New Roman" w:cs="Times New Roman"/>
          <w:kern w:val="0"/>
          <w:sz w:val="24"/>
          <w:szCs w:val="24"/>
          <w:lang w:val="en-GB" w:eastAsia="en-GB"/>
          <w14:ligatures w14:val="none"/>
        </w:rPr>
        <w:t xml:space="preserve">relationship, </w:t>
      </w:r>
      <w:r w:rsidR="00B136B8" w:rsidRPr="00365026">
        <w:rPr>
          <w:rFonts w:ascii="Times New Roman" w:eastAsia="Times New Roman" w:hAnsi="Times New Roman" w:cs="Times New Roman"/>
          <w:kern w:val="0"/>
          <w:sz w:val="24"/>
          <w:szCs w:val="24"/>
          <w:lang w:val="en-GB" w:eastAsia="en-GB"/>
          <w14:ligatures w14:val="none"/>
        </w:rPr>
        <w:t xml:space="preserve">and to </w:t>
      </w:r>
      <w:r w:rsidRPr="00365026">
        <w:rPr>
          <w:rFonts w:ascii="Times New Roman" w:eastAsia="Times New Roman" w:hAnsi="Times New Roman" w:cs="Times New Roman"/>
          <w:kern w:val="0"/>
          <w:sz w:val="24"/>
          <w:szCs w:val="24"/>
          <w:lang w:val="en-GB" w:eastAsia="en-GB"/>
          <w14:ligatures w14:val="none"/>
        </w:rPr>
        <w:t>shif</w:t>
      </w:r>
      <w:r w:rsidR="006D4071" w:rsidRPr="00365026">
        <w:rPr>
          <w:rFonts w:ascii="Times New Roman" w:eastAsia="Times New Roman" w:hAnsi="Times New Roman" w:cs="Times New Roman"/>
          <w:kern w:val="0"/>
          <w:sz w:val="24"/>
          <w:szCs w:val="24"/>
          <w:lang w:val="en-GB" w:eastAsia="en-GB"/>
          <w14:ligatures w14:val="none"/>
        </w:rPr>
        <w:t>t</w:t>
      </w:r>
      <w:r w:rsidRPr="00365026">
        <w:rPr>
          <w:rFonts w:ascii="Times New Roman" w:eastAsia="Times New Roman" w:hAnsi="Times New Roman" w:cs="Times New Roman"/>
          <w:kern w:val="0"/>
          <w:sz w:val="24"/>
          <w:szCs w:val="24"/>
          <w:lang w:val="en-GB" w:eastAsia="en-GB"/>
          <w14:ligatures w14:val="none"/>
        </w:rPr>
        <w:t xml:space="preserve"> child attachment </w:t>
      </w:r>
      <w:r w:rsidR="006D4071" w:rsidRPr="00365026">
        <w:rPr>
          <w:rFonts w:ascii="Times New Roman" w:eastAsia="Times New Roman" w:hAnsi="Times New Roman" w:cs="Times New Roman"/>
          <w:kern w:val="0"/>
          <w:sz w:val="24"/>
          <w:szCs w:val="24"/>
          <w:lang w:val="en-GB" w:eastAsia="en-GB"/>
          <w14:ligatures w14:val="none"/>
        </w:rPr>
        <w:t xml:space="preserve">patterns </w:t>
      </w:r>
      <w:r w:rsidRPr="00365026">
        <w:rPr>
          <w:rFonts w:ascii="Times New Roman" w:eastAsia="Times New Roman" w:hAnsi="Times New Roman" w:cs="Times New Roman"/>
          <w:kern w:val="0"/>
          <w:sz w:val="24"/>
          <w:szCs w:val="24"/>
          <w:lang w:val="en-GB" w:eastAsia="en-GB"/>
          <w14:ligatures w14:val="none"/>
        </w:rPr>
        <w:t xml:space="preserve">from insecure and/or disorganised to secure and/or organised. </w:t>
      </w:r>
      <w:del w:id="4724" w:author="Jane Kohlhoff" w:date="2024-05-21T05:50:00Z" w16du:dateUtc="2024-05-20T19:50:00Z">
        <w:r w:rsidR="000D0E5C" w:rsidRPr="00365026" w:rsidDel="005A2BC1">
          <w:rPr>
            <w:rFonts w:ascii="Times New Roman" w:eastAsia="Times New Roman" w:hAnsi="Times New Roman" w:cs="Times New Roman"/>
            <w:kern w:val="0"/>
            <w:sz w:val="24"/>
            <w:szCs w:val="24"/>
            <w:lang w:val="en-GB" w:eastAsia="en-GB"/>
            <w14:ligatures w14:val="none"/>
          </w:rPr>
          <w:delText xml:space="preserve">The </w:delText>
        </w:r>
      </w:del>
      <w:ins w:id="4725" w:author="Jane Kohlhoff" w:date="2024-06-11T14:06:00Z" w16du:dateUtc="2024-06-11T04:06:00Z">
        <w:r w:rsidR="007672BF">
          <w:rPr>
            <w:rFonts w:ascii="Times New Roman" w:eastAsia="Times New Roman" w:hAnsi="Times New Roman" w:cs="Times New Roman"/>
            <w:kern w:val="0"/>
            <w:sz w:val="24"/>
            <w:szCs w:val="24"/>
            <w:lang w:val="en-GB" w:eastAsia="en-GB"/>
            <w14:ligatures w14:val="none"/>
          </w:rPr>
          <w:t>It is of note that</w:t>
        </w:r>
      </w:ins>
      <w:del w:id="4726" w:author="Jane Kohlhoff" w:date="2024-06-11T14:06:00Z" w16du:dateUtc="2024-06-11T04:06:00Z">
        <w:r w:rsidR="000D0E5C" w:rsidRPr="00365026" w:rsidDel="007672BF">
          <w:rPr>
            <w:rFonts w:ascii="Times New Roman" w:eastAsia="Times New Roman" w:hAnsi="Times New Roman" w:cs="Times New Roman"/>
            <w:kern w:val="0"/>
            <w:sz w:val="24"/>
            <w:szCs w:val="24"/>
            <w:lang w:val="en-GB" w:eastAsia="en-GB"/>
            <w14:ligatures w14:val="none"/>
          </w:rPr>
          <w:delText xml:space="preserve">current study showed a </w:delText>
        </w:r>
        <w:r w:rsidR="006D4071" w:rsidRPr="00365026" w:rsidDel="007672BF">
          <w:rPr>
            <w:rFonts w:ascii="Times New Roman" w:eastAsia="Times New Roman" w:hAnsi="Times New Roman" w:cs="Times New Roman"/>
            <w:kern w:val="0"/>
            <w:sz w:val="24"/>
            <w:szCs w:val="24"/>
            <w:lang w:val="en-GB" w:eastAsia="en-GB"/>
            <w14:ligatures w14:val="none"/>
          </w:rPr>
          <w:delText xml:space="preserve">pattern of a </w:delText>
        </w:r>
        <w:r w:rsidR="000D0E5C" w:rsidRPr="00365026" w:rsidDel="007672BF">
          <w:rPr>
            <w:rFonts w:ascii="Times New Roman" w:eastAsia="Times New Roman" w:hAnsi="Times New Roman" w:cs="Times New Roman"/>
            <w:kern w:val="0"/>
            <w:sz w:val="24"/>
            <w:szCs w:val="24"/>
            <w:lang w:val="en-GB" w:eastAsia="en-GB"/>
            <w14:ligatures w14:val="none"/>
          </w:rPr>
          <w:delText>shift towards attachment security for the toddlers who participated in PCIT-T</w:delText>
        </w:r>
      </w:del>
      <w:r w:rsidR="006D4071" w:rsidRPr="00365026">
        <w:rPr>
          <w:rFonts w:ascii="Times New Roman" w:eastAsia="Times New Roman" w:hAnsi="Times New Roman" w:cs="Times New Roman"/>
          <w:kern w:val="0"/>
          <w:sz w:val="24"/>
          <w:szCs w:val="24"/>
          <w:lang w:val="en-GB" w:eastAsia="en-GB"/>
          <w14:ligatures w14:val="none"/>
        </w:rPr>
        <w:t xml:space="preserve"> </w:t>
      </w:r>
      <w:del w:id="4727" w:author="Jane Kohlhoff" w:date="2024-05-21T05:50:00Z" w16du:dateUtc="2024-05-20T19:50:00Z">
        <w:r w:rsidR="006D4071" w:rsidRPr="00365026" w:rsidDel="005A2BC1">
          <w:rPr>
            <w:rFonts w:ascii="Times New Roman" w:eastAsia="Times New Roman" w:hAnsi="Times New Roman" w:cs="Times New Roman"/>
            <w:kern w:val="0"/>
            <w:sz w:val="24"/>
            <w:szCs w:val="24"/>
            <w:lang w:val="en-GB" w:eastAsia="en-GB"/>
            <w14:ligatures w14:val="none"/>
          </w:rPr>
          <w:delText xml:space="preserve">but </w:delText>
        </w:r>
      </w:del>
      <w:ins w:id="4728" w:author="Jane Kohlhoff" w:date="2024-06-11T14:07:00Z" w16du:dateUtc="2024-06-11T04:07:00Z">
        <w:r w:rsidR="007672BF">
          <w:rPr>
            <w:rFonts w:ascii="Times New Roman" w:eastAsia="Times New Roman" w:hAnsi="Times New Roman" w:cs="Times New Roman"/>
            <w:kern w:val="0"/>
            <w:sz w:val="24"/>
            <w:szCs w:val="24"/>
            <w:lang w:val="en-GB" w:eastAsia="en-GB"/>
            <w14:ligatures w14:val="none"/>
          </w:rPr>
          <w:t>none of the</w:t>
        </w:r>
      </w:ins>
      <w:ins w:id="4729" w:author="Jane Kohlhoff" w:date="2024-06-11T14:06:00Z" w16du:dateUtc="2024-06-11T04:06:00Z">
        <w:r w:rsidR="007672BF">
          <w:rPr>
            <w:rFonts w:ascii="Times New Roman" w:eastAsia="Times New Roman" w:hAnsi="Times New Roman" w:cs="Times New Roman"/>
            <w:kern w:val="0"/>
            <w:sz w:val="24"/>
            <w:szCs w:val="24"/>
            <w:lang w:val="en-GB" w:eastAsia="en-GB"/>
            <w14:ligatures w14:val="none"/>
          </w:rPr>
          <w:t xml:space="preserve"> changes </w:t>
        </w:r>
      </w:ins>
      <w:ins w:id="4730" w:author="Jane Kohlhoff" w:date="2024-06-11T14:07:00Z" w16du:dateUtc="2024-06-11T04:07:00Z">
        <w:r w:rsidR="007672BF">
          <w:rPr>
            <w:rFonts w:ascii="Times New Roman" w:eastAsia="Times New Roman" w:hAnsi="Times New Roman" w:cs="Times New Roman"/>
            <w:kern w:val="0"/>
            <w:sz w:val="24"/>
            <w:szCs w:val="24"/>
            <w:lang w:val="en-GB" w:eastAsia="en-GB"/>
            <w14:ligatures w14:val="none"/>
          </w:rPr>
          <w:t>on</w:t>
        </w:r>
      </w:ins>
      <w:del w:id="4731" w:author="Jane Kohlhoff" w:date="2024-06-11T14:06:00Z" w16du:dateUtc="2024-06-11T04:06:00Z">
        <w:r w:rsidRPr="00365026" w:rsidDel="007672BF">
          <w:rPr>
            <w:rFonts w:ascii="Times New Roman" w:eastAsia="Times New Roman" w:hAnsi="Times New Roman" w:cs="Times New Roman"/>
            <w:kern w:val="0"/>
            <w:sz w:val="24"/>
            <w:szCs w:val="24"/>
            <w:lang w:val="en-GB" w:eastAsia="en-GB"/>
            <w14:ligatures w14:val="none"/>
          </w:rPr>
          <w:delText>none of the</w:delText>
        </w:r>
      </w:del>
      <w:r w:rsidRPr="00365026">
        <w:rPr>
          <w:rFonts w:ascii="Times New Roman" w:eastAsia="Times New Roman" w:hAnsi="Times New Roman" w:cs="Times New Roman"/>
          <w:kern w:val="0"/>
          <w:sz w:val="24"/>
          <w:szCs w:val="24"/>
          <w:lang w:val="en-GB" w:eastAsia="en-GB"/>
          <w14:ligatures w14:val="none"/>
        </w:rPr>
        <w:t xml:space="preserve"> </w:t>
      </w:r>
      <w:ins w:id="4732" w:author="Jane Kohlhoff" w:date="2024-06-11T14:06:00Z" w16du:dateUtc="2024-06-11T04:06:00Z">
        <w:r w:rsidR="007672BF">
          <w:rPr>
            <w:rFonts w:ascii="Times New Roman" w:eastAsia="Times New Roman" w:hAnsi="Times New Roman" w:cs="Times New Roman"/>
            <w:kern w:val="0"/>
            <w:sz w:val="24"/>
            <w:szCs w:val="24"/>
            <w:lang w:val="en-GB" w:eastAsia="en-GB"/>
            <w14:ligatures w14:val="none"/>
          </w:rPr>
          <w:t xml:space="preserve">attachment variables </w:t>
        </w:r>
      </w:ins>
      <w:del w:id="4733" w:author="Jane Kohlhoff" w:date="2024-06-11T14:06:00Z" w16du:dateUtc="2024-06-11T04:06:00Z">
        <w:r w:rsidRPr="00365026" w:rsidDel="007672BF">
          <w:rPr>
            <w:rFonts w:ascii="Times New Roman" w:eastAsia="Times New Roman" w:hAnsi="Times New Roman" w:cs="Times New Roman"/>
            <w:kern w:val="0"/>
            <w:sz w:val="24"/>
            <w:szCs w:val="24"/>
            <w:lang w:val="en-GB" w:eastAsia="en-GB"/>
            <w14:ligatures w14:val="none"/>
          </w:rPr>
          <w:delText xml:space="preserve">changes </w:delText>
        </w:r>
      </w:del>
      <w:del w:id="4734" w:author="Jane Kohlhoff" w:date="2024-06-11T14:07:00Z" w16du:dateUtc="2024-06-11T04:07:00Z">
        <w:r w:rsidRPr="00365026" w:rsidDel="007672BF">
          <w:rPr>
            <w:rFonts w:ascii="Times New Roman" w:eastAsia="Times New Roman" w:hAnsi="Times New Roman" w:cs="Times New Roman"/>
            <w:kern w:val="0"/>
            <w:sz w:val="24"/>
            <w:szCs w:val="24"/>
            <w:lang w:val="en-GB" w:eastAsia="en-GB"/>
            <w14:ligatures w14:val="none"/>
          </w:rPr>
          <w:delText>reached statistical</w:delText>
        </w:r>
      </w:del>
      <w:ins w:id="4735" w:author="Jane Kohlhoff" w:date="2024-06-11T14:07:00Z" w16du:dateUtc="2024-06-11T04:07:00Z">
        <w:r w:rsidR="007672BF">
          <w:rPr>
            <w:rFonts w:ascii="Times New Roman" w:eastAsia="Times New Roman" w:hAnsi="Times New Roman" w:cs="Times New Roman"/>
            <w:kern w:val="0"/>
            <w:sz w:val="24"/>
            <w:szCs w:val="24"/>
            <w:lang w:val="en-GB" w:eastAsia="en-GB"/>
            <w14:ligatures w14:val="none"/>
          </w:rPr>
          <w:t>in this study reached statistical</w:t>
        </w:r>
      </w:ins>
      <w:r w:rsidRPr="00365026">
        <w:rPr>
          <w:rFonts w:ascii="Times New Roman" w:eastAsia="Times New Roman" w:hAnsi="Times New Roman" w:cs="Times New Roman"/>
          <w:kern w:val="0"/>
          <w:sz w:val="24"/>
          <w:szCs w:val="24"/>
          <w:lang w:val="en-GB" w:eastAsia="en-GB"/>
          <w14:ligatures w14:val="none"/>
        </w:rPr>
        <w:t xml:space="preserve"> </w:t>
      </w:r>
      <w:commentRangeStart w:id="4736"/>
      <w:r w:rsidRPr="00365026">
        <w:rPr>
          <w:rFonts w:ascii="Times New Roman" w:eastAsia="Times New Roman" w:hAnsi="Times New Roman" w:cs="Times New Roman"/>
          <w:kern w:val="0"/>
          <w:sz w:val="24"/>
          <w:szCs w:val="24"/>
          <w:lang w:val="en-GB" w:eastAsia="en-GB"/>
          <w14:ligatures w14:val="none"/>
        </w:rPr>
        <w:t>significance</w:t>
      </w:r>
      <w:commentRangeEnd w:id="4736"/>
      <w:r w:rsidR="005F14FB" w:rsidRPr="00365026">
        <w:rPr>
          <w:rStyle w:val="CommentReference"/>
          <w:rFonts w:ascii="Times New Roman" w:hAnsi="Times New Roman" w:cs="Times New Roman"/>
          <w:rPrChange w:id="4737" w:author="Jane Kohlhoff" w:date="2024-06-11T09:53:00Z" w16du:dateUtc="2024-06-10T23:53:00Z">
            <w:rPr>
              <w:rStyle w:val="CommentReference"/>
            </w:rPr>
          </w:rPrChange>
        </w:rPr>
        <w:commentReference w:id="4736"/>
      </w:r>
      <w:r w:rsidRPr="00365026">
        <w:rPr>
          <w:rFonts w:ascii="Times New Roman" w:eastAsia="Times New Roman" w:hAnsi="Times New Roman" w:cs="Times New Roman"/>
          <w:kern w:val="0"/>
          <w:sz w:val="24"/>
          <w:szCs w:val="24"/>
          <w:lang w:val="en-GB" w:eastAsia="en-GB"/>
          <w14:ligatures w14:val="none"/>
        </w:rPr>
        <w:t xml:space="preserve">. </w:t>
      </w:r>
      <w:del w:id="4738" w:author="Jane Kohlhoff" w:date="2024-05-21T05:51:00Z" w16du:dateUtc="2024-05-20T19:51:00Z">
        <w:r w:rsidR="006D4071" w:rsidRPr="00365026" w:rsidDel="005A2BC1">
          <w:rPr>
            <w:rFonts w:ascii="Times New Roman" w:eastAsia="Times New Roman" w:hAnsi="Times New Roman" w:cs="Times New Roman"/>
            <w:kern w:val="0"/>
            <w:sz w:val="24"/>
            <w:szCs w:val="24"/>
            <w:lang w:val="en-GB" w:eastAsia="en-GB"/>
            <w14:ligatures w14:val="none"/>
          </w:rPr>
          <w:delText>While it is possible that PCIT-T does not bring changes in child attachment, i</w:delText>
        </w:r>
        <w:r w:rsidRPr="00365026" w:rsidDel="005A2BC1">
          <w:rPr>
            <w:rFonts w:ascii="Times New Roman" w:eastAsia="Times New Roman" w:hAnsi="Times New Roman" w:cs="Times New Roman"/>
            <w:kern w:val="0"/>
            <w:sz w:val="24"/>
            <w:szCs w:val="24"/>
            <w:lang w:val="en-GB" w:eastAsia="en-GB"/>
            <w14:ligatures w14:val="none"/>
          </w:rPr>
          <w:delText xml:space="preserve">t is </w:delText>
        </w:r>
        <w:r w:rsidR="006D4071" w:rsidRPr="00365026" w:rsidDel="005A2BC1">
          <w:rPr>
            <w:rFonts w:ascii="Times New Roman" w:eastAsia="Times New Roman" w:hAnsi="Times New Roman" w:cs="Times New Roman"/>
            <w:kern w:val="0"/>
            <w:sz w:val="24"/>
            <w:szCs w:val="24"/>
            <w:lang w:val="en-GB" w:eastAsia="en-GB"/>
            <w14:ligatures w14:val="none"/>
          </w:rPr>
          <w:delText xml:space="preserve">more </w:delText>
        </w:r>
        <w:r w:rsidR="000D0E5C" w:rsidRPr="00365026" w:rsidDel="005A2BC1">
          <w:rPr>
            <w:rFonts w:ascii="Times New Roman" w:eastAsia="Times New Roman" w:hAnsi="Times New Roman" w:cs="Times New Roman"/>
            <w:kern w:val="0"/>
            <w:sz w:val="24"/>
            <w:szCs w:val="24"/>
            <w:lang w:val="en-GB" w:eastAsia="en-GB"/>
            <w14:ligatures w14:val="none"/>
          </w:rPr>
          <w:delText>likely</w:delText>
        </w:r>
        <w:r w:rsidRPr="00365026" w:rsidDel="005A2BC1">
          <w:rPr>
            <w:rFonts w:ascii="Times New Roman" w:eastAsia="Times New Roman" w:hAnsi="Times New Roman" w:cs="Times New Roman"/>
            <w:kern w:val="0"/>
            <w:sz w:val="24"/>
            <w:szCs w:val="24"/>
            <w:lang w:val="en-GB" w:eastAsia="en-GB"/>
            <w14:ligatures w14:val="none"/>
          </w:rPr>
          <w:delText xml:space="preserve"> that</w:delText>
        </w:r>
      </w:del>
      <w:ins w:id="4739" w:author="Jane Kohlhoff" w:date="2024-06-11T14:07:00Z" w16du:dateUtc="2024-06-11T04:07:00Z">
        <w:r w:rsidR="007672BF">
          <w:rPr>
            <w:rFonts w:ascii="Times New Roman" w:eastAsia="Times New Roman" w:hAnsi="Times New Roman" w:cs="Times New Roman"/>
            <w:kern w:val="0"/>
            <w:sz w:val="24"/>
            <w:szCs w:val="24"/>
            <w:lang w:val="en-GB" w:eastAsia="en-GB"/>
            <w14:ligatures w14:val="none"/>
          </w:rPr>
          <w:t>This</w:t>
        </w:r>
      </w:ins>
      <w:ins w:id="4740" w:author="Jane Kohlhoff" w:date="2024-05-21T05:51:00Z" w16du:dateUtc="2024-05-20T19:51:00Z">
        <w:r w:rsidR="005A2BC1" w:rsidRPr="00365026">
          <w:rPr>
            <w:rFonts w:ascii="Times New Roman" w:eastAsia="Times New Roman" w:hAnsi="Times New Roman" w:cs="Times New Roman"/>
            <w:kern w:val="0"/>
            <w:sz w:val="24"/>
            <w:szCs w:val="24"/>
            <w:lang w:val="en-GB" w:eastAsia="en-GB"/>
            <w14:ligatures w14:val="none"/>
          </w:rPr>
          <w:t xml:space="preserve"> may relate to</w:t>
        </w:r>
      </w:ins>
      <w:r w:rsidRPr="00365026">
        <w:rPr>
          <w:rFonts w:ascii="Times New Roman" w:eastAsia="Times New Roman" w:hAnsi="Times New Roman" w:cs="Times New Roman"/>
          <w:kern w:val="0"/>
          <w:sz w:val="24"/>
          <w:szCs w:val="24"/>
          <w:lang w:val="en-GB" w:eastAsia="en-GB"/>
          <w14:ligatures w14:val="none"/>
        </w:rPr>
        <w:t xml:space="preserve"> the </w:t>
      </w:r>
      <w:ins w:id="4741" w:author="Jane Kohlhoff" w:date="2024-05-21T05:51:00Z" w16du:dateUtc="2024-05-20T19:51:00Z">
        <w:r w:rsidR="005A2BC1" w:rsidRPr="00365026">
          <w:rPr>
            <w:rFonts w:ascii="Times New Roman" w:eastAsia="Times New Roman" w:hAnsi="Times New Roman" w:cs="Times New Roman"/>
            <w:kern w:val="0"/>
            <w:sz w:val="24"/>
            <w:szCs w:val="24"/>
            <w:lang w:val="en-GB" w:eastAsia="en-GB"/>
            <w14:ligatures w14:val="none"/>
          </w:rPr>
          <w:t xml:space="preserve">fact that the </w:t>
        </w:r>
      </w:ins>
      <w:r w:rsidRPr="00365026">
        <w:rPr>
          <w:rFonts w:ascii="Times New Roman" w:eastAsia="Times New Roman" w:hAnsi="Times New Roman" w:cs="Times New Roman"/>
          <w:kern w:val="0"/>
          <w:sz w:val="24"/>
          <w:szCs w:val="24"/>
          <w:lang w:val="en-GB" w:eastAsia="en-GB"/>
          <w14:ligatures w14:val="none"/>
        </w:rPr>
        <w:t>sample size was too small and thus underpowered to detect change</w:t>
      </w:r>
      <w:ins w:id="4742" w:author="Jane Kohlhoff" w:date="2024-06-11T14:08:00Z" w16du:dateUtc="2024-06-11T04:08:00Z">
        <w:r w:rsidR="007672BF">
          <w:rPr>
            <w:rFonts w:ascii="Times New Roman" w:eastAsia="Times New Roman" w:hAnsi="Times New Roman" w:cs="Times New Roman"/>
            <w:kern w:val="0"/>
            <w:sz w:val="24"/>
            <w:szCs w:val="24"/>
            <w:lang w:val="en-GB" w:eastAsia="en-GB"/>
            <w14:ligatures w14:val="none"/>
          </w:rPr>
          <w:t xml:space="preserve">, </w:t>
        </w:r>
      </w:ins>
      <w:del w:id="4743" w:author="Jane Kohlhoff" w:date="2024-06-11T14:08:00Z" w16du:dateUtc="2024-06-11T04:08:00Z">
        <w:r w:rsidR="000D0E5C" w:rsidRPr="00365026" w:rsidDel="007672BF">
          <w:rPr>
            <w:rFonts w:ascii="Times New Roman" w:eastAsia="Times New Roman" w:hAnsi="Times New Roman" w:cs="Times New Roman"/>
            <w:kern w:val="0"/>
            <w:sz w:val="24"/>
            <w:szCs w:val="24"/>
            <w:lang w:val="en-GB" w:eastAsia="en-GB"/>
            <w14:ligatures w14:val="none"/>
          </w:rPr>
          <w:delText xml:space="preserve"> (</w:delText>
        </w:r>
      </w:del>
      <w:r w:rsidR="000D0E5C" w:rsidRPr="00365026">
        <w:rPr>
          <w:rFonts w:ascii="Times New Roman" w:eastAsia="Times New Roman" w:hAnsi="Times New Roman" w:cs="Times New Roman"/>
          <w:kern w:val="0"/>
          <w:sz w:val="24"/>
          <w:szCs w:val="24"/>
          <w:lang w:val="en-GB" w:eastAsia="en-GB"/>
          <w14:ligatures w14:val="none"/>
        </w:rPr>
        <w:t xml:space="preserve">particularly for the SSP, </w:t>
      </w:r>
      <w:ins w:id="4744" w:author="Jane Kohlhoff" w:date="2024-06-11T14:07:00Z" w16du:dateUtc="2024-06-11T04:07:00Z">
        <w:r w:rsidR="007672BF">
          <w:rPr>
            <w:rFonts w:ascii="Times New Roman" w:eastAsia="Times New Roman" w:hAnsi="Times New Roman" w:cs="Times New Roman"/>
            <w:kern w:val="0"/>
            <w:sz w:val="24"/>
            <w:szCs w:val="24"/>
            <w:lang w:val="en-GB" w:eastAsia="en-GB"/>
            <w14:ligatures w14:val="none"/>
          </w:rPr>
          <w:t>which is a cat</w:t>
        </w:r>
      </w:ins>
      <w:ins w:id="4745" w:author="Jane Kohlhoff" w:date="2024-06-11T14:08:00Z" w16du:dateUtc="2024-06-11T04:08:00Z">
        <w:r w:rsidR="007672BF">
          <w:rPr>
            <w:rFonts w:ascii="Times New Roman" w:eastAsia="Times New Roman" w:hAnsi="Times New Roman" w:cs="Times New Roman"/>
            <w:kern w:val="0"/>
            <w:sz w:val="24"/>
            <w:szCs w:val="24"/>
            <w:lang w:val="en-GB" w:eastAsia="en-GB"/>
            <w14:ligatures w14:val="none"/>
          </w:rPr>
          <w:t xml:space="preserve">egorical measure (and so harder to detect change on) and </w:t>
        </w:r>
      </w:ins>
      <w:r w:rsidR="000D0E5C" w:rsidRPr="00365026">
        <w:rPr>
          <w:rFonts w:ascii="Times New Roman" w:eastAsia="Times New Roman" w:hAnsi="Times New Roman" w:cs="Times New Roman"/>
          <w:kern w:val="0"/>
          <w:sz w:val="24"/>
          <w:szCs w:val="24"/>
          <w:lang w:val="en-GB" w:eastAsia="en-GB"/>
          <w14:ligatures w14:val="none"/>
        </w:rPr>
        <w:t>which was only administered at T1 and T3</w:t>
      </w:r>
      <w:ins w:id="4746" w:author="Jane Kohlhoff" w:date="2024-06-11T14:08:00Z" w16du:dateUtc="2024-06-11T04:08:00Z">
        <w:r w:rsidR="007672BF">
          <w:rPr>
            <w:rFonts w:ascii="Times New Roman" w:eastAsia="Times New Roman" w:hAnsi="Times New Roman" w:cs="Times New Roman"/>
            <w:kern w:val="0"/>
            <w:sz w:val="24"/>
            <w:szCs w:val="24"/>
            <w:lang w:val="en-GB" w:eastAsia="en-GB"/>
            <w14:ligatures w14:val="none"/>
          </w:rPr>
          <w:t xml:space="preserve"> (where the sample size was small)</w:t>
        </w:r>
      </w:ins>
      <w:del w:id="4747" w:author="Jane Kohlhoff" w:date="2024-06-11T14:08:00Z" w16du:dateUtc="2024-06-11T04:08:00Z">
        <w:r w:rsidR="006D4071" w:rsidRPr="00365026" w:rsidDel="007672BF">
          <w:rPr>
            <w:rFonts w:ascii="Times New Roman" w:eastAsia="Times New Roman" w:hAnsi="Times New Roman" w:cs="Times New Roman"/>
            <w:kern w:val="0"/>
            <w:sz w:val="24"/>
            <w:szCs w:val="24"/>
            <w:lang w:val="en-GB" w:eastAsia="en-GB"/>
            <w14:ligatures w14:val="none"/>
          </w:rPr>
          <w:delText>, which had a small sample size</w:delText>
        </w:r>
        <w:r w:rsidR="000D0E5C" w:rsidRPr="00365026" w:rsidDel="007672BF">
          <w:rPr>
            <w:rFonts w:ascii="Times New Roman" w:eastAsia="Times New Roman" w:hAnsi="Times New Roman" w:cs="Times New Roman"/>
            <w:kern w:val="0"/>
            <w:sz w:val="24"/>
            <w:szCs w:val="24"/>
            <w:lang w:val="en-GB" w:eastAsia="en-GB"/>
            <w14:ligatures w14:val="none"/>
          </w:rPr>
          <w:delText>)</w:delText>
        </w:r>
      </w:del>
      <w:r w:rsidRPr="00365026">
        <w:rPr>
          <w:rFonts w:ascii="Times New Roman" w:eastAsia="Times New Roman" w:hAnsi="Times New Roman" w:cs="Times New Roman"/>
          <w:kern w:val="0"/>
          <w:sz w:val="24"/>
          <w:szCs w:val="24"/>
          <w:lang w:val="en-GB" w:eastAsia="en-GB"/>
          <w14:ligatures w14:val="none"/>
        </w:rPr>
        <w:t xml:space="preserve">. </w:t>
      </w:r>
      <w:del w:id="4748" w:author="Jane Kohlhoff" w:date="2024-05-21T05:53:00Z" w16du:dateUtc="2024-05-20T19:53:00Z">
        <w:r w:rsidR="000D0E5C" w:rsidRPr="00365026" w:rsidDel="005A2BC1">
          <w:rPr>
            <w:rFonts w:ascii="Times New Roman" w:eastAsia="Times New Roman" w:hAnsi="Times New Roman" w:cs="Times New Roman"/>
            <w:kern w:val="0"/>
            <w:sz w:val="24"/>
            <w:szCs w:val="24"/>
            <w:lang w:val="en-GB" w:eastAsia="en-GB"/>
            <w14:ligatures w14:val="none"/>
          </w:rPr>
          <w:delText xml:space="preserve">The </w:delText>
        </w:r>
        <w:r w:rsidR="00B136B8" w:rsidRPr="00365026" w:rsidDel="005A2BC1">
          <w:rPr>
            <w:rFonts w:ascii="Times New Roman" w:eastAsia="Times New Roman" w:hAnsi="Times New Roman" w:cs="Times New Roman"/>
            <w:kern w:val="0"/>
            <w:sz w:val="24"/>
            <w:szCs w:val="24"/>
            <w:lang w:val="en-GB" w:eastAsia="en-GB"/>
            <w14:ligatures w14:val="none"/>
          </w:rPr>
          <w:delText xml:space="preserve">fact that there was a </w:delText>
        </w:r>
        <w:commentRangeStart w:id="4749"/>
        <w:r w:rsidR="00B136B8" w:rsidRPr="00365026" w:rsidDel="005A2BC1">
          <w:rPr>
            <w:rFonts w:ascii="Times New Roman" w:eastAsia="Times New Roman" w:hAnsi="Times New Roman" w:cs="Times New Roman"/>
            <w:kern w:val="0"/>
            <w:sz w:val="24"/>
            <w:szCs w:val="24"/>
            <w:lang w:val="en-GB" w:eastAsia="en-GB"/>
            <w14:ligatures w14:val="none"/>
          </w:rPr>
          <w:delText>trend</w:delText>
        </w:r>
        <w:commentRangeEnd w:id="4749"/>
        <w:r w:rsidR="00596D20" w:rsidRPr="00365026" w:rsidDel="005A2BC1">
          <w:rPr>
            <w:rStyle w:val="CommentReference"/>
            <w:rFonts w:ascii="Times New Roman" w:hAnsi="Times New Roman" w:cs="Times New Roman"/>
            <w:rPrChange w:id="4750" w:author="Jane Kohlhoff" w:date="2024-06-11T09:53:00Z" w16du:dateUtc="2024-06-10T23:53:00Z">
              <w:rPr>
                <w:rStyle w:val="CommentReference"/>
              </w:rPr>
            </w:rPrChange>
          </w:rPr>
          <w:commentReference w:id="4749"/>
        </w:r>
        <w:r w:rsidR="00B136B8" w:rsidRPr="00365026" w:rsidDel="005A2BC1">
          <w:rPr>
            <w:rFonts w:ascii="Times New Roman" w:eastAsia="Times New Roman" w:hAnsi="Times New Roman" w:cs="Times New Roman"/>
            <w:kern w:val="0"/>
            <w:sz w:val="24"/>
            <w:szCs w:val="24"/>
            <w:lang w:val="en-GB" w:eastAsia="en-GB"/>
            <w14:ligatures w14:val="none"/>
          </w:rPr>
          <w:delText xml:space="preserve"> (</w:delText>
        </w:r>
        <w:r w:rsidR="00B136B8" w:rsidRPr="00365026" w:rsidDel="005A2BC1">
          <w:rPr>
            <w:rFonts w:ascii="Times New Roman" w:eastAsia="Times New Roman" w:hAnsi="Times New Roman" w:cs="Times New Roman"/>
            <w:i/>
            <w:iCs/>
            <w:kern w:val="0"/>
            <w:sz w:val="24"/>
            <w:szCs w:val="24"/>
            <w:lang w:val="en-GB" w:eastAsia="en-GB"/>
            <w14:ligatures w14:val="none"/>
          </w:rPr>
          <w:delText>p</w:delText>
        </w:r>
        <w:r w:rsidR="00B136B8" w:rsidRPr="00365026" w:rsidDel="005A2BC1">
          <w:rPr>
            <w:rFonts w:ascii="Times New Roman" w:eastAsia="Times New Roman" w:hAnsi="Times New Roman" w:cs="Times New Roman"/>
            <w:kern w:val="0"/>
            <w:sz w:val="24"/>
            <w:szCs w:val="24"/>
            <w:lang w:val="en-GB" w:eastAsia="en-GB"/>
            <w14:ligatures w14:val="none"/>
          </w:rPr>
          <w:delText>=.09) for the PCIT-T group to have higher post-treatment AQS-Security scores compared to the COS-P group support</w:delText>
        </w:r>
        <w:r w:rsidR="006D4071" w:rsidRPr="00365026" w:rsidDel="005A2BC1">
          <w:rPr>
            <w:rFonts w:ascii="Times New Roman" w:eastAsia="Times New Roman" w:hAnsi="Times New Roman" w:cs="Times New Roman"/>
            <w:kern w:val="0"/>
            <w:sz w:val="24"/>
            <w:szCs w:val="24"/>
            <w:lang w:val="en-GB" w:eastAsia="en-GB"/>
            <w14:ligatures w14:val="none"/>
          </w:rPr>
          <w:delText>s</w:delText>
        </w:r>
        <w:r w:rsidR="00B136B8" w:rsidRPr="00365026" w:rsidDel="005A2BC1">
          <w:rPr>
            <w:rFonts w:ascii="Times New Roman" w:eastAsia="Times New Roman" w:hAnsi="Times New Roman" w:cs="Times New Roman"/>
            <w:kern w:val="0"/>
            <w:sz w:val="24"/>
            <w:szCs w:val="24"/>
            <w:lang w:val="en-GB" w:eastAsia="en-GB"/>
            <w14:ligatures w14:val="none"/>
          </w:rPr>
          <w:delText xml:space="preserve"> this notion. </w:delText>
        </w:r>
      </w:del>
      <w:r w:rsidR="00B136B8" w:rsidRPr="00365026">
        <w:rPr>
          <w:rFonts w:ascii="Times New Roman" w:eastAsia="Times New Roman" w:hAnsi="Times New Roman" w:cs="Times New Roman"/>
          <w:kern w:val="0"/>
          <w:sz w:val="24"/>
          <w:szCs w:val="24"/>
          <w:lang w:val="en-GB" w:eastAsia="en-GB"/>
          <w14:ligatures w14:val="none"/>
        </w:rPr>
        <w:t>It is</w:t>
      </w:r>
      <w:ins w:id="4751" w:author="Jane Kohlhoff" w:date="2024-05-21T05:53:00Z" w16du:dateUtc="2024-05-20T19:53:00Z">
        <w:r w:rsidR="005A2BC1" w:rsidRPr="00365026">
          <w:rPr>
            <w:rFonts w:ascii="Times New Roman" w:eastAsia="Times New Roman" w:hAnsi="Times New Roman" w:cs="Times New Roman"/>
            <w:kern w:val="0"/>
            <w:sz w:val="24"/>
            <w:szCs w:val="24"/>
            <w:lang w:val="en-GB" w:eastAsia="en-GB"/>
            <w14:ligatures w14:val="none"/>
          </w:rPr>
          <w:t>, however,</w:t>
        </w:r>
      </w:ins>
      <w:r w:rsidR="00B136B8" w:rsidRPr="00365026">
        <w:rPr>
          <w:rFonts w:ascii="Times New Roman" w:eastAsia="Times New Roman" w:hAnsi="Times New Roman" w:cs="Times New Roman"/>
          <w:kern w:val="0"/>
          <w:sz w:val="24"/>
          <w:szCs w:val="24"/>
          <w:lang w:val="en-GB" w:eastAsia="en-GB"/>
          <w14:ligatures w14:val="none"/>
        </w:rPr>
        <w:t xml:space="preserve"> </w:t>
      </w:r>
      <w:del w:id="4752" w:author="Jane Kohlhoff" w:date="2024-05-21T05:53:00Z" w16du:dateUtc="2024-05-20T19:53:00Z">
        <w:r w:rsidR="00B136B8" w:rsidRPr="00365026" w:rsidDel="005A2BC1">
          <w:rPr>
            <w:rFonts w:ascii="Times New Roman" w:eastAsia="Times New Roman" w:hAnsi="Times New Roman" w:cs="Times New Roman"/>
            <w:kern w:val="0"/>
            <w:sz w:val="24"/>
            <w:szCs w:val="24"/>
            <w:lang w:val="en-GB" w:eastAsia="en-GB"/>
            <w14:ligatures w14:val="none"/>
          </w:rPr>
          <w:delText xml:space="preserve">also </w:delText>
        </w:r>
      </w:del>
      <w:r w:rsidR="00B136B8" w:rsidRPr="00365026">
        <w:rPr>
          <w:rFonts w:ascii="Times New Roman" w:eastAsia="Times New Roman" w:hAnsi="Times New Roman" w:cs="Times New Roman"/>
          <w:kern w:val="0"/>
          <w:sz w:val="24"/>
          <w:szCs w:val="24"/>
          <w:lang w:val="en-GB" w:eastAsia="en-GB"/>
          <w14:ligatures w14:val="none"/>
        </w:rPr>
        <w:t>worth noting the effect size</w:t>
      </w:r>
      <w:r w:rsidR="006D4071" w:rsidRPr="00365026">
        <w:rPr>
          <w:rFonts w:ascii="Times New Roman" w:eastAsia="Times New Roman" w:hAnsi="Times New Roman" w:cs="Times New Roman"/>
          <w:kern w:val="0"/>
          <w:sz w:val="24"/>
          <w:szCs w:val="24"/>
          <w:lang w:val="en-GB" w:eastAsia="en-GB"/>
          <w14:ligatures w14:val="none"/>
        </w:rPr>
        <w:t xml:space="preserve">s for the changes in AQS-security </w:t>
      </w:r>
      <w:r w:rsidR="00B136B8" w:rsidRPr="00365026">
        <w:rPr>
          <w:rFonts w:ascii="Times New Roman" w:eastAsia="Times New Roman" w:hAnsi="Times New Roman" w:cs="Times New Roman"/>
          <w:kern w:val="0"/>
          <w:sz w:val="24"/>
          <w:szCs w:val="24"/>
          <w:lang w:val="en-GB" w:eastAsia="en-GB"/>
          <w14:ligatures w14:val="none"/>
        </w:rPr>
        <w:t xml:space="preserve">for the PCIT-T and COS-P groups. </w:t>
      </w:r>
      <w:r w:rsidR="006D4071" w:rsidRPr="00365026">
        <w:rPr>
          <w:rFonts w:ascii="Times New Roman" w:eastAsia="Times New Roman" w:hAnsi="Times New Roman" w:cs="Times New Roman"/>
          <w:kern w:val="0"/>
          <w:sz w:val="24"/>
          <w:szCs w:val="24"/>
          <w:lang w:val="en-GB" w:eastAsia="en-GB"/>
          <w14:ligatures w14:val="none"/>
        </w:rPr>
        <w:t>At</w:t>
      </w:r>
      <w:r w:rsidR="00AD74F8" w:rsidRPr="00365026">
        <w:rPr>
          <w:rFonts w:ascii="Times New Roman" w:eastAsia="Times New Roman" w:hAnsi="Times New Roman" w:cs="Times New Roman"/>
          <w:kern w:val="0"/>
          <w:sz w:val="24"/>
          <w:szCs w:val="24"/>
          <w:lang w:val="en-GB" w:eastAsia="en-GB"/>
          <w14:ligatures w14:val="none"/>
        </w:rPr>
        <w:t xml:space="preserve"> both</w:t>
      </w:r>
      <w:r w:rsidR="006D4071" w:rsidRPr="00365026">
        <w:rPr>
          <w:rFonts w:ascii="Times New Roman" w:eastAsia="Times New Roman" w:hAnsi="Times New Roman" w:cs="Times New Roman"/>
          <w:kern w:val="0"/>
          <w:sz w:val="24"/>
          <w:szCs w:val="24"/>
          <w:lang w:val="en-GB" w:eastAsia="en-GB"/>
          <w14:ligatures w14:val="none"/>
        </w:rPr>
        <w:t xml:space="preserve"> T2</w:t>
      </w:r>
      <w:r w:rsidR="00AD74F8" w:rsidRPr="00365026">
        <w:rPr>
          <w:rFonts w:ascii="Times New Roman" w:eastAsia="Times New Roman" w:hAnsi="Times New Roman" w:cs="Times New Roman"/>
          <w:kern w:val="0"/>
          <w:sz w:val="24"/>
          <w:szCs w:val="24"/>
          <w:lang w:val="en-GB" w:eastAsia="en-GB"/>
          <w14:ligatures w14:val="none"/>
        </w:rPr>
        <w:t xml:space="preserve"> and T3</w:t>
      </w:r>
      <w:r w:rsidR="006D4071" w:rsidRPr="00365026">
        <w:rPr>
          <w:rFonts w:ascii="Times New Roman" w:eastAsia="Times New Roman" w:hAnsi="Times New Roman" w:cs="Times New Roman"/>
          <w:kern w:val="0"/>
          <w:sz w:val="24"/>
          <w:szCs w:val="24"/>
          <w:lang w:val="en-GB" w:eastAsia="en-GB"/>
          <w14:ligatures w14:val="none"/>
        </w:rPr>
        <w:t>, the PCIT-T group showed medium effect size changes</w:t>
      </w:r>
      <w:r w:rsidR="00AD74F8" w:rsidRPr="00365026">
        <w:rPr>
          <w:rFonts w:ascii="Times New Roman" w:eastAsia="Times New Roman" w:hAnsi="Times New Roman" w:cs="Times New Roman"/>
          <w:kern w:val="0"/>
          <w:sz w:val="24"/>
          <w:szCs w:val="24"/>
          <w:lang w:val="en-GB" w:eastAsia="en-GB"/>
          <w14:ligatures w14:val="none"/>
        </w:rPr>
        <w:t>, placing it in a comparable range to other brief to medium-term attachment-based interventions</w:t>
      </w:r>
      <w:r w:rsidR="00E61425" w:rsidRPr="00365026">
        <w:rPr>
          <w:rFonts w:ascii="Times New Roman" w:eastAsia="Times New Roman" w:hAnsi="Times New Roman" w:cs="Times New Roman"/>
          <w:kern w:val="0"/>
          <w:sz w:val="24"/>
          <w:szCs w:val="24"/>
          <w:lang w:val="en-GB" w:eastAsia="en-GB"/>
          <w14:ligatures w14:val="none"/>
        </w:rPr>
        <w:t xml:space="preserve">, </w:t>
      </w:r>
      <w:r w:rsidR="00AD74F8" w:rsidRPr="00365026">
        <w:rPr>
          <w:rFonts w:ascii="Times New Roman" w:eastAsia="Times New Roman" w:hAnsi="Times New Roman" w:cs="Times New Roman"/>
          <w:kern w:val="0"/>
          <w:sz w:val="24"/>
          <w:szCs w:val="24"/>
          <w:lang w:val="en-GB" w:eastAsia="en-GB"/>
          <w14:ligatures w14:val="none"/>
        </w:rPr>
        <w:t xml:space="preserve">e.g., VIPP-SD </w:t>
      </w:r>
      <w:r w:rsidR="00AD74F8"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&lt;EndNote&gt;&lt;Cite&gt;&lt;Author&gt;Brydges&lt;/Author&gt;&lt;Year&gt;2019&lt;/Year&gt;&lt;RecNum&gt;3653&lt;/RecNum&gt;&lt;Prefix&gt;overall combined effect size r = .23`, medium effect size`; &lt;/Prefix&gt;&lt;DisplayText&gt;(overall combined effect size r = .23, medium effect size; 83)&lt;/DisplayText&gt;&lt;record&gt;&lt;rec-number&gt;3653&lt;/rec-number&gt;&lt;foreign-keys&gt;&lt;key app="EN" db-id="ards0dvaofa9d9es2f6vrf9iarwfp0z2w20v" timestamp="1711705322" guid="a7de96c8-3d16-420e-b485-bad037ba98be"&gt;3653&lt;/key&gt;&lt;/foreign-keys&gt;&lt;ref-type name="Journal Article"&gt;17&lt;/ref-type&gt;&lt;contributors&gt;&lt;authors&gt;&lt;author&gt;Brydges, Christopher R&lt;/author&gt;&lt;/authors&gt;&lt;/contributors&gt;&lt;titles&gt;&lt;title&gt;Effect size guidelines, sample size calculations, and statistical power in gerontology&lt;/title&gt;&lt;secondary-title&gt;Innovation in aging&lt;/secondary-title&gt;&lt;/titles&gt;&lt;periodical&gt;&lt;full-title&gt;Innovation in aging&lt;/full-title&gt;&lt;/periodical&gt;&lt;pages&gt;igz036&lt;/pages&gt;&lt;volume&gt;3&lt;/volume&gt;&lt;number&gt;4&lt;/number&gt;&lt;dates&gt;&lt;year&gt;2019&lt;/year&gt;&lt;/dates&gt;&lt;isbn&gt;2399-5300&lt;/isbn&gt;&lt;urls&gt;&lt;/urls&gt;&lt;/record&gt;&lt;/Cite&gt;&lt;/EndNote&gt;</w:instrText>
      </w:r>
      <w:r w:rsidR="00AD74F8"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(overall combined effect size r = .23, medium effect size; 83)</w:t>
      </w:r>
      <w:r w:rsidR="00AD74F8" w:rsidRPr="00365026">
        <w:rPr>
          <w:rFonts w:ascii="Times New Roman" w:eastAsia="Times New Roman" w:hAnsi="Times New Roman" w:cs="Times New Roman"/>
          <w:kern w:val="0"/>
          <w:sz w:val="24"/>
          <w:szCs w:val="24"/>
          <w:lang w:val="en-GB" w:eastAsia="en-GB"/>
          <w14:ligatures w14:val="none"/>
        </w:rPr>
        <w:fldChar w:fldCharType="end"/>
      </w:r>
      <w:r w:rsidR="00AD74F8" w:rsidRPr="00365026">
        <w:rPr>
          <w:rFonts w:ascii="Times New Roman" w:eastAsia="Times New Roman" w:hAnsi="Times New Roman" w:cs="Times New Roman"/>
          <w:kern w:val="0"/>
          <w:sz w:val="24"/>
          <w:szCs w:val="24"/>
          <w:lang w:val="en-GB" w:eastAsia="en-GB"/>
          <w14:ligatures w14:val="none"/>
        </w:rPr>
        <w:t xml:space="preserve">. </w:t>
      </w:r>
      <w:del w:id="4753" w:author="Jane Kohlhoff" w:date="2024-05-21T05:54:00Z" w16du:dateUtc="2024-05-20T19:54:00Z">
        <w:r w:rsidR="00AD74F8" w:rsidRPr="00365026" w:rsidDel="005A2BC1">
          <w:rPr>
            <w:rFonts w:ascii="Times New Roman" w:eastAsia="Times New Roman" w:hAnsi="Times New Roman" w:cs="Times New Roman"/>
            <w:kern w:val="0"/>
            <w:sz w:val="24"/>
            <w:szCs w:val="24"/>
            <w:lang w:val="en-GB" w:eastAsia="en-GB"/>
            <w14:ligatures w14:val="none"/>
          </w:rPr>
          <w:delText>It is also worth considering</w:delText>
        </w:r>
      </w:del>
      <w:ins w:id="4754" w:author="Jane Kohlhoff" w:date="2024-05-21T05:54:00Z" w16du:dateUtc="2024-05-20T19:54:00Z">
        <w:r w:rsidR="005A2BC1" w:rsidRPr="00365026">
          <w:rPr>
            <w:rFonts w:ascii="Times New Roman" w:eastAsia="Times New Roman" w:hAnsi="Times New Roman" w:cs="Times New Roman"/>
            <w:kern w:val="0"/>
            <w:sz w:val="24"/>
            <w:szCs w:val="24"/>
            <w:lang w:val="en-GB" w:eastAsia="en-GB"/>
            <w14:ligatures w14:val="none"/>
          </w:rPr>
          <w:t>Interestingly, while</w:t>
        </w:r>
      </w:ins>
      <w:r w:rsidR="00AD74F8" w:rsidRPr="00365026">
        <w:rPr>
          <w:rFonts w:ascii="Times New Roman" w:eastAsia="Times New Roman" w:hAnsi="Times New Roman" w:cs="Times New Roman"/>
          <w:kern w:val="0"/>
          <w:sz w:val="24"/>
          <w:szCs w:val="24"/>
          <w:lang w:val="en-GB" w:eastAsia="en-GB"/>
          <w14:ligatures w14:val="none"/>
        </w:rPr>
        <w:t xml:space="preserve"> the AQS-security effect size changes for the COS-P group</w:t>
      </w:r>
      <w:ins w:id="4755" w:author="Jane Kohlhoff" w:date="2024-06-11T14:08:00Z" w16du:dateUtc="2024-06-11T04:08:00Z">
        <w:r w:rsidR="007672BF">
          <w:rPr>
            <w:rFonts w:ascii="Times New Roman" w:eastAsia="Times New Roman" w:hAnsi="Times New Roman" w:cs="Times New Roman"/>
            <w:kern w:val="0"/>
            <w:sz w:val="24"/>
            <w:szCs w:val="24"/>
            <w:lang w:val="en-GB" w:eastAsia="en-GB"/>
            <w14:ligatures w14:val="none"/>
          </w:rPr>
          <w:t xml:space="preserve"> </w:t>
        </w:r>
      </w:ins>
      <w:del w:id="4756" w:author="Jane Kohlhoff" w:date="2024-05-21T05:54:00Z" w16du:dateUtc="2024-05-20T19:54:00Z">
        <w:r w:rsidR="00AD74F8" w:rsidRPr="00365026" w:rsidDel="005A2BC1">
          <w:rPr>
            <w:rFonts w:ascii="Times New Roman" w:eastAsia="Times New Roman" w:hAnsi="Times New Roman" w:cs="Times New Roman"/>
            <w:kern w:val="0"/>
            <w:sz w:val="24"/>
            <w:szCs w:val="24"/>
            <w:lang w:val="en-GB" w:eastAsia="en-GB"/>
            <w14:ligatures w14:val="none"/>
          </w:rPr>
          <w:delText xml:space="preserve">, which </w:delText>
        </w:r>
      </w:del>
      <w:r w:rsidR="00AD74F8" w:rsidRPr="00365026">
        <w:rPr>
          <w:rFonts w:ascii="Times New Roman" w:eastAsia="Times New Roman" w:hAnsi="Times New Roman" w:cs="Times New Roman"/>
          <w:kern w:val="0"/>
          <w:sz w:val="24"/>
          <w:szCs w:val="24"/>
          <w:lang w:val="en-GB" w:eastAsia="en-GB"/>
          <w14:ligatures w14:val="none"/>
        </w:rPr>
        <w:t xml:space="preserve">were in the ‘small’ range at T2, </w:t>
      </w:r>
      <w:del w:id="4757" w:author="Jane Kohlhoff" w:date="2024-05-21T05:54:00Z" w16du:dateUtc="2024-05-20T19:54:00Z">
        <w:r w:rsidR="00AD74F8" w:rsidRPr="00365026" w:rsidDel="005A2BC1">
          <w:rPr>
            <w:rFonts w:ascii="Times New Roman" w:eastAsia="Times New Roman" w:hAnsi="Times New Roman" w:cs="Times New Roman"/>
            <w:kern w:val="0"/>
            <w:sz w:val="24"/>
            <w:szCs w:val="24"/>
            <w:lang w:val="en-GB" w:eastAsia="en-GB"/>
            <w14:ligatures w14:val="none"/>
          </w:rPr>
          <w:delText xml:space="preserve">but </w:delText>
        </w:r>
      </w:del>
      <w:r w:rsidR="00AD74F8" w:rsidRPr="00365026">
        <w:rPr>
          <w:rFonts w:ascii="Times New Roman" w:eastAsia="Times New Roman" w:hAnsi="Times New Roman" w:cs="Times New Roman"/>
          <w:kern w:val="0"/>
          <w:sz w:val="24"/>
          <w:szCs w:val="24"/>
          <w:lang w:val="en-GB" w:eastAsia="en-GB"/>
          <w14:ligatures w14:val="none"/>
        </w:rPr>
        <w:t>the</w:t>
      </w:r>
      <w:ins w:id="4758" w:author="Jane Kohlhoff" w:date="2024-05-21T05:54:00Z" w16du:dateUtc="2024-05-20T19:54:00Z">
        <w:r w:rsidR="005A2BC1" w:rsidRPr="00365026">
          <w:rPr>
            <w:rFonts w:ascii="Times New Roman" w:eastAsia="Times New Roman" w:hAnsi="Times New Roman" w:cs="Times New Roman"/>
            <w:kern w:val="0"/>
            <w:sz w:val="24"/>
            <w:szCs w:val="24"/>
            <w:lang w:val="en-GB" w:eastAsia="en-GB"/>
            <w14:ligatures w14:val="none"/>
          </w:rPr>
          <w:t>y were in the</w:t>
        </w:r>
      </w:ins>
      <w:r w:rsidR="00AD74F8" w:rsidRPr="00365026">
        <w:rPr>
          <w:rFonts w:ascii="Times New Roman" w:eastAsia="Times New Roman" w:hAnsi="Times New Roman" w:cs="Times New Roman"/>
          <w:kern w:val="0"/>
          <w:sz w:val="24"/>
          <w:szCs w:val="24"/>
          <w:lang w:val="en-GB" w:eastAsia="en-GB"/>
          <w14:ligatures w14:val="none"/>
        </w:rPr>
        <w:t xml:space="preserve"> ‘large’ range at T3. Again, while the sample size precludes firm conclusions, this is a promising result for the COS-P </w:t>
      </w:r>
      <w:proofErr w:type="gramStart"/>
      <w:r w:rsidR="00AD74F8" w:rsidRPr="00365026">
        <w:rPr>
          <w:rFonts w:ascii="Times New Roman" w:eastAsia="Times New Roman" w:hAnsi="Times New Roman" w:cs="Times New Roman"/>
          <w:kern w:val="0"/>
          <w:sz w:val="24"/>
          <w:szCs w:val="24"/>
          <w:lang w:val="en-GB" w:eastAsia="en-GB"/>
          <w14:ligatures w14:val="none"/>
        </w:rPr>
        <w:t>program</w:t>
      </w:r>
      <w:proofErr w:type="gramEnd"/>
      <w:r w:rsidR="00AD74F8" w:rsidRPr="00365026">
        <w:rPr>
          <w:rFonts w:ascii="Times New Roman" w:eastAsia="Times New Roman" w:hAnsi="Times New Roman" w:cs="Times New Roman"/>
          <w:kern w:val="0"/>
          <w:sz w:val="24"/>
          <w:szCs w:val="24"/>
          <w:lang w:val="en-GB" w:eastAsia="en-GB"/>
          <w14:ligatures w14:val="none"/>
        </w:rPr>
        <w:t xml:space="preserve"> and </w:t>
      </w:r>
      <w:ins w:id="4759" w:author="Jane Kohlhoff" w:date="2024-05-21T05:54:00Z" w16du:dateUtc="2024-05-20T19:54:00Z">
        <w:r w:rsidR="005A2BC1" w:rsidRPr="00365026">
          <w:rPr>
            <w:rFonts w:ascii="Times New Roman" w:eastAsia="Times New Roman" w:hAnsi="Times New Roman" w:cs="Times New Roman"/>
            <w:kern w:val="0"/>
            <w:sz w:val="24"/>
            <w:szCs w:val="24"/>
            <w:lang w:val="en-GB" w:eastAsia="en-GB"/>
            <w14:ligatures w14:val="none"/>
          </w:rPr>
          <w:t xml:space="preserve">it is possible that </w:t>
        </w:r>
      </w:ins>
      <w:ins w:id="4760" w:author="Jane Kohlhoff" w:date="2024-05-21T05:55:00Z" w16du:dateUtc="2024-05-20T19:55:00Z">
        <w:r w:rsidR="005A2BC1" w:rsidRPr="00365026">
          <w:rPr>
            <w:rFonts w:ascii="Times New Roman" w:eastAsia="Times New Roman" w:hAnsi="Times New Roman" w:cs="Times New Roman"/>
            <w:kern w:val="0"/>
            <w:sz w:val="24"/>
            <w:szCs w:val="24"/>
            <w:lang w:val="en-GB" w:eastAsia="en-GB"/>
            <w14:ligatures w14:val="none"/>
          </w:rPr>
          <w:t xml:space="preserve">attachment </w:t>
        </w:r>
      </w:ins>
      <w:ins w:id="4761" w:author="Jane Kohlhoff" w:date="2024-05-21T05:54:00Z" w16du:dateUtc="2024-05-20T19:54:00Z">
        <w:r w:rsidR="005A2BC1" w:rsidRPr="00365026">
          <w:rPr>
            <w:rFonts w:ascii="Times New Roman" w:eastAsia="Times New Roman" w:hAnsi="Times New Roman" w:cs="Times New Roman"/>
            <w:kern w:val="0"/>
            <w:sz w:val="24"/>
            <w:szCs w:val="24"/>
            <w:lang w:val="en-GB" w:eastAsia="en-GB"/>
            <w14:ligatures w14:val="none"/>
          </w:rPr>
          <w:t xml:space="preserve">changes </w:t>
        </w:r>
      </w:ins>
      <w:ins w:id="4762" w:author="Jane Kohlhoff" w:date="2024-05-21T05:55:00Z" w16du:dateUtc="2024-05-20T19:55:00Z">
        <w:r w:rsidR="005A2BC1" w:rsidRPr="00365026">
          <w:rPr>
            <w:rFonts w:ascii="Times New Roman" w:eastAsia="Times New Roman" w:hAnsi="Times New Roman" w:cs="Times New Roman"/>
            <w:kern w:val="0"/>
            <w:sz w:val="24"/>
            <w:szCs w:val="24"/>
            <w:lang w:val="en-GB" w:eastAsia="en-GB"/>
            <w14:ligatures w14:val="none"/>
          </w:rPr>
          <w:t xml:space="preserve">following COS-P occur but they take longer to develop. Given the small sample size at T3, </w:t>
        </w:r>
      </w:ins>
      <w:ins w:id="4763" w:author="Jane Kohlhoff" w:date="2024-05-21T05:56:00Z" w16du:dateUtc="2024-05-20T19:56:00Z">
        <w:r w:rsidR="005A2BC1" w:rsidRPr="00365026">
          <w:rPr>
            <w:rFonts w:ascii="Times New Roman" w:eastAsia="Times New Roman" w:hAnsi="Times New Roman" w:cs="Times New Roman"/>
            <w:kern w:val="0"/>
            <w:sz w:val="24"/>
            <w:szCs w:val="24"/>
            <w:lang w:val="en-GB" w:eastAsia="en-GB"/>
            <w14:ligatures w14:val="none"/>
          </w:rPr>
          <w:t xml:space="preserve">any conclusions are speculative and there is a need for further examination in </w:t>
        </w:r>
      </w:ins>
      <w:del w:id="4764" w:author="Jane Kohlhoff" w:date="2024-05-21T05:56:00Z" w16du:dateUtc="2024-05-20T19:56:00Z">
        <w:r w:rsidR="00AD74F8" w:rsidRPr="00365026" w:rsidDel="005A2BC1">
          <w:rPr>
            <w:rFonts w:ascii="Times New Roman" w:eastAsia="Times New Roman" w:hAnsi="Times New Roman" w:cs="Times New Roman"/>
            <w:kern w:val="0"/>
            <w:sz w:val="24"/>
            <w:szCs w:val="24"/>
            <w:lang w:val="en-GB" w:eastAsia="en-GB"/>
            <w14:ligatures w14:val="none"/>
          </w:rPr>
          <w:delText xml:space="preserve">one that requires examination in </w:delText>
        </w:r>
      </w:del>
      <w:r w:rsidR="00AD74F8" w:rsidRPr="00365026">
        <w:rPr>
          <w:rFonts w:ascii="Times New Roman" w:eastAsia="Times New Roman" w:hAnsi="Times New Roman" w:cs="Times New Roman"/>
          <w:kern w:val="0"/>
          <w:sz w:val="24"/>
          <w:szCs w:val="24"/>
          <w:lang w:val="en-GB" w:eastAsia="en-GB"/>
          <w14:ligatures w14:val="none"/>
        </w:rPr>
        <w:t xml:space="preserve">subsequent studies. </w:t>
      </w:r>
    </w:p>
    <w:p w14:paraId="6B1DB429" w14:textId="1B444F3C" w:rsidR="00E61425" w:rsidRPr="00365026" w:rsidRDefault="005F2174" w:rsidP="005E1498">
      <w:pPr>
        <w:spacing w:line="480" w:lineRule="auto"/>
        <w:ind w:firstLine="720"/>
        <w:rPr>
          <w:rFonts w:ascii="Times New Roman" w:eastAsia="Times New Roman" w:hAnsi="Times New Roman" w:cs="Times New Roman"/>
          <w:kern w:val="0"/>
          <w:sz w:val="24"/>
          <w:szCs w:val="24"/>
          <w:lang w:val="en-GB" w:eastAsia="en-GB"/>
          <w14:ligatures w14:val="none"/>
        </w:rPr>
      </w:pPr>
      <w:commentRangeStart w:id="4765"/>
      <w:commentRangeStart w:id="4766"/>
      <w:r w:rsidRPr="00365026">
        <w:rPr>
          <w:rFonts w:ascii="Times New Roman" w:eastAsia="Times New Roman" w:hAnsi="Times New Roman" w:cs="Times New Roman"/>
          <w:kern w:val="0"/>
          <w:sz w:val="24"/>
          <w:szCs w:val="24"/>
          <w:lang w:val="en-GB" w:eastAsia="en-GB"/>
          <w14:ligatures w14:val="none"/>
        </w:rPr>
        <w:t>In</w:t>
      </w:r>
      <w:commentRangeEnd w:id="4765"/>
      <w:r w:rsidR="00BF235E" w:rsidRPr="00365026">
        <w:rPr>
          <w:rStyle w:val="CommentReference"/>
          <w:rFonts w:ascii="Times New Roman" w:hAnsi="Times New Roman" w:cs="Times New Roman"/>
          <w:rPrChange w:id="4767" w:author="Jane Kohlhoff" w:date="2024-06-11T09:53:00Z" w16du:dateUtc="2024-06-10T23:53:00Z">
            <w:rPr>
              <w:rStyle w:val="CommentReference"/>
            </w:rPr>
          </w:rPrChange>
        </w:rPr>
        <w:commentReference w:id="4765"/>
      </w:r>
      <w:commentRangeEnd w:id="4766"/>
      <w:r w:rsidR="006B74E4" w:rsidRPr="00365026">
        <w:rPr>
          <w:rStyle w:val="CommentReference"/>
          <w:rFonts w:ascii="Times New Roman" w:hAnsi="Times New Roman" w:cs="Times New Roman"/>
          <w:rPrChange w:id="4768" w:author="Jane Kohlhoff" w:date="2024-06-11T09:53:00Z" w16du:dateUtc="2024-06-10T23:53:00Z">
            <w:rPr>
              <w:rStyle w:val="CommentReference"/>
            </w:rPr>
          </w:rPrChange>
        </w:rPr>
        <w:commentReference w:id="4766"/>
      </w:r>
      <w:r w:rsidR="00FB1B28" w:rsidRPr="00365026">
        <w:rPr>
          <w:rFonts w:ascii="Times New Roman" w:eastAsia="Times New Roman" w:hAnsi="Times New Roman" w:cs="Times New Roman"/>
          <w:kern w:val="0"/>
          <w:sz w:val="24"/>
          <w:szCs w:val="24"/>
          <w:lang w:val="en-GB" w:eastAsia="en-GB"/>
          <w14:ligatures w14:val="none"/>
        </w:rPr>
        <w:t xml:space="preserve"> this study, </w:t>
      </w:r>
      <w:r w:rsidR="00685FAF" w:rsidRPr="00365026">
        <w:rPr>
          <w:rFonts w:ascii="Times New Roman" w:eastAsia="Times New Roman" w:hAnsi="Times New Roman" w:cs="Times New Roman"/>
          <w:kern w:val="0"/>
          <w:sz w:val="24"/>
          <w:szCs w:val="24"/>
          <w:lang w:val="en-GB" w:eastAsia="en-GB"/>
          <w14:ligatures w14:val="none"/>
        </w:rPr>
        <w:t xml:space="preserve">COS-P was </w:t>
      </w:r>
      <w:r w:rsidR="007552C5" w:rsidRPr="00365026">
        <w:rPr>
          <w:rFonts w:ascii="Times New Roman" w:eastAsia="Times New Roman" w:hAnsi="Times New Roman" w:cs="Times New Roman"/>
          <w:kern w:val="0"/>
          <w:sz w:val="24"/>
          <w:szCs w:val="24"/>
          <w:lang w:val="en-GB" w:eastAsia="en-GB"/>
          <w14:ligatures w14:val="none"/>
        </w:rPr>
        <w:t>used as an “active” control condition</w:t>
      </w:r>
      <w:r w:rsidR="00984711" w:rsidRPr="00365026">
        <w:rPr>
          <w:rFonts w:ascii="Times New Roman" w:eastAsia="Times New Roman" w:hAnsi="Times New Roman" w:cs="Times New Roman"/>
          <w:kern w:val="0"/>
          <w:sz w:val="24"/>
          <w:szCs w:val="24"/>
          <w:lang w:val="en-GB" w:eastAsia="en-GB"/>
          <w14:ligatures w14:val="none"/>
        </w:rPr>
        <w:t xml:space="preserve"> </w:t>
      </w:r>
      <w:r w:rsidR="003B4BD3" w:rsidRPr="00365026">
        <w:rPr>
          <w:rFonts w:ascii="Times New Roman" w:eastAsia="Times New Roman" w:hAnsi="Times New Roman" w:cs="Times New Roman"/>
          <w:kern w:val="0"/>
          <w:sz w:val="24"/>
          <w:szCs w:val="24"/>
          <w:lang w:val="en-GB" w:eastAsia="en-GB"/>
          <w14:ligatures w14:val="none"/>
        </w:rPr>
        <w:t>to which outcomes of PCIT-T could be compared</w:t>
      </w:r>
      <w:r w:rsidR="0039452A" w:rsidRPr="00365026">
        <w:rPr>
          <w:rFonts w:ascii="Times New Roman" w:eastAsia="Times New Roman" w:hAnsi="Times New Roman" w:cs="Times New Roman"/>
          <w:kern w:val="0"/>
          <w:sz w:val="24"/>
          <w:szCs w:val="24"/>
          <w:lang w:val="en-GB" w:eastAsia="en-GB"/>
          <w14:ligatures w14:val="none"/>
        </w:rPr>
        <w:t xml:space="preserve">, chosen </w:t>
      </w:r>
      <w:r w:rsidR="007464E7" w:rsidRPr="00365026">
        <w:rPr>
          <w:rFonts w:ascii="Times New Roman" w:eastAsia="Times New Roman" w:hAnsi="Times New Roman" w:cs="Times New Roman"/>
          <w:kern w:val="0"/>
          <w:sz w:val="24"/>
          <w:szCs w:val="24"/>
          <w:lang w:val="en-GB" w:eastAsia="en-GB"/>
          <w14:ligatures w14:val="none"/>
        </w:rPr>
        <w:t xml:space="preserve">largely </w:t>
      </w:r>
      <w:r w:rsidR="0039452A" w:rsidRPr="00365026">
        <w:rPr>
          <w:rFonts w:ascii="Times New Roman" w:eastAsia="Times New Roman" w:hAnsi="Times New Roman" w:cs="Times New Roman"/>
          <w:kern w:val="0"/>
          <w:sz w:val="24"/>
          <w:szCs w:val="24"/>
          <w:lang w:val="en-GB" w:eastAsia="en-GB"/>
          <w14:ligatures w14:val="none"/>
        </w:rPr>
        <w:t>because it is</w:t>
      </w:r>
      <w:r w:rsidR="00425D48" w:rsidRPr="00365026">
        <w:rPr>
          <w:rFonts w:ascii="Times New Roman" w:eastAsia="Times New Roman" w:hAnsi="Times New Roman" w:cs="Times New Roman"/>
          <w:kern w:val="0"/>
          <w:sz w:val="24"/>
          <w:szCs w:val="24"/>
          <w:lang w:val="en-GB" w:eastAsia="en-GB"/>
          <w14:ligatures w14:val="none"/>
        </w:rPr>
        <w:t xml:space="preserve"> attachment-based and </w:t>
      </w:r>
      <w:r w:rsidR="007464E7" w:rsidRPr="00365026">
        <w:rPr>
          <w:rFonts w:ascii="Times New Roman" w:eastAsia="Times New Roman" w:hAnsi="Times New Roman" w:cs="Times New Roman"/>
          <w:kern w:val="0"/>
          <w:sz w:val="24"/>
          <w:szCs w:val="24"/>
          <w:lang w:val="en-GB" w:eastAsia="en-GB"/>
          <w14:ligatures w14:val="none"/>
        </w:rPr>
        <w:t>o</w:t>
      </w:r>
      <w:r w:rsidR="0039452A" w:rsidRPr="00365026">
        <w:rPr>
          <w:rFonts w:ascii="Times New Roman" w:eastAsia="Times New Roman" w:hAnsi="Times New Roman" w:cs="Times New Roman"/>
          <w:kern w:val="0"/>
          <w:sz w:val="24"/>
          <w:szCs w:val="24"/>
          <w:lang w:val="en-GB" w:eastAsia="en-GB"/>
          <w14:ligatures w14:val="none"/>
        </w:rPr>
        <w:t>f a similar treatment dosage (approximately 16 hours, usually over 8 weeks).</w:t>
      </w:r>
      <w:r w:rsidR="006A4DF9" w:rsidRPr="00365026">
        <w:rPr>
          <w:rFonts w:ascii="Times New Roman" w:eastAsia="Times New Roman" w:hAnsi="Times New Roman" w:cs="Times New Roman"/>
          <w:kern w:val="0"/>
          <w:sz w:val="24"/>
          <w:szCs w:val="24"/>
          <w:lang w:val="en-GB" w:eastAsia="en-GB"/>
          <w14:ligatures w14:val="none"/>
        </w:rPr>
        <w:t xml:space="preserve"> However, </w:t>
      </w:r>
      <w:r w:rsidR="007552C5" w:rsidRPr="00365026">
        <w:rPr>
          <w:rFonts w:ascii="Times New Roman" w:eastAsia="Times New Roman" w:hAnsi="Times New Roman" w:cs="Times New Roman"/>
          <w:kern w:val="0"/>
          <w:sz w:val="24"/>
          <w:szCs w:val="24"/>
          <w:lang w:val="en-GB" w:eastAsia="en-GB"/>
          <w14:ligatures w14:val="none"/>
        </w:rPr>
        <w:t xml:space="preserve">the results obtained </w:t>
      </w:r>
      <w:ins w:id="4769" w:author="Jane Kohlhoff" w:date="2024-05-21T06:08:00Z" w16du:dateUtc="2024-05-20T20:08:00Z">
        <w:r w:rsidR="00FE311E" w:rsidRPr="00365026">
          <w:rPr>
            <w:rFonts w:ascii="Times New Roman" w:eastAsia="Times New Roman" w:hAnsi="Times New Roman" w:cs="Times New Roman"/>
            <w:kern w:val="0"/>
            <w:sz w:val="24"/>
            <w:szCs w:val="24"/>
            <w:lang w:val="en-GB" w:eastAsia="en-GB"/>
            <w14:ligatures w14:val="none"/>
          </w:rPr>
          <w:t xml:space="preserve">in this study </w:t>
        </w:r>
      </w:ins>
      <w:r w:rsidR="007552C5" w:rsidRPr="00365026">
        <w:rPr>
          <w:rFonts w:ascii="Times New Roman" w:eastAsia="Times New Roman" w:hAnsi="Times New Roman" w:cs="Times New Roman"/>
          <w:kern w:val="0"/>
          <w:sz w:val="24"/>
          <w:szCs w:val="24"/>
          <w:lang w:val="en-GB" w:eastAsia="en-GB"/>
          <w14:ligatures w14:val="none"/>
        </w:rPr>
        <w:t xml:space="preserve">for the COS-P </w:t>
      </w:r>
      <w:r w:rsidR="00A72B39" w:rsidRPr="00365026">
        <w:rPr>
          <w:rFonts w:ascii="Times New Roman" w:eastAsia="Times New Roman" w:hAnsi="Times New Roman" w:cs="Times New Roman"/>
          <w:kern w:val="0"/>
          <w:sz w:val="24"/>
          <w:szCs w:val="24"/>
          <w:lang w:val="en-GB" w:eastAsia="en-GB"/>
          <w14:ligatures w14:val="none"/>
        </w:rPr>
        <w:t>group</w:t>
      </w:r>
      <w:r w:rsidR="00243B5C" w:rsidRPr="00365026">
        <w:rPr>
          <w:rFonts w:ascii="Times New Roman" w:eastAsia="Times New Roman" w:hAnsi="Times New Roman" w:cs="Times New Roman"/>
          <w:kern w:val="0"/>
          <w:sz w:val="24"/>
          <w:szCs w:val="24"/>
          <w:lang w:val="en-GB" w:eastAsia="en-GB"/>
          <w14:ligatures w14:val="none"/>
        </w:rPr>
        <w:t xml:space="preserve"> </w:t>
      </w:r>
      <w:r w:rsidR="00EC13D7" w:rsidRPr="00365026">
        <w:rPr>
          <w:rFonts w:ascii="Times New Roman" w:eastAsia="Times New Roman" w:hAnsi="Times New Roman" w:cs="Times New Roman"/>
          <w:kern w:val="0"/>
          <w:sz w:val="24"/>
          <w:szCs w:val="24"/>
          <w:lang w:val="en-GB" w:eastAsia="en-GB"/>
          <w14:ligatures w14:val="none"/>
        </w:rPr>
        <w:t xml:space="preserve">are noteworthy </w:t>
      </w:r>
      <w:r w:rsidR="00243B5C" w:rsidRPr="00365026">
        <w:rPr>
          <w:rFonts w:ascii="Times New Roman" w:eastAsia="Times New Roman" w:hAnsi="Times New Roman" w:cs="Times New Roman"/>
          <w:kern w:val="0"/>
          <w:sz w:val="24"/>
          <w:szCs w:val="24"/>
          <w:lang w:val="en-GB" w:eastAsia="en-GB"/>
          <w14:ligatures w14:val="none"/>
        </w:rPr>
        <w:t>in and of themselves</w:t>
      </w:r>
      <w:ins w:id="4770" w:author="Jane Kohlhoff" w:date="2024-05-21T06:25:00Z" w16du:dateUtc="2024-05-20T20:25:00Z">
        <w:r w:rsidR="00BF235E" w:rsidRPr="00365026">
          <w:rPr>
            <w:rFonts w:ascii="Times New Roman" w:eastAsia="Times New Roman" w:hAnsi="Times New Roman" w:cs="Times New Roman"/>
            <w:kern w:val="0"/>
            <w:sz w:val="24"/>
            <w:szCs w:val="24"/>
            <w:lang w:val="en-GB" w:eastAsia="en-GB"/>
            <w14:ligatures w14:val="none"/>
          </w:rPr>
          <w:t>.</w:t>
        </w:r>
      </w:ins>
      <w:r w:rsidR="00051D03" w:rsidRPr="00365026">
        <w:rPr>
          <w:rFonts w:ascii="Times New Roman" w:eastAsia="Times New Roman" w:hAnsi="Times New Roman" w:cs="Times New Roman"/>
          <w:kern w:val="0"/>
          <w:sz w:val="24"/>
          <w:szCs w:val="24"/>
          <w:lang w:val="en-GB" w:eastAsia="en-GB"/>
          <w14:ligatures w14:val="none"/>
        </w:rPr>
        <w:t xml:space="preserve"> </w:t>
      </w:r>
      <w:del w:id="4771" w:author="Jane Kohlhoff" w:date="2024-05-21T06:25:00Z" w16du:dateUtc="2024-05-20T20:25:00Z">
        <w:r w:rsidR="00051D03" w:rsidRPr="00365026" w:rsidDel="00BF235E">
          <w:rPr>
            <w:rFonts w:ascii="Times New Roman" w:eastAsia="Times New Roman" w:hAnsi="Times New Roman" w:cs="Times New Roman"/>
            <w:kern w:val="0"/>
            <w:sz w:val="24"/>
            <w:szCs w:val="24"/>
            <w:lang w:val="en-GB" w:eastAsia="en-GB"/>
            <w14:ligatures w14:val="none"/>
          </w:rPr>
          <w:delText xml:space="preserve">because </w:delText>
        </w:r>
        <w:r w:rsidR="001B06CE" w:rsidRPr="00365026" w:rsidDel="00BF235E">
          <w:rPr>
            <w:rFonts w:ascii="Times New Roman" w:eastAsia="Times New Roman" w:hAnsi="Times New Roman" w:cs="Times New Roman"/>
            <w:kern w:val="0"/>
            <w:sz w:val="24"/>
            <w:szCs w:val="24"/>
            <w:lang w:val="en-GB" w:eastAsia="en-GB"/>
            <w14:ligatures w14:val="none"/>
          </w:rPr>
          <w:delText xml:space="preserve">COS-P is a program that </w:delText>
        </w:r>
        <w:r w:rsidR="006A4DF9" w:rsidRPr="00365026" w:rsidDel="00BF235E">
          <w:rPr>
            <w:rFonts w:ascii="Times New Roman" w:eastAsia="Times New Roman" w:hAnsi="Times New Roman" w:cs="Times New Roman"/>
            <w:kern w:val="0"/>
            <w:sz w:val="24"/>
            <w:szCs w:val="24"/>
            <w:lang w:val="en-GB" w:eastAsia="en-GB"/>
            <w14:ligatures w14:val="none"/>
          </w:rPr>
          <w:delText>has been widely disseminated but</w:delText>
        </w:r>
        <w:r w:rsidR="0039452A" w:rsidRPr="00365026" w:rsidDel="00BF235E">
          <w:rPr>
            <w:rFonts w:ascii="Times New Roman" w:eastAsia="Times New Roman" w:hAnsi="Times New Roman" w:cs="Times New Roman"/>
            <w:kern w:val="0"/>
            <w:sz w:val="24"/>
            <w:szCs w:val="24"/>
            <w:lang w:val="en-GB" w:eastAsia="en-GB"/>
            <w14:ligatures w14:val="none"/>
          </w:rPr>
          <w:delText xml:space="preserve"> </w:delText>
        </w:r>
        <w:r w:rsidR="001B06CE" w:rsidRPr="00365026" w:rsidDel="00BF235E">
          <w:rPr>
            <w:rFonts w:ascii="Times New Roman" w:eastAsia="Times New Roman" w:hAnsi="Times New Roman" w:cs="Times New Roman"/>
            <w:kern w:val="0"/>
            <w:sz w:val="24"/>
            <w:szCs w:val="24"/>
            <w:lang w:val="en-GB" w:eastAsia="en-GB"/>
            <w14:ligatures w14:val="none"/>
          </w:rPr>
          <w:delText xml:space="preserve">not been </w:delText>
        </w:r>
        <w:r w:rsidR="00FF6287" w:rsidRPr="00365026" w:rsidDel="00BF235E">
          <w:rPr>
            <w:rFonts w:ascii="Times New Roman" w:eastAsia="Times New Roman" w:hAnsi="Times New Roman" w:cs="Times New Roman"/>
            <w:kern w:val="0"/>
            <w:sz w:val="24"/>
            <w:szCs w:val="24"/>
            <w:lang w:val="en-GB" w:eastAsia="en-GB"/>
            <w14:ligatures w14:val="none"/>
          </w:rPr>
          <w:delText>extensively</w:delText>
        </w:r>
        <w:r w:rsidR="00091CD6" w:rsidRPr="00365026" w:rsidDel="00BF235E">
          <w:rPr>
            <w:rFonts w:ascii="Times New Roman" w:eastAsia="Times New Roman" w:hAnsi="Times New Roman" w:cs="Times New Roman"/>
            <w:kern w:val="0"/>
            <w:sz w:val="24"/>
            <w:szCs w:val="24"/>
            <w:lang w:val="en-GB" w:eastAsia="en-GB"/>
            <w14:ligatures w14:val="none"/>
          </w:rPr>
          <w:delText xml:space="preserve"> </w:delText>
        </w:r>
        <w:r w:rsidR="001B06CE" w:rsidRPr="00365026" w:rsidDel="00BF235E">
          <w:rPr>
            <w:rFonts w:ascii="Times New Roman" w:eastAsia="Times New Roman" w:hAnsi="Times New Roman" w:cs="Times New Roman"/>
            <w:kern w:val="0"/>
            <w:sz w:val="24"/>
            <w:szCs w:val="24"/>
            <w:lang w:val="en-GB" w:eastAsia="en-GB"/>
            <w14:ligatures w14:val="none"/>
          </w:rPr>
          <w:delText>researched</w:delText>
        </w:r>
        <w:r w:rsidR="008E3E5D" w:rsidRPr="00365026" w:rsidDel="00BF235E">
          <w:rPr>
            <w:rFonts w:ascii="Times New Roman" w:eastAsia="Times New Roman" w:hAnsi="Times New Roman" w:cs="Times New Roman"/>
            <w:kern w:val="0"/>
            <w:sz w:val="24"/>
            <w:szCs w:val="24"/>
            <w:lang w:val="en-GB" w:eastAsia="en-GB"/>
            <w14:ligatures w14:val="none"/>
          </w:rPr>
          <w:delText>, and o</w:delText>
        </w:r>
        <w:r w:rsidR="00362E8C" w:rsidRPr="00365026" w:rsidDel="00BF235E">
          <w:rPr>
            <w:rFonts w:ascii="Times New Roman" w:eastAsia="Times New Roman" w:hAnsi="Times New Roman" w:cs="Times New Roman"/>
            <w:kern w:val="0"/>
            <w:sz w:val="24"/>
            <w:szCs w:val="24"/>
            <w:lang w:val="en-GB" w:eastAsia="en-GB"/>
            <w14:ligatures w14:val="none"/>
          </w:rPr>
          <w:delText xml:space="preserve">f the </w:delText>
        </w:r>
        <w:r w:rsidR="008E3E5D" w:rsidRPr="00365026" w:rsidDel="00BF235E">
          <w:rPr>
            <w:rFonts w:ascii="Times New Roman" w:eastAsia="Times New Roman" w:hAnsi="Times New Roman" w:cs="Times New Roman"/>
            <w:kern w:val="0"/>
            <w:sz w:val="24"/>
            <w:szCs w:val="24"/>
            <w:lang w:val="en-GB" w:eastAsia="en-GB"/>
            <w14:ligatures w14:val="none"/>
          </w:rPr>
          <w:delText>r</w:delText>
        </w:r>
        <w:r w:rsidR="00362E8C" w:rsidRPr="00365026" w:rsidDel="00BF235E">
          <w:rPr>
            <w:rFonts w:ascii="Times New Roman" w:eastAsia="Times New Roman" w:hAnsi="Times New Roman" w:cs="Times New Roman"/>
            <w:kern w:val="0"/>
            <w:sz w:val="24"/>
            <w:szCs w:val="24"/>
            <w:lang w:val="en-GB" w:eastAsia="en-GB"/>
            <w14:ligatures w14:val="none"/>
          </w:rPr>
          <w:delText xml:space="preserve">andomised controlled trials conducted to date, </w:delText>
        </w:r>
        <w:r w:rsidR="00EA1022" w:rsidRPr="00365026" w:rsidDel="00BF235E">
          <w:rPr>
            <w:rFonts w:ascii="Times New Roman" w:eastAsia="Times New Roman" w:hAnsi="Times New Roman" w:cs="Times New Roman"/>
            <w:kern w:val="0"/>
            <w:sz w:val="24"/>
            <w:szCs w:val="24"/>
            <w:lang w:val="en-GB" w:eastAsia="en-GB"/>
            <w14:ligatures w14:val="none"/>
          </w:rPr>
          <w:delText>results</w:delText>
        </w:r>
        <w:r w:rsidR="00FF6287" w:rsidRPr="00365026" w:rsidDel="00BF235E">
          <w:rPr>
            <w:rFonts w:ascii="Times New Roman" w:eastAsia="Times New Roman" w:hAnsi="Times New Roman" w:cs="Times New Roman"/>
            <w:kern w:val="0"/>
            <w:sz w:val="24"/>
            <w:szCs w:val="24"/>
            <w:lang w:val="en-GB" w:eastAsia="en-GB"/>
            <w14:ligatures w14:val="none"/>
          </w:rPr>
          <w:delText xml:space="preserve"> </w:delText>
        </w:r>
        <w:r w:rsidR="008E3E5D" w:rsidRPr="00365026" w:rsidDel="00BF235E">
          <w:rPr>
            <w:rFonts w:ascii="Times New Roman" w:eastAsia="Times New Roman" w:hAnsi="Times New Roman" w:cs="Times New Roman"/>
            <w:kern w:val="0"/>
            <w:sz w:val="24"/>
            <w:szCs w:val="24"/>
            <w:lang w:val="en-GB" w:eastAsia="en-GB"/>
            <w14:ligatures w14:val="none"/>
          </w:rPr>
          <w:delText xml:space="preserve">have been mixed </w:delText>
        </w:r>
        <w:r w:rsidR="00833CD4" w:rsidRPr="00365026" w:rsidDel="00BF235E">
          <w:rPr>
            <w:rFonts w:ascii="Times New Roman" w:eastAsia="Times New Roman" w:hAnsi="Times New Roman" w:cs="Times New Roman"/>
            <w:kern w:val="0"/>
            <w:sz w:val="24"/>
            <w:szCs w:val="24"/>
            <w:lang w:val="en-GB" w:eastAsia="en-GB"/>
            <w14:ligatures w14:val="none"/>
          </w:rPr>
          <w:fldChar w:fldCharType="begin">
            <w:fldData xml:space="preserve">PEVuZE5vdGU+PENpdGU+PEF1dGhvcj5DYXNzaWR5PC9BdXRob3I+PFllYXI+MjAxNzwvWWVhcj48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</w:fldData>
          </w:fldChar>
        </w:r>
        <w:r w:rsidR="00643754" w:rsidRPr="00365026" w:rsidDel="00BF235E">
          <w:rPr>
            <w:rFonts w:ascii="Times New Roman" w:eastAsia="Times New Roman" w:hAnsi="Times New Roman" w:cs="Times New Roman"/>
            <w:kern w:val="0"/>
            <w:sz w:val="24"/>
            <w:szCs w:val="24"/>
            <w:lang w:val="en-GB" w:eastAsia="en-GB"/>
            <w14:ligatures w14:val="none"/>
          </w:rPr>
          <w:delInstrText xml:space="preserve"> ADDIN EN.CITE </w:delInstrText>
        </w:r>
        <w:r w:rsidR="00643754" w:rsidRPr="00365026" w:rsidDel="00BF235E">
          <w:rPr>
            <w:rFonts w:ascii="Times New Roman" w:eastAsia="Times New Roman" w:hAnsi="Times New Roman" w:cs="Times New Roman"/>
            <w:kern w:val="0"/>
            <w:sz w:val="24"/>
            <w:szCs w:val="24"/>
            <w:lang w:val="en-GB" w:eastAsia="en-GB"/>
            <w14:ligatures w14:val="none"/>
          </w:rPr>
          <w:fldChar w:fldCharType="begin">
            <w:fldData xml:space="preserve">PEVuZE5vdGU+PENpdGU+PEF1dGhvcj5DYXNzaWR5PC9BdXRob3I+PFllYXI+MjAxNzwvWWVhcj48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</w:fldData>
          </w:fldChar>
        </w:r>
        <w:r w:rsidR="00643754" w:rsidRPr="00365026" w:rsidDel="00BF235E">
          <w:rPr>
            <w:rFonts w:ascii="Times New Roman" w:eastAsia="Times New Roman" w:hAnsi="Times New Roman" w:cs="Times New Roman"/>
            <w:kern w:val="0"/>
            <w:sz w:val="24"/>
            <w:szCs w:val="24"/>
            <w:lang w:val="en-GB" w:eastAsia="en-GB"/>
            <w14:ligatures w14:val="none"/>
          </w:rPr>
          <w:delInstrText xml:space="preserve"> ADDIN EN.CITE.DATA </w:delInstrText>
        </w:r>
        <w:r w:rsidR="00643754" w:rsidRPr="00365026" w:rsidDel="00BF235E">
          <w:rPr>
            <w:rFonts w:ascii="Times New Roman" w:eastAsia="Times New Roman" w:hAnsi="Times New Roman" w:cs="Times New Roman"/>
            <w:kern w:val="0"/>
            <w:sz w:val="24"/>
            <w:szCs w:val="24"/>
            <w:lang w:val="en-GB" w:eastAsia="en-GB"/>
            <w14:ligatures w14:val="none"/>
          </w:rPr>
        </w:r>
        <w:r w:rsidR="00643754" w:rsidRPr="00365026" w:rsidDel="00BF235E">
          <w:rPr>
            <w:rFonts w:ascii="Times New Roman" w:eastAsia="Times New Roman" w:hAnsi="Times New Roman" w:cs="Times New Roman"/>
            <w:kern w:val="0"/>
            <w:sz w:val="24"/>
            <w:szCs w:val="24"/>
            <w:lang w:val="en-GB" w:eastAsia="en-GB"/>
            <w14:ligatures w14:val="none"/>
          </w:rPr>
          <w:fldChar w:fldCharType="end"/>
        </w:r>
        <w:r w:rsidR="00833CD4" w:rsidRPr="00365026" w:rsidDel="00BF235E">
          <w:rPr>
            <w:rFonts w:ascii="Times New Roman" w:eastAsia="Times New Roman" w:hAnsi="Times New Roman" w:cs="Times New Roman"/>
            <w:kern w:val="0"/>
            <w:sz w:val="24"/>
            <w:szCs w:val="24"/>
            <w:lang w:val="en-GB" w:eastAsia="en-GB"/>
            <w14:ligatures w14:val="none"/>
          </w:rPr>
        </w:r>
        <w:r w:rsidR="00833CD4" w:rsidRPr="00365026" w:rsidDel="00BF235E">
          <w:rPr>
            <w:rFonts w:ascii="Times New Roman" w:eastAsia="Times New Roman" w:hAnsi="Times New Roman" w:cs="Times New Roman"/>
            <w:kern w:val="0"/>
            <w:sz w:val="24"/>
            <w:szCs w:val="24"/>
            <w:lang w:val="en-GB" w:eastAsia="en-GB"/>
            <w14:ligatures w14:val="none"/>
          </w:rPr>
          <w:fldChar w:fldCharType="separate"/>
        </w:r>
        <w:r w:rsidR="00906C52" w:rsidRPr="00365026" w:rsidDel="00BF235E">
          <w:rPr>
            <w:rFonts w:ascii="Times New Roman" w:eastAsia="Times New Roman" w:hAnsi="Times New Roman" w:cs="Times New Roman"/>
            <w:noProof/>
            <w:kern w:val="0"/>
            <w:sz w:val="24"/>
            <w:szCs w:val="24"/>
            <w:lang w:val="en-GB" w:eastAsia="en-GB"/>
            <w14:ligatures w14:val="none"/>
          </w:rPr>
          <w:delText>(Cassidy et al., 2017; Risholm Mothander et al., 2018; Zimmer-Gembeck et al., 2022)</w:delText>
        </w:r>
        <w:r w:rsidR="00833CD4" w:rsidRPr="00365026" w:rsidDel="00BF235E">
          <w:rPr>
            <w:rFonts w:ascii="Times New Roman" w:eastAsia="Times New Roman" w:hAnsi="Times New Roman" w:cs="Times New Roman"/>
            <w:kern w:val="0"/>
            <w:sz w:val="24"/>
            <w:szCs w:val="24"/>
            <w:lang w:val="en-GB" w:eastAsia="en-GB"/>
            <w14:ligatures w14:val="none"/>
          </w:rPr>
          <w:fldChar w:fldCharType="end"/>
        </w:r>
        <w:r w:rsidR="000704F0" w:rsidRPr="00365026" w:rsidDel="00BF235E">
          <w:rPr>
            <w:rFonts w:ascii="Times New Roman" w:eastAsia="Times New Roman" w:hAnsi="Times New Roman" w:cs="Times New Roman"/>
            <w:kern w:val="0"/>
            <w:sz w:val="24"/>
            <w:szCs w:val="24"/>
            <w:lang w:val="en-GB" w:eastAsia="en-GB"/>
            <w14:ligatures w14:val="none"/>
          </w:rPr>
          <w:delText>.</w:delText>
        </w:r>
        <w:r w:rsidR="00FF6287" w:rsidRPr="00365026" w:rsidDel="00BF235E">
          <w:rPr>
            <w:rFonts w:ascii="Times New Roman" w:eastAsia="Times New Roman" w:hAnsi="Times New Roman" w:cs="Times New Roman"/>
            <w:kern w:val="0"/>
            <w:sz w:val="24"/>
            <w:szCs w:val="24"/>
            <w:lang w:val="en-GB" w:eastAsia="en-GB"/>
            <w14:ligatures w14:val="none"/>
          </w:rPr>
          <w:delText xml:space="preserve"> </w:delText>
        </w:r>
      </w:del>
      <w:ins w:id="4772" w:author="Jane Kohlhoff" w:date="2024-05-21T06:25:00Z" w16du:dateUtc="2024-05-20T20:25:00Z">
        <w:r w:rsidR="00BF235E" w:rsidRPr="00365026">
          <w:rPr>
            <w:rFonts w:ascii="Times New Roman" w:eastAsia="Times New Roman" w:hAnsi="Times New Roman" w:cs="Times New Roman"/>
            <w:kern w:val="0"/>
            <w:sz w:val="24"/>
            <w:szCs w:val="24"/>
            <w:lang w:val="en-GB" w:eastAsia="en-GB"/>
            <w14:ligatures w14:val="none"/>
          </w:rPr>
          <w:t>L</w:t>
        </w:r>
      </w:ins>
      <w:ins w:id="4773" w:author="Jane Kohlhoff" w:date="2024-05-21T06:12:00Z" w16du:dateUtc="2024-05-20T20:12:00Z">
        <w:r w:rsidR="00FE311E" w:rsidRPr="00365026">
          <w:rPr>
            <w:rFonts w:ascii="Times New Roman" w:eastAsia="Times New Roman" w:hAnsi="Times New Roman" w:cs="Times New Roman"/>
            <w:kern w:val="0"/>
            <w:sz w:val="24"/>
            <w:szCs w:val="24"/>
            <w:lang w:val="en-GB" w:eastAsia="en-GB"/>
            <w14:ligatures w14:val="none"/>
          </w:rPr>
          <w:t>ike parents in the PCIT-T group,</w:t>
        </w:r>
      </w:ins>
      <w:ins w:id="4774" w:author="Jane Kohlhoff" w:date="2024-05-21T06:11:00Z" w16du:dateUtc="2024-05-20T20:11:00Z">
        <w:r w:rsidR="00FE311E" w:rsidRPr="00365026">
          <w:rPr>
            <w:rFonts w:ascii="Times New Roman" w:eastAsia="Times New Roman" w:hAnsi="Times New Roman" w:cs="Times New Roman"/>
            <w:kern w:val="0"/>
            <w:sz w:val="24"/>
            <w:szCs w:val="24"/>
            <w:lang w:val="en-GB" w:eastAsia="en-GB"/>
            <w14:ligatures w14:val="none"/>
          </w:rPr>
          <w:t xml:space="preserve"> parents in the COS-P group showed statistically significant </w:t>
        </w:r>
      </w:ins>
      <w:ins w:id="4775" w:author="Jane Kohlhoff" w:date="2024-05-21T06:12:00Z" w16du:dateUtc="2024-05-20T20:12:00Z">
        <w:r w:rsidR="00FE311E" w:rsidRPr="00365026">
          <w:rPr>
            <w:rFonts w:ascii="Times New Roman" w:eastAsia="Times New Roman" w:hAnsi="Times New Roman" w:cs="Times New Roman"/>
            <w:kern w:val="0"/>
            <w:sz w:val="24"/>
            <w:szCs w:val="24"/>
            <w:lang w:val="en-GB" w:eastAsia="en-GB"/>
            <w14:ligatures w14:val="none"/>
          </w:rPr>
          <w:t>i</w:t>
        </w:r>
      </w:ins>
      <w:ins w:id="4776" w:author="Jane Kohlhoff" w:date="2024-05-21T06:26:00Z" w16du:dateUtc="2024-05-20T20:26:00Z">
        <w:r w:rsidR="00BF235E" w:rsidRPr="00365026">
          <w:rPr>
            <w:rFonts w:ascii="Times New Roman" w:eastAsia="Times New Roman" w:hAnsi="Times New Roman" w:cs="Times New Roman"/>
            <w:kern w:val="0"/>
            <w:sz w:val="24"/>
            <w:szCs w:val="24"/>
            <w:lang w:val="en-GB" w:eastAsia="en-GB"/>
            <w14:ligatures w14:val="none"/>
          </w:rPr>
          <w:t xml:space="preserve">ncreases in </w:t>
        </w:r>
      </w:ins>
      <w:ins w:id="4777" w:author="Jane Kohlhoff" w:date="2024-05-21T06:12:00Z" w16du:dateUtc="2024-05-20T20:12:00Z">
        <w:r w:rsidR="00FE311E" w:rsidRPr="00365026">
          <w:rPr>
            <w:rFonts w:ascii="Times New Roman" w:eastAsia="Times New Roman" w:hAnsi="Times New Roman" w:cs="Times New Roman"/>
            <w:kern w:val="0"/>
            <w:sz w:val="24"/>
            <w:szCs w:val="24"/>
            <w:lang w:val="en-GB" w:eastAsia="en-GB"/>
            <w14:ligatures w14:val="none"/>
          </w:rPr>
          <w:t>positive parenting verbalisations and decreases in negative parenting</w:t>
        </w:r>
      </w:ins>
      <w:ins w:id="4778" w:author="Jane Kohlhoff" w:date="2024-06-11T14:10:00Z" w16du:dateUtc="2024-06-11T04:10:00Z">
        <w:r w:rsidR="00273A3F">
          <w:rPr>
            <w:rFonts w:ascii="Times New Roman" w:eastAsia="Times New Roman" w:hAnsi="Times New Roman" w:cs="Times New Roman"/>
            <w:kern w:val="0"/>
            <w:sz w:val="24"/>
            <w:szCs w:val="24"/>
            <w:lang w:val="en-GB" w:eastAsia="en-GB"/>
            <w14:ligatures w14:val="none"/>
          </w:rPr>
          <w:t xml:space="preserve"> </w:t>
        </w:r>
        <w:r w:rsidR="00273A3F" w:rsidRPr="00365026">
          <w:rPr>
            <w:rFonts w:ascii="Times New Roman" w:eastAsia="Times New Roman" w:hAnsi="Times New Roman" w:cs="Times New Roman"/>
            <w:kern w:val="0"/>
            <w:sz w:val="24"/>
            <w:szCs w:val="24"/>
            <w:lang w:val="en-GB" w:eastAsia="en-GB"/>
            <w14:ligatures w14:val="none"/>
          </w:rPr>
          <w:t>verbalisations</w:t>
        </w:r>
      </w:ins>
      <w:ins w:id="4779" w:author="Jane Kohlhoff" w:date="2024-05-21T06:12:00Z" w16du:dateUtc="2024-05-20T20:12:00Z">
        <w:r w:rsidR="00FE311E" w:rsidRPr="00365026">
          <w:rPr>
            <w:rFonts w:ascii="Times New Roman" w:eastAsia="Times New Roman" w:hAnsi="Times New Roman" w:cs="Times New Roman"/>
            <w:kern w:val="0"/>
            <w:sz w:val="24"/>
            <w:szCs w:val="24"/>
            <w:lang w:val="en-GB" w:eastAsia="en-GB"/>
            <w14:ligatures w14:val="none"/>
          </w:rPr>
          <w:t xml:space="preserve">. </w:t>
        </w:r>
      </w:ins>
      <w:ins w:id="4780" w:author="Jane Kohlhoff" w:date="2024-05-21T06:13:00Z" w16du:dateUtc="2024-05-20T20:13:00Z">
        <w:r w:rsidR="00FE311E" w:rsidRPr="00365026">
          <w:rPr>
            <w:rFonts w:ascii="Times New Roman" w:eastAsia="Times New Roman" w:hAnsi="Times New Roman" w:cs="Times New Roman"/>
            <w:kern w:val="0"/>
            <w:sz w:val="24"/>
            <w:szCs w:val="24"/>
            <w:lang w:val="en-GB" w:eastAsia="en-GB"/>
            <w14:ligatures w14:val="none"/>
          </w:rPr>
          <w:t xml:space="preserve">They also reported </w:t>
        </w:r>
        <w:r w:rsidR="00FE311E" w:rsidRPr="00273A3F">
          <w:rPr>
            <w:rFonts w:ascii="Times New Roman" w:eastAsia="Times New Roman" w:hAnsi="Times New Roman" w:cs="Times New Roman"/>
            <w:kern w:val="0"/>
            <w:sz w:val="24"/>
            <w:szCs w:val="24"/>
            <w:highlight w:val="yellow"/>
            <w:lang w:val="en-GB" w:eastAsia="en-GB"/>
            <w14:ligatures w14:val="none"/>
            <w:rPrChange w:id="4781" w:author="Jane Kohlhoff" w:date="2024-06-11T14:09:00Z" w16du:dateUtc="2024-06-11T04:09:00Z">
              <w:rPr>
                <w:rFonts w:ascii="Times New Roman" w:eastAsia="Times New Roman" w:hAnsi="Times New Roman" w:cs="Times New Roman"/>
                <w:kern w:val="0"/>
                <w:sz w:val="24"/>
                <w:szCs w:val="24"/>
                <w:lang w:val="en-GB" w:eastAsia="en-GB"/>
                <w14:ligatures w14:val="none"/>
              </w:rPr>
            </w:rPrChange>
          </w:rPr>
          <w:t>significant reductions in parenting stress</w:t>
        </w:r>
        <w:r w:rsidR="00FE311E" w:rsidRPr="00365026">
          <w:rPr>
            <w:rFonts w:ascii="Times New Roman" w:eastAsia="Times New Roman" w:hAnsi="Times New Roman" w:cs="Times New Roman"/>
            <w:kern w:val="0"/>
            <w:sz w:val="24"/>
            <w:szCs w:val="24"/>
            <w:lang w:val="en-GB" w:eastAsia="en-GB"/>
            <w14:ligatures w14:val="none"/>
          </w:rPr>
          <w:t>, and reductions in child externali</w:t>
        </w:r>
      </w:ins>
      <w:ins w:id="4782" w:author="Jane Kohlhoff" w:date="2024-05-22T07:12:00Z" w16du:dateUtc="2024-05-21T21:12:00Z">
        <w:r w:rsidR="005B7BB5" w:rsidRPr="00365026">
          <w:rPr>
            <w:rFonts w:ascii="Times New Roman" w:eastAsia="Times New Roman" w:hAnsi="Times New Roman" w:cs="Times New Roman"/>
            <w:kern w:val="0"/>
            <w:sz w:val="24"/>
            <w:szCs w:val="24"/>
            <w:lang w:val="en-GB" w:eastAsia="en-GB"/>
            <w14:ligatures w14:val="none"/>
          </w:rPr>
          <w:t>z</w:t>
        </w:r>
      </w:ins>
      <w:ins w:id="4783" w:author="Jane Kohlhoff" w:date="2024-05-21T06:13:00Z" w16du:dateUtc="2024-05-20T20:13:00Z">
        <w:r w:rsidR="00FE311E" w:rsidRPr="00365026">
          <w:rPr>
            <w:rFonts w:ascii="Times New Roman" w:eastAsia="Times New Roman" w:hAnsi="Times New Roman" w:cs="Times New Roman"/>
            <w:kern w:val="0"/>
            <w:sz w:val="24"/>
            <w:szCs w:val="24"/>
            <w:lang w:val="en-GB" w:eastAsia="en-GB"/>
            <w14:ligatures w14:val="none"/>
          </w:rPr>
          <w:t xml:space="preserve">ing </w:t>
        </w:r>
      </w:ins>
      <w:proofErr w:type="spellStart"/>
      <w:ins w:id="4784"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ins w:id="4785" w:author="Jane Kohlhoff" w:date="2024-05-21T06:13:00Z" w16du:dateUtc="2024-05-20T20:13:00Z">
        <w:r w:rsidR="00FE311E" w:rsidRPr="00365026">
          <w:rPr>
            <w:rFonts w:ascii="Times New Roman" w:eastAsia="Times New Roman" w:hAnsi="Times New Roman" w:cs="Times New Roman"/>
            <w:kern w:val="0"/>
            <w:sz w:val="24"/>
            <w:szCs w:val="24"/>
            <w:lang w:val="en-GB" w:eastAsia="en-GB"/>
            <w14:ligatures w14:val="none"/>
          </w:rPr>
          <w:t>s</w:t>
        </w:r>
        <w:proofErr w:type="spellEnd"/>
        <w:r w:rsidR="00FE311E" w:rsidRPr="00365026">
          <w:rPr>
            <w:rFonts w:ascii="Times New Roman" w:eastAsia="Times New Roman" w:hAnsi="Times New Roman" w:cs="Times New Roman"/>
            <w:kern w:val="0"/>
            <w:sz w:val="24"/>
            <w:szCs w:val="24"/>
            <w:lang w:val="en-GB" w:eastAsia="en-GB"/>
            <w14:ligatures w14:val="none"/>
          </w:rPr>
          <w:t xml:space="preserve">. </w:t>
        </w:r>
      </w:ins>
      <w:del w:id="4786" w:author="Jane Kohlhoff" w:date="2024-05-21T06:14:00Z" w16du:dateUtc="2024-05-20T20:14:00Z">
        <w:r w:rsidR="000704F0" w:rsidRPr="00365026" w:rsidDel="00FE311E">
          <w:rPr>
            <w:rFonts w:ascii="Times New Roman" w:eastAsia="Times New Roman" w:hAnsi="Times New Roman" w:cs="Times New Roman"/>
            <w:kern w:val="0"/>
            <w:sz w:val="24"/>
            <w:szCs w:val="24"/>
            <w:lang w:val="en-GB" w:eastAsia="en-GB"/>
            <w14:ligatures w14:val="none"/>
          </w:rPr>
          <w:delText>While the overarching conclusion of this study is that PCIT-T yielded superior outcomes than</w:delText>
        </w:r>
      </w:del>
      <w:ins w:id="4787" w:author="Jane Kohlhoff" w:date="2024-05-21T06:27:00Z" w16du:dateUtc="2024-05-20T20:27:00Z">
        <w:r w:rsidR="0077053F" w:rsidRPr="00365026">
          <w:rPr>
            <w:rFonts w:ascii="Times New Roman" w:eastAsia="Times New Roman" w:hAnsi="Times New Roman" w:cs="Times New Roman"/>
            <w:kern w:val="0"/>
            <w:sz w:val="24"/>
            <w:szCs w:val="24"/>
            <w:lang w:val="en-GB" w:eastAsia="en-GB"/>
            <w14:ligatures w14:val="none"/>
          </w:rPr>
          <w:t xml:space="preserve">These are </w:t>
        </w:r>
      </w:ins>
      <w:ins w:id="4788" w:author="Jane Kohlhoff" w:date="2024-05-21T06:35:00Z" w16du:dateUtc="2024-05-20T20:35:00Z">
        <w:r w:rsidR="00712A52" w:rsidRPr="00365026">
          <w:rPr>
            <w:rFonts w:ascii="Times New Roman" w:eastAsia="Times New Roman" w:hAnsi="Times New Roman" w:cs="Times New Roman"/>
            <w:kern w:val="0"/>
            <w:sz w:val="24"/>
            <w:szCs w:val="24"/>
            <w:lang w:val="en-GB" w:eastAsia="en-GB"/>
            <w14:ligatures w14:val="none"/>
          </w:rPr>
          <w:t>important</w:t>
        </w:r>
      </w:ins>
      <w:ins w:id="4789" w:author="Jane Kohlhoff" w:date="2024-05-21T06:27:00Z" w16du:dateUtc="2024-05-20T20:27:00Z">
        <w:r w:rsidR="0077053F" w:rsidRPr="00365026">
          <w:rPr>
            <w:rFonts w:ascii="Times New Roman" w:eastAsia="Times New Roman" w:hAnsi="Times New Roman" w:cs="Times New Roman"/>
            <w:kern w:val="0"/>
            <w:sz w:val="24"/>
            <w:szCs w:val="24"/>
            <w:lang w:val="en-GB" w:eastAsia="en-GB"/>
            <w14:ligatures w14:val="none"/>
          </w:rPr>
          <w:t xml:space="preserve"> findings </w:t>
        </w:r>
        <w:r w:rsidR="00BF235E" w:rsidRPr="00365026">
          <w:rPr>
            <w:rFonts w:ascii="Times New Roman" w:eastAsia="Times New Roman" w:hAnsi="Times New Roman" w:cs="Times New Roman"/>
            <w:kern w:val="0"/>
            <w:sz w:val="24"/>
            <w:szCs w:val="24"/>
            <w:lang w:val="en-GB" w:eastAsia="en-GB"/>
            <w14:ligatures w14:val="none"/>
          </w:rPr>
          <w:t xml:space="preserve">because COS-P is a program that has been widely disseminated but not been extensively researched, and of the </w:t>
        </w:r>
        <w:r w:rsidR="0077053F" w:rsidRPr="00365026">
          <w:rPr>
            <w:rFonts w:ascii="Times New Roman" w:eastAsia="Times New Roman" w:hAnsi="Times New Roman" w:cs="Times New Roman"/>
            <w:kern w:val="0"/>
            <w:sz w:val="24"/>
            <w:szCs w:val="24"/>
            <w:lang w:val="en-GB" w:eastAsia="en-GB"/>
            <w14:ligatures w14:val="none"/>
          </w:rPr>
          <w:t>studies</w:t>
        </w:r>
        <w:r w:rsidR="00BF235E" w:rsidRPr="00365026">
          <w:rPr>
            <w:rFonts w:ascii="Times New Roman" w:eastAsia="Times New Roman" w:hAnsi="Times New Roman" w:cs="Times New Roman"/>
            <w:kern w:val="0"/>
            <w:sz w:val="24"/>
            <w:szCs w:val="24"/>
            <w:lang w:val="en-GB" w:eastAsia="en-GB"/>
            <w14:ligatures w14:val="none"/>
          </w:rPr>
          <w:t xml:space="preserve"> conducted to date, results have been mixed </w:t>
        </w:r>
        <w:r w:rsidR="00BF235E" w:rsidRPr="00365026">
          <w:rPr>
            <w:rFonts w:ascii="Times New Roman" w:eastAsia="Times New Roman" w:hAnsi="Times New Roman" w:cs="Times New Roman"/>
            <w:kern w:val="0"/>
            <w:sz w:val="24"/>
            <w:szCs w:val="24"/>
            <w:lang w:val="en-GB" w:eastAsia="en-GB"/>
            <w14:ligatures w14:val="none"/>
          </w:rPr>
          <w:fldChar w:fldCharType="begin">
            <w:fldData xml:space="preserve">PEVuZE5vdGU+PENpdGU+PEF1dGhvcj5DYXNzaWR5PC9BdXRob3I+PFllYXI+MjAxNzwvWWVhcj48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</w:fldData>
          </w:fldChar>
        </w:r>
      </w:ins>
      <w:r w:rsidR="00622933">
        <w:rPr>
          <w:rFonts w:ascii="Times New Roman" w:eastAsia="Times New Roman" w:hAnsi="Times New Roman" w:cs="Times New Roman"/>
          <w:kern w:val="0"/>
          <w:sz w:val="24"/>
          <w:szCs w:val="24"/>
          <w:lang w:val="en-GB" w:eastAsia="en-GB"/>
          <w14:ligatures w14:val="none"/>
        </w:rPr>
        <w:instrText xml:space="preserve"> ADDIN EN.CITE </w:instrText>
      </w:r>
      <w:r w:rsidR="00622933">
        <w:rPr>
          <w:rFonts w:ascii="Times New Roman" w:eastAsia="Times New Roman" w:hAnsi="Times New Roman" w:cs="Times New Roman"/>
          <w:kern w:val="0"/>
          <w:sz w:val="24"/>
          <w:szCs w:val="24"/>
          <w:lang w:val="en-GB" w:eastAsia="en-GB"/>
          <w14:ligatures w14:val="none"/>
        </w:rPr>
        <w:fldChar w:fldCharType="begin">
          <w:fldData xml:space="preserve">PEVuZE5vdGU+PENpdGU+PEF1dGhvcj5DYXNzaWR5PC9BdXRob3I+PFllYXI+MjAxNzwvWWVhcj48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</w:fldData>
        </w:fldChar>
      </w:r>
      <w:r w:rsidR="00622933">
        <w:rPr>
          <w:rFonts w:ascii="Times New Roman" w:eastAsia="Times New Roman" w:hAnsi="Times New Roman" w:cs="Times New Roman"/>
          <w:kern w:val="0"/>
          <w:sz w:val="24"/>
          <w:szCs w:val="24"/>
          <w:lang w:val="en-GB" w:eastAsia="en-GB"/>
          <w14:ligatures w14:val="none"/>
        </w:rPr>
        <w:instrText xml:space="preserve"> ADDIN EN.CITE.DATA </w:instrText>
      </w:r>
      <w:r w:rsidR="00622933">
        <w:rPr>
          <w:rFonts w:ascii="Times New Roman" w:eastAsia="Times New Roman" w:hAnsi="Times New Roman" w:cs="Times New Roman"/>
          <w:kern w:val="0"/>
          <w:sz w:val="24"/>
          <w:szCs w:val="24"/>
          <w:lang w:val="en-GB" w:eastAsia="en-GB"/>
          <w14:ligatures w14:val="none"/>
        </w:rPr>
      </w:r>
      <w:r w:rsidR="00622933">
        <w:rPr>
          <w:rFonts w:ascii="Times New Roman" w:eastAsia="Times New Roman" w:hAnsi="Times New Roman" w:cs="Times New Roman"/>
          <w:kern w:val="0"/>
          <w:sz w:val="24"/>
          <w:szCs w:val="24"/>
          <w:lang w:val="en-GB" w:eastAsia="en-GB"/>
          <w14:ligatures w14:val="none"/>
        </w:rPr>
        <w:fldChar w:fldCharType="end"/>
      </w:r>
      <w:ins w:id="4790" w:author="Jane Kohlhoff" w:date="2024-05-21T06:27:00Z" w16du:dateUtc="2024-05-20T20:27:00Z">
        <w:r w:rsidR="00BF235E" w:rsidRPr="00365026">
          <w:rPr>
            <w:rFonts w:ascii="Times New Roman" w:eastAsia="Times New Roman" w:hAnsi="Times New Roman" w:cs="Times New Roman"/>
            <w:kern w:val="0"/>
            <w:sz w:val="24"/>
            <w:szCs w:val="24"/>
            <w:lang w:val="en-GB" w:eastAsia="en-GB"/>
            <w14:ligatures w14:val="none"/>
          </w:rPr>
        </w:r>
        <w:r w:rsidR="00BF235E" w:rsidRPr="00365026">
          <w:rPr>
            <w:rFonts w:ascii="Times New Roman" w:eastAsia="Times New Roman" w:hAnsi="Times New Roman" w:cs="Times New Roman"/>
            <w:kern w:val="0"/>
            <w:sz w:val="24"/>
            <w:szCs w:val="24"/>
            <w:lang w:val="en-GB" w:eastAsia="en-GB"/>
            <w14:ligatures w14:val="none"/>
          </w:rPr>
          <w:fldChar w:fldCharType="separate"/>
        </w:r>
      </w:ins>
      <w:r w:rsidR="00622933">
        <w:rPr>
          <w:rFonts w:ascii="Times New Roman" w:eastAsia="Times New Roman" w:hAnsi="Times New Roman" w:cs="Times New Roman"/>
          <w:noProof/>
          <w:kern w:val="0"/>
          <w:sz w:val="24"/>
          <w:szCs w:val="24"/>
          <w:lang w:val="en-GB" w:eastAsia="en-GB"/>
          <w14:ligatures w14:val="none"/>
        </w:rPr>
        <w:t>(84, 85, 86)</w:t>
      </w:r>
      <w:ins w:id="4791" w:author="Jane Kohlhoff" w:date="2024-05-21T06:27:00Z" w16du:dateUtc="2024-05-20T20:27:00Z">
        <w:r w:rsidR="00BF235E" w:rsidRPr="00365026">
          <w:rPr>
            <w:rFonts w:ascii="Times New Roman" w:eastAsia="Times New Roman" w:hAnsi="Times New Roman" w:cs="Times New Roman"/>
            <w:kern w:val="0"/>
            <w:sz w:val="24"/>
            <w:szCs w:val="24"/>
            <w:lang w:val="en-GB" w:eastAsia="en-GB"/>
            <w14:ligatures w14:val="none"/>
          </w:rPr>
          <w:fldChar w:fldCharType="end"/>
        </w:r>
        <w:r w:rsidR="00BF235E" w:rsidRPr="00365026">
          <w:rPr>
            <w:rFonts w:ascii="Times New Roman" w:eastAsia="Times New Roman" w:hAnsi="Times New Roman" w:cs="Times New Roman"/>
            <w:kern w:val="0"/>
            <w:sz w:val="24"/>
            <w:szCs w:val="24"/>
            <w:lang w:val="en-GB" w:eastAsia="en-GB"/>
            <w14:ligatures w14:val="none"/>
          </w:rPr>
          <w:t xml:space="preserve">. </w:t>
        </w:r>
        <w:r w:rsidR="0077053F" w:rsidRPr="00365026">
          <w:rPr>
            <w:rFonts w:ascii="Times New Roman" w:eastAsia="Times New Roman" w:hAnsi="Times New Roman" w:cs="Times New Roman"/>
            <w:kern w:val="0"/>
            <w:sz w:val="24"/>
            <w:szCs w:val="24"/>
            <w:lang w:val="en-GB" w:eastAsia="en-GB"/>
            <w14:ligatures w14:val="none"/>
          </w:rPr>
          <w:t>The findings</w:t>
        </w:r>
      </w:ins>
      <w:ins w:id="4792" w:author="Jane Kohlhoff" w:date="2024-05-21T06:14:00Z" w16du:dateUtc="2024-05-20T20:14:00Z">
        <w:r w:rsidR="00FE311E" w:rsidRPr="00365026">
          <w:rPr>
            <w:rFonts w:ascii="Times New Roman" w:eastAsia="Times New Roman" w:hAnsi="Times New Roman" w:cs="Times New Roman"/>
            <w:kern w:val="0"/>
            <w:sz w:val="24"/>
            <w:szCs w:val="24"/>
            <w:lang w:val="en-GB" w:eastAsia="en-GB"/>
            <w14:ligatures w14:val="none"/>
          </w:rPr>
          <w:t xml:space="preserve"> </w:t>
        </w:r>
      </w:ins>
      <w:ins w:id="4793" w:author="Jane Kohlhoff" w:date="2024-05-21T06:28:00Z" w16du:dateUtc="2024-05-20T20:28:00Z">
        <w:r w:rsidR="0077053F" w:rsidRPr="00365026">
          <w:rPr>
            <w:rFonts w:ascii="Times New Roman" w:eastAsia="Times New Roman" w:hAnsi="Times New Roman" w:cs="Times New Roman"/>
            <w:kern w:val="0"/>
            <w:sz w:val="24"/>
            <w:szCs w:val="24"/>
            <w:lang w:val="en-GB" w:eastAsia="en-GB"/>
            <w14:ligatures w14:val="none"/>
          </w:rPr>
          <w:t xml:space="preserve">in this </w:t>
        </w:r>
      </w:ins>
      <w:ins w:id="4794" w:author="Jane Kohlhoff" w:date="2024-05-21T06:35:00Z" w16du:dateUtc="2024-05-20T20:35:00Z">
        <w:r w:rsidR="00712A52" w:rsidRPr="00365026">
          <w:rPr>
            <w:rFonts w:ascii="Times New Roman" w:eastAsia="Times New Roman" w:hAnsi="Times New Roman" w:cs="Times New Roman"/>
            <w:kern w:val="0"/>
            <w:sz w:val="24"/>
            <w:szCs w:val="24"/>
            <w:lang w:val="en-GB" w:eastAsia="en-GB"/>
            <w14:ligatures w14:val="none"/>
          </w:rPr>
          <w:t xml:space="preserve">study, with this </w:t>
        </w:r>
      </w:ins>
      <w:ins w:id="4795" w:author="Jane Kohlhoff" w:date="2024-05-21T06:36:00Z" w16du:dateUtc="2024-05-20T20:36:00Z">
        <w:r w:rsidR="00712A52" w:rsidRPr="00365026">
          <w:rPr>
            <w:rFonts w:ascii="Times New Roman" w:eastAsia="Times New Roman" w:hAnsi="Times New Roman" w:cs="Times New Roman"/>
            <w:kern w:val="0"/>
            <w:sz w:val="24"/>
            <w:szCs w:val="24"/>
            <w:lang w:val="en-GB" w:eastAsia="en-GB"/>
            <w14:ligatures w14:val="none"/>
          </w:rPr>
          <w:t xml:space="preserve">particular </w:t>
        </w:r>
      </w:ins>
      <w:ins w:id="4796" w:author="Jane Kohlhoff" w:date="2024-05-21T06:28:00Z" w16du:dateUtc="2024-05-20T20:28:00Z">
        <w:r w:rsidR="0077053F" w:rsidRPr="00365026">
          <w:rPr>
            <w:rFonts w:ascii="Times New Roman" w:eastAsia="Times New Roman" w:hAnsi="Times New Roman" w:cs="Times New Roman"/>
            <w:kern w:val="0"/>
            <w:sz w:val="24"/>
            <w:szCs w:val="24"/>
            <w:lang w:val="en-GB" w:eastAsia="en-GB"/>
            <w14:ligatures w14:val="none"/>
          </w:rPr>
          <w:t>sample</w:t>
        </w:r>
      </w:ins>
      <w:ins w:id="4797" w:author="Jane Kohlhoff" w:date="2024-05-21T06:36:00Z" w16du:dateUtc="2024-05-20T20:36:00Z">
        <w:r w:rsidR="00712A52" w:rsidRPr="00365026">
          <w:rPr>
            <w:rFonts w:ascii="Times New Roman" w:eastAsia="Times New Roman" w:hAnsi="Times New Roman" w:cs="Times New Roman"/>
            <w:kern w:val="0"/>
            <w:sz w:val="24"/>
            <w:szCs w:val="24"/>
            <w:lang w:val="en-GB" w:eastAsia="en-GB"/>
            <w14:ligatures w14:val="none"/>
          </w:rPr>
          <w:t xml:space="preserve"> of parent-toddler dyads (all who presented with toddler </w:t>
        </w:r>
      </w:ins>
      <w:proofErr w:type="spellStart"/>
      <w:ins w:id="4798"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proofErr w:type="spellEnd"/>
      <w:ins w:id="4799" w:author="Jane Kohlhoff" w:date="2024-05-21T06:36:00Z" w16du:dateUtc="2024-05-20T20:36:00Z">
        <w:r w:rsidR="00712A52" w:rsidRPr="00365026">
          <w:rPr>
            <w:rFonts w:ascii="Times New Roman" w:eastAsia="Times New Roman" w:hAnsi="Times New Roman" w:cs="Times New Roman"/>
            <w:kern w:val="0"/>
            <w:sz w:val="24"/>
            <w:szCs w:val="24"/>
            <w:lang w:val="en-GB" w:eastAsia="en-GB"/>
            <w14:ligatures w14:val="none"/>
          </w:rPr>
          <w:t xml:space="preserve"> issues)</w:t>
        </w:r>
      </w:ins>
      <w:ins w:id="4800" w:author="Jane Kohlhoff" w:date="2024-05-21T06:28:00Z" w16du:dateUtc="2024-05-20T20:28:00Z">
        <w:r w:rsidR="0077053F" w:rsidRPr="00365026">
          <w:rPr>
            <w:rFonts w:ascii="Times New Roman" w:eastAsia="Times New Roman" w:hAnsi="Times New Roman" w:cs="Times New Roman"/>
            <w:kern w:val="0"/>
            <w:sz w:val="24"/>
            <w:szCs w:val="24"/>
            <w:lang w:val="en-GB" w:eastAsia="en-GB"/>
            <w14:ligatures w14:val="none"/>
          </w:rPr>
          <w:t xml:space="preserve"> </w:t>
        </w:r>
      </w:ins>
      <w:ins w:id="4801" w:author="Jane Kohlhoff" w:date="2024-05-21T06:14:00Z" w16du:dateUtc="2024-05-20T20:14:00Z">
        <w:r w:rsidR="00FE311E" w:rsidRPr="00365026">
          <w:rPr>
            <w:rFonts w:ascii="Times New Roman" w:eastAsia="Times New Roman" w:hAnsi="Times New Roman" w:cs="Times New Roman"/>
            <w:kern w:val="0"/>
            <w:sz w:val="24"/>
            <w:szCs w:val="24"/>
            <w:lang w:val="en-GB" w:eastAsia="en-GB"/>
            <w14:ligatures w14:val="none"/>
          </w:rPr>
          <w:t>are impressive given that</w:t>
        </w:r>
      </w:ins>
      <w:r w:rsidR="000704F0" w:rsidRPr="00365026">
        <w:rPr>
          <w:rFonts w:ascii="Times New Roman" w:eastAsia="Times New Roman" w:hAnsi="Times New Roman" w:cs="Times New Roman"/>
          <w:kern w:val="0"/>
          <w:sz w:val="24"/>
          <w:szCs w:val="24"/>
          <w:lang w:val="en-GB" w:eastAsia="en-GB"/>
          <w14:ligatures w14:val="none"/>
        </w:rPr>
        <w:t xml:space="preserve"> COS-P</w:t>
      </w:r>
      <w:del w:id="4802" w:author="Jane Kohlhoff" w:date="2024-05-21T06:14:00Z" w16du:dateUtc="2024-05-20T20:14:00Z">
        <w:r w:rsidR="000704F0" w:rsidRPr="00365026" w:rsidDel="00FE311E">
          <w:rPr>
            <w:rFonts w:ascii="Times New Roman" w:eastAsia="Times New Roman" w:hAnsi="Times New Roman" w:cs="Times New Roman"/>
            <w:kern w:val="0"/>
            <w:sz w:val="24"/>
            <w:szCs w:val="24"/>
            <w:lang w:val="en-GB" w:eastAsia="en-GB"/>
            <w14:ligatures w14:val="none"/>
          </w:rPr>
          <w:delText>,</w:delText>
        </w:r>
      </w:del>
      <w:r w:rsidR="000704F0" w:rsidRPr="00365026">
        <w:rPr>
          <w:rFonts w:ascii="Times New Roman" w:eastAsia="Times New Roman" w:hAnsi="Times New Roman" w:cs="Times New Roman"/>
          <w:kern w:val="0"/>
          <w:sz w:val="24"/>
          <w:szCs w:val="24"/>
          <w:lang w:val="en-GB" w:eastAsia="en-GB"/>
          <w14:ligatures w14:val="none"/>
        </w:rPr>
        <w:t xml:space="preserve"> </w:t>
      </w:r>
      <w:del w:id="4803" w:author="Jane Kohlhoff" w:date="2024-05-21T06:14:00Z" w16du:dateUtc="2024-05-20T20:14:00Z">
        <w:r w:rsidR="007E6358" w:rsidRPr="00365026" w:rsidDel="00FE311E">
          <w:rPr>
            <w:rFonts w:ascii="Times New Roman" w:eastAsia="Times New Roman" w:hAnsi="Times New Roman" w:cs="Times New Roman"/>
            <w:kern w:val="0"/>
            <w:sz w:val="24"/>
            <w:szCs w:val="24"/>
            <w:lang w:val="en-GB" w:eastAsia="en-GB"/>
            <w14:ligatures w14:val="none"/>
          </w:rPr>
          <w:delText>consideration must be given to the fact that</w:delText>
        </w:r>
        <w:r w:rsidR="00B618D6" w:rsidRPr="00365026" w:rsidDel="00FE311E">
          <w:rPr>
            <w:rFonts w:ascii="Times New Roman" w:eastAsia="Times New Roman" w:hAnsi="Times New Roman" w:cs="Times New Roman"/>
            <w:kern w:val="0"/>
            <w:sz w:val="24"/>
            <w:szCs w:val="24"/>
            <w:lang w:val="en-GB" w:eastAsia="en-GB"/>
            <w14:ligatures w14:val="none"/>
          </w:rPr>
          <w:delText xml:space="preserve"> PCIT-T </w:delText>
        </w:r>
      </w:del>
      <w:r w:rsidR="00B618D6" w:rsidRPr="00365026">
        <w:rPr>
          <w:rFonts w:ascii="Times New Roman" w:eastAsia="Times New Roman" w:hAnsi="Times New Roman" w:cs="Times New Roman"/>
          <w:kern w:val="0"/>
          <w:sz w:val="24"/>
          <w:szCs w:val="24"/>
          <w:lang w:val="en-GB" w:eastAsia="en-GB"/>
          <w14:ligatures w14:val="none"/>
        </w:rPr>
        <w:t xml:space="preserve">is </w:t>
      </w:r>
      <w:ins w:id="4804" w:author="Jane Kohlhoff" w:date="2024-05-21T06:14:00Z" w16du:dateUtc="2024-05-20T20:14:00Z">
        <w:r w:rsidR="00FE311E" w:rsidRPr="00365026">
          <w:rPr>
            <w:rFonts w:ascii="Times New Roman" w:eastAsia="Times New Roman" w:hAnsi="Times New Roman" w:cs="Times New Roman"/>
            <w:kern w:val="0"/>
            <w:sz w:val="24"/>
            <w:szCs w:val="24"/>
            <w:lang w:val="en-GB" w:eastAsia="en-GB"/>
            <w14:ligatures w14:val="none"/>
          </w:rPr>
          <w:t xml:space="preserve">not </w:t>
        </w:r>
      </w:ins>
      <w:r w:rsidR="00B618D6" w:rsidRPr="00365026">
        <w:rPr>
          <w:rFonts w:ascii="Times New Roman" w:eastAsia="Times New Roman" w:hAnsi="Times New Roman" w:cs="Times New Roman"/>
          <w:kern w:val="0"/>
          <w:sz w:val="24"/>
          <w:szCs w:val="24"/>
          <w:lang w:val="en-GB" w:eastAsia="en-GB"/>
          <w14:ligatures w14:val="none"/>
        </w:rPr>
        <w:t xml:space="preserve">designed specifically for toddler-aged children with </w:t>
      </w:r>
      <w:del w:id="4805" w:author="Jane Kohlhoff" w:date="2024-05-22T07:11:00Z" w16du:dateUtc="2024-05-21T21:11:00Z">
        <w:r w:rsidR="00B618D6"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4806"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r w:rsidR="00B618D6" w:rsidRPr="00365026">
        <w:rPr>
          <w:rFonts w:ascii="Times New Roman" w:eastAsia="Times New Roman" w:hAnsi="Times New Roman" w:cs="Times New Roman"/>
          <w:kern w:val="0"/>
          <w:sz w:val="24"/>
          <w:szCs w:val="24"/>
          <w:lang w:val="en-GB" w:eastAsia="en-GB"/>
          <w14:ligatures w14:val="none"/>
        </w:rPr>
        <w:t>al</w:t>
      </w:r>
      <w:proofErr w:type="spellEnd"/>
      <w:r w:rsidR="00B618D6" w:rsidRPr="00365026">
        <w:rPr>
          <w:rFonts w:ascii="Times New Roman" w:eastAsia="Times New Roman" w:hAnsi="Times New Roman" w:cs="Times New Roman"/>
          <w:kern w:val="0"/>
          <w:sz w:val="24"/>
          <w:szCs w:val="24"/>
          <w:lang w:val="en-GB" w:eastAsia="en-GB"/>
          <w14:ligatures w14:val="none"/>
        </w:rPr>
        <w:t xml:space="preserve"> issues</w:t>
      </w:r>
      <w:ins w:id="4807" w:author="Jane Kohlhoff" w:date="2024-05-21T06:17:00Z" w16du:dateUtc="2024-05-20T20:17:00Z">
        <w:r w:rsidR="00FE311E" w:rsidRPr="00365026">
          <w:rPr>
            <w:rFonts w:ascii="Times New Roman" w:eastAsia="Times New Roman" w:hAnsi="Times New Roman" w:cs="Times New Roman"/>
            <w:kern w:val="0"/>
            <w:sz w:val="24"/>
            <w:szCs w:val="24"/>
            <w:lang w:val="en-GB" w:eastAsia="en-GB"/>
            <w14:ligatures w14:val="none"/>
          </w:rPr>
          <w:t xml:space="preserve"> but is rather </w:t>
        </w:r>
      </w:ins>
      <w:del w:id="4808" w:author="Jane Kohlhoff" w:date="2024-05-21T06:17:00Z" w16du:dateUtc="2024-05-20T20:17:00Z">
        <w:r w:rsidR="00B618D6" w:rsidRPr="00365026" w:rsidDel="00FE311E">
          <w:rPr>
            <w:rFonts w:ascii="Times New Roman" w:eastAsia="Times New Roman" w:hAnsi="Times New Roman" w:cs="Times New Roman"/>
            <w:kern w:val="0"/>
            <w:sz w:val="24"/>
            <w:szCs w:val="24"/>
            <w:lang w:val="en-GB" w:eastAsia="en-GB"/>
            <w14:ligatures w14:val="none"/>
          </w:rPr>
          <w:delText xml:space="preserve">, and </w:delText>
        </w:r>
      </w:del>
      <w:del w:id="4809" w:author="Jane Kohlhoff" w:date="2024-05-21T06:14:00Z" w16du:dateUtc="2024-05-20T20:14:00Z">
        <w:r w:rsidR="00B618D6" w:rsidRPr="00365026" w:rsidDel="00FE311E">
          <w:rPr>
            <w:rFonts w:ascii="Times New Roman" w:eastAsia="Times New Roman" w:hAnsi="Times New Roman" w:cs="Times New Roman"/>
            <w:kern w:val="0"/>
            <w:sz w:val="24"/>
            <w:szCs w:val="24"/>
            <w:lang w:val="en-GB" w:eastAsia="en-GB"/>
            <w14:ligatures w14:val="none"/>
          </w:rPr>
          <w:delText xml:space="preserve">COS-P </w:delText>
        </w:r>
      </w:del>
      <w:del w:id="4810" w:author="Jane Kohlhoff" w:date="2024-05-21T06:17:00Z" w16du:dateUtc="2024-05-20T20:17:00Z">
        <w:r w:rsidR="00B618D6" w:rsidRPr="00365026" w:rsidDel="00FE311E">
          <w:rPr>
            <w:rFonts w:ascii="Times New Roman" w:eastAsia="Times New Roman" w:hAnsi="Times New Roman" w:cs="Times New Roman"/>
            <w:kern w:val="0"/>
            <w:sz w:val="24"/>
            <w:szCs w:val="24"/>
            <w:lang w:val="en-GB" w:eastAsia="en-GB"/>
            <w14:ligatures w14:val="none"/>
          </w:rPr>
          <w:delText xml:space="preserve">is </w:delText>
        </w:r>
      </w:del>
      <w:r w:rsidR="00B618D6" w:rsidRPr="00365026">
        <w:rPr>
          <w:rFonts w:ascii="Times New Roman" w:eastAsia="Times New Roman" w:hAnsi="Times New Roman" w:cs="Times New Roman"/>
          <w:kern w:val="0"/>
          <w:sz w:val="24"/>
          <w:szCs w:val="24"/>
          <w:lang w:val="en-GB" w:eastAsia="en-GB"/>
          <w14:ligatures w14:val="none"/>
        </w:rPr>
        <w:t xml:space="preserve">a more general parenting program (for children of all ages, and not focused specifically on addressing </w:t>
      </w:r>
      <w:proofErr w:type="spellStart"/>
      <w:r w:rsidR="00B618D6" w:rsidRPr="00365026">
        <w:rPr>
          <w:rFonts w:ascii="Times New Roman" w:eastAsia="Times New Roman" w:hAnsi="Times New Roman" w:cs="Times New Roman"/>
          <w:kern w:val="0"/>
          <w:sz w:val="24"/>
          <w:szCs w:val="24"/>
          <w:lang w:val="en-GB" w:eastAsia="en-GB"/>
          <w14:ligatures w14:val="none"/>
        </w:rPr>
        <w:t>behavioral</w:t>
      </w:r>
      <w:proofErr w:type="spellEnd"/>
      <w:r w:rsidR="00B618D6" w:rsidRPr="00365026">
        <w:rPr>
          <w:rFonts w:ascii="Times New Roman" w:eastAsia="Times New Roman" w:hAnsi="Times New Roman" w:cs="Times New Roman"/>
          <w:kern w:val="0"/>
          <w:sz w:val="24"/>
          <w:szCs w:val="24"/>
          <w:lang w:val="en-GB" w:eastAsia="en-GB"/>
          <w14:ligatures w14:val="none"/>
        </w:rPr>
        <w:t xml:space="preserve"> issues)</w:t>
      </w:r>
      <w:ins w:id="4811" w:author="Jane Kohlhoff" w:date="2024-05-21T06:36:00Z" w16du:dateUtc="2024-05-20T20:36:00Z">
        <w:r w:rsidR="00712A52" w:rsidRPr="00365026">
          <w:rPr>
            <w:rFonts w:ascii="Times New Roman" w:eastAsia="Times New Roman" w:hAnsi="Times New Roman" w:cs="Times New Roman"/>
            <w:kern w:val="0"/>
            <w:sz w:val="24"/>
            <w:szCs w:val="24"/>
            <w:lang w:val="en-GB" w:eastAsia="en-GB"/>
            <w14:ligatures w14:val="none"/>
          </w:rPr>
          <w:t xml:space="preserve">. </w:t>
        </w:r>
      </w:ins>
      <w:del w:id="4812" w:author="Jane Kohlhoff" w:date="2024-05-21T06:28:00Z" w16du:dateUtc="2024-05-20T20:28:00Z">
        <w:r w:rsidR="00B618D6" w:rsidRPr="00365026" w:rsidDel="0077053F">
          <w:rPr>
            <w:rFonts w:ascii="Times New Roman" w:eastAsia="Times New Roman" w:hAnsi="Times New Roman" w:cs="Times New Roman"/>
            <w:kern w:val="0"/>
            <w:sz w:val="24"/>
            <w:szCs w:val="24"/>
            <w:lang w:val="en-GB" w:eastAsia="en-GB"/>
            <w14:ligatures w14:val="none"/>
          </w:rPr>
          <w:delText xml:space="preserve">. </w:delText>
        </w:r>
      </w:del>
      <w:ins w:id="4813" w:author="Jane Kohlhoff" w:date="2024-05-21T06:29:00Z" w16du:dateUtc="2024-05-20T20:29:00Z">
        <w:r w:rsidR="0077053F" w:rsidRPr="00365026">
          <w:rPr>
            <w:rFonts w:ascii="Times New Roman" w:eastAsia="Times New Roman" w:hAnsi="Times New Roman" w:cs="Times New Roman"/>
            <w:kern w:val="0"/>
            <w:sz w:val="24"/>
            <w:szCs w:val="24"/>
            <w:lang w:val="en-GB" w:eastAsia="en-GB"/>
            <w14:ligatures w14:val="none"/>
          </w:rPr>
          <w:t xml:space="preserve">It is of note that </w:t>
        </w:r>
      </w:ins>
      <w:del w:id="4814" w:author="Jane Kohlhoff" w:date="2024-05-21T06:22:00Z" w16du:dateUtc="2024-05-20T20:22:00Z">
        <w:r w:rsidR="00F1338B" w:rsidRPr="00365026" w:rsidDel="00BF235E">
          <w:rPr>
            <w:rFonts w:ascii="Times New Roman" w:eastAsia="Times New Roman" w:hAnsi="Times New Roman" w:cs="Times New Roman"/>
            <w:kern w:val="0"/>
            <w:sz w:val="24"/>
            <w:szCs w:val="24"/>
            <w:lang w:val="en-GB" w:eastAsia="en-GB"/>
            <w14:ligatures w14:val="none"/>
          </w:rPr>
          <w:delText xml:space="preserve">Another potential issue relates to the larger sample attrition </w:delText>
        </w:r>
        <w:r w:rsidR="00EB40DC" w:rsidRPr="00365026" w:rsidDel="00BF235E">
          <w:rPr>
            <w:rFonts w:ascii="Times New Roman" w:eastAsia="Times New Roman" w:hAnsi="Times New Roman" w:cs="Times New Roman"/>
            <w:kern w:val="0"/>
            <w:sz w:val="24"/>
            <w:szCs w:val="24"/>
            <w:lang w:val="en-GB" w:eastAsia="en-GB"/>
            <w14:ligatures w14:val="none"/>
          </w:rPr>
          <w:delText xml:space="preserve">seen </w:delText>
        </w:r>
        <w:r w:rsidR="00F1338B" w:rsidRPr="00365026" w:rsidDel="00BF235E">
          <w:rPr>
            <w:rFonts w:ascii="Times New Roman" w:eastAsia="Times New Roman" w:hAnsi="Times New Roman" w:cs="Times New Roman"/>
            <w:kern w:val="0"/>
            <w:sz w:val="24"/>
            <w:szCs w:val="24"/>
            <w:lang w:val="en-GB" w:eastAsia="en-GB"/>
            <w14:ligatures w14:val="none"/>
          </w:rPr>
          <w:delText xml:space="preserve">for the COS-P group. </w:delText>
        </w:r>
        <w:r w:rsidR="009D0911" w:rsidRPr="00365026" w:rsidDel="00BF235E">
          <w:rPr>
            <w:rFonts w:ascii="Times New Roman" w:eastAsia="Times New Roman" w:hAnsi="Times New Roman" w:cs="Times New Roman"/>
            <w:kern w:val="0"/>
            <w:sz w:val="24"/>
            <w:szCs w:val="24"/>
            <w:lang w:val="en-GB" w:eastAsia="en-GB"/>
            <w14:ligatures w14:val="none"/>
          </w:rPr>
          <w:delText>Th</w:delText>
        </w:r>
        <w:r w:rsidR="00F1338B" w:rsidRPr="00365026" w:rsidDel="00BF235E">
          <w:rPr>
            <w:rFonts w:ascii="Times New Roman" w:eastAsia="Times New Roman" w:hAnsi="Times New Roman" w:cs="Times New Roman"/>
            <w:kern w:val="0"/>
            <w:sz w:val="24"/>
            <w:szCs w:val="24"/>
            <w:lang w:val="en-GB" w:eastAsia="en-GB"/>
            <w14:ligatures w14:val="none"/>
          </w:rPr>
          <w:delText>ese</w:delText>
        </w:r>
        <w:r w:rsidR="009D0911" w:rsidRPr="00365026" w:rsidDel="00BF235E">
          <w:rPr>
            <w:rFonts w:ascii="Times New Roman" w:eastAsia="Times New Roman" w:hAnsi="Times New Roman" w:cs="Times New Roman"/>
            <w:kern w:val="0"/>
            <w:sz w:val="24"/>
            <w:szCs w:val="24"/>
            <w:lang w:val="en-GB" w:eastAsia="en-GB"/>
            <w14:ligatures w14:val="none"/>
          </w:rPr>
          <w:delText xml:space="preserve"> </w:delText>
        </w:r>
        <w:r w:rsidR="00F1338B" w:rsidRPr="00365026" w:rsidDel="00BF235E">
          <w:rPr>
            <w:rFonts w:ascii="Times New Roman" w:eastAsia="Times New Roman" w:hAnsi="Times New Roman" w:cs="Times New Roman"/>
            <w:kern w:val="0"/>
            <w:sz w:val="24"/>
            <w:szCs w:val="24"/>
            <w:lang w:val="en-GB" w:eastAsia="en-GB"/>
            <w14:ligatures w14:val="none"/>
          </w:rPr>
          <w:delText xml:space="preserve">issues </w:delText>
        </w:r>
        <w:r w:rsidR="009D0911" w:rsidRPr="00365026" w:rsidDel="00BF235E">
          <w:rPr>
            <w:rFonts w:ascii="Times New Roman" w:eastAsia="Times New Roman" w:hAnsi="Times New Roman" w:cs="Times New Roman"/>
            <w:kern w:val="0"/>
            <w:sz w:val="24"/>
            <w:szCs w:val="24"/>
            <w:lang w:val="en-GB" w:eastAsia="en-GB"/>
            <w14:ligatures w14:val="none"/>
          </w:rPr>
          <w:delText xml:space="preserve">may go some of the way to explaining the superior outcomes for PCIT-T. </w:delText>
        </w:r>
        <w:r w:rsidR="000704F0" w:rsidRPr="00365026" w:rsidDel="00BF235E">
          <w:rPr>
            <w:rFonts w:ascii="Times New Roman" w:eastAsia="Times New Roman" w:hAnsi="Times New Roman" w:cs="Times New Roman"/>
            <w:kern w:val="0"/>
            <w:sz w:val="24"/>
            <w:szCs w:val="24"/>
            <w:lang w:val="en-GB" w:eastAsia="en-GB"/>
            <w14:ligatures w14:val="none"/>
          </w:rPr>
          <w:delText xml:space="preserve">It is of note that the COS-P group did show positive changes </w:delText>
        </w:r>
        <w:r w:rsidR="00EB40DC" w:rsidRPr="00365026" w:rsidDel="00BF235E">
          <w:rPr>
            <w:rFonts w:ascii="Times New Roman" w:eastAsia="Times New Roman" w:hAnsi="Times New Roman" w:cs="Times New Roman"/>
            <w:kern w:val="0"/>
            <w:sz w:val="24"/>
            <w:szCs w:val="24"/>
            <w:lang w:val="en-GB" w:eastAsia="en-GB"/>
            <w14:ligatures w14:val="none"/>
          </w:rPr>
          <w:delText>on s</w:delText>
        </w:r>
        <w:r w:rsidR="00964793" w:rsidRPr="00365026" w:rsidDel="00BF235E">
          <w:rPr>
            <w:rFonts w:ascii="Times New Roman" w:eastAsia="Times New Roman" w:hAnsi="Times New Roman" w:cs="Times New Roman"/>
            <w:kern w:val="0"/>
            <w:sz w:val="24"/>
            <w:szCs w:val="24"/>
            <w:lang w:val="en-GB" w:eastAsia="en-GB"/>
            <w14:ligatures w14:val="none"/>
          </w:rPr>
          <w:delText xml:space="preserve">ome variables </w:delText>
        </w:r>
        <w:r w:rsidR="000704F0" w:rsidRPr="00365026" w:rsidDel="00BF235E">
          <w:rPr>
            <w:rFonts w:ascii="Times New Roman" w:eastAsia="Times New Roman" w:hAnsi="Times New Roman" w:cs="Times New Roman"/>
            <w:kern w:val="0"/>
            <w:sz w:val="24"/>
            <w:szCs w:val="24"/>
            <w:lang w:val="en-GB" w:eastAsia="en-GB"/>
            <w14:ligatures w14:val="none"/>
          </w:rPr>
          <w:delText>(</w:delText>
        </w:r>
        <w:r w:rsidR="000A6DA7" w:rsidRPr="00365026" w:rsidDel="00BF235E">
          <w:rPr>
            <w:rFonts w:ascii="Times New Roman" w:eastAsia="Times New Roman" w:hAnsi="Times New Roman" w:cs="Times New Roman"/>
            <w:kern w:val="0"/>
            <w:sz w:val="24"/>
            <w:szCs w:val="24"/>
            <w:lang w:val="en-GB" w:eastAsia="en-GB"/>
            <w14:ligatures w14:val="none"/>
          </w:rPr>
          <w:delText xml:space="preserve">improved parenting </w:delText>
        </w:r>
        <w:r w:rsidR="00315C31" w:rsidRPr="00365026" w:rsidDel="00BF235E">
          <w:rPr>
            <w:rFonts w:ascii="Times New Roman" w:eastAsia="Times New Roman" w:hAnsi="Times New Roman" w:cs="Times New Roman"/>
            <w:kern w:val="0"/>
            <w:sz w:val="24"/>
            <w:szCs w:val="24"/>
            <w:lang w:val="en-GB" w:eastAsia="en-GB"/>
            <w14:ligatures w14:val="none"/>
          </w:rPr>
          <w:delText>verbalisations, decreased parenting stress,</w:delText>
        </w:r>
        <w:r w:rsidR="002203B2" w:rsidRPr="00365026" w:rsidDel="00BF235E">
          <w:rPr>
            <w:rFonts w:ascii="Times New Roman" w:eastAsia="Times New Roman" w:hAnsi="Times New Roman" w:cs="Times New Roman"/>
            <w:kern w:val="0"/>
            <w:sz w:val="24"/>
            <w:szCs w:val="24"/>
            <w:lang w:val="en-GB" w:eastAsia="en-GB"/>
            <w14:ligatures w14:val="none"/>
          </w:rPr>
          <w:delText xml:space="preserve"> child externalising behaviours</w:delText>
        </w:r>
        <w:r w:rsidR="000704F0" w:rsidRPr="00365026" w:rsidDel="00BF235E">
          <w:rPr>
            <w:rFonts w:ascii="Times New Roman" w:eastAsia="Times New Roman" w:hAnsi="Times New Roman" w:cs="Times New Roman"/>
            <w:kern w:val="0"/>
            <w:sz w:val="24"/>
            <w:szCs w:val="24"/>
            <w:lang w:val="en-GB" w:eastAsia="en-GB"/>
            <w14:ligatures w14:val="none"/>
          </w:rPr>
          <w:delText>).</w:delText>
        </w:r>
        <w:r w:rsidR="00A72B39" w:rsidRPr="00365026" w:rsidDel="00BF235E">
          <w:rPr>
            <w:rFonts w:ascii="Times New Roman" w:eastAsia="Times New Roman" w:hAnsi="Times New Roman" w:cs="Times New Roman"/>
            <w:kern w:val="0"/>
            <w:sz w:val="24"/>
            <w:szCs w:val="24"/>
            <w:lang w:val="en-GB" w:eastAsia="en-GB"/>
            <w14:ligatures w14:val="none"/>
          </w:rPr>
          <w:delText xml:space="preserve"> </w:delText>
        </w:r>
        <w:r w:rsidR="00964793" w:rsidRPr="00365026" w:rsidDel="00BF235E">
          <w:rPr>
            <w:rFonts w:ascii="Times New Roman" w:eastAsia="Times New Roman" w:hAnsi="Times New Roman" w:cs="Times New Roman"/>
            <w:kern w:val="0"/>
            <w:sz w:val="24"/>
            <w:szCs w:val="24"/>
            <w:lang w:val="en-GB" w:eastAsia="en-GB"/>
            <w14:ligatures w14:val="none"/>
          </w:rPr>
          <w:delText>Taken together,</w:delText>
        </w:r>
        <w:r w:rsidR="00051D03" w:rsidRPr="00365026" w:rsidDel="00BF235E">
          <w:rPr>
            <w:rFonts w:ascii="Times New Roman" w:eastAsia="Times New Roman" w:hAnsi="Times New Roman" w:cs="Times New Roman"/>
            <w:kern w:val="0"/>
            <w:sz w:val="24"/>
            <w:szCs w:val="24"/>
            <w:lang w:val="en-GB" w:eastAsia="en-GB"/>
            <w14:ligatures w14:val="none"/>
          </w:rPr>
          <w:delText xml:space="preserve"> however, it </w:delText>
        </w:r>
        <w:r w:rsidR="00AF7D91" w:rsidRPr="00365026" w:rsidDel="00BF235E">
          <w:rPr>
            <w:rFonts w:ascii="Times New Roman" w:eastAsia="Times New Roman" w:hAnsi="Times New Roman" w:cs="Times New Roman"/>
            <w:kern w:val="0"/>
            <w:sz w:val="24"/>
            <w:szCs w:val="24"/>
            <w:lang w:val="en-GB" w:eastAsia="en-GB"/>
            <w14:ligatures w14:val="none"/>
          </w:rPr>
          <w:delText>appears</w:delText>
        </w:r>
        <w:r w:rsidR="00051D03" w:rsidRPr="00365026" w:rsidDel="00BF235E">
          <w:rPr>
            <w:rFonts w:ascii="Times New Roman" w:eastAsia="Times New Roman" w:hAnsi="Times New Roman" w:cs="Times New Roman"/>
            <w:kern w:val="0"/>
            <w:sz w:val="24"/>
            <w:szCs w:val="24"/>
            <w:lang w:val="en-GB" w:eastAsia="en-GB"/>
            <w14:ligatures w14:val="none"/>
          </w:rPr>
          <w:delText xml:space="preserve"> </w:delText>
        </w:r>
        <w:r w:rsidR="00AF7D91" w:rsidRPr="00365026" w:rsidDel="00BF235E">
          <w:rPr>
            <w:rFonts w:ascii="Times New Roman" w:eastAsia="Times New Roman" w:hAnsi="Times New Roman" w:cs="Times New Roman"/>
            <w:kern w:val="0"/>
            <w:sz w:val="24"/>
            <w:szCs w:val="24"/>
            <w:lang w:val="en-GB" w:eastAsia="en-GB"/>
            <w14:ligatures w14:val="none"/>
          </w:rPr>
          <w:delText>that</w:delText>
        </w:r>
        <w:r w:rsidR="00051D03" w:rsidRPr="00365026" w:rsidDel="00BF235E">
          <w:rPr>
            <w:rFonts w:ascii="Times New Roman" w:eastAsia="Times New Roman" w:hAnsi="Times New Roman" w:cs="Times New Roman"/>
            <w:kern w:val="0"/>
            <w:sz w:val="24"/>
            <w:szCs w:val="24"/>
            <w:lang w:val="en-GB" w:eastAsia="en-GB"/>
            <w14:ligatures w14:val="none"/>
          </w:rPr>
          <w:delText xml:space="preserve"> </w:delText>
        </w:r>
        <w:r w:rsidR="00F57CF6" w:rsidRPr="00365026" w:rsidDel="00BF235E">
          <w:rPr>
            <w:rFonts w:ascii="Times New Roman" w:eastAsia="Times New Roman" w:hAnsi="Times New Roman" w:cs="Times New Roman"/>
            <w:kern w:val="0"/>
            <w:sz w:val="24"/>
            <w:szCs w:val="24"/>
            <w:lang w:val="en-GB" w:eastAsia="en-GB"/>
            <w14:ligatures w14:val="none"/>
          </w:rPr>
          <w:delText>p</w:delText>
        </w:r>
      </w:del>
      <w:ins w:id="4815" w:author="Jane Kohlhoff" w:date="2024-05-21T06:29:00Z" w16du:dateUtc="2024-05-20T20:29:00Z">
        <w:r w:rsidR="0077053F" w:rsidRPr="00365026">
          <w:rPr>
            <w:rFonts w:ascii="Times New Roman" w:eastAsia="Times New Roman" w:hAnsi="Times New Roman" w:cs="Times New Roman"/>
            <w:kern w:val="0"/>
            <w:sz w:val="24"/>
            <w:szCs w:val="24"/>
            <w:lang w:val="en-GB" w:eastAsia="en-GB"/>
            <w14:ligatures w14:val="none"/>
          </w:rPr>
          <w:t>p</w:t>
        </w:r>
      </w:ins>
      <w:r w:rsidR="00F57CF6" w:rsidRPr="00365026">
        <w:rPr>
          <w:rFonts w:ascii="Times New Roman" w:eastAsia="Times New Roman" w:hAnsi="Times New Roman" w:cs="Times New Roman"/>
          <w:kern w:val="0"/>
          <w:sz w:val="24"/>
          <w:szCs w:val="24"/>
          <w:lang w:val="en-GB" w:eastAsia="en-GB"/>
          <w14:ligatures w14:val="none"/>
        </w:rPr>
        <w:t>arents who attended COS-P did not report changes in</w:t>
      </w:r>
      <w:r w:rsidR="00AF7D91" w:rsidRPr="00365026">
        <w:rPr>
          <w:rFonts w:ascii="Times New Roman" w:eastAsia="Times New Roman" w:hAnsi="Times New Roman" w:cs="Times New Roman"/>
          <w:kern w:val="0"/>
          <w:sz w:val="24"/>
          <w:szCs w:val="24"/>
          <w:lang w:val="en-GB" w:eastAsia="en-GB"/>
          <w14:ligatures w14:val="none"/>
        </w:rPr>
        <w:t xml:space="preserve"> </w:t>
      </w:r>
      <w:del w:id="4816" w:author="Jane Kohlhoff" w:date="2024-05-21T06:37:00Z" w16du:dateUtc="2024-05-20T20:37:00Z">
        <w:r w:rsidR="00AF7D91" w:rsidRPr="00365026" w:rsidDel="00712A52">
          <w:rPr>
            <w:rFonts w:ascii="Times New Roman" w:eastAsia="Times New Roman" w:hAnsi="Times New Roman" w:cs="Times New Roman"/>
            <w:kern w:val="0"/>
            <w:sz w:val="24"/>
            <w:szCs w:val="24"/>
            <w:lang w:val="en-GB" w:eastAsia="en-GB"/>
            <w14:ligatures w14:val="none"/>
          </w:rPr>
          <w:delText>many of the</w:delText>
        </w:r>
        <w:r w:rsidR="00F57CF6" w:rsidRPr="00365026" w:rsidDel="00712A52">
          <w:rPr>
            <w:rFonts w:ascii="Times New Roman" w:eastAsia="Times New Roman" w:hAnsi="Times New Roman" w:cs="Times New Roman"/>
            <w:kern w:val="0"/>
            <w:sz w:val="24"/>
            <w:szCs w:val="24"/>
            <w:lang w:val="en-GB" w:eastAsia="en-GB"/>
            <w14:ligatures w14:val="none"/>
          </w:rPr>
          <w:delText xml:space="preserve"> </w:delText>
        </w:r>
      </w:del>
      <w:r w:rsidR="00485F64" w:rsidRPr="00365026">
        <w:rPr>
          <w:rFonts w:ascii="Times New Roman" w:eastAsia="Times New Roman" w:hAnsi="Times New Roman" w:cs="Times New Roman"/>
          <w:kern w:val="0"/>
          <w:sz w:val="24"/>
          <w:szCs w:val="24"/>
          <w:lang w:val="en-GB" w:eastAsia="en-GB"/>
          <w14:ligatures w14:val="none"/>
        </w:rPr>
        <w:t xml:space="preserve">areas that </w:t>
      </w:r>
      <w:r w:rsidR="00F57CF6" w:rsidRPr="00365026">
        <w:rPr>
          <w:rFonts w:ascii="Times New Roman" w:eastAsia="Times New Roman" w:hAnsi="Times New Roman" w:cs="Times New Roman"/>
          <w:kern w:val="0"/>
          <w:sz w:val="24"/>
          <w:szCs w:val="24"/>
          <w:lang w:val="en-GB" w:eastAsia="en-GB"/>
          <w14:ligatures w14:val="none"/>
        </w:rPr>
        <w:t xml:space="preserve">the program specifically targets, e.g., parental reflectiveness, </w:t>
      </w:r>
      <w:r w:rsidR="00E45233" w:rsidRPr="00365026">
        <w:rPr>
          <w:rFonts w:ascii="Times New Roman" w:eastAsia="Times New Roman" w:hAnsi="Times New Roman" w:cs="Times New Roman"/>
          <w:kern w:val="0"/>
          <w:sz w:val="24"/>
          <w:szCs w:val="24"/>
          <w:lang w:val="en-GB" w:eastAsia="en-GB"/>
          <w14:ligatures w14:val="none"/>
        </w:rPr>
        <w:t>caregiving helplessness</w:t>
      </w:r>
      <w:r w:rsidR="00485F64" w:rsidRPr="00365026">
        <w:rPr>
          <w:rFonts w:ascii="Times New Roman" w:eastAsia="Times New Roman" w:hAnsi="Times New Roman" w:cs="Times New Roman"/>
          <w:kern w:val="0"/>
          <w:sz w:val="24"/>
          <w:szCs w:val="24"/>
          <w:lang w:val="en-GB" w:eastAsia="en-GB"/>
          <w14:ligatures w14:val="none"/>
        </w:rPr>
        <w:t>, and child attachment</w:t>
      </w:r>
      <w:ins w:id="4817" w:author="Jane Kohlhoff" w:date="2024-05-21T06:30:00Z" w16du:dateUtc="2024-05-20T20:30:00Z">
        <w:r w:rsidR="00712A52" w:rsidRPr="00365026">
          <w:rPr>
            <w:rFonts w:ascii="Times New Roman" w:eastAsia="Times New Roman" w:hAnsi="Times New Roman" w:cs="Times New Roman"/>
            <w:kern w:val="0"/>
            <w:sz w:val="24"/>
            <w:szCs w:val="24"/>
            <w:lang w:val="en-GB" w:eastAsia="en-GB"/>
            <w14:ligatures w14:val="none"/>
          </w:rPr>
          <w:t>. H</w:t>
        </w:r>
      </w:ins>
      <w:ins w:id="4818" w:author="Jane Kohlhoff" w:date="2024-05-21T06:22:00Z" w16du:dateUtc="2024-05-20T20:22:00Z">
        <w:r w:rsidR="00BF235E" w:rsidRPr="00365026">
          <w:rPr>
            <w:rFonts w:ascii="Times New Roman" w:eastAsia="Times New Roman" w:hAnsi="Times New Roman" w:cs="Times New Roman"/>
            <w:kern w:val="0"/>
            <w:sz w:val="24"/>
            <w:szCs w:val="24"/>
            <w:lang w:val="en-GB" w:eastAsia="en-GB"/>
            <w14:ligatures w14:val="none"/>
          </w:rPr>
          <w:t>owever</w:t>
        </w:r>
      </w:ins>
      <w:ins w:id="4819" w:author="Jane Kohlhoff" w:date="2024-05-21T06:30:00Z" w16du:dateUtc="2024-05-20T20:30:00Z">
        <w:r w:rsidR="00712A52" w:rsidRPr="00365026">
          <w:rPr>
            <w:rFonts w:ascii="Times New Roman" w:eastAsia="Times New Roman" w:hAnsi="Times New Roman" w:cs="Times New Roman"/>
            <w:kern w:val="0"/>
            <w:sz w:val="24"/>
            <w:szCs w:val="24"/>
            <w:lang w:val="en-GB" w:eastAsia="en-GB"/>
            <w14:ligatures w14:val="none"/>
          </w:rPr>
          <w:t>,</w:t>
        </w:r>
      </w:ins>
      <w:ins w:id="4820" w:author="Jane Kohlhoff" w:date="2024-05-21T06:22:00Z" w16du:dateUtc="2024-05-20T20:22:00Z">
        <w:r w:rsidR="00BF235E" w:rsidRPr="00365026">
          <w:rPr>
            <w:rFonts w:ascii="Times New Roman" w:eastAsia="Times New Roman" w:hAnsi="Times New Roman" w:cs="Times New Roman"/>
            <w:kern w:val="0"/>
            <w:sz w:val="24"/>
            <w:szCs w:val="24"/>
            <w:lang w:val="en-GB" w:eastAsia="en-GB"/>
            <w14:ligatures w14:val="none"/>
          </w:rPr>
          <w:t xml:space="preserve"> changes </w:t>
        </w:r>
      </w:ins>
      <w:ins w:id="4821" w:author="Jane Kohlhoff" w:date="2024-05-21T06:29:00Z" w16du:dateUtc="2024-05-20T20:29:00Z">
        <w:r w:rsidR="00712A52" w:rsidRPr="00365026">
          <w:rPr>
            <w:rFonts w:ascii="Times New Roman" w:eastAsia="Times New Roman" w:hAnsi="Times New Roman" w:cs="Times New Roman"/>
            <w:kern w:val="0"/>
            <w:sz w:val="24"/>
            <w:szCs w:val="24"/>
            <w:lang w:val="en-GB" w:eastAsia="en-GB"/>
            <w14:ligatures w14:val="none"/>
          </w:rPr>
          <w:t>on</w:t>
        </w:r>
      </w:ins>
      <w:ins w:id="4822" w:author="Jane Kohlhoff" w:date="2024-05-21T06:22:00Z" w16du:dateUtc="2024-05-20T20:22:00Z">
        <w:r w:rsidR="00BF235E" w:rsidRPr="00365026">
          <w:rPr>
            <w:rFonts w:ascii="Times New Roman" w:eastAsia="Times New Roman" w:hAnsi="Times New Roman" w:cs="Times New Roman"/>
            <w:kern w:val="0"/>
            <w:sz w:val="24"/>
            <w:szCs w:val="24"/>
            <w:lang w:val="en-GB" w:eastAsia="en-GB"/>
            <w14:ligatures w14:val="none"/>
          </w:rPr>
          <w:t xml:space="preserve"> </w:t>
        </w:r>
      </w:ins>
      <w:ins w:id="4823" w:author="Jane Kohlhoff" w:date="2024-06-11T14:11:00Z" w16du:dateUtc="2024-06-11T04:11:00Z">
        <w:r w:rsidR="00273A3F">
          <w:rPr>
            <w:rFonts w:ascii="Times New Roman" w:eastAsia="Times New Roman" w:hAnsi="Times New Roman" w:cs="Times New Roman"/>
            <w:kern w:val="0"/>
            <w:sz w:val="24"/>
            <w:szCs w:val="24"/>
            <w:lang w:val="en-GB" w:eastAsia="en-GB"/>
            <w14:ligatures w14:val="none"/>
          </w:rPr>
          <w:t xml:space="preserve">many of </w:t>
        </w:r>
      </w:ins>
      <w:ins w:id="4824" w:author="Jane Kohlhoff" w:date="2024-05-21T06:22:00Z" w16du:dateUtc="2024-05-20T20:22:00Z">
        <w:r w:rsidR="00BF235E" w:rsidRPr="00365026">
          <w:rPr>
            <w:rFonts w:ascii="Times New Roman" w:eastAsia="Times New Roman" w:hAnsi="Times New Roman" w:cs="Times New Roman"/>
            <w:kern w:val="0"/>
            <w:sz w:val="24"/>
            <w:szCs w:val="24"/>
            <w:lang w:val="en-GB" w:eastAsia="en-GB"/>
            <w14:ligatures w14:val="none"/>
          </w:rPr>
          <w:t>these variables were also not seen for the PCIT-T group</w:t>
        </w:r>
      </w:ins>
      <w:ins w:id="4825" w:author="Jane Kohlhoff" w:date="2024-05-21T06:29:00Z" w16du:dateUtc="2024-05-20T20:29:00Z">
        <w:r w:rsidR="00712A52" w:rsidRPr="00365026">
          <w:rPr>
            <w:rFonts w:ascii="Times New Roman" w:eastAsia="Times New Roman" w:hAnsi="Times New Roman" w:cs="Times New Roman"/>
            <w:kern w:val="0"/>
            <w:sz w:val="24"/>
            <w:szCs w:val="24"/>
            <w:lang w:val="en-GB" w:eastAsia="en-GB"/>
            <w14:ligatures w14:val="none"/>
          </w:rPr>
          <w:t xml:space="preserve">, despite </w:t>
        </w:r>
      </w:ins>
      <w:ins w:id="4826" w:author="Jane Kohlhoff" w:date="2024-05-21T06:31:00Z" w16du:dateUtc="2024-05-20T20:31:00Z">
        <w:r w:rsidR="00712A52" w:rsidRPr="00365026">
          <w:rPr>
            <w:rFonts w:ascii="Times New Roman" w:eastAsia="Times New Roman" w:hAnsi="Times New Roman" w:cs="Times New Roman"/>
            <w:kern w:val="0"/>
            <w:sz w:val="24"/>
            <w:szCs w:val="24"/>
            <w:lang w:val="en-GB" w:eastAsia="en-GB"/>
            <w14:ligatures w14:val="none"/>
          </w:rPr>
          <w:t xml:space="preserve">PCIT-T being </w:t>
        </w:r>
      </w:ins>
      <w:ins w:id="4827" w:author="Jane Kohlhoff" w:date="2024-05-21T06:29:00Z" w16du:dateUtc="2024-05-20T20:29:00Z">
        <w:r w:rsidR="00712A52" w:rsidRPr="00365026">
          <w:rPr>
            <w:rFonts w:ascii="Times New Roman" w:eastAsia="Times New Roman" w:hAnsi="Times New Roman" w:cs="Times New Roman"/>
            <w:kern w:val="0"/>
            <w:sz w:val="24"/>
            <w:szCs w:val="24"/>
            <w:lang w:val="en-GB" w:eastAsia="en-GB"/>
            <w14:ligatures w14:val="none"/>
          </w:rPr>
          <w:t>a more intensive and ind</w:t>
        </w:r>
      </w:ins>
      <w:ins w:id="4828" w:author="Jane Kohlhoff" w:date="2024-05-21T06:30:00Z" w16du:dateUtc="2024-05-20T20:30:00Z">
        <w:r w:rsidR="00712A52" w:rsidRPr="00365026">
          <w:rPr>
            <w:rFonts w:ascii="Times New Roman" w:eastAsia="Times New Roman" w:hAnsi="Times New Roman" w:cs="Times New Roman"/>
            <w:kern w:val="0"/>
            <w:sz w:val="24"/>
            <w:szCs w:val="24"/>
            <w:lang w:val="en-GB" w:eastAsia="en-GB"/>
            <w14:ligatures w14:val="none"/>
          </w:rPr>
          <w:t>ividualised approach</w:t>
        </w:r>
      </w:ins>
      <w:ins w:id="4829" w:author="Jane Kohlhoff" w:date="2024-05-21T06:31:00Z" w16du:dateUtc="2024-05-20T20:31:00Z">
        <w:r w:rsidR="00712A52" w:rsidRPr="00365026">
          <w:rPr>
            <w:rFonts w:ascii="Times New Roman" w:eastAsia="Times New Roman" w:hAnsi="Times New Roman" w:cs="Times New Roman"/>
            <w:kern w:val="0"/>
            <w:sz w:val="24"/>
            <w:szCs w:val="24"/>
            <w:lang w:val="en-GB" w:eastAsia="en-GB"/>
            <w14:ligatures w14:val="none"/>
          </w:rPr>
          <w:t xml:space="preserve">. </w:t>
        </w:r>
      </w:ins>
      <w:ins w:id="4830" w:author="Jane Kohlhoff" w:date="2024-05-21T06:32:00Z" w16du:dateUtc="2024-05-20T20:32:00Z">
        <w:r w:rsidR="00712A52" w:rsidRPr="00365026">
          <w:rPr>
            <w:rFonts w:ascii="Times New Roman" w:eastAsia="Times New Roman" w:hAnsi="Times New Roman" w:cs="Times New Roman"/>
            <w:kern w:val="0"/>
            <w:sz w:val="24"/>
            <w:szCs w:val="24"/>
            <w:lang w:val="en-GB" w:eastAsia="en-GB"/>
            <w14:ligatures w14:val="none"/>
          </w:rPr>
          <w:t xml:space="preserve">Future research is required to better understand the </w:t>
        </w:r>
      </w:ins>
      <w:ins w:id="4831" w:author="Jane Kohlhoff" w:date="2024-05-21T06:38:00Z" w16du:dateUtc="2024-05-20T20:38:00Z">
        <w:r w:rsidR="00712A52" w:rsidRPr="00365026">
          <w:rPr>
            <w:rFonts w:ascii="Times New Roman" w:eastAsia="Times New Roman" w:hAnsi="Times New Roman" w:cs="Times New Roman"/>
            <w:kern w:val="0"/>
            <w:sz w:val="24"/>
            <w:szCs w:val="24"/>
            <w:lang w:val="en-GB" w:eastAsia="en-GB"/>
            <w14:ligatures w14:val="none"/>
          </w:rPr>
          <w:t xml:space="preserve">impacts of </w:t>
        </w:r>
      </w:ins>
      <w:ins w:id="4832" w:author="Jane Kohlhoff" w:date="2024-05-21T06:32:00Z" w16du:dateUtc="2024-05-20T20:32:00Z">
        <w:r w:rsidR="00712A52" w:rsidRPr="00365026">
          <w:rPr>
            <w:rFonts w:ascii="Times New Roman" w:eastAsia="Times New Roman" w:hAnsi="Times New Roman" w:cs="Times New Roman"/>
            <w:kern w:val="0"/>
            <w:sz w:val="24"/>
            <w:szCs w:val="24"/>
            <w:lang w:val="en-GB" w:eastAsia="en-GB"/>
            <w14:ligatures w14:val="none"/>
          </w:rPr>
          <w:t>COS-P</w:t>
        </w:r>
      </w:ins>
      <w:ins w:id="4833" w:author="Jane Kohlhoff" w:date="2024-05-21T06:33:00Z" w16du:dateUtc="2024-05-20T20:33:00Z">
        <w:r w:rsidR="00712A52" w:rsidRPr="00365026">
          <w:rPr>
            <w:rFonts w:ascii="Times New Roman" w:eastAsia="Times New Roman" w:hAnsi="Times New Roman" w:cs="Times New Roman"/>
            <w:kern w:val="0"/>
            <w:sz w:val="24"/>
            <w:szCs w:val="24"/>
            <w:lang w:val="en-GB" w:eastAsia="en-GB"/>
            <w14:ligatures w14:val="none"/>
          </w:rPr>
          <w:t xml:space="preserve"> and </w:t>
        </w:r>
      </w:ins>
      <w:ins w:id="4834" w:author="Jane Kohlhoff" w:date="2024-05-21T06:38:00Z" w16du:dateUtc="2024-05-20T20:38:00Z">
        <w:r w:rsidR="00712A52" w:rsidRPr="00365026">
          <w:rPr>
            <w:rFonts w:ascii="Times New Roman" w:eastAsia="Times New Roman" w:hAnsi="Times New Roman" w:cs="Times New Roman"/>
            <w:kern w:val="0"/>
            <w:sz w:val="24"/>
            <w:szCs w:val="24"/>
            <w:lang w:val="en-GB" w:eastAsia="en-GB"/>
            <w14:ligatures w14:val="none"/>
          </w:rPr>
          <w:t>the differential effectiveness that it has for parents with different aged children, and with different presenting concerns.</w:t>
        </w:r>
      </w:ins>
      <w:del w:id="4835" w:author="Jane Kohlhoff" w:date="2024-05-21T06:32:00Z" w16du:dateUtc="2024-05-20T20:32:00Z">
        <w:r w:rsidR="00485F64" w:rsidRPr="00365026" w:rsidDel="00712A52">
          <w:rPr>
            <w:rFonts w:ascii="Times New Roman" w:eastAsia="Times New Roman" w:hAnsi="Times New Roman" w:cs="Times New Roman"/>
            <w:kern w:val="0"/>
            <w:sz w:val="24"/>
            <w:szCs w:val="24"/>
            <w:lang w:val="en-GB" w:eastAsia="en-GB"/>
            <w14:ligatures w14:val="none"/>
          </w:rPr>
          <w:delText>.</w:delText>
        </w:r>
      </w:del>
    </w:p>
    <w:p w14:paraId="1B3E9B6F" w14:textId="77777777" w:rsidR="00C43C10" w:rsidRPr="001D0186" w:rsidRDefault="00C43C10" w:rsidP="00C43C10">
      <w:pPr>
        <w:spacing w:line="480" w:lineRule="auto"/>
        <w:rPr>
          <w:ins w:id="4836" w:author="Jane Kohlhoff" w:date="2024-06-11T09:42:00Z" w16du:dateUtc="2024-06-10T23:42:00Z"/>
          <w:rFonts w:ascii="Times New Roman" w:eastAsia="Times New Roman" w:hAnsi="Times New Roman" w:cs="Times New Roman"/>
          <w:b/>
          <w:bCs/>
          <w:sz w:val="24"/>
          <w:szCs w:val="24"/>
          <w:lang w:val="en-GB" w:eastAsia="en-GB"/>
        </w:rPr>
      </w:pPr>
      <w:ins w:id="4837" w:author="Jane Kohlhoff" w:date="2024-06-11T09:42:00Z" w16du:dateUtc="2024-06-10T23:42:00Z">
        <w:r w:rsidRPr="001D0186">
          <w:rPr>
            <w:rFonts w:ascii="Times New Roman" w:eastAsia="Times New Roman" w:hAnsi="Times New Roman" w:cs="Times New Roman"/>
            <w:b/>
            <w:bCs/>
            <w:sz w:val="24"/>
            <w:szCs w:val="24"/>
            <w:lang w:val="en-GB" w:eastAsia="en-GB"/>
          </w:rPr>
          <w:t>Study Strengths and Limitations</w:t>
        </w:r>
      </w:ins>
    </w:p>
    <w:p w14:paraId="0836EA55" w14:textId="1DF4B887" w:rsidR="001C49DA" w:rsidRPr="00365026" w:rsidDel="005B7BB5" w:rsidRDefault="001C49DA" w:rsidP="006F5E09">
      <w:pPr>
        <w:spacing w:line="480" w:lineRule="auto"/>
        <w:ind w:firstLine="720"/>
        <w:rPr>
          <w:del w:id="4838" w:author="Jane Kohlhoff" w:date="2024-05-21T06:53:00Z" w16du:dateUtc="2024-05-20T20:53:00Z"/>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This study had numerous strengths including use of a RCT design with a clinical sample, </w:t>
      </w:r>
      <w:ins w:id="4839" w:author="Jane Kohlhoff" w:date="2024-06-10T19:42:00Z" w16du:dateUtc="2024-06-10T09:42:00Z">
        <w:r w:rsidR="00C05C9C" w:rsidRPr="00365026">
          <w:rPr>
            <w:rFonts w:ascii="Times New Roman" w:eastAsia="Times New Roman" w:hAnsi="Times New Roman" w:cs="Times New Roman"/>
            <w:kern w:val="0"/>
            <w:sz w:val="24"/>
            <w:szCs w:val="24"/>
            <w:lang w:val="en-GB" w:eastAsia="en-GB"/>
            <w14:ligatures w14:val="none"/>
          </w:rPr>
          <w:t xml:space="preserve">use of another active intervention, </w:t>
        </w:r>
      </w:ins>
      <w:r w:rsidRPr="00365026">
        <w:rPr>
          <w:rFonts w:ascii="Times New Roman" w:eastAsia="Times New Roman" w:hAnsi="Times New Roman" w:cs="Times New Roman"/>
          <w:kern w:val="0"/>
          <w:sz w:val="24"/>
          <w:szCs w:val="24"/>
          <w:lang w:val="en-GB" w:eastAsia="en-GB"/>
          <w14:ligatures w14:val="none"/>
        </w:rPr>
        <w:t>and a comprehensive mix of validated parent-report and observational measures</w:t>
      </w:r>
      <w:r w:rsidR="00AD74F8" w:rsidRPr="00365026">
        <w:rPr>
          <w:rFonts w:ascii="Times New Roman" w:eastAsia="Times New Roman" w:hAnsi="Times New Roman" w:cs="Times New Roman"/>
          <w:kern w:val="0"/>
          <w:sz w:val="24"/>
          <w:szCs w:val="24"/>
          <w:lang w:val="en-GB" w:eastAsia="en-GB"/>
          <w14:ligatures w14:val="none"/>
        </w:rPr>
        <w:t>, with a mix of in-clinic and home-based assessments</w:t>
      </w:r>
      <w:r w:rsidRPr="00365026">
        <w:rPr>
          <w:rFonts w:ascii="Times New Roman" w:eastAsia="Times New Roman" w:hAnsi="Times New Roman" w:cs="Times New Roman"/>
          <w:kern w:val="0"/>
          <w:sz w:val="24"/>
          <w:szCs w:val="24"/>
          <w:lang w:val="en-GB" w:eastAsia="en-GB"/>
          <w14:ligatures w14:val="none"/>
        </w:rPr>
        <w:t xml:space="preserve">. There are, however, limitations to </w:t>
      </w:r>
      <w:del w:id="4840" w:author="Jane Kohlhoff" w:date="2024-06-11T14:11:00Z" w16du:dateUtc="2024-06-11T04:11:00Z">
        <w:r w:rsidRPr="00365026" w:rsidDel="00273A3F">
          <w:rPr>
            <w:rFonts w:ascii="Times New Roman" w:eastAsia="Times New Roman" w:hAnsi="Times New Roman" w:cs="Times New Roman"/>
            <w:kern w:val="0"/>
            <w:sz w:val="24"/>
            <w:szCs w:val="24"/>
            <w:lang w:val="en-GB" w:eastAsia="en-GB"/>
            <w14:ligatures w14:val="none"/>
          </w:rPr>
          <w:delText xml:space="preserve">be </w:delText>
        </w:r>
      </w:del>
      <w:r w:rsidRPr="00365026">
        <w:rPr>
          <w:rFonts w:ascii="Times New Roman" w:eastAsia="Times New Roman" w:hAnsi="Times New Roman" w:cs="Times New Roman"/>
          <w:kern w:val="0"/>
          <w:sz w:val="24"/>
          <w:szCs w:val="24"/>
          <w:lang w:val="en-GB" w:eastAsia="en-GB"/>
          <w14:ligatures w14:val="none"/>
        </w:rPr>
        <w:t>acknowledge</w:t>
      </w:r>
      <w:del w:id="4841" w:author="Jane Kohlhoff" w:date="2024-06-11T14:12:00Z" w16du:dateUtc="2024-06-11T04:12:00Z">
        <w:r w:rsidRPr="00365026" w:rsidDel="00273A3F">
          <w:rPr>
            <w:rFonts w:ascii="Times New Roman" w:eastAsia="Times New Roman" w:hAnsi="Times New Roman" w:cs="Times New Roman"/>
            <w:kern w:val="0"/>
            <w:sz w:val="24"/>
            <w:szCs w:val="24"/>
            <w:lang w:val="en-GB" w:eastAsia="en-GB"/>
            <w14:ligatures w14:val="none"/>
          </w:rPr>
          <w:delText>d</w:delText>
        </w:r>
      </w:del>
      <w:r w:rsidRPr="00365026">
        <w:rPr>
          <w:rFonts w:ascii="Times New Roman" w:eastAsia="Times New Roman" w:hAnsi="Times New Roman" w:cs="Times New Roman"/>
          <w:kern w:val="0"/>
          <w:sz w:val="24"/>
          <w:szCs w:val="24"/>
          <w:lang w:val="en-GB" w:eastAsia="en-GB"/>
          <w14:ligatures w14:val="none"/>
        </w:rPr>
        <w:t xml:space="preserve">. First, the two active treatment conditions utilised different delivery modes (PCIT-T was delivered individually, COS-P was delivered in a group), which </w:t>
      </w:r>
      <w:r w:rsidR="00AD74F8" w:rsidRPr="00365026">
        <w:rPr>
          <w:rFonts w:ascii="Times New Roman" w:eastAsia="Times New Roman" w:hAnsi="Times New Roman" w:cs="Times New Roman"/>
          <w:kern w:val="0"/>
          <w:sz w:val="24"/>
          <w:szCs w:val="24"/>
          <w:lang w:val="en-GB" w:eastAsia="en-GB"/>
          <w14:ligatures w14:val="none"/>
        </w:rPr>
        <w:t xml:space="preserve">presents </w:t>
      </w:r>
      <w:r w:rsidRPr="00365026">
        <w:rPr>
          <w:rFonts w:ascii="Times New Roman" w:eastAsia="Times New Roman" w:hAnsi="Times New Roman" w:cs="Times New Roman"/>
          <w:kern w:val="0"/>
          <w:sz w:val="24"/>
          <w:szCs w:val="24"/>
          <w:lang w:val="en-GB" w:eastAsia="en-GB"/>
          <w14:ligatures w14:val="none"/>
        </w:rPr>
        <w:t xml:space="preserve">complexity and potential confounds. </w:t>
      </w:r>
      <w:del w:id="4842" w:author="Jane Kohlhoff" w:date="2024-05-21T06:41:00Z" w16du:dateUtc="2024-05-20T20:41:00Z">
        <w:r w:rsidRPr="00365026" w:rsidDel="00495B4C">
          <w:rPr>
            <w:rFonts w:ascii="Times New Roman" w:eastAsia="Times New Roman" w:hAnsi="Times New Roman" w:cs="Times New Roman"/>
            <w:kern w:val="0"/>
            <w:sz w:val="24"/>
            <w:szCs w:val="24"/>
            <w:lang w:val="en-GB" w:eastAsia="en-GB"/>
            <w14:ligatures w14:val="none"/>
          </w:rPr>
          <w:delText xml:space="preserve">For example, it is difficult to tease apart the reason for the differences between the outcomes of the PCIT-T and COS-P groups. </w:delText>
        </w:r>
      </w:del>
      <w:del w:id="4843" w:author="Jane Kohlhoff" w:date="2024-05-21T06:44:00Z" w16du:dateUtc="2024-05-20T20:44:00Z">
        <w:r w:rsidR="00AD74F8" w:rsidRPr="00365026" w:rsidDel="00495B4C">
          <w:rPr>
            <w:rFonts w:ascii="Times New Roman" w:eastAsia="Times New Roman" w:hAnsi="Times New Roman" w:cs="Times New Roman"/>
            <w:kern w:val="0"/>
            <w:sz w:val="24"/>
            <w:szCs w:val="24"/>
            <w:lang w:val="en-GB" w:eastAsia="en-GB"/>
            <w14:ligatures w14:val="none"/>
          </w:rPr>
          <w:delText>Indeed,</w:delText>
        </w:r>
        <w:r w:rsidRPr="00365026" w:rsidDel="00495B4C">
          <w:rPr>
            <w:rFonts w:ascii="Times New Roman" w:eastAsia="Times New Roman" w:hAnsi="Times New Roman" w:cs="Times New Roman"/>
            <w:kern w:val="0"/>
            <w:sz w:val="24"/>
            <w:szCs w:val="24"/>
            <w:lang w:val="en-GB" w:eastAsia="en-GB"/>
            <w14:ligatures w14:val="none"/>
          </w:rPr>
          <w:delText xml:space="preserve"> while it is possible that the PCIT-T content and processes were the ingredients for change, it is also </w:delText>
        </w:r>
      </w:del>
      <w:del w:id="4844" w:author="Jane Kohlhoff" w:date="2024-05-21T06:42:00Z" w16du:dateUtc="2024-05-20T20:42:00Z">
        <w:r w:rsidRPr="00365026" w:rsidDel="00495B4C">
          <w:rPr>
            <w:rFonts w:ascii="Times New Roman" w:eastAsia="Times New Roman" w:hAnsi="Times New Roman" w:cs="Times New Roman"/>
            <w:kern w:val="0"/>
            <w:sz w:val="24"/>
            <w:szCs w:val="24"/>
            <w:lang w:val="en-GB" w:eastAsia="en-GB"/>
            <w14:ligatures w14:val="none"/>
          </w:rPr>
          <w:delText xml:space="preserve">possible </w:delText>
        </w:r>
      </w:del>
      <w:del w:id="4845" w:author="Jane Kohlhoff" w:date="2024-05-21T06:44:00Z" w16du:dateUtc="2024-05-20T20:44:00Z">
        <w:r w:rsidRPr="00365026" w:rsidDel="00495B4C">
          <w:rPr>
            <w:rFonts w:ascii="Times New Roman" w:eastAsia="Times New Roman" w:hAnsi="Times New Roman" w:cs="Times New Roman"/>
            <w:kern w:val="0"/>
            <w:sz w:val="24"/>
            <w:szCs w:val="24"/>
            <w:lang w:val="en-GB" w:eastAsia="en-GB"/>
            <w14:ligatures w14:val="none"/>
          </w:rPr>
          <w:delText xml:space="preserve">that </w:delText>
        </w:r>
      </w:del>
      <w:ins w:id="4846" w:author="Jane Kohlhoff" w:date="2024-05-21T06:44:00Z" w16du:dateUtc="2024-05-20T20:44:00Z">
        <w:r w:rsidR="00495B4C" w:rsidRPr="00365026">
          <w:rPr>
            <w:rFonts w:ascii="Times New Roman" w:eastAsia="Times New Roman" w:hAnsi="Times New Roman" w:cs="Times New Roman"/>
            <w:kern w:val="0"/>
            <w:sz w:val="24"/>
            <w:szCs w:val="24"/>
            <w:lang w:val="en-GB" w:eastAsia="en-GB"/>
            <w14:ligatures w14:val="none"/>
          </w:rPr>
          <w:t>Significantly,</w:t>
        </w:r>
      </w:ins>
      <w:ins w:id="4847" w:author="Jane Kohlhoff" w:date="2024-05-21T06:42:00Z" w16du:dateUtc="2024-05-20T20:42:00Z">
        <w:r w:rsidR="00495B4C" w:rsidRPr="00365026">
          <w:rPr>
            <w:rFonts w:ascii="Times New Roman" w:eastAsia="Times New Roman" w:hAnsi="Times New Roman" w:cs="Times New Roman"/>
            <w:kern w:val="0"/>
            <w:sz w:val="24"/>
            <w:szCs w:val="24"/>
            <w:lang w:val="en-GB" w:eastAsia="en-GB"/>
            <w14:ligatures w14:val="none"/>
          </w:rPr>
          <w:t xml:space="preserve"> </w:t>
        </w:r>
      </w:ins>
      <w:ins w:id="4848" w:author="Jane Kohlhoff" w:date="2024-05-21T06:48:00Z" w16du:dateUtc="2024-05-20T20:48:00Z">
        <w:r w:rsidR="00495B4C" w:rsidRPr="00365026">
          <w:rPr>
            <w:rFonts w:ascii="Times New Roman" w:eastAsia="Times New Roman" w:hAnsi="Times New Roman" w:cs="Times New Roman"/>
            <w:kern w:val="0"/>
            <w:sz w:val="24"/>
            <w:szCs w:val="24"/>
            <w:lang w:val="en-GB" w:eastAsia="en-GB"/>
            <w14:ligatures w14:val="none"/>
          </w:rPr>
          <w:t xml:space="preserve">while efforts were made to match the conditions in terms of treatment ‘dose’ (total intervention time) and ‘duration’ (total number of weeks from first to last session), in reality, there were clear ‘dose’ differences between the groups because </w:t>
        </w:r>
      </w:ins>
      <w:ins w:id="4849" w:author="Jane Kohlhoff" w:date="2024-05-21T06:42:00Z" w16du:dateUtc="2024-05-20T20:42:00Z">
        <w:r w:rsidR="00495B4C" w:rsidRPr="00365026">
          <w:rPr>
            <w:rFonts w:ascii="Times New Roman" w:eastAsia="Times New Roman" w:hAnsi="Times New Roman" w:cs="Times New Roman"/>
            <w:kern w:val="0"/>
            <w:sz w:val="24"/>
            <w:szCs w:val="24"/>
            <w:lang w:val="en-GB" w:eastAsia="en-GB"/>
            <w14:ligatures w14:val="none"/>
          </w:rPr>
          <w:t>parents who attended PCIT-T</w:t>
        </w:r>
      </w:ins>
      <w:del w:id="4850" w:author="Jane Kohlhoff" w:date="2024-05-21T06:42:00Z" w16du:dateUtc="2024-05-20T20:42:00Z">
        <w:r w:rsidRPr="00365026" w:rsidDel="00495B4C">
          <w:rPr>
            <w:rFonts w:ascii="Times New Roman" w:eastAsia="Times New Roman" w:hAnsi="Times New Roman" w:cs="Times New Roman"/>
            <w:kern w:val="0"/>
            <w:sz w:val="24"/>
            <w:szCs w:val="24"/>
            <w:lang w:val="en-GB" w:eastAsia="en-GB"/>
            <w14:ligatures w14:val="none"/>
          </w:rPr>
          <w:delText>by</w:delText>
        </w:r>
      </w:del>
      <w:r w:rsidRPr="00365026">
        <w:rPr>
          <w:rFonts w:ascii="Times New Roman" w:eastAsia="Times New Roman" w:hAnsi="Times New Roman" w:cs="Times New Roman"/>
          <w:kern w:val="0"/>
          <w:sz w:val="24"/>
          <w:szCs w:val="24"/>
          <w:lang w:val="en-GB" w:eastAsia="en-GB"/>
          <w14:ligatures w14:val="none"/>
        </w:rPr>
        <w:t xml:space="preserve"> receiv</w:t>
      </w:r>
      <w:ins w:id="4851" w:author="Jane Kohlhoff" w:date="2024-05-21T06:42:00Z" w16du:dateUtc="2024-05-20T20:42:00Z">
        <w:r w:rsidR="00495B4C" w:rsidRPr="00365026">
          <w:rPr>
            <w:rFonts w:ascii="Times New Roman" w:eastAsia="Times New Roman" w:hAnsi="Times New Roman" w:cs="Times New Roman"/>
            <w:kern w:val="0"/>
            <w:sz w:val="24"/>
            <w:szCs w:val="24"/>
            <w:lang w:val="en-GB" w:eastAsia="en-GB"/>
            <w14:ligatures w14:val="none"/>
          </w:rPr>
          <w:t>ed</w:t>
        </w:r>
      </w:ins>
      <w:del w:id="4852" w:author="Jane Kohlhoff" w:date="2024-05-21T06:42:00Z" w16du:dateUtc="2024-05-20T20:42:00Z">
        <w:r w:rsidRPr="00365026" w:rsidDel="00495B4C">
          <w:rPr>
            <w:rFonts w:ascii="Times New Roman" w:eastAsia="Times New Roman" w:hAnsi="Times New Roman" w:cs="Times New Roman"/>
            <w:kern w:val="0"/>
            <w:sz w:val="24"/>
            <w:szCs w:val="24"/>
            <w:lang w:val="en-GB" w:eastAsia="en-GB"/>
            <w14:ligatures w14:val="none"/>
          </w:rPr>
          <w:delText>ing</w:delText>
        </w:r>
      </w:del>
      <w:r w:rsidRPr="00365026">
        <w:rPr>
          <w:rFonts w:ascii="Times New Roman" w:eastAsia="Times New Roman" w:hAnsi="Times New Roman" w:cs="Times New Roman"/>
          <w:kern w:val="0"/>
          <w:sz w:val="24"/>
          <w:szCs w:val="24"/>
          <w:lang w:val="en-GB" w:eastAsia="en-GB"/>
          <w14:ligatures w14:val="none"/>
        </w:rPr>
        <w:t xml:space="preserve"> one-on-one attention</w:t>
      </w:r>
      <w:del w:id="4853" w:author="Jane Kohlhoff" w:date="2024-05-21T06:44:00Z" w16du:dateUtc="2024-05-20T20:44:00Z">
        <w:r w:rsidRPr="00365026" w:rsidDel="00495B4C">
          <w:rPr>
            <w:rFonts w:ascii="Times New Roman" w:eastAsia="Times New Roman" w:hAnsi="Times New Roman" w:cs="Times New Roman"/>
            <w:kern w:val="0"/>
            <w:sz w:val="24"/>
            <w:szCs w:val="24"/>
            <w:lang w:val="en-GB" w:eastAsia="en-GB"/>
            <w14:ligatures w14:val="none"/>
          </w:rPr>
          <w:delText>,</w:delText>
        </w:r>
      </w:del>
      <w:r w:rsidRPr="00365026">
        <w:rPr>
          <w:rFonts w:ascii="Times New Roman" w:eastAsia="Times New Roman" w:hAnsi="Times New Roman" w:cs="Times New Roman"/>
          <w:kern w:val="0"/>
          <w:sz w:val="24"/>
          <w:szCs w:val="24"/>
          <w:lang w:val="en-GB" w:eastAsia="en-GB"/>
          <w14:ligatures w14:val="none"/>
        </w:rPr>
        <w:t xml:space="preserve"> </w:t>
      </w:r>
      <w:ins w:id="4854" w:author="Jane Kohlhoff" w:date="2024-05-21T06:44:00Z" w16du:dateUtc="2024-05-20T20:44:00Z">
        <w:r w:rsidR="00495B4C" w:rsidRPr="00365026">
          <w:rPr>
            <w:rFonts w:ascii="Times New Roman" w:eastAsia="Times New Roman" w:hAnsi="Times New Roman" w:cs="Times New Roman"/>
            <w:kern w:val="0"/>
            <w:sz w:val="24"/>
            <w:szCs w:val="24"/>
            <w:lang w:val="en-GB" w:eastAsia="en-GB"/>
            <w14:ligatures w14:val="none"/>
          </w:rPr>
          <w:t>and</w:t>
        </w:r>
      </w:ins>
      <w:del w:id="4855" w:author="Jane Kohlhoff" w:date="2024-05-21T06:44:00Z" w16du:dateUtc="2024-05-20T20:44:00Z">
        <w:r w:rsidRPr="00365026" w:rsidDel="00495B4C">
          <w:rPr>
            <w:rFonts w:ascii="Times New Roman" w:eastAsia="Times New Roman" w:hAnsi="Times New Roman" w:cs="Times New Roman"/>
            <w:kern w:val="0"/>
            <w:sz w:val="24"/>
            <w:szCs w:val="24"/>
            <w:lang w:val="en-GB" w:eastAsia="en-GB"/>
            <w14:ligatures w14:val="none"/>
          </w:rPr>
          <w:delText>or</w:delText>
        </w:r>
      </w:del>
      <w:r w:rsidRPr="00365026">
        <w:rPr>
          <w:rFonts w:ascii="Times New Roman" w:eastAsia="Times New Roman" w:hAnsi="Times New Roman" w:cs="Times New Roman"/>
          <w:kern w:val="0"/>
          <w:sz w:val="24"/>
          <w:szCs w:val="24"/>
          <w:lang w:val="en-GB" w:eastAsia="en-GB"/>
          <w14:ligatures w14:val="none"/>
        </w:rPr>
        <w:t xml:space="preserve"> </w:t>
      </w:r>
      <w:del w:id="4856" w:author="Jane Kohlhoff" w:date="2024-05-21T06:42:00Z" w16du:dateUtc="2024-05-20T20:42:00Z">
        <w:r w:rsidRPr="00365026" w:rsidDel="00495B4C">
          <w:rPr>
            <w:rFonts w:ascii="Times New Roman" w:eastAsia="Times New Roman" w:hAnsi="Times New Roman" w:cs="Times New Roman"/>
            <w:kern w:val="0"/>
            <w:sz w:val="24"/>
            <w:szCs w:val="24"/>
            <w:lang w:val="en-GB" w:eastAsia="en-GB"/>
            <w14:ligatures w14:val="none"/>
          </w:rPr>
          <w:delText xml:space="preserve">by </w:delText>
        </w:r>
      </w:del>
      <w:r w:rsidRPr="00365026">
        <w:rPr>
          <w:rFonts w:ascii="Times New Roman" w:eastAsia="Times New Roman" w:hAnsi="Times New Roman" w:cs="Times New Roman"/>
          <w:kern w:val="0"/>
          <w:sz w:val="24"/>
          <w:szCs w:val="24"/>
          <w:lang w:val="en-GB" w:eastAsia="en-GB"/>
          <w14:ligatures w14:val="none"/>
        </w:rPr>
        <w:t>attend</w:t>
      </w:r>
      <w:ins w:id="4857" w:author="Jane Kohlhoff" w:date="2024-05-21T06:43:00Z" w16du:dateUtc="2024-05-20T20:43:00Z">
        <w:r w:rsidR="00495B4C" w:rsidRPr="00365026">
          <w:rPr>
            <w:rFonts w:ascii="Times New Roman" w:eastAsia="Times New Roman" w:hAnsi="Times New Roman" w:cs="Times New Roman"/>
            <w:kern w:val="0"/>
            <w:sz w:val="24"/>
            <w:szCs w:val="24"/>
            <w:lang w:val="en-GB" w:eastAsia="en-GB"/>
            <w14:ligatures w14:val="none"/>
          </w:rPr>
          <w:t>ed</w:t>
        </w:r>
      </w:ins>
      <w:del w:id="4858" w:author="Jane Kohlhoff" w:date="2024-05-21T06:43:00Z" w16du:dateUtc="2024-05-20T20:43:00Z">
        <w:r w:rsidRPr="00365026" w:rsidDel="00495B4C">
          <w:rPr>
            <w:rFonts w:ascii="Times New Roman" w:eastAsia="Times New Roman" w:hAnsi="Times New Roman" w:cs="Times New Roman"/>
            <w:kern w:val="0"/>
            <w:sz w:val="24"/>
            <w:szCs w:val="24"/>
            <w:lang w:val="en-GB" w:eastAsia="en-GB"/>
            <w14:ligatures w14:val="none"/>
          </w:rPr>
          <w:delText>ing</w:delText>
        </w:r>
      </w:del>
      <w:r w:rsidRPr="00365026">
        <w:rPr>
          <w:rFonts w:ascii="Times New Roman" w:eastAsia="Times New Roman" w:hAnsi="Times New Roman" w:cs="Times New Roman"/>
          <w:kern w:val="0"/>
          <w:sz w:val="24"/>
          <w:szCs w:val="24"/>
          <w:lang w:val="en-GB" w:eastAsia="en-GB"/>
          <w14:ligatures w14:val="none"/>
        </w:rPr>
        <w:t xml:space="preserve"> sessions twice weekly rather than once per week (as was the case for COS-P)</w:t>
      </w:r>
      <w:del w:id="4859" w:author="Jane Kohlhoff" w:date="2024-05-21T06:43:00Z" w16du:dateUtc="2024-05-20T20:43:00Z">
        <w:r w:rsidRPr="00365026" w:rsidDel="00495B4C">
          <w:rPr>
            <w:rFonts w:ascii="Times New Roman" w:eastAsia="Times New Roman" w:hAnsi="Times New Roman" w:cs="Times New Roman"/>
            <w:kern w:val="0"/>
            <w:sz w:val="24"/>
            <w:szCs w:val="24"/>
            <w:lang w:val="en-GB" w:eastAsia="en-GB"/>
            <w14:ligatures w14:val="none"/>
          </w:rPr>
          <w:delText xml:space="preserve"> may </w:delText>
        </w:r>
      </w:del>
      <w:ins w:id="4860" w:author="Cheryl McNeil" w:date="2024-04-21T23:37:00Z" w16du:dateUtc="2024-04-22T03:37:00Z">
        <w:del w:id="4861" w:author="Jane Kohlhoff" w:date="2024-05-21T06:43:00Z" w16du:dateUtc="2024-05-20T20:43:00Z">
          <w:r w:rsidR="00764FEF" w:rsidRPr="00365026" w:rsidDel="00495B4C">
            <w:rPr>
              <w:rFonts w:ascii="Times New Roman" w:eastAsia="Times New Roman" w:hAnsi="Times New Roman" w:cs="Times New Roman"/>
              <w:kern w:val="0"/>
              <w:sz w:val="24"/>
              <w:szCs w:val="24"/>
              <w:lang w:val="en-GB" w:eastAsia="en-GB"/>
              <w14:ligatures w14:val="none"/>
            </w:rPr>
            <w:delText xml:space="preserve">have </w:delText>
          </w:r>
        </w:del>
      </w:ins>
      <w:del w:id="4862" w:author="Jane Kohlhoff" w:date="2024-05-21T06:43:00Z" w16du:dateUtc="2024-05-20T20:43:00Z">
        <w:r w:rsidRPr="00365026" w:rsidDel="00495B4C">
          <w:rPr>
            <w:rFonts w:ascii="Times New Roman" w:eastAsia="Times New Roman" w:hAnsi="Times New Roman" w:cs="Times New Roman"/>
            <w:kern w:val="0"/>
            <w:sz w:val="24"/>
            <w:szCs w:val="24"/>
            <w:lang w:val="en-GB" w:eastAsia="en-GB"/>
            <w14:ligatures w14:val="none"/>
          </w:rPr>
          <w:delText>been pertinent</w:delText>
        </w:r>
      </w:del>
      <w:r w:rsidRPr="00365026">
        <w:rPr>
          <w:rFonts w:ascii="Times New Roman" w:eastAsia="Times New Roman" w:hAnsi="Times New Roman" w:cs="Times New Roman"/>
          <w:kern w:val="0"/>
          <w:sz w:val="24"/>
          <w:szCs w:val="24"/>
          <w:lang w:val="en-GB" w:eastAsia="en-GB"/>
          <w14:ligatures w14:val="none"/>
        </w:rPr>
        <w:t xml:space="preserve">. </w:t>
      </w:r>
      <w:del w:id="4863" w:author="Jane Kohlhoff" w:date="2024-05-21T06:45:00Z" w16du:dateUtc="2024-05-20T20:45:00Z">
        <w:r w:rsidRPr="00365026" w:rsidDel="00495B4C">
          <w:rPr>
            <w:rFonts w:ascii="Times New Roman" w:eastAsia="Times New Roman" w:hAnsi="Times New Roman" w:cs="Times New Roman"/>
            <w:kern w:val="0"/>
            <w:sz w:val="24"/>
            <w:szCs w:val="24"/>
            <w:lang w:val="en-GB" w:eastAsia="en-GB"/>
            <w14:ligatures w14:val="none"/>
          </w:rPr>
          <w:delText>In addition,</w:delText>
        </w:r>
      </w:del>
      <w:del w:id="4864" w:author="Jane Kohlhoff" w:date="2024-05-21T06:49:00Z" w16du:dateUtc="2024-05-20T20:49:00Z">
        <w:r w:rsidRPr="00365026" w:rsidDel="00495B4C">
          <w:rPr>
            <w:rFonts w:ascii="Times New Roman" w:eastAsia="Times New Roman" w:hAnsi="Times New Roman" w:cs="Times New Roman"/>
            <w:kern w:val="0"/>
            <w:sz w:val="24"/>
            <w:szCs w:val="24"/>
            <w:lang w:val="en-GB" w:eastAsia="en-GB"/>
            <w14:ligatures w14:val="none"/>
          </w:rPr>
          <w:delText xml:space="preserve"> </w:delText>
        </w:r>
      </w:del>
      <w:del w:id="4865" w:author="Jane Kohlhoff" w:date="2024-05-21T06:48:00Z" w16du:dateUtc="2024-05-20T20:48:00Z">
        <w:r w:rsidRPr="00365026" w:rsidDel="00495B4C">
          <w:rPr>
            <w:rFonts w:ascii="Times New Roman" w:eastAsia="Times New Roman" w:hAnsi="Times New Roman" w:cs="Times New Roman"/>
            <w:kern w:val="0"/>
            <w:sz w:val="24"/>
            <w:szCs w:val="24"/>
            <w:lang w:val="en-GB" w:eastAsia="en-GB"/>
            <w14:ligatures w14:val="none"/>
          </w:rPr>
          <w:delText>while efforts were made to match the conditions in terms of treatment ‘dose’ (total intervention time) and ‘duration’ (total number of weeks from first to last session), the</w:delText>
        </w:r>
      </w:del>
      <w:ins w:id="4866" w:author="Jane Kohlhoff" w:date="2024-05-21T06:47:00Z" w16du:dateUtc="2024-05-20T20:47:00Z">
        <w:r w:rsidR="00495B4C" w:rsidRPr="00365026">
          <w:rPr>
            <w:rFonts w:ascii="Times New Roman" w:eastAsia="Times New Roman" w:hAnsi="Times New Roman" w:cs="Times New Roman"/>
            <w:kern w:val="0"/>
            <w:sz w:val="24"/>
            <w:szCs w:val="24"/>
            <w:lang w:val="en-GB" w:eastAsia="en-GB"/>
            <w14:ligatures w14:val="none"/>
          </w:rPr>
          <w:t xml:space="preserve">In addition, while the majority of PCIT-T and COS-P participants completed the interventions, there were many more missed sessions in the COS-P group </w:t>
        </w:r>
      </w:ins>
      <w:del w:id="4867" w:author="Jane Kohlhoff" w:date="2024-05-21T06:47:00Z" w16du:dateUtc="2024-05-20T20:47:00Z">
        <w:r w:rsidRPr="00365026" w:rsidDel="00495B4C">
          <w:rPr>
            <w:rFonts w:ascii="Times New Roman" w:eastAsia="Times New Roman" w:hAnsi="Times New Roman" w:cs="Times New Roman"/>
            <w:kern w:val="0"/>
            <w:sz w:val="24"/>
            <w:szCs w:val="24"/>
            <w:lang w:val="en-GB" w:eastAsia="en-GB"/>
            <w14:ligatures w14:val="none"/>
          </w:rPr>
          <w:delText xml:space="preserve">re were differences between participants and between groups </w:delText>
        </w:r>
      </w:del>
      <w:r w:rsidRPr="00365026">
        <w:rPr>
          <w:rFonts w:ascii="Times New Roman" w:eastAsia="Times New Roman" w:hAnsi="Times New Roman" w:cs="Times New Roman"/>
          <w:kern w:val="0"/>
          <w:sz w:val="24"/>
          <w:szCs w:val="24"/>
          <w:lang w:val="en-GB" w:eastAsia="en-GB"/>
          <w14:ligatures w14:val="none"/>
        </w:rPr>
        <w:t xml:space="preserve">(PCIT-T and COS-P participants received, on average </w:t>
      </w:r>
      <w:r w:rsidR="00CA3C54" w:rsidRPr="00365026">
        <w:rPr>
          <w:rFonts w:ascii="Times New Roman" w:hAnsi="Times New Roman" w:cs="Times New Roman"/>
          <w:bCs/>
          <w:color w:val="000000"/>
          <w:sz w:val="24"/>
          <w:szCs w:val="24"/>
          <w:rPrChange w:id="4868" w:author="Jane Kohlhoff" w:date="2024-06-11T09:53:00Z" w16du:dateUtc="2024-06-10T23:53:00Z">
            <w:rPr>
              <w:rFonts w:ascii="Times" w:hAnsi="Times" w:cs="Helvetica"/>
              <w:bCs/>
              <w:color w:val="000000"/>
              <w:sz w:val="24"/>
              <w:szCs w:val="24"/>
            </w:rPr>
          </w:rPrChange>
        </w:rPr>
        <w:t>13.95 and 11.03 hours</w:t>
      </w:r>
      <w:r w:rsidRPr="00365026">
        <w:rPr>
          <w:rFonts w:ascii="Times New Roman" w:eastAsia="Times New Roman" w:hAnsi="Times New Roman" w:cs="Times New Roman"/>
          <w:kern w:val="0"/>
          <w:sz w:val="24"/>
          <w:szCs w:val="24"/>
          <w:lang w:val="en-GB" w:eastAsia="en-GB"/>
          <w14:ligatures w14:val="none"/>
        </w:rPr>
        <w:t xml:space="preserve"> of treatment, respectively).</w:t>
      </w:r>
      <w:del w:id="4869" w:author="Jane Kohlhoff" w:date="2024-05-21T06:43:00Z" w16du:dateUtc="2024-05-20T20:43:00Z">
        <w:r w:rsidRPr="00365026" w:rsidDel="00495B4C">
          <w:rPr>
            <w:rFonts w:ascii="Times New Roman" w:eastAsia="Times New Roman" w:hAnsi="Times New Roman" w:cs="Times New Roman"/>
            <w:kern w:val="0"/>
            <w:sz w:val="24"/>
            <w:szCs w:val="24"/>
            <w:lang w:val="en-GB" w:eastAsia="en-GB"/>
            <w14:ligatures w14:val="none"/>
          </w:rPr>
          <w:delText xml:space="preserve"> </w:delText>
        </w:r>
      </w:del>
      <w:r w:rsidRPr="00365026">
        <w:rPr>
          <w:rFonts w:ascii="Times New Roman" w:eastAsia="Times New Roman" w:hAnsi="Times New Roman" w:cs="Times New Roman"/>
          <w:kern w:val="0"/>
          <w:sz w:val="24"/>
          <w:szCs w:val="24"/>
          <w:lang w:val="en-GB" w:eastAsia="en-GB"/>
          <w14:ligatures w14:val="none"/>
        </w:rPr>
        <w:t xml:space="preserve">While </w:t>
      </w:r>
      <w:r w:rsidR="00C01A02" w:rsidRPr="00365026">
        <w:rPr>
          <w:rFonts w:ascii="Times New Roman" w:eastAsia="Times New Roman" w:hAnsi="Times New Roman" w:cs="Times New Roman"/>
          <w:kern w:val="0"/>
          <w:sz w:val="24"/>
          <w:szCs w:val="24"/>
          <w:lang w:val="en-GB" w:eastAsia="en-GB"/>
          <w14:ligatures w14:val="none"/>
        </w:rPr>
        <w:t>there was no evidence in this study that</w:t>
      </w:r>
      <w:r w:rsidRPr="00365026">
        <w:rPr>
          <w:rFonts w:ascii="Times New Roman" w:eastAsia="Times New Roman" w:hAnsi="Times New Roman" w:cs="Times New Roman"/>
          <w:kern w:val="0"/>
          <w:sz w:val="24"/>
          <w:szCs w:val="24"/>
          <w:lang w:val="en-GB" w:eastAsia="en-GB"/>
          <w14:ligatures w14:val="none"/>
        </w:rPr>
        <w:t xml:space="preserve"> total treatment time moderate</w:t>
      </w:r>
      <w:r w:rsidR="00C01A02" w:rsidRPr="00365026">
        <w:rPr>
          <w:rFonts w:ascii="Times New Roman" w:eastAsia="Times New Roman" w:hAnsi="Times New Roman" w:cs="Times New Roman"/>
          <w:kern w:val="0"/>
          <w:sz w:val="24"/>
          <w:szCs w:val="24"/>
          <w:lang w:val="en-GB" w:eastAsia="en-GB"/>
          <w14:ligatures w14:val="none"/>
        </w:rPr>
        <w:t>d</w:t>
      </w:r>
      <w:r w:rsidRPr="00365026">
        <w:rPr>
          <w:rFonts w:ascii="Times New Roman" w:eastAsia="Times New Roman" w:hAnsi="Times New Roman" w:cs="Times New Roman"/>
          <w:kern w:val="0"/>
          <w:sz w:val="24"/>
          <w:szCs w:val="24"/>
          <w:lang w:val="en-GB" w:eastAsia="en-GB"/>
          <w14:ligatures w14:val="none"/>
        </w:rPr>
        <w:t xml:space="preserve"> treatment outcomes, it is possible that this may have played a role and so conclusions must be made with this in mind. Second, the study utilized </w:t>
      </w:r>
      <w:r w:rsidR="00AD74F8" w:rsidRPr="00365026">
        <w:rPr>
          <w:rFonts w:ascii="Times New Roman" w:eastAsia="Times New Roman" w:hAnsi="Times New Roman" w:cs="Times New Roman"/>
          <w:kern w:val="0"/>
          <w:sz w:val="24"/>
          <w:szCs w:val="24"/>
          <w:lang w:val="en-GB" w:eastAsia="en-GB"/>
          <w14:ligatures w14:val="none"/>
        </w:rPr>
        <w:t>many</w:t>
      </w:r>
      <w:r w:rsidRPr="00365026">
        <w:rPr>
          <w:rFonts w:ascii="Times New Roman" w:eastAsia="Times New Roman" w:hAnsi="Times New Roman" w:cs="Times New Roman"/>
          <w:kern w:val="0"/>
          <w:sz w:val="24"/>
          <w:szCs w:val="24"/>
          <w:lang w:val="en-GB" w:eastAsia="en-GB"/>
          <w14:ligatures w14:val="none"/>
        </w:rPr>
        <w:t xml:space="preserve"> study measures, which increased the chance of Type I error. To address this, family-wise adjustments were made to the raw p-values to account for multiple comparisons however </w:t>
      </w:r>
      <w:del w:id="4870" w:author="Jane Kohlhoff" w:date="2024-05-21T06:50:00Z" w16du:dateUtc="2024-05-20T20:50:00Z">
        <w:r w:rsidRPr="00365026" w:rsidDel="006877E6">
          <w:rPr>
            <w:rFonts w:ascii="Times New Roman" w:eastAsia="Times New Roman" w:hAnsi="Times New Roman" w:cs="Times New Roman"/>
            <w:kern w:val="0"/>
            <w:sz w:val="24"/>
            <w:szCs w:val="24"/>
            <w:lang w:val="en-GB" w:eastAsia="en-GB"/>
            <w14:ligatures w14:val="none"/>
            <w:rPrChange w:id="487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xxxxx</w:delText>
        </w:r>
      </w:del>
      <w:ins w:id="4872" w:author="Jane Kohlhoff" w:date="2024-05-21T06:50:00Z" w16du:dateUtc="2024-05-20T20:50:00Z">
        <w:r w:rsidR="006877E6" w:rsidRPr="00365026">
          <w:rPr>
            <w:rFonts w:ascii="Times New Roman" w:eastAsia="Times New Roman" w:hAnsi="Times New Roman" w:cs="Times New Roman"/>
            <w:kern w:val="0"/>
            <w:sz w:val="24"/>
            <w:szCs w:val="24"/>
            <w:lang w:val="en-GB" w:eastAsia="en-GB"/>
            <w14:ligatures w14:val="none"/>
            <w:rPrChange w:id="487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results should still be </w:t>
        </w:r>
      </w:ins>
      <w:ins w:id="4874" w:author="Jane Kohlhoff" w:date="2024-05-21T06:51:00Z" w16du:dateUtc="2024-05-20T20:51:00Z">
        <w:r w:rsidR="006877E6" w:rsidRPr="00365026">
          <w:rPr>
            <w:rFonts w:ascii="Times New Roman" w:eastAsia="Times New Roman" w:hAnsi="Times New Roman" w:cs="Times New Roman"/>
            <w:kern w:val="0"/>
            <w:sz w:val="24"/>
            <w:szCs w:val="24"/>
            <w:lang w:val="en-GB" w:eastAsia="en-GB"/>
            <w14:ligatures w14:val="none"/>
            <w:rPrChange w:id="487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interpreted with this limitation in mind</w:t>
        </w:r>
      </w:ins>
      <w:r w:rsidRPr="00365026">
        <w:rPr>
          <w:rFonts w:ascii="Times New Roman" w:eastAsia="Times New Roman" w:hAnsi="Times New Roman" w:cs="Times New Roman"/>
          <w:kern w:val="0"/>
          <w:sz w:val="24"/>
          <w:szCs w:val="24"/>
          <w:lang w:val="en-GB" w:eastAsia="en-GB"/>
          <w14:ligatures w14:val="none"/>
          <w:rPrChange w:id="487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r w:rsidRPr="00365026">
        <w:rPr>
          <w:rFonts w:ascii="Times New Roman" w:eastAsia="Times New Roman" w:hAnsi="Times New Roman" w:cs="Times New Roman"/>
          <w:kern w:val="0"/>
          <w:sz w:val="24"/>
          <w:szCs w:val="24"/>
          <w:lang w:val="en-GB" w:eastAsia="en-GB"/>
          <w14:ligatures w14:val="none"/>
        </w:rPr>
        <w:t xml:space="preserve"> Third, an inherent limitation of the study design was that the waitlist control group did not take part in the 4-month follow-up due to ethical reasons associated with denying patient care for this extended period</w:t>
      </w:r>
      <w:del w:id="4877" w:author="Jane Kohlhoff" w:date="2024-05-21T06:51:00Z" w16du:dateUtc="2024-05-20T20:51:00Z">
        <w:r w:rsidRPr="00365026" w:rsidDel="006877E6">
          <w:rPr>
            <w:rFonts w:ascii="Times New Roman" w:eastAsia="Times New Roman" w:hAnsi="Times New Roman" w:cs="Times New Roman"/>
            <w:kern w:val="0"/>
            <w:sz w:val="24"/>
            <w:szCs w:val="24"/>
            <w:lang w:val="en-GB" w:eastAsia="en-GB"/>
            <w14:ligatures w14:val="none"/>
          </w:rPr>
          <w:delText xml:space="preserve"> of time</w:delText>
        </w:r>
      </w:del>
      <w:r w:rsidRPr="00365026">
        <w:rPr>
          <w:rFonts w:ascii="Times New Roman" w:eastAsia="Times New Roman" w:hAnsi="Times New Roman" w:cs="Times New Roman"/>
          <w:kern w:val="0"/>
          <w:sz w:val="24"/>
          <w:szCs w:val="24"/>
          <w:lang w:val="en-GB" w:eastAsia="en-GB"/>
          <w14:ligatures w14:val="none"/>
        </w:rPr>
        <w:t xml:space="preserve">. A fourth study limitation related to sample size. While a priori power analysis indicated that n=90 would be sufficient to detect medium effect sizes, and the study used ITT analyses to account for missing data and study attrition, it is of </w:t>
      </w:r>
      <w:r w:rsidR="00AD74F8" w:rsidRPr="00365026">
        <w:rPr>
          <w:rFonts w:ascii="Times New Roman" w:eastAsia="Times New Roman" w:hAnsi="Times New Roman" w:cs="Times New Roman"/>
          <w:kern w:val="0"/>
          <w:sz w:val="24"/>
          <w:szCs w:val="24"/>
          <w:lang w:val="en-GB" w:eastAsia="en-GB"/>
          <w14:ligatures w14:val="none"/>
        </w:rPr>
        <w:t>note</w:t>
      </w:r>
      <w:r w:rsidRPr="00365026">
        <w:rPr>
          <w:rFonts w:ascii="Times New Roman" w:eastAsia="Times New Roman" w:hAnsi="Times New Roman" w:cs="Times New Roman"/>
          <w:kern w:val="0"/>
          <w:sz w:val="24"/>
          <w:szCs w:val="24"/>
          <w:lang w:val="en-GB" w:eastAsia="en-GB"/>
          <w14:ligatures w14:val="none"/>
        </w:rPr>
        <w:t xml:space="preserve"> that only 5 participants from the COS-P group completed the T3 follow-up. </w:t>
      </w:r>
      <w:del w:id="4878" w:author="Jane Kohlhoff" w:date="2024-05-22T07:14:00Z" w16du:dateUtc="2024-05-21T21:14:00Z">
        <w:r w:rsidRPr="00365026" w:rsidDel="005B7BB5">
          <w:rPr>
            <w:rFonts w:ascii="Times New Roman" w:eastAsia="Times New Roman" w:hAnsi="Times New Roman" w:cs="Times New Roman"/>
            <w:kern w:val="0"/>
            <w:sz w:val="24"/>
            <w:szCs w:val="24"/>
            <w:lang w:val="en-GB" w:eastAsia="en-GB"/>
            <w14:ligatures w14:val="none"/>
          </w:rPr>
          <w:delText>Finally</w:delText>
        </w:r>
      </w:del>
      <w:ins w:id="4879" w:author="Jane Kohlhoff" w:date="2024-05-22T07:14:00Z" w16du:dateUtc="2024-05-21T21:14:00Z">
        <w:r w:rsidR="005B7BB5" w:rsidRPr="00365026">
          <w:rPr>
            <w:rFonts w:ascii="Times New Roman" w:eastAsia="Times New Roman" w:hAnsi="Times New Roman" w:cs="Times New Roman"/>
            <w:kern w:val="0"/>
            <w:sz w:val="24"/>
            <w:szCs w:val="24"/>
            <w:lang w:val="en-GB" w:eastAsia="en-GB"/>
            <w14:ligatures w14:val="none"/>
          </w:rPr>
          <w:t>Fifth</w:t>
        </w:r>
      </w:ins>
      <w:r w:rsidRPr="00365026">
        <w:rPr>
          <w:rFonts w:ascii="Times New Roman" w:eastAsia="Times New Roman" w:hAnsi="Times New Roman" w:cs="Times New Roman"/>
          <w:kern w:val="0"/>
          <w:sz w:val="24"/>
          <w:szCs w:val="24"/>
          <w:lang w:val="en-GB" w:eastAsia="en-GB"/>
          <w14:ligatures w14:val="none"/>
        </w:rPr>
        <w:t xml:space="preserve">, while one of the key parent-report measures of child externalizing problems, the CBCL, has been used successfully in previous studies with children aged as young as 12 months </w:t>
      </w:r>
      <w:r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&lt;EndNote&gt;&lt;Cite&gt;&lt;Author&gt;van Zeijl&lt;/Author&gt;&lt;Year&gt;2006&lt;/Year&gt;&lt;RecNum&gt;717&lt;/RecNum&gt;&lt;DisplayText&gt;(75)&lt;/DisplayText&gt;&lt;record&gt;&lt;rec-number&gt;717&lt;/rec-number&gt;&lt;foreign-keys&gt;&lt;key app="EN" db-id="xpzvv0f2z5pxwhed0r6xa9er59e9pdxvards" timestamp="1552878965"&gt;717&lt;/key&gt;&lt;/foreign-keys&gt;&lt;ref-type name="Journal Article"&gt;17&lt;/ref-type&gt;&lt;contributors&gt;&lt;authors&gt;&lt;author&gt;van Zeijl, J.&lt;/author&gt;&lt;author&gt;Mesman, J.&lt;/author&gt;&lt;author&gt;Stolk, M. N.&lt;/author&gt;&lt;author&gt;Alink, L. R.&lt;/author&gt;&lt;author&gt;van Ijzendoorn, M. H.&lt;/author&gt;&lt;author&gt;Bakermans-Kranenburg, M. J.&lt;/author&gt;&lt;author&gt;Juffer, F.&lt;/author&gt;&lt;author&gt;Koot, H. M. &lt;/author&gt;&lt;/authors&gt;&lt;/contributors&gt;&lt;titles&gt;&lt;title&gt;Terrible ones? Assessment of externalizing behaviors in infancy with the Child Behavior Checklist&lt;/title&gt;&lt;secondary-title&gt;Journal of Child Psychology and Psychiatry&lt;/secondary-title&gt;&lt;/titles&gt;&lt;periodical&gt;&lt;full-title&gt;Journal of Child Psychology and Psychiatry&lt;/full-title&gt;&lt;/periodical&gt;&lt;pages&gt;801–810&lt;/pages&gt;&lt;volume&gt;47&lt;/volume&gt;&lt;dates&gt;&lt;year&gt;2006&lt;/year&gt;&lt;/dates&gt;&lt;urls&gt;&lt;/urls&gt;&lt;electronic-resource-num&gt;http://dx.doi.org/10.1111/j.1469-7610.2006.01616.x&lt;/electronic-resource-num&gt;&lt;/record&gt;&lt;/Cite&gt;&lt;/EndNote&gt;</w:instrText>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(75)</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 this measure has not been validated for children aged less than 18 months and so </w:t>
      </w:r>
      <w:ins w:id="4880" w:author="Jane Kohlhoff" w:date="2024-06-10T19:43:00Z" w16du:dateUtc="2024-06-10T09:43:00Z">
        <w:r w:rsidR="00A444A1" w:rsidRPr="00365026">
          <w:rPr>
            <w:rFonts w:ascii="Times New Roman" w:eastAsia="Times New Roman" w:hAnsi="Times New Roman" w:cs="Times New Roman"/>
            <w:kern w:val="0"/>
            <w:sz w:val="24"/>
            <w:szCs w:val="24"/>
            <w:lang w:val="en-GB" w:eastAsia="en-GB"/>
            <w14:ligatures w14:val="none"/>
          </w:rPr>
          <w:t>there is a need to exercise caution in interpreting the results</w:t>
        </w:r>
      </w:ins>
      <w:del w:id="4881" w:author="Jane Kohlhoff" w:date="2024-06-10T19:43:00Z" w16du:dateUtc="2024-06-10T09:43:00Z">
        <w:r w:rsidRPr="00365026" w:rsidDel="00A444A1">
          <w:rPr>
            <w:rFonts w:ascii="Times New Roman" w:eastAsia="Times New Roman" w:hAnsi="Times New Roman" w:cs="Times New Roman"/>
            <w:kern w:val="0"/>
            <w:sz w:val="24"/>
            <w:szCs w:val="24"/>
            <w:lang w:val="en-GB" w:eastAsia="en-GB"/>
            <w14:ligatures w14:val="none"/>
          </w:rPr>
          <w:delText>conclusions must be made with this in mind</w:delText>
        </w:r>
      </w:del>
      <w:r w:rsidRPr="00365026">
        <w:rPr>
          <w:rFonts w:ascii="Times New Roman" w:eastAsia="Times New Roman" w:hAnsi="Times New Roman" w:cs="Times New Roman"/>
          <w:kern w:val="0"/>
          <w:sz w:val="24"/>
          <w:szCs w:val="24"/>
          <w:lang w:val="en-GB" w:eastAsia="en-GB"/>
          <w14:ligatures w14:val="none"/>
        </w:rPr>
        <w:t xml:space="preserve">. To account for this, the study also used two additional measures of child </w:t>
      </w:r>
      <w:del w:id="4882"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4883"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r w:rsidRPr="00365026">
        <w:rPr>
          <w:rFonts w:ascii="Times New Roman" w:eastAsia="Times New Roman" w:hAnsi="Times New Roman" w:cs="Times New Roman"/>
          <w:kern w:val="0"/>
          <w:sz w:val="24"/>
          <w:szCs w:val="24"/>
          <w:lang w:val="en-GB" w:eastAsia="en-GB"/>
          <w14:ligatures w14:val="none"/>
        </w:rPr>
        <w:t>al</w:t>
      </w:r>
      <w:proofErr w:type="spellEnd"/>
      <w:r w:rsidRPr="00365026">
        <w:rPr>
          <w:rFonts w:ascii="Times New Roman" w:eastAsia="Times New Roman" w:hAnsi="Times New Roman" w:cs="Times New Roman"/>
          <w:kern w:val="0"/>
          <w:sz w:val="24"/>
          <w:szCs w:val="24"/>
          <w:lang w:val="en-GB" w:eastAsia="en-GB"/>
          <w14:ligatures w14:val="none"/>
        </w:rPr>
        <w:t xml:space="preserve"> issues (general </w:t>
      </w:r>
      <w:del w:id="4884"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4885"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r w:rsidRPr="00365026">
        <w:rPr>
          <w:rFonts w:ascii="Times New Roman" w:eastAsia="Times New Roman" w:hAnsi="Times New Roman" w:cs="Times New Roman"/>
          <w:kern w:val="0"/>
          <w:sz w:val="24"/>
          <w:szCs w:val="24"/>
          <w:lang w:val="en-GB" w:eastAsia="en-GB"/>
          <w14:ligatures w14:val="none"/>
        </w:rPr>
        <w:t>al</w:t>
      </w:r>
      <w:proofErr w:type="spellEnd"/>
      <w:r w:rsidRPr="00365026">
        <w:rPr>
          <w:rFonts w:ascii="Times New Roman" w:eastAsia="Times New Roman" w:hAnsi="Times New Roman" w:cs="Times New Roman"/>
          <w:kern w:val="0"/>
          <w:sz w:val="24"/>
          <w:szCs w:val="24"/>
          <w:lang w:val="en-GB" w:eastAsia="en-GB"/>
          <w14:ligatures w14:val="none"/>
        </w:rPr>
        <w:t xml:space="preserve"> issues were measured using the BITSEA, and child compliance was rated using the DPICS-I</w:t>
      </w:r>
      <w:ins w:id="4886" w:author="Cheryl McNeil" w:date="2024-04-21T23:38:00Z" w16du:dateUtc="2024-04-22T03:38:00Z">
        <w:r w:rsidR="00764FEF" w:rsidRPr="00365026">
          <w:rPr>
            <w:rFonts w:ascii="Times New Roman" w:eastAsia="Times New Roman" w:hAnsi="Times New Roman" w:cs="Times New Roman"/>
            <w:kern w:val="0"/>
            <w:sz w:val="24"/>
            <w:szCs w:val="24"/>
            <w:lang w:val="en-GB" w:eastAsia="en-GB"/>
            <w14:ligatures w14:val="none"/>
          </w:rPr>
          <w:t>V</w:t>
        </w:r>
      </w:ins>
      <w:del w:id="4887" w:author="Cheryl McNeil" w:date="2024-04-21T23:38:00Z" w16du:dateUtc="2024-04-22T03:38:00Z">
        <w:r w:rsidRPr="00365026" w:rsidDel="00764FEF">
          <w:rPr>
            <w:rFonts w:ascii="Times New Roman" w:eastAsia="Times New Roman" w:hAnsi="Times New Roman" w:cs="Times New Roman"/>
            <w:kern w:val="0"/>
            <w:sz w:val="24"/>
            <w:szCs w:val="24"/>
            <w:lang w:val="en-GB" w:eastAsia="en-GB"/>
            <w14:ligatures w14:val="none"/>
          </w:rPr>
          <w:delText>C</w:delText>
        </w:r>
      </w:del>
      <w:r w:rsidRPr="00365026">
        <w:rPr>
          <w:rFonts w:ascii="Times New Roman" w:eastAsia="Times New Roman" w:hAnsi="Times New Roman" w:cs="Times New Roman"/>
          <w:kern w:val="0"/>
          <w:sz w:val="24"/>
          <w:szCs w:val="24"/>
          <w:lang w:val="en-GB" w:eastAsia="en-GB"/>
          <w14:ligatures w14:val="none"/>
        </w:rPr>
        <w:t xml:space="preserve"> coding system). The fact that the PCIT-T group showed positive changes </w:t>
      </w:r>
      <w:r w:rsidR="00AD74F8" w:rsidRPr="00365026">
        <w:rPr>
          <w:rFonts w:ascii="Times New Roman" w:eastAsia="Times New Roman" w:hAnsi="Times New Roman" w:cs="Times New Roman"/>
          <w:kern w:val="0"/>
          <w:sz w:val="24"/>
          <w:szCs w:val="24"/>
          <w:lang w:val="en-GB" w:eastAsia="en-GB"/>
          <w14:ligatures w14:val="none"/>
        </w:rPr>
        <w:t>across these</w:t>
      </w:r>
      <w:r w:rsidRPr="00365026">
        <w:rPr>
          <w:rFonts w:ascii="Times New Roman" w:eastAsia="Times New Roman" w:hAnsi="Times New Roman" w:cs="Times New Roman"/>
          <w:kern w:val="0"/>
          <w:sz w:val="24"/>
          <w:szCs w:val="24"/>
          <w:lang w:val="en-GB" w:eastAsia="en-GB"/>
          <w14:ligatures w14:val="none"/>
        </w:rPr>
        <w:t xml:space="preserve"> </w:t>
      </w:r>
      <w:r w:rsidR="00AD74F8" w:rsidRPr="00365026">
        <w:rPr>
          <w:rFonts w:ascii="Times New Roman" w:eastAsia="Times New Roman" w:hAnsi="Times New Roman" w:cs="Times New Roman"/>
          <w:kern w:val="0"/>
          <w:sz w:val="24"/>
          <w:szCs w:val="24"/>
          <w:lang w:val="en-GB" w:eastAsia="en-GB"/>
          <w14:ligatures w14:val="none"/>
        </w:rPr>
        <w:t xml:space="preserve">child </w:t>
      </w:r>
      <w:del w:id="4888" w:author="Jane Kohlhoff" w:date="2024-05-22T07:11:00Z" w16du:dateUtc="2024-05-21T21:11:00Z">
        <w:r w:rsidR="00AD74F8"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4889"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r w:rsidR="00AD74F8" w:rsidRPr="00365026">
        <w:rPr>
          <w:rFonts w:ascii="Times New Roman" w:eastAsia="Times New Roman" w:hAnsi="Times New Roman" w:cs="Times New Roman"/>
          <w:kern w:val="0"/>
          <w:sz w:val="24"/>
          <w:szCs w:val="24"/>
          <w:lang w:val="en-GB" w:eastAsia="en-GB"/>
          <w14:ligatures w14:val="none"/>
        </w:rPr>
        <w:t>al</w:t>
      </w:r>
      <w:proofErr w:type="spellEnd"/>
      <w:r w:rsidR="00AD74F8"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measures, suggests the likely validity of the CBCL results.</w:t>
      </w:r>
    </w:p>
    <w:p w14:paraId="64D2B540" w14:textId="0467858D" w:rsidR="005B7BB5" w:rsidRPr="00365026" w:rsidRDefault="005B7BB5" w:rsidP="005E1498">
      <w:pPr>
        <w:spacing w:line="480" w:lineRule="auto"/>
        <w:ind w:firstLine="720"/>
        <w:rPr>
          <w:ins w:id="4890" w:author="Jane Kohlhoff" w:date="2024-05-22T07:14:00Z" w16du:dateUtc="2024-05-21T21:14:00Z"/>
          <w:rFonts w:ascii="Times New Roman" w:eastAsia="Times New Roman" w:hAnsi="Times New Roman" w:cs="Times New Roman"/>
          <w:kern w:val="0"/>
          <w:sz w:val="24"/>
          <w:szCs w:val="24"/>
          <w:lang w:val="en-GB" w:eastAsia="en-GB"/>
          <w14:ligatures w14:val="none"/>
          <w:rPrChange w:id="4891" w:author="Jane Kohlhoff" w:date="2024-06-11T09:53:00Z" w16du:dateUtc="2024-06-10T23:53:00Z">
            <w:rPr>
              <w:ins w:id="4892" w:author="Jane Kohlhoff" w:date="2024-05-22T07:14:00Z" w16du:dateUtc="2024-05-21T21:14:00Z"/>
              <w:rFonts w:ascii="Times New Roman" w:eastAsia="Times New Roman" w:hAnsi="Times New Roman" w:cs="Times New Roman"/>
              <w:kern w:val="0"/>
              <w:sz w:val="24"/>
              <w:szCs w:val="24"/>
              <w:highlight w:val="yellow"/>
              <w:lang w:val="en-GB" w:eastAsia="en-GB"/>
              <w14:ligatures w14:val="none"/>
            </w:rPr>
          </w:rPrChange>
        </w:rPr>
      </w:pPr>
      <w:ins w:id="4893" w:author="Jane Kohlhoff" w:date="2024-05-22T07:14:00Z" w16du:dateUtc="2024-05-21T21:14:00Z">
        <w:r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Change w:id="4894" w:author="Jane Kohlhoff" w:date="2024-06-11T09:53:00Z" w16du:dateUtc="2024-06-10T23:53:00Z">
              <w:rPr>
                <w:rStyle w:val="cf01"/>
              </w:rPr>
            </w:rPrChange>
          </w:rPr>
          <w:t xml:space="preserve">A final limitation was that neither </w:t>
        </w:r>
        <w:r w:rsidRPr="00365026">
          <w:rPr>
            <w:rFonts w:ascii="Times New Roman" w:eastAsia="Times New Roman" w:hAnsi="Times New Roman" w:cs="Times New Roman"/>
            <w:kern w:val="0"/>
            <w:sz w:val="24"/>
            <w:szCs w:val="24"/>
            <w:lang w:val="en-GB" w:eastAsia="en-GB"/>
            <w14:ligatures w14:val="none"/>
          </w:rPr>
          <w:t>participants</w:t>
        </w:r>
        <w:r w:rsidRPr="00365026">
          <w:rPr>
            <w:rFonts w:ascii="Times New Roman" w:eastAsia="Times New Roman" w:hAnsi="Times New Roman" w:cs="Times New Roman"/>
            <w:kern w:val="0"/>
            <w:sz w:val="24"/>
            <w:szCs w:val="24"/>
            <w:lang w:val="en-GB" w:eastAsia="en-GB"/>
            <w14:ligatures w14:val="none"/>
            <w:rPrChange w:id="4895" w:author="Jane Kohlhoff" w:date="2024-06-11T09:53:00Z" w16du:dateUtc="2024-06-10T23:53:00Z">
              <w:rPr>
                <w:rStyle w:val="cf01"/>
              </w:rPr>
            </w:rPrChange>
          </w:rPr>
          <w:t xml:space="preserve"> nor research assistants were blind to treatment allocation once participants were allocated to treatment or waitlist. This may have biased </w:t>
        </w:r>
        <w:r w:rsidRPr="00365026">
          <w:rPr>
            <w:rFonts w:ascii="Times New Roman" w:eastAsia="Times New Roman" w:hAnsi="Times New Roman" w:cs="Times New Roman"/>
            <w:kern w:val="0"/>
            <w:sz w:val="24"/>
            <w:szCs w:val="24"/>
            <w:lang w:val="en-GB" w:eastAsia="en-GB"/>
            <w14:ligatures w14:val="none"/>
          </w:rPr>
          <w:t>results</w:t>
        </w:r>
        <w:r w:rsidRPr="00365026">
          <w:rPr>
            <w:rFonts w:ascii="Times New Roman" w:eastAsia="Times New Roman" w:hAnsi="Times New Roman" w:cs="Times New Roman"/>
            <w:kern w:val="0"/>
            <w:sz w:val="24"/>
            <w:szCs w:val="24"/>
            <w:lang w:val="en-GB" w:eastAsia="en-GB"/>
            <w14:ligatures w14:val="none"/>
            <w:rPrChange w:id="4896" w:author="Jane Kohlhoff" w:date="2024-06-11T09:53:00Z" w16du:dateUtc="2024-06-10T23:53:00Z">
              <w:rPr>
                <w:rStyle w:val="cf01"/>
              </w:rPr>
            </w:rPrChange>
          </w:rPr>
          <w:t xml:space="preserve"> however given the nature of the trial it was not possible to blind participants. Furthermore, given that research assistants did not score measures, it is unlikely that being aware of participant treatment condition impacted outcomes</w:t>
        </w:r>
        <w:r w:rsidRPr="00365026">
          <w:rPr>
            <w:rFonts w:ascii="Times New Roman" w:eastAsia="Times New Roman" w:hAnsi="Times New Roman" w:cs="Times New Roman"/>
            <w:kern w:val="0"/>
            <w:sz w:val="24"/>
            <w:szCs w:val="24"/>
            <w:lang w:val="en-GB" w:eastAsia="en-GB"/>
            <w14:ligatures w14:val="none"/>
          </w:rPr>
          <w:t>.</w:t>
        </w:r>
      </w:ins>
    </w:p>
    <w:p w14:paraId="2FCEAAB2" w14:textId="77777777" w:rsidR="00E342FE" w:rsidRPr="00365026" w:rsidRDefault="00E342FE" w:rsidP="006F5E09">
      <w:pPr>
        <w:spacing w:line="480" w:lineRule="auto"/>
        <w:ind w:firstLine="720"/>
        <w:rPr>
          <w:ins w:id="4897" w:author="Jane Kohlhoff" w:date="2024-05-21T07:04:00Z" w16du:dateUtc="2024-05-20T21:04:00Z"/>
          <w:rFonts w:ascii="Times New Roman" w:eastAsia="Times New Roman" w:hAnsi="Times New Roman" w:cs="Times New Roman"/>
          <w:b/>
          <w:bCs/>
          <w:kern w:val="0"/>
          <w:sz w:val="24"/>
          <w:szCs w:val="24"/>
          <w:lang w:val="en-GB" w:eastAsia="en-GB"/>
          <w14:ligatures w14:val="none"/>
          <w:rPrChange w:id="4898" w:author="Jane Kohlhoff" w:date="2024-06-11T09:53:00Z" w16du:dateUtc="2024-06-10T23:53:00Z">
            <w:rPr>
              <w:ins w:id="4899" w:author="Jane Kohlhoff" w:date="2024-05-21T07:04:00Z" w16du:dateUtc="2024-05-20T21:04:00Z"/>
              <w:rFonts w:ascii="Times New Roman" w:eastAsia="Times New Roman" w:hAnsi="Times New Roman" w:cs="Times New Roman"/>
              <w:kern w:val="0"/>
              <w:sz w:val="24"/>
              <w:szCs w:val="24"/>
              <w:lang w:val="en-GB" w:eastAsia="en-GB"/>
              <w14:ligatures w14:val="none"/>
            </w:rPr>
          </w:rPrChange>
        </w:rPr>
      </w:pPr>
      <w:ins w:id="4900" w:author="Jane Kohlhoff" w:date="2024-05-21T07:04:00Z" w16du:dateUtc="2024-05-20T21:04:00Z">
        <w:r w:rsidRPr="00365026">
          <w:rPr>
            <w:rFonts w:ascii="Times New Roman" w:eastAsia="Times New Roman" w:hAnsi="Times New Roman" w:cs="Times New Roman"/>
            <w:b/>
            <w:bCs/>
            <w:kern w:val="0"/>
            <w:sz w:val="24"/>
            <w:szCs w:val="24"/>
            <w:lang w:val="en-GB" w:eastAsia="en-GB"/>
            <w14:ligatures w14:val="none"/>
            <w:rPrChange w:id="4901" w:author="Jane Kohlhoff" w:date="2024-06-11T09:53:00Z" w16du:dateUtc="2024-06-10T23:53:00Z">
              <w:rPr>
                <w:rFonts w:ascii="Times New Roman" w:eastAsia="Times New Roman" w:hAnsi="Times New Roman" w:cs="Times New Roman"/>
                <w:kern w:val="0"/>
                <w:sz w:val="24"/>
                <w:szCs w:val="24"/>
                <w:lang w:val="en-GB" w:eastAsia="en-GB"/>
                <w14:ligatures w14:val="none"/>
              </w:rPr>
            </w:rPrChange>
          </w:rPr>
          <w:t>Conclusion</w:t>
        </w:r>
      </w:ins>
    </w:p>
    <w:p w14:paraId="74CEB080" w14:textId="722E1926" w:rsidR="006F5E09" w:rsidRPr="00365026" w:rsidRDefault="00E342FE">
      <w:pPr>
        <w:pStyle w:val="pf0"/>
        <w:spacing w:line="480" w:lineRule="auto"/>
        <w:ind w:firstLine="720"/>
        <w:rPr>
          <w:ins w:id="4902" w:author="Jane Kohlhoff" w:date="2024-05-21T07:09:00Z" w16du:dateUtc="2024-05-20T21:09:00Z"/>
          <w:lang w:val="en-GB" w:eastAsia="en-GB"/>
          <w:rPrChange w:id="4903" w:author="Jane Kohlhoff" w:date="2024-06-11T09:53:00Z" w16du:dateUtc="2024-06-10T23:53:00Z">
            <w:rPr>
              <w:ins w:id="4904" w:author="Jane Kohlhoff" w:date="2024-05-21T07:09:00Z" w16du:dateUtc="2024-05-20T21:09:00Z"/>
              <w:rFonts w:ascii="Arial" w:hAnsi="Arial" w:cs="Arial"/>
              <w:sz w:val="20"/>
              <w:szCs w:val="20"/>
            </w:rPr>
          </w:rPrChange>
        </w:rPr>
        <w:pPrChange w:id="4905" w:author="Jane Kohlhoff" w:date="2024-05-21T07:09:00Z" w16du:dateUtc="2024-05-20T21:09:00Z">
          <w:pPr>
            <w:pStyle w:val="pf0"/>
          </w:pPr>
        </w:pPrChange>
      </w:pPr>
      <w:ins w:id="4906" w:author="Jane Kohlhoff" w:date="2024-05-21T07:04:00Z" w16du:dateUtc="2024-05-20T21:04:00Z">
        <w:r w:rsidRPr="00365026">
          <w:rPr>
            <w:lang w:val="en-GB" w:eastAsia="en-GB"/>
          </w:rPr>
          <w:t>The</w:t>
        </w:r>
      </w:ins>
      <w:ins w:id="4907" w:author="Jane Kohlhoff" w:date="2024-05-21T07:03:00Z" w16du:dateUtc="2024-05-20T21:03:00Z">
        <w:r w:rsidR="00A20241" w:rsidRPr="00365026">
          <w:rPr>
            <w:lang w:val="en-GB" w:eastAsia="en-GB"/>
          </w:rPr>
          <w:t xml:space="preserve"> overarching aim </w:t>
        </w:r>
      </w:ins>
      <w:ins w:id="4908" w:author="Jane Kohlhoff" w:date="2024-05-21T07:04:00Z" w16du:dateUtc="2024-05-20T21:04:00Z">
        <w:r w:rsidRPr="00365026">
          <w:rPr>
            <w:lang w:val="en-GB" w:eastAsia="en-GB"/>
          </w:rPr>
          <w:t xml:space="preserve">of this study </w:t>
        </w:r>
      </w:ins>
      <w:ins w:id="4909" w:author="Jane Kohlhoff" w:date="2024-05-21T07:03:00Z" w16du:dateUtc="2024-05-20T21:03:00Z">
        <w:r w:rsidR="00A20241" w:rsidRPr="00365026">
          <w:rPr>
            <w:lang w:val="en-GB" w:eastAsia="en-GB"/>
          </w:rPr>
          <w:t xml:space="preserve">was to </w:t>
        </w:r>
      </w:ins>
      <w:ins w:id="4910" w:author="Jane Kohlhoff" w:date="2024-05-21T07:04:00Z" w16du:dateUtc="2024-05-20T21:04:00Z">
        <w:r w:rsidRPr="00365026">
          <w:rPr>
            <w:lang w:val="en-GB" w:eastAsia="en-GB"/>
          </w:rPr>
          <w:t>test</w:t>
        </w:r>
      </w:ins>
      <w:ins w:id="4911" w:author="Jane Kohlhoff" w:date="2024-05-21T06:57:00Z" w16du:dateUtc="2024-05-20T20:57:00Z">
        <w:r w:rsidR="00B261ED" w:rsidRPr="00365026">
          <w:rPr>
            <w:lang w:val="en-GB" w:eastAsia="en-GB"/>
          </w:rPr>
          <w:t xml:space="preserve"> whether </w:t>
        </w:r>
      </w:ins>
      <w:ins w:id="4912" w:author="Jane Kohlhoff" w:date="2024-05-21T07:03:00Z" w16du:dateUtc="2024-05-20T21:03:00Z">
        <w:r w:rsidR="00A20241" w:rsidRPr="00365026">
          <w:rPr>
            <w:lang w:val="en-GB" w:eastAsia="en-GB"/>
          </w:rPr>
          <w:t>PCIT-T</w:t>
        </w:r>
      </w:ins>
      <w:ins w:id="4913" w:author="Jane Kohlhoff" w:date="2024-05-21T06:59:00Z" w16du:dateUtc="2024-05-20T20:59:00Z">
        <w:r w:rsidR="00B261ED" w:rsidRPr="00365026">
          <w:rPr>
            <w:lang w:val="en-GB" w:eastAsia="en-GB"/>
          </w:rPr>
          <w:t xml:space="preserve"> outcomes were superior to </w:t>
        </w:r>
      </w:ins>
      <w:ins w:id="4914" w:author="Jane Kohlhoff" w:date="2024-05-21T07:00:00Z" w16du:dateUtc="2024-05-20T21:00:00Z">
        <w:r w:rsidR="00B261ED" w:rsidRPr="00365026">
          <w:rPr>
            <w:lang w:val="en-GB" w:eastAsia="en-GB"/>
          </w:rPr>
          <w:t xml:space="preserve">a non-treated waitlist control condition, and </w:t>
        </w:r>
      </w:ins>
      <w:ins w:id="4915" w:author="Jane Kohlhoff" w:date="2024-06-11T14:12:00Z" w16du:dateUtc="2024-06-11T04:12:00Z">
        <w:r w:rsidR="00273A3F">
          <w:rPr>
            <w:lang w:val="en-GB" w:eastAsia="en-GB"/>
          </w:rPr>
          <w:t xml:space="preserve">to </w:t>
        </w:r>
      </w:ins>
      <w:ins w:id="4916" w:author="Jane Kohlhoff" w:date="2024-05-21T07:00:00Z" w16du:dateUtc="2024-05-20T21:00:00Z">
        <w:r w:rsidR="00B261ED" w:rsidRPr="00365026">
          <w:rPr>
            <w:lang w:val="en-GB" w:eastAsia="en-GB"/>
          </w:rPr>
          <w:t xml:space="preserve">an active treatment comparison, COS-P. </w:t>
        </w:r>
      </w:ins>
      <w:ins w:id="4917" w:author="Jane Kohlhoff" w:date="2024-05-21T07:06:00Z" w16du:dateUtc="2024-05-20T21:06:00Z">
        <w:r w:rsidRPr="00365026">
          <w:rPr>
            <w:lang w:val="en-GB" w:eastAsia="en-GB"/>
            <w:rPrChange w:id="4918" w:author="Jane Kohlhoff" w:date="2024-06-11T09:53:00Z" w16du:dateUtc="2024-06-10T23:53:00Z">
              <w:rPr>
                <w:rStyle w:val="cf01"/>
                <w:rFonts w:eastAsiaTheme="minorEastAsia"/>
              </w:rPr>
            </w:rPrChange>
          </w:rPr>
          <w:t xml:space="preserve">PCIT-T </w:t>
        </w:r>
        <w:r w:rsidRPr="00365026">
          <w:rPr>
            <w:lang w:val="en-GB" w:eastAsia="en-GB"/>
            <w:rPrChange w:id="4919" w:author="Jane Kohlhoff" w:date="2024-06-11T09:53:00Z" w16du:dateUtc="2024-06-10T23:53:00Z">
              <w:rPr>
                <w:rStyle w:val="cf01"/>
              </w:rPr>
            </w:rPrChange>
          </w:rPr>
          <w:t xml:space="preserve">was developed as an adapted version of the standard PCIT protocol </w:t>
        </w:r>
      </w:ins>
      <w:ins w:id="4920" w:author="Jane Kohlhoff" w:date="2024-05-21T07:07:00Z" w16du:dateUtc="2024-05-20T21:07:00Z">
        <w:r w:rsidRPr="00365026">
          <w:rPr>
            <w:lang w:val="en-GB" w:eastAsia="en-GB"/>
            <w:rPrChange w:id="4921" w:author="Jane Kohlhoff" w:date="2024-06-11T09:53:00Z" w16du:dateUtc="2024-06-10T23:53:00Z">
              <w:rPr>
                <w:rStyle w:val="cf01"/>
              </w:rPr>
            </w:rPrChange>
          </w:rPr>
          <w:t xml:space="preserve">(a </w:t>
        </w:r>
      </w:ins>
      <w:proofErr w:type="spellStart"/>
      <w:ins w:id="4922" w:author="Jane Kohlhoff" w:date="2024-05-22T07:11:00Z" w16du:dateUtc="2024-05-21T21:11:00Z">
        <w:r w:rsidR="003A01DB" w:rsidRPr="00365026">
          <w:rPr>
            <w:lang w:val="en-GB" w:eastAsia="en-GB"/>
          </w:rPr>
          <w:t>behavior</w:t>
        </w:r>
      </w:ins>
      <w:ins w:id="4923" w:author="Jane Kohlhoff" w:date="2024-05-21T07:07:00Z" w16du:dateUtc="2024-05-20T21:07:00Z">
        <w:r w:rsidRPr="00365026">
          <w:rPr>
            <w:lang w:val="en-GB" w:eastAsia="en-GB"/>
            <w:rPrChange w:id="4924" w:author="Jane Kohlhoff" w:date="2024-06-11T09:53:00Z" w16du:dateUtc="2024-06-10T23:53:00Z">
              <w:rPr>
                <w:rStyle w:val="cf01"/>
              </w:rPr>
            </w:rPrChange>
          </w:rPr>
          <w:t>ally</w:t>
        </w:r>
        <w:proofErr w:type="spellEnd"/>
        <w:r w:rsidRPr="00365026">
          <w:rPr>
            <w:lang w:val="en-GB" w:eastAsia="en-GB"/>
            <w:rPrChange w:id="4925" w:author="Jane Kohlhoff" w:date="2024-06-11T09:53:00Z" w16du:dateUtc="2024-06-10T23:53:00Z">
              <w:rPr>
                <w:rStyle w:val="cf01"/>
              </w:rPr>
            </w:rPrChange>
          </w:rPr>
          <w:t xml:space="preserve"> focused program, designed for older children with conduct problems) and so </w:t>
        </w:r>
      </w:ins>
      <w:ins w:id="4926" w:author="Jane Kohlhoff" w:date="2024-05-21T07:12:00Z" w16du:dateUtc="2024-05-20T21:12:00Z">
        <w:r w:rsidR="007600B4" w:rsidRPr="00365026">
          <w:rPr>
            <w:lang w:val="en-GB" w:eastAsia="en-GB"/>
          </w:rPr>
          <w:t xml:space="preserve">in keeping with the standard PCIT literature and the skills-based nature of PCIT-T, </w:t>
        </w:r>
      </w:ins>
      <w:ins w:id="4927" w:author="Jane Kohlhoff" w:date="2024-05-21T07:07:00Z" w16du:dateUtc="2024-05-20T21:07:00Z">
        <w:r w:rsidRPr="00365026">
          <w:rPr>
            <w:lang w:val="en-GB" w:eastAsia="en-GB"/>
            <w:rPrChange w:id="4928" w:author="Jane Kohlhoff" w:date="2024-06-11T09:53:00Z" w16du:dateUtc="2024-06-10T23:53:00Z">
              <w:rPr>
                <w:rStyle w:val="cf01"/>
              </w:rPr>
            </w:rPrChange>
          </w:rPr>
          <w:t xml:space="preserve">the study examined </w:t>
        </w:r>
      </w:ins>
      <w:proofErr w:type="spellStart"/>
      <w:ins w:id="4929" w:author="Jane Kohlhoff" w:date="2024-05-21T07:06:00Z" w16du:dateUtc="2024-05-20T21:06:00Z">
        <w:r w:rsidRPr="00365026">
          <w:rPr>
            <w:lang w:val="en-GB" w:eastAsia="en-GB"/>
            <w:rPrChange w:id="4930" w:author="Jane Kohlhoff" w:date="2024-06-11T09:53:00Z" w16du:dateUtc="2024-06-10T23:53:00Z">
              <w:rPr>
                <w:rStyle w:val="cf01"/>
                <w:rFonts w:eastAsiaTheme="minorEastAsia"/>
              </w:rPr>
            </w:rPrChange>
          </w:rPr>
          <w:t>behavioral</w:t>
        </w:r>
        <w:proofErr w:type="spellEnd"/>
        <w:r w:rsidRPr="00365026">
          <w:rPr>
            <w:lang w:val="en-GB" w:eastAsia="en-GB"/>
            <w:rPrChange w:id="4931" w:author="Jane Kohlhoff" w:date="2024-06-11T09:53:00Z" w16du:dateUtc="2024-06-10T23:53:00Z">
              <w:rPr>
                <w:rStyle w:val="cf01"/>
                <w:rFonts w:eastAsiaTheme="minorEastAsia"/>
              </w:rPr>
            </w:rPrChange>
          </w:rPr>
          <w:t xml:space="preserve"> outcomes </w:t>
        </w:r>
      </w:ins>
      <w:ins w:id="4932" w:author="Jane Kohlhoff" w:date="2024-05-21T07:10:00Z" w16du:dateUtc="2024-05-20T21:10:00Z">
        <w:r w:rsidR="006F5E09" w:rsidRPr="00365026">
          <w:rPr>
            <w:lang w:val="en-GB" w:eastAsia="en-GB"/>
          </w:rPr>
          <w:t xml:space="preserve">(e.g., parenting skills and </w:t>
        </w:r>
      </w:ins>
      <w:ins w:id="4933" w:author="Jane Kohlhoff" w:date="2024-05-21T07:06:00Z" w16du:dateUtc="2024-05-20T21:06:00Z">
        <w:r w:rsidRPr="00365026">
          <w:rPr>
            <w:lang w:val="en-GB" w:eastAsia="en-GB"/>
            <w:rPrChange w:id="4934" w:author="Jane Kohlhoff" w:date="2024-06-11T09:53:00Z" w16du:dateUtc="2024-06-10T23:53:00Z">
              <w:rPr>
                <w:rStyle w:val="cf01"/>
                <w:rFonts w:eastAsiaTheme="minorEastAsia"/>
              </w:rPr>
            </w:rPrChange>
          </w:rPr>
          <w:t xml:space="preserve">child </w:t>
        </w:r>
        <w:proofErr w:type="spellStart"/>
        <w:r w:rsidRPr="00365026">
          <w:rPr>
            <w:lang w:val="en-GB" w:eastAsia="en-GB"/>
            <w:rPrChange w:id="4935" w:author="Jane Kohlhoff" w:date="2024-06-11T09:53:00Z" w16du:dateUtc="2024-06-10T23:53:00Z">
              <w:rPr>
                <w:rStyle w:val="cf01"/>
                <w:rFonts w:eastAsiaTheme="minorEastAsia"/>
              </w:rPr>
            </w:rPrChange>
          </w:rPr>
          <w:t>behavior</w:t>
        </w:r>
      </w:ins>
      <w:proofErr w:type="spellEnd"/>
      <w:ins w:id="4936" w:author="Jane Kohlhoff" w:date="2024-05-21T07:10:00Z" w16du:dateUtc="2024-05-20T21:10:00Z">
        <w:r w:rsidR="006F5E09" w:rsidRPr="00365026">
          <w:rPr>
            <w:lang w:val="en-GB" w:eastAsia="en-GB"/>
          </w:rPr>
          <w:t>)</w:t>
        </w:r>
      </w:ins>
      <w:ins w:id="4937" w:author="Jane Kohlhoff" w:date="2024-05-21T07:06:00Z" w16du:dateUtc="2024-05-20T21:06:00Z">
        <w:r w:rsidRPr="00365026">
          <w:rPr>
            <w:lang w:val="en-GB" w:eastAsia="en-GB"/>
            <w:rPrChange w:id="4938" w:author="Jane Kohlhoff" w:date="2024-06-11T09:53:00Z" w16du:dateUtc="2024-06-10T23:53:00Z">
              <w:rPr>
                <w:rStyle w:val="cf01"/>
                <w:rFonts w:eastAsiaTheme="minorEastAsia"/>
              </w:rPr>
            </w:rPrChange>
          </w:rPr>
          <w:t xml:space="preserve">. </w:t>
        </w:r>
      </w:ins>
      <w:ins w:id="4939" w:author="Jane Kohlhoff" w:date="2024-05-21T07:08:00Z" w16du:dateUtc="2024-05-20T21:08:00Z">
        <w:r w:rsidRPr="00365026">
          <w:rPr>
            <w:lang w:val="en-GB" w:eastAsia="en-GB"/>
            <w:rPrChange w:id="4940" w:author="Jane Kohlhoff" w:date="2024-06-11T09:53:00Z" w16du:dateUtc="2024-06-10T23:53:00Z">
              <w:rPr>
                <w:rStyle w:val="cf01"/>
              </w:rPr>
            </w:rPrChange>
          </w:rPr>
          <w:t xml:space="preserve">However, </w:t>
        </w:r>
      </w:ins>
      <w:ins w:id="4941" w:author="Jane Kohlhoff" w:date="2024-05-21T07:12:00Z" w16du:dateUtc="2024-05-20T21:12:00Z">
        <w:r w:rsidR="007600B4" w:rsidRPr="00365026">
          <w:rPr>
            <w:lang w:val="en-GB" w:eastAsia="en-GB"/>
          </w:rPr>
          <w:t>it</w:t>
        </w:r>
      </w:ins>
      <w:ins w:id="4942" w:author="Jane Kohlhoff" w:date="2024-05-21T07:05:00Z" w16du:dateUtc="2024-05-20T21:05:00Z">
        <w:r w:rsidRPr="00365026">
          <w:rPr>
            <w:lang w:val="en-GB" w:eastAsia="en-GB"/>
            <w:rPrChange w:id="4943" w:author="Jane Kohlhoff" w:date="2024-06-11T09:53:00Z" w16du:dateUtc="2024-06-10T23:53:00Z">
              <w:rPr>
                <w:rStyle w:val="cf01"/>
              </w:rPr>
            </w:rPrChange>
          </w:rPr>
          <w:t xml:space="preserve"> </w:t>
        </w:r>
      </w:ins>
      <w:ins w:id="4944" w:author="Jane Kohlhoff" w:date="2024-05-21T07:08:00Z" w16du:dateUtc="2024-05-20T21:08:00Z">
        <w:r w:rsidRPr="00365026">
          <w:rPr>
            <w:lang w:val="en-GB" w:eastAsia="en-GB"/>
            <w:rPrChange w:id="4945" w:author="Jane Kohlhoff" w:date="2024-06-11T09:53:00Z" w16du:dateUtc="2024-06-10T23:53:00Z">
              <w:rPr>
                <w:rStyle w:val="cf01"/>
              </w:rPr>
            </w:rPrChange>
          </w:rPr>
          <w:t xml:space="preserve">also </w:t>
        </w:r>
      </w:ins>
      <w:ins w:id="4946" w:author="Jane Kohlhoff" w:date="2024-05-21T07:05:00Z" w16du:dateUtc="2024-05-20T21:05:00Z">
        <w:r w:rsidRPr="00365026">
          <w:rPr>
            <w:lang w:val="en-GB" w:eastAsia="en-GB"/>
            <w:rPrChange w:id="4947" w:author="Jane Kohlhoff" w:date="2024-06-11T09:53:00Z" w16du:dateUtc="2024-06-10T23:53:00Z">
              <w:rPr>
                <w:rStyle w:val="cf01"/>
              </w:rPr>
            </w:rPrChange>
          </w:rPr>
          <w:t>examined</w:t>
        </w:r>
      </w:ins>
      <w:ins w:id="4948" w:author="Jane Kohlhoff" w:date="2024-05-21T07:04:00Z" w16du:dateUtc="2024-05-20T21:04:00Z">
        <w:r w:rsidR="00A20241" w:rsidRPr="00365026">
          <w:rPr>
            <w:lang w:val="en-GB" w:eastAsia="en-GB"/>
            <w:rPrChange w:id="4949" w:author="Jane Kohlhoff" w:date="2024-06-11T09:53:00Z" w16du:dateUtc="2024-06-10T23:53:00Z">
              <w:rPr>
                <w:rStyle w:val="cf01"/>
                <w:rFonts w:eastAsiaTheme="minorEastAsia"/>
              </w:rPr>
            </w:rPrChange>
          </w:rPr>
          <w:t xml:space="preserve"> variables that have not been well studied in PCIT-based programs but are common targets in attachment-based programs like COS-P (e.g., sensitivity, mentalisation, attachment security). </w:t>
        </w:r>
      </w:ins>
      <w:r w:rsidR="00AD74F8" w:rsidRPr="00365026">
        <w:rPr>
          <w:lang w:val="en-GB" w:eastAsia="en-GB"/>
        </w:rPr>
        <w:t>Taken together, r</w:t>
      </w:r>
      <w:r w:rsidR="001C49DA" w:rsidRPr="00365026">
        <w:rPr>
          <w:lang w:val="en-GB" w:eastAsia="en-GB"/>
        </w:rPr>
        <w:t xml:space="preserve">esults </w:t>
      </w:r>
      <w:del w:id="4950" w:author="Jane Kohlhoff" w:date="2024-05-21T07:01:00Z" w16du:dateUtc="2024-05-20T21:01:00Z">
        <w:r w:rsidR="001C49DA" w:rsidRPr="00365026" w:rsidDel="00B261ED">
          <w:rPr>
            <w:lang w:val="en-GB" w:eastAsia="en-GB"/>
          </w:rPr>
          <w:delText xml:space="preserve">of this study </w:delText>
        </w:r>
      </w:del>
      <w:r w:rsidR="003F1F72" w:rsidRPr="00365026">
        <w:rPr>
          <w:lang w:val="en-GB" w:eastAsia="en-GB"/>
        </w:rPr>
        <w:t xml:space="preserve">build on previous PCIT-T outcome studies </w:t>
      </w:r>
      <w:r w:rsidR="003F1F72" w:rsidRPr="00365026">
        <w:rPr>
          <w:lang w:val="en-GB" w:eastAsia="en-GB"/>
        </w:rPr>
        <w:fldChar w:fldCharType="begin">
          <w:fldData xml:space="preserve">PEVuZE5vdGU+PENpdGU+PEF1dGhvcj5Lb2hsaG9mZjwvQXV0aG9yPjxZZWFyPjIwMTQ8L1llYXI+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</w:fldData>
        </w:fldChar>
      </w:r>
      <w:r w:rsidR="00622933">
        <w:rPr>
          <w:lang w:val="en-GB" w:eastAsia="en-GB"/>
        </w:rPr>
        <w:instrText xml:space="preserve"> ADDIN EN.CITE </w:instrText>
      </w:r>
      <w:r w:rsidR="00622933">
        <w:rPr>
          <w:lang w:val="en-GB" w:eastAsia="en-GB"/>
        </w:rPr>
        <w:fldChar w:fldCharType="begin">
          <w:fldData xml:space="preserve">PEVuZE5vdGU+PENpdGU+PEF1dGhvcj5Lb2hsaG9mZjwvQXV0aG9yPjxZZWFyPjIwMTQ8L1llYXI+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</w:fldData>
        </w:fldChar>
      </w:r>
      <w:r w:rsidR="00622933">
        <w:rPr>
          <w:lang w:val="en-GB" w:eastAsia="en-GB"/>
        </w:rPr>
        <w:instrText xml:space="preserve"> ADDIN EN.CITE.DATA </w:instrText>
      </w:r>
      <w:r w:rsidR="00622933">
        <w:rPr>
          <w:lang w:val="en-GB" w:eastAsia="en-GB"/>
        </w:rPr>
      </w:r>
      <w:r w:rsidR="00622933">
        <w:rPr>
          <w:lang w:val="en-GB" w:eastAsia="en-GB"/>
        </w:rPr>
        <w:fldChar w:fldCharType="end"/>
      </w:r>
      <w:r w:rsidR="003F1F72" w:rsidRPr="00365026">
        <w:rPr>
          <w:lang w:val="en-GB" w:eastAsia="en-GB"/>
        </w:rPr>
      </w:r>
      <w:r w:rsidR="003F1F72" w:rsidRPr="00365026">
        <w:rPr>
          <w:lang w:val="en-GB" w:eastAsia="en-GB"/>
        </w:rPr>
        <w:fldChar w:fldCharType="separate"/>
      </w:r>
      <w:r w:rsidR="00622933">
        <w:rPr>
          <w:noProof/>
          <w:lang w:val="en-GB" w:eastAsia="en-GB"/>
        </w:rPr>
        <w:t>(44, 47, 48, 49)</w:t>
      </w:r>
      <w:r w:rsidR="003F1F72" w:rsidRPr="00365026">
        <w:rPr>
          <w:lang w:val="en-GB" w:eastAsia="en-GB"/>
        </w:rPr>
        <w:fldChar w:fldCharType="end"/>
      </w:r>
      <w:r w:rsidR="003F1F72" w:rsidRPr="00365026">
        <w:rPr>
          <w:lang w:val="en-GB" w:eastAsia="en-GB"/>
        </w:rPr>
        <w:t xml:space="preserve"> to highlight</w:t>
      </w:r>
      <w:r w:rsidR="001C49DA" w:rsidRPr="00365026">
        <w:rPr>
          <w:lang w:val="en-GB" w:eastAsia="en-GB"/>
        </w:rPr>
        <w:t xml:space="preserve"> </w:t>
      </w:r>
      <w:r w:rsidR="004964F8" w:rsidRPr="00365026">
        <w:rPr>
          <w:lang w:val="en-GB" w:eastAsia="en-GB"/>
        </w:rPr>
        <w:t xml:space="preserve">PCIT-T </w:t>
      </w:r>
      <w:r w:rsidR="003F1F72" w:rsidRPr="00365026">
        <w:rPr>
          <w:lang w:val="en-GB" w:eastAsia="en-GB"/>
        </w:rPr>
        <w:t xml:space="preserve">as an effective attachment-based early parenting intervention program. </w:t>
      </w:r>
      <w:r w:rsidR="00FF2469" w:rsidRPr="00365026">
        <w:rPr>
          <w:lang w:val="en-GB" w:eastAsia="en-GB"/>
        </w:rPr>
        <w:t>Th</w:t>
      </w:r>
      <w:ins w:id="4951" w:author="Jane Kohlhoff" w:date="2024-05-21T07:10:00Z" w16du:dateUtc="2024-05-20T21:10:00Z">
        <w:r w:rsidR="006F5E09" w:rsidRPr="00365026">
          <w:rPr>
            <w:lang w:val="en-GB" w:eastAsia="en-GB"/>
          </w:rPr>
          <w:t>e</w:t>
        </w:r>
      </w:ins>
      <w:del w:id="4952" w:author="Jane Kohlhoff" w:date="2024-05-21T07:10:00Z" w16du:dateUtc="2024-05-20T21:10:00Z">
        <w:r w:rsidR="00FF2469" w:rsidRPr="00365026" w:rsidDel="006F5E09">
          <w:rPr>
            <w:lang w:val="en-GB" w:eastAsia="en-GB"/>
          </w:rPr>
          <w:delText>is</w:delText>
        </w:r>
      </w:del>
      <w:r w:rsidR="00FF2469" w:rsidRPr="00365026">
        <w:rPr>
          <w:lang w:val="en-GB" w:eastAsia="en-GB"/>
        </w:rPr>
        <w:t xml:space="preserve"> study shows that</w:t>
      </w:r>
      <w:r w:rsidR="003F1F72" w:rsidRPr="00365026">
        <w:rPr>
          <w:lang w:val="en-GB" w:eastAsia="en-GB"/>
        </w:rPr>
        <w:t xml:space="preserve"> PCIT-T helps</w:t>
      </w:r>
      <w:r w:rsidR="004964F8" w:rsidRPr="00365026">
        <w:rPr>
          <w:lang w:val="en-GB" w:eastAsia="en-GB"/>
        </w:rPr>
        <w:t xml:space="preserve"> </w:t>
      </w:r>
      <w:r w:rsidR="00AD74F8" w:rsidRPr="00365026">
        <w:rPr>
          <w:lang w:val="en-GB" w:eastAsia="en-GB"/>
        </w:rPr>
        <w:t>parents to develo</w:t>
      </w:r>
      <w:r w:rsidR="003F1F72" w:rsidRPr="00365026">
        <w:rPr>
          <w:lang w:val="en-GB" w:eastAsia="en-GB"/>
        </w:rPr>
        <w:t xml:space="preserve">p and use </w:t>
      </w:r>
      <w:r w:rsidR="00AD74F8" w:rsidRPr="00365026">
        <w:rPr>
          <w:lang w:val="en-GB" w:eastAsia="en-GB"/>
        </w:rPr>
        <w:t xml:space="preserve">positive parenting skills, </w:t>
      </w:r>
      <w:r w:rsidR="003F1F72" w:rsidRPr="00365026">
        <w:rPr>
          <w:lang w:val="en-GB" w:eastAsia="en-GB"/>
        </w:rPr>
        <w:t xml:space="preserve">increases </w:t>
      </w:r>
      <w:r w:rsidR="00AD74F8" w:rsidRPr="00365026">
        <w:rPr>
          <w:lang w:val="en-GB" w:eastAsia="en-GB"/>
        </w:rPr>
        <w:t xml:space="preserve">parenting sensitivity, and </w:t>
      </w:r>
      <w:r w:rsidR="003F1F72" w:rsidRPr="00365026">
        <w:rPr>
          <w:lang w:val="en-GB" w:eastAsia="en-GB"/>
        </w:rPr>
        <w:t>enhance</w:t>
      </w:r>
      <w:del w:id="4953" w:author="Jane Kohlhoff" w:date="2024-06-11T14:13:00Z" w16du:dateUtc="2024-06-11T04:13:00Z">
        <w:r w:rsidR="003F1F72" w:rsidRPr="00365026" w:rsidDel="00273A3F">
          <w:rPr>
            <w:lang w:val="en-GB" w:eastAsia="en-GB"/>
          </w:rPr>
          <w:delText>s</w:delText>
        </w:r>
      </w:del>
      <w:r w:rsidR="003F1F72" w:rsidRPr="00365026">
        <w:rPr>
          <w:lang w:val="en-GB" w:eastAsia="en-GB"/>
        </w:rPr>
        <w:t xml:space="preserve"> </w:t>
      </w:r>
      <w:r w:rsidR="00AD74F8" w:rsidRPr="00365026">
        <w:rPr>
          <w:lang w:val="en-GB" w:eastAsia="en-GB"/>
        </w:rPr>
        <w:t>mentalisation</w:t>
      </w:r>
      <w:r w:rsidR="003F1F72" w:rsidRPr="00365026">
        <w:rPr>
          <w:lang w:val="en-GB" w:eastAsia="en-GB"/>
        </w:rPr>
        <w:t>/reflective functioning</w:t>
      </w:r>
      <w:r w:rsidR="00AD74F8" w:rsidRPr="00365026">
        <w:rPr>
          <w:lang w:val="en-GB" w:eastAsia="en-GB"/>
        </w:rPr>
        <w:t>.</w:t>
      </w:r>
      <w:r w:rsidR="004964F8" w:rsidRPr="00365026">
        <w:rPr>
          <w:lang w:val="en-GB" w:eastAsia="en-GB"/>
        </w:rPr>
        <w:t xml:space="preserve"> </w:t>
      </w:r>
      <w:r w:rsidR="003F1F72" w:rsidRPr="00365026">
        <w:rPr>
          <w:lang w:val="en-GB" w:eastAsia="en-GB"/>
        </w:rPr>
        <w:t>Intervention effects also extend to</w:t>
      </w:r>
      <w:r w:rsidR="004964F8" w:rsidRPr="00365026">
        <w:rPr>
          <w:lang w:val="en-GB" w:eastAsia="en-GB"/>
        </w:rPr>
        <w:t xml:space="preserve"> toddlers, w</w:t>
      </w:r>
      <w:r w:rsidR="003F1F72" w:rsidRPr="00365026">
        <w:rPr>
          <w:lang w:val="en-GB" w:eastAsia="en-GB"/>
        </w:rPr>
        <w:t xml:space="preserve">ith evidence of </w:t>
      </w:r>
      <w:r w:rsidR="004964F8" w:rsidRPr="00365026">
        <w:rPr>
          <w:lang w:val="en-GB" w:eastAsia="en-GB"/>
        </w:rPr>
        <w:t xml:space="preserve">reductions in problematic </w:t>
      </w:r>
      <w:del w:id="4954" w:author="Jane Kohlhoff" w:date="2024-05-22T07:11:00Z" w16du:dateUtc="2024-05-21T21:11:00Z">
        <w:r w:rsidR="004964F8" w:rsidRPr="00365026" w:rsidDel="003A01DB">
          <w:rPr>
            <w:lang w:val="en-GB" w:eastAsia="en-GB"/>
          </w:rPr>
          <w:delText>behaviour</w:delText>
        </w:r>
      </w:del>
      <w:proofErr w:type="spellStart"/>
      <w:proofErr w:type="gramStart"/>
      <w:ins w:id="4955" w:author="Jane Kohlhoff" w:date="2024-05-22T07:11:00Z" w16du:dateUtc="2024-05-21T21:11:00Z">
        <w:r w:rsidR="003A01DB" w:rsidRPr="00365026">
          <w:rPr>
            <w:lang w:val="en-GB" w:eastAsia="en-GB"/>
          </w:rPr>
          <w:t>behavior</w:t>
        </w:r>
      </w:ins>
      <w:r w:rsidR="004964F8" w:rsidRPr="00365026">
        <w:rPr>
          <w:lang w:val="en-GB" w:eastAsia="en-GB"/>
        </w:rPr>
        <w:t>s</w:t>
      </w:r>
      <w:proofErr w:type="spellEnd"/>
      <w:r w:rsidR="003F1F72" w:rsidRPr="00365026">
        <w:rPr>
          <w:lang w:val="en-GB" w:eastAsia="en-GB"/>
        </w:rPr>
        <w:t>, and</w:t>
      </w:r>
      <w:proofErr w:type="gramEnd"/>
      <w:r w:rsidR="003F1F72" w:rsidRPr="00365026">
        <w:rPr>
          <w:lang w:val="en-GB" w:eastAsia="en-GB"/>
        </w:rPr>
        <w:t xml:space="preserve"> </w:t>
      </w:r>
      <w:r w:rsidR="004964F8" w:rsidRPr="00365026">
        <w:rPr>
          <w:lang w:val="en-GB" w:eastAsia="en-GB"/>
        </w:rPr>
        <w:t xml:space="preserve">increased </w:t>
      </w:r>
      <w:del w:id="4956" w:author="Jane Kohlhoff" w:date="2024-06-11T14:14:00Z" w16du:dateUtc="2024-06-11T04:14:00Z">
        <w:r w:rsidR="003F1F72" w:rsidRPr="00365026" w:rsidDel="00273A3F">
          <w:rPr>
            <w:lang w:val="en-GB" w:eastAsia="en-GB"/>
          </w:rPr>
          <w:delText xml:space="preserve">compliance and </w:delText>
        </w:r>
      </w:del>
      <w:r w:rsidR="004964F8" w:rsidRPr="00365026">
        <w:rPr>
          <w:lang w:val="en-GB" w:eastAsia="en-GB"/>
        </w:rPr>
        <w:t xml:space="preserve">social competence. </w:t>
      </w:r>
      <w:ins w:id="4957" w:author="Jane Kohlhoff" w:date="2024-05-21T07:10:00Z" w16du:dateUtc="2024-05-20T21:10:00Z">
        <w:r w:rsidR="006F5E09" w:rsidRPr="00365026">
          <w:rPr>
            <w:lang w:val="en-GB" w:eastAsia="en-GB"/>
          </w:rPr>
          <w:t>T</w:t>
        </w:r>
      </w:ins>
      <w:ins w:id="4958" w:author="Jane Kohlhoff" w:date="2024-05-21T07:09:00Z" w16du:dateUtc="2024-05-20T21:09:00Z">
        <w:r w:rsidR="006F5E09" w:rsidRPr="00365026">
          <w:rPr>
            <w:lang w:val="en-GB" w:eastAsia="en-GB"/>
            <w:rPrChange w:id="4959" w:author="Jane Kohlhoff" w:date="2024-06-11T09:53:00Z" w16du:dateUtc="2024-06-10T23:53:00Z">
              <w:rPr>
                <w:rStyle w:val="cf01"/>
              </w:rPr>
            </w:rPrChange>
          </w:rPr>
          <w:t xml:space="preserve">he fact that PCIT-T resulted in better outcomes than COS-P on </w:t>
        </w:r>
      </w:ins>
      <w:ins w:id="4960" w:author="Jane Kohlhoff" w:date="2024-05-21T07:11:00Z" w16du:dateUtc="2024-05-20T21:11:00Z">
        <w:r w:rsidR="006F5E09" w:rsidRPr="00365026">
          <w:rPr>
            <w:lang w:val="en-GB" w:eastAsia="en-GB"/>
          </w:rPr>
          <w:t>attachment-based</w:t>
        </w:r>
      </w:ins>
      <w:ins w:id="4961" w:author="Jane Kohlhoff" w:date="2024-05-21T07:09:00Z" w16du:dateUtc="2024-05-20T21:09:00Z">
        <w:r w:rsidR="006F5E09" w:rsidRPr="00365026">
          <w:rPr>
            <w:lang w:val="en-GB" w:eastAsia="en-GB"/>
            <w:rPrChange w:id="4962" w:author="Jane Kohlhoff" w:date="2024-06-11T09:53:00Z" w16du:dateUtc="2024-06-10T23:53:00Z">
              <w:rPr>
                <w:rStyle w:val="cf01"/>
              </w:rPr>
            </w:rPrChange>
          </w:rPr>
          <w:t xml:space="preserve"> variables like sensitivity was surprising and suggests that it is a promising intervention for attachment-related concerns in addition to the more expected </w:t>
        </w:r>
        <w:proofErr w:type="spellStart"/>
        <w:r w:rsidR="006F5E09" w:rsidRPr="00365026">
          <w:rPr>
            <w:lang w:val="en-GB" w:eastAsia="en-GB"/>
            <w:rPrChange w:id="4963" w:author="Jane Kohlhoff" w:date="2024-06-11T09:53:00Z" w16du:dateUtc="2024-06-10T23:53:00Z">
              <w:rPr>
                <w:rStyle w:val="cf01"/>
              </w:rPr>
            </w:rPrChange>
          </w:rPr>
          <w:t>behavioral</w:t>
        </w:r>
        <w:proofErr w:type="spellEnd"/>
        <w:r w:rsidR="006F5E09" w:rsidRPr="00365026">
          <w:rPr>
            <w:lang w:val="en-GB" w:eastAsia="en-GB"/>
            <w:rPrChange w:id="4964" w:author="Jane Kohlhoff" w:date="2024-06-11T09:53:00Z" w16du:dateUtc="2024-06-10T23:53:00Z">
              <w:rPr>
                <w:rStyle w:val="cf01"/>
              </w:rPr>
            </w:rPrChange>
          </w:rPr>
          <w:t xml:space="preserve"> outcomes. </w:t>
        </w:r>
      </w:ins>
      <w:ins w:id="4965" w:author="Jane Kohlhoff" w:date="2024-05-21T07:13:00Z" w16du:dateUtc="2024-05-20T21:13:00Z">
        <w:r w:rsidR="00594959" w:rsidRPr="00365026">
          <w:rPr>
            <w:lang w:val="en-GB" w:eastAsia="en-GB"/>
          </w:rPr>
          <w:t>It is possible that</w:t>
        </w:r>
      </w:ins>
      <w:ins w:id="4966" w:author="Jane Kohlhoff" w:date="2024-05-21T07:09:00Z" w16du:dateUtc="2024-05-20T21:09:00Z">
        <w:r w:rsidR="006F5E09" w:rsidRPr="00365026">
          <w:rPr>
            <w:lang w:val="en-GB" w:eastAsia="en-GB"/>
            <w:rPrChange w:id="4967" w:author="Jane Kohlhoff" w:date="2024-06-11T09:53:00Z" w16du:dateUtc="2024-06-10T23:53:00Z">
              <w:rPr>
                <w:rStyle w:val="cf01"/>
              </w:rPr>
            </w:rPrChange>
          </w:rPr>
          <w:t xml:space="preserve"> PCIT-T might add another option for treatment planning with toddlers, particularly when presenting concerns include a combination of attachment-relationship issues, child </w:t>
        </w:r>
        <w:proofErr w:type="spellStart"/>
        <w:r w:rsidR="006F5E09" w:rsidRPr="00365026">
          <w:rPr>
            <w:lang w:val="en-GB" w:eastAsia="en-GB"/>
            <w:rPrChange w:id="4968" w:author="Jane Kohlhoff" w:date="2024-06-11T09:53:00Z" w16du:dateUtc="2024-06-10T23:53:00Z">
              <w:rPr>
                <w:rStyle w:val="cf01"/>
              </w:rPr>
            </w:rPrChange>
          </w:rPr>
          <w:t>behavioral</w:t>
        </w:r>
        <w:proofErr w:type="spellEnd"/>
        <w:r w:rsidR="006F5E09" w:rsidRPr="00365026">
          <w:rPr>
            <w:lang w:val="en-GB" w:eastAsia="en-GB"/>
            <w:rPrChange w:id="4969" w:author="Jane Kohlhoff" w:date="2024-06-11T09:53:00Z" w16du:dateUtc="2024-06-10T23:53:00Z">
              <w:rPr>
                <w:rStyle w:val="cf01"/>
              </w:rPr>
            </w:rPrChange>
          </w:rPr>
          <w:t xml:space="preserve"> problems, parent/child emotion dysregulation, and negative parenting style. </w:t>
        </w:r>
      </w:ins>
    </w:p>
    <w:p w14:paraId="1360EA67" w14:textId="2B144089" w:rsidR="00B261ED" w:rsidRPr="00365026" w:rsidRDefault="004964F8">
      <w:pPr>
        <w:spacing w:line="480" w:lineRule="auto"/>
        <w:ind w:firstLine="720"/>
        <w:rPr>
          <w:ins w:id="4970" w:author="Jane Kohlhoff" w:date="2024-05-21T06:52:00Z" w16du:dateUtc="2024-05-20T20:52:00Z"/>
          <w:rFonts w:ascii="Times New Roman" w:hAnsi="Times New Roman" w:cs="Times New Roman"/>
          <w:sz w:val="24"/>
          <w:szCs w:val="24"/>
          <w:lang w:val="en-GB" w:eastAsia="en-GB"/>
          <w:rPrChange w:id="4971" w:author="Jane Kohlhoff" w:date="2024-06-11T09:53:00Z" w16du:dateUtc="2024-06-10T23:53:00Z">
            <w:rPr>
              <w:ins w:id="4972" w:author="Jane Kohlhoff" w:date="2024-05-21T06:52:00Z" w16du:dateUtc="2024-05-20T20:52:00Z"/>
              <w:rFonts w:ascii="Arial" w:hAnsi="Arial" w:cs="Arial"/>
              <w:sz w:val="20"/>
              <w:szCs w:val="20"/>
            </w:rPr>
          </w:rPrChange>
        </w:rPr>
        <w:pPrChange w:id="4973" w:author="Jane Kohlhoff" w:date="2024-06-12T00:19:00Z" w16du:dateUtc="2024-06-11T14:19:00Z">
          <w:pPr>
            <w:pStyle w:val="pf0"/>
          </w:pPr>
        </w:pPrChange>
      </w:pPr>
      <w:r w:rsidRPr="00273A3F">
        <w:rPr>
          <w:rFonts w:ascii="Times New Roman" w:eastAsia="Times New Roman" w:hAnsi="Times New Roman" w:cs="Times New Roman"/>
          <w:kern w:val="0"/>
          <w:sz w:val="24"/>
          <w:szCs w:val="24"/>
          <w:lang w:val="en-GB" w:eastAsia="en-GB"/>
          <w14:ligatures w14:val="none"/>
        </w:rPr>
        <w:t>Future studies should test PCIT-T outcomes in larger samples, and with longer-term follow-up periods.</w:t>
      </w:r>
      <w:r w:rsidR="003F1F72" w:rsidRPr="00273A3F">
        <w:rPr>
          <w:rFonts w:ascii="Times New Roman" w:eastAsia="Times New Roman" w:hAnsi="Times New Roman" w:cs="Times New Roman"/>
          <w:kern w:val="0"/>
          <w:sz w:val="24"/>
          <w:szCs w:val="24"/>
          <w:lang w:val="en-GB" w:eastAsia="en-GB"/>
          <w14:ligatures w14:val="none"/>
        </w:rPr>
        <w:t xml:space="preserve"> Investigations of factors that moderate treatment outcomes, and of the mechanisms of change, would also be warranted</w:t>
      </w:r>
      <w:ins w:id="4974" w:author="Jane Kohlhoff" w:date="2024-05-21T07:13:00Z" w16du:dateUtc="2024-05-20T21:13:00Z">
        <w:r w:rsidR="00BC3886" w:rsidRPr="00273A3F">
          <w:rPr>
            <w:rFonts w:ascii="Times New Roman" w:eastAsia="Times New Roman" w:hAnsi="Times New Roman" w:cs="Times New Roman"/>
            <w:kern w:val="0"/>
            <w:sz w:val="24"/>
            <w:szCs w:val="24"/>
            <w:lang w:val="en-GB" w:eastAsia="en-GB"/>
            <w14:ligatures w14:val="none"/>
          </w:rPr>
          <w:t xml:space="preserve">; </w:t>
        </w:r>
      </w:ins>
      <w:ins w:id="4975" w:author="Jane Kohlhoff" w:date="2024-05-21T07:14:00Z" w16du:dateUtc="2024-05-20T21:14:00Z">
        <w:r w:rsidR="00BC3886" w:rsidRPr="00273A3F">
          <w:rPr>
            <w:rFonts w:ascii="Times New Roman" w:eastAsia="Times New Roman" w:hAnsi="Times New Roman" w:cs="Times New Roman"/>
            <w:kern w:val="0"/>
            <w:sz w:val="24"/>
            <w:szCs w:val="24"/>
            <w:lang w:val="en-GB" w:eastAsia="en-GB"/>
            <w14:ligatures w14:val="none"/>
          </w:rPr>
          <w:t>studies</w:t>
        </w:r>
      </w:ins>
      <w:del w:id="4976" w:author="Jane Kohlhoff" w:date="2024-05-21T06:54:00Z" w16du:dateUtc="2024-05-20T20:54:00Z">
        <w:r w:rsidR="003F1F72" w:rsidRPr="00273A3F" w:rsidDel="00B261ED">
          <w:rPr>
            <w:rFonts w:ascii="Times New Roman" w:eastAsia="Times New Roman" w:hAnsi="Times New Roman" w:cs="Times New Roman"/>
            <w:kern w:val="0"/>
            <w:sz w:val="24"/>
            <w:szCs w:val="24"/>
            <w:lang w:val="en-GB" w:eastAsia="en-GB"/>
            <w14:ligatures w14:val="none"/>
          </w:rPr>
          <w:delText>.</w:delText>
        </w:r>
      </w:del>
      <w:ins w:id="4977" w:author="Jane Kohlhoff" w:date="2024-05-21T06:54:00Z" w16du:dateUtc="2024-05-20T20:54:00Z">
        <w:r w:rsidR="00B261ED" w:rsidRPr="00273A3F">
          <w:rPr>
            <w:rFonts w:ascii="Times New Roman" w:eastAsia="Times New Roman" w:hAnsi="Times New Roman" w:cs="Times New Roman"/>
            <w:kern w:val="0"/>
            <w:sz w:val="24"/>
            <w:szCs w:val="24"/>
            <w:lang w:val="en-GB" w:eastAsia="en-GB"/>
            <w14:ligatures w14:val="none"/>
          </w:rPr>
          <w:t xml:space="preserve"> exploring </w:t>
        </w:r>
      </w:ins>
      <w:ins w:id="4978" w:author="Jane Kohlhoff" w:date="2024-05-21T06:52:00Z" w16du:dateUtc="2024-05-20T20:52:00Z">
        <w:r w:rsidR="00B261ED" w:rsidRPr="00365026">
          <w:rPr>
            <w:rFonts w:ascii="Times New Roman" w:hAnsi="Times New Roman" w:cs="Times New Roman"/>
            <w:sz w:val="24"/>
            <w:szCs w:val="24"/>
            <w:lang w:val="en-GB" w:eastAsia="en-GB"/>
            <w:rPrChange w:id="4979" w:author="Jane Kohlhoff" w:date="2024-06-11T09:53:00Z" w16du:dateUtc="2024-06-10T23:53:00Z">
              <w:rPr>
                <w:rStyle w:val="cf01"/>
              </w:rPr>
            </w:rPrChange>
          </w:rPr>
          <w:t xml:space="preserve">treatment matching to determine what types of families and presenting problems map on best to different types of evidence-based interventions (e.g., </w:t>
        </w:r>
      </w:ins>
      <w:ins w:id="4980" w:author="Jane Kohlhoff" w:date="2024-05-21T06:54:00Z" w16du:dateUtc="2024-05-20T20:54:00Z">
        <w:r w:rsidR="00B261ED" w:rsidRPr="00273A3F">
          <w:rPr>
            <w:rFonts w:ascii="Times New Roman" w:eastAsia="Times New Roman" w:hAnsi="Times New Roman" w:cs="Times New Roman"/>
            <w:kern w:val="0"/>
            <w:sz w:val="24"/>
            <w:szCs w:val="24"/>
            <w:lang w:val="en-GB" w:eastAsia="en-GB"/>
            <w14:ligatures w14:val="none"/>
          </w:rPr>
          <w:t xml:space="preserve">PCIT-T, </w:t>
        </w:r>
      </w:ins>
      <w:ins w:id="4981" w:author="Jane Kohlhoff" w:date="2024-05-21T06:52:00Z" w16du:dateUtc="2024-05-20T20:52:00Z">
        <w:r w:rsidR="00B261ED" w:rsidRPr="00365026">
          <w:rPr>
            <w:rFonts w:ascii="Times New Roman" w:hAnsi="Times New Roman" w:cs="Times New Roman"/>
            <w:sz w:val="24"/>
            <w:szCs w:val="24"/>
            <w:lang w:val="en-GB" w:eastAsia="en-GB"/>
            <w:rPrChange w:id="4982" w:author="Jane Kohlhoff" w:date="2024-06-11T09:53:00Z" w16du:dateUtc="2024-06-10T23:53:00Z">
              <w:rPr>
                <w:rStyle w:val="cf01"/>
              </w:rPr>
            </w:rPrChange>
          </w:rPr>
          <w:t>COS-</w:t>
        </w:r>
      </w:ins>
      <w:ins w:id="4983" w:author="Jane Kohlhoff" w:date="2024-05-21T06:54:00Z" w16du:dateUtc="2024-05-20T20:54:00Z">
        <w:r w:rsidR="00B261ED" w:rsidRPr="00273A3F">
          <w:rPr>
            <w:rFonts w:ascii="Times New Roman" w:eastAsia="Times New Roman" w:hAnsi="Times New Roman" w:cs="Times New Roman"/>
            <w:kern w:val="0"/>
            <w:sz w:val="24"/>
            <w:szCs w:val="24"/>
            <w:lang w:val="en-GB" w:eastAsia="en-GB"/>
            <w14:ligatures w14:val="none"/>
          </w:rPr>
          <w:t>P or COS-I</w:t>
        </w:r>
      </w:ins>
      <w:ins w:id="4984" w:author="Jane Kohlhoff" w:date="2024-05-21T06:52:00Z" w16du:dateUtc="2024-05-20T20:52:00Z">
        <w:r w:rsidR="00B261ED" w:rsidRPr="00365026">
          <w:rPr>
            <w:rFonts w:ascii="Times New Roman" w:hAnsi="Times New Roman" w:cs="Times New Roman"/>
            <w:sz w:val="24"/>
            <w:szCs w:val="24"/>
            <w:lang w:val="en-GB" w:eastAsia="en-GB"/>
            <w:rPrChange w:id="4985" w:author="Jane Kohlhoff" w:date="2024-06-11T09:53:00Z" w16du:dateUtc="2024-06-10T23:53:00Z">
              <w:rPr>
                <w:rStyle w:val="cf01"/>
              </w:rPr>
            </w:rPrChange>
          </w:rPr>
          <w:t xml:space="preserve">, ABC, </w:t>
        </w:r>
      </w:ins>
      <w:ins w:id="4986" w:author="Jane Kohlhoff" w:date="2024-05-21T06:55:00Z" w16du:dateUtc="2024-05-20T20:55:00Z">
        <w:r w:rsidR="00B261ED" w:rsidRPr="00273A3F">
          <w:rPr>
            <w:rFonts w:ascii="Times New Roman" w:eastAsia="Times New Roman" w:hAnsi="Times New Roman" w:cs="Times New Roman"/>
            <w:kern w:val="0"/>
            <w:sz w:val="24"/>
            <w:szCs w:val="24"/>
            <w:lang w:val="en-GB" w:eastAsia="en-GB"/>
            <w14:ligatures w14:val="none"/>
          </w:rPr>
          <w:t>VIPP)</w:t>
        </w:r>
      </w:ins>
      <w:ins w:id="4987" w:author="Jane Kohlhoff" w:date="2024-06-11T14:14:00Z" w16du:dateUtc="2024-06-11T04:14:00Z">
        <w:r w:rsidR="00273A3F">
          <w:rPr>
            <w:rFonts w:ascii="Times New Roman" w:eastAsia="Times New Roman" w:hAnsi="Times New Roman" w:cs="Times New Roman"/>
            <w:kern w:val="0"/>
            <w:sz w:val="24"/>
            <w:szCs w:val="24"/>
            <w:lang w:val="en-GB" w:eastAsia="en-GB"/>
            <w14:ligatures w14:val="none"/>
          </w:rPr>
          <w:t xml:space="preserve"> would a</w:t>
        </w:r>
        <w:r w:rsidR="00273A3F" w:rsidRPr="008418A0">
          <w:rPr>
            <w:rFonts w:ascii="Times New Roman" w:eastAsia="Times New Roman" w:hAnsi="Times New Roman" w:cs="Times New Roman"/>
            <w:kern w:val="0"/>
            <w:sz w:val="24"/>
            <w:szCs w:val="24"/>
            <w:lang w:val="en-GB" w:eastAsia="en-GB"/>
            <w14:ligatures w14:val="none"/>
          </w:rPr>
          <w:t>lso of benefit</w:t>
        </w:r>
      </w:ins>
      <w:ins w:id="4988" w:author="Jane Kohlhoff" w:date="2024-06-11T14:15:00Z" w16du:dateUtc="2024-06-11T04:15:00Z">
        <w:r w:rsidR="00273A3F">
          <w:rPr>
            <w:rFonts w:ascii="Times New Roman" w:eastAsia="Times New Roman" w:hAnsi="Times New Roman" w:cs="Times New Roman"/>
            <w:kern w:val="0"/>
            <w:sz w:val="24"/>
            <w:szCs w:val="24"/>
            <w:lang w:val="en-GB" w:eastAsia="en-GB"/>
            <w14:ligatures w14:val="none"/>
          </w:rPr>
          <w:t>.</w:t>
        </w:r>
      </w:ins>
    </w:p>
    <w:p w14:paraId="481154AE" w14:textId="77777777" w:rsidR="005237F6" w:rsidRPr="00C1068E" w:rsidRDefault="005237F6">
      <w:pPr>
        <w:shd w:val="clear" w:color="auto" w:fill="FFFFFF"/>
        <w:spacing w:after="168" w:line="480" w:lineRule="auto"/>
        <w:jc w:val="center"/>
        <w:outlineLvl w:val="2"/>
        <w:rPr>
          <w:ins w:id="4989" w:author="Jane Kohlhoff" w:date="2024-06-12T00:08:00Z" w16du:dateUtc="2024-06-11T14:08:00Z"/>
          <w:rFonts w:ascii="Times New Roman" w:hAnsi="Times New Roman"/>
          <w:b/>
          <w:bCs/>
          <w:sz w:val="24"/>
          <w:szCs w:val="24"/>
        </w:rPr>
        <w:pPrChange w:id="4990" w:author="Jane Kohlhoff" w:date="2024-06-12T00:19:00Z" w16du:dateUtc="2024-06-11T14:19:00Z">
          <w:pPr>
            <w:shd w:val="clear" w:color="auto" w:fill="FFFFFF"/>
            <w:spacing w:after="168" w:line="240" w:lineRule="auto"/>
            <w:outlineLvl w:val="2"/>
          </w:pPr>
        </w:pPrChange>
      </w:pPr>
      <w:ins w:id="4991" w:author="Jane Kohlhoff" w:date="2024-06-12T00:08:00Z" w16du:dateUtc="2024-06-11T14:08:00Z">
        <w:r w:rsidRPr="00C1068E">
          <w:rPr>
            <w:rFonts w:ascii="Times New Roman" w:hAnsi="Times New Roman"/>
            <w:b/>
            <w:bCs/>
            <w:sz w:val="24"/>
            <w:szCs w:val="24"/>
          </w:rPr>
          <w:t>List of abbreviations</w:t>
        </w:r>
      </w:ins>
    </w:p>
    <w:p w14:paraId="5BEA6AE8" w14:textId="77777777" w:rsidR="005237F6" w:rsidRDefault="005237F6">
      <w:pPr>
        <w:spacing w:line="480" w:lineRule="auto"/>
        <w:rPr>
          <w:ins w:id="4992" w:author="Jane Kohlhoff" w:date="2024-06-12T00:08:00Z" w16du:dateUtc="2024-06-11T14:08:00Z"/>
          <w:rFonts w:ascii="Times New Roman" w:hAnsi="Times New Roman"/>
          <w:sz w:val="24"/>
          <w:szCs w:val="24"/>
        </w:rPr>
        <w:pPrChange w:id="4993" w:author="Jane Kohlhoff" w:date="2024-06-12T00:19:00Z" w16du:dateUtc="2024-06-11T14:19:00Z">
          <w:pPr/>
        </w:pPrChange>
      </w:pPr>
      <w:ins w:id="4994" w:author="Jane Kohlhoff" w:date="2024-06-12T00:08:00Z" w16du:dateUtc="2024-06-11T14:08:00Z">
        <w:r>
          <w:rPr>
            <w:rFonts w:ascii="Times New Roman" w:hAnsi="Times New Roman"/>
            <w:sz w:val="24"/>
            <w:szCs w:val="24"/>
          </w:rPr>
          <w:t xml:space="preserve">AQS = </w:t>
        </w:r>
        <w:r w:rsidRPr="007D41EC">
          <w:rPr>
            <w:rFonts w:ascii="Times New Roman" w:hAnsi="Times New Roman"/>
            <w:sz w:val="24"/>
            <w:szCs w:val="24"/>
          </w:rPr>
          <w:t>Attachment Q-set</w:t>
        </w:r>
      </w:ins>
    </w:p>
    <w:p w14:paraId="4B141C00" w14:textId="77777777" w:rsidR="005237F6" w:rsidRPr="005A1EEA" w:rsidRDefault="005237F6">
      <w:pPr>
        <w:spacing w:line="480" w:lineRule="auto"/>
        <w:rPr>
          <w:ins w:id="4995" w:author="Jane Kohlhoff" w:date="2024-06-12T00:08:00Z" w16du:dateUtc="2024-06-11T14:08:00Z"/>
          <w:rFonts w:ascii="Times New Roman" w:hAnsi="Times New Roman"/>
          <w:sz w:val="24"/>
          <w:szCs w:val="24"/>
        </w:rPr>
        <w:pPrChange w:id="4996" w:author="Jane Kohlhoff" w:date="2024-06-12T00:19:00Z" w16du:dateUtc="2024-06-11T14:19:00Z">
          <w:pPr/>
        </w:pPrChange>
      </w:pPr>
      <w:ins w:id="4997" w:author="Jane Kohlhoff" w:date="2024-06-12T00:08:00Z" w16du:dateUtc="2024-06-11T14:08:00Z">
        <w:r w:rsidRPr="005A1EEA">
          <w:rPr>
            <w:rFonts w:ascii="Times New Roman" w:hAnsi="Times New Roman"/>
            <w:sz w:val="24"/>
            <w:szCs w:val="24"/>
          </w:rPr>
          <w:t>BITSEA = Brief Infant-Toddler Social Emotional Assessment</w:t>
        </w:r>
      </w:ins>
    </w:p>
    <w:p w14:paraId="5D82FE0C" w14:textId="77777777" w:rsidR="005237F6" w:rsidRPr="005A1EEA" w:rsidRDefault="005237F6">
      <w:pPr>
        <w:spacing w:line="480" w:lineRule="auto"/>
        <w:rPr>
          <w:ins w:id="4998" w:author="Jane Kohlhoff" w:date="2024-06-12T00:08:00Z" w16du:dateUtc="2024-06-11T14:08:00Z"/>
          <w:rFonts w:ascii="Times New Roman" w:hAnsi="Times New Roman"/>
          <w:sz w:val="24"/>
          <w:szCs w:val="24"/>
        </w:rPr>
        <w:pPrChange w:id="4999" w:author="Jane Kohlhoff" w:date="2024-06-12T00:19:00Z" w16du:dateUtc="2024-06-11T14:19:00Z">
          <w:pPr/>
        </w:pPrChange>
      </w:pPr>
      <w:ins w:id="5000" w:author="Jane Kohlhoff" w:date="2024-06-12T00:08:00Z" w16du:dateUtc="2024-06-11T14:08:00Z">
        <w:r w:rsidRPr="005A1EEA">
          <w:rPr>
            <w:rFonts w:ascii="Times New Roman" w:hAnsi="Times New Roman"/>
            <w:sz w:val="24"/>
            <w:szCs w:val="24"/>
          </w:rPr>
          <w:t>BCAP = Brief Child Abuse Potential Inventory</w:t>
        </w:r>
      </w:ins>
    </w:p>
    <w:p w14:paraId="0558E83B" w14:textId="77777777" w:rsidR="005237F6" w:rsidRPr="005A1EEA" w:rsidRDefault="005237F6">
      <w:pPr>
        <w:spacing w:line="480" w:lineRule="auto"/>
        <w:rPr>
          <w:ins w:id="5001" w:author="Jane Kohlhoff" w:date="2024-06-12T00:08:00Z" w16du:dateUtc="2024-06-11T14:08:00Z"/>
          <w:rFonts w:ascii="Times New Roman" w:hAnsi="Times New Roman"/>
          <w:sz w:val="24"/>
          <w:szCs w:val="24"/>
        </w:rPr>
        <w:pPrChange w:id="5002" w:author="Jane Kohlhoff" w:date="2024-06-12T00:19:00Z" w16du:dateUtc="2024-06-11T14:19:00Z">
          <w:pPr/>
        </w:pPrChange>
      </w:pPr>
      <w:ins w:id="5003" w:author="Jane Kohlhoff" w:date="2024-06-12T00:08:00Z" w16du:dateUtc="2024-06-11T14:08:00Z">
        <w:r w:rsidRPr="005A1EEA">
          <w:rPr>
            <w:rFonts w:ascii="Times New Roman" w:hAnsi="Times New Roman"/>
            <w:sz w:val="24"/>
            <w:szCs w:val="24"/>
          </w:rPr>
          <w:t xml:space="preserve">CBCL = Child </w:t>
        </w:r>
        <w:proofErr w:type="spellStart"/>
        <w:r w:rsidRPr="005A1EEA">
          <w:rPr>
            <w:rFonts w:ascii="Times New Roman" w:hAnsi="Times New Roman"/>
            <w:sz w:val="24"/>
            <w:szCs w:val="24"/>
          </w:rPr>
          <w:t>Behavior</w:t>
        </w:r>
        <w:proofErr w:type="spellEnd"/>
        <w:r w:rsidRPr="005A1EEA">
          <w:rPr>
            <w:rFonts w:ascii="Times New Roman" w:hAnsi="Times New Roman"/>
            <w:sz w:val="24"/>
            <w:szCs w:val="24"/>
          </w:rPr>
          <w:t xml:space="preserve"> Checklist</w:t>
        </w:r>
      </w:ins>
    </w:p>
    <w:p w14:paraId="3ED1D90E" w14:textId="77777777" w:rsidR="005237F6" w:rsidRPr="005A1EEA" w:rsidRDefault="005237F6">
      <w:pPr>
        <w:spacing w:line="480" w:lineRule="auto"/>
        <w:rPr>
          <w:ins w:id="5004" w:author="Jane Kohlhoff" w:date="2024-06-12T00:08:00Z" w16du:dateUtc="2024-06-11T14:08:00Z"/>
          <w:rFonts w:ascii="Times New Roman" w:hAnsi="Times New Roman"/>
          <w:sz w:val="24"/>
          <w:szCs w:val="24"/>
        </w:rPr>
        <w:pPrChange w:id="5005" w:author="Jane Kohlhoff" w:date="2024-06-12T00:19:00Z" w16du:dateUtc="2024-06-11T14:19:00Z">
          <w:pPr/>
        </w:pPrChange>
      </w:pPr>
      <w:ins w:id="5006" w:author="Jane Kohlhoff" w:date="2024-06-12T00:08:00Z" w16du:dateUtc="2024-06-11T14:08:00Z">
        <w:r w:rsidRPr="005A1EEA">
          <w:rPr>
            <w:rFonts w:ascii="Times New Roman" w:hAnsi="Times New Roman"/>
            <w:sz w:val="24"/>
            <w:szCs w:val="24"/>
          </w:rPr>
          <w:t>CCQ = Composite Caregiving Questionnaire</w:t>
        </w:r>
      </w:ins>
    </w:p>
    <w:p w14:paraId="1380BBB7" w14:textId="77777777" w:rsidR="005237F6" w:rsidRPr="005A1EEA" w:rsidRDefault="005237F6">
      <w:pPr>
        <w:spacing w:line="480" w:lineRule="auto"/>
        <w:rPr>
          <w:ins w:id="5007" w:author="Jane Kohlhoff" w:date="2024-06-12T00:08:00Z" w16du:dateUtc="2024-06-11T14:08:00Z"/>
          <w:rFonts w:ascii="Times New Roman" w:hAnsi="Times New Roman"/>
          <w:sz w:val="24"/>
          <w:szCs w:val="24"/>
        </w:rPr>
        <w:pPrChange w:id="5008" w:author="Jane Kohlhoff" w:date="2024-06-12T00:19:00Z" w16du:dateUtc="2024-06-11T14:19:00Z">
          <w:pPr/>
        </w:pPrChange>
      </w:pPr>
      <w:ins w:id="5009" w:author="Jane Kohlhoff" w:date="2024-06-12T00:08:00Z" w16du:dateUtc="2024-06-11T14:08:00Z">
        <w:r w:rsidRPr="005A1EEA">
          <w:rPr>
            <w:rFonts w:ascii="Times New Roman" w:hAnsi="Times New Roman"/>
            <w:sz w:val="24"/>
            <w:szCs w:val="24"/>
          </w:rPr>
          <w:t>CDI-T = Child-Directed Interaction - Toddler</w:t>
        </w:r>
      </w:ins>
    </w:p>
    <w:p w14:paraId="4CAE15D9" w14:textId="77777777" w:rsidR="005237F6" w:rsidRPr="005A1EEA" w:rsidRDefault="005237F6">
      <w:pPr>
        <w:spacing w:line="480" w:lineRule="auto"/>
        <w:rPr>
          <w:ins w:id="5010" w:author="Jane Kohlhoff" w:date="2024-06-12T00:08:00Z" w16du:dateUtc="2024-06-11T14:08:00Z"/>
          <w:rFonts w:ascii="Times New Roman" w:hAnsi="Times New Roman"/>
          <w:sz w:val="24"/>
          <w:szCs w:val="24"/>
        </w:rPr>
        <w:pPrChange w:id="5011" w:author="Jane Kohlhoff" w:date="2024-06-12T00:19:00Z" w16du:dateUtc="2024-06-11T14:19:00Z">
          <w:pPr/>
        </w:pPrChange>
      </w:pPr>
      <w:ins w:id="5012" w:author="Jane Kohlhoff" w:date="2024-06-12T00:08:00Z" w16du:dateUtc="2024-06-11T14:08:00Z">
        <w:r w:rsidRPr="005A1EEA">
          <w:rPr>
            <w:rFonts w:ascii="Times New Roman" w:hAnsi="Times New Roman"/>
            <w:sz w:val="24"/>
            <w:szCs w:val="24"/>
          </w:rPr>
          <w:t>CHQ = Caregiving Helplessness Questionnaire</w:t>
        </w:r>
      </w:ins>
    </w:p>
    <w:p w14:paraId="4D8912C7" w14:textId="77777777" w:rsidR="005237F6" w:rsidRPr="005A1EEA" w:rsidRDefault="005237F6">
      <w:pPr>
        <w:spacing w:line="480" w:lineRule="auto"/>
        <w:rPr>
          <w:ins w:id="5013" w:author="Jane Kohlhoff" w:date="2024-06-12T00:08:00Z" w16du:dateUtc="2024-06-11T14:08:00Z"/>
          <w:rFonts w:ascii="Times New Roman" w:hAnsi="Times New Roman"/>
          <w:sz w:val="24"/>
          <w:szCs w:val="24"/>
        </w:rPr>
        <w:pPrChange w:id="5014" w:author="Jane Kohlhoff" w:date="2024-06-12T00:19:00Z" w16du:dateUtc="2024-06-11T14:19:00Z">
          <w:pPr/>
        </w:pPrChange>
      </w:pPr>
      <w:ins w:id="5015" w:author="Jane Kohlhoff" w:date="2024-06-12T00:08:00Z" w16du:dateUtc="2024-06-11T14:08:00Z">
        <w:r w:rsidRPr="005A1EEA">
          <w:rPr>
            <w:rFonts w:ascii="Times New Roman" w:hAnsi="Times New Roman"/>
            <w:sz w:val="24"/>
            <w:szCs w:val="24"/>
          </w:rPr>
          <w:t>COS-I = Circle of Security Intensive</w:t>
        </w:r>
      </w:ins>
    </w:p>
    <w:p w14:paraId="1EA23A2E" w14:textId="77777777" w:rsidR="005237F6" w:rsidRPr="005A1EEA" w:rsidRDefault="005237F6">
      <w:pPr>
        <w:spacing w:line="480" w:lineRule="auto"/>
        <w:rPr>
          <w:ins w:id="5016" w:author="Jane Kohlhoff" w:date="2024-06-12T00:08:00Z" w16du:dateUtc="2024-06-11T14:08:00Z"/>
          <w:rFonts w:ascii="Times New Roman" w:hAnsi="Times New Roman"/>
          <w:sz w:val="24"/>
          <w:szCs w:val="24"/>
        </w:rPr>
        <w:pPrChange w:id="5017" w:author="Jane Kohlhoff" w:date="2024-06-12T00:19:00Z" w16du:dateUtc="2024-06-11T14:19:00Z">
          <w:pPr/>
        </w:pPrChange>
      </w:pPr>
      <w:ins w:id="5018" w:author="Jane Kohlhoff" w:date="2024-06-12T00:08:00Z" w16du:dateUtc="2024-06-11T14:08:00Z">
        <w:r w:rsidRPr="005A1EEA">
          <w:rPr>
            <w:rFonts w:ascii="Times New Roman" w:hAnsi="Times New Roman"/>
            <w:sz w:val="24"/>
            <w:szCs w:val="24"/>
          </w:rPr>
          <w:t>COS-P = Circle of Security – Parenting</w:t>
        </w:r>
      </w:ins>
    </w:p>
    <w:p w14:paraId="509EC10A" w14:textId="77777777" w:rsidR="005237F6" w:rsidRPr="005A1EEA" w:rsidRDefault="005237F6">
      <w:pPr>
        <w:spacing w:line="480" w:lineRule="auto"/>
        <w:rPr>
          <w:ins w:id="5019" w:author="Jane Kohlhoff" w:date="2024-06-12T00:08:00Z" w16du:dateUtc="2024-06-11T14:08:00Z"/>
          <w:rFonts w:ascii="Times New Roman" w:hAnsi="Times New Roman"/>
          <w:sz w:val="24"/>
          <w:szCs w:val="24"/>
        </w:rPr>
        <w:pPrChange w:id="5020" w:author="Jane Kohlhoff" w:date="2024-06-12T00:19:00Z" w16du:dateUtc="2024-06-11T14:19:00Z">
          <w:pPr/>
        </w:pPrChange>
      </w:pPr>
      <w:ins w:id="5021" w:author="Jane Kohlhoff" w:date="2024-06-12T00:08:00Z" w16du:dateUtc="2024-06-11T14:08:00Z">
        <w:r w:rsidRPr="005A1EEA">
          <w:rPr>
            <w:rFonts w:ascii="Times New Roman" w:hAnsi="Times New Roman"/>
            <w:sz w:val="24"/>
            <w:szCs w:val="24"/>
          </w:rPr>
          <w:t>DECA-I= Devereux Early Childhood Assessment – Infant version</w:t>
        </w:r>
      </w:ins>
    </w:p>
    <w:p w14:paraId="75607DA9" w14:textId="77777777" w:rsidR="005237F6" w:rsidRPr="005A1EEA" w:rsidRDefault="005237F6">
      <w:pPr>
        <w:spacing w:line="480" w:lineRule="auto"/>
        <w:rPr>
          <w:ins w:id="5022" w:author="Jane Kohlhoff" w:date="2024-06-12T00:08:00Z" w16du:dateUtc="2024-06-11T14:08:00Z"/>
          <w:rFonts w:ascii="Times New Roman" w:hAnsi="Times New Roman"/>
          <w:sz w:val="24"/>
          <w:szCs w:val="24"/>
        </w:rPr>
        <w:pPrChange w:id="5023" w:author="Jane Kohlhoff" w:date="2024-06-12T00:19:00Z" w16du:dateUtc="2024-06-11T14:19:00Z">
          <w:pPr/>
        </w:pPrChange>
      </w:pPr>
      <w:ins w:id="5024" w:author="Jane Kohlhoff" w:date="2024-06-12T00:08:00Z" w16du:dateUtc="2024-06-11T14:08:00Z">
        <w:r w:rsidRPr="005A1EEA">
          <w:rPr>
            <w:rFonts w:ascii="Times New Roman" w:hAnsi="Times New Roman"/>
            <w:sz w:val="24"/>
            <w:szCs w:val="24"/>
          </w:rPr>
          <w:t>DECA-T= Devereux Early Childhood Assessment – Toddler version</w:t>
        </w:r>
      </w:ins>
    </w:p>
    <w:p w14:paraId="11C1C537" w14:textId="77777777" w:rsidR="005237F6" w:rsidRPr="005A1EEA" w:rsidRDefault="005237F6">
      <w:pPr>
        <w:spacing w:line="480" w:lineRule="auto"/>
        <w:rPr>
          <w:ins w:id="5025" w:author="Jane Kohlhoff" w:date="2024-06-12T00:08:00Z" w16du:dateUtc="2024-06-11T14:08:00Z"/>
          <w:rFonts w:ascii="Times New Roman" w:hAnsi="Times New Roman"/>
          <w:sz w:val="24"/>
          <w:szCs w:val="24"/>
        </w:rPr>
        <w:pPrChange w:id="5026" w:author="Jane Kohlhoff" w:date="2024-06-12T00:19:00Z" w16du:dateUtc="2024-06-11T14:19:00Z">
          <w:pPr/>
        </w:pPrChange>
      </w:pPr>
      <w:ins w:id="5027" w:author="Jane Kohlhoff" w:date="2024-06-12T00:08:00Z" w16du:dateUtc="2024-06-11T14:08:00Z">
        <w:r w:rsidRPr="005A1EEA">
          <w:rPr>
            <w:rFonts w:ascii="Times New Roman" w:hAnsi="Times New Roman"/>
            <w:sz w:val="24"/>
            <w:szCs w:val="24"/>
          </w:rPr>
          <w:t>DERS = Difficulties in Emotion Regulation Scale</w:t>
        </w:r>
      </w:ins>
    </w:p>
    <w:p w14:paraId="51B79C88" w14:textId="77777777" w:rsidR="005237F6" w:rsidRPr="005A1EEA" w:rsidRDefault="005237F6">
      <w:pPr>
        <w:spacing w:line="480" w:lineRule="auto"/>
        <w:rPr>
          <w:ins w:id="5028" w:author="Jane Kohlhoff" w:date="2024-06-12T00:08:00Z" w16du:dateUtc="2024-06-11T14:08:00Z"/>
          <w:rFonts w:ascii="Times New Roman" w:hAnsi="Times New Roman"/>
          <w:sz w:val="24"/>
          <w:szCs w:val="24"/>
        </w:rPr>
        <w:pPrChange w:id="5029" w:author="Jane Kohlhoff" w:date="2024-06-12T00:19:00Z" w16du:dateUtc="2024-06-11T14:19:00Z">
          <w:pPr/>
        </w:pPrChange>
      </w:pPr>
      <w:ins w:id="5030" w:author="Jane Kohlhoff" w:date="2024-06-12T00:08:00Z" w16du:dateUtc="2024-06-11T14:08:00Z">
        <w:r w:rsidRPr="005A1EEA">
          <w:rPr>
            <w:rFonts w:ascii="Times New Roman" w:hAnsi="Times New Roman"/>
            <w:sz w:val="24"/>
            <w:szCs w:val="24"/>
          </w:rPr>
          <w:t>DPICS-IV = Dyadic Parent-Child Interaction Coding System, Fourth Edition</w:t>
        </w:r>
      </w:ins>
    </w:p>
    <w:p w14:paraId="0BFCE72D" w14:textId="77777777" w:rsidR="005237F6" w:rsidRPr="005A1EEA" w:rsidRDefault="005237F6">
      <w:pPr>
        <w:spacing w:line="480" w:lineRule="auto"/>
        <w:rPr>
          <w:ins w:id="5031" w:author="Jane Kohlhoff" w:date="2024-06-12T00:08:00Z" w16du:dateUtc="2024-06-11T14:08:00Z"/>
          <w:rFonts w:ascii="Times New Roman" w:hAnsi="Times New Roman"/>
          <w:sz w:val="24"/>
          <w:szCs w:val="24"/>
        </w:rPr>
        <w:pPrChange w:id="5032" w:author="Jane Kohlhoff" w:date="2024-06-12T00:19:00Z" w16du:dateUtc="2024-06-11T14:19:00Z">
          <w:pPr/>
        </w:pPrChange>
      </w:pPr>
      <w:ins w:id="5033" w:author="Jane Kohlhoff" w:date="2024-06-12T00:08:00Z" w16du:dateUtc="2024-06-11T14:08:00Z">
        <w:r w:rsidRPr="005A1EEA">
          <w:rPr>
            <w:rFonts w:ascii="Times New Roman" w:hAnsi="Times New Roman"/>
            <w:sz w:val="24"/>
            <w:szCs w:val="24"/>
          </w:rPr>
          <w:t>DRFS = Diamond’s reflective functioning scale</w:t>
        </w:r>
      </w:ins>
    </w:p>
    <w:p w14:paraId="003D4DB1" w14:textId="77777777" w:rsidR="005237F6" w:rsidRPr="005A1EEA" w:rsidRDefault="005237F6">
      <w:pPr>
        <w:spacing w:line="480" w:lineRule="auto"/>
        <w:rPr>
          <w:ins w:id="5034" w:author="Jane Kohlhoff" w:date="2024-06-12T00:08:00Z" w16du:dateUtc="2024-06-11T14:08:00Z"/>
          <w:rFonts w:ascii="Times New Roman" w:hAnsi="Times New Roman"/>
          <w:sz w:val="24"/>
          <w:szCs w:val="24"/>
        </w:rPr>
        <w:pPrChange w:id="5035" w:author="Jane Kohlhoff" w:date="2024-06-12T00:19:00Z" w16du:dateUtc="2024-06-11T14:19:00Z">
          <w:pPr/>
        </w:pPrChange>
      </w:pPr>
      <w:ins w:id="5036" w:author="Jane Kohlhoff" w:date="2024-06-12T00:08:00Z" w16du:dateUtc="2024-06-11T14:08:00Z">
        <w:r w:rsidRPr="005A1EEA">
          <w:rPr>
            <w:rFonts w:ascii="Times New Roman" w:hAnsi="Times New Roman"/>
            <w:sz w:val="24"/>
            <w:szCs w:val="24"/>
          </w:rPr>
          <w:t>ER = Emotional Regulation</w:t>
        </w:r>
      </w:ins>
    </w:p>
    <w:p w14:paraId="4ADA3673" w14:textId="77777777" w:rsidR="005237F6" w:rsidRPr="005A1EEA" w:rsidRDefault="005237F6">
      <w:pPr>
        <w:spacing w:line="480" w:lineRule="auto"/>
        <w:rPr>
          <w:ins w:id="5037" w:author="Jane Kohlhoff" w:date="2024-06-12T00:08:00Z" w16du:dateUtc="2024-06-11T14:08:00Z"/>
          <w:rFonts w:ascii="Times New Roman" w:hAnsi="Times New Roman"/>
          <w:sz w:val="24"/>
          <w:szCs w:val="24"/>
        </w:rPr>
        <w:pPrChange w:id="5038" w:author="Jane Kohlhoff" w:date="2024-06-12T00:19:00Z" w16du:dateUtc="2024-06-11T14:19:00Z">
          <w:pPr/>
        </w:pPrChange>
      </w:pPr>
      <w:ins w:id="5039" w:author="Jane Kohlhoff" w:date="2024-06-12T00:08:00Z" w16du:dateUtc="2024-06-11T14:08:00Z">
        <w:r w:rsidRPr="005A1EEA">
          <w:rPr>
            <w:rFonts w:ascii="Times New Roman" w:hAnsi="Times New Roman"/>
            <w:sz w:val="24"/>
            <w:szCs w:val="24"/>
          </w:rPr>
          <w:t>GP = General Practitioner</w:t>
        </w:r>
      </w:ins>
    </w:p>
    <w:p w14:paraId="3067A7A1" w14:textId="77777777" w:rsidR="005237F6" w:rsidRPr="005A1EEA" w:rsidRDefault="005237F6">
      <w:pPr>
        <w:spacing w:line="480" w:lineRule="auto"/>
        <w:rPr>
          <w:ins w:id="5040" w:author="Jane Kohlhoff" w:date="2024-06-12T00:08:00Z" w16du:dateUtc="2024-06-11T14:08:00Z"/>
          <w:rFonts w:ascii="Times New Roman" w:hAnsi="Times New Roman"/>
          <w:sz w:val="24"/>
          <w:szCs w:val="24"/>
        </w:rPr>
        <w:pPrChange w:id="5041" w:author="Jane Kohlhoff" w:date="2024-06-12T00:19:00Z" w16du:dateUtc="2024-06-11T14:19:00Z">
          <w:pPr/>
        </w:pPrChange>
      </w:pPr>
      <w:ins w:id="5042" w:author="Jane Kohlhoff" w:date="2024-06-12T00:08:00Z" w16du:dateUtc="2024-06-11T14:08:00Z">
        <w:r w:rsidRPr="005A1EEA">
          <w:rPr>
            <w:rFonts w:ascii="Times New Roman" w:hAnsi="Times New Roman"/>
            <w:sz w:val="24"/>
            <w:szCs w:val="24"/>
          </w:rPr>
          <w:t>LSAC = Longitudinal Study of Australian Children</w:t>
        </w:r>
      </w:ins>
    </w:p>
    <w:p w14:paraId="1396A927" w14:textId="77777777" w:rsidR="005237F6" w:rsidRPr="005A1EEA" w:rsidRDefault="005237F6">
      <w:pPr>
        <w:spacing w:line="480" w:lineRule="auto"/>
        <w:rPr>
          <w:ins w:id="5043" w:author="Jane Kohlhoff" w:date="2024-06-12T00:08:00Z" w16du:dateUtc="2024-06-11T14:08:00Z"/>
          <w:rFonts w:ascii="Times New Roman" w:hAnsi="Times New Roman"/>
          <w:sz w:val="24"/>
          <w:szCs w:val="24"/>
        </w:rPr>
        <w:pPrChange w:id="5044" w:author="Jane Kohlhoff" w:date="2024-06-12T00:19:00Z" w16du:dateUtc="2024-06-11T14:19:00Z">
          <w:pPr/>
        </w:pPrChange>
      </w:pPr>
      <w:ins w:id="5045" w:author="Jane Kohlhoff" w:date="2024-06-12T00:08:00Z" w16du:dateUtc="2024-06-11T14:08:00Z">
        <w:r w:rsidRPr="005A1EEA">
          <w:rPr>
            <w:rFonts w:ascii="Times New Roman" w:hAnsi="Times New Roman"/>
            <w:sz w:val="24"/>
            <w:szCs w:val="24"/>
          </w:rPr>
          <w:t>NICHD-SECCYD = National Institute of Child Health and Human Development Study of Early Child Care and Youth Development: Sensitivity Scales</w:t>
        </w:r>
      </w:ins>
    </w:p>
    <w:p w14:paraId="15E3F298" w14:textId="77777777" w:rsidR="005237F6" w:rsidRPr="005A1EEA" w:rsidRDefault="005237F6">
      <w:pPr>
        <w:spacing w:line="480" w:lineRule="auto"/>
        <w:rPr>
          <w:ins w:id="5046" w:author="Jane Kohlhoff" w:date="2024-06-12T00:08:00Z" w16du:dateUtc="2024-06-11T14:08:00Z"/>
          <w:rFonts w:ascii="Times New Roman" w:hAnsi="Times New Roman"/>
          <w:sz w:val="24"/>
          <w:szCs w:val="24"/>
        </w:rPr>
        <w:pPrChange w:id="5047" w:author="Jane Kohlhoff" w:date="2024-06-12T00:19:00Z" w16du:dateUtc="2024-06-11T14:19:00Z">
          <w:pPr/>
        </w:pPrChange>
      </w:pPr>
      <w:ins w:id="5048" w:author="Jane Kohlhoff" w:date="2024-06-12T00:08:00Z" w16du:dateUtc="2024-06-11T14:08:00Z">
        <w:r w:rsidRPr="005A1EEA">
          <w:rPr>
            <w:rFonts w:ascii="Times New Roman" w:hAnsi="Times New Roman"/>
            <w:sz w:val="24"/>
            <w:szCs w:val="24"/>
          </w:rPr>
          <w:t>PCIT-T = Parent-Child Interaction Therapy – Toddler</w:t>
        </w:r>
      </w:ins>
    </w:p>
    <w:p w14:paraId="64DE7840" w14:textId="77777777" w:rsidR="005237F6" w:rsidRPr="005A1EEA" w:rsidRDefault="005237F6">
      <w:pPr>
        <w:spacing w:line="480" w:lineRule="auto"/>
        <w:rPr>
          <w:ins w:id="5049" w:author="Jane Kohlhoff" w:date="2024-06-12T00:08:00Z" w16du:dateUtc="2024-06-11T14:08:00Z"/>
          <w:rFonts w:ascii="Times New Roman" w:hAnsi="Times New Roman"/>
          <w:sz w:val="24"/>
          <w:szCs w:val="24"/>
        </w:rPr>
        <w:pPrChange w:id="5050" w:author="Jane Kohlhoff" w:date="2024-06-12T00:19:00Z" w16du:dateUtc="2024-06-11T14:19:00Z">
          <w:pPr/>
        </w:pPrChange>
      </w:pPr>
      <w:ins w:id="5051" w:author="Jane Kohlhoff" w:date="2024-06-12T00:08:00Z" w16du:dateUtc="2024-06-11T14:08:00Z">
        <w:r w:rsidRPr="005A1EEA">
          <w:rPr>
            <w:rFonts w:ascii="Times New Roman" w:hAnsi="Times New Roman"/>
            <w:sz w:val="24"/>
            <w:szCs w:val="24"/>
          </w:rPr>
          <w:t>PDI-T = Parent-Directed Interaction – Toddler</w:t>
        </w:r>
      </w:ins>
    </w:p>
    <w:p w14:paraId="45B81095" w14:textId="77777777" w:rsidR="005237F6" w:rsidRPr="005A1EEA" w:rsidRDefault="005237F6">
      <w:pPr>
        <w:spacing w:line="480" w:lineRule="auto"/>
        <w:rPr>
          <w:ins w:id="5052" w:author="Jane Kohlhoff" w:date="2024-06-12T00:08:00Z" w16du:dateUtc="2024-06-11T14:08:00Z"/>
          <w:rFonts w:ascii="Times New Roman" w:hAnsi="Times New Roman"/>
          <w:sz w:val="24"/>
          <w:szCs w:val="24"/>
        </w:rPr>
        <w:pPrChange w:id="5053" w:author="Jane Kohlhoff" w:date="2024-06-12T00:19:00Z" w16du:dateUtc="2024-06-11T14:19:00Z">
          <w:pPr/>
        </w:pPrChange>
      </w:pPr>
      <w:ins w:id="5054" w:author="Jane Kohlhoff" w:date="2024-06-12T00:08:00Z" w16du:dateUtc="2024-06-11T14:08:00Z">
        <w:r w:rsidRPr="005A1EEA">
          <w:rPr>
            <w:rFonts w:ascii="Times New Roman" w:hAnsi="Times New Roman"/>
            <w:sz w:val="24"/>
            <w:szCs w:val="24"/>
          </w:rPr>
          <w:t>PSI-SF = Parenting Stress Index–Short Form</w:t>
        </w:r>
      </w:ins>
    </w:p>
    <w:p w14:paraId="4160FC18" w14:textId="77777777" w:rsidR="005237F6" w:rsidRPr="005A1EEA" w:rsidRDefault="005237F6">
      <w:pPr>
        <w:spacing w:line="480" w:lineRule="auto"/>
        <w:rPr>
          <w:ins w:id="5055" w:author="Jane Kohlhoff" w:date="2024-06-12T00:08:00Z" w16du:dateUtc="2024-06-11T14:08:00Z"/>
          <w:rFonts w:ascii="Times New Roman" w:hAnsi="Times New Roman"/>
          <w:sz w:val="24"/>
          <w:szCs w:val="24"/>
        </w:rPr>
        <w:pPrChange w:id="5056" w:author="Jane Kohlhoff" w:date="2024-06-12T00:19:00Z" w16du:dateUtc="2024-06-11T14:19:00Z">
          <w:pPr/>
        </w:pPrChange>
      </w:pPr>
      <w:ins w:id="5057" w:author="Jane Kohlhoff" w:date="2024-06-12T00:08:00Z" w16du:dateUtc="2024-06-11T14:08:00Z">
        <w:r w:rsidRPr="005A1EEA">
          <w:rPr>
            <w:rFonts w:ascii="Times New Roman" w:hAnsi="Times New Roman"/>
            <w:sz w:val="24"/>
            <w:szCs w:val="24"/>
          </w:rPr>
          <w:t>RCI = Reliable Change Index</w:t>
        </w:r>
      </w:ins>
    </w:p>
    <w:p w14:paraId="40B40800" w14:textId="77777777" w:rsidR="005237F6" w:rsidRPr="005A1EEA" w:rsidRDefault="005237F6">
      <w:pPr>
        <w:spacing w:line="480" w:lineRule="auto"/>
        <w:rPr>
          <w:ins w:id="5058" w:author="Jane Kohlhoff" w:date="2024-06-12T00:08:00Z" w16du:dateUtc="2024-06-11T14:08:00Z"/>
          <w:rFonts w:ascii="Times New Roman" w:hAnsi="Times New Roman"/>
          <w:sz w:val="24"/>
          <w:szCs w:val="24"/>
        </w:rPr>
        <w:pPrChange w:id="5059" w:author="Jane Kohlhoff" w:date="2024-06-12T00:19:00Z" w16du:dateUtc="2024-06-11T14:19:00Z">
          <w:pPr/>
        </w:pPrChange>
      </w:pPr>
      <w:ins w:id="5060" w:author="Jane Kohlhoff" w:date="2024-06-12T00:08:00Z" w16du:dateUtc="2024-06-11T14:08:00Z">
        <w:r w:rsidRPr="005A1EEA">
          <w:rPr>
            <w:rFonts w:ascii="Times New Roman" w:hAnsi="Times New Roman"/>
            <w:sz w:val="24"/>
            <w:szCs w:val="24"/>
          </w:rPr>
          <w:t>RCT = randomized controlled trial</w:t>
        </w:r>
      </w:ins>
    </w:p>
    <w:p w14:paraId="55A3B553" w14:textId="77777777" w:rsidR="005237F6" w:rsidRDefault="005237F6">
      <w:pPr>
        <w:spacing w:line="480" w:lineRule="auto"/>
        <w:rPr>
          <w:ins w:id="5061" w:author="Jane Kohlhoff" w:date="2024-06-12T00:08:00Z" w16du:dateUtc="2024-06-11T14:08:00Z"/>
          <w:rFonts w:ascii="Times New Roman" w:hAnsi="Times New Roman"/>
          <w:sz w:val="24"/>
          <w:szCs w:val="24"/>
        </w:rPr>
        <w:pPrChange w:id="5062" w:author="Jane Kohlhoff" w:date="2024-06-12T00:19:00Z" w16du:dateUtc="2024-06-11T14:19:00Z">
          <w:pPr/>
        </w:pPrChange>
      </w:pPr>
      <w:ins w:id="5063" w:author="Jane Kohlhoff" w:date="2024-06-12T00:08:00Z" w16du:dateUtc="2024-06-11T14:08:00Z">
        <w:r w:rsidRPr="005A1EEA">
          <w:rPr>
            <w:rFonts w:ascii="Times New Roman" w:hAnsi="Times New Roman"/>
            <w:sz w:val="24"/>
            <w:szCs w:val="24"/>
          </w:rPr>
          <w:t xml:space="preserve">SSP = </w:t>
        </w:r>
        <w:r w:rsidRPr="007D41EC">
          <w:rPr>
            <w:rFonts w:ascii="Times New Roman" w:hAnsi="Times New Roman"/>
            <w:sz w:val="24"/>
            <w:szCs w:val="24"/>
          </w:rPr>
          <w:t>Strange Situations Procedure</w:t>
        </w:r>
      </w:ins>
    </w:p>
    <w:p w14:paraId="04701C61" w14:textId="77777777" w:rsidR="005237F6" w:rsidRPr="005A1EEA" w:rsidRDefault="005237F6">
      <w:pPr>
        <w:spacing w:line="480" w:lineRule="auto"/>
        <w:rPr>
          <w:ins w:id="5064" w:author="Jane Kohlhoff" w:date="2024-06-12T00:08:00Z" w16du:dateUtc="2024-06-11T14:08:00Z"/>
          <w:rFonts w:ascii="Times New Roman" w:hAnsi="Times New Roman"/>
          <w:sz w:val="24"/>
          <w:szCs w:val="24"/>
        </w:rPr>
        <w:pPrChange w:id="5065" w:author="Jane Kohlhoff" w:date="2024-06-12T00:19:00Z" w16du:dateUtc="2024-06-11T14:19:00Z">
          <w:pPr/>
        </w:pPrChange>
      </w:pPr>
      <w:ins w:id="5066" w:author="Jane Kohlhoff" w:date="2024-06-12T00:08:00Z" w16du:dateUtc="2024-06-11T14:08:00Z">
        <w:r w:rsidRPr="005A1EEA">
          <w:rPr>
            <w:rFonts w:ascii="Times New Roman" w:hAnsi="Times New Roman"/>
            <w:sz w:val="24"/>
            <w:szCs w:val="24"/>
          </w:rPr>
          <w:t>T1 = Time 1</w:t>
        </w:r>
      </w:ins>
    </w:p>
    <w:p w14:paraId="5BFD65F1" w14:textId="77777777" w:rsidR="005237F6" w:rsidRPr="005A1EEA" w:rsidRDefault="005237F6">
      <w:pPr>
        <w:spacing w:line="480" w:lineRule="auto"/>
        <w:rPr>
          <w:ins w:id="5067" w:author="Jane Kohlhoff" w:date="2024-06-12T00:08:00Z" w16du:dateUtc="2024-06-11T14:08:00Z"/>
          <w:rFonts w:ascii="Times New Roman" w:hAnsi="Times New Roman"/>
          <w:sz w:val="24"/>
          <w:szCs w:val="24"/>
        </w:rPr>
        <w:pPrChange w:id="5068" w:author="Jane Kohlhoff" w:date="2024-06-12T00:19:00Z" w16du:dateUtc="2024-06-11T14:19:00Z">
          <w:pPr/>
        </w:pPrChange>
      </w:pPr>
      <w:ins w:id="5069" w:author="Jane Kohlhoff" w:date="2024-06-12T00:08:00Z" w16du:dateUtc="2024-06-11T14:08:00Z">
        <w:r w:rsidRPr="005A1EEA">
          <w:rPr>
            <w:rFonts w:ascii="Times New Roman" w:hAnsi="Times New Roman"/>
            <w:sz w:val="24"/>
            <w:szCs w:val="24"/>
          </w:rPr>
          <w:t>T2 = Time 2</w:t>
        </w:r>
      </w:ins>
    </w:p>
    <w:p w14:paraId="233CAAF0" w14:textId="77777777" w:rsidR="005237F6" w:rsidRPr="005A1EEA" w:rsidRDefault="005237F6">
      <w:pPr>
        <w:spacing w:line="480" w:lineRule="auto"/>
        <w:rPr>
          <w:ins w:id="5070" w:author="Jane Kohlhoff" w:date="2024-06-12T00:08:00Z" w16du:dateUtc="2024-06-11T14:08:00Z"/>
          <w:rFonts w:ascii="Times New Roman" w:hAnsi="Times New Roman"/>
          <w:sz w:val="24"/>
          <w:szCs w:val="24"/>
        </w:rPr>
        <w:pPrChange w:id="5071" w:author="Jane Kohlhoff" w:date="2024-06-12T00:19:00Z" w16du:dateUtc="2024-06-11T14:19:00Z">
          <w:pPr/>
        </w:pPrChange>
      </w:pPr>
      <w:ins w:id="5072" w:author="Jane Kohlhoff" w:date="2024-06-12T00:08:00Z" w16du:dateUtc="2024-06-11T14:08:00Z">
        <w:r w:rsidRPr="005A1EEA">
          <w:rPr>
            <w:rFonts w:ascii="Times New Roman" w:hAnsi="Times New Roman"/>
            <w:sz w:val="24"/>
            <w:szCs w:val="24"/>
          </w:rPr>
          <w:t>T3 = Time 3</w:t>
        </w:r>
      </w:ins>
    </w:p>
    <w:p w14:paraId="6976919A" w14:textId="77777777" w:rsidR="005237F6" w:rsidRPr="005A1EEA" w:rsidRDefault="005237F6">
      <w:pPr>
        <w:spacing w:line="480" w:lineRule="auto"/>
        <w:rPr>
          <w:ins w:id="5073" w:author="Jane Kohlhoff" w:date="2024-06-12T00:08:00Z" w16du:dateUtc="2024-06-11T14:08:00Z"/>
          <w:rFonts w:ascii="Times New Roman" w:hAnsi="Times New Roman"/>
          <w:sz w:val="24"/>
          <w:szCs w:val="24"/>
        </w:rPr>
        <w:pPrChange w:id="5074" w:author="Jane Kohlhoff" w:date="2024-06-12T00:19:00Z" w16du:dateUtc="2024-06-11T14:19:00Z">
          <w:pPr/>
        </w:pPrChange>
      </w:pPr>
      <w:ins w:id="5075" w:author="Jane Kohlhoff" w:date="2024-06-12T00:08:00Z" w16du:dateUtc="2024-06-11T14:08:00Z">
        <w:r w:rsidRPr="005A1EEA">
          <w:rPr>
            <w:rFonts w:ascii="Times New Roman" w:hAnsi="Times New Roman"/>
            <w:sz w:val="24"/>
            <w:szCs w:val="24"/>
          </w:rPr>
          <w:t>TOPSE = Tool to Measure Parenting Self-Efficacy</w:t>
        </w:r>
      </w:ins>
    </w:p>
    <w:p w14:paraId="04BCA7AD" w14:textId="77777777" w:rsidR="005237F6" w:rsidRPr="005A1EEA" w:rsidRDefault="005237F6">
      <w:pPr>
        <w:spacing w:line="480" w:lineRule="auto"/>
        <w:rPr>
          <w:ins w:id="5076" w:author="Jane Kohlhoff" w:date="2024-06-12T00:08:00Z" w16du:dateUtc="2024-06-11T14:08:00Z"/>
          <w:rFonts w:ascii="Times New Roman" w:hAnsi="Times New Roman"/>
          <w:sz w:val="24"/>
          <w:szCs w:val="24"/>
        </w:rPr>
        <w:pPrChange w:id="5077" w:author="Jane Kohlhoff" w:date="2024-06-12T00:19:00Z" w16du:dateUtc="2024-06-11T14:19:00Z">
          <w:pPr/>
        </w:pPrChange>
      </w:pPr>
      <w:ins w:id="5078" w:author="Jane Kohlhoff" w:date="2024-06-12T00:08:00Z" w16du:dateUtc="2024-06-11T14:08:00Z">
        <w:r>
          <w:rPr>
            <w:rFonts w:ascii="Times New Roman" w:hAnsi="Times New Roman"/>
            <w:sz w:val="24"/>
            <w:szCs w:val="24"/>
          </w:rPr>
          <w:t xml:space="preserve">VIPP-SD = </w:t>
        </w:r>
        <w:r w:rsidRPr="005A1EEA">
          <w:rPr>
            <w:rFonts w:ascii="Times New Roman" w:hAnsi="Times New Roman"/>
            <w:sz w:val="24"/>
            <w:szCs w:val="24"/>
          </w:rPr>
          <w:t>Video-feedback Intervention to promote Positive Parenting and Sensitive Discipline</w:t>
        </w:r>
      </w:ins>
    </w:p>
    <w:p w14:paraId="54794C72" w14:textId="77777777" w:rsidR="005237F6" w:rsidRPr="005A1EEA" w:rsidRDefault="005237F6">
      <w:pPr>
        <w:spacing w:line="480" w:lineRule="auto"/>
        <w:rPr>
          <w:ins w:id="5079" w:author="Jane Kohlhoff" w:date="2024-06-12T00:08:00Z" w16du:dateUtc="2024-06-11T14:08:00Z"/>
          <w:rFonts w:ascii="Times New Roman" w:hAnsi="Times New Roman"/>
          <w:sz w:val="24"/>
          <w:szCs w:val="24"/>
        </w:rPr>
        <w:pPrChange w:id="5080" w:author="Jane Kohlhoff" w:date="2024-06-12T00:19:00Z" w16du:dateUtc="2024-06-11T14:19:00Z">
          <w:pPr/>
        </w:pPrChange>
      </w:pPr>
      <w:ins w:id="5081" w:author="Jane Kohlhoff" w:date="2024-06-12T00:08:00Z" w16du:dateUtc="2024-06-11T14:08:00Z">
        <w:r w:rsidRPr="005A1EEA">
          <w:rPr>
            <w:rFonts w:ascii="Times New Roman" w:hAnsi="Times New Roman"/>
            <w:sz w:val="24"/>
            <w:szCs w:val="24"/>
          </w:rPr>
          <w:t>WL = Waitlist</w:t>
        </w:r>
      </w:ins>
    </w:p>
    <w:p w14:paraId="4C769EE2" w14:textId="77777777" w:rsidR="005237F6" w:rsidRDefault="005237F6">
      <w:pPr>
        <w:spacing w:line="480" w:lineRule="auto"/>
        <w:rPr>
          <w:ins w:id="5082" w:author="Jane Kohlhoff" w:date="2024-06-12T00:08:00Z" w16du:dateUtc="2024-06-11T14:08:00Z"/>
        </w:rPr>
        <w:pPrChange w:id="5083" w:author="Jane Kohlhoff" w:date="2024-06-12T00:19:00Z" w16du:dateUtc="2024-06-11T14:19:00Z">
          <w:pPr/>
        </w:pPrChange>
      </w:pPr>
    </w:p>
    <w:p w14:paraId="13ABB78B" w14:textId="77777777" w:rsidR="00E63F1D" w:rsidRDefault="00E63F1D">
      <w:pPr>
        <w:shd w:val="clear" w:color="auto" w:fill="FFFFFF"/>
        <w:spacing w:after="96" w:line="480" w:lineRule="auto"/>
        <w:rPr>
          <w:ins w:id="5084" w:author="Jane Kohlhoff" w:date="2024-06-12T00:10:00Z" w16du:dateUtc="2024-06-11T14:10:00Z"/>
          <w:rFonts w:ascii="Times New Roman" w:hAnsi="Times New Roman"/>
          <w:b/>
          <w:bCs/>
          <w:sz w:val="24"/>
          <w:szCs w:val="24"/>
        </w:rPr>
        <w:pPrChange w:id="5085" w:author="Jane Kohlhoff" w:date="2024-06-12T00:19:00Z" w16du:dateUtc="2024-06-11T14:19:00Z">
          <w:pPr>
            <w:shd w:val="clear" w:color="auto" w:fill="FFFFFF"/>
            <w:spacing w:after="96" w:line="240" w:lineRule="auto"/>
          </w:pPr>
        </w:pPrChange>
      </w:pPr>
      <w:ins w:id="5086" w:author="Jane Kohlhoff" w:date="2024-06-12T00:09:00Z" w16du:dateUtc="2024-06-11T14:09:00Z">
        <w:r w:rsidRPr="00E63F1D">
          <w:rPr>
            <w:rFonts w:ascii="Times New Roman" w:hAnsi="Times New Roman"/>
            <w:b/>
            <w:bCs/>
            <w:sz w:val="24"/>
            <w:szCs w:val="24"/>
            <w:rPrChange w:id="5087" w:author="Jane Kohlhoff" w:date="2024-06-12T00:09:00Z" w16du:dateUtc="2024-06-11T14:09:00Z">
              <w:rPr>
                <w:rFonts w:ascii="Segoe UI" w:eastAsia="Times New Roman" w:hAnsi="Segoe UI" w:cs="Segoe UI"/>
                <w:color w:val="333333"/>
                <w:kern w:val="0"/>
                <w:sz w:val="27"/>
                <w:szCs w:val="27"/>
                <w:lang w:eastAsia="en-AU"/>
                <w14:ligatures w14:val="none"/>
              </w:rPr>
            </w:rPrChange>
          </w:rPr>
          <w:t>Ethics approval and consent to participate</w:t>
        </w:r>
      </w:ins>
    </w:p>
    <w:p w14:paraId="1FA76063" w14:textId="1C1CCBEB" w:rsidR="00E63F1D" w:rsidRDefault="00B80538">
      <w:pPr>
        <w:shd w:val="clear" w:color="auto" w:fill="FFFFFF"/>
        <w:spacing w:after="96" w:line="480" w:lineRule="auto"/>
        <w:rPr>
          <w:ins w:id="5088" w:author="Jane Kohlhoff" w:date="2024-06-12T00:09:00Z" w16du:dateUtc="2024-06-11T14:09:00Z"/>
          <w:rFonts w:ascii="Times New Roman" w:hAnsi="Times New Roman"/>
          <w:sz w:val="24"/>
          <w:szCs w:val="24"/>
        </w:rPr>
        <w:pPrChange w:id="5089" w:author="Jane Kohlhoff" w:date="2024-06-12T00:19:00Z" w16du:dateUtc="2024-06-11T14:19:00Z">
          <w:pPr>
            <w:shd w:val="clear" w:color="auto" w:fill="FFFFFF"/>
            <w:spacing w:after="96" w:line="240" w:lineRule="auto"/>
          </w:pPr>
        </w:pPrChange>
      </w:pPr>
      <w:ins w:id="5090" w:author="Jane Kohlhoff" w:date="2024-06-12T00:13:00Z" w16du:dateUtc="2024-06-11T14:13:00Z">
        <w:r w:rsidRPr="00B80538">
          <w:rPr>
            <w:rFonts w:ascii="Times New Roman" w:hAnsi="Times New Roman"/>
            <w:sz w:val="24"/>
            <w:szCs w:val="24"/>
            <w:rPrChange w:id="5091" w:author="Jane Kohlhoff" w:date="2024-06-12T00:13:00Z" w16du:dateUtc="2024-06-11T14:13:00Z">
              <w:rPr>
                <w:rFonts w:ascii="Georgia" w:hAnsi="Georgia"/>
                <w:color w:val="333333"/>
                <w:sz w:val="27"/>
                <w:szCs w:val="27"/>
                <w:shd w:val="clear" w:color="auto" w:fill="FFFFFF"/>
              </w:rPr>
            </w:rPrChange>
          </w:rPr>
          <w:t xml:space="preserve">The project had full ethical clearance from the </w:t>
        </w:r>
        <w:proofErr w:type="gramStart"/>
        <w:r w:rsidRPr="00B80538">
          <w:rPr>
            <w:rFonts w:ascii="Times New Roman" w:hAnsi="Times New Roman"/>
            <w:sz w:val="24"/>
            <w:szCs w:val="24"/>
            <w:rPrChange w:id="5092" w:author="Jane Kohlhoff" w:date="2024-06-12T00:13:00Z" w16du:dateUtc="2024-06-11T14:13:00Z">
              <w:rPr>
                <w:rFonts w:ascii="Georgia" w:hAnsi="Georgia"/>
                <w:color w:val="333333"/>
                <w:sz w:val="27"/>
                <w:szCs w:val="27"/>
                <w:shd w:val="clear" w:color="auto" w:fill="FFFFFF"/>
              </w:rPr>
            </w:rPrChange>
          </w:rPr>
          <w:t>South Western</w:t>
        </w:r>
        <w:proofErr w:type="gramEnd"/>
        <w:r w:rsidRPr="00B80538">
          <w:rPr>
            <w:rFonts w:ascii="Times New Roman" w:hAnsi="Times New Roman"/>
            <w:sz w:val="24"/>
            <w:szCs w:val="24"/>
            <w:rPrChange w:id="5093" w:author="Jane Kohlhoff" w:date="2024-06-12T00:13:00Z" w16du:dateUtc="2024-06-11T14:13:00Z">
              <w:rPr>
                <w:rFonts w:ascii="Georgia" w:hAnsi="Georgia"/>
                <w:color w:val="333333"/>
                <w:sz w:val="27"/>
                <w:szCs w:val="27"/>
                <w:shd w:val="clear" w:color="auto" w:fill="FFFFFF"/>
              </w:rPr>
            </w:rPrChange>
          </w:rPr>
          <w:t xml:space="preserve"> Sydney Local Health District Human Research Ethics Committee (SWSLHD HREC); project number HREC/18/LPOOL/72. All participating parents </w:t>
        </w:r>
        <w:proofErr w:type="spellStart"/>
        <w:r w:rsidRPr="00B80538">
          <w:rPr>
            <w:rFonts w:ascii="Times New Roman" w:hAnsi="Times New Roman"/>
            <w:sz w:val="24"/>
            <w:szCs w:val="24"/>
            <w:rPrChange w:id="5094" w:author="Jane Kohlhoff" w:date="2024-06-12T00:13:00Z" w16du:dateUtc="2024-06-11T14:13:00Z">
              <w:rPr>
                <w:rFonts w:ascii="Georgia" w:hAnsi="Georgia"/>
                <w:color w:val="333333"/>
                <w:sz w:val="27"/>
                <w:szCs w:val="27"/>
                <w:shd w:val="clear" w:color="auto" w:fill="FFFFFF"/>
              </w:rPr>
            </w:rPrChange>
          </w:rPr>
          <w:t>gace</w:t>
        </w:r>
        <w:proofErr w:type="spellEnd"/>
        <w:r w:rsidRPr="00B80538">
          <w:rPr>
            <w:rFonts w:ascii="Times New Roman" w:hAnsi="Times New Roman"/>
            <w:sz w:val="24"/>
            <w:szCs w:val="24"/>
            <w:rPrChange w:id="5095" w:author="Jane Kohlhoff" w:date="2024-06-12T00:13:00Z" w16du:dateUtc="2024-06-11T14:13:00Z">
              <w:rPr>
                <w:rFonts w:ascii="Georgia" w:hAnsi="Georgia"/>
                <w:color w:val="333333"/>
                <w:sz w:val="27"/>
                <w:szCs w:val="27"/>
                <w:shd w:val="clear" w:color="auto" w:fill="FFFFFF"/>
              </w:rPr>
            </w:rPrChange>
          </w:rPr>
          <w:t xml:space="preserve"> written informed consent prior to participation, for themselves and for their child.</w:t>
        </w:r>
      </w:ins>
    </w:p>
    <w:p w14:paraId="3DAD0D63" w14:textId="2B66BE83" w:rsidR="00E63F1D" w:rsidRDefault="00E63F1D">
      <w:pPr>
        <w:shd w:val="clear" w:color="auto" w:fill="FFFFFF"/>
        <w:spacing w:after="96" w:line="480" w:lineRule="auto"/>
        <w:rPr>
          <w:ins w:id="5096" w:author="Jane Kohlhoff" w:date="2024-06-12T00:13:00Z" w16du:dateUtc="2024-06-11T14:13:00Z"/>
          <w:rFonts w:ascii="Times New Roman" w:hAnsi="Times New Roman"/>
          <w:b/>
          <w:bCs/>
          <w:sz w:val="24"/>
          <w:szCs w:val="24"/>
        </w:rPr>
        <w:pPrChange w:id="5097" w:author="Jane Kohlhoff" w:date="2024-06-12T00:19:00Z" w16du:dateUtc="2024-06-11T14:19:00Z">
          <w:pPr>
            <w:shd w:val="clear" w:color="auto" w:fill="FFFFFF"/>
            <w:spacing w:after="96" w:line="240" w:lineRule="auto"/>
          </w:pPr>
        </w:pPrChange>
      </w:pPr>
      <w:ins w:id="5098" w:author="Jane Kohlhoff" w:date="2024-06-12T00:09:00Z" w16du:dateUtc="2024-06-11T14:09:00Z">
        <w:r w:rsidRPr="00B80538">
          <w:rPr>
            <w:rFonts w:ascii="Times New Roman" w:hAnsi="Times New Roman"/>
            <w:b/>
            <w:bCs/>
            <w:sz w:val="24"/>
            <w:szCs w:val="24"/>
            <w:rPrChange w:id="5099" w:author="Jane Kohlhoff" w:date="2024-06-12T00:13:00Z" w16du:dateUtc="2024-06-11T14:13:00Z">
              <w:rPr>
                <w:rFonts w:ascii="Segoe UI" w:eastAsia="Times New Roman" w:hAnsi="Segoe UI" w:cs="Segoe UI"/>
                <w:color w:val="333333"/>
                <w:kern w:val="0"/>
                <w:sz w:val="27"/>
                <w:szCs w:val="27"/>
                <w:lang w:eastAsia="en-AU"/>
                <w14:ligatures w14:val="none"/>
              </w:rPr>
            </w:rPrChange>
          </w:rPr>
          <w:t>Consent for publication</w:t>
        </w:r>
      </w:ins>
    </w:p>
    <w:p w14:paraId="53F37767" w14:textId="3EF1D0CF" w:rsidR="0025615B" w:rsidRPr="0025615B" w:rsidRDefault="0025615B">
      <w:pPr>
        <w:shd w:val="clear" w:color="auto" w:fill="FFFFFF"/>
        <w:spacing w:after="96" w:line="480" w:lineRule="auto"/>
        <w:rPr>
          <w:ins w:id="5100" w:author="Jane Kohlhoff" w:date="2024-06-12T00:09:00Z" w16du:dateUtc="2024-06-11T14:09:00Z"/>
          <w:rFonts w:ascii="Times New Roman" w:hAnsi="Times New Roman"/>
          <w:sz w:val="24"/>
          <w:szCs w:val="24"/>
          <w:rPrChange w:id="5101" w:author="Jane Kohlhoff" w:date="2024-06-12T00:13:00Z" w16du:dateUtc="2024-06-11T14:13:00Z">
            <w:rPr>
              <w:ins w:id="5102" w:author="Jane Kohlhoff" w:date="2024-06-12T00:09:00Z" w16du:dateUtc="2024-06-11T14:09:00Z"/>
              <w:rFonts w:ascii="Segoe UI" w:eastAsia="Times New Roman" w:hAnsi="Segoe UI" w:cs="Segoe UI"/>
              <w:color w:val="333333"/>
              <w:kern w:val="0"/>
              <w:sz w:val="27"/>
              <w:szCs w:val="27"/>
              <w:lang w:eastAsia="en-AU"/>
              <w14:ligatures w14:val="none"/>
            </w:rPr>
          </w:rPrChange>
        </w:rPr>
        <w:pPrChange w:id="5103" w:author="Jane Kohlhoff" w:date="2024-06-12T00:19:00Z" w16du:dateUtc="2024-06-11T14:19:00Z">
          <w:pPr>
            <w:numPr>
              <w:numId w:val="4"/>
            </w:numPr>
            <w:shd w:val="clear" w:color="auto" w:fill="FFFFFF"/>
            <w:tabs>
              <w:tab w:val="num" w:pos="720"/>
            </w:tabs>
            <w:spacing w:after="96" w:line="240" w:lineRule="auto"/>
            <w:ind w:left="720" w:hanging="360"/>
          </w:pPr>
        </w:pPrChange>
      </w:pPr>
      <w:ins w:id="5104" w:author="Jane Kohlhoff" w:date="2024-06-12T00:13:00Z" w16du:dateUtc="2024-06-11T14:13:00Z">
        <w:r w:rsidRPr="0025615B">
          <w:rPr>
            <w:rFonts w:ascii="Times New Roman" w:hAnsi="Times New Roman"/>
            <w:sz w:val="24"/>
            <w:szCs w:val="24"/>
            <w:rPrChange w:id="5105" w:author="Jane Kohlhoff" w:date="2024-06-12T00:13:00Z" w16du:dateUtc="2024-06-11T14:13:00Z">
              <w:rPr>
                <w:rFonts w:ascii="Times New Roman" w:hAnsi="Times New Roman"/>
                <w:b/>
                <w:bCs/>
                <w:sz w:val="24"/>
                <w:szCs w:val="24"/>
              </w:rPr>
            </w:rPrChange>
          </w:rPr>
          <w:t>Not applicable</w:t>
        </w:r>
      </w:ins>
    </w:p>
    <w:p w14:paraId="3673323A" w14:textId="77777777" w:rsidR="00E63F1D" w:rsidRDefault="00E63F1D">
      <w:pPr>
        <w:shd w:val="clear" w:color="auto" w:fill="FFFFFF"/>
        <w:spacing w:after="96" w:line="480" w:lineRule="auto"/>
        <w:rPr>
          <w:ins w:id="5106" w:author="Jane Kohlhoff" w:date="2024-06-12T00:09:00Z" w16du:dateUtc="2024-06-11T14:09:00Z"/>
          <w:rFonts w:ascii="Times New Roman" w:hAnsi="Times New Roman"/>
          <w:sz w:val="24"/>
          <w:szCs w:val="24"/>
        </w:rPr>
        <w:pPrChange w:id="5107" w:author="Jane Kohlhoff" w:date="2024-06-12T00:19:00Z" w16du:dateUtc="2024-06-11T14:19:00Z">
          <w:pPr>
            <w:shd w:val="clear" w:color="auto" w:fill="FFFFFF"/>
            <w:spacing w:after="96" w:line="240" w:lineRule="auto"/>
          </w:pPr>
        </w:pPrChange>
      </w:pPr>
    </w:p>
    <w:p w14:paraId="32E76A27" w14:textId="59B95809" w:rsidR="00E63F1D" w:rsidRPr="0062374D" w:rsidRDefault="00E63F1D">
      <w:pPr>
        <w:shd w:val="clear" w:color="auto" w:fill="FFFFFF"/>
        <w:spacing w:after="96" w:line="480" w:lineRule="auto"/>
        <w:rPr>
          <w:ins w:id="5108" w:author="Jane Kohlhoff" w:date="2024-06-12T00:14:00Z" w16du:dateUtc="2024-06-11T14:14:00Z"/>
          <w:rFonts w:ascii="Times New Roman" w:hAnsi="Times New Roman"/>
          <w:b/>
          <w:bCs/>
          <w:sz w:val="24"/>
          <w:szCs w:val="24"/>
          <w:rPrChange w:id="5109" w:author="Jane Kohlhoff" w:date="2024-06-12T00:14:00Z" w16du:dateUtc="2024-06-11T14:14:00Z">
            <w:rPr>
              <w:ins w:id="5110" w:author="Jane Kohlhoff" w:date="2024-06-12T00:14:00Z" w16du:dateUtc="2024-06-11T14:14:00Z"/>
              <w:rFonts w:ascii="Times New Roman" w:hAnsi="Times New Roman"/>
              <w:sz w:val="24"/>
              <w:szCs w:val="24"/>
            </w:rPr>
          </w:rPrChange>
        </w:rPr>
        <w:pPrChange w:id="5111" w:author="Jane Kohlhoff" w:date="2024-06-12T00:19:00Z" w16du:dateUtc="2024-06-11T14:19:00Z">
          <w:pPr>
            <w:shd w:val="clear" w:color="auto" w:fill="FFFFFF"/>
            <w:spacing w:after="96" w:line="240" w:lineRule="auto"/>
          </w:pPr>
        </w:pPrChange>
      </w:pPr>
      <w:ins w:id="5112" w:author="Jane Kohlhoff" w:date="2024-06-12T00:09:00Z" w16du:dateUtc="2024-06-11T14:09:00Z">
        <w:r w:rsidRPr="0062374D">
          <w:rPr>
            <w:rFonts w:ascii="Times New Roman" w:hAnsi="Times New Roman"/>
            <w:b/>
            <w:bCs/>
            <w:sz w:val="24"/>
            <w:szCs w:val="24"/>
            <w:rPrChange w:id="5113" w:author="Jane Kohlhoff" w:date="2024-06-12T00:14:00Z" w16du:dateUtc="2024-06-11T14:14:00Z">
              <w:rPr>
                <w:rFonts w:ascii="Segoe UI" w:eastAsia="Times New Roman" w:hAnsi="Segoe UI" w:cs="Segoe UI"/>
                <w:color w:val="333333"/>
                <w:kern w:val="0"/>
                <w:sz w:val="27"/>
                <w:szCs w:val="27"/>
                <w:lang w:eastAsia="en-AU"/>
                <w14:ligatures w14:val="none"/>
              </w:rPr>
            </w:rPrChange>
          </w:rPr>
          <w:t>Availability of data and materials</w:t>
        </w:r>
      </w:ins>
    </w:p>
    <w:p w14:paraId="18B44507" w14:textId="1A07E882" w:rsidR="0062374D" w:rsidRPr="00E63F1D" w:rsidRDefault="0062374D">
      <w:pPr>
        <w:shd w:val="clear" w:color="auto" w:fill="FFFFFF"/>
        <w:spacing w:after="96" w:line="480" w:lineRule="auto"/>
        <w:rPr>
          <w:ins w:id="5114" w:author="Jane Kohlhoff" w:date="2024-06-12T00:09:00Z" w16du:dateUtc="2024-06-11T14:09:00Z"/>
          <w:rFonts w:ascii="Times New Roman" w:hAnsi="Times New Roman"/>
          <w:sz w:val="24"/>
          <w:szCs w:val="24"/>
          <w:rPrChange w:id="5115" w:author="Jane Kohlhoff" w:date="2024-06-12T00:09:00Z" w16du:dateUtc="2024-06-11T14:09:00Z">
            <w:rPr>
              <w:ins w:id="5116" w:author="Jane Kohlhoff" w:date="2024-06-12T00:09:00Z" w16du:dateUtc="2024-06-11T14:09:00Z"/>
              <w:rFonts w:ascii="Segoe UI" w:eastAsia="Times New Roman" w:hAnsi="Segoe UI" w:cs="Segoe UI"/>
              <w:color w:val="333333"/>
              <w:kern w:val="0"/>
              <w:sz w:val="27"/>
              <w:szCs w:val="27"/>
              <w:lang w:eastAsia="en-AU"/>
              <w14:ligatures w14:val="none"/>
            </w:rPr>
          </w:rPrChange>
        </w:rPr>
        <w:pPrChange w:id="5117" w:author="Jane Kohlhoff" w:date="2024-06-12T00:19:00Z" w16du:dateUtc="2024-06-11T14:19:00Z">
          <w:pPr>
            <w:numPr>
              <w:numId w:val="4"/>
            </w:numPr>
            <w:shd w:val="clear" w:color="auto" w:fill="FFFFFF"/>
            <w:tabs>
              <w:tab w:val="num" w:pos="720"/>
            </w:tabs>
            <w:spacing w:after="96" w:line="240" w:lineRule="auto"/>
            <w:ind w:left="720" w:hanging="360"/>
          </w:pPr>
        </w:pPrChange>
      </w:pPr>
      <w:ins w:id="5118" w:author="Jane Kohlhoff" w:date="2024-06-12T00:14:00Z" w16du:dateUtc="2024-06-11T14:14:00Z">
        <w:r w:rsidRPr="0062374D">
          <w:rPr>
            <w:rFonts w:ascii="Times New Roman" w:hAnsi="Times New Roman"/>
            <w:sz w:val="24"/>
            <w:szCs w:val="24"/>
            <w:rPrChange w:id="5119" w:author="Jane Kohlhoff" w:date="2024-06-12T00:15:00Z" w16du:dateUtc="2024-06-11T14:15:00Z">
              <w:rPr>
                <w:rFonts w:ascii="Segoe UI" w:hAnsi="Segoe UI" w:cs="Segoe UI"/>
                <w:color w:val="333333"/>
                <w:sz w:val="27"/>
                <w:szCs w:val="27"/>
                <w:shd w:val="clear" w:color="auto" w:fill="FFFFFF"/>
              </w:rPr>
            </w:rPrChange>
          </w:rPr>
          <w:t>The datasets used and/or analysed during the current study are available from the corresponding author on reasonable request</w:t>
        </w:r>
      </w:ins>
    </w:p>
    <w:p w14:paraId="72E0362D" w14:textId="77777777" w:rsidR="00E63F1D" w:rsidRPr="0034788D" w:rsidRDefault="00E63F1D">
      <w:pPr>
        <w:shd w:val="clear" w:color="auto" w:fill="FFFFFF"/>
        <w:spacing w:after="96" w:line="480" w:lineRule="auto"/>
        <w:rPr>
          <w:ins w:id="5120" w:author="Jane Kohlhoff" w:date="2024-06-12T00:13:00Z" w16du:dateUtc="2024-06-11T14:13:00Z"/>
          <w:rFonts w:ascii="Times New Roman" w:hAnsi="Times New Roman"/>
          <w:b/>
          <w:bCs/>
          <w:sz w:val="24"/>
          <w:szCs w:val="24"/>
          <w:rPrChange w:id="5121" w:author="Jane Kohlhoff" w:date="2024-06-12T00:14:00Z" w16du:dateUtc="2024-06-11T14:14:00Z">
            <w:rPr>
              <w:ins w:id="5122" w:author="Jane Kohlhoff" w:date="2024-06-12T00:13:00Z" w16du:dateUtc="2024-06-11T14:13:00Z"/>
              <w:rFonts w:ascii="Times New Roman" w:hAnsi="Times New Roman"/>
              <w:sz w:val="24"/>
              <w:szCs w:val="24"/>
            </w:rPr>
          </w:rPrChange>
        </w:rPr>
        <w:pPrChange w:id="5123" w:author="Jane Kohlhoff" w:date="2024-06-12T00:19:00Z" w16du:dateUtc="2024-06-11T14:19:00Z">
          <w:pPr>
            <w:shd w:val="clear" w:color="auto" w:fill="FFFFFF"/>
            <w:spacing w:after="96" w:line="240" w:lineRule="auto"/>
          </w:pPr>
        </w:pPrChange>
      </w:pPr>
      <w:ins w:id="5124" w:author="Jane Kohlhoff" w:date="2024-06-12T00:09:00Z" w16du:dateUtc="2024-06-11T14:09:00Z">
        <w:r w:rsidRPr="0034788D">
          <w:rPr>
            <w:rFonts w:ascii="Times New Roman" w:hAnsi="Times New Roman"/>
            <w:b/>
            <w:bCs/>
            <w:sz w:val="24"/>
            <w:szCs w:val="24"/>
            <w:rPrChange w:id="5125" w:author="Jane Kohlhoff" w:date="2024-06-12T00:14:00Z" w16du:dateUtc="2024-06-11T14:14:00Z">
              <w:rPr>
                <w:rFonts w:ascii="Segoe UI" w:eastAsia="Times New Roman" w:hAnsi="Segoe UI" w:cs="Segoe UI"/>
                <w:color w:val="333333"/>
                <w:kern w:val="0"/>
                <w:sz w:val="27"/>
                <w:szCs w:val="27"/>
                <w:lang w:eastAsia="en-AU"/>
                <w14:ligatures w14:val="none"/>
              </w:rPr>
            </w:rPrChange>
          </w:rPr>
          <w:t>Competing interests</w:t>
        </w:r>
      </w:ins>
    </w:p>
    <w:p w14:paraId="607EE4BD" w14:textId="49531A52" w:rsidR="0025615B" w:rsidRPr="00E63F1D" w:rsidRDefault="0025615B">
      <w:pPr>
        <w:shd w:val="clear" w:color="auto" w:fill="FFFFFF"/>
        <w:spacing w:after="96" w:line="480" w:lineRule="auto"/>
        <w:rPr>
          <w:ins w:id="5126" w:author="Jane Kohlhoff" w:date="2024-06-12T00:09:00Z" w16du:dateUtc="2024-06-11T14:09:00Z"/>
          <w:rFonts w:ascii="Times New Roman" w:hAnsi="Times New Roman"/>
          <w:sz w:val="24"/>
          <w:szCs w:val="24"/>
          <w:rPrChange w:id="5127" w:author="Jane Kohlhoff" w:date="2024-06-12T00:09:00Z" w16du:dateUtc="2024-06-11T14:09:00Z">
            <w:rPr>
              <w:ins w:id="5128" w:author="Jane Kohlhoff" w:date="2024-06-12T00:09:00Z" w16du:dateUtc="2024-06-11T14:09:00Z"/>
              <w:rFonts w:ascii="Segoe UI" w:eastAsia="Times New Roman" w:hAnsi="Segoe UI" w:cs="Segoe UI"/>
              <w:color w:val="333333"/>
              <w:kern w:val="0"/>
              <w:sz w:val="27"/>
              <w:szCs w:val="27"/>
              <w:lang w:eastAsia="en-AU"/>
              <w14:ligatures w14:val="none"/>
            </w:rPr>
          </w:rPrChange>
        </w:rPr>
        <w:pPrChange w:id="5129" w:author="Jane Kohlhoff" w:date="2024-06-12T00:19:00Z" w16du:dateUtc="2024-06-11T14:19:00Z">
          <w:pPr>
            <w:numPr>
              <w:numId w:val="4"/>
            </w:numPr>
            <w:shd w:val="clear" w:color="auto" w:fill="FFFFFF"/>
            <w:tabs>
              <w:tab w:val="num" w:pos="720"/>
            </w:tabs>
            <w:spacing w:after="96" w:line="240" w:lineRule="auto"/>
            <w:ind w:left="720" w:hanging="360"/>
          </w:pPr>
        </w:pPrChange>
      </w:pPr>
      <w:ins w:id="5130" w:author="Jane Kohlhoff" w:date="2024-06-12T00:13:00Z" w16du:dateUtc="2024-06-11T14:13:00Z">
        <w:r w:rsidRPr="0025615B">
          <w:rPr>
            <w:rFonts w:ascii="Times New Roman" w:hAnsi="Times New Roman"/>
            <w:sz w:val="24"/>
            <w:szCs w:val="24"/>
            <w:rPrChange w:id="5131" w:author="Jane Kohlhoff" w:date="2024-06-12T00:13:00Z" w16du:dateUtc="2024-06-11T14:13:00Z">
              <w:rPr>
                <w:rFonts w:ascii="Georgia" w:hAnsi="Georgia"/>
                <w:color w:val="333333"/>
                <w:sz w:val="27"/>
                <w:szCs w:val="27"/>
                <w:shd w:val="clear" w:color="auto" w:fill="FFFFFF"/>
              </w:rPr>
            </w:rPrChange>
          </w:rPr>
          <w:t>Authors JK, NW, SM and C</w:t>
        </w:r>
      </w:ins>
      <w:ins w:id="5132" w:author="Jane Kohlhoff" w:date="2024-06-12T00:18:00Z" w16du:dateUtc="2024-06-11T14:18:00Z">
        <w:r w:rsidR="00123143">
          <w:rPr>
            <w:rFonts w:ascii="Times New Roman" w:hAnsi="Times New Roman"/>
            <w:sz w:val="24"/>
            <w:szCs w:val="24"/>
          </w:rPr>
          <w:t>B</w:t>
        </w:r>
      </w:ins>
      <w:ins w:id="5133" w:author="Jane Kohlhoff" w:date="2024-06-12T00:13:00Z" w16du:dateUtc="2024-06-11T14:13:00Z">
        <w:r w:rsidRPr="0025615B">
          <w:rPr>
            <w:rFonts w:ascii="Times New Roman" w:hAnsi="Times New Roman"/>
            <w:sz w:val="24"/>
            <w:szCs w:val="24"/>
            <w:rPrChange w:id="5134" w:author="Jane Kohlhoff" w:date="2024-06-12T00:13:00Z" w16du:dateUtc="2024-06-11T14:13:00Z">
              <w:rPr>
                <w:rFonts w:ascii="Georgia" w:hAnsi="Georgia"/>
                <w:color w:val="333333"/>
                <w:sz w:val="27"/>
                <w:szCs w:val="27"/>
                <w:shd w:val="clear" w:color="auto" w:fill="FFFFFF"/>
              </w:rPr>
            </w:rPrChange>
          </w:rPr>
          <w:t xml:space="preserve">M acknowledge that they are co-developers of the PCIT-T adaptation, and co-authors of the PCIT-T treatment manual </w:t>
        </w:r>
      </w:ins>
      <w:r w:rsidR="0034788D">
        <w:rPr>
          <w:rFonts w:ascii="Times New Roman" w:hAnsi="Times New Roman"/>
          <w:sz w:val="24"/>
          <w:szCs w:val="24"/>
        </w:rPr>
        <w:fldChar w:fldCharType="begin"/>
      </w:r>
      <w:r w:rsidR="0034788D">
        <w:rPr>
          <w:rFonts w:ascii="Times New Roman" w:hAnsi="Times New Roman"/>
          <w:sz w:val="24"/>
          <w:szCs w:val="24"/>
        </w:rPr>
        <w:instrText xml:space="preserve"> ADDIN EN.CITE &lt;EndNote&gt;&lt;Cite&gt;&lt;Author&gt;Girard&lt;/Author&gt;&lt;Year&gt;2018&lt;/Year&gt;&lt;RecNum&gt;545&lt;/RecNum&gt;&lt;DisplayText&gt;(43)&lt;/DisplayText&gt;&lt;record&gt;&lt;rec-number&gt;545&lt;/rec-number&gt;&lt;foreign-keys&gt;&lt;key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34788D">
        <w:rPr>
          <w:rFonts w:ascii="Times New Roman" w:hAnsi="Times New Roman"/>
          <w:sz w:val="24"/>
          <w:szCs w:val="24"/>
        </w:rPr>
        <w:fldChar w:fldCharType="separate"/>
      </w:r>
      <w:r w:rsidR="0034788D">
        <w:rPr>
          <w:rFonts w:ascii="Times New Roman" w:hAnsi="Times New Roman"/>
          <w:noProof/>
          <w:sz w:val="24"/>
          <w:szCs w:val="24"/>
        </w:rPr>
        <w:t>(43)</w:t>
      </w:r>
      <w:r w:rsidR="0034788D">
        <w:rPr>
          <w:rFonts w:ascii="Times New Roman" w:hAnsi="Times New Roman"/>
          <w:sz w:val="24"/>
          <w:szCs w:val="24"/>
        </w:rPr>
        <w:fldChar w:fldCharType="end"/>
      </w:r>
      <w:ins w:id="5135" w:author="Jane Kohlhoff" w:date="2024-06-12T00:13:00Z" w16du:dateUtc="2024-06-11T14:13:00Z">
        <w:r w:rsidRPr="0025615B">
          <w:rPr>
            <w:rFonts w:ascii="Times New Roman" w:hAnsi="Times New Roman"/>
            <w:sz w:val="24"/>
            <w:szCs w:val="24"/>
            <w:rPrChange w:id="5136" w:author="Jane Kohlhoff" w:date="2024-06-12T00:13:00Z" w16du:dateUtc="2024-06-11T14:13:00Z">
              <w:rPr>
                <w:rFonts w:ascii="Georgia" w:hAnsi="Georgia"/>
                <w:color w:val="333333"/>
                <w:sz w:val="27"/>
                <w:szCs w:val="27"/>
                <w:shd w:val="clear" w:color="auto" w:fill="FFFFFF"/>
              </w:rPr>
            </w:rPrChange>
          </w:rPr>
          <w:t>.</w:t>
        </w:r>
      </w:ins>
    </w:p>
    <w:p w14:paraId="0EF6FD73" w14:textId="77777777" w:rsidR="00E63F1D" w:rsidRDefault="00E63F1D">
      <w:pPr>
        <w:shd w:val="clear" w:color="auto" w:fill="FFFFFF"/>
        <w:spacing w:after="96" w:line="480" w:lineRule="auto"/>
        <w:rPr>
          <w:ins w:id="5137" w:author="Jane Kohlhoff" w:date="2024-06-12T00:09:00Z" w16du:dateUtc="2024-06-11T14:09:00Z"/>
          <w:rFonts w:ascii="Times New Roman" w:hAnsi="Times New Roman"/>
          <w:sz w:val="24"/>
          <w:szCs w:val="24"/>
        </w:rPr>
        <w:pPrChange w:id="5138" w:author="Jane Kohlhoff" w:date="2024-06-12T00:19:00Z" w16du:dateUtc="2024-06-11T14:19:00Z">
          <w:pPr>
            <w:shd w:val="clear" w:color="auto" w:fill="FFFFFF"/>
            <w:spacing w:after="96" w:line="240" w:lineRule="auto"/>
          </w:pPr>
        </w:pPrChange>
      </w:pPr>
    </w:p>
    <w:p w14:paraId="1E8B5EA6" w14:textId="24453B0C" w:rsidR="00E63F1D" w:rsidRPr="006D3432" w:rsidRDefault="00E63F1D">
      <w:pPr>
        <w:shd w:val="clear" w:color="auto" w:fill="FFFFFF"/>
        <w:spacing w:after="96" w:line="480" w:lineRule="auto"/>
        <w:rPr>
          <w:ins w:id="5139" w:author="Jane Kohlhoff" w:date="2024-06-12T00:15:00Z" w16du:dateUtc="2024-06-11T14:15:00Z"/>
          <w:rFonts w:ascii="Times New Roman" w:hAnsi="Times New Roman"/>
          <w:b/>
          <w:bCs/>
          <w:sz w:val="24"/>
          <w:szCs w:val="24"/>
          <w:rPrChange w:id="5140" w:author="Jane Kohlhoff" w:date="2024-06-12T00:15:00Z" w16du:dateUtc="2024-06-11T14:15:00Z">
            <w:rPr>
              <w:ins w:id="5141" w:author="Jane Kohlhoff" w:date="2024-06-12T00:15:00Z" w16du:dateUtc="2024-06-11T14:15:00Z"/>
              <w:rFonts w:ascii="Times New Roman" w:hAnsi="Times New Roman"/>
              <w:sz w:val="24"/>
              <w:szCs w:val="24"/>
            </w:rPr>
          </w:rPrChange>
        </w:rPr>
        <w:pPrChange w:id="5142" w:author="Jane Kohlhoff" w:date="2024-06-12T00:19:00Z" w16du:dateUtc="2024-06-11T14:19:00Z">
          <w:pPr>
            <w:shd w:val="clear" w:color="auto" w:fill="FFFFFF"/>
            <w:spacing w:after="96" w:line="240" w:lineRule="auto"/>
          </w:pPr>
        </w:pPrChange>
      </w:pPr>
      <w:ins w:id="5143" w:author="Jane Kohlhoff" w:date="2024-06-12T00:09:00Z" w16du:dateUtc="2024-06-11T14:09:00Z">
        <w:r w:rsidRPr="006D3432">
          <w:rPr>
            <w:rFonts w:ascii="Times New Roman" w:hAnsi="Times New Roman"/>
            <w:b/>
            <w:bCs/>
            <w:sz w:val="24"/>
            <w:szCs w:val="24"/>
            <w:rPrChange w:id="5144" w:author="Jane Kohlhoff" w:date="2024-06-12T00:15:00Z" w16du:dateUtc="2024-06-11T14:15:00Z">
              <w:rPr>
                <w:rFonts w:ascii="Segoe UI" w:eastAsia="Times New Roman" w:hAnsi="Segoe UI" w:cs="Segoe UI"/>
                <w:color w:val="333333"/>
                <w:kern w:val="0"/>
                <w:sz w:val="27"/>
                <w:szCs w:val="27"/>
                <w:lang w:eastAsia="en-AU"/>
                <w14:ligatures w14:val="none"/>
              </w:rPr>
            </w:rPrChange>
          </w:rPr>
          <w:t>Funding</w:t>
        </w:r>
      </w:ins>
    </w:p>
    <w:p w14:paraId="2529C4B8" w14:textId="5AC23B6F" w:rsidR="006D3432" w:rsidRPr="00E63F1D" w:rsidRDefault="006D3432">
      <w:pPr>
        <w:shd w:val="clear" w:color="auto" w:fill="FFFFFF"/>
        <w:spacing w:after="96" w:line="480" w:lineRule="auto"/>
        <w:rPr>
          <w:ins w:id="5145" w:author="Jane Kohlhoff" w:date="2024-06-12T00:09:00Z" w16du:dateUtc="2024-06-11T14:09:00Z"/>
          <w:rFonts w:ascii="Times New Roman" w:hAnsi="Times New Roman"/>
          <w:sz w:val="24"/>
          <w:szCs w:val="24"/>
          <w:rPrChange w:id="5146" w:author="Jane Kohlhoff" w:date="2024-06-12T00:09:00Z" w16du:dateUtc="2024-06-11T14:09:00Z">
            <w:rPr>
              <w:ins w:id="5147" w:author="Jane Kohlhoff" w:date="2024-06-12T00:09:00Z" w16du:dateUtc="2024-06-11T14:09:00Z"/>
              <w:rFonts w:ascii="Segoe UI" w:eastAsia="Times New Roman" w:hAnsi="Segoe UI" w:cs="Segoe UI"/>
              <w:color w:val="333333"/>
              <w:kern w:val="0"/>
              <w:sz w:val="27"/>
              <w:szCs w:val="27"/>
              <w:lang w:eastAsia="en-AU"/>
              <w14:ligatures w14:val="none"/>
            </w:rPr>
          </w:rPrChange>
        </w:rPr>
        <w:pPrChange w:id="5148" w:author="Jane Kohlhoff" w:date="2024-06-12T00:19:00Z" w16du:dateUtc="2024-06-11T14:19:00Z">
          <w:pPr>
            <w:numPr>
              <w:numId w:val="4"/>
            </w:numPr>
            <w:shd w:val="clear" w:color="auto" w:fill="FFFFFF"/>
            <w:tabs>
              <w:tab w:val="num" w:pos="720"/>
            </w:tabs>
            <w:spacing w:after="96" w:line="240" w:lineRule="auto"/>
            <w:ind w:left="720" w:hanging="360"/>
          </w:pPr>
        </w:pPrChange>
      </w:pPr>
      <w:ins w:id="5149" w:author="Jane Kohlhoff" w:date="2024-06-12T00:15:00Z" w16du:dateUtc="2024-06-11T14:15:00Z">
        <w:r w:rsidRPr="00123143">
          <w:rPr>
            <w:rFonts w:ascii="Times New Roman" w:hAnsi="Times New Roman"/>
            <w:sz w:val="24"/>
            <w:szCs w:val="24"/>
            <w:rPrChange w:id="5150" w:author="Jane Kohlhoff" w:date="2024-06-12T00:18:00Z" w16du:dateUtc="2024-06-11T14:18:00Z">
              <w:rPr>
                <w:rFonts w:ascii="Georgia" w:hAnsi="Georgia"/>
                <w:color w:val="333333"/>
                <w:sz w:val="27"/>
                <w:szCs w:val="27"/>
                <w:shd w:val="clear" w:color="auto" w:fill="FFFFFF"/>
              </w:rPr>
            </w:rPrChange>
          </w:rPr>
          <w:t xml:space="preserve">This project is funded by departmental funds from Karitane and the University of New South Wales, allocated to the first author. The funders </w:t>
        </w:r>
        <w:proofErr w:type="gramStart"/>
        <w:r w:rsidRPr="00123143">
          <w:rPr>
            <w:rFonts w:ascii="Times New Roman" w:hAnsi="Times New Roman"/>
            <w:sz w:val="24"/>
            <w:szCs w:val="24"/>
            <w:rPrChange w:id="5151" w:author="Jane Kohlhoff" w:date="2024-06-12T00:18:00Z" w16du:dateUtc="2024-06-11T14:18:00Z">
              <w:rPr>
                <w:rFonts w:ascii="Georgia" w:hAnsi="Georgia"/>
                <w:color w:val="333333"/>
                <w:sz w:val="27"/>
                <w:szCs w:val="27"/>
                <w:shd w:val="clear" w:color="auto" w:fill="FFFFFF"/>
              </w:rPr>
            </w:rPrChange>
          </w:rPr>
          <w:t>had no involvement</w:t>
        </w:r>
        <w:proofErr w:type="gramEnd"/>
        <w:r w:rsidRPr="00123143">
          <w:rPr>
            <w:rFonts w:ascii="Times New Roman" w:hAnsi="Times New Roman"/>
            <w:sz w:val="24"/>
            <w:szCs w:val="24"/>
            <w:rPrChange w:id="5152" w:author="Jane Kohlhoff" w:date="2024-06-12T00:18:00Z" w16du:dateUtc="2024-06-11T14:18:00Z">
              <w:rPr>
                <w:rFonts w:ascii="Georgia" w:hAnsi="Georgia"/>
                <w:color w:val="333333"/>
                <w:sz w:val="27"/>
                <w:szCs w:val="27"/>
                <w:shd w:val="clear" w:color="auto" w:fill="FFFFFF"/>
              </w:rPr>
            </w:rPrChange>
          </w:rPr>
          <w:t xml:space="preserve"> in study conception, design, conduct or interpretation.</w:t>
        </w:r>
      </w:ins>
    </w:p>
    <w:p w14:paraId="0EC1C717" w14:textId="77777777" w:rsidR="00E63F1D" w:rsidRDefault="00E63F1D">
      <w:pPr>
        <w:shd w:val="clear" w:color="auto" w:fill="FFFFFF"/>
        <w:spacing w:after="96" w:line="480" w:lineRule="auto"/>
        <w:rPr>
          <w:ins w:id="5153" w:author="Jane Kohlhoff" w:date="2024-06-12T00:09:00Z" w16du:dateUtc="2024-06-11T14:09:00Z"/>
          <w:rFonts w:ascii="Times New Roman" w:hAnsi="Times New Roman"/>
          <w:sz w:val="24"/>
          <w:szCs w:val="24"/>
        </w:rPr>
        <w:pPrChange w:id="5154" w:author="Jane Kohlhoff" w:date="2024-06-12T00:19:00Z" w16du:dateUtc="2024-06-11T14:19:00Z">
          <w:pPr>
            <w:shd w:val="clear" w:color="auto" w:fill="FFFFFF"/>
            <w:spacing w:after="96" w:line="240" w:lineRule="auto"/>
          </w:pPr>
        </w:pPrChange>
      </w:pPr>
    </w:p>
    <w:p w14:paraId="63BADB59" w14:textId="5C8DCE4A" w:rsidR="00E63F1D" w:rsidRPr="006D3432" w:rsidRDefault="00E63F1D">
      <w:pPr>
        <w:shd w:val="clear" w:color="auto" w:fill="FFFFFF"/>
        <w:spacing w:after="96" w:line="480" w:lineRule="auto"/>
        <w:rPr>
          <w:ins w:id="5155" w:author="Jane Kohlhoff" w:date="2024-06-12T00:09:00Z" w16du:dateUtc="2024-06-11T14:09:00Z"/>
          <w:rFonts w:ascii="Times New Roman" w:hAnsi="Times New Roman"/>
          <w:b/>
          <w:bCs/>
          <w:sz w:val="24"/>
          <w:szCs w:val="24"/>
          <w:rPrChange w:id="5156" w:author="Jane Kohlhoff" w:date="2024-06-12T00:15:00Z" w16du:dateUtc="2024-06-11T14:15:00Z">
            <w:rPr>
              <w:ins w:id="5157" w:author="Jane Kohlhoff" w:date="2024-06-12T00:09:00Z" w16du:dateUtc="2024-06-11T14:09:00Z"/>
              <w:rFonts w:ascii="Segoe UI" w:eastAsia="Times New Roman" w:hAnsi="Segoe UI" w:cs="Segoe UI"/>
              <w:color w:val="333333"/>
              <w:kern w:val="0"/>
              <w:sz w:val="27"/>
              <w:szCs w:val="27"/>
              <w:lang w:eastAsia="en-AU"/>
              <w14:ligatures w14:val="none"/>
            </w:rPr>
          </w:rPrChange>
        </w:rPr>
        <w:pPrChange w:id="5158" w:author="Jane Kohlhoff" w:date="2024-06-12T00:19:00Z" w16du:dateUtc="2024-06-11T14:19:00Z">
          <w:pPr>
            <w:numPr>
              <w:numId w:val="4"/>
            </w:numPr>
            <w:shd w:val="clear" w:color="auto" w:fill="FFFFFF"/>
            <w:tabs>
              <w:tab w:val="num" w:pos="720"/>
            </w:tabs>
            <w:spacing w:after="96" w:line="240" w:lineRule="auto"/>
            <w:ind w:left="720" w:hanging="360"/>
          </w:pPr>
        </w:pPrChange>
      </w:pPr>
      <w:ins w:id="5159" w:author="Jane Kohlhoff" w:date="2024-06-12T00:09:00Z" w16du:dateUtc="2024-06-11T14:09:00Z">
        <w:r w:rsidRPr="006D3432">
          <w:rPr>
            <w:rFonts w:ascii="Times New Roman" w:hAnsi="Times New Roman"/>
            <w:b/>
            <w:bCs/>
            <w:sz w:val="24"/>
            <w:szCs w:val="24"/>
            <w:rPrChange w:id="5160" w:author="Jane Kohlhoff" w:date="2024-06-12T00:15:00Z" w16du:dateUtc="2024-06-11T14:15:00Z">
              <w:rPr>
                <w:rFonts w:ascii="Segoe UI" w:eastAsia="Times New Roman" w:hAnsi="Segoe UI" w:cs="Segoe UI"/>
                <w:color w:val="333333"/>
                <w:kern w:val="0"/>
                <w:sz w:val="27"/>
                <w:szCs w:val="27"/>
                <w:lang w:eastAsia="en-AU"/>
                <w14:ligatures w14:val="none"/>
              </w:rPr>
            </w:rPrChange>
          </w:rPr>
          <w:t>Authors</w:t>
        </w:r>
      </w:ins>
      <w:ins w:id="5161" w:author="Jane Kohlhoff" w:date="2024-06-12T00:18:00Z" w16du:dateUtc="2024-06-11T14:18:00Z">
        <w:r w:rsidR="00123143">
          <w:rPr>
            <w:rFonts w:ascii="Times New Roman" w:hAnsi="Times New Roman"/>
            <w:b/>
            <w:bCs/>
            <w:sz w:val="24"/>
            <w:szCs w:val="24"/>
          </w:rPr>
          <w:t>’</w:t>
        </w:r>
      </w:ins>
      <w:ins w:id="5162" w:author="Jane Kohlhoff" w:date="2024-06-12T00:09:00Z" w16du:dateUtc="2024-06-11T14:09:00Z">
        <w:r w:rsidRPr="006D3432">
          <w:rPr>
            <w:rFonts w:ascii="Times New Roman" w:hAnsi="Times New Roman"/>
            <w:b/>
            <w:bCs/>
            <w:sz w:val="24"/>
            <w:szCs w:val="24"/>
            <w:rPrChange w:id="5163" w:author="Jane Kohlhoff" w:date="2024-06-12T00:15:00Z" w16du:dateUtc="2024-06-11T14:15:00Z">
              <w:rPr>
                <w:rFonts w:ascii="Segoe UI" w:eastAsia="Times New Roman" w:hAnsi="Segoe UI" w:cs="Segoe UI"/>
                <w:color w:val="333333"/>
                <w:kern w:val="0"/>
                <w:sz w:val="27"/>
                <w:szCs w:val="27"/>
                <w:lang w:eastAsia="en-AU"/>
                <w14:ligatures w14:val="none"/>
              </w:rPr>
            </w:rPrChange>
          </w:rPr>
          <w:t xml:space="preserve"> contributions</w:t>
        </w:r>
      </w:ins>
    </w:p>
    <w:p w14:paraId="7F8F14AA" w14:textId="77777777" w:rsidR="00123143" w:rsidRPr="00123143" w:rsidRDefault="00123143">
      <w:pPr>
        <w:shd w:val="clear" w:color="auto" w:fill="FFFFFF"/>
        <w:spacing w:after="96" w:line="480" w:lineRule="auto"/>
        <w:rPr>
          <w:ins w:id="5164" w:author="Jane Kohlhoff" w:date="2024-06-12T00:18:00Z" w16du:dateUtc="2024-06-11T14:18:00Z"/>
          <w:rFonts w:ascii="Times New Roman" w:hAnsi="Times New Roman"/>
          <w:sz w:val="24"/>
          <w:szCs w:val="24"/>
          <w:rPrChange w:id="5165" w:author="Jane Kohlhoff" w:date="2024-06-12T00:18:00Z" w16du:dateUtc="2024-06-11T14:18:00Z">
            <w:rPr>
              <w:ins w:id="5166" w:author="Jane Kohlhoff" w:date="2024-06-12T00:18:00Z" w16du:dateUtc="2024-06-11T14:18:00Z"/>
            </w:rPr>
          </w:rPrChange>
        </w:rPr>
        <w:pPrChange w:id="5167" w:author="Jane Kohlhoff" w:date="2024-06-12T00:19:00Z" w16du:dateUtc="2024-06-11T14:19:00Z">
          <w:pPr/>
        </w:pPrChange>
      </w:pPr>
      <w:ins w:id="5168" w:author="Jane Kohlhoff" w:date="2024-06-12T00:18:00Z" w16du:dateUtc="2024-06-11T14:18:00Z">
        <w:r w:rsidRPr="00123143">
          <w:rPr>
            <w:rFonts w:ascii="Times New Roman" w:hAnsi="Times New Roman"/>
            <w:sz w:val="24"/>
            <w:szCs w:val="24"/>
            <w:rPrChange w:id="5169" w:author="Jane Kohlhoff" w:date="2024-06-12T00:18:00Z" w16du:dateUtc="2024-06-11T14:18:00Z">
              <w:rPr>
                <w:rFonts w:ascii="Georgia" w:hAnsi="Georgia"/>
                <w:color w:val="333333"/>
                <w:sz w:val="27"/>
                <w:szCs w:val="27"/>
                <w:shd w:val="clear" w:color="auto" w:fill="FFFFFF"/>
              </w:rPr>
            </w:rPrChange>
          </w:rPr>
          <w:t>JK, CS, CBM, VE, NB, AH and CM were involved in the conception and design of the study. JK, SC, NW and SM contributed to data collection; JK, SC, SM, EH, LD, CO, CL, and RH contributed to data coding; NB and JK devised the statistical analysis plan and analysed the data; JK takes full responsibility for the data, the analyses and interpretation and the conduct of the research, and has full access to all of the data; JK wrote the first draft of the manuscript and all authors contributed to the final version. All authors have read and approved the manuscript.</w:t>
        </w:r>
      </w:ins>
    </w:p>
    <w:p w14:paraId="7DBFFA4E" w14:textId="77777777" w:rsidR="00E63F1D" w:rsidRDefault="00E63F1D">
      <w:pPr>
        <w:shd w:val="clear" w:color="auto" w:fill="FFFFFF"/>
        <w:spacing w:after="96" w:line="480" w:lineRule="auto"/>
        <w:rPr>
          <w:ins w:id="5170" w:author="Jane Kohlhoff" w:date="2024-06-12T00:09:00Z" w16du:dateUtc="2024-06-11T14:09:00Z"/>
          <w:rFonts w:ascii="Times New Roman" w:hAnsi="Times New Roman"/>
          <w:sz w:val="24"/>
          <w:szCs w:val="24"/>
        </w:rPr>
        <w:pPrChange w:id="5171" w:author="Jane Kohlhoff" w:date="2024-06-12T00:19:00Z" w16du:dateUtc="2024-06-11T14:19:00Z">
          <w:pPr>
            <w:shd w:val="clear" w:color="auto" w:fill="FFFFFF"/>
            <w:spacing w:after="96" w:line="240" w:lineRule="auto"/>
          </w:pPr>
        </w:pPrChange>
      </w:pPr>
    </w:p>
    <w:p w14:paraId="127DC565" w14:textId="123E5E9A" w:rsidR="00E63F1D" w:rsidRPr="00123143" w:rsidRDefault="00E63F1D">
      <w:pPr>
        <w:shd w:val="clear" w:color="auto" w:fill="FFFFFF"/>
        <w:spacing w:after="96" w:line="480" w:lineRule="auto"/>
        <w:rPr>
          <w:ins w:id="5172" w:author="Jane Kohlhoff" w:date="2024-06-12T00:09:00Z" w16du:dateUtc="2024-06-11T14:09:00Z"/>
          <w:rFonts w:ascii="Times New Roman" w:hAnsi="Times New Roman"/>
          <w:b/>
          <w:bCs/>
          <w:sz w:val="24"/>
          <w:szCs w:val="24"/>
          <w:rPrChange w:id="5173" w:author="Jane Kohlhoff" w:date="2024-06-12T00:18:00Z" w16du:dateUtc="2024-06-11T14:18:00Z">
            <w:rPr>
              <w:ins w:id="5174" w:author="Jane Kohlhoff" w:date="2024-06-12T00:09:00Z" w16du:dateUtc="2024-06-11T14:09:00Z"/>
              <w:rFonts w:ascii="Segoe UI" w:eastAsia="Times New Roman" w:hAnsi="Segoe UI" w:cs="Segoe UI"/>
              <w:color w:val="333333"/>
              <w:kern w:val="0"/>
              <w:sz w:val="27"/>
              <w:szCs w:val="27"/>
              <w:lang w:eastAsia="en-AU"/>
              <w14:ligatures w14:val="none"/>
            </w:rPr>
          </w:rPrChange>
        </w:rPr>
        <w:pPrChange w:id="5175" w:author="Jane Kohlhoff" w:date="2024-06-12T00:19:00Z" w16du:dateUtc="2024-06-11T14:19:00Z">
          <w:pPr>
            <w:numPr>
              <w:numId w:val="4"/>
            </w:numPr>
            <w:shd w:val="clear" w:color="auto" w:fill="FFFFFF"/>
            <w:tabs>
              <w:tab w:val="num" w:pos="720"/>
            </w:tabs>
            <w:spacing w:after="96" w:line="240" w:lineRule="auto"/>
            <w:ind w:left="720" w:hanging="360"/>
          </w:pPr>
        </w:pPrChange>
      </w:pPr>
      <w:ins w:id="5176" w:author="Jane Kohlhoff" w:date="2024-06-12T00:09:00Z" w16du:dateUtc="2024-06-11T14:09:00Z">
        <w:r w:rsidRPr="00123143">
          <w:rPr>
            <w:rFonts w:ascii="Times New Roman" w:hAnsi="Times New Roman"/>
            <w:b/>
            <w:bCs/>
            <w:sz w:val="24"/>
            <w:szCs w:val="24"/>
            <w:rPrChange w:id="5177" w:author="Jane Kohlhoff" w:date="2024-06-12T00:18:00Z" w16du:dateUtc="2024-06-11T14:18:00Z">
              <w:rPr>
                <w:rFonts w:ascii="Segoe UI" w:eastAsia="Times New Roman" w:hAnsi="Segoe UI" w:cs="Segoe UI"/>
                <w:color w:val="333333"/>
                <w:kern w:val="0"/>
                <w:sz w:val="27"/>
                <w:szCs w:val="27"/>
                <w:lang w:eastAsia="en-AU"/>
                <w14:ligatures w14:val="none"/>
              </w:rPr>
            </w:rPrChange>
          </w:rPr>
          <w:t>Acknowledgements</w:t>
        </w:r>
      </w:ins>
    </w:p>
    <w:p w14:paraId="33D650BA" w14:textId="2F27B471" w:rsidR="00E63F1D" w:rsidRDefault="00123143">
      <w:pPr>
        <w:shd w:val="clear" w:color="auto" w:fill="FFFFFF"/>
        <w:spacing w:after="96" w:line="480" w:lineRule="auto"/>
        <w:rPr>
          <w:ins w:id="5178" w:author="Jane Kohlhoff" w:date="2024-06-12T00:18:00Z" w16du:dateUtc="2024-06-11T14:18:00Z"/>
          <w:rFonts w:ascii="Times New Roman" w:hAnsi="Times New Roman"/>
          <w:sz w:val="24"/>
          <w:szCs w:val="24"/>
        </w:rPr>
        <w:pPrChange w:id="5179" w:author="Jane Kohlhoff" w:date="2024-06-12T00:19:00Z" w16du:dateUtc="2024-06-11T14:19:00Z">
          <w:pPr>
            <w:shd w:val="clear" w:color="auto" w:fill="FFFFFF"/>
            <w:spacing w:after="96" w:line="240" w:lineRule="auto"/>
          </w:pPr>
        </w:pPrChange>
      </w:pPr>
      <w:ins w:id="5180" w:author="Jane Kohlhoff" w:date="2024-06-12T00:18:00Z" w16du:dateUtc="2024-06-11T14:18:00Z">
        <w:r>
          <w:rPr>
            <w:rFonts w:ascii="Times New Roman" w:hAnsi="Times New Roman"/>
            <w:sz w:val="24"/>
            <w:szCs w:val="24"/>
          </w:rPr>
          <w:t xml:space="preserve">Thank you to the families who participated, and to </w:t>
        </w:r>
        <w:r w:rsidR="0011565F">
          <w:rPr>
            <w:rFonts w:ascii="Times New Roman" w:hAnsi="Times New Roman"/>
            <w:sz w:val="24"/>
            <w:szCs w:val="24"/>
          </w:rPr>
          <w:t>clinical staff at Karitane</w:t>
        </w:r>
      </w:ins>
      <w:ins w:id="5181" w:author="Jane Kohlhoff" w:date="2024-06-12T00:19:00Z" w16du:dateUtc="2024-06-11T14:19:00Z">
        <w:r w:rsidR="0011565F">
          <w:rPr>
            <w:rFonts w:ascii="Times New Roman" w:hAnsi="Times New Roman"/>
            <w:sz w:val="24"/>
            <w:szCs w:val="24"/>
          </w:rPr>
          <w:t xml:space="preserve"> and research staff from the University of New South Wales and Griffith University, who</w:t>
        </w:r>
      </w:ins>
      <w:ins w:id="5182" w:author="Jane Kohlhoff" w:date="2024-06-12T00:18:00Z" w16du:dateUtc="2024-06-11T14:18:00Z">
        <w:r>
          <w:rPr>
            <w:rFonts w:ascii="Times New Roman" w:hAnsi="Times New Roman"/>
            <w:sz w:val="24"/>
            <w:szCs w:val="24"/>
          </w:rPr>
          <w:t xml:space="preserve"> </w:t>
        </w:r>
      </w:ins>
      <w:ins w:id="5183" w:author="Jane Kohlhoff" w:date="2024-06-12T00:19:00Z" w16du:dateUtc="2024-06-11T14:19:00Z">
        <w:r w:rsidR="0011565F">
          <w:rPr>
            <w:rFonts w:ascii="Times New Roman" w:hAnsi="Times New Roman"/>
            <w:sz w:val="24"/>
            <w:szCs w:val="24"/>
          </w:rPr>
          <w:t>provided practical assistance.</w:t>
        </w:r>
      </w:ins>
    </w:p>
    <w:p w14:paraId="51C35B24" w14:textId="77777777" w:rsidR="00123143" w:rsidRDefault="00123143">
      <w:pPr>
        <w:shd w:val="clear" w:color="auto" w:fill="FFFFFF"/>
        <w:spacing w:after="96" w:line="480" w:lineRule="auto"/>
        <w:rPr>
          <w:ins w:id="5184" w:author="Jane Kohlhoff" w:date="2024-06-12T00:09:00Z" w16du:dateUtc="2024-06-11T14:09:00Z"/>
          <w:rFonts w:ascii="Times New Roman" w:hAnsi="Times New Roman"/>
          <w:sz w:val="24"/>
          <w:szCs w:val="24"/>
        </w:rPr>
        <w:pPrChange w:id="5185" w:author="Jane Kohlhoff" w:date="2024-06-12T00:19:00Z" w16du:dateUtc="2024-06-11T14:19:00Z">
          <w:pPr>
            <w:shd w:val="clear" w:color="auto" w:fill="FFFFFF"/>
            <w:spacing w:after="96" w:line="240" w:lineRule="auto"/>
          </w:pPr>
        </w:pPrChange>
      </w:pPr>
    </w:p>
    <w:p w14:paraId="3C3DC307" w14:textId="080D24AC" w:rsidR="00B72592" w:rsidRPr="0011565F" w:rsidDel="00273A3F" w:rsidRDefault="00B72592">
      <w:pPr>
        <w:spacing w:line="480" w:lineRule="auto"/>
        <w:ind w:firstLine="720"/>
        <w:rPr>
          <w:del w:id="5186" w:author="Jane Kohlhoff" w:date="2024-06-11T14:15:00Z" w16du:dateUtc="2024-06-11T04:15:00Z"/>
          <w:rFonts w:ascii="Times New Roman" w:eastAsia="Times New Roman" w:hAnsi="Times New Roman" w:cs="Times New Roman"/>
          <w:kern w:val="0"/>
          <w:sz w:val="24"/>
          <w:szCs w:val="24"/>
          <w:lang w:val="en-GB" w:eastAsia="en-GB"/>
          <w14:ligatures w14:val="none"/>
        </w:rPr>
      </w:pPr>
    </w:p>
    <w:p w14:paraId="0372FBAE" w14:textId="77777777" w:rsidR="00B72592" w:rsidRPr="0011565F" w:rsidRDefault="00B72592">
      <w:pPr>
        <w:spacing w:line="480" w:lineRule="auto"/>
        <w:rPr>
          <w:rFonts w:ascii="Times New Roman" w:hAnsi="Times New Roman" w:cs="Times New Roman"/>
          <w:highlight w:val="yellow"/>
          <w:rPrChange w:id="5187" w:author="Jane Kohlhoff" w:date="2024-06-12T00:20:00Z" w16du:dateUtc="2024-06-11T14:20:00Z">
            <w:rPr>
              <w:highlight w:val="yellow"/>
            </w:rPr>
          </w:rPrChange>
        </w:rPr>
        <w:pPrChange w:id="5188" w:author="Jane Kohlhoff" w:date="2024-06-12T00:19:00Z" w16du:dateUtc="2024-06-11T14:19:00Z">
          <w:pPr>
            <w:ind w:firstLine="720"/>
          </w:pPr>
        </w:pPrChange>
      </w:pPr>
    </w:p>
    <w:p w14:paraId="6C8FF49B" w14:textId="6665AC35" w:rsidR="00B72592" w:rsidRPr="0011565F" w:rsidRDefault="004964F8" w:rsidP="0011565F">
      <w:pPr>
        <w:spacing w:line="480" w:lineRule="auto"/>
        <w:jc w:val="center"/>
        <w:rPr>
          <w:rFonts w:ascii="Times New Roman" w:eastAsia="Times New Roman" w:hAnsi="Times New Roman" w:cs="Times New Roman"/>
          <w:b/>
          <w:bCs/>
          <w:kern w:val="0"/>
          <w:sz w:val="24"/>
          <w:szCs w:val="24"/>
          <w:lang w:val="en-GB" w:eastAsia="en-GB"/>
          <w14:ligatures w14:val="none"/>
          <w:rPrChange w:id="5189" w:author="Jane Kohlhoff" w:date="2024-06-12T00:20:00Z" w16du:dateUtc="2024-06-11T14:20:00Z">
            <w:rPr>
              <w:rFonts w:ascii="Times" w:eastAsia="Times New Roman" w:hAnsi="Times" w:cs="Times"/>
              <w:b/>
              <w:bCs/>
              <w:kern w:val="0"/>
              <w:sz w:val="24"/>
              <w:szCs w:val="24"/>
              <w:lang w:val="en-GB" w:eastAsia="en-GB"/>
              <w14:ligatures w14:val="none"/>
            </w:rPr>
          </w:rPrChange>
        </w:rPr>
      </w:pPr>
      <w:r w:rsidRPr="0011565F">
        <w:rPr>
          <w:rFonts w:ascii="Times New Roman" w:eastAsia="Times New Roman" w:hAnsi="Times New Roman" w:cs="Times New Roman"/>
          <w:b/>
          <w:bCs/>
          <w:kern w:val="0"/>
          <w:sz w:val="24"/>
          <w:szCs w:val="24"/>
          <w:lang w:val="en-GB" w:eastAsia="en-GB"/>
          <w14:ligatures w14:val="none"/>
          <w:rPrChange w:id="5190" w:author="Jane Kohlhoff" w:date="2024-06-12T00:20:00Z" w16du:dateUtc="2024-06-11T14:20:00Z">
            <w:rPr>
              <w:rFonts w:ascii="Times" w:eastAsia="Times New Roman" w:hAnsi="Times" w:cs="Times"/>
              <w:b/>
              <w:bCs/>
              <w:kern w:val="0"/>
              <w:sz w:val="24"/>
              <w:szCs w:val="24"/>
              <w:lang w:val="en-GB" w:eastAsia="en-GB"/>
              <w14:ligatures w14:val="none"/>
            </w:rPr>
          </w:rPrChange>
        </w:rPr>
        <w:t>References</w:t>
      </w:r>
    </w:p>
    <w:p w14:paraId="789A5FED" w14:textId="77777777" w:rsidR="0034788D" w:rsidRPr="0011565F" w:rsidRDefault="006339D2">
      <w:pPr>
        <w:pStyle w:val="EndNoteBibliography"/>
        <w:spacing w:after="0" w:line="480" w:lineRule="auto"/>
        <w:rPr>
          <w:rFonts w:ascii="Times New Roman" w:hAnsi="Times New Roman" w:cs="Times New Roman"/>
          <w:rPrChange w:id="5191" w:author="Jane Kohlhoff" w:date="2024-06-12T00:20:00Z" w16du:dateUtc="2024-06-11T14:20:00Z">
            <w:rPr/>
          </w:rPrChange>
        </w:rPr>
        <w:pPrChange w:id="5192" w:author="Jane Kohlhoff" w:date="2024-06-12T00:19:00Z" w16du:dateUtc="2024-06-11T14:19:00Z">
          <w:pPr>
            <w:pStyle w:val="EndNoteBibliography"/>
            <w:spacing w:after="0"/>
          </w:pPr>
        </w:pPrChange>
      </w:pPr>
      <w:r w:rsidRPr="0011565F">
        <w:rPr>
          <w:rFonts w:ascii="Times New Roman" w:hAnsi="Times New Roman" w:cs="Times New Roman"/>
          <w:sz w:val="24"/>
          <w:szCs w:val="24"/>
          <w:rPrChange w:id="5193" w:author="Jane Kohlhoff" w:date="2024-06-12T00:20:00Z" w16du:dateUtc="2024-06-11T14:20:00Z">
            <w:rPr>
              <w:rFonts w:ascii="Times" w:hAnsi="Times" w:cs="Times"/>
              <w:sz w:val="24"/>
              <w:szCs w:val="24"/>
            </w:rPr>
          </w:rPrChange>
        </w:rPr>
        <w:fldChar w:fldCharType="begin"/>
      </w:r>
      <w:r w:rsidRPr="0011565F">
        <w:rPr>
          <w:rFonts w:ascii="Times New Roman" w:hAnsi="Times New Roman" w:cs="Times New Roman"/>
          <w:sz w:val="24"/>
          <w:szCs w:val="24"/>
          <w:rPrChange w:id="5194" w:author="Jane Kohlhoff" w:date="2024-06-12T00:20:00Z" w16du:dateUtc="2024-06-11T14:20:00Z">
            <w:rPr>
              <w:rFonts w:ascii="Times" w:hAnsi="Times" w:cs="Times"/>
              <w:sz w:val="24"/>
              <w:szCs w:val="24"/>
            </w:rPr>
          </w:rPrChange>
        </w:rPr>
        <w:instrText xml:space="preserve"> ADDIN EN.REFLIST </w:instrText>
      </w:r>
      <w:r w:rsidRPr="0011565F">
        <w:rPr>
          <w:rFonts w:ascii="Times New Roman" w:hAnsi="Times New Roman" w:cs="Times New Roman"/>
          <w:sz w:val="24"/>
          <w:szCs w:val="24"/>
          <w:rPrChange w:id="5195" w:author="Jane Kohlhoff" w:date="2024-06-12T00:20:00Z" w16du:dateUtc="2024-06-11T14:20:00Z">
            <w:rPr>
              <w:rFonts w:ascii="Times" w:hAnsi="Times" w:cs="Times"/>
              <w:noProof w:val="0"/>
              <w:sz w:val="24"/>
              <w:szCs w:val="24"/>
              <w:lang w:val="en-AU"/>
            </w:rPr>
          </w:rPrChange>
        </w:rPr>
        <w:fldChar w:fldCharType="separate"/>
      </w:r>
      <w:r w:rsidR="0034788D" w:rsidRPr="0011565F">
        <w:rPr>
          <w:rFonts w:ascii="Times New Roman" w:hAnsi="Times New Roman" w:cs="Times New Roman"/>
          <w:rPrChange w:id="5196" w:author="Jane Kohlhoff" w:date="2024-06-12T00:20:00Z" w16du:dateUtc="2024-06-11T14:20:00Z">
            <w:rPr/>
          </w:rPrChange>
        </w:rPr>
        <w:t>1.</w:t>
      </w:r>
      <w:r w:rsidR="0034788D" w:rsidRPr="0011565F">
        <w:rPr>
          <w:rFonts w:ascii="Times New Roman" w:hAnsi="Times New Roman" w:cs="Times New Roman"/>
          <w:rPrChange w:id="5197" w:author="Jane Kohlhoff" w:date="2024-06-12T00:20:00Z" w16du:dateUtc="2024-06-11T14:20:00Z">
            <w:rPr/>
          </w:rPrChange>
        </w:rPr>
        <w:tab/>
        <w:t>Colson ER, Dworkin PH. Toddler development. Pediatrics in review. 1997;18(8):255-9.</w:t>
      </w:r>
    </w:p>
    <w:p w14:paraId="3962E9D3" w14:textId="77777777" w:rsidR="0034788D" w:rsidRPr="0011565F" w:rsidRDefault="0034788D">
      <w:pPr>
        <w:pStyle w:val="EndNoteBibliography"/>
        <w:spacing w:after="0" w:line="480" w:lineRule="auto"/>
        <w:rPr>
          <w:rFonts w:ascii="Times New Roman" w:hAnsi="Times New Roman" w:cs="Times New Roman"/>
          <w:rPrChange w:id="5198" w:author="Jane Kohlhoff" w:date="2024-06-12T00:20:00Z" w16du:dateUtc="2024-06-11T14:20:00Z">
            <w:rPr/>
          </w:rPrChange>
        </w:rPr>
        <w:pPrChange w:id="5199" w:author="Jane Kohlhoff" w:date="2024-06-12T00:19:00Z" w16du:dateUtc="2024-06-11T14:19:00Z">
          <w:pPr>
            <w:pStyle w:val="EndNoteBibliography"/>
            <w:spacing w:after="0"/>
          </w:pPr>
        </w:pPrChange>
      </w:pPr>
      <w:r w:rsidRPr="0011565F">
        <w:rPr>
          <w:rFonts w:ascii="Times New Roman" w:hAnsi="Times New Roman" w:cs="Times New Roman"/>
          <w:rPrChange w:id="5200" w:author="Jane Kohlhoff" w:date="2024-06-12T00:20:00Z" w16du:dateUtc="2024-06-11T14:20:00Z">
            <w:rPr/>
          </w:rPrChange>
        </w:rPr>
        <w:t>2.</w:t>
      </w:r>
      <w:r w:rsidRPr="0011565F">
        <w:rPr>
          <w:rFonts w:ascii="Times New Roman" w:hAnsi="Times New Roman" w:cs="Times New Roman"/>
          <w:rPrChange w:id="5201" w:author="Jane Kohlhoff" w:date="2024-06-12T00:20:00Z" w16du:dateUtc="2024-06-11T14:20:00Z">
            <w:rPr/>
          </w:rPrChange>
        </w:rPr>
        <w:tab/>
        <w:t>Brownell CA, Kopp CB. Socioemotional development in the toddler years: Transitions and transformations: Guilford Press; 2010.</w:t>
      </w:r>
    </w:p>
    <w:p w14:paraId="3B315EE9" w14:textId="77777777" w:rsidR="0034788D" w:rsidRPr="0011565F" w:rsidRDefault="0034788D">
      <w:pPr>
        <w:pStyle w:val="EndNoteBibliography"/>
        <w:spacing w:after="0" w:line="480" w:lineRule="auto"/>
        <w:rPr>
          <w:rFonts w:ascii="Times New Roman" w:hAnsi="Times New Roman" w:cs="Times New Roman"/>
          <w:rPrChange w:id="5202" w:author="Jane Kohlhoff" w:date="2024-06-12T00:20:00Z" w16du:dateUtc="2024-06-11T14:20:00Z">
            <w:rPr/>
          </w:rPrChange>
        </w:rPr>
        <w:pPrChange w:id="5203" w:author="Jane Kohlhoff" w:date="2024-06-12T00:19:00Z" w16du:dateUtc="2024-06-11T14:19:00Z">
          <w:pPr>
            <w:pStyle w:val="EndNoteBibliography"/>
            <w:spacing w:after="0"/>
          </w:pPr>
        </w:pPrChange>
      </w:pPr>
      <w:r w:rsidRPr="0011565F">
        <w:rPr>
          <w:rFonts w:ascii="Times New Roman" w:hAnsi="Times New Roman" w:cs="Times New Roman"/>
          <w:rPrChange w:id="5204" w:author="Jane Kohlhoff" w:date="2024-06-12T00:20:00Z" w16du:dateUtc="2024-06-11T14:20:00Z">
            <w:rPr/>
          </w:rPrChange>
        </w:rPr>
        <w:t>3.</w:t>
      </w:r>
      <w:r w:rsidRPr="0011565F">
        <w:rPr>
          <w:rFonts w:ascii="Times New Roman" w:hAnsi="Times New Roman" w:cs="Times New Roman"/>
          <w:rPrChange w:id="5205" w:author="Jane Kohlhoff" w:date="2024-06-12T00:20:00Z" w16du:dateUtc="2024-06-11T14:20:00Z">
            <w:rPr/>
          </w:rPrChange>
        </w:rPr>
        <w:tab/>
        <w:t>Crockenberg SC, Leerkes EM. Infant social and emotional development in family context. Zeanah CH, editor. New York, NY: The Guilford Press; 1993.</w:t>
      </w:r>
    </w:p>
    <w:p w14:paraId="1D7E8DF8" w14:textId="77777777" w:rsidR="0034788D" w:rsidRPr="0011565F" w:rsidRDefault="0034788D">
      <w:pPr>
        <w:pStyle w:val="EndNoteBibliography"/>
        <w:spacing w:after="0" w:line="480" w:lineRule="auto"/>
        <w:rPr>
          <w:rFonts w:ascii="Times New Roman" w:hAnsi="Times New Roman" w:cs="Times New Roman"/>
          <w:rPrChange w:id="5206" w:author="Jane Kohlhoff" w:date="2024-06-12T00:20:00Z" w16du:dateUtc="2024-06-11T14:20:00Z">
            <w:rPr/>
          </w:rPrChange>
        </w:rPr>
        <w:pPrChange w:id="5207" w:author="Jane Kohlhoff" w:date="2024-06-12T00:19:00Z" w16du:dateUtc="2024-06-11T14:19:00Z">
          <w:pPr>
            <w:pStyle w:val="EndNoteBibliography"/>
            <w:spacing w:after="0"/>
          </w:pPr>
        </w:pPrChange>
      </w:pPr>
      <w:r w:rsidRPr="0011565F">
        <w:rPr>
          <w:rFonts w:ascii="Times New Roman" w:hAnsi="Times New Roman" w:cs="Times New Roman"/>
          <w:rPrChange w:id="5208" w:author="Jane Kohlhoff" w:date="2024-06-12T00:20:00Z" w16du:dateUtc="2024-06-11T14:20:00Z">
            <w:rPr/>
          </w:rPrChange>
        </w:rPr>
        <w:t>4.</w:t>
      </w:r>
      <w:r w:rsidRPr="0011565F">
        <w:rPr>
          <w:rFonts w:ascii="Times New Roman" w:hAnsi="Times New Roman" w:cs="Times New Roman"/>
          <w:rPrChange w:id="5209" w:author="Jane Kohlhoff" w:date="2024-06-12T00:20:00Z" w16du:dateUtc="2024-06-11T14:20:00Z">
            <w:rPr/>
          </w:rPrChange>
        </w:rPr>
        <w:tab/>
        <w:t>Sroufe LA. Emotional development. The organization of emotional life in the early years. Cambridge, UK: Cambridge University Press; 1995.</w:t>
      </w:r>
    </w:p>
    <w:p w14:paraId="51382B71" w14:textId="77777777" w:rsidR="0034788D" w:rsidRPr="0011565F" w:rsidRDefault="0034788D">
      <w:pPr>
        <w:pStyle w:val="EndNoteBibliography"/>
        <w:spacing w:after="0" w:line="480" w:lineRule="auto"/>
        <w:rPr>
          <w:rFonts w:ascii="Times New Roman" w:hAnsi="Times New Roman" w:cs="Times New Roman"/>
          <w:rPrChange w:id="5210" w:author="Jane Kohlhoff" w:date="2024-06-12T00:20:00Z" w16du:dateUtc="2024-06-11T14:20:00Z">
            <w:rPr/>
          </w:rPrChange>
        </w:rPr>
        <w:pPrChange w:id="5211" w:author="Jane Kohlhoff" w:date="2024-06-12T00:19:00Z" w16du:dateUtc="2024-06-11T14:19:00Z">
          <w:pPr>
            <w:pStyle w:val="EndNoteBibliography"/>
            <w:spacing w:after="0"/>
          </w:pPr>
        </w:pPrChange>
      </w:pPr>
      <w:r w:rsidRPr="0011565F">
        <w:rPr>
          <w:rFonts w:ascii="Times New Roman" w:hAnsi="Times New Roman" w:cs="Times New Roman"/>
          <w:rPrChange w:id="5212" w:author="Jane Kohlhoff" w:date="2024-06-12T00:20:00Z" w16du:dateUtc="2024-06-11T14:20:00Z">
            <w:rPr/>
          </w:rPrChange>
        </w:rPr>
        <w:t>5.</w:t>
      </w:r>
      <w:r w:rsidRPr="0011565F">
        <w:rPr>
          <w:rFonts w:ascii="Times New Roman" w:hAnsi="Times New Roman" w:cs="Times New Roman"/>
          <w:rPrChange w:id="5213" w:author="Jane Kohlhoff" w:date="2024-06-12T00:20:00Z" w16du:dateUtc="2024-06-11T14:20:00Z">
            <w:rPr/>
          </w:rPrChange>
        </w:rPr>
        <w:tab/>
        <w:t>Lieberman AF. The emotional life of the toddler. New York, NY: The Free Press; 1993.</w:t>
      </w:r>
    </w:p>
    <w:p w14:paraId="1B03A99D" w14:textId="77777777" w:rsidR="0034788D" w:rsidRPr="0011565F" w:rsidRDefault="0034788D">
      <w:pPr>
        <w:pStyle w:val="EndNoteBibliography"/>
        <w:spacing w:after="0" w:line="480" w:lineRule="auto"/>
        <w:rPr>
          <w:rFonts w:ascii="Times New Roman" w:hAnsi="Times New Roman" w:cs="Times New Roman"/>
          <w:rPrChange w:id="5214" w:author="Jane Kohlhoff" w:date="2024-06-12T00:20:00Z" w16du:dateUtc="2024-06-11T14:20:00Z">
            <w:rPr/>
          </w:rPrChange>
        </w:rPr>
        <w:pPrChange w:id="5215" w:author="Jane Kohlhoff" w:date="2024-06-12T00:19:00Z" w16du:dateUtc="2024-06-11T14:19:00Z">
          <w:pPr>
            <w:pStyle w:val="EndNoteBibliography"/>
            <w:spacing w:after="0"/>
          </w:pPr>
        </w:pPrChange>
      </w:pPr>
      <w:r w:rsidRPr="0011565F">
        <w:rPr>
          <w:rFonts w:ascii="Times New Roman" w:hAnsi="Times New Roman" w:cs="Times New Roman"/>
          <w:rPrChange w:id="5216" w:author="Jane Kohlhoff" w:date="2024-06-12T00:20:00Z" w16du:dateUtc="2024-06-11T14:20:00Z">
            <w:rPr/>
          </w:rPrChange>
        </w:rPr>
        <w:t>6.</w:t>
      </w:r>
      <w:r w:rsidRPr="0011565F">
        <w:rPr>
          <w:rFonts w:ascii="Times New Roman" w:hAnsi="Times New Roman" w:cs="Times New Roman"/>
          <w:rPrChange w:id="5217" w:author="Jane Kohlhoff" w:date="2024-06-12T00:20:00Z" w16du:dateUtc="2024-06-11T14:20:00Z">
            <w:rPr/>
          </w:rPrChange>
        </w:rPr>
        <w:tab/>
        <w:t>Österman K, Björkqvist K. A cross-sectional study of onset, cessation, frequency, and duration of children's temper tantrums in a nonclinical sample. Psychological reports. 2010;106(2):448-54.</w:t>
      </w:r>
    </w:p>
    <w:p w14:paraId="5C082E0A" w14:textId="77777777" w:rsidR="0034788D" w:rsidRPr="0011565F" w:rsidRDefault="0034788D">
      <w:pPr>
        <w:pStyle w:val="EndNoteBibliography"/>
        <w:spacing w:after="0" w:line="480" w:lineRule="auto"/>
        <w:rPr>
          <w:rFonts w:ascii="Times New Roman" w:hAnsi="Times New Roman" w:cs="Times New Roman"/>
          <w:rPrChange w:id="5218" w:author="Jane Kohlhoff" w:date="2024-06-12T00:20:00Z" w16du:dateUtc="2024-06-11T14:20:00Z">
            <w:rPr/>
          </w:rPrChange>
        </w:rPr>
        <w:pPrChange w:id="5219" w:author="Jane Kohlhoff" w:date="2024-06-12T00:19:00Z" w16du:dateUtc="2024-06-11T14:19:00Z">
          <w:pPr>
            <w:pStyle w:val="EndNoteBibliography"/>
            <w:spacing w:after="0"/>
          </w:pPr>
        </w:pPrChange>
      </w:pPr>
      <w:r w:rsidRPr="0011565F">
        <w:rPr>
          <w:rFonts w:ascii="Times New Roman" w:hAnsi="Times New Roman" w:cs="Times New Roman"/>
          <w:rPrChange w:id="5220" w:author="Jane Kohlhoff" w:date="2024-06-12T00:20:00Z" w16du:dateUtc="2024-06-11T14:20:00Z">
            <w:rPr/>
          </w:rPrChange>
        </w:rPr>
        <w:t>7.</w:t>
      </w:r>
      <w:r w:rsidRPr="0011565F">
        <w:rPr>
          <w:rFonts w:ascii="Times New Roman" w:hAnsi="Times New Roman" w:cs="Times New Roman"/>
          <w:rPrChange w:id="5221" w:author="Jane Kohlhoff" w:date="2024-06-12T00:20:00Z" w16du:dateUtc="2024-06-11T14:20:00Z">
            <w:rPr/>
          </w:rPrChange>
        </w:rPr>
        <w:tab/>
        <w:t>Giesbrecht GF, Miller MR, Müller U. The anger–distress model of temper tantrums: associations with emotional reactivity and emotional competence. Infant and child development. 2010;19(5):478-97.</w:t>
      </w:r>
    </w:p>
    <w:p w14:paraId="427E4B4C" w14:textId="77777777" w:rsidR="0034788D" w:rsidRPr="0011565F" w:rsidRDefault="0034788D">
      <w:pPr>
        <w:pStyle w:val="EndNoteBibliography"/>
        <w:spacing w:after="0" w:line="480" w:lineRule="auto"/>
        <w:rPr>
          <w:rFonts w:ascii="Times New Roman" w:hAnsi="Times New Roman" w:cs="Times New Roman"/>
          <w:rPrChange w:id="5222" w:author="Jane Kohlhoff" w:date="2024-06-12T00:20:00Z" w16du:dateUtc="2024-06-11T14:20:00Z">
            <w:rPr/>
          </w:rPrChange>
        </w:rPr>
        <w:pPrChange w:id="5223" w:author="Jane Kohlhoff" w:date="2024-06-12T00:19:00Z" w16du:dateUtc="2024-06-11T14:19:00Z">
          <w:pPr>
            <w:pStyle w:val="EndNoteBibliography"/>
            <w:spacing w:after="0"/>
          </w:pPr>
        </w:pPrChange>
      </w:pPr>
      <w:r w:rsidRPr="0011565F">
        <w:rPr>
          <w:rFonts w:ascii="Times New Roman" w:hAnsi="Times New Roman" w:cs="Times New Roman"/>
          <w:rPrChange w:id="5224" w:author="Jane Kohlhoff" w:date="2024-06-12T00:20:00Z" w16du:dateUtc="2024-06-11T14:20:00Z">
            <w:rPr/>
          </w:rPrChange>
        </w:rPr>
        <w:t>8.</w:t>
      </w:r>
      <w:r w:rsidRPr="0011565F">
        <w:rPr>
          <w:rFonts w:ascii="Times New Roman" w:hAnsi="Times New Roman" w:cs="Times New Roman"/>
          <w:rPrChange w:id="5225" w:author="Jane Kohlhoff" w:date="2024-06-12T00:20:00Z" w16du:dateUtc="2024-06-11T14:20:00Z">
            <w:rPr/>
          </w:rPrChange>
        </w:rPr>
        <w:tab/>
        <w:t>Hoffenaar P, Overbeek G. Temper tantrums in toddlers and preschoolers: Longitudinal associations with adjustment problems. Journal of Developmental and Behavioral Pediatrics. 2022;43(7):409.</w:t>
      </w:r>
    </w:p>
    <w:p w14:paraId="4BCE0625" w14:textId="77777777" w:rsidR="0034788D" w:rsidRPr="0011565F" w:rsidRDefault="0034788D">
      <w:pPr>
        <w:pStyle w:val="EndNoteBibliography"/>
        <w:spacing w:after="0" w:line="480" w:lineRule="auto"/>
        <w:rPr>
          <w:rFonts w:ascii="Times New Roman" w:hAnsi="Times New Roman" w:cs="Times New Roman"/>
          <w:rPrChange w:id="5226" w:author="Jane Kohlhoff" w:date="2024-06-12T00:20:00Z" w16du:dateUtc="2024-06-11T14:20:00Z">
            <w:rPr/>
          </w:rPrChange>
        </w:rPr>
        <w:pPrChange w:id="5227" w:author="Jane Kohlhoff" w:date="2024-06-12T00:19:00Z" w16du:dateUtc="2024-06-11T14:19:00Z">
          <w:pPr>
            <w:pStyle w:val="EndNoteBibliography"/>
            <w:spacing w:after="0"/>
          </w:pPr>
        </w:pPrChange>
      </w:pPr>
      <w:r w:rsidRPr="0011565F">
        <w:rPr>
          <w:rFonts w:ascii="Times New Roman" w:hAnsi="Times New Roman" w:cs="Times New Roman"/>
          <w:rPrChange w:id="5228" w:author="Jane Kohlhoff" w:date="2024-06-12T00:20:00Z" w16du:dateUtc="2024-06-11T14:20:00Z">
            <w:rPr/>
          </w:rPrChange>
        </w:rPr>
        <w:t>9.</w:t>
      </w:r>
      <w:r w:rsidRPr="0011565F">
        <w:rPr>
          <w:rFonts w:ascii="Times New Roman" w:hAnsi="Times New Roman" w:cs="Times New Roman"/>
          <w:rPrChange w:id="5229" w:author="Jane Kohlhoff" w:date="2024-06-12T00:20:00Z" w16du:dateUtc="2024-06-11T14:20:00Z">
            <w:rPr/>
          </w:rPrChange>
        </w:rPr>
        <w:tab/>
        <w:t>Tremblay RE. The development of aggressive behaviour during childhood: What have we learned in the past century? International Journal of Behavioral Development. 2000;24(2):129-41.</w:t>
      </w:r>
    </w:p>
    <w:p w14:paraId="1DC97D9A" w14:textId="77777777" w:rsidR="0034788D" w:rsidRPr="0011565F" w:rsidRDefault="0034788D">
      <w:pPr>
        <w:pStyle w:val="EndNoteBibliography"/>
        <w:spacing w:after="0" w:line="480" w:lineRule="auto"/>
        <w:rPr>
          <w:rFonts w:ascii="Times New Roman" w:hAnsi="Times New Roman" w:cs="Times New Roman"/>
          <w:rPrChange w:id="5230" w:author="Jane Kohlhoff" w:date="2024-06-12T00:20:00Z" w16du:dateUtc="2024-06-11T14:20:00Z">
            <w:rPr/>
          </w:rPrChange>
        </w:rPr>
        <w:pPrChange w:id="5231" w:author="Jane Kohlhoff" w:date="2024-06-12T00:19:00Z" w16du:dateUtc="2024-06-11T14:19:00Z">
          <w:pPr>
            <w:pStyle w:val="EndNoteBibliography"/>
            <w:spacing w:after="0"/>
          </w:pPr>
        </w:pPrChange>
      </w:pPr>
      <w:r w:rsidRPr="0011565F">
        <w:rPr>
          <w:rFonts w:ascii="Times New Roman" w:hAnsi="Times New Roman" w:cs="Times New Roman"/>
          <w:rPrChange w:id="5232" w:author="Jane Kohlhoff" w:date="2024-06-12T00:20:00Z" w16du:dateUtc="2024-06-11T14:20:00Z">
            <w:rPr/>
          </w:rPrChange>
        </w:rPr>
        <w:t>10.</w:t>
      </w:r>
      <w:r w:rsidRPr="0011565F">
        <w:rPr>
          <w:rFonts w:ascii="Times New Roman" w:hAnsi="Times New Roman" w:cs="Times New Roman"/>
          <w:rPrChange w:id="5233" w:author="Jane Kohlhoff" w:date="2024-06-12T00:20:00Z" w16du:dateUtc="2024-06-11T14:20:00Z">
            <w:rPr/>
          </w:rPrChange>
        </w:rPr>
        <w:tab/>
        <w:t>Campbell SB, Spieker S, Burchinal M, Poe MD, The NICHD Early Child Care Research Network. Trajectories of aggression from toddlerhood to age 9 predict academic and social functioning through age 12. Journal of Child Psychology and Psychiatry. 2006;47(8):791-800.</w:t>
      </w:r>
    </w:p>
    <w:p w14:paraId="1D682292" w14:textId="77777777" w:rsidR="0034788D" w:rsidRPr="0011565F" w:rsidRDefault="0034788D">
      <w:pPr>
        <w:pStyle w:val="EndNoteBibliography"/>
        <w:spacing w:after="0" w:line="480" w:lineRule="auto"/>
        <w:rPr>
          <w:rFonts w:ascii="Times New Roman" w:hAnsi="Times New Roman" w:cs="Times New Roman"/>
          <w:rPrChange w:id="5234" w:author="Jane Kohlhoff" w:date="2024-06-12T00:20:00Z" w16du:dateUtc="2024-06-11T14:20:00Z">
            <w:rPr/>
          </w:rPrChange>
        </w:rPr>
        <w:pPrChange w:id="5235" w:author="Jane Kohlhoff" w:date="2024-06-12T00:19:00Z" w16du:dateUtc="2024-06-11T14:19:00Z">
          <w:pPr>
            <w:pStyle w:val="EndNoteBibliography"/>
            <w:spacing w:after="0"/>
          </w:pPr>
        </w:pPrChange>
      </w:pPr>
      <w:r w:rsidRPr="0011565F">
        <w:rPr>
          <w:rFonts w:ascii="Times New Roman" w:hAnsi="Times New Roman" w:cs="Times New Roman"/>
          <w:rPrChange w:id="5236" w:author="Jane Kohlhoff" w:date="2024-06-12T00:20:00Z" w16du:dateUtc="2024-06-11T14:20:00Z">
            <w:rPr/>
          </w:rPrChange>
        </w:rPr>
        <w:t>11.</w:t>
      </w:r>
      <w:r w:rsidRPr="0011565F">
        <w:rPr>
          <w:rFonts w:ascii="Times New Roman" w:hAnsi="Times New Roman" w:cs="Times New Roman"/>
          <w:rPrChange w:id="5237" w:author="Jane Kohlhoff" w:date="2024-06-12T00:20:00Z" w16du:dateUtc="2024-06-11T14:20:00Z">
            <w:rPr/>
          </w:rPrChange>
        </w:rPr>
        <w:tab/>
        <w:t>Campbell SB, Shaw DS, Gilliom M. Early externalizing behavior problems: Toddlers and preschoolers at risk for later maladjustment. Development and psychopathology. 2000;12(3):467-88.</w:t>
      </w:r>
    </w:p>
    <w:p w14:paraId="5FAC89EE" w14:textId="77777777" w:rsidR="0034788D" w:rsidRPr="0011565F" w:rsidRDefault="0034788D">
      <w:pPr>
        <w:pStyle w:val="EndNoteBibliography"/>
        <w:spacing w:after="0" w:line="480" w:lineRule="auto"/>
        <w:rPr>
          <w:rFonts w:ascii="Times New Roman" w:hAnsi="Times New Roman" w:cs="Times New Roman"/>
          <w:rPrChange w:id="5238" w:author="Jane Kohlhoff" w:date="2024-06-12T00:20:00Z" w16du:dateUtc="2024-06-11T14:20:00Z">
            <w:rPr/>
          </w:rPrChange>
        </w:rPr>
        <w:pPrChange w:id="5239" w:author="Jane Kohlhoff" w:date="2024-06-12T00:19:00Z" w16du:dateUtc="2024-06-11T14:19:00Z">
          <w:pPr>
            <w:pStyle w:val="EndNoteBibliography"/>
            <w:spacing w:after="0"/>
          </w:pPr>
        </w:pPrChange>
      </w:pPr>
      <w:r w:rsidRPr="0011565F">
        <w:rPr>
          <w:rFonts w:ascii="Times New Roman" w:hAnsi="Times New Roman" w:cs="Times New Roman"/>
          <w:rPrChange w:id="5240" w:author="Jane Kohlhoff" w:date="2024-06-12T00:20:00Z" w16du:dateUtc="2024-06-11T14:20:00Z">
            <w:rPr/>
          </w:rPrChange>
        </w:rPr>
        <w:t>12.</w:t>
      </w:r>
      <w:r w:rsidRPr="0011565F">
        <w:rPr>
          <w:rFonts w:ascii="Times New Roman" w:hAnsi="Times New Roman" w:cs="Times New Roman"/>
          <w:rPrChange w:id="5241" w:author="Jane Kohlhoff" w:date="2024-06-12T00:20:00Z" w16du:dateUtc="2024-06-11T14:20:00Z">
            <w:rPr/>
          </w:rPrChange>
        </w:rPr>
        <w:tab/>
        <w:t>Côté S, Vaillancourt T, LeBlanc JC, Nagin DS, Tremblay RE. The development of physical aggression from toddlerhood to pre-adolescence: A nation wide longitudinal study of Canadian children. Journal of abnormal child psychology. 2006;34:68-82.</w:t>
      </w:r>
    </w:p>
    <w:p w14:paraId="3144015E" w14:textId="77777777" w:rsidR="0034788D" w:rsidRPr="0011565F" w:rsidRDefault="0034788D">
      <w:pPr>
        <w:pStyle w:val="EndNoteBibliography"/>
        <w:spacing w:after="0" w:line="480" w:lineRule="auto"/>
        <w:rPr>
          <w:rFonts w:ascii="Times New Roman" w:hAnsi="Times New Roman" w:cs="Times New Roman"/>
          <w:rPrChange w:id="5242" w:author="Jane Kohlhoff" w:date="2024-06-12T00:20:00Z" w16du:dateUtc="2024-06-11T14:20:00Z">
            <w:rPr/>
          </w:rPrChange>
        </w:rPr>
        <w:pPrChange w:id="5243" w:author="Jane Kohlhoff" w:date="2024-06-12T00:19:00Z" w16du:dateUtc="2024-06-11T14:19:00Z">
          <w:pPr>
            <w:pStyle w:val="EndNoteBibliography"/>
            <w:spacing w:after="0"/>
          </w:pPr>
        </w:pPrChange>
      </w:pPr>
      <w:r w:rsidRPr="0011565F">
        <w:rPr>
          <w:rFonts w:ascii="Times New Roman" w:hAnsi="Times New Roman" w:cs="Times New Roman"/>
          <w:rPrChange w:id="5244" w:author="Jane Kohlhoff" w:date="2024-06-12T00:20:00Z" w16du:dateUtc="2024-06-11T14:20:00Z">
            <w:rPr/>
          </w:rPrChange>
        </w:rPr>
        <w:t>13.</w:t>
      </w:r>
      <w:r w:rsidRPr="0011565F">
        <w:rPr>
          <w:rFonts w:ascii="Times New Roman" w:hAnsi="Times New Roman" w:cs="Times New Roman"/>
          <w:rPrChange w:id="5245" w:author="Jane Kohlhoff" w:date="2024-06-12T00:20:00Z" w16du:dateUtc="2024-06-11T14:20:00Z">
            <w:rPr/>
          </w:rPrChange>
        </w:rPr>
        <w:tab/>
        <w:t>Asmussen J, Davidsen KA, Olsen AL, Skovgaard AM, Bilenberg N. The longitudinal association of combined regulatory problems in infancy and mental health outcome in early childhood: a systematic review. European child &amp; adolescent psychiatry. 2023:1-14.</w:t>
      </w:r>
    </w:p>
    <w:p w14:paraId="16357079" w14:textId="77777777" w:rsidR="0034788D" w:rsidRPr="0011565F" w:rsidRDefault="0034788D">
      <w:pPr>
        <w:pStyle w:val="EndNoteBibliography"/>
        <w:spacing w:after="0" w:line="480" w:lineRule="auto"/>
        <w:rPr>
          <w:rFonts w:ascii="Times New Roman" w:hAnsi="Times New Roman" w:cs="Times New Roman"/>
          <w:rPrChange w:id="5246" w:author="Jane Kohlhoff" w:date="2024-06-12T00:20:00Z" w16du:dateUtc="2024-06-11T14:20:00Z">
            <w:rPr/>
          </w:rPrChange>
        </w:rPr>
        <w:pPrChange w:id="5247" w:author="Jane Kohlhoff" w:date="2024-06-12T00:19:00Z" w16du:dateUtc="2024-06-11T14:19:00Z">
          <w:pPr>
            <w:pStyle w:val="EndNoteBibliography"/>
            <w:spacing w:after="0"/>
          </w:pPr>
        </w:pPrChange>
      </w:pPr>
      <w:r w:rsidRPr="0011565F">
        <w:rPr>
          <w:rFonts w:ascii="Times New Roman" w:hAnsi="Times New Roman" w:cs="Times New Roman"/>
          <w:rPrChange w:id="5248" w:author="Jane Kohlhoff" w:date="2024-06-12T00:20:00Z" w16du:dateUtc="2024-06-11T14:20:00Z">
            <w:rPr/>
          </w:rPrChange>
        </w:rPr>
        <w:t>14.</w:t>
      </w:r>
      <w:r w:rsidRPr="0011565F">
        <w:rPr>
          <w:rFonts w:ascii="Times New Roman" w:hAnsi="Times New Roman" w:cs="Times New Roman"/>
          <w:rPrChange w:id="5249" w:author="Jane Kohlhoff" w:date="2024-06-12T00:20:00Z" w16du:dateUtc="2024-06-11T14:20:00Z">
            <w:rPr/>
          </w:rPrChange>
        </w:rPr>
        <w:tab/>
        <w:t>Hoyniak CP, Donohue MR, Quiñones-Camacho LE, Vogel AC, Perino MT, Hennefield L, et al. Developmental pathways from preschool temper tantrums to later psychopathology. Development and psychopathology. 2023;35(4):1643-55.</w:t>
      </w:r>
    </w:p>
    <w:p w14:paraId="7540398A" w14:textId="77777777" w:rsidR="0034788D" w:rsidRPr="0011565F" w:rsidRDefault="0034788D">
      <w:pPr>
        <w:pStyle w:val="EndNoteBibliography"/>
        <w:spacing w:after="0" w:line="480" w:lineRule="auto"/>
        <w:rPr>
          <w:rFonts w:ascii="Times New Roman" w:hAnsi="Times New Roman" w:cs="Times New Roman"/>
          <w:rPrChange w:id="5250" w:author="Jane Kohlhoff" w:date="2024-06-12T00:20:00Z" w16du:dateUtc="2024-06-11T14:20:00Z">
            <w:rPr/>
          </w:rPrChange>
        </w:rPr>
        <w:pPrChange w:id="5251" w:author="Jane Kohlhoff" w:date="2024-06-12T00:19:00Z" w16du:dateUtc="2024-06-11T14:19:00Z">
          <w:pPr>
            <w:pStyle w:val="EndNoteBibliography"/>
            <w:spacing w:after="0"/>
          </w:pPr>
        </w:pPrChange>
      </w:pPr>
      <w:r w:rsidRPr="0011565F">
        <w:rPr>
          <w:rFonts w:ascii="Times New Roman" w:hAnsi="Times New Roman" w:cs="Times New Roman"/>
          <w:rPrChange w:id="5252" w:author="Jane Kohlhoff" w:date="2024-06-12T00:20:00Z" w16du:dateUtc="2024-06-11T14:20:00Z">
            <w:rPr/>
          </w:rPrChange>
        </w:rPr>
        <w:t>15.</w:t>
      </w:r>
      <w:r w:rsidRPr="0011565F">
        <w:rPr>
          <w:rFonts w:ascii="Times New Roman" w:hAnsi="Times New Roman" w:cs="Times New Roman"/>
          <w:rPrChange w:id="5253" w:author="Jane Kohlhoff" w:date="2024-06-12T00:20:00Z" w16du:dateUtc="2024-06-11T14:20:00Z">
            <w:rPr/>
          </w:rPrChange>
        </w:rPr>
        <w:tab/>
        <w:t>Broidy LM, Nagin DS, Tremblay RE, Bates JE, Brame B, Dodge KA, et al. Developmental trajectories of childhood disruptive behaviors and adolescent delinquency: A six-site, cross-national study Developmental Psychology. 2003;39:222-45.</w:t>
      </w:r>
    </w:p>
    <w:p w14:paraId="193F6B96" w14:textId="77777777" w:rsidR="0034788D" w:rsidRPr="0011565F" w:rsidRDefault="0034788D">
      <w:pPr>
        <w:pStyle w:val="EndNoteBibliography"/>
        <w:spacing w:after="0" w:line="480" w:lineRule="auto"/>
        <w:rPr>
          <w:rFonts w:ascii="Times New Roman" w:hAnsi="Times New Roman" w:cs="Times New Roman"/>
          <w:rPrChange w:id="5254" w:author="Jane Kohlhoff" w:date="2024-06-12T00:20:00Z" w16du:dateUtc="2024-06-11T14:20:00Z">
            <w:rPr/>
          </w:rPrChange>
        </w:rPr>
        <w:pPrChange w:id="5255" w:author="Jane Kohlhoff" w:date="2024-06-12T00:19:00Z" w16du:dateUtc="2024-06-11T14:19:00Z">
          <w:pPr>
            <w:pStyle w:val="EndNoteBibliography"/>
            <w:spacing w:after="0"/>
          </w:pPr>
        </w:pPrChange>
      </w:pPr>
      <w:r w:rsidRPr="0011565F">
        <w:rPr>
          <w:rFonts w:ascii="Times New Roman" w:hAnsi="Times New Roman" w:cs="Times New Roman"/>
          <w:rPrChange w:id="5256" w:author="Jane Kohlhoff" w:date="2024-06-12T00:20:00Z" w16du:dateUtc="2024-06-11T14:20:00Z">
            <w:rPr/>
          </w:rPrChange>
        </w:rPr>
        <w:t>16.</w:t>
      </w:r>
      <w:r w:rsidRPr="0011565F">
        <w:rPr>
          <w:rFonts w:ascii="Times New Roman" w:hAnsi="Times New Roman" w:cs="Times New Roman"/>
          <w:rPrChange w:id="5257" w:author="Jane Kohlhoff" w:date="2024-06-12T00:20:00Z" w16du:dateUtc="2024-06-11T14:20:00Z">
            <w:rPr/>
          </w:rPrChange>
        </w:rPr>
        <w:tab/>
        <w:t>Otto C, Reiss F, Voss C, Wüstner A, Meyrose A-K, Hölling H, et al. Mental health and well-being from childhood to adulthood: design, methods and results of the 11-year follow-up of the BELLA study. European child &amp; adolescent psychiatry. 2021;30(10):1559-77.</w:t>
      </w:r>
    </w:p>
    <w:p w14:paraId="628E55E8" w14:textId="77777777" w:rsidR="0034788D" w:rsidRPr="0011565F" w:rsidRDefault="0034788D">
      <w:pPr>
        <w:pStyle w:val="EndNoteBibliography"/>
        <w:spacing w:after="0" w:line="480" w:lineRule="auto"/>
        <w:rPr>
          <w:rFonts w:ascii="Times New Roman" w:hAnsi="Times New Roman" w:cs="Times New Roman"/>
          <w:rPrChange w:id="5258" w:author="Jane Kohlhoff" w:date="2024-06-12T00:20:00Z" w16du:dateUtc="2024-06-11T14:20:00Z">
            <w:rPr/>
          </w:rPrChange>
        </w:rPr>
        <w:pPrChange w:id="5259" w:author="Jane Kohlhoff" w:date="2024-06-12T00:19:00Z" w16du:dateUtc="2024-06-11T14:19:00Z">
          <w:pPr>
            <w:pStyle w:val="EndNoteBibliography"/>
            <w:spacing w:after="0"/>
          </w:pPr>
        </w:pPrChange>
      </w:pPr>
      <w:r w:rsidRPr="0011565F">
        <w:rPr>
          <w:rFonts w:ascii="Times New Roman" w:hAnsi="Times New Roman" w:cs="Times New Roman"/>
          <w:rPrChange w:id="5260" w:author="Jane Kohlhoff" w:date="2024-06-12T00:20:00Z" w16du:dateUtc="2024-06-11T14:20:00Z">
            <w:rPr/>
          </w:rPrChange>
        </w:rPr>
        <w:t>17.</w:t>
      </w:r>
      <w:r w:rsidRPr="0011565F">
        <w:rPr>
          <w:rFonts w:ascii="Times New Roman" w:hAnsi="Times New Roman" w:cs="Times New Roman"/>
          <w:rPrChange w:id="5261" w:author="Jane Kohlhoff" w:date="2024-06-12T00:20:00Z" w16du:dateUtc="2024-06-11T14:20:00Z">
            <w:rPr/>
          </w:rPrChange>
        </w:rPr>
        <w:tab/>
        <w:t>Frick PJ, Viding E. Antisocial behavior from a developmental psychopathology perspective. Development and Psychopathology. 2009;21:1111–31.</w:t>
      </w:r>
    </w:p>
    <w:p w14:paraId="5326ADBC" w14:textId="77777777" w:rsidR="0034788D" w:rsidRPr="0011565F" w:rsidRDefault="0034788D">
      <w:pPr>
        <w:pStyle w:val="EndNoteBibliography"/>
        <w:spacing w:after="0" w:line="480" w:lineRule="auto"/>
        <w:rPr>
          <w:rFonts w:ascii="Times New Roman" w:hAnsi="Times New Roman" w:cs="Times New Roman"/>
          <w:rPrChange w:id="5262" w:author="Jane Kohlhoff" w:date="2024-06-12T00:20:00Z" w16du:dateUtc="2024-06-11T14:20:00Z">
            <w:rPr/>
          </w:rPrChange>
        </w:rPr>
        <w:pPrChange w:id="5263" w:author="Jane Kohlhoff" w:date="2024-06-12T00:19:00Z" w16du:dateUtc="2024-06-11T14:19:00Z">
          <w:pPr>
            <w:pStyle w:val="EndNoteBibliography"/>
            <w:spacing w:after="0"/>
          </w:pPr>
        </w:pPrChange>
      </w:pPr>
      <w:r w:rsidRPr="0011565F">
        <w:rPr>
          <w:rFonts w:ascii="Times New Roman" w:hAnsi="Times New Roman" w:cs="Times New Roman"/>
          <w:rPrChange w:id="5264" w:author="Jane Kohlhoff" w:date="2024-06-12T00:20:00Z" w16du:dateUtc="2024-06-11T14:20:00Z">
            <w:rPr/>
          </w:rPrChange>
        </w:rPr>
        <w:t>18.</w:t>
      </w:r>
      <w:r w:rsidRPr="0011565F">
        <w:rPr>
          <w:rFonts w:ascii="Times New Roman" w:hAnsi="Times New Roman" w:cs="Times New Roman"/>
          <w:rPrChange w:id="5265" w:author="Jane Kohlhoff" w:date="2024-06-12T00:20:00Z" w16du:dateUtc="2024-06-11T14:20:00Z">
            <w:rPr/>
          </w:rPrChange>
        </w:rPr>
        <w:tab/>
        <w:t>Loeber R, Burke JD, Pardin DA. Development and Etiology of Disruptive and Delinquent Behavior. Annual Review of Clinical Psychology. 2009;5:291-310.</w:t>
      </w:r>
    </w:p>
    <w:p w14:paraId="5516ADA9" w14:textId="77777777" w:rsidR="0034788D" w:rsidRPr="0011565F" w:rsidRDefault="0034788D">
      <w:pPr>
        <w:pStyle w:val="EndNoteBibliography"/>
        <w:spacing w:after="0" w:line="480" w:lineRule="auto"/>
        <w:rPr>
          <w:rFonts w:ascii="Times New Roman" w:hAnsi="Times New Roman" w:cs="Times New Roman"/>
          <w:rPrChange w:id="5266" w:author="Jane Kohlhoff" w:date="2024-06-12T00:20:00Z" w16du:dateUtc="2024-06-11T14:20:00Z">
            <w:rPr/>
          </w:rPrChange>
        </w:rPr>
        <w:pPrChange w:id="5267" w:author="Jane Kohlhoff" w:date="2024-06-12T00:19:00Z" w16du:dateUtc="2024-06-11T14:19:00Z">
          <w:pPr>
            <w:pStyle w:val="EndNoteBibliography"/>
            <w:spacing w:after="0"/>
          </w:pPr>
        </w:pPrChange>
      </w:pPr>
      <w:r w:rsidRPr="0011565F">
        <w:rPr>
          <w:rFonts w:ascii="Times New Roman" w:hAnsi="Times New Roman" w:cs="Times New Roman"/>
          <w:rPrChange w:id="5268" w:author="Jane Kohlhoff" w:date="2024-06-12T00:20:00Z" w16du:dateUtc="2024-06-11T14:20:00Z">
            <w:rPr/>
          </w:rPrChange>
        </w:rPr>
        <w:t>19.</w:t>
      </w:r>
      <w:r w:rsidRPr="0011565F">
        <w:rPr>
          <w:rFonts w:ascii="Times New Roman" w:hAnsi="Times New Roman" w:cs="Times New Roman"/>
          <w:rPrChange w:id="5269" w:author="Jane Kohlhoff" w:date="2024-06-12T00:20:00Z" w16du:dateUtc="2024-06-11T14:20:00Z">
            <w:rPr/>
          </w:rPrChange>
        </w:rPr>
        <w:tab/>
        <w:t>Kohlhoff J, Cibralic S, Hawes D, Eapen V. Oxytocin receptor gene (OXTR) polymorphisms and social, emotional and behavioral functioning in children and adolescents: a systematic narrative review. Neuroscience &amp; Biobehavioral Reviews. 2022:104573.</w:t>
      </w:r>
    </w:p>
    <w:p w14:paraId="74530F65" w14:textId="77777777" w:rsidR="0034788D" w:rsidRPr="0011565F" w:rsidRDefault="0034788D">
      <w:pPr>
        <w:pStyle w:val="EndNoteBibliography"/>
        <w:spacing w:after="0" w:line="480" w:lineRule="auto"/>
        <w:rPr>
          <w:rFonts w:ascii="Times New Roman" w:hAnsi="Times New Roman" w:cs="Times New Roman"/>
          <w:rPrChange w:id="5270" w:author="Jane Kohlhoff" w:date="2024-06-12T00:20:00Z" w16du:dateUtc="2024-06-11T14:20:00Z">
            <w:rPr/>
          </w:rPrChange>
        </w:rPr>
        <w:pPrChange w:id="5271" w:author="Jane Kohlhoff" w:date="2024-06-12T00:19:00Z" w16du:dateUtc="2024-06-11T14:19:00Z">
          <w:pPr>
            <w:pStyle w:val="EndNoteBibliography"/>
            <w:spacing w:after="0"/>
          </w:pPr>
        </w:pPrChange>
      </w:pPr>
      <w:r w:rsidRPr="0011565F">
        <w:rPr>
          <w:rFonts w:ascii="Times New Roman" w:hAnsi="Times New Roman" w:cs="Times New Roman"/>
          <w:rPrChange w:id="5272" w:author="Jane Kohlhoff" w:date="2024-06-12T00:20:00Z" w16du:dateUtc="2024-06-11T14:20:00Z">
            <w:rPr/>
          </w:rPrChange>
        </w:rPr>
        <w:t>20.</w:t>
      </w:r>
      <w:r w:rsidRPr="0011565F">
        <w:rPr>
          <w:rFonts w:ascii="Times New Roman" w:hAnsi="Times New Roman" w:cs="Times New Roman"/>
          <w:rPrChange w:id="5273" w:author="Jane Kohlhoff" w:date="2024-06-12T00:20:00Z" w16du:dateUtc="2024-06-11T14:20:00Z">
            <w:rPr/>
          </w:rPrChange>
        </w:rPr>
        <w:tab/>
        <w:t>Scully C, McLaughlin J, Fitzgerald A. The relationship between adverse childhood experiences, family functioning, and mental health problems among children and adolescents: a systematic review. Journal of Family Therapy. 2020;42(2):291-316.</w:t>
      </w:r>
    </w:p>
    <w:p w14:paraId="760B8E8F" w14:textId="77777777" w:rsidR="0034788D" w:rsidRPr="0011565F" w:rsidRDefault="0034788D">
      <w:pPr>
        <w:pStyle w:val="EndNoteBibliography"/>
        <w:spacing w:after="0" w:line="480" w:lineRule="auto"/>
        <w:rPr>
          <w:rFonts w:ascii="Times New Roman" w:hAnsi="Times New Roman" w:cs="Times New Roman"/>
          <w:rPrChange w:id="5274" w:author="Jane Kohlhoff" w:date="2024-06-12T00:20:00Z" w16du:dateUtc="2024-06-11T14:20:00Z">
            <w:rPr/>
          </w:rPrChange>
        </w:rPr>
        <w:pPrChange w:id="5275" w:author="Jane Kohlhoff" w:date="2024-06-12T00:19:00Z" w16du:dateUtc="2024-06-11T14:19:00Z">
          <w:pPr>
            <w:pStyle w:val="EndNoteBibliography"/>
            <w:spacing w:after="0"/>
          </w:pPr>
        </w:pPrChange>
      </w:pPr>
      <w:r w:rsidRPr="0011565F">
        <w:rPr>
          <w:rFonts w:ascii="Times New Roman" w:hAnsi="Times New Roman" w:cs="Times New Roman"/>
          <w:rPrChange w:id="5276" w:author="Jane Kohlhoff" w:date="2024-06-12T00:20:00Z" w16du:dateUtc="2024-06-11T14:20:00Z">
            <w:rPr/>
          </w:rPrChange>
        </w:rPr>
        <w:t>21.</w:t>
      </w:r>
      <w:r w:rsidRPr="0011565F">
        <w:rPr>
          <w:rFonts w:ascii="Times New Roman" w:hAnsi="Times New Roman" w:cs="Times New Roman"/>
          <w:rPrChange w:id="5277" w:author="Jane Kohlhoff" w:date="2024-06-12T00:20:00Z" w16du:dateUtc="2024-06-11T14:20:00Z">
            <w:rPr/>
          </w:rPrChange>
        </w:rPr>
        <w:tab/>
        <w:t>Deans CL. Maternal sensitivity, its relationship with child outcomes, and interventions that address it: A systematic literature review. Early Child Development and Care. 2020;190(2):252-75.</w:t>
      </w:r>
    </w:p>
    <w:p w14:paraId="3F496967" w14:textId="77777777" w:rsidR="0034788D" w:rsidRPr="0011565F" w:rsidRDefault="0034788D">
      <w:pPr>
        <w:pStyle w:val="EndNoteBibliography"/>
        <w:spacing w:after="0" w:line="480" w:lineRule="auto"/>
        <w:rPr>
          <w:rFonts w:ascii="Times New Roman" w:hAnsi="Times New Roman" w:cs="Times New Roman"/>
          <w:rPrChange w:id="5278" w:author="Jane Kohlhoff" w:date="2024-06-12T00:20:00Z" w16du:dateUtc="2024-06-11T14:20:00Z">
            <w:rPr/>
          </w:rPrChange>
        </w:rPr>
        <w:pPrChange w:id="5279" w:author="Jane Kohlhoff" w:date="2024-06-12T00:19:00Z" w16du:dateUtc="2024-06-11T14:19:00Z">
          <w:pPr>
            <w:pStyle w:val="EndNoteBibliography"/>
            <w:spacing w:after="0"/>
          </w:pPr>
        </w:pPrChange>
      </w:pPr>
      <w:r w:rsidRPr="0011565F">
        <w:rPr>
          <w:rFonts w:ascii="Times New Roman" w:hAnsi="Times New Roman" w:cs="Times New Roman"/>
          <w:rPrChange w:id="5280" w:author="Jane Kohlhoff" w:date="2024-06-12T00:20:00Z" w16du:dateUtc="2024-06-11T14:20:00Z">
            <w:rPr/>
          </w:rPrChange>
        </w:rPr>
        <w:t>22.</w:t>
      </w:r>
      <w:r w:rsidRPr="0011565F">
        <w:rPr>
          <w:rFonts w:ascii="Times New Roman" w:hAnsi="Times New Roman" w:cs="Times New Roman"/>
          <w:rPrChange w:id="5281" w:author="Jane Kohlhoff" w:date="2024-06-12T00:20:00Z" w16du:dateUtc="2024-06-11T14:20:00Z">
            <w:rPr/>
          </w:rPrChange>
        </w:rPr>
        <w:tab/>
        <w:t>Cooke JE, Deneault AA, Devereux C, Eirich R, Fearon RP, Madigan S. Parental sensitivity and child behavioral problems: A meta‐analytic review. Child Development. 2022;93(5):1231-48.</w:t>
      </w:r>
    </w:p>
    <w:p w14:paraId="6110EF02" w14:textId="77777777" w:rsidR="0034788D" w:rsidRPr="0011565F" w:rsidRDefault="0034788D">
      <w:pPr>
        <w:pStyle w:val="EndNoteBibliography"/>
        <w:spacing w:after="0" w:line="480" w:lineRule="auto"/>
        <w:rPr>
          <w:rFonts w:ascii="Times New Roman" w:hAnsi="Times New Roman" w:cs="Times New Roman"/>
          <w:rPrChange w:id="5282" w:author="Jane Kohlhoff" w:date="2024-06-12T00:20:00Z" w16du:dateUtc="2024-06-11T14:20:00Z">
            <w:rPr/>
          </w:rPrChange>
        </w:rPr>
        <w:pPrChange w:id="5283" w:author="Jane Kohlhoff" w:date="2024-06-12T00:19:00Z" w16du:dateUtc="2024-06-11T14:19:00Z">
          <w:pPr>
            <w:pStyle w:val="EndNoteBibliography"/>
            <w:spacing w:after="0"/>
          </w:pPr>
        </w:pPrChange>
      </w:pPr>
      <w:r w:rsidRPr="0011565F">
        <w:rPr>
          <w:rFonts w:ascii="Times New Roman" w:hAnsi="Times New Roman" w:cs="Times New Roman"/>
          <w:rPrChange w:id="5284" w:author="Jane Kohlhoff" w:date="2024-06-12T00:20:00Z" w16du:dateUtc="2024-06-11T14:20:00Z">
            <w:rPr/>
          </w:rPrChange>
        </w:rPr>
        <w:t>23.</w:t>
      </w:r>
      <w:r w:rsidRPr="0011565F">
        <w:rPr>
          <w:rFonts w:ascii="Times New Roman" w:hAnsi="Times New Roman" w:cs="Times New Roman"/>
          <w:rPrChange w:id="5285" w:author="Jane Kohlhoff" w:date="2024-06-12T00:20:00Z" w16du:dateUtc="2024-06-11T14:20:00Z">
            <w:rPr/>
          </w:rPrChange>
        </w:rPr>
        <w:tab/>
        <w:t>Bowlby J. A secure base: Parent-child attachment and healthy human development. New York: Basic Books; 1988.</w:t>
      </w:r>
    </w:p>
    <w:p w14:paraId="4EE200FC" w14:textId="77777777" w:rsidR="0034788D" w:rsidRPr="0011565F" w:rsidRDefault="0034788D">
      <w:pPr>
        <w:pStyle w:val="EndNoteBibliography"/>
        <w:spacing w:after="0" w:line="480" w:lineRule="auto"/>
        <w:rPr>
          <w:rFonts w:ascii="Times New Roman" w:hAnsi="Times New Roman" w:cs="Times New Roman"/>
          <w:rPrChange w:id="5286" w:author="Jane Kohlhoff" w:date="2024-06-12T00:20:00Z" w16du:dateUtc="2024-06-11T14:20:00Z">
            <w:rPr/>
          </w:rPrChange>
        </w:rPr>
        <w:pPrChange w:id="5287" w:author="Jane Kohlhoff" w:date="2024-06-12T00:19:00Z" w16du:dateUtc="2024-06-11T14:19:00Z">
          <w:pPr>
            <w:pStyle w:val="EndNoteBibliography"/>
            <w:spacing w:after="0"/>
          </w:pPr>
        </w:pPrChange>
      </w:pPr>
      <w:r w:rsidRPr="0011565F">
        <w:rPr>
          <w:rFonts w:ascii="Times New Roman" w:hAnsi="Times New Roman" w:cs="Times New Roman"/>
          <w:rPrChange w:id="5288" w:author="Jane Kohlhoff" w:date="2024-06-12T00:20:00Z" w16du:dateUtc="2024-06-11T14:20:00Z">
            <w:rPr/>
          </w:rPrChange>
        </w:rPr>
        <w:t>24.</w:t>
      </w:r>
      <w:r w:rsidRPr="0011565F">
        <w:rPr>
          <w:rFonts w:ascii="Times New Roman" w:hAnsi="Times New Roman" w:cs="Times New Roman"/>
          <w:rPrChange w:id="5289" w:author="Jane Kohlhoff" w:date="2024-06-12T00:20:00Z" w16du:dateUtc="2024-06-11T14:20:00Z">
            <w:rPr/>
          </w:rPrChange>
        </w:rPr>
        <w:tab/>
        <w:t>Sroufe L, Egeland B, Carlson E, Collins W. The development ofthe person. New York, NY, US: Guilford Press; 2005.</w:t>
      </w:r>
    </w:p>
    <w:p w14:paraId="0E4F70B7" w14:textId="77777777" w:rsidR="0034788D" w:rsidRPr="0011565F" w:rsidRDefault="0034788D">
      <w:pPr>
        <w:pStyle w:val="EndNoteBibliography"/>
        <w:spacing w:after="0" w:line="480" w:lineRule="auto"/>
        <w:rPr>
          <w:rFonts w:ascii="Times New Roman" w:hAnsi="Times New Roman" w:cs="Times New Roman"/>
          <w:rPrChange w:id="5290" w:author="Jane Kohlhoff" w:date="2024-06-12T00:20:00Z" w16du:dateUtc="2024-06-11T14:20:00Z">
            <w:rPr/>
          </w:rPrChange>
        </w:rPr>
        <w:pPrChange w:id="5291" w:author="Jane Kohlhoff" w:date="2024-06-12T00:19:00Z" w16du:dateUtc="2024-06-11T14:19:00Z">
          <w:pPr>
            <w:pStyle w:val="EndNoteBibliography"/>
            <w:spacing w:after="0"/>
          </w:pPr>
        </w:pPrChange>
      </w:pPr>
      <w:r w:rsidRPr="0011565F">
        <w:rPr>
          <w:rFonts w:ascii="Times New Roman" w:hAnsi="Times New Roman" w:cs="Times New Roman"/>
          <w:rPrChange w:id="5292" w:author="Jane Kohlhoff" w:date="2024-06-12T00:20:00Z" w16du:dateUtc="2024-06-11T14:20:00Z">
            <w:rPr/>
          </w:rPrChange>
        </w:rPr>
        <w:t>25.</w:t>
      </w:r>
      <w:r w:rsidRPr="0011565F">
        <w:rPr>
          <w:rFonts w:ascii="Times New Roman" w:hAnsi="Times New Roman" w:cs="Times New Roman"/>
          <w:rPrChange w:id="5293" w:author="Jane Kohlhoff" w:date="2024-06-12T00:20:00Z" w16du:dateUtc="2024-06-11T14:20:00Z">
            <w:rPr/>
          </w:rPrChange>
        </w:rPr>
        <w:tab/>
        <w:t>Granqvist P, Sroufe AL, Dozier M, Hesse E, Steele M, van Ijzendoorn M, et al. Disorganized attachment in infancy: a review of the phenomenon and its implications for clinicians and policy-makers. Attach Hum Dev. 2017;19(6):534-58.</w:t>
      </w:r>
    </w:p>
    <w:p w14:paraId="52FD62A7" w14:textId="77777777" w:rsidR="0034788D" w:rsidRPr="0011565F" w:rsidRDefault="0034788D">
      <w:pPr>
        <w:pStyle w:val="EndNoteBibliography"/>
        <w:spacing w:after="0" w:line="480" w:lineRule="auto"/>
        <w:rPr>
          <w:rFonts w:ascii="Times New Roman" w:hAnsi="Times New Roman" w:cs="Times New Roman"/>
          <w:rPrChange w:id="5294" w:author="Jane Kohlhoff" w:date="2024-06-12T00:20:00Z" w16du:dateUtc="2024-06-11T14:20:00Z">
            <w:rPr/>
          </w:rPrChange>
        </w:rPr>
        <w:pPrChange w:id="5295" w:author="Jane Kohlhoff" w:date="2024-06-12T00:19:00Z" w16du:dateUtc="2024-06-11T14:19:00Z">
          <w:pPr>
            <w:pStyle w:val="EndNoteBibliography"/>
            <w:spacing w:after="0"/>
          </w:pPr>
        </w:pPrChange>
      </w:pPr>
      <w:r w:rsidRPr="0011565F">
        <w:rPr>
          <w:rFonts w:ascii="Times New Roman" w:hAnsi="Times New Roman" w:cs="Times New Roman"/>
          <w:rPrChange w:id="5296" w:author="Jane Kohlhoff" w:date="2024-06-12T00:20:00Z" w16du:dateUtc="2024-06-11T14:20:00Z">
            <w:rPr/>
          </w:rPrChange>
        </w:rPr>
        <w:t>26.</w:t>
      </w:r>
      <w:r w:rsidRPr="0011565F">
        <w:rPr>
          <w:rFonts w:ascii="Times New Roman" w:hAnsi="Times New Roman" w:cs="Times New Roman"/>
          <w:rPrChange w:id="5297" w:author="Jane Kohlhoff" w:date="2024-06-12T00:20:00Z" w16du:dateUtc="2024-06-11T14:20:00Z">
            <w:rPr/>
          </w:rPrChange>
        </w:rPr>
        <w:tab/>
        <w:t>Main M, Solomon J. Discovery of an insecure-disorganized/disoriented attachment pattern. In: Brazelton TB, Yogman MW, editors. Affective development in infancy. Westport, CT, US: Ablex Publishing; 1986. p. 95-124.</w:t>
      </w:r>
    </w:p>
    <w:p w14:paraId="714609B0" w14:textId="77777777" w:rsidR="0034788D" w:rsidRPr="0011565F" w:rsidRDefault="0034788D">
      <w:pPr>
        <w:pStyle w:val="EndNoteBibliography"/>
        <w:spacing w:after="0" w:line="480" w:lineRule="auto"/>
        <w:rPr>
          <w:rFonts w:ascii="Times New Roman" w:hAnsi="Times New Roman" w:cs="Times New Roman"/>
          <w:rPrChange w:id="5298" w:author="Jane Kohlhoff" w:date="2024-06-12T00:20:00Z" w16du:dateUtc="2024-06-11T14:20:00Z">
            <w:rPr/>
          </w:rPrChange>
        </w:rPr>
        <w:pPrChange w:id="5299" w:author="Jane Kohlhoff" w:date="2024-06-12T00:19:00Z" w16du:dateUtc="2024-06-11T14:19:00Z">
          <w:pPr>
            <w:pStyle w:val="EndNoteBibliography"/>
            <w:spacing w:after="0"/>
          </w:pPr>
        </w:pPrChange>
      </w:pPr>
      <w:r w:rsidRPr="0011565F">
        <w:rPr>
          <w:rFonts w:ascii="Times New Roman" w:hAnsi="Times New Roman" w:cs="Times New Roman"/>
          <w:rPrChange w:id="5300" w:author="Jane Kohlhoff" w:date="2024-06-12T00:20:00Z" w16du:dateUtc="2024-06-11T14:20:00Z">
            <w:rPr/>
          </w:rPrChange>
        </w:rPr>
        <w:t>27.</w:t>
      </w:r>
      <w:r w:rsidRPr="0011565F">
        <w:rPr>
          <w:rFonts w:ascii="Times New Roman" w:hAnsi="Times New Roman" w:cs="Times New Roman"/>
          <w:rPrChange w:id="5301" w:author="Jane Kohlhoff" w:date="2024-06-12T00:20:00Z" w16du:dateUtc="2024-06-11T14:20:00Z">
            <w:rPr/>
          </w:rPrChange>
        </w:rPr>
        <w:tab/>
        <w:t>Ainsworth M, Blehar MC, Waters E, Wall SN. Patterns of attachment: assessed in the strange situation and at home. Hillsdale, NJ: Erlbaum; 1978.</w:t>
      </w:r>
    </w:p>
    <w:p w14:paraId="4C6D7937" w14:textId="77777777" w:rsidR="0034788D" w:rsidRPr="0011565F" w:rsidRDefault="0034788D">
      <w:pPr>
        <w:pStyle w:val="EndNoteBibliography"/>
        <w:spacing w:after="0" w:line="480" w:lineRule="auto"/>
        <w:rPr>
          <w:rFonts w:ascii="Times New Roman" w:hAnsi="Times New Roman" w:cs="Times New Roman"/>
          <w:rPrChange w:id="5302" w:author="Jane Kohlhoff" w:date="2024-06-12T00:20:00Z" w16du:dateUtc="2024-06-11T14:20:00Z">
            <w:rPr/>
          </w:rPrChange>
        </w:rPr>
        <w:pPrChange w:id="5303" w:author="Jane Kohlhoff" w:date="2024-06-12T00:19:00Z" w16du:dateUtc="2024-06-11T14:19:00Z">
          <w:pPr>
            <w:pStyle w:val="EndNoteBibliography"/>
            <w:spacing w:after="0"/>
          </w:pPr>
        </w:pPrChange>
      </w:pPr>
      <w:r w:rsidRPr="0011565F">
        <w:rPr>
          <w:rFonts w:ascii="Times New Roman" w:hAnsi="Times New Roman" w:cs="Times New Roman"/>
          <w:rPrChange w:id="5304" w:author="Jane Kohlhoff" w:date="2024-06-12T00:20:00Z" w16du:dateUtc="2024-06-11T14:20:00Z">
            <w:rPr/>
          </w:rPrChange>
        </w:rPr>
        <w:t>28.</w:t>
      </w:r>
      <w:r w:rsidRPr="0011565F">
        <w:rPr>
          <w:rFonts w:ascii="Times New Roman" w:hAnsi="Times New Roman" w:cs="Times New Roman"/>
          <w:rPrChange w:id="5305" w:author="Jane Kohlhoff" w:date="2024-06-12T00:20:00Z" w16du:dateUtc="2024-06-11T14:20:00Z">
            <w:rPr/>
          </w:rPrChange>
        </w:rPr>
        <w:tab/>
        <w:t>Waters E. Appendix A: The Attachment Q‐Set (version 3.0). Monographs of The Society for Research in Child Development. 1995;60:234-46.</w:t>
      </w:r>
    </w:p>
    <w:p w14:paraId="0209F6D5" w14:textId="77777777" w:rsidR="0034788D" w:rsidRPr="0011565F" w:rsidRDefault="0034788D">
      <w:pPr>
        <w:pStyle w:val="EndNoteBibliography"/>
        <w:spacing w:after="0" w:line="480" w:lineRule="auto"/>
        <w:rPr>
          <w:rFonts w:ascii="Times New Roman" w:hAnsi="Times New Roman" w:cs="Times New Roman"/>
          <w:rPrChange w:id="5306" w:author="Jane Kohlhoff" w:date="2024-06-12T00:20:00Z" w16du:dateUtc="2024-06-11T14:20:00Z">
            <w:rPr/>
          </w:rPrChange>
        </w:rPr>
        <w:pPrChange w:id="5307" w:author="Jane Kohlhoff" w:date="2024-06-12T00:19:00Z" w16du:dateUtc="2024-06-11T14:19:00Z">
          <w:pPr>
            <w:pStyle w:val="EndNoteBibliography"/>
            <w:spacing w:after="0"/>
          </w:pPr>
        </w:pPrChange>
      </w:pPr>
      <w:r w:rsidRPr="0011565F">
        <w:rPr>
          <w:rFonts w:ascii="Times New Roman" w:hAnsi="Times New Roman" w:cs="Times New Roman"/>
          <w:rPrChange w:id="5308" w:author="Jane Kohlhoff" w:date="2024-06-12T00:20:00Z" w16du:dateUtc="2024-06-11T14:20:00Z">
            <w:rPr/>
          </w:rPrChange>
        </w:rPr>
        <w:t>29.</w:t>
      </w:r>
      <w:r w:rsidRPr="0011565F">
        <w:rPr>
          <w:rFonts w:ascii="Times New Roman" w:hAnsi="Times New Roman" w:cs="Times New Roman"/>
          <w:rPrChange w:id="5309" w:author="Jane Kohlhoff" w:date="2024-06-12T00:20:00Z" w16du:dateUtc="2024-06-11T14:20:00Z">
            <w:rPr/>
          </w:rPrChange>
        </w:rPr>
        <w:tab/>
        <w:t>Fearon RP, Bakermans-Kranenburg MJ, van IJzendoorn MH, Lapsley A, Roisman GI. The significance of insecure attachment and disorganization in the development of children’s externalizing behavior: A meta-analytic study. Child Development. 2010;81:435-56.</w:t>
      </w:r>
    </w:p>
    <w:p w14:paraId="3131B917" w14:textId="77777777" w:rsidR="0034788D" w:rsidRPr="0011565F" w:rsidRDefault="0034788D">
      <w:pPr>
        <w:pStyle w:val="EndNoteBibliography"/>
        <w:spacing w:after="0" w:line="480" w:lineRule="auto"/>
        <w:rPr>
          <w:rFonts w:ascii="Times New Roman" w:hAnsi="Times New Roman" w:cs="Times New Roman"/>
          <w:rPrChange w:id="5310" w:author="Jane Kohlhoff" w:date="2024-06-12T00:20:00Z" w16du:dateUtc="2024-06-11T14:20:00Z">
            <w:rPr/>
          </w:rPrChange>
        </w:rPr>
        <w:pPrChange w:id="5311" w:author="Jane Kohlhoff" w:date="2024-06-12T00:19:00Z" w16du:dateUtc="2024-06-11T14:19:00Z">
          <w:pPr>
            <w:pStyle w:val="EndNoteBibliography"/>
            <w:spacing w:after="0"/>
          </w:pPr>
        </w:pPrChange>
      </w:pPr>
      <w:r w:rsidRPr="0011565F">
        <w:rPr>
          <w:rFonts w:ascii="Times New Roman" w:hAnsi="Times New Roman" w:cs="Times New Roman"/>
          <w:rPrChange w:id="5312" w:author="Jane Kohlhoff" w:date="2024-06-12T00:20:00Z" w16du:dateUtc="2024-06-11T14:20:00Z">
            <w:rPr/>
          </w:rPrChange>
        </w:rPr>
        <w:t>30.</w:t>
      </w:r>
      <w:r w:rsidRPr="0011565F">
        <w:rPr>
          <w:rFonts w:ascii="Times New Roman" w:hAnsi="Times New Roman" w:cs="Times New Roman"/>
          <w:rPrChange w:id="5313" w:author="Jane Kohlhoff" w:date="2024-06-12T00:20:00Z" w16du:dateUtc="2024-06-11T14:20:00Z">
            <w:rPr/>
          </w:rPrChange>
        </w:rPr>
        <w:tab/>
        <w:t>Groh AM, Roisman GI, van Ijzendoorn MH, Bakermans-Kranenburg MJ, Fearon RP. The significance of insecure and disorganized attachment for children's internalizing symptoms: a meta-analytic study. Child Dev. 2012;83(2):591-610.</w:t>
      </w:r>
    </w:p>
    <w:p w14:paraId="385D0789" w14:textId="77777777" w:rsidR="0034788D" w:rsidRPr="0011565F" w:rsidRDefault="0034788D">
      <w:pPr>
        <w:pStyle w:val="EndNoteBibliography"/>
        <w:spacing w:after="0" w:line="480" w:lineRule="auto"/>
        <w:rPr>
          <w:rFonts w:ascii="Times New Roman" w:hAnsi="Times New Roman" w:cs="Times New Roman"/>
          <w:rPrChange w:id="5314" w:author="Jane Kohlhoff" w:date="2024-06-12T00:20:00Z" w16du:dateUtc="2024-06-11T14:20:00Z">
            <w:rPr/>
          </w:rPrChange>
        </w:rPr>
        <w:pPrChange w:id="5315" w:author="Jane Kohlhoff" w:date="2024-06-12T00:19:00Z" w16du:dateUtc="2024-06-11T14:19:00Z">
          <w:pPr>
            <w:pStyle w:val="EndNoteBibliography"/>
            <w:spacing w:after="0"/>
          </w:pPr>
        </w:pPrChange>
      </w:pPr>
      <w:r w:rsidRPr="0011565F">
        <w:rPr>
          <w:rFonts w:ascii="Times New Roman" w:hAnsi="Times New Roman" w:cs="Times New Roman"/>
          <w:rPrChange w:id="5316" w:author="Jane Kohlhoff" w:date="2024-06-12T00:20:00Z" w16du:dateUtc="2024-06-11T14:20:00Z">
            <w:rPr/>
          </w:rPrChange>
        </w:rPr>
        <w:t>31.</w:t>
      </w:r>
      <w:r w:rsidRPr="0011565F">
        <w:rPr>
          <w:rFonts w:ascii="Times New Roman" w:hAnsi="Times New Roman" w:cs="Times New Roman"/>
          <w:rPrChange w:id="5317" w:author="Jane Kohlhoff" w:date="2024-06-12T00:20:00Z" w16du:dateUtc="2024-06-11T14:20:00Z">
            <w:rPr/>
          </w:rPrChange>
        </w:rPr>
        <w:tab/>
        <w:t>Madigan S, Atkinson L, Laurin K, Benoit D. Attachment and internalizing behavior in early childhood: A meta-analysis. Developmental Psychology. 2013;49(4):672–89.</w:t>
      </w:r>
    </w:p>
    <w:p w14:paraId="733164A5" w14:textId="77777777" w:rsidR="0034788D" w:rsidRPr="0011565F" w:rsidRDefault="0034788D">
      <w:pPr>
        <w:pStyle w:val="EndNoteBibliography"/>
        <w:spacing w:after="0" w:line="480" w:lineRule="auto"/>
        <w:rPr>
          <w:rFonts w:ascii="Times New Roman" w:hAnsi="Times New Roman" w:cs="Times New Roman"/>
          <w:rPrChange w:id="5318" w:author="Jane Kohlhoff" w:date="2024-06-12T00:20:00Z" w16du:dateUtc="2024-06-11T14:20:00Z">
            <w:rPr/>
          </w:rPrChange>
        </w:rPr>
        <w:pPrChange w:id="5319" w:author="Jane Kohlhoff" w:date="2024-06-12T00:19:00Z" w16du:dateUtc="2024-06-11T14:19:00Z">
          <w:pPr>
            <w:pStyle w:val="EndNoteBibliography"/>
            <w:spacing w:after="0"/>
          </w:pPr>
        </w:pPrChange>
      </w:pPr>
      <w:r w:rsidRPr="0011565F">
        <w:rPr>
          <w:rFonts w:ascii="Times New Roman" w:hAnsi="Times New Roman" w:cs="Times New Roman"/>
          <w:rPrChange w:id="5320" w:author="Jane Kohlhoff" w:date="2024-06-12T00:20:00Z" w16du:dateUtc="2024-06-11T14:20:00Z">
            <w:rPr/>
          </w:rPrChange>
        </w:rPr>
        <w:t>32.</w:t>
      </w:r>
      <w:r w:rsidRPr="0011565F">
        <w:rPr>
          <w:rFonts w:ascii="Times New Roman" w:hAnsi="Times New Roman" w:cs="Times New Roman"/>
          <w:rPrChange w:id="5321" w:author="Jane Kohlhoff" w:date="2024-06-12T00:20:00Z" w16du:dateUtc="2024-06-11T14:20:00Z">
            <w:rPr/>
          </w:rPrChange>
        </w:rPr>
        <w:tab/>
        <w:t>Dodge KA, Bierman KL, Coie JD, Greenberg MT, Lochman JE, McMahon RJ, et al. Impact of early intervention on psychopathology, crime, and well-being at age 25. Am J Psychiatry. 2015;172:59-70.</w:t>
      </w:r>
    </w:p>
    <w:p w14:paraId="523D6C78" w14:textId="6D4344BF" w:rsidR="0034788D" w:rsidRPr="0011565F" w:rsidRDefault="0034788D">
      <w:pPr>
        <w:pStyle w:val="EndNoteBibliography"/>
        <w:spacing w:after="0" w:line="480" w:lineRule="auto"/>
        <w:rPr>
          <w:rFonts w:ascii="Times New Roman" w:hAnsi="Times New Roman" w:cs="Times New Roman"/>
          <w:rPrChange w:id="5322" w:author="Jane Kohlhoff" w:date="2024-06-12T00:20:00Z" w16du:dateUtc="2024-06-11T14:20:00Z">
            <w:rPr/>
          </w:rPrChange>
        </w:rPr>
        <w:pPrChange w:id="5323" w:author="Jane Kohlhoff" w:date="2024-06-12T00:19:00Z" w16du:dateUtc="2024-06-11T14:19:00Z">
          <w:pPr>
            <w:pStyle w:val="EndNoteBibliography"/>
            <w:spacing w:after="0"/>
          </w:pPr>
        </w:pPrChange>
      </w:pPr>
      <w:r w:rsidRPr="0011565F">
        <w:rPr>
          <w:rFonts w:ascii="Times New Roman" w:hAnsi="Times New Roman" w:cs="Times New Roman"/>
          <w:rPrChange w:id="5324" w:author="Jane Kohlhoff" w:date="2024-06-12T00:20:00Z" w16du:dateUtc="2024-06-11T14:20:00Z">
            <w:rPr/>
          </w:rPrChange>
        </w:rPr>
        <w:t>33.</w:t>
      </w:r>
      <w:r w:rsidRPr="0011565F">
        <w:rPr>
          <w:rFonts w:ascii="Times New Roman" w:hAnsi="Times New Roman" w:cs="Times New Roman"/>
          <w:rPrChange w:id="5325" w:author="Jane Kohlhoff" w:date="2024-06-12T00:20:00Z" w16du:dateUtc="2024-06-11T14:20:00Z">
            <w:rPr/>
          </w:rPrChange>
        </w:rPr>
        <w:tab/>
        <w:t xml:space="preserve">Teager W, Fox F, Stafford N. How Australia can invest early and return more: A new look at the $15b cost and opportunity. Early Intervention Foundation, The Front Project and CoLab at the Telethon Kids Institute, Australia. </w:t>
      </w:r>
      <w:r w:rsidRPr="0011565F">
        <w:rPr>
          <w:rFonts w:ascii="Times New Roman" w:hAnsi="Times New Roman" w:cs="Times New Roman"/>
          <w:rPrChange w:id="5326" w:author="Jane Kohlhoff" w:date="2024-06-12T00:20:00Z" w16du:dateUtc="2024-06-11T14:20:00Z">
            <w:rPr/>
          </w:rPrChange>
        </w:rPr>
        <w:fldChar w:fldCharType="begin"/>
      </w:r>
      <w:r w:rsidRPr="0011565F">
        <w:rPr>
          <w:rFonts w:ascii="Times New Roman" w:hAnsi="Times New Roman" w:cs="Times New Roman"/>
          <w:rPrChange w:id="5327" w:author="Jane Kohlhoff" w:date="2024-06-12T00:20:00Z" w16du:dateUtc="2024-06-11T14:20:00Z">
            <w:rPr/>
          </w:rPrChange>
        </w:rPr>
        <w:instrText>HYPERLINK "https://colab.telethonkids.org.au/siteassets/media-docs---colab/coli/how-australia-can-invest-in-children-and-return-more----final-bn-not-embargoed.pdf"</w:instrText>
      </w:r>
      <w:r w:rsidRPr="00B15632">
        <w:rPr>
          <w:rFonts w:ascii="Times New Roman" w:hAnsi="Times New Roman" w:cs="Times New Roman"/>
        </w:rPr>
      </w:r>
      <w:r w:rsidRPr="0011565F">
        <w:rPr>
          <w:rFonts w:ascii="Times New Roman" w:hAnsi="Times New Roman" w:cs="Times New Roman"/>
          <w:rPrChange w:id="5328" w:author="Jane Kohlhoff" w:date="2024-06-12T00:20:00Z" w16du:dateUtc="2024-06-11T14:20:00Z">
            <w:rPr/>
          </w:rPrChange>
        </w:rPr>
        <w:fldChar w:fldCharType="separate"/>
      </w:r>
      <w:r w:rsidRPr="0011565F">
        <w:rPr>
          <w:rStyle w:val="Hyperlink"/>
          <w:rFonts w:ascii="Times New Roman" w:hAnsi="Times New Roman" w:cs="Times New Roman"/>
          <w:rPrChange w:id="5329" w:author="Jane Kohlhoff" w:date="2024-06-12T00:20:00Z" w16du:dateUtc="2024-06-11T14:20:00Z">
            <w:rPr>
              <w:rStyle w:val="Hyperlink"/>
            </w:rPr>
          </w:rPrChange>
        </w:rPr>
        <w:t>https://colab.telethonkids.org.au/siteassets/media-docs---colab/coli/how-australia-can-invest-in-children-and-return-more----final-bn-not-embargoed.pdf</w:t>
      </w:r>
      <w:r w:rsidRPr="0011565F">
        <w:rPr>
          <w:rFonts w:ascii="Times New Roman" w:hAnsi="Times New Roman" w:cs="Times New Roman"/>
          <w:rPrChange w:id="5330" w:author="Jane Kohlhoff" w:date="2024-06-12T00:20:00Z" w16du:dateUtc="2024-06-11T14:20:00Z">
            <w:rPr/>
          </w:rPrChange>
        </w:rPr>
        <w:fldChar w:fldCharType="end"/>
      </w:r>
      <w:r w:rsidRPr="0011565F">
        <w:rPr>
          <w:rFonts w:ascii="Times New Roman" w:hAnsi="Times New Roman" w:cs="Times New Roman"/>
          <w:rPrChange w:id="5331" w:author="Jane Kohlhoff" w:date="2024-06-12T00:20:00Z" w16du:dateUtc="2024-06-11T14:20:00Z">
            <w:rPr/>
          </w:rPrChange>
        </w:rPr>
        <w:t>; 2019.</w:t>
      </w:r>
    </w:p>
    <w:p w14:paraId="0B8DB6D7" w14:textId="77777777" w:rsidR="0034788D" w:rsidRPr="0011565F" w:rsidRDefault="0034788D">
      <w:pPr>
        <w:pStyle w:val="EndNoteBibliography"/>
        <w:spacing w:after="0" w:line="480" w:lineRule="auto"/>
        <w:rPr>
          <w:rFonts w:ascii="Times New Roman" w:hAnsi="Times New Roman" w:cs="Times New Roman"/>
          <w:rPrChange w:id="5332" w:author="Jane Kohlhoff" w:date="2024-06-12T00:20:00Z" w16du:dateUtc="2024-06-11T14:20:00Z">
            <w:rPr/>
          </w:rPrChange>
        </w:rPr>
        <w:pPrChange w:id="5333" w:author="Jane Kohlhoff" w:date="2024-06-12T00:19:00Z" w16du:dateUtc="2024-06-11T14:19:00Z">
          <w:pPr>
            <w:pStyle w:val="EndNoteBibliography"/>
            <w:spacing w:after="0"/>
          </w:pPr>
        </w:pPrChange>
      </w:pPr>
      <w:r w:rsidRPr="0011565F">
        <w:rPr>
          <w:rFonts w:ascii="Times New Roman" w:hAnsi="Times New Roman" w:cs="Times New Roman"/>
          <w:rPrChange w:id="5334" w:author="Jane Kohlhoff" w:date="2024-06-12T00:20:00Z" w16du:dateUtc="2024-06-11T14:20:00Z">
            <w:rPr/>
          </w:rPrChange>
        </w:rPr>
        <w:t>34.</w:t>
      </w:r>
      <w:r w:rsidRPr="0011565F">
        <w:rPr>
          <w:rFonts w:ascii="Times New Roman" w:hAnsi="Times New Roman" w:cs="Times New Roman"/>
          <w:rPrChange w:id="5335" w:author="Jane Kohlhoff" w:date="2024-06-12T00:20:00Z" w16du:dateUtc="2024-06-11T14:20:00Z">
            <w:rPr/>
          </w:rPrChange>
        </w:rPr>
        <w:tab/>
        <w:t>Moore TG, Arefadib N, Deery A, West S. The first thousand days: an evidence paper. Parkville, Victoria: Centre for Community Child Health, Murdoch Children’s Research Institute; 2017.</w:t>
      </w:r>
    </w:p>
    <w:p w14:paraId="10BF759D" w14:textId="77777777" w:rsidR="0034788D" w:rsidRPr="0011565F" w:rsidRDefault="0034788D">
      <w:pPr>
        <w:pStyle w:val="EndNoteBibliography"/>
        <w:spacing w:after="0" w:line="480" w:lineRule="auto"/>
        <w:rPr>
          <w:rFonts w:ascii="Times New Roman" w:hAnsi="Times New Roman" w:cs="Times New Roman"/>
          <w:rPrChange w:id="5336" w:author="Jane Kohlhoff" w:date="2024-06-12T00:20:00Z" w16du:dateUtc="2024-06-11T14:20:00Z">
            <w:rPr/>
          </w:rPrChange>
        </w:rPr>
        <w:pPrChange w:id="5337" w:author="Jane Kohlhoff" w:date="2024-06-12T00:19:00Z" w16du:dateUtc="2024-06-11T14:19:00Z">
          <w:pPr>
            <w:pStyle w:val="EndNoteBibliography"/>
            <w:spacing w:after="0"/>
          </w:pPr>
        </w:pPrChange>
      </w:pPr>
      <w:r w:rsidRPr="0011565F">
        <w:rPr>
          <w:rFonts w:ascii="Times New Roman" w:hAnsi="Times New Roman" w:cs="Times New Roman"/>
          <w:rPrChange w:id="5338" w:author="Jane Kohlhoff" w:date="2024-06-12T00:20:00Z" w16du:dateUtc="2024-06-11T14:20:00Z">
            <w:rPr/>
          </w:rPrChange>
        </w:rPr>
        <w:t>35.</w:t>
      </w:r>
      <w:r w:rsidRPr="0011565F">
        <w:rPr>
          <w:rFonts w:ascii="Times New Roman" w:hAnsi="Times New Roman" w:cs="Times New Roman"/>
          <w:rPrChange w:id="5339" w:author="Jane Kohlhoff" w:date="2024-06-12T00:20:00Z" w16du:dateUtc="2024-06-11T14:20:00Z">
            <w:rPr/>
          </w:rPrChange>
        </w:rPr>
        <w:tab/>
        <w:t>Steele H, Steele M, editors. Handbook of attachment-based interventions. New York: Guilford Press; 2018.</w:t>
      </w:r>
    </w:p>
    <w:p w14:paraId="438C1171" w14:textId="77777777" w:rsidR="0034788D" w:rsidRPr="0011565F" w:rsidRDefault="0034788D">
      <w:pPr>
        <w:pStyle w:val="EndNoteBibliography"/>
        <w:spacing w:after="0" w:line="480" w:lineRule="auto"/>
        <w:rPr>
          <w:rFonts w:ascii="Times New Roman" w:hAnsi="Times New Roman" w:cs="Times New Roman"/>
          <w:rPrChange w:id="5340" w:author="Jane Kohlhoff" w:date="2024-06-12T00:20:00Z" w16du:dateUtc="2024-06-11T14:20:00Z">
            <w:rPr/>
          </w:rPrChange>
        </w:rPr>
        <w:pPrChange w:id="5341" w:author="Jane Kohlhoff" w:date="2024-06-12T00:19:00Z" w16du:dateUtc="2024-06-11T14:19:00Z">
          <w:pPr>
            <w:pStyle w:val="EndNoteBibliography"/>
            <w:spacing w:after="0"/>
          </w:pPr>
        </w:pPrChange>
      </w:pPr>
      <w:r w:rsidRPr="0011565F">
        <w:rPr>
          <w:rFonts w:ascii="Times New Roman" w:hAnsi="Times New Roman" w:cs="Times New Roman"/>
          <w:rPrChange w:id="5342" w:author="Jane Kohlhoff" w:date="2024-06-12T00:20:00Z" w16du:dateUtc="2024-06-11T14:20:00Z">
            <w:rPr/>
          </w:rPrChange>
        </w:rPr>
        <w:t>36.</w:t>
      </w:r>
      <w:r w:rsidRPr="0011565F">
        <w:rPr>
          <w:rFonts w:ascii="Times New Roman" w:hAnsi="Times New Roman" w:cs="Times New Roman"/>
          <w:rPrChange w:id="5343" w:author="Jane Kohlhoff" w:date="2024-06-12T00:20:00Z" w16du:dateUtc="2024-06-11T14:20:00Z">
            <w:rPr/>
          </w:rPrChange>
        </w:rPr>
        <w:tab/>
        <w:t>Juffer F, Bakermans-Kranenburg MJ, Van IJzendoorn MH. Promoting positive parenting: An attachment-based intervention. New York: Lawrence Erlbaum / Taylor &amp; Francis; 2008.</w:t>
      </w:r>
    </w:p>
    <w:p w14:paraId="7251265D" w14:textId="77777777" w:rsidR="0034788D" w:rsidRPr="0011565F" w:rsidRDefault="0034788D">
      <w:pPr>
        <w:pStyle w:val="EndNoteBibliography"/>
        <w:spacing w:after="0" w:line="480" w:lineRule="auto"/>
        <w:rPr>
          <w:rFonts w:ascii="Times New Roman" w:hAnsi="Times New Roman" w:cs="Times New Roman"/>
          <w:rPrChange w:id="5344" w:author="Jane Kohlhoff" w:date="2024-06-12T00:20:00Z" w16du:dateUtc="2024-06-11T14:20:00Z">
            <w:rPr/>
          </w:rPrChange>
        </w:rPr>
        <w:pPrChange w:id="5345" w:author="Jane Kohlhoff" w:date="2024-06-12T00:19:00Z" w16du:dateUtc="2024-06-11T14:19:00Z">
          <w:pPr>
            <w:pStyle w:val="EndNoteBibliography"/>
            <w:spacing w:after="0"/>
          </w:pPr>
        </w:pPrChange>
      </w:pPr>
      <w:r w:rsidRPr="0011565F">
        <w:rPr>
          <w:rFonts w:ascii="Times New Roman" w:hAnsi="Times New Roman" w:cs="Times New Roman"/>
          <w:rPrChange w:id="5346" w:author="Jane Kohlhoff" w:date="2024-06-12T00:20:00Z" w16du:dateUtc="2024-06-11T14:20:00Z">
            <w:rPr/>
          </w:rPrChange>
        </w:rPr>
        <w:t>37.</w:t>
      </w:r>
      <w:r w:rsidRPr="0011565F">
        <w:rPr>
          <w:rFonts w:ascii="Times New Roman" w:hAnsi="Times New Roman" w:cs="Times New Roman"/>
          <w:rPrChange w:id="5347" w:author="Jane Kohlhoff" w:date="2024-06-12T00:20:00Z" w16du:dateUtc="2024-06-11T14:20:00Z">
            <w:rPr/>
          </w:rPrChange>
        </w:rPr>
        <w:tab/>
        <w:t>Van Ijzendoorn MH, Schuengel C, Wang Q, Bakermans-Kranenburg MJ. Improving parenting, child attachment, and externalizing behaviors: Meta-analysis of the first 25 randomized controlled trials on the effects of video-feedback intervention to promote positive parenting and sensitive discipline. Development and Psychopathology. 2023;35(1):241-56.</w:t>
      </w:r>
    </w:p>
    <w:p w14:paraId="443B9F8D" w14:textId="77777777" w:rsidR="0034788D" w:rsidRPr="0011565F" w:rsidRDefault="0034788D">
      <w:pPr>
        <w:pStyle w:val="EndNoteBibliography"/>
        <w:spacing w:after="0" w:line="480" w:lineRule="auto"/>
        <w:rPr>
          <w:rFonts w:ascii="Times New Roman" w:hAnsi="Times New Roman" w:cs="Times New Roman"/>
          <w:rPrChange w:id="5348" w:author="Jane Kohlhoff" w:date="2024-06-12T00:20:00Z" w16du:dateUtc="2024-06-11T14:20:00Z">
            <w:rPr/>
          </w:rPrChange>
        </w:rPr>
        <w:pPrChange w:id="5349" w:author="Jane Kohlhoff" w:date="2024-06-12T00:19:00Z" w16du:dateUtc="2024-06-11T14:19:00Z">
          <w:pPr>
            <w:pStyle w:val="EndNoteBibliography"/>
            <w:spacing w:after="0"/>
          </w:pPr>
        </w:pPrChange>
      </w:pPr>
      <w:r w:rsidRPr="0011565F">
        <w:rPr>
          <w:rFonts w:ascii="Times New Roman" w:hAnsi="Times New Roman" w:cs="Times New Roman"/>
          <w:rPrChange w:id="5350" w:author="Jane Kohlhoff" w:date="2024-06-12T00:20:00Z" w16du:dateUtc="2024-06-11T14:20:00Z">
            <w:rPr/>
          </w:rPrChange>
        </w:rPr>
        <w:t>38.</w:t>
      </w:r>
      <w:r w:rsidRPr="0011565F">
        <w:rPr>
          <w:rFonts w:ascii="Times New Roman" w:hAnsi="Times New Roman" w:cs="Times New Roman"/>
          <w:rPrChange w:id="5351" w:author="Jane Kohlhoff" w:date="2024-06-12T00:20:00Z" w16du:dateUtc="2024-06-11T14:20:00Z">
            <w:rPr/>
          </w:rPrChange>
        </w:rPr>
        <w:tab/>
        <w:t xml:space="preserve">Hoffman KT, Marvin, R. S., Cooper, G., &amp; Powell, B. Changing toddlers' and preschoolers' attachment classifications: The circle of security intervention. . </w:t>
      </w:r>
      <w:r w:rsidRPr="0011565F">
        <w:rPr>
          <w:rFonts w:ascii="Times New Roman" w:hAnsi="Times New Roman" w:cs="Times New Roman"/>
          <w:i/>
          <w:rPrChange w:id="5352" w:author="Jane Kohlhoff" w:date="2024-06-12T00:20:00Z" w16du:dateUtc="2024-06-11T14:20:00Z">
            <w:rPr>
              <w:i/>
            </w:rPr>
          </w:rPrChange>
        </w:rPr>
        <w:t>Journal of Consulting and Clinical Psychology</w:t>
      </w:r>
      <w:r w:rsidRPr="0011565F">
        <w:rPr>
          <w:rFonts w:ascii="Times New Roman" w:hAnsi="Times New Roman" w:cs="Times New Roman"/>
          <w:rPrChange w:id="5353" w:author="Jane Kohlhoff" w:date="2024-06-12T00:20:00Z" w16du:dateUtc="2024-06-11T14:20:00Z">
            <w:rPr/>
          </w:rPrChange>
        </w:rPr>
        <w:t>. 2006;74(6):1017.</w:t>
      </w:r>
    </w:p>
    <w:p w14:paraId="3A0A3B6A" w14:textId="77777777" w:rsidR="0034788D" w:rsidRPr="0011565F" w:rsidRDefault="0034788D">
      <w:pPr>
        <w:pStyle w:val="EndNoteBibliography"/>
        <w:spacing w:after="0" w:line="480" w:lineRule="auto"/>
        <w:rPr>
          <w:rFonts w:ascii="Times New Roman" w:hAnsi="Times New Roman" w:cs="Times New Roman"/>
          <w:rPrChange w:id="5354" w:author="Jane Kohlhoff" w:date="2024-06-12T00:20:00Z" w16du:dateUtc="2024-06-11T14:20:00Z">
            <w:rPr/>
          </w:rPrChange>
        </w:rPr>
        <w:pPrChange w:id="5355" w:author="Jane Kohlhoff" w:date="2024-06-12T00:19:00Z" w16du:dateUtc="2024-06-11T14:19:00Z">
          <w:pPr>
            <w:pStyle w:val="EndNoteBibliography"/>
            <w:spacing w:after="0"/>
          </w:pPr>
        </w:pPrChange>
      </w:pPr>
      <w:r w:rsidRPr="0011565F">
        <w:rPr>
          <w:rFonts w:ascii="Times New Roman" w:hAnsi="Times New Roman" w:cs="Times New Roman"/>
          <w:rPrChange w:id="5356" w:author="Jane Kohlhoff" w:date="2024-06-12T00:20:00Z" w16du:dateUtc="2024-06-11T14:20:00Z">
            <w:rPr/>
          </w:rPrChange>
        </w:rPr>
        <w:t>39.</w:t>
      </w:r>
      <w:r w:rsidRPr="0011565F">
        <w:rPr>
          <w:rFonts w:ascii="Times New Roman" w:hAnsi="Times New Roman" w:cs="Times New Roman"/>
          <w:rPrChange w:id="5357" w:author="Jane Kohlhoff" w:date="2024-06-12T00:20:00Z" w16du:dateUtc="2024-06-11T14:20:00Z">
            <w:rPr/>
          </w:rPrChange>
        </w:rPr>
        <w:tab/>
        <w:t>Cooper G, Hoffman K, Powell B. Circle of Security: COS-P facilitator DVD manual 5.0. Unpublished manuscript, Marycliff Institute, Spokane, WA. 2009.</w:t>
      </w:r>
    </w:p>
    <w:p w14:paraId="4D195FAA" w14:textId="77777777" w:rsidR="0034788D" w:rsidRPr="0011565F" w:rsidRDefault="0034788D">
      <w:pPr>
        <w:pStyle w:val="EndNoteBibliography"/>
        <w:spacing w:after="0" w:line="480" w:lineRule="auto"/>
        <w:rPr>
          <w:rFonts w:ascii="Times New Roman" w:hAnsi="Times New Roman" w:cs="Times New Roman"/>
          <w:rPrChange w:id="5358" w:author="Jane Kohlhoff" w:date="2024-06-12T00:20:00Z" w16du:dateUtc="2024-06-11T14:20:00Z">
            <w:rPr/>
          </w:rPrChange>
        </w:rPr>
        <w:pPrChange w:id="5359" w:author="Jane Kohlhoff" w:date="2024-06-12T00:19:00Z" w16du:dateUtc="2024-06-11T14:19:00Z">
          <w:pPr>
            <w:pStyle w:val="EndNoteBibliography"/>
            <w:spacing w:after="0"/>
          </w:pPr>
        </w:pPrChange>
      </w:pPr>
      <w:r w:rsidRPr="0011565F">
        <w:rPr>
          <w:rFonts w:ascii="Times New Roman" w:hAnsi="Times New Roman" w:cs="Times New Roman"/>
          <w:rPrChange w:id="5360" w:author="Jane Kohlhoff" w:date="2024-06-12T00:20:00Z" w16du:dateUtc="2024-06-11T14:20:00Z">
            <w:rPr/>
          </w:rPrChange>
        </w:rPr>
        <w:t>40.</w:t>
      </w:r>
      <w:r w:rsidRPr="0011565F">
        <w:rPr>
          <w:rFonts w:ascii="Times New Roman" w:hAnsi="Times New Roman" w:cs="Times New Roman"/>
          <w:rPrChange w:id="5361" w:author="Jane Kohlhoff" w:date="2024-06-12T00:20:00Z" w16du:dateUtc="2024-06-11T14:20:00Z">
            <w:rPr/>
          </w:rPrChange>
        </w:rPr>
        <w:tab/>
        <w:t>Yaholkoski A, Hurl K, Theule J. Efficacy of the circle of security intervention: a meta-analysis. Journal of Infant, Child, and Adolescent Psychotherapy. 2016;15(2):95-103.</w:t>
      </w:r>
    </w:p>
    <w:p w14:paraId="57D5837D" w14:textId="77777777" w:rsidR="0034788D" w:rsidRPr="0011565F" w:rsidRDefault="0034788D">
      <w:pPr>
        <w:pStyle w:val="EndNoteBibliography"/>
        <w:spacing w:after="0" w:line="480" w:lineRule="auto"/>
        <w:rPr>
          <w:rFonts w:ascii="Times New Roman" w:hAnsi="Times New Roman" w:cs="Times New Roman"/>
          <w:rPrChange w:id="5362" w:author="Jane Kohlhoff" w:date="2024-06-12T00:20:00Z" w16du:dateUtc="2024-06-11T14:20:00Z">
            <w:rPr/>
          </w:rPrChange>
        </w:rPr>
        <w:pPrChange w:id="5363" w:author="Jane Kohlhoff" w:date="2024-06-12T00:19:00Z" w16du:dateUtc="2024-06-11T14:19:00Z">
          <w:pPr>
            <w:pStyle w:val="EndNoteBibliography"/>
            <w:spacing w:after="0"/>
          </w:pPr>
        </w:pPrChange>
      </w:pPr>
      <w:r w:rsidRPr="0011565F">
        <w:rPr>
          <w:rFonts w:ascii="Times New Roman" w:hAnsi="Times New Roman" w:cs="Times New Roman"/>
          <w:rPrChange w:id="5364" w:author="Jane Kohlhoff" w:date="2024-06-12T00:20:00Z" w16du:dateUtc="2024-06-11T14:20:00Z">
            <w:rPr/>
          </w:rPrChange>
        </w:rPr>
        <w:t>41.</w:t>
      </w:r>
      <w:r w:rsidRPr="0011565F">
        <w:rPr>
          <w:rFonts w:ascii="Times New Roman" w:hAnsi="Times New Roman" w:cs="Times New Roman"/>
          <w:rPrChange w:id="5365" w:author="Jane Kohlhoff" w:date="2024-06-12T00:20:00Z" w16du:dateUtc="2024-06-11T14:20:00Z">
            <w:rPr/>
          </w:rPrChange>
        </w:rPr>
        <w:tab/>
        <w:t>Dozier M, Bernard K. Attachment and biobehavioral catch-up: Addressing the needs of infants and toddlers exposed to inadequate or problematic caregiving. Current Opinion in Psychology. 2017;15:111-7.</w:t>
      </w:r>
    </w:p>
    <w:p w14:paraId="7A956A17" w14:textId="77777777" w:rsidR="0034788D" w:rsidRPr="0011565F" w:rsidRDefault="0034788D">
      <w:pPr>
        <w:pStyle w:val="EndNoteBibliography"/>
        <w:spacing w:after="0" w:line="480" w:lineRule="auto"/>
        <w:rPr>
          <w:rFonts w:ascii="Times New Roman" w:hAnsi="Times New Roman" w:cs="Times New Roman"/>
          <w:rPrChange w:id="5366" w:author="Jane Kohlhoff" w:date="2024-06-12T00:20:00Z" w16du:dateUtc="2024-06-11T14:20:00Z">
            <w:rPr/>
          </w:rPrChange>
        </w:rPr>
        <w:pPrChange w:id="5367" w:author="Jane Kohlhoff" w:date="2024-06-12T00:19:00Z" w16du:dateUtc="2024-06-11T14:19:00Z">
          <w:pPr>
            <w:pStyle w:val="EndNoteBibliography"/>
            <w:spacing w:after="0"/>
          </w:pPr>
        </w:pPrChange>
      </w:pPr>
      <w:r w:rsidRPr="0011565F">
        <w:rPr>
          <w:rFonts w:ascii="Times New Roman" w:hAnsi="Times New Roman" w:cs="Times New Roman"/>
          <w:rPrChange w:id="5368" w:author="Jane Kohlhoff" w:date="2024-06-12T00:20:00Z" w16du:dateUtc="2024-06-11T14:20:00Z">
            <w:rPr/>
          </w:rPrChange>
        </w:rPr>
        <w:t>42.</w:t>
      </w:r>
      <w:r w:rsidRPr="0011565F">
        <w:rPr>
          <w:rFonts w:ascii="Times New Roman" w:hAnsi="Times New Roman" w:cs="Times New Roman"/>
          <w:rPrChange w:id="5369" w:author="Jane Kohlhoff" w:date="2024-06-12T00:20:00Z" w16du:dateUtc="2024-06-11T14:20:00Z">
            <w:rPr/>
          </w:rPrChange>
        </w:rPr>
        <w:tab/>
        <w:t>Grube WA, Liming KW. Attachment and biobehavioral catch‐up: A systematic review. Infant Mental Health Journal. 2018;39(6):656-73.</w:t>
      </w:r>
    </w:p>
    <w:p w14:paraId="5FE9680F" w14:textId="77777777" w:rsidR="0034788D" w:rsidRPr="0011565F" w:rsidRDefault="0034788D">
      <w:pPr>
        <w:pStyle w:val="EndNoteBibliography"/>
        <w:spacing w:after="0" w:line="480" w:lineRule="auto"/>
        <w:rPr>
          <w:rFonts w:ascii="Times New Roman" w:hAnsi="Times New Roman" w:cs="Times New Roman"/>
          <w:rPrChange w:id="5370" w:author="Jane Kohlhoff" w:date="2024-06-12T00:20:00Z" w16du:dateUtc="2024-06-11T14:20:00Z">
            <w:rPr/>
          </w:rPrChange>
        </w:rPr>
        <w:pPrChange w:id="5371" w:author="Jane Kohlhoff" w:date="2024-06-12T00:19:00Z" w16du:dateUtc="2024-06-11T14:19:00Z">
          <w:pPr>
            <w:pStyle w:val="EndNoteBibliography"/>
            <w:spacing w:after="0"/>
          </w:pPr>
        </w:pPrChange>
      </w:pPr>
      <w:r w:rsidRPr="0011565F">
        <w:rPr>
          <w:rFonts w:ascii="Times New Roman" w:hAnsi="Times New Roman" w:cs="Times New Roman"/>
          <w:rPrChange w:id="5372" w:author="Jane Kohlhoff" w:date="2024-06-12T00:20:00Z" w16du:dateUtc="2024-06-11T14:20:00Z">
            <w:rPr/>
          </w:rPrChange>
        </w:rPr>
        <w:t>43.</w:t>
      </w:r>
      <w:r w:rsidRPr="0011565F">
        <w:rPr>
          <w:rFonts w:ascii="Times New Roman" w:hAnsi="Times New Roman" w:cs="Times New Roman"/>
          <w:rPrChange w:id="5373" w:author="Jane Kohlhoff" w:date="2024-06-12T00:20:00Z" w16du:dateUtc="2024-06-11T14:20:00Z">
            <w:rPr/>
          </w:rPrChange>
        </w:rPr>
        <w:tab/>
        <w:t>Girard E, Wallace N, Kohlhoff J, Morgan S, McNeil C. Parent-Child Interaction Therapy for Toddlers (PCIT-T) 2018 [Available from: PCIT-Toddlers.org.</w:t>
      </w:r>
    </w:p>
    <w:p w14:paraId="6D936119" w14:textId="77777777" w:rsidR="0034788D" w:rsidRPr="0011565F" w:rsidRDefault="0034788D">
      <w:pPr>
        <w:pStyle w:val="EndNoteBibliography"/>
        <w:spacing w:after="0" w:line="480" w:lineRule="auto"/>
        <w:rPr>
          <w:rFonts w:ascii="Times New Roman" w:hAnsi="Times New Roman" w:cs="Times New Roman"/>
          <w:rPrChange w:id="5374" w:author="Jane Kohlhoff" w:date="2024-06-12T00:20:00Z" w16du:dateUtc="2024-06-11T14:20:00Z">
            <w:rPr/>
          </w:rPrChange>
        </w:rPr>
        <w:pPrChange w:id="5375" w:author="Jane Kohlhoff" w:date="2024-06-12T00:19:00Z" w16du:dateUtc="2024-06-11T14:19:00Z">
          <w:pPr>
            <w:pStyle w:val="EndNoteBibliography"/>
            <w:spacing w:after="0"/>
          </w:pPr>
        </w:pPrChange>
      </w:pPr>
      <w:r w:rsidRPr="0011565F">
        <w:rPr>
          <w:rFonts w:ascii="Times New Roman" w:hAnsi="Times New Roman" w:cs="Times New Roman"/>
          <w:rPrChange w:id="5376" w:author="Jane Kohlhoff" w:date="2024-06-12T00:20:00Z" w16du:dateUtc="2024-06-11T14:20:00Z">
            <w:rPr/>
          </w:rPrChange>
        </w:rPr>
        <w:t>44.</w:t>
      </w:r>
      <w:r w:rsidRPr="0011565F">
        <w:rPr>
          <w:rFonts w:ascii="Times New Roman" w:hAnsi="Times New Roman" w:cs="Times New Roman"/>
          <w:rPrChange w:id="5377" w:author="Jane Kohlhoff" w:date="2024-06-12T00:20:00Z" w16du:dateUtc="2024-06-11T14:20:00Z">
            <w:rPr/>
          </w:rPrChange>
        </w:rPr>
        <w:tab/>
        <w:t>Kohlhoff J, Morgan S. Parent Child Interaction Therapy for Toddlers (PCIT-T). In: Niec LN, editor. Handbook of Parent-Child Interaction Therapy - Innovations and Applications for Clinical Practice: Springer; 2018.</w:t>
      </w:r>
    </w:p>
    <w:p w14:paraId="2190BD11" w14:textId="77777777" w:rsidR="0034788D" w:rsidRPr="0011565F" w:rsidRDefault="0034788D">
      <w:pPr>
        <w:pStyle w:val="EndNoteBibliography"/>
        <w:spacing w:after="0" w:line="480" w:lineRule="auto"/>
        <w:rPr>
          <w:rFonts w:ascii="Times New Roman" w:hAnsi="Times New Roman" w:cs="Times New Roman"/>
          <w:rPrChange w:id="5378" w:author="Jane Kohlhoff" w:date="2024-06-12T00:20:00Z" w16du:dateUtc="2024-06-11T14:20:00Z">
            <w:rPr/>
          </w:rPrChange>
        </w:rPr>
        <w:pPrChange w:id="5379" w:author="Jane Kohlhoff" w:date="2024-06-12T00:19:00Z" w16du:dateUtc="2024-06-11T14:19:00Z">
          <w:pPr>
            <w:pStyle w:val="EndNoteBibliography"/>
            <w:spacing w:after="0"/>
          </w:pPr>
        </w:pPrChange>
      </w:pPr>
      <w:r w:rsidRPr="0011565F">
        <w:rPr>
          <w:rFonts w:ascii="Times New Roman" w:hAnsi="Times New Roman" w:cs="Times New Roman"/>
          <w:rPrChange w:id="5380" w:author="Jane Kohlhoff" w:date="2024-06-12T00:20:00Z" w16du:dateUtc="2024-06-11T14:20:00Z">
            <w:rPr/>
          </w:rPrChange>
        </w:rPr>
        <w:t>45.</w:t>
      </w:r>
      <w:r w:rsidRPr="0011565F">
        <w:rPr>
          <w:rFonts w:ascii="Times New Roman" w:hAnsi="Times New Roman" w:cs="Times New Roman"/>
          <w:rPrChange w:id="5381" w:author="Jane Kohlhoff" w:date="2024-06-12T00:20:00Z" w16du:dateUtc="2024-06-11T14:20:00Z">
            <w:rPr/>
          </w:rPrChange>
        </w:rPr>
        <w:tab/>
        <w:t>Niec L, editor. Handbook of Parent-Child Interaction Therapy - Innovations and Applications for Clinical Practice: Springer; 2018.</w:t>
      </w:r>
    </w:p>
    <w:p w14:paraId="7C02E5DC" w14:textId="77777777" w:rsidR="0034788D" w:rsidRPr="0011565F" w:rsidRDefault="0034788D">
      <w:pPr>
        <w:pStyle w:val="EndNoteBibliography"/>
        <w:spacing w:after="0" w:line="480" w:lineRule="auto"/>
        <w:rPr>
          <w:rFonts w:ascii="Times New Roman" w:hAnsi="Times New Roman" w:cs="Times New Roman"/>
          <w:rPrChange w:id="5382" w:author="Jane Kohlhoff" w:date="2024-06-12T00:20:00Z" w16du:dateUtc="2024-06-11T14:20:00Z">
            <w:rPr/>
          </w:rPrChange>
        </w:rPr>
        <w:pPrChange w:id="5383" w:author="Jane Kohlhoff" w:date="2024-06-12T00:19:00Z" w16du:dateUtc="2024-06-11T14:19:00Z">
          <w:pPr>
            <w:pStyle w:val="EndNoteBibliography"/>
            <w:spacing w:after="0"/>
          </w:pPr>
        </w:pPrChange>
      </w:pPr>
      <w:r w:rsidRPr="0011565F">
        <w:rPr>
          <w:rFonts w:ascii="Times New Roman" w:hAnsi="Times New Roman" w:cs="Times New Roman"/>
          <w:rPrChange w:id="5384" w:author="Jane Kohlhoff" w:date="2024-06-12T00:20:00Z" w16du:dateUtc="2024-06-11T14:20:00Z">
            <w:rPr/>
          </w:rPrChange>
        </w:rPr>
        <w:t>46.</w:t>
      </w:r>
      <w:r w:rsidRPr="0011565F">
        <w:rPr>
          <w:rFonts w:ascii="Times New Roman" w:hAnsi="Times New Roman" w:cs="Times New Roman"/>
          <w:rPrChange w:id="5385" w:author="Jane Kohlhoff" w:date="2024-06-12T00:20:00Z" w16du:dateUtc="2024-06-11T14:20:00Z">
            <w:rPr/>
          </w:rPrChange>
        </w:rPr>
        <w:tab/>
        <w:t xml:space="preserve">Eyberg S. Parent-child interaction therapy: Integration of traditional and behavioral concerns. </w:t>
      </w:r>
      <w:r w:rsidRPr="0011565F">
        <w:rPr>
          <w:rFonts w:ascii="Times New Roman" w:hAnsi="Times New Roman" w:cs="Times New Roman"/>
          <w:i/>
          <w:rPrChange w:id="5386" w:author="Jane Kohlhoff" w:date="2024-06-12T00:20:00Z" w16du:dateUtc="2024-06-11T14:20:00Z">
            <w:rPr>
              <w:i/>
            </w:rPr>
          </w:rPrChange>
        </w:rPr>
        <w:t>Child &amp; Family Behavior Therapy</w:t>
      </w:r>
      <w:r w:rsidRPr="0011565F">
        <w:rPr>
          <w:rFonts w:ascii="Times New Roman" w:hAnsi="Times New Roman" w:cs="Times New Roman"/>
          <w:rPrChange w:id="5387" w:author="Jane Kohlhoff" w:date="2024-06-12T00:20:00Z" w16du:dateUtc="2024-06-11T14:20:00Z">
            <w:rPr/>
          </w:rPrChange>
        </w:rPr>
        <w:t>. 1988;10(1):33-46.</w:t>
      </w:r>
    </w:p>
    <w:p w14:paraId="5757981B" w14:textId="77777777" w:rsidR="0034788D" w:rsidRPr="0011565F" w:rsidRDefault="0034788D">
      <w:pPr>
        <w:pStyle w:val="EndNoteBibliography"/>
        <w:spacing w:after="0" w:line="480" w:lineRule="auto"/>
        <w:rPr>
          <w:rFonts w:ascii="Times New Roman" w:hAnsi="Times New Roman" w:cs="Times New Roman"/>
          <w:rPrChange w:id="5388" w:author="Jane Kohlhoff" w:date="2024-06-12T00:20:00Z" w16du:dateUtc="2024-06-11T14:20:00Z">
            <w:rPr/>
          </w:rPrChange>
        </w:rPr>
        <w:pPrChange w:id="5389" w:author="Jane Kohlhoff" w:date="2024-06-12T00:19:00Z" w16du:dateUtc="2024-06-11T14:19:00Z">
          <w:pPr>
            <w:pStyle w:val="EndNoteBibliography"/>
            <w:spacing w:after="0"/>
          </w:pPr>
        </w:pPrChange>
      </w:pPr>
      <w:r w:rsidRPr="0011565F">
        <w:rPr>
          <w:rFonts w:ascii="Times New Roman" w:hAnsi="Times New Roman" w:cs="Times New Roman"/>
          <w:rPrChange w:id="5390" w:author="Jane Kohlhoff" w:date="2024-06-12T00:20:00Z" w16du:dateUtc="2024-06-11T14:20:00Z">
            <w:rPr/>
          </w:rPrChange>
        </w:rPr>
        <w:t>47.</w:t>
      </w:r>
      <w:r w:rsidRPr="0011565F">
        <w:rPr>
          <w:rFonts w:ascii="Times New Roman" w:hAnsi="Times New Roman" w:cs="Times New Roman"/>
          <w:rPrChange w:id="5391" w:author="Jane Kohlhoff" w:date="2024-06-12T00:20:00Z" w16du:dateUtc="2024-06-11T14:20:00Z">
            <w:rPr/>
          </w:rPrChange>
        </w:rPr>
        <w:tab/>
        <w:t>Kohlhoff J, Morgan S. Parent Child Interaction Therapy for Toddlers: A pilot study. Child and Family Behavior Therapy. 2014;36(2):121-39.</w:t>
      </w:r>
    </w:p>
    <w:p w14:paraId="1CD751DA" w14:textId="77777777" w:rsidR="0034788D" w:rsidRPr="0011565F" w:rsidRDefault="0034788D">
      <w:pPr>
        <w:pStyle w:val="EndNoteBibliography"/>
        <w:spacing w:after="0" w:line="480" w:lineRule="auto"/>
        <w:rPr>
          <w:rFonts w:ascii="Times New Roman" w:hAnsi="Times New Roman" w:cs="Times New Roman"/>
          <w:rPrChange w:id="5392" w:author="Jane Kohlhoff" w:date="2024-06-12T00:20:00Z" w16du:dateUtc="2024-06-11T14:20:00Z">
            <w:rPr/>
          </w:rPrChange>
        </w:rPr>
        <w:pPrChange w:id="5393" w:author="Jane Kohlhoff" w:date="2024-06-12T00:19:00Z" w16du:dateUtc="2024-06-11T14:19:00Z">
          <w:pPr>
            <w:pStyle w:val="EndNoteBibliography"/>
            <w:spacing w:after="0"/>
          </w:pPr>
        </w:pPrChange>
      </w:pPr>
      <w:r w:rsidRPr="0011565F">
        <w:rPr>
          <w:rFonts w:ascii="Times New Roman" w:hAnsi="Times New Roman" w:cs="Times New Roman"/>
          <w:rPrChange w:id="5394" w:author="Jane Kohlhoff" w:date="2024-06-12T00:20:00Z" w16du:dateUtc="2024-06-11T14:20:00Z">
            <w:rPr/>
          </w:rPrChange>
        </w:rPr>
        <w:t>48.</w:t>
      </w:r>
      <w:r w:rsidRPr="0011565F">
        <w:rPr>
          <w:rFonts w:ascii="Times New Roman" w:hAnsi="Times New Roman" w:cs="Times New Roman"/>
          <w:rPrChange w:id="5395" w:author="Jane Kohlhoff" w:date="2024-06-12T00:20:00Z" w16du:dateUtc="2024-06-11T14:20:00Z">
            <w:rPr/>
          </w:rPrChange>
        </w:rPr>
        <w:tab/>
        <w:t>Kohlhoff J, Morgan S, Briggs N, Egan R, Niec L. Parent-Child Interaction Therapy with Toddlers: A community-based randomized controlled trial with children aged 14-24 months. J Clin Child Adolesc Psychol. 2021;50:411-26.</w:t>
      </w:r>
    </w:p>
    <w:p w14:paraId="2B8F6BEF" w14:textId="77777777" w:rsidR="0034788D" w:rsidRPr="0011565F" w:rsidRDefault="0034788D">
      <w:pPr>
        <w:pStyle w:val="EndNoteBibliography"/>
        <w:spacing w:after="0" w:line="480" w:lineRule="auto"/>
        <w:rPr>
          <w:rFonts w:ascii="Times New Roman" w:hAnsi="Times New Roman" w:cs="Times New Roman"/>
          <w:rPrChange w:id="5396" w:author="Jane Kohlhoff" w:date="2024-06-12T00:20:00Z" w16du:dateUtc="2024-06-11T14:20:00Z">
            <w:rPr/>
          </w:rPrChange>
        </w:rPr>
        <w:pPrChange w:id="5397" w:author="Jane Kohlhoff" w:date="2024-06-12T00:19:00Z" w16du:dateUtc="2024-06-11T14:19:00Z">
          <w:pPr>
            <w:pStyle w:val="EndNoteBibliography"/>
            <w:spacing w:after="0"/>
          </w:pPr>
        </w:pPrChange>
      </w:pPr>
      <w:r w:rsidRPr="0011565F">
        <w:rPr>
          <w:rFonts w:ascii="Times New Roman" w:hAnsi="Times New Roman" w:cs="Times New Roman"/>
          <w:rPrChange w:id="5398" w:author="Jane Kohlhoff" w:date="2024-06-12T00:20:00Z" w16du:dateUtc="2024-06-11T14:20:00Z">
            <w:rPr/>
          </w:rPrChange>
        </w:rPr>
        <w:t>49.</w:t>
      </w:r>
      <w:r w:rsidRPr="0011565F">
        <w:rPr>
          <w:rFonts w:ascii="Times New Roman" w:hAnsi="Times New Roman" w:cs="Times New Roman"/>
          <w:rPrChange w:id="5399" w:author="Jane Kohlhoff" w:date="2024-06-12T00:20:00Z" w16du:dateUtc="2024-06-11T14:20:00Z">
            <w:rPr/>
          </w:rPrChange>
        </w:rPr>
        <w:tab/>
        <w:t>Kohlhoff J, Morgan S, Briggs N, Egan R, Niec L. Parent-Child Interaction Therapy with Toddlers in a community-based setting: Improvements in parenting behaviour, emotional availability, child behaviour and attachment. Infant Mental Health Journal. 2020;41(4):543-62.</w:t>
      </w:r>
    </w:p>
    <w:p w14:paraId="1E00A393" w14:textId="77777777" w:rsidR="0034788D" w:rsidRPr="0011565F" w:rsidRDefault="0034788D">
      <w:pPr>
        <w:pStyle w:val="EndNoteBibliography"/>
        <w:spacing w:after="0" w:line="480" w:lineRule="auto"/>
        <w:rPr>
          <w:rFonts w:ascii="Times New Roman" w:hAnsi="Times New Roman" w:cs="Times New Roman"/>
          <w:rPrChange w:id="5400" w:author="Jane Kohlhoff" w:date="2024-06-12T00:20:00Z" w16du:dateUtc="2024-06-11T14:20:00Z">
            <w:rPr/>
          </w:rPrChange>
        </w:rPr>
        <w:pPrChange w:id="5401" w:author="Jane Kohlhoff" w:date="2024-06-12T00:19:00Z" w16du:dateUtc="2024-06-11T14:19:00Z">
          <w:pPr>
            <w:pStyle w:val="EndNoteBibliography"/>
            <w:spacing w:after="0"/>
          </w:pPr>
        </w:pPrChange>
      </w:pPr>
      <w:r w:rsidRPr="0011565F">
        <w:rPr>
          <w:rFonts w:ascii="Times New Roman" w:hAnsi="Times New Roman" w:cs="Times New Roman"/>
          <w:rPrChange w:id="5402" w:author="Jane Kohlhoff" w:date="2024-06-12T00:20:00Z" w16du:dateUtc="2024-06-11T14:20:00Z">
            <w:rPr/>
          </w:rPrChange>
        </w:rPr>
        <w:t>50.</w:t>
      </w:r>
      <w:r w:rsidRPr="0011565F">
        <w:rPr>
          <w:rFonts w:ascii="Times New Roman" w:hAnsi="Times New Roman" w:cs="Times New Roman"/>
          <w:rPrChange w:id="5403" w:author="Jane Kohlhoff" w:date="2024-06-12T00:20:00Z" w16du:dateUtc="2024-06-11T14:20:00Z">
            <w:rPr/>
          </w:rPrChange>
        </w:rPr>
        <w:tab/>
        <w:t>Cibralic S, Kohlhoff J, Wallace N, McMahon C, Eapen V. Treating externalizing behaviors in toddlers with ASD traits using parent-child interaction therapy for toddlers: a case study. Clinical Case Studies. 2021;20(2):165-84.</w:t>
      </w:r>
    </w:p>
    <w:p w14:paraId="0D5795E1" w14:textId="77777777" w:rsidR="0034788D" w:rsidRPr="0011565F" w:rsidRDefault="0034788D">
      <w:pPr>
        <w:pStyle w:val="EndNoteBibliography"/>
        <w:spacing w:after="0" w:line="480" w:lineRule="auto"/>
        <w:rPr>
          <w:rFonts w:ascii="Times New Roman" w:hAnsi="Times New Roman" w:cs="Times New Roman"/>
          <w:rPrChange w:id="5404" w:author="Jane Kohlhoff" w:date="2024-06-12T00:20:00Z" w16du:dateUtc="2024-06-11T14:20:00Z">
            <w:rPr/>
          </w:rPrChange>
        </w:rPr>
        <w:pPrChange w:id="5405" w:author="Jane Kohlhoff" w:date="2024-06-12T00:19:00Z" w16du:dateUtc="2024-06-11T14:19:00Z">
          <w:pPr>
            <w:pStyle w:val="EndNoteBibliography"/>
            <w:spacing w:after="0"/>
          </w:pPr>
        </w:pPrChange>
      </w:pPr>
      <w:r w:rsidRPr="0011565F">
        <w:rPr>
          <w:rFonts w:ascii="Times New Roman" w:hAnsi="Times New Roman" w:cs="Times New Roman"/>
          <w:rPrChange w:id="5406" w:author="Jane Kohlhoff" w:date="2024-06-12T00:20:00Z" w16du:dateUtc="2024-06-11T14:20:00Z">
            <w:rPr/>
          </w:rPrChange>
        </w:rPr>
        <w:t>51.</w:t>
      </w:r>
      <w:r w:rsidRPr="0011565F">
        <w:rPr>
          <w:rFonts w:ascii="Times New Roman" w:hAnsi="Times New Roman" w:cs="Times New Roman"/>
          <w:rPrChange w:id="5407" w:author="Jane Kohlhoff" w:date="2024-06-12T00:20:00Z" w16du:dateUtc="2024-06-11T14:20:00Z">
            <w:rPr/>
          </w:rPrChange>
        </w:rPr>
        <w:tab/>
        <w:t>Bakermans-Kranenburg MJ, Van Ijzendoorn MH, Juffer F. Less is more: meta-analyses of sensitivity and attachment interventions in early childhood. Psychological Bulletin. 2003;129(2):195.</w:t>
      </w:r>
    </w:p>
    <w:p w14:paraId="5E02F5CE" w14:textId="77777777" w:rsidR="0034788D" w:rsidRPr="0011565F" w:rsidRDefault="0034788D">
      <w:pPr>
        <w:pStyle w:val="EndNoteBibliography"/>
        <w:spacing w:after="0" w:line="480" w:lineRule="auto"/>
        <w:rPr>
          <w:rFonts w:ascii="Times New Roman" w:hAnsi="Times New Roman" w:cs="Times New Roman"/>
          <w:rPrChange w:id="5408" w:author="Jane Kohlhoff" w:date="2024-06-12T00:20:00Z" w16du:dateUtc="2024-06-11T14:20:00Z">
            <w:rPr/>
          </w:rPrChange>
        </w:rPr>
        <w:pPrChange w:id="5409" w:author="Jane Kohlhoff" w:date="2024-06-12T00:19:00Z" w16du:dateUtc="2024-06-11T14:19:00Z">
          <w:pPr>
            <w:pStyle w:val="EndNoteBibliography"/>
            <w:spacing w:after="0"/>
          </w:pPr>
        </w:pPrChange>
      </w:pPr>
      <w:r w:rsidRPr="0011565F">
        <w:rPr>
          <w:rFonts w:ascii="Times New Roman" w:hAnsi="Times New Roman" w:cs="Times New Roman"/>
          <w:rPrChange w:id="5410" w:author="Jane Kohlhoff" w:date="2024-06-12T00:20:00Z" w16du:dateUtc="2024-06-11T14:20:00Z">
            <w:rPr/>
          </w:rPrChange>
        </w:rPr>
        <w:t>52.</w:t>
      </w:r>
      <w:r w:rsidRPr="0011565F">
        <w:rPr>
          <w:rFonts w:ascii="Times New Roman" w:hAnsi="Times New Roman" w:cs="Times New Roman"/>
          <w:rPrChange w:id="5411" w:author="Jane Kohlhoff" w:date="2024-06-12T00:20:00Z" w16du:dateUtc="2024-06-11T14:20:00Z">
            <w:rPr/>
          </w:rPrChange>
        </w:rPr>
        <w:tab/>
        <w:t>Kohlhoff J, Cibralic S, Wallace N, Morgan S, McMahon C, Hawkins E, et al. A randomized controlled trial comparing parent child interaction therapy-toddler, circle of security–parenting™ and waitlist controls in the treatment of disruptive behaviors for children aged 14–24 months: study protocol. BMC psychology. 2020;8(1):1-14.</w:t>
      </w:r>
    </w:p>
    <w:p w14:paraId="4A20FADB" w14:textId="77777777" w:rsidR="0034788D" w:rsidRPr="0011565F" w:rsidRDefault="0034788D">
      <w:pPr>
        <w:pStyle w:val="EndNoteBibliography"/>
        <w:spacing w:after="0" w:line="480" w:lineRule="auto"/>
        <w:rPr>
          <w:rFonts w:ascii="Times New Roman" w:hAnsi="Times New Roman" w:cs="Times New Roman"/>
          <w:rPrChange w:id="5412" w:author="Jane Kohlhoff" w:date="2024-06-12T00:20:00Z" w16du:dateUtc="2024-06-11T14:20:00Z">
            <w:rPr/>
          </w:rPrChange>
        </w:rPr>
        <w:pPrChange w:id="5413" w:author="Jane Kohlhoff" w:date="2024-06-12T00:19:00Z" w16du:dateUtc="2024-06-11T14:19:00Z">
          <w:pPr>
            <w:pStyle w:val="EndNoteBibliography"/>
            <w:spacing w:after="0"/>
          </w:pPr>
        </w:pPrChange>
      </w:pPr>
      <w:r w:rsidRPr="0011565F">
        <w:rPr>
          <w:rFonts w:ascii="Times New Roman" w:hAnsi="Times New Roman" w:cs="Times New Roman"/>
          <w:rPrChange w:id="5414" w:author="Jane Kohlhoff" w:date="2024-06-12T00:20:00Z" w16du:dateUtc="2024-06-11T14:20:00Z">
            <w:rPr/>
          </w:rPrChange>
        </w:rPr>
        <w:t>53.</w:t>
      </w:r>
      <w:r w:rsidRPr="0011565F">
        <w:rPr>
          <w:rFonts w:ascii="Times New Roman" w:hAnsi="Times New Roman" w:cs="Times New Roman"/>
          <w:rPrChange w:id="5415" w:author="Jane Kohlhoff" w:date="2024-06-12T00:20:00Z" w16du:dateUtc="2024-06-11T14:20:00Z">
            <w:rPr/>
          </w:rPrChange>
        </w:rPr>
        <w:tab/>
        <w:t>Eyberg SM, Nelson MM, Ginn NC, Bhuiyan N, Boggs SR. Dyadic parent–child interaction coding system (DPICS), 4th edition (DPICS-IV) comprehensive manual for research and training. Gainesville, FL: PCIT International; 2013.</w:t>
      </w:r>
    </w:p>
    <w:p w14:paraId="26723FA0" w14:textId="77777777" w:rsidR="0034788D" w:rsidRPr="0011565F" w:rsidRDefault="0034788D">
      <w:pPr>
        <w:pStyle w:val="EndNoteBibliography"/>
        <w:spacing w:after="0" w:line="480" w:lineRule="auto"/>
        <w:rPr>
          <w:rFonts w:ascii="Times New Roman" w:hAnsi="Times New Roman" w:cs="Times New Roman"/>
          <w:rPrChange w:id="5416" w:author="Jane Kohlhoff" w:date="2024-06-12T00:20:00Z" w16du:dateUtc="2024-06-11T14:20:00Z">
            <w:rPr/>
          </w:rPrChange>
        </w:rPr>
        <w:pPrChange w:id="5417" w:author="Jane Kohlhoff" w:date="2024-06-12T00:19:00Z" w16du:dateUtc="2024-06-11T14:19:00Z">
          <w:pPr>
            <w:pStyle w:val="EndNoteBibliography"/>
            <w:spacing w:after="0"/>
          </w:pPr>
        </w:pPrChange>
      </w:pPr>
      <w:r w:rsidRPr="0011565F">
        <w:rPr>
          <w:rFonts w:ascii="Times New Roman" w:hAnsi="Times New Roman" w:cs="Times New Roman"/>
          <w:rPrChange w:id="5418" w:author="Jane Kohlhoff" w:date="2024-06-12T00:20:00Z" w16du:dateUtc="2024-06-11T14:20:00Z">
            <w:rPr/>
          </w:rPrChange>
        </w:rPr>
        <w:t>54.</w:t>
      </w:r>
      <w:r w:rsidRPr="0011565F">
        <w:rPr>
          <w:rFonts w:ascii="Times New Roman" w:hAnsi="Times New Roman" w:cs="Times New Roman"/>
          <w:rPrChange w:id="5419" w:author="Jane Kohlhoff" w:date="2024-06-12T00:20:00Z" w16du:dateUtc="2024-06-11T14:20:00Z">
            <w:rPr/>
          </w:rPrChange>
        </w:rPr>
        <w:tab/>
        <w:t>NICHD Early Child Care Research Network. Child-care effect sizes for the NICHD study of early child care and youth development. American Psychologist. 2006;61(2):99–116.</w:t>
      </w:r>
    </w:p>
    <w:p w14:paraId="7A7B9107" w14:textId="77777777" w:rsidR="0034788D" w:rsidRPr="0011565F" w:rsidRDefault="0034788D">
      <w:pPr>
        <w:pStyle w:val="EndNoteBibliography"/>
        <w:spacing w:after="0" w:line="480" w:lineRule="auto"/>
        <w:rPr>
          <w:rFonts w:ascii="Times New Roman" w:hAnsi="Times New Roman" w:cs="Times New Roman"/>
          <w:rPrChange w:id="5420" w:author="Jane Kohlhoff" w:date="2024-06-12T00:20:00Z" w16du:dateUtc="2024-06-11T14:20:00Z">
            <w:rPr/>
          </w:rPrChange>
        </w:rPr>
        <w:pPrChange w:id="5421" w:author="Jane Kohlhoff" w:date="2024-06-12T00:19:00Z" w16du:dateUtc="2024-06-11T14:19:00Z">
          <w:pPr>
            <w:pStyle w:val="EndNoteBibliography"/>
            <w:spacing w:after="0"/>
          </w:pPr>
        </w:pPrChange>
      </w:pPr>
      <w:r w:rsidRPr="0011565F">
        <w:rPr>
          <w:rFonts w:ascii="Times New Roman" w:hAnsi="Times New Roman" w:cs="Times New Roman"/>
          <w:rPrChange w:id="5422" w:author="Jane Kohlhoff" w:date="2024-06-12T00:20:00Z" w16du:dateUtc="2024-06-11T14:20:00Z">
            <w:rPr/>
          </w:rPrChange>
        </w:rPr>
        <w:t>55.</w:t>
      </w:r>
      <w:r w:rsidRPr="0011565F">
        <w:rPr>
          <w:rFonts w:ascii="Times New Roman" w:hAnsi="Times New Roman" w:cs="Times New Roman"/>
          <w:rPrChange w:id="5423" w:author="Jane Kohlhoff" w:date="2024-06-12T00:20:00Z" w16du:dateUtc="2024-06-11T14:20:00Z">
            <w:rPr/>
          </w:rPrChange>
        </w:rPr>
        <w:tab/>
        <w:t>Meins E, Fernyhough C. Mind-mindedness coding manual, Version 2.2, Unpublished manuscript. University of York, York, UK2015.</w:t>
      </w:r>
    </w:p>
    <w:p w14:paraId="1AA4948C" w14:textId="77777777" w:rsidR="0034788D" w:rsidRPr="0011565F" w:rsidRDefault="0034788D">
      <w:pPr>
        <w:pStyle w:val="EndNoteBibliography"/>
        <w:spacing w:after="0" w:line="480" w:lineRule="auto"/>
        <w:rPr>
          <w:rFonts w:ascii="Times New Roman" w:hAnsi="Times New Roman" w:cs="Times New Roman"/>
          <w:rPrChange w:id="5424" w:author="Jane Kohlhoff" w:date="2024-06-12T00:20:00Z" w16du:dateUtc="2024-06-11T14:20:00Z">
            <w:rPr/>
          </w:rPrChange>
        </w:rPr>
        <w:pPrChange w:id="5425" w:author="Jane Kohlhoff" w:date="2024-06-12T00:19:00Z" w16du:dateUtc="2024-06-11T14:19:00Z">
          <w:pPr>
            <w:pStyle w:val="EndNoteBibliography"/>
            <w:spacing w:after="0"/>
          </w:pPr>
        </w:pPrChange>
      </w:pPr>
      <w:r w:rsidRPr="0011565F">
        <w:rPr>
          <w:rFonts w:ascii="Times New Roman" w:hAnsi="Times New Roman" w:cs="Times New Roman"/>
          <w:rPrChange w:id="5426" w:author="Jane Kohlhoff" w:date="2024-06-12T00:20:00Z" w16du:dateUtc="2024-06-11T14:20:00Z">
            <w:rPr/>
          </w:rPrChange>
        </w:rPr>
        <w:t>56.</w:t>
      </w:r>
      <w:r w:rsidRPr="0011565F">
        <w:rPr>
          <w:rFonts w:ascii="Times New Roman" w:hAnsi="Times New Roman" w:cs="Times New Roman"/>
          <w:rPrChange w:id="5427" w:author="Jane Kohlhoff" w:date="2024-06-12T00:20:00Z" w16du:dateUtc="2024-06-11T14:20:00Z">
            <w:rPr/>
          </w:rPrChange>
        </w:rPr>
        <w:tab/>
        <w:t>Diamond C. Keeping baby in mind: The development of a maternal reflective functioning scale for primary health services. James Cook University2014.</w:t>
      </w:r>
    </w:p>
    <w:p w14:paraId="6533F0E8" w14:textId="77777777" w:rsidR="0034788D" w:rsidRPr="0011565F" w:rsidRDefault="0034788D">
      <w:pPr>
        <w:pStyle w:val="EndNoteBibliography"/>
        <w:spacing w:after="0" w:line="480" w:lineRule="auto"/>
        <w:rPr>
          <w:rFonts w:ascii="Times New Roman" w:hAnsi="Times New Roman" w:cs="Times New Roman"/>
          <w:rPrChange w:id="5428" w:author="Jane Kohlhoff" w:date="2024-06-12T00:20:00Z" w16du:dateUtc="2024-06-11T14:20:00Z">
            <w:rPr/>
          </w:rPrChange>
        </w:rPr>
        <w:pPrChange w:id="5429" w:author="Jane Kohlhoff" w:date="2024-06-12T00:19:00Z" w16du:dateUtc="2024-06-11T14:19:00Z">
          <w:pPr>
            <w:pStyle w:val="EndNoteBibliography"/>
            <w:spacing w:after="0"/>
          </w:pPr>
        </w:pPrChange>
      </w:pPr>
      <w:r w:rsidRPr="0011565F">
        <w:rPr>
          <w:rFonts w:ascii="Times New Roman" w:hAnsi="Times New Roman" w:cs="Times New Roman"/>
          <w:rPrChange w:id="5430" w:author="Jane Kohlhoff" w:date="2024-06-12T00:20:00Z" w16du:dateUtc="2024-06-11T14:20:00Z">
            <w:rPr/>
          </w:rPrChange>
        </w:rPr>
        <w:t>57.</w:t>
      </w:r>
      <w:r w:rsidRPr="0011565F">
        <w:rPr>
          <w:rFonts w:ascii="Times New Roman" w:hAnsi="Times New Roman" w:cs="Times New Roman"/>
          <w:rPrChange w:id="5431" w:author="Jane Kohlhoff" w:date="2024-06-12T00:20:00Z" w16du:dateUtc="2024-06-11T14:20:00Z">
            <w:rPr/>
          </w:rPrChange>
        </w:rPr>
        <w:tab/>
        <w:t>Maxwell A-M, McMahon C, Huber A, Reay RE, Hawkins E, Barnett B. Examining the effectiveness of Circle of Security Parenting (COS-P): A multi-site non-randomized study with waitlist control. Journal of Child and Family Studies. 2021;30:1123-40.</w:t>
      </w:r>
    </w:p>
    <w:p w14:paraId="35633BAE" w14:textId="77777777" w:rsidR="0034788D" w:rsidRPr="0011565F" w:rsidRDefault="0034788D">
      <w:pPr>
        <w:pStyle w:val="EndNoteBibliography"/>
        <w:spacing w:after="0" w:line="480" w:lineRule="auto"/>
        <w:rPr>
          <w:rFonts w:ascii="Times New Roman" w:hAnsi="Times New Roman" w:cs="Times New Roman"/>
          <w:rPrChange w:id="5432" w:author="Jane Kohlhoff" w:date="2024-06-12T00:20:00Z" w16du:dateUtc="2024-06-11T14:20:00Z">
            <w:rPr/>
          </w:rPrChange>
        </w:rPr>
        <w:pPrChange w:id="5433" w:author="Jane Kohlhoff" w:date="2024-06-12T00:19:00Z" w16du:dateUtc="2024-06-11T14:19:00Z">
          <w:pPr>
            <w:pStyle w:val="EndNoteBibliography"/>
            <w:spacing w:after="0"/>
          </w:pPr>
        </w:pPrChange>
      </w:pPr>
      <w:r w:rsidRPr="0011565F">
        <w:rPr>
          <w:rFonts w:ascii="Times New Roman" w:hAnsi="Times New Roman" w:cs="Times New Roman"/>
          <w:rPrChange w:id="5434" w:author="Jane Kohlhoff" w:date="2024-06-12T00:20:00Z" w16du:dateUtc="2024-06-11T14:20:00Z">
            <w:rPr/>
          </w:rPrChange>
        </w:rPr>
        <w:t>58.</w:t>
      </w:r>
      <w:r w:rsidRPr="0011565F">
        <w:rPr>
          <w:rFonts w:ascii="Times New Roman" w:hAnsi="Times New Roman" w:cs="Times New Roman"/>
          <w:rPrChange w:id="5435" w:author="Jane Kohlhoff" w:date="2024-06-12T00:20:00Z" w16du:dateUtc="2024-06-11T14:20:00Z">
            <w:rPr/>
          </w:rPrChange>
        </w:rPr>
        <w:tab/>
        <w:t>Kendall S, Bloomfield L. Developing and validating a tool to measure parenting self‐efficacy. Journal of advanced nursing. 2005;51(2):174-81.</w:t>
      </w:r>
    </w:p>
    <w:p w14:paraId="4A839611" w14:textId="77777777" w:rsidR="0034788D" w:rsidRPr="0011565F" w:rsidRDefault="0034788D">
      <w:pPr>
        <w:pStyle w:val="EndNoteBibliography"/>
        <w:spacing w:after="0" w:line="480" w:lineRule="auto"/>
        <w:rPr>
          <w:rFonts w:ascii="Times New Roman" w:hAnsi="Times New Roman" w:cs="Times New Roman"/>
          <w:rPrChange w:id="5436" w:author="Jane Kohlhoff" w:date="2024-06-12T00:20:00Z" w16du:dateUtc="2024-06-11T14:20:00Z">
            <w:rPr/>
          </w:rPrChange>
        </w:rPr>
        <w:pPrChange w:id="5437" w:author="Jane Kohlhoff" w:date="2024-06-12T00:19:00Z" w16du:dateUtc="2024-06-11T14:19:00Z">
          <w:pPr>
            <w:pStyle w:val="EndNoteBibliography"/>
            <w:spacing w:after="0"/>
          </w:pPr>
        </w:pPrChange>
      </w:pPr>
      <w:r w:rsidRPr="0011565F">
        <w:rPr>
          <w:rFonts w:ascii="Times New Roman" w:hAnsi="Times New Roman" w:cs="Times New Roman"/>
          <w:rPrChange w:id="5438" w:author="Jane Kohlhoff" w:date="2024-06-12T00:20:00Z" w16du:dateUtc="2024-06-11T14:20:00Z">
            <w:rPr/>
          </w:rPrChange>
        </w:rPr>
        <w:t>59.</w:t>
      </w:r>
      <w:r w:rsidRPr="0011565F">
        <w:rPr>
          <w:rFonts w:ascii="Times New Roman" w:hAnsi="Times New Roman" w:cs="Times New Roman"/>
          <w:rPrChange w:id="5439" w:author="Jane Kohlhoff" w:date="2024-06-12T00:20:00Z" w16du:dateUtc="2024-06-11T14:20:00Z">
            <w:rPr/>
          </w:rPrChange>
        </w:rPr>
        <w:tab/>
        <w:t>Gratz KL, Roemer L. Multidimensional assessment of emotion regulation and dysregulation: development, factor structure, and initial validation of the Difficulties in Emotion Regulation Scale. Journal of Psychopathology and Behavioral Assessment. 2004;26(1):41-54.</w:t>
      </w:r>
    </w:p>
    <w:p w14:paraId="54D3C6DB" w14:textId="77777777" w:rsidR="0034788D" w:rsidRPr="0011565F" w:rsidRDefault="0034788D">
      <w:pPr>
        <w:pStyle w:val="EndNoteBibliography"/>
        <w:spacing w:after="0" w:line="480" w:lineRule="auto"/>
        <w:rPr>
          <w:rFonts w:ascii="Times New Roman" w:hAnsi="Times New Roman" w:cs="Times New Roman"/>
          <w:rPrChange w:id="5440" w:author="Jane Kohlhoff" w:date="2024-06-12T00:20:00Z" w16du:dateUtc="2024-06-11T14:20:00Z">
            <w:rPr/>
          </w:rPrChange>
        </w:rPr>
        <w:pPrChange w:id="5441" w:author="Jane Kohlhoff" w:date="2024-06-12T00:19:00Z" w16du:dateUtc="2024-06-11T14:19:00Z">
          <w:pPr>
            <w:pStyle w:val="EndNoteBibliography"/>
            <w:spacing w:after="0"/>
          </w:pPr>
        </w:pPrChange>
      </w:pPr>
      <w:r w:rsidRPr="0011565F">
        <w:rPr>
          <w:rFonts w:ascii="Times New Roman" w:hAnsi="Times New Roman" w:cs="Times New Roman"/>
          <w:rPrChange w:id="5442" w:author="Jane Kohlhoff" w:date="2024-06-12T00:20:00Z" w16du:dateUtc="2024-06-11T14:20:00Z">
            <w:rPr/>
          </w:rPrChange>
        </w:rPr>
        <w:t>60.</w:t>
      </w:r>
      <w:r w:rsidRPr="0011565F">
        <w:rPr>
          <w:rFonts w:ascii="Times New Roman" w:hAnsi="Times New Roman" w:cs="Times New Roman"/>
          <w:rPrChange w:id="5443" w:author="Jane Kohlhoff" w:date="2024-06-12T00:20:00Z" w16du:dateUtc="2024-06-11T14:20:00Z">
            <w:rPr/>
          </w:rPrChange>
        </w:rPr>
        <w:tab/>
        <w:t>Solomon J, George C. The measurement of attachment security in infancy and childhood.  Handbook of Attachment: Theory, Research, and Clinical Applications. New York: Guilford Publications; 1999. p. 287-316.</w:t>
      </w:r>
    </w:p>
    <w:p w14:paraId="7216325E" w14:textId="2BB83F57" w:rsidR="0034788D" w:rsidRPr="0011565F" w:rsidRDefault="0034788D">
      <w:pPr>
        <w:pStyle w:val="EndNoteBibliography"/>
        <w:spacing w:after="0" w:line="480" w:lineRule="auto"/>
        <w:rPr>
          <w:rFonts w:ascii="Times New Roman" w:hAnsi="Times New Roman" w:cs="Times New Roman"/>
          <w:rPrChange w:id="5444" w:author="Jane Kohlhoff" w:date="2024-06-12T00:20:00Z" w16du:dateUtc="2024-06-11T14:20:00Z">
            <w:rPr/>
          </w:rPrChange>
        </w:rPr>
        <w:pPrChange w:id="5445" w:author="Jane Kohlhoff" w:date="2024-06-12T00:19:00Z" w16du:dateUtc="2024-06-11T14:19:00Z">
          <w:pPr>
            <w:pStyle w:val="EndNoteBibliography"/>
            <w:spacing w:after="0"/>
          </w:pPr>
        </w:pPrChange>
      </w:pPr>
      <w:r w:rsidRPr="0011565F">
        <w:rPr>
          <w:rFonts w:ascii="Times New Roman" w:hAnsi="Times New Roman" w:cs="Times New Roman"/>
          <w:rPrChange w:id="5446" w:author="Jane Kohlhoff" w:date="2024-06-12T00:20:00Z" w16du:dateUtc="2024-06-11T14:20:00Z">
            <w:rPr/>
          </w:rPrChange>
        </w:rPr>
        <w:t>61.</w:t>
      </w:r>
      <w:r w:rsidRPr="0011565F">
        <w:rPr>
          <w:rFonts w:ascii="Times New Roman" w:hAnsi="Times New Roman" w:cs="Times New Roman"/>
          <w:rPrChange w:id="5447" w:author="Jane Kohlhoff" w:date="2024-06-12T00:20:00Z" w16du:dateUtc="2024-06-11T14:20:00Z">
            <w:rPr/>
          </w:rPrChange>
        </w:rPr>
        <w:tab/>
        <w:t xml:space="preserve">Prior M, Sanson A, Smart D, Oberklaid F. Pathways from infancy to adolescence: Australian Temperament Project 1983-2000. . </w:t>
      </w:r>
      <w:r w:rsidRPr="0011565F">
        <w:rPr>
          <w:rFonts w:ascii="Times New Roman" w:hAnsi="Times New Roman" w:cs="Times New Roman"/>
          <w:rPrChange w:id="5448" w:author="Jane Kohlhoff" w:date="2024-06-12T00:20:00Z" w16du:dateUtc="2024-06-11T14:20:00Z">
            <w:rPr/>
          </w:rPrChange>
        </w:rPr>
        <w:fldChar w:fldCharType="begin"/>
      </w:r>
      <w:r w:rsidRPr="0011565F">
        <w:rPr>
          <w:rFonts w:ascii="Times New Roman" w:hAnsi="Times New Roman" w:cs="Times New Roman"/>
          <w:rPrChange w:id="5449" w:author="Jane Kohlhoff" w:date="2024-06-12T00:20:00Z" w16du:dateUtc="2024-06-11T14:20:00Z">
            <w:rPr/>
          </w:rPrChange>
        </w:rPr>
        <w:instrText>HYPERLINK "https://aifs.gov.au/sites/default/files/institute/pubs/resreport4/aifsreport4.pdf"</w:instrText>
      </w:r>
      <w:r w:rsidRPr="00B15632">
        <w:rPr>
          <w:rFonts w:ascii="Times New Roman" w:hAnsi="Times New Roman" w:cs="Times New Roman"/>
        </w:rPr>
      </w:r>
      <w:r w:rsidRPr="0011565F">
        <w:rPr>
          <w:rFonts w:ascii="Times New Roman" w:hAnsi="Times New Roman" w:cs="Times New Roman"/>
          <w:rPrChange w:id="5450" w:author="Jane Kohlhoff" w:date="2024-06-12T00:20:00Z" w16du:dateUtc="2024-06-11T14:20:00Z">
            <w:rPr/>
          </w:rPrChange>
        </w:rPr>
        <w:fldChar w:fldCharType="separate"/>
      </w:r>
      <w:r w:rsidRPr="0011565F">
        <w:rPr>
          <w:rStyle w:val="Hyperlink"/>
          <w:rFonts w:ascii="Times New Roman" w:hAnsi="Times New Roman" w:cs="Times New Roman"/>
          <w:rPrChange w:id="5451" w:author="Jane Kohlhoff" w:date="2024-06-12T00:20:00Z" w16du:dateUtc="2024-06-11T14:20:00Z">
            <w:rPr>
              <w:rStyle w:val="Hyperlink"/>
            </w:rPr>
          </w:rPrChange>
        </w:rPr>
        <w:t>https://aifs.gov.au/sites/default/files/institute/pubs/resreport4/aifsreport4.pdf</w:t>
      </w:r>
      <w:r w:rsidRPr="0011565F">
        <w:rPr>
          <w:rFonts w:ascii="Times New Roman" w:hAnsi="Times New Roman" w:cs="Times New Roman"/>
          <w:rPrChange w:id="5452" w:author="Jane Kohlhoff" w:date="2024-06-12T00:20:00Z" w16du:dateUtc="2024-06-11T14:20:00Z">
            <w:rPr/>
          </w:rPrChange>
        </w:rPr>
        <w:fldChar w:fldCharType="end"/>
      </w:r>
      <w:r w:rsidRPr="0011565F">
        <w:rPr>
          <w:rFonts w:ascii="Times New Roman" w:hAnsi="Times New Roman" w:cs="Times New Roman"/>
          <w:rPrChange w:id="5453" w:author="Jane Kohlhoff" w:date="2024-06-12T00:20:00Z" w16du:dateUtc="2024-06-11T14:20:00Z">
            <w:rPr/>
          </w:rPrChange>
        </w:rPr>
        <w:t>.; 2000.</w:t>
      </w:r>
    </w:p>
    <w:p w14:paraId="62688DBB" w14:textId="77777777" w:rsidR="0034788D" w:rsidRPr="0011565F" w:rsidRDefault="0034788D">
      <w:pPr>
        <w:pStyle w:val="EndNoteBibliography"/>
        <w:spacing w:after="0" w:line="480" w:lineRule="auto"/>
        <w:rPr>
          <w:rFonts w:ascii="Times New Roman" w:hAnsi="Times New Roman" w:cs="Times New Roman"/>
          <w:rPrChange w:id="5454" w:author="Jane Kohlhoff" w:date="2024-06-12T00:20:00Z" w16du:dateUtc="2024-06-11T14:20:00Z">
            <w:rPr/>
          </w:rPrChange>
        </w:rPr>
        <w:pPrChange w:id="5455" w:author="Jane Kohlhoff" w:date="2024-06-12T00:19:00Z" w16du:dateUtc="2024-06-11T14:19:00Z">
          <w:pPr>
            <w:pStyle w:val="EndNoteBibliography"/>
            <w:spacing w:after="0"/>
          </w:pPr>
        </w:pPrChange>
      </w:pPr>
      <w:r w:rsidRPr="0011565F">
        <w:rPr>
          <w:rFonts w:ascii="Times New Roman" w:hAnsi="Times New Roman" w:cs="Times New Roman"/>
          <w:rPrChange w:id="5456" w:author="Jane Kohlhoff" w:date="2024-06-12T00:20:00Z" w16du:dateUtc="2024-06-11T14:20:00Z">
            <w:rPr/>
          </w:rPrChange>
        </w:rPr>
        <w:t>62.</w:t>
      </w:r>
      <w:r w:rsidRPr="0011565F">
        <w:rPr>
          <w:rFonts w:ascii="Times New Roman" w:hAnsi="Times New Roman" w:cs="Times New Roman"/>
          <w:rPrChange w:id="5457" w:author="Jane Kohlhoff" w:date="2024-06-12T00:20:00Z" w16du:dateUtc="2024-06-11T14:20:00Z">
            <w:rPr/>
          </w:rPrChange>
        </w:rPr>
        <w:tab/>
        <w:t>Ondersma SJ, Chaffin MJ, Mullins SM, LeBreton JM. A brief form of the Child Abuse Potential Inventory: Development and validation. Journal of Clinical Child and Adolescent Psychology. 2005;34(2):301-11.</w:t>
      </w:r>
    </w:p>
    <w:p w14:paraId="22B99252" w14:textId="77777777" w:rsidR="0034788D" w:rsidRPr="0011565F" w:rsidRDefault="0034788D">
      <w:pPr>
        <w:pStyle w:val="EndNoteBibliography"/>
        <w:spacing w:after="0" w:line="480" w:lineRule="auto"/>
        <w:rPr>
          <w:rFonts w:ascii="Times New Roman" w:hAnsi="Times New Roman" w:cs="Times New Roman"/>
          <w:rPrChange w:id="5458" w:author="Jane Kohlhoff" w:date="2024-06-12T00:20:00Z" w16du:dateUtc="2024-06-11T14:20:00Z">
            <w:rPr/>
          </w:rPrChange>
        </w:rPr>
        <w:pPrChange w:id="5459" w:author="Jane Kohlhoff" w:date="2024-06-12T00:19:00Z" w16du:dateUtc="2024-06-11T14:19:00Z">
          <w:pPr>
            <w:pStyle w:val="EndNoteBibliography"/>
            <w:spacing w:after="0"/>
          </w:pPr>
        </w:pPrChange>
      </w:pPr>
      <w:r w:rsidRPr="0011565F">
        <w:rPr>
          <w:rFonts w:ascii="Times New Roman" w:hAnsi="Times New Roman" w:cs="Times New Roman"/>
          <w:rPrChange w:id="5460" w:author="Jane Kohlhoff" w:date="2024-06-12T00:20:00Z" w16du:dateUtc="2024-06-11T14:20:00Z">
            <w:rPr/>
          </w:rPrChange>
        </w:rPr>
        <w:t>63.</w:t>
      </w:r>
      <w:r w:rsidRPr="0011565F">
        <w:rPr>
          <w:rFonts w:ascii="Times New Roman" w:hAnsi="Times New Roman" w:cs="Times New Roman"/>
          <w:rPrChange w:id="5461" w:author="Jane Kohlhoff" w:date="2024-06-12T00:20:00Z" w16du:dateUtc="2024-06-11T14:20:00Z">
            <w:rPr/>
          </w:rPrChange>
        </w:rPr>
        <w:tab/>
        <w:t>Milner JS, Gold RG, Wimberley RC. Prediction and explanation of child abuse: Cross-validation of the Child Abuse Potential Inventory. Journal of Consulting and Clinical Psychology. 1986;54:865–6.</w:t>
      </w:r>
    </w:p>
    <w:p w14:paraId="5CC61B66" w14:textId="77777777" w:rsidR="0034788D" w:rsidRPr="0011565F" w:rsidRDefault="0034788D">
      <w:pPr>
        <w:pStyle w:val="EndNoteBibliography"/>
        <w:spacing w:after="0" w:line="480" w:lineRule="auto"/>
        <w:rPr>
          <w:rFonts w:ascii="Times New Roman" w:hAnsi="Times New Roman" w:cs="Times New Roman"/>
          <w:rPrChange w:id="5462" w:author="Jane Kohlhoff" w:date="2024-06-12T00:20:00Z" w16du:dateUtc="2024-06-11T14:20:00Z">
            <w:rPr/>
          </w:rPrChange>
        </w:rPr>
        <w:pPrChange w:id="5463" w:author="Jane Kohlhoff" w:date="2024-06-12T00:19:00Z" w16du:dateUtc="2024-06-11T14:19:00Z">
          <w:pPr>
            <w:pStyle w:val="EndNoteBibliography"/>
            <w:spacing w:after="0"/>
          </w:pPr>
        </w:pPrChange>
      </w:pPr>
      <w:r w:rsidRPr="0011565F">
        <w:rPr>
          <w:rFonts w:ascii="Times New Roman" w:hAnsi="Times New Roman" w:cs="Times New Roman"/>
          <w:rPrChange w:id="5464" w:author="Jane Kohlhoff" w:date="2024-06-12T00:20:00Z" w16du:dateUtc="2024-06-11T14:20:00Z">
            <w:rPr/>
          </w:rPrChange>
        </w:rPr>
        <w:t>64.</w:t>
      </w:r>
      <w:r w:rsidRPr="0011565F">
        <w:rPr>
          <w:rFonts w:ascii="Times New Roman" w:hAnsi="Times New Roman" w:cs="Times New Roman"/>
          <w:rPrChange w:id="5465" w:author="Jane Kohlhoff" w:date="2024-06-12T00:20:00Z" w16du:dateUtc="2024-06-11T14:20:00Z">
            <w:rPr/>
          </w:rPrChange>
        </w:rPr>
        <w:tab/>
        <w:t>Abidin RR. Parenting Stress Index: Professional Manual, 3rd Edn. Lutz, FL: Psychological Assessment Resources, Inc; 1995.</w:t>
      </w:r>
    </w:p>
    <w:p w14:paraId="3A7A8981" w14:textId="77777777" w:rsidR="0034788D" w:rsidRPr="0011565F" w:rsidRDefault="0034788D">
      <w:pPr>
        <w:pStyle w:val="EndNoteBibliography"/>
        <w:spacing w:after="0" w:line="480" w:lineRule="auto"/>
        <w:rPr>
          <w:rFonts w:ascii="Times New Roman" w:hAnsi="Times New Roman" w:cs="Times New Roman"/>
          <w:rPrChange w:id="5466" w:author="Jane Kohlhoff" w:date="2024-06-12T00:20:00Z" w16du:dateUtc="2024-06-11T14:20:00Z">
            <w:rPr/>
          </w:rPrChange>
        </w:rPr>
        <w:pPrChange w:id="5467" w:author="Jane Kohlhoff" w:date="2024-06-12T00:19:00Z" w16du:dateUtc="2024-06-11T14:19:00Z">
          <w:pPr>
            <w:pStyle w:val="EndNoteBibliography"/>
            <w:spacing w:after="0"/>
          </w:pPr>
        </w:pPrChange>
      </w:pPr>
      <w:r w:rsidRPr="0011565F">
        <w:rPr>
          <w:rFonts w:ascii="Times New Roman" w:hAnsi="Times New Roman" w:cs="Times New Roman"/>
          <w:rPrChange w:id="5468" w:author="Jane Kohlhoff" w:date="2024-06-12T00:20:00Z" w16du:dateUtc="2024-06-11T14:20:00Z">
            <w:rPr/>
          </w:rPrChange>
        </w:rPr>
        <w:t>65.</w:t>
      </w:r>
      <w:r w:rsidRPr="0011565F">
        <w:rPr>
          <w:rFonts w:ascii="Times New Roman" w:hAnsi="Times New Roman" w:cs="Times New Roman"/>
          <w:rPrChange w:id="5469" w:author="Jane Kohlhoff" w:date="2024-06-12T00:20:00Z" w16du:dateUtc="2024-06-11T14:20:00Z">
            <w:rPr/>
          </w:rPrChange>
        </w:rPr>
        <w:tab/>
        <w:t>LeBuffe PA, Naglieri JA. The Devereux Early Childhood Assessment (DECA): A Measure of Within-Child Protective Factors in Preschool Children. NHSA Dialog. 2009;3(1):75-80.</w:t>
      </w:r>
    </w:p>
    <w:p w14:paraId="3C8CA64C" w14:textId="77777777" w:rsidR="0034788D" w:rsidRPr="0011565F" w:rsidRDefault="0034788D">
      <w:pPr>
        <w:pStyle w:val="EndNoteBibliography"/>
        <w:spacing w:after="0" w:line="480" w:lineRule="auto"/>
        <w:rPr>
          <w:rFonts w:ascii="Times New Roman" w:hAnsi="Times New Roman" w:cs="Times New Roman"/>
          <w:rPrChange w:id="5470" w:author="Jane Kohlhoff" w:date="2024-06-12T00:20:00Z" w16du:dateUtc="2024-06-11T14:20:00Z">
            <w:rPr/>
          </w:rPrChange>
        </w:rPr>
        <w:pPrChange w:id="5471" w:author="Jane Kohlhoff" w:date="2024-06-12T00:19:00Z" w16du:dateUtc="2024-06-11T14:19:00Z">
          <w:pPr>
            <w:pStyle w:val="EndNoteBibliography"/>
            <w:spacing w:after="0"/>
          </w:pPr>
        </w:pPrChange>
      </w:pPr>
      <w:r w:rsidRPr="0011565F">
        <w:rPr>
          <w:rFonts w:ascii="Times New Roman" w:hAnsi="Times New Roman" w:cs="Times New Roman"/>
          <w:rPrChange w:id="5472" w:author="Jane Kohlhoff" w:date="2024-06-12T00:20:00Z" w16du:dateUtc="2024-06-11T14:20:00Z">
            <w:rPr/>
          </w:rPrChange>
        </w:rPr>
        <w:t>66.</w:t>
      </w:r>
      <w:r w:rsidRPr="0011565F">
        <w:rPr>
          <w:rFonts w:ascii="Times New Roman" w:hAnsi="Times New Roman" w:cs="Times New Roman"/>
          <w:rPrChange w:id="5473" w:author="Jane Kohlhoff" w:date="2024-06-12T00:20:00Z" w16du:dateUtc="2024-06-11T14:20:00Z">
            <w:rPr/>
          </w:rPrChange>
        </w:rPr>
        <w:tab/>
        <w:t>Powell G, Mackrain M, LeBuffe P. Devereux Early Childhood Assessment for Infants and Toddlers. Lewisville, NC: Kaplan Early Learning Corporation; 2007.</w:t>
      </w:r>
    </w:p>
    <w:p w14:paraId="2D1425A8" w14:textId="77777777" w:rsidR="0034788D" w:rsidRPr="0011565F" w:rsidRDefault="0034788D">
      <w:pPr>
        <w:pStyle w:val="EndNoteBibliography"/>
        <w:spacing w:after="0" w:line="480" w:lineRule="auto"/>
        <w:rPr>
          <w:rFonts w:ascii="Times New Roman" w:hAnsi="Times New Roman" w:cs="Times New Roman"/>
          <w:rPrChange w:id="5474" w:author="Jane Kohlhoff" w:date="2024-06-12T00:20:00Z" w16du:dateUtc="2024-06-11T14:20:00Z">
            <w:rPr/>
          </w:rPrChange>
        </w:rPr>
        <w:pPrChange w:id="5475" w:author="Jane Kohlhoff" w:date="2024-06-12T00:19:00Z" w16du:dateUtc="2024-06-11T14:19:00Z">
          <w:pPr>
            <w:pStyle w:val="EndNoteBibliography"/>
            <w:spacing w:after="0"/>
          </w:pPr>
        </w:pPrChange>
      </w:pPr>
      <w:r w:rsidRPr="0011565F">
        <w:rPr>
          <w:rFonts w:ascii="Times New Roman" w:hAnsi="Times New Roman" w:cs="Times New Roman"/>
          <w:rPrChange w:id="5476" w:author="Jane Kohlhoff" w:date="2024-06-12T00:20:00Z" w16du:dateUtc="2024-06-11T14:20:00Z">
            <w:rPr/>
          </w:rPrChange>
        </w:rPr>
        <w:t>67.</w:t>
      </w:r>
      <w:r w:rsidRPr="0011565F">
        <w:rPr>
          <w:rFonts w:ascii="Times New Roman" w:hAnsi="Times New Roman" w:cs="Times New Roman"/>
          <w:rPrChange w:id="5477" w:author="Jane Kohlhoff" w:date="2024-06-12T00:20:00Z" w16du:dateUtc="2024-06-11T14:20:00Z">
            <w:rPr/>
          </w:rPrChange>
        </w:rPr>
        <w:tab/>
        <w:t>Briggs-Gowan MJ, Carter AS, Irwin JR, Wachtel K, Cicchetti DV. The Brief Infant-Toddler Social and Emotional Assessment: screening for social-emotional problems and delays in competence. Journal of pediatric psychology. 2004;29(2):143-55.</w:t>
      </w:r>
    </w:p>
    <w:p w14:paraId="2F1C3EEE" w14:textId="77777777" w:rsidR="0034788D" w:rsidRPr="0011565F" w:rsidRDefault="0034788D">
      <w:pPr>
        <w:pStyle w:val="EndNoteBibliography"/>
        <w:spacing w:after="0" w:line="480" w:lineRule="auto"/>
        <w:rPr>
          <w:rFonts w:ascii="Times New Roman" w:hAnsi="Times New Roman" w:cs="Times New Roman"/>
          <w:rPrChange w:id="5478" w:author="Jane Kohlhoff" w:date="2024-06-12T00:20:00Z" w16du:dateUtc="2024-06-11T14:20:00Z">
            <w:rPr/>
          </w:rPrChange>
        </w:rPr>
        <w:pPrChange w:id="5479" w:author="Jane Kohlhoff" w:date="2024-06-12T00:19:00Z" w16du:dateUtc="2024-06-11T14:19:00Z">
          <w:pPr>
            <w:pStyle w:val="EndNoteBibliography"/>
            <w:spacing w:after="0"/>
          </w:pPr>
        </w:pPrChange>
      </w:pPr>
      <w:r w:rsidRPr="0011565F">
        <w:rPr>
          <w:rFonts w:ascii="Times New Roman" w:hAnsi="Times New Roman" w:cs="Times New Roman"/>
          <w:rPrChange w:id="5480" w:author="Jane Kohlhoff" w:date="2024-06-12T00:20:00Z" w16du:dateUtc="2024-06-11T14:20:00Z">
            <w:rPr/>
          </w:rPrChange>
        </w:rPr>
        <w:t>68.</w:t>
      </w:r>
      <w:r w:rsidRPr="0011565F">
        <w:rPr>
          <w:rFonts w:ascii="Times New Roman" w:hAnsi="Times New Roman" w:cs="Times New Roman"/>
          <w:rPrChange w:id="5481" w:author="Jane Kohlhoff" w:date="2024-06-12T00:20:00Z" w16du:dateUtc="2024-06-11T14:20:00Z">
            <w:rPr/>
          </w:rPrChange>
        </w:rPr>
        <w:tab/>
        <w:t>Briggs-Gowan MJ, Carter AS, McCarthy K, Augustyn M, Caronna E, Clark R. Clinical validity of a brief measure of early childhood social–emotional/behavioral problems. Journal of pediatric psychology. 2013;38(5):577-87.</w:t>
      </w:r>
    </w:p>
    <w:p w14:paraId="440A2E45" w14:textId="77777777" w:rsidR="0034788D" w:rsidRPr="0011565F" w:rsidRDefault="0034788D">
      <w:pPr>
        <w:pStyle w:val="EndNoteBibliography"/>
        <w:spacing w:after="0" w:line="480" w:lineRule="auto"/>
        <w:rPr>
          <w:rFonts w:ascii="Times New Roman" w:hAnsi="Times New Roman" w:cs="Times New Roman"/>
          <w:rPrChange w:id="5482" w:author="Jane Kohlhoff" w:date="2024-06-12T00:20:00Z" w16du:dateUtc="2024-06-11T14:20:00Z">
            <w:rPr/>
          </w:rPrChange>
        </w:rPr>
        <w:pPrChange w:id="5483" w:author="Jane Kohlhoff" w:date="2024-06-12T00:19:00Z" w16du:dateUtc="2024-06-11T14:19:00Z">
          <w:pPr>
            <w:pStyle w:val="EndNoteBibliography"/>
            <w:spacing w:after="0"/>
          </w:pPr>
        </w:pPrChange>
      </w:pPr>
      <w:r w:rsidRPr="0011565F">
        <w:rPr>
          <w:rFonts w:ascii="Times New Roman" w:hAnsi="Times New Roman" w:cs="Times New Roman"/>
          <w:rPrChange w:id="5484" w:author="Jane Kohlhoff" w:date="2024-06-12T00:20:00Z" w16du:dateUtc="2024-06-11T14:20:00Z">
            <w:rPr/>
          </w:rPrChange>
        </w:rPr>
        <w:t>69.</w:t>
      </w:r>
      <w:r w:rsidRPr="0011565F">
        <w:rPr>
          <w:rFonts w:ascii="Times New Roman" w:hAnsi="Times New Roman" w:cs="Times New Roman"/>
          <w:rPrChange w:id="5485" w:author="Jane Kohlhoff" w:date="2024-06-12T00:20:00Z" w16du:dateUtc="2024-06-11T14:20:00Z">
            <w:rPr/>
          </w:rPrChange>
        </w:rPr>
        <w:tab/>
        <w:t>Vaughn BE, Waters E. Attachment behavior at home and in the laboratory: Q-sort observations and strange situation classifications of one-year-olds. Child Development. 1990;61:1965 – 73.</w:t>
      </w:r>
    </w:p>
    <w:p w14:paraId="0FB4C579" w14:textId="77777777" w:rsidR="0034788D" w:rsidRPr="0011565F" w:rsidRDefault="0034788D">
      <w:pPr>
        <w:pStyle w:val="EndNoteBibliography"/>
        <w:spacing w:after="0" w:line="480" w:lineRule="auto"/>
        <w:rPr>
          <w:rFonts w:ascii="Times New Roman" w:hAnsi="Times New Roman" w:cs="Times New Roman"/>
          <w:rPrChange w:id="5486" w:author="Jane Kohlhoff" w:date="2024-06-12T00:20:00Z" w16du:dateUtc="2024-06-11T14:20:00Z">
            <w:rPr/>
          </w:rPrChange>
        </w:rPr>
        <w:pPrChange w:id="5487" w:author="Jane Kohlhoff" w:date="2024-06-12T00:19:00Z" w16du:dateUtc="2024-06-11T14:19:00Z">
          <w:pPr>
            <w:pStyle w:val="EndNoteBibliography"/>
            <w:spacing w:after="0"/>
          </w:pPr>
        </w:pPrChange>
      </w:pPr>
      <w:r w:rsidRPr="0011565F">
        <w:rPr>
          <w:rFonts w:ascii="Times New Roman" w:hAnsi="Times New Roman" w:cs="Times New Roman"/>
          <w:rPrChange w:id="5488" w:author="Jane Kohlhoff" w:date="2024-06-12T00:20:00Z" w16du:dateUtc="2024-06-11T14:20:00Z">
            <w:rPr/>
          </w:rPrChange>
        </w:rPr>
        <w:t>70.</w:t>
      </w:r>
      <w:r w:rsidRPr="0011565F">
        <w:rPr>
          <w:rFonts w:ascii="Times New Roman" w:hAnsi="Times New Roman" w:cs="Times New Roman"/>
          <w:rPrChange w:id="5489" w:author="Jane Kohlhoff" w:date="2024-06-12T00:20:00Z" w16du:dateUtc="2024-06-11T14:20:00Z">
            <w:rPr/>
          </w:rPrChange>
        </w:rPr>
        <w:tab/>
        <w:t>Waters E, Deane K. Defining and assessing individual differences in attachment relationships: Q-methodology and the organization of behavior in infancy and early childhood. In: Bretherton I, Waters E, editors. Growing points of attachment theory and research Monographs of the Society for Research in Child Development, 50 (Serial No 209)1985. p. 41 – 65.</w:t>
      </w:r>
    </w:p>
    <w:p w14:paraId="738F2B29" w14:textId="77777777" w:rsidR="0034788D" w:rsidRPr="0011565F" w:rsidRDefault="0034788D">
      <w:pPr>
        <w:pStyle w:val="EndNoteBibliography"/>
        <w:spacing w:after="0" w:line="480" w:lineRule="auto"/>
        <w:rPr>
          <w:rFonts w:ascii="Times New Roman" w:hAnsi="Times New Roman" w:cs="Times New Roman"/>
          <w:rPrChange w:id="5490" w:author="Jane Kohlhoff" w:date="2024-06-12T00:20:00Z" w16du:dateUtc="2024-06-11T14:20:00Z">
            <w:rPr/>
          </w:rPrChange>
        </w:rPr>
        <w:pPrChange w:id="5491" w:author="Jane Kohlhoff" w:date="2024-06-12T00:19:00Z" w16du:dateUtc="2024-06-11T14:19:00Z">
          <w:pPr>
            <w:pStyle w:val="EndNoteBibliography"/>
            <w:spacing w:after="0"/>
          </w:pPr>
        </w:pPrChange>
      </w:pPr>
      <w:r w:rsidRPr="0011565F">
        <w:rPr>
          <w:rFonts w:ascii="Times New Roman" w:hAnsi="Times New Roman" w:cs="Times New Roman"/>
          <w:rPrChange w:id="5492" w:author="Jane Kohlhoff" w:date="2024-06-12T00:20:00Z" w16du:dateUtc="2024-06-11T14:20:00Z">
            <w:rPr/>
          </w:rPrChange>
        </w:rPr>
        <w:t>71.</w:t>
      </w:r>
      <w:r w:rsidRPr="0011565F">
        <w:rPr>
          <w:rFonts w:ascii="Times New Roman" w:hAnsi="Times New Roman" w:cs="Times New Roman"/>
          <w:rPrChange w:id="5493" w:author="Jane Kohlhoff" w:date="2024-06-12T00:20:00Z" w16du:dateUtc="2024-06-11T14:20:00Z">
            <w:rPr/>
          </w:rPrChange>
        </w:rPr>
        <w:tab/>
        <w:t>Bick J, Dozier M, Perkins E. Convergence between attachment classifications and natural reunion behavior among children and parents in a child care setting. Attach Hum Dev. 2012;14(1):1-10.</w:t>
      </w:r>
    </w:p>
    <w:p w14:paraId="4ABF0F6F" w14:textId="77777777" w:rsidR="0034788D" w:rsidRPr="0011565F" w:rsidRDefault="0034788D">
      <w:pPr>
        <w:pStyle w:val="EndNoteBibliography"/>
        <w:spacing w:after="0" w:line="480" w:lineRule="auto"/>
        <w:rPr>
          <w:rFonts w:ascii="Times New Roman" w:hAnsi="Times New Roman" w:cs="Times New Roman"/>
          <w:rPrChange w:id="5494" w:author="Jane Kohlhoff" w:date="2024-06-12T00:20:00Z" w16du:dateUtc="2024-06-11T14:20:00Z">
            <w:rPr/>
          </w:rPrChange>
        </w:rPr>
        <w:pPrChange w:id="5495" w:author="Jane Kohlhoff" w:date="2024-06-12T00:19:00Z" w16du:dateUtc="2024-06-11T14:19:00Z">
          <w:pPr>
            <w:pStyle w:val="EndNoteBibliography"/>
            <w:spacing w:after="0"/>
          </w:pPr>
        </w:pPrChange>
      </w:pPr>
      <w:r w:rsidRPr="0011565F">
        <w:rPr>
          <w:rFonts w:ascii="Times New Roman" w:hAnsi="Times New Roman" w:cs="Times New Roman"/>
          <w:rPrChange w:id="5496" w:author="Jane Kohlhoff" w:date="2024-06-12T00:20:00Z" w16du:dateUtc="2024-06-11T14:20:00Z">
            <w:rPr/>
          </w:rPrChange>
        </w:rPr>
        <w:t>72.</w:t>
      </w:r>
      <w:r w:rsidRPr="0011565F">
        <w:rPr>
          <w:rFonts w:ascii="Times New Roman" w:hAnsi="Times New Roman" w:cs="Times New Roman"/>
          <w:rPrChange w:id="5497" w:author="Jane Kohlhoff" w:date="2024-06-12T00:20:00Z" w16du:dateUtc="2024-06-11T14:20:00Z">
            <w:rPr/>
          </w:rPrChange>
        </w:rPr>
        <w:tab/>
        <w:t>Wolff MS, Ijzendoorn MH. Sensitivity and attachment: A meta‐analysis on parental antecedents of infant attachment. Child Dev. 1997;68(4):571-91.</w:t>
      </w:r>
    </w:p>
    <w:p w14:paraId="3368CA0E" w14:textId="77777777" w:rsidR="0034788D" w:rsidRPr="0011565F" w:rsidRDefault="0034788D">
      <w:pPr>
        <w:pStyle w:val="EndNoteBibliography"/>
        <w:spacing w:after="0" w:line="480" w:lineRule="auto"/>
        <w:rPr>
          <w:rFonts w:ascii="Times New Roman" w:hAnsi="Times New Roman" w:cs="Times New Roman"/>
          <w:rPrChange w:id="5498" w:author="Jane Kohlhoff" w:date="2024-06-12T00:20:00Z" w16du:dateUtc="2024-06-11T14:20:00Z">
            <w:rPr/>
          </w:rPrChange>
        </w:rPr>
        <w:pPrChange w:id="5499" w:author="Jane Kohlhoff" w:date="2024-06-12T00:19:00Z" w16du:dateUtc="2024-06-11T14:19:00Z">
          <w:pPr>
            <w:pStyle w:val="EndNoteBibliography"/>
            <w:spacing w:after="0"/>
          </w:pPr>
        </w:pPrChange>
      </w:pPr>
      <w:r w:rsidRPr="0011565F">
        <w:rPr>
          <w:rFonts w:ascii="Times New Roman" w:hAnsi="Times New Roman" w:cs="Times New Roman"/>
          <w:rPrChange w:id="5500" w:author="Jane Kohlhoff" w:date="2024-06-12T00:20:00Z" w16du:dateUtc="2024-06-11T14:20:00Z">
            <w:rPr/>
          </w:rPrChange>
        </w:rPr>
        <w:t>73.</w:t>
      </w:r>
      <w:r w:rsidRPr="0011565F">
        <w:rPr>
          <w:rFonts w:ascii="Times New Roman" w:hAnsi="Times New Roman" w:cs="Times New Roman"/>
          <w:rPrChange w:id="5501" w:author="Jane Kohlhoff" w:date="2024-06-12T00:20:00Z" w16du:dateUtc="2024-06-11T14:20:00Z">
            <w:rPr/>
          </w:rPrChange>
        </w:rPr>
        <w:tab/>
        <w:t>Johnson N. Maternal Psychological Maturity, Parenting and Toddler Regulation: Macquarie University; 2015.</w:t>
      </w:r>
    </w:p>
    <w:p w14:paraId="159734EE" w14:textId="77777777" w:rsidR="0034788D" w:rsidRPr="0011565F" w:rsidRDefault="0034788D">
      <w:pPr>
        <w:pStyle w:val="EndNoteBibliography"/>
        <w:spacing w:after="0" w:line="480" w:lineRule="auto"/>
        <w:rPr>
          <w:rFonts w:ascii="Times New Roman" w:hAnsi="Times New Roman" w:cs="Times New Roman"/>
          <w:rPrChange w:id="5502" w:author="Jane Kohlhoff" w:date="2024-06-12T00:20:00Z" w16du:dateUtc="2024-06-11T14:20:00Z">
            <w:rPr/>
          </w:rPrChange>
        </w:rPr>
        <w:pPrChange w:id="5503" w:author="Jane Kohlhoff" w:date="2024-06-12T00:19:00Z" w16du:dateUtc="2024-06-11T14:19:00Z">
          <w:pPr>
            <w:pStyle w:val="EndNoteBibliography"/>
            <w:spacing w:after="0"/>
          </w:pPr>
        </w:pPrChange>
      </w:pPr>
      <w:r w:rsidRPr="0011565F">
        <w:rPr>
          <w:rFonts w:ascii="Times New Roman" w:hAnsi="Times New Roman" w:cs="Times New Roman"/>
          <w:rPrChange w:id="5504" w:author="Jane Kohlhoff" w:date="2024-06-12T00:20:00Z" w16du:dateUtc="2024-06-11T14:20:00Z">
            <w:rPr/>
          </w:rPrChange>
        </w:rPr>
        <w:t>74.</w:t>
      </w:r>
      <w:r w:rsidRPr="0011565F">
        <w:rPr>
          <w:rFonts w:ascii="Times New Roman" w:hAnsi="Times New Roman" w:cs="Times New Roman"/>
          <w:rPrChange w:id="5505" w:author="Jane Kohlhoff" w:date="2024-06-12T00:20:00Z" w16du:dateUtc="2024-06-11T14:20:00Z">
            <w:rPr/>
          </w:rPrChange>
        </w:rPr>
        <w:tab/>
        <w:t>Achenbach TM, Rescorla LA. Manual for the ASEBA Preschool forms and profiles. Burlington, V.T.: University of Vermont, Research Center for Children, Youth &amp; Families; 2000.</w:t>
      </w:r>
    </w:p>
    <w:p w14:paraId="2FD053B3" w14:textId="77777777" w:rsidR="0034788D" w:rsidRPr="0011565F" w:rsidRDefault="0034788D">
      <w:pPr>
        <w:pStyle w:val="EndNoteBibliography"/>
        <w:spacing w:after="0" w:line="480" w:lineRule="auto"/>
        <w:rPr>
          <w:rFonts w:ascii="Times New Roman" w:hAnsi="Times New Roman" w:cs="Times New Roman"/>
          <w:rPrChange w:id="5506" w:author="Jane Kohlhoff" w:date="2024-06-12T00:20:00Z" w16du:dateUtc="2024-06-11T14:20:00Z">
            <w:rPr/>
          </w:rPrChange>
        </w:rPr>
        <w:pPrChange w:id="5507" w:author="Jane Kohlhoff" w:date="2024-06-12T00:19:00Z" w16du:dateUtc="2024-06-11T14:19:00Z">
          <w:pPr>
            <w:pStyle w:val="EndNoteBibliography"/>
            <w:spacing w:after="0"/>
          </w:pPr>
        </w:pPrChange>
      </w:pPr>
      <w:r w:rsidRPr="0011565F">
        <w:rPr>
          <w:rFonts w:ascii="Times New Roman" w:hAnsi="Times New Roman" w:cs="Times New Roman"/>
          <w:rPrChange w:id="5508" w:author="Jane Kohlhoff" w:date="2024-06-12T00:20:00Z" w16du:dateUtc="2024-06-11T14:20:00Z">
            <w:rPr/>
          </w:rPrChange>
        </w:rPr>
        <w:t>75.</w:t>
      </w:r>
      <w:r w:rsidRPr="0011565F">
        <w:rPr>
          <w:rFonts w:ascii="Times New Roman" w:hAnsi="Times New Roman" w:cs="Times New Roman"/>
          <w:rPrChange w:id="5509" w:author="Jane Kohlhoff" w:date="2024-06-12T00:20:00Z" w16du:dateUtc="2024-06-11T14:20:00Z">
            <w:rPr/>
          </w:rPrChange>
        </w:rPr>
        <w:tab/>
        <w:t>van Zeijl J, Mesman J, Stolk MN, Alink LR, van Ijzendoorn MH, Bakermans-Kranenburg MJ, et al. Terrible ones? Assessment of externalizing behaviors in infancy with the Child Behavior Checklist. Journal of Child Psychology and Psychiatry. 2006;47:801–10.</w:t>
      </w:r>
    </w:p>
    <w:p w14:paraId="011C6E00" w14:textId="77777777" w:rsidR="0034788D" w:rsidRPr="0011565F" w:rsidRDefault="0034788D">
      <w:pPr>
        <w:pStyle w:val="EndNoteBibliography"/>
        <w:spacing w:after="0" w:line="480" w:lineRule="auto"/>
        <w:rPr>
          <w:rFonts w:ascii="Times New Roman" w:hAnsi="Times New Roman" w:cs="Times New Roman"/>
          <w:rPrChange w:id="5510" w:author="Jane Kohlhoff" w:date="2024-06-12T00:20:00Z" w16du:dateUtc="2024-06-11T14:20:00Z">
            <w:rPr/>
          </w:rPrChange>
        </w:rPr>
        <w:pPrChange w:id="5511" w:author="Jane Kohlhoff" w:date="2024-06-12T00:19:00Z" w16du:dateUtc="2024-06-11T14:19:00Z">
          <w:pPr>
            <w:pStyle w:val="EndNoteBibliography"/>
            <w:spacing w:after="0"/>
          </w:pPr>
        </w:pPrChange>
      </w:pPr>
      <w:r w:rsidRPr="0011565F">
        <w:rPr>
          <w:rFonts w:ascii="Times New Roman" w:hAnsi="Times New Roman" w:cs="Times New Roman"/>
          <w:rPrChange w:id="5512" w:author="Jane Kohlhoff" w:date="2024-06-12T00:20:00Z" w16du:dateUtc="2024-06-11T14:20:00Z">
            <w:rPr/>
          </w:rPrChange>
        </w:rPr>
        <w:t>76.</w:t>
      </w:r>
      <w:r w:rsidRPr="0011565F">
        <w:rPr>
          <w:rFonts w:ascii="Times New Roman" w:hAnsi="Times New Roman" w:cs="Times New Roman"/>
          <w:rPrChange w:id="5513" w:author="Jane Kohlhoff" w:date="2024-06-12T00:20:00Z" w16du:dateUtc="2024-06-11T14:20:00Z">
            <w:rPr/>
          </w:rPrChange>
        </w:rPr>
        <w:tab/>
        <w:t>Gupta SK. Intention-to-treat concept: A review. Perspectives in Clinical Research. 2011;2:109–12.</w:t>
      </w:r>
    </w:p>
    <w:p w14:paraId="3F01C890" w14:textId="77777777" w:rsidR="0034788D" w:rsidRPr="0011565F" w:rsidRDefault="0034788D">
      <w:pPr>
        <w:pStyle w:val="EndNoteBibliography"/>
        <w:spacing w:after="0" w:line="480" w:lineRule="auto"/>
        <w:rPr>
          <w:rFonts w:ascii="Times New Roman" w:hAnsi="Times New Roman" w:cs="Times New Roman"/>
          <w:rPrChange w:id="5514" w:author="Jane Kohlhoff" w:date="2024-06-12T00:20:00Z" w16du:dateUtc="2024-06-11T14:20:00Z">
            <w:rPr/>
          </w:rPrChange>
        </w:rPr>
        <w:pPrChange w:id="5515" w:author="Jane Kohlhoff" w:date="2024-06-12T00:19:00Z" w16du:dateUtc="2024-06-11T14:19:00Z">
          <w:pPr>
            <w:pStyle w:val="EndNoteBibliography"/>
            <w:spacing w:after="0"/>
          </w:pPr>
        </w:pPrChange>
      </w:pPr>
      <w:r w:rsidRPr="0011565F">
        <w:rPr>
          <w:rFonts w:ascii="Times New Roman" w:hAnsi="Times New Roman" w:cs="Times New Roman"/>
          <w:rPrChange w:id="5516" w:author="Jane Kohlhoff" w:date="2024-06-12T00:20:00Z" w16du:dateUtc="2024-06-11T14:20:00Z">
            <w:rPr/>
          </w:rPrChange>
        </w:rPr>
        <w:t>77.</w:t>
      </w:r>
      <w:r w:rsidRPr="0011565F">
        <w:rPr>
          <w:rFonts w:ascii="Times New Roman" w:hAnsi="Times New Roman" w:cs="Times New Roman"/>
          <w:rPrChange w:id="5517" w:author="Jane Kohlhoff" w:date="2024-06-12T00:20:00Z" w16du:dateUtc="2024-06-11T14:20:00Z">
            <w:rPr/>
          </w:rPrChange>
        </w:rPr>
        <w:tab/>
        <w:t>Cohen J. Statistical power analysis for the behavioral sciences (2nd ed.). Hilsdale, NJ: Lawrence Erlbaum Associates; 1988.</w:t>
      </w:r>
    </w:p>
    <w:p w14:paraId="17D9C945" w14:textId="77777777" w:rsidR="0034788D" w:rsidRPr="0011565F" w:rsidRDefault="0034788D">
      <w:pPr>
        <w:pStyle w:val="EndNoteBibliography"/>
        <w:spacing w:after="0" w:line="480" w:lineRule="auto"/>
        <w:rPr>
          <w:rFonts w:ascii="Times New Roman" w:hAnsi="Times New Roman" w:cs="Times New Roman"/>
          <w:rPrChange w:id="5518" w:author="Jane Kohlhoff" w:date="2024-06-12T00:20:00Z" w16du:dateUtc="2024-06-11T14:20:00Z">
            <w:rPr/>
          </w:rPrChange>
        </w:rPr>
        <w:pPrChange w:id="5519" w:author="Jane Kohlhoff" w:date="2024-06-12T00:19:00Z" w16du:dateUtc="2024-06-11T14:19:00Z">
          <w:pPr>
            <w:pStyle w:val="EndNoteBibliography"/>
            <w:spacing w:after="0"/>
          </w:pPr>
        </w:pPrChange>
      </w:pPr>
      <w:r w:rsidRPr="0011565F">
        <w:rPr>
          <w:rFonts w:ascii="Times New Roman" w:hAnsi="Times New Roman" w:cs="Times New Roman"/>
          <w:rPrChange w:id="5520" w:author="Jane Kohlhoff" w:date="2024-06-12T00:20:00Z" w16du:dateUtc="2024-06-11T14:20:00Z">
            <w:rPr/>
          </w:rPrChange>
        </w:rPr>
        <w:t>78.</w:t>
      </w:r>
      <w:r w:rsidRPr="0011565F">
        <w:rPr>
          <w:rFonts w:ascii="Times New Roman" w:hAnsi="Times New Roman" w:cs="Times New Roman"/>
          <w:rPrChange w:id="5521" w:author="Jane Kohlhoff" w:date="2024-06-12T00:20:00Z" w16du:dateUtc="2024-06-11T14:20:00Z">
            <w:rPr/>
          </w:rPrChange>
        </w:rPr>
        <w:tab/>
        <w:t>Jacobson NS, Truax P. Clinical significance: A statistical approach to defining meaningful change in psychotherapy-research. Journal of Consulting and Clinical Psychology. 1991;59:12–9.</w:t>
      </w:r>
    </w:p>
    <w:p w14:paraId="44A4BACA" w14:textId="77777777" w:rsidR="0034788D" w:rsidRPr="0011565F" w:rsidRDefault="0034788D">
      <w:pPr>
        <w:pStyle w:val="EndNoteBibliography"/>
        <w:spacing w:after="0" w:line="480" w:lineRule="auto"/>
        <w:rPr>
          <w:rFonts w:ascii="Times New Roman" w:hAnsi="Times New Roman" w:cs="Times New Roman"/>
          <w:rPrChange w:id="5522" w:author="Jane Kohlhoff" w:date="2024-06-12T00:20:00Z" w16du:dateUtc="2024-06-11T14:20:00Z">
            <w:rPr/>
          </w:rPrChange>
        </w:rPr>
        <w:pPrChange w:id="5523" w:author="Jane Kohlhoff" w:date="2024-06-12T00:19:00Z" w16du:dateUtc="2024-06-11T14:19:00Z">
          <w:pPr>
            <w:pStyle w:val="EndNoteBibliography"/>
            <w:spacing w:after="0"/>
          </w:pPr>
        </w:pPrChange>
      </w:pPr>
      <w:r w:rsidRPr="0011565F">
        <w:rPr>
          <w:rFonts w:ascii="Times New Roman" w:hAnsi="Times New Roman" w:cs="Times New Roman"/>
          <w:rPrChange w:id="5524" w:author="Jane Kohlhoff" w:date="2024-06-12T00:20:00Z" w16du:dateUtc="2024-06-11T14:20:00Z">
            <w:rPr/>
          </w:rPrChange>
        </w:rPr>
        <w:t>79.</w:t>
      </w:r>
      <w:r w:rsidRPr="0011565F">
        <w:rPr>
          <w:rFonts w:ascii="Times New Roman" w:hAnsi="Times New Roman" w:cs="Times New Roman"/>
          <w:rPrChange w:id="5525" w:author="Jane Kohlhoff" w:date="2024-06-12T00:20:00Z" w16du:dateUtc="2024-06-11T14:20:00Z">
            <w:rPr/>
          </w:rPrChange>
        </w:rPr>
        <w:tab/>
        <w:t>Spinrad TL, Eisenberg N, Gaertner B, Popp T, Smith CL, Kupfer A, et al. Relations of maternal socialization and toddlers' effortful control to children's adjustment and social competence. Developmental psychology. 2007;43(5):1170.</w:t>
      </w:r>
    </w:p>
    <w:p w14:paraId="7EB9388F" w14:textId="77777777" w:rsidR="0034788D" w:rsidRPr="0011565F" w:rsidRDefault="0034788D">
      <w:pPr>
        <w:pStyle w:val="EndNoteBibliography"/>
        <w:spacing w:after="0" w:line="480" w:lineRule="auto"/>
        <w:rPr>
          <w:rFonts w:ascii="Times New Roman" w:hAnsi="Times New Roman" w:cs="Times New Roman"/>
          <w:rPrChange w:id="5526" w:author="Jane Kohlhoff" w:date="2024-06-12T00:20:00Z" w16du:dateUtc="2024-06-11T14:20:00Z">
            <w:rPr/>
          </w:rPrChange>
        </w:rPr>
        <w:pPrChange w:id="5527" w:author="Jane Kohlhoff" w:date="2024-06-12T00:19:00Z" w16du:dateUtc="2024-06-11T14:19:00Z">
          <w:pPr>
            <w:pStyle w:val="EndNoteBibliography"/>
            <w:spacing w:after="0"/>
          </w:pPr>
        </w:pPrChange>
      </w:pPr>
      <w:r w:rsidRPr="0011565F">
        <w:rPr>
          <w:rFonts w:ascii="Times New Roman" w:hAnsi="Times New Roman" w:cs="Times New Roman"/>
          <w:rPrChange w:id="5528" w:author="Jane Kohlhoff" w:date="2024-06-12T00:20:00Z" w16du:dateUtc="2024-06-11T14:20:00Z">
            <w:rPr/>
          </w:rPrChange>
        </w:rPr>
        <w:t>80.</w:t>
      </w:r>
      <w:r w:rsidRPr="0011565F">
        <w:rPr>
          <w:rFonts w:ascii="Times New Roman" w:hAnsi="Times New Roman" w:cs="Times New Roman"/>
          <w:rPrChange w:id="5529" w:author="Jane Kohlhoff" w:date="2024-06-12T00:20:00Z" w16du:dateUtc="2024-06-11T14:20:00Z">
            <w:rPr/>
          </w:rPrChange>
        </w:rPr>
        <w:tab/>
        <w:t>O'Byrne E, McCusker C, McSweeney S. The impact of the “Attachment and Biobehavioural Catch‐Up” program on attachment related parent behavior—A systematic review. Infant Mental Health Journal. 2023;44(1):76-91.</w:t>
      </w:r>
    </w:p>
    <w:p w14:paraId="1A9EE178" w14:textId="77777777" w:rsidR="0034788D" w:rsidRPr="0011565F" w:rsidRDefault="0034788D">
      <w:pPr>
        <w:pStyle w:val="EndNoteBibliography"/>
        <w:spacing w:after="0" w:line="480" w:lineRule="auto"/>
        <w:rPr>
          <w:rFonts w:ascii="Times New Roman" w:hAnsi="Times New Roman" w:cs="Times New Roman"/>
          <w:rPrChange w:id="5530" w:author="Jane Kohlhoff" w:date="2024-06-12T00:20:00Z" w16du:dateUtc="2024-06-11T14:20:00Z">
            <w:rPr/>
          </w:rPrChange>
        </w:rPr>
        <w:pPrChange w:id="5531" w:author="Jane Kohlhoff" w:date="2024-06-12T00:19:00Z" w16du:dateUtc="2024-06-11T14:19:00Z">
          <w:pPr>
            <w:pStyle w:val="EndNoteBibliography"/>
            <w:spacing w:after="0"/>
          </w:pPr>
        </w:pPrChange>
      </w:pPr>
      <w:r w:rsidRPr="0011565F">
        <w:rPr>
          <w:rFonts w:ascii="Times New Roman" w:hAnsi="Times New Roman" w:cs="Times New Roman"/>
          <w:rPrChange w:id="5532" w:author="Jane Kohlhoff" w:date="2024-06-12T00:20:00Z" w16du:dateUtc="2024-06-11T14:20:00Z">
            <w:rPr/>
          </w:rPrChange>
        </w:rPr>
        <w:t>81.</w:t>
      </w:r>
      <w:r w:rsidRPr="0011565F">
        <w:rPr>
          <w:rFonts w:ascii="Times New Roman" w:hAnsi="Times New Roman" w:cs="Times New Roman"/>
          <w:rPrChange w:id="5533" w:author="Jane Kohlhoff" w:date="2024-06-12T00:20:00Z" w16du:dateUtc="2024-06-11T14:20:00Z">
            <w:rPr/>
          </w:rPrChange>
        </w:rPr>
        <w:tab/>
        <w:t>Camoirano A. Mentalizing makes parenting work: A review about parental reflective functioning and clinical interventions to improve it. Frontiers in psychology. 2017;8:244245.</w:t>
      </w:r>
    </w:p>
    <w:p w14:paraId="036C5061" w14:textId="77777777" w:rsidR="0034788D" w:rsidRPr="0011565F" w:rsidRDefault="0034788D">
      <w:pPr>
        <w:pStyle w:val="EndNoteBibliography"/>
        <w:spacing w:after="0" w:line="480" w:lineRule="auto"/>
        <w:rPr>
          <w:rFonts w:ascii="Times New Roman" w:hAnsi="Times New Roman" w:cs="Times New Roman"/>
          <w:rPrChange w:id="5534" w:author="Jane Kohlhoff" w:date="2024-06-12T00:20:00Z" w16du:dateUtc="2024-06-11T14:20:00Z">
            <w:rPr/>
          </w:rPrChange>
        </w:rPr>
        <w:pPrChange w:id="5535" w:author="Jane Kohlhoff" w:date="2024-06-12T00:19:00Z" w16du:dateUtc="2024-06-11T14:19:00Z">
          <w:pPr>
            <w:pStyle w:val="EndNoteBibliography"/>
            <w:spacing w:after="0"/>
          </w:pPr>
        </w:pPrChange>
      </w:pPr>
      <w:r w:rsidRPr="0011565F">
        <w:rPr>
          <w:rFonts w:ascii="Times New Roman" w:hAnsi="Times New Roman" w:cs="Times New Roman"/>
          <w:rPrChange w:id="5536" w:author="Jane Kohlhoff" w:date="2024-06-12T00:20:00Z" w16du:dateUtc="2024-06-11T14:20:00Z">
            <w:rPr/>
          </w:rPrChange>
        </w:rPr>
        <w:t>82.</w:t>
      </w:r>
      <w:r w:rsidRPr="0011565F">
        <w:rPr>
          <w:rFonts w:ascii="Times New Roman" w:hAnsi="Times New Roman" w:cs="Times New Roman"/>
          <w:rPrChange w:id="5537" w:author="Jane Kohlhoff" w:date="2024-06-12T00:20:00Z" w16du:dateUtc="2024-06-11T14:20:00Z">
            <w:rPr/>
          </w:rPrChange>
        </w:rPr>
        <w:tab/>
        <w:t>Slade A. Parental reflective functioning: An introduction. Attachment &amp; Human Development. 2005;7(3):269-81.</w:t>
      </w:r>
    </w:p>
    <w:p w14:paraId="5471ECC6" w14:textId="77777777" w:rsidR="0034788D" w:rsidRPr="0011565F" w:rsidRDefault="0034788D">
      <w:pPr>
        <w:pStyle w:val="EndNoteBibliography"/>
        <w:spacing w:after="0" w:line="480" w:lineRule="auto"/>
        <w:rPr>
          <w:rFonts w:ascii="Times New Roman" w:hAnsi="Times New Roman" w:cs="Times New Roman"/>
          <w:rPrChange w:id="5538" w:author="Jane Kohlhoff" w:date="2024-06-12T00:20:00Z" w16du:dateUtc="2024-06-11T14:20:00Z">
            <w:rPr/>
          </w:rPrChange>
        </w:rPr>
        <w:pPrChange w:id="5539" w:author="Jane Kohlhoff" w:date="2024-06-12T00:19:00Z" w16du:dateUtc="2024-06-11T14:19:00Z">
          <w:pPr>
            <w:pStyle w:val="EndNoteBibliography"/>
            <w:spacing w:after="0"/>
          </w:pPr>
        </w:pPrChange>
      </w:pPr>
      <w:r w:rsidRPr="0011565F">
        <w:rPr>
          <w:rFonts w:ascii="Times New Roman" w:hAnsi="Times New Roman" w:cs="Times New Roman"/>
          <w:rPrChange w:id="5540" w:author="Jane Kohlhoff" w:date="2024-06-12T00:20:00Z" w16du:dateUtc="2024-06-11T14:20:00Z">
            <w:rPr/>
          </w:rPrChange>
        </w:rPr>
        <w:t>83.</w:t>
      </w:r>
      <w:r w:rsidRPr="0011565F">
        <w:rPr>
          <w:rFonts w:ascii="Times New Roman" w:hAnsi="Times New Roman" w:cs="Times New Roman"/>
          <w:rPrChange w:id="5541" w:author="Jane Kohlhoff" w:date="2024-06-12T00:20:00Z" w16du:dateUtc="2024-06-11T14:20:00Z">
            <w:rPr/>
          </w:rPrChange>
        </w:rPr>
        <w:tab/>
        <w:t>Brydges CR. Effect size guidelines, sample size calculations, and statistical power in gerontology. Innovation in aging. 2019;3(4):igz036.</w:t>
      </w:r>
    </w:p>
    <w:p w14:paraId="09783FC0" w14:textId="77777777" w:rsidR="0034788D" w:rsidRPr="0011565F" w:rsidRDefault="0034788D">
      <w:pPr>
        <w:pStyle w:val="EndNoteBibliography"/>
        <w:spacing w:after="0" w:line="480" w:lineRule="auto"/>
        <w:rPr>
          <w:rFonts w:ascii="Times New Roman" w:hAnsi="Times New Roman" w:cs="Times New Roman"/>
          <w:rPrChange w:id="5542" w:author="Jane Kohlhoff" w:date="2024-06-12T00:20:00Z" w16du:dateUtc="2024-06-11T14:20:00Z">
            <w:rPr/>
          </w:rPrChange>
        </w:rPr>
        <w:pPrChange w:id="5543" w:author="Jane Kohlhoff" w:date="2024-06-12T00:19:00Z" w16du:dateUtc="2024-06-11T14:19:00Z">
          <w:pPr>
            <w:pStyle w:val="EndNoteBibliography"/>
            <w:spacing w:after="0"/>
          </w:pPr>
        </w:pPrChange>
      </w:pPr>
      <w:r w:rsidRPr="0011565F">
        <w:rPr>
          <w:rFonts w:ascii="Times New Roman" w:hAnsi="Times New Roman" w:cs="Times New Roman"/>
          <w:rPrChange w:id="5544" w:author="Jane Kohlhoff" w:date="2024-06-12T00:20:00Z" w16du:dateUtc="2024-06-11T14:20:00Z">
            <w:rPr/>
          </w:rPrChange>
        </w:rPr>
        <w:t>84.</w:t>
      </w:r>
      <w:r w:rsidRPr="0011565F">
        <w:rPr>
          <w:rFonts w:ascii="Times New Roman" w:hAnsi="Times New Roman" w:cs="Times New Roman"/>
          <w:rPrChange w:id="5545" w:author="Jane Kohlhoff" w:date="2024-06-12T00:20:00Z" w16du:dateUtc="2024-06-11T14:20:00Z">
            <w:rPr/>
          </w:rPrChange>
        </w:rPr>
        <w:tab/>
        <w:t>Cassidy J, Brett BE, Gross JT, Stern JA, Martin DR, Mohr JJ, et al. Circle of Security-Parenting: A randomized controlled trial in Head Start. Dev Psychopathol. 2017;29(2):651-73.</w:t>
      </w:r>
    </w:p>
    <w:p w14:paraId="5802324D" w14:textId="77777777" w:rsidR="0034788D" w:rsidRPr="0011565F" w:rsidRDefault="0034788D">
      <w:pPr>
        <w:pStyle w:val="EndNoteBibliography"/>
        <w:spacing w:after="0" w:line="480" w:lineRule="auto"/>
        <w:rPr>
          <w:rFonts w:ascii="Times New Roman" w:hAnsi="Times New Roman" w:cs="Times New Roman"/>
          <w:rPrChange w:id="5546" w:author="Jane Kohlhoff" w:date="2024-06-12T00:20:00Z" w16du:dateUtc="2024-06-11T14:20:00Z">
            <w:rPr/>
          </w:rPrChange>
        </w:rPr>
        <w:pPrChange w:id="5547" w:author="Jane Kohlhoff" w:date="2024-06-12T00:19:00Z" w16du:dateUtc="2024-06-11T14:19:00Z">
          <w:pPr>
            <w:pStyle w:val="EndNoteBibliography"/>
            <w:spacing w:after="0"/>
          </w:pPr>
        </w:pPrChange>
      </w:pPr>
      <w:r w:rsidRPr="0011565F">
        <w:rPr>
          <w:rFonts w:ascii="Times New Roman" w:hAnsi="Times New Roman" w:cs="Times New Roman"/>
          <w:rPrChange w:id="5548" w:author="Jane Kohlhoff" w:date="2024-06-12T00:20:00Z" w16du:dateUtc="2024-06-11T14:20:00Z">
            <w:rPr/>
          </w:rPrChange>
        </w:rPr>
        <w:t>85.</w:t>
      </w:r>
      <w:r w:rsidRPr="0011565F">
        <w:rPr>
          <w:rFonts w:ascii="Times New Roman" w:hAnsi="Times New Roman" w:cs="Times New Roman"/>
          <w:rPrChange w:id="5549" w:author="Jane Kohlhoff" w:date="2024-06-12T00:20:00Z" w16du:dateUtc="2024-06-11T14:20:00Z">
            <w:rPr/>
          </w:rPrChange>
        </w:rPr>
        <w:tab/>
        <w:t>Risholm Mothander P, Furmark C, Neander K. Adding “Circle of Security–Parenting” to treatment as usual in three Swedish infant mental health clinics. Effects on parents’ internal representations and quality of parent‐infant interaction. Scandinavian journal of psychology. 2018;59(3):262-72.</w:t>
      </w:r>
    </w:p>
    <w:p w14:paraId="3A88319B" w14:textId="77777777" w:rsidR="0034788D" w:rsidRPr="0011565F" w:rsidRDefault="0034788D">
      <w:pPr>
        <w:pStyle w:val="EndNoteBibliography"/>
        <w:spacing w:line="480" w:lineRule="auto"/>
        <w:rPr>
          <w:rFonts w:ascii="Times New Roman" w:hAnsi="Times New Roman" w:cs="Times New Roman"/>
          <w:rPrChange w:id="5550" w:author="Jane Kohlhoff" w:date="2024-06-12T00:20:00Z" w16du:dateUtc="2024-06-11T14:20:00Z">
            <w:rPr/>
          </w:rPrChange>
        </w:rPr>
        <w:pPrChange w:id="5551" w:author="Jane Kohlhoff" w:date="2024-06-12T00:19:00Z" w16du:dateUtc="2024-06-11T14:19:00Z">
          <w:pPr>
            <w:pStyle w:val="EndNoteBibliography"/>
          </w:pPr>
        </w:pPrChange>
      </w:pPr>
      <w:r w:rsidRPr="0011565F">
        <w:rPr>
          <w:rFonts w:ascii="Times New Roman" w:hAnsi="Times New Roman" w:cs="Times New Roman"/>
          <w:rPrChange w:id="5552" w:author="Jane Kohlhoff" w:date="2024-06-12T00:20:00Z" w16du:dateUtc="2024-06-11T14:20:00Z">
            <w:rPr/>
          </w:rPrChange>
        </w:rPr>
        <w:t>86.</w:t>
      </w:r>
      <w:r w:rsidRPr="0011565F">
        <w:rPr>
          <w:rFonts w:ascii="Times New Roman" w:hAnsi="Times New Roman" w:cs="Times New Roman"/>
          <w:rPrChange w:id="5553" w:author="Jane Kohlhoff" w:date="2024-06-12T00:20:00Z" w16du:dateUtc="2024-06-11T14:20:00Z">
            <w:rPr/>
          </w:rPrChange>
        </w:rPr>
        <w:tab/>
        <w:t>Zimmer-Gembeck MJ, Rudolph J, Edwards E-J, Swan K, Campbell SM, Hawes T, et al. The circle of security parenting program (COS-P): a randomized controlled trial of a low intensity, individualized attachment-based program with at-risk caregivers. Behavior therapy. 2022;53(2):208-23.</w:t>
      </w:r>
    </w:p>
    <w:p w14:paraId="62741106" w14:textId="1C6DC76C" w:rsidR="00270D90" w:rsidRPr="0011565F" w:rsidRDefault="006339D2" w:rsidP="0011565F">
      <w:pPr>
        <w:spacing w:line="480" w:lineRule="auto"/>
        <w:rPr>
          <w:rFonts w:ascii="Times New Roman" w:hAnsi="Times New Roman" w:cs="Times New Roman"/>
          <w:rPrChange w:id="5554" w:author="Jane Kohlhoff" w:date="2024-06-12T00:20:00Z" w16du:dateUtc="2024-06-11T14:20:00Z">
            <w:rPr/>
          </w:rPrChange>
        </w:rPr>
      </w:pPr>
      <w:r w:rsidRPr="0011565F">
        <w:rPr>
          <w:rFonts w:ascii="Times New Roman" w:hAnsi="Times New Roman" w:cs="Times New Roman"/>
          <w:sz w:val="24"/>
          <w:szCs w:val="24"/>
          <w:rPrChange w:id="5555" w:author="Jane Kohlhoff" w:date="2024-06-12T00:20:00Z" w16du:dateUtc="2024-06-11T14:20:00Z">
            <w:rPr>
              <w:rFonts w:ascii="Times" w:hAnsi="Times" w:cs="Times"/>
              <w:sz w:val="24"/>
              <w:szCs w:val="24"/>
            </w:rPr>
          </w:rPrChange>
        </w:rPr>
        <w:fldChar w:fldCharType="end"/>
      </w:r>
    </w:p>
    <w:sectPr w:rsidR="00270D90" w:rsidRPr="0011565F" w:rsidSect="00A9346A">
      <w:headerReference w:type="default" r:id="rId12"/>
      <w:footerReference w:type="default" r:id="rId13"/>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352" w:author="Cheryl McNeil" w:date="2024-04-21T23:04:00Z" w:initials="CM">
    <w:p w14:paraId="0409497D" w14:textId="77777777" w:rsidR="00C54F16" w:rsidRDefault="00C54F16" w:rsidP="00C54F16">
      <w:pPr>
        <w:pStyle w:val="CommentText"/>
      </w:pPr>
      <w:r>
        <w:rPr>
          <w:rStyle w:val="CommentReference"/>
        </w:rPr>
        <w:annotationRef/>
      </w:r>
      <w:r>
        <w:t>I am hoping you will include this data later in the manuscript.  How many accepted treatment later and what did they choose?</w:t>
      </w:r>
    </w:p>
  </w:comment>
  <w:comment w:id="2353" w:author="Jane Kohlhoff" w:date="2024-06-11T20:22:00Z" w:initials="JK">
    <w:p w14:paraId="3F785627" w14:textId="77777777" w:rsidR="006C0F96" w:rsidRDefault="006C0F96" w:rsidP="006C0F96">
      <w:pPr>
        <w:pStyle w:val="CommentText"/>
      </w:pPr>
      <w:r>
        <w:rPr>
          <w:rStyle w:val="CommentReference"/>
        </w:rPr>
        <w:annotationRef/>
      </w:r>
      <w:r>
        <w:t>I do not have this data easily available, and I do not think it is necessary for this paper. We ended up following all participants up when the children were 5 years and so I will go back to the raw data files to get that info for that paper.</w:t>
      </w:r>
    </w:p>
  </w:comment>
  <w:comment w:id="2367" w:author="Jane Kohlhoff" w:date="2024-05-22T07:08:00Z" w:initials="JK">
    <w:p w14:paraId="788D8005" w14:textId="28B2BA87" w:rsidR="003A01DB" w:rsidRDefault="003A01DB" w:rsidP="003A01DB">
      <w:pPr>
        <w:pStyle w:val="CommentText"/>
      </w:pPr>
      <w:r>
        <w:rPr>
          <w:rStyle w:val="CommentReference"/>
        </w:rPr>
        <w:annotationRef/>
      </w:r>
      <w:r>
        <w:t>From Sara: The measures section is really long. You could shorten this by putting the measures in a table. OR including a short description and referring to the protocol paper for a detailed description?</w:t>
      </w:r>
    </w:p>
  </w:comment>
  <w:comment w:id="2926" w:author="Jane Kohlhoff" w:date="2024-06-11T20:24:00Z" w:initials="JK">
    <w:p w14:paraId="109912DC" w14:textId="77777777" w:rsidR="00A93D04" w:rsidRDefault="00A93D04" w:rsidP="00A93D04">
      <w:pPr>
        <w:pStyle w:val="CommentText"/>
      </w:pPr>
      <w:r>
        <w:rPr>
          <w:rStyle w:val="CommentReference"/>
        </w:rPr>
        <w:annotationRef/>
      </w:r>
      <w:r>
        <w:t xml:space="preserve">Cheryl, I know that you recommended leaving this out as the results will reported in other manuscripts. However, I feel that I should keep it in as we said we would in the protocol, and we have made quite a few other changes to the protocol. </w:t>
      </w:r>
    </w:p>
  </w:comment>
  <w:comment w:id="4007" w:author="Jane Kohlhoff" w:date="2024-06-11T22:45:00Z" w:initials="JK">
    <w:p w14:paraId="0D124905" w14:textId="77777777" w:rsidR="00882B63" w:rsidRDefault="00882B63" w:rsidP="00882B63">
      <w:pPr>
        <w:pStyle w:val="CommentText"/>
      </w:pPr>
      <w:r>
        <w:rPr>
          <w:rStyle w:val="CommentReference"/>
        </w:rPr>
        <w:annotationRef/>
      </w:r>
      <w:r>
        <w:t>I will be do-doing this section as there was a scoring mix-up.</w:t>
      </w:r>
    </w:p>
  </w:comment>
  <w:comment w:id="4535" w:author="Jane Kohlhoff" w:date="2024-05-17T21:13:00Z" w:initials="JK">
    <w:p w14:paraId="39F4A7F9" w14:textId="2472DB7D" w:rsidR="00643754" w:rsidRDefault="00643754" w:rsidP="00643754">
      <w:pPr>
        <w:pStyle w:val="CommentText"/>
      </w:pPr>
      <w:r>
        <w:rPr>
          <w:rStyle w:val="CommentReference"/>
        </w:rPr>
        <w:annotationRef/>
      </w:r>
      <w:r>
        <w:t>From Anna: General comment re results- Looks to me like most of the CCQ assessments targeting what COS-P targets showed no change for either group except for caregiving helplessness decrease for COS-P. Did any of the COS-P people complete the intervention or at least 6 sessions? Is there a question of COS-P dosage? Also assessments tailored to PCIT-T are likely to show change as they measure what is being targeted.</w:t>
      </w:r>
    </w:p>
  </w:comment>
  <w:comment w:id="4536" w:author="Jane Kohlhoff" w:date="2024-06-11T20:33:00Z" w:initials="JK">
    <w:p w14:paraId="1B0A4DD5" w14:textId="77777777" w:rsidR="00B91CD6" w:rsidRDefault="005D6C7F" w:rsidP="00B91CD6">
      <w:pPr>
        <w:pStyle w:val="CommentText"/>
      </w:pPr>
      <w:r>
        <w:rPr>
          <w:rStyle w:val="CommentReference"/>
        </w:rPr>
        <w:annotationRef/>
      </w:r>
      <w:r w:rsidR="00B91CD6">
        <w:t>Re caregiving helplessness: there was an error in the previous version which I’ve now corrected. No change for any group on the CHQ.</w:t>
      </w:r>
    </w:p>
    <w:p w14:paraId="7558AB2F" w14:textId="77777777" w:rsidR="00B91CD6" w:rsidRDefault="00B91CD6" w:rsidP="00B91CD6">
      <w:pPr>
        <w:pStyle w:val="CommentText"/>
      </w:pPr>
    </w:p>
    <w:p w14:paraId="65AC1CDD" w14:textId="77777777" w:rsidR="00B91CD6" w:rsidRDefault="00B91CD6" w:rsidP="00B91CD6">
      <w:pPr>
        <w:pStyle w:val="CommentText"/>
      </w:pPr>
      <w:r>
        <w:t xml:space="preserve">Yes, some of the COS-P group completed the whole 8 sessions. The mean number of sessions completed was </w:t>
      </w:r>
      <w:r>
        <w:rPr>
          <w:color w:val="000000"/>
        </w:rPr>
        <w:t xml:space="preserve">5.64 (SD 1.65, range 2-8) </w:t>
      </w:r>
    </w:p>
    <w:p w14:paraId="16DC2E9E" w14:textId="77777777" w:rsidR="00B91CD6" w:rsidRDefault="00B91CD6" w:rsidP="00B91CD6">
      <w:pPr>
        <w:pStyle w:val="CommentText"/>
      </w:pPr>
    </w:p>
    <w:p w14:paraId="2DA5AA2E" w14:textId="77777777" w:rsidR="00B91CD6" w:rsidRDefault="00B91CD6" w:rsidP="00B91CD6">
      <w:pPr>
        <w:pStyle w:val="CommentText"/>
      </w:pPr>
      <w:r>
        <w:rPr>
          <w:color w:val="000000"/>
        </w:rPr>
        <w:t xml:space="preserve">We did run dosage (number of treatment hours) as a potential covariate but it didn’t make a difference. </w:t>
      </w:r>
    </w:p>
  </w:comment>
  <w:comment w:id="4721" w:author="Jane Kohlhoff" w:date="2024-06-11T10:43:00Z" w:initials="JK">
    <w:p w14:paraId="0733754D" w14:textId="31BA72B1" w:rsidR="003B025A" w:rsidRDefault="003B025A" w:rsidP="003B025A">
      <w:pPr>
        <w:pStyle w:val="CommentText"/>
      </w:pPr>
      <w:r>
        <w:rPr>
          <w:rStyle w:val="CommentReference"/>
        </w:rPr>
        <w:annotationRef/>
      </w:r>
      <w:r>
        <w:t>ErinnL It is probably a power issue.  Or regression to the mean…</w:t>
      </w:r>
    </w:p>
  </w:comment>
  <w:comment w:id="4736" w:author="Anna Huber" w:date="2024-04-19T18:27:00Z" w:initials="AH">
    <w:p w14:paraId="2A718849" w14:textId="35EBE7E2" w:rsidR="005F14FB" w:rsidRDefault="005F14FB" w:rsidP="005F14FB">
      <w:r>
        <w:rPr>
          <w:rStyle w:val="CommentReference"/>
        </w:rPr>
        <w:annotationRef/>
      </w:r>
      <w:r>
        <w:rPr>
          <w:color w:val="000000"/>
          <w:sz w:val="20"/>
          <w:szCs w:val="20"/>
        </w:rPr>
        <w:t>Again be careful about overstating the case and think about why change in attachment is hard to demonstrate. (Everyone else finds it hard too!) Think about type of measure-categorical versus continuous- continuous can pick up smaller changes</w:t>
      </w:r>
    </w:p>
  </w:comment>
  <w:comment w:id="4749" w:author="Anna Huber" w:date="2024-04-19T17:57:00Z" w:initials="AH">
    <w:p w14:paraId="66A21559" w14:textId="528ECB4D" w:rsidR="00596D20" w:rsidRDefault="00596D20" w:rsidP="00596D20">
      <w:r>
        <w:rPr>
          <w:rStyle w:val="CommentReference"/>
        </w:rPr>
        <w:annotationRef/>
      </w:r>
      <w:r>
        <w:rPr>
          <w:color w:val="000000"/>
          <w:sz w:val="20"/>
          <w:szCs w:val="20"/>
        </w:rPr>
        <w:t>See my earlier comments about trends; Be careful about overstating the case in relation to attachment; you can talk about the difficulties of achieving change in attachment category and that continuous measures are important and are the only measure that shows medium effect sizes for PCIT-T and change in effect sizes for COS-P from small at post intervention to large at follow up. this raises questions about lag in effect. However your follow up group is very small and only 40% of T1 so be cautious about making definitive statements. It may raise questions for further research about the way sensitivity may change in response to different intervention approaches</w:t>
      </w:r>
    </w:p>
  </w:comment>
  <w:comment w:id="4765" w:author="Jane Kohlhoff" w:date="2024-05-21T06:25:00Z" w:initials="JK">
    <w:p w14:paraId="582655AA" w14:textId="77777777" w:rsidR="00BF235E" w:rsidRDefault="00BF235E" w:rsidP="00BF235E">
      <w:pPr>
        <w:pStyle w:val="CommentText"/>
      </w:pPr>
      <w:r>
        <w:rPr>
          <w:rStyle w:val="CommentReference"/>
        </w:rPr>
        <w:annotationRef/>
      </w:r>
      <w:r>
        <w:t xml:space="preserve">Based on helpful comments from Anna and Cheryl, I’ve changed this para so that the benefits of COS-P are emphasised. </w:t>
      </w:r>
    </w:p>
  </w:comment>
  <w:comment w:id="4766" w:author="Jane Kohlhoff" w:date="2024-05-21T06:39:00Z" w:initials="JK">
    <w:p w14:paraId="0E2DD545" w14:textId="77777777" w:rsidR="006B74E4" w:rsidRDefault="006B74E4" w:rsidP="006B74E4">
      <w:pPr>
        <w:pStyle w:val="CommentText"/>
      </w:pPr>
      <w:r>
        <w:rPr>
          <w:rStyle w:val="CommentReference"/>
        </w:rPr>
        <w:annotationRef/>
      </w:r>
      <w:r>
        <w:t>Even though this study sought to test outcomes of PCIT-T, I agree it is important to have a more even handed approach and give credit to COS-P where credit is due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409497D" w15:done="0"/>
  <w15:commentEx w15:paraId="3F785627" w15:paraIdParent="0409497D" w15:done="0"/>
  <w15:commentEx w15:paraId="788D8005" w15:done="0"/>
  <w15:commentEx w15:paraId="109912DC" w15:done="0"/>
  <w15:commentEx w15:paraId="0D124905" w15:done="0"/>
  <w15:commentEx w15:paraId="39F4A7F9" w15:done="0"/>
  <w15:commentEx w15:paraId="2DA5AA2E" w15:paraIdParent="39F4A7F9" w15:done="0"/>
  <w15:commentEx w15:paraId="0733754D" w15:done="0"/>
  <w15:commentEx w15:paraId="2A718849" w15:done="0"/>
  <w15:commentEx w15:paraId="66A21559" w15:done="0"/>
  <w15:commentEx w15:paraId="582655AA" w15:done="0"/>
  <w15:commentEx w15:paraId="0E2DD545" w15:paraIdParent="582655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32DC5FA" w16cex:dateUtc="2024-04-22T03:04:00Z"/>
  <w16cex:commentExtensible w16cex:durableId="3E5AE561" w16cex:dateUtc="2024-06-11T10:22:00Z"/>
  <w16cex:commentExtensible w16cex:durableId="32C17E3C" w16cex:dateUtc="2024-05-21T21:08:00Z"/>
  <w16cex:commentExtensible w16cex:durableId="783E1513" w16cex:dateUtc="2024-06-11T10:24:00Z"/>
  <w16cex:commentExtensible w16cex:durableId="706282E2" w16cex:dateUtc="2024-06-11T12:45:00Z"/>
  <w16cex:commentExtensible w16cex:durableId="6038E996" w16cex:dateUtc="2024-05-17T11:13:00Z"/>
  <w16cex:commentExtensible w16cex:durableId="0C90C62B" w16cex:dateUtc="2024-06-11T10:33:00Z"/>
  <w16cex:commentExtensible w16cex:durableId="6F9A8CBF" w16cex:dateUtc="2024-06-11T00:43:00Z"/>
  <w16cex:commentExtensible w16cex:durableId="7E9F23C1" w16cex:dateUtc="2024-04-19T08:27:00Z"/>
  <w16cex:commentExtensible w16cex:durableId="48AB7E49" w16cex:dateUtc="2024-04-19T07:57:00Z"/>
  <w16cex:commentExtensible w16cex:durableId="1D8C70EB" w16cex:dateUtc="2024-05-20T20:25:00Z"/>
  <w16cex:commentExtensible w16cex:durableId="52DA5D8D" w16cex:dateUtc="2024-05-20T2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409497D" w16cid:durableId="332DC5FA"/>
  <w16cid:commentId w16cid:paraId="3F785627" w16cid:durableId="3E5AE561"/>
  <w16cid:commentId w16cid:paraId="788D8005" w16cid:durableId="32C17E3C"/>
  <w16cid:commentId w16cid:paraId="109912DC" w16cid:durableId="783E1513"/>
  <w16cid:commentId w16cid:paraId="0D124905" w16cid:durableId="706282E2"/>
  <w16cid:commentId w16cid:paraId="39F4A7F9" w16cid:durableId="6038E996"/>
  <w16cid:commentId w16cid:paraId="2DA5AA2E" w16cid:durableId="0C90C62B"/>
  <w16cid:commentId w16cid:paraId="0733754D" w16cid:durableId="6F9A8CBF"/>
  <w16cid:commentId w16cid:paraId="2A718849" w16cid:durableId="7E9F23C1"/>
  <w16cid:commentId w16cid:paraId="66A21559" w16cid:durableId="48AB7E49"/>
  <w16cid:commentId w16cid:paraId="582655AA" w16cid:durableId="1D8C70EB"/>
  <w16cid:commentId w16cid:paraId="0E2DD545" w16cid:durableId="52DA5D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1BA49B" w14:textId="77777777" w:rsidR="00C03529" w:rsidRDefault="00C03529" w:rsidP="008E2FA3">
      <w:pPr>
        <w:spacing w:after="0" w:line="240" w:lineRule="auto"/>
      </w:pPr>
      <w:r>
        <w:separator/>
      </w:r>
    </w:p>
  </w:endnote>
  <w:endnote w:type="continuationSeparator" w:id="0">
    <w:p w14:paraId="440ACCB7" w14:textId="77777777" w:rsidR="00C03529" w:rsidRDefault="00C03529" w:rsidP="008E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6888009"/>
      <w:docPartObj>
        <w:docPartGallery w:val="Page Numbers (Bottom of Page)"/>
        <w:docPartUnique/>
      </w:docPartObj>
    </w:sdtPr>
    <w:sdtEndPr>
      <w:rPr>
        <w:noProof/>
      </w:rPr>
    </w:sdtEndPr>
    <w:sdtContent>
      <w:p w14:paraId="137364CD" w14:textId="7132A200" w:rsidR="008E2FA3" w:rsidRDefault="008E2F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042500" w14:textId="77777777" w:rsidR="008E2FA3" w:rsidRDefault="008E2F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E961FD" w14:textId="77777777" w:rsidR="00C03529" w:rsidRDefault="00C03529" w:rsidP="008E2FA3">
      <w:pPr>
        <w:spacing w:after="0" w:line="240" w:lineRule="auto"/>
      </w:pPr>
      <w:r>
        <w:separator/>
      </w:r>
    </w:p>
  </w:footnote>
  <w:footnote w:type="continuationSeparator" w:id="0">
    <w:p w14:paraId="3ECE3E47" w14:textId="77777777" w:rsidR="00C03529" w:rsidRDefault="00C03529" w:rsidP="008E2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674037"/>
      <w:docPartObj>
        <w:docPartGallery w:val="Page Numbers (Top of Page)"/>
        <w:docPartUnique/>
      </w:docPartObj>
    </w:sdtPr>
    <w:sdtEndPr>
      <w:rPr>
        <w:noProof/>
      </w:rPr>
    </w:sdtEndPr>
    <w:sdtContent>
      <w:p w14:paraId="69380AAF" w14:textId="6E975D5F" w:rsidR="00521268" w:rsidRDefault="00521268" w:rsidP="00521268">
        <w:pPr>
          <w:pStyle w:val="Header"/>
        </w:pPr>
        <w:r>
          <w:rPr>
            <w:rFonts w:ascii="Times" w:hAnsi="Times" w:cs="Times"/>
            <w:color w:val="000000"/>
            <w:sz w:val="24"/>
            <w:szCs w:val="24"/>
            <w:lang w:val="en-US"/>
          </w:rPr>
          <w:t>P</w:t>
        </w:r>
        <w:r w:rsidRPr="00196D95">
          <w:rPr>
            <w:rFonts w:ascii="Times" w:hAnsi="Times" w:cs="Times"/>
            <w:color w:val="000000"/>
            <w:sz w:val="24"/>
            <w:szCs w:val="24"/>
            <w:lang w:val="en-US"/>
          </w:rPr>
          <w:t>ARENTING AND CHILD OUTCOMES FOLLOWING PCIT-T</w:t>
        </w:r>
        <w:r>
          <w:tab/>
        </w:r>
        <w:r>
          <w:fldChar w:fldCharType="begin"/>
        </w:r>
        <w:r>
          <w:instrText xml:space="preserve"> PAGE   \* MERGEFORMAT </w:instrText>
        </w:r>
        <w:r>
          <w:fldChar w:fldCharType="separate"/>
        </w:r>
        <w:r>
          <w:rPr>
            <w:noProof/>
          </w:rPr>
          <w:t>2</w:t>
        </w:r>
        <w:r>
          <w:rPr>
            <w:noProof/>
          </w:rPr>
          <w:fldChar w:fldCharType="end"/>
        </w:r>
      </w:p>
    </w:sdtContent>
  </w:sdt>
  <w:p w14:paraId="216B9C62" w14:textId="3AE7C9DE" w:rsidR="00196D95" w:rsidRPr="00196D95" w:rsidRDefault="00196D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A632B"/>
    <w:multiLevelType w:val="multilevel"/>
    <w:tmpl w:val="5E5C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E7E3B"/>
    <w:multiLevelType w:val="hybridMultilevel"/>
    <w:tmpl w:val="162E4E24"/>
    <w:lvl w:ilvl="0" w:tplc="8A684C36">
      <w:start w:val="39"/>
      <w:numFmt w:val="bullet"/>
      <w:lvlText w:val="-"/>
      <w:lvlJc w:val="left"/>
      <w:pPr>
        <w:ind w:left="1080" w:hanging="360"/>
      </w:pPr>
      <w:rPr>
        <w:rFonts w:ascii="Times New Roman" w:eastAsia="Times New Roman" w:hAnsi="Times New Roman" w:cs="Times New Roman" w:hint="default"/>
        <w:sz w:val="24"/>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29FC71AE"/>
    <w:multiLevelType w:val="hybridMultilevel"/>
    <w:tmpl w:val="FF04D09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DF0BB5"/>
    <w:multiLevelType w:val="hybridMultilevel"/>
    <w:tmpl w:val="4CDACBE6"/>
    <w:lvl w:ilvl="0" w:tplc="2604E5F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12612888">
    <w:abstractNumId w:val="2"/>
  </w:num>
  <w:num w:numId="2" w16cid:durableId="710497036">
    <w:abstractNumId w:val="1"/>
  </w:num>
  <w:num w:numId="3" w16cid:durableId="1090851590">
    <w:abstractNumId w:val="3"/>
  </w:num>
  <w:num w:numId="4" w16cid:durableId="7184070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ane Kohlhoff">
    <w15:presenceInfo w15:providerId="AD" w15:userId="S::z3085746@ad.unsw.edu.au::fc98f3f5-e31f-443f-8bd4-e23a10fd85cb"/>
  </w15:person>
  <w15:person w15:author="Cheryl McNeil">
    <w15:presenceInfo w15:providerId="AD" w15:userId="S::cmcneil@mail.wvu.edu::a85861aa-710c-452a-a84d-217fc151b095"/>
  </w15:person>
  <w15:person w15:author="Anna Huber">
    <w15:presenceInfo w15:providerId="Windows Live" w15:userId="70973f69c8d20a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revisionView w:insDel="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rds0dvaofa9d9es2f6vrf9iarwfp0z2w20v&quot;&gt;My EndNote Library2023&lt;record-ids&gt;&lt;item&gt;17&lt;/item&gt;&lt;item&gt;26&lt;/item&gt;&lt;item&gt;55&lt;/item&gt;&lt;item&gt;63&lt;/item&gt;&lt;item&gt;80&lt;/item&gt;&lt;item&gt;87&lt;/item&gt;&lt;item&gt;101&lt;/item&gt;&lt;item&gt;125&lt;/item&gt;&lt;item&gt;151&lt;/item&gt;&lt;item&gt;156&lt;/item&gt;&lt;item&gt;311&lt;/item&gt;&lt;item&gt;545&lt;/item&gt;&lt;item&gt;564&lt;/item&gt;&lt;item&gt;899&lt;/item&gt;&lt;item&gt;1233&lt;/item&gt;&lt;item&gt;1236&lt;/item&gt;&lt;item&gt;1248&lt;/item&gt;&lt;item&gt;1250&lt;/item&gt;&lt;item&gt;1270&lt;/item&gt;&lt;item&gt;1273&lt;/item&gt;&lt;item&gt;1317&lt;/item&gt;&lt;item&gt;1318&lt;/item&gt;&lt;item&gt;1419&lt;/item&gt;&lt;item&gt;1422&lt;/item&gt;&lt;item&gt;1443&lt;/item&gt;&lt;item&gt;1446&lt;/item&gt;&lt;item&gt;1463&lt;/item&gt;&lt;item&gt;1467&lt;/item&gt;&lt;item&gt;1666&lt;/item&gt;&lt;item&gt;1669&lt;/item&gt;&lt;item&gt;1671&lt;/item&gt;&lt;item&gt;1761&lt;/item&gt;&lt;item&gt;1850&lt;/item&gt;&lt;item&gt;1893&lt;/item&gt;&lt;item&gt;2014&lt;/item&gt;&lt;item&gt;2017&lt;/item&gt;&lt;item&gt;2071&lt;/item&gt;&lt;item&gt;2080&lt;/item&gt;&lt;item&gt;2098&lt;/item&gt;&lt;item&gt;2103&lt;/item&gt;&lt;item&gt;2162&lt;/item&gt;&lt;item&gt;2233&lt;/item&gt;&lt;item&gt;2236&lt;/item&gt;&lt;item&gt;2334&lt;/item&gt;&lt;item&gt;2395&lt;/item&gt;&lt;item&gt;3034&lt;/item&gt;&lt;item&gt;3425&lt;/item&gt;&lt;item&gt;3427&lt;/item&gt;&lt;item&gt;3428&lt;/item&gt;&lt;item&gt;3459&lt;/item&gt;&lt;item&gt;3460&lt;/item&gt;&lt;item&gt;3461&lt;/item&gt;&lt;item&gt;3462&lt;/item&gt;&lt;item&gt;3463&lt;/item&gt;&lt;item&gt;3628&lt;/item&gt;&lt;item&gt;3629&lt;/item&gt;&lt;item&gt;3630&lt;/item&gt;&lt;item&gt;3631&lt;/item&gt;&lt;item&gt;3632&lt;/item&gt;&lt;item&gt;3633&lt;/item&gt;&lt;item&gt;3639&lt;/item&gt;&lt;item&gt;3640&lt;/item&gt;&lt;item&gt;3642&lt;/item&gt;&lt;item&gt;3651&lt;/item&gt;&lt;item&gt;3652&lt;/item&gt;&lt;item&gt;3653&lt;/item&gt;&lt;item&gt;3655&lt;/item&gt;&lt;item&gt;3656&lt;/item&gt;&lt;item&gt;3657&lt;/item&gt;&lt;item&gt;3658&lt;/item&gt;&lt;item&gt;3659&lt;/item&gt;&lt;item&gt;3666&lt;/item&gt;&lt;/record-ids&gt;&lt;/item&gt;&lt;/Libraries&gt;"/>
  </w:docVars>
  <w:rsids>
    <w:rsidRoot w:val="00270D90"/>
    <w:rsid w:val="00002F16"/>
    <w:rsid w:val="000066E9"/>
    <w:rsid w:val="00006E4B"/>
    <w:rsid w:val="00006E57"/>
    <w:rsid w:val="0001418D"/>
    <w:rsid w:val="000163E8"/>
    <w:rsid w:val="00016491"/>
    <w:rsid w:val="00016527"/>
    <w:rsid w:val="0002280D"/>
    <w:rsid w:val="000233C3"/>
    <w:rsid w:val="00023A93"/>
    <w:rsid w:val="00023D70"/>
    <w:rsid w:val="0002788A"/>
    <w:rsid w:val="00027E95"/>
    <w:rsid w:val="00031C15"/>
    <w:rsid w:val="00034826"/>
    <w:rsid w:val="00034D32"/>
    <w:rsid w:val="000415A5"/>
    <w:rsid w:val="0004284F"/>
    <w:rsid w:val="00051D03"/>
    <w:rsid w:val="0005267C"/>
    <w:rsid w:val="00055AA0"/>
    <w:rsid w:val="0005739B"/>
    <w:rsid w:val="00062BFE"/>
    <w:rsid w:val="00065269"/>
    <w:rsid w:val="0006609E"/>
    <w:rsid w:val="000678F1"/>
    <w:rsid w:val="000704F0"/>
    <w:rsid w:val="00073209"/>
    <w:rsid w:val="000734FE"/>
    <w:rsid w:val="00073D08"/>
    <w:rsid w:val="00074C41"/>
    <w:rsid w:val="0007662F"/>
    <w:rsid w:val="00076D5D"/>
    <w:rsid w:val="0008017E"/>
    <w:rsid w:val="00081081"/>
    <w:rsid w:val="00084DE1"/>
    <w:rsid w:val="00086C9A"/>
    <w:rsid w:val="00090F20"/>
    <w:rsid w:val="00091CD6"/>
    <w:rsid w:val="00093238"/>
    <w:rsid w:val="000955FF"/>
    <w:rsid w:val="000A0FCD"/>
    <w:rsid w:val="000A26C7"/>
    <w:rsid w:val="000A6DA7"/>
    <w:rsid w:val="000B1BF0"/>
    <w:rsid w:val="000B3386"/>
    <w:rsid w:val="000B5B16"/>
    <w:rsid w:val="000C268D"/>
    <w:rsid w:val="000C386F"/>
    <w:rsid w:val="000C7793"/>
    <w:rsid w:val="000C7A72"/>
    <w:rsid w:val="000D0E5C"/>
    <w:rsid w:val="000D2F2A"/>
    <w:rsid w:val="000D388C"/>
    <w:rsid w:val="000E1771"/>
    <w:rsid w:val="000E55E2"/>
    <w:rsid w:val="000E74D1"/>
    <w:rsid w:val="000F579F"/>
    <w:rsid w:val="000F5DD3"/>
    <w:rsid w:val="00100E31"/>
    <w:rsid w:val="0010402D"/>
    <w:rsid w:val="00104C2B"/>
    <w:rsid w:val="0010540E"/>
    <w:rsid w:val="0011424C"/>
    <w:rsid w:val="00114F87"/>
    <w:rsid w:val="0011565F"/>
    <w:rsid w:val="0012064B"/>
    <w:rsid w:val="00120EC7"/>
    <w:rsid w:val="00123143"/>
    <w:rsid w:val="001235F9"/>
    <w:rsid w:val="0012593D"/>
    <w:rsid w:val="0012694E"/>
    <w:rsid w:val="00131F7F"/>
    <w:rsid w:val="00131FB3"/>
    <w:rsid w:val="001322E1"/>
    <w:rsid w:val="001371F4"/>
    <w:rsid w:val="001420C5"/>
    <w:rsid w:val="00142A69"/>
    <w:rsid w:val="00144C23"/>
    <w:rsid w:val="001472EB"/>
    <w:rsid w:val="00154DA3"/>
    <w:rsid w:val="00155944"/>
    <w:rsid w:val="00156633"/>
    <w:rsid w:val="0016702C"/>
    <w:rsid w:val="00175AA1"/>
    <w:rsid w:val="001774C7"/>
    <w:rsid w:val="00181019"/>
    <w:rsid w:val="00184F92"/>
    <w:rsid w:val="00187759"/>
    <w:rsid w:val="00191512"/>
    <w:rsid w:val="00193ABC"/>
    <w:rsid w:val="001961AB"/>
    <w:rsid w:val="00196A56"/>
    <w:rsid w:val="00196D95"/>
    <w:rsid w:val="00196DA0"/>
    <w:rsid w:val="001A14E6"/>
    <w:rsid w:val="001B06CE"/>
    <w:rsid w:val="001B1AD9"/>
    <w:rsid w:val="001B3F5F"/>
    <w:rsid w:val="001B69F7"/>
    <w:rsid w:val="001C1628"/>
    <w:rsid w:val="001C17E2"/>
    <w:rsid w:val="001C49DA"/>
    <w:rsid w:val="001C4FE2"/>
    <w:rsid w:val="001C50DF"/>
    <w:rsid w:val="001C7107"/>
    <w:rsid w:val="001C7F1E"/>
    <w:rsid w:val="001D0186"/>
    <w:rsid w:val="001D1ED4"/>
    <w:rsid w:val="001D2672"/>
    <w:rsid w:val="001D53F3"/>
    <w:rsid w:val="001D7764"/>
    <w:rsid w:val="001E0DE5"/>
    <w:rsid w:val="001E263D"/>
    <w:rsid w:val="001E42F2"/>
    <w:rsid w:val="001F0951"/>
    <w:rsid w:val="001F2962"/>
    <w:rsid w:val="00203BA7"/>
    <w:rsid w:val="002044E3"/>
    <w:rsid w:val="00205AD4"/>
    <w:rsid w:val="00205BBD"/>
    <w:rsid w:val="002103B2"/>
    <w:rsid w:val="00212EB6"/>
    <w:rsid w:val="002130D9"/>
    <w:rsid w:val="00213DDF"/>
    <w:rsid w:val="00213E49"/>
    <w:rsid w:val="00215EB4"/>
    <w:rsid w:val="002203B2"/>
    <w:rsid w:val="00224586"/>
    <w:rsid w:val="00224F5B"/>
    <w:rsid w:val="00233577"/>
    <w:rsid w:val="00233848"/>
    <w:rsid w:val="00237205"/>
    <w:rsid w:val="00240A2A"/>
    <w:rsid w:val="00243B5C"/>
    <w:rsid w:val="00246276"/>
    <w:rsid w:val="00252E54"/>
    <w:rsid w:val="0025615B"/>
    <w:rsid w:val="00260348"/>
    <w:rsid w:val="00260C77"/>
    <w:rsid w:val="0026542F"/>
    <w:rsid w:val="00267670"/>
    <w:rsid w:val="00270D90"/>
    <w:rsid w:val="00273A3F"/>
    <w:rsid w:val="00274A1E"/>
    <w:rsid w:val="00276157"/>
    <w:rsid w:val="002804D4"/>
    <w:rsid w:val="002843E9"/>
    <w:rsid w:val="00287868"/>
    <w:rsid w:val="00291C82"/>
    <w:rsid w:val="00292917"/>
    <w:rsid w:val="00293E6A"/>
    <w:rsid w:val="0029777C"/>
    <w:rsid w:val="002A074C"/>
    <w:rsid w:val="002A181B"/>
    <w:rsid w:val="002B5525"/>
    <w:rsid w:val="002C00E2"/>
    <w:rsid w:val="002C3292"/>
    <w:rsid w:val="002C4AD8"/>
    <w:rsid w:val="002C6276"/>
    <w:rsid w:val="002D22CF"/>
    <w:rsid w:val="002D3397"/>
    <w:rsid w:val="002D63BC"/>
    <w:rsid w:val="002D78A2"/>
    <w:rsid w:val="002E047C"/>
    <w:rsid w:val="002E1E0E"/>
    <w:rsid w:val="002E4BA7"/>
    <w:rsid w:val="002E7BC9"/>
    <w:rsid w:val="002F003F"/>
    <w:rsid w:val="002F3A45"/>
    <w:rsid w:val="002F3EEE"/>
    <w:rsid w:val="002F60C0"/>
    <w:rsid w:val="0030054D"/>
    <w:rsid w:val="003062E3"/>
    <w:rsid w:val="0030690F"/>
    <w:rsid w:val="00315713"/>
    <w:rsid w:val="00315C31"/>
    <w:rsid w:val="00323F5E"/>
    <w:rsid w:val="003250F3"/>
    <w:rsid w:val="0033643F"/>
    <w:rsid w:val="00337A27"/>
    <w:rsid w:val="003414E9"/>
    <w:rsid w:val="00341E64"/>
    <w:rsid w:val="00342229"/>
    <w:rsid w:val="0034768B"/>
    <w:rsid w:val="0034788D"/>
    <w:rsid w:val="0035099A"/>
    <w:rsid w:val="00350B68"/>
    <w:rsid w:val="00354EB8"/>
    <w:rsid w:val="00356078"/>
    <w:rsid w:val="003564B6"/>
    <w:rsid w:val="00360053"/>
    <w:rsid w:val="00362E8C"/>
    <w:rsid w:val="003645C3"/>
    <w:rsid w:val="00364CC4"/>
    <w:rsid w:val="00365026"/>
    <w:rsid w:val="0036596B"/>
    <w:rsid w:val="00365C93"/>
    <w:rsid w:val="00372708"/>
    <w:rsid w:val="003748CE"/>
    <w:rsid w:val="00375AE4"/>
    <w:rsid w:val="00381092"/>
    <w:rsid w:val="003811EB"/>
    <w:rsid w:val="0038515E"/>
    <w:rsid w:val="003871BA"/>
    <w:rsid w:val="0038728D"/>
    <w:rsid w:val="0039452A"/>
    <w:rsid w:val="00397BBD"/>
    <w:rsid w:val="003A01DB"/>
    <w:rsid w:val="003A1F9B"/>
    <w:rsid w:val="003A38C3"/>
    <w:rsid w:val="003A3E79"/>
    <w:rsid w:val="003B025A"/>
    <w:rsid w:val="003B4566"/>
    <w:rsid w:val="003B4BD3"/>
    <w:rsid w:val="003B6F02"/>
    <w:rsid w:val="003C007D"/>
    <w:rsid w:val="003C2D9C"/>
    <w:rsid w:val="003C537F"/>
    <w:rsid w:val="003C71C0"/>
    <w:rsid w:val="003D17A0"/>
    <w:rsid w:val="003D4343"/>
    <w:rsid w:val="003D5536"/>
    <w:rsid w:val="003D626B"/>
    <w:rsid w:val="003D6B7A"/>
    <w:rsid w:val="003E1D16"/>
    <w:rsid w:val="003E2577"/>
    <w:rsid w:val="003E3435"/>
    <w:rsid w:val="003E371D"/>
    <w:rsid w:val="003E4B1F"/>
    <w:rsid w:val="003E5682"/>
    <w:rsid w:val="003F1F72"/>
    <w:rsid w:val="003F743F"/>
    <w:rsid w:val="003F7F8F"/>
    <w:rsid w:val="004009A6"/>
    <w:rsid w:val="00401451"/>
    <w:rsid w:val="00403C78"/>
    <w:rsid w:val="004047C2"/>
    <w:rsid w:val="00405228"/>
    <w:rsid w:val="00405ED9"/>
    <w:rsid w:val="00414200"/>
    <w:rsid w:val="004166FB"/>
    <w:rsid w:val="0042149A"/>
    <w:rsid w:val="00422A04"/>
    <w:rsid w:val="00425D48"/>
    <w:rsid w:val="004277F7"/>
    <w:rsid w:val="004322DA"/>
    <w:rsid w:val="004333F0"/>
    <w:rsid w:val="004372D4"/>
    <w:rsid w:val="00446CC8"/>
    <w:rsid w:val="00453842"/>
    <w:rsid w:val="004551C1"/>
    <w:rsid w:val="0045539B"/>
    <w:rsid w:val="0045747D"/>
    <w:rsid w:val="0046173F"/>
    <w:rsid w:val="00464962"/>
    <w:rsid w:val="004652AF"/>
    <w:rsid w:val="00472520"/>
    <w:rsid w:val="004775CD"/>
    <w:rsid w:val="00480BDB"/>
    <w:rsid w:val="00485F64"/>
    <w:rsid w:val="00490560"/>
    <w:rsid w:val="00492486"/>
    <w:rsid w:val="00495B4C"/>
    <w:rsid w:val="004964F8"/>
    <w:rsid w:val="004A31B3"/>
    <w:rsid w:val="004A3638"/>
    <w:rsid w:val="004A392F"/>
    <w:rsid w:val="004A3CF8"/>
    <w:rsid w:val="004A7C90"/>
    <w:rsid w:val="004A7D11"/>
    <w:rsid w:val="004B19D2"/>
    <w:rsid w:val="004B1EB3"/>
    <w:rsid w:val="004B6A8E"/>
    <w:rsid w:val="004B6AEF"/>
    <w:rsid w:val="004B79BC"/>
    <w:rsid w:val="004C5D14"/>
    <w:rsid w:val="004C6B12"/>
    <w:rsid w:val="004D02A9"/>
    <w:rsid w:val="004D0740"/>
    <w:rsid w:val="004D23FC"/>
    <w:rsid w:val="004D2D70"/>
    <w:rsid w:val="004D3F8D"/>
    <w:rsid w:val="004D6A26"/>
    <w:rsid w:val="004E16C7"/>
    <w:rsid w:val="004E1F92"/>
    <w:rsid w:val="004E2606"/>
    <w:rsid w:val="004E5A5B"/>
    <w:rsid w:val="004F25EA"/>
    <w:rsid w:val="004F775D"/>
    <w:rsid w:val="00501E2D"/>
    <w:rsid w:val="00506071"/>
    <w:rsid w:val="00510E3D"/>
    <w:rsid w:val="00514D86"/>
    <w:rsid w:val="00516CD0"/>
    <w:rsid w:val="005201B2"/>
    <w:rsid w:val="00521268"/>
    <w:rsid w:val="005237F6"/>
    <w:rsid w:val="00527470"/>
    <w:rsid w:val="00533C28"/>
    <w:rsid w:val="005345AE"/>
    <w:rsid w:val="00536D57"/>
    <w:rsid w:val="00540ADF"/>
    <w:rsid w:val="0054238E"/>
    <w:rsid w:val="00544A82"/>
    <w:rsid w:val="00544E84"/>
    <w:rsid w:val="0055440F"/>
    <w:rsid w:val="005549B6"/>
    <w:rsid w:val="0056106D"/>
    <w:rsid w:val="00570ED3"/>
    <w:rsid w:val="00575137"/>
    <w:rsid w:val="00580F53"/>
    <w:rsid w:val="0058376C"/>
    <w:rsid w:val="00585E9A"/>
    <w:rsid w:val="00591473"/>
    <w:rsid w:val="005937F7"/>
    <w:rsid w:val="00594959"/>
    <w:rsid w:val="00594CC5"/>
    <w:rsid w:val="00596D20"/>
    <w:rsid w:val="005A2503"/>
    <w:rsid w:val="005A2BC1"/>
    <w:rsid w:val="005A4D26"/>
    <w:rsid w:val="005A504B"/>
    <w:rsid w:val="005A6162"/>
    <w:rsid w:val="005B72E3"/>
    <w:rsid w:val="005B7BB5"/>
    <w:rsid w:val="005C0985"/>
    <w:rsid w:val="005C3676"/>
    <w:rsid w:val="005C4137"/>
    <w:rsid w:val="005C450E"/>
    <w:rsid w:val="005C7B47"/>
    <w:rsid w:val="005D1B7C"/>
    <w:rsid w:val="005D2A65"/>
    <w:rsid w:val="005D2B98"/>
    <w:rsid w:val="005D4FD4"/>
    <w:rsid w:val="005D5EE6"/>
    <w:rsid w:val="005D6C7F"/>
    <w:rsid w:val="005D7CC2"/>
    <w:rsid w:val="005E1498"/>
    <w:rsid w:val="005E4371"/>
    <w:rsid w:val="005E5FEE"/>
    <w:rsid w:val="005E6CF3"/>
    <w:rsid w:val="005F14FB"/>
    <w:rsid w:val="005F2174"/>
    <w:rsid w:val="005F7F9E"/>
    <w:rsid w:val="006010D8"/>
    <w:rsid w:val="00603B0B"/>
    <w:rsid w:val="00606618"/>
    <w:rsid w:val="00620E44"/>
    <w:rsid w:val="00622933"/>
    <w:rsid w:val="00623018"/>
    <w:rsid w:val="0062374D"/>
    <w:rsid w:val="006257F7"/>
    <w:rsid w:val="00630D40"/>
    <w:rsid w:val="00631383"/>
    <w:rsid w:val="00632B60"/>
    <w:rsid w:val="006339D2"/>
    <w:rsid w:val="00635EFA"/>
    <w:rsid w:val="006368DE"/>
    <w:rsid w:val="00637B8C"/>
    <w:rsid w:val="00643754"/>
    <w:rsid w:val="00643AA5"/>
    <w:rsid w:val="00644F76"/>
    <w:rsid w:val="0065248C"/>
    <w:rsid w:val="00653792"/>
    <w:rsid w:val="00662E07"/>
    <w:rsid w:val="006633D3"/>
    <w:rsid w:val="00666395"/>
    <w:rsid w:val="00674C17"/>
    <w:rsid w:val="00676AE7"/>
    <w:rsid w:val="0067733D"/>
    <w:rsid w:val="00685AB0"/>
    <w:rsid w:val="00685FAF"/>
    <w:rsid w:val="0068684E"/>
    <w:rsid w:val="006877E6"/>
    <w:rsid w:val="006917D6"/>
    <w:rsid w:val="006920A6"/>
    <w:rsid w:val="00692345"/>
    <w:rsid w:val="006939A3"/>
    <w:rsid w:val="00693B27"/>
    <w:rsid w:val="00696929"/>
    <w:rsid w:val="00696A82"/>
    <w:rsid w:val="006A42BB"/>
    <w:rsid w:val="006A4DF9"/>
    <w:rsid w:val="006A6B5C"/>
    <w:rsid w:val="006B74E4"/>
    <w:rsid w:val="006B7CE7"/>
    <w:rsid w:val="006C0F96"/>
    <w:rsid w:val="006C2E68"/>
    <w:rsid w:val="006C40B4"/>
    <w:rsid w:val="006D15E6"/>
    <w:rsid w:val="006D3432"/>
    <w:rsid w:val="006D4071"/>
    <w:rsid w:val="006D4A33"/>
    <w:rsid w:val="006D4CD9"/>
    <w:rsid w:val="006D7D38"/>
    <w:rsid w:val="006E62E0"/>
    <w:rsid w:val="006F0398"/>
    <w:rsid w:val="006F2D8F"/>
    <w:rsid w:val="006F3634"/>
    <w:rsid w:val="006F4FC3"/>
    <w:rsid w:val="006F5E09"/>
    <w:rsid w:val="007025B9"/>
    <w:rsid w:val="0070382F"/>
    <w:rsid w:val="00705FD7"/>
    <w:rsid w:val="0070695B"/>
    <w:rsid w:val="00707ED6"/>
    <w:rsid w:val="00712A52"/>
    <w:rsid w:val="007156B4"/>
    <w:rsid w:val="00717681"/>
    <w:rsid w:val="00720271"/>
    <w:rsid w:val="00723C1C"/>
    <w:rsid w:val="00727A2C"/>
    <w:rsid w:val="00727CC5"/>
    <w:rsid w:val="007362AC"/>
    <w:rsid w:val="00736AD5"/>
    <w:rsid w:val="007464E7"/>
    <w:rsid w:val="00746CE0"/>
    <w:rsid w:val="007529E3"/>
    <w:rsid w:val="007552C5"/>
    <w:rsid w:val="007556E4"/>
    <w:rsid w:val="00755B2B"/>
    <w:rsid w:val="00756844"/>
    <w:rsid w:val="007600B4"/>
    <w:rsid w:val="00762A49"/>
    <w:rsid w:val="00764E1E"/>
    <w:rsid w:val="00764E70"/>
    <w:rsid w:val="00764FEF"/>
    <w:rsid w:val="007672BF"/>
    <w:rsid w:val="00767766"/>
    <w:rsid w:val="0077053F"/>
    <w:rsid w:val="00770F11"/>
    <w:rsid w:val="00772E4F"/>
    <w:rsid w:val="00780130"/>
    <w:rsid w:val="00781356"/>
    <w:rsid w:val="007915B4"/>
    <w:rsid w:val="00792926"/>
    <w:rsid w:val="00792CAD"/>
    <w:rsid w:val="00793812"/>
    <w:rsid w:val="00793CAF"/>
    <w:rsid w:val="007957D1"/>
    <w:rsid w:val="007970F0"/>
    <w:rsid w:val="00797589"/>
    <w:rsid w:val="007B0125"/>
    <w:rsid w:val="007B01E0"/>
    <w:rsid w:val="007B0993"/>
    <w:rsid w:val="007B528B"/>
    <w:rsid w:val="007E098B"/>
    <w:rsid w:val="007E2899"/>
    <w:rsid w:val="007E297E"/>
    <w:rsid w:val="007E5C27"/>
    <w:rsid w:val="007E6358"/>
    <w:rsid w:val="007E7A14"/>
    <w:rsid w:val="007F6636"/>
    <w:rsid w:val="00805571"/>
    <w:rsid w:val="0080775C"/>
    <w:rsid w:val="0081334D"/>
    <w:rsid w:val="00817032"/>
    <w:rsid w:val="008229F8"/>
    <w:rsid w:val="00833CD4"/>
    <w:rsid w:val="00836EE1"/>
    <w:rsid w:val="00840F15"/>
    <w:rsid w:val="00843F94"/>
    <w:rsid w:val="008445E7"/>
    <w:rsid w:val="00846BFA"/>
    <w:rsid w:val="008476A1"/>
    <w:rsid w:val="00850473"/>
    <w:rsid w:val="0085052F"/>
    <w:rsid w:val="0085539A"/>
    <w:rsid w:val="00856E79"/>
    <w:rsid w:val="0085718E"/>
    <w:rsid w:val="00862A8E"/>
    <w:rsid w:val="00864C3C"/>
    <w:rsid w:val="0086746D"/>
    <w:rsid w:val="00870DCC"/>
    <w:rsid w:val="00870F19"/>
    <w:rsid w:val="00876E74"/>
    <w:rsid w:val="0087770A"/>
    <w:rsid w:val="00882B63"/>
    <w:rsid w:val="00882D6B"/>
    <w:rsid w:val="0088318B"/>
    <w:rsid w:val="00893380"/>
    <w:rsid w:val="00896036"/>
    <w:rsid w:val="00897263"/>
    <w:rsid w:val="008A1A82"/>
    <w:rsid w:val="008A5C0D"/>
    <w:rsid w:val="008B3AB5"/>
    <w:rsid w:val="008B3D3A"/>
    <w:rsid w:val="008C1028"/>
    <w:rsid w:val="008C2783"/>
    <w:rsid w:val="008C2B49"/>
    <w:rsid w:val="008C584A"/>
    <w:rsid w:val="008D5421"/>
    <w:rsid w:val="008D6465"/>
    <w:rsid w:val="008E06CE"/>
    <w:rsid w:val="008E27A1"/>
    <w:rsid w:val="008E2F72"/>
    <w:rsid w:val="008E2FA3"/>
    <w:rsid w:val="008E3E5D"/>
    <w:rsid w:val="008E5636"/>
    <w:rsid w:val="008F43F7"/>
    <w:rsid w:val="008F466D"/>
    <w:rsid w:val="008F4CFA"/>
    <w:rsid w:val="008F54C1"/>
    <w:rsid w:val="008F73E1"/>
    <w:rsid w:val="008F7A65"/>
    <w:rsid w:val="00901414"/>
    <w:rsid w:val="00903725"/>
    <w:rsid w:val="00905331"/>
    <w:rsid w:val="00906C52"/>
    <w:rsid w:val="00906D52"/>
    <w:rsid w:val="009125B4"/>
    <w:rsid w:val="00915854"/>
    <w:rsid w:val="00915AB5"/>
    <w:rsid w:val="00915C29"/>
    <w:rsid w:val="00920A2A"/>
    <w:rsid w:val="00924023"/>
    <w:rsid w:val="00925099"/>
    <w:rsid w:val="00926453"/>
    <w:rsid w:val="009277E1"/>
    <w:rsid w:val="00931A75"/>
    <w:rsid w:val="0093741A"/>
    <w:rsid w:val="0094293F"/>
    <w:rsid w:val="009455B0"/>
    <w:rsid w:val="009465E3"/>
    <w:rsid w:val="00946F3C"/>
    <w:rsid w:val="00951123"/>
    <w:rsid w:val="009526B5"/>
    <w:rsid w:val="009529D7"/>
    <w:rsid w:val="009555A6"/>
    <w:rsid w:val="00955BBD"/>
    <w:rsid w:val="00955E08"/>
    <w:rsid w:val="00960A10"/>
    <w:rsid w:val="00961B54"/>
    <w:rsid w:val="009632BC"/>
    <w:rsid w:val="00964793"/>
    <w:rsid w:val="009649AB"/>
    <w:rsid w:val="00965E7D"/>
    <w:rsid w:val="00967D5F"/>
    <w:rsid w:val="009707D0"/>
    <w:rsid w:val="0097238D"/>
    <w:rsid w:val="00974991"/>
    <w:rsid w:val="0097724F"/>
    <w:rsid w:val="00980D7F"/>
    <w:rsid w:val="00984711"/>
    <w:rsid w:val="0099215B"/>
    <w:rsid w:val="00992309"/>
    <w:rsid w:val="00994B71"/>
    <w:rsid w:val="009966C2"/>
    <w:rsid w:val="009A5552"/>
    <w:rsid w:val="009A76C7"/>
    <w:rsid w:val="009B051F"/>
    <w:rsid w:val="009B0993"/>
    <w:rsid w:val="009C0434"/>
    <w:rsid w:val="009C2721"/>
    <w:rsid w:val="009C5244"/>
    <w:rsid w:val="009C715C"/>
    <w:rsid w:val="009C7A66"/>
    <w:rsid w:val="009C7C96"/>
    <w:rsid w:val="009D0911"/>
    <w:rsid w:val="009E3D04"/>
    <w:rsid w:val="009E5289"/>
    <w:rsid w:val="009E69D7"/>
    <w:rsid w:val="009F0579"/>
    <w:rsid w:val="009F0849"/>
    <w:rsid w:val="009F2206"/>
    <w:rsid w:val="009F6869"/>
    <w:rsid w:val="009F6F9C"/>
    <w:rsid w:val="009F771D"/>
    <w:rsid w:val="00A00D1D"/>
    <w:rsid w:val="00A07837"/>
    <w:rsid w:val="00A07EA3"/>
    <w:rsid w:val="00A11B11"/>
    <w:rsid w:val="00A20241"/>
    <w:rsid w:val="00A2194A"/>
    <w:rsid w:val="00A27277"/>
    <w:rsid w:val="00A3142B"/>
    <w:rsid w:val="00A34389"/>
    <w:rsid w:val="00A344FF"/>
    <w:rsid w:val="00A34C04"/>
    <w:rsid w:val="00A436AA"/>
    <w:rsid w:val="00A444A1"/>
    <w:rsid w:val="00A536E0"/>
    <w:rsid w:val="00A54EDA"/>
    <w:rsid w:val="00A56520"/>
    <w:rsid w:val="00A70618"/>
    <w:rsid w:val="00A729A4"/>
    <w:rsid w:val="00A72B39"/>
    <w:rsid w:val="00A74B40"/>
    <w:rsid w:val="00A77095"/>
    <w:rsid w:val="00A804DB"/>
    <w:rsid w:val="00A80D7D"/>
    <w:rsid w:val="00A8142E"/>
    <w:rsid w:val="00A828D6"/>
    <w:rsid w:val="00A83232"/>
    <w:rsid w:val="00A85FF0"/>
    <w:rsid w:val="00A868AA"/>
    <w:rsid w:val="00A86B11"/>
    <w:rsid w:val="00A87E59"/>
    <w:rsid w:val="00A90C4C"/>
    <w:rsid w:val="00A923F8"/>
    <w:rsid w:val="00A9266F"/>
    <w:rsid w:val="00A9346A"/>
    <w:rsid w:val="00A93D04"/>
    <w:rsid w:val="00A95620"/>
    <w:rsid w:val="00A97892"/>
    <w:rsid w:val="00AA306C"/>
    <w:rsid w:val="00AA4A3A"/>
    <w:rsid w:val="00AB050A"/>
    <w:rsid w:val="00AB1551"/>
    <w:rsid w:val="00AB4D9E"/>
    <w:rsid w:val="00AB53BD"/>
    <w:rsid w:val="00AB5918"/>
    <w:rsid w:val="00AC17B6"/>
    <w:rsid w:val="00AD0419"/>
    <w:rsid w:val="00AD2CAB"/>
    <w:rsid w:val="00AD74F8"/>
    <w:rsid w:val="00AE3030"/>
    <w:rsid w:val="00AE3BD9"/>
    <w:rsid w:val="00AE6BE5"/>
    <w:rsid w:val="00AF06DA"/>
    <w:rsid w:val="00AF480B"/>
    <w:rsid w:val="00AF7301"/>
    <w:rsid w:val="00AF75A4"/>
    <w:rsid w:val="00AF7D91"/>
    <w:rsid w:val="00B00A86"/>
    <w:rsid w:val="00B01F9E"/>
    <w:rsid w:val="00B03E66"/>
    <w:rsid w:val="00B06C74"/>
    <w:rsid w:val="00B10553"/>
    <w:rsid w:val="00B136B8"/>
    <w:rsid w:val="00B15632"/>
    <w:rsid w:val="00B15B61"/>
    <w:rsid w:val="00B1669B"/>
    <w:rsid w:val="00B16FB2"/>
    <w:rsid w:val="00B2310C"/>
    <w:rsid w:val="00B23F5F"/>
    <w:rsid w:val="00B261ED"/>
    <w:rsid w:val="00B30A26"/>
    <w:rsid w:val="00B318C6"/>
    <w:rsid w:val="00B32A60"/>
    <w:rsid w:val="00B36207"/>
    <w:rsid w:val="00B362A1"/>
    <w:rsid w:val="00B404C2"/>
    <w:rsid w:val="00B40FF1"/>
    <w:rsid w:val="00B41545"/>
    <w:rsid w:val="00B41ACE"/>
    <w:rsid w:val="00B618D6"/>
    <w:rsid w:val="00B6407A"/>
    <w:rsid w:val="00B64BBC"/>
    <w:rsid w:val="00B66663"/>
    <w:rsid w:val="00B66D8E"/>
    <w:rsid w:val="00B67F23"/>
    <w:rsid w:val="00B71269"/>
    <w:rsid w:val="00B72592"/>
    <w:rsid w:val="00B72DD2"/>
    <w:rsid w:val="00B80538"/>
    <w:rsid w:val="00B823FA"/>
    <w:rsid w:val="00B843FC"/>
    <w:rsid w:val="00B85C76"/>
    <w:rsid w:val="00B91CD6"/>
    <w:rsid w:val="00B94766"/>
    <w:rsid w:val="00BA22EB"/>
    <w:rsid w:val="00BA4F2C"/>
    <w:rsid w:val="00BB1024"/>
    <w:rsid w:val="00BB1339"/>
    <w:rsid w:val="00BB1782"/>
    <w:rsid w:val="00BB1A91"/>
    <w:rsid w:val="00BB3C18"/>
    <w:rsid w:val="00BB49E1"/>
    <w:rsid w:val="00BC3886"/>
    <w:rsid w:val="00BC6429"/>
    <w:rsid w:val="00BC737E"/>
    <w:rsid w:val="00BD618A"/>
    <w:rsid w:val="00BD6E4C"/>
    <w:rsid w:val="00BE39CA"/>
    <w:rsid w:val="00BE62C9"/>
    <w:rsid w:val="00BF0A78"/>
    <w:rsid w:val="00BF235E"/>
    <w:rsid w:val="00BF2BB0"/>
    <w:rsid w:val="00BF2DFD"/>
    <w:rsid w:val="00C01A02"/>
    <w:rsid w:val="00C03529"/>
    <w:rsid w:val="00C05C9C"/>
    <w:rsid w:val="00C0607B"/>
    <w:rsid w:val="00C061B1"/>
    <w:rsid w:val="00C0647E"/>
    <w:rsid w:val="00C11B06"/>
    <w:rsid w:val="00C12E36"/>
    <w:rsid w:val="00C14E8D"/>
    <w:rsid w:val="00C17103"/>
    <w:rsid w:val="00C23CEC"/>
    <w:rsid w:val="00C241E1"/>
    <w:rsid w:val="00C25CE6"/>
    <w:rsid w:val="00C25CF4"/>
    <w:rsid w:val="00C308FB"/>
    <w:rsid w:val="00C30A6F"/>
    <w:rsid w:val="00C30DE1"/>
    <w:rsid w:val="00C43C10"/>
    <w:rsid w:val="00C47A59"/>
    <w:rsid w:val="00C47B07"/>
    <w:rsid w:val="00C54F16"/>
    <w:rsid w:val="00C630CA"/>
    <w:rsid w:val="00C67D66"/>
    <w:rsid w:val="00C77A94"/>
    <w:rsid w:val="00C8425E"/>
    <w:rsid w:val="00C8458E"/>
    <w:rsid w:val="00C91096"/>
    <w:rsid w:val="00C94925"/>
    <w:rsid w:val="00C953BE"/>
    <w:rsid w:val="00C96584"/>
    <w:rsid w:val="00CA0B29"/>
    <w:rsid w:val="00CA3C54"/>
    <w:rsid w:val="00CA3D92"/>
    <w:rsid w:val="00CA4B72"/>
    <w:rsid w:val="00CA5BE4"/>
    <w:rsid w:val="00CA5CBF"/>
    <w:rsid w:val="00CB05C8"/>
    <w:rsid w:val="00CB2447"/>
    <w:rsid w:val="00CB4351"/>
    <w:rsid w:val="00CB53EC"/>
    <w:rsid w:val="00CB5520"/>
    <w:rsid w:val="00CB6841"/>
    <w:rsid w:val="00CC09E7"/>
    <w:rsid w:val="00CC1252"/>
    <w:rsid w:val="00CC1FE4"/>
    <w:rsid w:val="00CC6AC7"/>
    <w:rsid w:val="00CC7221"/>
    <w:rsid w:val="00CC75CA"/>
    <w:rsid w:val="00CD0569"/>
    <w:rsid w:val="00CD2529"/>
    <w:rsid w:val="00CE2D1A"/>
    <w:rsid w:val="00CE3BB9"/>
    <w:rsid w:val="00CE5690"/>
    <w:rsid w:val="00CF09DF"/>
    <w:rsid w:val="00CF0A5C"/>
    <w:rsid w:val="00CF3FA9"/>
    <w:rsid w:val="00CF7F72"/>
    <w:rsid w:val="00D0463C"/>
    <w:rsid w:val="00D05302"/>
    <w:rsid w:val="00D10FD1"/>
    <w:rsid w:val="00D15714"/>
    <w:rsid w:val="00D16F33"/>
    <w:rsid w:val="00D263DA"/>
    <w:rsid w:val="00D26628"/>
    <w:rsid w:val="00D2703E"/>
    <w:rsid w:val="00D3115F"/>
    <w:rsid w:val="00D32501"/>
    <w:rsid w:val="00D33AE6"/>
    <w:rsid w:val="00D36457"/>
    <w:rsid w:val="00D36B02"/>
    <w:rsid w:val="00D400DE"/>
    <w:rsid w:val="00D42ADD"/>
    <w:rsid w:val="00D44B79"/>
    <w:rsid w:val="00D46432"/>
    <w:rsid w:val="00D47B44"/>
    <w:rsid w:val="00D52231"/>
    <w:rsid w:val="00D527F4"/>
    <w:rsid w:val="00D5464E"/>
    <w:rsid w:val="00D626DA"/>
    <w:rsid w:val="00D64C11"/>
    <w:rsid w:val="00D70B59"/>
    <w:rsid w:val="00D70EB2"/>
    <w:rsid w:val="00D739FC"/>
    <w:rsid w:val="00D744D0"/>
    <w:rsid w:val="00D75714"/>
    <w:rsid w:val="00D75CC2"/>
    <w:rsid w:val="00D809B7"/>
    <w:rsid w:val="00D87027"/>
    <w:rsid w:val="00D90090"/>
    <w:rsid w:val="00D9436A"/>
    <w:rsid w:val="00D945C0"/>
    <w:rsid w:val="00DA3689"/>
    <w:rsid w:val="00DA4B0D"/>
    <w:rsid w:val="00DA66E7"/>
    <w:rsid w:val="00DB0DBB"/>
    <w:rsid w:val="00DB56B8"/>
    <w:rsid w:val="00DC0EC2"/>
    <w:rsid w:val="00DC56DF"/>
    <w:rsid w:val="00DD0892"/>
    <w:rsid w:val="00DD58DD"/>
    <w:rsid w:val="00DD6F5C"/>
    <w:rsid w:val="00DE0BBE"/>
    <w:rsid w:val="00DE4291"/>
    <w:rsid w:val="00DE6AA4"/>
    <w:rsid w:val="00DE7F76"/>
    <w:rsid w:val="00DF36CA"/>
    <w:rsid w:val="00DF3BEF"/>
    <w:rsid w:val="00DF572F"/>
    <w:rsid w:val="00DF5D4B"/>
    <w:rsid w:val="00DF6555"/>
    <w:rsid w:val="00E04462"/>
    <w:rsid w:val="00E1285E"/>
    <w:rsid w:val="00E15C7F"/>
    <w:rsid w:val="00E227EE"/>
    <w:rsid w:val="00E31AD2"/>
    <w:rsid w:val="00E32E06"/>
    <w:rsid w:val="00E342FE"/>
    <w:rsid w:val="00E36229"/>
    <w:rsid w:val="00E41D3E"/>
    <w:rsid w:val="00E45233"/>
    <w:rsid w:val="00E5114D"/>
    <w:rsid w:val="00E5249A"/>
    <w:rsid w:val="00E561AC"/>
    <w:rsid w:val="00E57724"/>
    <w:rsid w:val="00E61425"/>
    <w:rsid w:val="00E62334"/>
    <w:rsid w:val="00E63B17"/>
    <w:rsid w:val="00E63F1D"/>
    <w:rsid w:val="00E6424E"/>
    <w:rsid w:val="00E663AB"/>
    <w:rsid w:val="00E67B69"/>
    <w:rsid w:val="00E70A12"/>
    <w:rsid w:val="00E73DF7"/>
    <w:rsid w:val="00E76BF8"/>
    <w:rsid w:val="00E83475"/>
    <w:rsid w:val="00E86599"/>
    <w:rsid w:val="00E917D0"/>
    <w:rsid w:val="00E92876"/>
    <w:rsid w:val="00E933D8"/>
    <w:rsid w:val="00E95807"/>
    <w:rsid w:val="00E96C7A"/>
    <w:rsid w:val="00EA1022"/>
    <w:rsid w:val="00EA12E9"/>
    <w:rsid w:val="00EA4C9A"/>
    <w:rsid w:val="00EA7145"/>
    <w:rsid w:val="00EB02CC"/>
    <w:rsid w:val="00EB39EC"/>
    <w:rsid w:val="00EB3CC2"/>
    <w:rsid w:val="00EB40DC"/>
    <w:rsid w:val="00EB5645"/>
    <w:rsid w:val="00EC13D7"/>
    <w:rsid w:val="00EC30A1"/>
    <w:rsid w:val="00EC4202"/>
    <w:rsid w:val="00EC4997"/>
    <w:rsid w:val="00EC4F85"/>
    <w:rsid w:val="00EC60D1"/>
    <w:rsid w:val="00EC6F8B"/>
    <w:rsid w:val="00ED5383"/>
    <w:rsid w:val="00ED569D"/>
    <w:rsid w:val="00ED70F3"/>
    <w:rsid w:val="00EE1C79"/>
    <w:rsid w:val="00EE2756"/>
    <w:rsid w:val="00EE6939"/>
    <w:rsid w:val="00EF04B7"/>
    <w:rsid w:val="00EF075B"/>
    <w:rsid w:val="00EF2C22"/>
    <w:rsid w:val="00EF4F9D"/>
    <w:rsid w:val="00EF5000"/>
    <w:rsid w:val="00EF60A8"/>
    <w:rsid w:val="00EF60DA"/>
    <w:rsid w:val="00F005FF"/>
    <w:rsid w:val="00F00E56"/>
    <w:rsid w:val="00F02BE3"/>
    <w:rsid w:val="00F03098"/>
    <w:rsid w:val="00F04D2B"/>
    <w:rsid w:val="00F1338B"/>
    <w:rsid w:val="00F20A07"/>
    <w:rsid w:val="00F21A70"/>
    <w:rsid w:val="00F21C5A"/>
    <w:rsid w:val="00F25C64"/>
    <w:rsid w:val="00F269A8"/>
    <w:rsid w:val="00F308F0"/>
    <w:rsid w:val="00F322AC"/>
    <w:rsid w:val="00F33CD6"/>
    <w:rsid w:val="00F3402C"/>
    <w:rsid w:val="00F34405"/>
    <w:rsid w:val="00F365D8"/>
    <w:rsid w:val="00F367B1"/>
    <w:rsid w:val="00F4030B"/>
    <w:rsid w:val="00F44A52"/>
    <w:rsid w:val="00F47383"/>
    <w:rsid w:val="00F52BCB"/>
    <w:rsid w:val="00F55F1F"/>
    <w:rsid w:val="00F57492"/>
    <w:rsid w:val="00F57763"/>
    <w:rsid w:val="00F57CF6"/>
    <w:rsid w:val="00F61116"/>
    <w:rsid w:val="00F61488"/>
    <w:rsid w:val="00F627F3"/>
    <w:rsid w:val="00F62AFE"/>
    <w:rsid w:val="00F648B3"/>
    <w:rsid w:val="00F65991"/>
    <w:rsid w:val="00F67D51"/>
    <w:rsid w:val="00F727C1"/>
    <w:rsid w:val="00F74BED"/>
    <w:rsid w:val="00F753D0"/>
    <w:rsid w:val="00F7656A"/>
    <w:rsid w:val="00F823FE"/>
    <w:rsid w:val="00F84FD3"/>
    <w:rsid w:val="00F94686"/>
    <w:rsid w:val="00F95FC2"/>
    <w:rsid w:val="00F962EF"/>
    <w:rsid w:val="00FA3CE6"/>
    <w:rsid w:val="00FA4E37"/>
    <w:rsid w:val="00FA6296"/>
    <w:rsid w:val="00FA700E"/>
    <w:rsid w:val="00FA7DCA"/>
    <w:rsid w:val="00FB1827"/>
    <w:rsid w:val="00FB1B28"/>
    <w:rsid w:val="00FB1FC2"/>
    <w:rsid w:val="00FB736D"/>
    <w:rsid w:val="00FC3904"/>
    <w:rsid w:val="00FC626A"/>
    <w:rsid w:val="00FD1BB1"/>
    <w:rsid w:val="00FD45B4"/>
    <w:rsid w:val="00FD79C9"/>
    <w:rsid w:val="00FE0F90"/>
    <w:rsid w:val="00FE311E"/>
    <w:rsid w:val="00FE3C9C"/>
    <w:rsid w:val="00FE754E"/>
    <w:rsid w:val="00FF08A5"/>
    <w:rsid w:val="00FF2469"/>
    <w:rsid w:val="00FF2D87"/>
    <w:rsid w:val="00FF2FA7"/>
    <w:rsid w:val="00FF3D62"/>
    <w:rsid w:val="00FF4737"/>
    <w:rsid w:val="00FF6287"/>
    <w:rsid w:val="00FF6C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DB747"/>
  <w15:docId w15:val="{C3405565-637B-442E-A0AE-333012BD0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qFormat/>
    <w:rsid w:val="00E36229"/>
    <w:pPr>
      <w:keepNext/>
      <w:spacing w:before="360" w:after="60" w:line="360" w:lineRule="auto"/>
      <w:ind w:right="567"/>
      <w:contextualSpacing/>
      <w:outlineLvl w:val="2"/>
    </w:pPr>
    <w:rPr>
      <w:rFonts w:ascii="Times New Roman" w:eastAsia="Times New Roman" w:hAnsi="Times New Roman" w:cs="Arial"/>
      <w:bCs/>
      <w:i/>
      <w:kern w:val="0"/>
      <w:sz w:val="24"/>
      <w:szCs w:val="26"/>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585E9A"/>
    <w:pPr>
      <w:spacing w:before="100" w:beforeAutospacing="1" w:after="100" w:afterAutospacing="1" w:line="240" w:lineRule="auto"/>
    </w:pPr>
    <w:rPr>
      <w:rFonts w:ascii="Times" w:eastAsiaTheme="minorEastAsia" w:hAnsi="Times" w:cs="Times New Roman"/>
      <w:kern w:val="0"/>
      <w:sz w:val="20"/>
      <w:szCs w:val="20"/>
      <w14:ligatures w14:val="none"/>
    </w:rPr>
  </w:style>
  <w:style w:type="paragraph" w:customStyle="1" w:styleId="EndNoteBibliographyTitle">
    <w:name w:val="EndNote Bibliography Title"/>
    <w:basedOn w:val="Normal"/>
    <w:link w:val="EndNoteBibliographyTitleChar"/>
    <w:rsid w:val="006339D2"/>
    <w:pPr>
      <w:spacing w:after="0"/>
      <w:jc w:val="center"/>
    </w:pPr>
    <w:rPr>
      <w:rFonts w:ascii="Calibri" w:hAnsi="Calibri" w:cs="Calibri"/>
      <w:noProof/>
      <w:lang w:val="en-US"/>
    </w:rPr>
  </w:style>
  <w:style w:type="character" w:customStyle="1" w:styleId="NormalWebChar">
    <w:name w:val="Normal (Web) Char"/>
    <w:basedOn w:val="DefaultParagraphFont"/>
    <w:link w:val="NormalWeb"/>
    <w:uiPriority w:val="99"/>
    <w:rsid w:val="006339D2"/>
    <w:rPr>
      <w:rFonts w:ascii="Times" w:eastAsiaTheme="minorEastAsia" w:hAnsi="Times" w:cs="Times New Roman"/>
      <w:kern w:val="0"/>
      <w:sz w:val="20"/>
      <w:szCs w:val="20"/>
      <w14:ligatures w14:val="none"/>
    </w:rPr>
  </w:style>
  <w:style w:type="character" w:customStyle="1" w:styleId="EndNoteBibliographyTitleChar">
    <w:name w:val="EndNote Bibliography Title Char"/>
    <w:basedOn w:val="NormalWebChar"/>
    <w:link w:val="EndNoteBibliographyTitle"/>
    <w:rsid w:val="006339D2"/>
    <w:rPr>
      <w:rFonts w:ascii="Calibri" w:eastAsiaTheme="minorEastAsia" w:hAnsi="Calibri" w:cs="Calibri"/>
      <w:noProof/>
      <w:kern w:val="0"/>
      <w:sz w:val="20"/>
      <w:szCs w:val="20"/>
      <w:lang w:val="en-US"/>
      <w14:ligatures w14:val="none"/>
    </w:rPr>
  </w:style>
  <w:style w:type="paragraph" w:customStyle="1" w:styleId="EndNoteBibliography">
    <w:name w:val="EndNote Bibliography"/>
    <w:basedOn w:val="Normal"/>
    <w:link w:val="EndNoteBibliographyChar"/>
    <w:rsid w:val="006339D2"/>
    <w:pPr>
      <w:spacing w:line="240" w:lineRule="auto"/>
    </w:pPr>
    <w:rPr>
      <w:rFonts w:ascii="Calibri" w:hAnsi="Calibri" w:cs="Calibri"/>
      <w:noProof/>
      <w:lang w:val="en-US"/>
    </w:rPr>
  </w:style>
  <w:style w:type="character" w:customStyle="1" w:styleId="EndNoteBibliographyChar">
    <w:name w:val="EndNote Bibliography Char"/>
    <w:basedOn w:val="NormalWebChar"/>
    <w:link w:val="EndNoteBibliography"/>
    <w:rsid w:val="006339D2"/>
    <w:rPr>
      <w:rFonts w:ascii="Calibri" w:eastAsiaTheme="minorEastAsia" w:hAnsi="Calibri" w:cs="Calibri"/>
      <w:noProof/>
      <w:kern w:val="0"/>
      <w:sz w:val="20"/>
      <w:szCs w:val="20"/>
      <w:lang w:val="en-US"/>
      <w14:ligatures w14:val="none"/>
    </w:rPr>
  </w:style>
  <w:style w:type="character" w:styleId="Hyperlink">
    <w:name w:val="Hyperlink"/>
    <w:basedOn w:val="DefaultParagraphFont"/>
    <w:uiPriority w:val="99"/>
    <w:unhideWhenUsed/>
    <w:rsid w:val="00A70618"/>
    <w:rPr>
      <w:color w:val="0563C1" w:themeColor="hyperlink"/>
      <w:u w:val="single"/>
    </w:rPr>
  </w:style>
  <w:style w:type="character" w:styleId="UnresolvedMention">
    <w:name w:val="Unresolved Mention"/>
    <w:basedOn w:val="DefaultParagraphFont"/>
    <w:uiPriority w:val="99"/>
    <w:semiHidden/>
    <w:unhideWhenUsed/>
    <w:rsid w:val="00A70618"/>
    <w:rPr>
      <w:color w:val="605E5C"/>
      <w:shd w:val="clear" w:color="auto" w:fill="E1DFDD"/>
    </w:rPr>
  </w:style>
  <w:style w:type="character" w:styleId="CommentReference">
    <w:name w:val="annotation reference"/>
    <w:basedOn w:val="DefaultParagraphFont"/>
    <w:uiPriority w:val="99"/>
    <w:semiHidden/>
    <w:unhideWhenUsed/>
    <w:rsid w:val="00F03098"/>
    <w:rPr>
      <w:sz w:val="16"/>
      <w:szCs w:val="16"/>
    </w:rPr>
  </w:style>
  <w:style w:type="paragraph" w:styleId="CommentText">
    <w:name w:val="annotation text"/>
    <w:basedOn w:val="Normal"/>
    <w:link w:val="CommentTextChar"/>
    <w:uiPriority w:val="99"/>
    <w:unhideWhenUsed/>
    <w:rsid w:val="00F03098"/>
    <w:pPr>
      <w:spacing w:line="240" w:lineRule="auto"/>
    </w:pPr>
    <w:rPr>
      <w:sz w:val="20"/>
      <w:szCs w:val="20"/>
    </w:rPr>
  </w:style>
  <w:style w:type="character" w:customStyle="1" w:styleId="CommentTextChar">
    <w:name w:val="Comment Text Char"/>
    <w:basedOn w:val="DefaultParagraphFont"/>
    <w:link w:val="CommentText"/>
    <w:uiPriority w:val="99"/>
    <w:rsid w:val="00F03098"/>
    <w:rPr>
      <w:sz w:val="20"/>
      <w:szCs w:val="20"/>
    </w:rPr>
  </w:style>
  <w:style w:type="paragraph" w:styleId="CommentSubject">
    <w:name w:val="annotation subject"/>
    <w:basedOn w:val="CommentText"/>
    <w:next w:val="CommentText"/>
    <w:link w:val="CommentSubjectChar"/>
    <w:uiPriority w:val="99"/>
    <w:semiHidden/>
    <w:unhideWhenUsed/>
    <w:rsid w:val="00F03098"/>
    <w:rPr>
      <w:b/>
      <w:bCs/>
    </w:rPr>
  </w:style>
  <w:style w:type="character" w:customStyle="1" w:styleId="CommentSubjectChar">
    <w:name w:val="Comment Subject Char"/>
    <w:basedOn w:val="CommentTextChar"/>
    <w:link w:val="CommentSubject"/>
    <w:uiPriority w:val="99"/>
    <w:semiHidden/>
    <w:rsid w:val="00F03098"/>
    <w:rPr>
      <w:b/>
      <w:bCs/>
      <w:sz w:val="20"/>
      <w:szCs w:val="20"/>
    </w:rPr>
  </w:style>
  <w:style w:type="paragraph" w:customStyle="1" w:styleId="Default">
    <w:name w:val="Default"/>
    <w:rsid w:val="00F005FF"/>
    <w:pPr>
      <w:autoSpaceDE w:val="0"/>
      <w:autoSpaceDN w:val="0"/>
      <w:adjustRightInd w:val="0"/>
      <w:spacing w:after="0" w:line="240" w:lineRule="auto"/>
    </w:pPr>
    <w:rPr>
      <w:rFonts w:ascii="Calibri" w:hAnsi="Calibri" w:cs="Calibri"/>
      <w:color w:val="000000"/>
      <w:kern w:val="0"/>
      <w:sz w:val="24"/>
      <w:szCs w:val="24"/>
      <w14:ligatures w14:val="none"/>
    </w:rPr>
  </w:style>
  <w:style w:type="character" w:customStyle="1" w:styleId="cf01">
    <w:name w:val="cf01"/>
    <w:basedOn w:val="DefaultParagraphFont"/>
    <w:rsid w:val="00360053"/>
    <w:rPr>
      <w:rFonts w:ascii="Segoe UI" w:hAnsi="Segoe UI" w:cs="Segoe UI" w:hint="default"/>
      <w:sz w:val="18"/>
      <w:szCs w:val="18"/>
    </w:rPr>
  </w:style>
  <w:style w:type="paragraph" w:customStyle="1" w:styleId="pf0">
    <w:name w:val="pf0"/>
    <w:basedOn w:val="Normal"/>
    <w:rsid w:val="00D527F4"/>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customStyle="1" w:styleId="rpc41">
    <w:name w:val="_rpc_41"/>
    <w:basedOn w:val="DefaultParagraphFont"/>
    <w:rsid w:val="00CA5CBF"/>
  </w:style>
  <w:style w:type="character" w:customStyle="1" w:styleId="Heading3Char">
    <w:name w:val="Heading 3 Char"/>
    <w:basedOn w:val="DefaultParagraphFont"/>
    <w:link w:val="Heading3"/>
    <w:uiPriority w:val="9"/>
    <w:rsid w:val="00E36229"/>
    <w:rPr>
      <w:rFonts w:ascii="Times New Roman" w:eastAsia="Times New Roman" w:hAnsi="Times New Roman" w:cs="Arial"/>
      <w:bCs/>
      <w:i/>
      <w:kern w:val="0"/>
      <w:sz w:val="24"/>
      <w:szCs w:val="26"/>
      <w:lang w:val="en-GB" w:eastAsia="en-GB"/>
      <w14:ligatures w14:val="none"/>
    </w:rPr>
  </w:style>
  <w:style w:type="paragraph" w:styleId="Header">
    <w:name w:val="header"/>
    <w:basedOn w:val="Normal"/>
    <w:link w:val="HeaderChar"/>
    <w:uiPriority w:val="99"/>
    <w:unhideWhenUsed/>
    <w:rsid w:val="008E2F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2FA3"/>
  </w:style>
  <w:style w:type="paragraph" w:styleId="Footer">
    <w:name w:val="footer"/>
    <w:basedOn w:val="Normal"/>
    <w:link w:val="FooterChar"/>
    <w:uiPriority w:val="99"/>
    <w:unhideWhenUsed/>
    <w:rsid w:val="008E2F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2FA3"/>
  </w:style>
  <w:style w:type="paragraph" w:styleId="Revision">
    <w:name w:val="Revision"/>
    <w:hidden/>
    <w:uiPriority w:val="99"/>
    <w:semiHidden/>
    <w:rsid w:val="001420C5"/>
    <w:pPr>
      <w:spacing w:after="0" w:line="240" w:lineRule="auto"/>
    </w:pPr>
  </w:style>
  <w:style w:type="paragraph" w:styleId="ListParagraph">
    <w:name w:val="List Paragraph"/>
    <w:basedOn w:val="Normal"/>
    <w:uiPriority w:val="34"/>
    <w:qFormat/>
    <w:rsid w:val="001C49DA"/>
    <w:pPr>
      <w:ind w:left="720"/>
      <w:contextualSpacing/>
    </w:pPr>
  </w:style>
  <w:style w:type="character" w:customStyle="1" w:styleId="normaltextrun1">
    <w:name w:val="normaltextrun1"/>
    <w:rsid w:val="00955BBD"/>
  </w:style>
  <w:style w:type="paragraph" w:customStyle="1" w:styleId="paragraph">
    <w:name w:val="paragraph"/>
    <w:basedOn w:val="Normal"/>
    <w:rsid w:val="00955BBD"/>
    <w:pPr>
      <w:spacing w:after="0" w:line="480" w:lineRule="auto"/>
      <w:ind w:firstLine="720"/>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6C2E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6613964">
      <w:bodyDiv w:val="1"/>
      <w:marLeft w:val="0"/>
      <w:marRight w:val="0"/>
      <w:marTop w:val="0"/>
      <w:marBottom w:val="0"/>
      <w:divBdr>
        <w:top w:val="none" w:sz="0" w:space="0" w:color="auto"/>
        <w:left w:val="none" w:sz="0" w:space="0" w:color="auto"/>
        <w:bottom w:val="none" w:sz="0" w:space="0" w:color="auto"/>
        <w:right w:val="none" w:sz="0" w:space="0" w:color="auto"/>
      </w:divBdr>
    </w:div>
    <w:div w:id="740443929">
      <w:bodyDiv w:val="1"/>
      <w:marLeft w:val="0"/>
      <w:marRight w:val="0"/>
      <w:marTop w:val="0"/>
      <w:marBottom w:val="0"/>
      <w:divBdr>
        <w:top w:val="none" w:sz="0" w:space="0" w:color="auto"/>
        <w:left w:val="none" w:sz="0" w:space="0" w:color="auto"/>
        <w:bottom w:val="none" w:sz="0" w:space="0" w:color="auto"/>
        <w:right w:val="none" w:sz="0" w:space="0" w:color="auto"/>
      </w:divBdr>
    </w:div>
    <w:div w:id="1089816096">
      <w:bodyDiv w:val="1"/>
      <w:marLeft w:val="0"/>
      <w:marRight w:val="0"/>
      <w:marTop w:val="0"/>
      <w:marBottom w:val="0"/>
      <w:divBdr>
        <w:top w:val="none" w:sz="0" w:space="0" w:color="auto"/>
        <w:left w:val="none" w:sz="0" w:space="0" w:color="auto"/>
        <w:bottom w:val="none" w:sz="0" w:space="0" w:color="auto"/>
        <w:right w:val="none" w:sz="0" w:space="0" w:color="auto"/>
      </w:divBdr>
      <w:divsChild>
        <w:div w:id="634144333">
          <w:marLeft w:val="30"/>
          <w:marRight w:val="285"/>
          <w:marTop w:val="120"/>
          <w:marBottom w:val="120"/>
          <w:divBdr>
            <w:top w:val="none" w:sz="0" w:space="0" w:color="auto"/>
            <w:left w:val="none" w:sz="0" w:space="0" w:color="auto"/>
            <w:bottom w:val="none" w:sz="0" w:space="0" w:color="auto"/>
            <w:right w:val="none" w:sz="0" w:space="0" w:color="auto"/>
          </w:divBdr>
          <w:divsChild>
            <w:div w:id="1173838391">
              <w:marLeft w:val="0"/>
              <w:marRight w:val="0"/>
              <w:marTop w:val="0"/>
              <w:marBottom w:val="0"/>
              <w:divBdr>
                <w:top w:val="none" w:sz="0" w:space="0" w:color="auto"/>
                <w:left w:val="none" w:sz="0" w:space="0" w:color="auto"/>
                <w:bottom w:val="none" w:sz="0" w:space="0" w:color="auto"/>
                <w:right w:val="none" w:sz="0" w:space="0" w:color="auto"/>
              </w:divBdr>
              <w:divsChild>
                <w:div w:id="1252934649">
                  <w:marLeft w:val="0"/>
                  <w:marRight w:val="0"/>
                  <w:marTop w:val="0"/>
                  <w:marBottom w:val="0"/>
                  <w:divBdr>
                    <w:top w:val="none" w:sz="0" w:space="0" w:color="auto"/>
                    <w:left w:val="none" w:sz="0" w:space="0" w:color="auto"/>
                    <w:bottom w:val="none" w:sz="0" w:space="0" w:color="auto"/>
                    <w:right w:val="none" w:sz="0" w:space="0" w:color="auto"/>
                  </w:divBdr>
                  <w:divsChild>
                    <w:div w:id="2058045320">
                      <w:marLeft w:val="0"/>
                      <w:marRight w:val="0"/>
                      <w:marTop w:val="0"/>
                      <w:marBottom w:val="0"/>
                      <w:divBdr>
                        <w:top w:val="none" w:sz="0" w:space="0" w:color="auto"/>
                        <w:left w:val="none" w:sz="0" w:space="0" w:color="auto"/>
                        <w:bottom w:val="none" w:sz="0" w:space="0" w:color="auto"/>
                        <w:right w:val="none" w:sz="0" w:space="0" w:color="auto"/>
                      </w:divBdr>
                      <w:divsChild>
                        <w:div w:id="2065594750">
                          <w:marLeft w:val="0"/>
                          <w:marRight w:val="0"/>
                          <w:marTop w:val="0"/>
                          <w:marBottom w:val="0"/>
                          <w:divBdr>
                            <w:top w:val="none" w:sz="0" w:space="0" w:color="auto"/>
                            <w:left w:val="none" w:sz="0" w:space="0" w:color="auto"/>
                            <w:bottom w:val="none" w:sz="0" w:space="0" w:color="auto"/>
                            <w:right w:val="none" w:sz="0" w:space="0" w:color="auto"/>
                          </w:divBdr>
                          <w:divsChild>
                            <w:div w:id="1734044542">
                              <w:marLeft w:val="0"/>
                              <w:marRight w:val="0"/>
                              <w:marTop w:val="0"/>
                              <w:marBottom w:val="0"/>
                              <w:divBdr>
                                <w:top w:val="none" w:sz="0" w:space="0" w:color="auto"/>
                                <w:left w:val="none" w:sz="0" w:space="0" w:color="auto"/>
                                <w:bottom w:val="none" w:sz="0" w:space="0" w:color="auto"/>
                                <w:right w:val="none" w:sz="0" w:space="0" w:color="auto"/>
                              </w:divBdr>
                              <w:divsChild>
                                <w:div w:id="1493522751">
                                  <w:marLeft w:val="0"/>
                                  <w:marRight w:val="0"/>
                                  <w:marTop w:val="0"/>
                                  <w:marBottom w:val="0"/>
                                  <w:divBdr>
                                    <w:top w:val="none" w:sz="0" w:space="0" w:color="auto"/>
                                    <w:left w:val="none" w:sz="0" w:space="0" w:color="auto"/>
                                    <w:bottom w:val="none" w:sz="0" w:space="0" w:color="auto"/>
                                    <w:right w:val="none" w:sz="0" w:space="0" w:color="auto"/>
                                  </w:divBdr>
                                  <w:divsChild>
                                    <w:div w:id="1949384417">
                                      <w:marLeft w:val="0"/>
                                      <w:marRight w:val="0"/>
                                      <w:marTop w:val="0"/>
                                      <w:marBottom w:val="0"/>
                                      <w:divBdr>
                                        <w:top w:val="none" w:sz="0" w:space="0" w:color="auto"/>
                                        <w:left w:val="none" w:sz="0" w:space="0" w:color="auto"/>
                                        <w:bottom w:val="none" w:sz="0" w:space="0" w:color="auto"/>
                                        <w:right w:val="none" w:sz="0" w:space="0" w:color="auto"/>
                                      </w:divBdr>
                                      <w:divsChild>
                                        <w:div w:id="1139688189">
                                          <w:marLeft w:val="0"/>
                                          <w:marRight w:val="0"/>
                                          <w:marTop w:val="0"/>
                                          <w:marBottom w:val="0"/>
                                          <w:divBdr>
                                            <w:top w:val="none" w:sz="0" w:space="0" w:color="auto"/>
                                            <w:left w:val="none" w:sz="0" w:space="0" w:color="auto"/>
                                            <w:bottom w:val="none" w:sz="0" w:space="0" w:color="auto"/>
                                            <w:right w:val="none" w:sz="0" w:space="0" w:color="auto"/>
                                          </w:divBdr>
                                          <w:divsChild>
                                            <w:div w:id="19995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8510815">
          <w:marLeft w:val="0"/>
          <w:marRight w:val="0"/>
          <w:marTop w:val="0"/>
          <w:marBottom w:val="0"/>
          <w:divBdr>
            <w:top w:val="none" w:sz="0" w:space="0" w:color="auto"/>
            <w:left w:val="none" w:sz="0" w:space="0" w:color="auto"/>
            <w:bottom w:val="none" w:sz="0" w:space="0" w:color="auto"/>
            <w:right w:val="none" w:sz="0" w:space="0" w:color="auto"/>
          </w:divBdr>
          <w:divsChild>
            <w:div w:id="1446003976">
              <w:marLeft w:val="0"/>
              <w:marRight w:val="0"/>
              <w:marTop w:val="0"/>
              <w:marBottom w:val="0"/>
              <w:divBdr>
                <w:top w:val="none" w:sz="0" w:space="0" w:color="auto"/>
                <w:left w:val="none" w:sz="0" w:space="0" w:color="auto"/>
                <w:bottom w:val="none" w:sz="0" w:space="0" w:color="auto"/>
                <w:right w:val="none" w:sz="0" w:space="0" w:color="auto"/>
              </w:divBdr>
              <w:divsChild>
                <w:div w:id="304161216">
                  <w:marLeft w:val="0"/>
                  <w:marRight w:val="0"/>
                  <w:marTop w:val="0"/>
                  <w:marBottom w:val="0"/>
                  <w:divBdr>
                    <w:top w:val="none" w:sz="0" w:space="0" w:color="auto"/>
                    <w:left w:val="none" w:sz="0" w:space="0" w:color="auto"/>
                    <w:bottom w:val="none" w:sz="0" w:space="0" w:color="auto"/>
                    <w:right w:val="none" w:sz="0" w:space="0" w:color="auto"/>
                  </w:divBdr>
                  <w:divsChild>
                    <w:div w:id="344671110">
                      <w:marLeft w:val="0"/>
                      <w:marRight w:val="0"/>
                      <w:marTop w:val="0"/>
                      <w:marBottom w:val="0"/>
                      <w:divBdr>
                        <w:top w:val="none" w:sz="0" w:space="0" w:color="auto"/>
                        <w:left w:val="none" w:sz="0" w:space="0" w:color="auto"/>
                        <w:bottom w:val="none" w:sz="0" w:space="0" w:color="auto"/>
                        <w:right w:val="none" w:sz="0" w:space="0" w:color="auto"/>
                      </w:divBdr>
                      <w:divsChild>
                        <w:div w:id="793594882">
                          <w:marLeft w:val="0"/>
                          <w:marRight w:val="0"/>
                          <w:marTop w:val="0"/>
                          <w:marBottom w:val="0"/>
                          <w:divBdr>
                            <w:top w:val="none" w:sz="0" w:space="0" w:color="auto"/>
                            <w:left w:val="none" w:sz="0" w:space="0" w:color="auto"/>
                            <w:bottom w:val="none" w:sz="0" w:space="0" w:color="auto"/>
                            <w:right w:val="none" w:sz="0" w:space="0" w:color="auto"/>
                          </w:divBdr>
                          <w:divsChild>
                            <w:div w:id="1707291146">
                              <w:marLeft w:val="30"/>
                              <w:marRight w:val="30"/>
                              <w:marTop w:val="30"/>
                              <w:marBottom w:val="120"/>
                              <w:divBdr>
                                <w:top w:val="none" w:sz="0" w:space="0" w:color="auto"/>
                                <w:left w:val="none" w:sz="0" w:space="0" w:color="auto"/>
                                <w:bottom w:val="none" w:sz="0" w:space="0" w:color="auto"/>
                                <w:right w:val="none" w:sz="0" w:space="0" w:color="auto"/>
                              </w:divBdr>
                              <w:divsChild>
                                <w:div w:id="1925649531">
                                  <w:marLeft w:val="0"/>
                                  <w:marRight w:val="0"/>
                                  <w:marTop w:val="0"/>
                                  <w:marBottom w:val="0"/>
                                  <w:divBdr>
                                    <w:top w:val="none" w:sz="0" w:space="0" w:color="auto"/>
                                    <w:left w:val="none" w:sz="0" w:space="0" w:color="auto"/>
                                    <w:bottom w:val="none" w:sz="0" w:space="0" w:color="auto"/>
                                    <w:right w:val="none" w:sz="0" w:space="0" w:color="auto"/>
                                  </w:divBdr>
                                  <w:divsChild>
                                    <w:div w:id="664675011">
                                      <w:marLeft w:val="0"/>
                                      <w:marRight w:val="120"/>
                                      <w:marTop w:val="0"/>
                                      <w:marBottom w:val="0"/>
                                      <w:divBdr>
                                        <w:top w:val="none" w:sz="0" w:space="0" w:color="auto"/>
                                        <w:left w:val="none" w:sz="0" w:space="0" w:color="auto"/>
                                        <w:bottom w:val="none" w:sz="0" w:space="0" w:color="auto"/>
                                        <w:right w:val="none" w:sz="0" w:space="0" w:color="auto"/>
                                      </w:divBdr>
                                    </w:div>
                                    <w:div w:id="2080639490">
                                      <w:marLeft w:val="780"/>
                                      <w:marRight w:val="0"/>
                                      <w:marTop w:val="0"/>
                                      <w:marBottom w:val="0"/>
                                      <w:divBdr>
                                        <w:top w:val="none" w:sz="0" w:space="0" w:color="auto"/>
                                        <w:left w:val="none" w:sz="0" w:space="0" w:color="auto"/>
                                        <w:bottom w:val="none" w:sz="0" w:space="0" w:color="auto"/>
                                        <w:right w:val="none" w:sz="0" w:space="0" w:color="auto"/>
                                      </w:divBdr>
                                      <w:divsChild>
                                        <w:div w:id="823737730">
                                          <w:marLeft w:val="0"/>
                                          <w:marRight w:val="0"/>
                                          <w:marTop w:val="0"/>
                                          <w:marBottom w:val="60"/>
                                          <w:divBdr>
                                            <w:top w:val="none" w:sz="0" w:space="0" w:color="auto"/>
                                            <w:left w:val="none" w:sz="0" w:space="0" w:color="auto"/>
                                            <w:bottom w:val="none" w:sz="0" w:space="0" w:color="auto"/>
                                            <w:right w:val="none" w:sz="0" w:space="0" w:color="auto"/>
                                          </w:divBdr>
                                          <w:divsChild>
                                            <w:div w:id="1677422351">
                                              <w:marLeft w:val="0"/>
                                              <w:marRight w:val="0"/>
                                              <w:marTop w:val="0"/>
                                              <w:marBottom w:val="0"/>
                                              <w:divBdr>
                                                <w:top w:val="none" w:sz="0" w:space="0" w:color="auto"/>
                                                <w:left w:val="none" w:sz="0" w:space="0" w:color="auto"/>
                                                <w:bottom w:val="none" w:sz="0" w:space="0" w:color="auto"/>
                                                <w:right w:val="none" w:sz="0" w:space="0" w:color="auto"/>
                                              </w:divBdr>
                                              <w:divsChild>
                                                <w:div w:id="7936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0002">
                                          <w:marLeft w:val="0"/>
                                          <w:marRight w:val="0"/>
                                          <w:marTop w:val="0"/>
                                          <w:marBottom w:val="0"/>
                                          <w:divBdr>
                                            <w:top w:val="none" w:sz="0" w:space="0" w:color="auto"/>
                                            <w:left w:val="none" w:sz="0" w:space="0" w:color="auto"/>
                                            <w:bottom w:val="none" w:sz="0" w:space="0" w:color="auto"/>
                                            <w:right w:val="none" w:sz="0" w:space="0" w:color="auto"/>
                                          </w:divBdr>
                                          <w:divsChild>
                                            <w:div w:id="345209333">
                                              <w:marLeft w:val="0"/>
                                              <w:marRight w:val="0"/>
                                              <w:marTop w:val="0"/>
                                              <w:marBottom w:val="0"/>
                                              <w:divBdr>
                                                <w:top w:val="none" w:sz="0" w:space="0" w:color="auto"/>
                                                <w:left w:val="none" w:sz="0" w:space="0" w:color="auto"/>
                                                <w:bottom w:val="none" w:sz="0" w:space="0" w:color="auto"/>
                                                <w:right w:val="none" w:sz="0" w:space="0" w:color="auto"/>
                                              </w:divBdr>
                                              <w:divsChild>
                                                <w:div w:id="1830248900">
                                                  <w:marLeft w:val="0"/>
                                                  <w:marRight w:val="0"/>
                                                  <w:marTop w:val="0"/>
                                                  <w:marBottom w:val="0"/>
                                                  <w:divBdr>
                                                    <w:top w:val="none" w:sz="0" w:space="0" w:color="auto"/>
                                                    <w:left w:val="none" w:sz="0" w:space="0" w:color="auto"/>
                                                    <w:bottom w:val="none" w:sz="0" w:space="0" w:color="auto"/>
                                                    <w:right w:val="none" w:sz="0" w:space="0" w:color="auto"/>
                                                  </w:divBdr>
                                                  <w:divsChild>
                                                    <w:div w:id="216672171">
                                                      <w:marLeft w:val="0"/>
                                                      <w:marRight w:val="0"/>
                                                      <w:marTop w:val="0"/>
                                                      <w:marBottom w:val="0"/>
                                                      <w:divBdr>
                                                        <w:top w:val="none" w:sz="0" w:space="0" w:color="auto"/>
                                                        <w:left w:val="none" w:sz="0" w:space="0" w:color="auto"/>
                                                        <w:bottom w:val="none" w:sz="0" w:space="0" w:color="auto"/>
                                                        <w:right w:val="none" w:sz="0" w:space="0" w:color="auto"/>
                                                      </w:divBdr>
                                                      <w:divsChild>
                                                        <w:div w:id="382369771">
                                                          <w:marLeft w:val="0"/>
                                                          <w:marRight w:val="0"/>
                                                          <w:marTop w:val="0"/>
                                                          <w:marBottom w:val="0"/>
                                                          <w:divBdr>
                                                            <w:top w:val="none" w:sz="0" w:space="0" w:color="auto"/>
                                                            <w:left w:val="none" w:sz="0" w:space="0" w:color="auto"/>
                                                            <w:bottom w:val="none" w:sz="0" w:space="0" w:color="auto"/>
                                                            <w:right w:val="none" w:sz="0" w:space="0" w:color="auto"/>
                                                          </w:divBdr>
                                                          <w:divsChild>
                                                            <w:div w:id="111956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623216">
                                                  <w:marLeft w:val="0"/>
                                                  <w:marRight w:val="0"/>
                                                  <w:marTop w:val="0"/>
                                                  <w:marBottom w:val="0"/>
                                                  <w:divBdr>
                                                    <w:top w:val="none" w:sz="0" w:space="0" w:color="auto"/>
                                                    <w:left w:val="none" w:sz="0" w:space="0" w:color="auto"/>
                                                    <w:bottom w:val="none" w:sz="0" w:space="0" w:color="auto"/>
                                                    <w:right w:val="none" w:sz="0" w:space="0" w:color="auto"/>
                                                  </w:divBdr>
                                                  <w:divsChild>
                                                    <w:div w:id="954681390">
                                                      <w:marLeft w:val="0"/>
                                                      <w:marRight w:val="0"/>
                                                      <w:marTop w:val="0"/>
                                                      <w:marBottom w:val="0"/>
                                                      <w:divBdr>
                                                        <w:top w:val="none" w:sz="0" w:space="0" w:color="auto"/>
                                                        <w:left w:val="none" w:sz="0" w:space="0" w:color="auto"/>
                                                        <w:bottom w:val="none" w:sz="0" w:space="0" w:color="auto"/>
                                                        <w:right w:val="none" w:sz="0" w:space="0" w:color="auto"/>
                                                      </w:divBdr>
                                                      <w:divsChild>
                                                        <w:div w:id="81730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1370">
                                                  <w:marLeft w:val="0"/>
                                                  <w:marRight w:val="0"/>
                                                  <w:marTop w:val="0"/>
                                                  <w:marBottom w:val="0"/>
                                                  <w:divBdr>
                                                    <w:top w:val="none" w:sz="0" w:space="0" w:color="auto"/>
                                                    <w:left w:val="none" w:sz="0" w:space="0" w:color="auto"/>
                                                    <w:bottom w:val="none" w:sz="0" w:space="0" w:color="auto"/>
                                                    <w:right w:val="none" w:sz="0" w:space="0" w:color="auto"/>
                                                  </w:divBdr>
                                                  <w:divsChild>
                                                    <w:div w:id="1196578645">
                                                      <w:marLeft w:val="0"/>
                                                      <w:marRight w:val="0"/>
                                                      <w:marTop w:val="0"/>
                                                      <w:marBottom w:val="0"/>
                                                      <w:divBdr>
                                                        <w:top w:val="none" w:sz="0" w:space="0" w:color="auto"/>
                                                        <w:left w:val="none" w:sz="0" w:space="0" w:color="auto"/>
                                                        <w:bottom w:val="none" w:sz="0" w:space="0" w:color="auto"/>
                                                        <w:right w:val="none" w:sz="0" w:space="0" w:color="auto"/>
                                                      </w:divBdr>
                                                      <w:divsChild>
                                                        <w:div w:id="203234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461">
                                                  <w:marLeft w:val="0"/>
                                                  <w:marRight w:val="0"/>
                                                  <w:marTop w:val="0"/>
                                                  <w:marBottom w:val="0"/>
                                                  <w:divBdr>
                                                    <w:top w:val="none" w:sz="0" w:space="0" w:color="auto"/>
                                                    <w:left w:val="none" w:sz="0" w:space="0" w:color="auto"/>
                                                    <w:bottom w:val="none" w:sz="0" w:space="0" w:color="auto"/>
                                                    <w:right w:val="none" w:sz="0" w:space="0" w:color="auto"/>
                                                  </w:divBdr>
                                                  <w:divsChild>
                                                    <w:div w:id="1977643766">
                                                      <w:marLeft w:val="0"/>
                                                      <w:marRight w:val="0"/>
                                                      <w:marTop w:val="0"/>
                                                      <w:marBottom w:val="0"/>
                                                      <w:divBdr>
                                                        <w:top w:val="none" w:sz="0" w:space="0" w:color="auto"/>
                                                        <w:left w:val="none" w:sz="0" w:space="0" w:color="auto"/>
                                                        <w:bottom w:val="none" w:sz="0" w:space="0" w:color="auto"/>
                                                        <w:right w:val="none" w:sz="0" w:space="0" w:color="auto"/>
                                                      </w:divBdr>
                                                      <w:divsChild>
                                                        <w:div w:id="145039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4960">
                                                  <w:marLeft w:val="0"/>
                                                  <w:marRight w:val="0"/>
                                                  <w:marTop w:val="0"/>
                                                  <w:marBottom w:val="0"/>
                                                  <w:divBdr>
                                                    <w:top w:val="none" w:sz="0" w:space="0" w:color="auto"/>
                                                    <w:left w:val="none" w:sz="0" w:space="0" w:color="auto"/>
                                                    <w:bottom w:val="none" w:sz="0" w:space="0" w:color="auto"/>
                                                    <w:right w:val="none" w:sz="0" w:space="0" w:color="auto"/>
                                                  </w:divBdr>
                                                  <w:divsChild>
                                                    <w:div w:id="1930769245">
                                                      <w:marLeft w:val="0"/>
                                                      <w:marRight w:val="0"/>
                                                      <w:marTop w:val="0"/>
                                                      <w:marBottom w:val="0"/>
                                                      <w:divBdr>
                                                        <w:top w:val="none" w:sz="0" w:space="0" w:color="auto"/>
                                                        <w:left w:val="none" w:sz="0" w:space="0" w:color="auto"/>
                                                        <w:bottom w:val="none" w:sz="0" w:space="0" w:color="auto"/>
                                                        <w:right w:val="none" w:sz="0" w:space="0" w:color="auto"/>
                                                      </w:divBdr>
                                                      <w:divsChild>
                                                        <w:div w:id="147328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93266">
                                                  <w:marLeft w:val="0"/>
                                                  <w:marRight w:val="0"/>
                                                  <w:marTop w:val="0"/>
                                                  <w:marBottom w:val="0"/>
                                                  <w:divBdr>
                                                    <w:top w:val="none" w:sz="0" w:space="0" w:color="auto"/>
                                                    <w:left w:val="none" w:sz="0" w:space="0" w:color="auto"/>
                                                    <w:bottom w:val="none" w:sz="0" w:space="0" w:color="auto"/>
                                                    <w:right w:val="none" w:sz="0" w:space="0" w:color="auto"/>
                                                  </w:divBdr>
                                                  <w:divsChild>
                                                    <w:div w:id="1883244565">
                                                      <w:marLeft w:val="0"/>
                                                      <w:marRight w:val="0"/>
                                                      <w:marTop w:val="0"/>
                                                      <w:marBottom w:val="0"/>
                                                      <w:divBdr>
                                                        <w:top w:val="none" w:sz="0" w:space="0" w:color="auto"/>
                                                        <w:left w:val="none" w:sz="0" w:space="0" w:color="auto"/>
                                                        <w:bottom w:val="none" w:sz="0" w:space="0" w:color="auto"/>
                                                        <w:right w:val="none" w:sz="0" w:space="0" w:color="auto"/>
                                                      </w:divBdr>
                                                      <w:divsChild>
                                                        <w:div w:id="58341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5272">
                                                  <w:marLeft w:val="0"/>
                                                  <w:marRight w:val="0"/>
                                                  <w:marTop w:val="0"/>
                                                  <w:marBottom w:val="0"/>
                                                  <w:divBdr>
                                                    <w:top w:val="none" w:sz="0" w:space="0" w:color="auto"/>
                                                    <w:left w:val="none" w:sz="0" w:space="0" w:color="auto"/>
                                                    <w:bottom w:val="none" w:sz="0" w:space="0" w:color="auto"/>
                                                    <w:right w:val="none" w:sz="0" w:space="0" w:color="auto"/>
                                                  </w:divBdr>
                                                  <w:divsChild>
                                                    <w:div w:id="950360350">
                                                      <w:marLeft w:val="0"/>
                                                      <w:marRight w:val="0"/>
                                                      <w:marTop w:val="0"/>
                                                      <w:marBottom w:val="0"/>
                                                      <w:divBdr>
                                                        <w:top w:val="none" w:sz="0" w:space="0" w:color="auto"/>
                                                        <w:left w:val="none" w:sz="0" w:space="0" w:color="auto"/>
                                                        <w:bottom w:val="none" w:sz="0" w:space="0" w:color="auto"/>
                                                        <w:right w:val="none" w:sz="0" w:space="0" w:color="auto"/>
                                                      </w:divBdr>
                                                      <w:divsChild>
                                                        <w:div w:id="6935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37756">
                                                  <w:marLeft w:val="0"/>
                                                  <w:marRight w:val="0"/>
                                                  <w:marTop w:val="0"/>
                                                  <w:marBottom w:val="0"/>
                                                  <w:divBdr>
                                                    <w:top w:val="none" w:sz="0" w:space="0" w:color="auto"/>
                                                    <w:left w:val="none" w:sz="0" w:space="0" w:color="auto"/>
                                                    <w:bottom w:val="none" w:sz="0" w:space="0" w:color="auto"/>
                                                    <w:right w:val="none" w:sz="0" w:space="0" w:color="auto"/>
                                                  </w:divBdr>
                                                  <w:divsChild>
                                                    <w:div w:id="1211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795372">
                                      <w:marLeft w:val="720"/>
                                      <w:marRight w:val="0"/>
                                      <w:marTop w:val="0"/>
                                      <w:marBottom w:val="0"/>
                                      <w:divBdr>
                                        <w:top w:val="none" w:sz="0" w:space="0" w:color="auto"/>
                                        <w:left w:val="none" w:sz="0" w:space="0" w:color="auto"/>
                                        <w:bottom w:val="none" w:sz="0" w:space="0" w:color="auto"/>
                                        <w:right w:val="none" w:sz="0" w:space="0" w:color="auto"/>
                                      </w:divBdr>
                                      <w:divsChild>
                                        <w:div w:id="1111708558">
                                          <w:marLeft w:val="0"/>
                                          <w:marRight w:val="0"/>
                                          <w:marTop w:val="0"/>
                                          <w:marBottom w:val="0"/>
                                          <w:divBdr>
                                            <w:top w:val="none" w:sz="0" w:space="0" w:color="auto"/>
                                            <w:left w:val="none" w:sz="0" w:space="0" w:color="auto"/>
                                            <w:bottom w:val="none" w:sz="0" w:space="0" w:color="auto"/>
                                            <w:right w:val="none" w:sz="0" w:space="0" w:color="auto"/>
                                          </w:divBdr>
                                          <w:divsChild>
                                            <w:div w:id="1484658091">
                                              <w:marLeft w:val="0"/>
                                              <w:marRight w:val="0"/>
                                              <w:marTop w:val="0"/>
                                              <w:marBottom w:val="0"/>
                                              <w:divBdr>
                                                <w:top w:val="none" w:sz="0" w:space="0" w:color="auto"/>
                                                <w:left w:val="none" w:sz="0" w:space="0" w:color="auto"/>
                                                <w:bottom w:val="none" w:sz="0" w:space="0" w:color="auto"/>
                                                <w:right w:val="none" w:sz="0" w:space="0" w:color="auto"/>
                                              </w:divBdr>
                                              <w:divsChild>
                                                <w:div w:id="960497423">
                                                  <w:marLeft w:val="0"/>
                                                  <w:marRight w:val="0"/>
                                                  <w:marTop w:val="0"/>
                                                  <w:marBottom w:val="0"/>
                                                  <w:divBdr>
                                                    <w:top w:val="none" w:sz="0" w:space="0" w:color="auto"/>
                                                    <w:left w:val="none" w:sz="0" w:space="0" w:color="auto"/>
                                                    <w:bottom w:val="none" w:sz="0" w:space="0" w:color="auto"/>
                                                    <w:right w:val="none" w:sz="0" w:space="0" w:color="auto"/>
                                                  </w:divBdr>
                                                  <w:divsChild>
                                                    <w:div w:id="180469225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69706694">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947391355">
                                  <w:marLeft w:val="780"/>
                                  <w:marRight w:val="240"/>
                                  <w:marTop w:val="180"/>
                                  <w:marBottom w:val="0"/>
                                  <w:divBdr>
                                    <w:top w:val="none" w:sz="0" w:space="0" w:color="auto"/>
                                    <w:left w:val="none" w:sz="0" w:space="0" w:color="auto"/>
                                    <w:bottom w:val="none" w:sz="0" w:space="0" w:color="auto"/>
                                    <w:right w:val="none" w:sz="0" w:space="0" w:color="auto"/>
                                  </w:divBdr>
                                  <w:divsChild>
                                    <w:div w:id="1847209855">
                                      <w:marLeft w:val="0"/>
                                      <w:marRight w:val="0"/>
                                      <w:marTop w:val="0"/>
                                      <w:marBottom w:val="0"/>
                                      <w:divBdr>
                                        <w:top w:val="none" w:sz="0" w:space="0" w:color="auto"/>
                                        <w:left w:val="none" w:sz="0" w:space="0" w:color="auto"/>
                                        <w:bottom w:val="none" w:sz="0" w:space="0" w:color="auto"/>
                                        <w:right w:val="none" w:sz="0" w:space="0" w:color="auto"/>
                                      </w:divBdr>
                                      <w:divsChild>
                                        <w:div w:id="1666319086">
                                          <w:marLeft w:val="0"/>
                                          <w:marRight w:val="0"/>
                                          <w:marTop w:val="0"/>
                                          <w:marBottom w:val="0"/>
                                          <w:divBdr>
                                            <w:top w:val="none" w:sz="0" w:space="0" w:color="auto"/>
                                            <w:left w:val="none" w:sz="0" w:space="0" w:color="auto"/>
                                            <w:bottom w:val="none" w:sz="0" w:space="0" w:color="auto"/>
                                            <w:right w:val="none" w:sz="0" w:space="0" w:color="auto"/>
                                          </w:divBdr>
                                          <w:divsChild>
                                            <w:div w:id="1920097299">
                                              <w:marLeft w:val="0"/>
                                              <w:marRight w:val="0"/>
                                              <w:marTop w:val="0"/>
                                              <w:marBottom w:val="0"/>
                                              <w:divBdr>
                                                <w:top w:val="none" w:sz="0" w:space="0" w:color="auto"/>
                                                <w:left w:val="none" w:sz="0" w:space="0" w:color="auto"/>
                                                <w:bottom w:val="none" w:sz="0" w:space="0" w:color="auto"/>
                                                <w:right w:val="none" w:sz="0" w:space="0" w:color="auto"/>
                                              </w:divBdr>
                                              <w:divsChild>
                                                <w:div w:id="1026978025">
                                                  <w:marLeft w:val="0"/>
                                                  <w:marRight w:val="0"/>
                                                  <w:marTop w:val="0"/>
                                                  <w:marBottom w:val="0"/>
                                                  <w:divBdr>
                                                    <w:top w:val="none" w:sz="0" w:space="0" w:color="auto"/>
                                                    <w:left w:val="none" w:sz="0" w:space="0" w:color="auto"/>
                                                    <w:bottom w:val="none" w:sz="0" w:space="0" w:color="auto"/>
                                                    <w:right w:val="none" w:sz="0" w:space="0" w:color="auto"/>
                                                  </w:divBdr>
                                                </w:div>
                                                <w:div w:id="1458986464">
                                                  <w:marLeft w:val="0"/>
                                                  <w:marRight w:val="0"/>
                                                  <w:marTop w:val="0"/>
                                                  <w:marBottom w:val="0"/>
                                                  <w:divBdr>
                                                    <w:top w:val="none" w:sz="0" w:space="0" w:color="auto"/>
                                                    <w:left w:val="none" w:sz="0" w:space="0" w:color="auto"/>
                                                    <w:bottom w:val="none" w:sz="0" w:space="0" w:color="auto"/>
                                                    <w:right w:val="none" w:sz="0" w:space="0" w:color="auto"/>
                                                  </w:divBdr>
                                                </w:div>
                                                <w:div w:id="2138523727">
                                                  <w:marLeft w:val="0"/>
                                                  <w:marRight w:val="0"/>
                                                  <w:marTop w:val="0"/>
                                                  <w:marBottom w:val="0"/>
                                                  <w:divBdr>
                                                    <w:top w:val="none" w:sz="0" w:space="0" w:color="auto"/>
                                                    <w:left w:val="none" w:sz="0" w:space="0" w:color="auto"/>
                                                    <w:bottom w:val="none" w:sz="0" w:space="0" w:color="auto"/>
                                                    <w:right w:val="none" w:sz="0" w:space="0" w:color="auto"/>
                                                  </w:divBdr>
                                                </w:div>
                                                <w:div w:id="782186864">
                                                  <w:marLeft w:val="0"/>
                                                  <w:marRight w:val="0"/>
                                                  <w:marTop w:val="0"/>
                                                  <w:marBottom w:val="0"/>
                                                  <w:divBdr>
                                                    <w:top w:val="none" w:sz="0" w:space="0" w:color="auto"/>
                                                    <w:left w:val="none" w:sz="0" w:space="0" w:color="auto"/>
                                                    <w:bottom w:val="none" w:sz="0" w:space="0" w:color="auto"/>
                                                    <w:right w:val="none" w:sz="0" w:space="0" w:color="auto"/>
                                                  </w:divBdr>
                                                </w:div>
                                                <w:div w:id="699401523">
                                                  <w:marLeft w:val="0"/>
                                                  <w:marRight w:val="0"/>
                                                  <w:marTop w:val="0"/>
                                                  <w:marBottom w:val="0"/>
                                                  <w:divBdr>
                                                    <w:top w:val="none" w:sz="0" w:space="0" w:color="auto"/>
                                                    <w:left w:val="none" w:sz="0" w:space="0" w:color="auto"/>
                                                    <w:bottom w:val="none" w:sz="0" w:space="0" w:color="auto"/>
                                                    <w:right w:val="none" w:sz="0" w:space="0" w:color="auto"/>
                                                  </w:divBdr>
                                                </w:div>
                                                <w:div w:id="2004115446">
                                                  <w:marLeft w:val="0"/>
                                                  <w:marRight w:val="0"/>
                                                  <w:marTop w:val="0"/>
                                                  <w:marBottom w:val="0"/>
                                                  <w:divBdr>
                                                    <w:top w:val="none" w:sz="0" w:space="0" w:color="auto"/>
                                                    <w:left w:val="none" w:sz="0" w:space="0" w:color="auto"/>
                                                    <w:bottom w:val="none" w:sz="0" w:space="0" w:color="auto"/>
                                                    <w:right w:val="none" w:sz="0" w:space="0" w:color="auto"/>
                                                  </w:divBdr>
                                                </w:div>
                                                <w:div w:id="3577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67339">
                                  <w:marLeft w:val="780"/>
                                  <w:marRight w:val="0"/>
                                  <w:marTop w:val="180"/>
                                  <w:marBottom w:val="0"/>
                                  <w:divBdr>
                                    <w:top w:val="none" w:sz="0" w:space="0" w:color="auto"/>
                                    <w:left w:val="none" w:sz="0" w:space="0" w:color="auto"/>
                                    <w:bottom w:val="none" w:sz="0" w:space="0" w:color="auto"/>
                                    <w:right w:val="none" w:sz="0" w:space="0" w:color="auto"/>
                                  </w:divBdr>
                                </w:div>
                                <w:div w:id="1109011782">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179493">
              <w:marLeft w:val="0"/>
              <w:marRight w:val="0"/>
              <w:marTop w:val="0"/>
              <w:marBottom w:val="0"/>
              <w:divBdr>
                <w:top w:val="none" w:sz="0" w:space="0" w:color="auto"/>
                <w:left w:val="none" w:sz="0" w:space="0" w:color="auto"/>
                <w:bottom w:val="none" w:sz="0" w:space="0" w:color="auto"/>
                <w:right w:val="none" w:sz="0" w:space="0" w:color="auto"/>
              </w:divBdr>
              <w:divsChild>
                <w:div w:id="1876625179">
                  <w:marLeft w:val="0"/>
                  <w:marRight w:val="0"/>
                  <w:marTop w:val="0"/>
                  <w:marBottom w:val="0"/>
                  <w:divBdr>
                    <w:top w:val="none" w:sz="0" w:space="0" w:color="auto"/>
                    <w:left w:val="none" w:sz="0" w:space="0" w:color="auto"/>
                    <w:bottom w:val="none" w:sz="0" w:space="0" w:color="auto"/>
                    <w:right w:val="none" w:sz="0" w:space="0" w:color="auto"/>
                  </w:divBdr>
                  <w:divsChild>
                    <w:div w:id="1064596634">
                      <w:marLeft w:val="30"/>
                      <w:marRight w:val="30"/>
                      <w:marTop w:val="120"/>
                      <w:marBottom w:val="120"/>
                      <w:divBdr>
                        <w:top w:val="none" w:sz="0" w:space="0" w:color="auto"/>
                        <w:left w:val="none" w:sz="0" w:space="0" w:color="auto"/>
                        <w:bottom w:val="none" w:sz="0" w:space="0" w:color="auto"/>
                        <w:right w:val="none" w:sz="0" w:space="0" w:color="auto"/>
                      </w:divBdr>
                      <w:divsChild>
                        <w:div w:id="1476489322">
                          <w:marLeft w:val="0"/>
                          <w:marRight w:val="120"/>
                          <w:marTop w:val="0"/>
                          <w:marBottom w:val="0"/>
                          <w:divBdr>
                            <w:top w:val="none" w:sz="0" w:space="0" w:color="auto"/>
                            <w:left w:val="none" w:sz="0" w:space="0" w:color="auto"/>
                            <w:bottom w:val="none" w:sz="0" w:space="0" w:color="auto"/>
                            <w:right w:val="none" w:sz="0" w:space="0" w:color="auto"/>
                          </w:divBdr>
                        </w:div>
                        <w:div w:id="293799094">
                          <w:marLeft w:val="780"/>
                          <w:marRight w:val="135"/>
                          <w:marTop w:val="0"/>
                          <w:marBottom w:val="0"/>
                          <w:divBdr>
                            <w:top w:val="none" w:sz="0" w:space="0" w:color="auto"/>
                            <w:left w:val="none" w:sz="0" w:space="0" w:color="auto"/>
                            <w:bottom w:val="none" w:sz="0" w:space="0" w:color="auto"/>
                            <w:right w:val="none" w:sz="0" w:space="0" w:color="auto"/>
                          </w:divBdr>
                          <w:divsChild>
                            <w:div w:id="786856455">
                              <w:marLeft w:val="0"/>
                              <w:marRight w:val="0"/>
                              <w:marTop w:val="0"/>
                              <w:marBottom w:val="0"/>
                              <w:divBdr>
                                <w:top w:val="none" w:sz="0" w:space="0" w:color="auto"/>
                                <w:left w:val="none" w:sz="0" w:space="0" w:color="auto"/>
                                <w:bottom w:val="none" w:sz="0" w:space="0" w:color="auto"/>
                                <w:right w:val="none" w:sz="0" w:space="0" w:color="auto"/>
                              </w:divBdr>
                            </w:div>
                            <w:div w:id="1516962233">
                              <w:marLeft w:val="0"/>
                              <w:marRight w:val="0"/>
                              <w:marTop w:val="60"/>
                              <w:marBottom w:val="0"/>
                              <w:divBdr>
                                <w:top w:val="none" w:sz="0" w:space="0" w:color="auto"/>
                                <w:left w:val="none" w:sz="0" w:space="0" w:color="auto"/>
                                <w:bottom w:val="none" w:sz="0" w:space="0" w:color="auto"/>
                                <w:right w:val="none" w:sz="0" w:space="0" w:color="auto"/>
                              </w:divBdr>
                              <w:divsChild>
                                <w:div w:id="373847940">
                                  <w:marLeft w:val="900"/>
                                  <w:marRight w:val="0"/>
                                  <w:marTop w:val="0"/>
                                  <w:marBottom w:val="0"/>
                                  <w:divBdr>
                                    <w:top w:val="none" w:sz="0" w:space="0" w:color="auto"/>
                                    <w:left w:val="none" w:sz="0" w:space="0" w:color="auto"/>
                                    <w:bottom w:val="none" w:sz="0" w:space="0" w:color="auto"/>
                                    <w:right w:val="none" w:sz="0" w:space="0" w:color="auto"/>
                                  </w:divBdr>
                                </w:div>
                                <w:div w:id="5774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080023">
              <w:marLeft w:val="0"/>
              <w:marRight w:val="0"/>
              <w:marTop w:val="0"/>
              <w:marBottom w:val="0"/>
              <w:divBdr>
                <w:top w:val="none" w:sz="0" w:space="0" w:color="auto"/>
                <w:left w:val="none" w:sz="0" w:space="0" w:color="auto"/>
                <w:bottom w:val="none" w:sz="0" w:space="0" w:color="auto"/>
                <w:right w:val="none" w:sz="0" w:space="0" w:color="auto"/>
              </w:divBdr>
              <w:divsChild>
                <w:div w:id="1360084662">
                  <w:marLeft w:val="0"/>
                  <w:marRight w:val="0"/>
                  <w:marTop w:val="0"/>
                  <w:marBottom w:val="0"/>
                  <w:divBdr>
                    <w:top w:val="none" w:sz="0" w:space="0" w:color="auto"/>
                    <w:left w:val="none" w:sz="0" w:space="0" w:color="auto"/>
                    <w:bottom w:val="none" w:sz="0" w:space="0" w:color="auto"/>
                    <w:right w:val="none" w:sz="0" w:space="0" w:color="auto"/>
                  </w:divBdr>
                  <w:divsChild>
                    <w:div w:id="447117149">
                      <w:marLeft w:val="0"/>
                      <w:marRight w:val="0"/>
                      <w:marTop w:val="0"/>
                      <w:marBottom w:val="0"/>
                      <w:divBdr>
                        <w:top w:val="none" w:sz="0" w:space="0" w:color="auto"/>
                        <w:left w:val="none" w:sz="0" w:space="0" w:color="auto"/>
                        <w:bottom w:val="none" w:sz="0" w:space="0" w:color="auto"/>
                        <w:right w:val="none" w:sz="0" w:space="0" w:color="auto"/>
                      </w:divBdr>
                      <w:divsChild>
                        <w:div w:id="1091781027">
                          <w:marLeft w:val="0"/>
                          <w:marRight w:val="0"/>
                          <w:marTop w:val="0"/>
                          <w:marBottom w:val="0"/>
                          <w:divBdr>
                            <w:top w:val="none" w:sz="0" w:space="0" w:color="auto"/>
                            <w:left w:val="none" w:sz="0" w:space="0" w:color="auto"/>
                            <w:bottom w:val="none" w:sz="0" w:space="0" w:color="auto"/>
                            <w:right w:val="none" w:sz="0" w:space="0" w:color="auto"/>
                          </w:divBdr>
                          <w:divsChild>
                            <w:div w:id="559754785">
                              <w:marLeft w:val="30"/>
                              <w:marRight w:val="30"/>
                              <w:marTop w:val="120"/>
                              <w:marBottom w:val="120"/>
                              <w:divBdr>
                                <w:top w:val="none" w:sz="0" w:space="0" w:color="auto"/>
                                <w:left w:val="none" w:sz="0" w:space="0" w:color="auto"/>
                                <w:bottom w:val="none" w:sz="0" w:space="0" w:color="auto"/>
                                <w:right w:val="none" w:sz="0" w:space="0" w:color="auto"/>
                              </w:divBdr>
                              <w:divsChild>
                                <w:div w:id="1854567305">
                                  <w:marLeft w:val="0"/>
                                  <w:marRight w:val="0"/>
                                  <w:marTop w:val="0"/>
                                  <w:marBottom w:val="0"/>
                                  <w:divBdr>
                                    <w:top w:val="none" w:sz="0" w:space="0" w:color="auto"/>
                                    <w:left w:val="none" w:sz="0" w:space="0" w:color="auto"/>
                                    <w:bottom w:val="none" w:sz="0" w:space="0" w:color="auto"/>
                                    <w:right w:val="none" w:sz="0" w:space="0" w:color="auto"/>
                                  </w:divBdr>
                                  <w:divsChild>
                                    <w:div w:id="202981865">
                                      <w:marLeft w:val="0"/>
                                      <w:marRight w:val="120"/>
                                      <w:marTop w:val="0"/>
                                      <w:marBottom w:val="0"/>
                                      <w:divBdr>
                                        <w:top w:val="none" w:sz="0" w:space="0" w:color="auto"/>
                                        <w:left w:val="none" w:sz="0" w:space="0" w:color="auto"/>
                                        <w:bottom w:val="none" w:sz="0" w:space="0" w:color="auto"/>
                                        <w:right w:val="none" w:sz="0" w:space="0" w:color="auto"/>
                                      </w:divBdr>
                                    </w:div>
                                    <w:div w:id="1553687138">
                                      <w:marLeft w:val="780"/>
                                      <w:marRight w:val="0"/>
                                      <w:marTop w:val="0"/>
                                      <w:marBottom w:val="0"/>
                                      <w:divBdr>
                                        <w:top w:val="none" w:sz="0" w:space="0" w:color="auto"/>
                                        <w:left w:val="none" w:sz="0" w:space="0" w:color="auto"/>
                                        <w:bottom w:val="none" w:sz="0" w:space="0" w:color="auto"/>
                                        <w:right w:val="none" w:sz="0" w:space="0" w:color="auto"/>
                                      </w:divBdr>
                                      <w:divsChild>
                                        <w:div w:id="976446367">
                                          <w:marLeft w:val="0"/>
                                          <w:marRight w:val="0"/>
                                          <w:marTop w:val="0"/>
                                          <w:marBottom w:val="60"/>
                                          <w:divBdr>
                                            <w:top w:val="none" w:sz="0" w:space="0" w:color="auto"/>
                                            <w:left w:val="none" w:sz="0" w:space="0" w:color="auto"/>
                                            <w:bottom w:val="none" w:sz="0" w:space="0" w:color="auto"/>
                                            <w:right w:val="none" w:sz="0" w:space="0" w:color="auto"/>
                                          </w:divBdr>
                                          <w:divsChild>
                                            <w:div w:id="1724527090">
                                              <w:marLeft w:val="0"/>
                                              <w:marRight w:val="0"/>
                                              <w:marTop w:val="0"/>
                                              <w:marBottom w:val="0"/>
                                              <w:divBdr>
                                                <w:top w:val="none" w:sz="0" w:space="0" w:color="auto"/>
                                                <w:left w:val="none" w:sz="0" w:space="0" w:color="auto"/>
                                                <w:bottom w:val="none" w:sz="0" w:space="0" w:color="auto"/>
                                                <w:right w:val="none" w:sz="0" w:space="0" w:color="auto"/>
                                              </w:divBdr>
                                              <w:divsChild>
                                                <w:div w:id="3027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41583">
                                          <w:marLeft w:val="0"/>
                                          <w:marRight w:val="0"/>
                                          <w:marTop w:val="0"/>
                                          <w:marBottom w:val="0"/>
                                          <w:divBdr>
                                            <w:top w:val="none" w:sz="0" w:space="0" w:color="auto"/>
                                            <w:left w:val="none" w:sz="0" w:space="0" w:color="auto"/>
                                            <w:bottom w:val="none" w:sz="0" w:space="0" w:color="auto"/>
                                            <w:right w:val="none" w:sz="0" w:space="0" w:color="auto"/>
                                          </w:divBdr>
                                          <w:divsChild>
                                            <w:div w:id="210389597">
                                              <w:marLeft w:val="0"/>
                                              <w:marRight w:val="0"/>
                                              <w:marTop w:val="0"/>
                                              <w:marBottom w:val="0"/>
                                              <w:divBdr>
                                                <w:top w:val="none" w:sz="0" w:space="0" w:color="auto"/>
                                                <w:left w:val="none" w:sz="0" w:space="0" w:color="auto"/>
                                                <w:bottom w:val="none" w:sz="0" w:space="0" w:color="auto"/>
                                                <w:right w:val="none" w:sz="0" w:space="0" w:color="auto"/>
                                              </w:divBdr>
                                              <w:divsChild>
                                                <w:div w:id="927082598">
                                                  <w:marLeft w:val="0"/>
                                                  <w:marRight w:val="0"/>
                                                  <w:marTop w:val="0"/>
                                                  <w:marBottom w:val="0"/>
                                                  <w:divBdr>
                                                    <w:top w:val="none" w:sz="0" w:space="0" w:color="auto"/>
                                                    <w:left w:val="none" w:sz="0" w:space="0" w:color="auto"/>
                                                    <w:bottom w:val="none" w:sz="0" w:space="0" w:color="auto"/>
                                                    <w:right w:val="none" w:sz="0" w:space="0" w:color="auto"/>
                                                  </w:divBdr>
                                                  <w:divsChild>
                                                    <w:div w:id="332343580">
                                                      <w:marLeft w:val="0"/>
                                                      <w:marRight w:val="0"/>
                                                      <w:marTop w:val="0"/>
                                                      <w:marBottom w:val="0"/>
                                                      <w:divBdr>
                                                        <w:top w:val="none" w:sz="0" w:space="0" w:color="auto"/>
                                                        <w:left w:val="none" w:sz="0" w:space="0" w:color="auto"/>
                                                        <w:bottom w:val="none" w:sz="0" w:space="0" w:color="auto"/>
                                                        <w:right w:val="none" w:sz="0" w:space="0" w:color="auto"/>
                                                      </w:divBdr>
                                                      <w:divsChild>
                                                        <w:div w:id="70466361">
                                                          <w:marLeft w:val="0"/>
                                                          <w:marRight w:val="0"/>
                                                          <w:marTop w:val="0"/>
                                                          <w:marBottom w:val="0"/>
                                                          <w:divBdr>
                                                            <w:top w:val="none" w:sz="0" w:space="0" w:color="auto"/>
                                                            <w:left w:val="none" w:sz="0" w:space="0" w:color="auto"/>
                                                            <w:bottom w:val="none" w:sz="0" w:space="0" w:color="auto"/>
                                                            <w:right w:val="none" w:sz="0" w:space="0" w:color="auto"/>
                                                          </w:divBdr>
                                                          <w:divsChild>
                                                            <w:div w:id="18845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767441">
                                                  <w:marLeft w:val="0"/>
                                                  <w:marRight w:val="0"/>
                                                  <w:marTop w:val="0"/>
                                                  <w:marBottom w:val="0"/>
                                                  <w:divBdr>
                                                    <w:top w:val="none" w:sz="0" w:space="0" w:color="auto"/>
                                                    <w:left w:val="none" w:sz="0" w:space="0" w:color="auto"/>
                                                    <w:bottom w:val="none" w:sz="0" w:space="0" w:color="auto"/>
                                                    <w:right w:val="none" w:sz="0" w:space="0" w:color="auto"/>
                                                  </w:divBdr>
                                                  <w:divsChild>
                                                    <w:div w:id="450631230">
                                                      <w:marLeft w:val="0"/>
                                                      <w:marRight w:val="0"/>
                                                      <w:marTop w:val="0"/>
                                                      <w:marBottom w:val="0"/>
                                                      <w:divBdr>
                                                        <w:top w:val="none" w:sz="0" w:space="0" w:color="auto"/>
                                                        <w:left w:val="none" w:sz="0" w:space="0" w:color="auto"/>
                                                        <w:bottom w:val="none" w:sz="0" w:space="0" w:color="auto"/>
                                                        <w:right w:val="none" w:sz="0" w:space="0" w:color="auto"/>
                                                      </w:divBdr>
                                                      <w:divsChild>
                                                        <w:div w:id="187388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1055">
                                                  <w:marLeft w:val="0"/>
                                                  <w:marRight w:val="0"/>
                                                  <w:marTop w:val="0"/>
                                                  <w:marBottom w:val="0"/>
                                                  <w:divBdr>
                                                    <w:top w:val="none" w:sz="0" w:space="0" w:color="auto"/>
                                                    <w:left w:val="none" w:sz="0" w:space="0" w:color="auto"/>
                                                    <w:bottom w:val="none" w:sz="0" w:space="0" w:color="auto"/>
                                                    <w:right w:val="none" w:sz="0" w:space="0" w:color="auto"/>
                                                  </w:divBdr>
                                                  <w:divsChild>
                                                    <w:div w:id="1780103686">
                                                      <w:marLeft w:val="0"/>
                                                      <w:marRight w:val="0"/>
                                                      <w:marTop w:val="0"/>
                                                      <w:marBottom w:val="0"/>
                                                      <w:divBdr>
                                                        <w:top w:val="none" w:sz="0" w:space="0" w:color="auto"/>
                                                        <w:left w:val="none" w:sz="0" w:space="0" w:color="auto"/>
                                                        <w:bottom w:val="none" w:sz="0" w:space="0" w:color="auto"/>
                                                        <w:right w:val="none" w:sz="0" w:space="0" w:color="auto"/>
                                                      </w:divBdr>
                                                      <w:divsChild>
                                                        <w:div w:id="113240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162489">
                                                  <w:marLeft w:val="0"/>
                                                  <w:marRight w:val="0"/>
                                                  <w:marTop w:val="0"/>
                                                  <w:marBottom w:val="0"/>
                                                  <w:divBdr>
                                                    <w:top w:val="none" w:sz="0" w:space="0" w:color="auto"/>
                                                    <w:left w:val="none" w:sz="0" w:space="0" w:color="auto"/>
                                                    <w:bottom w:val="none" w:sz="0" w:space="0" w:color="auto"/>
                                                    <w:right w:val="none" w:sz="0" w:space="0" w:color="auto"/>
                                                  </w:divBdr>
                                                  <w:divsChild>
                                                    <w:div w:id="1118185729">
                                                      <w:marLeft w:val="0"/>
                                                      <w:marRight w:val="0"/>
                                                      <w:marTop w:val="0"/>
                                                      <w:marBottom w:val="0"/>
                                                      <w:divBdr>
                                                        <w:top w:val="none" w:sz="0" w:space="0" w:color="auto"/>
                                                        <w:left w:val="none" w:sz="0" w:space="0" w:color="auto"/>
                                                        <w:bottom w:val="none" w:sz="0" w:space="0" w:color="auto"/>
                                                        <w:right w:val="none" w:sz="0" w:space="0" w:color="auto"/>
                                                      </w:divBdr>
                                                      <w:divsChild>
                                                        <w:div w:id="122703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7492">
                                                  <w:marLeft w:val="0"/>
                                                  <w:marRight w:val="0"/>
                                                  <w:marTop w:val="0"/>
                                                  <w:marBottom w:val="0"/>
                                                  <w:divBdr>
                                                    <w:top w:val="none" w:sz="0" w:space="0" w:color="auto"/>
                                                    <w:left w:val="none" w:sz="0" w:space="0" w:color="auto"/>
                                                    <w:bottom w:val="none" w:sz="0" w:space="0" w:color="auto"/>
                                                    <w:right w:val="none" w:sz="0" w:space="0" w:color="auto"/>
                                                  </w:divBdr>
                                                  <w:divsChild>
                                                    <w:div w:id="776949587">
                                                      <w:marLeft w:val="0"/>
                                                      <w:marRight w:val="0"/>
                                                      <w:marTop w:val="0"/>
                                                      <w:marBottom w:val="0"/>
                                                      <w:divBdr>
                                                        <w:top w:val="none" w:sz="0" w:space="0" w:color="auto"/>
                                                        <w:left w:val="none" w:sz="0" w:space="0" w:color="auto"/>
                                                        <w:bottom w:val="none" w:sz="0" w:space="0" w:color="auto"/>
                                                        <w:right w:val="none" w:sz="0" w:space="0" w:color="auto"/>
                                                      </w:divBdr>
                                                      <w:divsChild>
                                                        <w:div w:id="12302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1993">
                                                  <w:marLeft w:val="0"/>
                                                  <w:marRight w:val="0"/>
                                                  <w:marTop w:val="0"/>
                                                  <w:marBottom w:val="0"/>
                                                  <w:divBdr>
                                                    <w:top w:val="none" w:sz="0" w:space="0" w:color="auto"/>
                                                    <w:left w:val="none" w:sz="0" w:space="0" w:color="auto"/>
                                                    <w:bottom w:val="none" w:sz="0" w:space="0" w:color="auto"/>
                                                    <w:right w:val="none" w:sz="0" w:space="0" w:color="auto"/>
                                                  </w:divBdr>
                                                  <w:divsChild>
                                                    <w:div w:id="1813984524">
                                                      <w:marLeft w:val="0"/>
                                                      <w:marRight w:val="0"/>
                                                      <w:marTop w:val="0"/>
                                                      <w:marBottom w:val="0"/>
                                                      <w:divBdr>
                                                        <w:top w:val="none" w:sz="0" w:space="0" w:color="auto"/>
                                                        <w:left w:val="none" w:sz="0" w:space="0" w:color="auto"/>
                                                        <w:bottom w:val="none" w:sz="0" w:space="0" w:color="auto"/>
                                                        <w:right w:val="none" w:sz="0" w:space="0" w:color="auto"/>
                                                      </w:divBdr>
                                                      <w:divsChild>
                                                        <w:div w:id="67746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35212">
                                                  <w:marLeft w:val="0"/>
                                                  <w:marRight w:val="0"/>
                                                  <w:marTop w:val="0"/>
                                                  <w:marBottom w:val="0"/>
                                                  <w:divBdr>
                                                    <w:top w:val="none" w:sz="0" w:space="0" w:color="auto"/>
                                                    <w:left w:val="none" w:sz="0" w:space="0" w:color="auto"/>
                                                    <w:bottom w:val="none" w:sz="0" w:space="0" w:color="auto"/>
                                                    <w:right w:val="none" w:sz="0" w:space="0" w:color="auto"/>
                                                  </w:divBdr>
                                                  <w:divsChild>
                                                    <w:div w:id="1719088527">
                                                      <w:marLeft w:val="0"/>
                                                      <w:marRight w:val="0"/>
                                                      <w:marTop w:val="0"/>
                                                      <w:marBottom w:val="0"/>
                                                      <w:divBdr>
                                                        <w:top w:val="none" w:sz="0" w:space="0" w:color="auto"/>
                                                        <w:left w:val="none" w:sz="0" w:space="0" w:color="auto"/>
                                                        <w:bottom w:val="none" w:sz="0" w:space="0" w:color="auto"/>
                                                        <w:right w:val="none" w:sz="0" w:space="0" w:color="auto"/>
                                                      </w:divBdr>
                                                      <w:divsChild>
                                                        <w:div w:id="123261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8628">
                                                  <w:marLeft w:val="0"/>
                                                  <w:marRight w:val="0"/>
                                                  <w:marTop w:val="0"/>
                                                  <w:marBottom w:val="0"/>
                                                  <w:divBdr>
                                                    <w:top w:val="none" w:sz="0" w:space="0" w:color="auto"/>
                                                    <w:left w:val="none" w:sz="0" w:space="0" w:color="auto"/>
                                                    <w:bottom w:val="none" w:sz="0" w:space="0" w:color="auto"/>
                                                    <w:right w:val="none" w:sz="0" w:space="0" w:color="auto"/>
                                                  </w:divBdr>
                                                  <w:divsChild>
                                                    <w:div w:id="9938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375240">
                                      <w:marLeft w:val="720"/>
                                      <w:marRight w:val="0"/>
                                      <w:marTop w:val="0"/>
                                      <w:marBottom w:val="0"/>
                                      <w:divBdr>
                                        <w:top w:val="none" w:sz="0" w:space="0" w:color="auto"/>
                                        <w:left w:val="none" w:sz="0" w:space="0" w:color="auto"/>
                                        <w:bottom w:val="none" w:sz="0" w:space="0" w:color="auto"/>
                                        <w:right w:val="none" w:sz="0" w:space="0" w:color="auto"/>
                                      </w:divBdr>
                                      <w:divsChild>
                                        <w:div w:id="731467871">
                                          <w:marLeft w:val="0"/>
                                          <w:marRight w:val="0"/>
                                          <w:marTop w:val="0"/>
                                          <w:marBottom w:val="0"/>
                                          <w:divBdr>
                                            <w:top w:val="none" w:sz="0" w:space="0" w:color="auto"/>
                                            <w:left w:val="none" w:sz="0" w:space="0" w:color="auto"/>
                                            <w:bottom w:val="none" w:sz="0" w:space="0" w:color="auto"/>
                                            <w:right w:val="none" w:sz="0" w:space="0" w:color="auto"/>
                                          </w:divBdr>
                                          <w:divsChild>
                                            <w:div w:id="861555725">
                                              <w:marLeft w:val="0"/>
                                              <w:marRight w:val="0"/>
                                              <w:marTop w:val="0"/>
                                              <w:marBottom w:val="0"/>
                                              <w:divBdr>
                                                <w:top w:val="none" w:sz="0" w:space="0" w:color="auto"/>
                                                <w:left w:val="none" w:sz="0" w:space="0" w:color="auto"/>
                                                <w:bottom w:val="none" w:sz="0" w:space="0" w:color="auto"/>
                                                <w:right w:val="none" w:sz="0" w:space="0" w:color="auto"/>
                                              </w:divBdr>
                                              <w:divsChild>
                                                <w:div w:id="1741632370">
                                                  <w:marLeft w:val="0"/>
                                                  <w:marRight w:val="0"/>
                                                  <w:marTop w:val="0"/>
                                                  <w:marBottom w:val="0"/>
                                                  <w:divBdr>
                                                    <w:top w:val="none" w:sz="0" w:space="0" w:color="auto"/>
                                                    <w:left w:val="none" w:sz="0" w:space="0" w:color="auto"/>
                                                    <w:bottom w:val="none" w:sz="0" w:space="0" w:color="auto"/>
                                                    <w:right w:val="none" w:sz="0" w:space="0" w:color="auto"/>
                                                  </w:divBdr>
                                                  <w:divsChild>
                                                    <w:div w:id="180296552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052880665">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246813465">
                                  <w:marLeft w:val="780"/>
                                  <w:marRight w:val="240"/>
                                  <w:marTop w:val="180"/>
                                  <w:marBottom w:val="0"/>
                                  <w:divBdr>
                                    <w:top w:val="none" w:sz="0" w:space="0" w:color="auto"/>
                                    <w:left w:val="none" w:sz="0" w:space="0" w:color="auto"/>
                                    <w:bottom w:val="none" w:sz="0" w:space="0" w:color="auto"/>
                                    <w:right w:val="none" w:sz="0" w:space="0" w:color="auto"/>
                                  </w:divBdr>
                                  <w:divsChild>
                                    <w:div w:id="1374114528">
                                      <w:marLeft w:val="0"/>
                                      <w:marRight w:val="0"/>
                                      <w:marTop w:val="0"/>
                                      <w:marBottom w:val="0"/>
                                      <w:divBdr>
                                        <w:top w:val="none" w:sz="0" w:space="0" w:color="auto"/>
                                        <w:left w:val="none" w:sz="0" w:space="0" w:color="auto"/>
                                        <w:bottom w:val="none" w:sz="0" w:space="0" w:color="auto"/>
                                        <w:right w:val="none" w:sz="0" w:space="0" w:color="auto"/>
                                      </w:divBdr>
                                      <w:divsChild>
                                        <w:div w:id="1160926089">
                                          <w:marLeft w:val="0"/>
                                          <w:marRight w:val="0"/>
                                          <w:marTop w:val="0"/>
                                          <w:marBottom w:val="0"/>
                                          <w:divBdr>
                                            <w:top w:val="none" w:sz="0" w:space="0" w:color="auto"/>
                                            <w:left w:val="none" w:sz="0" w:space="0" w:color="auto"/>
                                            <w:bottom w:val="none" w:sz="0" w:space="0" w:color="auto"/>
                                            <w:right w:val="none" w:sz="0" w:space="0" w:color="auto"/>
                                          </w:divBdr>
                                          <w:divsChild>
                                            <w:div w:id="1553691631">
                                              <w:marLeft w:val="0"/>
                                              <w:marRight w:val="0"/>
                                              <w:marTop w:val="0"/>
                                              <w:marBottom w:val="0"/>
                                              <w:divBdr>
                                                <w:top w:val="none" w:sz="0" w:space="0" w:color="auto"/>
                                                <w:left w:val="none" w:sz="0" w:space="0" w:color="auto"/>
                                                <w:bottom w:val="none" w:sz="0" w:space="0" w:color="auto"/>
                                                <w:right w:val="none" w:sz="0" w:space="0" w:color="auto"/>
                                              </w:divBdr>
                                              <w:divsChild>
                                                <w:div w:id="729576869">
                                                  <w:marLeft w:val="0"/>
                                                  <w:marRight w:val="0"/>
                                                  <w:marTop w:val="0"/>
                                                  <w:marBottom w:val="0"/>
                                                  <w:divBdr>
                                                    <w:top w:val="none" w:sz="0" w:space="0" w:color="auto"/>
                                                    <w:left w:val="none" w:sz="0" w:space="0" w:color="auto"/>
                                                    <w:bottom w:val="none" w:sz="0" w:space="0" w:color="auto"/>
                                                    <w:right w:val="none" w:sz="0" w:space="0" w:color="auto"/>
                                                  </w:divBdr>
                                                  <w:divsChild>
                                                    <w:div w:id="205352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507159">
                                  <w:marLeft w:val="78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168715">
              <w:marLeft w:val="0"/>
              <w:marRight w:val="0"/>
              <w:marTop w:val="0"/>
              <w:marBottom w:val="0"/>
              <w:divBdr>
                <w:top w:val="none" w:sz="0" w:space="0" w:color="auto"/>
                <w:left w:val="none" w:sz="0" w:space="0" w:color="auto"/>
                <w:bottom w:val="none" w:sz="0" w:space="0" w:color="auto"/>
                <w:right w:val="none" w:sz="0" w:space="0" w:color="auto"/>
              </w:divBdr>
              <w:divsChild>
                <w:div w:id="1200821738">
                  <w:marLeft w:val="0"/>
                  <w:marRight w:val="0"/>
                  <w:marTop w:val="0"/>
                  <w:marBottom w:val="0"/>
                  <w:divBdr>
                    <w:top w:val="none" w:sz="0" w:space="0" w:color="auto"/>
                    <w:left w:val="none" w:sz="0" w:space="0" w:color="auto"/>
                    <w:bottom w:val="none" w:sz="0" w:space="0" w:color="auto"/>
                    <w:right w:val="none" w:sz="0" w:space="0" w:color="auto"/>
                  </w:divBdr>
                  <w:divsChild>
                    <w:div w:id="644744551">
                      <w:marLeft w:val="30"/>
                      <w:marRight w:val="30"/>
                      <w:marTop w:val="120"/>
                      <w:marBottom w:val="120"/>
                      <w:divBdr>
                        <w:top w:val="none" w:sz="0" w:space="0" w:color="auto"/>
                        <w:left w:val="none" w:sz="0" w:space="0" w:color="auto"/>
                        <w:bottom w:val="none" w:sz="0" w:space="0" w:color="auto"/>
                        <w:right w:val="none" w:sz="0" w:space="0" w:color="auto"/>
                      </w:divBdr>
                      <w:divsChild>
                        <w:div w:id="715475482">
                          <w:marLeft w:val="0"/>
                          <w:marRight w:val="120"/>
                          <w:marTop w:val="0"/>
                          <w:marBottom w:val="0"/>
                          <w:divBdr>
                            <w:top w:val="none" w:sz="0" w:space="0" w:color="auto"/>
                            <w:left w:val="none" w:sz="0" w:space="0" w:color="auto"/>
                            <w:bottom w:val="none" w:sz="0" w:space="0" w:color="auto"/>
                            <w:right w:val="none" w:sz="0" w:space="0" w:color="auto"/>
                          </w:divBdr>
                        </w:div>
                        <w:div w:id="1173493873">
                          <w:marLeft w:val="780"/>
                          <w:marRight w:val="135"/>
                          <w:marTop w:val="0"/>
                          <w:marBottom w:val="0"/>
                          <w:divBdr>
                            <w:top w:val="none" w:sz="0" w:space="0" w:color="auto"/>
                            <w:left w:val="none" w:sz="0" w:space="0" w:color="auto"/>
                            <w:bottom w:val="none" w:sz="0" w:space="0" w:color="auto"/>
                            <w:right w:val="none" w:sz="0" w:space="0" w:color="auto"/>
                          </w:divBdr>
                          <w:divsChild>
                            <w:div w:id="1582325710">
                              <w:marLeft w:val="0"/>
                              <w:marRight w:val="0"/>
                              <w:marTop w:val="0"/>
                              <w:marBottom w:val="0"/>
                              <w:divBdr>
                                <w:top w:val="none" w:sz="0" w:space="0" w:color="auto"/>
                                <w:left w:val="none" w:sz="0" w:space="0" w:color="auto"/>
                                <w:bottom w:val="none" w:sz="0" w:space="0" w:color="auto"/>
                                <w:right w:val="none" w:sz="0" w:space="0" w:color="auto"/>
                              </w:divBdr>
                            </w:div>
                            <w:div w:id="657342944">
                              <w:marLeft w:val="0"/>
                              <w:marRight w:val="0"/>
                              <w:marTop w:val="60"/>
                              <w:marBottom w:val="0"/>
                              <w:divBdr>
                                <w:top w:val="none" w:sz="0" w:space="0" w:color="auto"/>
                                <w:left w:val="none" w:sz="0" w:space="0" w:color="auto"/>
                                <w:bottom w:val="none" w:sz="0" w:space="0" w:color="auto"/>
                                <w:right w:val="none" w:sz="0" w:space="0" w:color="auto"/>
                              </w:divBdr>
                              <w:divsChild>
                                <w:div w:id="117065604">
                                  <w:marLeft w:val="900"/>
                                  <w:marRight w:val="0"/>
                                  <w:marTop w:val="0"/>
                                  <w:marBottom w:val="0"/>
                                  <w:divBdr>
                                    <w:top w:val="none" w:sz="0" w:space="0" w:color="auto"/>
                                    <w:left w:val="none" w:sz="0" w:space="0" w:color="auto"/>
                                    <w:bottom w:val="none" w:sz="0" w:space="0" w:color="auto"/>
                                    <w:right w:val="none" w:sz="0" w:space="0" w:color="auto"/>
                                  </w:divBdr>
                                </w:div>
                                <w:div w:id="10279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737646">
              <w:marLeft w:val="0"/>
              <w:marRight w:val="0"/>
              <w:marTop w:val="0"/>
              <w:marBottom w:val="0"/>
              <w:divBdr>
                <w:top w:val="none" w:sz="0" w:space="0" w:color="auto"/>
                <w:left w:val="none" w:sz="0" w:space="0" w:color="auto"/>
                <w:bottom w:val="none" w:sz="0" w:space="0" w:color="auto"/>
                <w:right w:val="none" w:sz="0" w:space="0" w:color="auto"/>
              </w:divBdr>
              <w:divsChild>
                <w:div w:id="2128309913">
                  <w:marLeft w:val="0"/>
                  <w:marRight w:val="0"/>
                  <w:marTop w:val="0"/>
                  <w:marBottom w:val="0"/>
                  <w:divBdr>
                    <w:top w:val="none" w:sz="0" w:space="0" w:color="auto"/>
                    <w:left w:val="none" w:sz="0" w:space="0" w:color="auto"/>
                    <w:bottom w:val="none" w:sz="0" w:space="0" w:color="auto"/>
                    <w:right w:val="none" w:sz="0" w:space="0" w:color="auto"/>
                  </w:divBdr>
                  <w:divsChild>
                    <w:div w:id="2041855797">
                      <w:marLeft w:val="30"/>
                      <w:marRight w:val="30"/>
                      <w:marTop w:val="120"/>
                      <w:marBottom w:val="120"/>
                      <w:divBdr>
                        <w:top w:val="none" w:sz="0" w:space="0" w:color="auto"/>
                        <w:left w:val="none" w:sz="0" w:space="0" w:color="auto"/>
                        <w:bottom w:val="none" w:sz="0" w:space="0" w:color="auto"/>
                        <w:right w:val="none" w:sz="0" w:space="0" w:color="auto"/>
                      </w:divBdr>
                      <w:divsChild>
                        <w:div w:id="747192075">
                          <w:marLeft w:val="0"/>
                          <w:marRight w:val="120"/>
                          <w:marTop w:val="0"/>
                          <w:marBottom w:val="0"/>
                          <w:divBdr>
                            <w:top w:val="none" w:sz="0" w:space="0" w:color="auto"/>
                            <w:left w:val="none" w:sz="0" w:space="0" w:color="auto"/>
                            <w:bottom w:val="none" w:sz="0" w:space="0" w:color="auto"/>
                            <w:right w:val="none" w:sz="0" w:space="0" w:color="auto"/>
                          </w:divBdr>
                        </w:div>
                        <w:div w:id="172959369">
                          <w:marLeft w:val="780"/>
                          <w:marRight w:val="135"/>
                          <w:marTop w:val="0"/>
                          <w:marBottom w:val="0"/>
                          <w:divBdr>
                            <w:top w:val="none" w:sz="0" w:space="0" w:color="auto"/>
                            <w:left w:val="none" w:sz="0" w:space="0" w:color="auto"/>
                            <w:bottom w:val="none" w:sz="0" w:space="0" w:color="auto"/>
                            <w:right w:val="none" w:sz="0" w:space="0" w:color="auto"/>
                          </w:divBdr>
                          <w:divsChild>
                            <w:div w:id="831605202">
                              <w:marLeft w:val="0"/>
                              <w:marRight w:val="0"/>
                              <w:marTop w:val="0"/>
                              <w:marBottom w:val="0"/>
                              <w:divBdr>
                                <w:top w:val="none" w:sz="0" w:space="0" w:color="auto"/>
                                <w:left w:val="none" w:sz="0" w:space="0" w:color="auto"/>
                                <w:bottom w:val="none" w:sz="0" w:space="0" w:color="auto"/>
                                <w:right w:val="none" w:sz="0" w:space="0" w:color="auto"/>
                              </w:divBdr>
                            </w:div>
                            <w:div w:id="216208532">
                              <w:marLeft w:val="0"/>
                              <w:marRight w:val="0"/>
                              <w:marTop w:val="60"/>
                              <w:marBottom w:val="0"/>
                              <w:divBdr>
                                <w:top w:val="none" w:sz="0" w:space="0" w:color="auto"/>
                                <w:left w:val="none" w:sz="0" w:space="0" w:color="auto"/>
                                <w:bottom w:val="none" w:sz="0" w:space="0" w:color="auto"/>
                                <w:right w:val="none" w:sz="0" w:space="0" w:color="auto"/>
                              </w:divBdr>
                              <w:divsChild>
                                <w:div w:id="768231493">
                                  <w:marLeft w:val="900"/>
                                  <w:marRight w:val="0"/>
                                  <w:marTop w:val="0"/>
                                  <w:marBottom w:val="0"/>
                                  <w:divBdr>
                                    <w:top w:val="none" w:sz="0" w:space="0" w:color="auto"/>
                                    <w:left w:val="none" w:sz="0" w:space="0" w:color="auto"/>
                                    <w:bottom w:val="none" w:sz="0" w:space="0" w:color="auto"/>
                                    <w:right w:val="none" w:sz="0" w:space="0" w:color="auto"/>
                                  </w:divBdr>
                                </w:div>
                                <w:div w:id="20016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641717">
              <w:marLeft w:val="0"/>
              <w:marRight w:val="0"/>
              <w:marTop w:val="0"/>
              <w:marBottom w:val="0"/>
              <w:divBdr>
                <w:top w:val="none" w:sz="0" w:space="0" w:color="auto"/>
                <w:left w:val="none" w:sz="0" w:space="0" w:color="auto"/>
                <w:bottom w:val="none" w:sz="0" w:space="0" w:color="auto"/>
                <w:right w:val="none" w:sz="0" w:space="0" w:color="auto"/>
              </w:divBdr>
              <w:divsChild>
                <w:div w:id="1568758435">
                  <w:marLeft w:val="0"/>
                  <w:marRight w:val="0"/>
                  <w:marTop w:val="0"/>
                  <w:marBottom w:val="0"/>
                  <w:divBdr>
                    <w:top w:val="none" w:sz="0" w:space="0" w:color="auto"/>
                    <w:left w:val="none" w:sz="0" w:space="0" w:color="auto"/>
                    <w:bottom w:val="none" w:sz="0" w:space="0" w:color="auto"/>
                    <w:right w:val="none" w:sz="0" w:space="0" w:color="auto"/>
                  </w:divBdr>
                  <w:divsChild>
                    <w:div w:id="1650592364">
                      <w:marLeft w:val="30"/>
                      <w:marRight w:val="30"/>
                      <w:marTop w:val="120"/>
                      <w:marBottom w:val="120"/>
                      <w:divBdr>
                        <w:top w:val="none" w:sz="0" w:space="0" w:color="auto"/>
                        <w:left w:val="none" w:sz="0" w:space="0" w:color="auto"/>
                        <w:bottom w:val="none" w:sz="0" w:space="0" w:color="auto"/>
                        <w:right w:val="none" w:sz="0" w:space="0" w:color="auto"/>
                      </w:divBdr>
                      <w:divsChild>
                        <w:div w:id="1401825136">
                          <w:marLeft w:val="0"/>
                          <w:marRight w:val="120"/>
                          <w:marTop w:val="0"/>
                          <w:marBottom w:val="0"/>
                          <w:divBdr>
                            <w:top w:val="none" w:sz="0" w:space="0" w:color="auto"/>
                            <w:left w:val="none" w:sz="0" w:space="0" w:color="auto"/>
                            <w:bottom w:val="none" w:sz="0" w:space="0" w:color="auto"/>
                            <w:right w:val="none" w:sz="0" w:space="0" w:color="auto"/>
                          </w:divBdr>
                        </w:div>
                        <w:div w:id="869952222">
                          <w:marLeft w:val="780"/>
                          <w:marRight w:val="135"/>
                          <w:marTop w:val="0"/>
                          <w:marBottom w:val="0"/>
                          <w:divBdr>
                            <w:top w:val="none" w:sz="0" w:space="0" w:color="auto"/>
                            <w:left w:val="none" w:sz="0" w:space="0" w:color="auto"/>
                            <w:bottom w:val="none" w:sz="0" w:space="0" w:color="auto"/>
                            <w:right w:val="none" w:sz="0" w:space="0" w:color="auto"/>
                          </w:divBdr>
                          <w:divsChild>
                            <w:div w:id="2013873785">
                              <w:marLeft w:val="0"/>
                              <w:marRight w:val="0"/>
                              <w:marTop w:val="0"/>
                              <w:marBottom w:val="0"/>
                              <w:divBdr>
                                <w:top w:val="none" w:sz="0" w:space="0" w:color="auto"/>
                                <w:left w:val="none" w:sz="0" w:space="0" w:color="auto"/>
                                <w:bottom w:val="none" w:sz="0" w:space="0" w:color="auto"/>
                                <w:right w:val="none" w:sz="0" w:space="0" w:color="auto"/>
                              </w:divBdr>
                            </w:div>
                            <w:div w:id="1780567787">
                              <w:marLeft w:val="0"/>
                              <w:marRight w:val="0"/>
                              <w:marTop w:val="60"/>
                              <w:marBottom w:val="0"/>
                              <w:divBdr>
                                <w:top w:val="none" w:sz="0" w:space="0" w:color="auto"/>
                                <w:left w:val="none" w:sz="0" w:space="0" w:color="auto"/>
                                <w:bottom w:val="none" w:sz="0" w:space="0" w:color="auto"/>
                                <w:right w:val="none" w:sz="0" w:space="0" w:color="auto"/>
                              </w:divBdr>
                              <w:divsChild>
                                <w:div w:id="468207431">
                                  <w:marLeft w:val="900"/>
                                  <w:marRight w:val="0"/>
                                  <w:marTop w:val="0"/>
                                  <w:marBottom w:val="0"/>
                                  <w:divBdr>
                                    <w:top w:val="none" w:sz="0" w:space="0" w:color="auto"/>
                                    <w:left w:val="none" w:sz="0" w:space="0" w:color="auto"/>
                                    <w:bottom w:val="none" w:sz="0" w:space="0" w:color="auto"/>
                                    <w:right w:val="none" w:sz="0" w:space="0" w:color="auto"/>
                                  </w:divBdr>
                                </w:div>
                                <w:div w:id="1255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90950">
              <w:marLeft w:val="0"/>
              <w:marRight w:val="0"/>
              <w:marTop w:val="0"/>
              <w:marBottom w:val="0"/>
              <w:divBdr>
                <w:top w:val="none" w:sz="0" w:space="0" w:color="auto"/>
                <w:left w:val="none" w:sz="0" w:space="0" w:color="auto"/>
                <w:bottom w:val="none" w:sz="0" w:space="0" w:color="auto"/>
                <w:right w:val="none" w:sz="0" w:space="0" w:color="auto"/>
              </w:divBdr>
              <w:divsChild>
                <w:div w:id="1499148130">
                  <w:marLeft w:val="0"/>
                  <w:marRight w:val="0"/>
                  <w:marTop w:val="0"/>
                  <w:marBottom w:val="0"/>
                  <w:divBdr>
                    <w:top w:val="none" w:sz="0" w:space="0" w:color="auto"/>
                    <w:left w:val="none" w:sz="0" w:space="0" w:color="auto"/>
                    <w:bottom w:val="none" w:sz="0" w:space="0" w:color="auto"/>
                    <w:right w:val="none" w:sz="0" w:space="0" w:color="auto"/>
                  </w:divBdr>
                  <w:divsChild>
                    <w:div w:id="1250046722">
                      <w:marLeft w:val="0"/>
                      <w:marRight w:val="0"/>
                      <w:marTop w:val="0"/>
                      <w:marBottom w:val="0"/>
                      <w:divBdr>
                        <w:top w:val="none" w:sz="0" w:space="0" w:color="auto"/>
                        <w:left w:val="none" w:sz="0" w:space="0" w:color="auto"/>
                        <w:bottom w:val="none" w:sz="0" w:space="0" w:color="auto"/>
                        <w:right w:val="none" w:sz="0" w:space="0" w:color="auto"/>
                      </w:divBdr>
                      <w:divsChild>
                        <w:div w:id="777263898">
                          <w:marLeft w:val="0"/>
                          <w:marRight w:val="0"/>
                          <w:marTop w:val="0"/>
                          <w:marBottom w:val="0"/>
                          <w:divBdr>
                            <w:top w:val="none" w:sz="0" w:space="0" w:color="auto"/>
                            <w:left w:val="none" w:sz="0" w:space="0" w:color="auto"/>
                            <w:bottom w:val="none" w:sz="0" w:space="0" w:color="auto"/>
                            <w:right w:val="none" w:sz="0" w:space="0" w:color="auto"/>
                          </w:divBdr>
                          <w:divsChild>
                            <w:div w:id="1176840813">
                              <w:marLeft w:val="30"/>
                              <w:marRight w:val="30"/>
                              <w:marTop w:val="120"/>
                              <w:marBottom w:val="120"/>
                              <w:divBdr>
                                <w:top w:val="none" w:sz="0" w:space="0" w:color="auto"/>
                                <w:left w:val="none" w:sz="0" w:space="0" w:color="auto"/>
                                <w:bottom w:val="none" w:sz="0" w:space="0" w:color="auto"/>
                                <w:right w:val="none" w:sz="0" w:space="0" w:color="auto"/>
                              </w:divBdr>
                              <w:divsChild>
                                <w:div w:id="2064253654">
                                  <w:marLeft w:val="0"/>
                                  <w:marRight w:val="0"/>
                                  <w:marTop w:val="0"/>
                                  <w:marBottom w:val="0"/>
                                  <w:divBdr>
                                    <w:top w:val="none" w:sz="0" w:space="0" w:color="auto"/>
                                    <w:left w:val="none" w:sz="0" w:space="0" w:color="auto"/>
                                    <w:bottom w:val="none" w:sz="0" w:space="0" w:color="auto"/>
                                    <w:right w:val="none" w:sz="0" w:space="0" w:color="auto"/>
                                  </w:divBdr>
                                  <w:divsChild>
                                    <w:div w:id="1622833841">
                                      <w:marLeft w:val="0"/>
                                      <w:marRight w:val="120"/>
                                      <w:marTop w:val="0"/>
                                      <w:marBottom w:val="0"/>
                                      <w:divBdr>
                                        <w:top w:val="none" w:sz="0" w:space="0" w:color="auto"/>
                                        <w:left w:val="none" w:sz="0" w:space="0" w:color="auto"/>
                                        <w:bottom w:val="none" w:sz="0" w:space="0" w:color="auto"/>
                                        <w:right w:val="none" w:sz="0" w:space="0" w:color="auto"/>
                                      </w:divBdr>
                                    </w:div>
                                    <w:div w:id="36663881">
                                      <w:marLeft w:val="780"/>
                                      <w:marRight w:val="0"/>
                                      <w:marTop w:val="0"/>
                                      <w:marBottom w:val="0"/>
                                      <w:divBdr>
                                        <w:top w:val="none" w:sz="0" w:space="0" w:color="auto"/>
                                        <w:left w:val="none" w:sz="0" w:space="0" w:color="auto"/>
                                        <w:bottom w:val="none" w:sz="0" w:space="0" w:color="auto"/>
                                        <w:right w:val="none" w:sz="0" w:space="0" w:color="auto"/>
                                      </w:divBdr>
                                      <w:divsChild>
                                        <w:div w:id="383874475">
                                          <w:marLeft w:val="0"/>
                                          <w:marRight w:val="0"/>
                                          <w:marTop w:val="0"/>
                                          <w:marBottom w:val="60"/>
                                          <w:divBdr>
                                            <w:top w:val="none" w:sz="0" w:space="0" w:color="auto"/>
                                            <w:left w:val="none" w:sz="0" w:space="0" w:color="auto"/>
                                            <w:bottom w:val="none" w:sz="0" w:space="0" w:color="auto"/>
                                            <w:right w:val="none" w:sz="0" w:space="0" w:color="auto"/>
                                          </w:divBdr>
                                          <w:divsChild>
                                            <w:div w:id="2098092582">
                                              <w:marLeft w:val="0"/>
                                              <w:marRight w:val="0"/>
                                              <w:marTop w:val="0"/>
                                              <w:marBottom w:val="0"/>
                                              <w:divBdr>
                                                <w:top w:val="none" w:sz="0" w:space="0" w:color="auto"/>
                                                <w:left w:val="none" w:sz="0" w:space="0" w:color="auto"/>
                                                <w:bottom w:val="none" w:sz="0" w:space="0" w:color="auto"/>
                                                <w:right w:val="none" w:sz="0" w:space="0" w:color="auto"/>
                                              </w:divBdr>
                                              <w:divsChild>
                                                <w:div w:id="22140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81515">
                                          <w:marLeft w:val="0"/>
                                          <w:marRight w:val="0"/>
                                          <w:marTop w:val="0"/>
                                          <w:marBottom w:val="0"/>
                                          <w:divBdr>
                                            <w:top w:val="none" w:sz="0" w:space="0" w:color="auto"/>
                                            <w:left w:val="none" w:sz="0" w:space="0" w:color="auto"/>
                                            <w:bottom w:val="none" w:sz="0" w:space="0" w:color="auto"/>
                                            <w:right w:val="none" w:sz="0" w:space="0" w:color="auto"/>
                                          </w:divBdr>
                                          <w:divsChild>
                                            <w:div w:id="2088992742">
                                              <w:marLeft w:val="0"/>
                                              <w:marRight w:val="0"/>
                                              <w:marTop w:val="0"/>
                                              <w:marBottom w:val="0"/>
                                              <w:divBdr>
                                                <w:top w:val="none" w:sz="0" w:space="0" w:color="auto"/>
                                                <w:left w:val="none" w:sz="0" w:space="0" w:color="auto"/>
                                                <w:bottom w:val="none" w:sz="0" w:space="0" w:color="auto"/>
                                                <w:right w:val="none" w:sz="0" w:space="0" w:color="auto"/>
                                              </w:divBdr>
                                              <w:divsChild>
                                                <w:div w:id="1271740793">
                                                  <w:marLeft w:val="0"/>
                                                  <w:marRight w:val="0"/>
                                                  <w:marTop w:val="0"/>
                                                  <w:marBottom w:val="0"/>
                                                  <w:divBdr>
                                                    <w:top w:val="none" w:sz="0" w:space="0" w:color="auto"/>
                                                    <w:left w:val="none" w:sz="0" w:space="0" w:color="auto"/>
                                                    <w:bottom w:val="none" w:sz="0" w:space="0" w:color="auto"/>
                                                    <w:right w:val="none" w:sz="0" w:space="0" w:color="auto"/>
                                                  </w:divBdr>
                                                  <w:divsChild>
                                                    <w:div w:id="466242120">
                                                      <w:marLeft w:val="0"/>
                                                      <w:marRight w:val="0"/>
                                                      <w:marTop w:val="0"/>
                                                      <w:marBottom w:val="0"/>
                                                      <w:divBdr>
                                                        <w:top w:val="none" w:sz="0" w:space="0" w:color="auto"/>
                                                        <w:left w:val="none" w:sz="0" w:space="0" w:color="auto"/>
                                                        <w:bottom w:val="none" w:sz="0" w:space="0" w:color="auto"/>
                                                        <w:right w:val="none" w:sz="0" w:space="0" w:color="auto"/>
                                                      </w:divBdr>
                                                      <w:divsChild>
                                                        <w:div w:id="2041079752">
                                                          <w:marLeft w:val="0"/>
                                                          <w:marRight w:val="0"/>
                                                          <w:marTop w:val="0"/>
                                                          <w:marBottom w:val="0"/>
                                                          <w:divBdr>
                                                            <w:top w:val="none" w:sz="0" w:space="0" w:color="auto"/>
                                                            <w:left w:val="none" w:sz="0" w:space="0" w:color="auto"/>
                                                            <w:bottom w:val="none" w:sz="0" w:space="0" w:color="auto"/>
                                                            <w:right w:val="none" w:sz="0" w:space="0" w:color="auto"/>
                                                          </w:divBdr>
                                                          <w:divsChild>
                                                            <w:div w:id="12234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826208">
                                                  <w:marLeft w:val="0"/>
                                                  <w:marRight w:val="0"/>
                                                  <w:marTop w:val="0"/>
                                                  <w:marBottom w:val="0"/>
                                                  <w:divBdr>
                                                    <w:top w:val="none" w:sz="0" w:space="0" w:color="auto"/>
                                                    <w:left w:val="none" w:sz="0" w:space="0" w:color="auto"/>
                                                    <w:bottom w:val="none" w:sz="0" w:space="0" w:color="auto"/>
                                                    <w:right w:val="none" w:sz="0" w:space="0" w:color="auto"/>
                                                  </w:divBdr>
                                                  <w:divsChild>
                                                    <w:div w:id="1426806318">
                                                      <w:marLeft w:val="0"/>
                                                      <w:marRight w:val="0"/>
                                                      <w:marTop w:val="0"/>
                                                      <w:marBottom w:val="0"/>
                                                      <w:divBdr>
                                                        <w:top w:val="none" w:sz="0" w:space="0" w:color="auto"/>
                                                        <w:left w:val="none" w:sz="0" w:space="0" w:color="auto"/>
                                                        <w:bottom w:val="none" w:sz="0" w:space="0" w:color="auto"/>
                                                        <w:right w:val="none" w:sz="0" w:space="0" w:color="auto"/>
                                                      </w:divBdr>
                                                      <w:divsChild>
                                                        <w:div w:id="16488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7554">
                                                  <w:marLeft w:val="0"/>
                                                  <w:marRight w:val="0"/>
                                                  <w:marTop w:val="0"/>
                                                  <w:marBottom w:val="0"/>
                                                  <w:divBdr>
                                                    <w:top w:val="none" w:sz="0" w:space="0" w:color="auto"/>
                                                    <w:left w:val="none" w:sz="0" w:space="0" w:color="auto"/>
                                                    <w:bottom w:val="none" w:sz="0" w:space="0" w:color="auto"/>
                                                    <w:right w:val="none" w:sz="0" w:space="0" w:color="auto"/>
                                                  </w:divBdr>
                                                  <w:divsChild>
                                                    <w:div w:id="1155682059">
                                                      <w:marLeft w:val="0"/>
                                                      <w:marRight w:val="0"/>
                                                      <w:marTop w:val="0"/>
                                                      <w:marBottom w:val="0"/>
                                                      <w:divBdr>
                                                        <w:top w:val="none" w:sz="0" w:space="0" w:color="auto"/>
                                                        <w:left w:val="none" w:sz="0" w:space="0" w:color="auto"/>
                                                        <w:bottom w:val="none" w:sz="0" w:space="0" w:color="auto"/>
                                                        <w:right w:val="none" w:sz="0" w:space="0" w:color="auto"/>
                                                      </w:divBdr>
                                                      <w:divsChild>
                                                        <w:div w:id="11354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6695">
                                                  <w:marLeft w:val="0"/>
                                                  <w:marRight w:val="0"/>
                                                  <w:marTop w:val="0"/>
                                                  <w:marBottom w:val="0"/>
                                                  <w:divBdr>
                                                    <w:top w:val="none" w:sz="0" w:space="0" w:color="auto"/>
                                                    <w:left w:val="none" w:sz="0" w:space="0" w:color="auto"/>
                                                    <w:bottom w:val="none" w:sz="0" w:space="0" w:color="auto"/>
                                                    <w:right w:val="none" w:sz="0" w:space="0" w:color="auto"/>
                                                  </w:divBdr>
                                                  <w:divsChild>
                                                    <w:div w:id="692414301">
                                                      <w:marLeft w:val="0"/>
                                                      <w:marRight w:val="0"/>
                                                      <w:marTop w:val="0"/>
                                                      <w:marBottom w:val="0"/>
                                                      <w:divBdr>
                                                        <w:top w:val="none" w:sz="0" w:space="0" w:color="auto"/>
                                                        <w:left w:val="none" w:sz="0" w:space="0" w:color="auto"/>
                                                        <w:bottom w:val="none" w:sz="0" w:space="0" w:color="auto"/>
                                                        <w:right w:val="none" w:sz="0" w:space="0" w:color="auto"/>
                                                      </w:divBdr>
                                                      <w:divsChild>
                                                        <w:div w:id="13536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9749">
                                                  <w:marLeft w:val="0"/>
                                                  <w:marRight w:val="0"/>
                                                  <w:marTop w:val="0"/>
                                                  <w:marBottom w:val="0"/>
                                                  <w:divBdr>
                                                    <w:top w:val="none" w:sz="0" w:space="0" w:color="auto"/>
                                                    <w:left w:val="none" w:sz="0" w:space="0" w:color="auto"/>
                                                    <w:bottom w:val="none" w:sz="0" w:space="0" w:color="auto"/>
                                                    <w:right w:val="none" w:sz="0" w:space="0" w:color="auto"/>
                                                  </w:divBdr>
                                                  <w:divsChild>
                                                    <w:div w:id="1760515120">
                                                      <w:marLeft w:val="0"/>
                                                      <w:marRight w:val="0"/>
                                                      <w:marTop w:val="0"/>
                                                      <w:marBottom w:val="0"/>
                                                      <w:divBdr>
                                                        <w:top w:val="none" w:sz="0" w:space="0" w:color="auto"/>
                                                        <w:left w:val="none" w:sz="0" w:space="0" w:color="auto"/>
                                                        <w:bottom w:val="none" w:sz="0" w:space="0" w:color="auto"/>
                                                        <w:right w:val="none" w:sz="0" w:space="0" w:color="auto"/>
                                                      </w:divBdr>
                                                      <w:divsChild>
                                                        <w:div w:id="136860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6093">
                                                  <w:marLeft w:val="0"/>
                                                  <w:marRight w:val="0"/>
                                                  <w:marTop w:val="0"/>
                                                  <w:marBottom w:val="0"/>
                                                  <w:divBdr>
                                                    <w:top w:val="none" w:sz="0" w:space="0" w:color="auto"/>
                                                    <w:left w:val="none" w:sz="0" w:space="0" w:color="auto"/>
                                                    <w:bottom w:val="none" w:sz="0" w:space="0" w:color="auto"/>
                                                    <w:right w:val="none" w:sz="0" w:space="0" w:color="auto"/>
                                                  </w:divBdr>
                                                  <w:divsChild>
                                                    <w:div w:id="1338193422">
                                                      <w:marLeft w:val="0"/>
                                                      <w:marRight w:val="0"/>
                                                      <w:marTop w:val="0"/>
                                                      <w:marBottom w:val="0"/>
                                                      <w:divBdr>
                                                        <w:top w:val="none" w:sz="0" w:space="0" w:color="auto"/>
                                                        <w:left w:val="none" w:sz="0" w:space="0" w:color="auto"/>
                                                        <w:bottom w:val="none" w:sz="0" w:space="0" w:color="auto"/>
                                                        <w:right w:val="none" w:sz="0" w:space="0" w:color="auto"/>
                                                      </w:divBdr>
                                                      <w:divsChild>
                                                        <w:div w:id="35549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3784">
                                                  <w:marLeft w:val="0"/>
                                                  <w:marRight w:val="0"/>
                                                  <w:marTop w:val="0"/>
                                                  <w:marBottom w:val="0"/>
                                                  <w:divBdr>
                                                    <w:top w:val="none" w:sz="0" w:space="0" w:color="auto"/>
                                                    <w:left w:val="none" w:sz="0" w:space="0" w:color="auto"/>
                                                    <w:bottom w:val="none" w:sz="0" w:space="0" w:color="auto"/>
                                                    <w:right w:val="none" w:sz="0" w:space="0" w:color="auto"/>
                                                  </w:divBdr>
                                                  <w:divsChild>
                                                    <w:div w:id="1429615932">
                                                      <w:marLeft w:val="0"/>
                                                      <w:marRight w:val="0"/>
                                                      <w:marTop w:val="0"/>
                                                      <w:marBottom w:val="0"/>
                                                      <w:divBdr>
                                                        <w:top w:val="none" w:sz="0" w:space="0" w:color="auto"/>
                                                        <w:left w:val="none" w:sz="0" w:space="0" w:color="auto"/>
                                                        <w:bottom w:val="none" w:sz="0" w:space="0" w:color="auto"/>
                                                        <w:right w:val="none" w:sz="0" w:space="0" w:color="auto"/>
                                                      </w:divBdr>
                                                      <w:divsChild>
                                                        <w:div w:id="20665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0738">
                                                  <w:marLeft w:val="0"/>
                                                  <w:marRight w:val="0"/>
                                                  <w:marTop w:val="0"/>
                                                  <w:marBottom w:val="0"/>
                                                  <w:divBdr>
                                                    <w:top w:val="none" w:sz="0" w:space="0" w:color="auto"/>
                                                    <w:left w:val="none" w:sz="0" w:space="0" w:color="auto"/>
                                                    <w:bottom w:val="none" w:sz="0" w:space="0" w:color="auto"/>
                                                    <w:right w:val="none" w:sz="0" w:space="0" w:color="auto"/>
                                                  </w:divBdr>
                                                  <w:divsChild>
                                                    <w:div w:id="11252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63601">
                                      <w:marLeft w:val="720"/>
                                      <w:marRight w:val="0"/>
                                      <w:marTop w:val="0"/>
                                      <w:marBottom w:val="0"/>
                                      <w:divBdr>
                                        <w:top w:val="none" w:sz="0" w:space="0" w:color="auto"/>
                                        <w:left w:val="none" w:sz="0" w:space="0" w:color="auto"/>
                                        <w:bottom w:val="none" w:sz="0" w:space="0" w:color="auto"/>
                                        <w:right w:val="none" w:sz="0" w:space="0" w:color="auto"/>
                                      </w:divBdr>
                                      <w:divsChild>
                                        <w:div w:id="86704279">
                                          <w:marLeft w:val="0"/>
                                          <w:marRight w:val="0"/>
                                          <w:marTop w:val="0"/>
                                          <w:marBottom w:val="0"/>
                                          <w:divBdr>
                                            <w:top w:val="none" w:sz="0" w:space="0" w:color="auto"/>
                                            <w:left w:val="none" w:sz="0" w:space="0" w:color="auto"/>
                                            <w:bottom w:val="none" w:sz="0" w:space="0" w:color="auto"/>
                                            <w:right w:val="none" w:sz="0" w:space="0" w:color="auto"/>
                                          </w:divBdr>
                                          <w:divsChild>
                                            <w:div w:id="719012191">
                                              <w:marLeft w:val="0"/>
                                              <w:marRight w:val="0"/>
                                              <w:marTop w:val="0"/>
                                              <w:marBottom w:val="0"/>
                                              <w:divBdr>
                                                <w:top w:val="none" w:sz="0" w:space="0" w:color="auto"/>
                                                <w:left w:val="none" w:sz="0" w:space="0" w:color="auto"/>
                                                <w:bottom w:val="none" w:sz="0" w:space="0" w:color="auto"/>
                                                <w:right w:val="none" w:sz="0" w:space="0" w:color="auto"/>
                                              </w:divBdr>
                                              <w:divsChild>
                                                <w:div w:id="111099062">
                                                  <w:marLeft w:val="0"/>
                                                  <w:marRight w:val="0"/>
                                                  <w:marTop w:val="0"/>
                                                  <w:marBottom w:val="0"/>
                                                  <w:divBdr>
                                                    <w:top w:val="none" w:sz="0" w:space="0" w:color="auto"/>
                                                    <w:left w:val="none" w:sz="0" w:space="0" w:color="auto"/>
                                                    <w:bottom w:val="none" w:sz="0" w:space="0" w:color="auto"/>
                                                    <w:right w:val="none" w:sz="0" w:space="0" w:color="auto"/>
                                                  </w:divBdr>
                                                  <w:divsChild>
                                                    <w:div w:id="15985722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658073751">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701739093">
                                  <w:marLeft w:val="780"/>
                                  <w:marRight w:val="240"/>
                                  <w:marTop w:val="180"/>
                                  <w:marBottom w:val="0"/>
                                  <w:divBdr>
                                    <w:top w:val="none" w:sz="0" w:space="0" w:color="auto"/>
                                    <w:left w:val="none" w:sz="0" w:space="0" w:color="auto"/>
                                    <w:bottom w:val="none" w:sz="0" w:space="0" w:color="auto"/>
                                    <w:right w:val="none" w:sz="0" w:space="0" w:color="auto"/>
                                  </w:divBdr>
                                  <w:divsChild>
                                    <w:div w:id="549075020">
                                      <w:marLeft w:val="0"/>
                                      <w:marRight w:val="0"/>
                                      <w:marTop w:val="0"/>
                                      <w:marBottom w:val="0"/>
                                      <w:divBdr>
                                        <w:top w:val="none" w:sz="0" w:space="0" w:color="auto"/>
                                        <w:left w:val="none" w:sz="0" w:space="0" w:color="auto"/>
                                        <w:bottom w:val="none" w:sz="0" w:space="0" w:color="auto"/>
                                        <w:right w:val="none" w:sz="0" w:space="0" w:color="auto"/>
                                      </w:divBdr>
                                      <w:divsChild>
                                        <w:div w:id="1490249816">
                                          <w:marLeft w:val="0"/>
                                          <w:marRight w:val="0"/>
                                          <w:marTop w:val="0"/>
                                          <w:marBottom w:val="0"/>
                                          <w:divBdr>
                                            <w:top w:val="none" w:sz="0" w:space="0" w:color="auto"/>
                                            <w:left w:val="none" w:sz="0" w:space="0" w:color="auto"/>
                                            <w:bottom w:val="none" w:sz="0" w:space="0" w:color="auto"/>
                                            <w:right w:val="none" w:sz="0" w:space="0" w:color="auto"/>
                                          </w:divBdr>
                                          <w:divsChild>
                                            <w:div w:id="318309729">
                                              <w:marLeft w:val="0"/>
                                              <w:marRight w:val="0"/>
                                              <w:marTop w:val="0"/>
                                              <w:marBottom w:val="0"/>
                                              <w:divBdr>
                                                <w:top w:val="none" w:sz="0" w:space="0" w:color="auto"/>
                                                <w:left w:val="none" w:sz="0" w:space="0" w:color="auto"/>
                                                <w:bottom w:val="none" w:sz="0" w:space="0" w:color="auto"/>
                                                <w:right w:val="none" w:sz="0" w:space="0" w:color="auto"/>
                                              </w:divBdr>
                                              <w:divsChild>
                                                <w:div w:id="725445960">
                                                  <w:marLeft w:val="0"/>
                                                  <w:marRight w:val="0"/>
                                                  <w:marTop w:val="0"/>
                                                  <w:marBottom w:val="0"/>
                                                  <w:divBdr>
                                                    <w:top w:val="none" w:sz="0" w:space="0" w:color="auto"/>
                                                    <w:left w:val="none" w:sz="0" w:space="0" w:color="auto"/>
                                                    <w:bottom w:val="none" w:sz="0" w:space="0" w:color="auto"/>
                                                    <w:right w:val="none" w:sz="0" w:space="0" w:color="auto"/>
                                                  </w:divBdr>
                                                  <w:divsChild>
                                                    <w:div w:id="1506358764">
                                                      <w:marLeft w:val="0"/>
                                                      <w:marRight w:val="0"/>
                                                      <w:marTop w:val="0"/>
                                                      <w:marBottom w:val="0"/>
                                                      <w:divBdr>
                                                        <w:top w:val="none" w:sz="0" w:space="0" w:color="auto"/>
                                                        <w:left w:val="none" w:sz="0" w:space="0" w:color="auto"/>
                                                        <w:bottom w:val="none" w:sz="0" w:space="0" w:color="auto"/>
                                                        <w:right w:val="none" w:sz="0" w:space="0" w:color="auto"/>
                                                      </w:divBdr>
                                                      <w:divsChild>
                                                        <w:div w:id="135037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285145">
      <w:bodyDiv w:val="1"/>
      <w:marLeft w:val="0"/>
      <w:marRight w:val="0"/>
      <w:marTop w:val="0"/>
      <w:marBottom w:val="0"/>
      <w:divBdr>
        <w:top w:val="none" w:sz="0" w:space="0" w:color="auto"/>
        <w:left w:val="none" w:sz="0" w:space="0" w:color="auto"/>
        <w:bottom w:val="none" w:sz="0" w:space="0" w:color="auto"/>
        <w:right w:val="none" w:sz="0" w:space="0" w:color="auto"/>
      </w:divBdr>
    </w:div>
    <w:div w:id="1578396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064A7-0556-44CF-8E7D-CE916DC57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55</Pages>
  <Words>29256</Words>
  <Characters>166765</Characters>
  <Application>Microsoft Office Word</Application>
  <DocSecurity>0</DocSecurity>
  <Lines>1389</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Kohlhoff</dc:creator>
  <cp:keywords/>
  <dc:description/>
  <cp:lastModifiedBy>Jane Kohlhoff</cp:lastModifiedBy>
  <cp:revision>149</cp:revision>
  <dcterms:created xsi:type="dcterms:W3CDTF">2024-06-10T23:54:00Z</dcterms:created>
  <dcterms:modified xsi:type="dcterms:W3CDTF">2024-06-12T12:52:00Z</dcterms:modified>
</cp:coreProperties>
</file>