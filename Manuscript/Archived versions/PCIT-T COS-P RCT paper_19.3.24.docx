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7CC01" w14:textId="77777777" w:rsidR="00CA5CBF" w:rsidRPr="004F1184" w:rsidRDefault="00CA5CBF" w:rsidP="00CA5CBF">
      <w:pPr>
        <w:spacing w:line="480" w:lineRule="auto"/>
        <w:contextualSpacing/>
        <w:jc w:val="center"/>
        <w:rPr>
          <w:rFonts w:ascii="Times" w:hAnsi="Times" w:cs="Times"/>
          <w:b/>
          <w:color w:val="000000"/>
          <w:lang w:val="en-US"/>
        </w:rPr>
      </w:pPr>
      <w:r w:rsidRPr="004F1184">
        <w:rPr>
          <w:rFonts w:ascii="Times" w:hAnsi="Times" w:cs="Times"/>
          <w:b/>
          <w:color w:val="000000"/>
          <w:lang w:val="en-US"/>
        </w:rPr>
        <w:t xml:space="preserve">Title </w:t>
      </w:r>
    </w:p>
    <w:p w14:paraId="77BA1694" w14:textId="1F99B065" w:rsidR="00CA5CBF" w:rsidRDefault="00CA5CBF" w:rsidP="00CA5CBF">
      <w:pPr>
        <w:spacing w:line="480" w:lineRule="auto"/>
        <w:contextualSpacing/>
        <w:jc w:val="center"/>
        <w:rPr>
          <w:rFonts w:ascii="Times" w:hAnsi="Times" w:cs="Times"/>
          <w:color w:val="000000"/>
          <w:lang w:val="en-US"/>
        </w:rPr>
      </w:pPr>
      <w:r w:rsidRPr="00171CFF">
        <w:rPr>
          <w:rFonts w:ascii="Times" w:hAnsi="Times" w:cs="Times"/>
          <w:color w:val="000000"/>
          <w:lang w:val="en-US"/>
        </w:rPr>
        <w:t>A Randomi</w:t>
      </w:r>
      <w:r>
        <w:rPr>
          <w:rFonts w:ascii="Times" w:hAnsi="Times" w:cs="Times"/>
          <w:color w:val="000000"/>
          <w:lang w:val="en-US"/>
        </w:rPr>
        <w:t>z</w:t>
      </w:r>
      <w:r w:rsidRPr="00171CFF">
        <w:rPr>
          <w:rFonts w:ascii="Times" w:hAnsi="Times" w:cs="Times"/>
          <w:color w:val="000000"/>
          <w:lang w:val="en-US"/>
        </w:rPr>
        <w:t>ed Controlled Trial comparing Parent Child Interaction Therapy - Toddler, Circle of Security</w:t>
      </w:r>
      <w:r>
        <w:rPr>
          <w:rFonts w:ascii="Times" w:hAnsi="Times" w:cs="Times"/>
          <w:color w:val="000000"/>
          <w:lang w:val="en-US"/>
        </w:rPr>
        <w:t xml:space="preserve">– </w:t>
      </w:r>
      <w:proofErr w:type="spellStart"/>
      <w:r w:rsidRPr="00171CFF">
        <w:rPr>
          <w:rFonts w:ascii="Times" w:hAnsi="Times" w:cs="Times"/>
          <w:color w:val="000000"/>
          <w:lang w:val="en-US"/>
        </w:rPr>
        <w:t>Parent</w:t>
      </w:r>
      <w:r>
        <w:rPr>
          <w:rFonts w:ascii="Times" w:hAnsi="Times" w:cs="Times"/>
          <w:color w:val="000000"/>
          <w:lang w:val="en-US"/>
        </w:rPr>
        <w:t>ing</w:t>
      </w:r>
      <w:r>
        <w:rPr>
          <w:rFonts w:ascii="Times" w:hAnsi="Times" w:cs="Times"/>
          <w:color w:val="000000"/>
          <w:vertAlign w:val="superscript"/>
          <w:lang w:val="en-US"/>
        </w:rPr>
        <w:t>TM</w:t>
      </w:r>
      <w:proofErr w:type="spellEnd"/>
      <w:r>
        <w:rPr>
          <w:rFonts w:ascii="Times" w:hAnsi="Times" w:cs="Times"/>
          <w:color w:val="000000"/>
          <w:lang w:val="en-US"/>
        </w:rPr>
        <w:t xml:space="preserve"> </w:t>
      </w:r>
      <w:r w:rsidRPr="00171CFF">
        <w:rPr>
          <w:rFonts w:ascii="Times" w:hAnsi="Times" w:cs="Times"/>
          <w:color w:val="000000"/>
          <w:lang w:val="en-US"/>
        </w:rPr>
        <w:t xml:space="preserve">and Waitlist controls in the treatment of disruptive </w:t>
      </w:r>
      <w:r>
        <w:rPr>
          <w:rFonts w:ascii="Times" w:hAnsi="Times" w:cs="Times"/>
          <w:color w:val="000000"/>
          <w:lang w:val="en-US"/>
        </w:rPr>
        <w:t>behavior</w:t>
      </w:r>
      <w:r w:rsidRPr="00171CFF">
        <w:rPr>
          <w:rFonts w:ascii="Times" w:hAnsi="Times" w:cs="Times"/>
          <w:color w:val="000000"/>
          <w:lang w:val="en-US"/>
        </w:rPr>
        <w:t xml:space="preserve">s </w:t>
      </w:r>
      <w:r>
        <w:rPr>
          <w:rFonts w:ascii="Times" w:hAnsi="Times" w:cs="Times"/>
          <w:color w:val="000000"/>
          <w:lang w:val="en-US"/>
        </w:rPr>
        <w:t>for</w:t>
      </w:r>
      <w:r w:rsidRPr="00171CFF">
        <w:rPr>
          <w:rFonts w:ascii="Times" w:hAnsi="Times" w:cs="Times"/>
          <w:color w:val="000000"/>
          <w:lang w:val="en-US"/>
        </w:rPr>
        <w:t xml:space="preserve"> children aged 14-24 </w:t>
      </w:r>
      <w:proofErr w:type="gramStart"/>
      <w:r w:rsidRPr="00171CFF">
        <w:rPr>
          <w:rFonts w:ascii="Times" w:hAnsi="Times" w:cs="Times"/>
          <w:color w:val="000000"/>
          <w:lang w:val="en-US"/>
        </w:rPr>
        <w:t>months</w:t>
      </w:r>
      <w:proofErr w:type="gramEnd"/>
    </w:p>
    <w:p w14:paraId="39013243" w14:textId="77777777" w:rsidR="00CA5CBF" w:rsidRDefault="00CA5CBF" w:rsidP="00CA5CBF">
      <w:pPr>
        <w:spacing w:line="480" w:lineRule="auto"/>
        <w:contextualSpacing/>
        <w:rPr>
          <w:rFonts w:ascii="Times" w:hAnsi="Times" w:cs="Times"/>
          <w:color w:val="000000"/>
          <w:lang w:val="en-US"/>
        </w:rPr>
      </w:pPr>
    </w:p>
    <w:p w14:paraId="7DF20FF9" w14:textId="77777777" w:rsidR="00CA5CBF" w:rsidRPr="004F1184" w:rsidRDefault="00CA5CBF" w:rsidP="00CA5CBF">
      <w:pPr>
        <w:spacing w:line="480" w:lineRule="auto"/>
        <w:contextualSpacing/>
        <w:jc w:val="center"/>
        <w:rPr>
          <w:rFonts w:ascii="Times" w:hAnsi="Times" w:cs="Times"/>
          <w:b/>
          <w:color w:val="000000"/>
          <w:lang w:val="en-US"/>
        </w:rPr>
      </w:pPr>
      <w:r w:rsidRPr="004F1184">
        <w:rPr>
          <w:rFonts w:ascii="Times" w:hAnsi="Times" w:cs="Times"/>
          <w:b/>
          <w:color w:val="000000"/>
          <w:lang w:val="en-US"/>
        </w:rPr>
        <w:t>Authors</w:t>
      </w:r>
    </w:p>
    <w:p w14:paraId="4A5BC947" w14:textId="086B7408" w:rsidR="00CA5CBF" w:rsidRDefault="00CA5CBF" w:rsidP="00CA5CBF">
      <w:pPr>
        <w:spacing w:line="480" w:lineRule="auto"/>
        <w:contextualSpacing/>
        <w:rPr>
          <w:rFonts w:ascii="Times" w:hAnsi="Times" w:cs="Times"/>
          <w:color w:val="000000"/>
          <w:lang w:val="en-US"/>
        </w:rPr>
      </w:pPr>
      <w:r>
        <w:rPr>
          <w:rFonts w:ascii="Times" w:hAnsi="Times" w:cs="Times"/>
          <w:color w:val="000000"/>
          <w:lang w:val="en-US"/>
        </w:rPr>
        <w:t>Jane Kohlhoff</w:t>
      </w:r>
      <w:r w:rsidRPr="00C07DCE">
        <w:rPr>
          <w:vertAlign w:val="superscript"/>
        </w:rPr>
        <w:t>1,2</w:t>
      </w:r>
      <w:r>
        <w:rPr>
          <w:vertAlign w:val="superscript"/>
        </w:rPr>
        <w:t>,3</w:t>
      </w:r>
      <w:r>
        <w:rPr>
          <w:rFonts w:ascii="Times" w:hAnsi="Times" w:cs="Times"/>
          <w:color w:val="000000"/>
          <w:lang w:val="en-US"/>
        </w:rPr>
        <w:t>, Nancy Wallace</w:t>
      </w:r>
      <w:r>
        <w:rPr>
          <w:vertAlign w:val="superscript"/>
        </w:rPr>
        <w:t>1,</w:t>
      </w:r>
      <w:r w:rsidRPr="004F1184">
        <w:rPr>
          <w:vertAlign w:val="superscript"/>
        </w:rPr>
        <w:t xml:space="preserve"> </w:t>
      </w:r>
      <w:r w:rsidRPr="00C07DCE">
        <w:rPr>
          <w:vertAlign w:val="superscript"/>
        </w:rPr>
        <w:t>2</w:t>
      </w:r>
      <w:r>
        <w:rPr>
          <w:rFonts w:ascii="Times" w:hAnsi="Times" w:cs="Times"/>
          <w:color w:val="000000"/>
          <w:lang w:val="en-US"/>
        </w:rPr>
        <w:t xml:space="preserve">, Sara </w:t>
      </w:r>
      <w:proofErr w:type="spellStart"/>
      <w:r>
        <w:rPr>
          <w:rFonts w:ascii="Times" w:hAnsi="Times" w:cs="Times"/>
          <w:color w:val="000000"/>
          <w:lang w:val="en-US"/>
        </w:rPr>
        <w:t>Cibralic</w:t>
      </w:r>
      <w:proofErr w:type="spellEnd"/>
      <w:r>
        <w:rPr>
          <w:vertAlign w:val="superscript"/>
        </w:rPr>
        <w:t>1,</w:t>
      </w:r>
      <w:r w:rsidRPr="004F1184">
        <w:rPr>
          <w:vertAlign w:val="superscript"/>
        </w:rPr>
        <w:t xml:space="preserve"> </w:t>
      </w:r>
      <w:r w:rsidRPr="00C07DCE">
        <w:rPr>
          <w:vertAlign w:val="superscript"/>
        </w:rPr>
        <w:t>2</w:t>
      </w:r>
      <w:r>
        <w:rPr>
          <w:rFonts w:ascii="Times" w:hAnsi="Times" w:cs="Times"/>
          <w:color w:val="000000"/>
          <w:lang w:val="en-US"/>
        </w:rPr>
        <w:t>, Susan Morgan</w:t>
      </w:r>
      <w:r w:rsidRPr="00C07DCE">
        <w:rPr>
          <w:vertAlign w:val="superscript"/>
        </w:rPr>
        <w:t>2</w:t>
      </w:r>
      <w:r>
        <w:rPr>
          <w:rFonts w:ascii="Times" w:hAnsi="Times" w:cs="Times"/>
          <w:color w:val="000000"/>
          <w:lang w:val="en-US"/>
        </w:rPr>
        <w:t>, Nancy</w:t>
      </w:r>
      <w:ins w:id="0" w:author="Nancy Briggs" w:date="2024-03-21T10:43:00Z">
        <w:r w:rsidR="001420C5">
          <w:rPr>
            <w:rFonts w:ascii="Times" w:hAnsi="Times" w:cs="Times"/>
            <w:color w:val="000000"/>
            <w:lang w:val="en-US"/>
          </w:rPr>
          <w:t xml:space="preserve"> E.</w:t>
        </w:r>
      </w:ins>
      <w:r>
        <w:rPr>
          <w:rFonts w:ascii="Times" w:hAnsi="Times" w:cs="Times"/>
          <w:color w:val="000000"/>
          <w:lang w:val="en-US"/>
        </w:rPr>
        <w:t xml:space="preserve"> Briggs</w:t>
      </w:r>
      <w:r w:rsidRPr="005F41FC">
        <w:rPr>
          <w:rFonts w:ascii="Times" w:hAnsi="Times" w:cs="Times"/>
          <w:color w:val="000000"/>
          <w:vertAlign w:val="superscript"/>
          <w:lang w:val="en-US"/>
        </w:rPr>
        <w:t>7</w:t>
      </w:r>
      <w:r>
        <w:rPr>
          <w:rFonts w:ascii="Times" w:hAnsi="Times" w:cs="Times"/>
          <w:color w:val="000000"/>
          <w:lang w:val="en-US"/>
        </w:rPr>
        <w:t>, Cathy McMahon</w:t>
      </w:r>
      <w:r w:rsidRPr="004F1184">
        <w:rPr>
          <w:rFonts w:ascii="Times" w:hAnsi="Times" w:cs="Times"/>
          <w:color w:val="000000"/>
          <w:vertAlign w:val="superscript"/>
          <w:lang w:val="en-US"/>
        </w:rPr>
        <w:t>4</w:t>
      </w:r>
      <w:r>
        <w:rPr>
          <w:rFonts w:ascii="Times" w:hAnsi="Times" w:cs="Times"/>
          <w:color w:val="000000"/>
          <w:lang w:val="en-US"/>
        </w:rPr>
        <w:t>, Erinn Hawkins</w:t>
      </w:r>
      <w:r w:rsidRPr="004F1184">
        <w:rPr>
          <w:rFonts w:ascii="Times" w:hAnsi="Times" w:cs="Times"/>
          <w:color w:val="000000"/>
          <w:vertAlign w:val="superscript"/>
          <w:lang w:val="en-US"/>
        </w:rPr>
        <w:t>5</w:t>
      </w:r>
      <w:r>
        <w:rPr>
          <w:rFonts w:ascii="Times" w:hAnsi="Times" w:cs="Times"/>
          <w:color w:val="000000"/>
          <w:lang w:val="en-US"/>
        </w:rPr>
        <w:t xml:space="preserve">, </w:t>
      </w:r>
      <w:r w:rsidRPr="00CA5CBF">
        <w:rPr>
          <w:rFonts w:ascii="Times" w:hAnsi="Times" w:cs="Times"/>
          <w:color w:val="000000"/>
          <w:highlight w:val="yellow"/>
          <w:lang w:val="en-US"/>
        </w:rPr>
        <w:t xml:space="preserve">Lindsay </w:t>
      </w:r>
      <w:proofErr w:type="spellStart"/>
      <w:r w:rsidRPr="00CA5CBF">
        <w:rPr>
          <w:rFonts w:ascii="Times" w:hAnsi="Times" w:cs="Times"/>
          <w:color w:val="000000"/>
          <w:highlight w:val="yellow"/>
          <w:lang w:val="en-US"/>
        </w:rPr>
        <w:t>Druskin</w:t>
      </w:r>
      <w:proofErr w:type="spellEnd"/>
      <w:r w:rsidRPr="00CA5CBF">
        <w:rPr>
          <w:rFonts w:ascii="Times" w:hAnsi="Times" w:cs="Times"/>
          <w:color w:val="000000"/>
          <w:highlight w:val="yellow"/>
          <w:lang w:val="en-US"/>
        </w:rPr>
        <w:t xml:space="preserve">, Christopher Owen, Corey </w:t>
      </w:r>
      <w:proofErr w:type="spellStart"/>
      <w:r w:rsidRPr="00CA5CBF">
        <w:rPr>
          <w:rFonts w:ascii="Times" w:hAnsi="Times" w:cs="Times"/>
          <w:color w:val="000000"/>
          <w:highlight w:val="yellow"/>
          <w:lang w:val="en-US"/>
        </w:rPr>
        <w:t>Lieneman</w:t>
      </w:r>
      <w:proofErr w:type="spellEnd"/>
      <w:r w:rsidRPr="00CA5CBF">
        <w:rPr>
          <w:rFonts w:ascii="Times" w:hAnsi="Times" w:cs="Times"/>
          <w:color w:val="000000"/>
          <w:highlight w:val="yellow"/>
          <w:lang w:val="en-US"/>
        </w:rPr>
        <w:t>,</w:t>
      </w:r>
      <w:r w:rsidRPr="00CA5CBF">
        <w:rPr>
          <w:rFonts w:ascii="Times" w:hAnsi="Times" w:cs="Times"/>
          <w:color w:val="000000"/>
          <w:lang w:val="en-US"/>
        </w:rPr>
        <w:t xml:space="preserve"> </w:t>
      </w:r>
      <w:proofErr w:type="spellStart"/>
      <w:r>
        <w:rPr>
          <w:rFonts w:ascii="Times" w:hAnsi="Times" w:cs="Times"/>
          <w:color w:val="000000"/>
          <w:lang w:val="en-US"/>
        </w:rPr>
        <w:t>Valsamma</w:t>
      </w:r>
      <w:proofErr w:type="spellEnd"/>
      <w:r>
        <w:rPr>
          <w:rFonts w:ascii="Times" w:hAnsi="Times" w:cs="Times"/>
          <w:color w:val="000000"/>
          <w:lang w:val="en-US"/>
        </w:rPr>
        <w:t xml:space="preserve"> Eapen</w:t>
      </w:r>
      <w:r w:rsidRPr="004F1184">
        <w:rPr>
          <w:rFonts w:ascii="Times" w:hAnsi="Times" w:cs="Times"/>
          <w:color w:val="000000"/>
          <w:vertAlign w:val="superscript"/>
          <w:lang w:val="en-US"/>
        </w:rPr>
        <w:t>1,3,6</w:t>
      </w:r>
      <w:r>
        <w:rPr>
          <w:rFonts w:ascii="Times" w:hAnsi="Times" w:cs="Times"/>
          <w:color w:val="000000"/>
          <w:lang w:val="en-US"/>
        </w:rPr>
        <w:t>, Anna Huber</w:t>
      </w:r>
      <w:r w:rsidRPr="005F41FC">
        <w:rPr>
          <w:rFonts w:ascii="Times" w:hAnsi="Times" w:cs="Times"/>
          <w:color w:val="000000"/>
          <w:vertAlign w:val="superscript"/>
          <w:lang w:val="en-US"/>
        </w:rPr>
        <w:t>8</w:t>
      </w:r>
      <w:r>
        <w:rPr>
          <w:rFonts w:ascii="Times" w:hAnsi="Times" w:cs="Times"/>
          <w:color w:val="000000"/>
          <w:lang w:val="en-US"/>
        </w:rPr>
        <w:t xml:space="preserve">, Cheryl </w:t>
      </w:r>
      <w:commentRangeStart w:id="1"/>
      <w:r>
        <w:rPr>
          <w:rFonts w:ascii="Times" w:hAnsi="Times" w:cs="Times"/>
          <w:color w:val="000000"/>
          <w:lang w:val="en-US"/>
        </w:rPr>
        <w:t>McNeil</w:t>
      </w:r>
      <w:r w:rsidRPr="005F41FC">
        <w:rPr>
          <w:rFonts w:ascii="Times" w:hAnsi="Times" w:cs="Times"/>
          <w:color w:val="000000"/>
          <w:vertAlign w:val="superscript"/>
          <w:lang w:val="en-US"/>
        </w:rPr>
        <w:t>9</w:t>
      </w:r>
      <w:commentRangeEnd w:id="1"/>
      <w:r>
        <w:rPr>
          <w:rStyle w:val="CommentReference"/>
        </w:rPr>
        <w:commentReference w:id="1"/>
      </w:r>
    </w:p>
    <w:p w14:paraId="3E459284" w14:textId="77777777" w:rsidR="00CA5CBF" w:rsidRDefault="00CA5CBF" w:rsidP="00CA5CBF">
      <w:pPr>
        <w:jc w:val="center"/>
        <w:rPr>
          <w:b/>
        </w:rPr>
      </w:pPr>
    </w:p>
    <w:p w14:paraId="0E12B71C" w14:textId="77777777" w:rsidR="00CA5CBF" w:rsidRPr="004F1184" w:rsidRDefault="00CA5CBF" w:rsidP="00CA5CBF">
      <w:pPr>
        <w:jc w:val="center"/>
        <w:rPr>
          <w:rFonts w:ascii="Times" w:hAnsi="Times" w:cs="Times"/>
          <w:b/>
          <w:color w:val="000000"/>
          <w:lang w:val="en-US"/>
        </w:rPr>
      </w:pPr>
      <w:r w:rsidRPr="004F1184">
        <w:rPr>
          <w:rFonts w:ascii="Times" w:hAnsi="Times" w:cs="Times"/>
          <w:b/>
          <w:color w:val="000000"/>
          <w:lang w:val="en-US"/>
        </w:rPr>
        <w:t>Affiliations</w:t>
      </w:r>
    </w:p>
    <w:p w14:paraId="7F0768E3" w14:textId="77777777" w:rsidR="00CA5CBF" w:rsidRDefault="00CA5CBF" w:rsidP="00CA5CBF">
      <w:pPr>
        <w:contextualSpacing/>
        <w:rPr>
          <w:rFonts w:ascii="Times" w:hAnsi="Times" w:cs="Times"/>
          <w:color w:val="000000"/>
          <w:lang w:val="en-US"/>
        </w:rPr>
      </w:pPr>
    </w:p>
    <w:p w14:paraId="5A4FC3C0" w14:textId="77777777" w:rsidR="00CA5CBF" w:rsidRDefault="00CA5CBF" w:rsidP="00CA5CBF">
      <w:r>
        <w:t>1 University of New South Wales, Kensington, NSW, Australia</w:t>
      </w:r>
    </w:p>
    <w:p w14:paraId="41157D2F" w14:textId="77777777" w:rsidR="00CA5CBF" w:rsidRDefault="00CA5CBF" w:rsidP="00CA5CBF">
      <w:r>
        <w:t>2 Karitane, Carramar, NSW, Australia</w:t>
      </w:r>
    </w:p>
    <w:p w14:paraId="70704525" w14:textId="77777777" w:rsidR="00CA5CBF" w:rsidRDefault="00CA5CBF" w:rsidP="00CA5CBF">
      <w:r>
        <w:t>3 Ingham Institute for Medical Research, Liverpool, NSW, Australia</w:t>
      </w:r>
    </w:p>
    <w:p w14:paraId="1E198AD0" w14:textId="77777777" w:rsidR="00CA5CBF" w:rsidRDefault="00CA5CBF" w:rsidP="00CA5CBF">
      <w:r>
        <w:t>4 Macquarie University, Ryde, NSW, Australia</w:t>
      </w:r>
    </w:p>
    <w:p w14:paraId="54EF1677" w14:textId="77777777" w:rsidR="00CA5CBF" w:rsidRDefault="00CA5CBF" w:rsidP="00CA5CBF">
      <w:r>
        <w:t>5 Griffith University, Gold Coast, Qld, Australia</w:t>
      </w:r>
    </w:p>
    <w:p w14:paraId="733DC951" w14:textId="77777777" w:rsidR="00CA5CBF" w:rsidRDefault="00CA5CBF" w:rsidP="00CA5CBF">
      <w:r>
        <w:t>6 South Western Sydney Local Health District</w:t>
      </w:r>
    </w:p>
    <w:p w14:paraId="24610C75" w14:textId="77777777" w:rsidR="00CA5CBF" w:rsidRDefault="00CA5CBF" w:rsidP="00CA5CBF">
      <w:r>
        <w:t xml:space="preserve">7 </w:t>
      </w:r>
      <w:hyperlink r:id="rId11" w:tooltip="Home" w:history="1">
        <w:r w:rsidRPr="005F41FC">
          <w:t>Mark Wainwright Analytical Centre</w:t>
        </w:r>
      </w:hyperlink>
      <w:r w:rsidRPr="005F41FC">
        <w:t xml:space="preserve">, University of New South Wales, </w:t>
      </w:r>
      <w:r>
        <w:t>Kensington, NSW</w:t>
      </w:r>
      <w:r w:rsidRPr="005F41FC">
        <w:t xml:space="preserve"> Australia</w:t>
      </w:r>
    </w:p>
    <w:p w14:paraId="3A27AADD" w14:textId="77777777" w:rsidR="00CA5CBF" w:rsidRPr="005F41FC" w:rsidRDefault="00CA5CBF" w:rsidP="00CA5CBF">
      <w:r>
        <w:t xml:space="preserve">8 </w:t>
      </w:r>
      <w:r w:rsidRPr="005F41FC">
        <w:t xml:space="preserve">Families </w:t>
      </w:r>
      <w:proofErr w:type="gramStart"/>
      <w:r w:rsidRPr="005F41FC">
        <w:t>In</w:t>
      </w:r>
      <w:proofErr w:type="gramEnd"/>
      <w:r w:rsidRPr="005F41FC">
        <w:t xml:space="preserve"> Mind Psychology</w:t>
      </w:r>
    </w:p>
    <w:p w14:paraId="1ED2A945" w14:textId="77777777" w:rsidR="00CA5CBF" w:rsidRDefault="00CA5CBF" w:rsidP="00CA5CBF">
      <w:r w:rsidRPr="005F41FC">
        <w:t>9 West Virginia University, Morgantown, WV, United States</w:t>
      </w:r>
    </w:p>
    <w:p w14:paraId="12B46C66" w14:textId="77777777" w:rsidR="00CA5CBF" w:rsidRDefault="00CA5CBF" w:rsidP="00CA5CBF"/>
    <w:p w14:paraId="2EAF3E9A" w14:textId="77777777" w:rsidR="00CA5CBF" w:rsidRDefault="00CA5CBF" w:rsidP="00CA5CBF">
      <w:pPr>
        <w:spacing w:line="480" w:lineRule="auto"/>
        <w:rPr>
          <w:rFonts w:ascii="Times" w:hAnsi="Times"/>
          <w:b/>
          <w:i/>
        </w:rPr>
      </w:pPr>
    </w:p>
    <w:p w14:paraId="1401609B" w14:textId="77777777" w:rsidR="00CA5CBF" w:rsidRPr="0083422B" w:rsidRDefault="00CA5CBF" w:rsidP="00CA5CBF">
      <w:pPr>
        <w:spacing w:line="480" w:lineRule="auto"/>
        <w:rPr>
          <w:rFonts w:ascii="Times" w:hAnsi="Times"/>
          <w:b/>
          <w:i/>
        </w:rPr>
      </w:pPr>
      <w:r w:rsidRPr="0083422B">
        <w:rPr>
          <w:rFonts w:ascii="Times" w:hAnsi="Times"/>
          <w:b/>
          <w:i/>
        </w:rPr>
        <w:t>Corresponding author:</w:t>
      </w:r>
    </w:p>
    <w:p w14:paraId="13E3D8CD" w14:textId="77777777" w:rsidR="00CA5CBF" w:rsidRPr="003D6B38" w:rsidRDefault="00CA5CBF" w:rsidP="00CA5CBF">
      <w:pPr>
        <w:spacing w:line="480" w:lineRule="auto"/>
        <w:rPr>
          <w:rFonts w:ascii="Times" w:hAnsi="Times"/>
        </w:rPr>
      </w:pPr>
      <w:r w:rsidRPr="003D6B38">
        <w:rPr>
          <w:rFonts w:ascii="Times" w:hAnsi="Times"/>
        </w:rPr>
        <w:t>Jane Kohlhoff, PhD</w:t>
      </w:r>
    </w:p>
    <w:p w14:paraId="2700F6AF" w14:textId="2741CB5B" w:rsidR="00CA5CBF" w:rsidRPr="003D6B38" w:rsidRDefault="00031C15" w:rsidP="00CA5CBF">
      <w:pPr>
        <w:spacing w:line="480" w:lineRule="auto"/>
        <w:rPr>
          <w:rFonts w:ascii="Times" w:hAnsi="Times"/>
        </w:rPr>
      </w:pPr>
      <w:r>
        <w:rPr>
          <w:rFonts w:ascii="Times" w:hAnsi="Times"/>
        </w:rPr>
        <w:t>Discipline of</w:t>
      </w:r>
      <w:r w:rsidR="00CA5CBF" w:rsidRPr="003D6B38">
        <w:rPr>
          <w:rFonts w:ascii="Times" w:hAnsi="Times"/>
        </w:rPr>
        <w:t xml:space="preserve"> Psychiatry, University of New South Wales</w:t>
      </w:r>
    </w:p>
    <w:p w14:paraId="6B04529E" w14:textId="77777777" w:rsidR="00CA5CBF" w:rsidRPr="003D6B38" w:rsidRDefault="00CA5CBF" w:rsidP="00CA5CBF">
      <w:pPr>
        <w:spacing w:line="480" w:lineRule="auto"/>
        <w:rPr>
          <w:rFonts w:ascii="Times" w:hAnsi="Times"/>
        </w:rPr>
      </w:pPr>
      <w:r w:rsidRPr="003D6B38">
        <w:rPr>
          <w:rFonts w:ascii="Times" w:hAnsi="Times"/>
        </w:rPr>
        <w:t>Karitane, P.O. Box 241, Villawood, NSW, 2163, Australia</w:t>
      </w:r>
    </w:p>
    <w:p w14:paraId="1FE25656" w14:textId="77777777" w:rsidR="00CA5CBF" w:rsidRDefault="00CA5CBF" w:rsidP="00CA5CBF">
      <w:pPr>
        <w:spacing w:line="480" w:lineRule="auto"/>
        <w:rPr>
          <w:rFonts w:ascii="Times" w:hAnsi="Times"/>
        </w:rPr>
      </w:pPr>
      <w:r w:rsidRPr="003D6B38">
        <w:rPr>
          <w:rFonts w:ascii="Times" w:hAnsi="Times"/>
        </w:rPr>
        <w:t xml:space="preserve">Email: </w:t>
      </w:r>
      <w:hyperlink r:id="rId12" w:history="1">
        <w:r w:rsidRPr="00434BEA">
          <w:rPr>
            <w:rStyle w:val="Hyperlink"/>
            <w:rFonts w:ascii="Times" w:hAnsi="Times"/>
          </w:rPr>
          <w:t>jane.kohlhoff@unsw.edu.au</w:t>
        </w:r>
      </w:hyperlink>
      <w:r>
        <w:rPr>
          <w:rStyle w:val="rpc41"/>
          <w:rFonts w:ascii="Times" w:hAnsi="Times"/>
        </w:rPr>
        <w:t xml:space="preserve"> </w:t>
      </w:r>
      <w:r w:rsidRPr="003D6B38">
        <w:rPr>
          <w:rFonts w:ascii="Times" w:hAnsi="Times"/>
        </w:rPr>
        <w:t xml:space="preserve"> </w:t>
      </w:r>
    </w:p>
    <w:p w14:paraId="2A388326" w14:textId="77777777" w:rsidR="00196A56" w:rsidRDefault="00196A56" w:rsidP="00196A56">
      <w:pPr>
        <w:spacing w:line="480" w:lineRule="auto"/>
        <w:contextualSpacing/>
        <w:rPr>
          <w:rFonts w:ascii="Times" w:hAnsi="Times" w:cs="Times"/>
          <w:color w:val="000000"/>
          <w:u w:val="single"/>
          <w:lang w:val="en-US"/>
        </w:rPr>
      </w:pPr>
    </w:p>
    <w:p w14:paraId="550C136F" w14:textId="77777777" w:rsidR="00196A56" w:rsidRPr="00196A56" w:rsidRDefault="00196A56" w:rsidP="00196A56">
      <w:pPr>
        <w:spacing w:line="480" w:lineRule="auto"/>
        <w:contextualSpacing/>
        <w:jc w:val="center"/>
        <w:rPr>
          <w:rFonts w:ascii="Times" w:hAnsi="Times"/>
          <w:b/>
          <w:highlight w:val="yellow"/>
        </w:rPr>
      </w:pPr>
      <w:r w:rsidRPr="00196A56">
        <w:rPr>
          <w:rFonts w:ascii="Times" w:hAnsi="Times"/>
          <w:b/>
          <w:highlight w:val="yellow"/>
        </w:rPr>
        <w:t>Abstract</w:t>
      </w:r>
    </w:p>
    <w:p w14:paraId="4B525FDE" w14:textId="6D1D301B" w:rsidR="00196A56" w:rsidRPr="005937F7" w:rsidRDefault="00196A56" w:rsidP="00196A56">
      <w:pPr>
        <w:spacing w:line="480" w:lineRule="auto"/>
        <w:contextualSpacing/>
        <w:rPr>
          <w:rFonts w:ascii="Times" w:eastAsiaTheme="majorEastAsia" w:hAnsi="Times" w:cstheme="majorBidi"/>
          <w:bCs/>
          <w:color w:val="4472C4" w:themeColor="accent1"/>
          <w:sz w:val="24"/>
          <w:szCs w:val="24"/>
          <w:lang w:val="en-US"/>
        </w:rPr>
      </w:pPr>
      <w:r w:rsidRPr="005937F7">
        <w:rPr>
          <w:rFonts w:ascii="Times" w:hAnsi="Times" w:cs="Times"/>
          <w:b/>
          <w:color w:val="000000"/>
          <w:sz w:val="24"/>
          <w:szCs w:val="24"/>
          <w:lang w:val="en-US"/>
        </w:rPr>
        <w:t>Background.</w:t>
      </w:r>
      <w:r w:rsidRPr="005937F7">
        <w:rPr>
          <w:rFonts w:ascii="Times" w:eastAsiaTheme="majorEastAsia" w:hAnsi="Times" w:cstheme="majorBidi"/>
          <w:bCs/>
          <w:color w:val="4472C4" w:themeColor="accent1"/>
          <w:sz w:val="24"/>
          <w:szCs w:val="24"/>
          <w:lang w:val="en-US"/>
        </w:rPr>
        <w:t xml:space="preserve"> </w:t>
      </w:r>
      <w:r w:rsidRPr="005937F7">
        <w:rPr>
          <w:rFonts w:ascii="Times" w:hAnsi="Times" w:cs="Times"/>
          <w:color w:val="000000"/>
          <w:sz w:val="24"/>
          <w:szCs w:val="24"/>
          <w:lang w:val="en-US"/>
        </w:rPr>
        <w:t xml:space="preserve">Parent Child Interaction Therapy - Toddler is an </w:t>
      </w:r>
      <w:r w:rsidR="00A868AA" w:rsidRPr="005937F7">
        <w:rPr>
          <w:rFonts w:ascii="Times" w:hAnsi="Times" w:cs="Times"/>
          <w:color w:val="000000"/>
          <w:sz w:val="24"/>
          <w:szCs w:val="24"/>
          <w:lang w:val="en-US"/>
        </w:rPr>
        <w:t xml:space="preserve">attachment-informed </w:t>
      </w:r>
      <w:r w:rsidRPr="005937F7">
        <w:rPr>
          <w:rFonts w:ascii="Times" w:hAnsi="Times" w:cs="Times"/>
          <w:color w:val="000000"/>
          <w:sz w:val="24"/>
          <w:szCs w:val="24"/>
          <w:lang w:val="en-US"/>
        </w:rPr>
        <w:t xml:space="preserve">intervention model designed to meet the specific developmental needs of toddlers aged 12-24 months presenting with challenging behaviors. </w:t>
      </w:r>
    </w:p>
    <w:p w14:paraId="3234999F" w14:textId="3009C644" w:rsidR="00196A56" w:rsidRPr="005937F7" w:rsidRDefault="00196A56" w:rsidP="00196A56">
      <w:pPr>
        <w:pStyle w:val="NormalWeb"/>
        <w:spacing w:before="0" w:beforeAutospacing="0" w:after="0" w:afterAutospacing="0" w:line="480" w:lineRule="auto"/>
        <w:contextualSpacing/>
        <w:rPr>
          <w:rFonts w:cs="Times"/>
          <w:color w:val="000000"/>
          <w:sz w:val="24"/>
          <w:szCs w:val="24"/>
          <w:lang w:val="en-US"/>
        </w:rPr>
      </w:pPr>
      <w:r w:rsidRPr="005937F7">
        <w:rPr>
          <w:rFonts w:cs="Times"/>
          <w:b/>
          <w:color w:val="000000"/>
          <w:sz w:val="24"/>
          <w:szCs w:val="24"/>
          <w:lang w:val="en-US"/>
        </w:rPr>
        <w:t>Methods.</w:t>
      </w:r>
      <w:r w:rsidRPr="005937F7">
        <w:rPr>
          <w:rFonts w:cs="Times"/>
          <w:color w:val="000000"/>
          <w:sz w:val="24"/>
          <w:szCs w:val="24"/>
          <w:lang w:val="en-US"/>
        </w:rPr>
        <w:t xml:space="preserve"> This study </w:t>
      </w:r>
      <w:r w:rsidR="00A868AA" w:rsidRPr="005937F7">
        <w:rPr>
          <w:rFonts w:cs="Times"/>
          <w:color w:val="000000"/>
          <w:sz w:val="24"/>
          <w:szCs w:val="24"/>
          <w:lang w:val="en-US"/>
        </w:rPr>
        <w:t>used a</w:t>
      </w:r>
      <w:r w:rsidRPr="005937F7">
        <w:rPr>
          <w:rFonts w:cs="Times"/>
          <w:color w:val="000000"/>
          <w:sz w:val="24"/>
          <w:szCs w:val="24"/>
          <w:lang w:val="en-US"/>
        </w:rPr>
        <w:t xml:space="preserve"> randomized controlled design to evaluate the efficacy of the Parent Child Interaction Therapy - Toddler intervention for children aged 14-24 months with disruptive behaviors. Ninety toddlers with parent-reported disruptive behavior </w:t>
      </w:r>
      <w:r w:rsidR="00A868AA" w:rsidRPr="005937F7">
        <w:rPr>
          <w:rFonts w:cs="Times"/>
          <w:color w:val="000000"/>
          <w:sz w:val="24"/>
          <w:szCs w:val="24"/>
          <w:lang w:val="en-US"/>
        </w:rPr>
        <w:t>were</w:t>
      </w:r>
      <w:r w:rsidRPr="005937F7">
        <w:rPr>
          <w:rFonts w:cs="Times"/>
          <w:color w:val="000000"/>
          <w:sz w:val="24"/>
          <w:szCs w:val="24"/>
          <w:lang w:val="en-US"/>
        </w:rPr>
        <w:t xml:space="preserve"> randomly allocated to Parent Child Interaction Therapy </w:t>
      </w:r>
      <w:r w:rsidR="00A868AA" w:rsidRPr="005937F7">
        <w:rPr>
          <w:rFonts w:cs="Times"/>
          <w:color w:val="000000"/>
          <w:sz w:val="24"/>
          <w:szCs w:val="24"/>
          <w:lang w:val="en-US"/>
        </w:rPr>
        <w:t>–</w:t>
      </w:r>
      <w:r w:rsidRPr="005937F7">
        <w:rPr>
          <w:rFonts w:cs="Times"/>
          <w:color w:val="000000"/>
          <w:sz w:val="24"/>
          <w:szCs w:val="24"/>
          <w:lang w:val="en-US"/>
        </w:rPr>
        <w:t xml:space="preserve"> Toddler</w:t>
      </w:r>
      <w:r w:rsidR="00A868AA" w:rsidRPr="005937F7">
        <w:rPr>
          <w:rFonts w:cs="Times"/>
          <w:color w:val="000000"/>
          <w:sz w:val="24"/>
          <w:szCs w:val="24"/>
          <w:lang w:val="en-US"/>
        </w:rPr>
        <w:t xml:space="preserve"> (intervention)</w:t>
      </w:r>
      <w:r w:rsidRPr="005937F7">
        <w:rPr>
          <w:rFonts w:cs="Times"/>
          <w:color w:val="000000"/>
          <w:sz w:val="24"/>
          <w:szCs w:val="24"/>
          <w:lang w:val="en-US"/>
        </w:rPr>
        <w:t xml:space="preserve">, Circle of Security– </w:t>
      </w:r>
      <w:proofErr w:type="spellStart"/>
      <w:r w:rsidRPr="005937F7">
        <w:rPr>
          <w:rFonts w:cs="Times"/>
          <w:color w:val="000000"/>
          <w:sz w:val="24"/>
          <w:szCs w:val="24"/>
          <w:lang w:val="en-US"/>
        </w:rPr>
        <w:t>Parenting</w:t>
      </w:r>
      <w:r w:rsidRPr="005937F7">
        <w:rPr>
          <w:rFonts w:cs="Times"/>
          <w:color w:val="000000"/>
          <w:sz w:val="24"/>
          <w:szCs w:val="24"/>
          <w:vertAlign w:val="superscript"/>
          <w:lang w:val="en-US"/>
        </w:rPr>
        <w:t>TM</w:t>
      </w:r>
      <w:proofErr w:type="spellEnd"/>
      <w:r w:rsidRPr="005937F7">
        <w:rPr>
          <w:rFonts w:cs="Times"/>
          <w:color w:val="000000"/>
          <w:sz w:val="24"/>
          <w:szCs w:val="24"/>
          <w:lang w:val="en-US"/>
        </w:rPr>
        <w:t xml:space="preserve"> </w:t>
      </w:r>
      <w:r w:rsidR="00A868AA" w:rsidRPr="005937F7">
        <w:rPr>
          <w:rFonts w:cs="Times"/>
          <w:color w:val="000000"/>
          <w:sz w:val="24"/>
          <w:szCs w:val="24"/>
          <w:lang w:val="en-US"/>
        </w:rPr>
        <w:t xml:space="preserve">(active control), </w:t>
      </w:r>
      <w:r w:rsidRPr="005937F7">
        <w:rPr>
          <w:rFonts w:cs="Times"/>
          <w:color w:val="000000"/>
          <w:sz w:val="24"/>
          <w:szCs w:val="24"/>
          <w:lang w:val="en-US"/>
        </w:rPr>
        <w:t xml:space="preserve">or a waitlist </w:t>
      </w:r>
      <w:r w:rsidR="005937F7" w:rsidRPr="005937F7">
        <w:rPr>
          <w:rFonts w:cs="Times"/>
          <w:color w:val="000000"/>
          <w:sz w:val="24"/>
          <w:szCs w:val="24"/>
          <w:lang w:val="en-US"/>
        </w:rPr>
        <w:t xml:space="preserve">(non-treated </w:t>
      </w:r>
      <w:r w:rsidRPr="005937F7">
        <w:rPr>
          <w:rFonts w:cs="Times"/>
          <w:color w:val="000000"/>
          <w:sz w:val="24"/>
          <w:szCs w:val="24"/>
          <w:lang w:val="en-US"/>
        </w:rPr>
        <w:t>control</w:t>
      </w:r>
      <w:r w:rsidR="005937F7" w:rsidRPr="005937F7">
        <w:rPr>
          <w:rFonts w:cs="Times"/>
          <w:color w:val="000000"/>
          <w:sz w:val="24"/>
          <w:szCs w:val="24"/>
          <w:lang w:val="en-US"/>
        </w:rPr>
        <w:t>)</w:t>
      </w:r>
      <w:r w:rsidRPr="005937F7">
        <w:rPr>
          <w:rFonts w:cs="Times"/>
          <w:color w:val="000000"/>
          <w:sz w:val="24"/>
          <w:szCs w:val="24"/>
          <w:lang w:val="en-US"/>
        </w:rPr>
        <w:t xml:space="preserve">. </w:t>
      </w:r>
      <w:r w:rsidR="005937F7" w:rsidRPr="005937F7">
        <w:rPr>
          <w:rFonts w:cs="Times"/>
          <w:color w:val="000000"/>
          <w:sz w:val="24"/>
          <w:szCs w:val="24"/>
          <w:lang w:val="en-US"/>
        </w:rPr>
        <w:t xml:space="preserve">Outcomes were assessed at baseline (Time 1), post treatment/post waitlist (Time 2) and 4-month follow-up (Time 3). </w:t>
      </w:r>
      <w:r w:rsidR="005937F7" w:rsidRPr="005937F7">
        <w:rPr>
          <w:rFonts w:cs="Times"/>
          <w:color w:val="000000"/>
          <w:sz w:val="24"/>
          <w:szCs w:val="24"/>
          <w:highlight w:val="yellow"/>
          <w:lang w:val="en-US"/>
        </w:rPr>
        <w:t xml:space="preserve">Results showed </w:t>
      </w:r>
      <w:r w:rsidRPr="005937F7">
        <w:rPr>
          <w:rFonts w:cs="Times"/>
          <w:color w:val="000000"/>
          <w:sz w:val="24"/>
          <w:szCs w:val="24"/>
          <w:highlight w:val="yellow"/>
          <w:lang w:val="en-US"/>
        </w:rPr>
        <w:t xml:space="preserve">Key parenting capacity outcome variables will include positive and negative parenting, parenting sensitivity, parental sense of competence in managing negative toddler emotions, </w:t>
      </w:r>
      <w:r w:rsidRPr="005937F7">
        <w:rPr>
          <w:rFonts w:cs="Helvetica"/>
          <w:color w:val="000000"/>
          <w:sz w:val="24"/>
          <w:szCs w:val="24"/>
          <w:highlight w:val="yellow"/>
          <w:lang w:val="en-US"/>
        </w:rPr>
        <w:t>parent sense of caregiving helplessness</w:t>
      </w:r>
      <w:r w:rsidRPr="005937F7">
        <w:rPr>
          <w:rFonts w:cs="Times"/>
          <w:color w:val="000000"/>
          <w:sz w:val="24"/>
          <w:szCs w:val="24"/>
          <w:highlight w:val="yellow"/>
          <w:lang w:val="en-US"/>
        </w:rPr>
        <w:t>, parent mentalizing about the child, parent emotion regulation, child abuse potential and parental stress.  Key outcome variables for children will include child social-emotional functioning (initiative, relationship functioning, self-regulation), child emotion regulation, child attachment security, and child behavior.</w:t>
      </w:r>
      <w:r w:rsidRPr="005937F7">
        <w:rPr>
          <w:rFonts w:cs="Times"/>
          <w:color w:val="000000"/>
          <w:sz w:val="24"/>
          <w:szCs w:val="24"/>
          <w:lang w:val="en-US"/>
        </w:rPr>
        <w:t xml:space="preserve"> </w:t>
      </w:r>
    </w:p>
    <w:p w14:paraId="26F637AA" w14:textId="77777777" w:rsidR="00196A56" w:rsidRPr="005937F7" w:rsidRDefault="00196A56" w:rsidP="00196A56">
      <w:pPr>
        <w:spacing w:line="480" w:lineRule="auto"/>
        <w:contextualSpacing/>
        <w:rPr>
          <w:rFonts w:ascii="Times" w:hAnsi="Times" w:cs="Times"/>
          <w:color w:val="000000"/>
          <w:sz w:val="24"/>
          <w:szCs w:val="24"/>
          <w:lang w:val="en-US"/>
        </w:rPr>
      </w:pPr>
      <w:r w:rsidRPr="005937F7">
        <w:rPr>
          <w:rFonts w:ascii="Times" w:hAnsi="Times" w:cs="Times"/>
          <w:b/>
          <w:color w:val="000000"/>
          <w:sz w:val="24"/>
          <w:szCs w:val="24"/>
          <w:lang w:val="en-US"/>
        </w:rPr>
        <w:t>Discussion.</w:t>
      </w:r>
      <w:r w:rsidRPr="005937F7">
        <w:rPr>
          <w:rFonts w:ascii="Times" w:hAnsi="Times" w:cs="Times"/>
          <w:color w:val="000000"/>
          <w:sz w:val="24"/>
          <w:szCs w:val="24"/>
          <w:lang w:val="en-US"/>
        </w:rPr>
        <w:t xml:space="preserve"> Delivered in the early intervention period of toddlerhood, Parent Child Interaction Therapy - Toddler has the potential to bring about significant and lasting changes for children presenting with early onset behavioral issues.</w:t>
      </w:r>
    </w:p>
    <w:p w14:paraId="60E481BE" w14:textId="77777777" w:rsidR="00196A56" w:rsidRPr="004C6B12" w:rsidRDefault="00196A56" w:rsidP="00CA5CBF">
      <w:pPr>
        <w:spacing w:line="480" w:lineRule="auto"/>
        <w:rPr>
          <w:rFonts w:ascii="Times" w:hAnsi="Times"/>
          <w:sz w:val="24"/>
          <w:szCs w:val="24"/>
        </w:rPr>
      </w:pPr>
    </w:p>
    <w:p w14:paraId="0B18D5F8" w14:textId="77777777" w:rsidR="00196A56" w:rsidRPr="004C6B12" w:rsidRDefault="00196A56" w:rsidP="00196A56">
      <w:pPr>
        <w:spacing w:line="480" w:lineRule="auto"/>
        <w:contextualSpacing/>
        <w:rPr>
          <w:rFonts w:ascii="Times" w:hAnsi="Times" w:cs="Helvetica"/>
          <w:color w:val="000000"/>
          <w:sz w:val="24"/>
          <w:szCs w:val="24"/>
        </w:rPr>
      </w:pPr>
      <w:r w:rsidRPr="004C6B12">
        <w:rPr>
          <w:rFonts w:ascii="Times" w:hAnsi="Times" w:cs="Times"/>
          <w:b/>
          <w:color w:val="000000"/>
          <w:sz w:val="24"/>
          <w:szCs w:val="24"/>
          <w:lang w:val="en-US"/>
        </w:rPr>
        <w:t xml:space="preserve">Trial registration. </w:t>
      </w:r>
      <w:r w:rsidRPr="004C6B12">
        <w:rPr>
          <w:rFonts w:ascii="Times" w:hAnsi="Times" w:cs="Helvetica"/>
          <w:color w:val="000000"/>
          <w:sz w:val="24"/>
          <w:szCs w:val="24"/>
        </w:rPr>
        <w:t xml:space="preserve">Australian New Zealand Clinical Trials Registry (ANZCTR), 12618001554257. Registered 24 September 2018 – retrospectively registered, </w:t>
      </w:r>
      <w:hyperlink r:id="rId13" w:history="1">
        <w:r w:rsidRPr="004C6B12">
          <w:rPr>
            <w:rStyle w:val="Hyperlink"/>
            <w:rFonts w:ascii="Times" w:hAnsi="Times" w:cs="Helvetica"/>
            <w:sz w:val="24"/>
            <w:szCs w:val="24"/>
          </w:rPr>
          <w:t>https://anzctr.org.au/Trial/Registration/TrialReview.aspx?ACTRN=12618001554257</w:t>
        </w:r>
      </w:hyperlink>
      <w:r w:rsidRPr="004C6B12">
        <w:rPr>
          <w:rFonts w:ascii="Times" w:hAnsi="Times" w:cs="Helvetica"/>
          <w:color w:val="000000"/>
          <w:sz w:val="24"/>
          <w:szCs w:val="24"/>
        </w:rPr>
        <w:t xml:space="preserve"> </w:t>
      </w:r>
    </w:p>
    <w:p w14:paraId="52D547A3" w14:textId="77777777" w:rsidR="00196A56" w:rsidRPr="004C6B12" w:rsidRDefault="00196A56" w:rsidP="00196A56">
      <w:pPr>
        <w:spacing w:line="480" w:lineRule="auto"/>
        <w:contextualSpacing/>
        <w:rPr>
          <w:rFonts w:ascii="Times" w:hAnsi="Times" w:cs="Helvetica"/>
          <w:color w:val="000000"/>
          <w:sz w:val="24"/>
          <w:szCs w:val="24"/>
        </w:rPr>
      </w:pPr>
      <w:r w:rsidRPr="004C6B12">
        <w:rPr>
          <w:rFonts w:ascii="Times" w:hAnsi="Times" w:cs="Times"/>
          <w:b/>
          <w:color w:val="000000"/>
          <w:sz w:val="24"/>
          <w:szCs w:val="24"/>
          <w:lang w:val="en-US"/>
        </w:rPr>
        <w:lastRenderedPageBreak/>
        <w:t>Key words.</w:t>
      </w:r>
      <w:r w:rsidRPr="004C6B12">
        <w:rPr>
          <w:rFonts w:ascii="Times" w:hAnsi="Times" w:cs="Helvetica"/>
          <w:color w:val="000000"/>
          <w:sz w:val="24"/>
          <w:szCs w:val="24"/>
        </w:rPr>
        <w:t xml:space="preserve"> Toddlers, parent-child interaction therapy – toddlers, circle of security, attachment, disruptive </w:t>
      </w:r>
      <w:proofErr w:type="spellStart"/>
      <w:r w:rsidRPr="004C6B12">
        <w:rPr>
          <w:rFonts w:ascii="Times" w:hAnsi="Times" w:cs="Helvetica"/>
          <w:color w:val="000000"/>
          <w:sz w:val="24"/>
          <w:szCs w:val="24"/>
        </w:rPr>
        <w:t>behaviors</w:t>
      </w:r>
      <w:proofErr w:type="spellEnd"/>
      <w:r w:rsidRPr="004C6B12">
        <w:rPr>
          <w:rFonts w:ascii="Times" w:hAnsi="Times" w:cs="Helvetica"/>
          <w:color w:val="000000"/>
          <w:sz w:val="24"/>
          <w:szCs w:val="24"/>
        </w:rPr>
        <w:t>, emotion regulation.</w:t>
      </w:r>
    </w:p>
    <w:p w14:paraId="23EE6156" w14:textId="5CD71257" w:rsidR="004C6B12" w:rsidRDefault="004C6B12">
      <w:pPr>
        <w:rPr>
          <w:rFonts w:ascii="Times" w:hAnsi="Times"/>
        </w:rPr>
      </w:pPr>
      <w:r>
        <w:rPr>
          <w:rFonts w:ascii="Times" w:hAnsi="Times"/>
        </w:rPr>
        <w:br w:type="page"/>
      </w:r>
    </w:p>
    <w:p w14:paraId="14C2870E" w14:textId="77777777" w:rsidR="004C6B12" w:rsidRPr="004C6B12" w:rsidRDefault="004C6B12" w:rsidP="004C6B12">
      <w:pPr>
        <w:spacing w:line="480" w:lineRule="auto"/>
        <w:contextualSpacing/>
        <w:jc w:val="center"/>
        <w:rPr>
          <w:rFonts w:ascii="Times" w:hAnsi="Times" w:cs="Times"/>
          <w:b/>
          <w:bCs/>
          <w:color w:val="000000"/>
          <w:sz w:val="24"/>
          <w:szCs w:val="24"/>
          <w:lang w:val="en-US"/>
        </w:rPr>
      </w:pPr>
      <w:r w:rsidRPr="004C6B12">
        <w:rPr>
          <w:rFonts w:ascii="Times" w:hAnsi="Times" w:cs="Times"/>
          <w:b/>
          <w:bCs/>
          <w:color w:val="000000"/>
          <w:sz w:val="24"/>
          <w:szCs w:val="24"/>
          <w:lang w:val="en-US"/>
        </w:rPr>
        <w:lastRenderedPageBreak/>
        <w:t xml:space="preserve">A Randomized Controlled Trial comparing Parent Child Interaction Therapy - Toddler, Circle of Security– </w:t>
      </w:r>
      <w:proofErr w:type="spellStart"/>
      <w:r w:rsidRPr="004C6B12">
        <w:rPr>
          <w:rFonts w:ascii="Times" w:hAnsi="Times" w:cs="Times"/>
          <w:b/>
          <w:bCs/>
          <w:color w:val="000000"/>
          <w:sz w:val="24"/>
          <w:szCs w:val="24"/>
          <w:lang w:val="en-US"/>
        </w:rPr>
        <w:t>Parenting</w:t>
      </w:r>
      <w:r w:rsidRPr="004C6B12">
        <w:rPr>
          <w:rFonts w:ascii="Times" w:hAnsi="Times" w:cs="Times"/>
          <w:b/>
          <w:bCs/>
          <w:color w:val="000000"/>
          <w:sz w:val="24"/>
          <w:szCs w:val="24"/>
          <w:vertAlign w:val="superscript"/>
          <w:lang w:val="en-US"/>
        </w:rPr>
        <w:t>TM</w:t>
      </w:r>
      <w:proofErr w:type="spellEnd"/>
      <w:r w:rsidRPr="004C6B12">
        <w:rPr>
          <w:rFonts w:ascii="Times" w:hAnsi="Times" w:cs="Times"/>
          <w:b/>
          <w:bCs/>
          <w:color w:val="000000"/>
          <w:sz w:val="24"/>
          <w:szCs w:val="24"/>
          <w:lang w:val="en-US"/>
        </w:rPr>
        <w:t xml:space="preserve"> and Waitlist controls in the treatment of disruptive behaviors for children aged 14-24 </w:t>
      </w:r>
      <w:proofErr w:type="gramStart"/>
      <w:r w:rsidRPr="004C6B12">
        <w:rPr>
          <w:rFonts w:ascii="Times" w:hAnsi="Times" w:cs="Times"/>
          <w:b/>
          <w:bCs/>
          <w:color w:val="000000"/>
          <w:sz w:val="24"/>
          <w:szCs w:val="24"/>
          <w:lang w:val="en-US"/>
        </w:rPr>
        <w:t>months</w:t>
      </w:r>
      <w:proofErr w:type="gramEnd"/>
    </w:p>
    <w:p w14:paraId="05AC69E3" w14:textId="2C2B3FFB" w:rsidR="004B1EB3" w:rsidRPr="00850473" w:rsidRDefault="005F7F9E" w:rsidP="004C6B12">
      <w:pPr>
        <w:pStyle w:val="NormalWeb"/>
        <w:spacing w:before="0" w:beforeAutospacing="0" w:after="0" w:afterAutospacing="0" w:line="480" w:lineRule="auto"/>
        <w:ind w:firstLine="720"/>
        <w:contextualSpacing/>
        <w:rPr>
          <w:rFonts w:cs="Times"/>
          <w:color w:val="000000"/>
          <w:sz w:val="24"/>
          <w:szCs w:val="24"/>
          <w:lang w:val="en-US"/>
        </w:rPr>
      </w:pPr>
      <w:r w:rsidRPr="00850473">
        <w:rPr>
          <w:rFonts w:cs="Times"/>
          <w:color w:val="000000"/>
          <w:sz w:val="24"/>
          <w:szCs w:val="24"/>
          <w:lang w:val="en-US"/>
        </w:rPr>
        <w:t>Toddlerhood</w:t>
      </w:r>
      <w:r w:rsidR="00C25CE6">
        <w:rPr>
          <w:rFonts w:cs="Times"/>
          <w:color w:val="000000"/>
          <w:sz w:val="24"/>
          <w:szCs w:val="24"/>
          <w:lang w:val="en-US"/>
        </w:rPr>
        <w:t xml:space="preserve">, </w:t>
      </w:r>
      <w:r w:rsidR="004D2D70" w:rsidRPr="00850473">
        <w:rPr>
          <w:rFonts w:cs="Times"/>
          <w:color w:val="000000"/>
          <w:sz w:val="24"/>
          <w:szCs w:val="24"/>
          <w:lang w:val="en-US"/>
        </w:rPr>
        <w:t>defined as the period from around 12 to 30 months of age</w:t>
      </w:r>
      <w:r w:rsidR="00C25CE6">
        <w:rPr>
          <w:rFonts w:cs="Times"/>
          <w:color w:val="000000"/>
          <w:sz w:val="24"/>
          <w:szCs w:val="24"/>
          <w:lang w:val="en-US"/>
        </w:rPr>
        <w:t>,</w:t>
      </w:r>
      <w:r w:rsidR="004D2D70" w:rsidRPr="00850473">
        <w:rPr>
          <w:rFonts w:cs="Times"/>
          <w:color w:val="000000"/>
          <w:sz w:val="24"/>
          <w:szCs w:val="24"/>
          <w:lang w:val="en-US"/>
        </w:rPr>
        <w:t xml:space="preserve"> </w:t>
      </w:r>
      <w:r w:rsidRPr="00850473">
        <w:rPr>
          <w:rFonts w:cs="Times"/>
          <w:color w:val="000000"/>
          <w:sz w:val="24"/>
          <w:szCs w:val="24"/>
          <w:lang w:val="en-US"/>
        </w:rPr>
        <w:t xml:space="preserve">is a unique developmental period </w:t>
      </w:r>
      <w:r w:rsidR="004D2D70" w:rsidRPr="00850473">
        <w:rPr>
          <w:rFonts w:cs="Times"/>
          <w:color w:val="000000"/>
          <w:sz w:val="24"/>
          <w:szCs w:val="24"/>
          <w:lang w:val="en-US"/>
        </w:rPr>
        <w:t>characterized by</w:t>
      </w:r>
      <w:r w:rsidRPr="00850473">
        <w:rPr>
          <w:rFonts w:cs="Times"/>
          <w:color w:val="000000"/>
          <w:sz w:val="24"/>
          <w:szCs w:val="24"/>
          <w:lang w:val="en-US"/>
        </w:rPr>
        <w:t xml:space="preserve"> </w:t>
      </w:r>
      <w:r w:rsidR="00A00D1D">
        <w:rPr>
          <w:rFonts w:cs="Times"/>
          <w:color w:val="000000"/>
          <w:sz w:val="24"/>
          <w:szCs w:val="24"/>
          <w:lang w:val="en-US"/>
        </w:rPr>
        <w:t>increased</w:t>
      </w:r>
      <w:r w:rsidR="00AE3030">
        <w:rPr>
          <w:rFonts w:cs="Times"/>
          <w:color w:val="000000"/>
          <w:sz w:val="24"/>
          <w:szCs w:val="24"/>
          <w:lang w:val="en-US"/>
        </w:rPr>
        <w:t xml:space="preserve"> physical </w:t>
      </w:r>
      <w:r w:rsidRPr="00850473">
        <w:rPr>
          <w:rFonts w:cs="Times"/>
          <w:color w:val="000000"/>
          <w:sz w:val="24"/>
          <w:szCs w:val="24"/>
          <w:lang w:val="en-US"/>
        </w:rPr>
        <w:t>mobility</w:t>
      </w:r>
      <w:r w:rsidR="00AE3030">
        <w:rPr>
          <w:rFonts w:cs="Times"/>
          <w:color w:val="000000"/>
          <w:sz w:val="24"/>
          <w:szCs w:val="24"/>
          <w:lang w:val="en-US"/>
        </w:rPr>
        <w:t xml:space="preserve">, </w:t>
      </w:r>
      <w:r w:rsidRPr="00850473">
        <w:rPr>
          <w:rFonts w:cs="Times"/>
          <w:color w:val="000000"/>
          <w:sz w:val="24"/>
          <w:szCs w:val="24"/>
          <w:lang w:val="en-US"/>
        </w:rPr>
        <w:t>language</w:t>
      </w:r>
      <w:r w:rsidR="004D2D70" w:rsidRPr="00850473">
        <w:rPr>
          <w:rFonts w:cs="Times"/>
          <w:color w:val="000000"/>
          <w:sz w:val="24"/>
          <w:szCs w:val="24"/>
          <w:lang w:val="en-US"/>
        </w:rPr>
        <w:t xml:space="preserve">, </w:t>
      </w:r>
      <w:r w:rsidR="005E4371">
        <w:rPr>
          <w:rFonts w:cs="Times"/>
          <w:color w:val="000000"/>
          <w:sz w:val="24"/>
          <w:szCs w:val="24"/>
          <w:lang w:val="en-US"/>
        </w:rPr>
        <w:t xml:space="preserve">autonomy, and </w:t>
      </w:r>
      <w:r w:rsidR="004D2D70" w:rsidRPr="00850473">
        <w:rPr>
          <w:rFonts w:cs="Times"/>
          <w:color w:val="000000"/>
          <w:sz w:val="24"/>
          <w:szCs w:val="24"/>
          <w:lang w:val="en-US"/>
        </w:rPr>
        <w:t xml:space="preserve">individuation </w:t>
      </w:r>
      <w:r w:rsidR="00840F15">
        <w:rPr>
          <w:rFonts w:cs="Times"/>
          <w:color w:val="000000"/>
          <w:sz w:val="24"/>
          <w:szCs w:val="24"/>
          <w:lang w:val="en-US"/>
        </w:rPr>
        <w:fldChar w:fldCharType="begin"/>
      </w:r>
      <w:r w:rsidR="00720271">
        <w:rPr>
          <w:rFonts w:cs="Times"/>
          <w:color w:val="000000"/>
          <w:sz w:val="24"/>
          <w:szCs w:val="24"/>
          <w:lang w:val="en-US"/>
        </w:rPr>
        <w:instrText xml:space="preserve"> ADDIN EN.CITE &lt;EndNote&gt;&lt;Cite&gt;&lt;Author&gt;Colson&lt;/Author&gt;&lt;Year&gt;1997&lt;/Year&gt;&lt;RecNum&gt;3459&lt;/RecNum&gt;&lt;DisplayText&gt;(Brownell &amp;amp; Kopp, 2010; Colson &amp;amp; Dworkin, 1997)&lt;/DisplayText&gt;&lt;record&gt;&lt;rec-number&gt;3459&lt;/rec-number&gt;&lt;foreign-keys&gt;&lt;key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Pr>
          <w:rFonts w:cs="Times"/>
          <w:color w:val="000000"/>
          <w:sz w:val="24"/>
          <w:szCs w:val="24"/>
          <w:lang w:val="en-US"/>
        </w:rPr>
        <w:fldChar w:fldCharType="separate"/>
      </w:r>
      <w:r w:rsidR="00464962">
        <w:rPr>
          <w:rFonts w:cs="Times"/>
          <w:noProof/>
          <w:color w:val="000000"/>
          <w:sz w:val="24"/>
          <w:szCs w:val="24"/>
          <w:lang w:val="en-US"/>
        </w:rPr>
        <w:t>(Brownell &amp; Kopp, 2010; Colson &amp; Dworkin, 1997)</w:t>
      </w:r>
      <w:r w:rsidR="00840F15">
        <w:rPr>
          <w:rFonts w:cs="Times"/>
          <w:color w:val="000000"/>
          <w:sz w:val="24"/>
          <w:szCs w:val="24"/>
          <w:lang w:val="en-US"/>
        </w:rPr>
        <w:fldChar w:fldCharType="end"/>
      </w:r>
      <w:r w:rsidR="00A00D1D">
        <w:rPr>
          <w:rFonts w:cs="Times"/>
          <w:color w:val="000000"/>
          <w:sz w:val="24"/>
          <w:szCs w:val="24"/>
          <w:lang w:val="en-US"/>
        </w:rPr>
        <w:t xml:space="preserve">. </w:t>
      </w:r>
      <w:r w:rsidR="004D2D70" w:rsidRPr="00850473">
        <w:rPr>
          <w:rFonts w:cs="Times"/>
          <w:color w:val="000000"/>
          <w:sz w:val="24"/>
          <w:szCs w:val="24"/>
          <w:lang w:val="en-US"/>
        </w:rPr>
        <w:t xml:space="preserve">These </w:t>
      </w:r>
      <w:r w:rsidR="00A00D1D">
        <w:rPr>
          <w:rFonts w:cs="Times"/>
          <w:color w:val="000000"/>
          <w:sz w:val="24"/>
          <w:szCs w:val="24"/>
          <w:lang w:val="en-US"/>
        </w:rPr>
        <w:t>key developmental processes</w:t>
      </w:r>
      <w:r w:rsidR="004D2D70" w:rsidRPr="00850473">
        <w:rPr>
          <w:rFonts w:cs="Times"/>
          <w:color w:val="000000"/>
          <w:sz w:val="24"/>
          <w:szCs w:val="24"/>
          <w:lang w:val="en-US"/>
        </w:rPr>
        <w:t xml:space="preserve"> take place</w:t>
      </w:r>
      <w:r w:rsidR="00FC3904">
        <w:rPr>
          <w:rFonts w:cs="Times"/>
          <w:color w:val="000000"/>
          <w:sz w:val="24"/>
          <w:szCs w:val="24"/>
          <w:lang w:val="en-US"/>
        </w:rPr>
        <w:t xml:space="preserve"> </w:t>
      </w:r>
      <w:r w:rsidR="00D400DE">
        <w:rPr>
          <w:rFonts w:cs="Times"/>
          <w:color w:val="000000"/>
          <w:sz w:val="24"/>
          <w:szCs w:val="24"/>
          <w:lang w:val="en-US"/>
        </w:rPr>
        <w:t>at a time when</w:t>
      </w:r>
      <w:r w:rsidR="004D2D70" w:rsidRPr="00850473">
        <w:rPr>
          <w:rFonts w:cs="Times"/>
          <w:color w:val="000000"/>
          <w:sz w:val="24"/>
          <w:szCs w:val="24"/>
          <w:lang w:val="en-US"/>
        </w:rPr>
        <w:t xml:space="preserve"> </w:t>
      </w:r>
      <w:r w:rsidR="00D400DE">
        <w:rPr>
          <w:rFonts w:cs="Times"/>
          <w:color w:val="000000"/>
          <w:sz w:val="24"/>
          <w:szCs w:val="24"/>
          <w:lang w:val="en-US"/>
        </w:rPr>
        <w:t xml:space="preserve">the capacities for </w:t>
      </w:r>
      <w:r w:rsidRPr="00850473">
        <w:rPr>
          <w:rFonts w:cs="Times"/>
          <w:color w:val="000000"/>
          <w:sz w:val="24"/>
          <w:szCs w:val="24"/>
          <w:lang w:val="en-US"/>
        </w:rPr>
        <w:t>emotional</w:t>
      </w:r>
      <w:r w:rsidR="004D2D70" w:rsidRPr="00850473">
        <w:rPr>
          <w:rFonts w:cs="Times"/>
          <w:color w:val="000000"/>
          <w:sz w:val="24"/>
          <w:szCs w:val="24"/>
          <w:lang w:val="en-US"/>
        </w:rPr>
        <w:t xml:space="preserve"> and </w:t>
      </w:r>
      <w:r w:rsidR="00D400DE" w:rsidRPr="00850473">
        <w:rPr>
          <w:rFonts w:cs="Times"/>
          <w:color w:val="000000"/>
          <w:sz w:val="24"/>
          <w:szCs w:val="24"/>
          <w:lang w:val="en-US"/>
        </w:rPr>
        <w:t>behavioral</w:t>
      </w:r>
      <w:r w:rsidRPr="00850473">
        <w:rPr>
          <w:rFonts w:cs="Times"/>
          <w:color w:val="000000"/>
          <w:sz w:val="24"/>
          <w:szCs w:val="24"/>
          <w:lang w:val="en-US"/>
        </w:rPr>
        <w:t xml:space="preserve"> self</w:t>
      </w:r>
      <w:r w:rsidR="004D2D70" w:rsidRPr="00850473">
        <w:rPr>
          <w:rFonts w:cs="Times"/>
          <w:color w:val="000000"/>
          <w:sz w:val="24"/>
          <w:szCs w:val="24"/>
          <w:lang w:val="en-US"/>
        </w:rPr>
        <w:t>-</w:t>
      </w:r>
      <w:r w:rsidRPr="00850473">
        <w:rPr>
          <w:rFonts w:cs="Times"/>
          <w:color w:val="000000"/>
          <w:sz w:val="24"/>
          <w:szCs w:val="24"/>
          <w:lang w:val="en-US"/>
        </w:rPr>
        <w:t>regulation</w:t>
      </w:r>
      <w:r w:rsidR="00D400DE">
        <w:rPr>
          <w:rFonts w:cs="Times"/>
          <w:color w:val="000000"/>
          <w:sz w:val="24"/>
          <w:szCs w:val="24"/>
          <w:lang w:val="en-US"/>
        </w:rPr>
        <w:t xml:space="preserve"> are still developing</w:t>
      </w:r>
      <w:r w:rsidR="0030690F" w:rsidRPr="00850473">
        <w:rPr>
          <w:rFonts w:cs="Times"/>
          <w:color w:val="000000"/>
          <w:sz w:val="24"/>
          <w:szCs w:val="24"/>
          <w:lang w:val="en-US"/>
        </w:rPr>
        <w:t>,</w:t>
      </w:r>
      <w:r w:rsidRPr="00850473">
        <w:rPr>
          <w:rFonts w:cs="Times"/>
          <w:color w:val="000000"/>
          <w:sz w:val="24"/>
          <w:szCs w:val="24"/>
          <w:lang w:val="en-US"/>
        </w:rPr>
        <w:t xml:space="preserve"> </w:t>
      </w:r>
      <w:r w:rsidR="004D2D70" w:rsidRPr="00850473">
        <w:rPr>
          <w:rFonts w:cs="Times"/>
          <w:color w:val="000000"/>
          <w:sz w:val="24"/>
          <w:szCs w:val="24"/>
          <w:lang w:val="en-US"/>
        </w:rPr>
        <w:t xml:space="preserve">and </w:t>
      </w:r>
      <w:r w:rsidR="00D400DE">
        <w:rPr>
          <w:rFonts w:cs="Times"/>
          <w:color w:val="000000"/>
          <w:sz w:val="24"/>
          <w:szCs w:val="24"/>
          <w:lang w:val="en-US"/>
        </w:rPr>
        <w:t xml:space="preserve">when there is </w:t>
      </w:r>
      <w:r w:rsidR="004D2D70" w:rsidRPr="00850473">
        <w:rPr>
          <w:rFonts w:cs="Times"/>
          <w:color w:val="000000"/>
          <w:sz w:val="24"/>
          <w:szCs w:val="24"/>
          <w:lang w:val="en-US"/>
        </w:rPr>
        <w:t xml:space="preserve">ongoing need for physical and emotional </w:t>
      </w:r>
      <w:r w:rsidR="00E561AC">
        <w:rPr>
          <w:rFonts w:cs="Times"/>
          <w:color w:val="000000"/>
          <w:sz w:val="24"/>
          <w:szCs w:val="24"/>
          <w:lang w:val="en-US"/>
        </w:rPr>
        <w:t xml:space="preserve">nurture and </w:t>
      </w:r>
      <w:r w:rsidR="004D2D70" w:rsidRPr="00850473">
        <w:rPr>
          <w:rFonts w:cs="Times"/>
          <w:color w:val="000000"/>
          <w:sz w:val="24"/>
          <w:szCs w:val="24"/>
          <w:lang w:val="en-US"/>
        </w:rPr>
        <w:t xml:space="preserve">protection from key attachment figures </w:t>
      </w:r>
      <w:r w:rsidR="00840F15">
        <w:rPr>
          <w:rFonts w:cs="Times"/>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464962">
        <w:rPr>
          <w:rFonts w:cs="Times"/>
          <w:color w:val="000000"/>
          <w:sz w:val="24"/>
          <w:szCs w:val="24"/>
          <w:lang w:val="en-US"/>
        </w:rPr>
        <w:instrText xml:space="preserve"> ADDIN EN.CITE </w:instrText>
      </w:r>
      <w:r w:rsidR="00464962">
        <w:rPr>
          <w:rFonts w:cs="Times"/>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464962">
        <w:rPr>
          <w:rFonts w:cs="Times"/>
          <w:color w:val="000000"/>
          <w:sz w:val="24"/>
          <w:szCs w:val="24"/>
          <w:lang w:val="en-US"/>
        </w:rPr>
        <w:instrText xml:space="preserve"> ADDIN EN.CITE.DATA </w:instrText>
      </w:r>
      <w:r w:rsidR="00464962">
        <w:rPr>
          <w:rFonts w:cs="Times"/>
          <w:color w:val="000000"/>
          <w:sz w:val="24"/>
          <w:szCs w:val="24"/>
          <w:lang w:val="en-US"/>
        </w:rPr>
      </w:r>
      <w:r w:rsidR="00464962">
        <w:rPr>
          <w:rFonts w:cs="Times"/>
          <w:color w:val="000000"/>
          <w:sz w:val="24"/>
          <w:szCs w:val="24"/>
          <w:lang w:val="en-US"/>
        </w:rPr>
        <w:fldChar w:fldCharType="end"/>
      </w:r>
      <w:r w:rsidR="00840F15">
        <w:rPr>
          <w:rFonts w:cs="Times"/>
          <w:color w:val="000000"/>
          <w:sz w:val="24"/>
          <w:szCs w:val="24"/>
          <w:lang w:val="en-US"/>
        </w:rPr>
      </w:r>
      <w:r w:rsidR="00840F15">
        <w:rPr>
          <w:rFonts w:cs="Times"/>
          <w:color w:val="000000"/>
          <w:sz w:val="24"/>
          <w:szCs w:val="24"/>
          <w:lang w:val="en-US"/>
        </w:rPr>
        <w:fldChar w:fldCharType="separate"/>
      </w:r>
      <w:r w:rsidR="00840F15">
        <w:rPr>
          <w:rFonts w:cs="Times"/>
          <w:noProof/>
          <w:color w:val="000000"/>
          <w:sz w:val="24"/>
          <w:szCs w:val="24"/>
          <w:lang w:val="en-US"/>
        </w:rPr>
        <w:t>(Crockenberg &amp; Leerkes, 1993; Lieberman, 1993; Sroufe, 1995)</w:t>
      </w:r>
      <w:r w:rsidR="00840F15">
        <w:rPr>
          <w:rFonts w:cs="Times"/>
          <w:color w:val="000000"/>
          <w:sz w:val="24"/>
          <w:szCs w:val="24"/>
          <w:lang w:val="en-US"/>
        </w:rPr>
        <w:fldChar w:fldCharType="end"/>
      </w:r>
      <w:r w:rsidR="004D2D70" w:rsidRPr="00850473">
        <w:rPr>
          <w:rFonts w:cs="Times"/>
          <w:color w:val="000000"/>
          <w:sz w:val="24"/>
          <w:szCs w:val="24"/>
          <w:lang w:val="en-US"/>
        </w:rPr>
        <w:t>. As a normative response to the challenges of th</w:t>
      </w:r>
      <w:r w:rsidR="00EF5000">
        <w:rPr>
          <w:rFonts w:cs="Times"/>
          <w:color w:val="000000"/>
          <w:sz w:val="24"/>
          <w:szCs w:val="24"/>
          <w:lang w:val="en-US"/>
        </w:rPr>
        <w:t>is</w:t>
      </w:r>
      <w:r w:rsidR="004D2D70" w:rsidRPr="00850473">
        <w:rPr>
          <w:rFonts w:cs="Times"/>
          <w:color w:val="000000"/>
          <w:sz w:val="24"/>
          <w:szCs w:val="24"/>
          <w:lang w:val="en-US"/>
        </w:rPr>
        <w:t xml:space="preserve"> developmental phase, </w:t>
      </w:r>
      <w:r w:rsidR="00D400DE">
        <w:rPr>
          <w:rFonts w:cs="Times"/>
          <w:color w:val="000000"/>
          <w:sz w:val="24"/>
          <w:szCs w:val="24"/>
          <w:lang w:val="en-US"/>
        </w:rPr>
        <w:t>many</w:t>
      </w:r>
      <w:r w:rsidR="004D2D70" w:rsidRPr="00850473">
        <w:rPr>
          <w:rFonts w:cs="Times"/>
          <w:color w:val="000000"/>
          <w:sz w:val="24"/>
          <w:szCs w:val="24"/>
          <w:lang w:val="en-US"/>
        </w:rPr>
        <w:t xml:space="preserve"> toddlers will</w:t>
      </w:r>
      <w:r w:rsidR="00D400DE">
        <w:rPr>
          <w:rFonts w:cs="Times"/>
          <w:color w:val="000000"/>
          <w:sz w:val="24"/>
          <w:szCs w:val="24"/>
          <w:lang w:val="en-US"/>
        </w:rPr>
        <w:t>,</w:t>
      </w:r>
      <w:r w:rsidR="004D2D70" w:rsidRPr="00850473">
        <w:rPr>
          <w:rFonts w:cs="Times"/>
          <w:color w:val="000000"/>
          <w:sz w:val="24"/>
          <w:szCs w:val="24"/>
          <w:lang w:val="en-US"/>
        </w:rPr>
        <w:t xml:space="preserve"> at </w:t>
      </w:r>
      <w:r w:rsidR="004B6A8E">
        <w:rPr>
          <w:rFonts w:cs="Times"/>
          <w:color w:val="000000"/>
          <w:sz w:val="24"/>
          <w:szCs w:val="24"/>
          <w:lang w:val="en-US"/>
        </w:rPr>
        <w:t>times</w:t>
      </w:r>
      <w:r w:rsidR="00D400DE">
        <w:rPr>
          <w:rFonts w:cs="Times"/>
          <w:color w:val="000000"/>
          <w:sz w:val="24"/>
          <w:szCs w:val="24"/>
          <w:lang w:val="en-US"/>
        </w:rPr>
        <w:t>,</w:t>
      </w:r>
      <w:r w:rsidR="004D2D70" w:rsidRPr="00850473">
        <w:rPr>
          <w:rFonts w:cs="Times"/>
          <w:color w:val="000000"/>
          <w:sz w:val="24"/>
          <w:szCs w:val="24"/>
          <w:lang w:val="en-US"/>
        </w:rPr>
        <w:t xml:space="preserve"> display heightened levels of emotionality, sometimes manifested as ‘tantrums’ and other externalizing behaviors (e.g., </w:t>
      </w:r>
      <w:r w:rsidRPr="00850473">
        <w:rPr>
          <w:rFonts w:cs="Times"/>
          <w:color w:val="000000"/>
          <w:sz w:val="24"/>
          <w:szCs w:val="24"/>
          <w:lang w:val="en-US"/>
        </w:rPr>
        <w:t xml:space="preserve">aggression and </w:t>
      </w:r>
      <w:r w:rsidR="004D2D70" w:rsidRPr="00850473">
        <w:rPr>
          <w:rFonts w:cs="Times"/>
          <w:color w:val="000000"/>
          <w:sz w:val="24"/>
          <w:szCs w:val="24"/>
          <w:lang w:val="en-US"/>
        </w:rPr>
        <w:t xml:space="preserve">non-compliance) </w:t>
      </w:r>
      <w:r w:rsidR="00840F15">
        <w:rPr>
          <w:rFonts w:cs="Times"/>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400DE">
        <w:rPr>
          <w:rFonts w:cs="Times"/>
          <w:color w:val="000000"/>
          <w:sz w:val="24"/>
          <w:szCs w:val="24"/>
          <w:lang w:val="en-US"/>
        </w:rPr>
        <w:instrText xml:space="preserve"> ADDIN EN.CITE </w:instrText>
      </w:r>
      <w:r w:rsidR="00D400DE">
        <w:rPr>
          <w:rFonts w:cs="Times"/>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400DE">
        <w:rPr>
          <w:rFonts w:cs="Times"/>
          <w:color w:val="000000"/>
          <w:sz w:val="24"/>
          <w:szCs w:val="24"/>
          <w:lang w:val="en-US"/>
        </w:rPr>
        <w:instrText xml:space="preserve"> ADDIN EN.CITE.DATA </w:instrText>
      </w:r>
      <w:r w:rsidR="00D400DE">
        <w:rPr>
          <w:rFonts w:cs="Times"/>
          <w:color w:val="000000"/>
          <w:sz w:val="24"/>
          <w:szCs w:val="24"/>
          <w:lang w:val="en-US"/>
        </w:rPr>
      </w:r>
      <w:r w:rsidR="00D400DE">
        <w:rPr>
          <w:rFonts w:cs="Times"/>
          <w:color w:val="000000"/>
          <w:sz w:val="24"/>
          <w:szCs w:val="24"/>
          <w:lang w:val="en-US"/>
        </w:rPr>
        <w:fldChar w:fldCharType="end"/>
      </w:r>
      <w:r w:rsidR="00840F15">
        <w:rPr>
          <w:rFonts w:cs="Times"/>
          <w:color w:val="000000"/>
          <w:sz w:val="24"/>
          <w:szCs w:val="24"/>
          <w:lang w:val="en-US"/>
        </w:rPr>
      </w:r>
      <w:r w:rsidR="00840F15">
        <w:rPr>
          <w:rFonts w:cs="Times"/>
          <w:color w:val="000000"/>
          <w:sz w:val="24"/>
          <w:szCs w:val="24"/>
          <w:lang w:val="en-US"/>
        </w:rPr>
        <w:fldChar w:fldCharType="separate"/>
      </w:r>
      <w:r w:rsidR="00720271">
        <w:rPr>
          <w:rFonts w:cs="Times"/>
          <w:noProof/>
          <w:color w:val="000000"/>
          <w:sz w:val="24"/>
          <w:szCs w:val="24"/>
          <w:lang w:val="en-US"/>
        </w:rPr>
        <w:t>(Colson &amp; Dworkin, 1997; Giesbrecht et al., 2010; Hoffenaar &amp; Overbeek, 2022; Österman &amp; Björkqvist, 2010)</w:t>
      </w:r>
      <w:r w:rsidR="00840F15">
        <w:rPr>
          <w:rFonts w:cs="Times"/>
          <w:color w:val="000000"/>
          <w:sz w:val="24"/>
          <w:szCs w:val="24"/>
          <w:lang w:val="en-US"/>
        </w:rPr>
        <w:fldChar w:fldCharType="end"/>
      </w:r>
      <w:r w:rsidR="004D2D70" w:rsidRPr="00850473">
        <w:rPr>
          <w:rFonts w:cs="Times"/>
          <w:color w:val="000000"/>
          <w:sz w:val="24"/>
          <w:szCs w:val="24"/>
          <w:lang w:val="en-US"/>
        </w:rPr>
        <w:t>.</w:t>
      </w:r>
      <w:r w:rsidR="004C6B12">
        <w:rPr>
          <w:rFonts w:cs="Times"/>
          <w:color w:val="000000"/>
          <w:sz w:val="24"/>
          <w:szCs w:val="24"/>
          <w:lang w:val="en-US"/>
        </w:rPr>
        <w:t xml:space="preserve"> </w:t>
      </w:r>
      <w:r w:rsidR="004B1EB3" w:rsidRPr="00850473">
        <w:rPr>
          <w:rFonts w:cs="Times"/>
          <w:color w:val="000000"/>
          <w:sz w:val="24"/>
          <w:szCs w:val="24"/>
          <w:lang w:val="en-US"/>
        </w:rPr>
        <w:t>While</w:t>
      </w:r>
      <w:r w:rsidR="004D2D70" w:rsidRPr="00850473">
        <w:rPr>
          <w:rFonts w:cs="Times"/>
          <w:color w:val="000000"/>
          <w:sz w:val="24"/>
          <w:szCs w:val="24"/>
          <w:lang w:val="en-US"/>
        </w:rPr>
        <w:t xml:space="preserve"> </w:t>
      </w:r>
      <w:r w:rsidR="00D400DE">
        <w:rPr>
          <w:rFonts w:cs="Times"/>
          <w:color w:val="000000"/>
          <w:sz w:val="24"/>
          <w:szCs w:val="24"/>
          <w:lang w:val="en-US"/>
        </w:rPr>
        <w:t>such</w:t>
      </w:r>
      <w:r w:rsidR="004B1EB3" w:rsidRPr="00850473">
        <w:rPr>
          <w:rFonts w:cs="Times"/>
          <w:color w:val="000000"/>
          <w:sz w:val="24"/>
          <w:szCs w:val="24"/>
          <w:lang w:val="en-US"/>
        </w:rPr>
        <w:t xml:space="preserve"> </w:t>
      </w:r>
      <w:r w:rsidR="004D2D70" w:rsidRPr="00850473">
        <w:rPr>
          <w:rFonts w:cs="Times"/>
          <w:color w:val="000000"/>
          <w:sz w:val="24"/>
          <w:szCs w:val="24"/>
          <w:lang w:val="en-US"/>
        </w:rPr>
        <w:t>difficulties</w:t>
      </w:r>
      <w:r w:rsidRPr="00850473">
        <w:rPr>
          <w:rFonts w:cs="Times"/>
          <w:color w:val="000000"/>
          <w:sz w:val="24"/>
          <w:szCs w:val="24"/>
          <w:lang w:val="en-US"/>
        </w:rPr>
        <w:t xml:space="preserve"> </w:t>
      </w:r>
      <w:r w:rsidR="00D400DE">
        <w:rPr>
          <w:rFonts w:cs="Times"/>
          <w:color w:val="000000"/>
          <w:sz w:val="24"/>
          <w:szCs w:val="24"/>
          <w:lang w:val="en-US"/>
        </w:rPr>
        <w:t>usually</w:t>
      </w:r>
      <w:r w:rsidR="004B1EB3" w:rsidRPr="00850473">
        <w:rPr>
          <w:rFonts w:cs="Times"/>
          <w:color w:val="000000"/>
          <w:sz w:val="24"/>
          <w:szCs w:val="24"/>
          <w:lang w:val="en-US"/>
        </w:rPr>
        <w:t xml:space="preserve"> </w:t>
      </w:r>
      <w:r w:rsidRPr="00850473">
        <w:rPr>
          <w:rFonts w:cs="Times"/>
          <w:color w:val="000000"/>
          <w:sz w:val="24"/>
          <w:szCs w:val="24"/>
          <w:lang w:val="en-US"/>
        </w:rPr>
        <w:t>resolve naturally</w:t>
      </w:r>
      <w:r w:rsidR="004D2D70" w:rsidRPr="00850473">
        <w:rPr>
          <w:rFonts w:cs="Times"/>
          <w:color w:val="000000"/>
          <w:sz w:val="24"/>
          <w:szCs w:val="24"/>
          <w:lang w:val="en-US"/>
        </w:rPr>
        <w:t xml:space="preserve"> </w:t>
      </w:r>
      <w:r w:rsidR="004B1EB3" w:rsidRPr="00850473">
        <w:rPr>
          <w:rFonts w:cs="Times"/>
          <w:color w:val="000000"/>
          <w:sz w:val="24"/>
          <w:szCs w:val="24"/>
          <w:lang w:val="en-US"/>
        </w:rPr>
        <w:t>across the</w:t>
      </w:r>
      <w:r w:rsidR="004D2D70" w:rsidRPr="00850473">
        <w:rPr>
          <w:rFonts w:cs="Times"/>
          <w:color w:val="000000"/>
          <w:sz w:val="24"/>
          <w:szCs w:val="24"/>
          <w:lang w:val="en-US"/>
        </w:rPr>
        <w:t xml:space="preserve"> </w:t>
      </w:r>
      <w:r w:rsidR="004B1EB3" w:rsidRPr="00850473">
        <w:rPr>
          <w:rFonts w:cs="Times"/>
          <w:color w:val="000000"/>
          <w:sz w:val="24"/>
          <w:szCs w:val="24"/>
          <w:lang w:val="en-US"/>
        </w:rPr>
        <w:t xml:space="preserve">transition into the pre-school years </w:t>
      </w:r>
      <w:r w:rsidR="00840F15">
        <w:rPr>
          <w:rFonts w:cs="Times"/>
          <w:color w:val="000000"/>
          <w:sz w:val="24"/>
          <w:szCs w:val="24"/>
          <w:lang w:val="en-US"/>
        </w:rPr>
        <w:fldChar w:fldCharType="begin"/>
      </w:r>
      <w:r w:rsidR="00464962">
        <w:rPr>
          <w:rFonts w:cs="Times"/>
          <w:color w:val="000000"/>
          <w:sz w:val="24"/>
          <w:szCs w:val="24"/>
          <w:lang w:val="en-US"/>
        </w:rPr>
        <w:instrText xml:space="preserve"> ADDIN EN.CITE &lt;EndNote&gt;&lt;Cite&gt;&lt;Author&gt;Tremblay&lt;/Author&gt;&lt;Year&gt;2000&lt;/Year&gt;&lt;RecNum&gt;1270&lt;/RecNum&gt;&lt;DisplayText&gt;(Tremblay, 2000)&lt;/DisplayText&gt;&lt;record&gt;&lt;rec-number&gt;1270&lt;/rec-number&gt;&lt;foreign-keys&gt;&lt;key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Pr>
          <w:rFonts w:cs="Times"/>
          <w:color w:val="000000"/>
          <w:sz w:val="24"/>
          <w:szCs w:val="24"/>
          <w:lang w:val="en-US"/>
        </w:rPr>
        <w:fldChar w:fldCharType="separate"/>
      </w:r>
      <w:r w:rsidR="00840F15">
        <w:rPr>
          <w:rFonts w:cs="Times"/>
          <w:noProof/>
          <w:color w:val="000000"/>
          <w:sz w:val="24"/>
          <w:szCs w:val="24"/>
          <w:lang w:val="en-US"/>
        </w:rPr>
        <w:t>(Tremblay, 2000)</w:t>
      </w:r>
      <w:r w:rsidR="00840F15">
        <w:rPr>
          <w:rFonts w:cs="Times"/>
          <w:color w:val="000000"/>
          <w:sz w:val="24"/>
          <w:szCs w:val="24"/>
          <w:lang w:val="en-US"/>
        </w:rPr>
        <w:fldChar w:fldCharType="end"/>
      </w:r>
      <w:r w:rsidRPr="00850473">
        <w:rPr>
          <w:rFonts w:cs="Times"/>
          <w:color w:val="000000"/>
          <w:sz w:val="24"/>
          <w:szCs w:val="24"/>
          <w:lang w:val="en-US"/>
        </w:rPr>
        <w:t xml:space="preserve">, </w:t>
      </w:r>
      <w:r w:rsidR="004B1EB3" w:rsidRPr="00850473">
        <w:rPr>
          <w:rFonts w:cs="Times"/>
          <w:color w:val="000000"/>
          <w:sz w:val="24"/>
          <w:szCs w:val="24"/>
          <w:lang w:val="en-US"/>
        </w:rPr>
        <w:t xml:space="preserve">for a small proportion of children, </w:t>
      </w:r>
      <w:r w:rsidR="00D400DE">
        <w:rPr>
          <w:rFonts w:cs="Times"/>
          <w:color w:val="000000"/>
          <w:sz w:val="24"/>
          <w:szCs w:val="24"/>
          <w:lang w:val="en-US"/>
        </w:rPr>
        <w:t>difficulties</w:t>
      </w:r>
      <w:r w:rsidR="004B1EB3" w:rsidRPr="00850473">
        <w:rPr>
          <w:rFonts w:cs="Times"/>
          <w:color w:val="000000"/>
          <w:sz w:val="24"/>
          <w:szCs w:val="24"/>
          <w:lang w:val="en-US"/>
        </w:rPr>
        <w:t xml:space="preserve"> persist and </w:t>
      </w:r>
      <w:r w:rsidR="00FC3904">
        <w:rPr>
          <w:rFonts w:cs="Times"/>
          <w:color w:val="000000"/>
          <w:sz w:val="24"/>
          <w:szCs w:val="24"/>
          <w:lang w:val="en-US"/>
        </w:rPr>
        <w:t>represent</w:t>
      </w:r>
      <w:r w:rsidR="004B1EB3" w:rsidRPr="00850473">
        <w:rPr>
          <w:rFonts w:cs="Times"/>
          <w:color w:val="000000"/>
          <w:sz w:val="24"/>
          <w:szCs w:val="24"/>
          <w:lang w:val="en-US"/>
        </w:rPr>
        <w:t xml:space="preserve"> the start of a </w:t>
      </w:r>
      <w:r w:rsidR="004B1EB3" w:rsidRPr="00E63B17">
        <w:rPr>
          <w:rFonts w:cs="Times"/>
          <w:color w:val="000000"/>
          <w:sz w:val="24"/>
          <w:szCs w:val="24"/>
          <w:lang w:val="en-US"/>
        </w:rPr>
        <w:t xml:space="preserve">pathway to mental health challenges </w:t>
      </w:r>
      <w:r w:rsidR="00196A56" w:rsidRPr="00E63B17">
        <w:rPr>
          <w:rFonts w:cs="Times"/>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400DE" w:rsidRPr="00E63B17">
        <w:rPr>
          <w:rFonts w:cs="Times"/>
          <w:color w:val="000000"/>
          <w:sz w:val="24"/>
          <w:szCs w:val="24"/>
          <w:lang w:val="en-US"/>
        </w:rPr>
        <w:instrText xml:space="preserve"> ADDIN EN.CITE </w:instrText>
      </w:r>
      <w:r w:rsidR="00D400DE" w:rsidRPr="00E63B17">
        <w:rPr>
          <w:rFonts w:cs="Times"/>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400DE" w:rsidRPr="00E63B17">
        <w:rPr>
          <w:rFonts w:cs="Times"/>
          <w:color w:val="000000"/>
          <w:sz w:val="24"/>
          <w:szCs w:val="24"/>
          <w:lang w:val="en-US"/>
        </w:rPr>
        <w:instrText xml:space="preserve"> ADDIN EN.CITE.DATA </w:instrText>
      </w:r>
      <w:r w:rsidR="00D400DE" w:rsidRPr="00E63B17">
        <w:rPr>
          <w:rFonts w:cs="Times"/>
          <w:color w:val="000000"/>
          <w:sz w:val="24"/>
          <w:szCs w:val="24"/>
          <w:lang w:val="en-US"/>
        </w:rPr>
      </w:r>
      <w:r w:rsidR="00D400DE" w:rsidRPr="00E63B17">
        <w:rPr>
          <w:rFonts w:cs="Times"/>
          <w:color w:val="000000"/>
          <w:sz w:val="24"/>
          <w:szCs w:val="24"/>
          <w:lang w:val="en-US"/>
        </w:rPr>
        <w:fldChar w:fldCharType="end"/>
      </w:r>
      <w:r w:rsidR="00196A56" w:rsidRPr="00E63B17">
        <w:rPr>
          <w:rFonts w:cs="Times"/>
          <w:color w:val="000000"/>
          <w:sz w:val="24"/>
          <w:szCs w:val="24"/>
          <w:lang w:val="en-US"/>
        </w:rPr>
      </w:r>
      <w:r w:rsidR="00196A56" w:rsidRPr="00E63B17">
        <w:rPr>
          <w:rFonts w:cs="Times"/>
          <w:color w:val="000000"/>
          <w:sz w:val="24"/>
          <w:szCs w:val="24"/>
          <w:lang w:val="en-US"/>
        </w:rPr>
        <w:fldChar w:fldCharType="separate"/>
      </w:r>
      <w:r w:rsidR="00D400DE" w:rsidRPr="00E63B17">
        <w:rPr>
          <w:rFonts w:cs="Times"/>
          <w:noProof/>
          <w:color w:val="000000"/>
          <w:sz w:val="24"/>
          <w:szCs w:val="24"/>
          <w:lang w:val="en-US"/>
        </w:rPr>
        <w:t>(Asmussen et al., 2023; Broidy et al., 2003; Campbell et al., 2000; Campbell et al., 2006; Côté et al., 2006; Hoyniak et al., 2023; Otto et al., 2021)</w:t>
      </w:r>
      <w:r w:rsidR="00196A56" w:rsidRPr="00E63B17">
        <w:rPr>
          <w:rFonts w:cs="Times"/>
          <w:color w:val="000000"/>
          <w:sz w:val="24"/>
          <w:szCs w:val="24"/>
          <w:lang w:val="en-US"/>
        </w:rPr>
        <w:fldChar w:fldCharType="end"/>
      </w:r>
      <w:r w:rsidR="00EF5000" w:rsidRPr="00E63B17">
        <w:rPr>
          <w:rFonts w:cs="Times"/>
          <w:color w:val="000000"/>
          <w:sz w:val="24"/>
          <w:szCs w:val="24"/>
          <w:lang w:val="en-US"/>
        </w:rPr>
        <w:t>.</w:t>
      </w:r>
      <w:r w:rsidRPr="00850473">
        <w:rPr>
          <w:rFonts w:cs="Times"/>
          <w:color w:val="000000"/>
          <w:sz w:val="24"/>
          <w:szCs w:val="24"/>
          <w:lang w:val="en-US"/>
        </w:rPr>
        <w:t xml:space="preserve"> </w:t>
      </w:r>
    </w:p>
    <w:p w14:paraId="230C3C15" w14:textId="442EE122" w:rsidR="001B69F7" w:rsidRDefault="00F95FC2" w:rsidP="00BB1339">
      <w:pPr>
        <w:pStyle w:val="NormalWeb"/>
        <w:spacing w:before="0" w:beforeAutospacing="0" w:after="0" w:afterAutospacing="0" w:line="480" w:lineRule="auto"/>
        <w:ind w:firstLine="720"/>
        <w:contextualSpacing/>
        <w:rPr>
          <w:noProof/>
          <w:sz w:val="24"/>
          <w:szCs w:val="24"/>
        </w:rPr>
      </w:pPr>
      <w:r w:rsidRPr="004B1EB3">
        <w:rPr>
          <w:rFonts w:cs="Times"/>
          <w:color w:val="000000"/>
          <w:sz w:val="24"/>
          <w:szCs w:val="24"/>
          <w:lang w:val="en-US"/>
        </w:rPr>
        <w:t>While various genetic</w:t>
      </w:r>
      <w:r w:rsidRPr="004B1EB3">
        <w:rPr>
          <w:sz w:val="24"/>
          <w:szCs w:val="24"/>
        </w:rPr>
        <w:t xml:space="preserve">, social, and temperament pathways </w:t>
      </w:r>
      <w:r w:rsidR="004B1EB3" w:rsidRPr="004B1EB3">
        <w:rPr>
          <w:sz w:val="24"/>
          <w:szCs w:val="24"/>
        </w:rPr>
        <w:t xml:space="preserve">to </w:t>
      </w:r>
      <w:r w:rsidR="004B1EB3" w:rsidRPr="004B1EB3">
        <w:rPr>
          <w:rFonts w:cs="Times"/>
          <w:color w:val="000000"/>
          <w:sz w:val="24"/>
          <w:szCs w:val="24"/>
          <w:lang w:val="en-US"/>
        </w:rPr>
        <w:t>behavioral difficulties in early childhood have been proposed</w:t>
      </w:r>
      <w:r w:rsidR="00AE6BE5">
        <w:rPr>
          <w:rFonts w:cs="Times"/>
          <w:color w:val="000000"/>
          <w:sz w:val="24"/>
          <w:szCs w:val="24"/>
          <w:lang w:val="en-US"/>
        </w:rPr>
        <w:t xml:space="preserve"> </w:t>
      </w:r>
      <w:r w:rsidR="00A868AA">
        <w:rPr>
          <w:rFonts w:cs="Times"/>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720271">
        <w:rPr>
          <w:rFonts w:cs="Times"/>
          <w:color w:val="000000"/>
          <w:sz w:val="24"/>
          <w:szCs w:val="24"/>
          <w:lang w:val="en-US"/>
        </w:rPr>
        <w:instrText xml:space="preserve"> ADDIN EN.CITE </w:instrText>
      </w:r>
      <w:r w:rsidR="00720271">
        <w:rPr>
          <w:rFonts w:cs="Times"/>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720271">
        <w:rPr>
          <w:rFonts w:cs="Times"/>
          <w:color w:val="000000"/>
          <w:sz w:val="24"/>
          <w:szCs w:val="24"/>
          <w:lang w:val="en-US"/>
        </w:rPr>
        <w:instrText xml:space="preserve"> ADDIN EN.CITE.DATA </w:instrText>
      </w:r>
      <w:r w:rsidR="00720271">
        <w:rPr>
          <w:rFonts w:cs="Times"/>
          <w:color w:val="000000"/>
          <w:sz w:val="24"/>
          <w:szCs w:val="24"/>
          <w:lang w:val="en-US"/>
        </w:rPr>
      </w:r>
      <w:r w:rsidR="00720271">
        <w:rPr>
          <w:rFonts w:cs="Times"/>
          <w:color w:val="000000"/>
          <w:sz w:val="24"/>
          <w:szCs w:val="24"/>
          <w:lang w:val="en-US"/>
        </w:rPr>
        <w:fldChar w:fldCharType="end"/>
      </w:r>
      <w:r w:rsidR="00A868AA">
        <w:rPr>
          <w:rFonts w:cs="Times"/>
          <w:color w:val="000000"/>
          <w:sz w:val="24"/>
          <w:szCs w:val="24"/>
          <w:lang w:val="en-US"/>
        </w:rPr>
      </w:r>
      <w:r w:rsidR="00A868AA">
        <w:rPr>
          <w:rFonts w:cs="Times"/>
          <w:color w:val="000000"/>
          <w:sz w:val="24"/>
          <w:szCs w:val="24"/>
          <w:lang w:val="en-US"/>
        </w:rPr>
        <w:fldChar w:fldCharType="separate"/>
      </w:r>
      <w:r w:rsidR="00720271">
        <w:rPr>
          <w:rFonts w:cs="Times"/>
          <w:noProof/>
          <w:color w:val="000000"/>
          <w:sz w:val="24"/>
          <w:szCs w:val="24"/>
          <w:lang w:val="en-US"/>
        </w:rPr>
        <w:t>(Frick &amp; Viding, 2009; Kohlhoff et al., 2022; Loeber et al., 2009)</w:t>
      </w:r>
      <w:r w:rsidR="00A868AA">
        <w:rPr>
          <w:rFonts w:cs="Times"/>
          <w:color w:val="000000"/>
          <w:sz w:val="24"/>
          <w:szCs w:val="24"/>
          <w:lang w:val="en-US"/>
        </w:rPr>
        <w:fldChar w:fldCharType="end"/>
      </w:r>
      <w:r w:rsidR="005F7F9E" w:rsidRPr="004B1EB3">
        <w:rPr>
          <w:rFonts w:eastAsia="Calibri" w:cs="Times"/>
          <w:bCs/>
          <w:sz w:val="24"/>
          <w:szCs w:val="24"/>
        </w:rPr>
        <w:t>, o</w:t>
      </w:r>
      <w:r w:rsidRPr="004B1EB3">
        <w:rPr>
          <w:rFonts w:eastAsia="Calibri" w:cs="Times"/>
          <w:bCs/>
          <w:sz w:val="24"/>
          <w:szCs w:val="24"/>
        </w:rPr>
        <w:t xml:space="preserve">ne </w:t>
      </w:r>
      <w:ins w:id="2" w:author="Nancy Briggs" w:date="2024-03-21T10:47:00Z">
        <w:r w:rsidR="0045747D">
          <w:rPr>
            <w:rFonts w:eastAsia="Calibri" w:cs="Times"/>
            <w:bCs/>
            <w:sz w:val="24"/>
            <w:szCs w:val="24"/>
          </w:rPr>
          <w:t xml:space="preserve">of </w:t>
        </w:r>
      </w:ins>
      <w:r w:rsidRPr="004B1EB3">
        <w:rPr>
          <w:rFonts w:eastAsia="Calibri" w:cs="Times"/>
          <w:bCs/>
          <w:sz w:val="24"/>
          <w:szCs w:val="24"/>
        </w:rPr>
        <w:t xml:space="preserve">the strongest </w:t>
      </w:r>
      <w:r w:rsidR="004B1EB3" w:rsidRPr="004B1EB3">
        <w:rPr>
          <w:rFonts w:eastAsia="Calibri" w:cs="Times"/>
          <w:bCs/>
          <w:sz w:val="24"/>
          <w:szCs w:val="24"/>
        </w:rPr>
        <w:t xml:space="preserve">known </w:t>
      </w:r>
      <w:r w:rsidRPr="004B1EB3">
        <w:rPr>
          <w:rFonts w:eastAsia="Calibri" w:cs="Times"/>
          <w:bCs/>
          <w:sz w:val="24"/>
          <w:szCs w:val="24"/>
        </w:rPr>
        <w:t xml:space="preserve">predictors </w:t>
      </w:r>
      <w:r w:rsidR="0002788A">
        <w:rPr>
          <w:rFonts w:eastAsia="Calibri" w:cs="Times"/>
          <w:bCs/>
          <w:sz w:val="24"/>
          <w:szCs w:val="24"/>
        </w:rPr>
        <w:t xml:space="preserve">of persistent behavioural issues in early childhood </w:t>
      </w:r>
      <w:r w:rsidRPr="004B1EB3">
        <w:rPr>
          <w:sz w:val="24"/>
          <w:szCs w:val="24"/>
        </w:rPr>
        <w:t>is the qua</w:t>
      </w:r>
      <w:r w:rsidRPr="00BB1339">
        <w:rPr>
          <w:sz w:val="24"/>
          <w:szCs w:val="24"/>
        </w:rPr>
        <w:t xml:space="preserve">lity of the early caregiving environment </w:t>
      </w:r>
      <w:r w:rsidRPr="00BB1339">
        <w:rPr>
          <w:sz w:val="24"/>
          <w:szCs w:val="24"/>
        </w:rPr>
        <w:fldChar w:fldCharType="begin"/>
      </w:r>
      <w:r w:rsidR="00720271" w:rsidRPr="00BB1339">
        <w:rPr>
          <w:sz w:val="24"/>
          <w:szCs w:val="24"/>
        </w:rPr>
        <w:instrText xml:space="preserve"> ADDIN EN.CITE &lt;EndNote&gt;&lt;Cite&gt;&lt;Author&gt;Scully&lt;/Author&gt;&lt;Year&gt;2020&lt;/Year&gt;&lt;RecNum&gt;2014&lt;/RecNum&gt;&lt;DisplayText&gt;(Scully et al., 2020)&lt;/DisplayText&gt;&lt;record&gt;&lt;rec-number&gt;2014&lt;/rec-number&gt;&lt;foreign-keys&gt;&lt;key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BB1339">
        <w:rPr>
          <w:sz w:val="24"/>
          <w:szCs w:val="24"/>
        </w:rPr>
        <w:fldChar w:fldCharType="separate"/>
      </w:r>
      <w:r w:rsidR="00720271" w:rsidRPr="00BB1339">
        <w:rPr>
          <w:noProof/>
          <w:sz w:val="24"/>
          <w:szCs w:val="24"/>
        </w:rPr>
        <w:t>(Scully et al., 2020)</w:t>
      </w:r>
      <w:r w:rsidRPr="00BB1339">
        <w:rPr>
          <w:sz w:val="24"/>
          <w:szCs w:val="24"/>
        </w:rPr>
        <w:fldChar w:fldCharType="end"/>
      </w:r>
      <w:r w:rsidR="00D400DE" w:rsidRPr="00BB1339">
        <w:rPr>
          <w:sz w:val="24"/>
          <w:szCs w:val="24"/>
        </w:rPr>
        <w:t xml:space="preserve">. In particular, </w:t>
      </w:r>
      <w:r w:rsidR="00A00D1D" w:rsidRPr="00BB1339">
        <w:rPr>
          <w:sz w:val="24"/>
          <w:szCs w:val="24"/>
        </w:rPr>
        <w:t xml:space="preserve">evidence suggests that </w:t>
      </w:r>
      <w:r w:rsidR="00BB1339" w:rsidRPr="00BB1339">
        <w:rPr>
          <w:sz w:val="24"/>
          <w:szCs w:val="24"/>
        </w:rPr>
        <w:t>receiving</w:t>
      </w:r>
      <w:r w:rsidR="00974991" w:rsidRPr="00BB1339">
        <w:rPr>
          <w:sz w:val="24"/>
          <w:szCs w:val="24"/>
        </w:rPr>
        <w:t xml:space="preserve"> </w:t>
      </w:r>
      <w:r w:rsidR="00850473" w:rsidRPr="00BB1339">
        <w:rPr>
          <w:rFonts w:eastAsia="Arial" w:cs="Arial"/>
          <w:sz w:val="24"/>
          <w:szCs w:val="24"/>
        </w:rPr>
        <w:t>sensitive</w:t>
      </w:r>
      <w:r w:rsidR="00E561AC" w:rsidRPr="00BB1339">
        <w:rPr>
          <w:rFonts w:eastAsia="Arial" w:cs="Arial"/>
          <w:sz w:val="24"/>
          <w:szCs w:val="24"/>
        </w:rPr>
        <w:t xml:space="preserve"> </w:t>
      </w:r>
      <w:r w:rsidR="00850473" w:rsidRPr="00BB1339">
        <w:rPr>
          <w:rFonts w:eastAsia="Arial" w:cs="Arial"/>
          <w:sz w:val="24"/>
          <w:szCs w:val="24"/>
        </w:rPr>
        <w:t>caregiving</w:t>
      </w:r>
      <w:r w:rsidR="00BB1339" w:rsidRPr="00BB1339">
        <w:rPr>
          <w:rFonts w:eastAsia="Arial" w:cs="Arial"/>
          <w:sz w:val="24"/>
          <w:szCs w:val="24"/>
        </w:rPr>
        <w:t xml:space="preserve"> from a primary attachment figure</w:t>
      </w:r>
      <w:r w:rsidR="00974991" w:rsidRPr="00BB1339">
        <w:rPr>
          <w:rFonts w:eastAsia="Arial" w:cs="Arial"/>
          <w:sz w:val="24"/>
          <w:szCs w:val="24"/>
        </w:rPr>
        <w:t>, defined as the capacity to notice and correctly interpret the child’s signals and to respond contingently</w:t>
      </w:r>
      <w:r w:rsidR="00974991" w:rsidRPr="00BB1339">
        <w:rPr>
          <w:rFonts w:cs="Times"/>
          <w:color w:val="000000"/>
          <w:sz w:val="24"/>
          <w:szCs w:val="24"/>
          <w:lang w:val="en-US"/>
        </w:rPr>
        <w:t xml:space="preserve">, </w:t>
      </w:r>
      <w:r w:rsidR="00A00D1D" w:rsidRPr="00BB1339">
        <w:rPr>
          <w:rFonts w:eastAsia="Arial" w:cs="Arial"/>
          <w:sz w:val="24"/>
          <w:szCs w:val="24"/>
        </w:rPr>
        <w:t>is key</w:t>
      </w:r>
      <w:r w:rsidR="00A00D1D">
        <w:rPr>
          <w:rFonts w:eastAsia="Arial" w:cs="Arial"/>
          <w:sz w:val="24"/>
          <w:szCs w:val="24"/>
        </w:rPr>
        <w:t xml:space="preserve"> </w:t>
      </w:r>
      <w:r w:rsidR="00A868AA">
        <w:rPr>
          <w:rFonts w:eastAsia="Arial" w:cs="Arial"/>
          <w:sz w:val="24"/>
          <w:szCs w:val="24"/>
        </w:rPr>
        <w:fldChar w:fldCharType="begin"/>
      </w:r>
      <w:r w:rsidR="00720271">
        <w:rPr>
          <w:rFonts w:eastAsia="Arial" w:cs="Arial"/>
          <w:sz w:val="24"/>
          <w:szCs w:val="24"/>
        </w:rPr>
        <w:instrText xml:space="preserve"> ADDIN EN.CITE &lt;EndNote&gt;&lt;Cite&gt;&lt;Author&gt;Deans&lt;/Author&gt;&lt;Year&gt;2020&lt;/Year&gt;&lt;RecNum&gt;3463&lt;/RecNum&gt;&lt;DisplayText&gt;(Cooke et al., 2022; Deans, 2020)&lt;/DisplayText&gt;&lt;record&gt;&lt;rec-number&gt;3463&lt;/rec-number&gt;&lt;foreign-keys&gt;&lt;key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Pr>
          <w:rFonts w:eastAsia="Arial" w:cs="Arial"/>
          <w:sz w:val="24"/>
          <w:szCs w:val="24"/>
        </w:rPr>
        <w:fldChar w:fldCharType="separate"/>
      </w:r>
      <w:r w:rsidR="00720271">
        <w:rPr>
          <w:rFonts w:eastAsia="Arial" w:cs="Arial"/>
          <w:noProof/>
          <w:sz w:val="24"/>
          <w:szCs w:val="24"/>
        </w:rPr>
        <w:t>(Cooke et al., 2022; Deans, 2020)</w:t>
      </w:r>
      <w:r w:rsidR="00A868AA">
        <w:rPr>
          <w:rFonts w:eastAsia="Arial" w:cs="Arial"/>
          <w:sz w:val="24"/>
          <w:szCs w:val="24"/>
        </w:rPr>
        <w:fldChar w:fldCharType="end"/>
      </w:r>
      <w:r w:rsidR="004B1EB3" w:rsidRPr="004B1EB3">
        <w:rPr>
          <w:sz w:val="24"/>
          <w:szCs w:val="24"/>
        </w:rPr>
        <w:t>.</w:t>
      </w:r>
      <w:r w:rsidR="004B1EB3" w:rsidRPr="004B1EB3">
        <w:rPr>
          <w:rFonts w:cs="Times"/>
          <w:color w:val="000000"/>
          <w:sz w:val="24"/>
          <w:szCs w:val="24"/>
          <w:lang w:val="en-US"/>
        </w:rPr>
        <w:t xml:space="preserve"> </w:t>
      </w:r>
      <w:r w:rsidR="004B1EB3" w:rsidRPr="00850473">
        <w:rPr>
          <w:rFonts w:cs="Times"/>
          <w:color w:val="000000"/>
          <w:sz w:val="24"/>
          <w:szCs w:val="24"/>
          <w:lang w:val="en-US"/>
        </w:rPr>
        <w:t xml:space="preserve">According to </w:t>
      </w:r>
      <w:r w:rsidR="004B1EB3" w:rsidRPr="00850473">
        <w:rPr>
          <w:rFonts w:eastAsia="Arial" w:cs="Arial"/>
          <w:sz w:val="24"/>
          <w:szCs w:val="24"/>
        </w:rPr>
        <w:t>a</w:t>
      </w:r>
      <w:r w:rsidR="00585E9A" w:rsidRPr="00850473">
        <w:rPr>
          <w:rFonts w:eastAsia="Arial" w:cs="Arial"/>
          <w:sz w:val="24"/>
          <w:szCs w:val="24"/>
        </w:rPr>
        <w:t>ttachment</w:t>
      </w:r>
      <w:r w:rsidR="00585E9A" w:rsidRPr="004B1EB3">
        <w:rPr>
          <w:rFonts w:eastAsia="Arial" w:cs="Arial"/>
          <w:sz w:val="24"/>
          <w:szCs w:val="24"/>
        </w:rPr>
        <w:t xml:space="preserve"> </w:t>
      </w:r>
      <w:r w:rsidR="00585E9A" w:rsidRPr="004B1EB3">
        <w:rPr>
          <w:rFonts w:eastAsia="Arial" w:cs="Arial"/>
          <w:sz w:val="24"/>
          <w:szCs w:val="24"/>
        </w:rPr>
        <w:lastRenderedPageBreak/>
        <w:t>theory</w:t>
      </w:r>
      <w:r w:rsidR="004B1EB3" w:rsidRPr="004B1EB3">
        <w:rPr>
          <w:rFonts w:eastAsia="Arial" w:cs="Arial"/>
          <w:sz w:val="24"/>
          <w:szCs w:val="24"/>
        </w:rPr>
        <w:t>,</w:t>
      </w:r>
      <w:r w:rsidR="00585E9A" w:rsidRPr="004B1EB3">
        <w:rPr>
          <w:rFonts w:eastAsia="Arial" w:cs="Arial"/>
          <w:sz w:val="24"/>
          <w:szCs w:val="24"/>
        </w:rPr>
        <w:t xml:space="preserve"> sensitive</w:t>
      </w:r>
      <w:r w:rsidR="00B2310C">
        <w:rPr>
          <w:rFonts w:eastAsia="Arial" w:cs="Arial"/>
          <w:sz w:val="24"/>
          <w:szCs w:val="24"/>
        </w:rPr>
        <w:t xml:space="preserve"> </w:t>
      </w:r>
      <w:r w:rsidR="00585E9A" w:rsidRPr="004B1EB3">
        <w:rPr>
          <w:rFonts w:eastAsia="Arial" w:cs="Arial"/>
          <w:sz w:val="24"/>
          <w:szCs w:val="24"/>
        </w:rPr>
        <w:t xml:space="preserve">caregiving </w:t>
      </w:r>
      <w:r w:rsidR="00850473">
        <w:rPr>
          <w:rFonts w:eastAsia="Arial" w:cs="Arial"/>
          <w:sz w:val="24"/>
          <w:szCs w:val="24"/>
        </w:rPr>
        <w:t xml:space="preserve">in the earliest months and years of life </w:t>
      </w:r>
      <w:r w:rsidR="004B1EB3" w:rsidRPr="004B1EB3">
        <w:rPr>
          <w:rFonts w:eastAsia="Arial" w:cs="Arial"/>
          <w:sz w:val="24"/>
          <w:szCs w:val="24"/>
        </w:rPr>
        <w:t>leads to the establishment of</w:t>
      </w:r>
      <w:r w:rsidR="00585E9A" w:rsidRPr="004B1EB3">
        <w:rPr>
          <w:rFonts w:eastAsia="Arial" w:cs="Arial"/>
          <w:sz w:val="24"/>
          <w:szCs w:val="24"/>
        </w:rPr>
        <w:t xml:space="preserve"> </w:t>
      </w:r>
      <w:r w:rsidR="004B1EB3" w:rsidRPr="004B1EB3">
        <w:rPr>
          <w:rFonts w:eastAsia="Arial" w:cs="Arial"/>
          <w:sz w:val="24"/>
          <w:szCs w:val="24"/>
        </w:rPr>
        <w:t>a</w:t>
      </w:r>
      <w:r w:rsidR="00585E9A" w:rsidRPr="004B1EB3">
        <w:rPr>
          <w:rFonts w:eastAsia="Arial" w:cs="Arial"/>
          <w:sz w:val="24"/>
          <w:szCs w:val="24"/>
        </w:rPr>
        <w:t xml:space="preserve"> ‘secure’ </w:t>
      </w:r>
      <w:r w:rsidR="004B1EB3" w:rsidRPr="004B1EB3">
        <w:rPr>
          <w:rFonts w:eastAsia="Arial" w:cs="Arial"/>
          <w:sz w:val="24"/>
          <w:szCs w:val="24"/>
        </w:rPr>
        <w:t xml:space="preserve">caregiver-child </w:t>
      </w:r>
      <w:r w:rsidR="00585E9A" w:rsidRPr="004B1EB3">
        <w:rPr>
          <w:rFonts w:eastAsia="Arial" w:cs="Arial"/>
          <w:sz w:val="24"/>
          <w:szCs w:val="24"/>
        </w:rPr>
        <w:t xml:space="preserve">attachment </w:t>
      </w:r>
      <w:r w:rsidR="00585E9A" w:rsidRPr="0030690F">
        <w:rPr>
          <w:rFonts w:eastAsia="Arial" w:cs="Arial"/>
          <w:sz w:val="24"/>
          <w:szCs w:val="24"/>
        </w:rPr>
        <w:t>relationship</w:t>
      </w:r>
      <w:r w:rsidR="00850473">
        <w:rPr>
          <w:rFonts w:eastAsia="Arial" w:cs="Arial"/>
          <w:sz w:val="24"/>
          <w:szCs w:val="24"/>
        </w:rPr>
        <w:t xml:space="preserve"> in which the </w:t>
      </w:r>
      <w:r w:rsidR="00AE6BE5">
        <w:rPr>
          <w:rFonts w:eastAsia="Arial" w:cs="Arial"/>
          <w:sz w:val="24"/>
          <w:szCs w:val="24"/>
        </w:rPr>
        <w:t>child</w:t>
      </w:r>
      <w:r w:rsidR="00850473">
        <w:rPr>
          <w:rFonts w:eastAsia="Arial" w:cs="Arial"/>
          <w:sz w:val="24"/>
          <w:szCs w:val="24"/>
        </w:rPr>
        <w:t xml:space="preserve"> develops</w:t>
      </w:r>
      <w:r w:rsidR="0030690F" w:rsidRPr="0030690F">
        <w:rPr>
          <w:rFonts w:eastAsia="Arial" w:cs="Arial"/>
          <w:sz w:val="24"/>
          <w:szCs w:val="24"/>
        </w:rPr>
        <w:t xml:space="preserve"> an internal working model or ‘representation’ of the caregiver as </w:t>
      </w:r>
      <w:r w:rsidR="00AE6BE5">
        <w:rPr>
          <w:rFonts w:eastAsia="Arial" w:cs="Arial"/>
          <w:sz w:val="24"/>
          <w:szCs w:val="24"/>
        </w:rPr>
        <w:t xml:space="preserve">a </w:t>
      </w:r>
      <w:r w:rsidR="0030690F" w:rsidRPr="0030690F">
        <w:rPr>
          <w:rFonts w:eastAsia="Arial" w:cs="Arial"/>
          <w:sz w:val="24"/>
          <w:szCs w:val="24"/>
        </w:rPr>
        <w:t xml:space="preserve">reliable </w:t>
      </w:r>
      <w:r w:rsidR="00AE6BE5">
        <w:rPr>
          <w:rFonts w:eastAsia="Arial" w:cs="Arial"/>
          <w:sz w:val="24"/>
          <w:szCs w:val="24"/>
        </w:rPr>
        <w:t xml:space="preserve">‘secure base’ from which they can </w:t>
      </w:r>
      <w:r w:rsidR="0030690F" w:rsidRPr="0030690F">
        <w:rPr>
          <w:rFonts w:eastAsia="Arial" w:cs="Arial"/>
          <w:sz w:val="24"/>
          <w:szCs w:val="24"/>
        </w:rPr>
        <w:t xml:space="preserve">confidently explore the environment and new relationships, and </w:t>
      </w:r>
      <w:r w:rsidR="00356078">
        <w:rPr>
          <w:rFonts w:eastAsia="Arial" w:cs="Arial"/>
          <w:sz w:val="24"/>
          <w:szCs w:val="24"/>
        </w:rPr>
        <w:t xml:space="preserve">a ‘safe haven’ to which they can </w:t>
      </w:r>
      <w:r w:rsidR="00AE6BE5">
        <w:rPr>
          <w:rFonts w:eastAsia="Arial" w:cs="Arial"/>
          <w:sz w:val="24"/>
          <w:szCs w:val="24"/>
        </w:rPr>
        <w:t xml:space="preserve">return for </w:t>
      </w:r>
      <w:r w:rsidR="00AE6BE5" w:rsidRPr="0030690F">
        <w:rPr>
          <w:rFonts w:eastAsia="Arial" w:cs="Arial"/>
          <w:sz w:val="24"/>
          <w:szCs w:val="24"/>
        </w:rPr>
        <w:t xml:space="preserve">comfort </w:t>
      </w:r>
      <w:r w:rsidR="00AE6BE5">
        <w:rPr>
          <w:rFonts w:eastAsia="Arial" w:cs="Arial"/>
          <w:sz w:val="24"/>
          <w:szCs w:val="24"/>
        </w:rPr>
        <w:t>when required</w:t>
      </w:r>
      <w:r w:rsidR="00356078">
        <w:rPr>
          <w:rFonts w:eastAsia="Arial" w:cs="Arial"/>
          <w:sz w:val="24"/>
          <w:szCs w:val="24"/>
        </w:rPr>
        <w:t xml:space="preserve"> </w:t>
      </w:r>
      <w:r w:rsidR="00A868AA">
        <w:rPr>
          <w:rFonts w:eastAsia="Arial" w:cs="Arial"/>
          <w:sz w:val="24"/>
          <w:szCs w:val="24"/>
        </w:rPr>
        <w:fldChar w:fldCharType="begin"/>
      </w:r>
      <w:r w:rsidR="00464962">
        <w:rPr>
          <w:rFonts w:eastAsia="Arial" w:cs="Arial"/>
          <w:sz w:val="24"/>
          <w:szCs w:val="24"/>
        </w:rPr>
        <w:instrText xml:space="preserve"> ADDIN EN.CITE &lt;EndNote&gt;&lt;Cite&gt;&lt;Author&gt;Bowlby&lt;/Author&gt;&lt;Year&gt;1988&lt;/Year&gt;&lt;RecNum&gt;63&lt;/RecNum&gt;&lt;DisplayText&gt;(Bowlby, 1988)&lt;/DisplayText&gt;&lt;record&gt;&lt;rec-number&gt;63&lt;/rec-number&gt;&lt;foreign-keys&gt;&lt;key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Pr>
          <w:rFonts w:eastAsia="Arial" w:cs="Arial"/>
          <w:sz w:val="24"/>
          <w:szCs w:val="24"/>
        </w:rPr>
        <w:fldChar w:fldCharType="separate"/>
      </w:r>
      <w:r w:rsidR="00A868AA">
        <w:rPr>
          <w:rFonts w:eastAsia="Arial" w:cs="Arial"/>
          <w:noProof/>
          <w:sz w:val="24"/>
          <w:szCs w:val="24"/>
        </w:rPr>
        <w:t>(Bowlby, 1988)</w:t>
      </w:r>
      <w:r w:rsidR="00A868AA">
        <w:rPr>
          <w:rFonts w:eastAsia="Arial" w:cs="Arial"/>
          <w:sz w:val="24"/>
          <w:szCs w:val="24"/>
        </w:rPr>
        <w:fldChar w:fldCharType="end"/>
      </w:r>
      <w:r w:rsidR="00A868AA">
        <w:rPr>
          <w:rFonts w:eastAsia="Arial" w:cs="Arial"/>
          <w:sz w:val="24"/>
          <w:szCs w:val="24"/>
        </w:rPr>
        <w:t>.</w:t>
      </w:r>
      <w:r w:rsidR="00850473">
        <w:rPr>
          <w:rFonts w:eastAsia="Arial" w:cs="Arial"/>
          <w:sz w:val="24"/>
          <w:szCs w:val="24"/>
        </w:rPr>
        <w:t xml:space="preserve"> I</w:t>
      </w:r>
      <w:r w:rsidR="00AE6BE5">
        <w:rPr>
          <w:rFonts w:eastAsia="Arial" w:cs="Arial"/>
          <w:sz w:val="24"/>
          <w:szCs w:val="24"/>
        </w:rPr>
        <w:t xml:space="preserve">t is in the context of this relationship that the </w:t>
      </w:r>
      <w:r w:rsidR="007E5C27">
        <w:rPr>
          <w:rFonts w:eastAsia="Arial" w:cs="Arial"/>
          <w:sz w:val="24"/>
          <w:szCs w:val="24"/>
        </w:rPr>
        <w:t>c</w:t>
      </w:r>
      <w:r w:rsidR="00AE6BE5">
        <w:rPr>
          <w:rFonts w:eastAsia="Arial" w:cs="Arial"/>
          <w:sz w:val="24"/>
          <w:szCs w:val="24"/>
        </w:rPr>
        <w:t>apacit</w:t>
      </w:r>
      <w:r w:rsidR="007E5C27">
        <w:rPr>
          <w:rFonts w:eastAsia="Arial" w:cs="Arial"/>
          <w:sz w:val="24"/>
          <w:szCs w:val="24"/>
        </w:rPr>
        <w:t>ies</w:t>
      </w:r>
      <w:r w:rsidR="00AE6BE5">
        <w:rPr>
          <w:rFonts w:eastAsia="Arial" w:cs="Arial"/>
          <w:sz w:val="24"/>
          <w:szCs w:val="24"/>
        </w:rPr>
        <w:t xml:space="preserve"> for</w:t>
      </w:r>
      <w:r w:rsidR="00585E9A" w:rsidRPr="0030690F">
        <w:rPr>
          <w:rFonts w:eastAsia="Arial" w:cs="Arial"/>
          <w:sz w:val="24"/>
          <w:szCs w:val="24"/>
        </w:rPr>
        <w:t xml:space="preserve"> </w:t>
      </w:r>
      <w:r w:rsidR="00BB1339" w:rsidRPr="0030690F">
        <w:rPr>
          <w:rFonts w:eastAsia="Arial" w:cs="Arial"/>
          <w:sz w:val="24"/>
          <w:szCs w:val="24"/>
        </w:rPr>
        <w:t>behavioural</w:t>
      </w:r>
      <w:r w:rsidR="00585E9A" w:rsidRPr="0030690F">
        <w:rPr>
          <w:rFonts w:eastAsia="Arial" w:cs="Arial"/>
          <w:sz w:val="24"/>
          <w:szCs w:val="24"/>
        </w:rPr>
        <w:t xml:space="preserve"> and </w:t>
      </w:r>
      <w:r w:rsidR="00585E9A" w:rsidRPr="00356078">
        <w:rPr>
          <w:rFonts w:eastAsia="Arial" w:cs="Arial"/>
          <w:sz w:val="24"/>
          <w:szCs w:val="24"/>
        </w:rPr>
        <w:t>emotional control</w:t>
      </w:r>
      <w:r w:rsidR="0030690F" w:rsidRPr="00356078">
        <w:rPr>
          <w:rFonts w:eastAsia="Arial" w:cs="Arial"/>
          <w:sz w:val="24"/>
          <w:szCs w:val="24"/>
        </w:rPr>
        <w:t xml:space="preserve"> </w:t>
      </w:r>
      <w:r w:rsidR="007E5C27">
        <w:rPr>
          <w:rFonts w:eastAsia="Arial" w:cs="Arial"/>
          <w:sz w:val="24"/>
          <w:szCs w:val="24"/>
        </w:rPr>
        <w:t xml:space="preserve">develop </w:t>
      </w:r>
      <w:r w:rsidR="00A868AA">
        <w:rPr>
          <w:rFonts w:eastAsia="Arial" w:cs="Arial"/>
          <w:sz w:val="24"/>
          <w:szCs w:val="24"/>
        </w:rPr>
        <w:fldChar w:fldCharType="begin"/>
      </w:r>
      <w:r w:rsidR="00464962">
        <w:rPr>
          <w:rFonts w:eastAsia="Arial" w:cs="Arial"/>
          <w:sz w:val="24"/>
          <w:szCs w:val="24"/>
        </w:rPr>
        <w:instrText xml:space="preserve"> ADDIN EN.CITE &lt;EndNote&gt;&lt;Cite&gt;&lt;Author&gt;Sroufe&lt;/Author&gt;&lt;Year&gt;2005&lt;/Year&gt;&lt;RecNum&gt;80&lt;/RecNum&gt;&lt;DisplayText&gt;(Sroufe et al., 2005)&lt;/DisplayText&gt;&lt;record&gt;&lt;rec-number&gt;80&lt;/rec-number&gt;&lt;foreign-keys&gt;&lt;key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Pr>
          <w:rFonts w:eastAsia="Arial" w:cs="Arial"/>
          <w:sz w:val="24"/>
          <w:szCs w:val="24"/>
        </w:rPr>
        <w:fldChar w:fldCharType="separate"/>
      </w:r>
      <w:r w:rsidR="00A868AA">
        <w:rPr>
          <w:rFonts w:eastAsia="Arial" w:cs="Arial"/>
          <w:noProof/>
          <w:sz w:val="24"/>
          <w:szCs w:val="24"/>
        </w:rPr>
        <w:t>(Sroufe et al., 2005)</w:t>
      </w:r>
      <w:r w:rsidR="00A868AA">
        <w:rPr>
          <w:rFonts w:eastAsia="Arial" w:cs="Arial"/>
          <w:sz w:val="24"/>
          <w:szCs w:val="24"/>
        </w:rPr>
        <w:fldChar w:fldCharType="end"/>
      </w:r>
      <w:r w:rsidR="00585E9A" w:rsidRPr="00356078">
        <w:rPr>
          <w:rFonts w:eastAsia="Arial" w:cs="Arial"/>
          <w:sz w:val="24"/>
          <w:szCs w:val="24"/>
        </w:rPr>
        <w:t xml:space="preserve">. In contrast, children who </w:t>
      </w:r>
      <w:r w:rsidR="0030690F" w:rsidRPr="00356078">
        <w:rPr>
          <w:rFonts w:eastAsia="Arial" w:cs="Arial"/>
          <w:sz w:val="24"/>
          <w:szCs w:val="24"/>
        </w:rPr>
        <w:t>receive</w:t>
      </w:r>
      <w:r w:rsidR="00585E9A" w:rsidRPr="00356078">
        <w:rPr>
          <w:rFonts w:eastAsia="Arial" w:cs="Arial"/>
          <w:sz w:val="24"/>
          <w:szCs w:val="24"/>
        </w:rPr>
        <w:t xml:space="preserve"> insensitive, unresponsive</w:t>
      </w:r>
      <w:r w:rsidR="00F34405">
        <w:rPr>
          <w:rFonts w:eastAsia="Arial" w:cs="Arial"/>
          <w:sz w:val="24"/>
          <w:szCs w:val="24"/>
        </w:rPr>
        <w:t>,</w:t>
      </w:r>
      <w:r w:rsidR="00585E9A" w:rsidRPr="00356078">
        <w:rPr>
          <w:rFonts w:eastAsia="Arial" w:cs="Arial"/>
          <w:sz w:val="24"/>
          <w:szCs w:val="24"/>
        </w:rPr>
        <w:t xml:space="preserve"> or inconsistent</w:t>
      </w:r>
      <w:r w:rsidR="00585E9A" w:rsidRPr="00356078">
        <w:rPr>
          <w:noProof/>
          <w:sz w:val="24"/>
          <w:szCs w:val="24"/>
        </w:rPr>
        <w:t xml:space="preserve"> </w:t>
      </w:r>
      <w:r w:rsidR="00585E9A" w:rsidRPr="00356078">
        <w:rPr>
          <w:rFonts w:eastAsia="Arial" w:cs="Arial"/>
          <w:sz w:val="24"/>
          <w:szCs w:val="24"/>
        </w:rPr>
        <w:t xml:space="preserve">caregiving in the early years </w:t>
      </w:r>
      <w:r w:rsidR="00B2310C">
        <w:rPr>
          <w:rFonts w:eastAsia="Arial" w:cs="Arial"/>
          <w:sz w:val="24"/>
          <w:szCs w:val="24"/>
        </w:rPr>
        <w:t xml:space="preserve">are thought to </w:t>
      </w:r>
      <w:r w:rsidR="00585E9A" w:rsidRPr="00356078">
        <w:rPr>
          <w:rFonts w:eastAsia="Arial" w:cs="Arial"/>
          <w:sz w:val="24"/>
          <w:szCs w:val="24"/>
        </w:rPr>
        <w:t xml:space="preserve">develop </w:t>
      </w:r>
      <w:r w:rsidR="00AE6BE5" w:rsidRPr="00356078">
        <w:rPr>
          <w:rFonts w:eastAsia="Arial" w:cs="Arial"/>
          <w:sz w:val="24"/>
          <w:szCs w:val="24"/>
        </w:rPr>
        <w:t>internal working models of the caregiver as unreliable and/or unsafe</w:t>
      </w:r>
      <w:r w:rsidR="00356078" w:rsidRPr="00356078">
        <w:rPr>
          <w:rFonts w:eastAsia="Arial" w:cs="Arial"/>
          <w:sz w:val="24"/>
          <w:szCs w:val="24"/>
        </w:rPr>
        <w:t xml:space="preserve">, and </w:t>
      </w:r>
      <w:r w:rsidR="00E561AC">
        <w:rPr>
          <w:rFonts w:eastAsia="Arial" w:cs="Arial"/>
          <w:sz w:val="24"/>
          <w:szCs w:val="24"/>
        </w:rPr>
        <w:t>as a result,</w:t>
      </w:r>
      <w:r w:rsidR="00356078" w:rsidRPr="00356078">
        <w:rPr>
          <w:rFonts w:eastAsia="Arial" w:cs="Arial"/>
          <w:sz w:val="24"/>
          <w:szCs w:val="24"/>
        </w:rPr>
        <w:t xml:space="preserve"> develop </w:t>
      </w:r>
      <w:r w:rsidR="0030690F" w:rsidRPr="00356078">
        <w:rPr>
          <w:rFonts w:eastAsia="Arial" w:cs="Arial"/>
          <w:sz w:val="24"/>
          <w:szCs w:val="24"/>
        </w:rPr>
        <w:t>compensatory strategies</w:t>
      </w:r>
      <w:r w:rsidR="00585E9A" w:rsidRPr="00356078">
        <w:rPr>
          <w:rFonts w:eastAsia="Arial" w:cs="Arial"/>
          <w:sz w:val="24"/>
          <w:szCs w:val="24"/>
        </w:rPr>
        <w:t xml:space="preserve"> </w:t>
      </w:r>
      <w:r w:rsidR="00E561AC">
        <w:rPr>
          <w:rFonts w:eastAsia="Arial" w:cs="Arial"/>
          <w:sz w:val="24"/>
          <w:szCs w:val="24"/>
        </w:rPr>
        <w:t xml:space="preserve">to manage distress: </w:t>
      </w:r>
      <w:r w:rsidR="00585E9A" w:rsidRPr="00356078">
        <w:rPr>
          <w:rFonts w:eastAsia="Arial" w:cs="Arial"/>
          <w:sz w:val="24"/>
          <w:szCs w:val="24"/>
        </w:rPr>
        <w:t xml:space="preserve">avoidance or ambivalence. </w:t>
      </w:r>
      <w:r w:rsidR="00356078" w:rsidRPr="00356078">
        <w:rPr>
          <w:rFonts w:eastAsia="Arial" w:cs="Arial"/>
          <w:sz w:val="24"/>
          <w:szCs w:val="24"/>
        </w:rPr>
        <w:t>In extreme cases</w:t>
      </w:r>
      <w:r w:rsidR="00356078">
        <w:rPr>
          <w:rFonts w:eastAsia="Arial" w:cs="Arial"/>
          <w:sz w:val="24"/>
          <w:szCs w:val="24"/>
        </w:rPr>
        <w:t xml:space="preserve">, </w:t>
      </w:r>
      <w:r w:rsidR="00BB1339">
        <w:rPr>
          <w:rFonts w:eastAsia="Arial" w:cs="Arial"/>
          <w:sz w:val="24"/>
          <w:szCs w:val="24"/>
        </w:rPr>
        <w:t>such as</w:t>
      </w:r>
      <w:r w:rsidR="00850473">
        <w:rPr>
          <w:rFonts w:eastAsia="Arial" w:cs="Arial"/>
          <w:sz w:val="24"/>
          <w:szCs w:val="24"/>
        </w:rPr>
        <w:t xml:space="preserve"> when</w:t>
      </w:r>
      <w:r w:rsidR="00356078" w:rsidRPr="00356078">
        <w:rPr>
          <w:rFonts w:eastAsia="Arial" w:cs="Arial"/>
          <w:sz w:val="24"/>
          <w:szCs w:val="24"/>
        </w:rPr>
        <w:t xml:space="preserve"> children have received </w:t>
      </w:r>
      <w:r w:rsidR="00F34405">
        <w:rPr>
          <w:rFonts w:eastAsia="Arial" w:cs="Arial"/>
          <w:sz w:val="24"/>
          <w:szCs w:val="24"/>
        </w:rPr>
        <w:t xml:space="preserve">abusive, </w:t>
      </w:r>
      <w:r w:rsidR="00356078" w:rsidRPr="00356078">
        <w:rPr>
          <w:rFonts w:eastAsia="Arial" w:cs="Arial"/>
          <w:sz w:val="24"/>
          <w:szCs w:val="24"/>
        </w:rPr>
        <w:t>extremely insensitive</w:t>
      </w:r>
      <w:r w:rsidR="00F34405">
        <w:rPr>
          <w:rFonts w:eastAsia="Arial" w:cs="Arial"/>
          <w:sz w:val="24"/>
          <w:szCs w:val="24"/>
        </w:rPr>
        <w:t xml:space="preserve"> or hostile</w:t>
      </w:r>
      <w:r w:rsidR="00356078" w:rsidRPr="00356078">
        <w:rPr>
          <w:rFonts w:eastAsia="Arial" w:cs="Arial"/>
          <w:sz w:val="24"/>
          <w:szCs w:val="24"/>
        </w:rPr>
        <w:t xml:space="preserve"> caregiving</w:t>
      </w:r>
      <w:r w:rsidR="00356078" w:rsidRPr="00356078">
        <w:rPr>
          <w:sz w:val="24"/>
          <w:szCs w:val="24"/>
        </w:rPr>
        <w:t xml:space="preserve">, </w:t>
      </w:r>
      <w:r w:rsidR="00E561AC">
        <w:rPr>
          <w:sz w:val="24"/>
          <w:szCs w:val="24"/>
        </w:rPr>
        <w:t>there can be</w:t>
      </w:r>
      <w:r w:rsidR="00356078">
        <w:rPr>
          <w:sz w:val="24"/>
          <w:szCs w:val="24"/>
        </w:rPr>
        <w:t xml:space="preserve"> a</w:t>
      </w:r>
      <w:r w:rsidR="00356078" w:rsidRPr="00356078">
        <w:rPr>
          <w:sz w:val="24"/>
          <w:szCs w:val="24"/>
        </w:rPr>
        <w:t xml:space="preserve"> breakdown or incoherence in organisational strategy (referred to as ‘</w:t>
      </w:r>
      <w:r w:rsidR="00585E9A" w:rsidRPr="00356078">
        <w:rPr>
          <w:sz w:val="24"/>
          <w:szCs w:val="24"/>
        </w:rPr>
        <w:t>disorganised’ attachment</w:t>
      </w:r>
      <w:r w:rsidR="00356078" w:rsidRPr="00356078">
        <w:rPr>
          <w:sz w:val="24"/>
          <w:szCs w:val="24"/>
        </w:rPr>
        <w:t>)</w:t>
      </w:r>
      <w:r w:rsidR="00B2310C">
        <w:rPr>
          <w:sz w:val="24"/>
          <w:szCs w:val="24"/>
        </w:rPr>
        <w:t xml:space="preserve"> </w:t>
      </w:r>
      <w:r w:rsidR="00A868AA">
        <w:rPr>
          <w:sz w:val="24"/>
          <w:szCs w:val="24"/>
        </w:rPr>
        <w:fldChar w:fldCharType="begin">
          <w:fldData xml:space="preserve">PEVuZE5vdGU+PENpdGU+PEF1dGhvcj5HcmFucXZpc3Q8L0F1dGhvcj48WWVhcj4yMDE3PC9ZZWFy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</w:fldData>
        </w:fldChar>
      </w:r>
      <w:r w:rsidR="00464962">
        <w:rPr>
          <w:sz w:val="24"/>
          <w:szCs w:val="24"/>
        </w:rPr>
        <w:instrText xml:space="preserve"> ADDIN EN.CITE </w:instrText>
      </w:r>
      <w:r w:rsidR="00464962">
        <w:rPr>
          <w:sz w:val="24"/>
          <w:szCs w:val="24"/>
        </w:rPr>
        <w:fldChar w:fldCharType="begin">
          <w:fldData xml:space="preserve">PEVuZE5vdGU+PENpdGU+PEF1dGhvcj5HcmFucXZpc3Q8L0F1dGhvcj48WWVhcj4yMDE3PC9ZZWFy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</w:fldData>
        </w:fldChar>
      </w:r>
      <w:r w:rsidR="00464962">
        <w:rPr>
          <w:sz w:val="24"/>
          <w:szCs w:val="24"/>
        </w:rPr>
        <w:instrText xml:space="preserve"> ADDIN EN.CITE.DATA </w:instrText>
      </w:r>
      <w:r w:rsidR="00464962">
        <w:rPr>
          <w:sz w:val="24"/>
          <w:szCs w:val="24"/>
        </w:rPr>
      </w:r>
      <w:r w:rsidR="00464962">
        <w:rPr>
          <w:sz w:val="24"/>
          <w:szCs w:val="24"/>
        </w:rPr>
        <w:fldChar w:fldCharType="end"/>
      </w:r>
      <w:r w:rsidR="00A868AA">
        <w:rPr>
          <w:sz w:val="24"/>
          <w:szCs w:val="24"/>
        </w:rPr>
      </w:r>
      <w:r w:rsidR="00A868AA">
        <w:rPr>
          <w:sz w:val="24"/>
          <w:szCs w:val="24"/>
        </w:rPr>
        <w:fldChar w:fldCharType="separate"/>
      </w:r>
      <w:r w:rsidR="00A868AA">
        <w:rPr>
          <w:noProof/>
          <w:sz w:val="24"/>
          <w:szCs w:val="24"/>
        </w:rPr>
        <w:t>(Granqvist et al., 2017; Main &amp; Solomon, 1986)</w:t>
      </w:r>
      <w:r w:rsidR="00A868AA">
        <w:rPr>
          <w:sz w:val="24"/>
          <w:szCs w:val="24"/>
        </w:rPr>
        <w:fldChar w:fldCharType="end"/>
      </w:r>
      <w:r w:rsidR="00585E9A" w:rsidRPr="00356078">
        <w:rPr>
          <w:noProof/>
          <w:sz w:val="24"/>
          <w:szCs w:val="24"/>
        </w:rPr>
        <w:t>.</w:t>
      </w:r>
      <w:r w:rsidR="001B69F7">
        <w:rPr>
          <w:noProof/>
          <w:sz w:val="24"/>
          <w:szCs w:val="24"/>
        </w:rPr>
        <w:t xml:space="preserve"> </w:t>
      </w:r>
      <w:r w:rsidR="00585E9A" w:rsidRPr="00356078">
        <w:rPr>
          <w:noProof/>
          <w:sz w:val="24"/>
          <w:szCs w:val="24"/>
        </w:rPr>
        <w:t>The</w:t>
      </w:r>
      <w:r w:rsidR="00915854">
        <w:rPr>
          <w:noProof/>
          <w:sz w:val="24"/>
          <w:szCs w:val="24"/>
        </w:rPr>
        <w:t xml:space="preserve"> </w:t>
      </w:r>
      <w:r w:rsidR="00585E9A" w:rsidRPr="00356078">
        <w:rPr>
          <w:noProof/>
          <w:sz w:val="24"/>
          <w:szCs w:val="24"/>
        </w:rPr>
        <w:t xml:space="preserve">theoretical assertions </w:t>
      </w:r>
      <w:r w:rsidR="00915854">
        <w:rPr>
          <w:noProof/>
          <w:sz w:val="24"/>
          <w:szCs w:val="24"/>
        </w:rPr>
        <w:t xml:space="preserve">of attachment theory </w:t>
      </w:r>
      <w:r w:rsidR="00585E9A" w:rsidRPr="00356078">
        <w:rPr>
          <w:noProof/>
          <w:sz w:val="24"/>
          <w:szCs w:val="24"/>
        </w:rPr>
        <w:t xml:space="preserve">are backed by </w:t>
      </w:r>
      <w:r w:rsidR="00585E9A" w:rsidRPr="00356078">
        <w:rPr>
          <w:rFonts w:eastAsia="Arial" w:cs="Arial"/>
          <w:sz w:val="24"/>
          <w:szCs w:val="24"/>
        </w:rPr>
        <w:t>empirical evidence showing that</w:t>
      </w:r>
      <w:r w:rsidR="00585E9A" w:rsidRPr="00356078">
        <w:rPr>
          <w:sz w:val="24"/>
          <w:szCs w:val="24"/>
        </w:rPr>
        <w:t xml:space="preserve"> insecure and disorganized attachment patterns</w:t>
      </w:r>
      <w:r w:rsidR="00915854">
        <w:rPr>
          <w:sz w:val="24"/>
          <w:szCs w:val="24"/>
        </w:rPr>
        <w:t xml:space="preserve"> in infants and young toddlers</w:t>
      </w:r>
      <w:r w:rsidR="00585E9A" w:rsidRPr="00356078">
        <w:rPr>
          <w:sz w:val="24"/>
          <w:szCs w:val="24"/>
        </w:rPr>
        <w:t xml:space="preserve"> </w:t>
      </w:r>
      <w:r w:rsidR="00915854">
        <w:rPr>
          <w:sz w:val="24"/>
          <w:szCs w:val="24"/>
        </w:rPr>
        <w:t xml:space="preserve">can be </w:t>
      </w:r>
      <w:r w:rsidR="00356078" w:rsidRPr="00356078">
        <w:rPr>
          <w:sz w:val="24"/>
          <w:szCs w:val="24"/>
        </w:rPr>
        <w:t>reliably observ</w:t>
      </w:r>
      <w:r w:rsidR="00915854">
        <w:rPr>
          <w:sz w:val="24"/>
          <w:szCs w:val="24"/>
        </w:rPr>
        <w:t>ed</w:t>
      </w:r>
      <w:r w:rsidR="00D527F4">
        <w:rPr>
          <w:sz w:val="24"/>
          <w:szCs w:val="24"/>
        </w:rPr>
        <w:t xml:space="preserve"> </w:t>
      </w:r>
      <w:r w:rsidR="00915854">
        <w:rPr>
          <w:sz w:val="24"/>
          <w:szCs w:val="24"/>
        </w:rPr>
        <w:t xml:space="preserve">using </w:t>
      </w:r>
      <w:r w:rsidR="00E561AC">
        <w:rPr>
          <w:sz w:val="24"/>
          <w:szCs w:val="24"/>
        </w:rPr>
        <w:t xml:space="preserve">experimental paradigms including </w:t>
      </w:r>
      <w:r w:rsidR="00915854">
        <w:rPr>
          <w:sz w:val="24"/>
          <w:szCs w:val="24"/>
        </w:rPr>
        <w:t xml:space="preserve">the Strange Situations Procedure </w:t>
      </w:r>
      <w:r w:rsidR="00A868AA">
        <w:rPr>
          <w:sz w:val="24"/>
          <w:szCs w:val="24"/>
        </w:rPr>
        <w:fldChar w:fldCharType="begin"/>
      </w:r>
      <w:r w:rsidR="00464962">
        <w:rPr>
          <w:sz w:val="24"/>
          <w:szCs w:val="24"/>
        </w:rPr>
        <w:instrText xml:space="preserve"> ADDIN EN.CITE &lt;EndNote&gt;&lt;Cite&gt;&lt;Author&gt;Ainsworth&lt;/Author&gt;&lt;Year&gt;1978&lt;/Year&gt;&lt;RecNum&gt;3106&lt;/RecNum&gt;&lt;Prefix&gt;SSP`; &lt;/Prefix&gt;&lt;DisplayText&gt;(SSP; Ainsworth &amp;amp; Wall, 1978)&lt;/DisplayText&gt;&lt;record&gt;&lt;rec-number&gt;3106&lt;/rec-number&gt;&lt;foreign-keys&gt;&lt;key app="EN" db-id="ards0dvaofa9d9es2f6vrf9iarwfp0z2w20v" timestamp="1696903463" guid="53adc9a0-66dc-4e6e-822e-ef8c4ed7c5f8"&gt;3106&lt;/key&gt;&lt;/foreign-keys&gt;&lt;ref-type name="Book"&gt;6&lt;/ref-type&gt;&lt;contributors&gt;&lt;authors&gt;&lt;author&gt;Ainsworth, M.D. S, Blehar, M. C., Waters, E.&lt;/author&gt;&lt;author&gt;Wall, S.&lt;/author&gt;&lt;/authors&gt;&lt;/contributors&gt;&lt;titles&gt;&lt;title&gt;Patterns of attachment: A psychological study of the strange situation&lt;/title&gt;&lt;short-title&gt;Patterns of attachment: A psychological study of the strange situation.&lt;/short-title&gt;&lt;/titles&gt;&lt;dates&gt;&lt;year&gt;1978&lt;/year&gt;&lt;/dates&gt;&lt;pub-location&gt;Hillsdale, New Jersey&lt;/pub-location&gt;&lt;publisher&gt;Lawrence Erlbaum Associates, Publishers&lt;/publisher&gt;&lt;urls&gt;&lt;/urls&gt;&lt;/record&gt;&lt;/Cite&gt;&lt;/EndNote&gt;</w:instrText>
      </w:r>
      <w:r w:rsidR="00A868AA">
        <w:rPr>
          <w:sz w:val="24"/>
          <w:szCs w:val="24"/>
        </w:rPr>
        <w:fldChar w:fldCharType="separate"/>
      </w:r>
      <w:r w:rsidR="00A868AA">
        <w:rPr>
          <w:noProof/>
          <w:sz w:val="24"/>
          <w:szCs w:val="24"/>
        </w:rPr>
        <w:t>(SSP; Ainsworth &amp; Wall, 1978)</w:t>
      </w:r>
      <w:r w:rsidR="00A868AA">
        <w:rPr>
          <w:sz w:val="24"/>
          <w:szCs w:val="24"/>
        </w:rPr>
        <w:fldChar w:fldCharType="end"/>
      </w:r>
      <w:r w:rsidR="00E561AC">
        <w:rPr>
          <w:sz w:val="24"/>
          <w:szCs w:val="24"/>
        </w:rPr>
        <w:t xml:space="preserve"> or </w:t>
      </w:r>
      <w:r w:rsidR="00915854">
        <w:rPr>
          <w:sz w:val="24"/>
          <w:szCs w:val="24"/>
        </w:rPr>
        <w:t>in</w:t>
      </w:r>
      <w:r w:rsidR="00E561AC">
        <w:rPr>
          <w:sz w:val="24"/>
          <w:szCs w:val="24"/>
        </w:rPr>
        <w:t>-</w:t>
      </w:r>
      <w:r w:rsidR="00915854">
        <w:rPr>
          <w:sz w:val="24"/>
          <w:szCs w:val="24"/>
        </w:rPr>
        <w:t xml:space="preserve">home </w:t>
      </w:r>
      <w:r w:rsidR="00E561AC">
        <w:rPr>
          <w:sz w:val="24"/>
          <w:szCs w:val="24"/>
        </w:rPr>
        <w:t>assessment protocols including</w:t>
      </w:r>
      <w:r w:rsidR="00915854">
        <w:rPr>
          <w:sz w:val="24"/>
          <w:szCs w:val="24"/>
        </w:rPr>
        <w:t xml:space="preserve"> the Attachment Q-set </w:t>
      </w:r>
      <w:r w:rsidR="00A868AA">
        <w:rPr>
          <w:sz w:val="24"/>
          <w:szCs w:val="24"/>
        </w:rPr>
        <w:fldChar w:fldCharType="begin"/>
      </w:r>
      <w:r w:rsidR="00464962">
        <w:rPr>
          <w:sz w:val="24"/>
          <w:szCs w:val="24"/>
        </w:rPr>
        <w:instrText xml:space="preserve"> ADDIN EN.CITE &lt;EndNote&gt;&lt;Cite&gt;&lt;Author&gt;Waters&lt;/Author&gt;&lt;Year&gt;1995&lt;/Year&gt;&lt;RecNum&gt;1893&lt;/RecNum&gt;&lt;Prefix&gt;AQS`; &lt;/Prefix&gt;&lt;DisplayText&gt;(AQS; Waters, 1995)&lt;/DisplayText&gt;&lt;record&gt;&lt;rec-number&gt;1893&lt;/rec-number&gt;&lt;foreign-keys&gt;&lt;key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Pr>
          <w:sz w:val="24"/>
          <w:szCs w:val="24"/>
        </w:rPr>
        <w:fldChar w:fldCharType="separate"/>
      </w:r>
      <w:r w:rsidR="00A868AA">
        <w:rPr>
          <w:noProof/>
          <w:sz w:val="24"/>
          <w:szCs w:val="24"/>
        </w:rPr>
        <w:t>(AQS; Waters, 1995)</w:t>
      </w:r>
      <w:r w:rsidR="00A868AA">
        <w:rPr>
          <w:sz w:val="24"/>
          <w:szCs w:val="24"/>
        </w:rPr>
        <w:fldChar w:fldCharType="end"/>
      </w:r>
      <w:r w:rsidR="00A868AA">
        <w:rPr>
          <w:sz w:val="24"/>
          <w:szCs w:val="24"/>
        </w:rPr>
        <w:t xml:space="preserve">. </w:t>
      </w:r>
      <w:r w:rsidR="001B69F7">
        <w:rPr>
          <w:sz w:val="24"/>
          <w:szCs w:val="24"/>
        </w:rPr>
        <w:t>There is also a large body of</w:t>
      </w:r>
      <w:r w:rsidR="00915854">
        <w:rPr>
          <w:sz w:val="24"/>
          <w:szCs w:val="24"/>
        </w:rPr>
        <w:t xml:space="preserve"> evidence </w:t>
      </w:r>
      <w:r w:rsidR="001B69F7">
        <w:rPr>
          <w:sz w:val="24"/>
          <w:szCs w:val="24"/>
        </w:rPr>
        <w:t>documenting</w:t>
      </w:r>
      <w:r w:rsidR="00B2310C">
        <w:rPr>
          <w:sz w:val="24"/>
          <w:szCs w:val="24"/>
        </w:rPr>
        <w:t xml:space="preserve"> longitudinal links between</w:t>
      </w:r>
      <w:r w:rsidR="00915854">
        <w:rPr>
          <w:sz w:val="24"/>
          <w:szCs w:val="24"/>
        </w:rPr>
        <w:t xml:space="preserve"> i</w:t>
      </w:r>
      <w:r w:rsidR="00356078" w:rsidRPr="00356078">
        <w:rPr>
          <w:sz w:val="24"/>
          <w:szCs w:val="24"/>
        </w:rPr>
        <w:t xml:space="preserve">nsecure and disorganised attachment </w:t>
      </w:r>
      <w:r w:rsidR="00B2310C">
        <w:rPr>
          <w:sz w:val="24"/>
          <w:szCs w:val="24"/>
        </w:rPr>
        <w:t xml:space="preserve">in </w:t>
      </w:r>
      <w:r w:rsidR="00B2310C" w:rsidRPr="00BA22EB">
        <w:rPr>
          <w:sz w:val="24"/>
          <w:szCs w:val="24"/>
        </w:rPr>
        <w:t xml:space="preserve">infancy/toddlerhood and </w:t>
      </w:r>
      <w:r w:rsidR="00356078" w:rsidRPr="00BA22EB">
        <w:rPr>
          <w:sz w:val="24"/>
          <w:szCs w:val="24"/>
        </w:rPr>
        <w:t xml:space="preserve">a </w:t>
      </w:r>
      <w:r w:rsidR="00356078" w:rsidRPr="007E5C27">
        <w:rPr>
          <w:sz w:val="24"/>
          <w:szCs w:val="24"/>
        </w:rPr>
        <w:t xml:space="preserve">range of </w:t>
      </w:r>
      <w:r w:rsidR="00915854" w:rsidRPr="007E5C27">
        <w:rPr>
          <w:sz w:val="24"/>
          <w:szCs w:val="24"/>
        </w:rPr>
        <w:t xml:space="preserve">social-emotional, mental health and functional </w:t>
      </w:r>
      <w:r w:rsidR="00356078" w:rsidRPr="007E5C27">
        <w:rPr>
          <w:sz w:val="24"/>
          <w:szCs w:val="24"/>
        </w:rPr>
        <w:t xml:space="preserve">outcomes </w:t>
      </w:r>
      <w:r w:rsidR="00B2310C" w:rsidRPr="007E5C27">
        <w:rPr>
          <w:sz w:val="24"/>
          <w:szCs w:val="24"/>
        </w:rPr>
        <w:t>in middle childhood</w:t>
      </w:r>
      <w:r w:rsidR="0099215B" w:rsidRPr="007E5C27">
        <w:rPr>
          <w:sz w:val="24"/>
          <w:szCs w:val="24"/>
        </w:rPr>
        <w:t xml:space="preserve"> and</w:t>
      </w:r>
      <w:r w:rsidR="00B2310C" w:rsidRPr="007E5C27">
        <w:rPr>
          <w:sz w:val="24"/>
          <w:szCs w:val="24"/>
        </w:rPr>
        <w:t xml:space="preserve"> adolescence</w:t>
      </w:r>
      <w:r w:rsidR="00B2310C" w:rsidRPr="00BA22EB">
        <w:rPr>
          <w:sz w:val="24"/>
          <w:szCs w:val="24"/>
        </w:rPr>
        <w:t xml:space="preserve"> </w:t>
      </w:r>
      <w:r w:rsidR="0099215B" w:rsidRPr="00BA22EB">
        <w:rPr>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464962">
        <w:rPr>
          <w:sz w:val="24"/>
          <w:szCs w:val="24"/>
        </w:rPr>
        <w:instrText xml:space="preserve"> ADDIN EN.CITE </w:instrText>
      </w:r>
      <w:r w:rsidR="00464962">
        <w:rPr>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464962">
        <w:rPr>
          <w:sz w:val="24"/>
          <w:szCs w:val="24"/>
        </w:rPr>
        <w:instrText xml:space="preserve"> ADDIN EN.CITE.DATA </w:instrText>
      </w:r>
      <w:r w:rsidR="00464962">
        <w:rPr>
          <w:sz w:val="24"/>
          <w:szCs w:val="24"/>
        </w:rPr>
      </w:r>
      <w:r w:rsidR="00464962">
        <w:rPr>
          <w:sz w:val="24"/>
          <w:szCs w:val="24"/>
        </w:rPr>
        <w:fldChar w:fldCharType="end"/>
      </w:r>
      <w:r w:rsidR="0099215B" w:rsidRPr="00BA22EB">
        <w:rPr>
          <w:sz w:val="24"/>
          <w:szCs w:val="24"/>
        </w:rPr>
      </w:r>
      <w:r w:rsidR="0099215B" w:rsidRPr="00BA22EB">
        <w:rPr>
          <w:sz w:val="24"/>
          <w:szCs w:val="24"/>
        </w:rPr>
        <w:fldChar w:fldCharType="separate"/>
      </w:r>
      <w:r w:rsidR="0099215B" w:rsidRPr="00BA22EB">
        <w:rPr>
          <w:noProof/>
          <w:sz w:val="24"/>
          <w:szCs w:val="24"/>
        </w:rPr>
        <w:t>(Fearon et al., 2010; Groh et al., 2012; Madigan et al., 2013)</w:t>
      </w:r>
      <w:r w:rsidR="0099215B" w:rsidRPr="00BA22EB">
        <w:rPr>
          <w:sz w:val="24"/>
          <w:szCs w:val="24"/>
        </w:rPr>
        <w:fldChar w:fldCharType="end"/>
      </w:r>
      <w:r w:rsidR="00BA22EB" w:rsidRPr="00BA22EB">
        <w:rPr>
          <w:sz w:val="24"/>
          <w:szCs w:val="24"/>
        </w:rPr>
        <w:t>.</w:t>
      </w:r>
    </w:p>
    <w:p w14:paraId="45CB5535" w14:textId="07E71C90" w:rsidR="00585E9A" w:rsidRPr="001B69F7" w:rsidRDefault="00BB1339" w:rsidP="001B69F7">
      <w:pPr>
        <w:pStyle w:val="NormalWeb"/>
        <w:spacing w:before="0" w:beforeAutospacing="0" w:after="0" w:afterAutospacing="0" w:line="480" w:lineRule="auto"/>
        <w:ind w:firstLine="720"/>
        <w:contextualSpacing/>
        <w:rPr>
          <w:sz w:val="24"/>
          <w:szCs w:val="24"/>
        </w:rPr>
      </w:pPr>
      <w:r>
        <w:rPr>
          <w:sz w:val="24"/>
          <w:szCs w:val="24"/>
        </w:rPr>
        <w:t>Providing mental health interventions in</w:t>
      </w:r>
      <w:r w:rsidR="00D527F4" w:rsidRPr="00D527F4">
        <w:rPr>
          <w:sz w:val="24"/>
          <w:szCs w:val="24"/>
        </w:rPr>
        <w:t xml:space="preserve"> childhood is known to be more effective and cost-efficient than waiting until adulthood when problems are entrenched (Dodge et al., 2015; Teager et al., 2019). Specifically, it has been suggested that the first two years of life offer the best opportunities for prevention and effective early intervention </w:t>
      </w:r>
      <w:r w:rsidR="00E561AC">
        <w:rPr>
          <w:sz w:val="24"/>
          <w:szCs w:val="24"/>
        </w:rPr>
        <w:t>because</w:t>
      </w:r>
      <w:r w:rsidR="00D527F4" w:rsidRPr="00D527F4">
        <w:rPr>
          <w:sz w:val="24"/>
          <w:szCs w:val="24"/>
        </w:rPr>
        <w:t xml:space="preserve"> they are </w:t>
      </w:r>
      <w:r w:rsidR="00D527F4" w:rsidRPr="00D527F4">
        <w:rPr>
          <w:sz w:val="24"/>
          <w:szCs w:val="24"/>
        </w:rPr>
        <w:lastRenderedPageBreak/>
        <w:t xml:space="preserve">characterized by high levels of neuroplasticity and sensitivity to environmental influences (Moore et al., </w:t>
      </w:r>
      <w:r w:rsidR="00D527F4" w:rsidRPr="0067733D">
        <w:rPr>
          <w:sz w:val="24"/>
          <w:szCs w:val="24"/>
        </w:rPr>
        <w:t xml:space="preserve">2017). </w:t>
      </w:r>
      <w:r w:rsidR="001B69F7" w:rsidRPr="0067733D">
        <w:rPr>
          <w:rFonts w:cs="Times"/>
          <w:color w:val="000000"/>
          <w:sz w:val="24"/>
          <w:szCs w:val="24"/>
          <w:lang w:val="en-US"/>
        </w:rPr>
        <w:t>In recent years, a</w:t>
      </w:r>
      <w:r w:rsidR="00585E9A" w:rsidRPr="0067733D">
        <w:rPr>
          <w:rFonts w:cs="Times"/>
          <w:color w:val="000000"/>
          <w:sz w:val="24"/>
          <w:szCs w:val="24"/>
          <w:lang w:val="en-US"/>
        </w:rPr>
        <w:t xml:space="preserve"> number of attachment-based parenting intervention approaches targeting high-risk children and caregivers have been developed</w:t>
      </w:r>
      <w:r w:rsidR="0067733D">
        <w:rPr>
          <w:rFonts w:cs="Times"/>
          <w:color w:val="000000"/>
          <w:sz w:val="24"/>
          <w:szCs w:val="24"/>
          <w:lang w:val="en-US"/>
        </w:rPr>
        <w:t xml:space="preserve"> </w:t>
      </w:r>
      <w:r w:rsidR="00896036">
        <w:rPr>
          <w:rFonts w:cs="Times"/>
          <w:color w:val="000000"/>
          <w:sz w:val="24"/>
          <w:szCs w:val="24"/>
          <w:lang w:val="en-US"/>
        </w:rPr>
        <w:t xml:space="preserve">and shown to be effective </w:t>
      </w:r>
      <w:r w:rsidR="000B1BF0">
        <w:rPr>
          <w:rFonts w:cs="Times"/>
          <w:color w:val="000000"/>
          <w:sz w:val="24"/>
          <w:szCs w:val="24"/>
          <w:lang w:val="en-US"/>
        </w:rPr>
        <w:fldChar w:fldCharType="begin"/>
      </w:r>
      <w:r w:rsidR="00464962">
        <w:rPr>
          <w:rFonts w:cs="Times"/>
          <w:color w:val="000000"/>
          <w:sz w:val="24"/>
          <w:szCs w:val="24"/>
          <w:lang w:val="en-US"/>
        </w:rPr>
        <w:instrText xml:space="preserve"> ADDIN EN.CITE &lt;EndNote&gt;&lt;Cite&gt;&lt;Author&gt;Steele&lt;/Author&gt;&lt;Year&gt;2018&lt;/Year&gt;&lt;RecNum&gt;1419&lt;/RecNum&gt;&lt;DisplayText&gt;(Steele &amp;amp; Steele, 2018)&lt;/DisplayText&gt;&lt;record&gt;&lt;rec-number&gt;1419&lt;/rec-number&gt;&lt;foreign-keys&gt;&lt;key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Pr>
          <w:rFonts w:cs="Times"/>
          <w:color w:val="000000"/>
          <w:sz w:val="24"/>
          <w:szCs w:val="24"/>
          <w:lang w:val="en-US"/>
        </w:rPr>
        <w:fldChar w:fldCharType="separate"/>
      </w:r>
      <w:r w:rsidR="000B1BF0">
        <w:rPr>
          <w:rFonts w:cs="Times"/>
          <w:noProof/>
          <w:color w:val="000000"/>
          <w:sz w:val="24"/>
          <w:szCs w:val="24"/>
          <w:lang w:val="en-US"/>
        </w:rPr>
        <w:t>(Steele &amp; Steele, 2018)</w:t>
      </w:r>
      <w:r w:rsidR="000B1BF0">
        <w:rPr>
          <w:rFonts w:cs="Times"/>
          <w:color w:val="000000"/>
          <w:sz w:val="24"/>
          <w:szCs w:val="24"/>
          <w:lang w:val="en-US"/>
        </w:rPr>
        <w:fldChar w:fldCharType="end"/>
      </w:r>
      <w:r w:rsidR="00896036">
        <w:rPr>
          <w:rFonts w:cs="Times"/>
          <w:color w:val="000000"/>
          <w:sz w:val="24"/>
          <w:szCs w:val="24"/>
          <w:lang w:val="en-US"/>
        </w:rPr>
        <w:t xml:space="preserve">. Examples </w:t>
      </w:r>
      <w:r w:rsidR="00896036" w:rsidRPr="00896036">
        <w:rPr>
          <w:rFonts w:cs="Times"/>
          <w:color w:val="000000"/>
          <w:sz w:val="24"/>
          <w:szCs w:val="24"/>
          <w:lang w:val="en-US"/>
        </w:rPr>
        <w:t xml:space="preserve">include </w:t>
      </w:r>
      <w:r w:rsidR="000B1BF0" w:rsidRPr="00896036">
        <w:rPr>
          <w:rFonts w:cs="Times"/>
          <w:color w:val="000000"/>
          <w:sz w:val="24"/>
          <w:szCs w:val="24"/>
          <w:lang w:val="en-US"/>
        </w:rPr>
        <w:t>Video-feedback Intervention to promote Positive Parenting and Sensitive Discipline (VIPP-SD</w:t>
      </w:r>
      <w:r w:rsidR="00FA4E37" w:rsidRPr="00896036">
        <w:rPr>
          <w:rFonts w:cs="Times"/>
          <w:color w:val="000000"/>
          <w:sz w:val="24"/>
          <w:szCs w:val="24"/>
          <w:lang w:val="en-US"/>
        </w:rPr>
        <w:t xml:space="preserve">) </w:t>
      </w:r>
      <w:r w:rsidR="00FA4E37" w:rsidRPr="00896036">
        <w:rPr>
          <w:rFonts w:cs="Times"/>
          <w:color w:val="000000"/>
          <w:sz w:val="24"/>
          <w:szCs w:val="24"/>
          <w:lang w:val="en-US"/>
        </w:rPr>
        <w:fldChar w:fldCharType="begin"/>
      </w:r>
      <w:r w:rsidR="001C4FE2">
        <w:rPr>
          <w:rFonts w:cs="Times"/>
          <w:color w:val="000000"/>
          <w:sz w:val="24"/>
          <w:szCs w:val="24"/>
          <w:lang w:val="en-US"/>
        </w:rPr>
        <w:instrText xml:space="preserve"> ADDIN EN.CITE &lt;EndNote&gt;&lt;Cite&gt;&lt;Author&gt;Juffer&lt;/Author&gt;&lt;Year&gt;2008&lt;/Year&gt;&lt;RecNum&gt;3034&lt;/RecNum&gt;&lt;DisplayText&gt;(Juffer et al., 2008; Van Ijzendoorn et al., 2023)&lt;/DisplayText&gt;&lt;record&gt;&lt;rec-number&gt;3034&lt;/rec-number&gt;&lt;foreign-keys&gt;&lt;key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896036">
        <w:rPr>
          <w:rFonts w:cs="Times"/>
          <w:color w:val="000000"/>
          <w:sz w:val="24"/>
          <w:szCs w:val="24"/>
          <w:lang w:val="en-US"/>
        </w:rPr>
        <w:fldChar w:fldCharType="separate"/>
      </w:r>
      <w:r w:rsidR="001C4FE2">
        <w:rPr>
          <w:rFonts w:cs="Times"/>
          <w:noProof/>
          <w:color w:val="000000"/>
          <w:sz w:val="24"/>
          <w:szCs w:val="24"/>
          <w:lang w:val="en-US"/>
        </w:rPr>
        <w:t>(Juffer et al., 2008; Van Ijzendoorn et al., 2023)</w:t>
      </w:r>
      <w:r w:rsidR="00FA4E37" w:rsidRPr="00896036">
        <w:rPr>
          <w:rFonts w:cs="Times"/>
          <w:color w:val="000000"/>
          <w:sz w:val="24"/>
          <w:szCs w:val="24"/>
          <w:lang w:val="en-US"/>
        </w:rPr>
        <w:fldChar w:fldCharType="end"/>
      </w:r>
      <w:r w:rsidR="000B1BF0" w:rsidRPr="00896036">
        <w:rPr>
          <w:rFonts w:cs="Times"/>
          <w:color w:val="000000"/>
          <w:sz w:val="24"/>
          <w:szCs w:val="24"/>
          <w:lang w:val="en-US"/>
        </w:rPr>
        <w:t xml:space="preserve">, the Circle of Security Intensive (COS-I) and Circle of Security – Parenting (COS-P) interventions </w:t>
      </w:r>
      <w:r w:rsidR="00896036" w:rsidRPr="00896036">
        <w:rPr>
          <w:rFonts w:cs="Times"/>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FF4737">
        <w:rPr>
          <w:rFonts w:cs="Times"/>
          <w:color w:val="000000"/>
          <w:sz w:val="24"/>
          <w:szCs w:val="24"/>
          <w:lang w:val="en-US"/>
        </w:rPr>
        <w:instrText xml:space="preserve"> ADDIN EN.CITE </w:instrText>
      </w:r>
      <w:r w:rsidR="00FF4737">
        <w:rPr>
          <w:rFonts w:cs="Times"/>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FF4737">
        <w:rPr>
          <w:rFonts w:cs="Times"/>
          <w:color w:val="000000"/>
          <w:sz w:val="24"/>
          <w:szCs w:val="24"/>
          <w:lang w:val="en-US"/>
        </w:rPr>
        <w:instrText xml:space="preserve"> ADDIN EN.CITE.DATA </w:instrText>
      </w:r>
      <w:r w:rsidR="00FF4737">
        <w:rPr>
          <w:rFonts w:cs="Times"/>
          <w:color w:val="000000"/>
          <w:sz w:val="24"/>
          <w:szCs w:val="24"/>
          <w:lang w:val="en-US"/>
        </w:rPr>
      </w:r>
      <w:r w:rsidR="00FF4737">
        <w:rPr>
          <w:rFonts w:cs="Times"/>
          <w:color w:val="000000"/>
          <w:sz w:val="24"/>
          <w:szCs w:val="24"/>
          <w:lang w:val="en-US"/>
        </w:rPr>
        <w:fldChar w:fldCharType="end"/>
      </w:r>
      <w:r w:rsidR="00896036" w:rsidRPr="00896036">
        <w:rPr>
          <w:rFonts w:cs="Times"/>
          <w:color w:val="000000"/>
          <w:sz w:val="24"/>
          <w:szCs w:val="24"/>
          <w:lang w:val="en-US"/>
        </w:rPr>
      </w:r>
      <w:r w:rsidR="00896036" w:rsidRPr="00896036">
        <w:rPr>
          <w:rFonts w:cs="Times"/>
          <w:color w:val="000000"/>
          <w:sz w:val="24"/>
          <w:szCs w:val="24"/>
          <w:lang w:val="en-US"/>
        </w:rPr>
        <w:fldChar w:fldCharType="separate"/>
      </w:r>
      <w:r w:rsidR="001C4FE2">
        <w:rPr>
          <w:rFonts w:cs="Times"/>
          <w:noProof/>
          <w:color w:val="000000"/>
          <w:sz w:val="24"/>
          <w:szCs w:val="24"/>
          <w:lang w:val="en-US"/>
        </w:rPr>
        <w:t>(Cooper et al., 2009; Hoffman, 2006; Yaholkoski et al., 2016)</w:t>
      </w:r>
      <w:r w:rsidR="00896036" w:rsidRPr="00896036">
        <w:rPr>
          <w:rFonts w:cs="Times"/>
          <w:color w:val="000000"/>
          <w:sz w:val="24"/>
          <w:szCs w:val="24"/>
          <w:lang w:val="en-US"/>
        </w:rPr>
        <w:fldChar w:fldCharType="end"/>
      </w:r>
      <w:r w:rsidR="000B1BF0" w:rsidRPr="00896036">
        <w:rPr>
          <w:rFonts w:cs="Times"/>
          <w:color w:val="000000"/>
          <w:sz w:val="24"/>
          <w:szCs w:val="24"/>
          <w:lang w:val="en-US"/>
        </w:rPr>
        <w:t xml:space="preserve">, and ABC Biobehavioral Feedback </w:t>
      </w:r>
      <w:r w:rsidR="00896036" w:rsidRPr="00896036">
        <w:rPr>
          <w:rFonts w:cs="Times"/>
          <w:color w:val="000000"/>
          <w:sz w:val="24"/>
          <w:szCs w:val="24"/>
          <w:lang w:val="en-US"/>
        </w:rPr>
        <w:fldChar w:fldCharType="begin"/>
      </w:r>
      <w:r w:rsidR="00FF4737">
        <w:rPr>
          <w:rFonts w:cs="Times"/>
          <w:color w:val="000000"/>
          <w:sz w:val="24"/>
          <w:szCs w:val="24"/>
          <w:lang w:val="en-US"/>
        </w:rPr>
        <w:instrText xml:space="preserve"> ADDIN EN.CITE &lt;EndNote&gt;&lt;Cite&gt;&lt;Author&gt;Dozier&lt;/Author&gt;&lt;Year&gt;2017&lt;/Year&gt;&lt;RecNum&gt;1850&lt;/RecNum&gt;&lt;DisplayText&gt;(Dozier &amp;amp; Bernard, 2017; Grube &amp;amp; Liming, 2018)&lt;/DisplayText&gt;&lt;record&gt;&lt;rec-number&gt;1850&lt;/rec-number&gt;&lt;foreign-keys&gt;&lt;key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896036">
        <w:rPr>
          <w:rFonts w:cs="Times"/>
          <w:color w:val="000000"/>
          <w:sz w:val="24"/>
          <w:szCs w:val="24"/>
          <w:lang w:val="en-US"/>
        </w:rPr>
        <w:fldChar w:fldCharType="separate"/>
      </w:r>
      <w:r w:rsidR="00896036">
        <w:rPr>
          <w:rFonts w:cs="Times"/>
          <w:noProof/>
          <w:color w:val="000000"/>
          <w:sz w:val="24"/>
          <w:szCs w:val="24"/>
          <w:lang w:val="en-US"/>
        </w:rPr>
        <w:t>(Dozier &amp; Bernard, 2017; Grube &amp; Liming, 2018)</w:t>
      </w:r>
      <w:r w:rsidR="00896036" w:rsidRPr="00896036">
        <w:rPr>
          <w:rFonts w:cs="Times"/>
          <w:color w:val="000000"/>
          <w:sz w:val="24"/>
          <w:szCs w:val="24"/>
          <w:lang w:val="en-US"/>
        </w:rPr>
        <w:fldChar w:fldCharType="end"/>
      </w:r>
      <w:r w:rsidR="000B1BF0" w:rsidRPr="00896036">
        <w:rPr>
          <w:rFonts w:cs="Times"/>
          <w:color w:val="000000"/>
          <w:sz w:val="24"/>
          <w:szCs w:val="24"/>
          <w:lang w:val="en-US"/>
        </w:rPr>
        <w:t>.</w:t>
      </w:r>
      <w:r w:rsidR="00974991" w:rsidRPr="00896036">
        <w:rPr>
          <w:rFonts w:cs="Times"/>
          <w:color w:val="000000"/>
          <w:sz w:val="24"/>
          <w:szCs w:val="24"/>
          <w:lang w:val="en-US"/>
        </w:rPr>
        <w:t xml:space="preserve"> </w:t>
      </w:r>
      <w:r w:rsidRPr="00896036">
        <w:rPr>
          <w:rFonts w:cs="Times"/>
          <w:color w:val="000000"/>
          <w:sz w:val="24"/>
          <w:szCs w:val="24"/>
          <w:lang w:val="en-US"/>
        </w:rPr>
        <w:t>These</w:t>
      </w:r>
      <w:r>
        <w:rPr>
          <w:rFonts w:cs="Times"/>
          <w:color w:val="000000"/>
          <w:sz w:val="24"/>
          <w:szCs w:val="24"/>
          <w:lang w:val="en-US"/>
        </w:rPr>
        <w:t xml:space="preserve"> </w:t>
      </w:r>
      <w:r w:rsidR="00974991">
        <w:rPr>
          <w:rFonts w:cs="Times"/>
          <w:color w:val="000000"/>
          <w:sz w:val="24"/>
          <w:szCs w:val="24"/>
          <w:lang w:val="en-US"/>
        </w:rPr>
        <w:t xml:space="preserve">interventions </w:t>
      </w:r>
      <w:r>
        <w:rPr>
          <w:rFonts w:cs="Times"/>
          <w:color w:val="000000"/>
          <w:sz w:val="24"/>
          <w:szCs w:val="24"/>
          <w:lang w:val="en-US"/>
        </w:rPr>
        <w:t>target</w:t>
      </w:r>
      <w:r w:rsidR="00974991">
        <w:rPr>
          <w:rFonts w:cs="Times"/>
          <w:color w:val="000000"/>
          <w:sz w:val="24"/>
          <w:szCs w:val="24"/>
          <w:lang w:val="en-US"/>
        </w:rPr>
        <w:t xml:space="preserve"> </w:t>
      </w:r>
      <w:r w:rsidR="0067733D" w:rsidRPr="0067733D">
        <w:rPr>
          <w:rFonts w:cs="Times"/>
          <w:color w:val="000000"/>
          <w:sz w:val="24"/>
          <w:szCs w:val="24"/>
          <w:lang w:val="en-US"/>
        </w:rPr>
        <w:t>parenting sensitivity</w:t>
      </w:r>
      <w:r>
        <w:rPr>
          <w:rFonts w:cs="Times"/>
          <w:color w:val="000000"/>
          <w:sz w:val="24"/>
          <w:szCs w:val="24"/>
          <w:lang w:val="en-US"/>
        </w:rPr>
        <w:t xml:space="preserve"> or factors known to contribute to sensitivity (e.g., parental reflective functioning</w:t>
      </w:r>
      <w:r w:rsidR="001C4FE2">
        <w:rPr>
          <w:rFonts w:cs="Times"/>
          <w:color w:val="000000"/>
          <w:sz w:val="24"/>
          <w:szCs w:val="24"/>
          <w:lang w:val="en-US"/>
        </w:rPr>
        <w:t xml:space="preserve"> and</w:t>
      </w:r>
      <w:r w:rsidR="00896036">
        <w:rPr>
          <w:rFonts w:cs="Times"/>
          <w:color w:val="000000"/>
          <w:sz w:val="24"/>
          <w:szCs w:val="24"/>
          <w:lang w:val="en-US"/>
        </w:rPr>
        <w:t xml:space="preserve"> representations (e.g., hostility, caregiving helplessness)</w:t>
      </w:r>
      <w:r w:rsidR="00FA4E37">
        <w:rPr>
          <w:rFonts w:cs="Times"/>
          <w:color w:val="000000"/>
          <w:sz w:val="24"/>
          <w:szCs w:val="24"/>
          <w:lang w:val="en-US"/>
        </w:rPr>
        <w:t>.</w:t>
      </w:r>
    </w:p>
    <w:p w14:paraId="2490AABF" w14:textId="77D38CC7" w:rsidR="00585E9A" w:rsidRPr="0029777C" w:rsidRDefault="009649AB" w:rsidP="00585E9A">
      <w:pPr>
        <w:pStyle w:val="NormalWeb"/>
        <w:spacing w:before="0" w:beforeAutospacing="0" w:after="0" w:afterAutospacing="0" w:line="480" w:lineRule="auto"/>
        <w:ind w:firstLine="720"/>
        <w:contextualSpacing/>
        <w:rPr>
          <w:rFonts w:cs="Helvetica"/>
          <w:color w:val="000000"/>
          <w:sz w:val="24"/>
          <w:szCs w:val="24"/>
          <w:lang w:val="en-US"/>
        </w:rPr>
      </w:pPr>
      <w:r w:rsidRPr="00DE4291">
        <w:rPr>
          <w:rFonts w:cs="Helvetica"/>
          <w:color w:val="000000"/>
          <w:sz w:val="24"/>
          <w:szCs w:val="24"/>
          <w:lang w:val="en-US"/>
        </w:rPr>
        <w:t>‘</w:t>
      </w:r>
      <w:r w:rsidRPr="001C4FE2">
        <w:rPr>
          <w:rFonts w:cs="Helvetica"/>
          <w:color w:val="000000"/>
          <w:sz w:val="24"/>
          <w:szCs w:val="24"/>
          <w:lang w:val="en-US"/>
        </w:rPr>
        <w:t>Parent Child Interaction Therapy – Toddler’ (PCIT-T</w:t>
      </w:r>
      <w:r w:rsidR="001C4FE2" w:rsidRPr="001C4FE2">
        <w:rPr>
          <w:rFonts w:cs="Helvetica"/>
          <w:color w:val="000000"/>
          <w:sz w:val="24"/>
          <w:szCs w:val="24"/>
          <w:lang w:val="en-US"/>
        </w:rPr>
        <w:t>)</w:t>
      </w:r>
      <w:r w:rsidRPr="001C4FE2">
        <w:rPr>
          <w:rFonts w:cs="Helvetica"/>
          <w:color w:val="000000"/>
          <w:sz w:val="24"/>
          <w:szCs w:val="24"/>
          <w:lang w:val="en-US"/>
        </w:rPr>
        <w:t xml:space="preserve"> </w:t>
      </w:r>
      <w:r w:rsidR="001C4FE2" w:rsidRPr="001C4FE2">
        <w:rPr>
          <w:rFonts w:cs="Helvetica"/>
          <w:color w:val="000000"/>
          <w:sz w:val="24"/>
          <w:szCs w:val="24"/>
          <w:lang w:val="en-US"/>
        </w:rPr>
        <w:fldChar w:fldCharType="begin"/>
      </w:r>
      <w:r w:rsidR="00FE754E">
        <w:rPr>
          <w:rFonts w:cs="Helvetica"/>
          <w:color w:val="000000"/>
          <w:sz w:val="24"/>
          <w:szCs w:val="24"/>
          <w:lang w:val="en-US"/>
        </w:rPr>
        <w:instrText xml:space="preserve"> ADDIN EN.CITE &lt;EndNote&gt;&lt;Cite&gt;&lt;Author&gt;Girard&lt;/Author&gt;&lt;Year&gt;2018&lt;/Year&gt;&lt;RecNum&gt;545&lt;/RecNum&gt;&lt;DisplayText&gt;(Girard et al., 2018; Kohlhoff &amp;amp; Morgan,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1C4FE2">
        <w:rPr>
          <w:rFonts w:cs="Helvetica"/>
          <w:color w:val="000000"/>
          <w:sz w:val="24"/>
          <w:szCs w:val="24"/>
          <w:lang w:val="en-US"/>
        </w:rPr>
        <w:fldChar w:fldCharType="separate"/>
      </w:r>
      <w:r w:rsidR="00FE754E">
        <w:rPr>
          <w:rFonts w:cs="Helvetica"/>
          <w:noProof/>
          <w:color w:val="000000"/>
          <w:sz w:val="24"/>
          <w:szCs w:val="24"/>
          <w:lang w:val="en-US"/>
        </w:rPr>
        <w:t>(Girard et al., 2018; Kohlhoff &amp; Morgan, 2018)</w:t>
      </w:r>
      <w:r w:rsidR="001C4FE2" w:rsidRPr="001C4FE2">
        <w:rPr>
          <w:rFonts w:cs="Helvetica"/>
          <w:color w:val="000000"/>
          <w:sz w:val="24"/>
          <w:szCs w:val="24"/>
          <w:lang w:val="en-US"/>
        </w:rPr>
        <w:fldChar w:fldCharType="end"/>
      </w:r>
      <w:r w:rsidR="001C4FE2" w:rsidRPr="001C4FE2">
        <w:rPr>
          <w:rFonts w:cs="Helvetica"/>
          <w:color w:val="000000"/>
          <w:sz w:val="24"/>
          <w:szCs w:val="24"/>
          <w:lang w:val="en-US"/>
        </w:rPr>
        <w:t xml:space="preserve"> </w:t>
      </w:r>
      <w:r w:rsidRPr="001C4FE2">
        <w:rPr>
          <w:rFonts w:cs="Helvetica"/>
          <w:color w:val="000000"/>
          <w:sz w:val="24"/>
          <w:szCs w:val="24"/>
          <w:lang w:val="en-US"/>
        </w:rPr>
        <w:t>is a</w:t>
      </w:r>
      <w:r w:rsidR="001C4FE2" w:rsidRPr="001C4FE2">
        <w:rPr>
          <w:rFonts w:cs="Helvetica"/>
          <w:color w:val="000000"/>
          <w:sz w:val="24"/>
          <w:szCs w:val="24"/>
          <w:lang w:val="en-US"/>
        </w:rPr>
        <w:t xml:space="preserve">nother </w:t>
      </w:r>
      <w:r w:rsidR="0067733D" w:rsidRPr="001C4FE2">
        <w:rPr>
          <w:rFonts w:cs="Helvetica"/>
          <w:color w:val="000000"/>
          <w:sz w:val="24"/>
          <w:szCs w:val="24"/>
          <w:lang w:val="en-US"/>
        </w:rPr>
        <w:t>attachment</w:t>
      </w:r>
      <w:r w:rsidR="0067733D">
        <w:rPr>
          <w:rFonts w:cs="Helvetica"/>
          <w:color w:val="000000"/>
          <w:sz w:val="24"/>
          <w:szCs w:val="24"/>
          <w:lang w:val="en-US"/>
        </w:rPr>
        <w:t>-based parenting intervention,</w:t>
      </w:r>
      <w:r w:rsidR="001C4FE2">
        <w:rPr>
          <w:rFonts w:cs="Helvetica"/>
          <w:color w:val="000000"/>
          <w:sz w:val="24"/>
          <w:szCs w:val="24"/>
          <w:lang w:val="en-US"/>
        </w:rPr>
        <w:t xml:space="preserve"> and is</w:t>
      </w:r>
      <w:r w:rsidR="0067733D">
        <w:rPr>
          <w:rFonts w:cs="Helvetica"/>
          <w:color w:val="000000"/>
          <w:sz w:val="24"/>
          <w:szCs w:val="24"/>
          <w:lang w:val="en-US"/>
        </w:rPr>
        <w:t xml:space="preserve"> designed specifically for parents and toddlers. PCIT-T is</w:t>
      </w:r>
      <w:r w:rsidR="00DE4291">
        <w:rPr>
          <w:rFonts w:cs="Helvetica"/>
          <w:color w:val="000000"/>
          <w:sz w:val="24"/>
          <w:szCs w:val="24"/>
          <w:lang w:val="en-US"/>
        </w:rPr>
        <w:t xml:space="preserve"> an adapt</w:t>
      </w:r>
      <w:r w:rsidR="0067733D">
        <w:rPr>
          <w:rFonts w:cs="Helvetica"/>
          <w:color w:val="000000"/>
          <w:sz w:val="24"/>
          <w:szCs w:val="24"/>
          <w:lang w:val="en-US"/>
        </w:rPr>
        <w:t>ed version</w:t>
      </w:r>
      <w:r w:rsidR="00DE4291">
        <w:rPr>
          <w:rFonts w:cs="Helvetica"/>
          <w:color w:val="000000"/>
          <w:sz w:val="24"/>
          <w:szCs w:val="24"/>
          <w:lang w:val="en-US"/>
        </w:rPr>
        <w:t xml:space="preserve"> of the standard PCIT intervention</w:t>
      </w:r>
      <w:r>
        <w:rPr>
          <w:rFonts w:cs="Helvetica"/>
          <w:color w:val="000000"/>
          <w:sz w:val="24"/>
          <w:szCs w:val="24"/>
          <w:lang w:val="en-US"/>
        </w:rPr>
        <w:t xml:space="preserve">, which was </w:t>
      </w:r>
      <w:r w:rsidR="0067733D">
        <w:rPr>
          <w:rFonts w:cs="Helvetica"/>
          <w:color w:val="000000"/>
          <w:sz w:val="24"/>
          <w:szCs w:val="24"/>
          <w:lang w:val="en-US"/>
        </w:rPr>
        <w:t>designed for pre-school and early primary school aged children with conduct problems</w:t>
      </w:r>
      <w:r>
        <w:rPr>
          <w:rFonts w:cs="Helvetica"/>
          <w:color w:val="000000"/>
          <w:sz w:val="24"/>
          <w:szCs w:val="24"/>
          <w:lang w:val="en-US"/>
        </w:rPr>
        <w:t xml:space="preserve"> </w:t>
      </w:r>
      <w:r w:rsidR="001C4FE2" w:rsidRPr="001C4FE2">
        <w:rPr>
          <w:rFonts w:cs="Helvetica"/>
          <w:color w:val="000000"/>
          <w:sz w:val="24"/>
          <w:szCs w:val="24"/>
          <w:lang w:val="en-US"/>
        </w:rPr>
        <w:fldChar w:fldCharType="begin"/>
      </w:r>
      <w:r w:rsidR="001C4FE2" w:rsidRPr="001C4FE2">
        <w:rPr>
          <w:rFonts w:cs="Helvetica"/>
          <w:color w:val="000000"/>
          <w:sz w:val="24"/>
          <w:szCs w:val="24"/>
          <w:lang w:val="en-US"/>
        </w:rPr>
        <w:instrText xml:space="preserve"> ADDIN EN.CITE &lt;EndNote&gt;&lt;Cite&gt;&lt;Author&gt;Niec&lt;/Author&gt;&lt;Year&gt;2018&lt;/Year&gt;&lt;RecNum&gt;1273&lt;/RecNum&gt;&lt;DisplayText&gt;(Eyberg, 1988; Niec, 2018)&lt;/DisplayText&gt;&lt;record&gt;&lt;rec-number&gt;1273&lt;/rec-number&gt;&lt;foreign-keys&gt;&lt;key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1C4FE2">
        <w:rPr>
          <w:rFonts w:cs="Helvetica"/>
          <w:color w:val="000000"/>
          <w:sz w:val="24"/>
          <w:szCs w:val="24"/>
          <w:lang w:val="en-US"/>
        </w:rPr>
        <w:fldChar w:fldCharType="separate"/>
      </w:r>
      <w:r w:rsidR="001C4FE2" w:rsidRPr="001C4FE2">
        <w:rPr>
          <w:rFonts w:cs="Helvetica"/>
          <w:noProof/>
          <w:color w:val="000000"/>
          <w:sz w:val="24"/>
          <w:szCs w:val="24"/>
          <w:lang w:val="en-US"/>
        </w:rPr>
        <w:t>(Eyberg, 1988; Niec, 2018)</w:t>
      </w:r>
      <w:r w:rsidR="001C4FE2" w:rsidRPr="001C4FE2">
        <w:rPr>
          <w:rFonts w:cs="Helvetica"/>
          <w:color w:val="000000"/>
          <w:sz w:val="24"/>
          <w:szCs w:val="24"/>
          <w:lang w:val="en-US"/>
        </w:rPr>
        <w:fldChar w:fldCharType="end"/>
      </w:r>
      <w:r w:rsidR="00585E9A" w:rsidRPr="001C4FE2">
        <w:rPr>
          <w:rFonts w:cs="Helvetica"/>
          <w:color w:val="000000"/>
          <w:sz w:val="24"/>
          <w:szCs w:val="24"/>
          <w:lang w:val="en-US"/>
        </w:rPr>
        <w:t xml:space="preserve">. </w:t>
      </w:r>
      <w:r w:rsidR="0067733D" w:rsidRPr="001C4FE2">
        <w:rPr>
          <w:rFonts w:cs="Helvetica"/>
          <w:color w:val="000000"/>
          <w:sz w:val="24"/>
          <w:szCs w:val="24"/>
          <w:lang w:val="en-US"/>
        </w:rPr>
        <w:t>Like standard</w:t>
      </w:r>
      <w:r w:rsidR="0067733D">
        <w:rPr>
          <w:rFonts w:cs="Helvetica"/>
          <w:color w:val="000000"/>
          <w:sz w:val="24"/>
          <w:szCs w:val="24"/>
          <w:lang w:val="en-US"/>
        </w:rPr>
        <w:t xml:space="preserve"> PCIT, </w:t>
      </w:r>
      <w:r w:rsidR="00DE4291" w:rsidRPr="00DE4291">
        <w:rPr>
          <w:rFonts w:cs="Helvetica"/>
          <w:color w:val="000000"/>
          <w:sz w:val="24"/>
          <w:szCs w:val="24"/>
          <w:lang w:val="en-US"/>
        </w:rPr>
        <w:t>PCIT-T d</w:t>
      </w:r>
      <w:r w:rsidR="00585E9A" w:rsidRPr="00DE4291">
        <w:rPr>
          <w:rFonts w:cs="Helvetica"/>
          <w:color w:val="000000"/>
          <w:sz w:val="24"/>
          <w:szCs w:val="24"/>
          <w:lang w:val="en-US"/>
        </w:rPr>
        <w:t>raw</w:t>
      </w:r>
      <w:r w:rsidR="00DE4291" w:rsidRPr="00DE4291">
        <w:rPr>
          <w:rFonts w:cs="Helvetica"/>
          <w:color w:val="000000"/>
          <w:sz w:val="24"/>
          <w:szCs w:val="24"/>
          <w:lang w:val="en-US"/>
        </w:rPr>
        <w:t>s</w:t>
      </w:r>
      <w:r w:rsidR="00585E9A" w:rsidRPr="00DE4291">
        <w:rPr>
          <w:rFonts w:cs="Helvetica"/>
          <w:color w:val="000000"/>
          <w:sz w:val="24"/>
          <w:szCs w:val="24"/>
          <w:lang w:val="en-US"/>
        </w:rPr>
        <w:t xml:space="preserve"> social learning theor</w:t>
      </w:r>
      <w:r w:rsidR="0067733D">
        <w:rPr>
          <w:rFonts w:cs="Helvetica"/>
          <w:color w:val="000000"/>
          <w:sz w:val="24"/>
          <w:szCs w:val="24"/>
          <w:lang w:val="en-US"/>
        </w:rPr>
        <w:t>y</w:t>
      </w:r>
      <w:r>
        <w:rPr>
          <w:rFonts w:cs="Helvetica"/>
          <w:color w:val="000000"/>
          <w:sz w:val="24"/>
          <w:szCs w:val="24"/>
          <w:lang w:val="en-US"/>
        </w:rPr>
        <w:t xml:space="preserve"> and attachment theory principles but given the salience of the parent-child attachment relationship in toddler development, enhancing parenting sensitivity to the child’s emotional needs is an explicit intervention target.</w:t>
      </w:r>
      <w:r w:rsidR="0067733D">
        <w:rPr>
          <w:rFonts w:cs="Helvetica"/>
          <w:color w:val="000000"/>
          <w:sz w:val="24"/>
          <w:szCs w:val="24"/>
          <w:lang w:val="en-US"/>
        </w:rPr>
        <w:t xml:space="preserve"> At its core, PCIT-T assumes that</w:t>
      </w:r>
      <w:r>
        <w:rPr>
          <w:rFonts w:cs="Helvetica"/>
          <w:color w:val="000000"/>
          <w:sz w:val="24"/>
          <w:szCs w:val="24"/>
          <w:lang w:val="en-US"/>
        </w:rPr>
        <w:t>:</w:t>
      </w:r>
      <w:r w:rsidR="00DE4291" w:rsidRPr="00DE4291">
        <w:rPr>
          <w:rFonts w:cs="Helvetica"/>
          <w:color w:val="000000"/>
          <w:sz w:val="24"/>
          <w:szCs w:val="24"/>
          <w:lang w:val="en-US"/>
        </w:rPr>
        <w:t xml:space="preserve"> </w:t>
      </w:r>
      <w:r w:rsidR="00585E9A" w:rsidRPr="00DE4291">
        <w:rPr>
          <w:rFonts w:cs="Helvetica"/>
          <w:color w:val="000000"/>
          <w:sz w:val="24"/>
          <w:szCs w:val="24"/>
          <w:lang w:val="en-US"/>
        </w:rPr>
        <w:t xml:space="preserve">(i) </w:t>
      </w:r>
      <w:r w:rsidR="00DE4291" w:rsidRPr="00DE4291">
        <w:rPr>
          <w:rFonts w:cs="Helvetica"/>
          <w:color w:val="000000"/>
          <w:sz w:val="24"/>
          <w:szCs w:val="24"/>
          <w:lang w:val="en-US"/>
        </w:rPr>
        <w:t xml:space="preserve">disruptive </w:t>
      </w:r>
      <w:r w:rsidR="00585E9A" w:rsidRPr="00DE4291">
        <w:rPr>
          <w:rFonts w:cs="Helvetica"/>
          <w:color w:val="000000"/>
          <w:sz w:val="24"/>
          <w:szCs w:val="24"/>
          <w:lang w:val="en-US"/>
        </w:rPr>
        <w:t xml:space="preserve">behaviors in toddlers </w:t>
      </w:r>
      <w:r w:rsidR="004D3F8D">
        <w:rPr>
          <w:rFonts w:cs="Helvetica"/>
          <w:color w:val="000000"/>
          <w:sz w:val="24"/>
          <w:szCs w:val="24"/>
          <w:lang w:val="en-US"/>
        </w:rPr>
        <w:t xml:space="preserve">typically </w:t>
      </w:r>
      <w:r w:rsidR="0067733D">
        <w:rPr>
          <w:rFonts w:cs="Helvetica"/>
          <w:color w:val="000000"/>
          <w:sz w:val="24"/>
          <w:szCs w:val="24"/>
          <w:lang w:val="en-US"/>
        </w:rPr>
        <w:t>sign</w:t>
      </w:r>
      <w:r w:rsidR="004D3F8D">
        <w:rPr>
          <w:rFonts w:cs="Helvetica"/>
          <w:color w:val="000000"/>
          <w:sz w:val="24"/>
          <w:szCs w:val="24"/>
          <w:lang w:val="en-US"/>
        </w:rPr>
        <w:t xml:space="preserve">al </w:t>
      </w:r>
      <w:r w:rsidR="00585E9A" w:rsidRPr="00DE4291">
        <w:rPr>
          <w:rFonts w:cs="Helvetica"/>
          <w:color w:val="000000"/>
          <w:sz w:val="24"/>
          <w:szCs w:val="24"/>
          <w:lang w:val="en-US"/>
        </w:rPr>
        <w:t>emotional dysregulation,</w:t>
      </w:r>
      <w:r w:rsidR="00585E9A" w:rsidRPr="00DE4291">
        <w:rPr>
          <w:rFonts w:cs="Helvetica"/>
          <w:color w:val="000000"/>
          <w:sz w:val="24"/>
          <w:szCs w:val="24"/>
        </w:rPr>
        <w:t xml:space="preserve"> (ii) </w:t>
      </w:r>
      <w:r w:rsidR="00DE4291" w:rsidRPr="00DE4291">
        <w:rPr>
          <w:rFonts w:cs="Helvetica"/>
          <w:color w:val="000000"/>
          <w:sz w:val="24"/>
          <w:szCs w:val="24"/>
          <w:lang w:val="en-US"/>
        </w:rPr>
        <w:t xml:space="preserve">capacities for emotional and behavior regulation emerge and are consolidated in the context of </w:t>
      </w:r>
      <w:r w:rsidR="0067733D">
        <w:rPr>
          <w:rFonts w:cs="Helvetica"/>
          <w:color w:val="000000"/>
          <w:sz w:val="24"/>
          <w:szCs w:val="24"/>
          <w:lang w:val="en-US"/>
        </w:rPr>
        <w:t xml:space="preserve">a secure </w:t>
      </w:r>
      <w:r w:rsidR="00585E9A" w:rsidRPr="00DE4291">
        <w:rPr>
          <w:rFonts w:cs="Helvetica"/>
          <w:color w:val="000000"/>
          <w:sz w:val="24"/>
          <w:szCs w:val="24"/>
          <w:lang w:val="en-US"/>
        </w:rPr>
        <w:t xml:space="preserve">parent-child attachment relationship, and (iii) </w:t>
      </w:r>
      <w:r w:rsidR="00DE4291" w:rsidRPr="00DE4291">
        <w:rPr>
          <w:rFonts w:cs="Helvetica"/>
          <w:color w:val="000000"/>
          <w:sz w:val="24"/>
          <w:szCs w:val="24"/>
          <w:lang w:val="en-US"/>
        </w:rPr>
        <w:t>t</w:t>
      </w:r>
      <w:r w:rsidR="00585E9A" w:rsidRPr="00DE4291">
        <w:rPr>
          <w:rFonts w:cs="Helvetica"/>
          <w:color w:val="000000"/>
          <w:sz w:val="24"/>
          <w:szCs w:val="24"/>
          <w:lang w:val="en-US"/>
        </w:rPr>
        <w:t>oddlers have the capacity to learn new skills</w:t>
      </w:r>
      <w:r w:rsidR="00DE4291">
        <w:rPr>
          <w:rFonts w:cs="Helvetica"/>
          <w:color w:val="000000"/>
          <w:sz w:val="24"/>
          <w:szCs w:val="24"/>
          <w:lang w:val="en-US"/>
        </w:rPr>
        <w:t xml:space="preserve"> </w:t>
      </w:r>
      <w:r w:rsidR="0067733D">
        <w:rPr>
          <w:rFonts w:cs="Helvetica"/>
          <w:color w:val="000000"/>
          <w:sz w:val="24"/>
          <w:szCs w:val="24"/>
          <w:lang w:val="en-US"/>
        </w:rPr>
        <w:t>(e.g.,</w:t>
      </w:r>
      <w:r w:rsidR="00DE4291">
        <w:rPr>
          <w:rFonts w:cs="Helvetica"/>
          <w:color w:val="000000"/>
          <w:sz w:val="24"/>
          <w:szCs w:val="24"/>
          <w:lang w:val="en-US"/>
        </w:rPr>
        <w:t xml:space="preserve"> </w:t>
      </w:r>
      <w:r w:rsidR="0067733D">
        <w:rPr>
          <w:rFonts w:cs="Helvetica"/>
          <w:color w:val="000000"/>
          <w:sz w:val="24"/>
          <w:szCs w:val="24"/>
          <w:lang w:val="en-US"/>
        </w:rPr>
        <w:t>cooperating with</w:t>
      </w:r>
      <w:r w:rsidR="00DE4291">
        <w:rPr>
          <w:rFonts w:cs="Helvetica"/>
          <w:color w:val="000000"/>
          <w:sz w:val="24"/>
          <w:szCs w:val="24"/>
          <w:lang w:val="en-US"/>
        </w:rPr>
        <w:t xml:space="preserve"> parental </w:t>
      </w:r>
      <w:r w:rsidR="0067733D">
        <w:rPr>
          <w:rFonts w:cs="Helvetica"/>
          <w:color w:val="000000"/>
          <w:sz w:val="24"/>
          <w:szCs w:val="24"/>
          <w:lang w:val="en-US"/>
        </w:rPr>
        <w:t>instructions).</w:t>
      </w:r>
      <w:r w:rsidR="00585E9A" w:rsidRPr="00DE4291">
        <w:rPr>
          <w:rFonts w:cs="Helvetica"/>
          <w:color w:val="000000"/>
          <w:sz w:val="24"/>
          <w:szCs w:val="24"/>
          <w:lang w:val="en-US"/>
        </w:rPr>
        <w:t xml:space="preserve"> </w:t>
      </w:r>
      <w:r w:rsidR="004D3F8D">
        <w:rPr>
          <w:rFonts w:cs="Helvetica"/>
          <w:color w:val="000000"/>
          <w:sz w:val="24"/>
          <w:szCs w:val="24"/>
          <w:lang w:val="en-US"/>
        </w:rPr>
        <w:t xml:space="preserve">The primary aims of </w:t>
      </w:r>
      <w:r w:rsidR="00DE4291" w:rsidRPr="0029777C">
        <w:rPr>
          <w:rFonts w:cs="Helvetica"/>
          <w:color w:val="000000"/>
          <w:sz w:val="24"/>
          <w:szCs w:val="24"/>
          <w:lang w:val="en-US"/>
        </w:rPr>
        <w:t>PCIT-T</w:t>
      </w:r>
      <w:r w:rsidR="004D3F8D">
        <w:rPr>
          <w:rFonts w:cs="Helvetica"/>
          <w:color w:val="000000"/>
          <w:sz w:val="24"/>
          <w:szCs w:val="24"/>
          <w:lang w:val="en-US"/>
        </w:rPr>
        <w:t>, therefore, are</w:t>
      </w:r>
      <w:r>
        <w:rPr>
          <w:rFonts w:cs="Helvetica"/>
          <w:color w:val="000000"/>
          <w:sz w:val="24"/>
          <w:szCs w:val="24"/>
          <w:lang w:val="en-US"/>
        </w:rPr>
        <w:t xml:space="preserve"> </w:t>
      </w:r>
      <w:r w:rsidR="00585E9A" w:rsidRPr="0029777C">
        <w:rPr>
          <w:rFonts w:cs="Helvetica"/>
          <w:color w:val="000000"/>
          <w:sz w:val="24"/>
          <w:szCs w:val="24"/>
          <w:lang w:val="en-US"/>
        </w:rPr>
        <w:t>to</w:t>
      </w:r>
      <w:r w:rsidR="0067733D">
        <w:rPr>
          <w:rFonts w:cs="Helvetica"/>
          <w:color w:val="000000"/>
          <w:sz w:val="24"/>
          <w:szCs w:val="24"/>
          <w:lang w:val="en-US"/>
        </w:rPr>
        <w:t xml:space="preserve">: 1) </w:t>
      </w:r>
      <w:r w:rsidR="004D3F8D">
        <w:rPr>
          <w:rFonts w:cs="Helvetica"/>
          <w:color w:val="000000"/>
          <w:sz w:val="24"/>
          <w:szCs w:val="24"/>
          <w:lang w:val="en-US"/>
        </w:rPr>
        <w:t>increase parents’</w:t>
      </w:r>
      <w:r w:rsidR="00DE4291" w:rsidRPr="0029777C">
        <w:rPr>
          <w:rFonts w:cs="Helvetica"/>
          <w:color w:val="000000"/>
          <w:sz w:val="24"/>
          <w:szCs w:val="24"/>
          <w:lang w:val="en-US"/>
        </w:rPr>
        <w:t xml:space="preserve"> use of positive </w:t>
      </w:r>
      <w:r w:rsidR="0067733D">
        <w:rPr>
          <w:rFonts w:cs="Helvetica"/>
          <w:color w:val="000000"/>
          <w:sz w:val="24"/>
          <w:szCs w:val="24"/>
          <w:lang w:val="en-US"/>
        </w:rPr>
        <w:t>caregiv</w:t>
      </w:r>
      <w:r w:rsidR="004D3F8D">
        <w:rPr>
          <w:rFonts w:cs="Helvetica"/>
          <w:color w:val="000000"/>
          <w:sz w:val="24"/>
          <w:szCs w:val="24"/>
          <w:lang w:val="en-US"/>
        </w:rPr>
        <w:t>ing</w:t>
      </w:r>
      <w:r w:rsidR="00585E9A" w:rsidRPr="0029777C">
        <w:rPr>
          <w:rFonts w:cs="Helvetica"/>
          <w:color w:val="000000"/>
          <w:sz w:val="24"/>
          <w:szCs w:val="24"/>
          <w:lang w:val="en-US"/>
        </w:rPr>
        <w:t xml:space="preserve"> skills (e.g.</w:t>
      </w:r>
      <w:r w:rsidR="0067733D">
        <w:rPr>
          <w:rFonts w:cs="Helvetica"/>
          <w:color w:val="000000"/>
          <w:sz w:val="24"/>
          <w:szCs w:val="24"/>
          <w:lang w:val="en-US"/>
        </w:rPr>
        <w:t>,</w:t>
      </w:r>
      <w:r w:rsidR="00585E9A" w:rsidRPr="0029777C">
        <w:rPr>
          <w:rFonts w:cs="Helvetica"/>
          <w:color w:val="000000"/>
          <w:sz w:val="24"/>
          <w:szCs w:val="24"/>
          <w:lang w:val="en-US"/>
        </w:rPr>
        <w:t xml:space="preserve"> </w:t>
      </w:r>
      <w:r w:rsidR="00DE4291" w:rsidRPr="0029777C">
        <w:rPr>
          <w:rFonts w:cs="Helvetica"/>
          <w:color w:val="000000"/>
          <w:sz w:val="24"/>
          <w:szCs w:val="24"/>
          <w:lang w:val="en-US"/>
        </w:rPr>
        <w:t xml:space="preserve">increasing </w:t>
      </w:r>
      <w:r w:rsidR="00585E9A" w:rsidRPr="0029777C">
        <w:rPr>
          <w:rFonts w:cs="Helvetica"/>
          <w:color w:val="000000"/>
          <w:sz w:val="24"/>
          <w:szCs w:val="24"/>
          <w:lang w:val="en-US"/>
        </w:rPr>
        <w:t>praise and reduc</w:t>
      </w:r>
      <w:r w:rsidR="00DE4291" w:rsidRPr="0029777C">
        <w:rPr>
          <w:rFonts w:cs="Helvetica"/>
          <w:color w:val="000000"/>
          <w:sz w:val="24"/>
          <w:szCs w:val="24"/>
          <w:lang w:val="en-US"/>
        </w:rPr>
        <w:t>ing</w:t>
      </w:r>
      <w:r w:rsidR="00585E9A" w:rsidRPr="0029777C">
        <w:rPr>
          <w:rFonts w:cs="Helvetica"/>
          <w:color w:val="000000"/>
          <w:sz w:val="24"/>
          <w:szCs w:val="24"/>
          <w:lang w:val="en-US"/>
        </w:rPr>
        <w:t xml:space="preserve"> negative language directed at the child), </w:t>
      </w:r>
      <w:r w:rsidR="0067733D">
        <w:rPr>
          <w:rFonts w:cs="Helvetica"/>
          <w:color w:val="000000"/>
          <w:sz w:val="24"/>
          <w:szCs w:val="24"/>
          <w:lang w:val="en-US"/>
        </w:rPr>
        <w:t xml:space="preserve">2) </w:t>
      </w:r>
      <w:r w:rsidR="00585E9A" w:rsidRPr="0029777C">
        <w:rPr>
          <w:rFonts w:cs="Helvetica"/>
          <w:color w:val="000000"/>
          <w:sz w:val="24"/>
          <w:szCs w:val="24"/>
          <w:lang w:val="en-US"/>
        </w:rPr>
        <w:t xml:space="preserve">increase </w:t>
      </w:r>
      <w:r w:rsidR="0067733D">
        <w:rPr>
          <w:rFonts w:cs="Helvetica"/>
          <w:color w:val="000000"/>
          <w:sz w:val="24"/>
          <w:szCs w:val="24"/>
          <w:lang w:val="en-US"/>
        </w:rPr>
        <w:t>caregiver</w:t>
      </w:r>
      <w:r w:rsidR="004D3F8D">
        <w:rPr>
          <w:rFonts w:cs="Helvetica"/>
          <w:color w:val="000000"/>
          <w:sz w:val="24"/>
          <w:szCs w:val="24"/>
          <w:lang w:val="en-US"/>
        </w:rPr>
        <w:t xml:space="preserve">s’ </w:t>
      </w:r>
      <w:r w:rsidR="004D3F8D" w:rsidRPr="004D3F8D">
        <w:rPr>
          <w:rFonts w:cs="Helvetica"/>
          <w:color w:val="000000"/>
          <w:sz w:val="24"/>
          <w:szCs w:val="24"/>
          <w:lang w:val="en-US"/>
        </w:rPr>
        <w:t xml:space="preserve">capacities for </w:t>
      </w:r>
      <w:r w:rsidR="004D3F8D">
        <w:rPr>
          <w:rFonts w:cs="Helvetica"/>
          <w:color w:val="000000"/>
          <w:sz w:val="24"/>
          <w:szCs w:val="24"/>
          <w:lang w:val="en-US"/>
        </w:rPr>
        <w:t>reflectiveness/mentalization about their child,</w:t>
      </w:r>
      <w:r w:rsidR="004D3F8D" w:rsidRPr="004D3F8D">
        <w:rPr>
          <w:rFonts w:cs="Helvetica"/>
          <w:color w:val="000000"/>
          <w:sz w:val="24"/>
          <w:szCs w:val="24"/>
          <w:lang w:val="en-US"/>
        </w:rPr>
        <w:t xml:space="preserve"> and</w:t>
      </w:r>
      <w:r w:rsidR="00DE4291" w:rsidRPr="004D3F8D">
        <w:rPr>
          <w:rFonts w:cs="Helvetica"/>
          <w:color w:val="000000"/>
          <w:sz w:val="24"/>
          <w:szCs w:val="24"/>
          <w:lang w:val="en-US"/>
        </w:rPr>
        <w:t xml:space="preserve"> </w:t>
      </w:r>
      <w:r w:rsidR="004D3F8D">
        <w:rPr>
          <w:rFonts w:cs="Helvetica"/>
          <w:color w:val="000000"/>
          <w:sz w:val="24"/>
          <w:szCs w:val="24"/>
          <w:lang w:val="en-US"/>
        </w:rPr>
        <w:t xml:space="preserve">caregiving </w:t>
      </w:r>
      <w:r w:rsidR="00DE4291" w:rsidRPr="004D3F8D">
        <w:rPr>
          <w:rFonts w:cs="Helvetica"/>
          <w:color w:val="000000"/>
          <w:sz w:val="24"/>
          <w:szCs w:val="24"/>
          <w:lang w:val="en-US"/>
        </w:rPr>
        <w:t>sensitivity</w:t>
      </w:r>
      <w:r w:rsidR="00585E9A" w:rsidRPr="004D3F8D">
        <w:rPr>
          <w:rFonts w:cs="Helvetica"/>
          <w:color w:val="000000"/>
          <w:sz w:val="24"/>
          <w:szCs w:val="24"/>
          <w:lang w:val="en-US"/>
        </w:rPr>
        <w:t>,</w:t>
      </w:r>
      <w:r w:rsidR="0067733D" w:rsidRPr="004D3F8D">
        <w:rPr>
          <w:rFonts w:cs="Helvetica"/>
          <w:color w:val="000000"/>
          <w:sz w:val="24"/>
          <w:szCs w:val="24"/>
          <w:lang w:val="en-US"/>
        </w:rPr>
        <w:t xml:space="preserve"> 3) </w:t>
      </w:r>
      <w:r w:rsidR="00F34405" w:rsidRPr="004D3F8D">
        <w:rPr>
          <w:rFonts w:cs="Helvetica"/>
          <w:color w:val="000000"/>
          <w:sz w:val="24"/>
          <w:szCs w:val="24"/>
          <w:lang w:val="en-US"/>
        </w:rPr>
        <w:t>enhance</w:t>
      </w:r>
      <w:r w:rsidR="00585E9A" w:rsidRPr="004D3F8D">
        <w:rPr>
          <w:rFonts w:cs="Helvetica"/>
          <w:color w:val="000000"/>
          <w:sz w:val="24"/>
          <w:szCs w:val="24"/>
          <w:lang w:val="en-US"/>
        </w:rPr>
        <w:t xml:space="preserve"> </w:t>
      </w:r>
      <w:r w:rsidR="0067733D" w:rsidRPr="004D3F8D">
        <w:rPr>
          <w:rFonts w:cs="Helvetica"/>
          <w:color w:val="000000"/>
          <w:sz w:val="24"/>
          <w:szCs w:val="24"/>
          <w:lang w:val="en-US"/>
        </w:rPr>
        <w:lastRenderedPageBreak/>
        <w:t>caregiver</w:t>
      </w:r>
      <w:r w:rsidR="004D3F8D" w:rsidRPr="004D3F8D">
        <w:rPr>
          <w:rFonts w:cs="Helvetica"/>
          <w:color w:val="000000"/>
          <w:sz w:val="24"/>
          <w:szCs w:val="24"/>
          <w:lang w:val="en-US"/>
        </w:rPr>
        <w:t xml:space="preserve">s’ </w:t>
      </w:r>
      <w:r w:rsidR="00F34405" w:rsidRPr="004D3F8D">
        <w:rPr>
          <w:rFonts w:cs="Helvetica"/>
          <w:color w:val="000000"/>
          <w:sz w:val="24"/>
          <w:szCs w:val="24"/>
          <w:lang w:val="en-US"/>
        </w:rPr>
        <w:t xml:space="preserve">capacities for </w:t>
      </w:r>
      <w:r w:rsidR="00585E9A" w:rsidRPr="004D3F8D">
        <w:rPr>
          <w:rFonts w:cs="Helvetica"/>
          <w:color w:val="000000"/>
          <w:sz w:val="24"/>
          <w:szCs w:val="24"/>
          <w:lang w:val="en-US"/>
        </w:rPr>
        <w:t xml:space="preserve">emotional </w:t>
      </w:r>
      <w:r w:rsidR="00F34405" w:rsidRPr="004D3F8D">
        <w:rPr>
          <w:rFonts w:cs="Helvetica"/>
          <w:color w:val="000000"/>
          <w:sz w:val="24"/>
          <w:szCs w:val="24"/>
          <w:lang w:val="en-US"/>
        </w:rPr>
        <w:t>self-</w:t>
      </w:r>
      <w:r w:rsidR="00585E9A" w:rsidRPr="004D3F8D">
        <w:rPr>
          <w:rFonts w:cs="Helvetica"/>
          <w:color w:val="000000"/>
          <w:sz w:val="24"/>
          <w:szCs w:val="24"/>
          <w:lang w:val="en-US"/>
        </w:rPr>
        <w:t>regulation</w:t>
      </w:r>
      <w:r w:rsidRPr="004D3F8D">
        <w:rPr>
          <w:rFonts w:cs="Helvetica"/>
          <w:color w:val="000000"/>
          <w:sz w:val="24"/>
          <w:szCs w:val="24"/>
          <w:lang w:val="en-US"/>
        </w:rPr>
        <w:t xml:space="preserve">, and 4) </w:t>
      </w:r>
      <w:r w:rsidR="004D3F8D" w:rsidRPr="004D3F8D">
        <w:rPr>
          <w:rFonts w:cs="Helvetica"/>
          <w:color w:val="000000"/>
          <w:sz w:val="24"/>
          <w:szCs w:val="24"/>
          <w:lang w:val="en-US"/>
        </w:rPr>
        <w:t xml:space="preserve">increase caregivers’ understanding and skills relating/speaking to their toddlers’ in a way that is developmentally appropriate and helpful for promoting learning and listening. </w:t>
      </w:r>
      <w:proofErr w:type="gramStart"/>
      <w:r w:rsidR="0029777C" w:rsidRPr="004D3F8D">
        <w:rPr>
          <w:rFonts w:cs="Helvetica"/>
          <w:color w:val="000000"/>
          <w:sz w:val="24"/>
          <w:szCs w:val="24"/>
          <w:lang w:val="en-US"/>
        </w:rPr>
        <w:t>As</w:t>
      </w:r>
      <w:r w:rsidR="0029777C">
        <w:rPr>
          <w:rFonts w:cs="Helvetica"/>
          <w:color w:val="000000"/>
          <w:sz w:val="24"/>
          <w:szCs w:val="24"/>
          <w:lang w:val="en-US"/>
        </w:rPr>
        <w:t xml:space="preserve"> a consequence</w:t>
      </w:r>
      <w:proofErr w:type="gramEnd"/>
      <w:r w:rsidR="00585E9A" w:rsidRPr="0029777C">
        <w:rPr>
          <w:rFonts w:cs="Helvetica"/>
          <w:color w:val="000000"/>
          <w:sz w:val="24"/>
          <w:szCs w:val="24"/>
          <w:lang w:val="en-US"/>
        </w:rPr>
        <w:t xml:space="preserve">, it is expected that </w:t>
      </w:r>
      <w:r w:rsidR="00F34405">
        <w:rPr>
          <w:rFonts w:cs="Helvetica"/>
          <w:color w:val="000000"/>
          <w:sz w:val="24"/>
          <w:szCs w:val="24"/>
          <w:lang w:val="en-US"/>
        </w:rPr>
        <w:t xml:space="preserve">there will be flow-on effects for the </w:t>
      </w:r>
      <w:r w:rsidR="0029777C">
        <w:rPr>
          <w:rFonts w:cs="Helvetica"/>
          <w:color w:val="000000"/>
          <w:sz w:val="24"/>
          <w:szCs w:val="24"/>
          <w:lang w:val="en-US"/>
        </w:rPr>
        <w:t>child including</w:t>
      </w:r>
      <w:del w:id="3" w:author="Nancy Briggs" w:date="2024-03-21T10:50:00Z">
        <w:r w:rsidR="0029777C" w:rsidDel="008445E7">
          <w:rPr>
            <w:rFonts w:cs="Helvetica"/>
            <w:color w:val="000000"/>
            <w:sz w:val="24"/>
            <w:szCs w:val="24"/>
            <w:lang w:val="en-US"/>
          </w:rPr>
          <w:delText xml:space="preserve"> in</w:delText>
        </w:r>
      </w:del>
      <w:r w:rsidR="0029777C">
        <w:rPr>
          <w:rFonts w:cs="Helvetica"/>
          <w:color w:val="000000"/>
          <w:sz w:val="24"/>
          <w:szCs w:val="24"/>
          <w:lang w:val="en-US"/>
        </w:rPr>
        <w:t xml:space="preserve"> </w:t>
      </w:r>
      <w:r w:rsidR="00F34405">
        <w:rPr>
          <w:rFonts w:cs="Helvetica"/>
          <w:color w:val="000000"/>
          <w:sz w:val="24"/>
          <w:szCs w:val="24"/>
          <w:lang w:val="en-US"/>
        </w:rPr>
        <w:t>increased attachment</w:t>
      </w:r>
      <w:r w:rsidR="00585E9A" w:rsidRPr="0029777C">
        <w:rPr>
          <w:rFonts w:cs="Helvetica"/>
          <w:color w:val="000000"/>
          <w:sz w:val="24"/>
          <w:szCs w:val="24"/>
          <w:lang w:val="en-US"/>
        </w:rPr>
        <w:t xml:space="preserve"> security</w:t>
      </w:r>
      <w:r w:rsidR="00F34405">
        <w:rPr>
          <w:rFonts w:cs="Helvetica"/>
          <w:color w:val="000000"/>
          <w:sz w:val="24"/>
          <w:szCs w:val="24"/>
          <w:lang w:val="en-US"/>
        </w:rPr>
        <w:t xml:space="preserve"> and </w:t>
      </w:r>
      <w:r w:rsidR="00585E9A" w:rsidRPr="0029777C">
        <w:rPr>
          <w:rFonts w:cs="Helvetica"/>
          <w:color w:val="000000"/>
          <w:sz w:val="24"/>
          <w:szCs w:val="24"/>
          <w:lang w:val="en-US"/>
        </w:rPr>
        <w:t xml:space="preserve">social emotional functioning including emotion regulation, and </w:t>
      </w:r>
      <w:r w:rsidR="00F34405">
        <w:rPr>
          <w:rFonts w:cs="Helvetica"/>
          <w:color w:val="000000"/>
          <w:sz w:val="24"/>
          <w:szCs w:val="24"/>
          <w:lang w:val="en-US"/>
        </w:rPr>
        <w:t xml:space="preserve">decreased </w:t>
      </w:r>
      <w:r w:rsidR="00585E9A" w:rsidRPr="0029777C">
        <w:rPr>
          <w:rFonts w:cs="Helvetica"/>
          <w:color w:val="000000"/>
          <w:sz w:val="24"/>
          <w:szCs w:val="24"/>
          <w:lang w:val="en-US"/>
        </w:rPr>
        <w:t>externalizing</w:t>
      </w:r>
      <w:r w:rsidR="0029777C" w:rsidRPr="0029777C">
        <w:rPr>
          <w:rFonts w:cs="Helvetica"/>
          <w:color w:val="000000"/>
          <w:sz w:val="24"/>
          <w:szCs w:val="24"/>
          <w:lang w:val="en-US"/>
        </w:rPr>
        <w:t>/</w:t>
      </w:r>
      <w:proofErr w:type="spellStart"/>
      <w:r w:rsidR="0029777C" w:rsidRPr="0029777C">
        <w:rPr>
          <w:rFonts w:cs="Helvetica"/>
          <w:color w:val="000000"/>
          <w:sz w:val="24"/>
          <w:szCs w:val="24"/>
          <w:lang w:val="en-US"/>
        </w:rPr>
        <w:t>internalising</w:t>
      </w:r>
      <w:proofErr w:type="spellEnd"/>
      <w:r w:rsidR="00585E9A" w:rsidRPr="0029777C">
        <w:rPr>
          <w:rFonts w:cs="Helvetica"/>
          <w:color w:val="000000"/>
          <w:sz w:val="24"/>
          <w:szCs w:val="24"/>
          <w:lang w:val="en-US"/>
        </w:rPr>
        <w:t xml:space="preserve"> behaviors. </w:t>
      </w:r>
    </w:p>
    <w:p w14:paraId="37A2BDF5" w14:textId="04797918" w:rsidR="008C1028" w:rsidRPr="004D3F8D" w:rsidRDefault="0029777C" w:rsidP="004D3F8D">
      <w:pPr>
        <w:pStyle w:val="NormalWeb"/>
        <w:spacing w:before="0" w:beforeAutospacing="0" w:after="0" w:afterAutospacing="0" w:line="480" w:lineRule="auto"/>
        <w:ind w:firstLine="720"/>
        <w:contextualSpacing/>
        <w:rPr>
          <w:rFonts w:cs="Helvetica"/>
          <w:color w:val="000000"/>
          <w:sz w:val="24"/>
          <w:szCs w:val="24"/>
          <w:lang w:val="en-US"/>
        </w:rPr>
      </w:pPr>
      <w:r w:rsidRPr="0029777C">
        <w:rPr>
          <w:rFonts w:cs="Helvetica"/>
          <w:color w:val="000000"/>
          <w:sz w:val="24"/>
          <w:szCs w:val="24"/>
          <w:lang w:val="en-US"/>
        </w:rPr>
        <w:t xml:space="preserve">Like standard PCIT, </w:t>
      </w:r>
      <w:r w:rsidR="00585E9A" w:rsidRPr="0029777C">
        <w:rPr>
          <w:rFonts w:cs="Helvetica"/>
          <w:color w:val="000000"/>
          <w:sz w:val="24"/>
          <w:szCs w:val="24"/>
          <w:lang w:val="en-US"/>
        </w:rPr>
        <w:t xml:space="preserve">PCIT-T </w:t>
      </w:r>
      <w:r w:rsidR="00510E3D" w:rsidRPr="0029777C">
        <w:rPr>
          <w:rFonts w:cs="Helvetica"/>
          <w:color w:val="000000"/>
          <w:sz w:val="24"/>
          <w:szCs w:val="24"/>
          <w:lang w:val="en-US"/>
        </w:rPr>
        <w:t xml:space="preserve">uses </w:t>
      </w:r>
      <w:r w:rsidR="00585E9A" w:rsidRPr="0029777C">
        <w:rPr>
          <w:rFonts w:cs="Helvetica"/>
          <w:color w:val="000000"/>
          <w:sz w:val="24"/>
          <w:szCs w:val="24"/>
          <w:lang w:val="en-US"/>
        </w:rPr>
        <w:t xml:space="preserve">utilizes in-clinic parent-child play sessions with direct live coaching from the therapist, usually from behind a one-way mirror using a </w:t>
      </w:r>
      <w:proofErr w:type="spellStart"/>
      <w:r w:rsidR="00585E9A" w:rsidRPr="0029777C">
        <w:rPr>
          <w:rFonts w:cs="Helvetica"/>
          <w:color w:val="000000"/>
          <w:sz w:val="24"/>
          <w:szCs w:val="24"/>
          <w:lang w:val="en-US"/>
        </w:rPr>
        <w:t>bluetooth</w:t>
      </w:r>
      <w:proofErr w:type="spellEnd"/>
      <w:r w:rsidR="00585E9A" w:rsidRPr="0029777C">
        <w:rPr>
          <w:rFonts w:cs="Helvetica"/>
          <w:color w:val="000000"/>
          <w:sz w:val="24"/>
          <w:szCs w:val="24"/>
          <w:lang w:val="en-US"/>
        </w:rPr>
        <w:t xml:space="preserve"> in-ear microphone. </w:t>
      </w:r>
      <w:r w:rsidR="00510E3D" w:rsidRPr="00510E3D">
        <w:rPr>
          <w:rFonts w:cs="Helvetica"/>
          <w:color w:val="000000"/>
          <w:sz w:val="24"/>
          <w:szCs w:val="24"/>
          <w:lang w:val="en-US"/>
        </w:rPr>
        <w:t>The program comprises two sequential treatment phases,</w:t>
      </w:r>
      <w:r w:rsidR="00585E9A" w:rsidRPr="00510E3D">
        <w:rPr>
          <w:rFonts w:cs="Helvetica"/>
          <w:color w:val="000000"/>
          <w:sz w:val="24"/>
          <w:szCs w:val="24"/>
          <w:lang w:val="en-US"/>
        </w:rPr>
        <w:t xml:space="preserve"> ‘Child Directed Interaction - Toddlers’ (CDI-T) and ‘Parent Directed Interaction-Toddlers’ (PDI-T).</w:t>
      </w:r>
      <w:r w:rsidR="00260348">
        <w:rPr>
          <w:rFonts w:cs="Helvetica"/>
          <w:color w:val="000000"/>
          <w:sz w:val="24"/>
          <w:szCs w:val="24"/>
          <w:lang w:val="en-US"/>
        </w:rPr>
        <w:t xml:space="preserve"> Both phases commence with a parent-only ‘teaching’ session in which the rationale and skills to be used in that phase are </w:t>
      </w:r>
      <w:r w:rsidR="00260348" w:rsidRPr="00260348">
        <w:rPr>
          <w:rFonts w:cs="Helvetica"/>
          <w:color w:val="000000"/>
          <w:sz w:val="24"/>
          <w:szCs w:val="24"/>
          <w:lang w:val="en-US"/>
        </w:rPr>
        <w:t>discussed</w:t>
      </w:r>
      <w:r w:rsidR="004D3F8D">
        <w:rPr>
          <w:rFonts w:cs="Helvetica"/>
          <w:color w:val="000000"/>
          <w:sz w:val="24"/>
          <w:szCs w:val="24"/>
          <w:lang w:val="en-US"/>
        </w:rPr>
        <w:t>, followed by a series of ‘coaching’ sessions in which the therapist provides coaching and support during live parent-child play sessions</w:t>
      </w:r>
      <w:r w:rsidR="00260348" w:rsidRPr="00260348">
        <w:rPr>
          <w:rFonts w:cs="Helvetica"/>
          <w:color w:val="000000"/>
          <w:sz w:val="24"/>
          <w:szCs w:val="24"/>
          <w:lang w:val="en-US"/>
        </w:rPr>
        <w:t>.</w:t>
      </w:r>
      <w:r w:rsidR="00585E9A" w:rsidRPr="00260348">
        <w:rPr>
          <w:rFonts w:cs="Helvetica"/>
          <w:color w:val="000000"/>
          <w:sz w:val="24"/>
          <w:szCs w:val="24"/>
          <w:lang w:val="en-US"/>
        </w:rPr>
        <w:t xml:space="preserve"> </w:t>
      </w:r>
      <w:r w:rsidR="004D3F8D">
        <w:rPr>
          <w:rFonts w:cs="Helvetica"/>
          <w:color w:val="000000"/>
          <w:sz w:val="24"/>
          <w:szCs w:val="24"/>
          <w:lang w:val="en-US"/>
        </w:rPr>
        <w:t xml:space="preserve">All sessions also seek to enhance parental reflectiveness; this is done through structured questions/discussion at the start of each session, and in the coaching statements made by the therapist. </w:t>
      </w:r>
      <w:r w:rsidR="00510E3D" w:rsidRPr="00260348">
        <w:rPr>
          <w:rFonts w:cs="Helvetica"/>
          <w:color w:val="000000"/>
          <w:sz w:val="24"/>
          <w:szCs w:val="24"/>
          <w:lang w:val="en-US"/>
        </w:rPr>
        <w:t xml:space="preserve">In </w:t>
      </w:r>
      <w:r w:rsidR="00585E9A" w:rsidRPr="00260348">
        <w:rPr>
          <w:rFonts w:cs="Helvetica"/>
          <w:color w:val="000000"/>
          <w:sz w:val="24"/>
          <w:szCs w:val="24"/>
          <w:lang w:val="en-US"/>
        </w:rPr>
        <w:t>CDI-T</w:t>
      </w:r>
      <w:r w:rsidR="00510E3D" w:rsidRPr="00260348">
        <w:rPr>
          <w:rFonts w:cs="Helvetica"/>
          <w:color w:val="000000"/>
          <w:sz w:val="24"/>
          <w:szCs w:val="24"/>
          <w:lang w:val="en-US"/>
        </w:rPr>
        <w:t>,</w:t>
      </w:r>
      <w:r w:rsidR="00260348" w:rsidRPr="00260348">
        <w:rPr>
          <w:rFonts w:cs="Helvetica"/>
          <w:color w:val="000000"/>
          <w:sz w:val="24"/>
          <w:szCs w:val="24"/>
          <w:lang w:val="en-US"/>
        </w:rPr>
        <w:t xml:space="preserve"> the focus is on fostering a positive parent-toddler attachment relationship</w:t>
      </w:r>
      <w:r w:rsidR="009649AB">
        <w:rPr>
          <w:rFonts w:cs="Helvetica"/>
          <w:color w:val="000000"/>
          <w:sz w:val="24"/>
          <w:szCs w:val="24"/>
          <w:lang w:val="en-US"/>
        </w:rPr>
        <w:t xml:space="preserve"> and p</w:t>
      </w:r>
      <w:r w:rsidR="00260348" w:rsidRPr="00260348">
        <w:rPr>
          <w:rFonts w:cs="Helvetica"/>
          <w:color w:val="000000"/>
          <w:sz w:val="24"/>
          <w:szCs w:val="24"/>
          <w:lang w:val="en-US"/>
        </w:rPr>
        <w:t>arents are coached to engage in child led-play and</w:t>
      </w:r>
      <w:r w:rsidR="00510E3D" w:rsidRPr="00260348">
        <w:rPr>
          <w:rFonts w:cs="Helvetica"/>
          <w:color w:val="000000"/>
          <w:sz w:val="24"/>
          <w:szCs w:val="24"/>
          <w:lang w:val="en-US"/>
        </w:rPr>
        <w:t xml:space="preserve"> to</w:t>
      </w:r>
      <w:r w:rsidR="00585E9A" w:rsidRPr="00260348">
        <w:rPr>
          <w:rFonts w:cs="Helvetica"/>
          <w:color w:val="000000"/>
          <w:sz w:val="24"/>
          <w:szCs w:val="24"/>
          <w:lang w:val="en-US"/>
        </w:rPr>
        <w:t xml:space="preserve"> use </w:t>
      </w:r>
      <w:r w:rsidR="00510E3D" w:rsidRPr="00260348">
        <w:rPr>
          <w:rFonts w:cs="Helvetica"/>
          <w:color w:val="000000"/>
          <w:sz w:val="24"/>
          <w:szCs w:val="24"/>
          <w:lang w:val="en-US"/>
        </w:rPr>
        <w:t xml:space="preserve">positive parenting skills </w:t>
      </w:r>
      <w:r w:rsidR="00260348" w:rsidRPr="00260348">
        <w:rPr>
          <w:rFonts w:cs="Helvetica"/>
          <w:color w:val="000000"/>
          <w:sz w:val="24"/>
          <w:szCs w:val="24"/>
          <w:lang w:val="en-US"/>
        </w:rPr>
        <w:t>including</w:t>
      </w:r>
      <w:r w:rsidR="00510E3D" w:rsidRPr="00260348">
        <w:rPr>
          <w:rFonts w:cs="Helvetica"/>
          <w:color w:val="000000"/>
          <w:sz w:val="24"/>
          <w:szCs w:val="24"/>
          <w:lang w:val="en-US"/>
        </w:rPr>
        <w:t xml:space="preserve"> </w:t>
      </w:r>
      <w:r w:rsidR="00585E9A" w:rsidRPr="00260348">
        <w:rPr>
          <w:rFonts w:cs="Helvetica"/>
          <w:color w:val="000000"/>
          <w:sz w:val="24"/>
          <w:szCs w:val="24"/>
          <w:lang w:val="en-US"/>
        </w:rPr>
        <w:t xml:space="preserve">Labeled </w:t>
      </w:r>
      <w:r w:rsidR="00585E9A" w:rsidRPr="00260348">
        <w:rPr>
          <w:rFonts w:cs="Helvetica"/>
          <w:color w:val="000000"/>
          <w:sz w:val="24"/>
          <w:szCs w:val="24"/>
          <w:u w:val="single"/>
          <w:lang w:val="en-US"/>
        </w:rPr>
        <w:t>P</w:t>
      </w:r>
      <w:r w:rsidR="00585E9A" w:rsidRPr="00260348">
        <w:rPr>
          <w:rFonts w:cs="Helvetica"/>
          <w:color w:val="000000"/>
          <w:sz w:val="24"/>
          <w:szCs w:val="24"/>
          <w:lang w:val="en-US"/>
        </w:rPr>
        <w:t xml:space="preserve">raise, </w:t>
      </w:r>
      <w:r w:rsidR="00585E9A" w:rsidRPr="00260348">
        <w:rPr>
          <w:rFonts w:cs="Helvetica"/>
          <w:color w:val="000000"/>
          <w:sz w:val="24"/>
          <w:szCs w:val="24"/>
          <w:u w:val="single"/>
          <w:lang w:val="en-US"/>
        </w:rPr>
        <w:t>R</w:t>
      </w:r>
      <w:r w:rsidR="00585E9A" w:rsidRPr="00260348">
        <w:rPr>
          <w:rFonts w:cs="Helvetica"/>
          <w:color w:val="000000"/>
          <w:sz w:val="24"/>
          <w:szCs w:val="24"/>
          <w:lang w:val="en-US"/>
        </w:rPr>
        <w:t xml:space="preserve">eflections of child verbalizations, </w:t>
      </w:r>
      <w:r w:rsidR="00585E9A" w:rsidRPr="00260348">
        <w:rPr>
          <w:rFonts w:cs="Helvetica"/>
          <w:color w:val="000000"/>
          <w:sz w:val="24"/>
          <w:szCs w:val="24"/>
          <w:u w:val="single"/>
          <w:lang w:val="en-US"/>
        </w:rPr>
        <w:t>I</w:t>
      </w:r>
      <w:r w:rsidR="00585E9A" w:rsidRPr="00260348">
        <w:rPr>
          <w:rFonts w:cs="Helvetica"/>
          <w:color w:val="000000"/>
          <w:sz w:val="24"/>
          <w:szCs w:val="24"/>
          <w:lang w:val="en-US"/>
        </w:rPr>
        <w:t xml:space="preserve">mitating child play, Behavioral </w:t>
      </w:r>
      <w:r w:rsidR="00585E9A" w:rsidRPr="00260348">
        <w:rPr>
          <w:rFonts w:cs="Helvetica"/>
          <w:color w:val="000000"/>
          <w:sz w:val="24"/>
          <w:szCs w:val="24"/>
          <w:u w:val="single"/>
          <w:lang w:val="en-US"/>
        </w:rPr>
        <w:t>D</w:t>
      </w:r>
      <w:r w:rsidR="00585E9A" w:rsidRPr="00260348">
        <w:rPr>
          <w:rFonts w:cs="Helvetica"/>
          <w:color w:val="000000"/>
          <w:sz w:val="24"/>
          <w:szCs w:val="24"/>
          <w:lang w:val="en-US"/>
        </w:rPr>
        <w:t xml:space="preserve">escriptions, and </w:t>
      </w:r>
      <w:r w:rsidR="00585E9A" w:rsidRPr="00260348">
        <w:rPr>
          <w:rFonts w:cs="Helvetica"/>
          <w:color w:val="000000"/>
          <w:sz w:val="24"/>
          <w:szCs w:val="24"/>
          <w:u w:val="single"/>
          <w:lang w:val="en-US"/>
        </w:rPr>
        <w:t>E</w:t>
      </w:r>
      <w:r w:rsidR="00585E9A" w:rsidRPr="00260348">
        <w:rPr>
          <w:rFonts w:cs="Helvetica"/>
          <w:color w:val="000000"/>
          <w:sz w:val="24"/>
          <w:szCs w:val="24"/>
          <w:lang w:val="en-US"/>
        </w:rPr>
        <w:t>njoyment</w:t>
      </w:r>
      <w:r w:rsidR="00260348" w:rsidRPr="00260348">
        <w:rPr>
          <w:rFonts w:cs="Helvetica"/>
          <w:color w:val="000000"/>
          <w:sz w:val="24"/>
          <w:szCs w:val="24"/>
          <w:lang w:val="en-US"/>
        </w:rPr>
        <w:t xml:space="preserve"> (referred to as the ‘P-R-I-D-E’ skills</w:t>
      </w:r>
      <w:r w:rsidR="00585E9A" w:rsidRPr="00260348">
        <w:rPr>
          <w:rFonts w:cs="Helvetica"/>
          <w:color w:val="000000"/>
          <w:sz w:val="24"/>
          <w:szCs w:val="24"/>
          <w:lang w:val="en-US"/>
        </w:rPr>
        <w:t>)</w:t>
      </w:r>
      <w:r w:rsidR="00260348" w:rsidRPr="00260348">
        <w:rPr>
          <w:rFonts w:cs="Helvetica"/>
          <w:color w:val="000000"/>
          <w:sz w:val="24"/>
          <w:szCs w:val="24"/>
          <w:lang w:val="en-US"/>
        </w:rPr>
        <w:t xml:space="preserve">, while also </w:t>
      </w:r>
      <w:r w:rsidR="00585E9A" w:rsidRPr="00260348">
        <w:rPr>
          <w:rFonts w:cs="Helvetica"/>
          <w:color w:val="000000"/>
          <w:sz w:val="24"/>
          <w:szCs w:val="24"/>
          <w:lang w:val="en-US"/>
        </w:rPr>
        <w:t>reduc</w:t>
      </w:r>
      <w:r w:rsidR="00260348" w:rsidRPr="00260348">
        <w:rPr>
          <w:rFonts w:cs="Helvetica"/>
          <w:color w:val="000000"/>
          <w:sz w:val="24"/>
          <w:szCs w:val="24"/>
          <w:lang w:val="en-US"/>
        </w:rPr>
        <w:t>ing use of</w:t>
      </w:r>
      <w:r w:rsidR="00585E9A" w:rsidRPr="00260348">
        <w:rPr>
          <w:rFonts w:cs="Helvetica"/>
          <w:color w:val="000000"/>
          <w:sz w:val="24"/>
          <w:szCs w:val="24"/>
          <w:lang w:val="en-US"/>
        </w:rPr>
        <w:t xml:space="preserve"> questions, </w:t>
      </w:r>
      <w:proofErr w:type="gramStart"/>
      <w:r w:rsidR="00585E9A" w:rsidRPr="00260348">
        <w:rPr>
          <w:rFonts w:cs="Helvetica"/>
          <w:color w:val="000000"/>
          <w:sz w:val="24"/>
          <w:szCs w:val="24"/>
          <w:lang w:val="en-US"/>
        </w:rPr>
        <w:t>commands</w:t>
      </w:r>
      <w:proofErr w:type="gramEnd"/>
      <w:r w:rsidR="00585E9A" w:rsidRPr="00260348">
        <w:rPr>
          <w:rFonts w:cs="Helvetica"/>
          <w:color w:val="000000"/>
          <w:sz w:val="24"/>
          <w:szCs w:val="24"/>
          <w:lang w:val="en-US"/>
        </w:rPr>
        <w:t xml:space="preserve"> and criticisms</w:t>
      </w:r>
      <w:r w:rsidR="004D3F8D">
        <w:rPr>
          <w:rFonts w:cs="Helvetica"/>
          <w:color w:val="000000"/>
          <w:sz w:val="24"/>
          <w:szCs w:val="24"/>
          <w:lang w:val="en-US"/>
        </w:rPr>
        <w:t xml:space="preserve">. </w:t>
      </w:r>
      <w:r w:rsidR="00260348" w:rsidRPr="00A729A4">
        <w:rPr>
          <w:rFonts w:cs="Helvetica"/>
          <w:color w:val="000000"/>
          <w:sz w:val="24"/>
          <w:szCs w:val="24"/>
          <w:lang w:val="en-US"/>
        </w:rPr>
        <w:t>In the CDI-T phase, parents are also encouraged to notice and label emotions in their toddler, and to support their toddler’s emotional regulation through application of a series of practical techniques referred to as the ‘C-A-R-E-S’ skills. This includes increasing physical proximity (‘</w:t>
      </w:r>
      <w:r w:rsidR="00260348" w:rsidRPr="00A729A4">
        <w:rPr>
          <w:rFonts w:cs="Helvetica"/>
          <w:color w:val="000000"/>
          <w:sz w:val="24"/>
          <w:szCs w:val="24"/>
          <w:u w:val="single"/>
          <w:lang w:val="en-US"/>
        </w:rPr>
        <w:t>C</w:t>
      </w:r>
      <w:r w:rsidR="00260348" w:rsidRPr="00A729A4">
        <w:rPr>
          <w:rFonts w:cs="Helvetica"/>
          <w:color w:val="000000"/>
          <w:sz w:val="24"/>
          <w:szCs w:val="24"/>
          <w:lang w:val="en-US"/>
        </w:rPr>
        <w:t>oming in’), supporting the child’s problem solving around emotional triggers (‘</w:t>
      </w:r>
      <w:r w:rsidR="00260348" w:rsidRPr="00A729A4">
        <w:rPr>
          <w:rFonts w:cs="Helvetica"/>
          <w:color w:val="000000"/>
          <w:sz w:val="24"/>
          <w:szCs w:val="24"/>
          <w:u w:val="single"/>
          <w:lang w:val="en-US"/>
        </w:rPr>
        <w:t>A</w:t>
      </w:r>
      <w:r w:rsidR="00260348" w:rsidRPr="00A729A4">
        <w:rPr>
          <w:rFonts w:cs="Helvetica"/>
          <w:color w:val="000000"/>
          <w:sz w:val="24"/>
          <w:szCs w:val="24"/>
          <w:lang w:val="en-US"/>
        </w:rPr>
        <w:t>ssisting’), providing verbal reassurance that the child is not alone with the emotion (‘</w:t>
      </w:r>
      <w:r w:rsidR="00260348" w:rsidRPr="00A729A4">
        <w:rPr>
          <w:rFonts w:cs="Helvetica"/>
          <w:color w:val="000000"/>
          <w:sz w:val="24"/>
          <w:szCs w:val="24"/>
          <w:u w:val="single"/>
          <w:lang w:val="en-US"/>
        </w:rPr>
        <w:t>R</w:t>
      </w:r>
      <w:r w:rsidR="00260348" w:rsidRPr="00A729A4">
        <w:rPr>
          <w:rFonts w:cs="Helvetica"/>
          <w:color w:val="000000"/>
          <w:sz w:val="24"/>
          <w:szCs w:val="24"/>
          <w:lang w:val="en-US"/>
        </w:rPr>
        <w:t xml:space="preserve">eassuring’), verbalizing and validating the child’s emotional </w:t>
      </w:r>
      <w:r w:rsidR="00260348" w:rsidRPr="00A729A4">
        <w:rPr>
          <w:rFonts w:cs="Helvetica"/>
          <w:color w:val="000000"/>
          <w:sz w:val="24"/>
          <w:szCs w:val="24"/>
          <w:lang w:val="en-US"/>
        </w:rPr>
        <w:lastRenderedPageBreak/>
        <w:t>experience and expressions (‘</w:t>
      </w:r>
      <w:r w:rsidR="00260348" w:rsidRPr="00A729A4">
        <w:rPr>
          <w:rFonts w:cs="Helvetica"/>
          <w:color w:val="000000"/>
          <w:sz w:val="24"/>
          <w:szCs w:val="24"/>
          <w:u w:val="single"/>
          <w:lang w:val="en-US"/>
        </w:rPr>
        <w:t>E</w:t>
      </w:r>
      <w:r w:rsidR="00260348" w:rsidRPr="00A729A4">
        <w:rPr>
          <w:rFonts w:cs="Helvetica"/>
          <w:color w:val="000000"/>
          <w:sz w:val="24"/>
          <w:szCs w:val="24"/>
          <w:lang w:val="en-US"/>
        </w:rPr>
        <w:t xml:space="preserve">motional validation’), and providing the child </w:t>
      </w:r>
      <w:r w:rsidR="00A729A4" w:rsidRPr="00A729A4">
        <w:rPr>
          <w:rFonts w:cs="Helvetica"/>
          <w:color w:val="000000"/>
          <w:sz w:val="24"/>
          <w:szCs w:val="24"/>
          <w:lang w:val="en-US"/>
        </w:rPr>
        <w:t>comfort, verbally and physically (‘</w:t>
      </w:r>
      <w:r w:rsidR="00260348" w:rsidRPr="00A729A4">
        <w:rPr>
          <w:rFonts w:cs="Helvetica"/>
          <w:color w:val="000000"/>
          <w:sz w:val="24"/>
          <w:szCs w:val="24"/>
          <w:u w:val="single"/>
          <w:lang w:val="en-US"/>
        </w:rPr>
        <w:t>S</w:t>
      </w:r>
      <w:r w:rsidR="00260348" w:rsidRPr="00A729A4">
        <w:rPr>
          <w:rFonts w:cs="Helvetica"/>
          <w:color w:val="000000"/>
          <w:sz w:val="24"/>
          <w:szCs w:val="24"/>
          <w:lang w:val="en-US"/>
        </w:rPr>
        <w:t>oothing</w:t>
      </w:r>
      <w:r w:rsidR="00A729A4" w:rsidRPr="00A729A4">
        <w:rPr>
          <w:rFonts w:cs="Helvetica"/>
          <w:color w:val="000000"/>
          <w:sz w:val="24"/>
          <w:szCs w:val="24"/>
          <w:lang w:val="en-US"/>
        </w:rPr>
        <w:t>’)</w:t>
      </w:r>
      <w:r w:rsidR="00585E9A" w:rsidRPr="00A729A4">
        <w:rPr>
          <w:rFonts w:cs="Helvetica"/>
          <w:color w:val="000000"/>
          <w:sz w:val="24"/>
          <w:szCs w:val="24"/>
          <w:lang w:val="en-US"/>
        </w:rPr>
        <w:t xml:space="preserve">. </w:t>
      </w:r>
      <w:r w:rsidR="00585E9A" w:rsidRPr="000D2F2A">
        <w:rPr>
          <w:rFonts w:cs="Helvetica"/>
          <w:color w:val="000000"/>
          <w:sz w:val="24"/>
          <w:szCs w:val="24"/>
          <w:lang w:val="en-US"/>
        </w:rPr>
        <w:t>In the CDI-T phase</w:t>
      </w:r>
      <w:r w:rsidR="00723C1C" w:rsidRPr="000D2F2A">
        <w:rPr>
          <w:rFonts w:cs="Helvetica"/>
          <w:color w:val="000000"/>
          <w:sz w:val="24"/>
          <w:szCs w:val="24"/>
          <w:lang w:val="en-US"/>
        </w:rPr>
        <w:t>,</w:t>
      </w:r>
      <w:r w:rsidR="00585E9A" w:rsidRPr="000D2F2A">
        <w:rPr>
          <w:rFonts w:cs="Helvetica"/>
          <w:color w:val="000000"/>
          <w:sz w:val="24"/>
          <w:szCs w:val="24"/>
          <w:lang w:val="en-US"/>
        </w:rPr>
        <w:t xml:space="preserve"> parent</w:t>
      </w:r>
      <w:r w:rsidR="00723C1C" w:rsidRPr="000D2F2A">
        <w:rPr>
          <w:rFonts w:cs="Helvetica"/>
          <w:color w:val="000000"/>
          <w:sz w:val="24"/>
          <w:szCs w:val="24"/>
          <w:lang w:val="en-US"/>
        </w:rPr>
        <w:t>s</w:t>
      </w:r>
      <w:r w:rsidR="00585E9A" w:rsidRPr="000D2F2A">
        <w:rPr>
          <w:rFonts w:cs="Helvetica"/>
          <w:color w:val="000000"/>
          <w:sz w:val="24"/>
          <w:szCs w:val="24"/>
          <w:lang w:val="en-US"/>
        </w:rPr>
        <w:t xml:space="preserve"> </w:t>
      </w:r>
      <w:r w:rsidR="00723C1C" w:rsidRPr="000D2F2A">
        <w:rPr>
          <w:rFonts w:cs="Helvetica"/>
          <w:color w:val="000000"/>
          <w:sz w:val="24"/>
          <w:szCs w:val="24"/>
          <w:lang w:val="en-US"/>
        </w:rPr>
        <w:t>are</w:t>
      </w:r>
      <w:r w:rsidR="00585E9A" w:rsidRPr="000D2F2A">
        <w:rPr>
          <w:rFonts w:cs="Helvetica"/>
          <w:color w:val="000000"/>
          <w:sz w:val="24"/>
          <w:szCs w:val="24"/>
          <w:lang w:val="en-US"/>
        </w:rPr>
        <w:t xml:space="preserve"> also </w:t>
      </w:r>
      <w:r w:rsidR="00A729A4" w:rsidRPr="000D2F2A">
        <w:rPr>
          <w:rFonts w:cs="Helvetica"/>
          <w:color w:val="000000"/>
          <w:sz w:val="24"/>
          <w:szCs w:val="24"/>
          <w:lang w:val="en-US"/>
        </w:rPr>
        <w:t>supported to develop skills in identifying</w:t>
      </w:r>
      <w:r w:rsidR="00723C1C" w:rsidRPr="000D2F2A">
        <w:rPr>
          <w:rFonts w:cs="Helvetica"/>
          <w:color w:val="000000"/>
          <w:sz w:val="24"/>
          <w:szCs w:val="24"/>
          <w:lang w:val="en-US"/>
        </w:rPr>
        <w:t>/understanding the</w:t>
      </w:r>
      <w:r w:rsidR="00A729A4" w:rsidRPr="000D2F2A">
        <w:rPr>
          <w:rFonts w:cs="Helvetica"/>
          <w:color w:val="000000"/>
          <w:sz w:val="24"/>
          <w:szCs w:val="24"/>
          <w:lang w:val="en-US"/>
        </w:rPr>
        <w:t xml:space="preserve"> underlying reason</w:t>
      </w:r>
      <w:r w:rsidR="00723C1C" w:rsidRPr="000D2F2A">
        <w:rPr>
          <w:rFonts w:cs="Helvetica"/>
          <w:color w:val="000000"/>
          <w:sz w:val="24"/>
          <w:szCs w:val="24"/>
          <w:lang w:val="en-US"/>
        </w:rPr>
        <w:t>s or drivers</w:t>
      </w:r>
      <w:r w:rsidR="00A729A4" w:rsidRPr="000D2F2A">
        <w:rPr>
          <w:rFonts w:cs="Helvetica"/>
          <w:color w:val="000000"/>
          <w:sz w:val="24"/>
          <w:szCs w:val="24"/>
          <w:lang w:val="en-US"/>
        </w:rPr>
        <w:t xml:space="preserve"> for their child’s disruptive behavior</w:t>
      </w:r>
      <w:r w:rsidR="004D3F8D">
        <w:rPr>
          <w:rFonts w:cs="Helvetica"/>
          <w:color w:val="000000"/>
          <w:sz w:val="24"/>
          <w:szCs w:val="24"/>
          <w:lang w:val="en-US"/>
        </w:rPr>
        <w:t>s</w:t>
      </w:r>
      <w:r w:rsidR="00A729A4" w:rsidRPr="000D2F2A">
        <w:rPr>
          <w:rFonts w:cs="Helvetica"/>
          <w:color w:val="000000"/>
          <w:sz w:val="24"/>
          <w:szCs w:val="24"/>
          <w:lang w:val="en-US"/>
        </w:rPr>
        <w:t xml:space="preserve">. In situations when disruptive behaviors are thought to be driven by emotional dysregulation, the CARES techniques are applied; when </w:t>
      </w:r>
      <w:proofErr w:type="spellStart"/>
      <w:r w:rsidR="00A729A4" w:rsidRPr="000D2F2A">
        <w:rPr>
          <w:rFonts w:cs="Helvetica"/>
          <w:color w:val="000000"/>
          <w:sz w:val="24"/>
          <w:szCs w:val="24"/>
          <w:lang w:val="en-US"/>
        </w:rPr>
        <w:t>behaviour</w:t>
      </w:r>
      <w:proofErr w:type="spellEnd"/>
      <w:r w:rsidR="004D3F8D">
        <w:rPr>
          <w:rFonts w:cs="Helvetica"/>
          <w:color w:val="000000"/>
          <w:sz w:val="24"/>
          <w:szCs w:val="24"/>
          <w:lang w:val="en-US"/>
        </w:rPr>
        <w:t xml:space="preserve"> </w:t>
      </w:r>
      <w:r w:rsidR="00A729A4" w:rsidRPr="000D2F2A">
        <w:rPr>
          <w:rFonts w:cs="Helvetica"/>
          <w:color w:val="000000"/>
          <w:sz w:val="24"/>
          <w:szCs w:val="24"/>
          <w:lang w:val="en-US"/>
        </w:rPr>
        <w:t>appear</w:t>
      </w:r>
      <w:r w:rsidR="004D3F8D">
        <w:rPr>
          <w:rFonts w:cs="Helvetica"/>
          <w:color w:val="000000"/>
          <w:sz w:val="24"/>
          <w:szCs w:val="24"/>
          <w:lang w:val="en-US"/>
        </w:rPr>
        <w:t>s</w:t>
      </w:r>
      <w:r w:rsidR="00A729A4" w:rsidRPr="000D2F2A">
        <w:rPr>
          <w:rFonts w:cs="Helvetica"/>
          <w:color w:val="000000"/>
          <w:sz w:val="24"/>
          <w:szCs w:val="24"/>
          <w:lang w:val="en-US"/>
        </w:rPr>
        <w:t xml:space="preserve"> to be driven by a desire for attention </w:t>
      </w:r>
      <w:r w:rsidR="00723C1C" w:rsidRPr="000D2F2A">
        <w:rPr>
          <w:rFonts w:cs="Helvetica"/>
          <w:color w:val="000000"/>
          <w:sz w:val="24"/>
          <w:szCs w:val="24"/>
          <w:lang w:val="en-US"/>
        </w:rPr>
        <w:t xml:space="preserve">(e.g., throwing toys) or unhelpful exploration (e.g., tearing pages in a book, putting puzzle pieces in mouth, reaching for </w:t>
      </w:r>
      <w:r w:rsidR="004D3F8D">
        <w:rPr>
          <w:rFonts w:cs="Helvetica"/>
          <w:color w:val="000000"/>
          <w:sz w:val="24"/>
          <w:szCs w:val="24"/>
          <w:lang w:val="en-US"/>
        </w:rPr>
        <w:t xml:space="preserve">television </w:t>
      </w:r>
      <w:r w:rsidR="000D2F2A" w:rsidRPr="000D2F2A">
        <w:rPr>
          <w:rFonts w:cs="Helvetica"/>
          <w:color w:val="000000"/>
          <w:sz w:val="24"/>
          <w:szCs w:val="24"/>
          <w:lang w:val="en-US"/>
        </w:rPr>
        <w:t>remote controls</w:t>
      </w:r>
      <w:r w:rsidR="00723C1C" w:rsidRPr="000D2F2A">
        <w:rPr>
          <w:rFonts w:cs="Helvetica"/>
          <w:color w:val="000000"/>
          <w:sz w:val="24"/>
          <w:szCs w:val="24"/>
          <w:lang w:val="en-US"/>
        </w:rPr>
        <w:t xml:space="preserve">), parents are coached to </w:t>
      </w:r>
      <w:r w:rsidR="00A729A4" w:rsidRPr="000D2F2A">
        <w:rPr>
          <w:rFonts w:cs="Helvetica"/>
          <w:color w:val="000000"/>
          <w:sz w:val="24"/>
          <w:szCs w:val="24"/>
          <w:lang w:val="en-US"/>
        </w:rPr>
        <w:t>use</w:t>
      </w:r>
      <w:r w:rsidR="00585E9A" w:rsidRPr="000D2F2A">
        <w:rPr>
          <w:rFonts w:cs="Helvetica"/>
          <w:color w:val="000000"/>
          <w:sz w:val="24"/>
          <w:szCs w:val="24"/>
          <w:lang w:val="en-US"/>
        </w:rPr>
        <w:t xml:space="preserve"> “under-reaction and re-direction</w:t>
      </w:r>
      <w:r w:rsidR="000D2F2A" w:rsidRPr="000D2F2A">
        <w:rPr>
          <w:rFonts w:cs="Helvetica"/>
          <w:color w:val="000000"/>
          <w:sz w:val="24"/>
          <w:szCs w:val="24"/>
          <w:lang w:val="en-US"/>
        </w:rPr>
        <w:t xml:space="preserve">”. In the case of aggressive toddler </w:t>
      </w:r>
      <w:proofErr w:type="spellStart"/>
      <w:r w:rsidR="000D2F2A" w:rsidRPr="000D2F2A">
        <w:rPr>
          <w:rFonts w:cs="Helvetica"/>
          <w:color w:val="000000"/>
          <w:sz w:val="24"/>
          <w:szCs w:val="24"/>
          <w:lang w:val="en-US"/>
        </w:rPr>
        <w:t>behaviour</w:t>
      </w:r>
      <w:proofErr w:type="spellEnd"/>
      <w:r w:rsidR="000D2F2A" w:rsidRPr="000D2F2A">
        <w:rPr>
          <w:rFonts w:cs="Helvetica"/>
          <w:color w:val="000000"/>
          <w:sz w:val="24"/>
          <w:szCs w:val="24"/>
          <w:lang w:val="en-US"/>
        </w:rPr>
        <w:t xml:space="preserve"> (e.g., hitting or biting the parent, </w:t>
      </w:r>
      <w:r w:rsidR="000D2F2A" w:rsidRPr="006E62E0">
        <w:rPr>
          <w:rFonts w:cs="Helvetica"/>
          <w:color w:val="000000"/>
          <w:sz w:val="24"/>
          <w:szCs w:val="24"/>
          <w:lang w:val="en-US"/>
        </w:rPr>
        <w:t xml:space="preserve">pulling the parent’s hair), parents </w:t>
      </w:r>
      <w:r w:rsidR="00585E9A" w:rsidRPr="006E62E0">
        <w:rPr>
          <w:rFonts w:cs="Helvetica"/>
          <w:color w:val="000000"/>
          <w:sz w:val="24"/>
          <w:szCs w:val="24"/>
          <w:lang w:val="en-US"/>
        </w:rPr>
        <w:t>a</w:t>
      </w:r>
      <w:r w:rsidR="000D2F2A" w:rsidRPr="006E62E0">
        <w:rPr>
          <w:rFonts w:cs="Helvetica"/>
          <w:color w:val="000000"/>
          <w:sz w:val="24"/>
          <w:szCs w:val="24"/>
          <w:lang w:val="en-US"/>
        </w:rPr>
        <w:t>re coached</w:t>
      </w:r>
      <w:r w:rsidR="00585E9A" w:rsidRPr="006E62E0">
        <w:rPr>
          <w:rFonts w:cs="Helvetica"/>
          <w:color w:val="000000"/>
          <w:sz w:val="24"/>
          <w:szCs w:val="24"/>
          <w:lang w:val="en-US"/>
        </w:rPr>
        <w:t xml:space="preserve"> to use a brief, developmentally appropriate limit-setting sequence</w:t>
      </w:r>
      <w:r w:rsidR="004D3F8D">
        <w:rPr>
          <w:rFonts w:cs="Helvetica"/>
          <w:color w:val="000000"/>
          <w:sz w:val="24"/>
          <w:szCs w:val="24"/>
          <w:lang w:val="en-US"/>
        </w:rPr>
        <w:t xml:space="preserve"> in which the </w:t>
      </w:r>
      <w:r w:rsidR="00585E9A" w:rsidRPr="006E62E0">
        <w:rPr>
          <w:rFonts w:cs="Helvetica"/>
          <w:color w:val="000000"/>
          <w:sz w:val="24"/>
          <w:szCs w:val="24"/>
          <w:lang w:val="en-US"/>
        </w:rPr>
        <w:t xml:space="preserve">parent </w:t>
      </w:r>
      <w:r w:rsidR="007B528B" w:rsidRPr="006E62E0">
        <w:rPr>
          <w:rFonts w:cs="Helvetica"/>
          <w:color w:val="000000"/>
          <w:sz w:val="24"/>
          <w:szCs w:val="24"/>
          <w:lang w:val="en-US"/>
        </w:rPr>
        <w:t xml:space="preserve">sits </w:t>
      </w:r>
      <w:r w:rsidR="00585E9A" w:rsidRPr="006E62E0">
        <w:rPr>
          <w:rFonts w:cs="Helvetica"/>
          <w:color w:val="000000"/>
          <w:sz w:val="24"/>
          <w:szCs w:val="24"/>
          <w:lang w:val="en-US"/>
        </w:rPr>
        <w:t xml:space="preserve">close to the child, </w:t>
      </w:r>
      <w:r w:rsidR="007B528B" w:rsidRPr="006E62E0">
        <w:rPr>
          <w:rFonts w:cs="Helvetica"/>
          <w:color w:val="000000"/>
          <w:sz w:val="24"/>
          <w:szCs w:val="24"/>
          <w:lang w:val="en-US"/>
        </w:rPr>
        <w:t>holds their</w:t>
      </w:r>
      <w:r w:rsidR="00585E9A" w:rsidRPr="006E62E0">
        <w:rPr>
          <w:rFonts w:cs="Helvetica"/>
          <w:color w:val="000000"/>
          <w:sz w:val="24"/>
          <w:szCs w:val="24"/>
          <w:lang w:val="en-US"/>
        </w:rPr>
        <w:t xml:space="preserve"> hands, and, with direct eye contact, say</w:t>
      </w:r>
      <w:r w:rsidR="007B528B" w:rsidRPr="006E62E0">
        <w:rPr>
          <w:rFonts w:cs="Helvetica"/>
          <w:color w:val="000000"/>
          <w:sz w:val="24"/>
          <w:szCs w:val="24"/>
          <w:lang w:val="en-US"/>
        </w:rPr>
        <w:t>s</w:t>
      </w:r>
      <w:r w:rsidR="00585E9A" w:rsidRPr="006E62E0">
        <w:rPr>
          <w:rFonts w:cs="Helvetica"/>
          <w:color w:val="000000"/>
          <w:sz w:val="24"/>
          <w:szCs w:val="24"/>
          <w:lang w:val="en-US"/>
        </w:rPr>
        <w:t xml:space="preserve">, “no hurting”. The parent then looks away for 3 seconds, and </w:t>
      </w:r>
      <w:r w:rsidR="007B528B" w:rsidRPr="006E62E0">
        <w:rPr>
          <w:rFonts w:cs="Helvetica"/>
          <w:color w:val="000000"/>
          <w:sz w:val="24"/>
          <w:szCs w:val="24"/>
          <w:lang w:val="en-US"/>
        </w:rPr>
        <w:t xml:space="preserve">on </w:t>
      </w:r>
      <w:r w:rsidR="006E62E0" w:rsidRPr="006E62E0">
        <w:rPr>
          <w:rFonts w:cs="Helvetica"/>
          <w:color w:val="000000"/>
          <w:sz w:val="24"/>
          <w:szCs w:val="24"/>
          <w:lang w:val="en-US"/>
        </w:rPr>
        <w:t xml:space="preserve">the </w:t>
      </w:r>
      <w:r w:rsidR="007B528B" w:rsidRPr="006E62E0">
        <w:rPr>
          <w:rFonts w:cs="Helvetica"/>
          <w:color w:val="000000"/>
          <w:sz w:val="24"/>
          <w:szCs w:val="24"/>
          <w:lang w:val="en-US"/>
        </w:rPr>
        <w:t>re</w:t>
      </w:r>
      <w:r w:rsidR="006E62E0" w:rsidRPr="006E62E0">
        <w:rPr>
          <w:rFonts w:cs="Helvetica"/>
          <w:color w:val="000000"/>
          <w:sz w:val="24"/>
          <w:szCs w:val="24"/>
          <w:lang w:val="en-US"/>
        </w:rPr>
        <w:t>turn of</w:t>
      </w:r>
      <w:r w:rsidR="007B528B" w:rsidRPr="006E62E0">
        <w:rPr>
          <w:rFonts w:cs="Helvetica"/>
          <w:color w:val="000000"/>
          <w:sz w:val="24"/>
          <w:szCs w:val="24"/>
          <w:lang w:val="en-US"/>
        </w:rPr>
        <w:t xml:space="preserve"> eye contact</w:t>
      </w:r>
      <w:r w:rsidR="00585E9A" w:rsidRPr="006E62E0">
        <w:rPr>
          <w:rFonts w:cs="Helvetica"/>
          <w:color w:val="000000"/>
          <w:sz w:val="24"/>
          <w:szCs w:val="24"/>
          <w:lang w:val="en-US"/>
        </w:rPr>
        <w:t xml:space="preserve"> says, “remember, gentle hands” </w:t>
      </w:r>
      <w:r w:rsidR="006E62E0" w:rsidRPr="006E62E0">
        <w:rPr>
          <w:rFonts w:cs="Helvetica"/>
          <w:color w:val="000000"/>
          <w:sz w:val="24"/>
          <w:szCs w:val="24"/>
          <w:lang w:val="en-US"/>
        </w:rPr>
        <w:t xml:space="preserve">and </w:t>
      </w:r>
      <w:r w:rsidR="00585E9A" w:rsidRPr="006E62E0">
        <w:rPr>
          <w:rFonts w:cs="Helvetica"/>
          <w:color w:val="000000"/>
          <w:sz w:val="24"/>
          <w:szCs w:val="24"/>
          <w:lang w:val="en-US"/>
        </w:rPr>
        <w:t>rotat</w:t>
      </w:r>
      <w:r w:rsidR="006E62E0" w:rsidRPr="006E62E0">
        <w:rPr>
          <w:rFonts w:cs="Helvetica"/>
          <w:color w:val="000000"/>
          <w:sz w:val="24"/>
          <w:szCs w:val="24"/>
          <w:lang w:val="en-US"/>
        </w:rPr>
        <w:t>es</w:t>
      </w:r>
      <w:r w:rsidR="00585E9A" w:rsidRPr="006E62E0">
        <w:rPr>
          <w:rFonts w:cs="Helvetica"/>
          <w:color w:val="000000"/>
          <w:sz w:val="24"/>
          <w:szCs w:val="24"/>
          <w:lang w:val="en-US"/>
        </w:rPr>
        <w:t xml:space="preserve"> the child towards the toys </w:t>
      </w:r>
      <w:r w:rsidR="006E62E0" w:rsidRPr="006E62E0">
        <w:rPr>
          <w:rFonts w:cs="Helvetica"/>
          <w:color w:val="000000"/>
          <w:sz w:val="24"/>
          <w:szCs w:val="24"/>
          <w:lang w:val="en-US"/>
        </w:rPr>
        <w:t xml:space="preserve">using </w:t>
      </w:r>
      <w:r w:rsidR="00585E9A" w:rsidRPr="006E62E0">
        <w:rPr>
          <w:rFonts w:cs="Helvetica"/>
          <w:color w:val="000000"/>
          <w:sz w:val="24"/>
          <w:szCs w:val="24"/>
          <w:lang w:val="en-US"/>
        </w:rPr>
        <w:t>PRIDE skills (and CARES skills, where needed) to re-engage the</w:t>
      </w:r>
      <w:r w:rsidR="006E62E0" w:rsidRPr="006E62E0">
        <w:rPr>
          <w:rFonts w:cs="Helvetica"/>
          <w:color w:val="000000"/>
          <w:sz w:val="24"/>
          <w:szCs w:val="24"/>
          <w:lang w:val="en-US"/>
        </w:rPr>
        <w:t>m</w:t>
      </w:r>
      <w:r w:rsidR="00585E9A" w:rsidRPr="006E62E0">
        <w:rPr>
          <w:rFonts w:cs="Helvetica"/>
          <w:color w:val="000000"/>
          <w:sz w:val="24"/>
          <w:szCs w:val="24"/>
          <w:lang w:val="en-US"/>
        </w:rPr>
        <w:t xml:space="preserve"> </w:t>
      </w:r>
      <w:r w:rsidR="006E62E0" w:rsidRPr="006E62E0">
        <w:rPr>
          <w:rFonts w:cs="Helvetica"/>
          <w:color w:val="000000"/>
          <w:sz w:val="24"/>
          <w:szCs w:val="24"/>
          <w:lang w:val="en-US"/>
        </w:rPr>
        <w:t>in</w:t>
      </w:r>
      <w:r w:rsidR="00585E9A" w:rsidRPr="006E62E0">
        <w:rPr>
          <w:rFonts w:cs="Helvetica"/>
          <w:color w:val="000000"/>
          <w:sz w:val="24"/>
          <w:szCs w:val="24"/>
          <w:lang w:val="en-US"/>
        </w:rPr>
        <w:t xml:space="preserve"> </w:t>
      </w:r>
      <w:r w:rsidR="006E62E0" w:rsidRPr="008C1028">
        <w:rPr>
          <w:rFonts w:cs="Helvetica"/>
          <w:color w:val="000000"/>
          <w:sz w:val="24"/>
          <w:szCs w:val="24"/>
          <w:lang w:val="en-US"/>
        </w:rPr>
        <w:t>play</w:t>
      </w:r>
      <w:r w:rsidR="00585E9A" w:rsidRPr="008C1028">
        <w:rPr>
          <w:rFonts w:cs="Helvetica"/>
          <w:color w:val="000000"/>
          <w:sz w:val="24"/>
          <w:szCs w:val="24"/>
          <w:lang w:val="en-US"/>
        </w:rPr>
        <w:t xml:space="preserve">. </w:t>
      </w:r>
      <w:r w:rsidR="006E62E0" w:rsidRPr="008C1028">
        <w:rPr>
          <w:rFonts w:cs="Helvetica"/>
          <w:color w:val="000000"/>
          <w:sz w:val="24"/>
          <w:szCs w:val="24"/>
          <w:lang w:val="en-US"/>
        </w:rPr>
        <w:t>Throughout the CDI-T phase, parents are also encouraged to foster their own emotion regulation through engagement with the ‘adult C-A-R-E-S’ model</w:t>
      </w:r>
      <w:r w:rsidR="008C1028" w:rsidRPr="008C1028">
        <w:rPr>
          <w:rFonts w:cs="Helvetica"/>
          <w:color w:val="000000"/>
          <w:sz w:val="24"/>
          <w:szCs w:val="24"/>
          <w:lang w:val="en-US"/>
        </w:rPr>
        <w:t xml:space="preserve"> -  a series of techniques that parents can utilize at the start or parent-child play sessions, or at other times of the day</w:t>
      </w:r>
      <w:r w:rsidR="004551C1">
        <w:rPr>
          <w:rFonts w:cs="Helvetica"/>
          <w:color w:val="000000"/>
          <w:sz w:val="24"/>
          <w:szCs w:val="24"/>
          <w:lang w:val="en-US"/>
        </w:rPr>
        <w:t>,</w:t>
      </w:r>
      <w:r w:rsidR="008C1028" w:rsidRPr="008C1028">
        <w:rPr>
          <w:rFonts w:cs="Helvetica"/>
          <w:color w:val="000000"/>
          <w:sz w:val="24"/>
          <w:szCs w:val="24"/>
          <w:lang w:val="en-US"/>
        </w:rPr>
        <w:t xml:space="preserve"> to manage their emotions [</w:t>
      </w:r>
      <w:r w:rsidR="008C1028" w:rsidRPr="008C1028">
        <w:rPr>
          <w:rFonts w:cs="Helvetica"/>
          <w:color w:val="000000"/>
          <w:sz w:val="24"/>
          <w:szCs w:val="24"/>
          <w:u w:val="single"/>
          <w:lang w:val="en-US"/>
        </w:rPr>
        <w:t>C</w:t>
      </w:r>
      <w:r w:rsidR="008C1028" w:rsidRPr="008C1028">
        <w:rPr>
          <w:rFonts w:cs="Helvetica"/>
          <w:color w:val="000000"/>
          <w:sz w:val="24"/>
          <w:szCs w:val="24"/>
          <w:lang w:val="en-US"/>
        </w:rPr>
        <w:t xml:space="preserve">ome in close to your own feelings, </w:t>
      </w:r>
      <w:r w:rsidR="008C1028" w:rsidRPr="008C1028">
        <w:rPr>
          <w:rFonts w:cs="Helvetica"/>
          <w:color w:val="000000"/>
          <w:sz w:val="24"/>
          <w:szCs w:val="24"/>
          <w:u w:val="single"/>
          <w:lang w:val="en-US"/>
        </w:rPr>
        <w:t>A</w:t>
      </w:r>
      <w:r w:rsidR="008C1028" w:rsidRPr="008C1028">
        <w:rPr>
          <w:rFonts w:cs="Helvetica"/>
          <w:color w:val="000000"/>
          <w:sz w:val="24"/>
          <w:szCs w:val="24"/>
          <w:lang w:val="en-US"/>
        </w:rPr>
        <w:t xml:space="preserve">ssist yourself to manage the feelings (e.g., deep breathing, progressive muscle relaxation), </w:t>
      </w:r>
      <w:r w:rsidR="008C1028" w:rsidRPr="008C1028">
        <w:rPr>
          <w:rFonts w:cs="Helvetica"/>
          <w:color w:val="000000"/>
          <w:sz w:val="24"/>
          <w:szCs w:val="24"/>
          <w:u w:val="single"/>
          <w:lang w:val="en-US"/>
        </w:rPr>
        <w:t>R</w:t>
      </w:r>
      <w:r w:rsidR="008C1028" w:rsidRPr="008C1028">
        <w:rPr>
          <w:rFonts w:cs="Helvetica"/>
          <w:color w:val="000000"/>
          <w:sz w:val="24"/>
          <w:szCs w:val="24"/>
          <w:lang w:val="en-US"/>
        </w:rPr>
        <w:t xml:space="preserve">eassure yourself (cognitive challenging, positive self-talk), Label and validate the </w:t>
      </w:r>
      <w:r w:rsidR="008C1028" w:rsidRPr="008C1028">
        <w:rPr>
          <w:rFonts w:cs="Helvetica"/>
          <w:color w:val="000000"/>
          <w:sz w:val="24"/>
          <w:szCs w:val="24"/>
          <w:u w:val="single"/>
          <w:lang w:val="en-US"/>
        </w:rPr>
        <w:t>E</w:t>
      </w:r>
      <w:r w:rsidR="008C1028" w:rsidRPr="008C1028">
        <w:rPr>
          <w:rFonts w:cs="Helvetica"/>
          <w:color w:val="000000"/>
          <w:sz w:val="24"/>
          <w:szCs w:val="24"/>
          <w:lang w:val="en-US"/>
        </w:rPr>
        <w:t xml:space="preserve">motions you are experiencing, Self </w:t>
      </w:r>
      <w:r w:rsidR="008C1028" w:rsidRPr="008C1028">
        <w:rPr>
          <w:rFonts w:cs="Helvetica"/>
          <w:color w:val="000000"/>
          <w:sz w:val="24"/>
          <w:szCs w:val="24"/>
          <w:u w:val="single"/>
          <w:lang w:val="en-US"/>
        </w:rPr>
        <w:t>S</w:t>
      </w:r>
      <w:r w:rsidR="008C1028" w:rsidRPr="008C1028">
        <w:rPr>
          <w:rFonts w:cs="Helvetica"/>
          <w:color w:val="000000"/>
          <w:sz w:val="24"/>
          <w:szCs w:val="24"/>
          <w:lang w:val="en-US"/>
        </w:rPr>
        <w:t>oothe (e.g., self-care)]</w:t>
      </w:r>
      <w:r w:rsidR="006E62E0" w:rsidRPr="008C1028">
        <w:rPr>
          <w:rFonts w:cs="Helvetica"/>
          <w:color w:val="000000"/>
          <w:sz w:val="24"/>
          <w:szCs w:val="24"/>
          <w:lang w:val="en-US"/>
        </w:rPr>
        <w:t>.</w:t>
      </w:r>
    </w:p>
    <w:p w14:paraId="5AA37648" w14:textId="04D38357" w:rsidR="008C1028" w:rsidRPr="004D3F8D" w:rsidRDefault="00585E9A" w:rsidP="00585E9A">
      <w:pPr>
        <w:pStyle w:val="NormalWeb"/>
        <w:spacing w:before="0" w:beforeAutospacing="0" w:after="0" w:afterAutospacing="0" w:line="480" w:lineRule="auto"/>
        <w:ind w:firstLine="720"/>
        <w:contextualSpacing/>
        <w:rPr>
          <w:rFonts w:cs="Helvetica"/>
          <w:color w:val="000000"/>
          <w:sz w:val="24"/>
          <w:szCs w:val="24"/>
          <w:lang w:val="en-US"/>
        </w:rPr>
      </w:pPr>
      <w:r w:rsidRPr="004D3F8D">
        <w:rPr>
          <w:rFonts w:cs="Helvetica"/>
          <w:color w:val="000000"/>
          <w:sz w:val="24"/>
          <w:szCs w:val="24"/>
          <w:lang w:val="en-US"/>
        </w:rPr>
        <w:t>The PDI-T phase aims to promote toddler listening skills</w:t>
      </w:r>
      <w:r w:rsidR="004D3F8D" w:rsidRPr="004D3F8D">
        <w:rPr>
          <w:rFonts w:cs="Helvetica"/>
          <w:color w:val="000000"/>
          <w:sz w:val="24"/>
          <w:szCs w:val="24"/>
          <w:lang w:val="en-US"/>
        </w:rPr>
        <w:t xml:space="preserve">; in this phase parents are taught about how to give instructions to toddlers that are developmentally appropriate and </w:t>
      </w:r>
      <w:proofErr w:type="gramStart"/>
      <w:r w:rsidR="004D3F8D" w:rsidRPr="004D3F8D">
        <w:rPr>
          <w:rFonts w:cs="Helvetica"/>
          <w:color w:val="000000"/>
          <w:sz w:val="24"/>
          <w:szCs w:val="24"/>
          <w:lang w:val="en-US"/>
        </w:rPr>
        <w:t>effective, and</w:t>
      </w:r>
      <w:proofErr w:type="gramEnd"/>
      <w:r w:rsidR="004D3F8D" w:rsidRPr="004D3F8D">
        <w:rPr>
          <w:rFonts w:cs="Helvetica"/>
          <w:color w:val="000000"/>
          <w:sz w:val="24"/>
          <w:szCs w:val="24"/>
          <w:lang w:val="en-US"/>
        </w:rPr>
        <w:t xml:space="preserve"> are coached to use a g</w:t>
      </w:r>
      <w:r w:rsidRPr="004D3F8D">
        <w:rPr>
          <w:rFonts w:cs="Helvetica"/>
          <w:color w:val="000000"/>
          <w:sz w:val="24"/>
          <w:szCs w:val="24"/>
          <w:lang w:val="en-US"/>
        </w:rPr>
        <w:t xml:space="preserve">uided compliance teaching sequence. </w:t>
      </w:r>
      <w:r w:rsidR="008C1028" w:rsidRPr="004D3F8D">
        <w:rPr>
          <w:rFonts w:cs="Helvetica"/>
          <w:color w:val="000000"/>
          <w:sz w:val="24"/>
          <w:szCs w:val="24"/>
          <w:lang w:val="en-US"/>
        </w:rPr>
        <w:t xml:space="preserve">Designed to be fun and game-like, </w:t>
      </w:r>
      <w:r w:rsidR="004D3F8D" w:rsidRPr="004D3F8D">
        <w:rPr>
          <w:rFonts w:cs="Helvetica"/>
          <w:color w:val="000000"/>
          <w:sz w:val="24"/>
          <w:szCs w:val="24"/>
          <w:lang w:val="en-US"/>
        </w:rPr>
        <w:t xml:space="preserve">the guided compliance sequence is applied in parent-child play sessions when </w:t>
      </w:r>
      <w:r w:rsidR="004D3F8D" w:rsidRPr="004D3F8D">
        <w:rPr>
          <w:rFonts w:cs="Helvetica"/>
          <w:color w:val="000000"/>
          <w:sz w:val="24"/>
          <w:szCs w:val="24"/>
          <w:lang w:val="en-US"/>
        </w:rPr>
        <w:lastRenderedPageBreak/>
        <w:t>the child is feeling calm and relaxed, and it includes</w:t>
      </w:r>
      <w:r w:rsidR="008C1028" w:rsidRPr="004D3F8D">
        <w:rPr>
          <w:rFonts w:cs="Helvetica"/>
          <w:color w:val="000000"/>
          <w:sz w:val="24"/>
          <w:szCs w:val="24"/>
          <w:lang w:val="en-US"/>
        </w:rPr>
        <w:t xml:space="preserve"> </w:t>
      </w:r>
      <w:r w:rsidR="004D3F8D" w:rsidRPr="004D3F8D">
        <w:rPr>
          <w:rFonts w:cs="Helvetica"/>
          <w:color w:val="000000"/>
          <w:sz w:val="24"/>
          <w:szCs w:val="24"/>
          <w:lang w:val="en-US"/>
        </w:rPr>
        <w:t>a series of steps designed to support the toddler’s learning: ‘Tell’, ‘Show’, ‘Try Again’, ‘Guide’.</w:t>
      </w:r>
    </w:p>
    <w:p w14:paraId="776DF1AF" w14:textId="09B7D499" w:rsidR="00585E9A" w:rsidRPr="00EE2756" w:rsidRDefault="00585E9A" w:rsidP="00585E9A">
      <w:pPr>
        <w:pStyle w:val="NormalWeb"/>
        <w:spacing w:before="0" w:beforeAutospacing="0" w:after="0" w:afterAutospacing="0" w:line="480" w:lineRule="auto"/>
        <w:ind w:firstLine="720"/>
        <w:contextualSpacing/>
        <w:rPr>
          <w:rFonts w:cs="Helvetica"/>
          <w:color w:val="000000"/>
          <w:sz w:val="24"/>
          <w:szCs w:val="24"/>
          <w:highlight w:val="yellow"/>
          <w:lang w:val="en-US"/>
        </w:rPr>
      </w:pPr>
      <w:r w:rsidRPr="00EE2756">
        <w:rPr>
          <w:rFonts w:cs="Times"/>
          <w:color w:val="000000"/>
          <w:sz w:val="24"/>
          <w:szCs w:val="24"/>
          <w:lang w:val="en-US"/>
        </w:rPr>
        <w:t xml:space="preserve">Preliminary evidence to support the efficacy of PCIT-T has been positive. </w:t>
      </w:r>
      <w:r w:rsidR="006339D2" w:rsidRPr="00EE2756">
        <w:rPr>
          <w:rFonts w:cs="Times"/>
          <w:color w:val="000000"/>
          <w:sz w:val="24"/>
          <w:szCs w:val="24"/>
          <w:lang w:val="en-US"/>
        </w:rPr>
        <w:t xml:space="preserve">In an initial study, </w:t>
      </w:r>
      <w:r w:rsidR="006339D2" w:rsidRPr="001C4FE2">
        <w:rPr>
          <w:rFonts w:cs="Helvetica"/>
          <w:color w:val="000000"/>
          <w:sz w:val="24"/>
          <w:szCs w:val="24"/>
          <w:lang w:val="en-US"/>
        </w:rPr>
        <w:fldChar w:fldCharType="begin"/>
      </w:r>
      <w:r w:rsidR="00464962" w:rsidRPr="001C4FE2">
        <w:rPr>
          <w:rFonts w:cs="Helvetica"/>
          <w:color w:val="000000"/>
          <w:sz w:val="24"/>
          <w:szCs w:val="24"/>
          <w:lang w:val="en-US"/>
        </w:rPr>
        <w:instrText xml:space="preserve"> ADDIN EN.CITE &lt;EndNote&gt;&lt;Cite AuthorYear="1"&gt;&lt;Author&gt;Kohlhoff&lt;/Author&gt;&lt;Year&gt;2014&lt;/Year&gt;&lt;RecNum&gt;2334&lt;/RecNum&gt;&lt;DisplayText&gt;Kohlhoff and Morgan (2014)&lt;/DisplayText&gt;&lt;record&gt;&lt;rec-number&gt;2334&lt;/rec-number&gt;&lt;foreign-keys&gt;&lt;key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1C4FE2">
        <w:rPr>
          <w:rFonts w:cs="Helvetica"/>
          <w:color w:val="000000"/>
          <w:sz w:val="24"/>
          <w:szCs w:val="24"/>
          <w:lang w:val="en-US"/>
        </w:rPr>
        <w:fldChar w:fldCharType="separate"/>
      </w:r>
      <w:r w:rsidR="003E4B1F" w:rsidRPr="001C4FE2">
        <w:rPr>
          <w:rFonts w:cs="Helvetica"/>
          <w:noProof/>
          <w:color w:val="000000"/>
          <w:sz w:val="24"/>
          <w:szCs w:val="24"/>
          <w:lang w:val="en-US"/>
        </w:rPr>
        <w:t>Kohlhoff and Morgan (2014)</w:t>
      </w:r>
      <w:r w:rsidR="006339D2" w:rsidRPr="001C4FE2">
        <w:rPr>
          <w:rFonts w:cs="Helvetica"/>
          <w:color w:val="000000"/>
          <w:sz w:val="24"/>
          <w:szCs w:val="24"/>
          <w:lang w:val="en-US"/>
        </w:rPr>
        <w:fldChar w:fldCharType="end"/>
      </w:r>
      <w:r w:rsidR="006339D2" w:rsidRPr="001C4FE2">
        <w:rPr>
          <w:rFonts w:cs="Helvetica"/>
          <w:color w:val="000000"/>
          <w:sz w:val="24"/>
          <w:szCs w:val="24"/>
          <w:lang w:val="en-US"/>
        </w:rPr>
        <w:t xml:space="preserve"> </w:t>
      </w:r>
      <w:r w:rsidRPr="001C4FE2">
        <w:rPr>
          <w:rFonts w:cs="Helvetica"/>
          <w:color w:val="000000"/>
          <w:sz w:val="24"/>
          <w:szCs w:val="24"/>
          <w:lang w:val="en-US"/>
        </w:rPr>
        <w:t xml:space="preserve">retrospectively reviewed outcomes of 29 </w:t>
      </w:r>
      <w:r w:rsidR="00A70618" w:rsidRPr="001C4FE2">
        <w:rPr>
          <w:rFonts w:cs="Helvetica"/>
          <w:color w:val="000000"/>
          <w:sz w:val="24"/>
          <w:szCs w:val="24"/>
          <w:lang w:val="en-US"/>
        </w:rPr>
        <w:t xml:space="preserve">clinic-referred </w:t>
      </w:r>
      <w:r w:rsidR="006339D2" w:rsidRPr="001C4FE2">
        <w:rPr>
          <w:rFonts w:cs="Helvetica"/>
          <w:color w:val="000000"/>
          <w:sz w:val="24"/>
          <w:szCs w:val="24"/>
          <w:lang w:val="en-US"/>
        </w:rPr>
        <w:t>parent-toddler dyads (</w:t>
      </w:r>
      <w:r w:rsidR="0029777C" w:rsidRPr="001C4FE2">
        <w:rPr>
          <w:rFonts w:cs="Helvetica"/>
          <w:color w:val="000000"/>
          <w:sz w:val="24"/>
          <w:szCs w:val="24"/>
          <w:lang w:val="en-US"/>
        </w:rPr>
        <w:t xml:space="preserve">Child </w:t>
      </w:r>
      <w:r w:rsidR="0029777C" w:rsidRPr="001C4FE2">
        <w:rPr>
          <w:rFonts w:cs="Helvetica"/>
          <w:i/>
          <w:iCs/>
          <w:color w:val="000000"/>
          <w:sz w:val="24"/>
          <w:szCs w:val="24"/>
          <w:lang w:val="en-US"/>
        </w:rPr>
        <w:t>M</w:t>
      </w:r>
      <w:r w:rsidR="006339D2" w:rsidRPr="001C4FE2">
        <w:rPr>
          <w:rFonts w:cs="Helvetica"/>
          <w:color w:val="000000"/>
          <w:sz w:val="24"/>
          <w:szCs w:val="24"/>
          <w:lang w:val="en-US"/>
        </w:rPr>
        <w:t xml:space="preserve">age </w:t>
      </w:r>
      <w:r w:rsidR="001C4FE2" w:rsidRPr="001C4FE2">
        <w:rPr>
          <w:rFonts w:cs="Helvetica"/>
          <w:color w:val="000000"/>
          <w:sz w:val="24"/>
          <w:szCs w:val="24"/>
          <w:lang w:val="en-US"/>
        </w:rPr>
        <w:t>19.8</w:t>
      </w:r>
      <w:r w:rsidR="001C4FE2">
        <w:rPr>
          <w:rFonts w:cs="Helvetica"/>
          <w:color w:val="000000"/>
          <w:sz w:val="24"/>
          <w:szCs w:val="24"/>
          <w:lang w:val="en-US"/>
        </w:rPr>
        <w:t xml:space="preserve"> months,</w:t>
      </w:r>
      <w:r w:rsidR="006339D2" w:rsidRPr="001C4FE2">
        <w:rPr>
          <w:rFonts w:cs="Helvetica"/>
          <w:color w:val="000000"/>
          <w:sz w:val="24"/>
          <w:szCs w:val="24"/>
          <w:lang w:val="en-US"/>
        </w:rPr>
        <w:t xml:space="preserve"> SD</w:t>
      </w:r>
      <w:r w:rsidR="001C4FE2" w:rsidRPr="001C4FE2">
        <w:rPr>
          <w:rFonts w:cs="Helvetica"/>
          <w:color w:val="000000"/>
          <w:sz w:val="24"/>
          <w:szCs w:val="24"/>
          <w:lang w:val="en-US"/>
        </w:rPr>
        <w:t xml:space="preserve"> 2.</w:t>
      </w:r>
      <w:r w:rsidR="001C4FE2">
        <w:rPr>
          <w:rFonts w:cs="Helvetica"/>
          <w:color w:val="000000"/>
          <w:sz w:val="24"/>
          <w:szCs w:val="24"/>
          <w:lang w:val="en-US"/>
        </w:rPr>
        <w:t>60</w:t>
      </w:r>
      <w:r w:rsidR="006339D2" w:rsidRPr="001C4FE2">
        <w:rPr>
          <w:rFonts w:cs="Helvetica"/>
          <w:color w:val="000000"/>
          <w:sz w:val="24"/>
          <w:szCs w:val="24"/>
          <w:lang w:val="en-US"/>
        </w:rPr>
        <w:t>)</w:t>
      </w:r>
      <w:r w:rsidRPr="001C4FE2">
        <w:rPr>
          <w:rFonts w:cs="Helvetica"/>
          <w:color w:val="000000"/>
          <w:sz w:val="24"/>
          <w:szCs w:val="24"/>
          <w:lang w:val="en-US"/>
        </w:rPr>
        <w:t xml:space="preserve"> treated with </w:t>
      </w:r>
      <w:r w:rsidR="006339D2" w:rsidRPr="001C4FE2">
        <w:rPr>
          <w:rFonts w:cs="Helvetica"/>
          <w:color w:val="000000"/>
          <w:sz w:val="24"/>
          <w:szCs w:val="24"/>
          <w:lang w:val="en-US"/>
        </w:rPr>
        <w:t>an early</w:t>
      </w:r>
      <w:r w:rsidR="006339D2" w:rsidRPr="00EE2756">
        <w:rPr>
          <w:rFonts w:cs="Helvetica"/>
          <w:color w:val="000000"/>
          <w:sz w:val="24"/>
          <w:szCs w:val="24"/>
          <w:lang w:val="en-US"/>
        </w:rPr>
        <w:t xml:space="preserve"> version</w:t>
      </w:r>
      <w:r w:rsidR="006339D2" w:rsidRPr="00EE2756">
        <w:rPr>
          <w:rFonts w:cs="Times"/>
          <w:color w:val="000000"/>
          <w:sz w:val="24"/>
          <w:szCs w:val="24"/>
          <w:lang w:val="en-US"/>
        </w:rPr>
        <w:t xml:space="preserve"> of the PCIT-T </w:t>
      </w:r>
      <w:r w:rsidR="00A70618" w:rsidRPr="00EE2756">
        <w:rPr>
          <w:rFonts w:cs="Times"/>
          <w:color w:val="000000"/>
          <w:sz w:val="24"/>
          <w:szCs w:val="24"/>
          <w:lang w:val="en-US"/>
        </w:rPr>
        <w:t>(</w:t>
      </w:r>
      <w:r w:rsidR="006339D2" w:rsidRPr="00EE2756">
        <w:rPr>
          <w:rFonts w:cs="Times"/>
          <w:color w:val="000000"/>
          <w:sz w:val="24"/>
          <w:szCs w:val="24"/>
          <w:lang w:val="en-US"/>
        </w:rPr>
        <w:t>CDI-T phase</w:t>
      </w:r>
      <w:r w:rsidR="00A70618" w:rsidRPr="00EE2756">
        <w:rPr>
          <w:rFonts w:cs="Times"/>
          <w:color w:val="000000"/>
          <w:sz w:val="24"/>
          <w:szCs w:val="24"/>
          <w:lang w:val="en-US"/>
        </w:rPr>
        <w:t xml:space="preserve"> only)</w:t>
      </w:r>
      <w:r w:rsidR="006339D2" w:rsidRPr="00EE2756">
        <w:rPr>
          <w:rFonts w:cs="Helvetica"/>
          <w:color w:val="000000"/>
          <w:sz w:val="24"/>
          <w:szCs w:val="24"/>
          <w:lang w:val="en-US"/>
        </w:rPr>
        <w:t xml:space="preserve">. Results </w:t>
      </w:r>
      <w:r w:rsidRPr="00EE2756">
        <w:rPr>
          <w:rFonts w:cs="Helvetica"/>
          <w:color w:val="000000"/>
          <w:sz w:val="24"/>
          <w:szCs w:val="24"/>
          <w:lang w:val="en-US"/>
        </w:rPr>
        <w:t xml:space="preserve">showed statistically and clinically significant improvements in </w:t>
      </w:r>
      <w:r w:rsidR="00A70618" w:rsidRPr="00EE2756">
        <w:rPr>
          <w:rFonts w:cs="Helvetica"/>
          <w:color w:val="000000"/>
          <w:sz w:val="24"/>
          <w:szCs w:val="24"/>
          <w:lang w:val="en-US"/>
        </w:rPr>
        <w:t xml:space="preserve">parental </w:t>
      </w:r>
      <w:proofErr w:type="spellStart"/>
      <w:r w:rsidR="00A70618" w:rsidRPr="00EE2756">
        <w:rPr>
          <w:rFonts w:cs="Helvetica"/>
          <w:color w:val="000000"/>
          <w:sz w:val="24"/>
          <w:szCs w:val="24"/>
          <w:lang w:val="en-US"/>
        </w:rPr>
        <w:t>verbalisations</w:t>
      </w:r>
      <w:proofErr w:type="spellEnd"/>
      <w:r w:rsidR="00A70618" w:rsidRPr="00EE2756">
        <w:rPr>
          <w:rFonts w:cs="Helvetica"/>
          <w:color w:val="000000"/>
          <w:sz w:val="24"/>
          <w:szCs w:val="24"/>
          <w:lang w:val="en-US"/>
        </w:rPr>
        <w:t xml:space="preserve"> (e.g., increased praise, decreased criticism) and </w:t>
      </w:r>
      <w:r w:rsidRPr="00EE2756">
        <w:rPr>
          <w:rFonts w:cs="Helvetica"/>
          <w:color w:val="000000"/>
          <w:sz w:val="24"/>
          <w:szCs w:val="24"/>
          <w:lang w:val="en-US"/>
        </w:rPr>
        <w:t xml:space="preserve">child behavior </w:t>
      </w:r>
      <w:r w:rsidR="00A70618" w:rsidRPr="00EE2756">
        <w:rPr>
          <w:rFonts w:cs="Helvetica"/>
          <w:color w:val="000000"/>
          <w:sz w:val="24"/>
          <w:szCs w:val="24"/>
          <w:lang w:val="en-US"/>
        </w:rPr>
        <w:t xml:space="preserve">(e.g., decreased externalizing </w:t>
      </w:r>
      <w:proofErr w:type="spellStart"/>
      <w:r w:rsidR="00A70618" w:rsidRPr="001C4FE2">
        <w:rPr>
          <w:rFonts w:cs="Helvetica"/>
          <w:color w:val="000000"/>
          <w:sz w:val="24"/>
          <w:szCs w:val="24"/>
          <w:lang w:val="en-US"/>
        </w:rPr>
        <w:t>behaviours</w:t>
      </w:r>
      <w:proofErr w:type="spellEnd"/>
      <w:r w:rsidR="00A70618" w:rsidRPr="001C4FE2">
        <w:rPr>
          <w:rFonts w:cs="Helvetica"/>
          <w:color w:val="000000"/>
          <w:sz w:val="24"/>
          <w:szCs w:val="24"/>
          <w:lang w:val="en-US"/>
        </w:rPr>
        <w:t xml:space="preserve">, increased compliance) </w:t>
      </w:r>
      <w:r w:rsidR="006339D2" w:rsidRPr="001C4FE2">
        <w:rPr>
          <w:rFonts w:cs="Helvetica"/>
          <w:color w:val="000000"/>
          <w:sz w:val="24"/>
          <w:szCs w:val="24"/>
          <w:lang w:val="en-US"/>
        </w:rPr>
        <w:t>following</w:t>
      </w:r>
      <w:r w:rsidR="006339D2" w:rsidRPr="00EE2756">
        <w:rPr>
          <w:rFonts w:cs="Helvetica"/>
          <w:color w:val="000000"/>
          <w:sz w:val="24"/>
          <w:szCs w:val="24"/>
          <w:lang w:val="en-US"/>
        </w:rPr>
        <w:t xml:space="preserve"> the intervention,</w:t>
      </w:r>
      <w:r w:rsidR="00A70618" w:rsidRPr="00EE2756">
        <w:rPr>
          <w:rFonts w:cs="Helvetica"/>
          <w:color w:val="000000"/>
          <w:sz w:val="24"/>
          <w:szCs w:val="24"/>
          <w:lang w:val="en-US"/>
        </w:rPr>
        <w:t xml:space="preserve"> </w:t>
      </w:r>
      <w:r w:rsidR="006339D2" w:rsidRPr="00EE2756">
        <w:rPr>
          <w:rFonts w:cs="Helvetica"/>
          <w:color w:val="000000"/>
          <w:sz w:val="24"/>
          <w:szCs w:val="24"/>
          <w:lang w:val="en-US"/>
        </w:rPr>
        <w:t xml:space="preserve">reductions in </w:t>
      </w:r>
      <w:r w:rsidRPr="00EE2756">
        <w:rPr>
          <w:rFonts w:cs="Helvetica"/>
          <w:color w:val="000000"/>
          <w:sz w:val="24"/>
          <w:szCs w:val="24"/>
          <w:lang w:val="en-US"/>
        </w:rPr>
        <w:t>parent</w:t>
      </w:r>
      <w:r w:rsidR="006339D2" w:rsidRPr="00EE2756">
        <w:rPr>
          <w:rFonts w:cs="Helvetica"/>
          <w:color w:val="000000"/>
          <w:sz w:val="24"/>
          <w:szCs w:val="24"/>
          <w:lang w:val="en-US"/>
        </w:rPr>
        <w:t>al depressive symptom severity</w:t>
      </w:r>
      <w:r w:rsidR="00A70618" w:rsidRPr="00EE2756">
        <w:rPr>
          <w:rFonts w:cs="Helvetica"/>
          <w:color w:val="000000"/>
          <w:sz w:val="24"/>
          <w:szCs w:val="24"/>
          <w:lang w:val="en-US"/>
        </w:rPr>
        <w:t>, and high levels of consumer satisfaction</w:t>
      </w:r>
      <w:r w:rsidR="006339D2" w:rsidRPr="00EE2756">
        <w:rPr>
          <w:rFonts w:cs="Helvetica"/>
          <w:color w:val="000000"/>
          <w:sz w:val="24"/>
          <w:szCs w:val="24"/>
          <w:lang w:val="en-US"/>
        </w:rPr>
        <w:t>.</w:t>
      </w:r>
      <w:r w:rsidRPr="00EE2756">
        <w:rPr>
          <w:rFonts w:cs="Helvetica"/>
          <w:color w:val="000000"/>
          <w:sz w:val="24"/>
          <w:szCs w:val="24"/>
          <w:lang w:val="en-US"/>
        </w:rPr>
        <w:t xml:space="preserve"> </w:t>
      </w:r>
      <w:r w:rsidR="00A70618" w:rsidRPr="00EE2756">
        <w:rPr>
          <w:rFonts w:cs="Helvetica"/>
          <w:color w:val="000000"/>
          <w:sz w:val="24"/>
          <w:szCs w:val="24"/>
          <w:lang w:val="en-US"/>
        </w:rPr>
        <w:t xml:space="preserve">In a subsequent study, 66 clinic-referred </w:t>
      </w:r>
      <w:r w:rsidRPr="00EE2756">
        <w:rPr>
          <w:rFonts w:cs="Helvetica"/>
          <w:color w:val="000000"/>
          <w:sz w:val="24"/>
          <w:szCs w:val="24"/>
          <w:lang w:val="en-US"/>
        </w:rPr>
        <w:t>mother-</w:t>
      </w:r>
      <w:r w:rsidR="00A70618" w:rsidRPr="00EE2756">
        <w:rPr>
          <w:rFonts w:cs="Helvetica"/>
          <w:color w:val="000000"/>
          <w:sz w:val="24"/>
          <w:szCs w:val="24"/>
          <w:lang w:val="en-US"/>
        </w:rPr>
        <w:t xml:space="preserve">toddler </w:t>
      </w:r>
      <w:r w:rsidRPr="00EE2756">
        <w:rPr>
          <w:rFonts w:cs="Helvetica"/>
          <w:color w:val="000000"/>
          <w:sz w:val="24"/>
          <w:szCs w:val="24"/>
          <w:lang w:val="en-US"/>
        </w:rPr>
        <w:t xml:space="preserve">dyads </w:t>
      </w:r>
      <w:r w:rsidR="001C4FE2" w:rsidRPr="001C4FE2">
        <w:rPr>
          <w:rFonts w:cs="Helvetica"/>
          <w:color w:val="000000"/>
          <w:sz w:val="24"/>
          <w:szCs w:val="24"/>
          <w:lang w:val="en-US"/>
        </w:rPr>
        <w:t xml:space="preserve">(Child </w:t>
      </w:r>
      <w:r w:rsidR="001C4FE2" w:rsidRPr="001C4FE2">
        <w:rPr>
          <w:rFonts w:cs="Helvetica"/>
          <w:i/>
          <w:iCs/>
          <w:color w:val="000000"/>
          <w:sz w:val="24"/>
          <w:szCs w:val="24"/>
          <w:lang w:val="en-US"/>
        </w:rPr>
        <w:t>M</w:t>
      </w:r>
      <w:r w:rsidR="001C4FE2" w:rsidRPr="001C4FE2">
        <w:rPr>
          <w:rFonts w:cs="Helvetica"/>
          <w:color w:val="000000"/>
          <w:sz w:val="24"/>
          <w:szCs w:val="24"/>
          <w:lang w:val="en-US"/>
        </w:rPr>
        <w:t>age 19.</w:t>
      </w:r>
      <w:r w:rsidR="001C4FE2">
        <w:rPr>
          <w:rFonts w:cs="Helvetica"/>
          <w:color w:val="000000"/>
          <w:sz w:val="24"/>
          <w:szCs w:val="24"/>
          <w:lang w:val="en-US"/>
        </w:rPr>
        <w:t>01</w:t>
      </w:r>
      <w:r w:rsidR="001C4FE2" w:rsidRPr="001C4FE2">
        <w:rPr>
          <w:rFonts w:cs="Helvetica"/>
          <w:color w:val="000000"/>
          <w:sz w:val="24"/>
          <w:szCs w:val="24"/>
          <w:lang w:val="en-US"/>
        </w:rPr>
        <w:t xml:space="preserve"> months, SD 2.</w:t>
      </w:r>
      <w:r w:rsidR="001C4FE2">
        <w:rPr>
          <w:rFonts w:cs="Helvetica"/>
          <w:color w:val="000000"/>
          <w:sz w:val="24"/>
          <w:szCs w:val="24"/>
          <w:lang w:val="en-US"/>
        </w:rPr>
        <w:t>36</w:t>
      </w:r>
      <w:r w:rsidR="001C4FE2" w:rsidRPr="001C4FE2">
        <w:rPr>
          <w:rFonts w:cs="Helvetica"/>
          <w:color w:val="000000"/>
          <w:sz w:val="24"/>
          <w:szCs w:val="24"/>
          <w:lang w:val="en-US"/>
        </w:rPr>
        <w:t xml:space="preserve">) </w:t>
      </w:r>
      <w:r w:rsidRPr="00EE2756">
        <w:rPr>
          <w:rFonts w:cs="Helvetica"/>
          <w:color w:val="000000"/>
          <w:sz w:val="24"/>
          <w:szCs w:val="24"/>
          <w:lang w:val="en-US"/>
        </w:rPr>
        <w:t xml:space="preserve">participated in a randomized controlled trial (RCT) study </w:t>
      </w:r>
      <w:r w:rsidR="00A70618" w:rsidRPr="00EE2756">
        <w:rPr>
          <w:rFonts w:cs="Helvetica"/>
          <w:color w:val="000000"/>
          <w:sz w:val="24"/>
          <w:szCs w:val="24"/>
          <w:lang w:val="en-US"/>
        </w:rPr>
        <w:t>comparing</w:t>
      </w:r>
      <w:r w:rsidRPr="00EE2756">
        <w:rPr>
          <w:rFonts w:cs="Helvetica"/>
          <w:color w:val="000000"/>
          <w:sz w:val="24"/>
          <w:szCs w:val="24"/>
          <w:lang w:val="en-US"/>
        </w:rPr>
        <w:t xml:space="preserve"> outcomes of </w:t>
      </w:r>
      <w:r w:rsidR="00A70618" w:rsidRPr="00EE2756">
        <w:rPr>
          <w:rFonts w:cs="Helvetica"/>
          <w:color w:val="000000"/>
          <w:sz w:val="24"/>
          <w:szCs w:val="24"/>
          <w:lang w:val="en-US"/>
        </w:rPr>
        <w:t>PCIT-T (</w:t>
      </w:r>
      <w:r w:rsidRPr="00EE2756">
        <w:rPr>
          <w:rFonts w:cs="Helvetica"/>
          <w:color w:val="000000"/>
          <w:sz w:val="24"/>
          <w:szCs w:val="24"/>
          <w:lang w:val="en-US"/>
        </w:rPr>
        <w:t>CDI-T phase</w:t>
      </w:r>
      <w:r w:rsidR="00A70618" w:rsidRPr="00EE2756">
        <w:rPr>
          <w:rFonts w:cs="Helvetica"/>
          <w:color w:val="000000"/>
          <w:sz w:val="24"/>
          <w:szCs w:val="24"/>
          <w:lang w:val="en-US"/>
        </w:rPr>
        <w:t xml:space="preserve"> only)</w:t>
      </w:r>
      <w:r w:rsidRPr="00EE2756">
        <w:rPr>
          <w:rFonts w:cs="Helvetica"/>
          <w:color w:val="000000"/>
          <w:sz w:val="24"/>
          <w:szCs w:val="24"/>
          <w:lang w:val="en-US"/>
        </w:rPr>
        <w:t xml:space="preserve"> </w:t>
      </w:r>
      <w:r w:rsidR="00A70618" w:rsidRPr="00EE2756">
        <w:rPr>
          <w:rFonts w:cs="Helvetica"/>
          <w:color w:val="000000"/>
          <w:sz w:val="24"/>
          <w:szCs w:val="24"/>
          <w:lang w:val="en-US"/>
        </w:rPr>
        <w:t>to</w:t>
      </w:r>
      <w:r w:rsidRPr="00EE2756">
        <w:rPr>
          <w:rFonts w:cs="Helvetica"/>
          <w:color w:val="000000"/>
          <w:sz w:val="24"/>
          <w:szCs w:val="24"/>
          <w:lang w:val="en-US"/>
        </w:rPr>
        <w:t xml:space="preserve"> a wait-list controlled condition</w:t>
      </w:r>
      <w:r w:rsidR="00A70618" w:rsidRPr="00EE2756">
        <w:rPr>
          <w:rFonts w:cs="Helvetica"/>
          <w:color w:val="000000"/>
          <w:sz w:val="24"/>
          <w:szCs w:val="24"/>
          <w:lang w:val="en-US"/>
        </w:rPr>
        <w:t xml:space="preserve"> </w:t>
      </w:r>
      <w:r w:rsidR="00A70618" w:rsidRPr="00EE2756">
        <w:rPr>
          <w:rFonts w:cs="Helvetica"/>
          <w:color w:val="000000"/>
          <w:sz w:val="24"/>
          <w:szCs w:val="24"/>
          <w:lang w:val="en-US"/>
        </w:rPr>
        <w:fldChar w:fldCharType="begin"/>
      </w:r>
      <w:r w:rsidR="00464962">
        <w:rPr>
          <w:rFonts w:cs="Helvetica"/>
          <w:color w:val="000000"/>
          <w:sz w:val="24"/>
          <w:szCs w:val="24"/>
          <w:lang w:val="en-US"/>
        </w:rPr>
        <w:instrText xml:space="preserve"> ADDIN EN.CITE &lt;EndNote&gt;&lt;Cite&gt;&lt;Author&gt;Kohlhoff&lt;/Author&gt;&lt;Year&gt;2021&lt;/Year&gt;&lt;RecNum&gt;2103&lt;/RecNum&gt;&lt;DisplayText&gt;(Kohlhoff et al., 2021)&lt;/DisplayText&gt;&lt;record&gt;&lt;rec-number&gt;2103&lt;/rec-number&gt;&lt;foreign-keys&gt;&lt;key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EE2756">
        <w:rPr>
          <w:rFonts w:cs="Helvetica"/>
          <w:color w:val="000000"/>
          <w:sz w:val="24"/>
          <w:szCs w:val="24"/>
          <w:lang w:val="en-US"/>
        </w:rPr>
        <w:fldChar w:fldCharType="separate"/>
      </w:r>
      <w:r w:rsidR="00A70618" w:rsidRPr="00EE2756">
        <w:rPr>
          <w:rFonts w:cs="Helvetica"/>
          <w:noProof/>
          <w:color w:val="000000"/>
          <w:sz w:val="24"/>
          <w:szCs w:val="24"/>
          <w:lang w:val="en-US"/>
        </w:rPr>
        <w:t>(Kohlhoff et al., 2021)</w:t>
      </w:r>
      <w:r w:rsidR="00A70618" w:rsidRPr="00EE2756">
        <w:rPr>
          <w:rFonts w:cs="Helvetica"/>
          <w:color w:val="000000"/>
          <w:sz w:val="24"/>
          <w:szCs w:val="24"/>
          <w:lang w:val="en-US"/>
        </w:rPr>
        <w:fldChar w:fldCharType="end"/>
      </w:r>
      <w:r w:rsidRPr="00EE2756">
        <w:rPr>
          <w:rFonts w:cs="Helvetica"/>
          <w:color w:val="000000"/>
          <w:sz w:val="24"/>
          <w:szCs w:val="24"/>
          <w:lang w:val="en-US"/>
        </w:rPr>
        <w:t xml:space="preserve">. Results </w:t>
      </w:r>
      <w:r w:rsidR="00A70618" w:rsidRPr="00EE2756">
        <w:rPr>
          <w:rFonts w:cs="Helvetica"/>
          <w:color w:val="000000"/>
          <w:sz w:val="24"/>
          <w:szCs w:val="24"/>
          <w:lang w:val="en-US"/>
        </w:rPr>
        <w:t xml:space="preserve">showed </w:t>
      </w:r>
      <w:r w:rsidRPr="00EE2756">
        <w:rPr>
          <w:rFonts w:cs="Helvetica"/>
          <w:color w:val="000000"/>
          <w:sz w:val="24"/>
          <w:szCs w:val="24"/>
          <w:lang w:val="en-US"/>
        </w:rPr>
        <w:t xml:space="preserve">PCIT-T </w:t>
      </w:r>
      <w:r w:rsidR="00A70618" w:rsidRPr="00EE2756">
        <w:rPr>
          <w:rFonts w:cs="Helvetica"/>
          <w:color w:val="000000"/>
          <w:sz w:val="24"/>
          <w:szCs w:val="24"/>
          <w:lang w:val="en-US"/>
        </w:rPr>
        <w:t>to be superior to wait-list in a range of domains including increases in parental</w:t>
      </w:r>
      <w:r w:rsidRPr="00EE2756">
        <w:rPr>
          <w:rFonts w:cs="Helvetica"/>
          <w:color w:val="000000"/>
          <w:sz w:val="24"/>
          <w:szCs w:val="24"/>
          <w:lang w:val="en-US"/>
        </w:rPr>
        <w:t xml:space="preserve"> </w:t>
      </w:r>
      <w:proofErr w:type="spellStart"/>
      <w:r w:rsidR="00A70618" w:rsidRPr="00EE2756">
        <w:rPr>
          <w:rFonts w:cs="Helvetica"/>
          <w:color w:val="000000"/>
          <w:sz w:val="24"/>
          <w:szCs w:val="24"/>
          <w:lang w:val="en-US"/>
        </w:rPr>
        <w:t>verbalisations</w:t>
      </w:r>
      <w:proofErr w:type="spellEnd"/>
      <w:r w:rsidR="00A70618" w:rsidRPr="00EE2756">
        <w:rPr>
          <w:rFonts w:cs="Helvetica"/>
          <w:color w:val="000000"/>
          <w:sz w:val="24"/>
          <w:szCs w:val="24"/>
          <w:lang w:val="en-US"/>
        </w:rPr>
        <w:t xml:space="preserve"> and </w:t>
      </w:r>
      <w:r w:rsidRPr="00EE2756">
        <w:rPr>
          <w:rFonts w:cs="Helvetica"/>
          <w:color w:val="000000"/>
          <w:sz w:val="24"/>
          <w:szCs w:val="24"/>
          <w:lang w:val="en-US"/>
        </w:rPr>
        <w:t>emotional availability, and reduc</w:t>
      </w:r>
      <w:r w:rsidR="00A70618" w:rsidRPr="00EE2756">
        <w:rPr>
          <w:rFonts w:cs="Helvetica"/>
          <w:color w:val="000000"/>
          <w:sz w:val="24"/>
          <w:szCs w:val="24"/>
          <w:lang w:val="en-US"/>
        </w:rPr>
        <w:t>tions in the severity of</w:t>
      </w:r>
      <w:r w:rsidRPr="00EE2756">
        <w:rPr>
          <w:rFonts w:cs="Helvetica"/>
          <w:color w:val="000000"/>
          <w:sz w:val="24"/>
          <w:szCs w:val="24"/>
          <w:lang w:val="en-US"/>
        </w:rPr>
        <w:t xml:space="preserve"> child externalizing behavio</w:t>
      </w:r>
      <w:r w:rsidR="00A70618" w:rsidRPr="00EE2756">
        <w:rPr>
          <w:rFonts w:cs="Helvetica"/>
          <w:color w:val="000000"/>
          <w:sz w:val="24"/>
          <w:szCs w:val="24"/>
          <w:lang w:val="en-US"/>
        </w:rPr>
        <w:t>rs</w:t>
      </w:r>
      <w:r w:rsidRPr="00EE2756">
        <w:rPr>
          <w:rFonts w:cs="Helvetica"/>
          <w:color w:val="000000"/>
          <w:sz w:val="24"/>
          <w:szCs w:val="24"/>
          <w:lang w:val="en-US"/>
        </w:rPr>
        <w:t xml:space="preserve">. When the sample was followed up 4-months after the completion of PCIT-T treatment, </w:t>
      </w:r>
      <w:r w:rsidR="00A70618" w:rsidRPr="00EE2756">
        <w:rPr>
          <w:rFonts w:cs="Helvetica"/>
          <w:color w:val="000000"/>
          <w:sz w:val="24"/>
          <w:szCs w:val="24"/>
          <w:lang w:val="en-US"/>
        </w:rPr>
        <w:t>the gains in these key parent and child domains</w:t>
      </w:r>
      <w:r w:rsidRPr="00EE2756">
        <w:rPr>
          <w:rFonts w:cs="Helvetica"/>
          <w:color w:val="000000"/>
          <w:sz w:val="24"/>
          <w:szCs w:val="24"/>
          <w:lang w:val="en-US"/>
        </w:rPr>
        <w:t xml:space="preserve"> were maintained</w:t>
      </w:r>
      <w:r w:rsidR="00A70618" w:rsidRPr="00EE2756">
        <w:rPr>
          <w:rFonts w:cs="Helvetica"/>
          <w:color w:val="000000"/>
          <w:sz w:val="24"/>
          <w:szCs w:val="24"/>
          <w:lang w:val="en-US"/>
        </w:rPr>
        <w:t xml:space="preserve"> </w:t>
      </w:r>
      <w:r w:rsidR="00A70618" w:rsidRPr="00EE2756">
        <w:rPr>
          <w:rFonts w:cs="Helvetica"/>
          <w:color w:val="000000"/>
          <w:sz w:val="24"/>
          <w:szCs w:val="24"/>
          <w:lang w:val="en-US"/>
        </w:rPr>
        <w:fldChar w:fldCharType="begin"/>
      </w:r>
      <w:r w:rsidR="00464962">
        <w:rPr>
          <w:rFonts w:cs="Helvetica"/>
          <w:color w:val="000000"/>
          <w:sz w:val="24"/>
          <w:szCs w:val="24"/>
          <w:lang w:val="en-US"/>
        </w:rPr>
        <w:instrText xml:space="preserve"> ADDIN EN.CITE &lt;EndNote&gt;&lt;Cite&gt;&lt;Author&gt;Kohlhoff&lt;/Author&gt;&lt;Year&gt;2020&lt;/Year&gt;&lt;RecNum&gt;1761&lt;/RecNum&gt;&lt;DisplayText&gt;(Kohlhoff, Morgan, et al., 2020)&lt;/DisplayText&gt;&lt;record&gt;&lt;rec-number&gt;1761&lt;/rec-number&gt;&lt;foreign-keys&gt;&lt;key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EE2756">
        <w:rPr>
          <w:rFonts w:cs="Helvetica"/>
          <w:color w:val="000000"/>
          <w:sz w:val="24"/>
          <w:szCs w:val="24"/>
          <w:lang w:val="en-US"/>
        </w:rPr>
        <w:fldChar w:fldCharType="separate"/>
      </w:r>
      <w:r w:rsidR="00BB3C18" w:rsidRPr="00EE2756">
        <w:rPr>
          <w:rFonts w:cs="Helvetica"/>
          <w:noProof/>
          <w:color w:val="000000"/>
          <w:sz w:val="24"/>
          <w:szCs w:val="24"/>
          <w:lang w:val="en-US"/>
        </w:rPr>
        <w:t>(Kohlhoff, Morgan, et al., 2020)</w:t>
      </w:r>
      <w:r w:rsidR="00A70618" w:rsidRPr="00EE2756">
        <w:rPr>
          <w:rFonts w:cs="Helvetica"/>
          <w:color w:val="000000"/>
          <w:sz w:val="24"/>
          <w:szCs w:val="24"/>
          <w:lang w:val="en-US"/>
        </w:rPr>
        <w:fldChar w:fldCharType="end"/>
      </w:r>
      <w:r w:rsidRPr="00EE2756">
        <w:rPr>
          <w:rFonts w:cs="Helvetica"/>
          <w:color w:val="000000"/>
          <w:sz w:val="24"/>
          <w:szCs w:val="24"/>
          <w:lang w:val="en-US"/>
        </w:rPr>
        <w:t xml:space="preserve">. </w:t>
      </w:r>
      <w:r w:rsidR="00A70618" w:rsidRPr="00EE2756">
        <w:rPr>
          <w:rFonts w:cs="Helvetica"/>
          <w:color w:val="000000"/>
          <w:sz w:val="24"/>
          <w:szCs w:val="24"/>
          <w:lang w:val="en-US"/>
        </w:rPr>
        <w:t>While the</w:t>
      </w:r>
      <w:r w:rsidRPr="00EE2756">
        <w:rPr>
          <w:rFonts w:cs="Helvetica"/>
          <w:color w:val="000000"/>
          <w:sz w:val="24"/>
          <w:szCs w:val="24"/>
          <w:lang w:val="en-US"/>
        </w:rPr>
        <w:t xml:space="preserve"> sample size at follow-up was small for categorical analyses, there was a pattern </w:t>
      </w:r>
      <w:r w:rsidR="00A70618" w:rsidRPr="00EE2756">
        <w:rPr>
          <w:rFonts w:cs="Helvetica"/>
          <w:color w:val="000000"/>
          <w:sz w:val="24"/>
          <w:szCs w:val="24"/>
          <w:lang w:val="en-US"/>
        </w:rPr>
        <w:t xml:space="preserve">(non-significant) </w:t>
      </w:r>
      <w:r w:rsidRPr="00EE2756">
        <w:rPr>
          <w:rFonts w:cs="Helvetica"/>
          <w:color w:val="000000"/>
          <w:sz w:val="24"/>
          <w:szCs w:val="24"/>
          <w:lang w:val="en-US"/>
        </w:rPr>
        <w:t>of positive change from disorganized to organized infant attachment.</w:t>
      </w:r>
    </w:p>
    <w:p w14:paraId="6ED1F2A5" w14:textId="13863AA0" w:rsidR="00585E9A" w:rsidRPr="00EE2756" w:rsidRDefault="00074C41" w:rsidP="00F03098">
      <w:pPr>
        <w:pStyle w:val="NormalWeb"/>
        <w:spacing w:before="0" w:beforeAutospacing="0" w:after="0" w:afterAutospacing="0" w:line="480" w:lineRule="auto"/>
        <w:ind w:firstLine="720"/>
        <w:contextualSpacing/>
        <w:rPr>
          <w:rFonts w:cs="Helvetica"/>
          <w:color w:val="000000"/>
          <w:sz w:val="24"/>
          <w:szCs w:val="24"/>
          <w:lang w:val="en-US"/>
        </w:rPr>
      </w:pPr>
      <w:r w:rsidRPr="00EE2756">
        <w:rPr>
          <w:rFonts w:cs="Helvetica"/>
          <w:color w:val="000000"/>
          <w:sz w:val="24"/>
          <w:szCs w:val="24"/>
          <w:lang w:val="en-US"/>
        </w:rPr>
        <w:t xml:space="preserve">Apart from these few preliminary studies, there have been no other investigations of the effectiveness of PCIT-T, and there is currently no evidence of the intervention’s capacity to bring changes in key intervention target areas including </w:t>
      </w:r>
      <w:r w:rsidR="00585E9A" w:rsidRPr="00EE2756">
        <w:rPr>
          <w:rFonts w:cs="Helvetica"/>
          <w:color w:val="000000"/>
          <w:sz w:val="24"/>
          <w:szCs w:val="24"/>
          <w:lang w:val="en-US"/>
        </w:rPr>
        <w:t xml:space="preserve">emotion regulation </w:t>
      </w:r>
      <w:r w:rsidRPr="00EE2756">
        <w:rPr>
          <w:rFonts w:cs="Helvetica"/>
          <w:color w:val="000000"/>
          <w:sz w:val="24"/>
          <w:szCs w:val="24"/>
          <w:lang w:val="en-US"/>
        </w:rPr>
        <w:t>and parent-child attachment quality</w:t>
      </w:r>
      <w:r w:rsidR="00585E9A" w:rsidRPr="00EE2756">
        <w:rPr>
          <w:rFonts w:cs="Helvetica"/>
          <w:color w:val="000000"/>
          <w:sz w:val="24"/>
          <w:szCs w:val="24"/>
          <w:lang w:val="en-US"/>
        </w:rPr>
        <w:t xml:space="preserve">. There has also been no formal evaluation of the </w:t>
      </w:r>
      <w:r w:rsidRPr="00EE2756">
        <w:rPr>
          <w:rFonts w:cs="Helvetica"/>
          <w:color w:val="000000"/>
          <w:sz w:val="24"/>
          <w:szCs w:val="24"/>
          <w:lang w:val="en-US"/>
        </w:rPr>
        <w:t>full PCIT-T program (i.e., CDI-T + PDI-T)</w:t>
      </w:r>
      <w:r w:rsidR="00585E9A" w:rsidRPr="00EE2756">
        <w:rPr>
          <w:rFonts w:cs="Helvetica"/>
          <w:color w:val="000000"/>
          <w:sz w:val="24"/>
          <w:szCs w:val="24"/>
          <w:lang w:val="en-US"/>
        </w:rPr>
        <w:t>, as articulated by Girard, Wallace, Kohlhoff, Morgan and McNeil</w:t>
      </w:r>
      <w:r w:rsidRPr="00EE2756">
        <w:rPr>
          <w:rFonts w:cs="Helvetica"/>
          <w:color w:val="000000"/>
          <w:sz w:val="24"/>
          <w:szCs w:val="24"/>
          <w:lang w:val="en-US"/>
        </w:rPr>
        <w:t xml:space="preserve"> </w:t>
      </w:r>
      <w:r w:rsidRPr="00EE2756">
        <w:rPr>
          <w:rFonts w:cs="Helvetica"/>
          <w:color w:val="000000"/>
          <w:sz w:val="24"/>
          <w:szCs w:val="24"/>
          <w:lang w:val="en-US"/>
        </w:rPr>
        <w:fldChar w:fldCharType="begin"/>
      </w:r>
      <w:r w:rsidR="00FE754E">
        <w:rPr>
          <w:rFonts w:cs="Helvetica"/>
          <w:color w:val="000000"/>
          <w:sz w:val="24"/>
          <w:szCs w:val="24"/>
          <w:lang w:val="en-US"/>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EE2756">
        <w:rPr>
          <w:rFonts w:cs="Helvetica"/>
          <w:color w:val="000000"/>
          <w:sz w:val="24"/>
          <w:szCs w:val="24"/>
          <w:lang w:val="en-US"/>
        </w:rPr>
        <w:fldChar w:fldCharType="separate"/>
      </w:r>
      <w:r w:rsidR="00FE754E">
        <w:rPr>
          <w:rFonts w:cs="Helvetica"/>
          <w:noProof/>
          <w:color w:val="000000"/>
          <w:sz w:val="24"/>
          <w:szCs w:val="24"/>
          <w:lang w:val="en-US"/>
        </w:rPr>
        <w:t>(Girard et al., 2018)</w:t>
      </w:r>
      <w:r w:rsidRPr="00EE2756">
        <w:rPr>
          <w:rFonts w:cs="Helvetica"/>
          <w:color w:val="000000"/>
          <w:sz w:val="24"/>
          <w:szCs w:val="24"/>
          <w:lang w:val="en-US"/>
        </w:rPr>
        <w:fldChar w:fldCharType="end"/>
      </w:r>
      <w:r w:rsidR="00585E9A" w:rsidRPr="00EE2756">
        <w:rPr>
          <w:rFonts w:cs="Helvetica"/>
          <w:color w:val="000000"/>
          <w:sz w:val="24"/>
          <w:szCs w:val="24"/>
          <w:lang w:val="en-US"/>
        </w:rPr>
        <w:t>.</w:t>
      </w:r>
      <w:r w:rsidR="00F03098" w:rsidRPr="00EE2756">
        <w:rPr>
          <w:rFonts w:cs="Helvetica"/>
          <w:color w:val="000000"/>
          <w:sz w:val="24"/>
          <w:szCs w:val="24"/>
          <w:lang w:val="en-US"/>
        </w:rPr>
        <w:t xml:space="preserve"> </w:t>
      </w:r>
      <w:r w:rsidR="00585E9A" w:rsidRPr="00EE2756">
        <w:rPr>
          <w:rFonts w:cs="Helvetica"/>
          <w:color w:val="000000"/>
          <w:sz w:val="24"/>
          <w:szCs w:val="24"/>
          <w:lang w:val="en-US"/>
        </w:rPr>
        <w:t xml:space="preserve">The current study </w:t>
      </w:r>
      <w:r w:rsidR="00F03098" w:rsidRPr="00EE2756">
        <w:rPr>
          <w:rFonts w:cs="Helvetica"/>
          <w:color w:val="000000"/>
          <w:sz w:val="24"/>
          <w:szCs w:val="24"/>
          <w:lang w:val="en-US"/>
        </w:rPr>
        <w:t xml:space="preserve">thus </w:t>
      </w:r>
      <w:r w:rsidR="002F3A45">
        <w:rPr>
          <w:rFonts w:cs="Helvetica"/>
          <w:color w:val="000000"/>
          <w:sz w:val="24"/>
          <w:szCs w:val="24"/>
          <w:lang w:val="en-US"/>
        </w:rPr>
        <w:t>had two aims</w:t>
      </w:r>
      <w:r w:rsidR="00527470">
        <w:rPr>
          <w:rFonts w:cs="Helvetica"/>
          <w:color w:val="000000"/>
          <w:sz w:val="24"/>
          <w:szCs w:val="24"/>
          <w:lang w:val="en-US"/>
        </w:rPr>
        <w:t>. The first aim was</w:t>
      </w:r>
      <w:r w:rsidR="002F3A45">
        <w:rPr>
          <w:rFonts w:cs="Helvetica"/>
          <w:color w:val="000000"/>
          <w:sz w:val="24"/>
          <w:szCs w:val="24"/>
          <w:lang w:val="en-US"/>
        </w:rPr>
        <w:t xml:space="preserve"> to</w:t>
      </w:r>
      <w:r w:rsidR="00585E9A" w:rsidRPr="00EE2756">
        <w:rPr>
          <w:rFonts w:cs="Helvetica"/>
          <w:color w:val="000000"/>
          <w:sz w:val="24"/>
          <w:szCs w:val="24"/>
          <w:lang w:val="en-US"/>
        </w:rPr>
        <w:t xml:space="preserve"> </w:t>
      </w:r>
      <w:r w:rsidR="00585E9A" w:rsidRPr="00EE2756">
        <w:rPr>
          <w:rFonts w:cs="Helvetica"/>
          <w:color w:val="000000"/>
          <w:sz w:val="24"/>
          <w:szCs w:val="24"/>
          <w:lang w:val="en-US"/>
        </w:rPr>
        <w:lastRenderedPageBreak/>
        <w:t xml:space="preserve">examine whether the PCIT-T intervention leads to positive changes in parenting capacity for parents of young toddlers presenting with early disruptive behaviors; </w:t>
      </w:r>
      <w:r w:rsidR="00F03098" w:rsidRPr="00EE2756">
        <w:rPr>
          <w:rFonts w:cs="Helvetica"/>
          <w:color w:val="000000"/>
          <w:sz w:val="24"/>
          <w:szCs w:val="24"/>
          <w:lang w:val="en-US"/>
        </w:rPr>
        <w:t xml:space="preserve">and </w:t>
      </w:r>
      <w:r w:rsidR="00527470">
        <w:rPr>
          <w:rFonts w:cs="Helvetica"/>
          <w:color w:val="000000"/>
          <w:sz w:val="24"/>
          <w:szCs w:val="24"/>
          <w:lang w:val="en-US"/>
        </w:rPr>
        <w:t xml:space="preserve">the </w:t>
      </w:r>
      <w:r w:rsidR="00F03098" w:rsidRPr="00EE2756">
        <w:rPr>
          <w:rFonts w:cs="Helvetica"/>
          <w:color w:val="000000"/>
          <w:sz w:val="24"/>
          <w:szCs w:val="24"/>
          <w:lang w:val="en-US"/>
        </w:rPr>
        <w:t>second</w:t>
      </w:r>
      <w:r w:rsidR="00527470">
        <w:rPr>
          <w:rFonts w:cs="Helvetica"/>
          <w:color w:val="000000"/>
          <w:sz w:val="24"/>
          <w:szCs w:val="24"/>
          <w:lang w:val="en-US"/>
        </w:rPr>
        <w:t xml:space="preserve"> aim was to</w:t>
      </w:r>
      <w:r w:rsidR="00585E9A" w:rsidRPr="00EE2756">
        <w:rPr>
          <w:rFonts w:cs="Helvetica"/>
          <w:color w:val="000000"/>
          <w:sz w:val="24"/>
          <w:szCs w:val="24"/>
          <w:lang w:val="en-US"/>
        </w:rPr>
        <w:t xml:space="preserve"> examine social-emotional, attachment and behavioral outcomes for children who participate in PCIT-T. </w:t>
      </w:r>
    </w:p>
    <w:p w14:paraId="04285536" w14:textId="294A8F7E" w:rsidR="00F03098" w:rsidRPr="00EE2756" w:rsidRDefault="00527470" w:rsidP="001C4FE2">
      <w:pPr>
        <w:pStyle w:val="NormalWeb"/>
        <w:spacing w:before="0" w:beforeAutospacing="0" w:after="0" w:afterAutospacing="0" w:line="480" w:lineRule="auto"/>
        <w:ind w:firstLine="720"/>
        <w:contextualSpacing/>
        <w:rPr>
          <w:rFonts w:cs="Helvetica"/>
          <w:color w:val="000000"/>
          <w:sz w:val="24"/>
          <w:szCs w:val="24"/>
          <w:lang w:val="en-US"/>
        </w:rPr>
      </w:pPr>
      <w:r>
        <w:rPr>
          <w:rFonts w:cs="Helvetica"/>
          <w:color w:val="000000"/>
          <w:sz w:val="24"/>
          <w:szCs w:val="24"/>
          <w:lang w:val="en-US"/>
        </w:rPr>
        <w:t xml:space="preserve">The </w:t>
      </w:r>
      <w:r w:rsidR="00F00E56">
        <w:rPr>
          <w:rFonts w:cs="Helvetica"/>
          <w:color w:val="000000"/>
          <w:sz w:val="24"/>
          <w:szCs w:val="24"/>
          <w:lang w:val="en-US"/>
        </w:rPr>
        <w:t>primary</w:t>
      </w:r>
      <w:r w:rsidR="00F03098" w:rsidRPr="00EE2756">
        <w:rPr>
          <w:rFonts w:cs="Helvetica"/>
          <w:color w:val="000000"/>
          <w:sz w:val="24"/>
          <w:szCs w:val="24"/>
          <w:lang w:val="en-US"/>
        </w:rPr>
        <w:t xml:space="preserve"> </w:t>
      </w:r>
      <w:r>
        <w:rPr>
          <w:rFonts w:cs="Helvetica"/>
          <w:color w:val="000000"/>
          <w:sz w:val="24"/>
          <w:szCs w:val="24"/>
          <w:lang w:val="en-US"/>
        </w:rPr>
        <w:t xml:space="preserve">study </w:t>
      </w:r>
      <w:r w:rsidR="00F03098" w:rsidRPr="00EE2756">
        <w:rPr>
          <w:rFonts w:cs="Helvetica"/>
          <w:color w:val="000000"/>
          <w:sz w:val="24"/>
          <w:szCs w:val="24"/>
          <w:lang w:val="en-US"/>
        </w:rPr>
        <w:t>hypothesi</w:t>
      </w:r>
      <w:r w:rsidR="00F00E56">
        <w:rPr>
          <w:rFonts w:cs="Helvetica"/>
          <w:color w:val="000000"/>
          <w:sz w:val="24"/>
          <w:szCs w:val="24"/>
          <w:lang w:val="en-US"/>
        </w:rPr>
        <w:t>s was</w:t>
      </w:r>
      <w:r w:rsidR="00F03098" w:rsidRPr="00EE2756">
        <w:rPr>
          <w:rFonts w:cs="Helvetica"/>
          <w:color w:val="000000"/>
          <w:sz w:val="24"/>
          <w:szCs w:val="24"/>
          <w:lang w:val="en-US"/>
        </w:rPr>
        <w:t xml:space="preserve"> that </w:t>
      </w:r>
      <w:r>
        <w:rPr>
          <w:rFonts w:cs="Helvetica"/>
          <w:color w:val="000000"/>
          <w:sz w:val="24"/>
          <w:szCs w:val="24"/>
          <w:lang w:val="en-US"/>
        </w:rPr>
        <w:t xml:space="preserve">a) </w:t>
      </w:r>
      <w:r w:rsidR="00F00E56">
        <w:rPr>
          <w:rFonts w:cs="Helvetica"/>
          <w:color w:val="000000"/>
          <w:sz w:val="24"/>
          <w:szCs w:val="24"/>
          <w:lang w:val="en-US"/>
        </w:rPr>
        <w:t>parent-child dyads who received PCIT-T would show positive outcomes</w:t>
      </w:r>
      <w:r w:rsidRPr="00527470">
        <w:rPr>
          <w:rFonts w:cs="Helvetica"/>
          <w:color w:val="000000"/>
          <w:sz w:val="24"/>
          <w:szCs w:val="24"/>
          <w:lang w:val="en-US"/>
        </w:rPr>
        <w:t xml:space="preserve"> </w:t>
      </w:r>
      <w:r>
        <w:rPr>
          <w:rFonts w:cs="Helvetica"/>
          <w:color w:val="000000"/>
          <w:sz w:val="24"/>
          <w:szCs w:val="24"/>
          <w:lang w:val="en-US"/>
        </w:rPr>
        <w:t>on a range of relevant parent and child domains (listed below)</w:t>
      </w:r>
      <w:r w:rsidR="00F00E56">
        <w:rPr>
          <w:rFonts w:cs="Helvetica"/>
          <w:color w:val="000000"/>
          <w:sz w:val="24"/>
          <w:szCs w:val="24"/>
          <w:lang w:val="en-US"/>
        </w:rPr>
        <w:t>, both immediately following treatment (‘Time 2’) and at 4-month follow-up (‘Time 3’)</w:t>
      </w:r>
      <w:r w:rsidR="00AD0419">
        <w:rPr>
          <w:rFonts w:cs="Helvetica"/>
          <w:color w:val="000000"/>
          <w:sz w:val="24"/>
          <w:szCs w:val="24"/>
          <w:lang w:val="en-US"/>
        </w:rPr>
        <w:t xml:space="preserve">, </w:t>
      </w:r>
      <w:r w:rsidR="00F00E56">
        <w:rPr>
          <w:rFonts w:cs="Helvetica"/>
          <w:color w:val="000000"/>
          <w:sz w:val="24"/>
          <w:szCs w:val="24"/>
          <w:lang w:val="en-US"/>
        </w:rPr>
        <w:t xml:space="preserve">and </w:t>
      </w:r>
      <w:r>
        <w:rPr>
          <w:rFonts w:cs="Helvetica"/>
          <w:color w:val="000000"/>
          <w:sz w:val="24"/>
          <w:szCs w:val="24"/>
          <w:lang w:val="en-US"/>
        </w:rPr>
        <w:t xml:space="preserve">b) </w:t>
      </w:r>
      <w:r w:rsidR="00F00E56">
        <w:rPr>
          <w:rFonts w:cs="Helvetica"/>
          <w:color w:val="000000"/>
          <w:sz w:val="24"/>
          <w:szCs w:val="24"/>
          <w:lang w:val="en-US"/>
        </w:rPr>
        <w:t>that these outcomes would be superior to those who received a</w:t>
      </w:r>
      <w:r w:rsidR="00F03098" w:rsidRPr="00EE2756">
        <w:rPr>
          <w:rFonts w:cs="Helvetica"/>
          <w:color w:val="000000"/>
          <w:sz w:val="24"/>
          <w:szCs w:val="24"/>
          <w:lang w:val="en-US"/>
        </w:rPr>
        <w:t xml:space="preserve">n alternative early parenting treatment </w:t>
      </w:r>
      <w:r w:rsidR="00EF60A8" w:rsidRPr="00EE2756">
        <w:rPr>
          <w:rFonts w:cs="Helvetica"/>
          <w:color w:val="000000"/>
          <w:sz w:val="24"/>
          <w:szCs w:val="24"/>
          <w:lang w:val="en-US"/>
        </w:rPr>
        <w:t xml:space="preserve">(active control) </w:t>
      </w:r>
      <w:r w:rsidR="00F00E56">
        <w:rPr>
          <w:rFonts w:cs="Helvetica"/>
          <w:color w:val="000000"/>
          <w:sz w:val="24"/>
          <w:szCs w:val="24"/>
          <w:lang w:val="en-US"/>
        </w:rPr>
        <w:t>or</w:t>
      </w:r>
      <w:r w:rsidR="00F03098" w:rsidRPr="00EE2756">
        <w:rPr>
          <w:rFonts w:cs="Helvetica"/>
          <w:color w:val="000000"/>
          <w:sz w:val="24"/>
          <w:szCs w:val="24"/>
          <w:lang w:val="en-US"/>
        </w:rPr>
        <w:t xml:space="preserve"> a non-treated waitlist control condition</w:t>
      </w:r>
      <w:r w:rsidR="00EF60A8" w:rsidRPr="00EE2756">
        <w:rPr>
          <w:rFonts w:cs="Helvetica"/>
          <w:color w:val="000000"/>
          <w:sz w:val="24"/>
          <w:szCs w:val="24"/>
          <w:lang w:val="en-US"/>
        </w:rPr>
        <w:t xml:space="preserve"> (waitlist controls)</w:t>
      </w:r>
      <w:r w:rsidR="00F00E56">
        <w:rPr>
          <w:rFonts w:cs="Helvetica"/>
          <w:color w:val="000000"/>
          <w:sz w:val="24"/>
          <w:szCs w:val="24"/>
          <w:lang w:val="en-US"/>
        </w:rPr>
        <w:t xml:space="preserve">. </w:t>
      </w:r>
      <w:r>
        <w:rPr>
          <w:rFonts w:cs="Helvetica"/>
          <w:color w:val="000000"/>
          <w:sz w:val="24"/>
          <w:szCs w:val="24"/>
          <w:lang w:val="en-US"/>
        </w:rPr>
        <w:t>The</w:t>
      </w:r>
      <w:r w:rsidR="00F00E56">
        <w:rPr>
          <w:rFonts w:cs="Helvetica"/>
          <w:color w:val="000000"/>
          <w:sz w:val="24"/>
          <w:szCs w:val="24"/>
          <w:lang w:val="en-US"/>
        </w:rPr>
        <w:t xml:space="preserve"> secondary hypothesis was that on </w:t>
      </w:r>
      <w:proofErr w:type="gramStart"/>
      <w:r w:rsidR="00F00E56">
        <w:rPr>
          <w:rFonts w:cs="Helvetica"/>
          <w:color w:val="000000"/>
          <w:sz w:val="24"/>
          <w:szCs w:val="24"/>
          <w:lang w:val="en-US"/>
        </w:rPr>
        <w:t>all of</w:t>
      </w:r>
      <w:proofErr w:type="gramEnd"/>
      <w:r w:rsidR="00F00E56">
        <w:rPr>
          <w:rFonts w:cs="Helvetica"/>
          <w:color w:val="000000"/>
          <w:sz w:val="24"/>
          <w:szCs w:val="24"/>
          <w:lang w:val="en-US"/>
        </w:rPr>
        <w:t xml:space="preserve"> the domains examined, there would be a </w:t>
      </w:r>
      <w:r w:rsidR="00F03098" w:rsidRPr="00EE2756">
        <w:rPr>
          <w:rFonts w:cs="Helvetica"/>
          <w:color w:val="000000"/>
          <w:sz w:val="24"/>
          <w:szCs w:val="24"/>
          <w:lang w:val="en-US"/>
        </w:rPr>
        <w:t>gradient effect from baseline (‘Time 1’) to post-treatment/waitlist (‘Time 2’) whereby parent-child dyads who received PCIT-</w:t>
      </w:r>
      <w:r w:rsidR="00F00E56">
        <w:rPr>
          <w:rFonts w:cs="Helvetica"/>
          <w:color w:val="000000"/>
          <w:sz w:val="24"/>
          <w:szCs w:val="24"/>
          <w:lang w:val="en-US"/>
        </w:rPr>
        <w:t>T</w:t>
      </w:r>
      <w:r w:rsidR="00EF60A8" w:rsidRPr="00EE2756">
        <w:rPr>
          <w:rFonts w:cs="Helvetica"/>
          <w:color w:val="000000"/>
          <w:sz w:val="24"/>
          <w:szCs w:val="24"/>
          <w:lang w:val="en-US"/>
        </w:rPr>
        <w:t xml:space="preserve"> </w:t>
      </w:r>
      <w:r w:rsidR="00F03098" w:rsidRPr="00EE2756">
        <w:rPr>
          <w:rFonts w:cs="Helvetica"/>
          <w:color w:val="000000"/>
          <w:sz w:val="24"/>
          <w:szCs w:val="24"/>
          <w:lang w:val="en-US"/>
        </w:rPr>
        <w:t>would show the greatest gains, and waitlist controls</w:t>
      </w:r>
      <w:r w:rsidR="00EF60A8" w:rsidRPr="00EE2756">
        <w:rPr>
          <w:rFonts w:cs="Helvetica"/>
          <w:color w:val="000000"/>
          <w:sz w:val="24"/>
          <w:szCs w:val="24"/>
          <w:lang w:val="en-US"/>
        </w:rPr>
        <w:t xml:space="preserve"> </w:t>
      </w:r>
      <w:r w:rsidR="00F03098" w:rsidRPr="00EE2756">
        <w:rPr>
          <w:rFonts w:cs="Helvetica"/>
          <w:color w:val="000000"/>
          <w:sz w:val="24"/>
          <w:szCs w:val="24"/>
          <w:lang w:val="en-US"/>
        </w:rPr>
        <w:t xml:space="preserve">would show the least gains. </w:t>
      </w:r>
      <w:r w:rsidR="00EF60A8" w:rsidRPr="00EE2756">
        <w:rPr>
          <w:rFonts w:cs="Helvetica"/>
          <w:color w:val="000000"/>
          <w:sz w:val="24"/>
          <w:szCs w:val="24"/>
          <w:lang w:val="en-US"/>
        </w:rPr>
        <w:t>We expected that for the two active treatment conditions, this gradient effect would be maintained 4-month</w:t>
      </w:r>
      <w:ins w:id="4" w:author="Nancy Briggs" w:date="2024-03-21T10:54:00Z">
        <w:r w:rsidR="007529E3">
          <w:rPr>
            <w:rFonts w:cs="Helvetica"/>
            <w:color w:val="000000"/>
            <w:sz w:val="24"/>
            <w:szCs w:val="24"/>
            <w:lang w:val="en-US"/>
          </w:rPr>
          <w:t>s</w:t>
        </w:r>
      </w:ins>
      <w:r w:rsidR="00EF60A8" w:rsidRPr="00EE2756">
        <w:rPr>
          <w:rFonts w:cs="Helvetica"/>
          <w:color w:val="000000"/>
          <w:sz w:val="24"/>
          <w:szCs w:val="24"/>
          <w:lang w:val="en-US"/>
        </w:rPr>
        <w:t xml:space="preserve"> post-treatment, whereby parent-child dyads in the PCIT-T intervention group would show superior outcomes on all variables compared to</w:t>
      </w:r>
      <w:r w:rsidR="00F00E56">
        <w:rPr>
          <w:rFonts w:cs="Helvetica"/>
          <w:color w:val="000000"/>
          <w:sz w:val="24"/>
          <w:szCs w:val="24"/>
          <w:lang w:val="en-US"/>
        </w:rPr>
        <w:t xml:space="preserve"> those who received</w:t>
      </w:r>
      <w:r w:rsidR="00EF60A8" w:rsidRPr="00EE2756">
        <w:rPr>
          <w:rFonts w:cs="Helvetica"/>
          <w:color w:val="000000"/>
          <w:sz w:val="24"/>
          <w:szCs w:val="24"/>
          <w:lang w:val="en-US"/>
        </w:rPr>
        <w:t xml:space="preserve"> </w:t>
      </w:r>
      <w:r w:rsidR="00F00E56">
        <w:rPr>
          <w:rFonts w:cs="Helvetica"/>
          <w:color w:val="000000"/>
          <w:sz w:val="24"/>
          <w:szCs w:val="24"/>
          <w:lang w:val="en-US"/>
        </w:rPr>
        <w:t>COS-P</w:t>
      </w:r>
      <w:r w:rsidR="00EF60A8" w:rsidRPr="00EE2756">
        <w:rPr>
          <w:rFonts w:cs="Helvetica"/>
          <w:color w:val="000000"/>
          <w:sz w:val="24"/>
          <w:szCs w:val="24"/>
          <w:lang w:val="en-US"/>
        </w:rPr>
        <w:t>.</w:t>
      </w:r>
      <w:r w:rsidR="00DE4291" w:rsidRPr="00EE2756">
        <w:rPr>
          <w:rFonts w:cs="Helvetica"/>
          <w:color w:val="000000"/>
          <w:sz w:val="24"/>
          <w:szCs w:val="24"/>
          <w:lang w:val="en-US"/>
        </w:rPr>
        <w:t xml:space="preserve"> </w:t>
      </w:r>
      <w:r w:rsidR="00F03098" w:rsidRPr="00EE2756">
        <w:rPr>
          <w:rFonts w:cs="Helvetica"/>
          <w:color w:val="000000"/>
          <w:sz w:val="24"/>
          <w:szCs w:val="24"/>
          <w:lang w:val="en-US"/>
        </w:rPr>
        <w:t xml:space="preserve">The key outcome domains </w:t>
      </w:r>
      <w:r w:rsidR="00DE4291" w:rsidRPr="00EE2756">
        <w:rPr>
          <w:rFonts w:cs="Helvetica"/>
          <w:color w:val="000000"/>
          <w:sz w:val="24"/>
          <w:szCs w:val="24"/>
          <w:lang w:val="en-US"/>
        </w:rPr>
        <w:t>(</w:t>
      </w:r>
      <w:r w:rsidR="00F03098" w:rsidRPr="00EE2756">
        <w:rPr>
          <w:rFonts w:cs="Helvetica"/>
          <w:color w:val="000000"/>
          <w:sz w:val="24"/>
          <w:szCs w:val="24"/>
          <w:lang w:val="en-US"/>
        </w:rPr>
        <w:t>and expected direction of effect</w:t>
      </w:r>
      <w:r w:rsidR="00DE4291" w:rsidRPr="00EE2756">
        <w:rPr>
          <w:rFonts w:cs="Helvetica"/>
          <w:color w:val="000000"/>
          <w:sz w:val="24"/>
          <w:szCs w:val="24"/>
          <w:lang w:val="en-US"/>
        </w:rPr>
        <w:t>s)</w:t>
      </w:r>
      <w:r w:rsidR="00F03098" w:rsidRPr="00EE2756">
        <w:rPr>
          <w:rFonts w:cs="Helvetica"/>
          <w:color w:val="000000"/>
          <w:sz w:val="24"/>
          <w:szCs w:val="24"/>
          <w:lang w:val="en-US"/>
        </w:rPr>
        <w:t xml:space="preserve"> were as follows:</w:t>
      </w:r>
    </w:p>
    <w:p w14:paraId="1A599E62" w14:textId="20035F12" w:rsidR="00F03098" w:rsidRPr="00EE2756" w:rsidRDefault="00F03098" w:rsidP="00F03098">
      <w:pPr>
        <w:pStyle w:val="NormalWeb"/>
        <w:numPr>
          <w:ilvl w:val="0"/>
          <w:numId w:val="1"/>
        </w:numPr>
        <w:spacing w:before="0" w:beforeAutospacing="0" w:after="0" w:afterAutospacing="0" w:line="480" w:lineRule="auto"/>
        <w:contextualSpacing/>
        <w:rPr>
          <w:rFonts w:cs="Helvetica"/>
          <w:color w:val="000000"/>
          <w:sz w:val="24"/>
          <w:szCs w:val="24"/>
          <w:lang w:val="en-US"/>
        </w:rPr>
      </w:pPr>
      <w:bookmarkStart w:id="5" w:name="_Hlk161744215"/>
      <w:r w:rsidRPr="00EE2756">
        <w:rPr>
          <w:rFonts w:cs="Helvetica"/>
          <w:color w:val="000000"/>
          <w:sz w:val="24"/>
          <w:szCs w:val="24"/>
          <w:lang w:val="en-US"/>
        </w:rPr>
        <w:t xml:space="preserve">Improved </w:t>
      </w:r>
      <w:r w:rsidR="00F34405" w:rsidRPr="00527470">
        <w:rPr>
          <w:rFonts w:cs="Helvetica"/>
          <w:color w:val="000000"/>
          <w:sz w:val="24"/>
          <w:szCs w:val="24"/>
          <w:lang w:val="en-US"/>
        </w:rPr>
        <w:t>caregiving</w:t>
      </w:r>
      <w:r w:rsidRPr="00527470">
        <w:rPr>
          <w:rFonts w:cs="Helvetica"/>
          <w:color w:val="000000"/>
          <w:sz w:val="24"/>
          <w:szCs w:val="24"/>
          <w:lang w:val="en-US"/>
        </w:rPr>
        <w:t xml:space="preserve"> capacity</w:t>
      </w:r>
      <w:r w:rsidRPr="00EE2756">
        <w:rPr>
          <w:rFonts w:cs="Helvetica"/>
          <w:color w:val="000000"/>
          <w:sz w:val="24"/>
          <w:szCs w:val="24"/>
          <w:lang w:val="en-US"/>
        </w:rPr>
        <w:t xml:space="preserve"> </w:t>
      </w:r>
      <w:r w:rsidR="00AE3030">
        <w:rPr>
          <w:rFonts w:cs="Helvetica"/>
          <w:color w:val="000000"/>
          <w:sz w:val="24"/>
          <w:szCs w:val="24"/>
          <w:lang w:val="en-US"/>
        </w:rPr>
        <w:t>indexed through</w:t>
      </w:r>
      <w:r w:rsidRPr="00EE2756">
        <w:rPr>
          <w:rFonts w:cs="Helvetica"/>
          <w:color w:val="000000"/>
          <w:sz w:val="24"/>
          <w:szCs w:val="24"/>
          <w:lang w:val="en-US"/>
        </w:rPr>
        <w:t xml:space="preserve"> increased i) </w:t>
      </w:r>
      <w:r w:rsidR="00926453">
        <w:rPr>
          <w:rFonts w:cs="Helvetica"/>
          <w:color w:val="000000"/>
          <w:sz w:val="24"/>
          <w:szCs w:val="24"/>
          <w:lang w:val="en-US"/>
        </w:rPr>
        <w:t xml:space="preserve">positive child-directed </w:t>
      </w:r>
      <w:proofErr w:type="spellStart"/>
      <w:r w:rsidR="00926453">
        <w:rPr>
          <w:rFonts w:cs="Helvetica"/>
          <w:color w:val="000000"/>
          <w:sz w:val="24"/>
          <w:szCs w:val="24"/>
          <w:lang w:val="en-US"/>
        </w:rPr>
        <w:t>verbalisations</w:t>
      </w:r>
      <w:proofErr w:type="spellEnd"/>
      <w:r w:rsidRPr="00EE2756">
        <w:rPr>
          <w:rFonts w:cs="Helvetica"/>
          <w:color w:val="000000"/>
          <w:sz w:val="24"/>
          <w:szCs w:val="24"/>
          <w:lang w:val="en-US"/>
        </w:rPr>
        <w:t xml:space="preserve">, ii) parenting sensitivity, iii) </w:t>
      </w:r>
      <w:r w:rsidR="00CA5CBF">
        <w:rPr>
          <w:rFonts w:cs="Helvetica"/>
          <w:color w:val="000000"/>
          <w:sz w:val="24"/>
          <w:szCs w:val="24"/>
          <w:lang w:val="en-US"/>
        </w:rPr>
        <w:t xml:space="preserve">parental </w:t>
      </w:r>
      <w:r w:rsidRPr="00EE2756">
        <w:rPr>
          <w:rFonts w:cs="Helvetica"/>
          <w:color w:val="000000"/>
          <w:sz w:val="24"/>
          <w:szCs w:val="24"/>
          <w:lang w:val="en-US"/>
        </w:rPr>
        <w:t>mentaliz</w:t>
      </w:r>
      <w:r w:rsidR="00F34405">
        <w:rPr>
          <w:rFonts w:cs="Helvetica"/>
          <w:color w:val="000000"/>
          <w:sz w:val="24"/>
          <w:szCs w:val="24"/>
          <w:lang w:val="en-US"/>
        </w:rPr>
        <w:t>ation</w:t>
      </w:r>
      <w:r w:rsidRPr="00EE2756">
        <w:rPr>
          <w:rFonts w:cs="Helvetica"/>
          <w:color w:val="000000"/>
          <w:sz w:val="24"/>
          <w:szCs w:val="24"/>
          <w:lang w:val="en-US"/>
        </w:rPr>
        <w:t xml:space="preserve">, iv) </w:t>
      </w:r>
      <w:r w:rsidR="00CA5CBF">
        <w:rPr>
          <w:rFonts w:cs="Helvetica"/>
          <w:color w:val="000000"/>
          <w:sz w:val="24"/>
          <w:szCs w:val="24"/>
          <w:lang w:val="en-US"/>
        </w:rPr>
        <w:t xml:space="preserve">empathy </w:t>
      </w:r>
      <w:r w:rsidR="00F00E56">
        <w:rPr>
          <w:rFonts w:cs="Helvetica"/>
          <w:color w:val="000000"/>
          <w:sz w:val="24"/>
          <w:szCs w:val="24"/>
          <w:lang w:val="en-US"/>
        </w:rPr>
        <w:t>towards the child</w:t>
      </w:r>
      <w:r w:rsidR="00FC626A">
        <w:rPr>
          <w:rFonts w:cs="Helvetica"/>
          <w:color w:val="000000"/>
          <w:sz w:val="24"/>
          <w:szCs w:val="24"/>
          <w:lang w:val="en-US"/>
        </w:rPr>
        <w:t xml:space="preserve"> </w:t>
      </w:r>
      <w:r w:rsidR="00F00E56">
        <w:rPr>
          <w:rFonts w:cs="Helvetica"/>
          <w:color w:val="000000"/>
          <w:sz w:val="24"/>
          <w:szCs w:val="24"/>
          <w:lang w:val="en-US"/>
        </w:rPr>
        <w:t>and understanding of the child’s emotions,</w:t>
      </w:r>
      <w:r w:rsidR="00CA5CBF">
        <w:rPr>
          <w:rFonts w:cs="Helvetica"/>
          <w:color w:val="000000"/>
          <w:sz w:val="24"/>
          <w:szCs w:val="24"/>
          <w:lang w:val="en-US"/>
        </w:rPr>
        <w:t xml:space="preserve"> and v) </w:t>
      </w:r>
      <w:r w:rsidRPr="00EE2756">
        <w:rPr>
          <w:rFonts w:cs="Helvetica"/>
          <w:color w:val="000000"/>
          <w:sz w:val="24"/>
          <w:szCs w:val="24"/>
          <w:lang w:val="en-US"/>
        </w:rPr>
        <w:t xml:space="preserve">emotion regulation; and decreased i) negative </w:t>
      </w:r>
      <w:r w:rsidR="00926453">
        <w:rPr>
          <w:rFonts w:cs="Helvetica"/>
          <w:color w:val="000000"/>
          <w:sz w:val="24"/>
          <w:szCs w:val="24"/>
          <w:lang w:val="en-US"/>
        </w:rPr>
        <w:t xml:space="preserve">child-directed </w:t>
      </w:r>
      <w:proofErr w:type="spellStart"/>
      <w:r w:rsidR="00926453">
        <w:rPr>
          <w:rFonts w:cs="Helvetica"/>
          <w:color w:val="000000"/>
          <w:sz w:val="24"/>
          <w:szCs w:val="24"/>
          <w:lang w:val="en-US"/>
        </w:rPr>
        <w:t>verbalisations</w:t>
      </w:r>
      <w:proofErr w:type="spellEnd"/>
      <w:r w:rsidRPr="00EE2756">
        <w:rPr>
          <w:rFonts w:cs="Helvetica"/>
          <w:color w:val="000000"/>
          <w:sz w:val="24"/>
          <w:szCs w:val="24"/>
          <w:lang w:val="en-US"/>
        </w:rPr>
        <w:t>, ii) caregiving helplessness, iii) hostility</w:t>
      </w:r>
      <w:r w:rsidR="00F00E56">
        <w:rPr>
          <w:rFonts w:cs="Helvetica"/>
          <w:color w:val="000000"/>
          <w:sz w:val="24"/>
          <w:szCs w:val="24"/>
          <w:lang w:val="en-US"/>
        </w:rPr>
        <w:t>, iv)</w:t>
      </w:r>
      <w:r w:rsidRPr="00EE2756">
        <w:rPr>
          <w:rFonts w:cs="Helvetica"/>
          <w:color w:val="000000"/>
          <w:sz w:val="24"/>
          <w:szCs w:val="24"/>
          <w:lang w:val="en-US"/>
        </w:rPr>
        <w:t xml:space="preserve"> child abuse potential, and iv) parental stress.</w:t>
      </w:r>
    </w:p>
    <w:p w14:paraId="7B1DDE0E" w14:textId="489CFD85" w:rsidR="00F03098" w:rsidRPr="00EE2756" w:rsidRDefault="00F03098" w:rsidP="00F03098">
      <w:pPr>
        <w:pStyle w:val="NormalWeb"/>
        <w:numPr>
          <w:ilvl w:val="0"/>
          <w:numId w:val="1"/>
        </w:numPr>
        <w:spacing w:before="0" w:beforeAutospacing="0" w:after="0" w:afterAutospacing="0" w:line="480" w:lineRule="auto"/>
        <w:contextualSpacing/>
        <w:rPr>
          <w:rFonts w:cs="Helvetica"/>
          <w:color w:val="000000"/>
          <w:sz w:val="24"/>
          <w:szCs w:val="24"/>
          <w:lang w:val="en-US"/>
        </w:rPr>
      </w:pPr>
      <w:r w:rsidRPr="00EE2756">
        <w:rPr>
          <w:rFonts w:cs="Helvetica"/>
          <w:color w:val="000000"/>
          <w:sz w:val="24"/>
          <w:szCs w:val="24"/>
          <w:lang w:val="en-US"/>
        </w:rPr>
        <w:t xml:space="preserve">Improved </w:t>
      </w:r>
      <w:r w:rsidRPr="00527470">
        <w:rPr>
          <w:rFonts w:cs="Helvetica"/>
          <w:color w:val="000000"/>
          <w:sz w:val="24"/>
          <w:szCs w:val="24"/>
          <w:lang w:val="en-US"/>
        </w:rPr>
        <w:t>child outcomes</w:t>
      </w:r>
      <w:r w:rsidRPr="00EE2756">
        <w:rPr>
          <w:rFonts w:cs="Helvetica"/>
          <w:color w:val="000000"/>
          <w:sz w:val="24"/>
          <w:szCs w:val="24"/>
          <w:lang w:val="en-US"/>
        </w:rPr>
        <w:t xml:space="preserve"> including increased: i) social-emotional functioning including initiative, relationship functioning</w:t>
      </w:r>
      <w:r w:rsidR="00F00E56">
        <w:rPr>
          <w:rFonts w:cs="Helvetica"/>
          <w:color w:val="000000"/>
          <w:sz w:val="24"/>
          <w:szCs w:val="24"/>
          <w:lang w:val="en-US"/>
        </w:rPr>
        <w:t xml:space="preserve">, </w:t>
      </w:r>
      <w:r w:rsidRPr="00EE2756">
        <w:rPr>
          <w:rFonts w:cs="Helvetica"/>
          <w:color w:val="000000"/>
          <w:sz w:val="24"/>
          <w:szCs w:val="24"/>
          <w:lang w:val="en-US"/>
        </w:rPr>
        <w:t>self-regulation</w:t>
      </w:r>
      <w:r w:rsidR="00F00E56">
        <w:rPr>
          <w:rFonts w:cs="Helvetica"/>
          <w:color w:val="000000"/>
          <w:sz w:val="24"/>
          <w:szCs w:val="24"/>
          <w:lang w:val="en-US"/>
        </w:rPr>
        <w:t xml:space="preserve"> and social competence</w:t>
      </w:r>
      <w:r w:rsidRPr="00EE2756">
        <w:rPr>
          <w:rFonts w:cs="Helvetica"/>
          <w:color w:val="000000"/>
          <w:sz w:val="24"/>
          <w:szCs w:val="24"/>
          <w:lang w:val="en-US"/>
        </w:rPr>
        <w:t xml:space="preserve">, </w:t>
      </w:r>
      <w:r w:rsidRPr="00EE2756">
        <w:rPr>
          <w:rFonts w:cs="Helvetica"/>
          <w:color w:val="000000"/>
          <w:sz w:val="24"/>
          <w:szCs w:val="24"/>
          <w:lang w:val="en-US"/>
        </w:rPr>
        <w:lastRenderedPageBreak/>
        <w:t>ii) attachment security</w:t>
      </w:r>
      <w:r w:rsidR="00F00E56">
        <w:rPr>
          <w:rFonts w:cs="Helvetica"/>
          <w:color w:val="000000"/>
          <w:sz w:val="24"/>
          <w:szCs w:val="24"/>
          <w:lang w:val="en-US"/>
        </w:rPr>
        <w:t xml:space="preserve"> and </w:t>
      </w:r>
      <w:r w:rsidRPr="00EE2756">
        <w:rPr>
          <w:rFonts w:cs="Helvetica"/>
          <w:color w:val="000000"/>
          <w:sz w:val="24"/>
          <w:szCs w:val="24"/>
          <w:lang w:val="en-US"/>
        </w:rPr>
        <w:t>i</w:t>
      </w:r>
      <w:r w:rsidR="00F00E56">
        <w:rPr>
          <w:rFonts w:cs="Helvetica"/>
          <w:color w:val="000000"/>
          <w:sz w:val="24"/>
          <w:szCs w:val="24"/>
          <w:lang w:val="en-US"/>
        </w:rPr>
        <w:t>ii</w:t>
      </w:r>
      <w:r w:rsidRPr="00EE2756">
        <w:rPr>
          <w:rFonts w:cs="Helvetica"/>
          <w:color w:val="000000"/>
          <w:sz w:val="24"/>
          <w:szCs w:val="24"/>
          <w:lang w:val="en-US"/>
        </w:rPr>
        <w:t xml:space="preserve">) </w:t>
      </w:r>
      <w:r w:rsidR="00F00E56" w:rsidRPr="00EE2756">
        <w:rPr>
          <w:rFonts w:cs="Helvetica"/>
          <w:color w:val="000000"/>
          <w:sz w:val="24"/>
          <w:szCs w:val="24"/>
          <w:lang w:val="en-US"/>
        </w:rPr>
        <w:t>emotion regulation maturity</w:t>
      </w:r>
      <w:r w:rsidR="00F00E56">
        <w:rPr>
          <w:rFonts w:cs="Helvetica"/>
          <w:color w:val="000000"/>
          <w:sz w:val="24"/>
          <w:szCs w:val="24"/>
          <w:lang w:val="en-US"/>
        </w:rPr>
        <w:t>, and iv)</w:t>
      </w:r>
      <w:r w:rsidR="00F00E56" w:rsidRPr="00EE2756">
        <w:rPr>
          <w:rFonts w:cs="Helvetica"/>
          <w:color w:val="000000"/>
          <w:sz w:val="24"/>
          <w:szCs w:val="24"/>
          <w:lang w:val="en-US"/>
        </w:rPr>
        <w:t xml:space="preserve"> </w:t>
      </w:r>
      <w:r w:rsidRPr="00EE2756">
        <w:rPr>
          <w:rFonts w:cs="Helvetica"/>
          <w:color w:val="000000"/>
          <w:sz w:val="24"/>
          <w:szCs w:val="24"/>
          <w:lang w:val="en-US"/>
        </w:rPr>
        <w:t xml:space="preserve">decreased </w:t>
      </w:r>
      <w:r w:rsidR="00F00E56">
        <w:rPr>
          <w:rFonts w:cs="Helvetica"/>
          <w:color w:val="000000"/>
          <w:sz w:val="24"/>
          <w:szCs w:val="24"/>
          <w:lang w:val="en-US"/>
        </w:rPr>
        <w:t>problem</w:t>
      </w:r>
      <w:r w:rsidR="00EF60A8" w:rsidRPr="00EE2756">
        <w:rPr>
          <w:rFonts w:cs="Helvetica"/>
          <w:color w:val="000000"/>
          <w:sz w:val="24"/>
          <w:szCs w:val="24"/>
          <w:lang w:val="en-US"/>
        </w:rPr>
        <w:t xml:space="preserve"> </w:t>
      </w:r>
      <w:r w:rsidRPr="00EE2756">
        <w:rPr>
          <w:rFonts w:cs="Helvetica"/>
          <w:color w:val="000000"/>
          <w:sz w:val="24"/>
          <w:szCs w:val="24"/>
          <w:lang w:val="en-US"/>
        </w:rPr>
        <w:t>behavior</w:t>
      </w:r>
      <w:r w:rsidR="00F00E56">
        <w:rPr>
          <w:rFonts w:cs="Helvetica"/>
          <w:color w:val="000000"/>
          <w:sz w:val="24"/>
          <w:szCs w:val="24"/>
          <w:lang w:val="en-US"/>
        </w:rPr>
        <w:t>s</w:t>
      </w:r>
      <w:r w:rsidRPr="00EE2756">
        <w:rPr>
          <w:rFonts w:cs="Helvetica"/>
          <w:color w:val="000000"/>
          <w:sz w:val="24"/>
          <w:szCs w:val="24"/>
          <w:lang w:val="en-US"/>
        </w:rPr>
        <w:t>.</w:t>
      </w:r>
    </w:p>
    <w:bookmarkEnd w:id="5"/>
    <w:p w14:paraId="049B031E" w14:textId="609A9F0A" w:rsidR="00F03098" w:rsidRPr="00EE2756" w:rsidRDefault="00DE4291" w:rsidP="00DE4291">
      <w:pPr>
        <w:tabs>
          <w:tab w:val="left" w:pos="2460"/>
        </w:tabs>
        <w:jc w:val="center"/>
        <w:rPr>
          <w:b/>
          <w:bCs/>
          <w:sz w:val="24"/>
          <w:szCs w:val="24"/>
        </w:rPr>
      </w:pPr>
      <w:r w:rsidRPr="00EE2756">
        <w:rPr>
          <w:rFonts w:ascii="Times" w:eastAsiaTheme="minorEastAsia" w:hAnsi="Times" w:cs="Helvetica"/>
          <w:b/>
          <w:bCs/>
          <w:color w:val="000000"/>
          <w:kern w:val="0"/>
          <w:sz w:val="24"/>
          <w:szCs w:val="24"/>
          <w:lang w:val="en-US"/>
          <w14:ligatures w14:val="none"/>
        </w:rPr>
        <w:t>Methods</w:t>
      </w:r>
    </w:p>
    <w:p w14:paraId="0DA65CBB" w14:textId="77777777" w:rsidR="00BB3C18" w:rsidRPr="00EE2756" w:rsidRDefault="00BB3C18" w:rsidP="00BB3C18">
      <w:pPr>
        <w:spacing w:line="480" w:lineRule="auto"/>
        <w:contextualSpacing/>
        <w:rPr>
          <w:rFonts w:ascii="Times" w:hAnsi="Times"/>
          <w:b/>
          <w:color w:val="000000" w:themeColor="text1"/>
          <w:sz w:val="24"/>
          <w:szCs w:val="24"/>
        </w:rPr>
      </w:pPr>
      <w:bookmarkStart w:id="6" w:name="_Toc375389245"/>
      <w:bookmarkStart w:id="7" w:name="_Toc384984434"/>
      <w:bookmarkStart w:id="8" w:name="_Toc384984574"/>
      <w:r w:rsidRPr="00EE2756">
        <w:rPr>
          <w:rFonts w:ascii="Times" w:hAnsi="Times"/>
          <w:b/>
          <w:color w:val="000000" w:themeColor="text1"/>
          <w:sz w:val="24"/>
          <w:szCs w:val="24"/>
        </w:rPr>
        <w:t>Design</w:t>
      </w:r>
      <w:bookmarkEnd w:id="6"/>
      <w:bookmarkEnd w:id="7"/>
      <w:bookmarkEnd w:id="8"/>
    </w:p>
    <w:p w14:paraId="42403A2A" w14:textId="59B7C77F" w:rsidR="00BB3C18" w:rsidRPr="00EE2756" w:rsidRDefault="00BB3C18" w:rsidP="00BB3C18">
      <w:pPr>
        <w:spacing w:line="480" w:lineRule="auto"/>
        <w:ind w:firstLine="720"/>
        <w:contextualSpacing/>
        <w:rPr>
          <w:rFonts w:ascii="Times" w:hAnsi="Times" w:cs="Helvetica"/>
          <w:color w:val="000000"/>
          <w:sz w:val="24"/>
          <w:szCs w:val="24"/>
        </w:rPr>
      </w:pPr>
      <w:r w:rsidRPr="00EE2756">
        <w:rPr>
          <w:rFonts w:ascii="Times" w:hAnsi="Times" w:cs="Helvetica"/>
          <w:color w:val="000000"/>
          <w:sz w:val="24"/>
          <w:szCs w:val="24"/>
        </w:rPr>
        <w:t xml:space="preserve">A randomised controlled trial (RCT) was utilised to compare outcomes for participants who received PCIT-T (‘PCIT-T intervention’), Circle of Security-Parenting (COS-P; ‘active control’) </w:t>
      </w:r>
      <w:r w:rsidR="00FF4737">
        <w:rPr>
          <w:rFonts w:ascii="Times" w:hAnsi="Times" w:cs="Helvetica"/>
          <w:color w:val="000000"/>
          <w:sz w:val="24"/>
          <w:szCs w:val="24"/>
        </w:rPr>
        <w:fldChar w:fldCharType="begin"/>
      </w:r>
      <w:r w:rsidR="00FF4737">
        <w:rPr>
          <w:rFonts w:ascii="Times" w:hAnsi="Times" w:cs="Helvetica"/>
          <w:color w:val="000000"/>
          <w:sz w:val="24"/>
          <w:szCs w:val="24"/>
        </w:rPr>
        <w:instrText xml:space="preserve"> ADDIN EN.CITE &lt;EndNote&gt;&lt;Cite&gt;&lt;Author&gt;Cooper&lt;/Author&gt;&lt;Year&gt;2009&lt;/Year&gt;&lt;RecNum&gt;151&lt;/RecNum&gt;&lt;DisplayText&gt;(Cooper et al., 2009)&lt;/DisplayText&gt;&lt;record&gt;&lt;rec-number&gt;151&lt;/rec-number&gt;&lt;foreign-keys&gt;&lt;key app="EN" db-id="ards0dvaofa9d9es2f6vrf9iarwfp0z2w20v" timestamp="1696903240" guid="81825a2a-1461-4c97-98fc-fff6556b195b"&gt;151&lt;/key&gt;&lt;/foreign-keys&gt;&lt;ref-type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00FF4737">
        <w:rPr>
          <w:rFonts w:ascii="Times" w:hAnsi="Times" w:cs="Helvetica"/>
          <w:color w:val="000000"/>
          <w:sz w:val="24"/>
          <w:szCs w:val="24"/>
        </w:rPr>
        <w:fldChar w:fldCharType="separate"/>
      </w:r>
      <w:r w:rsidR="00FF4737">
        <w:rPr>
          <w:rFonts w:ascii="Times" w:hAnsi="Times" w:cs="Helvetica"/>
          <w:noProof/>
          <w:color w:val="000000"/>
          <w:sz w:val="24"/>
          <w:szCs w:val="24"/>
        </w:rPr>
        <w:t>(Cooper et al., 2009)</w:t>
      </w:r>
      <w:r w:rsidR="00FF4737">
        <w:rPr>
          <w:rFonts w:ascii="Times" w:hAnsi="Times" w:cs="Helvetica"/>
          <w:color w:val="000000"/>
          <w:sz w:val="24"/>
          <w:szCs w:val="24"/>
        </w:rPr>
        <w:fldChar w:fldCharType="end"/>
      </w:r>
      <w:r w:rsidRPr="00EE2756">
        <w:rPr>
          <w:rFonts w:ascii="Times" w:hAnsi="Times" w:cs="Helvetica"/>
          <w:color w:val="000000"/>
          <w:sz w:val="24"/>
          <w:szCs w:val="24"/>
        </w:rPr>
        <w:t xml:space="preserve"> and those receiving no treatment (‘waitlist control’). The study was registered with the </w:t>
      </w:r>
      <w:r w:rsidR="000B1BF0" w:rsidRPr="004C6B12">
        <w:rPr>
          <w:rFonts w:ascii="Times" w:hAnsi="Times" w:cs="Helvetica"/>
          <w:color w:val="000000"/>
          <w:sz w:val="24"/>
          <w:szCs w:val="24"/>
        </w:rPr>
        <w:t>Australian New Zealand Clinical Trials Registry (ANZCTR</w:t>
      </w:r>
      <w:r w:rsidR="000B1BF0">
        <w:rPr>
          <w:rFonts w:ascii="Times" w:hAnsi="Times" w:cs="Helvetica"/>
          <w:color w:val="000000"/>
          <w:sz w:val="24"/>
          <w:szCs w:val="24"/>
        </w:rPr>
        <w:t xml:space="preserve"> registration number: </w:t>
      </w:r>
      <w:r w:rsidR="000B1BF0" w:rsidRPr="004C6B12">
        <w:rPr>
          <w:rFonts w:ascii="Times" w:hAnsi="Times" w:cs="Helvetica"/>
          <w:color w:val="000000"/>
          <w:sz w:val="24"/>
          <w:szCs w:val="24"/>
        </w:rPr>
        <w:t>12618001554257</w:t>
      </w:r>
      <w:r w:rsidR="000B1BF0">
        <w:rPr>
          <w:rFonts w:ascii="Times" w:hAnsi="Times" w:cs="Helvetica"/>
          <w:color w:val="000000"/>
          <w:sz w:val="24"/>
          <w:szCs w:val="24"/>
        </w:rPr>
        <w:t xml:space="preserve">) </w:t>
      </w:r>
      <w:r w:rsidRPr="00EE2756">
        <w:rPr>
          <w:rFonts w:ascii="Times" w:hAnsi="Times" w:cs="Helvetica"/>
          <w:color w:val="000000"/>
          <w:sz w:val="24"/>
          <w:szCs w:val="24"/>
        </w:rPr>
        <w:t xml:space="preserve">and was delivered in accord with a published protocol </w:t>
      </w:r>
      <w:r w:rsidRPr="00EE2756">
        <w:rPr>
          <w:rFonts w:ascii="Times" w:hAnsi="Times" w:cs="Helvetica"/>
          <w:color w:val="000000"/>
          <w:sz w:val="24"/>
          <w:szCs w:val="24"/>
        </w:rPr>
        <w:fldChar w:fldCharType="begin"/>
      </w:r>
      <w:r w:rsidR="00464962">
        <w:rPr>
          <w:rFonts w:ascii="Times" w:hAnsi="Times" w:cs="Helvetica"/>
          <w:color w:val="000000"/>
          <w:sz w:val="24"/>
          <w:szCs w:val="24"/>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EE2756">
        <w:rPr>
          <w:rFonts w:ascii="Times" w:hAnsi="Times" w:cs="Helvetica"/>
          <w:color w:val="000000"/>
          <w:sz w:val="24"/>
          <w:szCs w:val="24"/>
        </w:rPr>
        <w:fldChar w:fldCharType="separate"/>
      </w:r>
      <w:r w:rsidRPr="00EE2756">
        <w:rPr>
          <w:rFonts w:ascii="Times" w:hAnsi="Times" w:cs="Helvetica"/>
          <w:noProof/>
          <w:color w:val="000000"/>
          <w:sz w:val="24"/>
          <w:szCs w:val="24"/>
        </w:rPr>
        <w:t>(Kohlhoff, Cibralic, et al., 2020)</w:t>
      </w:r>
      <w:r w:rsidRPr="00EE2756">
        <w:rPr>
          <w:rFonts w:ascii="Times" w:hAnsi="Times" w:cs="Helvetica"/>
          <w:color w:val="000000"/>
          <w:sz w:val="24"/>
          <w:szCs w:val="24"/>
        </w:rPr>
        <w:fldChar w:fldCharType="end"/>
      </w:r>
      <w:r w:rsidRPr="00EE2756">
        <w:rPr>
          <w:rFonts w:ascii="Times" w:hAnsi="Times" w:cs="Helvetica"/>
          <w:color w:val="000000"/>
          <w:sz w:val="24"/>
          <w:szCs w:val="24"/>
        </w:rPr>
        <w:t>.</w:t>
      </w:r>
    </w:p>
    <w:p w14:paraId="35043AFE" w14:textId="476456AA" w:rsidR="00BB3C18" w:rsidRPr="00EE2756" w:rsidRDefault="00BB3C18" w:rsidP="00BB3C18">
      <w:pPr>
        <w:spacing w:line="480" w:lineRule="auto"/>
        <w:contextualSpacing/>
        <w:rPr>
          <w:rFonts w:ascii="Times" w:hAnsi="Times"/>
          <w:b/>
          <w:color w:val="000000" w:themeColor="text1"/>
          <w:sz w:val="24"/>
          <w:szCs w:val="24"/>
        </w:rPr>
      </w:pPr>
      <w:r w:rsidRPr="00EE2756">
        <w:rPr>
          <w:rFonts w:ascii="Times" w:hAnsi="Times"/>
          <w:b/>
          <w:color w:val="000000" w:themeColor="text1"/>
          <w:sz w:val="24"/>
          <w:szCs w:val="24"/>
        </w:rPr>
        <w:t>Participants</w:t>
      </w:r>
      <w:r w:rsidR="007B0125">
        <w:rPr>
          <w:rFonts w:ascii="Times" w:hAnsi="Times"/>
          <w:b/>
          <w:color w:val="000000" w:themeColor="text1"/>
          <w:sz w:val="24"/>
          <w:szCs w:val="24"/>
        </w:rPr>
        <w:t xml:space="preserve"> and Procedure</w:t>
      </w:r>
    </w:p>
    <w:p w14:paraId="4FB72391" w14:textId="62D4D058" w:rsidR="007B0125" w:rsidRDefault="007B0125" w:rsidP="007B0125">
      <w:pPr>
        <w:spacing w:line="480" w:lineRule="auto"/>
        <w:ind w:firstLine="720"/>
        <w:contextualSpacing/>
        <w:rPr>
          <w:rFonts w:ascii="Times" w:hAnsi="Times" w:cs="Helvetica"/>
          <w:color w:val="000000"/>
          <w:sz w:val="24"/>
          <w:szCs w:val="24"/>
        </w:rPr>
      </w:pPr>
      <w:r w:rsidRPr="007B0125">
        <w:rPr>
          <w:rFonts w:ascii="Times" w:hAnsi="Times" w:cs="Helvetica"/>
          <w:i/>
          <w:iCs/>
          <w:color w:val="000000"/>
          <w:sz w:val="24"/>
          <w:szCs w:val="24"/>
        </w:rPr>
        <w:t>Participants.</w:t>
      </w:r>
      <w:r>
        <w:rPr>
          <w:rFonts w:ascii="Times" w:hAnsi="Times" w:cs="Helvetica"/>
          <w:color w:val="000000"/>
          <w:sz w:val="24"/>
          <w:szCs w:val="24"/>
        </w:rPr>
        <w:t xml:space="preserve"> </w:t>
      </w:r>
      <w:r w:rsidR="00BB3C18" w:rsidRPr="00EE2756">
        <w:rPr>
          <w:rFonts w:ascii="Times" w:hAnsi="Times" w:cs="Helvetica"/>
          <w:color w:val="000000"/>
          <w:sz w:val="24"/>
          <w:szCs w:val="24"/>
        </w:rPr>
        <w:t xml:space="preserve">Participants were 90 toddlers aged 14-24 months referred </w:t>
      </w:r>
      <w:r w:rsidR="00252E54" w:rsidRPr="00EE2756">
        <w:rPr>
          <w:rFonts w:ascii="Times" w:hAnsi="Times" w:cs="Helvetica"/>
          <w:color w:val="000000"/>
          <w:sz w:val="24"/>
          <w:szCs w:val="24"/>
        </w:rPr>
        <w:t xml:space="preserve">by a health professional (e.g., General Practitioner (GP), Paediatrician, Early Childhood Nurse, Psychologist) to a specialized outpatient child treatment clinic located in </w:t>
      </w:r>
      <w:proofErr w:type="gramStart"/>
      <w:r w:rsidR="00252E54" w:rsidRPr="00EE2756">
        <w:rPr>
          <w:rFonts w:ascii="Times" w:hAnsi="Times" w:cs="Helvetica"/>
          <w:color w:val="000000"/>
          <w:sz w:val="24"/>
          <w:szCs w:val="24"/>
        </w:rPr>
        <w:t>South Western</w:t>
      </w:r>
      <w:proofErr w:type="gramEnd"/>
      <w:r w:rsidR="00252E54" w:rsidRPr="00EE2756">
        <w:rPr>
          <w:rFonts w:ascii="Times" w:hAnsi="Times" w:cs="Helvetica"/>
          <w:color w:val="000000"/>
          <w:sz w:val="24"/>
          <w:szCs w:val="24"/>
        </w:rPr>
        <w:t xml:space="preserve"> Sydney, Australia </w:t>
      </w:r>
      <w:r w:rsidR="00BB3C18" w:rsidRPr="00EE2756">
        <w:rPr>
          <w:rFonts w:ascii="Times" w:hAnsi="Times" w:cs="Helvetica"/>
          <w:color w:val="000000"/>
          <w:sz w:val="24"/>
          <w:szCs w:val="24"/>
        </w:rPr>
        <w:t xml:space="preserve">for treatment of </w:t>
      </w:r>
      <w:proofErr w:type="spellStart"/>
      <w:r w:rsidR="00BB3C18" w:rsidRPr="00EE2756">
        <w:rPr>
          <w:rFonts w:ascii="Times" w:hAnsi="Times" w:cs="Helvetica"/>
          <w:color w:val="000000"/>
          <w:sz w:val="24"/>
          <w:szCs w:val="24"/>
        </w:rPr>
        <w:t>behavioral</w:t>
      </w:r>
      <w:proofErr w:type="spellEnd"/>
      <w:r w:rsidR="00BB3C18" w:rsidRPr="00EE2756">
        <w:rPr>
          <w:rFonts w:ascii="Times" w:hAnsi="Times" w:cs="Helvetica"/>
          <w:color w:val="000000"/>
          <w:sz w:val="24"/>
          <w:szCs w:val="24"/>
        </w:rPr>
        <w:t xml:space="preserve"> difficulties</w:t>
      </w:r>
      <w:r w:rsidR="00187759">
        <w:rPr>
          <w:rFonts w:ascii="Times" w:hAnsi="Times" w:cs="Helvetica"/>
          <w:color w:val="000000"/>
          <w:sz w:val="24"/>
          <w:szCs w:val="24"/>
        </w:rPr>
        <w:t xml:space="preserve">, and their mothers. </w:t>
      </w:r>
      <w:r w:rsidR="00342229">
        <w:rPr>
          <w:rFonts w:ascii="Times" w:hAnsi="Times" w:cs="Helvetica"/>
          <w:color w:val="000000"/>
          <w:sz w:val="24"/>
          <w:szCs w:val="24"/>
        </w:rPr>
        <w:t xml:space="preserve">The mean mother age was </w:t>
      </w:r>
      <w:r w:rsidR="00187759">
        <w:rPr>
          <w:rFonts w:ascii="Times" w:hAnsi="Times" w:cs="Helvetica"/>
          <w:color w:val="000000"/>
          <w:sz w:val="24"/>
          <w:szCs w:val="24"/>
        </w:rPr>
        <w:t>33.0</w:t>
      </w:r>
      <w:r w:rsidR="00FE754E">
        <w:rPr>
          <w:rFonts w:ascii="Times" w:hAnsi="Times" w:cs="Helvetica"/>
          <w:color w:val="000000"/>
          <w:sz w:val="24"/>
          <w:szCs w:val="24"/>
        </w:rPr>
        <w:t>7</w:t>
      </w:r>
      <w:r w:rsidR="00342229">
        <w:rPr>
          <w:rFonts w:ascii="Times" w:hAnsi="Times" w:cs="Helvetica"/>
          <w:color w:val="000000"/>
          <w:sz w:val="24"/>
          <w:szCs w:val="24"/>
        </w:rPr>
        <w:t xml:space="preserve"> years (SD </w:t>
      </w:r>
      <w:r w:rsidR="00187759">
        <w:rPr>
          <w:rFonts w:ascii="Times" w:hAnsi="Times" w:cs="Helvetica"/>
          <w:color w:val="000000"/>
          <w:sz w:val="24"/>
          <w:szCs w:val="24"/>
        </w:rPr>
        <w:t>5.</w:t>
      </w:r>
      <w:r w:rsidR="00FE754E">
        <w:rPr>
          <w:rFonts w:ascii="Times" w:hAnsi="Times" w:cs="Helvetica"/>
          <w:color w:val="000000"/>
          <w:sz w:val="24"/>
          <w:szCs w:val="24"/>
        </w:rPr>
        <w:t>60</w:t>
      </w:r>
      <w:r w:rsidR="00342229">
        <w:rPr>
          <w:rFonts w:ascii="Times" w:hAnsi="Times" w:cs="Helvetica"/>
          <w:color w:val="000000"/>
          <w:sz w:val="24"/>
          <w:szCs w:val="24"/>
        </w:rPr>
        <w:t xml:space="preserve">, range </w:t>
      </w:r>
      <w:r w:rsidR="00187759">
        <w:rPr>
          <w:rFonts w:ascii="Times" w:hAnsi="Times" w:cs="Helvetica"/>
          <w:color w:val="000000"/>
          <w:sz w:val="24"/>
          <w:szCs w:val="24"/>
        </w:rPr>
        <w:t>19 - 4</w:t>
      </w:r>
      <w:r w:rsidR="00FE754E">
        <w:rPr>
          <w:rFonts w:ascii="Times" w:hAnsi="Times" w:cs="Helvetica"/>
          <w:color w:val="000000"/>
          <w:sz w:val="24"/>
          <w:szCs w:val="24"/>
        </w:rPr>
        <w:t>5</w:t>
      </w:r>
      <w:r w:rsidR="00342229">
        <w:rPr>
          <w:rFonts w:ascii="Times" w:hAnsi="Times" w:cs="Helvetica"/>
          <w:color w:val="000000"/>
          <w:sz w:val="24"/>
          <w:szCs w:val="24"/>
        </w:rPr>
        <w:t xml:space="preserve">) and the mean child age was </w:t>
      </w:r>
      <w:r w:rsidR="00187759">
        <w:rPr>
          <w:rFonts w:ascii="Times" w:hAnsi="Times" w:cs="Helvetica"/>
          <w:color w:val="000000"/>
          <w:sz w:val="24"/>
          <w:szCs w:val="24"/>
        </w:rPr>
        <w:t>19.</w:t>
      </w:r>
      <w:r w:rsidR="00FE754E">
        <w:rPr>
          <w:rFonts w:ascii="Times" w:hAnsi="Times" w:cs="Helvetica"/>
          <w:color w:val="000000"/>
          <w:sz w:val="24"/>
          <w:szCs w:val="24"/>
        </w:rPr>
        <w:t>48</w:t>
      </w:r>
      <w:r w:rsidR="00187759">
        <w:rPr>
          <w:rFonts w:ascii="Times" w:hAnsi="Times" w:cs="Helvetica"/>
          <w:color w:val="000000"/>
          <w:sz w:val="24"/>
          <w:szCs w:val="24"/>
        </w:rPr>
        <w:t xml:space="preserve"> </w:t>
      </w:r>
      <w:r w:rsidR="00342229">
        <w:rPr>
          <w:rFonts w:ascii="Times" w:hAnsi="Times" w:cs="Helvetica"/>
          <w:color w:val="000000"/>
          <w:sz w:val="24"/>
          <w:szCs w:val="24"/>
        </w:rPr>
        <w:t xml:space="preserve">months (SD </w:t>
      </w:r>
      <w:r w:rsidR="00187759">
        <w:rPr>
          <w:rFonts w:ascii="Times" w:hAnsi="Times" w:cs="Helvetica"/>
          <w:color w:val="000000"/>
          <w:sz w:val="24"/>
          <w:szCs w:val="24"/>
        </w:rPr>
        <w:t>3.</w:t>
      </w:r>
      <w:r w:rsidR="00FE754E">
        <w:rPr>
          <w:rFonts w:ascii="Times" w:hAnsi="Times" w:cs="Helvetica"/>
          <w:color w:val="000000"/>
          <w:sz w:val="24"/>
          <w:szCs w:val="24"/>
        </w:rPr>
        <w:t>15</w:t>
      </w:r>
      <w:r w:rsidR="00342229">
        <w:rPr>
          <w:rFonts w:ascii="Times" w:hAnsi="Times" w:cs="Helvetica"/>
          <w:color w:val="000000"/>
          <w:sz w:val="24"/>
          <w:szCs w:val="24"/>
        </w:rPr>
        <w:t xml:space="preserve">, range </w:t>
      </w:r>
      <w:r w:rsidR="00187759">
        <w:rPr>
          <w:rFonts w:ascii="Times" w:hAnsi="Times" w:cs="Helvetica"/>
          <w:color w:val="000000"/>
          <w:sz w:val="24"/>
          <w:szCs w:val="24"/>
        </w:rPr>
        <w:t>14</w:t>
      </w:r>
      <w:r w:rsidR="00342229">
        <w:rPr>
          <w:rFonts w:ascii="Times" w:hAnsi="Times" w:cs="Helvetica"/>
          <w:color w:val="000000"/>
          <w:sz w:val="24"/>
          <w:szCs w:val="24"/>
        </w:rPr>
        <w:t>-</w:t>
      </w:r>
      <w:r w:rsidR="00187759">
        <w:rPr>
          <w:rFonts w:ascii="Times" w:hAnsi="Times" w:cs="Helvetica"/>
          <w:color w:val="000000"/>
          <w:sz w:val="24"/>
          <w:szCs w:val="24"/>
        </w:rPr>
        <w:t>2</w:t>
      </w:r>
      <w:r w:rsidR="00FE754E">
        <w:rPr>
          <w:rFonts w:ascii="Times" w:hAnsi="Times" w:cs="Helvetica"/>
          <w:color w:val="000000"/>
          <w:sz w:val="24"/>
          <w:szCs w:val="24"/>
        </w:rPr>
        <w:t>5</w:t>
      </w:r>
      <w:r w:rsidR="00342229">
        <w:rPr>
          <w:rFonts w:ascii="Times" w:hAnsi="Times" w:cs="Helvetica"/>
          <w:color w:val="000000"/>
          <w:sz w:val="24"/>
          <w:szCs w:val="24"/>
        </w:rPr>
        <w:t xml:space="preserve">). </w:t>
      </w:r>
      <w:r w:rsidR="00FE754E">
        <w:rPr>
          <w:rFonts w:ascii="Times" w:hAnsi="Times" w:cs="Helvetica"/>
          <w:color w:val="000000"/>
          <w:sz w:val="24"/>
          <w:szCs w:val="24"/>
        </w:rPr>
        <w:t>Close to h</w:t>
      </w:r>
      <w:r w:rsidR="00342229">
        <w:rPr>
          <w:rFonts w:ascii="Times" w:hAnsi="Times" w:cs="Helvetica"/>
          <w:color w:val="000000"/>
          <w:sz w:val="24"/>
          <w:szCs w:val="24"/>
        </w:rPr>
        <w:t>alf of the children in the sample were female</w:t>
      </w:r>
      <w:r w:rsidR="00FE754E">
        <w:rPr>
          <w:rFonts w:ascii="Times" w:hAnsi="Times" w:cs="Helvetica"/>
          <w:color w:val="000000"/>
          <w:sz w:val="24"/>
          <w:szCs w:val="24"/>
        </w:rPr>
        <w:t xml:space="preserve"> and </w:t>
      </w:r>
      <w:commentRangeStart w:id="9"/>
      <w:r w:rsidR="00FE754E">
        <w:rPr>
          <w:rFonts w:ascii="Times" w:hAnsi="Times" w:cs="Helvetica"/>
          <w:color w:val="000000"/>
          <w:sz w:val="24"/>
          <w:szCs w:val="24"/>
        </w:rPr>
        <w:t>26.9% were single</w:t>
      </w:r>
      <w:r w:rsidR="00342229">
        <w:rPr>
          <w:rFonts w:ascii="Times" w:hAnsi="Times" w:cs="Helvetica"/>
          <w:color w:val="000000"/>
          <w:sz w:val="24"/>
          <w:szCs w:val="24"/>
        </w:rPr>
        <w:t xml:space="preserve">. </w:t>
      </w:r>
      <w:commentRangeEnd w:id="9"/>
      <w:r w:rsidR="00073D08">
        <w:rPr>
          <w:rStyle w:val="CommentReference"/>
        </w:rPr>
        <w:commentReference w:id="9"/>
      </w:r>
      <w:r w:rsidR="00187759">
        <w:rPr>
          <w:rFonts w:ascii="Times" w:hAnsi="Times" w:cs="Helvetica"/>
          <w:color w:val="000000"/>
          <w:sz w:val="24"/>
          <w:szCs w:val="24"/>
        </w:rPr>
        <w:t xml:space="preserve">The sample was ethnically diverse with </w:t>
      </w:r>
      <w:r w:rsidR="00FE754E">
        <w:rPr>
          <w:rFonts w:ascii="Times" w:hAnsi="Times" w:cs="Helvetica"/>
          <w:color w:val="000000"/>
          <w:sz w:val="24"/>
          <w:szCs w:val="24"/>
        </w:rPr>
        <w:t>52.9</w:t>
      </w:r>
      <w:r w:rsidR="00187759">
        <w:rPr>
          <w:rFonts w:ascii="Times" w:hAnsi="Times" w:cs="Helvetica"/>
          <w:color w:val="000000"/>
          <w:sz w:val="24"/>
          <w:szCs w:val="24"/>
        </w:rPr>
        <w:t>% identifying as non-Caucasian, most commonly Asian (17.4%), Middle Eastern (11.6%) and European (8.</w:t>
      </w:r>
      <w:r w:rsidR="00FE754E">
        <w:rPr>
          <w:rFonts w:ascii="Times" w:hAnsi="Times" w:cs="Helvetica"/>
          <w:color w:val="000000"/>
          <w:sz w:val="24"/>
          <w:szCs w:val="24"/>
        </w:rPr>
        <w:t>6</w:t>
      </w:r>
      <w:r w:rsidR="00187759">
        <w:rPr>
          <w:rFonts w:ascii="Times" w:hAnsi="Times" w:cs="Helvetica"/>
          <w:color w:val="000000"/>
          <w:sz w:val="24"/>
          <w:szCs w:val="24"/>
        </w:rPr>
        <w:t xml:space="preserve">%); almost half (48.7%) spoke a language other than English at home. </w:t>
      </w:r>
      <w:r w:rsidR="00FE754E">
        <w:rPr>
          <w:rFonts w:ascii="Times" w:hAnsi="Times" w:cs="Helvetica"/>
          <w:color w:val="000000"/>
          <w:sz w:val="24"/>
          <w:szCs w:val="24"/>
        </w:rPr>
        <w:t>Almost half (48%) of the sample had a university education; m</w:t>
      </w:r>
      <w:r w:rsidR="00187759">
        <w:rPr>
          <w:rFonts w:ascii="Times" w:hAnsi="Times" w:cs="Helvetica"/>
          <w:color w:val="000000"/>
          <w:sz w:val="24"/>
          <w:szCs w:val="24"/>
        </w:rPr>
        <w:t xml:space="preserve">others worked in a range of professions including managers and professional occupations (32.4%) community/personal service workers (14.9%), clerical/administrative workers (6.8%), technical/trade workers (4.1%), and students (5.4%). At the time of the study, almost a third were engaged in full time </w:t>
      </w:r>
      <w:proofErr w:type="gramStart"/>
      <w:r w:rsidR="00187759">
        <w:rPr>
          <w:rFonts w:ascii="Times" w:hAnsi="Times" w:cs="Helvetica"/>
          <w:color w:val="000000"/>
          <w:sz w:val="24"/>
          <w:szCs w:val="24"/>
        </w:rPr>
        <w:t>child care</w:t>
      </w:r>
      <w:proofErr w:type="gramEnd"/>
      <w:r w:rsidR="00187759">
        <w:rPr>
          <w:rFonts w:ascii="Times" w:hAnsi="Times" w:cs="Helvetica"/>
          <w:color w:val="000000"/>
          <w:sz w:val="24"/>
          <w:szCs w:val="24"/>
        </w:rPr>
        <w:t>.</w:t>
      </w:r>
      <w:r w:rsidR="00FE754E">
        <w:rPr>
          <w:rFonts w:ascii="Times" w:hAnsi="Times" w:cs="Helvetica"/>
          <w:color w:val="000000"/>
          <w:sz w:val="24"/>
          <w:szCs w:val="24"/>
        </w:rPr>
        <w:t xml:space="preserve"> </w:t>
      </w:r>
      <w:r w:rsidR="00FE754E">
        <w:rPr>
          <w:rFonts w:ascii="Times" w:hAnsi="Times" w:cs="Helvetica"/>
          <w:color w:val="000000"/>
          <w:sz w:val="24"/>
          <w:szCs w:val="24"/>
        </w:rPr>
        <w:lastRenderedPageBreak/>
        <w:t>Demographic characteristics of the sample are shown in Table 1</w:t>
      </w:r>
      <w:commentRangeStart w:id="10"/>
      <w:r w:rsidR="00FE754E">
        <w:rPr>
          <w:rFonts w:ascii="Times" w:hAnsi="Times" w:cs="Helvetica"/>
          <w:color w:val="000000"/>
          <w:sz w:val="24"/>
          <w:szCs w:val="24"/>
        </w:rPr>
        <w:t xml:space="preserve">; as shown, there were no significant demographic differences between the groups. </w:t>
      </w:r>
      <w:commentRangeEnd w:id="10"/>
      <w:r w:rsidR="00D10FD1">
        <w:rPr>
          <w:rStyle w:val="CommentReference"/>
        </w:rPr>
        <w:commentReference w:id="10"/>
      </w:r>
    </w:p>
    <w:p w14:paraId="3DD93EDA" w14:textId="0F95C2EF" w:rsidR="00926453" w:rsidRPr="00926453" w:rsidRDefault="00926453" w:rsidP="00926453">
      <w:pPr>
        <w:spacing w:line="480" w:lineRule="auto"/>
        <w:ind w:firstLine="720"/>
        <w:contextualSpacing/>
        <w:jc w:val="center"/>
        <w:rPr>
          <w:rFonts w:ascii="Times" w:hAnsi="Times" w:cs="Helvetica"/>
          <w:i/>
          <w:iCs/>
          <w:color w:val="000000"/>
          <w:sz w:val="24"/>
          <w:szCs w:val="24"/>
        </w:rPr>
      </w:pPr>
      <w:r w:rsidRPr="00926453">
        <w:rPr>
          <w:rFonts w:ascii="Times" w:hAnsi="Times" w:cs="Helvetica"/>
          <w:i/>
          <w:iCs/>
          <w:color w:val="000000"/>
          <w:sz w:val="24"/>
          <w:szCs w:val="24"/>
        </w:rPr>
        <w:t>[</w:t>
      </w:r>
      <w:r>
        <w:rPr>
          <w:rFonts w:ascii="Times" w:hAnsi="Times" w:cs="Helvetica"/>
          <w:i/>
          <w:iCs/>
          <w:color w:val="000000"/>
          <w:sz w:val="24"/>
          <w:szCs w:val="24"/>
        </w:rPr>
        <w:t>I</w:t>
      </w:r>
      <w:r w:rsidRPr="00926453">
        <w:rPr>
          <w:rFonts w:ascii="Times" w:hAnsi="Times" w:cs="Helvetica"/>
          <w:i/>
          <w:iCs/>
          <w:color w:val="000000"/>
          <w:sz w:val="24"/>
          <w:szCs w:val="24"/>
        </w:rPr>
        <w:t>nsert Table 1 about here]</w:t>
      </w:r>
    </w:p>
    <w:p w14:paraId="6B6921B4" w14:textId="30E19C4B" w:rsidR="00BB3C18" w:rsidRPr="00EE2756" w:rsidRDefault="00BB3C18" w:rsidP="00BB3C18">
      <w:pPr>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t xml:space="preserve">Recruitment. </w:t>
      </w:r>
      <w:r w:rsidR="00252E54" w:rsidRPr="00EE2756">
        <w:rPr>
          <w:rFonts w:ascii="Times" w:hAnsi="Times" w:cs="Helvetica"/>
          <w:color w:val="000000"/>
          <w:sz w:val="24"/>
          <w:szCs w:val="24"/>
        </w:rPr>
        <w:t>Following</w:t>
      </w:r>
      <w:r w:rsidRPr="00EE2756">
        <w:rPr>
          <w:rFonts w:ascii="Times" w:hAnsi="Times" w:cs="Helvetica"/>
          <w:color w:val="000000"/>
          <w:sz w:val="24"/>
          <w:szCs w:val="24"/>
        </w:rPr>
        <w:t xml:space="preserve"> referr</w:t>
      </w:r>
      <w:r w:rsidR="00252E54" w:rsidRPr="00EE2756">
        <w:rPr>
          <w:rFonts w:ascii="Times" w:hAnsi="Times" w:cs="Helvetica"/>
          <w:color w:val="000000"/>
          <w:sz w:val="24"/>
          <w:szCs w:val="24"/>
        </w:rPr>
        <w:t>al</w:t>
      </w:r>
      <w:r w:rsidRPr="00EE2756">
        <w:rPr>
          <w:rFonts w:ascii="Times" w:hAnsi="Times" w:cs="Helvetica"/>
          <w:color w:val="000000"/>
          <w:sz w:val="24"/>
          <w:szCs w:val="24"/>
        </w:rPr>
        <w:t xml:space="preserve"> to the</w:t>
      </w:r>
      <w:r w:rsidR="00252E54" w:rsidRPr="00EE2756">
        <w:rPr>
          <w:rFonts w:ascii="Times" w:hAnsi="Times" w:cs="Helvetica"/>
          <w:color w:val="000000"/>
          <w:sz w:val="24"/>
          <w:szCs w:val="24"/>
        </w:rPr>
        <w:t xml:space="preserve"> clinic</w:t>
      </w:r>
      <w:r w:rsidRPr="00EE2756">
        <w:rPr>
          <w:rFonts w:ascii="Times" w:hAnsi="Times" w:cs="Helvetica"/>
          <w:color w:val="000000"/>
          <w:sz w:val="24"/>
          <w:szCs w:val="24"/>
        </w:rPr>
        <w:t xml:space="preserve">, families were informed about the research study and underwent a clinical intake procedure including (i) a phone-based intake interview conducted by an Intake Officer, (ii) a 20-minute phone-based intake assessment conducted by a </w:t>
      </w:r>
      <w:r w:rsidR="00252E54" w:rsidRPr="00EE2756">
        <w:rPr>
          <w:rFonts w:ascii="Times" w:hAnsi="Times" w:cs="Helvetica"/>
          <w:color w:val="000000"/>
          <w:sz w:val="24"/>
          <w:szCs w:val="24"/>
        </w:rPr>
        <w:t>clinic</w:t>
      </w:r>
      <w:r w:rsidRPr="00EE2756">
        <w:rPr>
          <w:rFonts w:ascii="Times" w:hAnsi="Times" w:cs="Helvetica"/>
          <w:color w:val="000000"/>
          <w:sz w:val="24"/>
          <w:szCs w:val="24"/>
        </w:rPr>
        <w:t xml:space="preserve"> clinician, </w:t>
      </w:r>
      <w:proofErr w:type="gramStart"/>
      <w:r w:rsidRPr="00EE2756">
        <w:rPr>
          <w:rFonts w:ascii="Times" w:hAnsi="Times" w:cs="Helvetica"/>
          <w:color w:val="000000"/>
          <w:sz w:val="24"/>
          <w:szCs w:val="24"/>
        </w:rPr>
        <w:t>and,</w:t>
      </w:r>
      <w:proofErr w:type="gramEnd"/>
      <w:r w:rsidRPr="00EE2756">
        <w:rPr>
          <w:rFonts w:ascii="Times" w:hAnsi="Times" w:cs="Helvetica"/>
          <w:color w:val="000000"/>
          <w:sz w:val="24"/>
          <w:szCs w:val="24"/>
        </w:rPr>
        <w:t xml:space="preserve"> (iii) for complex cases, case review at a weekly multidisciplinary team meeting. Families who were eligible for the service were then contacted to schedule an initial face-to-face clinical assessment session. Study eligibility criteria were as follows: 1) child age 14-24 months, 2) positive parental response to one or both of two screening questions, ‘do you have concerns about your child’s </w:t>
      </w:r>
      <w:proofErr w:type="spellStart"/>
      <w:r w:rsidRPr="00EE2756">
        <w:rPr>
          <w:rFonts w:ascii="Times" w:hAnsi="Times" w:cs="Helvetica"/>
          <w:color w:val="000000"/>
          <w:sz w:val="24"/>
          <w:szCs w:val="24"/>
        </w:rPr>
        <w:t>behavior</w:t>
      </w:r>
      <w:proofErr w:type="spellEnd"/>
      <w:r w:rsidRPr="00EE2756">
        <w:rPr>
          <w:rFonts w:ascii="Times" w:hAnsi="Times" w:cs="Helvetica"/>
          <w:color w:val="000000"/>
          <w:sz w:val="24"/>
          <w:szCs w:val="24"/>
        </w:rPr>
        <w:t xml:space="preserve">?’ and/or ‘do you have difficulties managing your child’s </w:t>
      </w:r>
      <w:proofErr w:type="spellStart"/>
      <w:r w:rsidRPr="00EE2756">
        <w:rPr>
          <w:rFonts w:ascii="Times" w:hAnsi="Times" w:cs="Helvetica"/>
          <w:color w:val="000000"/>
          <w:sz w:val="24"/>
          <w:szCs w:val="24"/>
        </w:rPr>
        <w:t>behavior</w:t>
      </w:r>
      <w:proofErr w:type="spellEnd"/>
      <w:r w:rsidRPr="00EE2756">
        <w:rPr>
          <w:rFonts w:ascii="Times" w:hAnsi="Times" w:cs="Helvetica"/>
          <w:color w:val="000000"/>
          <w:sz w:val="24"/>
          <w:szCs w:val="24"/>
        </w:rPr>
        <w:t xml:space="preserve">?’, 3) no evidence (in the information obtained in the referral or intake assessment) of severe parental depression with suicidality or other serious mental health conditions causing significant impairment in cognition or </w:t>
      </w:r>
      <w:proofErr w:type="spellStart"/>
      <w:r w:rsidRPr="00EE2756">
        <w:rPr>
          <w:rFonts w:ascii="Times" w:hAnsi="Times" w:cs="Helvetica"/>
          <w:color w:val="000000"/>
          <w:sz w:val="24"/>
          <w:szCs w:val="24"/>
        </w:rPr>
        <w:t>behaviors</w:t>
      </w:r>
      <w:proofErr w:type="spellEnd"/>
      <w:r w:rsidRPr="00EE2756">
        <w:rPr>
          <w:rFonts w:ascii="Times" w:hAnsi="Times" w:cs="Helvetica"/>
          <w:color w:val="000000"/>
          <w:sz w:val="24"/>
          <w:szCs w:val="24"/>
        </w:rPr>
        <w:t xml:space="preserve"> (e.g., psychosis), 4) English-speaking and </w:t>
      </w:r>
      <w:r w:rsidR="00252E54" w:rsidRPr="00EE2756">
        <w:rPr>
          <w:rFonts w:ascii="Times" w:hAnsi="Times" w:cs="Helvetica"/>
          <w:color w:val="000000"/>
          <w:sz w:val="24"/>
          <w:szCs w:val="24"/>
        </w:rPr>
        <w:t>English-</w:t>
      </w:r>
      <w:r w:rsidRPr="00EE2756">
        <w:rPr>
          <w:rFonts w:ascii="Times" w:hAnsi="Times" w:cs="Helvetica"/>
          <w:color w:val="000000"/>
          <w:sz w:val="24"/>
          <w:szCs w:val="24"/>
        </w:rPr>
        <w:t xml:space="preserve">writing proficiency. </w:t>
      </w:r>
      <w:r w:rsidR="00252E54" w:rsidRPr="00EE2756">
        <w:rPr>
          <w:rFonts w:ascii="Times" w:hAnsi="Times" w:cs="Helvetica"/>
          <w:color w:val="000000"/>
          <w:sz w:val="24"/>
          <w:szCs w:val="24"/>
        </w:rPr>
        <w:t xml:space="preserve">Participating parents </w:t>
      </w:r>
      <w:r w:rsidRPr="00EE2756">
        <w:rPr>
          <w:rFonts w:ascii="Times" w:hAnsi="Times" w:cs="Helvetica"/>
          <w:color w:val="000000"/>
          <w:sz w:val="24"/>
          <w:szCs w:val="24"/>
        </w:rPr>
        <w:t>provide</w:t>
      </w:r>
      <w:r w:rsidR="00252E54" w:rsidRPr="00EE2756">
        <w:rPr>
          <w:rFonts w:ascii="Times" w:hAnsi="Times" w:cs="Helvetica"/>
          <w:color w:val="000000"/>
          <w:sz w:val="24"/>
          <w:szCs w:val="24"/>
        </w:rPr>
        <w:t>d</w:t>
      </w:r>
      <w:r w:rsidRPr="00EE2756">
        <w:rPr>
          <w:rFonts w:ascii="Times" w:hAnsi="Times" w:cs="Helvetica"/>
          <w:color w:val="000000"/>
          <w:sz w:val="24"/>
          <w:szCs w:val="24"/>
        </w:rPr>
        <w:t xml:space="preserve"> written, informed consent during the first face-to-face assessment session at the </w:t>
      </w:r>
      <w:r w:rsidR="00252E54" w:rsidRPr="00EE2756">
        <w:rPr>
          <w:rFonts w:ascii="Times" w:hAnsi="Times" w:cs="Helvetica"/>
          <w:color w:val="000000"/>
          <w:sz w:val="24"/>
          <w:szCs w:val="24"/>
        </w:rPr>
        <w:t>clinic</w:t>
      </w:r>
      <w:r w:rsidRPr="00EE2756">
        <w:rPr>
          <w:rFonts w:ascii="Times" w:hAnsi="Times" w:cs="Helvetica"/>
          <w:color w:val="000000"/>
          <w:sz w:val="24"/>
          <w:szCs w:val="24"/>
        </w:rPr>
        <w:t xml:space="preserve">. </w:t>
      </w:r>
    </w:p>
    <w:p w14:paraId="0EA5C6FD" w14:textId="1B805AA2" w:rsidR="00F005FF" w:rsidRPr="00EE2756" w:rsidRDefault="00F005FF" w:rsidP="00F005FF">
      <w:pPr>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t>Randomisation.</w:t>
      </w:r>
      <w:r w:rsidRPr="00EE2756">
        <w:rPr>
          <w:rFonts w:ascii="Times" w:hAnsi="Times" w:cs="Helvetica"/>
          <w:color w:val="000000"/>
          <w:sz w:val="24"/>
          <w:szCs w:val="24"/>
        </w:rPr>
        <w:t xml:space="preserve"> Participants who met the study inclusion criteria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randomly assigned to receive one of the three conditions using restricted block randomization</w:t>
      </w:r>
      <w:r w:rsidR="00252E54" w:rsidRPr="00EE2756">
        <w:rPr>
          <w:rFonts w:ascii="Times" w:hAnsi="Times" w:cs="Helvetica"/>
          <w:color w:val="000000"/>
          <w:sz w:val="24"/>
          <w:szCs w:val="24"/>
        </w:rPr>
        <w:t xml:space="preserve"> (</w:t>
      </w:r>
      <w:r w:rsidRPr="00EE2756">
        <w:rPr>
          <w:rFonts w:ascii="Times" w:hAnsi="Times" w:cs="Helvetica"/>
          <w:color w:val="000000"/>
          <w:sz w:val="24"/>
          <w:szCs w:val="24"/>
        </w:rPr>
        <w:t xml:space="preserve">block size </w:t>
      </w:r>
      <w:r w:rsidRPr="00EE2756">
        <w:rPr>
          <w:rFonts w:ascii="Times" w:hAnsi="Times" w:cs="Helvetica"/>
          <w:i/>
          <w:color w:val="000000"/>
          <w:sz w:val="24"/>
          <w:szCs w:val="24"/>
        </w:rPr>
        <w:t>n</w:t>
      </w:r>
      <w:r w:rsidRPr="00EE2756">
        <w:rPr>
          <w:rFonts w:ascii="Times" w:hAnsi="Times" w:cs="Helvetica"/>
          <w:color w:val="000000"/>
          <w:sz w:val="24"/>
          <w:szCs w:val="24"/>
        </w:rPr>
        <w:t>=6</w:t>
      </w:r>
      <w:r w:rsidR="00252E54" w:rsidRPr="00EE2756">
        <w:rPr>
          <w:rFonts w:ascii="Times" w:hAnsi="Times" w:cs="Helvetica"/>
          <w:color w:val="000000"/>
          <w:sz w:val="24"/>
          <w:szCs w:val="24"/>
        </w:rPr>
        <w:t>)</w:t>
      </w:r>
      <w:r w:rsidRPr="00EE2756">
        <w:rPr>
          <w:rFonts w:ascii="Times" w:hAnsi="Times" w:cs="Helvetica"/>
          <w:color w:val="000000"/>
          <w:sz w:val="24"/>
          <w:szCs w:val="24"/>
        </w:rPr>
        <w:t xml:space="preserve">. </w:t>
      </w:r>
      <w:r w:rsidR="00252E54" w:rsidRPr="00EE2756">
        <w:rPr>
          <w:rFonts w:ascii="Times" w:hAnsi="Times" w:cs="Helvetica"/>
          <w:color w:val="000000"/>
          <w:sz w:val="24"/>
          <w:szCs w:val="24"/>
        </w:rPr>
        <w:t>W</w:t>
      </w:r>
      <w:r w:rsidRPr="00EE2756">
        <w:rPr>
          <w:rFonts w:ascii="Times" w:hAnsi="Times" w:cs="Helvetica"/>
          <w:color w:val="000000"/>
          <w:sz w:val="24"/>
          <w:szCs w:val="24"/>
        </w:rPr>
        <w:t>ithin each block, 2 participants w</w:t>
      </w:r>
      <w:r w:rsidR="00252E54" w:rsidRPr="00EE2756">
        <w:rPr>
          <w:rFonts w:ascii="Times" w:hAnsi="Times" w:cs="Helvetica"/>
          <w:color w:val="000000"/>
          <w:sz w:val="24"/>
          <w:szCs w:val="24"/>
        </w:rPr>
        <w:t>ere</w:t>
      </w:r>
      <w:r w:rsidRPr="00EE2756">
        <w:rPr>
          <w:rFonts w:ascii="Times" w:hAnsi="Times" w:cs="Helvetica"/>
          <w:color w:val="000000"/>
          <w:sz w:val="24"/>
          <w:szCs w:val="24"/>
        </w:rPr>
        <w:t xml:space="preserve"> allocated to the PCIT-T condition, 2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allocated to the COS-P condition and 2 </w:t>
      </w:r>
      <w:r w:rsidR="00252E54" w:rsidRPr="00EE2756">
        <w:rPr>
          <w:rFonts w:ascii="Times" w:hAnsi="Times" w:cs="Helvetica"/>
          <w:color w:val="000000"/>
          <w:sz w:val="24"/>
          <w:szCs w:val="24"/>
        </w:rPr>
        <w:t>were</w:t>
      </w:r>
      <w:r w:rsidRPr="00EE2756">
        <w:rPr>
          <w:rFonts w:ascii="Times" w:hAnsi="Times" w:cs="Helvetica"/>
          <w:color w:val="000000"/>
          <w:sz w:val="24"/>
          <w:szCs w:val="24"/>
        </w:rPr>
        <w:t xml:space="preserve"> allocated to the Waitlist condition</w:t>
      </w:r>
      <w:r w:rsidR="00252E54" w:rsidRPr="00EE2756">
        <w:rPr>
          <w:rFonts w:ascii="Times" w:hAnsi="Times" w:cs="Helvetica"/>
          <w:color w:val="000000"/>
          <w:sz w:val="24"/>
          <w:szCs w:val="24"/>
        </w:rPr>
        <w:t xml:space="preserve"> (</w:t>
      </w:r>
      <w:r w:rsidRPr="00EE2756">
        <w:rPr>
          <w:rFonts w:ascii="Times" w:hAnsi="Times" w:cs="Helvetica"/>
          <w:color w:val="000000"/>
          <w:sz w:val="24"/>
          <w:szCs w:val="24"/>
        </w:rPr>
        <w:t>order randomized within each block</w:t>
      </w:r>
      <w:r w:rsidR="00252E54" w:rsidRPr="00EE2756">
        <w:rPr>
          <w:rFonts w:ascii="Times" w:hAnsi="Times" w:cs="Helvetica"/>
          <w:color w:val="000000"/>
          <w:sz w:val="24"/>
          <w:szCs w:val="24"/>
        </w:rPr>
        <w:t>)</w:t>
      </w:r>
      <w:r w:rsidRPr="00EE2756">
        <w:rPr>
          <w:rFonts w:ascii="Times" w:hAnsi="Times" w:cs="Helvetica"/>
          <w:color w:val="000000"/>
          <w:sz w:val="24"/>
          <w:szCs w:val="24"/>
        </w:rPr>
        <w:t xml:space="preserve">. Randomisation </w:t>
      </w:r>
      <w:r w:rsidR="00252E54" w:rsidRPr="00EE2756">
        <w:rPr>
          <w:rFonts w:ascii="Times" w:hAnsi="Times" w:cs="Helvetica"/>
          <w:color w:val="000000"/>
          <w:sz w:val="24"/>
          <w:szCs w:val="24"/>
        </w:rPr>
        <w:t>took place</w:t>
      </w:r>
      <w:r w:rsidRPr="00EE2756">
        <w:rPr>
          <w:rFonts w:ascii="Times" w:hAnsi="Times" w:cs="Helvetica"/>
          <w:color w:val="000000"/>
          <w:sz w:val="24"/>
          <w:szCs w:val="24"/>
        </w:rPr>
        <w:t xml:space="preserve"> at the start of the first face-to-face assessment session</w:t>
      </w:r>
      <w:r w:rsidR="00252E54" w:rsidRPr="00EE2756">
        <w:rPr>
          <w:rFonts w:ascii="Times" w:hAnsi="Times" w:cs="Helvetica"/>
          <w:color w:val="000000"/>
          <w:sz w:val="24"/>
          <w:szCs w:val="24"/>
        </w:rPr>
        <w:t xml:space="preserve">, with </w:t>
      </w:r>
      <w:r w:rsidRPr="00EE2756">
        <w:rPr>
          <w:rFonts w:ascii="Times" w:hAnsi="Times" w:cs="Helvetica"/>
          <w:color w:val="000000"/>
          <w:sz w:val="24"/>
          <w:szCs w:val="24"/>
        </w:rPr>
        <w:t>allocations pulled out of pre-prepared sealed envelopes</w:t>
      </w:r>
      <w:r w:rsidR="00252E54" w:rsidRPr="00EE2756">
        <w:rPr>
          <w:rFonts w:ascii="Times" w:hAnsi="Times" w:cs="Helvetica"/>
          <w:color w:val="000000"/>
          <w:sz w:val="24"/>
          <w:szCs w:val="24"/>
        </w:rPr>
        <w:t xml:space="preserve">; the </w:t>
      </w:r>
      <w:r w:rsidRPr="00EE2756">
        <w:rPr>
          <w:rFonts w:ascii="Times" w:hAnsi="Times" w:cs="Helvetica"/>
          <w:color w:val="000000"/>
          <w:sz w:val="24"/>
          <w:szCs w:val="24"/>
        </w:rPr>
        <w:t xml:space="preserve">research team and family </w:t>
      </w:r>
      <w:r w:rsidR="00252E54" w:rsidRPr="00EE2756">
        <w:rPr>
          <w:rFonts w:ascii="Times" w:hAnsi="Times" w:cs="Helvetica"/>
          <w:color w:val="000000"/>
          <w:sz w:val="24"/>
          <w:szCs w:val="24"/>
        </w:rPr>
        <w:t>were masked to</w:t>
      </w:r>
      <w:r w:rsidRPr="00EE2756">
        <w:rPr>
          <w:rFonts w:ascii="Times" w:hAnsi="Times" w:cs="Helvetica"/>
          <w:color w:val="000000"/>
          <w:sz w:val="24"/>
          <w:szCs w:val="24"/>
        </w:rPr>
        <w:t xml:space="preserve"> condition </w:t>
      </w:r>
      <w:r w:rsidR="00252E54" w:rsidRPr="00EE2756">
        <w:rPr>
          <w:rFonts w:ascii="Times" w:hAnsi="Times" w:cs="Helvetica"/>
          <w:color w:val="000000"/>
          <w:sz w:val="24"/>
          <w:szCs w:val="24"/>
        </w:rPr>
        <w:t xml:space="preserve">allocation </w:t>
      </w:r>
      <w:r w:rsidRPr="00EE2756">
        <w:rPr>
          <w:rFonts w:ascii="Times" w:hAnsi="Times" w:cs="Helvetica"/>
          <w:color w:val="000000"/>
          <w:sz w:val="24"/>
          <w:szCs w:val="24"/>
        </w:rPr>
        <w:t xml:space="preserve">until after completion of the entire </w:t>
      </w:r>
      <w:r w:rsidR="00252E54" w:rsidRPr="00EE2756">
        <w:rPr>
          <w:rFonts w:ascii="Times" w:hAnsi="Times" w:cs="Helvetica"/>
          <w:color w:val="000000"/>
          <w:sz w:val="24"/>
          <w:szCs w:val="24"/>
        </w:rPr>
        <w:t>baseline (‘Time 1’)</w:t>
      </w:r>
      <w:r w:rsidRPr="00EE2756">
        <w:rPr>
          <w:rFonts w:ascii="Times" w:hAnsi="Times" w:cs="Helvetica"/>
          <w:color w:val="000000"/>
          <w:sz w:val="24"/>
          <w:szCs w:val="24"/>
        </w:rPr>
        <w:t xml:space="preserve"> assessment. </w:t>
      </w:r>
    </w:p>
    <w:p w14:paraId="5F0BA049" w14:textId="7721F985" w:rsidR="00F005FF" w:rsidRDefault="00267670" w:rsidP="00267670">
      <w:pPr>
        <w:widowControl w:val="0"/>
        <w:autoSpaceDE w:val="0"/>
        <w:autoSpaceDN w:val="0"/>
        <w:adjustRightInd w:val="0"/>
        <w:spacing w:line="480" w:lineRule="auto"/>
        <w:ind w:firstLine="720"/>
        <w:contextualSpacing/>
        <w:rPr>
          <w:rFonts w:ascii="Times" w:hAnsi="Times" w:cs="Helvetica"/>
          <w:color w:val="000000"/>
          <w:sz w:val="24"/>
          <w:szCs w:val="24"/>
        </w:rPr>
      </w:pPr>
      <w:r w:rsidRPr="00EE2756">
        <w:rPr>
          <w:rFonts w:ascii="Times" w:hAnsi="Times" w:cs="Helvetica"/>
          <w:i/>
          <w:color w:val="000000"/>
          <w:sz w:val="24"/>
          <w:szCs w:val="24"/>
        </w:rPr>
        <w:lastRenderedPageBreak/>
        <w:t>T1, T2 and T3 assessments.</w:t>
      </w:r>
      <w:r w:rsidRPr="00EE2756">
        <w:rPr>
          <w:rFonts w:ascii="Times" w:hAnsi="Times" w:cs="Helvetica"/>
          <w:color w:val="000000"/>
          <w:sz w:val="24"/>
          <w:szCs w:val="24"/>
        </w:rPr>
        <w:t xml:space="preserve"> </w:t>
      </w:r>
      <w:r w:rsidR="007B0125">
        <w:rPr>
          <w:rFonts w:ascii="Times" w:hAnsi="Times" w:cs="Helvetica"/>
          <w:color w:val="000000"/>
          <w:sz w:val="24"/>
          <w:szCs w:val="24"/>
        </w:rPr>
        <w:t>P</w:t>
      </w:r>
      <w:r w:rsidR="00F005FF" w:rsidRPr="00EE2756">
        <w:rPr>
          <w:rFonts w:ascii="Times" w:hAnsi="Times" w:cs="Helvetica"/>
          <w:color w:val="000000"/>
          <w:sz w:val="24"/>
          <w:szCs w:val="24"/>
        </w:rPr>
        <w:t>articipants</w:t>
      </w:r>
      <w:r w:rsidR="00252E54" w:rsidRPr="00EE2756">
        <w:rPr>
          <w:rFonts w:ascii="Times" w:hAnsi="Times" w:cs="Helvetica"/>
          <w:color w:val="000000"/>
          <w:sz w:val="24"/>
          <w:szCs w:val="24"/>
        </w:rPr>
        <w:t xml:space="preserve"> </w:t>
      </w:r>
      <w:r w:rsidR="00F005FF" w:rsidRPr="00EE2756">
        <w:rPr>
          <w:rFonts w:ascii="Times" w:hAnsi="Times" w:cs="Helvetica"/>
          <w:color w:val="000000"/>
          <w:sz w:val="24"/>
          <w:szCs w:val="24"/>
        </w:rPr>
        <w:t>complete</w:t>
      </w:r>
      <w:r w:rsidR="00246276">
        <w:rPr>
          <w:rFonts w:ascii="Times" w:hAnsi="Times" w:cs="Helvetica"/>
          <w:color w:val="000000"/>
          <w:sz w:val="24"/>
          <w:szCs w:val="24"/>
        </w:rPr>
        <w:t>d</w:t>
      </w:r>
      <w:r w:rsidR="00F005FF" w:rsidRPr="00EE2756">
        <w:rPr>
          <w:rFonts w:ascii="Times" w:hAnsi="Times" w:cs="Helvetica"/>
          <w:color w:val="000000"/>
          <w:sz w:val="24"/>
          <w:szCs w:val="24"/>
        </w:rPr>
        <w:t xml:space="preserve"> the T1 assessment over</w:t>
      </w:r>
      <w:r w:rsidR="00252E54" w:rsidRPr="00EE2756">
        <w:rPr>
          <w:rFonts w:ascii="Times" w:hAnsi="Times" w:cs="Helvetica"/>
          <w:color w:val="000000"/>
          <w:sz w:val="24"/>
          <w:szCs w:val="24"/>
        </w:rPr>
        <w:t xml:space="preserve"> two or</w:t>
      </w:r>
      <w:r w:rsidR="00F005FF" w:rsidRPr="00EE2756">
        <w:rPr>
          <w:rFonts w:ascii="Times" w:hAnsi="Times" w:cs="Helvetica"/>
          <w:color w:val="000000"/>
          <w:sz w:val="24"/>
          <w:szCs w:val="24"/>
        </w:rPr>
        <w:t xml:space="preserve"> three separate sessions in a one-week period. The first T1 session </w:t>
      </w:r>
      <w:r w:rsidR="00252E54" w:rsidRPr="00EE2756">
        <w:rPr>
          <w:rFonts w:ascii="Times" w:hAnsi="Times" w:cs="Helvetica"/>
          <w:color w:val="000000"/>
          <w:sz w:val="24"/>
          <w:szCs w:val="24"/>
        </w:rPr>
        <w:t>was</w:t>
      </w:r>
      <w:r w:rsidR="00F005FF" w:rsidRPr="00EE2756">
        <w:rPr>
          <w:rFonts w:ascii="Times" w:hAnsi="Times" w:cs="Helvetica"/>
          <w:color w:val="000000"/>
          <w:sz w:val="24"/>
          <w:szCs w:val="24"/>
        </w:rPr>
        <w:t xml:space="preserve"> clinic-based and include</w:t>
      </w:r>
      <w:r w:rsidR="00252E54" w:rsidRPr="00EE2756">
        <w:rPr>
          <w:rFonts w:ascii="Times" w:hAnsi="Times" w:cs="Helvetica"/>
          <w:color w:val="000000"/>
          <w:sz w:val="24"/>
          <w:szCs w:val="24"/>
        </w:rPr>
        <w:t>d</w:t>
      </w:r>
      <w:r w:rsidR="00F005FF" w:rsidRPr="00EE2756">
        <w:rPr>
          <w:rFonts w:ascii="Times" w:hAnsi="Times" w:cs="Helvetica"/>
          <w:color w:val="000000"/>
          <w:sz w:val="24"/>
          <w:szCs w:val="24"/>
        </w:rPr>
        <w:t xml:space="preserve"> a clinical interview (family background, presenting problems, risk assessment) followed by three video-taped observational tasks</w:t>
      </w:r>
      <w:r w:rsidR="009455B0">
        <w:rPr>
          <w:rFonts w:ascii="Times" w:hAnsi="Times" w:cs="Helvetica"/>
          <w:color w:val="000000"/>
          <w:sz w:val="24"/>
          <w:szCs w:val="24"/>
        </w:rPr>
        <w:t>: 1)</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the </w:t>
      </w:r>
      <w:r w:rsidR="00252E54" w:rsidRPr="00EE2756">
        <w:rPr>
          <w:rFonts w:ascii="Times" w:hAnsi="Times" w:cs="Helvetica"/>
          <w:color w:val="000000"/>
          <w:sz w:val="24"/>
          <w:szCs w:val="24"/>
        </w:rPr>
        <w:t>Strange Situations Procedure</w:t>
      </w:r>
      <w:r w:rsidR="009455B0">
        <w:rPr>
          <w:rFonts w:ascii="Times" w:hAnsi="Times" w:cs="Helvetica"/>
          <w:color w:val="000000"/>
          <w:sz w:val="24"/>
          <w:szCs w:val="24"/>
        </w:rPr>
        <w:t xml:space="preserve"> (see measures section)</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2) a </w:t>
      </w:r>
      <w:r w:rsidR="00252E54" w:rsidRPr="00EE2756">
        <w:rPr>
          <w:rFonts w:ascii="Times" w:hAnsi="Times" w:cs="Helvetica"/>
          <w:color w:val="000000"/>
          <w:sz w:val="24"/>
          <w:szCs w:val="24"/>
        </w:rPr>
        <w:t>20-min parent-child observational procedure</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involving five sequential 4-minute episodes</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free play, child-led play,</w:t>
      </w:r>
      <w:r w:rsidR="009455B0">
        <w:rPr>
          <w:rFonts w:ascii="Times" w:hAnsi="Times" w:cs="Helvetica"/>
          <w:color w:val="000000"/>
          <w:sz w:val="24"/>
          <w:szCs w:val="24"/>
        </w:rPr>
        <w:t xml:space="preserve"> </w:t>
      </w:r>
      <w:r w:rsidR="009455B0" w:rsidRPr="00360053">
        <w:rPr>
          <w:rFonts w:ascii="Times" w:hAnsi="Times" w:cs="Helvetica"/>
          <w:color w:val="000000"/>
          <w:sz w:val="24"/>
          <w:szCs w:val="24"/>
        </w:rPr>
        <w:t>frustration situation (toys taken out of the room), toy re</w:t>
      </w:r>
      <w:r w:rsidR="009455B0">
        <w:rPr>
          <w:rFonts w:ascii="Times" w:hAnsi="Times" w:cs="Helvetica"/>
          <w:color w:val="000000"/>
          <w:sz w:val="24"/>
          <w:szCs w:val="24"/>
        </w:rPr>
        <w:t>turn</w:t>
      </w:r>
      <w:r w:rsidR="009455B0" w:rsidRPr="00360053">
        <w:rPr>
          <w:rFonts w:ascii="Times" w:hAnsi="Times" w:cs="Helvetica"/>
          <w:color w:val="000000"/>
          <w:sz w:val="24"/>
          <w:szCs w:val="24"/>
        </w:rPr>
        <w:t xml:space="preserve"> (toys returned to the room), and clean up</w:t>
      </w:r>
      <w:r w:rsidR="009455B0">
        <w:rPr>
          <w:rFonts w:ascii="Times" w:hAnsi="Times" w:cs="Helvetica"/>
          <w:color w:val="000000"/>
          <w:sz w:val="24"/>
          <w:szCs w:val="24"/>
        </w:rPr>
        <w:t xml:space="preserve">; a researcher </w:t>
      </w:r>
      <w:r w:rsidR="009455B0" w:rsidRPr="00360053">
        <w:rPr>
          <w:rFonts w:ascii="Times" w:hAnsi="Times" w:cs="Helvetica"/>
          <w:color w:val="000000"/>
          <w:sz w:val="24"/>
          <w:szCs w:val="24"/>
        </w:rPr>
        <w:t>provid</w:t>
      </w:r>
      <w:r w:rsidR="009455B0">
        <w:rPr>
          <w:rFonts w:ascii="Times" w:hAnsi="Times" w:cs="Helvetica"/>
          <w:color w:val="000000"/>
          <w:sz w:val="24"/>
          <w:szCs w:val="24"/>
        </w:rPr>
        <w:t>ed</w:t>
      </w:r>
      <w:r w:rsidR="009455B0" w:rsidRPr="00360053">
        <w:rPr>
          <w:rFonts w:ascii="Times" w:hAnsi="Times" w:cs="Helvetica"/>
          <w:color w:val="000000"/>
          <w:sz w:val="24"/>
          <w:szCs w:val="24"/>
        </w:rPr>
        <w:t xml:space="preserve"> </w:t>
      </w:r>
      <w:r w:rsidR="009455B0">
        <w:rPr>
          <w:rFonts w:ascii="Times" w:hAnsi="Times" w:cs="Helvetica"/>
          <w:color w:val="000000"/>
          <w:sz w:val="24"/>
          <w:szCs w:val="24"/>
        </w:rPr>
        <w:t xml:space="preserve">standardised instructions at the start of each episode </w:t>
      </w:r>
      <w:r w:rsidR="009455B0" w:rsidRPr="00360053">
        <w:rPr>
          <w:rFonts w:ascii="Times" w:hAnsi="Times" w:cs="Helvetica"/>
          <w:color w:val="000000"/>
          <w:sz w:val="24"/>
          <w:szCs w:val="24"/>
        </w:rPr>
        <w:t xml:space="preserve">from behind a one-way mirror </w:t>
      </w:r>
      <w:r w:rsidR="009455B0">
        <w:rPr>
          <w:rFonts w:ascii="Times" w:hAnsi="Times" w:cs="Helvetica"/>
          <w:color w:val="000000"/>
          <w:sz w:val="24"/>
          <w:szCs w:val="24"/>
        </w:rPr>
        <w:t>using a</w:t>
      </w:r>
      <w:r w:rsidR="009455B0" w:rsidRPr="00360053">
        <w:rPr>
          <w:rFonts w:ascii="Times" w:hAnsi="Times" w:cs="Helvetica"/>
          <w:color w:val="000000"/>
          <w:sz w:val="24"/>
          <w:szCs w:val="24"/>
        </w:rPr>
        <w:t xml:space="preserve"> wireless headset</w:t>
      </w:r>
      <w:r w:rsidR="009455B0">
        <w:rPr>
          <w:rFonts w:ascii="Times" w:hAnsi="Times" w:cs="Helvetica"/>
          <w:color w:val="000000"/>
          <w:sz w:val="24"/>
          <w:szCs w:val="24"/>
        </w:rPr>
        <w:t>/in-ear</w:t>
      </w:r>
      <w:r w:rsidR="009455B0" w:rsidRPr="00360053">
        <w:rPr>
          <w:rFonts w:ascii="Times" w:hAnsi="Times" w:cs="Helvetica"/>
          <w:color w:val="000000"/>
          <w:sz w:val="24"/>
          <w:szCs w:val="24"/>
        </w:rPr>
        <w:t xml:space="preserve"> microphone</w:t>
      </w:r>
      <w:r w:rsidR="009455B0">
        <w:rPr>
          <w:rFonts w:ascii="Times" w:hAnsi="Times" w:cs="Helvetica"/>
          <w:color w:val="000000"/>
          <w:sz w:val="24"/>
          <w:szCs w:val="24"/>
        </w:rPr>
        <w:t>; 3)</w:t>
      </w:r>
      <w:r w:rsidR="00252E54" w:rsidRPr="00EE2756">
        <w:rPr>
          <w:rFonts w:ascii="Times" w:hAnsi="Times" w:cs="Helvetica"/>
          <w:color w:val="000000"/>
          <w:sz w:val="24"/>
          <w:szCs w:val="24"/>
        </w:rPr>
        <w:t xml:space="preserve"> </w:t>
      </w:r>
      <w:r w:rsidR="009455B0">
        <w:rPr>
          <w:rFonts w:ascii="Times" w:hAnsi="Times" w:cs="Helvetica"/>
          <w:color w:val="000000"/>
          <w:sz w:val="24"/>
          <w:szCs w:val="24"/>
        </w:rPr>
        <w:t xml:space="preserve">a </w:t>
      </w:r>
      <w:r w:rsidR="00252E54" w:rsidRPr="00EE2756">
        <w:rPr>
          <w:rFonts w:ascii="Times" w:hAnsi="Times" w:cs="Helvetica"/>
          <w:color w:val="000000"/>
          <w:sz w:val="24"/>
          <w:szCs w:val="24"/>
        </w:rPr>
        <w:t xml:space="preserve">child frustration </w:t>
      </w:r>
      <w:r w:rsidR="00252E54" w:rsidRPr="000B1BF0">
        <w:rPr>
          <w:rFonts w:ascii="Times" w:hAnsi="Times" w:cs="Helvetica"/>
          <w:color w:val="000000"/>
          <w:sz w:val="24"/>
          <w:szCs w:val="24"/>
        </w:rPr>
        <w:t>task</w:t>
      </w:r>
      <w:r w:rsidR="009455B0" w:rsidRPr="000B1BF0">
        <w:rPr>
          <w:rFonts w:ascii="Times" w:hAnsi="Times" w:cs="Helvetica"/>
          <w:color w:val="000000"/>
          <w:sz w:val="24"/>
          <w:szCs w:val="24"/>
        </w:rPr>
        <w:t xml:space="preserve"> (Johnson, 2015) in which</w:t>
      </w:r>
      <w:r w:rsidR="009455B0" w:rsidRPr="009455B0">
        <w:rPr>
          <w:rFonts w:ascii="Times" w:hAnsi="Times" w:cs="Helvetica"/>
          <w:color w:val="000000"/>
          <w:sz w:val="24"/>
          <w:szCs w:val="24"/>
        </w:rPr>
        <w:t xml:space="preserve"> a large, locked Perspex box containing an unreachable colourful toy with flashing lights was positioned in the centre of the room. The child was left for five minutes to interact with the locked box while the parent was instructed to complete a pen-and-paper questionnaire in the same room and to respond to the child’s advances as though they were needing to complete an urgent task.</w:t>
      </w:r>
      <w:r w:rsidR="00F005FF" w:rsidRPr="00EE2756">
        <w:rPr>
          <w:rFonts w:ascii="Times" w:hAnsi="Times" w:cs="Helvetica"/>
          <w:color w:val="000000"/>
          <w:sz w:val="24"/>
          <w:szCs w:val="24"/>
        </w:rPr>
        <w:t xml:space="preserve"> The second T1 assessment session, also clinic based, comprise</w:t>
      </w:r>
      <w:r w:rsidR="00252E54" w:rsidRPr="00EE2756">
        <w:rPr>
          <w:rFonts w:ascii="Times" w:hAnsi="Times" w:cs="Helvetica"/>
          <w:color w:val="000000"/>
          <w:sz w:val="24"/>
          <w:szCs w:val="24"/>
        </w:rPr>
        <w:t>d</w:t>
      </w:r>
      <w:r w:rsidR="00F005FF" w:rsidRPr="00EE2756">
        <w:rPr>
          <w:rFonts w:ascii="Times" w:hAnsi="Times" w:cs="Helvetica"/>
          <w:color w:val="000000"/>
          <w:sz w:val="24"/>
          <w:szCs w:val="24"/>
        </w:rPr>
        <w:t xml:space="preserve"> the remainder of the clinical interview if not finished at the first session. The third T1 assessment session </w:t>
      </w:r>
      <w:r w:rsidR="00252E54" w:rsidRPr="00EE2756">
        <w:rPr>
          <w:rFonts w:ascii="Times" w:hAnsi="Times" w:cs="Helvetica"/>
          <w:color w:val="000000"/>
          <w:sz w:val="24"/>
          <w:szCs w:val="24"/>
        </w:rPr>
        <w:t>was</w:t>
      </w:r>
      <w:r w:rsidR="00F005FF" w:rsidRPr="00EE2756">
        <w:rPr>
          <w:rFonts w:ascii="Times" w:hAnsi="Times" w:cs="Helvetica"/>
          <w:color w:val="000000"/>
          <w:sz w:val="24"/>
          <w:szCs w:val="24"/>
        </w:rPr>
        <w:t xml:space="preserve"> a 60-90-minute home visit </w:t>
      </w:r>
      <w:r w:rsidR="00F627F3" w:rsidRPr="00F627F3">
        <w:rPr>
          <w:rFonts w:ascii="Times" w:hAnsi="Times" w:cs="Helvetica"/>
          <w:color w:val="000000"/>
          <w:sz w:val="24"/>
          <w:szCs w:val="24"/>
        </w:rPr>
        <w:t>in which a research assistant video-taped the parent and child interacting in their natural environment in a series of semi-structured tasks including free play (with and without toys), reading a book, two divided attention tasks (parent complete</w:t>
      </w:r>
      <w:r w:rsidR="00246276">
        <w:rPr>
          <w:rFonts w:ascii="Times" w:hAnsi="Times" w:cs="Helvetica"/>
          <w:color w:val="000000"/>
          <w:sz w:val="24"/>
          <w:szCs w:val="24"/>
        </w:rPr>
        <w:t>d</w:t>
      </w:r>
      <w:r w:rsidR="00F627F3" w:rsidRPr="00F627F3">
        <w:rPr>
          <w:rFonts w:ascii="Times" w:hAnsi="Times" w:cs="Helvetica"/>
          <w:color w:val="000000"/>
          <w:sz w:val="24"/>
          <w:szCs w:val="24"/>
        </w:rPr>
        <w:t xml:space="preserve"> a questionnaire and parent sp</w:t>
      </w:r>
      <w:r w:rsidR="00246276">
        <w:rPr>
          <w:rFonts w:ascii="Times" w:hAnsi="Times" w:cs="Helvetica"/>
          <w:color w:val="000000"/>
          <w:sz w:val="24"/>
          <w:szCs w:val="24"/>
        </w:rPr>
        <w:t>oke</w:t>
      </w:r>
      <w:r w:rsidR="00F627F3" w:rsidRPr="00F627F3">
        <w:rPr>
          <w:rFonts w:ascii="Times" w:hAnsi="Times" w:cs="Helvetica"/>
          <w:color w:val="000000"/>
          <w:sz w:val="24"/>
          <w:szCs w:val="24"/>
        </w:rPr>
        <w:t xml:space="preserve"> with the researcher), a snack/mealtime, and playing a game with the researcher.</w:t>
      </w:r>
      <w:r w:rsidR="00F005FF" w:rsidRPr="00F627F3">
        <w:rPr>
          <w:rFonts w:ascii="Times" w:hAnsi="Times" w:cs="Helvetica"/>
          <w:color w:val="000000"/>
          <w:sz w:val="24"/>
          <w:szCs w:val="24"/>
        </w:rPr>
        <w:t xml:space="preserve"> </w:t>
      </w:r>
      <w:r w:rsidRPr="00F627F3">
        <w:rPr>
          <w:rFonts w:ascii="Times" w:hAnsi="Times" w:cs="Helvetica"/>
          <w:color w:val="000000"/>
          <w:sz w:val="24"/>
          <w:szCs w:val="24"/>
        </w:rPr>
        <w:t xml:space="preserve">As part of the T1 assessment, </w:t>
      </w:r>
      <w:r w:rsidRPr="00EE2756">
        <w:rPr>
          <w:rFonts w:ascii="Times" w:hAnsi="Times" w:cs="Helvetica"/>
          <w:color w:val="000000"/>
          <w:sz w:val="24"/>
          <w:szCs w:val="24"/>
        </w:rPr>
        <w:t xml:space="preserve">parents </w:t>
      </w:r>
      <w:r w:rsidR="00246276">
        <w:rPr>
          <w:rFonts w:ascii="Times" w:hAnsi="Times" w:cs="Helvetica"/>
          <w:color w:val="000000"/>
          <w:sz w:val="24"/>
          <w:szCs w:val="24"/>
        </w:rPr>
        <w:t xml:space="preserve">also </w:t>
      </w:r>
      <w:r w:rsidRPr="00EE2756">
        <w:rPr>
          <w:rFonts w:ascii="Times" w:hAnsi="Times" w:cs="Helvetica"/>
          <w:color w:val="000000"/>
          <w:sz w:val="24"/>
          <w:szCs w:val="24"/>
        </w:rPr>
        <w:t>completed a series of p</w:t>
      </w:r>
      <w:r w:rsidR="00F005FF" w:rsidRPr="00EE2756">
        <w:rPr>
          <w:rFonts w:ascii="Times" w:hAnsi="Times" w:cs="Helvetica"/>
          <w:color w:val="000000"/>
          <w:sz w:val="24"/>
          <w:szCs w:val="24"/>
        </w:rPr>
        <w:t>arent-report questionnaires</w:t>
      </w:r>
      <w:r w:rsidRPr="00EE2756">
        <w:rPr>
          <w:rFonts w:ascii="Times" w:hAnsi="Times" w:cs="Helvetica"/>
          <w:color w:val="000000"/>
          <w:sz w:val="24"/>
          <w:szCs w:val="24"/>
        </w:rPr>
        <w:t xml:space="preserve">. </w:t>
      </w:r>
      <w:r w:rsidR="00F005FF" w:rsidRPr="00EE2756">
        <w:rPr>
          <w:rFonts w:ascii="Times" w:hAnsi="Times" w:cs="Helvetica"/>
          <w:color w:val="000000"/>
          <w:sz w:val="24"/>
          <w:szCs w:val="24"/>
        </w:rPr>
        <w:t xml:space="preserve">Following the completion of the T1 assessment, participants </w:t>
      </w:r>
      <w:r w:rsidRPr="00EE2756">
        <w:rPr>
          <w:rFonts w:ascii="Times" w:hAnsi="Times" w:cs="Helvetica"/>
          <w:color w:val="000000"/>
          <w:sz w:val="24"/>
          <w:szCs w:val="24"/>
        </w:rPr>
        <w:t>commenced the</w:t>
      </w:r>
      <w:r w:rsidR="00F005FF" w:rsidRPr="00EE2756">
        <w:rPr>
          <w:rFonts w:ascii="Times" w:hAnsi="Times" w:cs="Helvetica"/>
          <w:color w:val="000000"/>
          <w:sz w:val="24"/>
          <w:szCs w:val="24"/>
        </w:rPr>
        <w:t xml:space="preserve"> treatment condition to which they ha</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been allocated. Participants allocated to PCIT-T or COS-P </w:t>
      </w:r>
      <w:r w:rsidRPr="00EE2756">
        <w:rPr>
          <w:rFonts w:ascii="Times" w:hAnsi="Times" w:cs="Helvetica"/>
          <w:color w:val="000000"/>
          <w:sz w:val="24"/>
          <w:szCs w:val="24"/>
        </w:rPr>
        <w:t>c</w:t>
      </w:r>
      <w:r w:rsidR="00F005FF" w:rsidRPr="00EE2756">
        <w:rPr>
          <w:rFonts w:ascii="Times" w:hAnsi="Times" w:cs="Helvetica"/>
          <w:color w:val="000000"/>
          <w:sz w:val="24"/>
          <w:szCs w:val="24"/>
        </w:rPr>
        <w:t>ommence</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treatment as soon as possible, after which they </w:t>
      </w:r>
      <w:r w:rsidRPr="00EE2756">
        <w:rPr>
          <w:rFonts w:ascii="Times" w:hAnsi="Times" w:cs="Helvetica"/>
          <w:color w:val="000000"/>
          <w:sz w:val="24"/>
          <w:szCs w:val="24"/>
        </w:rPr>
        <w:t>completed</w:t>
      </w:r>
      <w:r w:rsidR="00F005FF" w:rsidRPr="00EE2756">
        <w:rPr>
          <w:rFonts w:ascii="Times" w:hAnsi="Times" w:cs="Helvetica"/>
          <w:color w:val="000000"/>
          <w:sz w:val="24"/>
          <w:szCs w:val="24"/>
        </w:rPr>
        <w:t xml:space="preserve"> the T2 assessment (immediately post-treatment, i.e., 8 weeks after the T1 assessment), and the T3 assessment (4-months after the T2 assessment). Participants allocated to the Waitlist </w:t>
      </w:r>
      <w:r w:rsidRPr="00EE2756">
        <w:rPr>
          <w:rFonts w:ascii="Times" w:hAnsi="Times" w:cs="Helvetica"/>
          <w:color w:val="000000"/>
          <w:sz w:val="24"/>
          <w:szCs w:val="24"/>
        </w:rPr>
        <w:lastRenderedPageBreak/>
        <w:t>control condition</w:t>
      </w:r>
      <w:r w:rsidR="00F005FF" w:rsidRPr="00EE2756">
        <w:rPr>
          <w:rFonts w:ascii="Times" w:hAnsi="Times" w:cs="Helvetica"/>
          <w:color w:val="000000"/>
          <w:sz w:val="24"/>
          <w:szCs w:val="24"/>
        </w:rPr>
        <w:t xml:space="preserve"> complete</w:t>
      </w:r>
      <w:r w:rsidRPr="00EE2756">
        <w:rPr>
          <w:rFonts w:ascii="Times" w:hAnsi="Times" w:cs="Helvetica"/>
          <w:color w:val="000000"/>
          <w:sz w:val="24"/>
          <w:szCs w:val="24"/>
        </w:rPr>
        <w:t>d</w:t>
      </w:r>
      <w:r w:rsidR="00F005FF" w:rsidRPr="00EE2756">
        <w:rPr>
          <w:rFonts w:ascii="Times" w:hAnsi="Times" w:cs="Helvetica"/>
          <w:color w:val="000000"/>
          <w:sz w:val="24"/>
          <w:szCs w:val="24"/>
        </w:rPr>
        <w:t xml:space="preserve"> the T2 assessment at the end of the 8-week waiting period. The T2 and T3 assessments </w:t>
      </w:r>
      <w:r w:rsidRPr="00EE2756">
        <w:rPr>
          <w:rFonts w:ascii="Times" w:hAnsi="Times" w:cs="Helvetica"/>
          <w:color w:val="000000"/>
          <w:sz w:val="24"/>
          <w:szCs w:val="24"/>
        </w:rPr>
        <w:t>were</w:t>
      </w:r>
      <w:r w:rsidR="00F005FF" w:rsidRPr="00EE2756">
        <w:rPr>
          <w:rFonts w:ascii="Times" w:hAnsi="Times" w:cs="Helvetica"/>
          <w:color w:val="000000"/>
          <w:sz w:val="24"/>
          <w:szCs w:val="24"/>
        </w:rPr>
        <w:t xml:space="preserve"> identical to that of the T1 assessment, except that the SSP </w:t>
      </w:r>
      <w:r w:rsidRPr="00EE2756">
        <w:rPr>
          <w:rFonts w:ascii="Times" w:hAnsi="Times" w:cs="Helvetica"/>
          <w:color w:val="000000"/>
          <w:sz w:val="24"/>
          <w:szCs w:val="24"/>
        </w:rPr>
        <w:t xml:space="preserve">was </w:t>
      </w:r>
      <w:r w:rsidR="00F005FF" w:rsidRPr="00EE2756">
        <w:rPr>
          <w:rFonts w:ascii="Times" w:hAnsi="Times" w:cs="Helvetica"/>
          <w:color w:val="000000"/>
          <w:sz w:val="24"/>
          <w:szCs w:val="24"/>
        </w:rPr>
        <w:t xml:space="preserve">not repeated at T2. </w:t>
      </w:r>
      <w:r w:rsidR="00CB4351" w:rsidRPr="00EE2756">
        <w:rPr>
          <w:rFonts w:ascii="Times" w:hAnsi="Times" w:cs="Helvetica"/>
          <w:color w:val="000000"/>
          <w:sz w:val="24"/>
          <w:szCs w:val="24"/>
        </w:rPr>
        <w:t>As compensation for time and travel expenses, participants received a $25 gift voucher and a small gift for the child</w:t>
      </w:r>
      <w:r w:rsidR="00CB4351">
        <w:rPr>
          <w:rFonts w:ascii="Times" w:hAnsi="Times" w:cs="Helvetica"/>
          <w:color w:val="000000"/>
          <w:sz w:val="24"/>
          <w:szCs w:val="24"/>
        </w:rPr>
        <w:t xml:space="preserve"> (e.g., book or toy)</w:t>
      </w:r>
      <w:r w:rsidR="00CB4351" w:rsidRPr="00EE2756">
        <w:rPr>
          <w:rFonts w:ascii="Times" w:hAnsi="Times" w:cs="Helvetica"/>
          <w:color w:val="000000"/>
          <w:sz w:val="24"/>
          <w:szCs w:val="24"/>
        </w:rPr>
        <w:t xml:space="preserve"> after completion of each of the assessments.</w:t>
      </w:r>
    </w:p>
    <w:p w14:paraId="783BD92D" w14:textId="094DB780" w:rsidR="007B0125" w:rsidRPr="0065248C" w:rsidRDefault="00C77A94" w:rsidP="00C77A94">
      <w:pPr>
        <w:spacing w:line="480" w:lineRule="auto"/>
        <w:ind w:firstLine="720"/>
        <w:contextualSpacing/>
        <w:rPr>
          <w:rFonts w:ascii="Times" w:hAnsi="Times" w:cs="Helvetica"/>
          <w:color w:val="000000"/>
          <w:sz w:val="24"/>
          <w:szCs w:val="24"/>
        </w:rPr>
      </w:pPr>
      <w:r>
        <w:rPr>
          <w:rFonts w:ascii="Times" w:hAnsi="Times" w:cs="Helvetica"/>
          <w:color w:val="000000"/>
          <w:sz w:val="24"/>
          <w:szCs w:val="24"/>
        </w:rPr>
        <w:t xml:space="preserve">Participant flow through the study is shown in Figure 1. </w:t>
      </w:r>
      <w:r w:rsidR="007B0125">
        <w:rPr>
          <w:rFonts w:ascii="Times" w:hAnsi="Times" w:cs="Helvetica"/>
          <w:color w:val="000000"/>
          <w:sz w:val="24"/>
          <w:szCs w:val="24"/>
        </w:rPr>
        <w:t xml:space="preserve">Of the </w:t>
      </w:r>
      <w:r w:rsidR="007B0125" w:rsidRPr="007B0125">
        <w:rPr>
          <w:rFonts w:ascii="Times" w:hAnsi="Times" w:cs="Helvetica"/>
          <w:i/>
          <w:iCs/>
          <w:color w:val="000000"/>
          <w:sz w:val="24"/>
          <w:szCs w:val="24"/>
        </w:rPr>
        <w:t>N</w:t>
      </w:r>
      <w:r w:rsidR="007B0125">
        <w:rPr>
          <w:rFonts w:ascii="Times" w:hAnsi="Times" w:cs="Helvetica"/>
          <w:color w:val="000000"/>
          <w:sz w:val="24"/>
          <w:szCs w:val="24"/>
        </w:rPr>
        <w:t xml:space="preserve">=90 parent child dyads who were recruited into </w:t>
      </w:r>
      <w:r w:rsidR="007B0125" w:rsidRPr="0065248C">
        <w:rPr>
          <w:rFonts w:ascii="Times" w:hAnsi="Times" w:cs="Helvetica"/>
          <w:color w:val="000000"/>
          <w:sz w:val="24"/>
          <w:szCs w:val="24"/>
        </w:rPr>
        <w:t xml:space="preserve">the study, </w:t>
      </w:r>
      <w:r w:rsidR="00893380" w:rsidRPr="0065248C">
        <w:rPr>
          <w:rFonts w:ascii="Times" w:hAnsi="Times" w:cs="Helvetica"/>
          <w:color w:val="000000"/>
          <w:sz w:val="24"/>
          <w:szCs w:val="24"/>
        </w:rPr>
        <w:t>63</w:t>
      </w:r>
      <w:r w:rsidR="007B0125" w:rsidRPr="0065248C">
        <w:rPr>
          <w:rFonts w:ascii="Times" w:hAnsi="Times" w:cs="Helvetica"/>
          <w:color w:val="000000"/>
          <w:sz w:val="24"/>
          <w:szCs w:val="24"/>
        </w:rPr>
        <w:t xml:space="preserve"> </w:t>
      </w:r>
      <w:r w:rsidR="00780130" w:rsidRPr="0065248C">
        <w:rPr>
          <w:rFonts w:ascii="Times" w:hAnsi="Times" w:cs="Helvetica"/>
          <w:color w:val="000000"/>
          <w:sz w:val="24"/>
          <w:szCs w:val="24"/>
        </w:rPr>
        <w:t>(</w:t>
      </w:r>
      <w:r w:rsidR="00893380" w:rsidRPr="0065248C">
        <w:rPr>
          <w:rFonts w:ascii="Times" w:hAnsi="Times" w:cs="Helvetica"/>
          <w:color w:val="000000"/>
          <w:sz w:val="24"/>
          <w:szCs w:val="24"/>
        </w:rPr>
        <w:t>70.0</w:t>
      </w:r>
      <w:r w:rsidR="007B0125" w:rsidRPr="0065248C">
        <w:rPr>
          <w:rFonts w:ascii="Times" w:hAnsi="Times" w:cs="Helvetica"/>
          <w:color w:val="000000"/>
          <w:sz w:val="24"/>
          <w:szCs w:val="24"/>
        </w:rPr>
        <w:t>%) completed the T1 and T2 assessments</w:t>
      </w:r>
      <w:r w:rsidR="00893380" w:rsidRPr="0065248C">
        <w:rPr>
          <w:rFonts w:ascii="Times" w:hAnsi="Times" w:cs="Helvetica"/>
          <w:color w:val="000000"/>
          <w:sz w:val="24"/>
          <w:szCs w:val="24"/>
        </w:rPr>
        <w:t xml:space="preserve"> (PCIT-T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=24; COS-P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=13; WL: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=26)</w:t>
      </w:r>
      <w:r w:rsidRPr="0065248C">
        <w:rPr>
          <w:rFonts w:ascii="Times" w:hAnsi="Times" w:cs="Helvetica"/>
          <w:color w:val="000000"/>
          <w:sz w:val="24"/>
          <w:szCs w:val="24"/>
        </w:rPr>
        <w:t xml:space="preserve"> </w:t>
      </w:r>
      <w:r w:rsidR="00653792" w:rsidRPr="0065248C">
        <w:rPr>
          <w:rFonts w:ascii="Times" w:hAnsi="Times" w:cs="Helvetica"/>
          <w:color w:val="000000"/>
          <w:sz w:val="24"/>
          <w:szCs w:val="24"/>
        </w:rPr>
        <w:t>and</w:t>
      </w:r>
      <w:r w:rsidRPr="0065248C">
        <w:rPr>
          <w:rFonts w:ascii="Times" w:hAnsi="Times" w:cs="Helvetica"/>
          <w:color w:val="000000"/>
          <w:sz w:val="24"/>
          <w:szCs w:val="24"/>
        </w:rPr>
        <w:t xml:space="preserve"> 27 (30%) completed the T1 assessment and dropped out prior to completing the T2 assessment (PCIT-T group: </w:t>
      </w:r>
      <w:r w:rsidRPr="0065248C">
        <w:rPr>
          <w:rFonts w:ascii="Times" w:hAnsi="Times" w:cs="Helvetica"/>
          <w:i/>
          <w:iCs/>
          <w:color w:val="000000"/>
          <w:sz w:val="24"/>
          <w:szCs w:val="24"/>
        </w:rPr>
        <w:t>n</w:t>
      </w:r>
      <w:r w:rsidRPr="0065248C">
        <w:rPr>
          <w:rFonts w:ascii="Times" w:hAnsi="Times" w:cs="Helvetica"/>
          <w:color w:val="000000"/>
          <w:sz w:val="24"/>
          <w:szCs w:val="24"/>
        </w:rPr>
        <w:t xml:space="preserve">=6; COS-P group: </w:t>
      </w:r>
      <w:r w:rsidRPr="0065248C">
        <w:rPr>
          <w:rFonts w:ascii="Times" w:hAnsi="Times" w:cs="Helvetica"/>
          <w:i/>
          <w:iCs/>
          <w:color w:val="000000"/>
          <w:sz w:val="24"/>
          <w:szCs w:val="24"/>
        </w:rPr>
        <w:t>n</w:t>
      </w:r>
      <w:r w:rsidRPr="0065248C">
        <w:rPr>
          <w:rFonts w:ascii="Times" w:hAnsi="Times" w:cs="Helvetica"/>
          <w:color w:val="000000"/>
          <w:sz w:val="24"/>
          <w:szCs w:val="24"/>
        </w:rPr>
        <w:t xml:space="preserve">=17; WL: </w:t>
      </w:r>
      <w:r w:rsidRPr="0065248C">
        <w:rPr>
          <w:rFonts w:ascii="Times" w:hAnsi="Times" w:cs="Helvetica"/>
          <w:i/>
          <w:iCs/>
          <w:color w:val="000000"/>
          <w:sz w:val="24"/>
          <w:szCs w:val="24"/>
        </w:rPr>
        <w:t>n</w:t>
      </w:r>
      <w:r w:rsidRPr="0065248C">
        <w:rPr>
          <w:rFonts w:ascii="Times" w:hAnsi="Times" w:cs="Helvetica"/>
          <w:color w:val="000000"/>
          <w:sz w:val="24"/>
          <w:szCs w:val="24"/>
        </w:rPr>
        <w:t>=4)</w:t>
      </w:r>
      <w:r w:rsidR="007B0125" w:rsidRPr="0065248C">
        <w:rPr>
          <w:rFonts w:ascii="Times" w:hAnsi="Times" w:cs="Helvetica"/>
          <w:color w:val="000000"/>
          <w:sz w:val="24"/>
          <w:szCs w:val="24"/>
        </w:rPr>
        <w:t xml:space="preserve">. </w:t>
      </w:r>
      <w:r w:rsidR="00893380" w:rsidRPr="0065248C">
        <w:rPr>
          <w:rFonts w:ascii="Times" w:hAnsi="Times" w:cs="Helvetica"/>
          <w:color w:val="000000"/>
          <w:sz w:val="24"/>
          <w:szCs w:val="24"/>
        </w:rPr>
        <w:t>Participants allocated to the WL condition ended their participation in the study following the T2 assessment</w:t>
      </w:r>
      <w:r w:rsidRPr="0065248C">
        <w:rPr>
          <w:rFonts w:ascii="Times" w:hAnsi="Times" w:cs="Helvetica"/>
          <w:color w:val="000000"/>
          <w:sz w:val="24"/>
          <w:szCs w:val="24"/>
        </w:rPr>
        <w:t xml:space="preserve"> and </w:t>
      </w:r>
      <w:r w:rsidR="00893380" w:rsidRPr="0065248C">
        <w:rPr>
          <w:rFonts w:ascii="Times" w:hAnsi="Times" w:cs="Helvetica"/>
          <w:color w:val="000000"/>
          <w:sz w:val="24"/>
          <w:szCs w:val="24"/>
        </w:rPr>
        <w:t>o</w:t>
      </w:r>
      <w:r w:rsidR="007B0125" w:rsidRPr="0065248C">
        <w:rPr>
          <w:rFonts w:ascii="Times" w:hAnsi="Times" w:cs="Helvetica"/>
          <w:color w:val="000000"/>
          <w:sz w:val="24"/>
          <w:szCs w:val="24"/>
        </w:rPr>
        <w:t xml:space="preserve">f </w:t>
      </w:r>
      <w:r w:rsidR="00780130" w:rsidRPr="0065248C">
        <w:rPr>
          <w:rFonts w:ascii="Times" w:hAnsi="Times" w:cs="Helvetica"/>
          <w:color w:val="000000"/>
          <w:sz w:val="24"/>
          <w:szCs w:val="24"/>
        </w:rPr>
        <w:t xml:space="preserve">the 60 </w:t>
      </w:r>
      <w:r w:rsidR="007B0125" w:rsidRPr="0065248C">
        <w:rPr>
          <w:rFonts w:ascii="Times" w:hAnsi="Times" w:cs="Helvetica"/>
          <w:color w:val="000000"/>
          <w:sz w:val="24"/>
          <w:szCs w:val="24"/>
        </w:rPr>
        <w:t xml:space="preserve">participants </w:t>
      </w:r>
      <w:r w:rsidR="00780130" w:rsidRPr="0065248C">
        <w:rPr>
          <w:rFonts w:ascii="Times" w:hAnsi="Times" w:cs="Helvetica"/>
          <w:color w:val="000000"/>
          <w:sz w:val="24"/>
          <w:szCs w:val="24"/>
        </w:rPr>
        <w:t xml:space="preserve">who were allocated to the PCIT-T </w:t>
      </w:r>
      <w:r w:rsidRPr="0065248C">
        <w:rPr>
          <w:rFonts w:ascii="Times" w:hAnsi="Times" w:cs="Helvetica"/>
          <w:color w:val="000000"/>
          <w:sz w:val="24"/>
          <w:szCs w:val="24"/>
        </w:rPr>
        <w:t xml:space="preserve">or </w:t>
      </w:r>
      <w:r w:rsidR="00780130" w:rsidRPr="0065248C">
        <w:rPr>
          <w:rFonts w:ascii="Times" w:hAnsi="Times" w:cs="Helvetica"/>
          <w:color w:val="000000"/>
          <w:sz w:val="24"/>
          <w:szCs w:val="24"/>
        </w:rPr>
        <w:t>COS-P groups,</w:t>
      </w:r>
      <w:r w:rsidR="007B0125" w:rsidRPr="0065248C">
        <w:rPr>
          <w:rFonts w:ascii="Times" w:hAnsi="Times" w:cs="Helvetica"/>
          <w:color w:val="000000"/>
          <w:sz w:val="24"/>
          <w:szCs w:val="24"/>
        </w:rPr>
        <w:t xml:space="preserve"> </w:t>
      </w:r>
      <w:r w:rsidR="00893380" w:rsidRPr="0065248C">
        <w:rPr>
          <w:rFonts w:ascii="Times" w:hAnsi="Times" w:cs="Helvetica"/>
          <w:color w:val="000000"/>
          <w:sz w:val="24"/>
          <w:szCs w:val="24"/>
        </w:rPr>
        <w:t>24</w:t>
      </w:r>
      <w:r w:rsidR="00780130" w:rsidRPr="0065248C">
        <w:rPr>
          <w:rFonts w:ascii="Times" w:hAnsi="Times" w:cs="Helvetica"/>
          <w:color w:val="000000"/>
          <w:sz w:val="24"/>
          <w:szCs w:val="24"/>
        </w:rPr>
        <w:t xml:space="preserve"> (</w:t>
      </w:r>
      <w:r w:rsidR="00893380" w:rsidRPr="0065248C">
        <w:rPr>
          <w:rFonts w:ascii="Times" w:hAnsi="Times" w:cs="Helvetica"/>
          <w:color w:val="000000"/>
          <w:sz w:val="24"/>
          <w:szCs w:val="24"/>
        </w:rPr>
        <w:t>40</w:t>
      </w:r>
      <w:r w:rsidR="00780130" w:rsidRPr="0065248C">
        <w:rPr>
          <w:rFonts w:ascii="Times" w:hAnsi="Times" w:cs="Helvetica"/>
          <w:color w:val="000000"/>
          <w:sz w:val="24"/>
          <w:szCs w:val="24"/>
        </w:rPr>
        <w:t>%) completed the T3 assessment</w:t>
      </w:r>
      <w:r w:rsidR="00893380" w:rsidRPr="0065248C">
        <w:rPr>
          <w:rFonts w:ascii="Times" w:hAnsi="Times" w:cs="Helvetica"/>
          <w:color w:val="000000"/>
          <w:sz w:val="24"/>
          <w:szCs w:val="24"/>
        </w:rPr>
        <w:t xml:space="preserve"> (PCIT-T group: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 xml:space="preserve">=19; COS-P: </w:t>
      </w:r>
      <w:r w:rsidR="00893380" w:rsidRPr="0065248C">
        <w:rPr>
          <w:rFonts w:ascii="Times" w:hAnsi="Times" w:cs="Helvetica"/>
          <w:i/>
          <w:iCs/>
          <w:color w:val="000000"/>
          <w:sz w:val="24"/>
          <w:szCs w:val="24"/>
        </w:rPr>
        <w:t>n</w:t>
      </w:r>
      <w:r w:rsidR="00893380" w:rsidRPr="0065248C">
        <w:rPr>
          <w:rFonts w:ascii="Times" w:hAnsi="Times" w:cs="Helvetica"/>
          <w:color w:val="000000"/>
          <w:sz w:val="24"/>
          <w:szCs w:val="24"/>
        </w:rPr>
        <w:t>=5)</w:t>
      </w:r>
      <w:r w:rsidR="007B0125" w:rsidRPr="0065248C">
        <w:rPr>
          <w:rFonts w:ascii="Times" w:hAnsi="Times" w:cs="Helvetica"/>
          <w:color w:val="000000"/>
          <w:sz w:val="24"/>
          <w:szCs w:val="24"/>
        </w:rPr>
        <w:t xml:space="preserve">. </w:t>
      </w:r>
      <w:r w:rsidR="00CB4351" w:rsidRPr="0065248C">
        <w:rPr>
          <w:rFonts w:ascii="Times" w:hAnsi="Times" w:cs="Helvetica"/>
          <w:color w:val="000000"/>
          <w:sz w:val="24"/>
          <w:szCs w:val="24"/>
        </w:rPr>
        <w:t xml:space="preserve">There were no significant </w:t>
      </w:r>
      <w:r w:rsidR="00274A1E" w:rsidRPr="0065248C">
        <w:rPr>
          <w:rFonts w:ascii="Times" w:hAnsi="Times" w:cs="Helvetica"/>
          <w:color w:val="000000"/>
          <w:sz w:val="24"/>
          <w:szCs w:val="24"/>
        </w:rPr>
        <w:t xml:space="preserve">demographic </w:t>
      </w:r>
      <w:r w:rsidR="00CB4351" w:rsidRPr="0065248C">
        <w:rPr>
          <w:rFonts w:ascii="Times" w:hAnsi="Times" w:cs="Helvetica"/>
          <w:color w:val="000000"/>
          <w:sz w:val="24"/>
          <w:szCs w:val="24"/>
        </w:rPr>
        <w:t>differences between participants who did, and participants who did not, complete the T2 assessment</w:t>
      </w:r>
      <w:r w:rsidR="00181019" w:rsidRPr="0065248C">
        <w:rPr>
          <w:rFonts w:ascii="Times" w:hAnsi="Times" w:cs="Helvetica"/>
          <w:color w:val="000000"/>
          <w:sz w:val="24"/>
          <w:szCs w:val="24"/>
        </w:rPr>
        <w:t xml:space="preserve"> </w:t>
      </w:r>
      <w:r w:rsidR="00E83475" w:rsidRPr="0065248C">
        <w:rPr>
          <w:rFonts w:ascii="Times" w:hAnsi="Times" w:cs="Helvetica"/>
          <w:color w:val="000000"/>
          <w:sz w:val="24"/>
          <w:szCs w:val="24"/>
        </w:rPr>
        <w:t xml:space="preserve">in terms of </w:t>
      </w:r>
      <w:r w:rsidR="00181019" w:rsidRPr="0065248C">
        <w:rPr>
          <w:rFonts w:ascii="Times" w:hAnsi="Times" w:cs="Helvetica"/>
          <w:color w:val="000000"/>
          <w:sz w:val="24"/>
          <w:szCs w:val="24"/>
        </w:rPr>
        <w:t>child age</w:t>
      </w:r>
      <w:r w:rsidR="00E83475" w:rsidRPr="0065248C">
        <w:rPr>
          <w:rFonts w:ascii="Times" w:hAnsi="Times" w:cs="Helvetica"/>
          <w:color w:val="000000"/>
          <w:sz w:val="24"/>
          <w:szCs w:val="24"/>
        </w:rPr>
        <w:t xml:space="preserve">, </w:t>
      </w:r>
      <w:r w:rsidR="00181019" w:rsidRPr="0065248C">
        <w:rPr>
          <w:rFonts w:ascii="Times" w:hAnsi="Times" w:cs="Helvetica"/>
          <w:color w:val="000000"/>
          <w:sz w:val="24"/>
          <w:szCs w:val="24"/>
        </w:rPr>
        <w:t>mother age</w:t>
      </w:r>
      <w:r w:rsidR="00D52231" w:rsidRPr="0065248C">
        <w:rPr>
          <w:rFonts w:ascii="Times" w:hAnsi="Times" w:cs="Helvetica"/>
          <w:color w:val="000000"/>
          <w:sz w:val="24"/>
          <w:szCs w:val="24"/>
        </w:rPr>
        <w:t xml:space="preserve">, </w:t>
      </w:r>
      <w:r w:rsidR="00181019" w:rsidRPr="0065248C">
        <w:rPr>
          <w:rFonts w:ascii="Times" w:hAnsi="Times" w:cs="Helvetica"/>
          <w:color w:val="000000"/>
          <w:sz w:val="24"/>
          <w:szCs w:val="24"/>
        </w:rPr>
        <w:t xml:space="preserve">number </w:t>
      </w:r>
      <w:r w:rsidR="00D52231" w:rsidRPr="0065248C">
        <w:rPr>
          <w:rFonts w:ascii="Times" w:hAnsi="Times" w:cs="Helvetica"/>
          <w:color w:val="000000"/>
          <w:sz w:val="24"/>
          <w:szCs w:val="24"/>
        </w:rPr>
        <w:t xml:space="preserve">living </w:t>
      </w:r>
      <w:r w:rsidR="00181019" w:rsidRPr="0065248C">
        <w:rPr>
          <w:rFonts w:ascii="Times" w:hAnsi="Times" w:cs="Helvetica"/>
          <w:color w:val="000000"/>
          <w:sz w:val="24"/>
          <w:szCs w:val="24"/>
        </w:rPr>
        <w:t>in the househol</w:t>
      </w:r>
      <w:r w:rsidR="00D52231" w:rsidRPr="0065248C">
        <w:rPr>
          <w:rFonts w:ascii="Times" w:hAnsi="Times" w:cs="Helvetica"/>
          <w:color w:val="000000"/>
          <w:sz w:val="24"/>
          <w:szCs w:val="24"/>
        </w:rPr>
        <w:t xml:space="preserve">d, </w:t>
      </w:r>
      <w:r w:rsidR="00181019" w:rsidRPr="0065248C">
        <w:rPr>
          <w:rFonts w:ascii="Times" w:hAnsi="Times" w:cs="Helvetica"/>
          <w:color w:val="000000"/>
          <w:sz w:val="24"/>
          <w:szCs w:val="24"/>
        </w:rPr>
        <w:t>child sex</w:t>
      </w:r>
      <w:r w:rsidR="008F54C1" w:rsidRPr="0065248C">
        <w:rPr>
          <w:rFonts w:ascii="Times" w:hAnsi="Times" w:cs="Helvetica"/>
          <w:color w:val="000000"/>
          <w:sz w:val="24"/>
          <w:szCs w:val="24"/>
        </w:rPr>
        <w:t xml:space="preserve">, or family income </w:t>
      </w:r>
      <w:r w:rsidR="00D52231" w:rsidRPr="0065248C">
        <w:rPr>
          <w:rFonts w:ascii="Times" w:hAnsi="Times" w:cs="Helvetica"/>
          <w:color w:val="000000"/>
          <w:sz w:val="24"/>
          <w:szCs w:val="24"/>
        </w:rPr>
        <w:t>(</w:t>
      </w:r>
      <w:proofErr w:type="spellStart"/>
      <w:r w:rsidR="00D52231" w:rsidRPr="0065248C">
        <w:rPr>
          <w:rFonts w:ascii="Times" w:hAnsi="Times" w:cs="Helvetica"/>
          <w:i/>
          <w:iCs/>
          <w:color w:val="000000"/>
          <w:sz w:val="24"/>
          <w:szCs w:val="24"/>
        </w:rPr>
        <w:t>p</w:t>
      </w:r>
      <w:r w:rsidR="00D52231" w:rsidRPr="0065248C">
        <w:rPr>
          <w:rFonts w:ascii="Times" w:hAnsi="Times" w:cs="Helvetica"/>
          <w:color w:val="000000"/>
          <w:sz w:val="24"/>
          <w:szCs w:val="24"/>
        </w:rPr>
        <w:t>s</w:t>
      </w:r>
      <w:proofErr w:type="spellEnd"/>
      <w:r w:rsidR="00D52231" w:rsidRPr="0065248C">
        <w:rPr>
          <w:rFonts w:ascii="Times" w:hAnsi="Times" w:cs="Helvetica"/>
          <w:color w:val="000000"/>
          <w:sz w:val="24"/>
          <w:szCs w:val="24"/>
        </w:rPr>
        <w:t xml:space="preserve"> &gt; .05)</w:t>
      </w:r>
      <w:r w:rsidR="00E83475" w:rsidRPr="0065248C">
        <w:rPr>
          <w:rFonts w:ascii="Times" w:hAnsi="Times" w:cs="Helvetica"/>
          <w:color w:val="000000"/>
          <w:sz w:val="24"/>
          <w:szCs w:val="24"/>
        </w:rPr>
        <w:t xml:space="preserve">. Participants who dropped out prior to T2 were, however, less likely to be university </w:t>
      </w:r>
      <w:r w:rsidR="00181019" w:rsidRPr="0065248C">
        <w:rPr>
          <w:rFonts w:ascii="Times" w:hAnsi="Times" w:cs="Helvetica"/>
          <w:color w:val="000000"/>
          <w:sz w:val="24"/>
          <w:szCs w:val="24"/>
        </w:rPr>
        <w:t>educat</w:t>
      </w:r>
      <w:r w:rsidR="00E83475" w:rsidRPr="0065248C">
        <w:rPr>
          <w:rFonts w:ascii="Times" w:hAnsi="Times" w:cs="Helvetica"/>
          <w:color w:val="000000"/>
          <w:sz w:val="24"/>
          <w:szCs w:val="24"/>
        </w:rPr>
        <w:t xml:space="preserve">ed, </w:t>
      </w:r>
      <w:r w:rsidR="00E83475" w:rsidRPr="0065248C">
        <w:rPr>
          <w:rFonts w:ascii="Times" w:hAnsi="Times" w:cs="Helvetica"/>
          <w:color w:val="000000"/>
          <w:sz w:val="24"/>
          <w:szCs w:val="24"/>
        </w:rPr>
        <w:sym w:font="Symbol" w:char="F063"/>
      </w:r>
      <w:r w:rsidR="00E83475" w:rsidRPr="0065248C">
        <w:rPr>
          <w:rFonts w:ascii="Times" w:hAnsi="Times" w:cs="Helvetica"/>
          <w:color w:val="000000"/>
          <w:sz w:val="24"/>
          <w:szCs w:val="24"/>
          <w:vertAlign w:val="superscript"/>
        </w:rPr>
        <w:t>2</w:t>
      </w:r>
      <w:r w:rsidR="00E83475" w:rsidRPr="0065248C">
        <w:rPr>
          <w:rFonts w:ascii="Times" w:hAnsi="Times" w:cs="Helvetica"/>
          <w:color w:val="000000"/>
          <w:sz w:val="24"/>
          <w:szCs w:val="24"/>
        </w:rPr>
        <w:t xml:space="preserve"> (1) = 5.07, </w:t>
      </w:r>
      <w:r w:rsidR="00E83475" w:rsidRPr="0065248C">
        <w:rPr>
          <w:rFonts w:ascii="Times" w:hAnsi="Times" w:cs="Helvetica"/>
          <w:i/>
          <w:iCs/>
          <w:color w:val="000000"/>
          <w:sz w:val="24"/>
          <w:szCs w:val="24"/>
        </w:rPr>
        <w:t xml:space="preserve">p </w:t>
      </w:r>
      <w:r w:rsidR="00E83475" w:rsidRPr="0065248C">
        <w:rPr>
          <w:rFonts w:ascii="Times" w:hAnsi="Times" w:cs="Helvetica"/>
          <w:color w:val="000000"/>
          <w:sz w:val="24"/>
          <w:szCs w:val="24"/>
        </w:rPr>
        <w:t xml:space="preserve">= .024.  </w:t>
      </w:r>
      <w:r w:rsidR="00CB4351" w:rsidRPr="0065248C">
        <w:rPr>
          <w:rFonts w:ascii="Times" w:hAnsi="Times" w:cs="Helvetica"/>
          <w:color w:val="000000"/>
          <w:sz w:val="24"/>
          <w:szCs w:val="24"/>
        </w:rPr>
        <w:t xml:space="preserve">Of the PCIT-T and COS-P participants, those who dropped out between T2 and T3 were more likely to </w:t>
      </w:r>
      <w:r w:rsidR="00D52231" w:rsidRPr="0065248C">
        <w:rPr>
          <w:rFonts w:ascii="Times" w:hAnsi="Times" w:cs="Helvetica"/>
          <w:color w:val="000000"/>
          <w:sz w:val="24"/>
          <w:szCs w:val="24"/>
        </w:rPr>
        <w:t>have younger mother age compared to those who completed the T3 assessment,</w:t>
      </w:r>
      <w:r w:rsidR="00D52231" w:rsidRPr="0065248C">
        <w:rPr>
          <w:rFonts w:ascii="Times" w:hAnsi="Times" w:cs="Helvetica"/>
          <w:i/>
          <w:iCs/>
          <w:color w:val="000000"/>
          <w:sz w:val="24"/>
          <w:szCs w:val="24"/>
        </w:rPr>
        <w:t xml:space="preserve"> t</w:t>
      </w:r>
      <w:r w:rsidR="00D52231" w:rsidRPr="0065248C">
        <w:rPr>
          <w:rFonts w:ascii="Times" w:hAnsi="Times" w:cs="Helvetica"/>
          <w:color w:val="000000"/>
          <w:sz w:val="24"/>
          <w:szCs w:val="24"/>
        </w:rPr>
        <w:t xml:space="preserve"> (52) = 2.20, </w:t>
      </w:r>
      <w:r w:rsidR="00D52231" w:rsidRPr="0065248C">
        <w:rPr>
          <w:rFonts w:ascii="Times" w:hAnsi="Times" w:cs="Helvetica"/>
          <w:i/>
          <w:iCs/>
          <w:color w:val="000000"/>
          <w:sz w:val="24"/>
          <w:szCs w:val="24"/>
        </w:rPr>
        <w:t xml:space="preserve">p </w:t>
      </w:r>
      <w:r w:rsidR="00D52231" w:rsidRPr="0065248C">
        <w:rPr>
          <w:rFonts w:ascii="Times" w:hAnsi="Times" w:cs="Helvetica"/>
          <w:color w:val="000000"/>
          <w:sz w:val="24"/>
          <w:szCs w:val="24"/>
        </w:rPr>
        <w:t>= .032 but there no other significant differences were identified.</w:t>
      </w:r>
      <w:r w:rsidR="00CB4351" w:rsidRPr="0065248C">
        <w:rPr>
          <w:rFonts w:ascii="Times" w:hAnsi="Times" w:cs="Helvetica"/>
          <w:color w:val="000000"/>
          <w:sz w:val="24"/>
          <w:szCs w:val="24"/>
        </w:rPr>
        <w:t xml:space="preserve">  </w:t>
      </w:r>
    </w:p>
    <w:p w14:paraId="3CA9446B" w14:textId="4A23D455" w:rsidR="00926453" w:rsidRPr="0065248C" w:rsidRDefault="00926453" w:rsidP="00926453">
      <w:pPr>
        <w:spacing w:line="480" w:lineRule="auto"/>
        <w:ind w:firstLine="720"/>
        <w:contextualSpacing/>
        <w:jc w:val="center"/>
        <w:rPr>
          <w:rFonts w:ascii="Times" w:hAnsi="Times" w:cs="Helvetica"/>
          <w:i/>
          <w:iCs/>
          <w:color w:val="000000"/>
          <w:sz w:val="24"/>
          <w:szCs w:val="24"/>
        </w:rPr>
      </w:pPr>
      <w:r w:rsidRPr="0065248C">
        <w:rPr>
          <w:rFonts w:ascii="Times" w:hAnsi="Times" w:cs="Helvetica"/>
          <w:i/>
          <w:iCs/>
          <w:color w:val="000000"/>
          <w:sz w:val="24"/>
          <w:szCs w:val="24"/>
        </w:rPr>
        <w:t>[Insert Figure 1 about here]</w:t>
      </w:r>
    </w:p>
    <w:p w14:paraId="683FA87F" w14:textId="77777777" w:rsidR="00F005FF" w:rsidRPr="0065248C" w:rsidRDefault="00F005FF" w:rsidP="00F005FF">
      <w:pPr>
        <w:spacing w:line="480" w:lineRule="auto"/>
        <w:contextualSpacing/>
        <w:rPr>
          <w:rFonts w:ascii="Times" w:hAnsi="Times" w:cs="Helvetica"/>
          <w:b/>
          <w:color w:val="000000"/>
          <w:sz w:val="24"/>
          <w:szCs w:val="24"/>
        </w:rPr>
      </w:pPr>
      <w:r w:rsidRPr="0065248C">
        <w:rPr>
          <w:rFonts w:ascii="Times" w:hAnsi="Times" w:cs="Helvetica"/>
          <w:b/>
          <w:color w:val="000000"/>
          <w:sz w:val="24"/>
          <w:szCs w:val="24"/>
        </w:rPr>
        <w:t>Interventions</w:t>
      </w:r>
    </w:p>
    <w:p w14:paraId="6D2FF91C" w14:textId="1C6EA2B6" w:rsidR="00F005FF" w:rsidRPr="0065248C" w:rsidRDefault="00F005FF" w:rsidP="00876E74">
      <w:pPr>
        <w:spacing w:line="480" w:lineRule="auto"/>
        <w:ind w:firstLine="720"/>
        <w:contextualSpacing/>
        <w:rPr>
          <w:rFonts w:ascii="Times" w:hAnsi="Times" w:cs="Helvetica"/>
          <w:color w:val="000000"/>
          <w:sz w:val="24"/>
          <w:szCs w:val="24"/>
        </w:rPr>
      </w:pPr>
      <w:r w:rsidRPr="0065248C">
        <w:rPr>
          <w:rFonts w:ascii="Times" w:hAnsi="Times" w:cs="Helvetica"/>
          <w:i/>
          <w:color w:val="000000"/>
          <w:sz w:val="24"/>
          <w:szCs w:val="24"/>
        </w:rPr>
        <w:t>Parent-Child Interaction Therapy – Toddler (PCIT-T).</w:t>
      </w:r>
      <w:r w:rsidRPr="0065248C">
        <w:rPr>
          <w:rFonts w:ascii="Times" w:hAnsi="Times" w:cs="Helvetica"/>
          <w:color w:val="000000"/>
          <w:sz w:val="24"/>
          <w:szCs w:val="24"/>
        </w:rPr>
        <w:t xml:space="preserve"> PCIT-T </w:t>
      </w:r>
      <w:r w:rsidR="00CC7221" w:rsidRPr="0065248C">
        <w:rPr>
          <w:rFonts w:ascii="Times" w:hAnsi="Times" w:cs="Helvetica"/>
          <w:color w:val="000000"/>
          <w:sz w:val="24"/>
          <w:szCs w:val="24"/>
        </w:rPr>
        <w:t>was</w:t>
      </w:r>
      <w:r w:rsidRPr="0065248C">
        <w:rPr>
          <w:rFonts w:ascii="Times" w:hAnsi="Times" w:cs="Helvetica"/>
          <w:color w:val="000000"/>
          <w:sz w:val="24"/>
          <w:szCs w:val="24"/>
        </w:rPr>
        <w:t xml:space="preserve"> delivered according to the protocol outlined by Girard and colleagues</w:t>
      </w:r>
      <w:r w:rsidR="00FE754E" w:rsidRPr="0065248C">
        <w:rPr>
          <w:rFonts w:ascii="Times" w:hAnsi="Times" w:cs="Helvetica"/>
          <w:color w:val="000000"/>
          <w:sz w:val="24"/>
          <w:szCs w:val="24"/>
        </w:rPr>
        <w:t xml:space="preserve"> </w:t>
      </w:r>
      <w:r w:rsidR="00FE754E" w:rsidRPr="0065248C">
        <w:rPr>
          <w:rFonts w:ascii="Times" w:hAnsi="Times" w:cs="Helvetica"/>
          <w:color w:val="000000"/>
          <w:sz w:val="24"/>
          <w:szCs w:val="24"/>
        </w:rPr>
        <w:fldChar w:fldCharType="begin"/>
      </w:r>
      <w:r w:rsidR="00FE754E" w:rsidRPr="0065248C">
        <w:rPr>
          <w:rFonts w:ascii="Times" w:hAnsi="Times" w:cs="Helvetica"/>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65248C">
        <w:rPr>
          <w:rFonts w:ascii="Times" w:hAnsi="Times" w:cs="Helvetica"/>
          <w:color w:val="000000"/>
          <w:sz w:val="24"/>
          <w:szCs w:val="24"/>
        </w:rPr>
        <w:fldChar w:fldCharType="separate"/>
      </w:r>
      <w:r w:rsidR="00FE754E" w:rsidRPr="0065248C">
        <w:rPr>
          <w:rFonts w:ascii="Times" w:hAnsi="Times" w:cs="Helvetica"/>
          <w:noProof/>
          <w:color w:val="000000"/>
          <w:sz w:val="24"/>
          <w:szCs w:val="24"/>
        </w:rPr>
        <w:t>(Girard et al., 2018)</w:t>
      </w:r>
      <w:r w:rsidR="00FE754E" w:rsidRPr="0065248C">
        <w:rPr>
          <w:rFonts w:ascii="Times" w:hAnsi="Times" w:cs="Helvetica"/>
          <w:color w:val="000000"/>
          <w:sz w:val="24"/>
          <w:szCs w:val="24"/>
        </w:rPr>
        <w:fldChar w:fldCharType="end"/>
      </w:r>
      <w:r w:rsidRPr="0065248C">
        <w:rPr>
          <w:rFonts w:ascii="Times" w:hAnsi="Times" w:cs="Helvetica"/>
          <w:color w:val="000000"/>
          <w:sz w:val="24"/>
          <w:szCs w:val="24"/>
        </w:rPr>
        <w:t>. This include</w:t>
      </w:r>
      <w:r w:rsidR="00CC7221" w:rsidRPr="0065248C">
        <w:rPr>
          <w:rFonts w:ascii="Times" w:hAnsi="Times" w:cs="Helvetica"/>
          <w:color w:val="000000"/>
          <w:sz w:val="24"/>
          <w:szCs w:val="24"/>
        </w:rPr>
        <w:t>d</w:t>
      </w:r>
      <w:r w:rsidRPr="0065248C">
        <w:rPr>
          <w:rFonts w:ascii="Times" w:hAnsi="Times" w:cs="Helvetica"/>
          <w:color w:val="000000"/>
          <w:sz w:val="24"/>
          <w:szCs w:val="24"/>
        </w:rPr>
        <w:t xml:space="preserve"> </w:t>
      </w:r>
      <w:r w:rsidR="00C96584" w:rsidRPr="0065248C">
        <w:rPr>
          <w:rFonts w:ascii="Times" w:hAnsi="Times" w:cs="Helvetica"/>
          <w:color w:val="000000"/>
          <w:sz w:val="24"/>
          <w:szCs w:val="24"/>
        </w:rPr>
        <w:t xml:space="preserve">in-clinic </w:t>
      </w:r>
      <w:r w:rsidR="00CC7221" w:rsidRPr="0065248C">
        <w:rPr>
          <w:rFonts w:ascii="Times" w:hAnsi="Times" w:cs="Helvetica"/>
          <w:color w:val="000000"/>
          <w:sz w:val="24"/>
          <w:szCs w:val="24"/>
        </w:rPr>
        <w:t>live</w:t>
      </w:r>
      <w:r w:rsidRPr="0065248C">
        <w:rPr>
          <w:rFonts w:ascii="Times" w:hAnsi="Times" w:cs="Helvetica"/>
          <w:color w:val="000000"/>
          <w:sz w:val="24"/>
          <w:szCs w:val="24"/>
        </w:rPr>
        <w:t xml:space="preserve"> coaching from behind a one-way mirror using a ‘bug-in-the-ear’</w:t>
      </w:r>
      <w:r w:rsidR="00CC7221" w:rsidRPr="0065248C">
        <w:rPr>
          <w:rFonts w:ascii="Times" w:hAnsi="Times" w:cs="Helvetica"/>
          <w:color w:val="000000"/>
          <w:sz w:val="24"/>
          <w:szCs w:val="24"/>
        </w:rPr>
        <w:t xml:space="preserve"> </w:t>
      </w:r>
      <w:r w:rsidRPr="0065248C">
        <w:rPr>
          <w:rFonts w:ascii="Times" w:hAnsi="Times" w:cs="Helvetica"/>
          <w:color w:val="000000"/>
          <w:sz w:val="24"/>
          <w:szCs w:val="24"/>
        </w:rPr>
        <w:t>during</w:t>
      </w:r>
      <w:r w:rsidR="00CC7221" w:rsidRPr="0065248C">
        <w:rPr>
          <w:rFonts w:ascii="Times" w:hAnsi="Times" w:cs="Helvetica"/>
          <w:color w:val="000000"/>
          <w:sz w:val="24"/>
          <w:szCs w:val="24"/>
        </w:rPr>
        <w:t xml:space="preserve"> </w:t>
      </w:r>
      <w:r w:rsidR="00CC7221" w:rsidRPr="0065248C">
        <w:rPr>
          <w:rFonts w:ascii="Times" w:hAnsi="Times" w:cs="Helvetica"/>
          <w:color w:val="000000"/>
          <w:sz w:val="24"/>
          <w:szCs w:val="24"/>
        </w:rPr>
        <w:lastRenderedPageBreak/>
        <w:t>clinic-based</w:t>
      </w:r>
      <w:r w:rsidRPr="0065248C">
        <w:rPr>
          <w:rFonts w:ascii="Times" w:hAnsi="Times" w:cs="Helvetica"/>
          <w:color w:val="000000"/>
          <w:sz w:val="24"/>
          <w:szCs w:val="24"/>
        </w:rPr>
        <w:t xml:space="preserve"> parent-child play sessions (CDI-T and PDI-T phases). Families </w:t>
      </w:r>
      <w:r w:rsidR="00CC7221" w:rsidRPr="0065248C">
        <w:rPr>
          <w:rFonts w:ascii="Times" w:hAnsi="Times" w:cs="Helvetica"/>
          <w:color w:val="000000"/>
          <w:sz w:val="24"/>
          <w:szCs w:val="24"/>
        </w:rPr>
        <w:t>a</w:t>
      </w:r>
      <w:r w:rsidRPr="0065248C">
        <w:rPr>
          <w:rFonts w:ascii="Times" w:hAnsi="Times" w:cs="Helvetica"/>
          <w:color w:val="000000"/>
          <w:sz w:val="24"/>
          <w:szCs w:val="24"/>
        </w:rPr>
        <w:t>ttend</w:t>
      </w:r>
      <w:r w:rsidR="00CC7221" w:rsidRPr="0065248C">
        <w:rPr>
          <w:rFonts w:ascii="Times" w:hAnsi="Times" w:cs="Helvetica"/>
          <w:color w:val="000000"/>
          <w:sz w:val="24"/>
          <w:szCs w:val="24"/>
        </w:rPr>
        <w:t>ed</w:t>
      </w:r>
      <w:r w:rsidRPr="0065248C">
        <w:rPr>
          <w:rFonts w:ascii="Times" w:hAnsi="Times" w:cs="Helvetica"/>
          <w:color w:val="000000"/>
          <w:sz w:val="24"/>
          <w:szCs w:val="24"/>
        </w:rPr>
        <w:t xml:space="preserve"> a CDI-T teaching session followed by 6-8 CDI-T coaching sessions and then a PDI-T teaching session followed by 2-4 PDI-T coaching sessions. </w:t>
      </w:r>
      <w:r w:rsidR="00ED569D" w:rsidRPr="0065248C">
        <w:rPr>
          <w:rFonts w:ascii="Times" w:hAnsi="Times" w:cs="Helvetica"/>
          <w:bCs/>
          <w:color w:val="000000"/>
          <w:sz w:val="24"/>
          <w:szCs w:val="24"/>
        </w:rPr>
        <w:t xml:space="preserve">Parents in this condition received a total of 16 hours of therapy (two </w:t>
      </w:r>
      <w:r w:rsidR="00CC7221" w:rsidRPr="0065248C">
        <w:rPr>
          <w:rFonts w:ascii="Times" w:hAnsi="Times" w:cs="Helvetica"/>
          <w:color w:val="000000"/>
          <w:sz w:val="24"/>
          <w:szCs w:val="24"/>
        </w:rPr>
        <w:t xml:space="preserve">45 mins </w:t>
      </w:r>
      <w:r w:rsidR="00ED569D" w:rsidRPr="0065248C">
        <w:rPr>
          <w:rFonts w:ascii="Times" w:hAnsi="Times" w:cs="Helvetica"/>
          <w:color w:val="000000"/>
          <w:sz w:val="24"/>
          <w:szCs w:val="24"/>
        </w:rPr>
        <w:t>sessions</w:t>
      </w:r>
      <w:r w:rsidR="00246276" w:rsidRPr="0065248C">
        <w:rPr>
          <w:rFonts w:ascii="Times" w:hAnsi="Times" w:cs="Helvetica"/>
          <w:color w:val="000000"/>
          <w:sz w:val="24"/>
          <w:szCs w:val="24"/>
        </w:rPr>
        <w:t xml:space="preserve"> </w:t>
      </w:r>
      <w:r w:rsidR="00CC7221" w:rsidRPr="0065248C">
        <w:rPr>
          <w:rFonts w:ascii="Times" w:hAnsi="Times" w:cs="Helvetica"/>
          <w:color w:val="000000"/>
          <w:sz w:val="24"/>
          <w:szCs w:val="24"/>
        </w:rPr>
        <w:t>per week</w:t>
      </w:r>
      <w:r w:rsidR="00ED569D" w:rsidRPr="0065248C">
        <w:rPr>
          <w:rFonts w:ascii="Times" w:hAnsi="Times" w:cs="Helvetica"/>
          <w:color w:val="000000"/>
          <w:sz w:val="24"/>
          <w:szCs w:val="24"/>
        </w:rPr>
        <w:t>, for</w:t>
      </w:r>
      <w:r w:rsidR="00EE2756" w:rsidRPr="0065248C">
        <w:rPr>
          <w:rFonts w:ascii="Times" w:hAnsi="Times" w:cs="Helvetica"/>
          <w:color w:val="000000"/>
          <w:sz w:val="24"/>
          <w:szCs w:val="24"/>
        </w:rPr>
        <w:t xml:space="preserve"> 8 weeks</w:t>
      </w:r>
      <w:r w:rsidR="00ED569D" w:rsidRPr="0065248C">
        <w:rPr>
          <w:rFonts w:ascii="Times" w:hAnsi="Times" w:cs="Helvetica"/>
          <w:color w:val="000000"/>
          <w:sz w:val="24"/>
          <w:szCs w:val="24"/>
        </w:rPr>
        <w:t>)</w:t>
      </w:r>
      <w:r w:rsidRPr="0065248C">
        <w:rPr>
          <w:rFonts w:ascii="Times" w:hAnsi="Times" w:cs="Helvetica"/>
          <w:color w:val="000000"/>
          <w:sz w:val="24"/>
          <w:szCs w:val="24"/>
        </w:rPr>
        <w:t xml:space="preserve">. The PCIT-T treatment </w:t>
      </w:r>
      <w:r w:rsidR="00EE2756" w:rsidRPr="0065248C">
        <w:rPr>
          <w:rFonts w:ascii="Times" w:hAnsi="Times" w:cs="Helvetica"/>
          <w:color w:val="000000"/>
          <w:sz w:val="24"/>
          <w:szCs w:val="24"/>
        </w:rPr>
        <w:t>w</w:t>
      </w:r>
      <w:r w:rsidR="00C96584" w:rsidRPr="0065248C">
        <w:rPr>
          <w:rFonts w:ascii="Times" w:hAnsi="Times" w:cs="Helvetica"/>
          <w:color w:val="000000"/>
          <w:sz w:val="24"/>
          <w:szCs w:val="24"/>
        </w:rPr>
        <w:t>as</w:t>
      </w:r>
      <w:r w:rsidRPr="0065248C">
        <w:rPr>
          <w:rFonts w:ascii="Times" w:hAnsi="Times" w:cs="Helvetica"/>
          <w:color w:val="000000"/>
          <w:sz w:val="24"/>
          <w:szCs w:val="24"/>
        </w:rPr>
        <w:t xml:space="preserve"> provided </w:t>
      </w:r>
      <w:r w:rsidR="00C96584" w:rsidRPr="0065248C">
        <w:rPr>
          <w:rFonts w:ascii="Times" w:hAnsi="Times" w:cs="Helvetica"/>
          <w:color w:val="000000"/>
          <w:sz w:val="24"/>
          <w:szCs w:val="24"/>
        </w:rPr>
        <w:t>by three therapists, all of whom were co-developers of the PCIT-T program. (therapist 1 was a clinical psychologist and PCIT International within agency trainer</w:t>
      </w:r>
      <w:r w:rsidR="003811EB" w:rsidRPr="0065248C">
        <w:rPr>
          <w:rFonts w:ascii="Times" w:hAnsi="Times" w:cs="Helvetica"/>
          <w:color w:val="000000"/>
          <w:sz w:val="24"/>
          <w:szCs w:val="24"/>
        </w:rPr>
        <w:t xml:space="preserve"> and</w:t>
      </w:r>
      <w:r w:rsidR="00C96584" w:rsidRPr="0065248C">
        <w:rPr>
          <w:rFonts w:ascii="Times" w:hAnsi="Times" w:cs="Helvetica"/>
          <w:color w:val="000000"/>
          <w:sz w:val="24"/>
          <w:szCs w:val="24"/>
        </w:rPr>
        <w:t xml:space="preserve"> treated </w:t>
      </w:r>
      <w:r w:rsidR="003811EB" w:rsidRPr="0065248C">
        <w:rPr>
          <w:rFonts w:ascii="Times" w:hAnsi="Times" w:cs="Helvetica"/>
          <w:color w:val="000000"/>
          <w:sz w:val="24"/>
          <w:szCs w:val="24"/>
        </w:rPr>
        <w:t>19</w:t>
      </w:r>
      <w:r w:rsidR="00C96584" w:rsidRPr="0065248C">
        <w:rPr>
          <w:rFonts w:ascii="Times" w:hAnsi="Times" w:cs="Helvetica"/>
          <w:color w:val="000000"/>
          <w:sz w:val="24"/>
          <w:szCs w:val="24"/>
        </w:rPr>
        <w:t>% of the cases; therapist 2 was a clinical psychologist and PCIT International within agency trainer</w:t>
      </w:r>
      <w:r w:rsidR="003811EB" w:rsidRPr="0065248C">
        <w:rPr>
          <w:rFonts w:ascii="Times" w:hAnsi="Times" w:cs="Helvetica"/>
          <w:color w:val="000000"/>
          <w:sz w:val="24"/>
          <w:szCs w:val="24"/>
        </w:rPr>
        <w:t xml:space="preserve"> and</w:t>
      </w:r>
      <w:r w:rsidR="00C96584" w:rsidRPr="0065248C">
        <w:rPr>
          <w:rFonts w:ascii="Times" w:hAnsi="Times" w:cs="Helvetica"/>
          <w:color w:val="000000"/>
          <w:sz w:val="24"/>
          <w:szCs w:val="24"/>
        </w:rPr>
        <w:t xml:space="preserve"> treated </w:t>
      </w:r>
      <w:r w:rsidR="003811EB" w:rsidRPr="0065248C">
        <w:rPr>
          <w:rFonts w:ascii="Times" w:hAnsi="Times" w:cs="Helvetica"/>
          <w:color w:val="000000"/>
          <w:sz w:val="24"/>
          <w:szCs w:val="24"/>
        </w:rPr>
        <w:t>69</w:t>
      </w:r>
      <w:r w:rsidR="00C96584" w:rsidRPr="0065248C">
        <w:rPr>
          <w:rFonts w:ascii="Times" w:hAnsi="Times" w:cs="Helvetica"/>
          <w:color w:val="000000"/>
          <w:sz w:val="24"/>
          <w:szCs w:val="24"/>
        </w:rPr>
        <w:t xml:space="preserve">% of the cases, therapist 3 was a Clinical Nurse Consultant and PCIT International Regional Trainer, treated </w:t>
      </w:r>
      <w:r w:rsidR="003811EB" w:rsidRPr="0065248C">
        <w:rPr>
          <w:rFonts w:ascii="Times" w:hAnsi="Times" w:cs="Helvetica"/>
          <w:color w:val="000000"/>
          <w:sz w:val="24"/>
          <w:szCs w:val="24"/>
        </w:rPr>
        <w:t>12</w:t>
      </w:r>
      <w:r w:rsidR="00C96584" w:rsidRPr="0065248C">
        <w:rPr>
          <w:rFonts w:ascii="Times" w:hAnsi="Times" w:cs="Helvetica"/>
          <w:color w:val="000000"/>
          <w:sz w:val="24"/>
          <w:szCs w:val="24"/>
        </w:rPr>
        <w:t xml:space="preserve">% of the cases). </w:t>
      </w:r>
      <w:r w:rsidRPr="0065248C">
        <w:rPr>
          <w:rFonts w:ascii="Times" w:hAnsi="Times" w:cs="Helvetica"/>
          <w:color w:val="000000"/>
          <w:sz w:val="24"/>
          <w:szCs w:val="24"/>
        </w:rPr>
        <w:t xml:space="preserve">Treatment fidelity </w:t>
      </w:r>
      <w:r w:rsidR="00EE2756" w:rsidRPr="0065248C">
        <w:rPr>
          <w:rFonts w:ascii="Times" w:hAnsi="Times" w:cs="Helvetica"/>
          <w:color w:val="000000"/>
          <w:sz w:val="24"/>
          <w:szCs w:val="24"/>
        </w:rPr>
        <w:t>was</w:t>
      </w:r>
      <w:r w:rsidRPr="0065248C">
        <w:rPr>
          <w:rFonts w:ascii="Times" w:hAnsi="Times" w:cs="Helvetica"/>
          <w:color w:val="000000"/>
          <w:sz w:val="24"/>
          <w:szCs w:val="24"/>
        </w:rPr>
        <w:t xml:space="preserve"> maximized by the use of (i) post-session fidelity checklists completed by PCIT-T clinicians at the end of every treatment session</w:t>
      </w:r>
      <w:r w:rsidR="00FE754E" w:rsidRPr="0065248C">
        <w:rPr>
          <w:rFonts w:ascii="Times" w:hAnsi="Times" w:cs="Helvetica"/>
          <w:color w:val="000000"/>
          <w:sz w:val="24"/>
          <w:szCs w:val="24"/>
        </w:rPr>
        <w:t xml:space="preserve"> </w:t>
      </w:r>
      <w:r w:rsidR="00FE754E" w:rsidRPr="0065248C">
        <w:rPr>
          <w:rFonts w:ascii="Times" w:hAnsi="Times" w:cs="Helvetica"/>
          <w:color w:val="000000"/>
          <w:sz w:val="24"/>
          <w:szCs w:val="24"/>
        </w:rPr>
        <w:fldChar w:fldCharType="begin"/>
      </w:r>
      <w:r w:rsidR="00FE754E" w:rsidRPr="0065248C">
        <w:rPr>
          <w:rFonts w:ascii="Times" w:hAnsi="Times" w:cs="Helvetica"/>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65248C">
        <w:rPr>
          <w:rFonts w:ascii="Times" w:hAnsi="Times" w:cs="Helvetica"/>
          <w:color w:val="000000"/>
          <w:sz w:val="24"/>
          <w:szCs w:val="24"/>
        </w:rPr>
        <w:fldChar w:fldCharType="separate"/>
      </w:r>
      <w:r w:rsidR="00FE754E" w:rsidRPr="0065248C">
        <w:rPr>
          <w:rFonts w:ascii="Times" w:hAnsi="Times" w:cs="Helvetica"/>
          <w:noProof/>
          <w:color w:val="000000"/>
          <w:sz w:val="24"/>
          <w:szCs w:val="24"/>
        </w:rPr>
        <w:t>(Girard et al., 2018)</w:t>
      </w:r>
      <w:r w:rsidR="00FE754E" w:rsidRPr="0065248C">
        <w:rPr>
          <w:rFonts w:ascii="Times" w:hAnsi="Times" w:cs="Helvetica"/>
          <w:color w:val="000000"/>
          <w:sz w:val="24"/>
          <w:szCs w:val="24"/>
        </w:rPr>
        <w:fldChar w:fldCharType="end"/>
      </w:r>
      <w:r w:rsidR="00FE754E" w:rsidRPr="0065248C">
        <w:rPr>
          <w:rFonts w:ascii="Times" w:hAnsi="Times" w:cs="Helvetica"/>
          <w:color w:val="000000"/>
          <w:sz w:val="24"/>
          <w:szCs w:val="24"/>
        </w:rPr>
        <w:t xml:space="preserve"> </w:t>
      </w:r>
      <w:r w:rsidRPr="0065248C">
        <w:rPr>
          <w:rFonts w:ascii="Times" w:hAnsi="Times" w:cs="Helvetica"/>
          <w:color w:val="000000"/>
          <w:sz w:val="24"/>
          <w:szCs w:val="24"/>
        </w:rPr>
        <w:t>and (ii) clinical reflective supervision sessions provided to each of the PCIT-T clinicians on a fortnightly basis throughout the course of the research trial by one of the PCIT-T program developers.</w:t>
      </w:r>
    </w:p>
    <w:p w14:paraId="6474935E" w14:textId="2592B64E" w:rsidR="00F005FF" w:rsidRPr="0065248C" w:rsidRDefault="00F005FF" w:rsidP="00422A04">
      <w:pPr>
        <w:shd w:val="clear" w:color="auto" w:fill="FFFFFF"/>
        <w:spacing w:after="0" w:line="480" w:lineRule="auto"/>
        <w:ind w:firstLine="720"/>
        <w:textAlignment w:val="baseline"/>
        <w:rPr>
          <w:rFonts w:ascii="Segoe UI" w:eastAsia="Times New Roman" w:hAnsi="Segoe UI" w:cs="Segoe UI"/>
          <w:color w:val="242424"/>
          <w:kern w:val="0"/>
          <w:sz w:val="24"/>
          <w:szCs w:val="24"/>
          <w:lang w:eastAsia="en-AU"/>
          <w14:ligatures w14:val="none"/>
        </w:rPr>
      </w:pPr>
      <w:r w:rsidRPr="0065248C">
        <w:rPr>
          <w:rFonts w:ascii="Times" w:hAnsi="Times" w:cs="Helvetica"/>
          <w:i/>
          <w:iCs/>
          <w:color w:val="000000"/>
          <w:sz w:val="24"/>
          <w:szCs w:val="24"/>
          <w:lang w:val="en-US"/>
        </w:rPr>
        <w:t xml:space="preserve">Circle of Security – </w:t>
      </w:r>
      <w:proofErr w:type="spellStart"/>
      <w:proofErr w:type="gramStart"/>
      <w:r w:rsidRPr="0065248C">
        <w:rPr>
          <w:rFonts w:ascii="Times" w:hAnsi="Times" w:cs="Helvetica"/>
          <w:i/>
          <w:iCs/>
          <w:color w:val="000000"/>
          <w:sz w:val="24"/>
          <w:szCs w:val="24"/>
          <w:lang w:val="en-US"/>
        </w:rPr>
        <w:t>Parenting</w:t>
      </w:r>
      <w:r w:rsidRPr="0065248C">
        <w:rPr>
          <w:rFonts w:ascii="Times" w:hAnsi="Times" w:cs="Helvetica"/>
          <w:i/>
          <w:iCs/>
          <w:color w:val="000000"/>
          <w:sz w:val="24"/>
          <w:szCs w:val="24"/>
          <w:vertAlign w:val="superscript"/>
          <w:lang w:val="en-US"/>
        </w:rPr>
        <w:t>TM</w:t>
      </w:r>
      <w:proofErr w:type="spellEnd"/>
      <w:r w:rsidRPr="0065248C">
        <w:rPr>
          <w:rFonts w:ascii="Times" w:hAnsi="Times" w:cs="Helvetica"/>
          <w:i/>
          <w:iCs/>
          <w:color w:val="000000"/>
          <w:sz w:val="24"/>
          <w:szCs w:val="24"/>
          <w:vertAlign w:val="superscript"/>
          <w:lang w:val="en-US"/>
        </w:rPr>
        <w:t xml:space="preserve">  </w:t>
      </w:r>
      <w:r w:rsidRPr="0065248C">
        <w:rPr>
          <w:rFonts w:ascii="Times" w:hAnsi="Times" w:cs="Helvetica"/>
          <w:bCs/>
          <w:i/>
          <w:iCs/>
          <w:color w:val="000000"/>
          <w:sz w:val="24"/>
          <w:szCs w:val="24"/>
        </w:rPr>
        <w:t>(</w:t>
      </w:r>
      <w:proofErr w:type="gramEnd"/>
      <w:r w:rsidRPr="0065248C">
        <w:rPr>
          <w:rFonts w:ascii="Times" w:hAnsi="Times" w:cs="Helvetica"/>
          <w:bCs/>
          <w:i/>
          <w:iCs/>
          <w:color w:val="000000"/>
          <w:sz w:val="24"/>
          <w:szCs w:val="24"/>
        </w:rPr>
        <w:t>COS-P)</w:t>
      </w:r>
      <w:r w:rsidR="00EE2756" w:rsidRPr="0065248C">
        <w:rPr>
          <w:rFonts w:ascii="Times" w:hAnsi="Times" w:cs="Helvetica"/>
          <w:bCs/>
          <w:i/>
          <w:iCs/>
          <w:color w:val="000000"/>
          <w:sz w:val="24"/>
          <w:szCs w:val="24"/>
        </w:rPr>
        <w:t>.</w:t>
      </w:r>
      <w:r w:rsidRPr="0065248C">
        <w:rPr>
          <w:rFonts w:ascii="Times" w:hAnsi="Times" w:cs="Helvetica"/>
          <w:bCs/>
          <w:color w:val="000000"/>
          <w:sz w:val="24"/>
          <w:szCs w:val="24"/>
        </w:rPr>
        <w:t xml:space="preserve"> </w:t>
      </w:r>
      <w:r w:rsidR="00EE2756" w:rsidRPr="0065248C">
        <w:rPr>
          <w:rFonts w:ascii="Times" w:hAnsi="Times" w:cs="Helvetica"/>
          <w:bCs/>
          <w:color w:val="000000"/>
          <w:sz w:val="24"/>
          <w:szCs w:val="24"/>
        </w:rPr>
        <w:t xml:space="preserve">COS-P </w:t>
      </w:r>
      <w:r w:rsidRPr="0065248C">
        <w:rPr>
          <w:rFonts w:ascii="Times" w:hAnsi="Times" w:cs="Helvetica"/>
          <w:bCs/>
          <w:color w:val="000000"/>
          <w:sz w:val="24"/>
          <w:szCs w:val="24"/>
        </w:rPr>
        <w:t>w</w:t>
      </w:r>
      <w:r w:rsidR="00EE2756" w:rsidRPr="0065248C">
        <w:rPr>
          <w:rFonts w:ascii="Times" w:hAnsi="Times" w:cs="Helvetica"/>
          <w:bCs/>
          <w:color w:val="000000"/>
          <w:sz w:val="24"/>
          <w:szCs w:val="24"/>
        </w:rPr>
        <w:t>as</w:t>
      </w:r>
      <w:r w:rsidRPr="0065248C">
        <w:rPr>
          <w:rFonts w:ascii="Times" w:hAnsi="Times" w:cs="Helvetica"/>
          <w:bCs/>
          <w:color w:val="000000"/>
          <w:sz w:val="24"/>
          <w:szCs w:val="24"/>
        </w:rPr>
        <w:t xml:space="preserve"> delivered according to the protocol outlined by Cooper, Hoffman, and Powell </w:t>
      </w:r>
      <w:r w:rsidRPr="0065248C">
        <w:rPr>
          <w:rFonts w:ascii="Times" w:hAnsi="Times" w:cs="Helvetica"/>
          <w:bCs/>
          <w:color w:val="000000"/>
          <w:sz w:val="24"/>
          <w:szCs w:val="24"/>
        </w:rPr>
        <w:fldChar w:fldCharType="begin"/>
      </w:r>
      <w:r w:rsidRPr="0065248C">
        <w:rPr>
          <w:rFonts w:ascii="Times" w:hAnsi="Times" w:cs="Helvetica"/>
          <w:bCs/>
          <w:color w:val="000000"/>
          <w:sz w:val="24"/>
          <w:szCs w:val="24"/>
        </w:rPr>
        <w:instrText xml:space="preserve"> ADDIN EN.CITE &lt;EndNote&gt;&lt;Cite&gt;&lt;Author&gt;Cooper&lt;/Author&gt;&lt;Year&gt;2009&lt;/Year&gt;&lt;RecNum&gt;178&lt;/RecNum&gt;&lt;DisplayText&gt;(Cooper et al., 2009)&lt;/DisplayText&gt;&lt;record&gt;&lt;rec-number&gt;178&lt;/rec-number&gt;&lt;foreign-keys&gt;&lt;key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65248C">
        <w:rPr>
          <w:rFonts w:ascii="Times" w:hAnsi="Times" w:cs="Helvetica"/>
          <w:bCs/>
          <w:color w:val="000000"/>
          <w:sz w:val="24"/>
          <w:szCs w:val="24"/>
        </w:rPr>
        <w:fldChar w:fldCharType="separate"/>
      </w:r>
      <w:r w:rsidRPr="0065248C">
        <w:rPr>
          <w:rFonts w:ascii="Times" w:hAnsi="Times" w:cs="Helvetica"/>
          <w:bCs/>
          <w:noProof/>
          <w:color w:val="000000"/>
          <w:sz w:val="24"/>
          <w:szCs w:val="24"/>
        </w:rPr>
        <w:t>(Cooper et al., 2009)</w:t>
      </w:r>
      <w:r w:rsidRPr="0065248C">
        <w:rPr>
          <w:rFonts w:ascii="Times" w:hAnsi="Times" w:cs="Helvetica"/>
          <w:bCs/>
          <w:color w:val="000000"/>
          <w:sz w:val="24"/>
          <w:szCs w:val="24"/>
        </w:rPr>
        <w:fldChar w:fldCharType="end"/>
      </w:r>
      <w:r w:rsidRPr="0065248C">
        <w:rPr>
          <w:rFonts w:ascii="Times" w:hAnsi="Times" w:cs="Helvetica"/>
          <w:bCs/>
          <w:color w:val="000000"/>
          <w:sz w:val="24"/>
          <w:szCs w:val="24"/>
        </w:rPr>
        <w:t>. COS-P is a manualized</w:t>
      </w:r>
      <w:r w:rsidR="00ED569D" w:rsidRPr="0065248C">
        <w:rPr>
          <w:rFonts w:ascii="Times" w:hAnsi="Times" w:cs="Helvetica"/>
          <w:bCs/>
          <w:color w:val="000000"/>
          <w:sz w:val="24"/>
          <w:szCs w:val="24"/>
        </w:rPr>
        <w:t>, facilitator-led,</w:t>
      </w:r>
      <w:r w:rsidRPr="0065248C">
        <w:rPr>
          <w:rFonts w:ascii="Times" w:hAnsi="Times" w:cs="Helvetica"/>
          <w:bCs/>
          <w:color w:val="000000"/>
          <w:sz w:val="24"/>
          <w:szCs w:val="24"/>
        </w:rPr>
        <w:t xml:space="preserve"> eight-session parent-education group program</w:t>
      </w:r>
      <w:r w:rsidR="00ED569D" w:rsidRPr="0065248C">
        <w:rPr>
          <w:rFonts w:ascii="Times" w:hAnsi="Times" w:cs="Helvetica"/>
          <w:bCs/>
          <w:color w:val="000000"/>
          <w:sz w:val="24"/>
          <w:szCs w:val="24"/>
        </w:rPr>
        <w:t xml:space="preserve"> that uses archived clinical DVD footage of problematic parent-child interaction and healthy alternatives to illustrate attachment patterns and parenting styles and promote group discussion. Like the </w:t>
      </w:r>
      <w:r w:rsidRPr="0065248C">
        <w:rPr>
          <w:rFonts w:ascii="Times" w:hAnsi="Times" w:cs="Helvetica"/>
          <w:bCs/>
          <w:color w:val="000000"/>
          <w:sz w:val="24"/>
          <w:szCs w:val="24"/>
        </w:rPr>
        <w:t>COS-Intensive</w:t>
      </w:r>
      <w:r w:rsidR="00ED569D" w:rsidRPr="0065248C">
        <w:rPr>
          <w:rFonts w:ascii="Times" w:hAnsi="Times" w:cs="Helvetica"/>
          <w:bCs/>
          <w:color w:val="000000"/>
          <w:sz w:val="24"/>
          <w:szCs w:val="24"/>
        </w:rPr>
        <w:t xml:space="preserve"> (COS-I) intervention, COS-P seeks to</w:t>
      </w:r>
      <w:r w:rsidRPr="0065248C">
        <w:rPr>
          <w:rFonts w:ascii="Times" w:hAnsi="Times" w:cs="Helvetica"/>
          <w:bCs/>
          <w:color w:val="000000"/>
          <w:sz w:val="24"/>
          <w:szCs w:val="24"/>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65248C">
        <w:rPr>
          <w:rFonts w:ascii="Times" w:hAnsi="Times" w:cs="Helvetica"/>
          <w:bCs/>
          <w:color w:val="000000"/>
          <w:sz w:val="24"/>
          <w:szCs w:val="24"/>
        </w:rPr>
        <w:t>. Parents in this condition received a total of 16 hours of therapy (</w:t>
      </w:r>
      <w:r w:rsidRPr="0065248C">
        <w:rPr>
          <w:rFonts w:ascii="Times" w:hAnsi="Times" w:cs="Helvetica"/>
          <w:bCs/>
          <w:color w:val="000000"/>
          <w:sz w:val="24"/>
          <w:szCs w:val="24"/>
        </w:rPr>
        <w:t>eight, 2-hour, parent-only group sessions</w:t>
      </w:r>
      <w:r w:rsidR="00ED569D" w:rsidRPr="0065248C">
        <w:rPr>
          <w:rFonts w:ascii="Times" w:hAnsi="Times" w:cs="Helvetica"/>
          <w:bCs/>
          <w:color w:val="000000"/>
          <w:sz w:val="24"/>
          <w:szCs w:val="24"/>
        </w:rPr>
        <w:t>). The</w:t>
      </w:r>
      <w:r w:rsidRPr="0065248C">
        <w:rPr>
          <w:rFonts w:ascii="Times" w:hAnsi="Times" w:cs="Helvetica"/>
          <w:bCs/>
          <w:color w:val="000000"/>
          <w:sz w:val="24"/>
          <w:szCs w:val="24"/>
        </w:rPr>
        <w:t xml:space="preserve"> COS-P groups </w:t>
      </w:r>
      <w:r w:rsidR="00ED569D" w:rsidRPr="0065248C">
        <w:rPr>
          <w:rFonts w:ascii="Times" w:hAnsi="Times" w:cs="Helvetica"/>
          <w:bCs/>
          <w:color w:val="000000"/>
          <w:sz w:val="24"/>
          <w:szCs w:val="24"/>
        </w:rPr>
        <w:t>were</w:t>
      </w:r>
      <w:r w:rsidRPr="0065248C">
        <w:rPr>
          <w:rFonts w:ascii="Times" w:hAnsi="Times" w:cs="Helvetica"/>
          <w:bCs/>
          <w:color w:val="000000"/>
          <w:sz w:val="24"/>
          <w:szCs w:val="24"/>
        </w:rPr>
        <w:t xml:space="preserve"> provided on-site at </w:t>
      </w:r>
      <w:r w:rsidR="00876E74" w:rsidRPr="0065248C">
        <w:rPr>
          <w:rFonts w:ascii="Times" w:hAnsi="Times" w:cs="Helvetica"/>
          <w:bCs/>
          <w:color w:val="000000"/>
          <w:sz w:val="24"/>
          <w:szCs w:val="24"/>
        </w:rPr>
        <w:t xml:space="preserve">the </w:t>
      </w:r>
      <w:r w:rsidR="00ED569D" w:rsidRPr="0065248C">
        <w:rPr>
          <w:rFonts w:ascii="Times" w:hAnsi="Times" w:cs="Helvetica"/>
          <w:bCs/>
          <w:color w:val="000000"/>
          <w:sz w:val="24"/>
          <w:szCs w:val="24"/>
        </w:rPr>
        <w:t>clinic</w:t>
      </w:r>
      <w:r w:rsidRPr="0065248C">
        <w:rPr>
          <w:rFonts w:ascii="Times" w:hAnsi="Times" w:cs="Helvetica"/>
          <w:bCs/>
          <w:color w:val="000000"/>
          <w:sz w:val="24"/>
          <w:szCs w:val="24"/>
        </w:rPr>
        <w:t xml:space="preserve">, co-facilitated by two clinicians who </w:t>
      </w:r>
      <w:r w:rsidR="00ED569D" w:rsidRPr="0065248C">
        <w:rPr>
          <w:rFonts w:ascii="Times" w:hAnsi="Times" w:cs="Helvetica"/>
          <w:bCs/>
          <w:color w:val="000000"/>
          <w:sz w:val="24"/>
          <w:szCs w:val="24"/>
        </w:rPr>
        <w:t xml:space="preserve">had </w:t>
      </w:r>
      <w:r w:rsidRPr="0065248C">
        <w:rPr>
          <w:rFonts w:ascii="Times" w:hAnsi="Times" w:cs="Helvetica"/>
          <w:bCs/>
          <w:color w:val="000000"/>
          <w:sz w:val="24"/>
          <w:szCs w:val="24"/>
        </w:rPr>
        <w:t>been trained and accredited in the intervention, at least one of whom ha</w:t>
      </w:r>
      <w:r w:rsidR="00ED569D" w:rsidRPr="0065248C">
        <w:rPr>
          <w:rFonts w:ascii="Times" w:hAnsi="Times" w:cs="Helvetica"/>
          <w:bCs/>
          <w:color w:val="000000"/>
          <w:sz w:val="24"/>
          <w:szCs w:val="24"/>
        </w:rPr>
        <w:t>d</w:t>
      </w:r>
      <w:r w:rsidRPr="0065248C">
        <w:rPr>
          <w:rFonts w:ascii="Times" w:hAnsi="Times" w:cs="Helvetica"/>
          <w:bCs/>
          <w:color w:val="000000"/>
          <w:sz w:val="24"/>
          <w:szCs w:val="24"/>
        </w:rPr>
        <w:t xml:space="preserve"> experience in </w:t>
      </w:r>
      <w:r w:rsidRPr="0065248C">
        <w:rPr>
          <w:rFonts w:ascii="Times" w:hAnsi="Times" w:cs="Helvetica"/>
          <w:bCs/>
          <w:color w:val="000000"/>
          <w:sz w:val="24"/>
          <w:szCs w:val="24"/>
        </w:rPr>
        <w:lastRenderedPageBreak/>
        <w:t xml:space="preserve">running previous groups and </w:t>
      </w:r>
      <w:r w:rsidR="00ED569D" w:rsidRPr="0065248C">
        <w:rPr>
          <w:rFonts w:ascii="Times" w:hAnsi="Times" w:cs="Helvetica"/>
          <w:bCs/>
          <w:color w:val="000000"/>
          <w:sz w:val="24"/>
          <w:szCs w:val="24"/>
        </w:rPr>
        <w:t>one who</w:t>
      </w:r>
      <w:r w:rsidRPr="0065248C">
        <w:rPr>
          <w:rFonts w:ascii="Times" w:hAnsi="Times" w:cs="Helvetica"/>
          <w:bCs/>
          <w:color w:val="000000"/>
          <w:sz w:val="24"/>
          <w:szCs w:val="24"/>
        </w:rPr>
        <w:t xml:space="preserve"> ha</w:t>
      </w:r>
      <w:r w:rsidR="00ED569D" w:rsidRPr="0065248C">
        <w:rPr>
          <w:rFonts w:ascii="Times" w:hAnsi="Times" w:cs="Helvetica"/>
          <w:bCs/>
          <w:color w:val="000000"/>
          <w:sz w:val="24"/>
          <w:szCs w:val="24"/>
        </w:rPr>
        <w:t>d</w:t>
      </w:r>
      <w:r w:rsidRPr="0065248C">
        <w:rPr>
          <w:rFonts w:ascii="Times" w:hAnsi="Times" w:cs="Helvetica"/>
          <w:bCs/>
          <w:color w:val="000000"/>
          <w:sz w:val="24"/>
          <w:szCs w:val="24"/>
        </w:rPr>
        <w:t xml:space="preserve"> no training or experience delivering PCIT-T. </w:t>
      </w:r>
      <w:r w:rsidR="00876E74" w:rsidRPr="0065248C">
        <w:rPr>
          <w:rFonts w:ascii="Times" w:hAnsi="Times" w:cs="Helvetica"/>
          <w:bCs/>
          <w:color w:val="000000"/>
          <w:sz w:val="24"/>
          <w:szCs w:val="24"/>
        </w:rPr>
        <w:t xml:space="preserve">Across the trial, </w:t>
      </w:r>
      <w:r w:rsidR="00292917" w:rsidRPr="0065248C">
        <w:rPr>
          <w:rFonts w:ascii="Times" w:hAnsi="Times" w:cs="Helvetica"/>
          <w:bCs/>
          <w:color w:val="000000"/>
          <w:sz w:val="24"/>
          <w:szCs w:val="24"/>
        </w:rPr>
        <w:t>7</w:t>
      </w:r>
      <w:r w:rsidR="00876E74" w:rsidRPr="0065248C">
        <w:rPr>
          <w:rFonts w:ascii="Times" w:hAnsi="Times" w:cs="Helvetica"/>
          <w:bCs/>
          <w:color w:val="000000"/>
          <w:sz w:val="24"/>
          <w:szCs w:val="24"/>
        </w:rPr>
        <w:t xml:space="preserve"> COS-P groups were run and there were </w:t>
      </w:r>
      <w:r w:rsidR="00292917" w:rsidRPr="0065248C">
        <w:rPr>
          <w:rFonts w:ascii="Times" w:hAnsi="Times" w:cs="Helvetica"/>
          <w:bCs/>
          <w:color w:val="000000"/>
          <w:sz w:val="24"/>
          <w:szCs w:val="24"/>
        </w:rPr>
        <w:t>7</w:t>
      </w:r>
      <w:r w:rsidR="00876E74" w:rsidRPr="0065248C">
        <w:rPr>
          <w:rFonts w:ascii="Times" w:hAnsi="Times" w:cs="Helvetica"/>
          <w:bCs/>
          <w:color w:val="000000"/>
          <w:sz w:val="24"/>
          <w:szCs w:val="24"/>
        </w:rPr>
        <w:t xml:space="preserve"> different COS-P facilitators (professional backgrounds: Clinical Psychology,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=4; Psychiatry,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=1; Nursing, </w:t>
      </w:r>
      <w:r w:rsidR="00876E74" w:rsidRPr="0065248C">
        <w:rPr>
          <w:rFonts w:ascii="Times" w:hAnsi="Times" w:cs="Helvetica"/>
          <w:bCs/>
          <w:i/>
          <w:iCs/>
          <w:color w:val="000000"/>
          <w:sz w:val="24"/>
          <w:szCs w:val="24"/>
        </w:rPr>
        <w:t>n</w:t>
      </w:r>
      <w:r w:rsidR="00876E74" w:rsidRPr="0065248C">
        <w:rPr>
          <w:rFonts w:ascii="Times" w:hAnsi="Times" w:cs="Helvetica"/>
          <w:bCs/>
          <w:color w:val="000000"/>
          <w:sz w:val="24"/>
          <w:szCs w:val="24"/>
        </w:rPr>
        <w:t xml:space="preserve">=2). COS-P facilitators were chosen based on clinical availability at the time of the trial; all were clinicians employed and working </w:t>
      </w:r>
      <w:proofErr w:type="gramStart"/>
      <w:r w:rsidR="00876E74" w:rsidRPr="0065248C">
        <w:rPr>
          <w:rFonts w:ascii="Times" w:hAnsi="Times" w:cs="Helvetica"/>
          <w:bCs/>
          <w:color w:val="000000"/>
          <w:sz w:val="24"/>
          <w:szCs w:val="24"/>
        </w:rPr>
        <w:t>in the area of</w:t>
      </w:r>
      <w:proofErr w:type="gramEnd"/>
      <w:r w:rsidR="00876E74" w:rsidRPr="0065248C">
        <w:rPr>
          <w:rFonts w:ascii="Times" w:hAnsi="Times" w:cs="Helvetica"/>
          <w:bCs/>
          <w:color w:val="000000"/>
          <w:sz w:val="24"/>
          <w:szCs w:val="24"/>
        </w:rPr>
        <w:t xml:space="preserve"> perinatal, infant and early childhood mental health at the Clinical service. </w:t>
      </w:r>
      <w:proofErr w:type="gramStart"/>
      <w:r w:rsidR="00ED569D" w:rsidRPr="0065248C">
        <w:rPr>
          <w:rFonts w:ascii="Times" w:hAnsi="Times" w:cs="Helvetica"/>
          <w:bCs/>
          <w:color w:val="000000"/>
          <w:sz w:val="24"/>
          <w:szCs w:val="24"/>
        </w:rPr>
        <w:t>In order to</w:t>
      </w:r>
      <w:proofErr w:type="gramEnd"/>
      <w:r w:rsidR="00ED569D" w:rsidRPr="0065248C">
        <w:rPr>
          <w:rFonts w:ascii="Times" w:hAnsi="Times" w:cs="Helvetica"/>
          <w:bCs/>
          <w:color w:val="000000"/>
          <w:sz w:val="24"/>
          <w:szCs w:val="24"/>
        </w:rPr>
        <w:t xml:space="preserve"> ensure that the COS-P groups had sufficient numbers of participants, they were attended by a mix of trial participants and non-trial participants with children in the same age range (who were referred from within the same clinic). </w:t>
      </w:r>
      <w:r w:rsidR="00ED569D" w:rsidRPr="0065248C">
        <w:rPr>
          <w:rFonts w:ascii="Times" w:hAnsi="Times" w:cs="Helvetica"/>
          <w:bCs/>
          <w:color w:val="000000"/>
          <w:sz w:val="24"/>
          <w:szCs w:val="24"/>
          <w:highlight w:val="yellow"/>
        </w:rPr>
        <w:t xml:space="preserve">The average number of participants in each group was XX (SD XX; range XX-XX). </w:t>
      </w:r>
      <w:r w:rsidR="00876E74" w:rsidRPr="0065248C">
        <w:rPr>
          <w:rFonts w:ascii="Times" w:hAnsi="Times" w:cs="Helvetica"/>
          <w:bCs/>
          <w:color w:val="000000"/>
          <w:sz w:val="24"/>
          <w:szCs w:val="24"/>
        </w:rPr>
        <w:t xml:space="preserve">Childcare during the groups was provided on-site. </w:t>
      </w:r>
      <w:r w:rsidRPr="0065248C">
        <w:rPr>
          <w:rFonts w:ascii="Times" w:hAnsi="Times" w:cs="Helvetica"/>
          <w:bCs/>
          <w:color w:val="000000"/>
          <w:sz w:val="24"/>
          <w:szCs w:val="24"/>
        </w:rPr>
        <w:t xml:space="preserve">Treatment fidelity </w:t>
      </w:r>
      <w:r w:rsidR="00ED569D" w:rsidRPr="0065248C">
        <w:rPr>
          <w:rFonts w:ascii="Times" w:hAnsi="Times" w:cs="Helvetica"/>
          <w:bCs/>
          <w:color w:val="000000"/>
          <w:sz w:val="24"/>
          <w:szCs w:val="24"/>
        </w:rPr>
        <w:t>was</w:t>
      </w:r>
      <w:r w:rsidRPr="0065248C">
        <w:rPr>
          <w:rFonts w:ascii="Times" w:hAnsi="Times" w:cs="Helvetica"/>
          <w:bCs/>
          <w:color w:val="000000"/>
          <w:sz w:val="24"/>
          <w:szCs w:val="24"/>
        </w:rPr>
        <w:t xml:space="preserve"> maximized </w:t>
      </w:r>
      <w:proofErr w:type="gramStart"/>
      <w:r w:rsidRPr="0065248C">
        <w:rPr>
          <w:rFonts w:ascii="Times" w:hAnsi="Times" w:cs="Helvetica"/>
          <w:bCs/>
          <w:color w:val="000000"/>
          <w:sz w:val="24"/>
          <w:szCs w:val="24"/>
        </w:rPr>
        <w:t>by the use of</w:t>
      </w:r>
      <w:proofErr w:type="gramEnd"/>
      <w:r w:rsidRPr="0065248C">
        <w:rPr>
          <w:rFonts w:ascii="Times" w:hAnsi="Times" w:cs="Helvetica"/>
          <w:bCs/>
          <w:color w:val="000000"/>
          <w:sz w:val="24"/>
          <w:szCs w:val="24"/>
        </w:rPr>
        <w:t xml:space="preserve"> (i) fidelity checklists, completed individually by each of the group facilitators at the end of each session, and (ii) 1-hour clinical reflective supervision sessions, provided to the group facilitators twice during the course of each group program by an experienced COS-P facilitator and clinical supervisor.</w:t>
      </w:r>
    </w:p>
    <w:p w14:paraId="67466213" w14:textId="758A2AD0" w:rsidR="00F005FF" w:rsidRPr="0065248C" w:rsidRDefault="00F005FF" w:rsidP="00F005FF">
      <w:pPr>
        <w:spacing w:line="480" w:lineRule="auto"/>
        <w:ind w:firstLine="720"/>
        <w:contextualSpacing/>
        <w:rPr>
          <w:rFonts w:ascii="Times" w:hAnsi="Times" w:cs="Times"/>
          <w:color w:val="000000"/>
          <w:sz w:val="24"/>
          <w:szCs w:val="24"/>
          <w:lang w:val="en-US"/>
        </w:rPr>
      </w:pPr>
      <w:r w:rsidRPr="0065248C">
        <w:rPr>
          <w:rFonts w:ascii="Times" w:hAnsi="Times" w:cs="Helvetica"/>
          <w:i/>
          <w:color w:val="000000"/>
          <w:sz w:val="24"/>
          <w:szCs w:val="24"/>
        </w:rPr>
        <w:t>Waitlist</w:t>
      </w:r>
      <w:r w:rsidR="00EE2756" w:rsidRPr="0065248C">
        <w:rPr>
          <w:rFonts w:ascii="Times" w:hAnsi="Times" w:cs="Helvetica"/>
          <w:i/>
          <w:color w:val="000000"/>
          <w:sz w:val="24"/>
          <w:szCs w:val="24"/>
        </w:rPr>
        <w:t xml:space="preserve"> Controls</w:t>
      </w:r>
      <w:r w:rsidRPr="0065248C">
        <w:rPr>
          <w:rFonts w:ascii="Times" w:hAnsi="Times" w:cs="Helvetica"/>
          <w:i/>
          <w:color w:val="000000"/>
          <w:sz w:val="24"/>
          <w:szCs w:val="24"/>
        </w:rPr>
        <w:t>.</w:t>
      </w:r>
      <w:r w:rsidRPr="0065248C">
        <w:rPr>
          <w:rFonts w:ascii="Times" w:hAnsi="Times" w:cs="Helvetica"/>
          <w:color w:val="000000"/>
          <w:sz w:val="24"/>
          <w:szCs w:val="24"/>
        </w:rPr>
        <w:t xml:space="preserve"> Participants allocated to </w:t>
      </w:r>
      <w:r w:rsidR="00ED569D" w:rsidRPr="0065248C">
        <w:rPr>
          <w:rFonts w:ascii="Times" w:hAnsi="Times" w:cs="Helvetica"/>
          <w:color w:val="000000"/>
          <w:sz w:val="24"/>
          <w:szCs w:val="24"/>
        </w:rPr>
        <w:t xml:space="preserve">the waitlist control condition </w:t>
      </w:r>
      <w:r w:rsidRPr="0065248C">
        <w:rPr>
          <w:rFonts w:ascii="Times" w:hAnsi="Times" w:cs="Helvetica"/>
          <w:color w:val="000000"/>
          <w:sz w:val="24"/>
          <w:szCs w:val="24"/>
        </w:rPr>
        <w:t>complete</w:t>
      </w:r>
      <w:r w:rsidR="00ED569D" w:rsidRPr="0065248C">
        <w:rPr>
          <w:rFonts w:ascii="Times" w:hAnsi="Times" w:cs="Helvetica"/>
          <w:color w:val="000000"/>
          <w:sz w:val="24"/>
          <w:szCs w:val="24"/>
        </w:rPr>
        <w:t>d</w:t>
      </w:r>
      <w:r w:rsidRPr="0065248C">
        <w:rPr>
          <w:rFonts w:ascii="Times" w:hAnsi="Times" w:cs="Helvetica"/>
          <w:color w:val="000000"/>
          <w:sz w:val="24"/>
          <w:szCs w:val="24"/>
        </w:rPr>
        <w:t xml:space="preserve"> the T1 assessment </w:t>
      </w:r>
      <w:r w:rsidR="00ED569D" w:rsidRPr="0065248C">
        <w:rPr>
          <w:rFonts w:ascii="Times" w:hAnsi="Times" w:cs="Helvetica"/>
          <w:color w:val="000000"/>
          <w:sz w:val="24"/>
          <w:szCs w:val="24"/>
        </w:rPr>
        <w:t xml:space="preserve">and then </w:t>
      </w:r>
      <w:r w:rsidRPr="0065248C">
        <w:rPr>
          <w:rFonts w:ascii="Times" w:hAnsi="Times" w:cs="Helvetica"/>
          <w:color w:val="000000"/>
          <w:sz w:val="24"/>
          <w:szCs w:val="24"/>
        </w:rPr>
        <w:t>no treatment for 8-</w:t>
      </w:r>
      <w:r w:rsidR="00ED569D" w:rsidRPr="0065248C">
        <w:rPr>
          <w:rFonts w:ascii="Times" w:hAnsi="Times" w:cs="Helvetica"/>
          <w:color w:val="000000"/>
          <w:sz w:val="24"/>
          <w:szCs w:val="24"/>
        </w:rPr>
        <w:t>weeks</w:t>
      </w:r>
      <w:r w:rsidRPr="0065248C">
        <w:rPr>
          <w:rFonts w:ascii="Times" w:hAnsi="Times" w:cs="Helvetica"/>
          <w:color w:val="000000"/>
          <w:sz w:val="24"/>
          <w:szCs w:val="24"/>
        </w:rPr>
        <w:t xml:space="preserve">. They </w:t>
      </w:r>
      <w:r w:rsidR="00ED569D" w:rsidRPr="0065248C">
        <w:rPr>
          <w:rFonts w:ascii="Times" w:hAnsi="Times" w:cs="Helvetica"/>
          <w:color w:val="000000"/>
          <w:sz w:val="24"/>
          <w:szCs w:val="24"/>
        </w:rPr>
        <w:t>then</w:t>
      </w:r>
      <w:r w:rsidRPr="0065248C">
        <w:rPr>
          <w:rFonts w:ascii="Times" w:hAnsi="Times" w:cs="Helvetica"/>
          <w:color w:val="000000"/>
          <w:sz w:val="24"/>
          <w:szCs w:val="24"/>
        </w:rPr>
        <w:t xml:space="preserve"> complete</w:t>
      </w:r>
      <w:r w:rsidR="00ED569D" w:rsidRPr="0065248C">
        <w:rPr>
          <w:rFonts w:ascii="Times" w:hAnsi="Times" w:cs="Helvetica"/>
          <w:color w:val="000000"/>
          <w:sz w:val="24"/>
          <w:szCs w:val="24"/>
        </w:rPr>
        <w:t>d</w:t>
      </w:r>
      <w:r w:rsidRPr="0065248C">
        <w:rPr>
          <w:rFonts w:ascii="Times" w:hAnsi="Times" w:cs="Helvetica"/>
          <w:color w:val="000000"/>
          <w:sz w:val="24"/>
          <w:szCs w:val="24"/>
        </w:rPr>
        <w:t xml:space="preserve"> the T2 assessment,</w:t>
      </w:r>
      <w:r w:rsidR="00ED569D" w:rsidRPr="0065248C">
        <w:rPr>
          <w:rFonts w:ascii="Times" w:hAnsi="Times" w:cs="Helvetica"/>
          <w:color w:val="000000"/>
          <w:sz w:val="24"/>
          <w:szCs w:val="24"/>
        </w:rPr>
        <w:t xml:space="preserve"> </w:t>
      </w:r>
      <w:r w:rsidRPr="0065248C">
        <w:rPr>
          <w:rFonts w:ascii="Times" w:hAnsi="Times" w:cs="Helvetica"/>
          <w:color w:val="000000"/>
          <w:sz w:val="24"/>
          <w:szCs w:val="24"/>
        </w:rPr>
        <w:t>represent</w:t>
      </w:r>
      <w:r w:rsidR="00ED569D" w:rsidRPr="0065248C">
        <w:rPr>
          <w:rFonts w:ascii="Times" w:hAnsi="Times" w:cs="Helvetica"/>
          <w:color w:val="000000"/>
          <w:sz w:val="24"/>
          <w:szCs w:val="24"/>
        </w:rPr>
        <w:t>ing</w:t>
      </w:r>
      <w:r w:rsidRPr="0065248C">
        <w:rPr>
          <w:rFonts w:ascii="Times" w:hAnsi="Times" w:cs="Helvetica"/>
          <w:color w:val="000000"/>
          <w:sz w:val="24"/>
          <w:szCs w:val="24"/>
        </w:rPr>
        <w:t xml:space="preserve"> the completion of their participation in the study. </w:t>
      </w:r>
      <w:r w:rsidR="00360053" w:rsidRPr="0065248C">
        <w:rPr>
          <w:rFonts w:ascii="Times" w:hAnsi="Times" w:cs="Helvetica"/>
          <w:color w:val="000000"/>
          <w:sz w:val="24"/>
          <w:szCs w:val="24"/>
        </w:rPr>
        <w:t xml:space="preserve">Participants </w:t>
      </w:r>
      <w:r w:rsidRPr="0065248C">
        <w:rPr>
          <w:rFonts w:ascii="Times" w:hAnsi="Times" w:cs="Helvetica"/>
          <w:color w:val="000000"/>
          <w:sz w:val="24"/>
          <w:szCs w:val="24"/>
        </w:rPr>
        <w:t xml:space="preserve">allocated to the waitlist condition </w:t>
      </w:r>
      <w:r w:rsidR="00360053" w:rsidRPr="0065248C">
        <w:rPr>
          <w:rFonts w:ascii="Times" w:hAnsi="Times" w:cs="Helvetica"/>
          <w:color w:val="000000"/>
          <w:sz w:val="24"/>
          <w:szCs w:val="24"/>
        </w:rPr>
        <w:t>were</w:t>
      </w:r>
      <w:r w:rsidRPr="0065248C">
        <w:rPr>
          <w:rFonts w:ascii="Times" w:hAnsi="Times" w:cs="Helvetica"/>
          <w:color w:val="000000"/>
          <w:sz w:val="24"/>
          <w:szCs w:val="24"/>
        </w:rPr>
        <w:t xml:space="preserve"> offered the opportunity to receive PCIT-T or COS-P (</w:t>
      </w:r>
      <w:r w:rsidR="00360053" w:rsidRPr="0065248C">
        <w:rPr>
          <w:rFonts w:ascii="Times" w:hAnsi="Times" w:cs="Helvetica"/>
          <w:color w:val="000000"/>
          <w:sz w:val="24"/>
          <w:szCs w:val="24"/>
        </w:rPr>
        <w:t>their</w:t>
      </w:r>
      <w:r w:rsidRPr="0065248C">
        <w:rPr>
          <w:rFonts w:ascii="Times" w:hAnsi="Times" w:cs="Helvetica"/>
          <w:color w:val="000000"/>
          <w:sz w:val="24"/>
          <w:szCs w:val="24"/>
        </w:rPr>
        <w:t xml:space="preserve"> cho</w:t>
      </w:r>
      <w:r w:rsidR="00360053" w:rsidRPr="0065248C">
        <w:rPr>
          <w:rFonts w:ascii="Times" w:hAnsi="Times" w:cs="Helvetica"/>
          <w:color w:val="000000"/>
          <w:sz w:val="24"/>
          <w:szCs w:val="24"/>
        </w:rPr>
        <w:t>ice</w:t>
      </w:r>
      <w:r w:rsidRPr="0065248C">
        <w:rPr>
          <w:rFonts w:ascii="Times" w:hAnsi="Times" w:cs="Helvetica"/>
          <w:color w:val="000000"/>
          <w:sz w:val="24"/>
          <w:szCs w:val="24"/>
        </w:rPr>
        <w:t>) at the completion of the T2 assessment</w:t>
      </w:r>
      <w:r w:rsidR="00360053" w:rsidRPr="0065248C">
        <w:rPr>
          <w:rFonts w:ascii="Times" w:hAnsi="Times" w:cs="Helvetica"/>
          <w:color w:val="000000"/>
          <w:sz w:val="24"/>
          <w:szCs w:val="24"/>
        </w:rPr>
        <w:t xml:space="preserve"> (not as part of the trial)</w:t>
      </w:r>
      <w:r w:rsidRPr="0065248C">
        <w:rPr>
          <w:rFonts w:ascii="Times" w:hAnsi="Times" w:cs="Helvetica"/>
          <w:color w:val="000000"/>
          <w:sz w:val="24"/>
          <w:szCs w:val="24"/>
        </w:rPr>
        <w:t>.</w:t>
      </w:r>
    </w:p>
    <w:p w14:paraId="122D6672" w14:textId="77777777" w:rsidR="00F005FF" w:rsidRPr="0065248C" w:rsidRDefault="00F005FF" w:rsidP="00F005FF">
      <w:pPr>
        <w:spacing w:line="480" w:lineRule="auto"/>
        <w:contextualSpacing/>
        <w:rPr>
          <w:rFonts w:ascii="Times" w:eastAsiaTheme="majorEastAsia" w:hAnsi="Times" w:cs="Helvetica"/>
          <w:b/>
          <w:bCs/>
          <w:color w:val="000000"/>
          <w:sz w:val="24"/>
          <w:szCs w:val="24"/>
          <w:lang w:val="en-US"/>
        </w:rPr>
      </w:pPr>
      <w:r w:rsidRPr="0065248C">
        <w:rPr>
          <w:rFonts w:ascii="Times" w:eastAsiaTheme="majorEastAsia" w:hAnsi="Times" w:cs="Helvetica"/>
          <w:b/>
          <w:bCs/>
          <w:color w:val="000000"/>
          <w:sz w:val="24"/>
          <w:szCs w:val="24"/>
          <w:lang w:val="en-US"/>
        </w:rPr>
        <w:t>Measures</w:t>
      </w:r>
    </w:p>
    <w:p w14:paraId="4BE55910" w14:textId="3DEED7DC" w:rsidR="000734FE" w:rsidRPr="0065248C" w:rsidRDefault="00CA5CBF" w:rsidP="00F005FF">
      <w:pPr>
        <w:widowControl w:val="0"/>
        <w:autoSpaceDE w:val="0"/>
        <w:autoSpaceDN w:val="0"/>
        <w:adjustRightInd w:val="0"/>
        <w:spacing w:line="480" w:lineRule="auto"/>
        <w:ind w:firstLine="720"/>
        <w:contextualSpacing/>
        <w:rPr>
          <w:rFonts w:ascii="Times" w:hAnsi="Times" w:cs="Helvetica"/>
          <w:b/>
          <w:bCs/>
          <w:iCs/>
          <w:color w:val="000000"/>
          <w:sz w:val="24"/>
          <w:szCs w:val="24"/>
        </w:rPr>
      </w:pPr>
      <w:r w:rsidRPr="0065248C">
        <w:rPr>
          <w:rFonts w:ascii="Times" w:hAnsi="Times" w:cs="Helvetica"/>
          <w:b/>
          <w:bCs/>
          <w:iCs/>
          <w:color w:val="000000"/>
          <w:sz w:val="24"/>
          <w:szCs w:val="24"/>
        </w:rPr>
        <w:t>Caregiving c</w:t>
      </w:r>
      <w:r w:rsidR="000734FE" w:rsidRPr="0065248C">
        <w:rPr>
          <w:rFonts w:ascii="Times" w:hAnsi="Times" w:cs="Helvetica"/>
          <w:b/>
          <w:bCs/>
          <w:iCs/>
          <w:color w:val="000000"/>
          <w:sz w:val="24"/>
          <w:szCs w:val="24"/>
        </w:rPr>
        <w:t xml:space="preserve">apacity </w:t>
      </w:r>
    </w:p>
    <w:p w14:paraId="4527F48D" w14:textId="2C68B420" w:rsidR="00F005FF" w:rsidRPr="0065248C" w:rsidRDefault="00F005FF" w:rsidP="00F005FF">
      <w:pPr>
        <w:widowControl w:val="0"/>
        <w:autoSpaceDE w:val="0"/>
        <w:autoSpaceDN w:val="0"/>
        <w:adjustRightInd w:val="0"/>
        <w:spacing w:line="480" w:lineRule="auto"/>
        <w:ind w:firstLine="720"/>
        <w:contextualSpacing/>
        <w:rPr>
          <w:rFonts w:ascii="Times" w:hAnsi="Times" w:cs="Helvetica"/>
          <w:color w:val="000000"/>
          <w:sz w:val="24"/>
          <w:szCs w:val="24"/>
        </w:rPr>
      </w:pPr>
      <w:r w:rsidRPr="0065248C">
        <w:rPr>
          <w:rFonts w:ascii="Times" w:hAnsi="Times" w:cs="Helvetica"/>
          <w:b/>
          <w:bCs/>
          <w:iCs/>
          <w:color w:val="000000"/>
          <w:sz w:val="24"/>
          <w:szCs w:val="24"/>
        </w:rPr>
        <w:t xml:space="preserve">Positive and negative </w:t>
      </w:r>
      <w:r w:rsidR="0065248C">
        <w:rPr>
          <w:rFonts w:ascii="Times" w:hAnsi="Times" w:cs="Helvetica"/>
          <w:b/>
          <w:bCs/>
          <w:iCs/>
          <w:color w:val="000000"/>
          <w:sz w:val="24"/>
          <w:szCs w:val="24"/>
        </w:rPr>
        <w:t>child-directed verbalisations</w:t>
      </w:r>
      <w:r w:rsidR="00360053" w:rsidRPr="0065248C">
        <w:rPr>
          <w:rFonts w:ascii="Times" w:hAnsi="Times" w:cs="Helvetica"/>
          <w:b/>
          <w:bCs/>
          <w:iCs/>
          <w:color w:val="000000"/>
          <w:sz w:val="24"/>
          <w:szCs w:val="24"/>
        </w:rPr>
        <w:t>.</w:t>
      </w:r>
      <w:r w:rsidRPr="0065248C">
        <w:rPr>
          <w:rFonts w:ascii="Times" w:hAnsi="Times" w:cs="Helvetica"/>
          <w:i/>
          <w:color w:val="000000"/>
          <w:sz w:val="24"/>
          <w:szCs w:val="24"/>
        </w:rPr>
        <w:t xml:space="preserve"> </w:t>
      </w:r>
      <w:r w:rsidR="005E6CF3" w:rsidRPr="0065248C">
        <w:rPr>
          <w:rFonts w:ascii="Times" w:hAnsi="Times" w:cs="Helvetica"/>
          <w:iCs/>
          <w:color w:val="000000"/>
          <w:sz w:val="24"/>
          <w:szCs w:val="24"/>
        </w:rPr>
        <w:t xml:space="preserve">Positive and negative </w:t>
      </w:r>
      <w:r w:rsidR="0065248C" w:rsidRPr="0065248C">
        <w:rPr>
          <w:rFonts w:ascii="Times" w:hAnsi="Times" w:cs="Helvetica"/>
          <w:iCs/>
          <w:color w:val="000000"/>
          <w:sz w:val="24"/>
          <w:szCs w:val="24"/>
        </w:rPr>
        <w:t>child-directed verbalisations</w:t>
      </w:r>
      <w:r w:rsidR="0065248C"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were coded from the 20-min parent-child interaction sessions using the Dyadic Parent-Child Interaction Coding System, Fourth Edition </w:t>
      </w:r>
      <w:r w:rsidR="005E6CF3" w:rsidRPr="0065248C">
        <w:rPr>
          <w:rFonts w:ascii="Times" w:hAnsi="Times" w:cs="Helvetica"/>
          <w:color w:val="000000"/>
          <w:sz w:val="24"/>
          <w:szCs w:val="24"/>
        </w:rPr>
        <w:fldChar w:fldCharType="begin"/>
      </w:r>
      <w:r w:rsidR="00915C29" w:rsidRPr="0065248C">
        <w:rPr>
          <w:rFonts w:ascii="Times" w:hAnsi="Times" w:cs="Helvetica"/>
          <w:color w:val="000000"/>
          <w:sz w:val="24"/>
          <w:szCs w:val="24"/>
        </w:rPr>
        <w:instrText xml:space="preserve"> ADDIN EN.CITE &lt;EndNote&gt;&lt;Cite&gt;&lt;Author&gt;Eyberg&lt;/Author&gt;&lt;Year&gt;2013&lt;/Year&gt;&lt;RecNum&gt;1210&lt;/RecNum&gt;&lt;Prefix&gt;DPICS-IV`; &lt;/Prefix&gt;&lt;DisplayText&gt;(DPICS-IV; Eyberg et al., 2013)&lt;/DisplayText&gt;&lt;record&gt;&lt;rec-number&gt;1210&lt;/rec-number&gt;&lt;foreign-keys&gt;&lt;key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65248C">
        <w:rPr>
          <w:rFonts w:ascii="Times" w:hAnsi="Times" w:cs="Helvetica"/>
          <w:color w:val="000000"/>
          <w:sz w:val="24"/>
          <w:szCs w:val="24"/>
        </w:rPr>
        <w:fldChar w:fldCharType="separate"/>
      </w:r>
      <w:r w:rsidR="00915C29" w:rsidRPr="0065248C">
        <w:rPr>
          <w:rFonts w:ascii="Times" w:hAnsi="Times" w:cs="Helvetica"/>
          <w:noProof/>
          <w:color w:val="000000"/>
          <w:sz w:val="24"/>
          <w:szCs w:val="24"/>
        </w:rPr>
        <w:t>(DPICS-IV; Eyberg et al., 2013)</w:t>
      </w:r>
      <w:r w:rsidR="005E6CF3" w:rsidRPr="0065248C">
        <w:rPr>
          <w:rFonts w:ascii="Times" w:hAnsi="Times" w:cs="Helvetica"/>
          <w:color w:val="000000"/>
          <w:sz w:val="24"/>
          <w:szCs w:val="24"/>
        </w:rPr>
        <w:fldChar w:fldCharType="end"/>
      </w:r>
      <w:r w:rsidR="00870F19" w:rsidRPr="0065248C">
        <w:rPr>
          <w:rFonts w:ascii="Times" w:hAnsi="Times" w:cs="Helvetica"/>
          <w:color w:val="000000"/>
          <w:sz w:val="24"/>
          <w:szCs w:val="24"/>
        </w:rPr>
        <w:t xml:space="preserve">. Coders </w:t>
      </w:r>
      <w:r w:rsidR="007025B9" w:rsidRPr="0065248C">
        <w:rPr>
          <w:rFonts w:ascii="Times" w:hAnsi="Times" w:cs="Helvetica"/>
          <w:color w:val="000000"/>
          <w:sz w:val="24"/>
          <w:szCs w:val="24"/>
        </w:rPr>
        <w:t xml:space="preserve">transcribed </w:t>
      </w:r>
      <w:r w:rsidR="00870F19" w:rsidRPr="0065248C">
        <w:rPr>
          <w:rFonts w:ascii="Times" w:hAnsi="Times" w:cs="Helvetica"/>
          <w:color w:val="000000"/>
          <w:sz w:val="24"/>
          <w:szCs w:val="24"/>
        </w:rPr>
        <w:t>the video</w:t>
      </w:r>
      <w:r w:rsidR="005E6CF3" w:rsidRPr="0065248C">
        <w:rPr>
          <w:rFonts w:ascii="Times" w:hAnsi="Times" w:cs="Helvetica"/>
          <w:color w:val="000000"/>
          <w:sz w:val="24"/>
          <w:szCs w:val="24"/>
        </w:rPr>
        <w:t xml:space="preserve">-recorded sessions </w:t>
      </w:r>
      <w:r w:rsidR="00870F19" w:rsidRPr="0065248C">
        <w:rPr>
          <w:rFonts w:ascii="Times" w:hAnsi="Times" w:cs="Helvetica"/>
          <w:color w:val="000000"/>
          <w:sz w:val="24"/>
          <w:szCs w:val="24"/>
        </w:rPr>
        <w:t>verbatim, creating moment-by-</w:t>
      </w:r>
      <w:r w:rsidR="00870F19" w:rsidRPr="0065248C">
        <w:rPr>
          <w:rFonts w:ascii="Times" w:hAnsi="Times" w:cs="Helvetica"/>
          <w:color w:val="000000"/>
          <w:sz w:val="24"/>
          <w:szCs w:val="24"/>
        </w:rPr>
        <w:lastRenderedPageBreak/>
        <w:t>moment transcription</w:t>
      </w:r>
      <w:r w:rsidR="005E6CF3" w:rsidRPr="0065248C">
        <w:rPr>
          <w:rFonts w:ascii="Times" w:hAnsi="Times" w:cs="Helvetica"/>
          <w:color w:val="000000"/>
          <w:sz w:val="24"/>
          <w:szCs w:val="24"/>
        </w:rPr>
        <w:t>s</w:t>
      </w:r>
      <w:r w:rsidR="007025B9" w:rsidRPr="0065248C">
        <w:rPr>
          <w:rFonts w:ascii="Times" w:hAnsi="Times" w:cs="Helvetica"/>
          <w:color w:val="000000"/>
          <w:sz w:val="24"/>
          <w:szCs w:val="24"/>
        </w:rPr>
        <w:t xml:space="preserve">, and </w:t>
      </w:r>
      <w:r w:rsidR="005E6CF3" w:rsidRPr="0065248C">
        <w:rPr>
          <w:rFonts w:ascii="Times" w:hAnsi="Times" w:cs="Helvetica"/>
          <w:color w:val="000000"/>
          <w:sz w:val="24"/>
          <w:szCs w:val="24"/>
        </w:rPr>
        <w:t xml:space="preserve">then </w:t>
      </w:r>
      <w:r w:rsidR="00360053" w:rsidRPr="0065248C">
        <w:rPr>
          <w:rFonts w:ascii="Times" w:hAnsi="Times" w:cs="Helvetica"/>
          <w:color w:val="000000"/>
          <w:sz w:val="24"/>
          <w:szCs w:val="24"/>
        </w:rPr>
        <w:t>coded</w:t>
      </w:r>
      <w:r w:rsidR="00870F19" w:rsidRPr="0065248C">
        <w:rPr>
          <w:rFonts w:ascii="Times" w:hAnsi="Times" w:cs="Helvetica"/>
          <w:color w:val="000000"/>
          <w:sz w:val="24"/>
          <w:szCs w:val="24"/>
        </w:rPr>
        <w:t xml:space="preserve"> </w:t>
      </w:r>
      <w:r w:rsidR="005E6CF3" w:rsidRPr="0065248C">
        <w:rPr>
          <w:rFonts w:ascii="Times" w:hAnsi="Times" w:cs="Helvetica"/>
          <w:color w:val="000000"/>
          <w:sz w:val="24"/>
          <w:szCs w:val="24"/>
        </w:rPr>
        <w:t xml:space="preserve">parent and child verbalisations </w:t>
      </w:r>
      <w:r w:rsidR="00870F19" w:rsidRPr="0065248C">
        <w:rPr>
          <w:rFonts w:ascii="Times" w:hAnsi="Times" w:cs="Helvetica"/>
          <w:color w:val="000000"/>
          <w:sz w:val="24"/>
          <w:szCs w:val="24"/>
        </w:rPr>
        <w:t>(using the transcription and video)</w:t>
      </w:r>
      <w:r w:rsidRPr="0065248C">
        <w:rPr>
          <w:rFonts w:ascii="Times" w:hAnsi="Times" w:cs="Helvetica"/>
          <w:color w:val="000000"/>
          <w:sz w:val="24"/>
          <w:szCs w:val="24"/>
        </w:rPr>
        <w:t xml:space="preserve"> </w:t>
      </w:r>
      <w:r w:rsidR="005E6CF3" w:rsidRPr="0065248C">
        <w:rPr>
          <w:rFonts w:ascii="Times" w:hAnsi="Times" w:cs="Helvetica"/>
          <w:color w:val="000000"/>
          <w:sz w:val="24"/>
          <w:szCs w:val="24"/>
        </w:rPr>
        <w:t>according the DPICS-IV</w:t>
      </w:r>
      <w:r w:rsidRPr="0065248C">
        <w:rPr>
          <w:rFonts w:ascii="Times" w:hAnsi="Times" w:cs="Helvetica"/>
          <w:color w:val="000000"/>
          <w:sz w:val="24"/>
          <w:szCs w:val="24"/>
        </w:rPr>
        <w:t>. A ‘positive parenting’ score (total number of labe</w:t>
      </w:r>
      <w:r w:rsidR="007025B9" w:rsidRPr="0065248C">
        <w:rPr>
          <w:rFonts w:ascii="Times" w:hAnsi="Times" w:cs="Helvetica"/>
          <w:color w:val="000000"/>
          <w:sz w:val="24"/>
          <w:szCs w:val="24"/>
        </w:rPr>
        <w:t>l</w:t>
      </w:r>
      <w:r w:rsidRPr="0065248C">
        <w:rPr>
          <w:rFonts w:ascii="Times" w:hAnsi="Times" w:cs="Helvetica"/>
          <w:color w:val="000000"/>
          <w:sz w:val="24"/>
          <w:szCs w:val="24"/>
        </w:rPr>
        <w:t xml:space="preserve">led praises) and a ‘negative parenting’ score (total number of negative statements) </w:t>
      </w:r>
      <w:r w:rsidR="00360053" w:rsidRPr="0065248C">
        <w:rPr>
          <w:rFonts w:ascii="Times" w:hAnsi="Times" w:cs="Helvetica"/>
          <w:color w:val="000000"/>
          <w:sz w:val="24"/>
          <w:szCs w:val="24"/>
        </w:rPr>
        <w:t>was</w:t>
      </w:r>
      <w:r w:rsidRPr="0065248C">
        <w:rPr>
          <w:rFonts w:ascii="Times" w:hAnsi="Times" w:cs="Helvetica"/>
          <w:color w:val="000000"/>
          <w:sz w:val="24"/>
          <w:szCs w:val="24"/>
        </w:rPr>
        <w:t xml:space="preserve"> calculated based on the number of times the verbalisations </w:t>
      </w:r>
      <w:r w:rsidR="00360053" w:rsidRPr="0065248C">
        <w:rPr>
          <w:rFonts w:ascii="Times" w:hAnsi="Times" w:cs="Helvetica"/>
          <w:color w:val="000000"/>
          <w:sz w:val="24"/>
          <w:szCs w:val="24"/>
        </w:rPr>
        <w:t xml:space="preserve">were </w:t>
      </w:r>
      <w:r w:rsidRPr="0065248C">
        <w:rPr>
          <w:rFonts w:ascii="Times" w:hAnsi="Times" w:cs="Helvetica"/>
          <w:color w:val="000000"/>
          <w:sz w:val="24"/>
          <w:szCs w:val="24"/>
        </w:rPr>
        <w:t xml:space="preserve">observed. To create standardized scores, frequency counts </w:t>
      </w:r>
      <w:r w:rsidR="00360053" w:rsidRPr="0065248C">
        <w:rPr>
          <w:rFonts w:ascii="Times" w:hAnsi="Times" w:cs="Helvetica"/>
          <w:color w:val="000000"/>
          <w:sz w:val="24"/>
          <w:szCs w:val="24"/>
        </w:rPr>
        <w:t>were</w:t>
      </w:r>
      <w:r w:rsidRPr="0065248C">
        <w:rPr>
          <w:rFonts w:ascii="Times" w:hAnsi="Times" w:cs="Helvetica"/>
          <w:color w:val="000000"/>
          <w:sz w:val="24"/>
          <w:szCs w:val="24"/>
        </w:rPr>
        <w:t xml:space="preserve"> transformed into ratios </w:t>
      </w:r>
      <w:r w:rsidR="00360053" w:rsidRPr="0065248C">
        <w:rPr>
          <w:rFonts w:ascii="Times" w:hAnsi="Times" w:cs="Helvetica"/>
          <w:color w:val="000000"/>
          <w:sz w:val="24"/>
          <w:szCs w:val="24"/>
        </w:rPr>
        <w:t>as follows</w:t>
      </w:r>
      <w:r w:rsidRPr="0065248C">
        <w:rPr>
          <w:rFonts w:ascii="Times" w:hAnsi="Times" w:cs="Helvetica"/>
          <w:color w:val="000000"/>
          <w:sz w:val="24"/>
          <w:szCs w:val="24"/>
        </w:rPr>
        <w:t>: 1) total number of labelled praises divided by total number of verbalisations, and 2) total number of negative statements divided by total number of verbalizations.</w:t>
      </w:r>
      <w:r w:rsidR="00707ED6" w:rsidRPr="0065248C">
        <w:rPr>
          <w:rFonts w:ascii="Times" w:hAnsi="Times" w:cs="Helvetica"/>
          <w:color w:val="000000"/>
          <w:sz w:val="24"/>
          <w:szCs w:val="24"/>
        </w:rPr>
        <w:t xml:space="preserve"> </w:t>
      </w:r>
      <w:r w:rsidR="0065248C">
        <w:rPr>
          <w:rFonts w:ascii="Times" w:hAnsi="Times" w:cs="Helvetica"/>
          <w:color w:val="000000"/>
          <w:sz w:val="24"/>
          <w:szCs w:val="24"/>
        </w:rPr>
        <w:t>The</w:t>
      </w:r>
      <w:r w:rsidR="00870F19" w:rsidRPr="0065248C">
        <w:rPr>
          <w:rFonts w:ascii="Times" w:hAnsi="Times" w:cs="Helvetica"/>
          <w:color w:val="000000"/>
          <w:sz w:val="24"/>
          <w:szCs w:val="24"/>
        </w:rPr>
        <w:t xml:space="preserve"> DPICS-</w:t>
      </w:r>
      <w:r w:rsidR="004A392F" w:rsidRPr="0065248C">
        <w:rPr>
          <w:rFonts w:ascii="Times" w:hAnsi="Times" w:cs="Helvetica"/>
          <w:color w:val="000000"/>
          <w:sz w:val="24"/>
          <w:szCs w:val="24"/>
        </w:rPr>
        <w:t>I</w:t>
      </w:r>
      <w:r w:rsidR="00870F19" w:rsidRPr="0065248C">
        <w:rPr>
          <w:rFonts w:ascii="Times" w:hAnsi="Times" w:cs="Helvetica"/>
          <w:color w:val="000000"/>
          <w:sz w:val="24"/>
          <w:szCs w:val="24"/>
        </w:rPr>
        <w:t xml:space="preserve">V </w:t>
      </w:r>
      <w:r w:rsidR="00707ED6" w:rsidRPr="0065248C">
        <w:rPr>
          <w:rFonts w:ascii="Times" w:hAnsi="Times" w:cs="Helvetica"/>
          <w:color w:val="000000"/>
          <w:sz w:val="24"/>
          <w:szCs w:val="24"/>
        </w:rPr>
        <w:t xml:space="preserve">coding was conducted by </w:t>
      </w:r>
      <w:r w:rsidR="00422A04" w:rsidRPr="0065248C">
        <w:rPr>
          <w:rFonts w:ascii="Times" w:hAnsi="Times" w:cs="Helvetica"/>
          <w:color w:val="000000"/>
          <w:sz w:val="24"/>
          <w:szCs w:val="24"/>
        </w:rPr>
        <w:t>graduate level research assistants</w:t>
      </w:r>
      <w:r w:rsidR="005C7B47" w:rsidRPr="0065248C">
        <w:rPr>
          <w:rFonts w:ascii="Times" w:hAnsi="Times" w:cs="Helvetica"/>
          <w:color w:val="000000"/>
          <w:sz w:val="24"/>
          <w:szCs w:val="24"/>
        </w:rPr>
        <w:t xml:space="preserve"> trained </w:t>
      </w:r>
      <w:r w:rsidR="00870F19" w:rsidRPr="0065248C">
        <w:rPr>
          <w:rFonts w:ascii="Times" w:hAnsi="Times" w:cs="Helvetica"/>
          <w:color w:val="000000"/>
          <w:sz w:val="24"/>
          <w:szCs w:val="24"/>
        </w:rPr>
        <w:t xml:space="preserve">by a PCIT International Global Trainer who had been vetted by PCIT International to train and supervise DPICS coders nationally and internationally. All coders were </w:t>
      </w:r>
      <w:r w:rsidR="005C7B47" w:rsidRPr="0065248C">
        <w:rPr>
          <w:rFonts w:ascii="Times" w:hAnsi="Times" w:cs="Helvetica"/>
          <w:color w:val="000000"/>
          <w:sz w:val="24"/>
          <w:szCs w:val="24"/>
        </w:rPr>
        <w:t>masked to participant group allocation and assessment time point.</w:t>
      </w:r>
      <w:r w:rsidR="00707ED6" w:rsidRPr="0065248C">
        <w:rPr>
          <w:rFonts w:ascii="Times" w:hAnsi="Times" w:cs="Helvetica"/>
          <w:color w:val="000000"/>
          <w:sz w:val="24"/>
          <w:szCs w:val="24"/>
        </w:rPr>
        <w:t xml:space="preserve"> </w:t>
      </w:r>
      <w:r w:rsidR="00870F19" w:rsidRPr="0065248C">
        <w:rPr>
          <w:rFonts w:ascii="Times" w:hAnsi="Times" w:cs="Helvetica"/>
          <w:color w:val="000000"/>
          <w:sz w:val="24"/>
          <w:szCs w:val="24"/>
        </w:rPr>
        <w:t>Of the 90 Time 1 videos, 48% (</w:t>
      </w:r>
      <w:r w:rsidR="00870F19" w:rsidRPr="0065248C">
        <w:rPr>
          <w:rFonts w:ascii="Times" w:hAnsi="Times" w:cs="Helvetica"/>
          <w:i/>
          <w:iCs/>
          <w:color w:val="000000"/>
          <w:sz w:val="24"/>
          <w:szCs w:val="24"/>
        </w:rPr>
        <w:t>n</w:t>
      </w:r>
      <w:r w:rsidR="00870F19" w:rsidRPr="0065248C">
        <w:rPr>
          <w:rFonts w:ascii="Times" w:hAnsi="Times" w:cs="Helvetica"/>
          <w:color w:val="000000"/>
          <w:sz w:val="24"/>
          <w:szCs w:val="24"/>
        </w:rPr>
        <w:t>=44) were double coded. The agreement</w:t>
      </w:r>
      <w:r w:rsidR="00B843FC" w:rsidRPr="0065248C">
        <w:rPr>
          <w:rFonts w:ascii="Times" w:hAnsi="Times" w:cs="Helvetica"/>
          <w:color w:val="000000"/>
          <w:sz w:val="24"/>
          <w:szCs w:val="24"/>
        </w:rPr>
        <w:t>s</w:t>
      </w:r>
      <w:r w:rsidR="00870F19" w:rsidRPr="0065248C">
        <w:rPr>
          <w:rFonts w:ascii="Times" w:hAnsi="Times" w:cs="Helvetica"/>
          <w:color w:val="000000"/>
          <w:sz w:val="24"/>
          <w:szCs w:val="24"/>
        </w:rPr>
        <w:t xml:space="preserve"> between coders for the total number of codes</w:t>
      </w:r>
      <w:r w:rsidR="00B843FC" w:rsidRPr="0065248C">
        <w:rPr>
          <w:rFonts w:ascii="Times" w:hAnsi="Times" w:cs="Helvetica"/>
          <w:color w:val="000000"/>
          <w:sz w:val="24"/>
          <w:szCs w:val="24"/>
        </w:rPr>
        <w:t xml:space="preserve">, </w:t>
      </w:r>
      <w:r w:rsidR="00870F19" w:rsidRPr="0065248C">
        <w:rPr>
          <w:rFonts w:ascii="Times" w:hAnsi="Times" w:cs="Helvetica"/>
          <w:color w:val="000000"/>
          <w:sz w:val="24"/>
          <w:szCs w:val="24"/>
        </w:rPr>
        <w:t xml:space="preserve">labelled praise </w:t>
      </w:r>
      <w:r w:rsidR="00B843FC" w:rsidRPr="0065248C">
        <w:rPr>
          <w:rFonts w:ascii="Times" w:hAnsi="Times" w:cs="Helvetica"/>
          <w:color w:val="000000"/>
          <w:sz w:val="24"/>
          <w:szCs w:val="24"/>
        </w:rPr>
        <w:t xml:space="preserve">and negative talk codes were κ = .894 (95% CI, .887 to .901), </w:t>
      </w:r>
      <w:r w:rsidR="00870F19" w:rsidRPr="0065248C">
        <w:rPr>
          <w:rFonts w:ascii="Times" w:hAnsi="Times" w:cs="Helvetica"/>
          <w:color w:val="000000"/>
          <w:sz w:val="24"/>
          <w:szCs w:val="24"/>
        </w:rPr>
        <w:t xml:space="preserve">κ = .961 </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95% CI, .946 to .976</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 xml:space="preserve">, </w:t>
      </w:r>
      <w:r w:rsidR="00B843FC" w:rsidRPr="0065248C">
        <w:rPr>
          <w:rFonts w:ascii="Times" w:hAnsi="Times" w:cs="Helvetica"/>
          <w:color w:val="000000"/>
          <w:sz w:val="24"/>
          <w:szCs w:val="24"/>
        </w:rPr>
        <w:t xml:space="preserve">and </w:t>
      </w:r>
      <w:r w:rsidR="00870F19" w:rsidRPr="0065248C">
        <w:rPr>
          <w:rFonts w:ascii="Times" w:hAnsi="Times" w:cs="Helvetica"/>
          <w:color w:val="000000"/>
          <w:sz w:val="24"/>
          <w:szCs w:val="24"/>
        </w:rPr>
        <w:t xml:space="preserve">κ = .846 </w:t>
      </w:r>
      <w:r w:rsidR="00B843FC" w:rsidRPr="0065248C">
        <w:rPr>
          <w:rFonts w:ascii="Times" w:hAnsi="Times" w:cs="Helvetica"/>
          <w:color w:val="000000"/>
          <w:sz w:val="24"/>
          <w:szCs w:val="24"/>
        </w:rPr>
        <w:t>(</w:t>
      </w:r>
      <w:r w:rsidR="00870F19" w:rsidRPr="0065248C">
        <w:rPr>
          <w:rFonts w:ascii="Times" w:hAnsi="Times" w:cs="Helvetica"/>
          <w:color w:val="000000"/>
          <w:sz w:val="24"/>
          <w:szCs w:val="24"/>
        </w:rPr>
        <w:t>95% CI, .831 to .860</w:t>
      </w:r>
      <w:r w:rsidR="00B843FC" w:rsidRPr="0065248C">
        <w:rPr>
          <w:rFonts w:ascii="Times" w:hAnsi="Times" w:cs="Helvetica"/>
          <w:color w:val="000000"/>
          <w:sz w:val="24"/>
          <w:szCs w:val="24"/>
        </w:rPr>
        <w:t>), respectively</w:t>
      </w:r>
      <w:r w:rsidR="00870F19" w:rsidRPr="0065248C">
        <w:rPr>
          <w:rFonts w:ascii="Times" w:hAnsi="Times" w:cs="Helvetica"/>
          <w:color w:val="000000"/>
          <w:sz w:val="24"/>
          <w:szCs w:val="24"/>
        </w:rPr>
        <w:t xml:space="preserve">. </w:t>
      </w:r>
    </w:p>
    <w:p w14:paraId="28DDA0DD" w14:textId="3D7B97EA" w:rsidR="00F005FF" w:rsidRDefault="00F005FF" w:rsidP="004A392F">
      <w:pPr>
        <w:widowControl w:val="0"/>
        <w:autoSpaceDE w:val="0"/>
        <w:autoSpaceDN w:val="0"/>
        <w:adjustRightInd w:val="0"/>
        <w:spacing w:line="480" w:lineRule="auto"/>
        <w:ind w:firstLine="720"/>
        <w:contextualSpacing/>
        <w:rPr>
          <w:rFonts w:ascii="Times" w:hAnsi="Times" w:cs="Helvetica"/>
          <w:color w:val="000000"/>
          <w:sz w:val="24"/>
          <w:szCs w:val="24"/>
        </w:rPr>
      </w:pPr>
      <w:bookmarkStart w:id="11" w:name="_Hlk161651906"/>
      <w:r w:rsidRPr="0065248C">
        <w:rPr>
          <w:rFonts w:ascii="Times" w:hAnsi="Times" w:cs="Helvetica"/>
          <w:b/>
          <w:bCs/>
          <w:iCs/>
          <w:color w:val="000000"/>
          <w:sz w:val="24"/>
          <w:szCs w:val="24"/>
        </w:rPr>
        <w:t>Parenting sensitivity</w:t>
      </w:r>
      <w:r w:rsidR="00360053" w:rsidRPr="0065248C">
        <w:rPr>
          <w:rFonts w:ascii="Times" w:hAnsi="Times" w:cs="Helvetica"/>
          <w:b/>
          <w:bCs/>
          <w:iCs/>
          <w:color w:val="000000"/>
          <w:sz w:val="24"/>
          <w:szCs w:val="24"/>
        </w:rPr>
        <w:t>.</w:t>
      </w:r>
      <w:r w:rsidRPr="0065248C">
        <w:rPr>
          <w:rFonts w:ascii="Times" w:hAnsi="Times" w:cs="Helvetica"/>
          <w:sz w:val="24"/>
          <w:szCs w:val="24"/>
        </w:rPr>
        <w:t xml:space="preserve"> </w:t>
      </w:r>
      <w:bookmarkEnd w:id="11"/>
      <w:r w:rsidR="005E6CF3" w:rsidRPr="0065248C">
        <w:rPr>
          <w:rFonts w:ascii="Times" w:hAnsi="Times" w:cs="Helvetica"/>
          <w:color w:val="000000"/>
          <w:sz w:val="24"/>
          <w:szCs w:val="24"/>
        </w:rPr>
        <w:t xml:space="preserve">Parenting </w:t>
      </w:r>
      <w:r w:rsidR="0010402D" w:rsidRPr="0065248C">
        <w:rPr>
          <w:rFonts w:ascii="Times" w:hAnsi="Times" w:cs="Helvetica"/>
          <w:color w:val="000000"/>
          <w:sz w:val="24"/>
          <w:szCs w:val="24"/>
        </w:rPr>
        <w:t xml:space="preserve">sensitivity was coded </w:t>
      </w:r>
      <w:r w:rsidR="005E6CF3" w:rsidRPr="0065248C">
        <w:rPr>
          <w:rFonts w:ascii="Times" w:hAnsi="Times" w:cs="Helvetica"/>
          <w:color w:val="000000"/>
          <w:sz w:val="24"/>
          <w:szCs w:val="24"/>
        </w:rPr>
        <w:t>from the 20-min parent-child interaction sessions</w:t>
      </w:r>
      <w:r w:rsidRPr="0065248C">
        <w:rPr>
          <w:rFonts w:ascii="Times" w:hAnsi="Times" w:cs="Helvetica"/>
          <w:color w:val="000000"/>
          <w:sz w:val="24"/>
          <w:szCs w:val="24"/>
        </w:rPr>
        <w:t xml:space="preserve"> using the NICHD Study of Early Child Care and Youth Development: Sensitivity Scales </w:t>
      </w:r>
      <w:r w:rsidRPr="0065248C">
        <w:rPr>
          <w:rFonts w:ascii="Times" w:hAnsi="Times" w:cs="Helvetica"/>
          <w:color w:val="000000"/>
          <w:sz w:val="24"/>
          <w:szCs w:val="24"/>
        </w:rPr>
        <w:fldChar w:fldCharType="begin"/>
      </w:r>
      <w:r w:rsidR="00915C29" w:rsidRPr="0065248C">
        <w:rPr>
          <w:rFonts w:ascii="Times" w:hAnsi="Times" w:cs="Helvetica"/>
          <w:color w:val="000000"/>
          <w:sz w:val="24"/>
          <w:szCs w:val="24"/>
        </w:rPr>
        <w:instrText xml:space="preserve"> ADDIN EN.CITE &lt;EndNote&gt;&lt;Cite&gt;&lt;Author&gt;NICHD Early Child Care Research Network&lt;/Author&gt;&lt;Year&gt;2006&lt;/Year&gt;&lt;RecNum&gt;1446&lt;/RecNum&gt;&lt;Prefix&gt;NICHD-SECCYD`; &lt;/Prefix&gt;&lt;DisplayText&gt;(NICHD-SECCYD; NICHD Early Child Care Research Network, 2006)&lt;/DisplayText&gt;&lt;record&gt;&lt;rec-number&gt;1446&lt;/rec-number&gt;&lt;foreign-keys&gt;&lt;key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65248C">
        <w:rPr>
          <w:rFonts w:ascii="Times" w:hAnsi="Times" w:cs="Helvetica"/>
          <w:color w:val="000000"/>
          <w:sz w:val="24"/>
          <w:szCs w:val="24"/>
        </w:rPr>
        <w:fldChar w:fldCharType="separate"/>
      </w:r>
      <w:r w:rsidR="00915C29" w:rsidRPr="0065248C">
        <w:rPr>
          <w:rFonts w:ascii="Times" w:hAnsi="Times" w:cs="Helvetica"/>
          <w:noProof/>
          <w:color w:val="000000"/>
          <w:sz w:val="24"/>
          <w:szCs w:val="24"/>
        </w:rPr>
        <w:t>(NICHD-SECCYD; NICHD Early Child Care Research Network, 2006)</w:t>
      </w:r>
      <w:r w:rsidRPr="0065248C">
        <w:rPr>
          <w:rFonts w:ascii="Times" w:hAnsi="Times" w:cs="Helvetica"/>
          <w:color w:val="000000"/>
          <w:sz w:val="24"/>
          <w:szCs w:val="24"/>
        </w:rPr>
        <w:fldChar w:fldCharType="end"/>
      </w:r>
      <w:r w:rsidR="00707ED6" w:rsidRPr="0065248C">
        <w:rPr>
          <w:rFonts w:ascii="Times" w:hAnsi="Times" w:cs="Helvetica"/>
          <w:color w:val="000000"/>
          <w:sz w:val="24"/>
          <w:szCs w:val="24"/>
        </w:rPr>
        <w:t xml:space="preserve">, </w:t>
      </w:r>
      <w:r w:rsidR="005E6CF3" w:rsidRPr="0065248C">
        <w:rPr>
          <w:rFonts w:ascii="Times" w:hAnsi="Times" w:cs="Helvetica"/>
          <w:color w:val="000000"/>
          <w:sz w:val="24"/>
          <w:szCs w:val="24"/>
        </w:rPr>
        <w:t>C</w:t>
      </w:r>
      <w:r w:rsidRPr="0065248C">
        <w:rPr>
          <w:rFonts w:ascii="Times" w:hAnsi="Times" w:cs="Helvetica"/>
          <w:color w:val="000000"/>
          <w:sz w:val="24"/>
          <w:szCs w:val="24"/>
        </w:rPr>
        <w:t>omposite parental sensitivity score</w:t>
      </w:r>
      <w:r w:rsidR="005E6CF3" w:rsidRPr="0065248C">
        <w:rPr>
          <w:rFonts w:ascii="Times" w:hAnsi="Times" w:cs="Helvetica"/>
          <w:color w:val="000000"/>
          <w:sz w:val="24"/>
          <w:szCs w:val="24"/>
        </w:rPr>
        <w:t>s were</w:t>
      </w:r>
      <w:r w:rsidRPr="0065248C">
        <w:rPr>
          <w:rFonts w:ascii="Times" w:hAnsi="Times" w:cs="Helvetica"/>
          <w:color w:val="000000"/>
          <w:sz w:val="24"/>
          <w:szCs w:val="24"/>
        </w:rPr>
        <w:t xml:space="preserve"> calculated by summing scores on </w:t>
      </w:r>
      <w:r w:rsidR="005E6CF3" w:rsidRPr="0065248C">
        <w:rPr>
          <w:rFonts w:ascii="Times" w:hAnsi="Times" w:cs="Helvetica"/>
          <w:color w:val="000000"/>
          <w:sz w:val="24"/>
          <w:szCs w:val="24"/>
        </w:rPr>
        <w:t xml:space="preserve">the </w:t>
      </w:r>
      <w:r w:rsidRPr="0065248C">
        <w:rPr>
          <w:rFonts w:ascii="Times" w:hAnsi="Times" w:cs="Helvetica"/>
          <w:color w:val="000000"/>
          <w:sz w:val="24"/>
          <w:szCs w:val="24"/>
        </w:rPr>
        <w:t xml:space="preserve">six </w:t>
      </w:r>
      <w:r w:rsidR="005E6CF3" w:rsidRPr="0065248C">
        <w:rPr>
          <w:rFonts w:ascii="Times" w:hAnsi="Times" w:cs="Helvetica"/>
          <w:color w:val="000000"/>
          <w:sz w:val="24"/>
          <w:szCs w:val="24"/>
        </w:rPr>
        <w:t>NICHD</w:t>
      </w:r>
      <w:r w:rsidR="005E6CF3" w:rsidRPr="0065248C">
        <w:rPr>
          <w:rFonts w:ascii="Times" w:hAnsi="Times" w:cs="Helvetica"/>
          <w:color w:val="000000"/>
          <w:sz w:val="24"/>
          <w:szCs w:val="24"/>
          <w:highlight w:val="yellow"/>
        </w:rPr>
        <w:t xml:space="preserve"> </w:t>
      </w:r>
      <w:r w:rsidRPr="0065248C">
        <w:rPr>
          <w:rFonts w:ascii="Times" w:hAnsi="Times" w:cs="Helvetica"/>
          <w:color w:val="000000"/>
          <w:sz w:val="24"/>
          <w:szCs w:val="24"/>
        </w:rPr>
        <w:t>scales</w:t>
      </w:r>
      <w:r w:rsidR="005E6CF3" w:rsidRPr="0065248C">
        <w:rPr>
          <w:rFonts w:ascii="Times" w:hAnsi="Times" w:cs="Helvetica"/>
          <w:color w:val="000000"/>
          <w:sz w:val="24"/>
          <w:szCs w:val="24"/>
        </w:rPr>
        <w:t xml:space="preserve"> [sensitivity, positive regard for the child, negative regard for the child (reversed), intrusiveness (reversed), respect for autonomy, and hostility (reversed)], </w:t>
      </w:r>
      <w:r w:rsidRPr="0065248C">
        <w:rPr>
          <w:rFonts w:ascii="Times" w:hAnsi="Times" w:cs="Helvetica"/>
          <w:color w:val="000000"/>
          <w:sz w:val="24"/>
          <w:szCs w:val="24"/>
        </w:rPr>
        <w:t xml:space="preserve">each scored on a 4-point scale </w:t>
      </w:r>
      <w:r w:rsidR="005E6CF3" w:rsidRPr="0065248C">
        <w:rPr>
          <w:rFonts w:ascii="Times" w:hAnsi="Times" w:cs="Helvetica"/>
          <w:color w:val="000000"/>
          <w:sz w:val="24"/>
          <w:szCs w:val="24"/>
        </w:rPr>
        <w:t>with</w:t>
      </w:r>
      <w:r w:rsidRPr="0065248C">
        <w:rPr>
          <w:rFonts w:ascii="Times" w:hAnsi="Times" w:cs="Helvetica"/>
          <w:color w:val="000000"/>
          <w:sz w:val="24"/>
          <w:szCs w:val="24"/>
        </w:rPr>
        <w:t xml:space="preserve"> higher scores indicat</w:t>
      </w:r>
      <w:r w:rsidR="005E6CF3" w:rsidRPr="0065248C">
        <w:rPr>
          <w:rFonts w:ascii="Times" w:hAnsi="Times" w:cs="Helvetica"/>
          <w:color w:val="000000"/>
          <w:sz w:val="24"/>
          <w:szCs w:val="24"/>
        </w:rPr>
        <w:t>ing</w:t>
      </w:r>
      <w:r w:rsidRPr="0065248C">
        <w:rPr>
          <w:rFonts w:ascii="Times" w:hAnsi="Times" w:cs="Helvetica"/>
          <w:color w:val="000000"/>
          <w:sz w:val="24"/>
          <w:szCs w:val="24"/>
        </w:rPr>
        <w:t xml:space="preserve"> that the variable </w:t>
      </w:r>
      <w:r w:rsidR="005E6CF3" w:rsidRPr="0065248C">
        <w:rPr>
          <w:rFonts w:ascii="Times" w:hAnsi="Times" w:cs="Helvetica"/>
          <w:color w:val="000000"/>
          <w:sz w:val="24"/>
          <w:szCs w:val="24"/>
        </w:rPr>
        <w:t>wa</w:t>
      </w:r>
      <w:r w:rsidRPr="0065248C">
        <w:rPr>
          <w:rFonts w:ascii="Times" w:hAnsi="Times" w:cs="Helvetica"/>
          <w:color w:val="000000"/>
          <w:sz w:val="24"/>
          <w:szCs w:val="24"/>
        </w:rPr>
        <w:t xml:space="preserve">s more characteristic of the parent. </w:t>
      </w:r>
      <w:r w:rsidR="004A392F" w:rsidRPr="0065248C">
        <w:rPr>
          <w:rFonts w:ascii="Times" w:hAnsi="Times" w:cs="Helvetica"/>
          <w:color w:val="000000"/>
          <w:sz w:val="24"/>
          <w:szCs w:val="24"/>
        </w:rPr>
        <w:t xml:space="preserve">For the current study, </w:t>
      </w:r>
      <w:r w:rsidR="005E6CF3" w:rsidRPr="0065248C">
        <w:rPr>
          <w:rFonts w:ascii="Times" w:hAnsi="Times" w:cs="Helvetica"/>
          <w:color w:val="000000"/>
          <w:sz w:val="24"/>
          <w:szCs w:val="24"/>
        </w:rPr>
        <w:t xml:space="preserve">the </w:t>
      </w:r>
      <w:r w:rsidR="004A392F" w:rsidRPr="0065248C">
        <w:rPr>
          <w:rFonts w:ascii="Times" w:hAnsi="Times" w:cs="Helvetica"/>
          <w:color w:val="000000"/>
          <w:sz w:val="24"/>
          <w:szCs w:val="24"/>
        </w:rPr>
        <w:t>NICHD-SECCYD</w:t>
      </w:r>
      <w:r w:rsidR="004A392F" w:rsidRPr="0065248C" w:rsidDel="005170B4">
        <w:rPr>
          <w:rFonts w:ascii="Times" w:hAnsi="Times" w:cs="Helvetica"/>
          <w:color w:val="000000"/>
          <w:sz w:val="24"/>
          <w:szCs w:val="24"/>
        </w:rPr>
        <w:t xml:space="preserve"> </w:t>
      </w:r>
      <w:r w:rsidR="004A392F" w:rsidRPr="0065248C">
        <w:rPr>
          <w:rFonts w:ascii="Times" w:hAnsi="Times" w:cs="Helvetica"/>
          <w:color w:val="000000"/>
          <w:sz w:val="24"/>
          <w:szCs w:val="24"/>
        </w:rPr>
        <w:t xml:space="preserve">coding was conducted by </w:t>
      </w:r>
      <w:r w:rsidR="005E6CF3" w:rsidRPr="0065248C">
        <w:rPr>
          <w:rFonts w:ascii="Times" w:hAnsi="Times" w:cs="Helvetica"/>
          <w:color w:val="000000"/>
          <w:sz w:val="24"/>
          <w:szCs w:val="24"/>
        </w:rPr>
        <w:t xml:space="preserve">two coders, both </w:t>
      </w:r>
      <w:r w:rsidR="004A392F" w:rsidRPr="0065248C">
        <w:rPr>
          <w:rFonts w:ascii="Times" w:hAnsi="Times" w:cs="Helvetica"/>
          <w:color w:val="000000"/>
          <w:sz w:val="24"/>
          <w:szCs w:val="24"/>
        </w:rPr>
        <w:t xml:space="preserve">masked to participant group allocation and assessment time point. </w:t>
      </w:r>
      <w:r w:rsidR="004A392F" w:rsidRPr="0065248C">
        <w:rPr>
          <w:rFonts w:ascii="Times" w:hAnsi="Times" w:cs="Helvetica"/>
          <w:color w:val="000000"/>
          <w:sz w:val="24"/>
          <w:szCs w:val="24"/>
          <w:highlight w:val="yellow"/>
        </w:rPr>
        <w:t>Of the 90 Time 1 videos, xx% (</w:t>
      </w:r>
      <w:r w:rsidR="004A392F" w:rsidRPr="0065248C">
        <w:rPr>
          <w:rFonts w:ascii="Times" w:hAnsi="Times" w:cs="Helvetica"/>
          <w:i/>
          <w:iCs/>
          <w:color w:val="000000"/>
          <w:sz w:val="24"/>
          <w:szCs w:val="24"/>
          <w:highlight w:val="yellow"/>
        </w:rPr>
        <w:t>n</w:t>
      </w:r>
      <w:r w:rsidR="004A392F" w:rsidRPr="0065248C">
        <w:rPr>
          <w:rFonts w:ascii="Times" w:hAnsi="Times" w:cs="Helvetica"/>
          <w:color w:val="000000"/>
          <w:sz w:val="24"/>
          <w:szCs w:val="24"/>
          <w:highlight w:val="yellow"/>
        </w:rPr>
        <w:t xml:space="preserve">=xx) were double coded. The agreement between coders for </w:t>
      </w:r>
      <w:r w:rsidR="009707D0" w:rsidRPr="0065248C">
        <w:rPr>
          <w:rFonts w:ascii="Times" w:hAnsi="Times" w:cs="Helvetica"/>
          <w:color w:val="000000"/>
          <w:sz w:val="24"/>
          <w:szCs w:val="24"/>
          <w:highlight w:val="yellow"/>
        </w:rPr>
        <w:t xml:space="preserve">composite sensitivity scale was </w:t>
      </w:r>
      <w:proofErr w:type="spellStart"/>
      <w:r w:rsidR="009707D0" w:rsidRPr="0065248C">
        <w:rPr>
          <w:rFonts w:ascii="Times" w:hAnsi="Times" w:cs="Helvetica"/>
          <w:color w:val="000000"/>
          <w:sz w:val="24"/>
          <w:szCs w:val="24"/>
          <w:highlight w:val="yellow"/>
        </w:rPr>
        <w:t>xxxxx</w:t>
      </w:r>
      <w:proofErr w:type="spellEnd"/>
      <w:r w:rsidR="009707D0" w:rsidRPr="0065248C">
        <w:rPr>
          <w:rFonts w:ascii="Times" w:hAnsi="Times" w:cs="Helvetica"/>
          <w:color w:val="000000"/>
          <w:sz w:val="24"/>
          <w:szCs w:val="24"/>
          <w:highlight w:val="yellow"/>
        </w:rPr>
        <w:t>.</w:t>
      </w:r>
    </w:p>
    <w:p w14:paraId="0B8F0D09" w14:textId="77777777" w:rsidR="0065248C" w:rsidRPr="0065248C" w:rsidRDefault="0065248C" w:rsidP="0065248C">
      <w:pPr>
        <w:widowControl w:val="0"/>
        <w:autoSpaceDE w:val="0"/>
        <w:autoSpaceDN w:val="0"/>
        <w:adjustRightInd w:val="0"/>
        <w:spacing w:line="480" w:lineRule="auto"/>
        <w:ind w:firstLine="720"/>
        <w:contextualSpacing/>
        <w:rPr>
          <w:rFonts w:ascii="Times" w:hAnsi="Times" w:cs="Helvetica"/>
          <w:color w:val="000000"/>
          <w:sz w:val="24"/>
          <w:szCs w:val="24"/>
          <w:highlight w:val="yellow"/>
        </w:rPr>
      </w:pPr>
      <w:bookmarkStart w:id="12" w:name="_Hlk161651951"/>
      <w:r w:rsidRPr="0065248C">
        <w:rPr>
          <w:rFonts w:ascii="Times" w:hAnsi="Times" w:cs="Helvetica"/>
          <w:b/>
          <w:bCs/>
          <w:color w:val="000000"/>
          <w:kern w:val="0"/>
          <w:sz w:val="24"/>
          <w:szCs w:val="24"/>
          <w14:ligatures w14:val="none"/>
        </w:rPr>
        <w:t>Parental mentalization</w:t>
      </w:r>
      <w:bookmarkEnd w:id="12"/>
      <w:r w:rsidRPr="0065248C">
        <w:rPr>
          <w:rFonts w:ascii="Times" w:hAnsi="Times" w:cs="Helvetica"/>
          <w:color w:val="000000"/>
          <w:sz w:val="24"/>
          <w:szCs w:val="24"/>
        </w:rPr>
        <w:t xml:space="preserve">. Parental mentalisation was assessed in two ways: observed </w:t>
      </w:r>
      <w:r w:rsidRPr="0065248C">
        <w:rPr>
          <w:rFonts w:ascii="Times" w:hAnsi="Times" w:cs="Helvetica"/>
          <w:color w:val="000000"/>
          <w:sz w:val="24"/>
          <w:szCs w:val="24"/>
        </w:rPr>
        <w:lastRenderedPageBreak/>
        <w:t xml:space="preserve">(operationalised as mind-mindedness) and parent-report (reflective functioning). </w:t>
      </w:r>
      <w:r w:rsidRPr="0065248C">
        <w:rPr>
          <w:rFonts w:ascii="Times" w:hAnsi="Times" w:cs="Helvetica"/>
          <w:color w:val="000000"/>
          <w:sz w:val="24"/>
          <w:szCs w:val="24"/>
          <w:highlight w:val="yellow"/>
        </w:rPr>
        <w:t>Mind-mindedness was coded from the 20-minute parent-toddler interaction</w:t>
      </w:r>
      <w:r w:rsidRPr="0065248C">
        <w:rPr>
          <w:rFonts w:ascii="Times" w:hAnsi="Times" w:cs="Helvetica"/>
          <w:color w:val="000000"/>
          <w:sz w:val="24"/>
          <w:szCs w:val="24"/>
        </w:rPr>
        <w:t xml:space="preserve">. Parent and child verbalisations during the interaction were transcribed verbatim and then divided into individual comments based on temporal (1-second gap) or semantic discontinuities. Each comment was coded according to </w:t>
      </w:r>
      <w:r w:rsidRPr="0065248C">
        <w:rPr>
          <w:rFonts w:ascii="Times" w:hAnsi="Times" w:cs="Helvetica"/>
          <w:noProof/>
          <w:color w:val="000000"/>
          <w:sz w:val="24"/>
          <w:szCs w:val="24"/>
        </w:rPr>
        <w:t>Meins and Fernyhough’s</w:t>
      </w:r>
      <w:r w:rsidRPr="0065248C">
        <w:rPr>
          <w:rFonts w:ascii="Times" w:hAnsi="Times" w:cs="Helvetica"/>
          <w:color w:val="000000"/>
          <w:sz w:val="24"/>
          <w:szCs w:val="24"/>
        </w:rPr>
        <w:t xml:space="preserve"> mind-mindedness coding guidelines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(Meins &amp; Fernyhough, 2015)</w:t>
      </w:r>
      <w:r w:rsidRPr="0065248C">
        <w:rPr>
          <w:rFonts w:ascii="Times" w:hAnsi="Times" w:cs="Helvetica"/>
          <w:color w:val="000000"/>
          <w:sz w:val="24"/>
          <w:szCs w:val="24"/>
        </w:rPr>
        <w:fldChar w:fldCharType="end"/>
      </w:r>
      <w:r w:rsidRPr="0065248C">
        <w:rPr>
          <w:rFonts w:ascii="Times" w:hAnsi="Times" w:cs="Helvetica"/>
          <w:color w:val="000000"/>
          <w:sz w:val="24"/>
          <w:szCs w:val="24"/>
        </w:rPr>
        <w:t>. This involved applying one of five categories (‘Mental’, ‘</w:t>
      </w:r>
      <w:proofErr w:type="spellStart"/>
      <w:r w:rsidRPr="0065248C">
        <w:rPr>
          <w:rFonts w:ascii="Times" w:hAnsi="Times" w:cs="Helvetica"/>
          <w:color w:val="000000"/>
          <w:sz w:val="24"/>
          <w:szCs w:val="24"/>
        </w:rPr>
        <w:t>Behavioral</w:t>
      </w:r>
      <w:proofErr w:type="spellEnd"/>
      <w:r w:rsidRPr="0065248C">
        <w:rPr>
          <w:rFonts w:ascii="Times" w:hAnsi="Times" w:cs="Helvetica"/>
          <w:color w:val="000000"/>
          <w:sz w:val="24"/>
          <w:szCs w:val="24"/>
        </w:rPr>
        <w:t xml:space="preserve">’, ‘Physical’, ‘General’, ‘Self-referential’) to each comment. Comments coded as ‘Mental’ attributes were descriptors related to the child’s mental life, intentions, interests, likes and emotions. </w:t>
      </w:r>
      <w:proofErr w:type="spellStart"/>
      <w:r w:rsidRPr="0065248C">
        <w:rPr>
          <w:rFonts w:ascii="Times" w:hAnsi="Times" w:cs="Helvetica"/>
          <w:color w:val="000000"/>
          <w:sz w:val="24"/>
          <w:szCs w:val="24"/>
        </w:rPr>
        <w:t>Behavioral</w:t>
      </w:r>
      <w:proofErr w:type="spellEnd"/>
      <w:r w:rsidRPr="0065248C">
        <w:rPr>
          <w:rFonts w:ascii="Times" w:hAnsi="Times" w:cs="Helvetica"/>
          <w:color w:val="000000"/>
          <w:sz w:val="24"/>
          <w:szCs w:val="24"/>
        </w:rPr>
        <w:t xml:space="preserve"> attributes referred to the child’s </w:t>
      </w:r>
      <w:proofErr w:type="spellStart"/>
      <w:r w:rsidRPr="0065248C">
        <w:rPr>
          <w:rFonts w:ascii="Times" w:hAnsi="Times" w:cs="Helvetica"/>
          <w:color w:val="000000"/>
          <w:sz w:val="24"/>
          <w:szCs w:val="24"/>
        </w:rPr>
        <w:t>behavior</w:t>
      </w:r>
      <w:proofErr w:type="spellEnd"/>
      <w:r w:rsidRPr="0065248C">
        <w:rPr>
          <w:rFonts w:ascii="Times" w:hAnsi="Times" w:cs="Helvetica"/>
          <w:color w:val="000000"/>
          <w:sz w:val="24"/>
          <w:szCs w:val="24"/>
        </w:rPr>
        <w:t xml:space="preserve">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 To control for verbosity, a ‘mental state’ frequency score was calculated as the count of ‘mental’ comments as a proportion of the total number of verbalisations. Meins’ coding system for mind-mindedness has been well validated, with studies showing inter-rater reliability, temporal stability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&lt;EndNote&gt;&lt;Cite&gt;&lt;Author&gt;McMahon&lt;/Author&gt;&lt;Year&gt;2016&lt;/Year&gt;&lt;RecNum&gt;1462&lt;/RecNum&gt;&lt;DisplayText&gt;(McMahon et al., 2016)&lt;/DisplayText&gt;&lt;record&gt;&lt;rec-number&gt;1462&lt;/rec-number&gt;&lt;foreign-keys&gt;&lt;key app="EN" db-id="ards0dvaofa9d9es2f6vrf9iarwfp0z2w20v" timestamp="1696903320" guid="be37639f-d800-4968-84c7-850816d702e2"&gt;1462&lt;/key&gt;&lt;/foreign-keys&gt;&lt;ref-type name="Journal Article"&gt;17&lt;/ref-type&gt;&lt;contributors&gt;&lt;authors&gt;&lt;author&gt;McMahon, C.&lt;/author&gt;&lt;author&gt;Camberis, A.L.&lt;/author&gt;&lt;author&gt;Berry, S.&lt;/author&gt;&lt;author&gt;Gibson, F.&lt;/author&gt;&lt;/authors&gt;&lt;/contributors&gt;&lt;titles&gt;&lt;title&gt;Maternal mind-mindedness: relations with maternal-fetal attachment and stability in the first two years of life: Findings from an Australian prospective cohort study&lt;/title&gt;&lt;secondary-title&gt;Infant Mental Health Journal&lt;/secondary-title&gt;&lt;/titles&gt;&lt;periodical&gt;&lt;full-title&gt;Infant Mental Health Journal&lt;/full-title&gt;&lt;/periodical&gt;&lt;pages&gt;17-28&lt;/pages&gt;&lt;volume&gt;37&lt;/volume&gt;&lt;number&gt;1&lt;/number&gt;&lt;dates&gt;&lt;year&gt;2016&lt;/year&gt;&lt;/dates&gt;&lt;urls&gt;&lt;/urls&gt;&lt;electronic-resource-num&gt;10.1002/imhj.21548&lt;/electronic-resource-num&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(McMahon et al., 2016)</w:t>
      </w:r>
      <w:r w:rsidRPr="0065248C">
        <w:rPr>
          <w:rFonts w:ascii="Times" w:hAnsi="Times" w:cs="Helvetica"/>
          <w:color w:val="000000"/>
          <w:sz w:val="24"/>
          <w:szCs w:val="24"/>
        </w:rPr>
        <w:fldChar w:fldCharType="end"/>
      </w:r>
      <w:r w:rsidRPr="0065248C">
        <w:rPr>
          <w:rFonts w:ascii="Times" w:hAnsi="Times" w:cs="Helvetica"/>
          <w:color w:val="000000"/>
          <w:sz w:val="24"/>
          <w:szCs w:val="24"/>
        </w:rPr>
        <w:t xml:space="preserve"> and construct validity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&lt;EndNote&gt;&lt;Cite&gt;&lt;Author&gt;Farrow&lt;/Author&gt;&lt;Year&gt;2015&lt;/Year&gt;&lt;RecNum&gt;1461&lt;/RecNum&gt;&lt;DisplayText&gt;(Bernier &amp;amp; Dozier, 2003; Farrow &amp;amp; Blissett, 2015)&lt;/DisplayText&gt;&lt;record&gt;&lt;rec-number&gt;1461&lt;/rec-number&gt;&lt;foreign-keys&gt;&lt;key app="EN" db-id="ards0dvaofa9d9es2f6vrf9iarwfp0z2w20v" timestamp="1696903320" guid="dc7f2df4-3b7d-433f-989f-3014e82b6578"&gt;1461&lt;/key&gt;&lt;/foreign-keys&gt;&lt;ref-type name="Journal Article"&gt;17&lt;/ref-type&gt;&lt;contributors&gt;&lt;authors&gt;&lt;author&gt;Farrow, C.&lt;/author&gt;&lt;author&gt;Blissett, J.&lt;/author&gt;&lt;/authors&gt;&lt;/contributors&gt;&lt;titles&gt;&lt;title&gt;Maternal mind-mindedness during infancy, general parenting sensitivity and observed feeding behavior: A longitudinal&amp;#xD;study&lt;/title&gt;&lt;secondary-title&gt;Attachment &amp;amp; Human Development&lt;/secondary-title&gt;&lt;/titles&gt;&lt;periodical&gt;&lt;full-title&gt;Attachment &amp;amp; Human Development&lt;/full-title&gt;&lt;/periodical&gt;&lt;pages&gt;230–241&lt;/pages&gt;&lt;volume&gt;16&lt;/volume&gt;&lt;dates&gt;&lt;year&gt;2015&lt;/year&gt;&lt;/dates&gt;&lt;urls&gt;&lt;/urls&gt;&lt;electronic-resource-num&gt;http://dx.doi.org/10.1080/14616734.2014.898158.&lt;/electronic-resource-num&gt;&lt;/record&gt;&lt;/Cite&gt;&lt;Cite&gt;&lt;Author&gt;Bernier&lt;/Author&gt;&lt;Year&gt;2003&lt;/Year&gt;&lt;RecNum&gt;1450&lt;/RecNum&gt;&lt;record&gt;&lt;rec-number&gt;1450&lt;/rec-number&gt;&lt;foreign-keys&gt;&lt;key app="EN" db-id="ards0dvaofa9d9es2f6vrf9iarwfp0z2w20v" timestamp="1696903319" guid="d8143503-53a0-4650-b251-beefa4e86c56"&gt;1450&lt;/key&gt;&lt;/foreign-keys&gt;&lt;ref-type name="Journal Article"&gt;17&lt;/ref-type&gt;&lt;contributors&gt;&lt;authors&gt;&lt;author&gt;Bernier, A.&lt;/author&gt;&lt;author&gt;Dozier, M.&lt;/author&gt;&lt;/authors&gt;&lt;/contributors&gt;&lt;titles&gt;&lt;title&gt;Bridging the attachment transmission gap: The role of maternal mind-mindedness&lt;/title&gt;&lt;secondary-title&gt;International Journal of Behavioral Development&lt;/secondary-title&gt;&lt;/titles&gt;&lt;periodical&gt;&lt;full-title&gt;International Journal of Behavioral Development&lt;/full-title&gt;&lt;/periodical&gt;&lt;pages&gt;355-365&lt;/pages&gt;&lt;volume&gt;27&lt;/volume&gt;&lt;number&gt;4&lt;/number&gt;&lt;dates&gt;&lt;year&gt;2003&lt;/year&gt;&lt;/dates&gt;&lt;urls&gt;&lt;/urls&gt;&lt;/record&gt;&lt;/Cite&gt;&lt;/EndNote&gt;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(Bernier &amp; Dozier, 2003; Farrow &amp; Blissett, 2015)</w:t>
      </w:r>
      <w:r w:rsidRPr="0065248C">
        <w:rPr>
          <w:rFonts w:ascii="Times" w:hAnsi="Times" w:cs="Helvetica"/>
          <w:color w:val="000000"/>
          <w:sz w:val="24"/>
          <w:szCs w:val="24"/>
        </w:rPr>
        <w:fldChar w:fldCharType="end"/>
      </w:r>
      <w:r w:rsidRPr="0065248C">
        <w:rPr>
          <w:rFonts w:ascii="Times" w:hAnsi="Times" w:cs="Helvetica"/>
          <w:color w:val="000000"/>
          <w:sz w:val="24"/>
          <w:szCs w:val="24"/>
        </w:rPr>
        <w:t>.</w:t>
      </w:r>
      <w:r w:rsidRPr="0065248C">
        <w:rPr>
          <w:rFonts w:ascii="Times" w:hAnsi="Times" w:cs="Helvetica"/>
          <w:color w:val="000000"/>
          <w:sz w:val="24"/>
          <w:szCs w:val="24"/>
          <w:highlight w:val="yellow"/>
        </w:rPr>
        <w:t xml:space="preserve"> The coding was conducted by XXXXXX.  Coding reliability….</w:t>
      </w:r>
    </w:p>
    <w:p w14:paraId="0319C262" w14:textId="6604B86E" w:rsidR="0065248C" w:rsidRPr="0065248C" w:rsidRDefault="0065248C" w:rsidP="0065248C">
      <w:pPr>
        <w:widowControl w:val="0"/>
        <w:autoSpaceDE w:val="0"/>
        <w:autoSpaceDN w:val="0"/>
        <w:adjustRightInd w:val="0"/>
        <w:spacing w:line="480" w:lineRule="auto"/>
        <w:ind w:firstLine="720"/>
        <w:contextualSpacing/>
        <w:rPr>
          <w:rFonts w:ascii="Times" w:hAnsi="Times" w:cs="Helvetica"/>
          <w:i/>
          <w:color w:val="000000"/>
          <w:sz w:val="24"/>
          <w:szCs w:val="24"/>
          <w:highlight w:val="yellow"/>
        </w:rPr>
      </w:pPr>
      <w:r w:rsidRPr="0065248C">
        <w:rPr>
          <w:rFonts w:ascii="Times" w:hAnsi="Times" w:cs="Helvetica"/>
          <w:color w:val="000000"/>
          <w:sz w:val="24"/>
          <w:szCs w:val="24"/>
        </w:rPr>
        <w:t xml:space="preserve">Parent-reported mentalisation was assessed using Diamond’s reflective functioning scale (DRFS), </w:t>
      </w:r>
      <w:r w:rsidRPr="0065248C">
        <w:rPr>
          <w:rFonts w:ascii="Times" w:hAnsi="Times" w:cs="Helvetica"/>
          <w:color w:val="000000"/>
          <w:kern w:val="0"/>
          <w:sz w:val="24"/>
          <w:szCs w:val="24"/>
          <w14:ligatures w14:val="none"/>
        </w:rPr>
        <w:t xml:space="preserve">administered as part of the Composite Caregiving Questionnaire (CCQ; REF). </w:t>
      </w:r>
      <w:r w:rsidRPr="0065248C">
        <w:rPr>
          <w:rFonts w:ascii="Times" w:hAnsi="Times" w:cs="Helvetica"/>
          <w:color w:val="000000"/>
          <w:kern w:val="0"/>
          <w:sz w:val="24"/>
          <w:szCs w:val="24"/>
          <w:highlight w:val="yellow"/>
          <w14:ligatures w14:val="none"/>
        </w:rPr>
        <w:t xml:space="preserve">The DRFS comprises </w:t>
      </w:r>
      <w:proofErr w:type="spellStart"/>
      <w:r w:rsidRPr="0065248C">
        <w:rPr>
          <w:rFonts w:ascii="Times" w:hAnsi="Times" w:cs="Helvetica"/>
          <w:color w:val="000000"/>
          <w:kern w:val="0"/>
          <w:sz w:val="24"/>
          <w:szCs w:val="24"/>
          <w:highlight w:val="yellow"/>
          <w14:ligatures w14:val="none"/>
        </w:rPr>
        <w:t>xxxxxx</w:t>
      </w:r>
      <w:proofErr w:type="spellEnd"/>
      <w:r w:rsidRPr="0065248C">
        <w:rPr>
          <w:rFonts w:ascii="Times" w:hAnsi="Times" w:cs="Helvetica"/>
          <w:color w:val="000000"/>
          <w:kern w:val="0"/>
          <w:sz w:val="24"/>
          <w:szCs w:val="24"/>
          <w14:ligatures w14:val="none"/>
        </w:rPr>
        <w:t xml:space="preserve">. In the current study, the Cronbach’s alpha for </w:t>
      </w:r>
      <w:r w:rsidRPr="0065248C">
        <w:rPr>
          <w:rFonts w:ascii="Times" w:hAnsi="Times" w:cs="Helvetica"/>
          <w:color w:val="000000"/>
          <w:sz w:val="24"/>
          <w:szCs w:val="24"/>
        </w:rPr>
        <w:t xml:space="preserve">Diamond’s reflective functioning scale </w:t>
      </w:r>
      <w:r w:rsidRPr="0065248C">
        <w:rPr>
          <w:rFonts w:ascii="Times" w:hAnsi="Times" w:cs="Helvetica"/>
          <w:color w:val="000000"/>
          <w:kern w:val="0"/>
          <w:sz w:val="24"/>
          <w:szCs w:val="24"/>
          <w14:ligatures w14:val="none"/>
        </w:rPr>
        <w:t>at T1 was .76.</w:t>
      </w:r>
    </w:p>
    <w:p w14:paraId="2041141C" w14:textId="697303C4" w:rsidR="0010402D" w:rsidRPr="0065248C" w:rsidRDefault="0065248C" w:rsidP="00F005FF">
      <w:pPr>
        <w:pStyle w:val="Default"/>
        <w:spacing w:line="480" w:lineRule="auto"/>
        <w:ind w:firstLine="720"/>
        <w:rPr>
          <w:rFonts w:ascii="Arial" w:eastAsiaTheme="minorEastAsia" w:hAnsi="Arial" w:cs="Arial"/>
          <w:lang w:val="en-US"/>
        </w:rPr>
      </w:pPr>
      <w:r>
        <w:rPr>
          <w:rFonts w:ascii="Times" w:hAnsi="Times" w:cs="Helvetica"/>
          <w:b/>
          <w:bCs/>
        </w:rPr>
        <w:t>E</w:t>
      </w:r>
      <w:r w:rsidR="005E6CF3" w:rsidRPr="0065248C">
        <w:rPr>
          <w:rFonts w:ascii="Times" w:hAnsi="Times" w:cs="Helvetica"/>
          <w:b/>
          <w:bCs/>
        </w:rPr>
        <w:t>mpathy and emotional understanding.</w:t>
      </w:r>
      <w:r w:rsidR="005E6CF3" w:rsidRPr="0065248C">
        <w:rPr>
          <w:rFonts w:ascii="Times" w:hAnsi="Times" w:cs="Helvetica"/>
        </w:rPr>
        <w:t xml:space="preserve"> </w:t>
      </w:r>
      <w:r>
        <w:rPr>
          <w:rFonts w:ascii="Times" w:hAnsi="Times" w:cs="Helvetica"/>
        </w:rPr>
        <w:t>Parents’ s</w:t>
      </w:r>
      <w:r w:rsidR="005E6CF3" w:rsidRPr="0065248C">
        <w:rPr>
          <w:rFonts w:ascii="Times" w:hAnsi="Times" w:cs="Helvetica"/>
        </w:rPr>
        <w:t xml:space="preserve">elf-efficacy regarding empathy and emotional understanding was assessed using the TOPSE-empathy and the TOPSE emotion scales </w:t>
      </w:r>
      <w:r w:rsidR="005E6CF3" w:rsidRPr="0065248C">
        <w:rPr>
          <w:rFonts w:ascii="Times" w:hAnsi="Times" w:cs="Helvetica"/>
          <w:highlight w:val="yellow"/>
        </w:rPr>
        <w:t>(REF</w:t>
      </w:r>
      <w:r w:rsidR="005E6CF3" w:rsidRPr="0065248C">
        <w:rPr>
          <w:rFonts w:ascii="Times" w:hAnsi="Times" w:cs="Helvetica"/>
        </w:rPr>
        <w:t xml:space="preserve">), for this study administered as part of a larger composite questionnaire </w:t>
      </w:r>
      <w:r w:rsidR="005E6CF3" w:rsidRPr="0065248C">
        <w:rPr>
          <w:rFonts w:ascii="Times" w:hAnsi="Times" w:cs="Helvetica"/>
        </w:rPr>
        <w:lastRenderedPageBreak/>
        <w:t xml:space="preserve">called the Composite Caregiving Questionnaire (CCQ; </w:t>
      </w:r>
      <w:r w:rsidR="005E6CF3" w:rsidRPr="0065248C">
        <w:rPr>
          <w:rFonts w:ascii="Times" w:hAnsi="Times" w:cs="Helvetica"/>
          <w:highlight w:val="yellow"/>
        </w:rPr>
        <w:t>REF</w:t>
      </w:r>
      <w:r w:rsidR="005E6CF3" w:rsidRPr="0065248C">
        <w:rPr>
          <w:rFonts w:ascii="Times" w:hAnsi="Times" w:cs="Helvetica"/>
        </w:rPr>
        <w:t>).</w:t>
      </w:r>
      <w:r w:rsidR="005E6CF3" w:rsidRPr="0065248C">
        <w:rPr>
          <w:b/>
          <w:bCs/>
          <w:i/>
          <w:iCs/>
        </w:rPr>
        <w:t xml:space="preserve"> </w:t>
      </w:r>
      <w:r w:rsidR="002A074C" w:rsidRPr="0065248C">
        <w:rPr>
          <w:rFonts w:ascii="Times" w:hAnsi="Times" w:cs="Helvetica"/>
        </w:rPr>
        <w:t xml:space="preserve">The </w:t>
      </w:r>
      <w:r w:rsidR="001E42F2" w:rsidRPr="0065248C">
        <w:rPr>
          <w:rFonts w:ascii="Times" w:hAnsi="Times" w:cs="Helvetica"/>
        </w:rPr>
        <w:t>TOPSE-empathy and the TOPSE-emotion</w:t>
      </w:r>
      <w:r w:rsidR="002A074C" w:rsidRPr="0065248C">
        <w:rPr>
          <w:rFonts w:ascii="Times" w:hAnsi="Times" w:cs="Helvetica"/>
        </w:rPr>
        <w:t xml:space="preserve"> scale</w:t>
      </w:r>
      <w:r w:rsidR="001E42F2" w:rsidRPr="0065248C">
        <w:rPr>
          <w:rFonts w:ascii="Times" w:hAnsi="Times" w:cs="Helvetica"/>
        </w:rPr>
        <w:t>s each</w:t>
      </w:r>
      <w:r w:rsidR="002A074C" w:rsidRPr="0065248C">
        <w:rPr>
          <w:rFonts w:ascii="Times" w:hAnsi="Times" w:cs="Helvetica"/>
        </w:rPr>
        <w:t xml:space="preserve"> comprise 7 items, each answered on a five-point scale. Item scores are totalled, with higher scores indicating greater </w:t>
      </w:r>
      <w:r w:rsidR="001E42F2" w:rsidRPr="0065248C">
        <w:rPr>
          <w:rFonts w:ascii="Times" w:hAnsi="Times" w:cs="Helvetica"/>
        </w:rPr>
        <w:t>empathy/emotion</w:t>
      </w:r>
      <w:r w:rsidR="002A074C" w:rsidRPr="0065248C">
        <w:rPr>
          <w:rFonts w:ascii="Times" w:hAnsi="Times" w:cs="Helvetica"/>
        </w:rPr>
        <w:t xml:space="preserve">. </w:t>
      </w:r>
      <w:r w:rsidR="00D42ADD" w:rsidRPr="0065248C">
        <w:rPr>
          <w:rFonts w:ascii="Times" w:hAnsi="Times" w:cs="Helvetica"/>
        </w:rPr>
        <w:t>In the current study, the Cronbach’s alphas for the TOPSE-empathy and the TOPSE</w:t>
      </w:r>
      <w:r w:rsidR="001E42F2" w:rsidRPr="0065248C">
        <w:rPr>
          <w:rFonts w:ascii="Times" w:hAnsi="Times" w:cs="Helvetica"/>
        </w:rPr>
        <w:t>-</w:t>
      </w:r>
      <w:r w:rsidR="00D42ADD" w:rsidRPr="0065248C">
        <w:rPr>
          <w:rFonts w:ascii="Times" w:hAnsi="Times" w:cs="Helvetica"/>
        </w:rPr>
        <w:t>emotion scales at T1 were .81 and .77, respectively.</w:t>
      </w:r>
    </w:p>
    <w:p w14:paraId="300BFFE9" w14:textId="77777777" w:rsidR="0065248C" w:rsidRPr="0065248C" w:rsidRDefault="0065248C" w:rsidP="0065248C">
      <w:pPr>
        <w:widowControl w:val="0"/>
        <w:autoSpaceDE w:val="0"/>
        <w:autoSpaceDN w:val="0"/>
        <w:adjustRightInd w:val="0"/>
        <w:spacing w:line="480" w:lineRule="auto"/>
        <w:ind w:firstLine="720"/>
        <w:rPr>
          <w:rFonts w:ascii="Times" w:hAnsi="Times" w:cs="Helvetica"/>
          <w:color w:val="000000"/>
          <w:kern w:val="0"/>
          <w:sz w:val="24"/>
          <w:szCs w:val="24"/>
          <w14:ligatures w14:val="none"/>
        </w:rPr>
      </w:pPr>
      <w:bookmarkStart w:id="13" w:name="_Hlk161651963"/>
      <w:bookmarkStart w:id="14" w:name="_Hlk161651930"/>
      <w:r w:rsidRPr="0065248C">
        <w:rPr>
          <w:rFonts w:ascii="Times" w:hAnsi="Times" w:cs="Helvetica"/>
          <w:b/>
          <w:bCs/>
          <w:color w:val="000000"/>
          <w:kern w:val="0"/>
          <w:sz w:val="24"/>
          <w:szCs w:val="24"/>
          <w14:ligatures w14:val="none"/>
        </w:rPr>
        <w:t>Parental emotion regulation</w:t>
      </w:r>
      <w:r w:rsidRPr="0065248C">
        <w:rPr>
          <w:rFonts w:ascii="Times" w:hAnsi="Times" w:cs="Helvetica"/>
          <w:color w:val="000000"/>
          <w:kern w:val="0"/>
          <w:sz w:val="24"/>
          <w:szCs w:val="24"/>
          <w14:ligatures w14:val="none"/>
        </w:rPr>
        <w:t xml:space="preserve"> </w:t>
      </w:r>
      <w:bookmarkEnd w:id="13"/>
      <w:r w:rsidRPr="0065248C">
        <w:rPr>
          <w:rFonts w:ascii="Times" w:hAnsi="Times" w:cs="Helvetica"/>
          <w:color w:val="000000"/>
          <w:kern w:val="0"/>
          <w:sz w:val="24"/>
          <w:szCs w:val="24"/>
          <w14:ligatures w14:val="none"/>
        </w:rPr>
        <w:t xml:space="preserve">was assessed using the Difficulties in Emotion Regulation Scale </w:t>
      </w:r>
      <w:r w:rsidRPr="0065248C">
        <w:rPr>
          <w:rFonts w:ascii="Times" w:hAnsi="Times" w:cs="Helvetica"/>
          <w:color w:val="000000"/>
          <w:kern w:val="0"/>
          <w:sz w:val="24"/>
          <w:szCs w:val="24"/>
          <w14:ligatures w14:val="none"/>
        </w:rPr>
        <w:fldChar w:fldCharType="begin"/>
      </w:r>
      <w:r w:rsidRPr="0065248C">
        <w:rPr>
          <w:rFonts w:ascii="Times" w:hAnsi="Times" w:cs="Helvetica"/>
          <w:color w:val="000000"/>
          <w:kern w:val="0"/>
          <w:sz w:val="24"/>
          <w:szCs w:val="24"/>
          <w14:ligatures w14:val="none"/>
        </w:rPr>
        <w:instrText xml:space="preserve"> ADDIN EN.CITE &lt;EndNote&gt;&lt;Cite&gt;&lt;Author&gt;Gratz&lt;/Author&gt;&lt;Year&gt;2004&lt;/Year&gt;&lt;RecNum&gt;1653&lt;/RecNum&gt;&lt;Prefix&gt;DERS`; &lt;/Prefix&gt;&lt;DisplayText&gt;(DERS; Gratz &amp;amp; Roemer, 2004)&lt;/DisplayText&gt;&lt;record&gt;&lt;rec-number&gt;1653&lt;/rec-number&gt;&lt;foreign-keys&gt;&lt;key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65248C">
        <w:rPr>
          <w:rFonts w:ascii="Times" w:hAnsi="Times" w:cs="Helvetica"/>
          <w:color w:val="000000"/>
          <w:kern w:val="0"/>
          <w:sz w:val="24"/>
          <w:szCs w:val="24"/>
          <w14:ligatures w14:val="none"/>
        </w:rPr>
        <w:fldChar w:fldCharType="separate"/>
      </w:r>
      <w:r w:rsidRPr="0065248C">
        <w:rPr>
          <w:rFonts w:ascii="Times" w:hAnsi="Times" w:cs="Helvetica"/>
          <w:color w:val="000000"/>
          <w:kern w:val="0"/>
          <w:sz w:val="24"/>
          <w:szCs w:val="24"/>
          <w14:ligatures w14:val="none"/>
        </w:rPr>
        <w:t>(DERS; Gratz &amp; Roemer, 2004)</w:t>
      </w:r>
      <w:r w:rsidRPr="0065248C">
        <w:rPr>
          <w:rFonts w:ascii="Times" w:hAnsi="Times" w:cs="Helvetica"/>
          <w:color w:val="000000"/>
          <w:kern w:val="0"/>
          <w:sz w:val="24"/>
          <w:szCs w:val="24"/>
          <w14:ligatures w14:val="none"/>
        </w:rPr>
        <w:fldChar w:fldCharType="end"/>
      </w:r>
      <w:r w:rsidRPr="0065248C">
        <w:rPr>
          <w:rFonts w:ascii="Times" w:hAnsi="Times" w:cs="Helvetica"/>
          <w:color w:val="000000"/>
          <w:kern w:val="0"/>
          <w:sz w:val="24"/>
          <w:szCs w:val="24"/>
          <w14:ligatures w14:val="none"/>
        </w:rPr>
        <w:t xml:space="preserve">, a 36-item, self-report measure. The DERS yields a total score (range 36-80, higher scores indicating greater emotion dysregulation) and six subscale scores: (1) Nonacceptance of emotional responses, (2) Difficulties engaging in goal directed </w:t>
      </w:r>
      <w:proofErr w:type="spellStart"/>
      <w:r w:rsidRPr="0065248C">
        <w:rPr>
          <w:rFonts w:ascii="Times" w:hAnsi="Times" w:cs="Helvetica"/>
          <w:color w:val="000000"/>
          <w:kern w:val="0"/>
          <w:sz w:val="24"/>
          <w:szCs w:val="24"/>
          <w14:ligatures w14:val="none"/>
        </w:rPr>
        <w:t>behavior</w:t>
      </w:r>
      <w:proofErr w:type="spellEnd"/>
      <w:r w:rsidRPr="0065248C">
        <w:rPr>
          <w:rFonts w:ascii="Times" w:hAnsi="Times" w:cs="Helvetica"/>
          <w:color w:val="000000"/>
          <w:kern w:val="0"/>
          <w:sz w:val="24"/>
          <w:szCs w:val="24"/>
          <w14:ligatures w14:val="none"/>
        </w:rPr>
        <w:t>, (3) Impulse control difficulties, (4) Lack of emotional awareness, (5) Limited access to emotion regulation strategies, and (6) Lack of emotional clarity. In the current study, the total DERS score was used. The Cronbach’s alpha for the total DERS at T1 was .85.</w:t>
      </w:r>
    </w:p>
    <w:p w14:paraId="5DCF2DD0" w14:textId="28BA10CB" w:rsidR="00F005FF" w:rsidRPr="0065248C" w:rsidRDefault="000F579F" w:rsidP="00F005FF">
      <w:pPr>
        <w:widowControl w:val="0"/>
        <w:autoSpaceDE w:val="0"/>
        <w:autoSpaceDN w:val="0"/>
        <w:adjustRightInd w:val="0"/>
        <w:spacing w:line="480" w:lineRule="auto"/>
        <w:ind w:firstLine="720"/>
        <w:contextualSpacing/>
        <w:rPr>
          <w:rFonts w:ascii="Times" w:hAnsi="Times" w:cs="Helvetica"/>
          <w:color w:val="000000"/>
          <w:kern w:val="0"/>
          <w:sz w:val="24"/>
          <w:szCs w:val="24"/>
          <w14:ligatures w14:val="none"/>
        </w:rPr>
      </w:pPr>
      <w:r w:rsidRPr="0065248C">
        <w:rPr>
          <w:rFonts w:ascii="Times" w:hAnsi="Times" w:cs="Helvetica"/>
          <w:b/>
          <w:bCs/>
          <w:color w:val="000000"/>
          <w:kern w:val="0"/>
          <w:sz w:val="24"/>
          <w:szCs w:val="24"/>
          <w14:ligatures w14:val="none"/>
        </w:rPr>
        <w:t>C</w:t>
      </w:r>
      <w:r w:rsidR="00F005FF" w:rsidRPr="0065248C">
        <w:rPr>
          <w:rFonts w:ascii="Times" w:hAnsi="Times" w:cs="Helvetica"/>
          <w:b/>
          <w:bCs/>
          <w:color w:val="000000"/>
          <w:kern w:val="0"/>
          <w:sz w:val="24"/>
          <w:szCs w:val="24"/>
          <w14:ligatures w14:val="none"/>
        </w:rPr>
        <w:t>aregiving helplessness</w:t>
      </w:r>
      <w:bookmarkEnd w:id="14"/>
      <w:r w:rsidR="002A074C" w:rsidRPr="0065248C">
        <w:rPr>
          <w:rFonts w:ascii="Times" w:hAnsi="Times" w:cs="Helvetica"/>
          <w:color w:val="000000"/>
          <w:kern w:val="0"/>
          <w:sz w:val="24"/>
          <w:szCs w:val="24"/>
          <w14:ligatures w14:val="none"/>
        </w:rPr>
        <w:t xml:space="preserve">. Caregivers’ sense of caregiving helplessness </w:t>
      </w:r>
      <w:r w:rsidR="00575137" w:rsidRPr="0065248C">
        <w:rPr>
          <w:rFonts w:ascii="Times" w:hAnsi="Times" w:cs="Helvetica"/>
          <w:color w:val="000000"/>
          <w:kern w:val="0"/>
          <w:sz w:val="24"/>
          <w:szCs w:val="24"/>
          <w14:ligatures w14:val="none"/>
        </w:rPr>
        <w:t>was</w:t>
      </w:r>
      <w:r w:rsidR="00F005FF" w:rsidRPr="0065248C">
        <w:rPr>
          <w:rFonts w:ascii="Times" w:hAnsi="Times" w:cs="Helvetica"/>
          <w:color w:val="000000"/>
          <w:kern w:val="0"/>
          <w:sz w:val="24"/>
          <w:szCs w:val="24"/>
          <w14:ligatures w14:val="none"/>
        </w:rPr>
        <w:t xml:space="preserve"> assessed using the </w:t>
      </w:r>
      <w:r w:rsidR="00575137" w:rsidRPr="0065248C">
        <w:rPr>
          <w:rFonts w:ascii="Times" w:hAnsi="Times" w:cs="Helvetica"/>
          <w:color w:val="000000"/>
          <w:kern w:val="0"/>
          <w:sz w:val="24"/>
          <w:szCs w:val="24"/>
          <w14:ligatures w14:val="none"/>
        </w:rPr>
        <w:t xml:space="preserve">‘mother helpless’ subscale of the </w:t>
      </w:r>
      <w:r w:rsidR="00F005FF" w:rsidRPr="0065248C">
        <w:rPr>
          <w:rFonts w:ascii="Times" w:hAnsi="Times" w:cs="Helvetica"/>
          <w:color w:val="000000"/>
          <w:kern w:val="0"/>
          <w:sz w:val="24"/>
          <w:szCs w:val="24"/>
          <w14:ligatures w14:val="none"/>
        </w:rPr>
        <w:t xml:space="preserve">Caregiving Helplessness Questionnaire </w:t>
      </w:r>
      <w:r w:rsidR="00F005FF" w:rsidRPr="0065248C">
        <w:rPr>
          <w:rFonts w:ascii="Times" w:hAnsi="Times" w:cs="Helvetica"/>
          <w:color w:val="000000"/>
          <w:kern w:val="0"/>
          <w:sz w:val="24"/>
          <w:szCs w:val="24"/>
          <w14:ligatures w14:val="none"/>
        </w:rPr>
        <w:fldChar w:fldCharType="begin"/>
      </w:r>
      <w:r w:rsidR="00575137" w:rsidRPr="0065248C">
        <w:rPr>
          <w:rFonts w:ascii="Times" w:hAnsi="Times" w:cs="Helvetica"/>
          <w:color w:val="000000"/>
          <w:kern w:val="0"/>
          <w:sz w:val="24"/>
          <w:szCs w:val="24"/>
          <w14:ligatures w14:val="none"/>
        </w:rPr>
        <w:instrText xml:space="preserve"> ADDIN EN.CITE &lt;EndNote&gt;&lt;Cite&gt;&lt;Author&gt;Solomon&lt;/Author&gt;&lt;Year&gt;1999&lt;/Year&gt;&lt;RecNum&gt;422&lt;/RecNum&gt;&lt;Prefix&gt;CHQ`; &lt;/Prefix&gt;&lt;DisplayText&gt;(CHQ; Solomon &amp;amp; George, 1999)&lt;/DisplayText&gt;&lt;record&gt;&lt;rec-number&gt;422&lt;/rec-number&gt;&lt;foreign-keys&gt;&lt;key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65248C">
        <w:rPr>
          <w:rFonts w:ascii="Times" w:hAnsi="Times" w:cs="Helvetica"/>
          <w:color w:val="000000"/>
          <w:kern w:val="0"/>
          <w:sz w:val="24"/>
          <w:szCs w:val="24"/>
          <w14:ligatures w14:val="none"/>
        </w:rPr>
        <w:fldChar w:fldCharType="separate"/>
      </w:r>
      <w:r w:rsidR="00575137" w:rsidRPr="0065248C">
        <w:rPr>
          <w:rFonts w:ascii="Times" w:hAnsi="Times" w:cs="Helvetica"/>
          <w:color w:val="000000"/>
          <w:kern w:val="0"/>
          <w:sz w:val="24"/>
          <w:szCs w:val="24"/>
          <w14:ligatures w14:val="none"/>
        </w:rPr>
        <w:t>(CHQ; Solomon &amp; George, 1999)</w:t>
      </w:r>
      <w:r w:rsidR="00F005FF" w:rsidRPr="0065248C">
        <w:rPr>
          <w:rFonts w:ascii="Times" w:hAnsi="Times" w:cs="Helvetica"/>
          <w:color w:val="000000"/>
          <w:kern w:val="0"/>
          <w:sz w:val="24"/>
          <w:szCs w:val="24"/>
          <w14:ligatures w14:val="none"/>
        </w:rPr>
        <w:fldChar w:fldCharType="end"/>
      </w:r>
      <w:r w:rsidR="00575137" w:rsidRPr="0065248C">
        <w:rPr>
          <w:rFonts w:ascii="Times" w:hAnsi="Times" w:cs="Helvetica"/>
          <w:color w:val="000000"/>
          <w:kern w:val="0"/>
          <w:sz w:val="24"/>
          <w:szCs w:val="24"/>
          <w14:ligatures w14:val="none"/>
        </w:rPr>
        <w:t xml:space="preserve">, administered in this study as part of the Composite Caregiving Questionnaire (CCQ; </w:t>
      </w:r>
      <w:r w:rsidR="00575137" w:rsidRPr="0065248C">
        <w:rPr>
          <w:rFonts w:ascii="Times" w:hAnsi="Times" w:cs="Helvetica"/>
          <w:color w:val="000000"/>
          <w:kern w:val="0"/>
          <w:sz w:val="24"/>
          <w:szCs w:val="24"/>
          <w:highlight w:val="yellow"/>
          <w14:ligatures w14:val="none"/>
        </w:rPr>
        <w:t>REF</w:t>
      </w:r>
      <w:r w:rsidR="00575137" w:rsidRPr="0065248C">
        <w:rPr>
          <w:rFonts w:ascii="Times" w:hAnsi="Times" w:cs="Helvetica"/>
          <w:color w:val="000000"/>
          <w:kern w:val="0"/>
          <w:sz w:val="24"/>
          <w:szCs w:val="24"/>
          <w14:ligatures w14:val="none"/>
        </w:rPr>
        <w:t>)</w:t>
      </w:r>
      <w:r w:rsidR="00F005FF" w:rsidRPr="0065248C">
        <w:rPr>
          <w:rFonts w:ascii="Times" w:hAnsi="Times" w:cs="Helvetica"/>
          <w:color w:val="000000"/>
          <w:kern w:val="0"/>
          <w:sz w:val="24"/>
          <w:szCs w:val="24"/>
          <w14:ligatures w14:val="none"/>
        </w:rPr>
        <w:t xml:space="preserve">. The </w:t>
      </w:r>
      <w:r w:rsidR="00575137" w:rsidRPr="0065248C">
        <w:rPr>
          <w:rFonts w:ascii="Times" w:hAnsi="Times" w:cs="Helvetica"/>
          <w:color w:val="000000"/>
          <w:kern w:val="0"/>
          <w:sz w:val="24"/>
          <w:szCs w:val="24"/>
          <w14:ligatures w14:val="none"/>
        </w:rPr>
        <w:t>CHQ-mother helpless scale</w:t>
      </w:r>
      <w:r w:rsidR="00F005FF" w:rsidRPr="0065248C">
        <w:rPr>
          <w:rFonts w:ascii="Times" w:hAnsi="Times" w:cs="Helvetica"/>
          <w:color w:val="000000"/>
          <w:kern w:val="0"/>
          <w:sz w:val="24"/>
          <w:szCs w:val="24"/>
          <w14:ligatures w14:val="none"/>
        </w:rPr>
        <w:t xml:space="preserve"> comprises 7 items, each answered on a five-point scale</w:t>
      </w:r>
      <w:r w:rsidR="00575137" w:rsidRPr="0065248C">
        <w:rPr>
          <w:rFonts w:ascii="Times" w:hAnsi="Times" w:cs="Helvetica"/>
          <w:color w:val="000000"/>
          <w:kern w:val="0"/>
          <w:sz w:val="24"/>
          <w:szCs w:val="24"/>
          <w14:ligatures w14:val="none"/>
        </w:rPr>
        <w:t>. Item scores are totalled,</w:t>
      </w:r>
      <w:r w:rsidR="00F005FF" w:rsidRPr="0065248C">
        <w:rPr>
          <w:rFonts w:ascii="Times" w:hAnsi="Times" w:cs="Helvetica"/>
          <w:color w:val="000000"/>
          <w:kern w:val="0"/>
          <w:sz w:val="24"/>
          <w:szCs w:val="24"/>
          <w14:ligatures w14:val="none"/>
        </w:rPr>
        <w:t xml:space="preserve"> with higher scores indicating greater </w:t>
      </w:r>
      <w:r w:rsidR="00575137" w:rsidRPr="0065248C">
        <w:rPr>
          <w:rFonts w:ascii="Times" w:hAnsi="Times" w:cs="Helvetica"/>
          <w:color w:val="000000"/>
          <w:kern w:val="0"/>
          <w:sz w:val="24"/>
          <w:szCs w:val="24"/>
          <w14:ligatures w14:val="none"/>
        </w:rPr>
        <w:t xml:space="preserve">caregiving </w:t>
      </w:r>
      <w:r w:rsidR="00F005FF" w:rsidRPr="0065248C">
        <w:rPr>
          <w:rFonts w:ascii="Times" w:hAnsi="Times" w:cs="Helvetica"/>
          <w:color w:val="000000"/>
          <w:kern w:val="0"/>
          <w:sz w:val="24"/>
          <w:szCs w:val="24"/>
          <w14:ligatures w14:val="none"/>
        </w:rPr>
        <w:t xml:space="preserve">helplessness. </w:t>
      </w:r>
      <w:r w:rsidR="00575137" w:rsidRPr="0065248C">
        <w:rPr>
          <w:rFonts w:ascii="Times" w:hAnsi="Times" w:cs="Helvetica"/>
          <w:color w:val="000000"/>
          <w:kern w:val="0"/>
          <w:sz w:val="24"/>
          <w:szCs w:val="24"/>
          <w14:ligatures w14:val="none"/>
        </w:rPr>
        <w:t xml:space="preserve">In the current study, the </w:t>
      </w:r>
      <w:r w:rsidR="00514D86" w:rsidRPr="0065248C">
        <w:rPr>
          <w:rFonts w:ascii="Times" w:hAnsi="Times" w:cs="Helvetica"/>
          <w:color w:val="000000"/>
          <w:kern w:val="0"/>
          <w:sz w:val="24"/>
          <w:szCs w:val="24"/>
          <w14:ligatures w14:val="none"/>
        </w:rPr>
        <w:t>C</w:t>
      </w:r>
      <w:r w:rsidR="00575137" w:rsidRPr="0065248C">
        <w:rPr>
          <w:rFonts w:ascii="Times" w:hAnsi="Times" w:cs="Helvetica"/>
          <w:color w:val="000000"/>
          <w:kern w:val="0"/>
          <w:sz w:val="24"/>
          <w:szCs w:val="24"/>
          <w14:ligatures w14:val="none"/>
        </w:rPr>
        <w:t>ronbach</w:t>
      </w:r>
      <w:r w:rsidR="001E42F2" w:rsidRPr="0065248C">
        <w:rPr>
          <w:rFonts w:ascii="Times" w:hAnsi="Times" w:cs="Helvetica"/>
          <w:color w:val="000000"/>
          <w:kern w:val="0"/>
          <w:sz w:val="24"/>
          <w:szCs w:val="24"/>
          <w14:ligatures w14:val="none"/>
        </w:rPr>
        <w:t>’</w:t>
      </w:r>
      <w:r w:rsidR="00D42ADD" w:rsidRPr="0065248C">
        <w:rPr>
          <w:rFonts w:ascii="Times" w:hAnsi="Times" w:cs="Helvetica"/>
          <w:color w:val="000000"/>
          <w:kern w:val="0"/>
          <w:sz w:val="24"/>
          <w:szCs w:val="24"/>
          <w14:ligatures w14:val="none"/>
        </w:rPr>
        <w:t>s</w:t>
      </w:r>
      <w:r w:rsidR="00575137" w:rsidRPr="0065248C">
        <w:rPr>
          <w:rFonts w:ascii="Times" w:hAnsi="Times" w:cs="Helvetica"/>
          <w:color w:val="000000"/>
          <w:kern w:val="0"/>
          <w:sz w:val="24"/>
          <w:szCs w:val="24"/>
          <w14:ligatures w14:val="none"/>
        </w:rPr>
        <w:t xml:space="preserve"> alpha for the CHQ mother helpless subscale </w:t>
      </w:r>
      <w:r w:rsidR="0010402D" w:rsidRPr="0065248C">
        <w:rPr>
          <w:rFonts w:ascii="Times" w:hAnsi="Times" w:cs="Helvetica"/>
          <w:color w:val="000000"/>
          <w:kern w:val="0"/>
          <w:sz w:val="24"/>
          <w:szCs w:val="24"/>
          <w14:ligatures w14:val="none"/>
        </w:rPr>
        <w:t xml:space="preserve">at T1 </w:t>
      </w:r>
      <w:r w:rsidR="00575137" w:rsidRPr="0065248C">
        <w:rPr>
          <w:rFonts w:ascii="Times" w:hAnsi="Times" w:cs="Helvetica"/>
          <w:color w:val="000000"/>
          <w:kern w:val="0"/>
          <w:sz w:val="24"/>
          <w:szCs w:val="24"/>
          <w14:ligatures w14:val="none"/>
        </w:rPr>
        <w:t>w</w:t>
      </w:r>
      <w:r w:rsidR="0010402D" w:rsidRPr="0065248C">
        <w:rPr>
          <w:rFonts w:ascii="Times" w:hAnsi="Times" w:cs="Helvetica"/>
          <w:color w:val="000000"/>
          <w:kern w:val="0"/>
          <w:sz w:val="24"/>
          <w:szCs w:val="24"/>
          <w14:ligatures w14:val="none"/>
        </w:rPr>
        <w:t>as</w:t>
      </w:r>
      <w:r w:rsidR="00575137" w:rsidRPr="0065248C">
        <w:rPr>
          <w:rFonts w:ascii="Times" w:hAnsi="Times" w:cs="Helvetica"/>
          <w:color w:val="000000"/>
          <w:kern w:val="0"/>
          <w:sz w:val="24"/>
          <w:szCs w:val="24"/>
          <w14:ligatures w14:val="none"/>
        </w:rPr>
        <w:t xml:space="preserve"> </w:t>
      </w:r>
      <w:r w:rsidR="00514D86" w:rsidRPr="0065248C">
        <w:rPr>
          <w:rFonts w:ascii="Times" w:hAnsi="Times" w:cs="Helvetica"/>
          <w:color w:val="000000"/>
          <w:kern w:val="0"/>
          <w:sz w:val="24"/>
          <w:szCs w:val="24"/>
          <w14:ligatures w14:val="none"/>
        </w:rPr>
        <w:t>.84.</w:t>
      </w:r>
    </w:p>
    <w:p w14:paraId="65A4EFB8" w14:textId="77777777" w:rsidR="0065248C" w:rsidRPr="0065248C" w:rsidRDefault="0065248C" w:rsidP="0065248C">
      <w:pPr>
        <w:widowControl w:val="0"/>
        <w:autoSpaceDE w:val="0"/>
        <w:autoSpaceDN w:val="0"/>
        <w:adjustRightInd w:val="0"/>
        <w:spacing w:line="480" w:lineRule="auto"/>
        <w:ind w:firstLine="720"/>
        <w:rPr>
          <w:rFonts w:ascii="Times" w:hAnsi="Times" w:cs="Helvetica"/>
          <w:color w:val="000000"/>
          <w:kern w:val="0"/>
          <w:sz w:val="24"/>
          <w:szCs w:val="24"/>
          <w14:ligatures w14:val="none"/>
        </w:rPr>
      </w:pPr>
      <w:bookmarkStart w:id="15" w:name="_Hlk161651983"/>
      <w:bookmarkStart w:id="16" w:name="_Hlk161651974"/>
      <w:r w:rsidRPr="0065248C">
        <w:rPr>
          <w:rFonts w:ascii="Times" w:hAnsi="Times" w:cs="Helvetica"/>
          <w:b/>
          <w:bCs/>
          <w:color w:val="000000"/>
          <w:sz w:val="24"/>
          <w:szCs w:val="24"/>
        </w:rPr>
        <w:t>Parenting hostility</w:t>
      </w:r>
      <w:r w:rsidRPr="0065248C">
        <w:rPr>
          <w:rFonts w:ascii="Times" w:hAnsi="Times" w:cs="Helvetica"/>
          <w:color w:val="000000"/>
          <w:sz w:val="24"/>
          <w:szCs w:val="24"/>
        </w:rPr>
        <w:t xml:space="preserve"> </w:t>
      </w:r>
      <w:bookmarkEnd w:id="15"/>
      <w:r w:rsidRPr="0065248C">
        <w:rPr>
          <w:rFonts w:ascii="Times" w:hAnsi="Times" w:cs="Helvetica"/>
          <w:color w:val="000000"/>
          <w:kern w:val="0"/>
          <w:sz w:val="24"/>
          <w:szCs w:val="24"/>
          <w14:ligatures w14:val="none"/>
        </w:rPr>
        <w:t>was assessed using the CCQ-Parenting Hostility Scale, administered as part of the CCQ (REF). The</w:t>
      </w:r>
      <w:r w:rsidRPr="0065248C">
        <w:rPr>
          <w:rFonts w:ascii="Times" w:hAnsi="Times" w:cs="Helvetica"/>
          <w:color w:val="000000"/>
          <w:sz w:val="24"/>
          <w:szCs w:val="24"/>
        </w:rPr>
        <w:t xml:space="preserve"> CCQ-</w:t>
      </w:r>
      <w:r w:rsidRPr="0065248C">
        <w:rPr>
          <w:rFonts w:ascii="Times" w:hAnsi="Times" w:cs="Helvetica"/>
          <w:i/>
          <w:iCs/>
          <w:color w:val="000000"/>
          <w:sz w:val="24"/>
          <w:szCs w:val="24"/>
          <w:highlight w:val="yellow"/>
        </w:rPr>
        <w:t>Parental hostility</w:t>
      </w:r>
      <w:r w:rsidRPr="0065248C">
        <w:rPr>
          <w:rFonts w:ascii="Times" w:hAnsi="Times" w:cs="Helvetica"/>
          <w:color w:val="000000"/>
          <w:sz w:val="24"/>
          <w:szCs w:val="24"/>
          <w:highlight w:val="yellow"/>
        </w:rPr>
        <w:t xml:space="preserve"> </w:t>
      </w:r>
      <w:r w:rsidRPr="0065248C">
        <w:rPr>
          <w:rFonts w:ascii="Times" w:hAnsi="Times" w:cs="Helvetica"/>
          <w:color w:val="000000"/>
          <w:sz w:val="24"/>
          <w:szCs w:val="24"/>
        </w:rPr>
        <w:t xml:space="preserve">scale is a XXXXX. In the current study, </w:t>
      </w:r>
      <w:r w:rsidRPr="0065248C">
        <w:rPr>
          <w:rFonts w:ascii="Times" w:hAnsi="Times" w:cs="Helvetica"/>
          <w:color w:val="000000"/>
          <w:kern w:val="0"/>
          <w:sz w:val="24"/>
          <w:szCs w:val="24"/>
          <w14:ligatures w14:val="none"/>
        </w:rPr>
        <w:t xml:space="preserve">the </w:t>
      </w:r>
      <w:proofErr w:type="spellStart"/>
      <w:r w:rsidRPr="0065248C">
        <w:rPr>
          <w:rFonts w:ascii="Times" w:hAnsi="Times" w:cs="Helvetica"/>
          <w:color w:val="000000"/>
          <w:kern w:val="0"/>
          <w:sz w:val="24"/>
          <w:szCs w:val="24"/>
          <w14:ligatures w14:val="none"/>
        </w:rPr>
        <w:t>chronbach’s</w:t>
      </w:r>
      <w:proofErr w:type="spellEnd"/>
      <w:r w:rsidRPr="0065248C">
        <w:rPr>
          <w:rFonts w:ascii="Times" w:hAnsi="Times" w:cs="Helvetica"/>
          <w:color w:val="000000"/>
          <w:kern w:val="0"/>
          <w:sz w:val="24"/>
          <w:szCs w:val="24"/>
          <w14:ligatures w14:val="none"/>
        </w:rPr>
        <w:t xml:space="preserve"> alpha for the </w:t>
      </w:r>
      <w:r w:rsidRPr="0065248C">
        <w:rPr>
          <w:rFonts w:ascii="Times" w:hAnsi="Times" w:cs="Helvetica"/>
          <w:color w:val="000000"/>
          <w:sz w:val="24"/>
          <w:szCs w:val="24"/>
        </w:rPr>
        <w:t>CCQ-</w:t>
      </w:r>
      <w:r w:rsidRPr="0065248C">
        <w:rPr>
          <w:rFonts w:ascii="Times" w:hAnsi="Times" w:cs="Helvetica"/>
          <w:i/>
          <w:iCs/>
          <w:color w:val="000000"/>
          <w:sz w:val="24"/>
          <w:szCs w:val="24"/>
          <w:highlight w:val="yellow"/>
        </w:rPr>
        <w:t>Parental hostility</w:t>
      </w:r>
      <w:r w:rsidRPr="0065248C">
        <w:rPr>
          <w:rFonts w:ascii="Times" w:hAnsi="Times" w:cs="Helvetica"/>
          <w:color w:val="000000"/>
          <w:sz w:val="24"/>
          <w:szCs w:val="24"/>
          <w:highlight w:val="yellow"/>
        </w:rPr>
        <w:t xml:space="preserve"> </w:t>
      </w:r>
      <w:r w:rsidRPr="0065248C">
        <w:rPr>
          <w:rFonts w:ascii="Times" w:hAnsi="Times" w:cs="Helvetica"/>
          <w:color w:val="000000"/>
          <w:sz w:val="24"/>
          <w:szCs w:val="24"/>
        </w:rPr>
        <w:t>scale</w:t>
      </w:r>
      <w:r w:rsidRPr="0065248C">
        <w:rPr>
          <w:rFonts w:ascii="Times" w:hAnsi="Times" w:cs="Helvetica"/>
          <w:color w:val="000000"/>
          <w:kern w:val="0"/>
          <w:sz w:val="24"/>
          <w:szCs w:val="24"/>
          <w14:ligatures w14:val="none"/>
        </w:rPr>
        <w:t xml:space="preserve"> at T1 was .88.</w:t>
      </w:r>
    </w:p>
    <w:p w14:paraId="67703CFB" w14:textId="1C06CAF2" w:rsidR="009F6F9C" w:rsidRPr="0065248C" w:rsidRDefault="00F005FF" w:rsidP="009707D0">
      <w:pPr>
        <w:widowControl w:val="0"/>
        <w:autoSpaceDE w:val="0"/>
        <w:autoSpaceDN w:val="0"/>
        <w:adjustRightInd w:val="0"/>
        <w:spacing w:line="480" w:lineRule="auto"/>
        <w:ind w:firstLine="720"/>
        <w:rPr>
          <w:rFonts w:ascii="Times" w:hAnsi="Times" w:cs="Helvetica"/>
          <w:color w:val="000000"/>
          <w:kern w:val="0"/>
          <w:sz w:val="24"/>
          <w:szCs w:val="24"/>
          <w14:ligatures w14:val="none"/>
        </w:rPr>
      </w:pPr>
      <w:r w:rsidRPr="0065248C">
        <w:rPr>
          <w:rFonts w:ascii="Times" w:hAnsi="Times" w:cs="Helvetica"/>
          <w:b/>
          <w:bCs/>
          <w:iCs/>
          <w:color w:val="000000"/>
          <w:sz w:val="24"/>
          <w:szCs w:val="24"/>
        </w:rPr>
        <w:t>Child abuse potential</w:t>
      </w:r>
      <w:r w:rsidR="0042149A" w:rsidRPr="0065248C">
        <w:rPr>
          <w:rFonts w:ascii="Times" w:hAnsi="Times" w:cs="Helvetica"/>
          <w:i/>
          <w:color w:val="000000"/>
          <w:sz w:val="24"/>
          <w:szCs w:val="24"/>
        </w:rPr>
        <w:t xml:space="preserve"> </w:t>
      </w:r>
      <w:bookmarkEnd w:id="16"/>
      <w:r w:rsidR="00514D86" w:rsidRPr="0065248C">
        <w:rPr>
          <w:rFonts w:ascii="Times" w:hAnsi="Times" w:cs="Helvetica"/>
          <w:iCs/>
          <w:color w:val="000000"/>
          <w:sz w:val="24"/>
          <w:szCs w:val="24"/>
        </w:rPr>
        <w:t>was</w:t>
      </w:r>
      <w:r w:rsidR="0042149A" w:rsidRPr="0065248C">
        <w:rPr>
          <w:rFonts w:ascii="Times" w:hAnsi="Times" w:cs="Helvetica"/>
          <w:iCs/>
          <w:color w:val="000000"/>
          <w:sz w:val="24"/>
          <w:szCs w:val="24"/>
        </w:rPr>
        <w:t xml:space="preserve"> </w:t>
      </w:r>
      <w:r w:rsidRPr="0065248C">
        <w:rPr>
          <w:rFonts w:ascii="Times" w:hAnsi="Times" w:cs="Helvetica"/>
          <w:iCs/>
          <w:color w:val="000000"/>
          <w:sz w:val="24"/>
          <w:szCs w:val="24"/>
        </w:rPr>
        <w:t>assessed</w:t>
      </w:r>
      <w:r w:rsidRPr="0065248C">
        <w:rPr>
          <w:rFonts w:ascii="Times" w:hAnsi="Times" w:cs="Helvetica"/>
          <w:color w:val="000000"/>
          <w:sz w:val="24"/>
          <w:szCs w:val="24"/>
        </w:rPr>
        <w:t xml:space="preserve"> using the Brief Child Abuse Potential Inventory (BCAP)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&lt;EndNote&gt;&lt;Cite&gt;&lt;Author&gt;Ondersma&lt;/Author&gt;&lt;Year&gt;2005&lt;/Year&gt;&lt;RecNum&gt;182&lt;/RecNum&gt;&lt;DisplayText&gt;(Ondersma et al., 2005)&lt;/DisplayText&gt;&lt;record&gt;&lt;rec-number&gt;182&lt;/rec-number&gt;&lt;foreign-keys&gt;&lt;key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(Ondersma et al., 2005)</w:t>
      </w:r>
      <w:r w:rsidRPr="0065248C">
        <w:rPr>
          <w:rFonts w:ascii="Times" w:hAnsi="Times" w:cs="Helvetica"/>
          <w:color w:val="000000"/>
          <w:sz w:val="24"/>
          <w:szCs w:val="24"/>
        </w:rPr>
        <w:fldChar w:fldCharType="end"/>
      </w:r>
      <w:r w:rsidRPr="0065248C">
        <w:rPr>
          <w:rFonts w:ascii="Times" w:hAnsi="Times" w:cs="Helvetica"/>
          <w:color w:val="000000"/>
          <w:sz w:val="24"/>
          <w:szCs w:val="24"/>
        </w:rPr>
        <w:t xml:space="preserve">. The BCAP is a parent-report scale that comprises 24-items, </w:t>
      </w:r>
      <w:r w:rsidRPr="0065248C">
        <w:rPr>
          <w:rFonts w:ascii="Times" w:hAnsi="Times" w:cs="Helvetica"/>
          <w:color w:val="000000"/>
          <w:sz w:val="24"/>
          <w:szCs w:val="24"/>
        </w:rPr>
        <w:lastRenderedPageBreak/>
        <w:t xml:space="preserve">each rated as ‘agree’ or ‘disagree’. The BCAP is an abbreviated version of the widely-used 160-item Child Abuse Potential Inventory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&lt;EndNote&gt;&lt;Cite&gt;&lt;Author&gt;Milner&lt;/Author&gt;&lt;Year&gt;1986&lt;/Year&gt;&lt;RecNum&gt;1012&lt;/RecNum&gt;&lt;DisplayText&gt;(Milner et al., 1986)&lt;/DisplayText&gt;&lt;record&gt;&lt;rec-number&gt;1012&lt;/rec-number&gt;&lt;foreign-keys&gt;&lt;key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(Milner et al., 1986)</w:t>
      </w:r>
      <w:r w:rsidRPr="0065248C">
        <w:rPr>
          <w:rFonts w:ascii="Times" w:hAnsi="Times" w:cs="Helvetica"/>
          <w:color w:val="000000"/>
          <w:sz w:val="24"/>
          <w:szCs w:val="24"/>
        </w:rPr>
        <w:fldChar w:fldCharType="end"/>
      </w:r>
      <w:r w:rsidRPr="0065248C">
        <w:rPr>
          <w:rFonts w:ascii="Times" w:hAnsi="Times" w:cs="Helvetica"/>
          <w:color w:val="000000"/>
          <w:sz w:val="24"/>
          <w:szCs w:val="24"/>
        </w:rPr>
        <w:t xml:space="preserve">. </w:t>
      </w:r>
      <w:r w:rsidR="0042149A" w:rsidRPr="0065248C">
        <w:rPr>
          <w:rFonts w:ascii="Times" w:hAnsi="Times" w:cs="Helvetica"/>
          <w:color w:val="000000"/>
          <w:kern w:val="0"/>
          <w:sz w:val="24"/>
          <w:szCs w:val="24"/>
          <w14:ligatures w14:val="none"/>
        </w:rPr>
        <w:t xml:space="preserve">In the current study, the SCORING/LIE SCALE. The </w:t>
      </w:r>
      <w:r w:rsidR="009707D0" w:rsidRPr="0065248C">
        <w:rPr>
          <w:rFonts w:ascii="Times" w:hAnsi="Times" w:cs="Helvetica"/>
          <w:color w:val="000000"/>
          <w:kern w:val="0"/>
          <w:sz w:val="24"/>
          <w:szCs w:val="24"/>
          <w14:ligatures w14:val="none"/>
        </w:rPr>
        <w:t>Cronbach’s</w:t>
      </w:r>
      <w:r w:rsidR="0042149A" w:rsidRPr="0065248C">
        <w:rPr>
          <w:rFonts w:ascii="Times" w:hAnsi="Times" w:cs="Helvetica"/>
          <w:color w:val="000000"/>
          <w:kern w:val="0"/>
          <w:sz w:val="24"/>
          <w:szCs w:val="24"/>
          <w14:ligatures w14:val="none"/>
        </w:rPr>
        <w:t xml:space="preserve"> alphas for the BCAP </w:t>
      </w:r>
      <w:r w:rsidR="004D6A26" w:rsidRPr="0065248C">
        <w:rPr>
          <w:rFonts w:ascii="Times" w:hAnsi="Times" w:cs="Helvetica"/>
          <w:color w:val="000000"/>
          <w:kern w:val="0"/>
          <w:sz w:val="24"/>
          <w:szCs w:val="24"/>
          <w14:ligatures w14:val="none"/>
        </w:rPr>
        <w:t xml:space="preserve">total risk score </w:t>
      </w:r>
      <w:r w:rsidR="009707D0" w:rsidRPr="0065248C">
        <w:rPr>
          <w:rFonts w:ascii="Times" w:hAnsi="Times" w:cs="Helvetica"/>
          <w:color w:val="000000"/>
          <w:kern w:val="0"/>
          <w:sz w:val="24"/>
          <w:szCs w:val="24"/>
          <w14:ligatures w14:val="none"/>
        </w:rPr>
        <w:t xml:space="preserve">at T1 was </w:t>
      </w:r>
      <w:r w:rsidR="004D6A26" w:rsidRPr="0065248C">
        <w:rPr>
          <w:rFonts w:ascii="Times" w:hAnsi="Times" w:cs="Helvetica"/>
          <w:color w:val="000000"/>
          <w:kern w:val="0"/>
          <w:sz w:val="24"/>
          <w:szCs w:val="24"/>
          <w14:ligatures w14:val="none"/>
        </w:rPr>
        <w:t>.89</w:t>
      </w:r>
      <w:r w:rsidR="007B01E0" w:rsidRPr="0065248C">
        <w:rPr>
          <w:rFonts w:ascii="Times" w:hAnsi="Times" w:cs="Helvetica"/>
          <w:color w:val="000000"/>
          <w:kern w:val="0"/>
          <w:sz w:val="24"/>
          <w:szCs w:val="24"/>
          <w14:ligatures w14:val="none"/>
        </w:rPr>
        <w:t>.</w:t>
      </w:r>
    </w:p>
    <w:p w14:paraId="254AC9ED" w14:textId="5EBB9A70" w:rsidR="00603B0B" w:rsidRPr="0065248C" w:rsidRDefault="00603B0B" w:rsidP="00603B0B">
      <w:pPr>
        <w:spacing w:line="480" w:lineRule="auto"/>
        <w:ind w:firstLine="720"/>
        <w:rPr>
          <w:rFonts w:ascii="Times" w:eastAsia="Times New Roman" w:hAnsi="Times" w:cs="Times New Roman"/>
          <w:sz w:val="24"/>
          <w:szCs w:val="24"/>
        </w:rPr>
      </w:pPr>
      <w:bookmarkStart w:id="17" w:name="_Hlk161651989"/>
      <w:r w:rsidRPr="0065248C">
        <w:rPr>
          <w:rFonts w:ascii="Times" w:hAnsi="Times" w:cs="Helvetica"/>
          <w:b/>
          <w:bCs/>
          <w:iCs/>
          <w:color w:val="000000"/>
          <w:sz w:val="24"/>
          <w:szCs w:val="24"/>
        </w:rPr>
        <w:t>Parenting stress</w:t>
      </w:r>
      <w:r w:rsidRPr="0065248C">
        <w:rPr>
          <w:rFonts w:ascii="Times" w:hAnsi="Times" w:cs="Helvetica"/>
          <w:color w:val="000000"/>
          <w:sz w:val="24"/>
          <w:szCs w:val="24"/>
        </w:rPr>
        <w:t xml:space="preserve"> </w:t>
      </w:r>
      <w:bookmarkEnd w:id="17"/>
      <w:r w:rsidRPr="0065248C">
        <w:rPr>
          <w:rFonts w:ascii="Times" w:hAnsi="Times" w:cs="Helvetica"/>
          <w:color w:val="000000"/>
          <w:sz w:val="24"/>
          <w:szCs w:val="24"/>
        </w:rPr>
        <w:t xml:space="preserve">was assessed using the Parenting Stress Index–Short Form  (PSI-SF), a 36-item self-report measure </w:t>
      </w:r>
      <w:r w:rsidRPr="0065248C">
        <w:rPr>
          <w:rFonts w:ascii="Times" w:hAnsi="Times" w:cs="Helvetica"/>
          <w:color w:val="000000"/>
          <w:sz w:val="24"/>
          <w:szCs w:val="24"/>
        </w:rPr>
        <w:fldChar w:fldCharType="begin"/>
      </w:r>
      <w:r w:rsidRPr="0065248C">
        <w:rPr>
          <w:rFonts w:ascii="Times" w:hAnsi="Times" w:cs="Helvetica"/>
          <w:color w:val="000000"/>
          <w:sz w:val="24"/>
          <w:szCs w:val="24"/>
        </w:rPr>
        <w:instrText xml:space="preserve"> ADDIN EN.CITE &lt;EndNote&gt;&lt;Cite&gt;&lt;Author&gt;Abidin&lt;/Author&gt;&lt;Year&gt;1995&lt;/Year&gt;&lt;RecNum&gt;712&lt;/RecNum&gt;&lt;DisplayText&gt;(Abidin, 1995)&lt;/DisplayText&gt;&lt;record&gt;&lt;rec-number&gt;712&lt;/rec-number&gt;&lt;foreign-keys&gt;&lt;key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(Abidin, 1995)</w:t>
      </w:r>
      <w:r w:rsidRPr="0065248C">
        <w:rPr>
          <w:rFonts w:ascii="Times" w:hAnsi="Times" w:cs="Helvetica"/>
          <w:color w:val="000000"/>
          <w:sz w:val="24"/>
          <w:szCs w:val="24"/>
        </w:rPr>
        <w:fldChar w:fldCharType="end"/>
      </w:r>
      <w:r w:rsidRPr="0065248C">
        <w:rPr>
          <w:rFonts w:ascii="Times" w:hAnsi="Times" w:cs="Helvetica"/>
          <w:color w:val="000000"/>
          <w:sz w:val="24"/>
          <w:szCs w:val="24"/>
        </w:rPr>
        <w:t xml:space="preserve"> comprising three subscales: ‘Parental Distress’, ‘Parent–child Dysfunctional Interaction’, and ‘Difficult Child’, with higher scores indicating greater dysfunction. The internal consistency, test re-test reliability, and convergent validity of the PSI-SF subscales and the total score have been demonstrated </w:t>
      </w:r>
      <w:r w:rsidRPr="0065248C">
        <w:rPr>
          <w:rFonts w:ascii="Times" w:hAnsi="Times" w:cs="Helvetica"/>
          <w:color w:val="000000"/>
          <w:sz w:val="24"/>
          <w:szCs w:val="24"/>
        </w:rPr>
        <w:fldChar w:fldCharType="begin"/>
      </w:r>
      <w:r w:rsidR="00464962" w:rsidRPr="0065248C">
        <w:rPr>
          <w:rFonts w:ascii="Times" w:hAnsi="Times" w:cs="Helvetica"/>
          <w:color w:val="000000"/>
          <w:sz w:val="24"/>
          <w:szCs w:val="24"/>
        </w:rPr>
        <w:instrText xml:space="preserve"> ADDIN EN.CITE &lt;EndNote&gt;&lt;Cite&gt;&lt;Author&gt;Barroso&lt;/Author&gt;&lt;Year&gt;2016&lt;/Year&gt;&lt;RecNum&gt;1464&lt;/RecNum&gt;&lt;DisplayText&gt;(Barroso et al., 2016)&lt;/DisplayText&gt;&lt;record&gt;&lt;rec-number&gt;1464&lt;/rec-number&gt;&lt;foreign-keys&gt;&lt;key app="EN" db-id="ards0dvaofa9d9es2f6vrf9iarwfp0z2w20v" timestamp="1696903320" guid="c7f5a946-83c4-46a5-84c4-ad6e5f533bd8"&gt;1464&lt;/key&gt;&lt;/foreign-keys&gt;&lt;ref-type name="Journal Article"&gt;17&lt;/ref-type&gt;&lt;contributors&gt;&lt;authors&gt;&lt;author&gt;Barroso, N. E.&lt;/author&gt;&lt;author&gt;Hungerford, G. M.&lt;/author&gt;&lt;author&gt;Garcia, D.&lt;/author&gt;&lt;author&gt;Graziano, P. A.&lt;/author&gt;&lt;author&gt;Bagner, D. M.&lt;/author&gt;&lt;/authors&gt;&lt;/contributors&gt;&lt;titles&gt;&lt;title&gt;Psychometric properties of the Parenting Stress Index-Short Form (PSI-SF) in a high-risk sample of mothers and their infants&lt;/title&gt;&lt;secondary-title&gt;Psychological assessment&lt;/secondary-title&gt;&lt;/titles&gt;&lt;periodical&gt;&lt;full-title&gt;Psychological assessment&lt;/full-title&gt;&lt;/periodical&gt;&lt;pages&gt;1331&lt;/pages&gt;&lt;volume&gt;28&lt;/volume&gt;&lt;number&gt;10&lt;/number&gt;&lt;dates&gt;&lt;year&gt;2016&lt;/year&gt;&lt;/dates&gt;&lt;urls&gt;&lt;/urls&gt;&lt;/record&gt;&lt;/Cite&gt;&lt;/EndNote&gt;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noProof/>
          <w:color w:val="000000"/>
          <w:sz w:val="24"/>
          <w:szCs w:val="24"/>
        </w:rPr>
        <w:t>(Barroso et al., 2016)</w:t>
      </w:r>
      <w:r w:rsidRPr="0065248C">
        <w:rPr>
          <w:rFonts w:ascii="Times" w:hAnsi="Times" w:cs="Helvetica"/>
          <w:color w:val="000000"/>
          <w:sz w:val="24"/>
          <w:szCs w:val="24"/>
        </w:rPr>
        <w:fldChar w:fldCharType="end"/>
      </w:r>
      <w:r w:rsidRPr="0065248C">
        <w:rPr>
          <w:rFonts w:ascii="Times" w:hAnsi="Times" w:cs="Helvetica"/>
          <w:color w:val="000000"/>
          <w:sz w:val="24"/>
          <w:szCs w:val="24"/>
        </w:rPr>
        <w:t>.</w:t>
      </w:r>
      <w:r w:rsidRPr="0065248C">
        <w:rPr>
          <w:rFonts w:ascii="Times" w:hAnsi="Times" w:cs="Helvetica"/>
          <w:color w:val="000000"/>
          <w:kern w:val="0"/>
          <w:sz w:val="24"/>
          <w:szCs w:val="24"/>
          <w14:ligatures w14:val="none"/>
        </w:rPr>
        <w:t xml:space="preserve"> In the current study, the </w:t>
      </w:r>
      <w:r w:rsidR="004D6A26" w:rsidRPr="0065248C">
        <w:rPr>
          <w:rFonts w:ascii="Times" w:hAnsi="Times" w:cs="Helvetica"/>
          <w:color w:val="000000"/>
          <w:kern w:val="0"/>
          <w:sz w:val="24"/>
          <w:szCs w:val="24"/>
          <w14:ligatures w14:val="none"/>
        </w:rPr>
        <w:t>C</w:t>
      </w:r>
      <w:r w:rsidRPr="0065248C">
        <w:rPr>
          <w:rFonts w:ascii="Times" w:hAnsi="Times" w:cs="Helvetica"/>
          <w:color w:val="000000"/>
          <w:kern w:val="0"/>
          <w:sz w:val="24"/>
          <w:szCs w:val="24"/>
          <w14:ligatures w14:val="none"/>
        </w:rPr>
        <w:t xml:space="preserve">ronbach’s alphas for the </w:t>
      </w:r>
      <w:r w:rsidR="004D6A26" w:rsidRPr="0065248C">
        <w:rPr>
          <w:rFonts w:ascii="Times" w:hAnsi="Times" w:cs="Helvetica"/>
          <w:color w:val="000000"/>
          <w:sz w:val="24"/>
          <w:szCs w:val="24"/>
          <w:highlight w:val="yellow"/>
        </w:rPr>
        <w:t>PSI-SF</w:t>
      </w:r>
      <w:r w:rsidRPr="0065248C">
        <w:rPr>
          <w:rFonts w:ascii="Times" w:hAnsi="Times" w:cs="Helvetica"/>
          <w:color w:val="000000"/>
          <w:kern w:val="0"/>
          <w:sz w:val="24"/>
          <w:szCs w:val="24"/>
          <w:highlight w:val="yellow"/>
          <w14:ligatures w14:val="none"/>
        </w:rPr>
        <w:t xml:space="preserve"> </w:t>
      </w:r>
      <w:r w:rsidR="009277E1" w:rsidRPr="0065248C">
        <w:rPr>
          <w:rFonts w:ascii="Times" w:hAnsi="Times" w:cs="Helvetica"/>
          <w:color w:val="000000"/>
          <w:kern w:val="0"/>
          <w:sz w:val="24"/>
          <w:szCs w:val="24"/>
          <w:highlight w:val="yellow"/>
          <w14:ligatures w14:val="none"/>
        </w:rPr>
        <w:t>at T1 was</w:t>
      </w:r>
      <w:r w:rsidRPr="0065248C">
        <w:rPr>
          <w:rFonts w:ascii="Times" w:hAnsi="Times" w:cs="Helvetica"/>
          <w:color w:val="000000"/>
          <w:kern w:val="0"/>
          <w:sz w:val="24"/>
          <w:szCs w:val="24"/>
          <w:highlight w:val="yellow"/>
          <w14:ligatures w14:val="none"/>
        </w:rPr>
        <w:t xml:space="preserve"> </w:t>
      </w:r>
      <w:r w:rsidR="009277E1" w:rsidRPr="0065248C">
        <w:rPr>
          <w:rFonts w:ascii="Times" w:hAnsi="Times" w:cs="Helvetica"/>
          <w:color w:val="000000"/>
          <w:kern w:val="0"/>
          <w:sz w:val="24"/>
          <w:szCs w:val="24"/>
          <w:highlight w:val="yellow"/>
          <w14:ligatures w14:val="none"/>
        </w:rPr>
        <w:t>XX.</w:t>
      </w:r>
      <w:r w:rsidR="00E1285E" w:rsidRPr="0065248C">
        <w:rPr>
          <w:rFonts w:ascii="Times" w:hAnsi="Times" w:cs="Helvetica"/>
          <w:color w:val="000000"/>
          <w:kern w:val="0"/>
          <w:sz w:val="24"/>
          <w:szCs w:val="24"/>
          <w14:ligatures w14:val="none"/>
        </w:rPr>
        <w:t xml:space="preserve"> </w:t>
      </w:r>
      <w:r w:rsidR="00E1285E" w:rsidRPr="0065248C">
        <w:rPr>
          <w:rFonts w:ascii="Times" w:hAnsi="Times" w:cs="Helvetica"/>
          <w:color w:val="FF0000"/>
          <w:kern w:val="0"/>
          <w:sz w:val="24"/>
          <w:szCs w:val="24"/>
          <w14:ligatures w14:val="none"/>
        </w:rPr>
        <w:t>Total scores</w:t>
      </w:r>
    </w:p>
    <w:p w14:paraId="427893F7" w14:textId="77777777" w:rsidR="00603B0B" w:rsidRPr="0065248C"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65248C">
        <w:rPr>
          <w:rFonts w:ascii="Times New Roman" w:eastAsia="Times New Roman" w:hAnsi="Times New Roman" w:cs="Times New Roman"/>
          <w:b/>
          <w:iCs/>
          <w:sz w:val="24"/>
          <w:szCs w:val="24"/>
          <w:lang w:val="en-GB" w:eastAsia="en-GB"/>
        </w:rPr>
        <w:t>Child Outcomes</w:t>
      </w:r>
    </w:p>
    <w:p w14:paraId="27F2C9C4" w14:textId="6F37042E" w:rsidR="00F005FF" w:rsidRPr="0065248C" w:rsidRDefault="00F005FF"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bookmarkStart w:id="18" w:name="_Hlk161651999"/>
      <w:r w:rsidRPr="0065248C">
        <w:rPr>
          <w:rFonts w:ascii="Times" w:hAnsi="Times" w:cs="Helvetica"/>
          <w:b/>
          <w:bCs/>
          <w:color w:val="000000"/>
          <w:sz w:val="24"/>
          <w:szCs w:val="24"/>
        </w:rPr>
        <w:t>Child social-emotional functioning</w:t>
      </w:r>
      <w:r w:rsidR="00915C29" w:rsidRPr="0065248C">
        <w:rPr>
          <w:rFonts w:ascii="Times" w:hAnsi="Times" w:cs="Helvetica"/>
          <w:b/>
          <w:bCs/>
          <w:color w:val="000000"/>
          <w:sz w:val="24"/>
          <w:szCs w:val="24"/>
        </w:rPr>
        <w:t>.</w:t>
      </w:r>
      <w:r w:rsidRPr="0065248C">
        <w:rPr>
          <w:rFonts w:ascii="Times" w:hAnsi="Times" w:cs="Helvetica"/>
          <w:color w:val="000000"/>
          <w:sz w:val="24"/>
          <w:szCs w:val="24"/>
        </w:rPr>
        <w:t xml:space="preserve"> </w:t>
      </w:r>
      <w:bookmarkEnd w:id="18"/>
      <w:r w:rsidR="0065248C" w:rsidRPr="0065248C">
        <w:rPr>
          <w:rFonts w:ascii="Times New Roman" w:eastAsia="Times New Roman" w:hAnsi="Times New Roman" w:cs="Times New Roman"/>
          <w:kern w:val="0"/>
          <w:sz w:val="24"/>
          <w:szCs w:val="24"/>
          <w:lang w:val="en-GB" w:eastAsia="en-GB"/>
          <w14:ligatures w14:val="none"/>
        </w:rPr>
        <w:t xml:space="preserve">Child social-emotional functioning was assessed with four variables: attachment and relationships, initiative, </w:t>
      </w:r>
      <w:r w:rsidR="0065248C">
        <w:rPr>
          <w:rFonts w:ascii="Times New Roman" w:eastAsia="Times New Roman" w:hAnsi="Times New Roman" w:cs="Times New Roman"/>
          <w:kern w:val="0"/>
          <w:sz w:val="24"/>
          <w:szCs w:val="24"/>
          <w:lang w:val="en-GB" w:eastAsia="en-GB"/>
          <w14:ligatures w14:val="none"/>
        </w:rPr>
        <w:t xml:space="preserve">and </w:t>
      </w:r>
      <w:r w:rsidR="0065248C" w:rsidRPr="0065248C">
        <w:rPr>
          <w:rFonts w:ascii="Times New Roman" w:eastAsia="Times New Roman" w:hAnsi="Times New Roman" w:cs="Times New Roman"/>
          <w:kern w:val="0"/>
          <w:sz w:val="24"/>
          <w:szCs w:val="24"/>
          <w:lang w:val="en-GB" w:eastAsia="en-GB"/>
          <w14:ligatures w14:val="none"/>
        </w:rPr>
        <w:t>self-regulation</w:t>
      </w:r>
      <w:r w:rsidR="0065248C">
        <w:rPr>
          <w:rFonts w:ascii="Times New Roman" w:eastAsia="Times New Roman" w:hAnsi="Times New Roman" w:cs="Times New Roman"/>
          <w:kern w:val="0"/>
          <w:sz w:val="24"/>
          <w:szCs w:val="24"/>
          <w:lang w:val="en-GB" w:eastAsia="en-GB"/>
          <w14:ligatures w14:val="none"/>
        </w:rPr>
        <w:t xml:space="preserve"> assessed using the </w:t>
      </w:r>
      <w:r w:rsidR="0065248C" w:rsidRPr="0065248C">
        <w:rPr>
          <w:rFonts w:ascii="Times" w:hAnsi="Times" w:cs="Helvetica"/>
          <w:color w:val="000000"/>
          <w:sz w:val="24"/>
          <w:szCs w:val="24"/>
        </w:rPr>
        <w:t xml:space="preserve">Devereux Early Childhood Assessment (DECA) </w:t>
      </w:r>
      <w:r w:rsidR="0065248C" w:rsidRPr="0065248C">
        <w:rPr>
          <w:rFonts w:ascii="Times" w:hAnsi="Times" w:cs="Helvetica"/>
          <w:color w:val="000000"/>
          <w:sz w:val="24"/>
          <w:szCs w:val="24"/>
        </w:rPr>
        <w:fldChar w:fldCharType="begin"/>
      </w:r>
      <w:r w:rsidR="0065248C" w:rsidRPr="0065248C">
        <w:rPr>
          <w:rFonts w:ascii="Times" w:hAnsi="Times" w:cs="Helvetica"/>
          <w:color w:val="000000"/>
          <w:sz w:val="24"/>
          <w:szCs w:val="24"/>
        </w:rPr>
        <w:instrText xml:space="preserve"> ADDIN EN.CITE &lt;EndNote&gt;&lt;Cite&gt;&lt;Author&gt;LeBuffe&lt;/Author&gt;&lt;Year&gt;2009&lt;/Year&gt;&lt;RecNum&gt;1186&lt;/RecNum&gt;&lt;DisplayText&gt;(LeBuffe &amp;amp; Naglieri, 2009; Powell et al., 2007)&lt;/DisplayText&gt;&lt;record&gt;&lt;rec-number&gt;1186&lt;/rec-number&gt;&lt;foreign-keys&gt;&lt;key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65248C">
        <w:rPr>
          <w:rFonts w:ascii="Times" w:hAnsi="Times" w:cs="Helvetica"/>
          <w:color w:val="000000"/>
          <w:sz w:val="24"/>
          <w:szCs w:val="24"/>
        </w:rPr>
        <w:fldChar w:fldCharType="separate"/>
      </w:r>
      <w:r w:rsidR="0065248C" w:rsidRPr="0065248C">
        <w:rPr>
          <w:rFonts w:ascii="Times" w:hAnsi="Times" w:cs="Helvetica"/>
          <w:color w:val="000000"/>
          <w:sz w:val="24"/>
          <w:szCs w:val="24"/>
        </w:rPr>
        <w:t>(LeBuffe &amp; Naglieri, 2009; Powell et al., 2007)</w:t>
      </w:r>
      <w:r w:rsidR="0065248C" w:rsidRPr="0065248C">
        <w:rPr>
          <w:rFonts w:ascii="Times" w:hAnsi="Times" w:cs="Helvetica"/>
          <w:color w:val="000000"/>
          <w:sz w:val="24"/>
          <w:szCs w:val="24"/>
        </w:rPr>
        <w:fldChar w:fldCharType="end"/>
      </w:r>
      <w:r w:rsidR="0065248C" w:rsidRPr="0065248C">
        <w:rPr>
          <w:rFonts w:ascii="Times New Roman" w:eastAsia="Times New Roman" w:hAnsi="Times New Roman" w:cs="Times New Roman"/>
          <w:kern w:val="0"/>
          <w:sz w:val="24"/>
          <w:szCs w:val="24"/>
          <w:lang w:val="en-GB" w:eastAsia="en-GB"/>
          <w14:ligatures w14:val="none"/>
        </w:rPr>
        <w:t>, and social competence</w:t>
      </w:r>
      <w:r w:rsidR="0065248C">
        <w:rPr>
          <w:rFonts w:ascii="Times New Roman" w:eastAsia="Times New Roman" w:hAnsi="Times New Roman" w:cs="Times New Roman"/>
          <w:kern w:val="0"/>
          <w:sz w:val="24"/>
          <w:szCs w:val="24"/>
          <w:lang w:val="en-GB" w:eastAsia="en-GB"/>
          <w14:ligatures w14:val="none"/>
        </w:rPr>
        <w:t xml:space="preserve"> assessed using the </w:t>
      </w:r>
      <w:r w:rsidR="0065248C" w:rsidRPr="0065248C">
        <w:rPr>
          <w:rFonts w:ascii="Times New Roman" w:eastAsia="Times New Roman" w:hAnsi="Times New Roman" w:cs="Times New Roman"/>
          <w:kern w:val="0"/>
          <w:sz w:val="24"/>
          <w:szCs w:val="24"/>
          <w:highlight w:val="yellow"/>
          <w:lang w:val="en-GB" w:eastAsia="en-GB"/>
          <w14:ligatures w14:val="none"/>
        </w:rPr>
        <w:t>BITSEA.</w:t>
      </w:r>
      <w:r w:rsidR="0065248C">
        <w:rPr>
          <w:rFonts w:ascii="Times New Roman" w:eastAsia="Times New Roman" w:hAnsi="Times New Roman" w:cs="Times New Roman"/>
          <w:kern w:val="0"/>
          <w:sz w:val="24"/>
          <w:szCs w:val="24"/>
          <w:lang w:val="en-GB" w:eastAsia="en-GB"/>
          <w14:ligatures w14:val="none"/>
        </w:rPr>
        <w:t xml:space="preserve"> </w:t>
      </w:r>
      <w:r w:rsidR="0065248C" w:rsidRPr="0065248C">
        <w:rPr>
          <w:rFonts w:ascii="Times" w:hAnsi="Times" w:cs="Helvetica"/>
          <w:color w:val="000000"/>
          <w:sz w:val="24"/>
          <w:szCs w:val="24"/>
        </w:rPr>
        <w:t>The</w:t>
      </w:r>
      <w:r w:rsidRPr="0065248C">
        <w:rPr>
          <w:rFonts w:ascii="Times" w:hAnsi="Times" w:cs="Helvetica"/>
          <w:color w:val="000000"/>
          <w:sz w:val="24"/>
          <w:szCs w:val="24"/>
        </w:rPr>
        <w:t xml:space="preserve"> Devereux Early Childhood Assessment (DECA) </w:t>
      </w:r>
      <w:r w:rsidRPr="0065248C">
        <w:rPr>
          <w:rFonts w:ascii="Times" w:hAnsi="Times" w:cs="Helvetica"/>
          <w:color w:val="000000"/>
          <w:sz w:val="24"/>
          <w:szCs w:val="24"/>
        </w:rPr>
        <w:fldChar w:fldCharType="begin"/>
      </w:r>
      <w:r w:rsidR="00464962" w:rsidRPr="0065248C">
        <w:rPr>
          <w:rFonts w:ascii="Times" w:hAnsi="Times" w:cs="Helvetica"/>
          <w:color w:val="000000"/>
          <w:sz w:val="24"/>
          <w:szCs w:val="24"/>
        </w:rPr>
        <w:instrText xml:space="preserve"> ADDIN EN.CITE &lt;EndNote&gt;&lt;Cite&gt;&lt;Author&gt;LeBuffe&lt;/Author&gt;&lt;Year&gt;2009&lt;/Year&gt;&lt;RecNum&gt;1186&lt;/RecNum&gt;&lt;DisplayText&gt;(LeBuffe &amp;amp; Naglieri, 2009; Powell et al., 2007)&lt;/DisplayText&gt;&lt;record&gt;&lt;rec-number&gt;1186&lt;/rec-number&gt;&lt;foreign-keys&gt;&lt;key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Pr="0065248C">
        <w:rPr>
          <w:rFonts w:ascii="Times" w:hAnsi="Times" w:cs="Helvetica"/>
          <w:color w:val="000000"/>
          <w:sz w:val="24"/>
          <w:szCs w:val="24"/>
        </w:rPr>
        <w:fldChar w:fldCharType="separate"/>
      </w:r>
      <w:r w:rsidRPr="0065248C">
        <w:rPr>
          <w:rFonts w:ascii="Times" w:hAnsi="Times" w:cs="Helvetica"/>
          <w:color w:val="000000"/>
          <w:sz w:val="24"/>
          <w:szCs w:val="24"/>
        </w:rPr>
        <w:t>(LeBuffe &amp; Naglieri, 2009; Powell et al., 2007)</w:t>
      </w:r>
      <w:r w:rsidRPr="0065248C">
        <w:rPr>
          <w:rFonts w:ascii="Times" w:hAnsi="Times" w:cs="Helvetica"/>
          <w:color w:val="000000"/>
          <w:sz w:val="24"/>
          <w:szCs w:val="24"/>
        </w:rPr>
        <w:fldChar w:fldCharType="end"/>
      </w:r>
      <w:r w:rsidR="0065248C" w:rsidRPr="0065248C">
        <w:rPr>
          <w:rFonts w:ascii="Times" w:hAnsi="Times" w:cs="Helvetica"/>
          <w:color w:val="000000"/>
          <w:sz w:val="24"/>
          <w:szCs w:val="24"/>
        </w:rPr>
        <w:t xml:space="preserve"> is</w:t>
      </w:r>
      <w:r w:rsidRPr="0065248C">
        <w:rPr>
          <w:rFonts w:ascii="Times" w:hAnsi="Times" w:cs="Helvetica"/>
          <w:color w:val="000000"/>
          <w:sz w:val="24"/>
          <w:szCs w:val="24"/>
        </w:rPr>
        <w:t xml:space="preserve"> a strengths-based parent-report scale designed to assess emotional, social, and </w:t>
      </w:r>
      <w:proofErr w:type="spellStart"/>
      <w:r w:rsidRPr="0065248C">
        <w:rPr>
          <w:rFonts w:ascii="Times" w:hAnsi="Times" w:cs="Helvetica"/>
          <w:color w:val="000000"/>
          <w:sz w:val="24"/>
          <w:szCs w:val="24"/>
        </w:rPr>
        <w:t>behavioral</w:t>
      </w:r>
      <w:proofErr w:type="spellEnd"/>
      <w:r w:rsidRPr="0065248C">
        <w:rPr>
          <w:rFonts w:ascii="Times" w:hAnsi="Times" w:cs="Helvetica"/>
          <w:color w:val="000000"/>
          <w:sz w:val="24"/>
          <w:szCs w:val="24"/>
        </w:rPr>
        <w:t xml:space="preserve"> capacities during early childhood. There are two aged-based versions of the DECA, an infant version (DECA-I; designed for ages 1-18 months; 33 items) and a toddler version (DECA-T; designed for ages 18-36 months; 36 item</w:t>
      </w:r>
      <w:r w:rsidR="004D6A26" w:rsidRPr="0065248C">
        <w:rPr>
          <w:rFonts w:ascii="Times" w:hAnsi="Times" w:cs="Helvetica"/>
          <w:color w:val="000000"/>
          <w:sz w:val="24"/>
          <w:szCs w:val="24"/>
        </w:rPr>
        <w:t>s)</w:t>
      </w:r>
      <w:r w:rsidRPr="0065248C">
        <w:rPr>
          <w:rFonts w:ascii="Times" w:hAnsi="Times" w:cs="Helvetica"/>
          <w:color w:val="000000"/>
          <w:sz w:val="24"/>
          <w:szCs w:val="24"/>
        </w:rPr>
        <w:t xml:space="preserve">. The DECA-I comprises two scales (initiative, attachment/relationships) </w:t>
      </w:r>
      <w:r w:rsidR="00603B0B" w:rsidRPr="0065248C">
        <w:rPr>
          <w:rFonts w:ascii="Times" w:hAnsi="Times" w:cs="Helvetica"/>
          <w:color w:val="000000"/>
          <w:sz w:val="24"/>
          <w:szCs w:val="24"/>
        </w:rPr>
        <w:t>and the</w:t>
      </w:r>
      <w:r w:rsidRPr="0065248C">
        <w:rPr>
          <w:rFonts w:ascii="Times" w:hAnsi="Times" w:cs="Helvetica"/>
          <w:color w:val="000000"/>
          <w:sz w:val="24"/>
          <w:szCs w:val="24"/>
        </w:rPr>
        <w:t xml:space="preserve"> DECA-T comprises three subscales (initiative, attachment/relationships, self-regulation). In this study, </w:t>
      </w:r>
      <w:r w:rsidR="00603B0B" w:rsidRPr="0065248C">
        <w:rPr>
          <w:rFonts w:ascii="Times" w:hAnsi="Times" w:cs="Helvetica"/>
          <w:color w:val="000000"/>
          <w:sz w:val="24"/>
          <w:szCs w:val="24"/>
        </w:rPr>
        <w:t>parents</w:t>
      </w:r>
      <w:r w:rsidRPr="0065248C">
        <w:rPr>
          <w:rFonts w:ascii="Times" w:hAnsi="Times" w:cs="Helvetica"/>
          <w:color w:val="000000"/>
          <w:sz w:val="24"/>
          <w:szCs w:val="24"/>
        </w:rPr>
        <w:t xml:space="preserve"> complete</w:t>
      </w:r>
      <w:r w:rsidR="00603B0B" w:rsidRPr="0065248C">
        <w:rPr>
          <w:rFonts w:ascii="Times" w:hAnsi="Times" w:cs="Helvetica"/>
          <w:color w:val="000000"/>
          <w:sz w:val="24"/>
          <w:szCs w:val="24"/>
        </w:rPr>
        <w:t>d</w:t>
      </w:r>
      <w:r w:rsidRPr="0065248C">
        <w:rPr>
          <w:rFonts w:ascii="Times" w:hAnsi="Times" w:cs="Helvetica"/>
          <w:color w:val="000000"/>
          <w:sz w:val="24"/>
          <w:szCs w:val="24"/>
        </w:rPr>
        <w:t xml:space="preserve"> the DECA-I or DECA-T depending on the</w:t>
      </w:r>
      <w:r w:rsidR="00603B0B" w:rsidRPr="0065248C">
        <w:rPr>
          <w:rFonts w:ascii="Times" w:hAnsi="Times" w:cs="Helvetica"/>
          <w:color w:val="000000"/>
          <w:sz w:val="24"/>
          <w:szCs w:val="24"/>
        </w:rPr>
        <w:t xml:space="preserve"> </w:t>
      </w:r>
      <w:r w:rsidRPr="0065248C">
        <w:rPr>
          <w:rFonts w:ascii="Times" w:hAnsi="Times" w:cs="Helvetica"/>
          <w:color w:val="000000"/>
          <w:sz w:val="24"/>
          <w:szCs w:val="24"/>
        </w:rPr>
        <w:t>age</w:t>
      </w:r>
      <w:r w:rsidR="00603B0B" w:rsidRPr="0065248C">
        <w:rPr>
          <w:rFonts w:ascii="Times" w:hAnsi="Times" w:cs="Helvetica"/>
          <w:color w:val="000000"/>
          <w:sz w:val="24"/>
          <w:szCs w:val="24"/>
        </w:rPr>
        <w:t xml:space="preserve"> of their child</w:t>
      </w:r>
      <w:r w:rsidR="004D6A26" w:rsidRPr="0065248C">
        <w:rPr>
          <w:rFonts w:ascii="Times" w:hAnsi="Times" w:cs="Helvetica"/>
          <w:color w:val="000000"/>
          <w:sz w:val="24"/>
          <w:szCs w:val="24"/>
        </w:rPr>
        <w:t xml:space="preserve">; t-scores were calculated and used all analyses to enable inclusion of participants who completed the two different forms of the measure in the same analyses. </w:t>
      </w:r>
      <w:r w:rsidR="009277E1" w:rsidRPr="0065248C">
        <w:rPr>
          <w:rFonts w:ascii="Times" w:hAnsi="Times" w:cs="Helvetica"/>
          <w:color w:val="000000"/>
          <w:sz w:val="24"/>
          <w:szCs w:val="24"/>
        </w:rPr>
        <w:t xml:space="preserve">In the current study, </w:t>
      </w:r>
      <w:r w:rsidR="00D42ADD" w:rsidRPr="0065248C">
        <w:rPr>
          <w:rFonts w:ascii="Times" w:hAnsi="Times" w:cs="Helvetica"/>
          <w:color w:val="000000"/>
          <w:sz w:val="24"/>
          <w:szCs w:val="24"/>
        </w:rPr>
        <w:t>the Cronbach’s alphas for the DECA-I initiative and attachment/relationships subscales at T1 were both .93. T</w:t>
      </w:r>
      <w:r w:rsidR="009277E1" w:rsidRPr="0065248C">
        <w:rPr>
          <w:rFonts w:ascii="Times" w:hAnsi="Times" w:cs="Helvetica"/>
          <w:color w:val="000000"/>
          <w:sz w:val="24"/>
          <w:szCs w:val="24"/>
        </w:rPr>
        <w:t xml:space="preserve">he </w:t>
      </w:r>
      <w:r w:rsidR="004D6A26" w:rsidRPr="0065248C">
        <w:rPr>
          <w:rFonts w:ascii="Times" w:hAnsi="Times" w:cs="Helvetica"/>
          <w:color w:val="000000"/>
          <w:sz w:val="24"/>
          <w:szCs w:val="24"/>
        </w:rPr>
        <w:t>C</w:t>
      </w:r>
      <w:r w:rsidR="009277E1" w:rsidRPr="0065248C">
        <w:rPr>
          <w:rFonts w:ascii="Times" w:hAnsi="Times" w:cs="Helvetica"/>
          <w:color w:val="000000"/>
          <w:sz w:val="24"/>
          <w:szCs w:val="24"/>
        </w:rPr>
        <w:t xml:space="preserve">ronbach’s alphas for the </w:t>
      </w:r>
      <w:r w:rsidR="009277E1" w:rsidRPr="0065248C">
        <w:rPr>
          <w:rFonts w:ascii="Times" w:hAnsi="Times" w:cs="Helvetica"/>
          <w:color w:val="000000"/>
          <w:sz w:val="24"/>
          <w:szCs w:val="24"/>
        </w:rPr>
        <w:lastRenderedPageBreak/>
        <w:t>DECA</w:t>
      </w:r>
      <w:r w:rsidR="00F7656A" w:rsidRPr="0065248C">
        <w:rPr>
          <w:rFonts w:ascii="Times" w:hAnsi="Times" w:cs="Helvetica"/>
          <w:color w:val="000000"/>
          <w:sz w:val="24"/>
          <w:szCs w:val="24"/>
        </w:rPr>
        <w:t>-T</w:t>
      </w:r>
      <w:r w:rsidR="009277E1" w:rsidRPr="0065248C">
        <w:rPr>
          <w:rFonts w:ascii="Times" w:hAnsi="Times" w:cs="Helvetica"/>
          <w:color w:val="000000"/>
          <w:sz w:val="24"/>
          <w:szCs w:val="24"/>
        </w:rPr>
        <w:t xml:space="preserve"> initiative, attachment/relationships, and self-regulation subscales at T1 were </w:t>
      </w:r>
      <w:r w:rsidR="00D42ADD" w:rsidRPr="0065248C">
        <w:rPr>
          <w:rFonts w:ascii="Times" w:hAnsi="Times" w:cs="Helvetica"/>
          <w:color w:val="000000"/>
          <w:sz w:val="24"/>
          <w:szCs w:val="24"/>
        </w:rPr>
        <w:t>.87</w:t>
      </w:r>
      <w:r w:rsidR="009277E1" w:rsidRPr="0065248C">
        <w:rPr>
          <w:rFonts w:ascii="Times" w:hAnsi="Times" w:cs="Helvetica"/>
          <w:color w:val="000000"/>
          <w:sz w:val="24"/>
          <w:szCs w:val="24"/>
        </w:rPr>
        <w:t xml:space="preserve">, </w:t>
      </w:r>
      <w:r w:rsidR="00D42ADD" w:rsidRPr="0065248C">
        <w:rPr>
          <w:rFonts w:ascii="Times" w:hAnsi="Times" w:cs="Helvetica"/>
          <w:color w:val="000000"/>
          <w:sz w:val="24"/>
          <w:szCs w:val="24"/>
        </w:rPr>
        <w:t>.92</w:t>
      </w:r>
      <w:r w:rsidR="009277E1" w:rsidRPr="0065248C">
        <w:rPr>
          <w:rFonts w:ascii="Times" w:hAnsi="Times" w:cs="Helvetica"/>
          <w:color w:val="000000"/>
          <w:sz w:val="24"/>
          <w:szCs w:val="24"/>
        </w:rPr>
        <w:t xml:space="preserve"> and </w:t>
      </w:r>
      <w:r w:rsidR="00D42ADD" w:rsidRPr="0065248C">
        <w:rPr>
          <w:rFonts w:ascii="Times" w:hAnsi="Times" w:cs="Helvetica"/>
          <w:color w:val="000000"/>
          <w:sz w:val="24"/>
          <w:szCs w:val="24"/>
        </w:rPr>
        <w:t>.68</w:t>
      </w:r>
      <w:r w:rsidR="009277E1" w:rsidRPr="0065248C">
        <w:rPr>
          <w:rFonts w:ascii="Times" w:hAnsi="Times" w:cs="Helvetica"/>
          <w:color w:val="000000"/>
          <w:sz w:val="24"/>
          <w:szCs w:val="24"/>
        </w:rPr>
        <w:t>, respectively</w:t>
      </w:r>
      <w:r w:rsidR="009555A6" w:rsidRPr="0065248C">
        <w:rPr>
          <w:rFonts w:ascii="Times" w:hAnsi="Times" w:cs="Helvetica"/>
          <w:color w:val="000000"/>
          <w:sz w:val="24"/>
          <w:szCs w:val="24"/>
        </w:rPr>
        <w:t>.</w:t>
      </w:r>
      <w:r w:rsidR="0065248C">
        <w:rPr>
          <w:rFonts w:ascii="Times" w:hAnsi="Times" w:cs="Helvetica"/>
          <w:color w:val="000000"/>
          <w:sz w:val="24"/>
          <w:szCs w:val="24"/>
        </w:rPr>
        <w:t xml:space="preserve"> The </w:t>
      </w:r>
      <w:r w:rsidR="0065248C" w:rsidRPr="0065248C">
        <w:rPr>
          <w:rFonts w:ascii="Times" w:hAnsi="Times" w:cs="Helvetica"/>
          <w:color w:val="000000"/>
          <w:sz w:val="24"/>
          <w:szCs w:val="24"/>
          <w:highlight w:val="yellow"/>
        </w:rPr>
        <w:t>BITSEA…</w:t>
      </w:r>
    </w:p>
    <w:p w14:paraId="5CDC8687" w14:textId="77777777" w:rsidR="0065248C" w:rsidRPr="0065248C" w:rsidRDefault="0065248C" w:rsidP="0065248C">
      <w:pPr>
        <w:widowControl w:val="0"/>
        <w:autoSpaceDE w:val="0"/>
        <w:autoSpaceDN w:val="0"/>
        <w:adjustRightInd w:val="0"/>
        <w:spacing w:line="480" w:lineRule="auto"/>
        <w:ind w:firstLine="720"/>
        <w:rPr>
          <w:rFonts w:ascii="Times" w:hAnsi="Times" w:cs="Arial"/>
          <w:color w:val="000000"/>
          <w:sz w:val="24"/>
          <w:szCs w:val="24"/>
          <w:lang w:val="en-US"/>
        </w:rPr>
      </w:pPr>
      <w:bookmarkStart w:id="19" w:name="_Hlk161652030"/>
      <w:bookmarkStart w:id="20" w:name="_Hlk161652009"/>
      <w:r w:rsidRPr="0065248C">
        <w:rPr>
          <w:rFonts w:ascii="Times" w:hAnsi="Times" w:cs="Arial"/>
          <w:i/>
          <w:color w:val="000000"/>
          <w:sz w:val="24"/>
          <w:szCs w:val="24"/>
          <w:lang w:val="en-US"/>
        </w:rPr>
        <w:t>Child attachment security</w:t>
      </w:r>
      <w:r w:rsidRPr="0065248C">
        <w:rPr>
          <w:rFonts w:ascii="Times" w:hAnsi="Times" w:cs="Arial"/>
          <w:color w:val="000000"/>
          <w:sz w:val="24"/>
          <w:szCs w:val="24"/>
          <w:lang w:val="en-US"/>
        </w:rPr>
        <w:t xml:space="preserve"> </w:t>
      </w:r>
      <w:bookmarkEnd w:id="19"/>
      <w:r w:rsidRPr="0065248C">
        <w:rPr>
          <w:rFonts w:ascii="Times" w:hAnsi="Times" w:cs="Arial"/>
          <w:color w:val="000000"/>
          <w:sz w:val="24"/>
          <w:szCs w:val="24"/>
          <w:lang w:val="en-US"/>
        </w:rPr>
        <w:t xml:space="preserve">was assessed in two ways allowing assessment of attachment dimensionally and categorically. First, to examine attachment security dimensionally, the video-taped home visit was coded using </w:t>
      </w:r>
      <w:r w:rsidRPr="0065248C">
        <w:rPr>
          <w:rFonts w:ascii="Times" w:hAnsi="Times" w:cs="Helvetica"/>
          <w:color w:val="000000"/>
          <w:sz w:val="24"/>
          <w:szCs w:val="24"/>
          <w:lang w:val="en-US"/>
        </w:rPr>
        <w:t xml:space="preserve">the Attachment Q-sort (AQS) </w:t>
      </w:r>
      <w:r w:rsidRPr="0065248C">
        <w:rPr>
          <w:rFonts w:ascii="Times" w:hAnsi="Times" w:cs="Helvetica"/>
          <w:color w:val="000000"/>
          <w:sz w:val="24"/>
          <w:szCs w:val="24"/>
          <w:lang w:val="en-US"/>
        </w:rPr>
        <w:fldChar w:fldCharType="begin"/>
      </w:r>
      <w:r w:rsidRPr="0065248C">
        <w:rPr>
          <w:rFonts w:ascii="Times" w:hAnsi="Times" w:cs="Helvetica"/>
          <w:color w:val="000000"/>
          <w:sz w:val="24"/>
          <w:szCs w:val="24"/>
          <w:lang w:val="en-US"/>
        </w:rPr>
        <w:instrText xml:space="preserve"> ADDIN EN.CITE &lt;EndNote&gt;&lt;Cite&gt;&lt;Author&gt;Vaughn&lt;/Author&gt;&lt;Year&gt;1990&lt;/Year&gt;&lt;RecNum&gt;1005&lt;/RecNum&gt;&lt;DisplayText&gt;(Vaughn &amp;amp; Waters, 1990; Waters &amp;amp; Deane, 1985)&lt;/DisplayText&gt;&lt;record&gt;&lt;rec-number&gt;1005&lt;/rec-number&gt;&lt;foreign-keys&gt;&lt;key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65248C">
        <w:rPr>
          <w:rFonts w:ascii="Times" w:hAnsi="Times" w:cs="Helvetica"/>
          <w:color w:val="000000"/>
          <w:sz w:val="24"/>
          <w:szCs w:val="24"/>
          <w:lang w:val="en-US"/>
        </w:rPr>
        <w:fldChar w:fldCharType="separate"/>
      </w:r>
      <w:r w:rsidRPr="0065248C">
        <w:rPr>
          <w:rFonts w:ascii="Times" w:hAnsi="Times" w:cs="Helvetica"/>
          <w:noProof/>
          <w:color w:val="000000"/>
          <w:sz w:val="24"/>
          <w:szCs w:val="24"/>
          <w:lang w:val="en-US"/>
        </w:rPr>
        <w:t>(Vaughn &amp; Waters, 1990; Waters &amp; Deane, 1985)</w:t>
      </w:r>
      <w:r w:rsidRPr="0065248C">
        <w:rPr>
          <w:rFonts w:ascii="Times" w:hAnsi="Times" w:cs="Helvetica"/>
          <w:color w:val="000000"/>
          <w:sz w:val="24"/>
          <w:szCs w:val="24"/>
          <w:lang w:val="en-US"/>
        </w:rPr>
        <w:fldChar w:fldCharType="end"/>
      </w:r>
      <w:r w:rsidRPr="0065248C">
        <w:rPr>
          <w:rFonts w:ascii="Times" w:hAnsi="Times" w:cs="Helvetica"/>
          <w:color w:val="000000"/>
          <w:sz w:val="24"/>
          <w:szCs w:val="24"/>
          <w:lang w:val="en-US"/>
        </w:rPr>
        <w:t>,</w:t>
      </w:r>
      <w:r w:rsidRPr="0065248C">
        <w:rPr>
          <w:rFonts w:ascii="Times" w:hAnsi="Times" w:cs="Arial"/>
          <w:color w:val="000000"/>
          <w:sz w:val="24"/>
          <w:szCs w:val="24"/>
          <w:lang w:val="en-US"/>
        </w:rPr>
        <w:t xml:space="preserve"> a validated coding procedure designed to assess attachment security in a naturalistic environment in children aged 12-48 months. In the AQS, various descriptors of child behavior, including attachment behavior, are sorted into nine piles from “most characteristic” to “least characteristic.” An overall security score is derived by correlating the sort for each child with a criterion sort of the prototypical behavior of a secure child.  </w:t>
      </w:r>
    </w:p>
    <w:p w14:paraId="1321DAA3" w14:textId="77777777" w:rsidR="0065248C" w:rsidRPr="0065248C" w:rsidRDefault="0065248C" w:rsidP="0065248C">
      <w:pPr>
        <w:widowControl w:val="0"/>
        <w:autoSpaceDE w:val="0"/>
        <w:autoSpaceDN w:val="0"/>
        <w:adjustRightInd w:val="0"/>
        <w:spacing w:line="480" w:lineRule="auto"/>
        <w:ind w:firstLine="720"/>
        <w:rPr>
          <w:rFonts w:ascii="Times" w:hAnsi="Times" w:cs="Times"/>
          <w:sz w:val="24"/>
          <w:szCs w:val="24"/>
        </w:rPr>
      </w:pPr>
      <w:r w:rsidRPr="0065248C">
        <w:rPr>
          <w:rFonts w:ascii="Times" w:hAnsi="Times" w:cs="Arial"/>
          <w:color w:val="000000"/>
          <w:sz w:val="24"/>
          <w:szCs w:val="24"/>
          <w:lang w:val="en-US"/>
        </w:rPr>
        <w:t xml:space="preserve">Second, to examine attachment security categorically, including disorganization, child behavior observed during the SSP will be coded according to the coding systems of Ainsworth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(Ainsworth et al., 1978)</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and Main and Solomon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(Main &amp; Solomon, 1986)</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The SSP has demonstrated validity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&lt;EndNote&gt;&lt;Cite&gt;&lt;Author&gt;Bick&lt;/Author&gt;&lt;Year&gt;2012&lt;/Year&gt;&lt;RecNum&gt;1463&lt;/RecNum&gt;&lt;DisplayText&gt;(Bick et al., 2012; Wolff &amp;amp; Ijzendoorn, 1997)&lt;/DisplayText&gt;&lt;record&gt;&lt;rec-number&gt;1463&lt;/rec-number&gt;&lt;foreign-keys&gt;&lt;key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(Bick et al., 2012; Wolff &amp; Ijzendoorn, 1997)</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and is widely considered to be the gold standard measure of infant attachment. The SSP comprises eight three-minute episodes involving separations and reunions between the mother, the </w:t>
      </w:r>
      <w:proofErr w:type="gramStart"/>
      <w:r w:rsidRPr="0065248C">
        <w:rPr>
          <w:rFonts w:ascii="Times" w:hAnsi="Times" w:cs="Arial"/>
          <w:color w:val="000000"/>
          <w:sz w:val="24"/>
          <w:szCs w:val="24"/>
          <w:lang w:val="en-US"/>
        </w:rPr>
        <w:t>child</w:t>
      </w:r>
      <w:proofErr w:type="gramEnd"/>
      <w:r w:rsidRPr="0065248C">
        <w:rPr>
          <w:rFonts w:ascii="Times" w:hAnsi="Times" w:cs="Arial"/>
          <w:color w:val="000000"/>
          <w:sz w:val="24"/>
          <w:szCs w:val="24"/>
          <w:lang w:val="en-US"/>
        </w:rPr>
        <w:t xml:space="preserve"> and a friendly stranger. Infants are subsequently assigned to one of three ‘organized’ classifications based on their observed behavior, namely secure (B), anxious-avoidant (A), or anxious-resistant (C), following the Ainsworth coding system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&lt;EndNote&gt;&lt;Cite&gt;&lt;Author&gt;Ainsworth&lt;/Author&gt;&lt;Year&gt;1978&lt;/Year&gt;&lt;RecNum&gt;707&lt;/RecNum&gt;&lt;DisplayText&gt;(Ainsworth et al., 1978)&lt;/DisplayText&gt;&lt;record&gt;&lt;rec-number&gt;707&lt;/rec-number&gt;&lt;foreign-keys&gt;&lt;key app="EN" db-id="xpzvv0f2z5pxwhed0r6xa9er59e9pdxvards" timestamp="1552878965"&gt;707&lt;/key&gt;&lt;/foreign-keys&gt;&lt;ref-type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(Ainsworth et al., 1978)</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In addition, a primary ‘disorganized’ (‘D’) classification can also be applied with the ABC classifications as secondary, using procedures described by Main and Solomon </w:t>
      </w:r>
      <w:r w:rsidRPr="0065248C">
        <w:rPr>
          <w:rFonts w:ascii="Times" w:hAnsi="Times" w:cs="Arial"/>
          <w:color w:val="000000"/>
          <w:sz w:val="24"/>
          <w:szCs w:val="24"/>
          <w:lang w:val="en-US"/>
        </w:rPr>
        <w:fldChar w:fldCharType="begin"/>
      </w:r>
      <w:r w:rsidRPr="0065248C">
        <w:rPr>
          <w:rFonts w:ascii="Times" w:hAnsi="Times" w:cs="Arial"/>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65248C">
        <w:rPr>
          <w:rFonts w:ascii="Times" w:hAnsi="Times" w:cs="Arial"/>
          <w:color w:val="000000"/>
          <w:sz w:val="24"/>
          <w:szCs w:val="24"/>
          <w:lang w:val="en-US"/>
        </w:rPr>
        <w:fldChar w:fldCharType="separate"/>
      </w:r>
      <w:r w:rsidRPr="0065248C">
        <w:rPr>
          <w:rFonts w:ascii="Times" w:hAnsi="Times" w:cs="Arial"/>
          <w:noProof/>
          <w:color w:val="000000"/>
          <w:sz w:val="24"/>
          <w:szCs w:val="24"/>
          <w:lang w:val="en-US"/>
        </w:rPr>
        <w:t>(Main &amp; Solomon, 1986)</w:t>
      </w:r>
      <w:r w:rsidRPr="0065248C">
        <w:rPr>
          <w:rFonts w:ascii="Times" w:hAnsi="Times" w:cs="Arial"/>
          <w:color w:val="000000"/>
          <w:sz w:val="24"/>
          <w:szCs w:val="24"/>
          <w:lang w:val="en-US"/>
        </w:rPr>
        <w:fldChar w:fldCharType="end"/>
      </w:r>
      <w:r w:rsidRPr="0065248C">
        <w:rPr>
          <w:rFonts w:ascii="Times" w:hAnsi="Times" w:cs="Arial"/>
          <w:color w:val="000000"/>
          <w:sz w:val="24"/>
          <w:szCs w:val="24"/>
          <w:lang w:val="en-US"/>
        </w:rPr>
        <w:t xml:space="preserve">. </w:t>
      </w:r>
      <w:r w:rsidRPr="0065248C">
        <w:rPr>
          <w:rFonts w:ascii="Times" w:hAnsi="Times" w:cs="Arial"/>
          <w:color w:val="000000"/>
          <w:sz w:val="24"/>
          <w:szCs w:val="24"/>
          <w:highlight w:val="yellow"/>
          <w:lang w:val="en-US"/>
        </w:rPr>
        <w:t xml:space="preserve">SSP coding was conducted by </w:t>
      </w:r>
      <w:proofErr w:type="spellStart"/>
      <w:r w:rsidRPr="0065248C">
        <w:rPr>
          <w:rFonts w:ascii="Times" w:hAnsi="Times" w:cs="Arial"/>
          <w:color w:val="000000"/>
          <w:sz w:val="24"/>
          <w:szCs w:val="24"/>
          <w:highlight w:val="yellow"/>
          <w:lang w:val="en-US"/>
        </w:rPr>
        <w:t>xxxx</w:t>
      </w:r>
      <w:proofErr w:type="spellEnd"/>
      <w:r w:rsidRPr="0065248C">
        <w:rPr>
          <w:rFonts w:ascii="Times" w:hAnsi="Times" w:cs="Arial"/>
          <w:color w:val="000000"/>
          <w:sz w:val="24"/>
          <w:szCs w:val="24"/>
          <w:highlight w:val="yellow"/>
          <w:lang w:val="en-US"/>
        </w:rPr>
        <w:t>.</w:t>
      </w:r>
      <w:r w:rsidRPr="0065248C">
        <w:rPr>
          <w:rFonts w:ascii="Times" w:hAnsi="Times" w:cs="Times"/>
          <w:sz w:val="24"/>
          <w:szCs w:val="24"/>
        </w:rPr>
        <w:t xml:space="preserve"> </w:t>
      </w:r>
    </w:p>
    <w:p w14:paraId="283328D7" w14:textId="716754D5" w:rsidR="00F005FF" w:rsidRPr="0065248C" w:rsidRDefault="00F005FF" w:rsidP="00F005FF">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65248C">
        <w:rPr>
          <w:rFonts w:ascii="Times New Roman" w:hAnsi="Times New Roman"/>
          <w:bCs/>
          <w:i/>
          <w:sz w:val="24"/>
          <w:szCs w:val="24"/>
          <w:lang w:val="en-GB" w:eastAsia="en-GB"/>
        </w:rPr>
        <w:t>Toddler emotion-regulation maturity</w:t>
      </w:r>
      <w:r w:rsidRPr="0065248C">
        <w:rPr>
          <w:rFonts w:ascii="Times New Roman" w:hAnsi="Times New Roman"/>
          <w:bCs/>
          <w:sz w:val="24"/>
          <w:szCs w:val="24"/>
          <w:lang w:val="en-GB" w:eastAsia="en-GB"/>
        </w:rPr>
        <w:t xml:space="preserve"> </w:t>
      </w:r>
      <w:bookmarkEnd w:id="20"/>
      <w:r w:rsidR="005549B6" w:rsidRPr="0065248C">
        <w:rPr>
          <w:rFonts w:ascii="Times New Roman" w:hAnsi="Times New Roman"/>
          <w:bCs/>
          <w:sz w:val="24"/>
          <w:szCs w:val="24"/>
          <w:lang w:val="en-GB" w:eastAsia="en-GB"/>
        </w:rPr>
        <w:t>was</w:t>
      </w:r>
      <w:r w:rsidRPr="0065248C">
        <w:rPr>
          <w:rFonts w:ascii="Times New Roman" w:hAnsi="Times New Roman"/>
          <w:bCs/>
          <w:sz w:val="24"/>
          <w:szCs w:val="24"/>
          <w:lang w:val="en-GB" w:eastAsia="en-GB"/>
        </w:rPr>
        <w:t xml:space="preserve"> rated from videotapes of the 5-min ‘toddler frustration task’ using the coding protocol developed by </w:t>
      </w:r>
      <w:r w:rsidRPr="0065248C">
        <w:rPr>
          <w:rFonts w:ascii="Times New Roman" w:hAnsi="Times New Roman"/>
          <w:bCs/>
          <w:sz w:val="24"/>
          <w:szCs w:val="24"/>
          <w:lang w:val="en-GB" w:eastAsia="en-GB"/>
        </w:rPr>
        <w:fldChar w:fldCharType="begin"/>
      </w:r>
      <w:r w:rsidRPr="0065248C">
        <w:rPr>
          <w:rFonts w:ascii="Times New Roman" w:hAnsi="Times New Roman"/>
          <w:bCs/>
          <w:sz w:val="24"/>
          <w:szCs w:val="24"/>
          <w:lang w:val="en-GB" w:eastAsia="en-GB"/>
        </w:rPr>
        <w:instrText xml:space="preserve"> ADDIN EN.CITE &lt;EndNote&gt;&lt;Cite AuthorYear="1"&gt;&lt;Author&gt;Johnson&lt;/Author&gt;&lt;Year&gt;2015&lt;/Year&gt;&lt;RecNum&gt;1163&lt;/RecNum&gt;&lt;DisplayText&gt;Johnson (2015)&lt;/DisplayText&gt;&lt;record&gt;&lt;rec-number&gt;1163&lt;/rec-number&gt;&lt;foreign-keys&gt;&lt;key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65248C">
        <w:rPr>
          <w:rFonts w:ascii="Times New Roman" w:hAnsi="Times New Roman"/>
          <w:bCs/>
          <w:sz w:val="24"/>
          <w:szCs w:val="24"/>
          <w:lang w:val="en-GB" w:eastAsia="en-GB"/>
        </w:rPr>
        <w:fldChar w:fldCharType="separate"/>
      </w:r>
      <w:r w:rsidRPr="0065248C">
        <w:rPr>
          <w:rFonts w:ascii="Times New Roman" w:hAnsi="Times New Roman"/>
          <w:bCs/>
          <w:noProof/>
          <w:sz w:val="24"/>
          <w:szCs w:val="24"/>
          <w:lang w:val="en-GB" w:eastAsia="en-GB"/>
        </w:rPr>
        <w:t>Johnson (2015)</w:t>
      </w:r>
      <w:r w:rsidRPr="0065248C">
        <w:rPr>
          <w:rFonts w:ascii="Times New Roman" w:hAnsi="Times New Roman"/>
          <w:bCs/>
          <w:sz w:val="24"/>
          <w:szCs w:val="24"/>
          <w:lang w:val="en-GB" w:eastAsia="en-GB"/>
        </w:rPr>
        <w:fldChar w:fldCharType="end"/>
      </w:r>
      <w:r w:rsidRPr="0065248C">
        <w:rPr>
          <w:rFonts w:ascii="Times New Roman" w:hAnsi="Times New Roman"/>
          <w:bCs/>
          <w:sz w:val="24"/>
          <w:szCs w:val="24"/>
          <w:lang w:val="en-GB" w:eastAsia="en-GB"/>
        </w:rPr>
        <w:t xml:space="preserve">. This </w:t>
      </w:r>
      <w:r w:rsidR="005549B6" w:rsidRPr="0065248C">
        <w:rPr>
          <w:rFonts w:ascii="Times New Roman" w:hAnsi="Times New Roman"/>
          <w:bCs/>
          <w:sz w:val="24"/>
          <w:szCs w:val="24"/>
          <w:lang w:val="en-GB" w:eastAsia="en-GB"/>
        </w:rPr>
        <w:t>i</w:t>
      </w:r>
      <w:r w:rsidRPr="0065248C">
        <w:rPr>
          <w:rFonts w:ascii="Times New Roman" w:hAnsi="Times New Roman"/>
          <w:bCs/>
          <w:sz w:val="24"/>
          <w:szCs w:val="24"/>
          <w:lang w:val="en-GB" w:eastAsia="en-GB"/>
        </w:rPr>
        <w:t>nvolve</w:t>
      </w:r>
      <w:r w:rsidR="005549B6" w:rsidRPr="0065248C">
        <w:rPr>
          <w:rFonts w:ascii="Times New Roman" w:hAnsi="Times New Roman"/>
          <w:bCs/>
          <w:sz w:val="24"/>
          <w:szCs w:val="24"/>
          <w:lang w:val="en-GB" w:eastAsia="en-GB"/>
        </w:rPr>
        <w:t>d</w:t>
      </w:r>
      <w:r w:rsidRPr="0065248C">
        <w:rPr>
          <w:rFonts w:ascii="Times New Roman" w:hAnsi="Times New Roman"/>
          <w:bCs/>
          <w:sz w:val="24"/>
          <w:szCs w:val="24"/>
          <w:lang w:val="en-GB" w:eastAsia="en-GB"/>
        </w:rPr>
        <w:t xml:space="preserve"> the </w:t>
      </w:r>
      <w:r w:rsidRPr="0065248C">
        <w:rPr>
          <w:rFonts w:ascii="Times New Roman" w:hAnsi="Times New Roman"/>
          <w:bCs/>
          <w:sz w:val="24"/>
          <w:szCs w:val="24"/>
          <w:lang w:val="en-GB" w:eastAsia="en-GB"/>
        </w:rPr>
        <w:lastRenderedPageBreak/>
        <w:t xml:space="preserve">level of distress shown by the toddler coded in 30 x 10 second intervals, on a four-point scale incorporating both intensity and duration of distress, with higher scores indicating a higher level of distress. Scores </w:t>
      </w:r>
      <w:r w:rsidR="005549B6" w:rsidRPr="0065248C">
        <w:rPr>
          <w:rFonts w:ascii="Times New Roman" w:hAnsi="Times New Roman"/>
          <w:bCs/>
          <w:sz w:val="24"/>
          <w:szCs w:val="24"/>
          <w:lang w:val="en-GB" w:eastAsia="en-GB"/>
        </w:rPr>
        <w:t>were</w:t>
      </w:r>
      <w:r w:rsidRPr="0065248C">
        <w:rPr>
          <w:rFonts w:ascii="Times New Roman" w:hAnsi="Times New Roman"/>
          <w:bCs/>
          <w:sz w:val="24"/>
          <w:szCs w:val="24"/>
          <w:lang w:val="en-GB" w:eastAsia="en-GB"/>
        </w:rPr>
        <w:t xml:space="preserve"> summed to yield a total toddler distress score (possible range 0-90). Second, regulatory </w:t>
      </w:r>
      <w:proofErr w:type="spellStart"/>
      <w:r w:rsidRPr="0065248C">
        <w:rPr>
          <w:rFonts w:ascii="Times New Roman" w:hAnsi="Times New Roman"/>
          <w:bCs/>
          <w:sz w:val="24"/>
          <w:szCs w:val="24"/>
          <w:lang w:val="en-GB" w:eastAsia="en-GB"/>
        </w:rPr>
        <w:t>behaviors</w:t>
      </w:r>
      <w:proofErr w:type="spellEnd"/>
      <w:r w:rsidRPr="0065248C">
        <w:rPr>
          <w:rFonts w:ascii="Times New Roman" w:hAnsi="Times New Roman"/>
          <w:bCs/>
          <w:sz w:val="24"/>
          <w:szCs w:val="24"/>
          <w:lang w:val="en-GB" w:eastAsia="en-GB"/>
        </w:rPr>
        <w:t xml:space="preserve"> articulated by Calkins et al., </w:t>
      </w:r>
      <w:r w:rsidRPr="0065248C">
        <w:rPr>
          <w:rFonts w:ascii="Times New Roman" w:hAnsi="Times New Roman"/>
          <w:bCs/>
          <w:sz w:val="24"/>
          <w:szCs w:val="24"/>
          <w:lang w:val="en-GB" w:eastAsia="en-GB"/>
        </w:rPr>
        <w:fldChar w:fldCharType="begin"/>
      </w:r>
      <w:r w:rsidR="00464962" w:rsidRPr="0065248C">
        <w:rPr>
          <w:rFonts w:ascii="Times New Roman" w:hAnsi="Times New Roman"/>
          <w:bCs/>
          <w:sz w:val="24"/>
          <w:szCs w:val="24"/>
          <w:lang w:val="en-GB" w:eastAsia="en-GB"/>
        </w:rPr>
        <w:instrText xml:space="preserve"> ADDIN EN.CITE &lt;EndNote&gt;&lt;Cite&gt;&lt;Author&gt;Calkins&lt;/Author&gt;&lt;Year&gt;2002&lt;/Year&gt;&lt;RecNum&gt;1447&lt;/RecNum&gt;&lt;DisplayText&gt;(Calkins et al., 2002)&lt;/DisplayText&gt;&lt;record&gt;&lt;rec-number&gt;1447&lt;/rec-number&gt;&lt;foreign-keys&gt;&lt;key app="EN" db-id="ards0dvaofa9d9es2f6vrf9iarwfp0z2w20v" timestamp="1696903319" guid="9c863d75-b07d-42a9-a5f0-4d4d68baa51e"&gt;1447&lt;/key&gt;&lt;/foreign-keys&gt;&lt;ref-type name="Journal Article"&gt;17&lt;/ref-type&gt;&lt;contributors&gt;&lt;authors&gt;&lt;author&gt;Calkins, S.D.&lt;/author&gt;&lt;author&gt;Dedmon, S.&lt;/author&gt;&lt;author&gt;Gill, K.&lt;/author&gt;&lt;author&gt;Lomax, L.&lt;/author&gt;&lt;author&gt;Johnson, L. &lt;/author&gt;&lt;/authors&gt;&lt;/contributors&gt;&lt;titles&gt;&lt;title&gt;Frustration in infancy: Implications for emotion regulation, physiological processes, and temperament&lt;/title&gt;&lt;secondary-title&gt;Infancy&lt;/secondary-title&gt;&lt;/titles&gt;&lt;periodical&gt;&lt;full-title&gt;Infancy&lt;/full-title&gt;&lt;/periodical&gt;&lt;pages&gt;175-198&lt;/pages&gt;&lt;volume&gt;3&lt;/volume&gt;&lt;dates&gt;&lt;year&gt;2002&lt;/year&gt;&lt;/dates&gt;&lt;urls&gt;&lt;/urls&gt;&lt;/record&gt;&lt;/Cite&gt;&lt;/EndNote&gt;</w:instrText>
      </w:r>
      <w:r w:rsidRPr="0065248C">
        <w:rPr>
          <w:rFonts w:ascii="Times New Roman" w:hAnsi="Times New Roman"/>
          <w:bCs/>
          <w:sz w:val="24"/>
          <w:szCs w:val="24"/>
          <w:lang w:val="en-GB" w:eastAsia="en-GB"/>
        </w:rPr>
        <w:fldChar w:fldCharType="separate"/>
      </w:r>
      <w:r w:rsidRPr="0065248C">
        <w:rPr>
          <w:rFonts w:ascii="Times New Roman" w:hAnsi="Times New Roman"/>
          <w:bCs/>
          <w:noProof/>
          <w:sz w:val="24"/>
          <w:szCs w:val="24"/>
          <w:lang w:val="en-GB" w:eastAsia="en-GB"/>
        </w:rPr>
        <w:t>(Calkins et al., 2002)</w:t>
      </w:r>
      <w:r w:rsidRPr="0065248C">
        <w:rPr>
          <w:rFonts w:ascii="Times New Roman" w:hAnsi="Times New Roman"/>
          <w:bCs/>
          <w:sz w:val="24"/>
          <w:szCs w:val="24"/>
          <w:lang w:val="en-GB" w:eastAsia="en-GB"/>
        </w:rPr>
        <w:fldChar w:fldCharType="end"/>
      </w:r>
      <w:r w:rsidRPr="0065248C">
        <w:rPr>
          <w:rFonts w:ascii="Times New Roman" w:hAnsi="Times New Roman"/>
          <w:bCs/>
          <w:sz w:val="24"/>
          <w:szCs w:val="24"/>
          <w:lang w:val="en-GB" w:eastAsia="en-GB"/>
        </w:rPr>
        <w:t xml:space="preserve"> (attentional deployment, situation modification and cognitive change) </w:t>
      </w:r>
      <w:r w:rsidR="001D1ED4" w:rsidRPr="0065248C">
        <w:rPr>
          <w:rFonts w:ascii="Times New Roman" w:hAnsi="Times New Roman"/>
          <w:bCs/>
          <w:sz w:val="24"/>
          <w:szCs w:val="24"/>
          <w:lang w:val="en-GB" w:eastAsia="en-GB"/>
        </w:rPr>
        <w:t>was</w:t>
      </w:r>
      <w:r w:rsidRPr="0065248C">
        <w:rPr>
          <w:rFonts w:ascii="Times New Roman" w:hAnsi="Times New Roman"/>
          <w:bCs/>
          <w:sz w:val="24"/>
          <w:szCs w:val="24"/>
          <w:lang w:val="en-GB" w:eastAsia="en-GB"/>
        </w:rPr>
        <w:t xml:space="preserve"> coded on a four-point scale during the same time intervals. Based on Gross’ (2007) theoretical framework for the developmental hierarchy of emotion-regulation strategies </w:t>
      </w:r>
      <w:r w:rsidRPr="0065248C">
        <w:rPr>
          <w:rFonts w:ascii="Times New Roman" w:hAnsi="Times New Roman"/>
          <w:bCs/>
          <w:sz w:val="24"/>
          <w:szCs w:val="24"/>
          <w:lang w:val="en-GB" w:eastAsia="en-GB"/>
        </w:rPr>
        <w:fldChar w:fldCharType="begin"/>
      </w:r>
      <w:r w:rsidR="00464962" w:rsidRPr="0065248C">
        <w:rPr>
          <w:rFonts w:ascii="Times New Roman" w:hAnsi="Times New Roman"/>
          <w:bCs/>
          <w:sz w:val="24"/>
          <w:szCs w:val="24"/>
          <w:lang w:val="en-GB" w:eastAsia="en-GB"/>
        </w:rPr>
        <w:instrText xml:space="preserve"> ADDIN EN.CITE &lt;EndNote&gt;&lt;Cite&gt;&lt;Author&gt;Gross&lt;/Author&gt;&lt;Year&gt;2007&lt;/Year&gt;&lt;RecNum&gt;1454&lt;/RecNum&gt;&lt;DisplayText&gt;(Gross, 2007)&lt;/DisplayText&gt;&lt;record&gt;&lt;rec-number&gt;1454&lt;/rec-number&gt;&lt;foreign-keys&gt;&lt;key app="EN" db-id="ards0dvaofa9d9es2f6vrf9iarwfp0z2w20v" timestamp="1696903320" guid="3abae354-3705-4929-b5be-68075f68ee5d"&gt;1454&lt;/key&gt;&lt;/foreign-keys&gt;&lt;ref-type name="Book Section"&gt;5&lt;/ref-type&gt;&lt;contributors&gt;&lt;authors&gt;&lt;author&gt;Gross, J. J., &amp;amp; Thompson, R. A. (2007). &lt;/author&gt;&lt;/authors&gt;&lt;secondary-authors&gt;&lt;author&gt;Gross, J.J.&lt;/author&gt;&lt;/secondary-authors&gt;&lt;/contributors&gt;&lt;titles&gt;&lt;title&gt;Emotion regulation: Conceptual and empirical foundations&lt;/title&gt;&lt;secondary-title&gt;Handbook of emotion regulation&lt;/secondary-title&gt;&lt;/titles&gt;&lt;pages&gt;3-20&lt;/pages&gt;&lt;dates&gt;&lt;year&gt;2007&lt;/year&gt;&lt;/dates&gt;&lt;pub-location&gt;New York&lt;/pub-location&gt;&lt;publisher&gt;Guilford Press&lt;/publisher&gt;&lt;urls&gt;&lt;/urls&gt;&lt;/record&gt;&lt;/Cite&gt;&lt;/EndNote&gt;</w:instrText>
      </w:r>
      <w:r w:rsidRPr="0065248C">
        <w:rPr>
          <w:rFonts w:ascii="Times New Roman" w:hAnsi="Times New Roman"/>
          <w:bCs/>
          <w:sz w:val="24"/>
          <w:szCs w:val="24"/>
          <w:lang w:val="en-GB" w:eastAsia="en-GB"/>
        </w:rPr>
        <w:fldChar w:fldCharType="separate"/>
      </w:r>
      <w:r w:rsidRPr="0065248C">
        <w:rPr>
          <w:rFonts w:ascii="Times New Roman" w:hAnsi="Times New Roman"/>
          <w:bCs/>
          <w:noProof/>
          <w:sz w:val="24"/>
          <w:szCs w:val="24"/>
          <w:lang w:val="en-GB" w:eastAsia="en-GB"/>
        </w:rPr>
        <w:t>(Gross, 2007)</w:t>
      </w:r>
      <w:r w:rsidRPr="0065248C">
        <w:rPr>
          <w:rFonts w:ascii="Times New Roman" w:hAnsi="Times New Roman"/>
          <w:bCs/>
          <w:sz w:val="24"/>
          <w:szCs w:val="24"/>
          <w:lang w:val="en-GB" w:eastAsia="en-GB"/>
        </w:rPr>
        <w:fldChar w:fldCharType="end"/>
      </w:r>
      <w:r w:rsidRPr="0065248C">
        <w:rPr>
          <w:rFonts w:ascii="Times New Roman" w:hAnsi="Times New Roman"/>
          <w:bCs/>
          <w:sz w:val="24"/>
          <w:szCs w:val="24"/>
          <w:lang w:val="en-GB" w:eastAsia="en-GB"/>
        </w:rPr>
        <w:t xml:space="preserve">, these regulatory </w:t>
      </w:r>
      <w:proofErr w:type="spellStart"/>
      <w:r w:rsidRPr="0065248C">
        <w:rPr>
          <w:rFonts w:ascii="Times New Roman" w:hAnsi="Times New Roman"/>
          <w:bCs/>
          <w:sz w:val="24"/>
          <w:szCs w:val="24"/>
          <w:lang w:val="en-GB" w:eastAsia="en-GB"/>
        </w:rPr>
        <w:t>behavior</w:t>
      </w:r>
      <w:proofErr w:type="spellEnd"/>
      <w:r w:rsidRPr="0065248C">
        <w:rPr>
          <w:rFonts w:ascii="Times New Roman" w:hAnsi="Times New Roman"/>
          <w:bCs/>
          <w:sz w:val="24"/>
          <w:szCs w:val="24"/>
          <w:lang w:val="en-GB" w:eastAsia="en-GB"/>
        </w:rPr>
        <w:t xml:space="preserve"> scores w</w:t>
      </w:r>
      <w:r w:rsidR="001D1ED4" w:rsidRPr="0065248C">
        <w:rPr>
          <w:rFonts w:ascii="Times New Roman" w:hAnsi="Times New Roman"/>
          <w:bCs/>
          <w:sz w:val="24"/>
          <w:szCs w:val="24"/>
          <w:lang w:val="en-GB" w:eastAsia="en-GB"/>
        </w:rPr>
        <w:t xml:space="preserve">ere </w:t>
      </w:r>
      <w:r w:rsidRPr="0065248C">
        <w:rPr>
          <w:rFonts w:ascii="Times New Roman" w:hAnsi="Times New Roman"/>
          <w:bCs/>
          <w:sz w:val="24"/>
          <w:szCs w:val="24"/>
          <w:lang w:val="en-GB" w:eastAsia="en-GB"/>
        </w:rPr>
        <w:t>arranged hierarchically into three scales reflecting least mature (attentional deployment) to most mature (cognitive change) regulatory strategies and summed to yield a composite emotion-regulation maturity score. Maternal support seeking w</w:t>
      </w:r>
      <w:r w:rsidR="001D1ED4" w:rsidRPr="0065248C">
        <w:rPr>
          <w:rFonts w:ascii="Times New Roman" w:hAnsi="Times New Roman"/>
          <w:bCs/>
          <w:sz w:val="24"/>
          <w:szCs w:val="24"/>
          <w:lang w:val="en-GB" w:eastAsia="en-GB"/>
        </w:rPr>
        <w:t xml:space="preserve">as </w:t>
      </w:r>
      <w:r w:rsidRPr="0065248C">
        <w:rPr>
          <w:rFonts w:ascii="Times New Roman" w:hAnsi="Times New Roman"/>
          <w:bCs/>
          <w:sz w:val="24"/>
          <w:szCs w:val="24"/>
          <w:lang w:val="en-GB" w:eastAsia="en-GB"/>
        </w:rPr>
        <w:t xml:space="preserve">also coded in the same way as regulatory </w:t>
      </w:r>
      <w:proofErr w:type="spellStart"/>
      <w:r w:rsidRPr="0065248C">
        <w:rPr>
          <w:rFonts w:ascii="Times New Roman" w:hAnsi="Times New Roman"/>
          <w:bCs/>
          <w:sz w:val="24"/>
          <w:szCs w:val="24"/>
          <w:lang w:val="en-GB" w:eastAsia="en-GB"/>
        </w:rPr>
        <w:t>behaviors</w:t>
      </w:r>
      <w:proofErr w:type="spellEnd"/>
      <w:r w:rsidRPr="0065248C">
        <w:rPr>
          <w:rFonts w:ascii="Times New Roman" w:hAnsi="Times New Roman"/>
          <w:bCs/>
          <w:sz w:val="24"/>
          <w:szCs w:val="24"/>
          <w:lang w:val="en-GB" w:eastAsia="en-GB"/>
        </w:rPr>
        <w:t xml:space="preserve"> and </w:t>
      </w:r>
      <w:r w:rsidR="001D1ED4" w:rsidRPr="0065248C">
        <w:rPr>
          <w:rFonts w:ascii="Times New Roman" w:hAnsi="Times New Roman"/>
          <w:bCs/>
          <w:sz w:val="24"/>
          <w:szCs w:val="24"/>
          <w:lang w:val="en-GB" w:eastAsia="en-GB"/>
        </w:rPr>
        <w:t>was</w:t>
      </w:r>
      <w:r w:rsidRPr="0065248C">
        <w:rPr>
          <w:rFonts w:ascii="Times New Roman" w:hAnsi="Times New Roman"/>
          <w:bCs/>
          <w:sz w:val="24"/>
          <w:szCs w:val="24"/>
          <w:lang w:val="en-GB" w:eastAsia="en-GB"/>
        </w:rPr>
        <w:t xml:space="preserve"> examined as a separate scale. </w:t>
      </w:r>
    </w:p>
    <w:p w14:paraId="543C5374" w14:textId="0D3621BF" w:rsidR="00F005FF" w:rsidRPr="0065248C" w:rsidRDefault="0065248C" w:rsidP="00F005FF">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65248C">
        <w:rPr>
          <w:rFonts w:ascii="Times New Roman" w:eastAsia="Times New Roman" w:hAnsi="Times New Roman" w:cs="Times New Roman"/>
          <w:b/>
          <w:sz w:val="24"/>
          <w:szCs w:val="24"/>
          <w:lang w:val="en-GB" w:eastAsia="en-GB"/>
        </w:rPr>
        <w:t>Problematic child behaviours</w:t>
      </w:r>
      <w:r>
        <w:rPr>
          <w:rFonts w:ascii="Times New Roman" w:eastAsia="Times New Roman" w:hAnsi="Times New Roman" w:cs="Times New Roman"/>
          <w:bCs/>
          <w:sz w:val="24"/>
          <w:szCs w:val="24"/>
          <w:lang w:val="en-GB" w:eastAsia="en-GB"/>
        </w:rPr>
        <w:t xml:space="preserve"> were assessed in three ways: externalising and internalising behaviours assessed using the </w:t>
      </w:r>
      <w:r w:rsidRPr="0065248C">
        <w:rPr>
          <w:rFonts w:ascii="Times New Roman" w:eastAsia="Times New Roman" w:hAnsi="Times New Roman" w:cs="Times New Roman"/>
          <w:bCs/>
          <w:sz w:val="24"/>
          <w:szCs w:val="24"/>
          <w:lang w:val="en-GB" w:eastAsia="en-GB"/>
        </w:rPr>
        <w:t xml:space="preserve">Child </w:t>
      </w:r>
      <w:proofErr w:type="spellStart"/>
      <w:r w:rsidRPr="0065248C">
        <w:rPr>
          <w:rFonts w:ascii="Times New Roman" w:eastAsia="Times New Roman" w:hAnsi="Times New Roman" w:cs="Times New Roman"/>
          <w:bCs/>
          <w:sz w:val="24"/>
          <w:szCs w:val="24"/>
          <w:lang w:val="en-GB" w:eastAsia="en-GB"/>
        </w:rPr>
        <w:t>Behavior</w:t>
      </w:r>
      <w:proofErr w:type="spellEnd"/>
      <w:r w:rsidRPr="0065248C">
        <w:rPr>
          <w:rFonts w:ascii="Times New Roman" w:eastAsia="Times New Roman" w:hAnsi="Times New Roman" w:cs="Times New Roman"/>
          <w:bCs/>
          <w:sz w:val="24"/>
          <w:szCs w:val="24"/>
          <w:lang w:val="en-GB" w:eastAsia="en-GB"/>
        </w:rPr>
        <w:t xml:space="preserve"> Checklist for ages 1.5–5 years </w:t>
      </w:r>
      <w:r w:rsidRPr="0065248C">
        <w:rPr>
          <w:rFonts w:ascii="Times New Roman" w:eastAsia="Times New Roman" w:hAnsi="Times New Roman" w:cs="Times New Roman"/>
          <w:bCs/>
          <w:sz w:val="24"/>
          <w:szCs w:val="24"/>
          <w:lang w:val="en-GB" w:eastAsia="en-GB"/>
        </w:rPr>
        <w:fldChar w:fldCharType="begin"/>
      </w:r>
      <w:r>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Achenbach &amp;amp; Rescorla, 2000)&lt;/DisplayText&gt;&lt;record&gt;&lt;rec-number&gt;791&lt;/rec-number&gt;&lt;foreign-keys&gt;&lt;key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65248C">
        <w:rPr>
          <w:rFonts w:ascii="Times New Roman" w:eastAsia="Times New Roman" w:hAnsi="Times New Roman" w:cs="Times New Roman"/>
          <w:bCs/>
          <w:sz w:val="24"/>
          <w:szCs w:val="24"/>
          <w:lang w:val="en-GB" w:eastAsia="en-GB"/>
        </w:rPr>
        <w:fldChar w:fldCharType="separate"/>
      </w:r>
      <w:r>
        <w:rPr>
          <w:rFonts w:ascii="Times New Roman" w:eastAsia="Times New Roman" w:hAnsi="Times New Roman" w:cs="Times New Roman"/>
          <w:bCs/>
          <w:noProof/>
          <w:sz w:val="24"/>
          <w:szCs w:val="24"/>
          <w:lang w:val="en-GB" w:eastAsia="en-GB"/>
        </w:rPr>
        <w:t>(CBCL/1.5–5; Achenbach &amp; Rescorla, 2000)</w:t>
      </w:r>
      <w:r w:rsidRPr="0065248C">
        <w:rPr>
          <w:rFonts w:ascii="Times New Roman" w:eastAsia="Times New Roman" w:hAnsi="Times New Roman" w:cs="Times New Roman"/>
          <w:bCs/>
          <w:sz w:val="24"/>
          <w:szCs w:val="24"/>
          <w:lang w:val="en-GB" w:eastAsia="en-GB"/>
        </w:rPr>
        <w:fldChar w:fldCharType="end"/>
      </w:r>
      <w:r>
        <w:rPr>
          <w:rFonts w:ascii="Times New Roman" w:eastAsia="Times New Roman" w:hAnsi="Times New Roman" w:cs="Times New Roman"/>
          <w:bCs/>
          <w:sz w:val="24"/>
          <w:szCs w:val="24"/>
          <w:lang w:val="en-GB" w:eastAsia="en-GB"/>
        </w:rPr>
        <w:t xml:space="preserve">, and general problem behaviours assessed using the </w:t>
      </w:r>
      <w:r w:rsidRPr="0065248C">
        <w:rPr>
          <w:rFonts w:ascii="Times New Roman" w:eastAsia="Times New Roman" w:hAnsi="Times New Roman" w:cs="Times New Roman"/>
          <w:bCs/>
          <w:sz w:val="24"/>
          <w:szCs w:val="24"/>
          <w:highlight w:val="yellow"/>
          <w:lang w:val="en-GB" w:eastAsia="en-GB"/>
        </w:rPr>
        <w:t>BITSEA (REF</w:t>
      </w:r>
      <w:r>
        <w:rPr>
          <w:rFonts w:ascii="Times New Roman" w:eastAsia="Times New Roman" w:hAnsi="Times New Roman" w:cs="Times New Roman"/>
          <w:bCs/>
          <w:sz w:val="24"/>
          <w:szCs w:val="24"/>
          <w:lang w:val="en-GB" w:eastAsia="en-GB"/>
        </w:rPr>
        <w:t>). T</w:t>
      </w:r>
      <w:r w:rsidR="00F005FF" w:rsidRPr="0065248C">
        <w:rPr>
          <w:rFonts w:ascii="Times New Roman" w:eastAsia="Times New Roman" w:hAnsi="Times New Roman" w:cs="Times New Roman"/>
          <w:bCs/>
          <w:sz w:val="24"/>
          <w:szCs w:val="24"/>
          <w:lang w:val="en-GB" w:eastAsia="en-GB"/>
        </w:rPr>
        <w:t>he CBCL/1.5–5</w:t>
      </w:r>
      <w:r>
        <w:rPr>
          <w:rFonts w:ascii="Times New Roman" w:eastAsia="Times New Roman" w:hAnsi="Times New Roman" w:cs="Times New Roman"/>
          <w:bCs/>
          <w:sz w:val="24"/>
          <w:szCs w:val="24"/>
          <w:lang w:val="en-GB" w:eastAsia="en-GB"/>
        </w:rPr>
        <w:t xml:space="preserve"> is</w:t>
      </w:r>
      <w:r w:rsidR="00F005FF" w:rsidRPr="0065248C">
        <w:rPr>
          <w:rFonts w:ascii="Times New Roman" w:eastAsia="Times New Roman" w:hAnsi="Times New Roman" w:cs="Times New Roman"/>
          <w:bCs/>
          <w:sz w:val="24"/>
          <w:szCs w:val="24"/>
          <w:lang w:val="en-GB" w:eastAsia="en-GB"/>
        </w:rPr>
        <w:t xml:space="preserve"> a validated parent/teacher report scale designed to measure </w:t>
      </w:r>
      <w:proofErr w:type="spellStart"/>
      <w:r w:rsidR="00F005FF" w:rsidRPr="0065248C">
        <w:rPr>
          <w:rFonts w:ascii="Times New Roman" w:eastAsia="Times New Roman" w:hAnsi="Times New Roman" w:cs="Times New Roman"/>
          <w:bCs/>
          <w:sz w:val="24"/>
          <w:szCs w:val="24"/>
          <w:lang w:val="en-GB" w:eastAsia="en-GB"/>
        </w:rPr>
        <w:t>behavioral</w:t>
      </w:r>
      <w:proofErr w:type="spellEnd"/>
      <w:r w:rsidR="00F005FF" w:rsidRPr="0065248C">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65248C">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PjxSZWNOdW0+NzE3PC9SZWNOdW0+PERpc3BsYXlUZXh0PihLb2hsaG9mZiBldCBhbC4sIEluIFBy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</w:fldData>
        </w:fldChar>
      </w:r>
      <w:r w:rsidR="00F005FF" w:rsidRPr="0065248C">
        <w:rPr>
          <w:rFonts w:ascii="Times New Roman" w:eastAsia="Times New Roman" w:hAnsi="Times New Roman" w:cs="Times New Roman"/>
          <w:bCs/>
          <w:sz w:val="24"/>
          <w:szCs w:val="24"/>
          <w:lang w:val="en-GB" w:eastAsia="en-GB"/>
        </w:rPr>
        <w:instrText xml:space="preserve"> ADDIN EN.CITE </w:instrText>
      </w:r>
      <w:r w:rsidR="00F005FF" w:rsidRPr="0065248C">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PjxSZWNOdW0+NzE3PC9SZWNOdW0+PERpc3BsYXlUZXh0PihLb2hsaG9mZiBldCBhbC4sIEluIFBy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</w:fldData>
        </w:fldChar>
      </w:r>
      <w:r w:rsidR="00F005FF" w:rsidRPr="0065248C">
        <w:rPr>
          <w:rFonts w:ascii="Times New Roman" w:eastAsia="Times New Roman" w:hAnsi="Times New Roman" w:cs="Times New Roman"/>
          <w:bCs/>
          <w:sz w:val="24"/>
          <w:szCs w:val="24"/>
          <w:lang w:val="en-GB" w:eastAsia="en-GB"/>
        </w:rPr>
        <w:instrText xml:space="preserve"> ADDIN EN.CITE.DATA </w:instrText>
      </w:r>
      <w:r w:rsidR="00F005FF" w:rsidRPr="0065248C">
        <w:rPr>
          <w:rFonts w:ascii="Times New Roman" w:eastAsia="Times New Roman" w:hAnsi="Times New Roman" w:cs="Times New Roman"/>
          <w:bCs/>
          <w:sz w:val="24"/>
          <w:szCs w:val="24"/>
          <w:lang w:val="en-GB" w:eastAsia="en-GB"/>
        </w:rPr>
      </w:r>
      <w:r w:rsidR="00F005FF" w:rsidRPr="0065248C">
        <w:rPr>
          <w:rFonts w:ascii="Times New Roman" w:eastAsia="Times New Roman" w:hAnsi="Times New Roman" w:cs="Times New Roman"/>
          <w:bCs/>
          <w:sz w:val="24"/>
          <w:szCs w:val="24"/>
          <w:lang w:val="en-GB" w:eastAsia="en-GB"/>
        </w:rPr>
        <w:fldChar w:fldCharType="end"/>
      </w:r>
      <w:r w:rsidR="00F005FF" w:rsidRPr="0065248C">
        <w:rPr>
          <w:rFonts w:ascii="Times New Roman" w:eastAsia="Times New Roman" w:hAnsi="Times New Roman" w:cs="Times New Roman"/>
          <w:bCs/>
          <w:sz w:val="24"/>
          <w:szCs w:val="24"/>
          <w:lang w:val="en-GB" w:eastAsia="en-GB"/>
        </w:rPr>
      </w:r>
      <w:r w:rsidR="00F005FF" w:rsidRPr="0065248C">
        <w:rPr>
          <w:rFonts w:ascii="Times New Roman" w:eastAsia="Times New Roman" w:hAnsi="Times New Roman" w:cs="Times New Roman"/>
          <w:bCs/>
          <w:sz w:val="24"/>
          <w:szCs w:val="24"/>
          <w:lang w:val="en-GB" w:eastAsia="en-GB"/>
        </w:rPr>
        <w:fldChar w:fldCharType="separate"/>
      </w:r>
      <w:r w:rsidR="00F005FF" w:rsidRPr="0065248C">
        <w:rPr>
          <w:rFonts w:ascii="Times New Roman" w:eastAsia="Times New Roman" w:hAnsi="Times New Roman" w:cs="Times New Roman"/>
          <w:bCs/>
          <w:noProof/>
          <w:sz w:val="24"/>
          <w:szCs w:val="24"/>
          <w:lang w:val="en-GB" w:eastAsia="en-GB"/>
        </w:rPr>
        <w:t>(Kohlhoff et al., In Press; van Zeijl et al., 2006)</w:t>
      </w:r>
      <w:r w:rsidR="00F005FF" w:rsidRPr="0065248C">
        <w:rPr>
          <w:rFonts w:ascii="Times New Roman" w:eastAsia="Times New Roman" w:hAnsi="Times New Roman" w:cs="Times New Roman"/>
          <w:bCs/>
          <w:sz w:val="24"/>
          <w:szCs w:val="24"/>
          <w:lang w:val="en-GB" w:eastAsia="en-GB"/>
        </w:rPr>
        <w:fldChar w:fldCharType="end"/>
      </w:r>
      <w:r w:rsidR="00F005FF" w:rsidRPr="0065248C">
        <w:rPr>
          <w:rFonts w:ascii="Times New Roman" w:eastAsia="Times New Roman" w:hAnsi="Times New Roman" w:cs="Times New Roman"/>
          <w:bCs/>
          <w:sz w:val="24"/>
          <w:szCs w:val="24"/>
          <w:lang w:val="en-GB" w:eastAsia="en-GB"/>
        </w:rPr>
        <w:t xml:space="preserve">. The CBCL/1.5– 5 comprises 99 items, each rated in terms of the frequency with which the child displays given problem </w:t>
      </w:r>
      <w:proofErr w:type="spellStart"/>
      <w:r w:rsidR="00F005FF" w:rsidRPr="0065248C">
        <w:rPr>
          <w:rFonts w:ascii="Times New Roman" w:eastAsia="Times New Roman" w:hAnsi="Times New Roman" w:cs="Times New Roman"/>
          <w:bCs/>
          <w:sz w:val="24"/>
          <w:szCs w:val="24"/>
          <w:lang w:val="en-GB" w:eastAsia="en-GB"/>
        </w:rPr>
        <w:t>behaviors</w:t>
      </w:r>
      <w:proofErr w:type="spellEnd"/>
      <w:r w:rsidR="00F005FF" w:rsidRPr="0065248C">
        <w:rPr>
          <w:rFonts w:ascii="Times New Roman" w:eastAsia="Times New Roman" w:hAnsi="Times New Roman" w:cs="Times New Roman"/>
          <w:bCs/>
          <w:sz w:val="24"/>
          <w:szCs w:val="24"/>
          <w:lang w:val="en-GB" w:eastAsia="en-GB"/>
        </w:rPr>
        <w:t xml:space="preserve"> on a scale of 0-2 (higher scores indicating presence of the </w:t>
      </w:r>
      <w:proofErr w:type="spellStart"/>
      <w:r w:rsidR="00F005FF" w:rsidRPr="0065248C">
        <w:rPr>
          <w:rFonts w:ascii="Times New Roman" w:eastAsia="Times New Roman" w:hAnsi="Times New Roman" w:cs="Times New Roman"/>
          <w:bCs/>
          <w:sz w:val="24"/>
          <w:szCs w:val="24"/>
          <w:lang w:val="en-GB" w:eastAsia="en-GB"/>
        </w:rPr>
        <w:t>behavior</w:t>
      </w:r>
      <w:proofErr w:type="spellEnd"/>
      <w:r w:rsidR="00F005FF" w:rsidRPr="0065248C">
        <w:rPr>
          <w:rFonts w:ascii="Times New Roman" w:eastAsia="Times New Roman" w:hAnsi="Times New Roman" w:cs="Times New Roman"/>
          <w:bCs/>
          <w:sz w:val="24"/>
          <w:szCs w:val="24"/>
          <w:lang w:val="en-GB" w:eastAsia="en-GB"/>
        </w:rPr>
        <w:t>). CBCL scores can be summed to yield a ‘total problems’ score and an externalizing sub-scale score can also be computed. In the current study, the parent report version of the CBCL/1.5–5 externalizing</w:t>
      </w:r>
      <w:r w:rsidR="009555A6" w:rsidRPr="0065248C">
        <w:rPr>
          <w:rFonts w:ascii="Times New Roman" w:eastAsia="Times New Roman" w:hAnsi="Times New Roman" w:cs="Times New Roman"/>
          <w:bCs/>
          <w:sz w:val="24"/>
          <w:szCs w:val="24"/>
          <w:lang w:val="en-GB" w:eastAsia="en-GB"/>
        </w:rPr>
        <w:t xml:space="preserve"> and internalising</w:t>
      </w:r>
      <w:r w:rsidR="00F005FF" w:rsidRPr="0065248C">
        <w:rPr>
          <w:rFonts w:ascii="Times New Roman" w:eastAsia="Times New Roman" w:hAnsi="Times New Roman" w:cs="Times New Roman"/>
          <w:bCs/>
          <w:sz w:val="24"/>
          <w:szCs w:val="24"/>
          <w:lang w:val="en-GB" w:eastAsia="en-GB"/>
        </w:rPr>
        <w:t xml:space="preserve"> sub-scale score</w:t>
      </w:r>
      <w:r w:rsidR="009555A6" w:rsidRPr="0065248C">
        <w:rPr>
          <w:rFonts w:ascii="Times New Roman" w:eastAsia="Times New Roman" w:hAnsi="Times New Roman" w:cs="Times New Roman"/>
          <w:bCs/>
          <w:sz w:val="24"/>
          <w:szCs w:val="24"/>
          <w:lang w:val="en-GB" w:eastAsia="en-GB"/>
        </w:rPr>
        <w:t>s</w:t>
      </w:r>
      <w:r w:rsidR="00F005FF" w:rsidRPr="0065248C">
        <w:rPr>
          <w:rFonts w:ascii="Times New Roman" w:eastAsia="Times New Roman" w:hAnsi="Times New Roman" w:cs="Times New Roman"/>
          <w:bCs/>
          <w:sz w:val="24"/>
          <w:szCs w:val="24"/>
          <w:lang w:val="en-GB" w:eastAsia="en-GB"/>
        </w:rPr>
        <w:t xml:space="preserve"> w</w:t>
      </w:r>
      <w:r w:rsidR="009555A6" w:rsidRPr="0065248C">
        <w:rPr>
          <w:rFonts w:ascii="Times New Roman" w:eastAsia="Times New Roman" w:hAnsi="Times New Roman" w:cs="Times New Roman"/>
          <w:bCs/>
          <w:sz w:val="24"/>
          <w:szCs w:val="24"/>
          <w:lang w:val="en-GB" w:eastAsia="en-GB"/>
        </w:rPr>
        <w:t>ere</w:t>
      </w:r>
      <w:r w:rsidR="00F005FF" w:rsidRPr="0065248C">
        <w:rPr>
          <w:rFonts w:ascii="Times New Roman" w:eastAsia="Times New Roman" w:hAnsi="Times New Roman" w:cs="Times New Roman"/>
          <w:bCs/>
          <w:sz w:val="24"/>
          <w:szCs w:val="24"/>
          <w:lang w:val="en-GB" w:eastAsia="en-GB"/>
        </w:rPr>
        <w:t xml:space="preserve"> used.</w:t>
      </w:r>
      <w:r w:rsidR="009555A6" w:rsidRPr="0065248C">
        <w:rPr>
          <w:rFonts w:ascii="Times New Roman" w:eastAsia="Times New Roman" w:hAnsi="Times New Roman" w:cs="Times New Roman"/>
          <w:bCs/>
          <w:sz w:val="24"/>
          <w:szCs w:val="24"/>
          <w:lang w:val="en-GB" w:eastAsia="en-GB"/>
        </w:rPr>
        <w:t xml:space="preserve"> The </w:t>
      </w:r>
      <w:proofErr w:type="spellStart"/>
      <w:r w:rsidR="009555A6" w:rsidRPr="0065248C">
        <w:rPr>
          <w:rFonts w:ascii="Times New Roman" w:eastAsia="Times New Roman" w:hAnsi="Times New Roman" w:cs="Times New Roman"/>
          <w:bCs/>
          <w:sz w:val="24"/>
          <w:szCs w:val="24"/>
          <w:lang w:val="en-GB" w:eastAsia="en-GB"/>
        </w:rPr>
        <w:t>cronbach’s</w:t>
      </w:r>
      <w:proofErr w:type="spellEnd"/>
      <w:r w:rsidR="009555A6" w:rsidRPr="0065248C">
        <w:rPr>
          <w:rFonts w:ascii="Times New Roman" w:eastAsia="Times New Roman" w:hAnsi="Times New Roman" w:cs="Times New Roman"/>
          <w:bCs/>
          <w:sz w:val="24"/>
          <w:szCs w:val="24"/>
          <w:lang w:val="en-GB" w:eastAsia="en-GB"/>
        </w:rPr>
        <w:t xml:space="preserve"> alphas for the externalising and internalising subscales were .91 and .87, respectively.</w:t>
      </w:r>
      <w:r>
        <w:rPr>
          <w:rFonts w:ascii="Times New Roman" w:eastAsia="Times New Roman" w:hAnsi="Times New Roman" w:cs="Times New Roman"/>
          <w:bCs/>
          <w:sz w:val="24"/>
          <w:szCs w:val="24"/>
          <w:lang w:val="en-GB" w:eastAsia="en-GB"/>
        </w:rPr>
        <w:t xml:space="preserve"> </w:t>
      </w:r>
      <w:r w:rsidRPr="0065248C">
        <w:rPr>
          <w:rFonts w:ascii="Times New Roman" w:eastAsia="Times New Roman" w:hAnsi="Times New Roman" w:cs="Times New Roman"/>
          <w:bCs/>
          <w:sz w:val="24"/>
          <w:szCs w:val="24"/>
          <w:highlight w:val="yellow"/>
          <w:lang w:val="en-GB" w:eastAsia="en-GB"/>
        </w:rPr>
        <w:t xml:space="preserve">The BITSEA is </w:t>
      </w:r>
      <w:proofErr w:type="spellStart"/>
      <w:r w:rsidRPr="0065248C">
        <w:rPr>
          <w:rFonts w:ascii="Times New Roman" w:eastAsia="Times New Roman" w:hAnsi="Times New Roman" w:cs="Times New Roman"/>
          <w:bCs/>
          <w:sz w:val="24"/>
          <w:szCs w:val="24"/>
          <w:highlight w:val="yellow"/>
          <w:lang w:val="en-GB" w:eastAsia="en-GB"/>
        </w:rPr>
        <w:t>xxxx</w:t>
      </w:r>
      <w:proofErr w:type="spellEnd"/>
    </w:p>
    <w:p w14:paraId="295A606F" w14:textId="77777777" w:rsidR="00F005FF" w:rsidRPr="0065248C" w:rsidRDefault="00F005FF" w:rsidP="00F005FF">
      <w:pPr>
        <w:widowControl w:val="0"/>
        <w:autoSpaceDE w:val="0"/>
        <w:autoSpaceDN w:val="0"/>
        <w:adjustRightInd w:val="0"/>
        <w:spacing w:line="480" w:lineRule="auto"/>
        <w:rPr>
          <w:rFonts w:ascii="Times" w:hAnsi="Times" w:cs="Helvetica"/>
          <w:b/>
          <w:color w:val="000000"/>
          <w:sz w:val="24"/>
          <w:szCs w:val="24"/>
          <w:lang w:val="en-US"/>
        </w:rPr>
      </w:pPr>
      <w:commentRangeStart w:id="21"/>
      <w:r w:rsidRPr="0065248C">
        <w:rPr>
          <w:rFonts w:ascii="Times" w:hAnsi="Times" w:cs="Helvetica"/>
          <w:b/>
          <w:color w:val="000000"/>
          <w:sz w:val="24"/>
          <w:szCs w:val="24"/>
          <w:lang w:val="en-US"/>
        </w:rPr>
        <w:t>Statistical analysis</w:t>
      </w:r>
      <w:commentRangeEnd w:id="21"/>
      <w:r w:rsidR="00287868">
        <w:rPr>
          <w:rStyle w:val="CommentReference"/>
        </w:rPr>
        <w:commentReference w:id="21"/>
      </w:r>
    </w:p>
    <w:p w14:paraId="3452CA19" w14:textId="3681AA19" w:rsidR="00662E07" w:rsidRDefault="00FB736D" w:rsidP="00662E07">
      <w:pPr>
        <w:spacing w:line="480" w:lineRule="auto"/>
        <w:ind w:firstLine="720"/>
        <w:rPr>
          <w:rFonts w:ascii="Times" w:hAnsi="Times" w:cs="Helvetica"/>
          <w:color w:val="000000"/>
          <w:sz w:val="24"/>
          <w:szCs w:val="24"/>
          <w:lang w:val="en-US"/>
        </w:rPr>
      </w:pPr>
      <w:r>
        <w:rPr>
          <w:rFonts w:ascii="Times" w:hAnsi="Times" w:cs="Helvetica"/>
          <w:color w:val="000000"/>
          <w:sz w:val="24"/>
          <w:szCs w:val="24"/>
          <w:lang w:val="en-US"/>
        </w:rPr>
        <w:lastRenderedPageBreak/>
        <w:t>Demographic variables were examined with basic desc</w:t>
      </w:r>
      <w:ins w:id="22" w:author="Nancy Briggs" w:date="2024-03-21T12:39:00Z">
        <w:r w:rsidR="00CB5520">
          <w:rPr>
            <w:rFonts w:ascii="Times" w:hAnsi="Times" w:cs="Helvetica"/>
            <w:color w:val="000000"/>
            <w:sz w:val="24"/>
            <w:szCs w:val="24"/>
            <w:lang w:val="en-US"/>
          </w:rPr>
          <w:t>r</w:t>
        </w:r>
      </w:ins>
      <w:r>
        <w:rPr>
          <w:rFonts w:ascii="Times" w:hAnsi="Times" w:cs="Helvetica"/>
          <w:color w:val="000000"/>
          <w:sz w:val="24"/>
          <w:szCs w:val="24"/>
          <w:lang w:val="en-US"/>
        </w:rPr>
        <w:t>iptive statistics.</w:t>
      </w:r>
      <w:ins w:id="23" w:author="Nancy Briggs" w:date="2024-03-21T12:40:00Z">
        <w:r w:rsidR="003C2D9C">
          <w:rPr>
            <w:rFonts w:ascii="Times" w:hAnsi="Times" w:cs="Helvetica"/>
            <w:color w:val="000000"/>
            <w:sz w:val="24"/>
            <w:szCs w:val="24"/>
            <w:lang w:val="en-US"/>
          </w:rPr>
          <w:t xml:space="preserve"> Frequencies and percentages </w:t>
        </w:r>
        <w:proofErr w:type="gramStart"/>
        <w:r w:rsidR="003C2D9C">
          <w:rPr>
            <w:rFonts w:ascii="Times" w:hAnsi="Times" w:cs="Helvetica"/>
            <w:color w:val="000000"/>
            <w:sz w:val="24"/>
            <w:szCs w:val="24"/>
            <w:lang w:val="en-US"/>
          </w:rPr>
          <w:t xml:space="preserve">for </w:t>
        </w:r>
      </w:ins>
      <w:r>
        <w:rPr>
          <w:rFonts w:ascii="Times" w:hAnsi="Times" w:cs="Helvetica"/>
          <w:color w:val="000000"/>
          <w:sz w:val="24"/>
          <w:szCs w:val="24"/>
          <w:lang w:val="en-US"/>
        </w:rPr>
        <w:t xml:space="preserve"> </w:t>
      </w:r>
      <w:ins w:id="24" w:author="Nancy Briggs" w:date="2024-03-21T12:40:00Z">
        <w:r w:rsidR="003C2D9C">
          <w:rPr>
            <w:rFonts w:ascii="Times" w:hAnsi="Times" w:cs="Helvetica"/>
            <w:color w:val="000000"/>
            <w:sz w:val="24"/>
            <w:szCs w:val="24"/>
            <w:lang w:val="en-US"/>
          </w:rPr>
          <w:t>categorical</w:t>
        </w:r>
        <w:proofErr w:type="gramEnd"/>
        <w:r w:rsidR="003C2D9C">
          <w:rPr>
            <w:rFonts w:ascii="Times" w:hAnsi="Times" w:cs="Helvetica"/>
            <w:color w:val="000000"/>
            <w:sz w:val="24"/>
            <w:szCs w:val="24"/>
            <w:lang w:val="en-US"/>
          </w:rPr>
          <w:t xml:space="preserve"> variables and </w:t>
        </w:r>
      </w:ins>
      <w:ins w:id="25" w:author="Nancy Briggs" w:date="2024-03-21T12:41:00Z">
        <w:r w:rsidR="003C2D9C">
          <w:rPr>
            <w:rFonts w:ascii="Times" w:hAnsi="Times" w:cs="Helvetica"/>
            <w:color w:val="000000"/>
            <w:sz w:val="24"/>
            <w:szCs w:val="24"/>
            <w:lang w:val="en-US"/>
          </w:rPr>
          <w:t xml:space="preserve">means and standard deviations </w:t>
        </w:r>
        <w:r w:rsidR="00EC6F8B">
          <w:rPr>
            <w:rFonts w:ascii="Times" w:hAnsi="Times" w:cs="Helvetica"/>
            <w:color w:val="000000"/>
            <w:sz w:val="24"/>
            <w:szCs w:val="24"/>
            <w:lang w:val="en-US"/>
          </w:rPr>
          <w:t>(for normally-distributed</w:t>
        </w:r>
      </w:ins>
      <w:ins w:id="26" w:author="Nancy Briggs" w:date="2024-03-21T12:42:00Z">
        <w:r w:rsidR="00EC6F8B">
          <w:rPr>
            <w:rFonts w:ascii="Times" w:hAnsi="Times" w:cs="Helvetica"/>
            <w:color w:val="000000"/>
            <w:sz w:val="24"/>
            <w:szCs w:val="24"/>
            <w:lang w:val="en-US"/>
          </w:rPr>
          <w:t xml:space="preserve"> variables) </w:t>
        </w:r>
      </w:ins>
      <w:ins w:id="27" w:author="Nancy Briggs" w:date="2024-03-21T12:41:00Z">
        <w:r w:rsidR="00E70A12">
          <w:rPr>
            <w:rFonts w:ascii="Times" w:hAnsi="Times" w:cs="Helvetica"/>
            <w:color w:val="000000"/>
            <w:sz w:val="24"/>
            <w:szCs w:val="24"/>
            <w:lang w:val="en-US"/>
          </w:rPr>
          <w:t xml:space="preserve">or medians and first and third quartiles </w:t>
        </w:r>
      </w:ins>
      <w:ins w:id="28" w:author="Nancy Briggs" w:date="2024-03-21T12:42:00Z">
        <w:r w:rsidR="00EC6F8B">
          <w:rPr>
            <w:rFonts w:ascii="Times" w:hAnsi="Times" w:cs="Helvetica"/>
            <w:color w:val="000000"/>
            <w:sz w:val="24"/>
            <w:szCs w:val="24"/>
            <w:lang w:val="en-US"/>
          </w:rPr>
          <w:t xml:space="preserve">(for skewed variables) </w:t>
        </w:r>
      </w:ins>
      <w:ins w:id="29" w:author="Nancy Briggs" w:date="2024-03-21T12:41:00Z">
        <w:r w:rsidR="00E70A12">
          <w:rPr>
            <w:rFonts w:ascii="Times" w:hAnsi="Times" w:cs="Helvetica"/>
            <w:color w:val="000000"/>
            <w:sz w:val="24"/>
            <w:szCs w:val="24"/>
            <w:lang w:val="en-US"/>
          </w:rPr>
          <w:t xml:space="preserve">were </w:t>
        </w:r>
      </w:ins>
      <w:ins w:id="30" w:author="Nancy Briggs" w:date="2024-03-21T12:42:00Z">
        <w:r w:rsidR="00EC6F8B">
          <w:rPr>
            <w:rFonts w:ascii="Times" w:hAnsi="Times" w:cs="Helvetica"/>
            <w:color w:val="000000"/>
            <w:sz w:val="24"/>
            <w:szCs w:val="24"/>
            <w:lang w:val="en-US"/>
          </w:rPr>
          <w:t>calculated</w:t>
        </w:r>
      </w:ins>
      <w:ins w:id="31" w:author="Nancy Briggs" w:date="2024-03-21T12:41:00Z">
        <w:r w:rsidR="00E70A12">
          <w:rPr>
            <w:rFonts w:ascii="Times" w:hAnsi="Times" w:cs="Helvetica"/>
            <w:color w:val="000000"/>
            <w:sz w:val="24"/>
            <w:szCs w:val="24"/>
            <w:lang w:val="en-US"/>
          </w:rPr>
          <w:t xml:space="preserve"> </w:t>
        </w:r>
      </w:ins>
      <w:ins w:id="32" w:author="Nancy Briggs" w:date="2024-03-21T12:42:00Z">
        <w:r w:rsidR="00EC6F8B">
          <w:rPr>
            <w:rFonts w:ascii="Times" w:hAnsi="Times" w:cs="Helvetica"/>
            <w:color w:val="000000"/>
            <w:sz w:val="24"/>
            <w:szCs w:val="24"/>
            <w:lang w:val="en-US"/>
          </w:rPr>
          <w:t xml:space="preserve">for </w:t>
        </w:r>
      </w:ins>
      <w:ins w:id="33" w:author="Nancy Briggs" w:date="2024-03-21T12:41:00Z">
        <w:r w:rsidR="00E70A12">
          <w:rPr>
            <w:rFonts w:ascii="Times" w:hAnsi="Times" w:cs="Helvetica"/>
            <w:color w:val="000000"/>
            <w:sz w:val="24"/>
            <w:szCs w:val="24"/>
            <w:lang w:val="en-US"/>
          </w:rPr>
          <w:t>quantitative variables</w:t>
        </w:r>
      </w:ins>
      <w:ins w:id="34" w:author="Nancy Briggs" w:date="2024-03-21T12:42:00Z">
        <w:r w:rsidR="00EC6F8B">
          <w:rPr>
            <w:rFonts w:ascii="Times" w:hAnsi="Times" w:cs="Helvetica"/>
            <w:color w:val="000000"/>
            <w:sz w:val="24"/>
            <w:szCs w:val="24"/>
            <w:lang w:val="en-US"/>
          </w:rPr>
          <w:t>.</w:t>
        </w:r>
      </w:ins>
      <w:ins w:id="35" w:author="Nancy Briggs" w:date="2024-03-21T12:41:00Z">
        <w:r w:rsidR="00E70A12">
          <w:rPr>
            <w:rFonts w:ascii="Times" w:hAnsi="Times" w:cs="Helvetica"/>
            <w:color w:val="000000"/>
            <w:sz w:val="24"/>
            <w:szCs w:val="24"/>
            <w:lang w:val="en-US"/>
          </w:rPr>
          <w:t xml:space="preserve"> </w:t>
        </w:r>
      </w:ins>
      <w:del w:id="36" w:author="Nancy Briggs" w:date="2024-03-21T12:40:00Z">
        <w:r w:rsidDel="003C2D9C">
          <w:rPr>
            <w:rFonts w:ascii="Times" w:hAnsi="Times" w:cs="Helvetica"/>
            <w:color w:val="000000"/>
            <w:sz w:val="24"/>
            <w:szCs w:val="24"/>
            <w:lang w:val="en-US"/>
          </w:rPr>
          <w:delText>As a preliminary step, p</w:delText>
        </w:r>
        <w:commentRangeStart w:id="37"/>
        <w:commentRangeStart w:id="38"/>
        <w:r w:rsidDel="003C2D9C">
          <w:rPr>
            <w:rFonts w:ascii="Times" w:hAnsi="Times" w:cs="Helvetica"/>
            <w:color w:val="000000"/>
            <w:sz w:val="24"/>
            <w:szCs w:val="24"/>
            <w:lang w:val="en-US"/>
          </w:rPr>
          <w:delText xml:space="preserve">rior to conducting analyses, the main outcome variables were examined to confirm that the assumptions of the model were met. </w:delText>
        </w:r>
        <w:commentRangeEnd w:id="37"/>
        <w:r w:rsidDel="003C2D9C">
          <w:rPr>
            <w:rStyle w:val="CommentReference"/>
          </w:rPr>
          <w:commentReference w:id="37"/>
        </w:r>
        <w:commentRangeEnd w:id="38"/>
        <w:r w:rsidR="00C11B06" w:rsidDel="003C2D9C">
          <w:rPr>
            <w:rStyle w:val="CommentReference"/>
          </w:rPr>
          <w:commentReference w:id="38"/>
        </w:r>
        <w:r w:rsidR="00662E07" w:rsidRPr="0065248C" w:rsidDel="003C2D9C">
          <w:rPr>
            <w:rFonts w:ascii="Times" w:hAnsi="Times" w:cs="Helvetica"/>
            <w:color w:val="000000"/>
            <w:sz w:val="24"/>
            <w:szCs w:val="24"/>
            <w:lang w:val="en-US"/>
          </w:rPr>
          <w:delText xml:space="preserve"> </w:delText>
        </w:r>
      </w:del>
    </w:p>
    <w:p w14:paraId="7F161241" w14:textId="4D1C3275" w:rsidR="00287868" w:rsidRDefault="00287868" w:rsidP="00662E07">
      <w:pPr>
        <w:spacing w:line="480" w:lineRule="auto"/>
        <w:ind w:firstLine="720"/>
        <w:rPr>
          <w:rFonts w:ascii="Times" w:hAnsi="Times" w:cs="Helvetica"/>
          <w:color w:val="000000"/>
          <w:sz w:val="24"/>
          <w:szCs w:val="24"/>
          <w:lang w:val="en-US"/>
        </w:rPr>
      </w:pPr>
      <w:r>
        <w:rPr>
          <w:rFonts w:ascii="Times" w:hAnsi="Times" w:cs="Helvetica"/>
          <w:color w:val="000000"/>
          <w:sz w:val="24"/>
          <w:szCs w:val="24"/>
          <w:lang w:val="en-US"/>
        </w:rPr>
        <w:t>Then, c</w:t>
      </w:r>
      <w:r w:rsidRPr="0065248C">
        <w:rPr>
          <w:rFonts w:ascii="Times" w:hAnsi="Times" w:cs="Helvetica"/>
          <w:color w:val="000000"/>
          <w:sz w:val="24"/>
          <w:szCs w:val="24"/>
          <w:lang w:val="en-US"/>
        </w:rPr>
        <w:t xml:space="preserve">ontinuous outcome variables were </w:t>
      </w:r>
      <w:del w:id="39" w:author="Nancy Briggs" w:date="2024-03-21T12:42:00Z">
        <w:r w:rsidDel="003B6F02">
          <w:rPr>
            <w:rFonts w:ascii="Times" w:hAnsi="Times" w:cs="Helvetica"/>
            <w:color w:val="000000"/>
            <w:sz w:val="24"/>
            <w:szCs w:val="24"/>
            <w:lang w:val="en-US"/>
          </w:rPr>
          <w:delText xml:space="preserve">then </w:delText>
        </w:r>
      </w:del>
      <w:r w:rsidRPr="0065248C">
        <w:rPr>
          <w:rFonts w:ascii="Times" w:hAnsi="Times" w:cs="Helvetica"/>
          <w:color w:val="000000"/>
          <w:sz w:val="24"/>
          <w:szCs w:val="24"/>
          <w:lang w:val="en-US"/>
        </w:rPr>
        <w:t xml:space="preserve">analyzed across the three time conditions (T1, T2, T3) using a linear mixed models </w:t>
      </w:r>
      <w:ins w:id="40" w:author="Nancy Briggs" w:date="2024-03-21T12:42:00Z">
        <w:r w:rsidR="003B6F02">
          <w:rPr>
            <w:rFonts w:ascii="Times" w:hAnsi="Times" w:cs="Helvetica"/>
            <w:color w:val="000000"/>
            <w:sz w:val="24"/>
            <w:szCs w:val="24"/>
            <w:lang w:val="en-US"/>
          </w:rPr>
          <w:t>with random effect for individual</w:t>
        </w:r>
      </w:ins>
      <w:ins w:id="41" w:author="Nancy Briggs" w:date="2024-03-21T12:43:00Z">
        <w:r w:rsidR="001961AB">
          <w:rPr>
            <w:rFonts w:ascii="Times" w:hAnsi="Times" w:cs="Helvetica"/>
            <w:color w:val="000000"/>
            <w:sz w:val="24"/>
            <w:szCs w:val="24"/>
            <w:lang w:val="en-US"/>
          </w:rPr>
          <w:t xml:space="preserve"> and fixed effects of group, time</w:t>
        </w:r>
      </w:ins>
      <w:ins w:id="42" w:author="Nancy Briggs" w:date="2024-03-21T12:42:00Z">
        <w:r w:rsidR="003B6F02">
          <w:rPr>
            <w:rFonts w:ascii="Times" w:hAnsi="Times" w:cs="Helvetica"/>
            <w:color w:val="000000"/>
            <w:sz w:val="24"/>
            <w:szCs w:val="24"/>
            <w:lang w:val="en-US"/>
          </w:rPr>
          <w:t xml:space="preserve"> </w:t>
        </w:r>
      </w:ins>
      <w:ins w:id="43" w:author="Nancy Briggs" w:date="2024-03-21T12:43:00Z">
        <w:r w:rsidR="001961AB">
          <w:rPr>
            <w:rFonts w:ascii="Times" w:hAnsi="Times" w:cs="Helvetica"/>
            <w:color w:val="000000"/>
            <w:sz w:val="24"/>
            <w:szCs w:val="24"/>
            <w:lang w:val="en-US"/>
          </w:rPr>
          <w:t xml:space="preserve">and their interaction. </w:t>
        </w:r>
      </w:ins>
      <w:del w:id="44" w:author="Nancy Briggs" w:date="2024-03-21T12:42:00Z">
        <w:r w:rsidRPr="0065248C" w:rsidDel="003B6F02">
          <w:rPr>
            <w:rFonts w:ascii="Times" w:hAnsi="Times" w:cs="Helvetica"/>
            <w:color w:val="000000"/>
            <w:sz w:val="24"/>
            <w:szCs w:val="24"/>
            <w:lang w:val="en-US"/>
          </w:rPr>
          <w:delText>repeated measures design</w:delText>
        </w:r>
        <w:r w:rsidDel="003B6F02">
          <w:rPr>
            <w:rFonts w:ascii="Times" w:hAnsi="Times" w:cs="Helvetica"/>
            <w:color w:val="000000"/>
            <w:sz w:val="24"/>
            <w:szCs w:val="24"/>
            <w:lang w:val="en-US"/>
          </w:rPr>
          <w:delText xml:space="preserve"> </w:delText>
        </w:r>
      </w:del>
      <w:del w:id="45" w:author="Nancy Briggs" w:date="2024-03-21T12:43:00Z">
        <w:r w:rsidDel="00034D32">
          <w:rPr>
            <w:rFonts w:ascii="Times" w:hAnsi="Times" w:cs="Helvetica"/>
            <w:color w:val="000000"/>
            <w:sz w:val="24"/>
            <w:szCs w:val="24"/>
            <w:lang w:val="en-US"/>
          </w:rPr>
          <w:delText xml:space="preserve">with </w:delText>
        </w:r>
        <w:r w:rsidRPr="0065248C" w:rsidDel="00034D32">
          <w:rPr>
            <w:rFonts w:ascii="Times" w:hAnsi="Times" w:cs="Helvetica"/>
            <w:color w:val="000000"/>
            <w:sz w:val="24"/>
            <w:szCs w:val="24"/>
            <w:lang w:val="en-US"/>
          </w:rPr>
          <w:delText>family-wise adjustments</w:delText>
        </w:r>
        <w:r w:rsidDel="00034D32">
          <w:rPr>
            <w:rFonts w:ascii="Times" w:hAnsi="Times" w:cs="Helvetica"/>
            <w:color w:val="000000"/>
            <w:sz w:val="24"/>
            <w:szCs w:val="24"/>
            <w:lang w:val="en-US"/>
          </w:rPr>
          <w:delText xml:space="preserve"> were</w:delText>
        </w:r>
        <w:r w:rsidRPr="0065248C" w:rsidDel="00034D32">
          <w:rPr>
            <w:rFonts w:ascii="Times" w:hAnsi="Times" w:cs="Helvetica"/>
            <w:color w:val="000000"/>
            <w:sz w:val="24"/>
            <w:szCs w:val="24"/>
            <w:lang w:val="en-US"/>
          </w:rPr>
          <w:delText xml:space="preserve"> made to the raw </w:delText>
        </w:r>
        <w:r w:rsidRPr="0065248C" w:rsidDel="00034D32">
          <w:rPr>
            <w:rFonts w:ascii="Times" w:hAnsi="Times" w:cs="Helvetica"/>
            <w:i/>
            <w:color w:val="000000"/>
            <w:sz w:val="24"/>
            <w:szCs w:val="24"/>
            <w:lang w:val="en-US"/>
          </w:rPr>
          <w:delText>p</w:delText>
        </w:r>
        <w:r w:rsidRPr="0065248C" w:rsidDel="00034D32">
          <w:rPr>
            <w:rFonts w:ascii="Times" w:hAnsi="Times" w:cs="Helvetica"/>
            <w:color w:val="000000"/>
            <w:sz w:val="24"/>
            <w:szCs w:val="24"/>
            <w:lang w:val="en-US"/>
          </w:rPr>
          <w:delText xml:space="preserve">-values to account for multiple comparisons using Holm's </w:delText>
        </w:r>
        <w:r w:rsidRPr="0065248C" w:rsidDel="00034D32">
          <w:rPr>
            <w:rFonts w:ascii="Times" w:hAnsi="Times" w:cs="Helvetica"/>
            <w:color w:val="000000"/>
            <w:sz w:val="24"/>
            <w:szCs w:val="24"/>
            <w:lang w:val="en-US"/>
          </w:rPr>
          <w:fldChar w:fldCharType="begin"/>
        </w:r>
        <w:r w:rsidRPr="0065248C" w:rsidDel="00034D32">
          <w:rPr>
            <w:rFonts w:ascii="Times" w:hAnsi="Times" w:cs="Helvetica"/>
            <w:color w:val="000000"/>
            <w:sz w:val="24"/>
            <w:szCs w:val="24"/>
            <w:lang w:val="en-US"/>
          </w:rPr>
          <w:delInstrText xml:space="preserve"> ADDIN EN.CITE &lt;EndNote&gt;&lt;Cite ExcludeAuth="1"&gt;&lt;Author&gt;Holm&lt;/Author&gt;&lt;Year&gt;1979&lt;/Year&gt;&lt;RecNum&gt;1320&lt;/RecNum&gt;&lt;DisplayText&gt;(1979)&lt;/DisplayText&gt;&lt;record&gt;&lt;rec-number&gt;1320&lt;/rec-number&gt;&lt;foreign-keys&gt;&lt;key app="EN" db-id="ards0dvaofa9d9es2f6vrf9iarwfp0z2w20v" timestamp="1696903311" guid="75cd703b-b167-4ee8-a4ea-74d30a36772e"&gt;1320&lt;/key&gt;&lt;/foreign-keys&gt;&lt;ref-type name="Journal Article"&gt;17&lt;/ref-type&gt;&lt;contributors&gt;&lt;authors&gt;&lt;author&gt;Holm, S.&lt;/author&gt;&lt;/authors&gt;&lt;/contributors&gt;&lt;titles&gt;&lt;title&gt;A simple sequentially rejective bonferroni test procedure&lt;/title&gt;&lt;secondary-title&gt;Scandinavian Journal of Statistics&lt;/secondary-title&gt;&lt;/titles&gt;&lt;periodical&gt;&lt;full-title&gt;Scandinavian Journal of Statistics&lt;/full-title&gt;&lt;/periodical&gt;&lt;pages&gt;65-70&lt;/pages&gt;&lt;volume&gt;6&lt;/volume&gt;&lt;dates&gt;&lt;year&gt;1979&lt;/year&gt;&lt;/dates&gt;&lt;urls&gt;&lt;/urls&gt;&lt;/record&gt;&lt;/Cite&gt;&lt;/EndNote&gt;</w:delInstrText>
        </w:r>
        <w:r w:rsidRPr="0065248C" w:rsidDel="00034D32">
          <w:rPr>
            <w:rFonts w:ascii="Times" w:hAnsi="Times" w:cs="Helvetica"/>
            <w:color w:val="000000"/>
            <w:sz w:val="24"/>
            <w:szCs w:val="24"/>
            <w:lang w:val="en-US"/>
          </w:rPr>
          <w:fldChar w:fldCharType="separate"/>
        </w:r>
        <w:r w:rsidRPr="0065248C" w:rsidDel="00034D32">
          <w:rPr>
            <w:rFonts w:ascii="Times" w:hAnsi="Times" w:cs="Helvetica"/>
            <w:noProof/>
            <w:color w:val="000000"/>
            <w:sz w:val="24"/>
            <w:szCs w:val="24"/>
            <w:lang w:val="en-US"/>
          </w:rPr>
          <w:delText>(1979)</w:delText>
        </w:r>
        <w:r w:rsidRPr="0065248C" w:rsidDel="00034D32">
          <w:rPr>
            <w:rFonts w:ascii="Times" w:hAnsi="Times" w:cs="Helvetica"/>
            <w:color w:val="000000"/>
            <w:sz w:val="24"/>
            <w:szCs w:val="24"/>
            <w:lang w:val="en-US"/>
          </w:rPr>
          <w:fldChar w:fldCharType="end"/>
        </w:r>
        <w:r w:rsidRPr="0065248C" w:rsidDel="00034D32">
          <w:rPr>
            <w:rFonts w:ascii="Times" w:hAnsi="Times" w:cs="Helvetica"/>
            <w:color w:val="000000"/>
            <w:sz w:val="24"/>
            <w:szCs w:val="24"/>
            <w:lang w:val="en-US"/>
          </w:rPr>
          <w:delText xml:space="preserve"> stepdown Bonferroni procedure</w:delText>
        </w:r>
        <w:r w:rsidDel="00034D32">
          <w:rPr>
            <w:rFonts w:ascii="Times" w:hAnsi="Times" w:cs="Helvetica"/>
            <w:color w:val="000000"/>
            <w:sz w:val="24"/>
            <w:szCs w:val="24"/>
            <w:lang w:val="en-US"/>
          </w:rPr>
          <w:delText xml:space="preserve">. </w:delText>
        </w:r>
      </w:del>
      <w:r>
        <w:rPr>
          <w:rFonts w:ascii="Times" w:hAnsi="Times" w:cs="Helvetica"/>
          <w:color w:val="000000"/>
          <w:sz w:val="24"/>
          <w:szCs w:val="24"/>
          <w:lang w:val="en-US"/>
        </w:rPr>
        <w:t>For</w:t>
      </w:r>
      <w:r w:rsidRPr="0065248C">
        <w:rPr>
          <w:rFonts w:ascii="Times" w:hAnsi="Times" w:cs="Helvetica"/>
          <w:color w:val="000000"/>
          <w:sz w:val="24"/>
          <w:szCs w:val="24"/>
          <w:lang w:val="en-US"/>
        </w:rPr>
        <w:t xml:space="preserve"> </w:t>
      </w:r>
      <w:r>
        <w:rPr>
          <w:rFonts w:ascii="Times" w:hAnsi="Times" w:cs="Helvetica"/>
          <w:color w:val="000000"/>
          <w:sz w:val="24"/>
          <w:szCs w:val="24"/>
          <w:lang w:val="en-US"/>
        </w:rPr>
        <w:t xml:space="preserve">variables that were calculated as percentage scores (DPICS-positive </w:t>
      </w:r>
      <w:proofErr w:type="spellStart"/>
      <w:r>
        <w:rPr>
          <w:rFonts w:ascii="Times" w:hAnsi="Times" w:cs="Helvetica"/>
          <w:color w:val="000000"/>
          <w:sz w:val="24"/>
          <w:szCs w:val="24"/>
          <w:lang w:val="en-US"/>
        </w:rPr>
        <w:t>verbalisations</w:t>
      </w:r>
      <w:proofErr w:type="spellEnd"/>
      <w:r>
        <w:rPr>
          <w:rFonts w:ascii="Times" w:hAnsi="Times" w:cs="Helvetica"/>
          <w:color w:val="000000"/>
          <w:sz w:val="24"/>
          <w:szCs w:val="24"/>
          <w:lang w:val="en-US"/>
        </w:rPr>
        <w:t xml:space="preserve">, DPICS-negative </w:t>
      </w:r>
      <w:proofErr w:type="spellStart"/>
      <w:r>
        <w:rPr>
          <w:rFonts w:ascii="Times" w:hAnsi="Times" w:cs="Helvetica"/>
          <w:color w:val="000000"/>
          <w:sz w:val="24"/>
          <w:szCs w:val="24"/>
          <w:lang w:val="en-US"/>
        </w:rPr>
        <w:t>verbalisations</w:t>
      </w:r>
      <w:proofErr w:type="spellEnd"/>
      <w:r>
        <w:rPr>
          <w:rFonts w:ascii="Times" w:hAnsi="Times" w:cs="Helvetica"/>
          <w:color w:val="000000"/>
          <w:sz w:val="24"/>
          <w:szCs w:val="24"/>
          <w:lang w:val="en-US"/>
        </w:rPr>
        <w:t>, DPICS-compliance, MM-attuned, MM-</w:t>
      </w:r>
      <w:proofErr w:type="spellStart"/>
      <w:r>
        <w:rPr>
          <w:rFonts w:ascii="Times" w:hAnsi="Times" w:cs="Helvetica"/>
          <w:color w:val="000000"/>
          <w:sz w:val="24"/>
          <w:szCs w:val="24"/>
          <w:lang w:val="en-US"/>
        </w:rPr>
        <w:t>nonattuned</w:t>
      </w:r>
      <w:proofErr w:type="spellEnd"/>
      <w:r>
        <w:rPr>
          <w:rFonts w:ascii="Times" w:hAnsi="Times" w:cs="Helvetica"/>
          <w:color w:val="000000"/>
          <w:sz w:val="24"/>
          <w:szCs w:val="24"/>
          <w:lang w:val="en-US"/>
        </w:rPr>
        <w:t>)</w:t>
      </w:r>
      <w:r w:rsidRPr="0065248C">
        <w:rPr>
          <w:rFonts w:ascii="Times" w:hAnsi="Times" w:cs="Helvetica"/>
          <w:color w:val="000000"/>
          <w:sz w:val="24"/>
          <w:szCs w:val="24"/>
          <w:lang w:val="en-US"/>
        </w:rPr>
        <w:t>, generalized linear mixed models with binomial distribution and logit link w</w:t>
      </w:r>
      <w:r>
        <w:rPr>
          <w:rFonts w:ascii="Times" w:hAnsi="Times" w:cs="Helvetica"/>
          <w:color w:val="000000"/>
          <w:sz w:val="24"/>
          <w:szCs w:val="24"/>
          <w:lang w:val="en-US"/>
        </w:rPr>
        <w:t>ere</w:t>
      </w:r>
      <w:r w:rsidRPr="0065248C">
        <w:rPr>
          <w:rFonts w:ascii="Times" w:hAnsi="Times" w:cs="Helvetica"/>
          <w:color w:val="000000"/>
          <w:sz w:val="24"/>
          <w:szCs w:val="24"/>
          <w:lang w:val="en-US"/>
        </w:rPr>
        <w:t xml:space="preserve"> conducted with</w:t>
      </w:r>
      <w:r>
        <w:rPr>
          <w:rFonts w:ascii="Times" w:hAnsi="Times" w:cs="Helvetica"/>
          <w:color w:val="000000"/>
          <w:sz w:val="24"/>
          <w:szCs w:val="24"/>
          <w:lang w:val="en-US"/>
        </w:rPr>
        <w:t xml:space="preserve"> the </w:t>
      </w:r>
      <w:ins w:id="46" w:author="Nancy Briggs" w:date="2024-03-25T15:06:00Z">
        <w:r w:rsidR="00323F5E">
          <w:rPr>
            <w:rFonts w:ascii="Times" w:hAnsi="Times" w:cs="Helvetica"/>
            <w:color w:val="000000"/>
            <w:sz w:val="24"/>
            <w:szCs w:val="24"/>
            <w:lang w:val="en-US"/>
          </w:rPr>
          <w:t xml:space="preserve">total number of </w:t>
        </w:r>
      </w:ins>
      <w:proofErr w:type="spellStart"/>
      <w:ins w:id="47" w:author="Nancy Briggs" w:date="2024-03-25T15:08:00Z">
        <w:r w:rsidR="003A1F9B">
          <w:rPr>
            <w:rFonts w:ascii="Times" w:hAnsi="Times" w:cs="Helvetica"/>
            <w:color w:val="000000"/>
            <w:sz w:val="24"/>
            <w:szCs w:val="24"/>
            <w:lang w:val="en-US"/>
          </w:rPr>
          <w:t>occurences</w:t>
        </w:r>
      </w:ins>
      <w:proofErr w:type="spellEnd"/>
      <w:ins w:id="48" w:author="Nancy Briggs" w:date="2024-03-25T15:06:00Z">
        <w:r w:rsidR="00DC0EC2">
          <w:rPr>
            <w:rFonts w:ascii="Times" w:hAnsi="Times" w:cs="Helvetica"/>
            <w:color w:val="000000"/>
            <w:sz w:val="24"/>
            <w:szCs w:val="24"/>
            <w:lang w:val="en-US"/>
          </w:rPr>
          <w:t xml:space="preserve"> </w:t>
        </w:r>
      </w:ins>
      <w:ins w:id="49" w:author="Nancy Briggs" w:date="2024-03-25T15:07:00Z">
        <w:r w:rsidR="00DC0EC2">
          <w:rPr>
            <w:rFonts w:ascii="Times" w:hAnsi="Times" w:cs="Helvetica"/>
            <w:color w:val="000000"/>
            <w:sz w:val="24"/>
            <w:szCs w:val="24"/>
            <w:lang w:val="en-US"/>
          </w:rPr>
          <w:t xml:space="preserve">and the total number of opportunities </w:t>
        </w:r>
        <w:r w:rsidR="00C47B07">
          <w:rPr>
            <w:rFonts w:ascii="Times" w:hAnsi="Times" w:cs="Helvetica"/>
            <w:color w:val="000000"/>
            <w:sz w:val="24"/>
            <w:szCs w:val="24"/>
            <w:lang w:val="en-US"/>
          </w:rPr>
          <w:t xml:space="preserve">defining the proportion </w:t>
        </w:r>
      </w:ins>
      <w:del w:id="50" w:author="Nancy Briggs" w:date="2024-03-25T15:07:00Z">
        <w:r w:rsidDel="00C47B07">
          <w:rPr>
            <w:rFonts w:ascii="Times" w:hAnsi="Times" w:cs="Helvetica"/>
            <w:color w:val="000000"/>
            <w:sz w:val="24"/>
            <w:szCs w:val="24"/>
            <w:lang w:val="en-US"/>
          </w:rPr>
          <w:delText xml:space="preserve">percentage score </w:delText>
        </w:r>
      </w:del>
      <w:r>
        <w:rPr>
          <w:rFonts w:ascii="Times" w:hAnsi="Times" w:cs="Helvetica"/>
          <w:color w:val="000000"/>
          <w:sz w:val="24"/>
          <w:szCs w:val="24"/>
          <w:lang w:val="en-US"/>
        </w:rPr>
        <w:t xml:space="preserve">(e.g., the proportion of all </w:t>
      </w:r>
      <w:proofErr w:type="spellStart"/>
      <w:r>
        <w:rPr>
          <w:rFonts w:ascii="Times" w:hAnsi="Times" w:cs="Helvetica"/>
          <w:color w:val="000000"/>
          <w:sz w:val="24"/>
          <w:szCs w:val="24"/>
          <w:lang w:val="en-US"/>
        </w:rPr>
        <w:t>verbalisations</w:t>
      </w:r>
      <w:proofErr w:type="spellEnd"/>
      <w:r>
        <w:rPr>
          <w:rFonts w:ascii="Times" w:hAnsi="Times" w:cs="Helvetica"/>
          <w:color w:val="000000"/>
          <w:sz w:val="24"/>
          <w:szCs w:val="24"/>
          <w:lang w:val="en-US"/>
        </w:rPr>
        <w:t xml:space="preserve"> </w:t>
      </w:r>
      <w:ins w:id="51" w:author="Nancy Briggs" w:date="2024-03-25T15:07:00Z">
        <w:r w:rsidR="00C47B07">
          <w:rPr>
            <w:rFonts w:ascii="Times" w:hAnsi="Times" w:cs="Helvetica"/>
            <w:color w:val="000000"/>
            <w:sz w:val="24"/>
            <w:szCs w:val="24"/>
            <w:lang w:val="en-US"/>
          </w:rPr>
          <w:t>[total number of oppo</w:t>
        </w:r>
      </w:ins>
      <w:ins w:id="52" w:author="Nancy Briggs" w:date="2024-03-25T15:08:00Z">
        <w:r w:rsidR="003A1F9B">
          <w:rPr>
            <w:rFonts w:ascii="Times" w:hAnsi="Times" w:cs="Helvetica"/>
            <w:color w:val="000000"/>
            <w:sz w:val="24"/>
            <w:szCs w:val="24"/>
            <w:lang w:val="en-US"/>
          </w:rPr>
          <w:t>rt</w:t>
        </w:r>
      </w:ins>
      <w:ins w:id="53" w:author="Nancy Briggs" w:date="2024-03-25T15:07:00Z">
        <w:r w:rsidR="00C47B07">
          <w:rPr>
            <w:rFonts w:ascii="Times" w:hAnsi="Times" w:cs="Helvetica"/>
            <w:color w:val="000000"/>
            <w:sz w:val="24"/>
            <w:szCs w:val="24"/>
            <w:lang w:val="en-US"/>
          </w:rPr>
          <w:t xml:space="preserve">unities] </w:t>
        </w:r>
      </w:ins>
      <w:r>
        <w:rPr>
          <w:rFonts w:ascii="Times" w:hAnsi="Times" w:cs="Helvetica"/>
          <w:color w:val="000000"/>
          <w:sz w:val="24"/>
          <w:szCs w:val="24"/>
          <w:lang w:val="en-US"/>
        </w:rPr>
        <w:t xml:space="preserve">that were positive statements </w:t>
      </w:r>
      <w:ins w:id="54" w:author="Nancy Briggs" w:date="2024-03-25T15:08:00Z">
        <w:r w:rsidR="003A1F9B">
          <w:rPr>
            <w:rFonts w:ascii="Times" w:hAnsi="Times" w:cs="Helvetica"/>
            <w:color w:val="000000"/>
            <w:sz w:val="24"/>
            <w:szCs w:val="24"/>
            <w:lang w:val="en-US"/>
          </w:rPr>
          <w:t xml:space="preserve">[total number of occurrences] </w:t>
        </w:r>
      </w:ins>
      <w:r>
        <w:rPr>
          <w:rFonts w:ascii="Times" w:hAnsi="Times" w:cs="Helvetica"/>
          <w:color w:val="000000"/>
          <w:sz w:val="24"/>
          <w:szCs w:val="24"/>
          <w:lang w:val="en-US"/>
        </w:rPr>
        <w:t xml:space="preserve">directed towards the child). </w:t>
      </w:r>
      <w:ins w:id="55" w:author="Nancy Briggs" w:date="2024-03-21T12:44:00Z">
        <w:r w:rsidR="00034D32">
          <w:rPr>
            <w:rFonts w:ascii="Times" w:hAnsi="Times" w:cs="Helvetica"/>
            <w:color w:val="000000"/>
            <w:sz w:val="24"/>
            <w:szCs w:val="24"/>
            <w:lang w:val="en-US"/>
          </w:rPr>
          <w:t xml:space="preserve">Planned comparisons addressing </w:t>
        </w:r>
        <w:r w:rsidR="00E6424E">
          <w:rPr>
            <w:rFonts w:ascii="Times" w:hAnsi="Times" w:cs="Helvetica"/>
            <w:color w:val="000000"/>
            <w:sz w:val="24"/>
            <w:szCs w:val="24"/>
            <w:lang w:val="en-US"/>
          </w:rPr>
          <w:t xml:space="preserve">hypotheses 1 &amp; 2 were specified, </w:t>
        </w:r>
        <w:r w:rsidR="00E6424E" w:rsidRPr="00E6424E">
          <w:rPr>
            <w:rFonts w:ascii="Times" w:hAnsi="Times" w:cs="Helvetica"/>
            <w:color w:val="000000"/>
            <w:sz w:val="24"/>
            <w:szCs w:val="24"/>
            <w:lang w:val="en-US"/>
          </w:rPr>
          <w:t xml:space="preserve">with family-wise adjustments to the raw p-values to account for multiple comparisons using Holm's (1979) stepdown Bonferroni procedure. </w:t>
        </w:r>
      </w:ins>
      <w:r w:rsidRPr="0065248C">
        <w:rPr>
          <w:rFonts w:ascii="Times" w:hAnsi="Times" w:cs="Helvetica"/>
          <w:color w:val="000000"/>
          <w:sz w:val="24"/>
          <w:szCs w:val="24"/>
          <w:lang w:val="en-US"/>
        </w:rPr>
        <w:t xml:space="preserve">Intention-to-treat analyses </w:t>
      </w:r>
      <w:r w:rsidRPr="0065248C">
        <w:rPr>
          <w:rFonts w:ascii="Times" w:hAnsi="Times" w:cs="Helvetica"/>
          <w:color w:val="000000"/>
          <w:sz w:val="24"/>
          <w:szCs w:val="24"/>
          <w:lang w:val="en-US"/>
        </w:rPr>
        <w:fldChar w:fldCharType="begin"/>
      </w:r>
      <w:r w:rsidRPr="0065248C">
        <w:rPr>
          <w:rFonts w:ascii="Times" w:hAnsi="Times" w:cs="Helvetica"/>
          <w:color w:val="000000"/>
          <w:sz w:val="24"/>
          <w:szCs w:val="24"/>
          <w:lang w:val="en-US"/>
        </w:rPr>
        <w:instrText xml:space="preserve"> ADDIN EN.CITE &lt;EndNote&gt;&lt;Cite&gt;&lt;Author&gt;Gupta&lt;/Author&gt;&lt;Year&gt;2011&lt;/Year&gt;&lt;RecNum&gt;1247&lt;/RecNum&gt;&lt;Prefix&gt;ITT`; &lt;/Prefix&gt;&lt;DisplayText&gt;(ITT; Gupta, 2011)&lt;/DisplayText&gt;&lt;record&gt;&lt;rec-number&gt;1247&lt;/rec-number&gt;&lt;foreign-keys&gt;&lt;key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Pr="0065248C">
        <w:rPr>
          <w:rFonts w:ascii="Times" w:hAnsi="Times" w:cs="Helvetica"/>
          <w:color w:val="000000"/>
          <w:sz w:val="24"/>
          <w:szCs w:val="24"/>
          <w:lang w:val="en-US"/>
        </w:rPr>
        <w:fldChar w:fldCharType="separate"/>
      </w:r>
      <w:r w:rsidRPr="0065248C">
        <w:rPr>
          <w:rFonts w:ascii="Times" w:hAnsi="Times" w:cs="Helvetica"/>
          <w:noProof/>
          <w:color w:val="000000"/>
          <w:sz w:val="24"/>
          <w:szCs w:val="24"/>
          <w:lang w:val="en-US"/>
        </w:rPr>
        <w:t>(ITT; Gupta, 2011)</w:t>
      </w:r>
      <w:r w:rsidRPr="0065248C">
        <w:rPr>
          <w:rFonts w:ascii="Times" w:hAnsi="Times" w:cs="Helvetica"/>
          <w:color w:val="000000"/>
          <w:sz w:val="24"/>
          <w:szCs w:val="24"/>
          <w:lang w:val="en-US"/>
        </w:rPr>
        <w:fldChar w:fldCharType="end"/>
      </w:r>
      <w:r w:rsidRPr="0065248C">
        <w:rPr>
          <w:rFonts w:ascii="Times" w:hAnsi="Times" w:cs="Helvetica"/>
          <w:color w:val="000000"/>
          <w:sz w:val="24"/>
          <w:szCs w:val="24"/>
          <w:lang w:val="en-US"/>
        </w:rPr>
        <w:t xml:space="preserve"> were </w:t>
      </w:r>
      <w:del w:id="56" w:author="Nancy Briggs" w:date="2024-03-21T12:44:00Z">
        <w:r w:rsidRPr="0065248C" w:rsidDel="00E6424E">
          <w:rPr>
            <w:rFonts w:ascii="Times" w:hAnsi="Times" w:cs="Helvetica"/>
            <w:color w:val="000000"/>
            <w:sz w:val="24"/>
            <w:szCs w:val="24"/>
            <w:lang w:val="en-US"/>
          </w:rPr>
          <w:delText xml:space="preserve">be </w:delText>
        </w:r>
      </w:del>
      <w:r w:rsidRPr="0065248C">
        <w:rPr>
          <w:rFonts w:ascii="Times" w:hAnsi="Times" w:cs="Helvetica"/>
          <w:color w:val="000000"/>
          <w:sz w:val="24"/>
          <w:szCs w:val="24"/>
          <w:lang w:val="en-US"/>
        </w:rPr>
        <w:t xml:space="preserve">used, with participants included in the analyses within their randomly assigned treatment condition regardless of the amount of treatment received and group mean values estimated based on all observed data of those in the ITT sample. </w:t>
      </w:r>
    </w:p>
    <w:p w14:paraId="0B324D42" w14:textId="0A69A0A5" w:rsidR="00F005FF" w:rsidRDefault="00287868" w:rsidP="00662E07">
      <w:pPr>
        <w:spacing w:line="480" w:lineRule="auto"/>
        <w:ind w:firstLine="720"/>
        <w:rPr>
          <w:rFonts w:cs="Helvetica"/>
          <w:color w:val="000000"/>
          <w:sz w:val="24"/>
          <w:szCs w:val="24"/>
          <w:lang w:val="en-US"/>
        </w:rPr>
      </w:pPr>
      <w:del w:id="57" w:author="Nancy Briggs" w:date="2024-03-21T12:45:00Z">
        <w:r w:rsidDel="008229F8">
          <w:rPr>
            <w:rFonts w:ascii="Times" w:hAnsi="Times" w:cs="Helvetica"/>
            <w:color w:val="000000"/>
            <w:sz w:val="24"/>
            <w:szCs w:val="24"/>
            <w:lang w:val="en-US"/>
          </w:rPr>
          <w:delText>Specifically, t</w:delText>
        </w:r>
      </w:del>
      <w:ins w:id="58" w:author="Nancy Briggs" w:date="2024-03-21T12:45:00Z">
        <w:r w:rsidR="008229F8">
          <w:rPr>
            <w:rFonts w:ascii="Times" w:hAnsi="Times" w:cs="Helvetica"/>
            <w:color w:val="000000"/>
            <w:sz w:val="24"/>
            <w:szCs w:val="24"/>
            <w:lang w:val="en-US"/>
          </w:rPr>
          <w:t>T</w:t>
        </w:r>
      </w:ins>
      <w:r w:rsidR="00662E07">
        <w:rPr>
          <w:rFonts w:ascii="Times" w:hAnsi="Times" w:cs="Helvetica"/>
          <w:color w:val="000000"/>
          <w:sz w:val="24"/>
          <w:szCs w:val="24"/>
          <w:lang w:val="en-US"/>
        </w:rPr>
        <w:t xml:space="preserve">o test the </w:t>
      </w:r>
      <w:r w:rsidR="000B5B16">
        <w:rPr>
          <w:rFonts w:ascii="Times" w:hAnsi="Times" w:cs="Helvetica"/>
          <w:color w:val="000000"/>
          <w:sz w:val="24"/>
          <w:szCs w:val="24"/>
          <w:lang w:val="en-US"/>
        </w:rPr>
        <w:t>first</w:t>
      </w:r>
      <w:r w:rsidR="00662E07">
        <w:rPr>
          <w:rFonts w:ascii="Times" w:hAnsi="Times" w:cs="Helvetica"/>
          <w:color w:val="000000"/>
          <w:sz w:val="24"/>
          <w:szCs w:val="24"/>
          <w:lang w:val="en-US"/>
        </w:rPr>
        <w:t xml:space="preserve"> hypothes</w:t>
      </w:r>
      <w:r w:rsidR="000B5B16">
        <w:rPr>
          <w:rFonts w:ascii="Times" w:hAnsi="Times" w:cs="Helvetica"/>
          <w:color w:val="000000"/>
          <w:sz w:val="24"/>
          <w:szCs w:val="24"/>
          <w:lang w:val="en-US"/>
        </w:rPr>
        <w:t>i</w:t>
      </w:r>
      <w:r w:rsidR="00662E07">
        <w:rPr>
          <w:rFonts w:ascii="Times" w:hAnsi="Times" w:cs="Helvetica"/>
          <w:color w:val="000000"/>
          <w:sz w:val="24"/>
          <w:szCs w:val="24"/>
          <w:lang w:val="en-US"/>
        </w:rPr>
        <w:t xml:space="preserve">s </w:t>
      </w:r>
      <w:r w:rsidR="000B5B16">
        <w:rPr>
          <w:rFonts w:ascii="Times" w:hAnsi="Times" w:cs="Helvetica"/>
          <w:color w:val="000000"/>
          <w:sz w:val="24"/>
          <w:szCs w:val="24"/>
          <w:lang w:val="en-US"/>
        </w:rPr>
        <w:t xml:space="preserve">(i.e., </w:t>
      </w:r>
      <w:r w:rsidR="00662E07">
        <w:rPr>
          <w:rFonts w:ascii="Times" w:hAnsi="Times" w:cs="Helvetica"/>
          <w:color w:val="000000"/>
          <w:sz w:val="24"/>
          <w:szCs w:val="24"/>
          <w:lang w:val="en-US"/>
        </w:rPr>
        <w:t xml:space="preserve">that </w:t>
      </w:r>
      <w:r w:rsidR="00662E07" w:rsidRPr="000B5B16">
        <w:rPr>
          <w:rFonts w:ascii="Times" w:hAnsi="Times" w:cs="Helvetica"/>
          <w:color w:val="000000"/>
          <w:sz w:val="24"/>
          <w:szCs w:val="24"/>
          <w:lang w:val="en-US"/>
        </w:rPr>
        <w:t xml:space="preserve">parent-child dyads who received PCIT-T would show positive outcomes </w:t>
      </w:r>
      <w:r w:rsidR="003F743F" w:rsidRPr="000B5B16">
        <w:rPr>
          <w:rFonts w:ascii="Times" w:hAnsi="Times" w:cs="Helvetica"/>
          <w:color w:val="000000"/>
          <w:sz w:val="24"/>
          <w:szCs w:val="24"/>
          <w:lang w:val="en-US"/>
        </w:rPr>
        <w:t>at</w:t>
      </w:r>
      <w:r w:rsidR="00662E07" w:rsidRPr="000B5B16">
        <w:rPr>
          <w:rFonts w:ascii="Times" w:hAnsi="Times" w:cs="Helvetica"/>
          <w:color w:val="000000"/>
          <w:sz w:val="24"/>
          <w:szCs w:val="24"/>
          <w:lang w:val="en-US"/>
        </w:rPr>
        <w:t xml:space="preserve"> T2 and T3, and</w:t>
      </w:r>
      <w:r w:rsidR="003F743F" w:rsidRPr="000B5B16">
        <w:rPr>
          <w:rFonts w:ascii="Times" w:hAnsi="Times" w:cs="Helvetica"/>
          <w:color w:val="000000"/>
          <w:sz w:val="24"/>
          <w:szCs w:val="24"/>
          <w:lang w:val="en-US"/>
        </w:rPr>
        <w:t xml:space="preserve"> </w:t>
      </w:r>
      <w:r w:rsidR="00662E07" w:rsidRPr="000B5B16">
        <w:rPr>
          <w:rFonts w:ascii="Times" w:hAnsi="Times" w:cs="Helvetica"/>
          <w:color w:val="000000"/>
          <w:sz w:val="24"/>
          <w:szCs w:val="24"/>
          <w:lang w:val="en-US"/>
        </w:rPr>
        <w:t>that outcomes for the PCIT-T group would be superior to those of the COS-P and the WL groups</w:t>
      </w:r>
      <w:r w:rsidR="000B5B16" w:rsidRPr="000B5B16">
        <w:rPr>
          <w:rFonts w:ascii="Times" w:hAnsi="Times" w:cs="Helvetica"/>
          <w:color w:val="000000"/>
          <w:sz w:val="24"/>
          <w:szCs w:val="24"/>
          <w:lang w:val="en-US"/>
        </w:rPr>
        <w:t>)</w:t>
      </w:r>
      <w:r w:rsidR="00662E07" w:rsidRPr="000B5B16">
        <w:rPr>
          <w:rFonts w:ascii="Times" w:hAnsi="Times" w:cs="Helvetica"/>
          <w:color w:val="000000"/>
          <w:sz w:val="24"/>
          <w:szCs w:val="24"/>
          <w:lang w:val="en-US"/>
        </w:rPr>
        <w:t xml:space="preserve">, </w:t>
      </w:r>
      <w:del w:id="59" w:author="Nancy Briggs" w:date="2024-03-21T12:45:00Z">
        <w:r w:rsidR="00662E07" w:rsidDel="008229F8">
          <w:rPr>
            <w:rFonts w:ascii="Times" w:hAnsi="Times" w:cs="Helvetica"/>
            <w:color w:val="000000"/>
            <w:sz w:val="24"/>
            <w:szCs w:val="24"/>
            <w:lang w:val="en-US"/>
          </w:rPr>
          <w:delText>g</w:delText>
        </w:r>
        <w:r w:rsidR="00F005FF" w:rsidRPr="0065248C" w:rsidDel="008229F8">
          <w:rPr>
            <w:rFonts w:ascii="Times" w:hAnsi="Times" w:cs="Helvetica"/>
            <w:color w:val="000000"/>
            <w:sz w:val="24"/>
            <w:szCs w:val="24"/>
            <w:lang w:val="en-US"/>
          </w:rPr>
          <w:delText xml:space="preserve">roup </w:delText>
        </w:r>
        <w:r w:rsidR="00A83232" w:rsidDel="008229F8">
          <w:rPr>
            <w:rFonts w:ascii="Times" w:hAnsi="Times" w:cs="Helvetica"/>
            <w:color w:val="000000"/>
            <w:sz w:val="24"/>
            <w:szCs w:val="24"/>
            <w:lang w:val="en-US"/>
          </w:rPr>
          <w:delText>x</w:delText>
        </w:r>
        <w:r w:rsidR="00F005FF" w:rsidRPr="0065248C" w:rsidDel="008229F8">
          <w:rPr>
            <w:rFonts w:ascii="Times" w:hAnsi="Times" w:cs="Helvetica"/>
            <w:color w:val="000000"/>
            <w:sz w:val="24"/>
            <w:szCs w:val="24"/>
            <w:lang w:val="en-US"/>
          </w:rPr>
          <w:delText xml:space="preserve"> time interactions </w:delText>
        </w:r>
        <w:r w:rsidR="00D36457" w:rsidRPr="0065248C" w:rsidDel="008229F8">
          <w:rPr>
            <w:rFonts w:ascii="Times" w:hAnsi="Times" w:cs="Helvetica"/>
            <w:color w:val="000000"/>
            <w:sz w:val="24"/>
            <w:szCs w:val="24"/>
            <w:lang w:val="en-US"/>
          </w:rPr>
          <w:delText>were</w:delText>
        </w:r>
        <w:r w:rsidR="00F005FF" w:rsidRPr="0065248C" w:rsidDel="008229F8">
          <w:rPr>
            <w:rFonts w:ascii="Times" w:hAnsi="Times" w:cs="Helvetica"/>
            <w:color w:val="000000"/>
            <w:sz w:val="24"/>
            <w:szCs w:val="24"/>
            <w:lang w:val="en-US"/>
          </w:rPr>
          <w:delText xml:space="preserve"> </w:delText>
        </w:r>
        <w:r w:rsidR="00F005FF" w:rsidRPr="0065248C" w:rsidDel="008229F8">
          <w:rPr>
            <w:rFonts w:ascii="Times" w:hAnsi="Times" w:cs="Helvetica"/>
            <w:color w:val="000000"/>
            <w:sz w:val="24"/>
            <w:szCs w:val="24"/>
            <w:lang w:val="en-US"/>
          </w:rPr>
          <w:lastRenderedPageBreak/>
          <w:delText xml:space="preserve">examined in fixed effects models, with </w:delText>
        </w:r>
      </w:del>
      <w:r w:rsidR="00F005FF" w:rsidRPr="0065248C">
        <w:rPr>
          <w:rFonts w:ascii="Times" w:hAnsi="Times" w:cs="Helvetica"/>
          <w:color w:val="000000"/>
          <w:sz w:val="24"/>
          <w:szCs w:val="24"/>
          <w:lang w:val="en-US"/>
        </w:rPr>
        <w:t xml:space="preserve">planned comparisons </w:t>
      </w:r>
      <w:ins w:id="60" w:author="Nancy Briggs" w:date="2024-03-21T12:45:00Z">
        <w:r w:rsidR="002C6276">
          <w:rPr>
            <w:rFonts w:ascii="Times" w:hAnsi="Times" w:cs="Helvetica"/>
            <w:color w:val="000000"/>
            <w:sz w:val="24"/>
            <w:szCs w:val="24"/>
            <w:lang w:val="en-US"/>
          </w:rPr>
          <w:t xml:space="preserve">were specified </w:t>
        </w:r>
      </w:ins>
      <w:r w:rsidR="00F005FF" w:rsidRPr="0065248C">
        <w:rPr>
          <w:rFonts w:ascii="Times" w:hAnsi="Times" w:cs="Helvetica"/>
          <w:color w:val="000000"/>
          <w:sz w:val="24"/>
          <w:szCs w:val="24"/>
          <w:lang w:val="en-US"/>
        </w:rPr>
        <w:t xml:space="preserve">to examine </w:t>
      </w:r>
      <w:r w:rsidR="000B5B16">
        <w:rPr>
          <w:rFonts w:ascii="Times" w:hAnsi="Times" w:cs="Helvetica"/>
          <w:color w:val="000000"/>
          <w:sz w:val="24"/>
          <w:szCs w:val="24"/>
          <w:lang w:val="en-US"/>
        </w:rPr>
        <w:t xml:space="preserve">a) </w:t>
      </w:r>
      <w:r w:rsidR="00662E07" w:rsidRPr="0065248C">
        <w:rPr>
          <w:rFonts w:ascii="Times" w:hAnsi="Times" w:cs="Helvetica"/>
          <w:color w:val="000000"/>
          <w:sz w:val="24"/>
          <w:szCs w:val="24"/>
          <w:lang w:val="en-US"/>
        </w:rPr>
        <w:t xml:space="preserve">within-group differences </w:t>
      </w:r>
      <w:r w:rsidR="000B5B16">
        <w:rPr>
          <w:rFonts w:ascii="Times" w:hAnsi="Times" w:cs="Helvetica"/>
          <w:color w:val="000000"/>
          <w:sz w:val="24"/>
          <w:szCs w:val="24"/>
          <w:lang w:val="en-US"/>
        </w:rPr>
        <w:t>from</w:t>
      </w:r>
      <w:r w:rsidR="00662E07" w:rsidRPr="0065248C">
        <w:rPr>
          <w:rFonts w:ascii="Times" w:hAnsi="Times" w:cs="Helvetica"/>
          <w:color w:val="000000"/>
          <w:sz w:val="24"/>
          <w:szCs w:val="24"/>
          <w:lang w:val="en-US"/>
        </w:rPr>
        <w:t xml:space="preserve"> T1 </w:t>
      </w:r>
      <w:r w:rsidR="000B5B16">
        <w:rPr>
          <w:rFonts w:ascii="Times" w:hAnsi="Times" w:cs="Helvetica"/>
          <w:color w:val="000000"/>
          <w:sz w:val="24"/>
          <w:szCs w:val="24"/>
          <w:lang w:val="en-US"/>
        </w:rPr>
        <w:t>to</w:t>
      </w:r>
      <w:r w:rsidR="00662E07" w:rsidRPr="0065248C">
        <w:rPr>
          <w:rFonts w:ascii="Times" w:hAnsi="Times" w:cs="Helvetica"/>
          <w:color w:val="000000"/>
          <w:sz w:val="24"/>
          <w:szCs w:val="24"/>
          <w:lang w:val="en-US"/>
        </w:rPr>
        <w:t xml:space="preserve"> T2 for the PCIT-T, COS-P and WL groups, and </w:t>
      </w:r>
      <w:r w:rsidR="000B5B16">
        <w:rPr>
          <w:rFonts w:ascii="Times" w:hAnsi="Times" w:cs="Helvetica"/>
          <w:color w:val="000000"/>
          <w:sz w:val="24"/>
          <w:szCs w:val="24"/>
          <w:lang w:val="en-US"/>
        </w:rPr>
        <w:t>from</w:t>
      </w:r>
      <w:r w:rsidR="00662E07" w:rsidRPr="0065248C">
        <w:rPr>
          <w:rFonts w:ascii="Times" w:hAnsi="Times" w:cs="Helvetica"/>
          <w:color w:val="000000"/>
          <w:sz w:val="24"/>
          <w:szCs w:val="24"/>
          <w:lang w:val="en-US"/>
        </w:rPr>
        <w:t xml:space="preserve"> T</w:t>
      </w:r>
      <w:del w:id="61" w:author="Nancy Briggs" w:date="2024-03-25T15:15:00Z">
        <w:r w:rsidR="00662E07" w:rsidRPr="0065248C" w:rsidDel="00CF0A5C">
          <w:rPr>
            <w:rFonts w:ascii="Times" w:hAnsi="Times" w:cs="Helvetica"/>
            <w:color w:val="000000"/>
            <w:sz w:val="24"/>
            <w:szCs w:val="24"/>
            <w:lang w:val="en-US"/>
          </w:rPr>
          <w:delText>1</w:delText>
        </w:r>
      </w:del>
      <w:r w:rsidR="000B5B16">
        <w:rPr>
          <w:rFonts w:ascii="Times" w:hAnsi="Times" w:cs="Helvetica"/>
          <w:color w:val="000000"/>
          <w:sz w:val="24"/>
          <w:szCs w:val="24"/>
          <w:lang w:val="en-US"/>
        </w:rPr>
        <w:t xml:space="preserve"> to</w:t>
      </w:r>
      <w:r w:rsidR="00662E07" w:rsidRPr="0065248C">
        <w:rPr>
          <w:rFonts w:ascii="Times" w:hAnsi="Times" w:cs="Helvetica"/>
          <w:color w:val="000000"/>
          <w:sz w:val="24"/>
          <w:szCs w:val="24"/>
          <w:lang w:val="en-US"/>
        </w:rPr>
        <w:t xml:space="preserve"> T3 for the PCIT-T and COS-P groups</w:t>
      </w:r>
      <w:r w:rsidR="00662E07">
        <w:rPr>
          <w:rFonts w:ascii="Times" w:hAnsi="Times" w:cs="Helvetica"/>
          <w:color w:val="000000"/>
          <w:sz w:val="24"/>
          <w:szCs w:val="24"/>
          <w:lang w:val="en-US"/>
        </w:rPr>
        <w:t xml:space="preserve">, and b) </w:t>
      </w:r>
      <w:r w:rsidR="00DF36CA">
        <w:rPr>
          <w:rFonts w:ascii="Times" w:hAnsi="Times" w:cs="Helvetica"/>
          <w:color w:val="000000"/>
          <w:sz w:val="24"/>
          <w:szCs w:val="24"/>
          <w:lang w:val="en-US"/>
        </w:rPr>
        <w:t xml:space="preserve">between-group </w:t>
      </w:r>
      <w:r w:rsidR="00F005FF" w:rsidRPr="0065248C">
        <w:rPr>
          <w:rFonts w:ascii="Times" w:hAnsi="Times" w:cs="Helvetica"/>
          <w:color w:val="000000"/>
          <w:sz w:val="24"/>
          <w:szCs w:val="24"/>
          <w:lang w:val="en-US"/>
        </w:rPr>
        <w:t>differences between the</w:t>
      </w:r>
      <w:r w:rsidR="004A7C90" w:rsidRPr="0065248C">
        <w:rPr>
          <w:rFonts w:ascii="Times" w:hAnsi="Times" w:cs="Helvetica"/>
          <w:color w:val="000000"/>
          <w:sz w:val="24"/>
          <w:szCs w:val="24"/>
          <w:lang w:val="en-US"/>
        </w:rPr>
        <w:t xml:space="preserve"> PCIT-T, COS-P and WL</w:t>
      </w:r>
      <w:r w:rsidR="00F005FF" w:rsidRPr="0065248C">
        <w:rPr>
          <w:rFonts w:ascii="Times" w:hAnsi="Times" w:cs="Helvetica"/>
          <w:color w:val="000000"/>
          <w:sz w:val="24"/>
          <w:szCs w:val="24"/>
          <w:lang w:val="en-US"/>
        </w:rPr>
        <w:t xml:space="preserve"> groups at </w:t>
      </w:r>
      <w:r w:rsidR="004A7C90" w:rsidRPr="0065248C">
        <w:rPr>
          <w:rFonts w:ascii="Times" w:hAnsi="Times" w:cs="Helvetica"/>
          <w:color w:val="000000"/>
          <w:sz w:val="24"/>
          <w:szCs w:val="24"/>
          <w:lang w:val="en-US"/>
        </w:rPr>
        <w:t xml:space="preserve">T1 and </w:t>
      </w:r>
      <w:r w:rsidR="00F005FF" w:rsidRPr="0065248C">
        <w:rPr>
          <w:rFonts w:ascii="Times" w:hAnsi="Times" w:cs="Helvetica"/>
          <w:color w:val="000000"/>
          <w:sz w:val="24"/>
          <w:szCs w:val="24"/>
          <w:lang w:val="en-US"/>
        </w:rPr>
        <w:t>T2, and between the PCIT-T and COS-P groups at T3</w:t>
      </w:r>
      <w:r w:rsidR="004A7C90" w:rsidRPr="0065248C">
        <w:rPr>
          <w:rFonts w:ascii="Times" w:hAnsi="Times" w:cs="Helvetica"/>
          <w:color w:val="000000"/>
          <w:sz w:val="24"/>
          <w:szCs w:val="24"/>
          <w:lang w:val="en-US"/>
        </w:rPr>
        <w:t>.</w:t>
      </w:r>
      <w:r w:rsidR="00DF36CA" w:rsidRPr="0065248C">
        <w:rPr>
          <w:rFonts w:ascii="Times" w:hAnsi="Times" w:cs="Helvetica"/>
          <w:color w:val="000000"/>
          <w:sz w:val="24"/>
          <w:szCs w:val="24"/>
          <w:lang w:val="en-US"/>
        </w:rPr>
        <w:t xml:space="preserve"> </w:t>
      </w:r>
      <w:r w:rsidR="0093741A" w:rsidRPr="0065248C">
        <w:rPr>
          <w:rFonts w:ascii="Times" w:hAnsi="Times" w:cs="Helvetica"/>
          <w:color w:val="000000"/>
          <w:sz w:val="24"/>
          <w:szCs w:val="24"/>
          <w:lang w:val="en-US"/>
        </w:rPr>
        <w:t xml:space="preserve">To examine changes in categorical </w:t>
      </w:r>
      <w:r w:rsidR="0093741A">
        <w:rPr>
          <w:rFonts w:ascii="Times" w:hAnsi="Times" w:cs="Helvetica"/>
          <w:color w:val="000000"/>
          <w:sz w:val="24"/>
          <w:szCs w:val="24"/>
          <w:lang w:val="en-US"/>
        </w:rPr>
        <w:t>variables (</w:t>
      </w:r>
      <w:r w:rsidR="0093741A" w:rsidRPr="0065248C">
        <w:rPr>
          <w:rFonts w:ascii="Times" w:hAnsi="Times" w:cs="Helvetica"/>
          <w:color w:val="000000"/>
          <w:sz w:val="24"/>
          <w:szCs w:val="24"/>
          <w:lang w:val="en-US"/>
        </w:rPr>
        <w:t>SSP classifications</w:t>
      </w:r>
      <w:r w:rsidR="0093741A">
        <w:rPr>
          <w:rFonts w:ascii="Times" w:hAnsi="Times" w:cs="Helvetica"/>
          <w:color w:val="000000"/>
          <w:sz w:val="24"/>
          <w:szCs w:val="24"/>
          <w:lang w:val="en-US"/>
        </w:rPr>
        <w:t xml:space="preserve">), </w:t>
      </w:r>
      <w:ins w:id="62" w:author="Nancy Briggs" w:date="2024-03-21T12:46:00Z">
        <w:r w:rsidR="00E227EE">
          <w:rPr>
            <w:rFonts w:ascii="Times" w:hAnsi="Times" w:cs="Helvetica"/>
            <w:color w:val="000000"/>
            <w:sz w:val="24"/>
            <w:szCs w:val="24"/>
            <w:lang w:val="en-US"/>
          </w:rPr>
          <w:t xml:space="preserve">generalized </w:t>
        </w:r>
      </w:ins>
      <w:r w:rsidR="0093741A" w:rsidRPr="0065248C">
        <w:rPr>
          <w:rFonts w:ascii="Times" w:hAnsi="Times" w:cs="Helvetica"/>
          <w:color w:val="000000"/>
          <w:sz w:val="24"/>
          <w:szCs w:val="24"/>
          <w:lang w:val="en-US"/>
        </w:rPr>
        <w:t>linear mixed models with binomial distribution and logit link w</w:t>
      </w:r>
      <w:r w:rsidR="0093741A">
        <w:rPr>
          <w:rFonts w:ascii="Times" w:hAnsi="Times" w:cs="Helvetica"/>
          <w:color w:val="000000"/>
          <w:sz w:val="24"/>
          <w:szCs w:val="24"/>
          <w:lang w:val="en-US"/>
        </w:rPr>
        <w:t>ere</w:t>
      </w:r>
      <w:r w:rsidR="0093741A" w:rsidRPr="0065248C">
        <w:rPr>
          <w:rFonts w:ascii="Times" w:hAnsi="Times" w:cs="Helvetica"/>
          <w:color w:val="000000"/>
          <w:sz w:val="24"/>
          <w:szCs w:val="24"/>
          <w:lang w:val="en-US"/>
        </w:rPr>
        <w:t xml:space="preserve"> conducted with insecure attachment (0/1) and disorganized attachment (0/1) as dependent variables.</w:t>
      </w:r>
      <w:r w:rsidR="0093741A">
        <w:rPr>
          <w:rFonts w:ascii="Times" w:hAnsi="Times" w:cs="Helvetica"/>
          <w:color w:val="000000"/>
          <w:sz w:val="24"/>
          <w:szCs w:val="24"/>
          <w:lang w:val="en-US"/>
        </w:rPr>
        <w:t xml:space="preserve"> </w:t>
      </w:r>
      <w:r w:rsidR="00DF36CA" w:rsidRPr="0065248C">
        <w:rPr>
          <w:rFonts w:ascii="Times" w:hAnsi="Times" w:cs="Helvetica"/>
          <w:color w:val="000000"/>
          <w:sz w:val="24"/>
          <w:szCs w:val="24"/>
          <w:lang w:val="en-US"/>
        </w:rPr>
        <w:t xml:space="preserve">The clinical significance of </w:t>
      </w:r>
      <w:r w:rsidR="00DF36CA">
        <w:rPr>
          <w:rFonts w:ascii="Times" w:hAnsi="Times" w:cs="Helvetica"/>
          <w:color w:val="000000"/>
          <w:sz w:val="24"/>
          <w:szCs w:val="24"/>
          <w:lang w:val="en-US"/>
        </w:rPr>
        <w:t xml:space="preserve">within-group changes </w:t>
      </w:r>
      <w:r w:rsidR="00DF36CA" w:rsidRPr="0065248C">
        <w:rPr>
          <w:rFonts w:ascii="Times" w:hAnsi="Times" w:cs="Helvetica"/>
          <w:color w:val="000000"/>
          <w:sz w:val="24"/>
          <w:szCs w:val="24"/>
          <w:lang w:val="en-US"/>
        </w:rPr>
        <w:t xml:space="preserve">on continuous study variables </w:t>
      </w:r>
      <w:r w:rsidR="00DF36CA">
        <w:rPr>
          <w:rFonts w:ascii="Times" w:hAnsi="Times" w:cs="Helvetica"/>
          <w:color w:val="000000"/>
          <w:sz w:val="24"/>
          <w:szCs w:val="24"/>
          <w:lang w:val="en-US"/>
        </w:rPr>
        <w:t>were</w:t>
      </w:r>
      <w:r w:rsidR="00DF36CA" w:rsidRPr="0065248C">
        <w:rPr>
          <w:rFonts w:ascii="Times" w:hAnsi="Times" w:cs="Helvetica"/>
          <w:color w:val="000000"/>
          <w:sz w:val="24"/>
          <w:szCs w:val="24"/>
          <w:lang w:val="en-US"/>
        </w:rPr>
        <w:t xml:space="preserve"> assessed using Cohen’s </w:t>
      </w:r>
      <w:r w:rsidR="00DF36CA" w:rsidRPr="0065248C">
        <w:rPr>
          <w:rFonts w:ascii="Times" w:hAnsi="Times" w:cs="Helvetica"/>
          <w:i/>
          <w:color w:val="000000"/>
          <w:sz w:val="24"/>
          <w:szCs w:val="24"/>
          <w:lang w:val="en-US"/>
        </w:rPr>
        <w:t>d</w:t>
      </w:r>
      <w:r w:rsidR="00DF36CA" w:rsidRPr="0065248C">
        <w:rPr>
          <w:rFonts w:ascii="Times" w:hAnsi="Times" w:cs="Helvetica"/>
          <w:color w:val="000000"/>
          <w:sz w:val="24"/>
          <w:szCs w:val="24"/>
          <w:lang w:val="en-US"/>
        </w:rPr>
        <w:t xml:space="preserve"> with effect sizes evaluated using Cohen’s </w:t>
      </w:r>
      <w:r w:rsidR="00DF36CA" w:rsidRPr="0065248C">
        <w:rPr>
          <w:rFonts w:ascii="Times" w:hAnsi="Times" w:cs="Helvetica"/>
          <w:color w:val="000000"/>
          <w:sz w:val="24"/>
          <w:szCs w:val="24"/>
          <w:lang w:val="en-US"/>
        </w:rPr>
        <w:fldChar w:fldCharType="begin"/>
      </w:r>
      <w:r w:rsidR="00DF36CA" w:rsidRPr="0065248C">
        <w:rPr>
          <w:rFonts w:ascii="Times" w:hAnsi="Times" w:cs="Helvetica"/>
          <w:color w:val="000000"/>
          <w:sz w:val="24"/>
          <w:szCs w:val="24"/>
          <w:lang w:val="en-US"/>
        </w:rPr>
        <w:instrText xml:space="preserve"> ADDIN EN.CITE &lt;EndNote&gt;&lt;Cite ExcludeAuth="1"&gt;&lt;Author&gt;Cohen&lt;/Author&gt;&lt;Year&gt;1988&lt;/Year&gt;&lt;RecNum&gt;1318&lt;/RecNum&gt;&lt;DisplayText&gt;(1988)&lt;/DisplayText&gt;&lt;record&gt;&lt;rec-number&gt;1318&lt;/rec-number&gt;&lt;foreign-keys&gt;&lt;key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65248C">
        <w:rPr>
          <w:rFonts w:ascii="Times" w:hAnsi="Times" w:cs="Helvetica"/>
          <w:color w:val="000000"/>
          <w:sz w:val="24"/>
          <w:szCs w:val="24"/>
          <w:lang w:val="en-US"/>
        </w:rPr>
        <w:fldChar w:fldCharType="separate"/>
      </w:r>
      <w:r w:rsidR="00DF36CA" w:rsidRPr="0065248C">
        <w:rPr>
          <w:rFonts w:ascii="Times" w:hAnsi="Times" w:cs="Helvetica"/>
          <w:noProof/>
          <w:color w:val="000000"/>
          <w:sz w:val="24"/>
          <w:szCs w:val="24"/>
          <w:lang w:val="en-US"/>
        </w:rPr>
        <w:t>(1988)</w:t>
      </w:r>
      <w:r w:rsidR="00DF36CA" w:rsidRPr="0065248C">
        <w:rPr>
          <w:rFonts w:ascii="Times" w:hAnsi="Times" w:cs="Helvetica"/>
          <w:color w:val="000000"/>
          <w:sz w:val="24"/>
          <w:szCs w:val="24"/>
          <w:lang w:val="en-US"/>
        </w:rPr>
        <w:fldChar w:fldCharType="end"/>
      </w:r>
      <w:r w:rsidR="00DF36CA" w:rsidRPr="0065248C">
        <w:rPr>
          <w:rFonts w:ascii="Times" w:hAnsi="Times" w:cs="Helvetica"/>
          <w:color w:val="000000"/>
          <w:sz w:val="24"/>
          <w:szCs w:val="24"/>
          <w:lang w:val="en-US"/>
        </w:rPr>
        <w:t xml:space="preserve"> guidelines</w:t>
      </w:r>
      <w:r w:rsidR="00DF36CA">
        <w:rPr>
          <w:rFonts w:ascii="Times" w:hAnsi="Times" w:cs="Helvetica"/>
          <w:color w:val="000000"/>
          <w:sz w:val="24"/>
          <w:szCs w:val="24"/>
          <w:lang w:val="en-US"/>
        </w:rPr>
        <w:t>; for categorical variables, the significance of within-group changes were assessed through examination of Odds Ratios (ORs).</w:t>
      </w:r>
      <w:r w:rsidR="00DF36CA" w:rsidRPr="0065248C">
        <w:rPr>
          <w:rFonts w:ascii="Times New Roman" w:eastAsia="Times New Roman" w:hAnsi="Times New Roman" w:cs="Times New Roman"/>
          <w:bCs/>
          <w:sz w:val="24"/>
          <w:szCs w:val="24"/>
          <w:lang w:val="en-GB" w:eastAsia="en-GB"/>
        </w:rPr>
        <w:t> </w:t>
      </w:r>
      <w:r w:rsidR="00F005FF" w:rsidRPr="0065248C">
        <w:rPr>
          <w:rFonts w:ascii="Times" w:hAnsi="Times" w:cs="Helvetica"/>
          <w:color w:val="000000"/>
          <w:sz w:val="24"/>
          <w:szCs w:val="24"/>
          <w:lang w:val="en-US"/>
        </w:rPr>
        <w:t xml:space="preserve"> </w:t>
      </w:r>
      <w:commentRangeStart w:id="63"/>
      <w:commentRangeStart w:id="64"/>
      <w:r w:rsidR="00662E07">
        <w:rPr>
          <w:rFonts w:ascii="Times" w:hAnsi="Times" w:cs="Helvetica"/>
          <w:color w:val="000000"/>
          <w:sz w:val="24"/>
          <w:szCs w:val="24"/>
          <w:lang w:val="en-US"/>
        </w:rPr>
        <w:t>To test the second hypothesis</w:t>
      </w:r>
      <w:r w:rsidR="000B5B16">
        <w:rPr>
          <w:rFonts w:ascii="Times" w:hAnsi="Times" w:cs="Helvetica"/>
          <w:color w:val="000000"/>
          <w:sz w:val="24"/>
          <w:szCs w:val="24"/>
          <w:lang w:val="en-US"/>
        </w:rPr>
        <w:t xml:space="preserve"> (i.e., that there would be a </w:t>
      </w:r>
      <w:r w:rsidR="003F743F" w:rsidRPr="000B5B16">
        <w:rPr>
          <w:rFonts w:ascii="Times" w:hAnsi="Times" w:cs="Helvetica"/>
          <w:color w:val="000000"/>
          <w:sz w:val="24"/>
          <w:szCs w:val="24"/>
          <w:lang w:val="en-US"/>
        </w:rPr>
        <w:t xml:space="preserve">gradient effect from </w:t>
      </w:r>
      <w:r w:rsidR="000B5B16" w:rsidRPr="000B5B16">
        <w:rPr>
          <w:rFonts w:ascii="Times" w:hAnsi="Times" w:cs="Helvetica"/>
          <w:color w:val="000000"/>
          <w:sz w:val="24"/>
          <w:szCs w:val="24"/>
          <w:lang w:val="en-US"/>
        </w:rPr>
        <w:t>T1 to T2 with the P</w:t>
      </w:r>
      <w:r w:rsidR="003F743F" w:rsidRPr="000B5B16">
        <w:rPr>
          <w:rFonts w:ascii="Times" w:hAnsi="Times" w:cs="Helvetica"/>
          <w:color w:val="000000"/>
          <w:sz w:val="24"/>
          <w:szCs w:val="24"/>
          <w:lang w:val="en-US"/>
        </w:rPr>
        <w:t>CIT-T</w:t>
      </w:r>
      <w:r w:rsidR="000B5B16" w:rsidRPr="000B5B16">
        <w:rPr>
          <w:rFonts w:ascii="Times" w:hAnsi="Times" w:cs="Helvetica"/>
          <w:color w:val="000000"/>
          <w:sz w:val="24"/>
          <w:szCs w:val="24"/>
          <w:lang w:val="en-US"/>
        </w:rPr>
        <w:t xml:space="preserve"> group</w:t>
      </w:r>
      <w:r w:rsidR="003F743F" w:rsidRPr="000B5B16">
        <w:rPr>
          <w:rFonts w:ascii="Times" w:hAnsi="Times" w:cs="Helvetica"/>
          <w:color w:val="000000"/>
          <w:sz w:val="24"/>
          <w:szCs w:val="24"/>
          <w:lang w:val="en-US"/>
        </w:rPr>
        <w:t xml:space="preserve"> show</w:t>
      </w:r>
      <w:r w:rsidR="000B5B16" w:rsidRPr="000B5B16">
        <w:rPr>
          <w:rFonts w:ascii="Times" w:hAnsi="Times" w:cs="Helvetica"/>
          <w:color w:val="000000"/>
          <w:sz w:val="24"/>
          <w:szCs w:val="24"/>
          <w:lang w:val="en-US"/>
        </w:rPr>
        <w:t xml:space="preserve">ing </w:t>
      </w:r>
      <w:r w:rsidR="003F743F" w:rsidRPr="000B5B16">
        <w:rPr>
          <w:rFonts w:ascii="Times" w:hAnsi="Times" w:cs="Helvetica"/>
          <w:color w:val="000000"/>
          <w:sz w:val="24"/>
          <w:szCs w:val="24"/>
          <w:lang w:val="en-US"/>
        </w:rPr>
        <w:t>the greatest and</w:t>
      </w:r>
      <w:r w:rsidR="000B5B16" w:rsidRPr="000B5B16">
        <w:rPr>
          <w:rFonts w:ascii="Times" w:hAnsi="Times" w:cs="Helvetica"/>
          <w:color w:val="000000"/>
          <w:sz w:val="24"/>
          <w:szCs w:val="24"/>
          <w:lang w:val="en-US"/>
        </w:rPr>
        <w:t xml:space="preserve"> the</w:t>
      </w:r>
      <w:r w:rsidR="003F743F" w:rsidRPr="000B5B16">
        <w:rPr>
          <w:rFonts w:ascii="Times" w:hAnsi="Times" w:cs="Helvetica"/>
          <w:color w:val="000000"/>
          <w:sz w:val="24"/>
          <w:szCs w:val="24"/>
          <w:lang w:val="en-US"/>
        </w:rPr>
        <w:t xml:space="preserve"> </w:t>
      </w:r>
      <w:r w:rsidR="000B5B16" w:rsidRPr="000B5B16">
        <w:rPr>
          <w:rFonts w:ascii="Times" w:hAnsi="Times" w:cs="Helvetica"/>
          <w:color w:val="000000"/>
          <w:sz w:val="24"/>
          <w:szCs w:val="24"/>
          <w:lang w:val="en-US"/>
        </w:rPr>
        <w:t>WL</w:t>
      </w:r>
      <w:r w:rsidR="003F743F" w:rsidRPr="000B5B16">
        <w:rPr>
          <w:rFonts w:ascii="Times" w:hAnsi="Times" w:cs="Helvetica"/>
          <w:color w:val="000000"/>
          <w:sz w:val="24"/>
          <w:szCs w:val="24"/>
          <w:lang w:val="en-US"/>
        </w:rPr>
        <w:t xml:space="preserve"> </w:t>
      </w:r>
      <w:r w:rsidR="000B5B16" w:rsidRPr="000B5B16">
        <w:rPr>
          <w:rFonts w:ascii="Times" w:hAnsi="Times" w:cs="Helvetica"/>
          <w:color w:val="000000"/>
          <w:sz w:val="24"/>
          <w:szCs w:val="24"/>
          <w:lang w:val="en-US"/>
        </w:rPr>
        <w:t>group s</w:t>
      </w:r>
      <w:r w:rsidR="003F743F" w:rsidRPr="000B5B16">
        <w:rPr>
          <w:rFonts w:ascii="Times" w:hAnsi="Times" w:cs="Helvetica"/>
          <w:color w:val="000000"/>
          <w:sz w:val="24"/>
          <w:szCs w:val="24"/>
          <w:lang w:val="en-US"/>
        </w:rPr>
        <w:t>how</w:t>
      </w:r>
      <w:r w:rsidR="000B5B16" w:rsidRPr="000B5B16">
        <w:rPr>
          <w:rFonts w:ascii="Times" w:hAnsi="Times" w:cs="Helvetica"/>
          <w:color w:val="000000"/>
          <w:sz w:val="24"/>
          <w:szCs w:val="24"/>
          <w:lang w:val="en-US"/>
        </w:rPr>
        <w:t xml:space="preserve">ing </w:t>
      </w:r>
      <w:r w:rsidR="003F743F" w:rsidRPr="000B5B16">
        <w:rPr>
          <w:rFonts w:ascii="Times" w:hAnsi="Times" w:cs="Helvetica"/>
          <w:color w:val="000000"/>
          <w:sz w:val="24"/>
          <w:szCs w:val="24"/>
          <w:lang w:val="en-US"/>
        </w:rPr>
        <w:t xml:space="preserve">the </w:t>
      </w:r>
      <w:r w:rsidR="000B5B16" w:rsidRPr="000B5B16">
        <w:rPr>
          <w:rFonts w:ascii="Times" w:hAnsi="Times" w:cs="Helvetica"/>
          <w:color w:val="000000"/>
          <w:sz w:val="24"/>
          <w:szCs w:val="24"/>
          <w:lang w:val="en-US"/>
        </w:rPr>
        <w:t>poorest</w:t>
      </w:r>
      <w:r w:rsidR="003F743F" w:rsidRPr="000B5B16">
        <w:rPr>
          <w:rFonts w:ascii="Times" w:hAnsi="Times" w:cs="Helvetica"/>
          <w:color w:val="000000"/>
          <w:sz w:val="24"/>
          <w:szCs w:val="24"/>
          <w:lang w:val="en-US"/>
        </w:rPr>
        <w:t xml:space="preserve"> gains</w:t>
      </w:r>
      <w:r w:rsidR="000B5B16" w:rsidRPr="000B5B16">
        <w:rPr>
          <w:rFonts w:ascii="Times" w:hAnsi="Times" w:cs="Helvetica"/>
          <w:color w:val="000000"/>
          <w:sz w:val="24"/>
          <w:szCs w:val="24"/>
          <w:lang w:val="en-US"/>
        </w:rPr>
        <w:t xml:space="preserve">, and from T2 to T3 with the PCIT-T showing superior gains to the COS-P group), </w:t>
      </w:r>
      <w:r w:rsidR="00DF36CA">
        <w:rPr>
          <w:rFonts w:ascii="Times" w:hAnsi="Times" w:cs="Helvetica"/>
          <w:color w:val="000000"/>
          <w:sz w:val="24"/>
          <w:szCs w:val="24"/>
          <w:lang w:val="en-US"/>
        </w:rPr>
        <w:t xml:space="preserve">group means were examined to determine whether they were ordered in terms of the hypothesized gradient. In cases where the order was satisfied, significance was tested using </w:t>
      </w:r>
      <w:del w:id="65" w:author="Nancy Briggs" w:date="2024-03-21T12:47:00Z">
        <w:r w:rsidR="00DF36CA" w:rsidDel="00E227EE">
          <w:rPr>
            <w:rFonts w:ascii="Times" w:hAnsi="Times" w:cs="Helvetica"/>
            <w:color w:val="000000"/>
            <w:sz w:val="24"/>
            <w:szCs w:val="24"/>
            <w:lang w:val="en-US"/>
          </w:rPr>
          <w:delText>general linear models</w:delText>
        </w:r>
      </w:del>
      <w:ins w:id="66" w:author="Nancy Briggs" w:date="2024-03-21T12:47:00Z">
        <w:r w:rsidR="00E227EE">
          <w:rPr>
            <w:rFonts w:ascii="Times" w:hAnsi="Times" w:cs="Helvetica"/>
            <w:color w:val="000000"/>
            <w:sz w:val="24"/>
            <w:szCs w:val="24"/>
            <w:lang w:val="en-US"/>
          </w:rPr>
          <w:t>planned comparisons</w:t>
        </w:r>
      </w:ins>
      <w:r w:rsidR="00DF36CA">
        <w:rPr>
          <w:rFonts w:ascii="Times" w:hAnsi="Times" w:cs="Helvetica"/>
          <w:color w:val="000000"/>
          <w:sz w:val="24"/>
          <w:szCs w:val="24"/>
          <w:lang w:val="en-US"/>
        </w:rPr>
        <w:t>.</w:t>
      </w:r>
      <w:commentRangeEnd w:id="63"/>
      <w:r w:rsidR="00E5249A">
        <w:rPr>
          <w:rStyle w:val="CommentReference"/>
        </w:rPr>
        <w:commentReference w:id="63"/>
      </w:r>
      <w:commentRangeEnd w:id="64"/>
      <w:r w:rsidR="00F727C1">
        <w:rPr>
          <w:rStyle w:val="CommentReference"/>
        </w:rPr>
        <w:commentReference w:id="64"/>
      </w:r>
    </w:p>
    <w:p w14:paraId="15D0B283" w14:textId="063231A7" w:rsidR="00DF36CA" w:rsidRPr="0065248C" w:rsidRDefault="00DF36CA" w:rsidP="00662E07">
      <w:pPr>
        <w:spacing w:line="480" w:lineRule="auto"/>
        <w:ind w:firstLine="720"/>
        <w:rPr>
          <w:rFonts w:ascii="Times" w:hAnsi="Times" w:cs="Helvetica"/>
          <w:color w:val="000000"/>
          <w:sz w:val="24"/>
          <w:szCs w:val="24"/>
          <w:lang w:val="en-US"/>
        </w:rPr>
      </w:pPr>
      <w:r w:rsidRPr="00DF36CA">
        <w:rPr>
          <w:rFonts w:ascii="Times" w:hAnsi="Times" w:cs="Helvetica"/>
          <w:color w:val="000000"/>
          <w:sz w:val="24"/>
          <w:szCs w:val="24"/>
          <w:lang w:val="en-US"/>
        </w:rPr>
        <w:t xml:space="preserve">Finally, </w:t>
      </w:r>
      <w:r>
        <w:rPr>
          <w:rFonts w:ascii="Times" w:hAnsi="Times" w:cs="Helvetica"/>
          <w:color w:val="000000"/>
          <w:sz w:val="24"/>
          <w:szCs w:val="24"/>
          <w:lang w:val="en-US"/>
        </w:rPr>
        <w:t>r</w:t>
      </w:r>
      <w:r w:rsidRPr="0065248C">
        <w:rPr>
          <w:rFonts w:ascii="Times" w:hAnsi="Times" w:cs="Helvetica"/>
          <w:color w:val="000000"/>
          <w:sz w:val="24"/>
          <w:szCs w:val="24"/>
          <w:lang w:val="en-US"/>
        </w:rPr>
        <w:t xml:space="preserve">eliable change index scores </w:t>
      </w:r>
      <w:r>
        <w:rPr>
          <w:rFonts w:ascii="Times" w:hAnsi="Times" w:cs="Helvetica"/>
          <w:color w:val="000000"/>
          <w:sz w:val="24"/>
          <w:szCs w:val="24"/>
          <w:lang w:val="en-US"/>
        </w:rPr>
        <w:t>were</w:t>
      </w:r>
      <w:r w:rsidRPr="0065248C">
        <w:rPr>
          <w:rFonts w:ascii="Times" w:hAnsi="Times" w:cs="Helvetica"/>
          <w:color w:val="000000"/>
          <w:sz w:val="24"/>
          <w:szCs w:val="24"/>
          <w:lang w:val="en-US"/>
        </w:rPr>
        <w:t xml:space="preserve"> calculated to assess whether the magnitude of individual-level change on continuous study measures exceed</w:t>
      </w:r>
      <w:r>
        <w:rPr>
          <w:rFonts w:ascii="Times" w:hAnsi="Times" w:cs="Helvetica"/>
          <w:color w:val="000000"/>
          <w:sz w:val="24"/>
          <w:szCs w:val="24"/>
          <w:lang w:val="en-US"/>
        </w:rPr>
        <w:t>ed</w:t>
      </w:r>
      <w:r w:rsidRPr="0065248C">
        <w:rPr>
          <w:rFonts w:ascii="Times" w:hAnsi="Times" w:cs="Helvetica"/>
          <w:color w:val="000000"/>
          <w:sz w:val="24"/>
          <w:szCs w:val="24"/>
          <w:lang w:val="en-US"/>
        </w:rPr>
        <w:t xml:space="preserve"> the margin of measurement error </w:t>
      </w:r>
      <w:r w:rsidRPr="0065248C">
        <w:rPr>
          <w:rFonts w:ascii="Times" w:hAnsi="Times" w:cs="Helvetica"/>
          <w:color w:val="000000"/>
          <w:sz w:val="24"/>
          <w:szCs w:val="24"/>
          <w:lang w:val="en-US"/>
        </w:rPr>
        <w:fldChar w:fldCharType="begin"/>
      </w:r>
      <w:r w:rsidRPr="0065248C">
        <w:rPr>
          <w:rFonts w:ascii="Times" w:hAnsi="Times" w:cs="Helvetica"/>
          <w:color w:val="000000"/>
          <w:sz w:val="24"/>
          <w:szCs w:val="24"/>
          <w:lang w:val="en-US"/>
        </w:rPr>
        <w:instrText xml:space="preserve"> ADDIN EN.CITE &lt;EndNote&gt;&lt;Cite&gt;&lt;Author&gt;Jacobson&lt;/Author&gt;&lt;Year&gt;1991&lt;/Year&gt;&lt;RecNum&gt;1317&lt;/RecNum&gt;&lt;DisplayText&gt;(Jacobson &amp;amp; Truax, 1991)&lt;/DisplayText&gt;&lt;record&gt;&lt;rec-number&gt;1317&lt;/rec-number&gt;&lt;foreign-keys&gt;&lt;key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65248C">
        <w:rPr>
          <w:rFonts w:ascii="Times" w:hAnsi="Times" w:cs="Helvetica"/>
          <w:color w:val="000000"/>
          <w:sz w:val="24"/>
          <w:szCs w:val="24"/>
          <w:lang w:val="en-US"/>
        </w:rPr>
        <w:fldChar w:fldCharType="separate"/>
      </w:r>
      <w:r w:rsidRPr="0065248C">
        <w:rPr>
          <w:rFonts w:ascii="Times" w:hAnsi="Times" w:cs="Helvetica"/>
          <w:color w:val="000000"/>
          <w:sz w:val="24"/>
          <w:szCs w:val="24"/>
          <w:lang w:val="en-US"/>
        </w:rPr>
        <w:t>(Jacobson &amp; Truax, 1991)</w:t>
      </w:r>
      <w:r w:rsidRPr="0065248C">
        <w:rPr>
          <w:rFonts w:ascii="Times" w:hAnsi="Times" w:cs="Helvetica"/>
          <w:color w:val="000000"/>
          <w:sz w:val="24"/>
          <w:szCs w:val="24"/>
          <w:lang w:val="en-US"/>
        </w:rPr>
        <w:fldChar w:fldCharType="end"/>
      </w:r>
      <w:r w:rsidRPr="0065248C">
        <w:rPr>
          <w:rFonts w:ascii="Times" w:hAnsi="Times" w:cs="Helvetica"/>
          <w:color w:val="000000"/>
          <w:sz w:val="24"/>
          <w:szCs w:val="24"/>
          <w:lang w:val="en-US"/>
        </w:rPr>
        <w:t>.</w:t>
      </w:r>
    </w:p>
    <w:p w14:paraId="79B7D533" w14:textId="213FECAF" w:rsidR="00585E9A" w:rsidRPr="00E36229" w:rsidRDefault="00E36229" w:rsidP="00E36229">
      <w:pPr>
        <w:jc w:val="center"/>
        <w:rPr>
          <w:rFonts w:ascii="Times" w:hAnsi="Times" w:cs="Times"/>
          <w:b/>
          <w:bCs/>
          <w:sz w:val="24"/>
          <w:szCs w:val="24"/>
        </w:rPr>
      </w:pPr>
      <w:r w:rsidRPr="00E36229">
        <w:rPr>
          <w:rFonts w:ascii="Times" w:hAnsi="Times" w:cs="Times"/>
          <w:b/>
          <w:bCs/>
          <w:sz w:val="24"/>
          <w:szCs w:val="24"/>
        </w:rPr>
        <w:t>Results</w:t>
      </w:r>
    </w:p>
    <w:p w14:paraId="0166903D" w14:textId="7745FD98" w:rsidR="00E36229" w:rsidRDefault="00E36229" w:rsidP="00B318C6">
      <w:pPr>
        <w:pStyle w:val="Heading3"/>
        <w:spacing w:line="480" w:lineRule="auto"/>
        <w:rPr>
          <w:b/>
          <w:i w:val="0"/>
        </w:rPr>
      </w:pPr>
      <w:r>
        <w:rPr>
          <w:b/>
          <w:i w:val="0"/>
        </w:rPr>
        <w:t>Caregiver outcomes</w:t>
      </w:r>
    </w:p>
    <w:p w14:paraId="0F38EEC3" w14:textId="5CFC09E7" w:rsidR="00A07EA3" w:rsidRDefault="00E36229" w:rsidP="00A07EA3">
      <w:pPr>
        <w:pStyle w:val="Heading3"/>
        <w:spacing w:line="480" w:lineRule="auto"/>
        <w:ind w:firstLine="720"/>
        <w:rPr>
          <w:rFonts w:cs="Times New Roman"/>
          <w:bCs w:val="0"/>
          <w:i w:val="0"/>
          <w:szCs w:val="24"/>
        </w:rPr>
      </w:pPr>
      <w:r>
        <w:rPr>
          <w:b/>
          <w:i w:val="0"/>
        </w:rPr>
        <w:t xml:space="preserve">Positive and </w:t>
      </w:r>
      <w:r w:rsidR="00131FB3">
        <w:rPr>
          <w:b/>
          <w:i w:val="0"/>
        </w:rPr>
        <w:t>n</w:t>
      </w:r>
      <w:r>
        <w:rPr>
          <w:b/>
          <w:i w:val="0"/>
        </w:rPr>
        <w:t xml:space="preserve">egative </w:t>
      </w:r>
      <w:r w:rsidR="00131FB3">
        <w:rPr>
          <w:b/>
          <w:i w:val="0"/>
        </w:rPr>
        <w:t>child directed verbalisations</w:t>
      </w:r>
      <w:r>
        <w:rPr>
          <w:b/>
          <w:i w:val="0"/>
        </w:rPr>
        <w:t xml:space="preserve">. </w:t>
      </w:r>
      <w:r w:rsidR="006F4FC3" w:rsidRPr="00DF36CA">
        <w:rPr>
          <w:rFonts w:cs="Times New Roman"/>
          <w:bCs w:val="0"/>
          <w:i w:val="0"/>
          <w:szCs w:val="24"/>
        </w:rPr>
        <w:t xml:space="preserve">For positive parenting verbalisations, </w:t>
      </w:r>
      <w:r w:rsidR="004D23FC" w:rsidRPr="00DF36CA">
        <w:rPr>
          <w:rFonts w:cs="Times New Roman"/>
          <w:bCs w:val="0"/>
          <w:i w:val="0"/>
          <w:szCs w:val="24"/>
        </w:rPr>
        <w:t>assessed using the DPICS-IV coding system,</w:t>
      </w:r>
      <w:r w:rsidR="004D23FC" w:rsidRPr="00A07EA3">
        <w:rPr>
          <w:rFonts w:cs="Times New Roman"/>
          <w:bCs w:val="0"/>
          <w:i w:val="0"/>
          <w:szCs w:val="24"/>
        </w:rPr>
        <w:t xml:space="preserve"> indexed as total proportion of verbalisations that were labelled praises</w:t>
      </w:r>
      <w:r w:rsidR="004D23FC">
        <w:rPr>
          <w:rFonts w:cs="Times New Roman"/>
          <w:bCs w:val="0"/>
          <w:i w:val="0"/>
          <w:szCs w:val="24"/>
        </w:rPr>
        <w:t xml:space="preserve">, </w:t>
      </w:r>
      <w:commentRangeStart w:id="67"/>
      <w:r w:rsidR="006F4FC3">
        <w:rPr>
          <w:rFonts w:cs="Times New Roman"/>
          <w:bCs w:val="0"/>
          <w:i w:val="0"/>
          <w:szCs w:val="24"/>
          <w:highlight w:val="yellow"/>
        </w:rPr>
        <w:t>s</w:t>
      </w:r>
      <w:r w:rsidR="006F4FC3" w:rsidRPr="006F4FC3">
        <w:rPr>
          <w:rFonts w:cs="Times New Roman"/>
          <w:bCs w:val="0"/>
          <w:i w:val="0"/>
          <w:szCs w:val="24"/>
          <w:highlight w:val="yellow"/>
        </w:rPr>
        <w:t>ignificant effects were identified for group</w:t>
      </w:r>
      <w:r w:rsidR="004D0740">
        <w:rPr>
          <w:rFonts w:cs="Times New Roman"/>
          <w:bCs w:val="0"/>
          <w:i w:val="0"/>
          <w:szCs w:val="24"/>
          <w:highlight w:val="yellow"/>
        </w:rPr>
        <w:t xml:space="preserve"> (</w:t>
      </w:r>
      <w:r w:rsidR="004D0740" w:rsidRPr="004D0740">
        <w:rPr>
          <w:rFonts w:cs="Times New Roman"/>
          <w:bCs w:val="0"/>
          <w:iCs/>
          <w:szCs w:val="24"/>
          <w:highlight w:val="yellow"/>
        </w:rPr>
        <w:t>p</w:t>
      </w:r>
      <w:r w:rsidR="004D0740">
        <w:rPr>
          <w:rFonts w:cs="Times New Roman"/>
          <w:bCs w:val="0"/>
          <w:i w:val="0"/>
          <w:szCs w:val="24"/>
          <w:highlight w:val="yellow"/>
        </w:rPr>
        <w:t>=</w:t>
      </w:r>
      <w:del w:id="68" w:author="Nancy Briggs" w:date="2024-03-21T12:53:00Z">
        <w:r w:rsidR="004D0740" w:rsidDel="00764E70">
          <w:rPr>
            <w:rFonts w:cs="Times New Roman"/>
            <w:bCs w:val="0"/>
            <w:i w:val="0"/>
            <w:szCs w:val="24"/>
            <w:highlight w:val="yellow"/>
          </w:rPr>
          <w:delText>.xxx</w:delText>
        </w:r>
      </w:del>
      <w:ins w:id="69" w:author="Nancy Briggs" w:date="2024-03-21T12:53:00Z">
        <w:r w:rsidR="00764E70">
          <w:rPr>
            <w:rFonts w:cs="Times New Roman"/>
            <w:bCs w:val="0"/>
            <w:i w:val="0"/>
            <w:szCs w:val="24"/>
            <w:highlight w:val="yellow"/>
          </w:rPr>
          <w:t>&lt;0.001</w:t>
        </w:r>
      </w:ins>
      <w:r w:rsidR="004D0740">
        <w:rPr>
          <w:rFonts w:cs="Times New Roman"/>
          <w:bCs w:val="0"/>
          <w:i w:val="0"/>
          <w:szCs w:val="24"/>
          <w:highlight w:val="yellow"/>
        </w:rPr>
        <w:t xml:space="preserve">), </w:t>
      </w:r>
      <w:r w:rsidR="006F4FC3" w:rsidRPr="006F4FC3">
        <w:rPr>
          <w:rFonts w:cs="Times New Roman"/>
          <w:bCs w:val="0"/>
          <w:i w:val="0"/>
          <w:szCs w:val="24"/>
          <w:highlight w:val="yellow"/>
        </w:rPr>
        <w:t>time</w:t>
      </w:r>
      <w:r w:rsidR="004D23FC">
        <w:rPr>
          <w:rFonts w:cs="Times New Roman"/>
          <w:bCs w:val="0"/>
          <w:i w:val="0"/>
          <w:szCs w:val="24"/>
          <w:highlight w:val="yellow"/>
        </w:rPr>
        <w:t xml:space="preserve"> </w:t>
      </w:r>
      <w:r w:rsidR="004D0740">
        <w:rPr>
          <w:rFonts w:cs="Times New Roman"/>
          <w:bCs w:val="0"/>
          <w:i w:val="0"/>
          <w:szCs w:val="24"/>
          <w:highlight w:val="yellow"/>
        </w:rPr>
        <w:t>(</w:t>
      </w:r>
      <w:r w:rsidR="004D0740" w:rsidRPr="004D0740">
        <w:rPr>
          <w:rFonts w:cs="Times New Roman"/>
          <w:bCs w:val="0"/>
          <w:iCs/>
          <w:szCs w:val="24"/>
          <w:highlight w:val="yellow"/>
        </w:rPr>
        <w:t>p</w:t>
      </w:r>
      <w:r w:rsidR="004D0740">
        <w:rPr>
          <w:rFonts w:cs="Times New Roman"/>
          <w:bCs w:val="0"/>
          <w:i w:val="0"/>
          <w:szCs w:val="24"/>
          <w:highlight w:val="yellow"/>
        </w:rPr>
        <w:t>=</w:t>
      </w:r>
      <w:ins w:id="70" w:author="Nancy Briggs" w:date="2024-03-21T12:53:00Z">
        <w:r w:rsidR="00764E70" w:rsidRPr="00764E70">
          <w:rPr>
            <w:rFonts w:cs="Times New Roman"/>
            <w:bCs w:val="0"/>
            <w:i w:val="0"/>
            <w:szCs w:val="24"/>
          </w:rPr>
          <w:t>&lt;0.001</w:t>
        </w:r>
      </w:ins>
      <w:del w:id="71" w:author="Nancy Briggs" w:date="2024-03-21T12:53:00Z">
        <w:r w:rsidR="004D0740" w:rsidDel="00764E70">
          <w:rPr>
            <w:rFonts w:cs="Times New Roman"/>
            <w:bCs w:val="0"/>
            <w:i w:val="0"/>
            <w:szCs w:val="24"/>
            <w:highlight w:val="yellow"/>
          </w:rPr>
          <w:delText>.xxx</w:delText>
        </w:r>
      </w:del>
      <w:r w:rsidR="004D0740">
        <w:rPr>
          <w:rFonts w:cs="Times New Roman"/>
          <w:bCs w:val="0"/>
          <w:i w:val="0"/>
          <w:szCs w:val="24"/>
          <w:highlight w:val="yellow"/>
        </w:rPr>
        <w:t xml:space="preserve">), </w:t>
      </w:r>
      <w:r w:rsidR="006F4FC3" w:rsidRPr="006F4FC3">
        <w:rPr>
          <w:rFonts w:cs="Times New Roman"/>
          <w:bCs w:val="0"/>
          <w:i w:val="0"/>
          <w:szCs w:val="24"/>
          <w:highlight w:val="yellow"/>
        </w:rPr>
        <w:t>and group x time</w:t>
      </w:r>
      <w:r w:rsidR="004D0740">
        <w:rPr>
          <w:rFonts w:cs="Times New Roman"/>
          <w:bCs w:val="0"/>
          <w:i w:val="0"/>
          <w:szCs w:val="24"/>
          <w:highlight w:val="yellow"/>
        </w:rPr>
        <w:t xml:space="preserve"> (</w:t>
      </w:r>
      <w:r w:rsidR="004D0740" w:rsidRPr="004D0740">
        <w:rPr>
          <w:rFonts w:cs="Times New Roman"/>
          <w:bCs w:val="0"/>
          <w:iCs/>
          <w:szCs w:val="24"/>
          <w:highlight w:val="yellow"/>
        </w:rPr>
        <w:t>p</w:t>
      </w:r>
      <w:r w:rsidR="004D0740">
        <w:rPr>
          <w:rFonts w:cs="Times New Roman"/>
          <w:bCs w:val="0"/>
          <w:i w:val="0"/>
          <w:szCs w:val="24"/>
          <w:highlight w:val="yellow"/>
        </w:rPr>
        <w:t>=</w:t>
      </w:r>
      <w:ins w:id="72" w:author="Nancy Briggs" w:date="2024-03-21T12:53:00Z">
        <w:r w:rsidR="00764E70" w:rsidRPr="00764E70">
          <w:rPr>
            <w:rFonts w:cs="Times New Roman"/>
            <w:bCs w:val="0"/>
            <w:i w:val="0"/>
            <w:szCs w:val="24"/>
          </w:rPr>
          <w:t>&lt;0.001</w:t>
        </w:r>
      </w:ins>
      <w:del w:id="73" w:author="Nancy Briggs" w:date="2024-03-21T12:53:00Z">
        <w:r w:rsidR="004D0740" w:rsidDel="00764E70">
          <w:rPr>
            <w:rFonts w:cs="Times New Roman"/>
            <w:bCs w:val="0"/>
            <w:i w:val="0"/>
            <w:szCs w:val="24"/>
            <w:highlight w:val="yellow"/>
          </w:rPr>
          <w:delText>.xxx</w:delText>
        </w:r>
      </w:del>
      <w:r w:rsidR="004D0740">
        <w:rPr>
          <w:rFonts w:cs="Times New Roman"/>
          <w:bCs w:val="0"/>
          <w:i w:val="0"/>
          <w:szCs w:val="24"/>
          <w:highlight w:val="yellow"/>
        </w:rPr>
        <w:t>)</w:t>
      </w:r>
      <w:r w:rsidR="006F4FC3" w:rsidRPr="006F4FC3">
        <w:rPr>
          <w:rFonts w:cs="Times New Roman"/>
          <w:bCs w:val="0"/>
          <w:i w:val="0"/>
          <w:szCs w:val="24"/>
          <w:highlight w:val="yellow"/>
        </w:rPr>
        <w:t>.</w:t>
      </w:r>
      <w:r w:rsidR="006F4FC3">
        <w:rPr>
          <w:rFonts w:cs="Times New Roman"/>
          <w:bCs w:val="0"/>
          <w:i w:val="0"/>
          <w:szCs w:val="24"/>
        </w:rPr>
        <w:t xml:space="preserve"> </w:t>
      </w:r>
      <w:commentRangeEnd w:id="67"/>
      <w:r w:rsidR="00E5249A">
        <w:rPr>
          <w:rStyle w:val="CommentReference"/>
          <w:rFonts w:asciiTheme="minorHAnsi" w:eastAsiaTheme="minorHAnsi" w:hAnsiTheme="minorHAnsi" w:cstheme="minorBidi"/>
          <w:bCs w:val="0"/>
          <w:i w:val="0"/>
          <w:kern w:val="2"/>
          <w:lang w:val="en-AU" w:eastAsia="en-US"/>
          <w14:ligatures w14:val="standardContextual"/>
        </w:rPr>
        <w:commentReference w:id="67"/>
      </w:r>
      <w:r w:rsidR="00A07EA3">
        <w:rPr>
          <w:rFonts w:cs="Times New Roman"/>
          <w:bCs w:val="0"/>
          <w:i w:val="0"/>
          <w:szCs w:val="24"/>
        </w:rPr>
        <w:t>P</w:t>
      </w:r>
      <w:del w:id="74" w:author="Nancy Briggs" w:date="2024-03-25T15:42:00Z">
        <w:r w:rsidR="00A07EA3" w:rsidDel="00156633">
          <w:rPr>
            <w:rFonts w:cs="Times New Roman"/>
            <w:bCs w:val="0"/>
            <w:i w:val="0"/>
            <w:szCs w:val="24"/>
          </w:rPr>
          <w:delText xml:space="preserve">ost hoc </w:delText>
        </w:r>
      </w:del>
      <w:ins w:id="75" w:author="Nancy Briggs" w:date="2024-03-25T15:42:00Z">
        <w:r w:rsidR="00156633">
          <w:rPr>
            <w:rFonts w:cs="Times New Roman"/>
            <w:bCs w:val="0"/>
            <w:i w:val="0"/>
            <w:szCs w:val="24"/>
          </w:rPr>
          <w:lastRenderedPageBreak/>
          <w:t>lanned compariso</w:t>
        </w:r>
      </w:ins>
      <w:ins w:id="76" w:author="Nancy Briggs" w:date="2024-03-25T15:43:00Z">
        <w:r w:rsidR="00156633">
          <w:rPr>
            <w:rFonts w:cs="Times New Roman"/>
            <w:bCs w:val="0"/>
            <w:i w:val="0"/>
            <w:szCs w:val="24"/>
          </w:rPr>
          <w:t xml:space="preserve">ns </w:t>
        </w:r>
      </w:ins>
      <w:del w:id="77" w:author="Nancy Briggs" w:date="2024-03-25T15:43:00Z">
        <w:r w:rsidR="00A07EA3" w:rsidDel="00156633">
          <w:rPr>
            <w:rFonts w:cs="Times New Roman"/>
            <w:bCs w:val="0"/>
            <w:i w:val="0"/>
            <w:szCs w:val="24"/>
          </w:rPr>
          <w:delText xml:space="preserve">comparisons </w:delText>
        </w:r>
      </w:del>
      <w:r w:rsidR="00A07EA3">
        <w:rPr>
          <w:rFonts w:cs="Times New Roman"/>
          <w:bCs w:val="0"/>
          <w:i w:val="0"/>
          <w:szCs w:val="24"/>
        </w:rPr>
        <w:t xml:space="preserve">revealed no significant </w:t>
      </w:r>
      <w:r w:rsidR="004D0740">
        <w:rPr>
          <w:rFonts w:cs="Times New Roman"/>
          <w:bCs w:val="0"/>
          <w:i w:val="0"/>
          <w:szCs w:val="24"/>
        </w:rPr>
        <w:t xml:space="preserve">between-group differences at T1 </w:t>
      </w:r>
      <w:r w:rsidR="00A07EA3">
        <w:rPr>
          <w:rFonts w:cs="Times New Roman"/>
          <w:bCs w:val="0"/>
          <w:i w:val="0"/>
          <w:szCs w:val="24"/>
        </w:rPr>
        <w:t xml:space="preserve">but showed that the PCIT-T group used significantly more positive verbalisations than the COS-P </w:t>
      </w:r>
      <w:r w:rsidR="00131FB3">
        <w:rPr>
          <w:rFonts w:cs="Times New Roman"/>
          <w:bCs w:val="0"/>
          <w:i w:val="0"/>
          <w:szCs w:val="24"/>
        </w:rPr>
        <w:t xml:space="preserve">group at T2 and T3 (T2: </w:t>
      </w:r>
      <w:r w:rsidR="00131FB3" w:rsidRPr="00131FB3">
        <w:rPr>
          <w:rFonts w:cs="Times New Roman"/>
          <w:bCs w:val="0"/>
          <w:iCs/>
          <w:szCs w:val="24"/>
        </w:rPr>
        <w:t>OR</w:t>
      </w:r>
      <w:r w:rsidR="00131FB3">
        <w:rPr>
          <w:rFonts w:cs="Times New Roman"/>
          <w:bCs w:val="0"/>
          <w:i w:val="0"/>
          <w:szCs w:val="24"/>
        </w:rPr>
        <w:t xml:space="preserve"> 12.8, </w:t>
      </w:r>
      <w:r w:rsidR="00131FB3" w:rsidRPr="00131FB3">
        <w:rPr>
          <w:rFonts w:cs="Times New Roman"/>
          <w:bCs w:val="0"/>
          <w:iCs/>
          <w:szCs w:val="24"/>
        </w:rPr>
        <w:t>p</w:t>
      </w:r>
      <w:ins w:id="78" w:author="Nancy Briggs" w:date="2024-03-21T12:54:00Z">
        <w:r w:rsidR="006F2D8F">
          <w:rPr>
            <w:rFonts w:cs="Times New Roman"/>
            <w:bCs w:val="0"/>
            <w:i w:val="0"/>
            <w:szCs w:val="24"/>
          </w:rPr>
          <w:t>&lt;</w:t>
        </w:r>
      </w:ins>
      <w:del w:id="79" w:author="Nancy Briggs" w:date="2024-03-21T12:54:00Z">
        <w:r w:rsidR="00131FB3" w:rsidDel="006F2D8F">
          <w:rPr>
            <w:rFonts w:cs="Times New Roman"/>
            <w:bCs w:val="0"/>
            <w:i w:val="0"/>
            <w:szCs w:val="24"/>
          </w:rPr>
          <w:delText>=</w:delText>
        </w:r>
      </w:del>
      <w:ins w:id="80" w:author="Nancy Briggs" w:date="2024-03-21T12:54:00Z">
        <w:r w:rsidR="006F2D8F">
          <w:rPr>
            <w:rFonts w:cs="Times New Roman"/>
            <w:bCs w:val="0"/>
            <w:i w:val="0"/>
            <w:szCs w:val="24"/>
          </w:rPr>
          <w:t>0</w:t>
        </w:r>
      </w:ins>
      <w:r w:rsidR="00131FB3">
        <w:rPr>
          <w:rFonts w:cs="Times New Roman"/>
          <w:bCs w:val="0"/>
          <w:i w:val="0"/>
          <w:szCs w:val="24"/>
        </w:rPr>
        <w:t>.00</w:t>
      </w:r>
      <w:ins w:id="81" w:author="Nancy Briggs" w:date="2024-03-21T12:54:00Z">
        <w:r w:rsidR="006F2D8F">
          <w:rPr>
            <w:rFonts w:cs="Times New Roman"/>
            <w:bCs w:val="0"/>
            <w:i w:val="0"/>
            <w:szCs w:val="24"/>
          </w:rPr>
          <w:t>1</w:t>
        </w:r>
      </w:ins>
      <w:del w:id="82" w:author="Nancy Briggs" w:date="2024-03-21T12:54:00Z">
        <w:r w:rsidR="00131FB3" w:rsidDel="006F2D8F">
          <w:rPr>
            <w:rFonts w:cs="Times New Roman"/>
            <w:bCs w:val="0"/>
            <w:i w:val="0"/>
            <w:szCs w:val="24"/>
          </w:rPr>
          <w:delText>0</w:delText>
        </w:r>
      </w:del>
      <w:r w:rsidR="00131FB3">
        <w:rPr>
          <w:rFonts w:cs="Times New Roman"/>
          <w:bCs w:val="0"/>
          <w:i w:val="0"/>
          <w:szCs w:val="24"/>
        </w:rPr>
        <w:t xml:space="preserve">; T3: </w:t>
      </w:r>
      <w:r w:rsidR="00131FB3" w:rsidRPr="00131FB3">
        <w:rPr>
          <w:rFonts w:cs="Times New Roman"/>
          <w:bCs w:val="0"/>
          <w:iCs/>
          <w:szCs w:val="24"/>
        </w:rPr>
        <w:t>OR</w:t>
      </w:r>
      <w:r w:rsidR="00131FB3">
        <w:rPr>
          <w:rFonts w:cs="Times New Roman"/>
          <w:bCs w:val="0"/>
          <w:i w:val="0"/>
          <w:szCs w:val="24"/>
        </w:rPr>
        <w:t xml:space="preserve"> = 7.02, </w:t>
      </w:r>
      <w:r w:rsidR="00131FB3" w:rsidRPr="00131FB3">
        <w:rPr>
          <w:rFonts w:cs="Times New Roman"/>
          <w:bCs w:val="0"/>
          <w:iCs/>
          <w:szCs w:val="24"/>
        </w:rPr>
        <w:t>p</w:t>
      </w:r>
      <w:del w:id="83" w:author="Nancy Briggs" w:date="2024-03-21T12:54:00Z">
        <w:r w:rsidR="00131FB3" w:rsidDel="006F2D8F">
          <w:rPr>
            <w:rFonts w:cs="Times New Roman"/>
            <w:bCs w:val="0"/>
            <w:i w:val="0"/>
            <w:szCs w:val="24"/>
          </w:rPr>
          <w:delText>=</w:delText>
        </w:r>
      </w:del>
      <w:ins w:id="84" w:author="Nancy Briggs" w:date="2024-03-21T12:54:00Z">
        <w:r w:rsidR="006F2D8F">
          <w:rPr>
            <w:rFonts w:cs="Times New Roman"/>
            <w:bCs w:val="0"/>
            <w:i w:val="0"/>
            <w:szCs w:val="24"/>
          </w:rPr>
          <w:t>&lt;</w:t>
        </w:r>
      </w:ins>
      <w:del w:id="85" w:author="Nancy Briggs" w:date="2024-03-21T12:54:00Z">
        <w:r w:rsidR="00131FB3" w:rsidDel="006F2D8F">
          <w:rPr>
            <w:rFonts w:cs="Times New Roman"/>
            <w:bCs w:val="0"/>
            <w:i w:val="0"/>
            <w:szCs w:val="24"/>
          </w:rPr>
          <w:delText>.000</w:delText>
        </w:r>
      </w:del>
      <w:ins w:id="86" w:author="Nancy Briggs" w:date="2024-03-21T12:54:00Z">
        <w:r w:rsidR="006F2D8F">
          <w:rPr>
            <w:rFonts w:cs="Times New Roman"/>
            <w:bCs w:val="0"/>
            <w:i w:val="0"/>
            <w:szCs w:val="24"/>
          </w:rPr>
          <w:t>0.001</w:t>
        </w:r>
      </w:ins>
      <w:r w:rsidR="00131FB3">
        <w:rPr>
          <w:rFonts w:cs="Times New Roman"/>
          <w:bCs w:val="0"/>
          <w:i w:val="0"/>
          <w:szCs w:val="24"/>
        </w:rPr>
        <w:t xml:space="preserve">) </w:t>
      </w:r>
      <w:r w:rsidR="004D0740">
        <w:rPr>
          <w:rFonts w:cs="Times New Roman"/>
          <w:bCs w:val="0"/>
          <w:i w:val="0"/>
          <w:szCs w:val="24"/>
        </w:rPr>
        <w:t xml:space="preserve">and </w:t>
      </w:r>
      <w:r w:rsidR="00131FB3">
        <w:rPr>
          <w:rFonts w:cs="Times New Roman"/>
          <w:bCs w:val="0"/>
          <w:i w:val="0"/>
          <w:szCs w:val="24"/>
        </w:rPr>
        <w:t xml:space="preserve">the </w:t>
      </w:r>
      <w:r w:rsidR="004D0740">
        <w:rPr>
          <w:rFonts w:cs="Times New Roman"/>
          <w:bCs w:val="0"/>
          <w:i w:val="0"/>
          <w:szCs w:val="24"/>
        </w:rPr>
        <w:t xml:space="preserve">WL </w:t>
      </w:r>
      <w:r w:rsidR="00A07EA3">
        <w:rPr>
          <w:rFonts w:cs="Times New Roman"/>
          <w:bCs w:val="0"/>
          <w:i w:val="0"/>
          <w:szCs w:val="24"/>
        </w:rPr>
        <w:t>group</w:t>
      </w:r>
      <w:r w:rsidR="00131FB3">
        <w:rPr>
          <w:rFonts w:cs="Times New Roman"/>
          <w:bCs w:val="0"/>
          <w:i w:val="0"/>
          <w:szCs w:val="24"/>
        </w:rPr>
        <w:t xml:space="preserve"> at T2 (</w:t>
      </w:r>
      <w:r w:rsidR="00131FB3" w:rsidRPr="00131FB3">
        <w:rPr>
          <w:rFonts w:cs="Times New Roman"/>
          <w:bCs w:val="0"/>
          <w:iCs/>
          <w:szCs w:val="24"/>
        </w:rPr>
        <w:t>OR</w:t>
      </w:r>
      <w:r w:rsidR="00131FB3">
        <w:rPr>
          <w:rFonts w:cs="Times New Roman"/>
          <w:bCs w:val="0"/>
          <w:i w:val="0"/>
          <w:szCs w:val="24"/>
        </w:rPr>
        <w:t xml:space="preserve"> 14.76, </w:t>
      </w:r>
      <w:r w:rsidR="00131FB3" w:rsidRPr="00131FB3">
        <w:rPr>
          <w:rFonts w:cs="Times New Roman"/>
          <w:bCs w:val="0"/>
          <w:iCs/>
          <w:szCs w:val="24"/>
        </w:rPr>
        <w:t>p</w:t>
      </w:r>
      <w:ins w:id="87" w:author="Nancy Briggs" w:date="2024-03-21T12:54:00Z">
        <w:r w:rsidR="00CC75CA">
          <w:rPr>
            <w:rFonts w:cs="Times New Roman"/>
            <w:bCs w:val="0"/>
            <w:iCs/>
            <w:szCs w:val="24"/>
          </w:rPr>
          <w:t>&lt;0.001</w:t>
        </w:r>
      </w:ins>
      <w:del w:id="88" w:author="Nancy Briggs" w:date="2024-03-21T12:54:00Z">
        <w:r w:rsidR="00131FB3" w:rsidDel="00CC75CA">
          <w:rPr>
            <w:rFonts w:cs="Times New Roman"/>
            <w:bCs w:val="0"/>
            <w:i w:val="0"/>
            <w:szCs w:val="24"/>
          </w:rPr>
          <w:delText>=.000</w:delText>
        </w:r>
      </w:del>
      <w:r w:rsidR="00131FB3">
        <w:rPr>
          <w:rFonts w:cs="Times New Roman"/>
          <w:bCs w:val="0"/>
          <w:i w:val="0"/>
          <w:szCs w:val="24"/>
        </w:rPr>
        <w:t xml:space="preserve">). There were no other significant between group differences. </w:t>
      </w:r>
      <w:r w:rsidR="00A07EA3">
        <w:rPr>
          <w:rFonts w:cs="Times New Roman"/>
          <w:bCs w:val="0"/>
          <w:i w:val="0"/>
          <w:szCs w:val="24"/>
        </w:rPr>
        <w:t xml:space="preserve">The PCIT-T </w:t>
      </w:r>
      <w:r w:rsidR="00131FB3">
        <w:rPr>
          <w:rFonts w:cs="Times New Roman"/>
          <w:bCs w:val="0"/>
          <w:i w:val="0"/>
          <w:szCs w:val="24"/>
        </w:rPr>
        <w:t>group</w:t>
      </w:r>
      <w:r w:rsidR="00A07EA3">
        <w:rPr>
          <w:rFonts w:cs="Times New Roman"/>
          <w:bCs w:val="0"/>
          <w:i w:val="0"/>
          <w:szCs w:val="24"/>
        </w:rPr>
        <w:t xml:space="preserve"> showed significant within-group increases in </w:t>
      </w:r>
      <w:r w:rsidR="00A07EA3" w:rsidRPr="00131FB3">
        <w:rPr>
          <w:rFonts w:cs="Times New Roman"/>
          <w:bCs w:val="0"/>
          <w:i w:val="0"/>
          <w:szCs w:val="24"/>
        </w:rPr>
        <w:t>the number of positive verbalisations from T1 to T2 (</w:t>
      </w:r>
      <w:r w:rsidR="00131FB3" w:rsidRPr="00131FB3">
        <w:rPr>
          <w:rFonts w:cs="Times New Roman"/>
          <w:bCs w:val="0"/>
          <w:iCs/>
          <w:szCs w:val="24"/>
        </w:rPr>
        <w:t>OR</w:t>
      </w:r>
      <w:r w:rsidR="00131FB3" w:rsidRPr="00131FB3">
        <w:rPr>
          <w:rFonts w:cs="Times New Roman"/>
          <w:bCs w:val="0"/>
          <w:i w:val="0"/>
          <w:szCs w:val="24"/>
        </w:rPr>
        <w:t xml:space="preserve"> 26.55</w:t>
      </w:r>
      <w:r w:rsidR="00131FB3">
        <w:rPr>
          <w:rFonts w:cs="Times New Roman"/>
          <w:bCs w:val="0"/>
          <w:i w:val="0"/>
          <w:szCs w:val="24"/>
        </w:rPr>
        <w:t xml:space="preserve">, </w:t>
      </w:r>
      <w:r w:rsidR="00131FB3" w:rsidRPr="00131FB3">
        <w:rPr>
          <w:rFonts w:cs="Times New Roman"/>
          <w:bCs w:val="0"/>
          <w:iCs/>
          <w:szCs w:val="24"/>
        </w:rPr>
        <w:t>p</w:t>
      </w:r>
      <w:r w:rsidR="00131FB3" w:rsidRPr="00131FB3">
        <w:rPr>
          <w:rFonts w:cs="Times New Roman"/>
          <w:bCs w:val="0"/>
          <w:i w:val="0"/>
          <w:szCs w:val="24"/>
        </w:rPr>
        <w:t xml:space="preserve"> </w:t>
      </w:r>
      <w:ins w:id="89" w:author="Nancy Briggs" w:date="2024-03-25T15:25:00Z">
        <w:r w:rsidR="00414200">
          <w:rPr>
            <w:rFonts w:cs="Times New Roman"/>
            <w:bCs w:val="0"/>
            <w:i w:val="0"/>
            <w:szCs w:val="24"/>
          </w:rPr>
          <w:t>&lt;</w:t>
        </w:r>
      </w:ins>
      <w:del w:id="90" w:author="Nancy Briggs" w:date="2024-03-25T15:25:00Z">
        <w:r w:rsidR="00131FB3" w:rsidRPr="00131FB3" w:rsidDel="00414200">
          <w:rPr>
            <w:rFonts w:cs="Times New Roman"/>
            <w:bCs w:val="0"/>
            <w:i w:val="0"/>
            <w:szCs w:val="24"/>
          </w:rPr>
          <w:delText>=</w:delText>
        </w:r>
      </w:del>
      <w:r w:rsidR="00131FB3" w:rsidRPr="00131FB3">
        <w:rPr>
          <w:rFonts w:cs="Times New Roman"/>
          <w:bCs w:val="0"/>
          <w:i w:val="0"/>
          <w:szCs w:val="24"/>
        </w:rPr>
        <w:t xml:space="preserve"> .00</w:t>
      </w:r>
      <w:ins w:id="91" w:author="Nancy Briggs" w:date="2024-03-25T15:25:00Z">
        <w:r w:rsidR="00414200">
          <w:rPr>
            <w:rFonts w:cs="Times New Roman"/>
            <w:bCs w:val="0"/>
            <w:i w:val="0"/>
            <w:szCs w:val="24"/>
          </w:rPr>
          <w:t>1</w:t>
        </w:r>
      </w:ins>
      <w:del w:id="92" w:author="Nancy Briggs" w:date="2024-03-25T15:25:00Z">
        <w:r w:rsidR="00131FB3" w:rsidRPr="00131FB3" w:rsidDel="00414200">
          <w:rPr>
            <w:rFonts w:cs="Times New Roman"/>
            <w:bCs w:val="0"/>
            <w:i w:val="0"/>
            <w:szCs w:val="24"/>
          </w:rPr>
          <w:delText>0</w:delText>
        </w:r>
      </w:del>
      <w:r w:rsidR="00131FB3">
        <w:rPr>
          <w:rFonts w:cs="Times New Roman"/>
          <w:bCs w:val="0"/>
          <w:i w:val="0"/>
          <w:szCs w:val="24"/>
        </w:rPr>
        <w:t xml:space="preserve">) and </w:t>
      </w:r>
      <w:r w:rsidR="00A07EA3" w:rsidRPr="00131FB3">
        <w:rPr>
          <w:rFonts w:cs="Times New Roman"/>
          <w:bCs w:val="0"/>
          <w:i w:val="0"/>
          <w:szCs w:val="24"/>
        </w:rPr>
        <w:t>from T1 to T3 (</w:t>
      </w:r>
      <w:r w:rsidR="00131FB3" w:rsidRPr="00131FB3">
        <w:rPr>
          <w:rFonts w:cs="Times New Roman"/>
          <w:bCs w:val="0"/>
          <w:iCs/>
          <w:szCs w:val="24"/>
        </w:rPr>
        <w:t xml:space="preserve">OR </w:t>
      </w:r>
      <w:r w:rsidR="00131FB3" w:rsidRPr="00131FB3">
        <w:rPr>
          <w:rFonts w:cs="Times New Roman"/>
          <w:bCs w:val="0"/>
          <w:i w:val="0"/>
          <w:szCs w:val="24"/>
        </w:rPr>
        <w:t>15.56</w:t>
      </w:r>
      <w:r w:rsidR="00131FB3">
        <w:rPr>
          <w:rFonts w:cs="Times New Roman"/>
          <w:bCs w:val="0"/>
          <w:i w:val="0"/>
          <w:szCs w:val="24"/>
        </w:rPr>
        <w:t xml:space="preserve">, </w:t>
      </w:r>
      <w:r w:rsidR="00131FB3" w:rsidRPr="00131FB3">
        <w:rPr>
          <w:rFonts w:cs="Times New Roman"/>
          <w:bCs w:val="0"/>
          <w:iCs/>
          <w:szCs w:val="24"/>
        </w:rPr>
        <w:t>p</w:t>
      </w:r>
      <w:r w:rsidR="00131FB3" w:rsidRPr="00131FB3">
        <w:rPr>
          <w:rFonts w:cs="Times New Roman"/>
          <w:bCs w:val="0"/>
          <w:i w:val="0"/>
          <w:szCs w:val="24"/>
        </w:rPr>
        <w:t xml:space="preserve"> </w:t>
      </w:r>
      <w:ins w:id="93" w:author="Nancy Briggs" w:date="2024-03-25T15:26:00Z">
        <w:r w:rsidR="00E5114D">
          <w:rPr>
            <w:rFonts w:cs="Times New Roman"/>
            <w:bCs w:val="0"/>
            <w:i w:val="0"/>
            <w:szCs w:val="24"/>
          </w:rPr>
          <w:t>&lt;</w:t>
        </w:r>
      </w:ins>
      <w:del w:id="94" w:author="Nancy Briggs" w:date="2024-03-25T15:26:00Z">
        <w:r w:rsidR="00131FB3" w:rsidRPr="00131FB3" w:rsidDel="00E5114D">
          <w:rPr>
            <w:rFonts w:cs="Times New Roman"/>
            <w:bCs w:val="0"/>
            <w:i w:val="0"/>
            <w:szCs w:val="24"/>
          </w:rPr>
          <w:delText>=</w:delText>
        </w:r>
      </w:del>
      <w:r w:rsidR="00131FB3" w:rsidRPr="00131FB3">
        <w:rPr>
          <w:rFonts w:cs="Times New Roman"/>
          <w:bCs w:val="0"/>
          <w:i w:val="0"/>
          <w:szCs w:val="24"/>
        </w:rPr>
        <w:t xml:space="preserve"> .00</w:t>
      </w:r>
      <w:ins w:id="95" w:author="Nancy Briggs" w:date="2024-03-25T15:26:00Z">
        <w:r w:rsidR="00E5114D">
          <w:rPr>
            <w:rFonts w:cs="Times New Roman"/>
            <w:bCs w:val="0"/>
            <w:i w:val="0"/>
            <w:szCs w:val="24"/>
          </w:rPr>
          <w:t>1</w:t>
        </w:r>
      </w:ins>
      <w:del w:id="96" w:author="Nancy Briggs" w:date="2024-03-25T15:26:00Z">
        <w:r w:rsidR="00131FB3" w:rsidRPr="00131FB3" w:rsidDel="00E5114D">
          <w:rPr>
            <w:rFonts w:cs="Times New Roman"/>
            <w:bCs w:val="0"/>
            <w:i w:val="0"/>
            <w:szCs w:val="24"/>
          </w:rPr>
          <w:delText>0</w:delText>
        </w:r>
      </w:del>
      <w:r w:rsidR="00A07EA3" w:rsidRPr="00131FB3">
        <w:rPr>
          <w:rFonts w:cs="Times New Roman"/>
          <w:bCs w:val="0"/>
          <w:i w:val="0"/>
          <w:szCs w:val="24"/>
        </w:rPr>
        <w:t>)</w:t>
      </w:r>
      <w:r w:rsidR="00131FB3">
        <w:rPr>
          <w:rFonts w:cs="Times New Roman"/>
          <w:bCs w:val="0"/>
          <w:i w:val="0"/>
          <w:szCs w:val="24"/>
        </w:rPr>
        <w:t>. T</w:t>
      </w:r>
      <w:r w:rsidR="00A07EA3" w:rsidRPr="00131FB3">
        <w:rPr>
          <w:rFonts w:cs="Times New Roman"/>
          <w:bCs w:val="0"/>
          <w:i w:val="0"/>
          <w:szCs w:val="24"/>
        </w:rPr>
        <w:t>here were no within-group changes for the COS-P or WL groups.</w:t>
      </w:r>
      <w:r w:rsidR="00A07EA3" w:rsidRPr="00A07EA3">
        <w:rPr>
          <w:rFonts w:cs="Times New Roman"/>
          <w:bCs w:val="0"/>
          <w:i w:val="0"/>
          <w:szCs w:val="24"/>
        </w:rPr>
        <w:t xml:space="preserve"> </w:t>
      </w:r>
      <w:r w:rsidR="00A07EA3" w:rsidRPr="006D15E6">
        <w:rPr>
          <w:rFonts w:cs="Times New Roman"/>
          <w:bCs w:val="0"/>
          <w:i w:val="0"/>
          <w:szCs w:val="24"/>
          <w:highlight w:val="yellow"/>
        </w:rPr>
        <w:t>The hypothes</w:t>
      </w:r>
      <w:ins w:id="97" w:author="Nancy Briggs" w:date="2024-03-25T15:37:00Z">
        <w:r w:rsidR="0046173F">
          <w:rPr>
            <w:rFonts w:cs="Times New Roman"/>
            <w:bCs w:val="0"/>
            <w:i w:val="0"/>
            <w:szCs w:val="24"/>
            <w:highlight w:val="yellow"/>
          </w:rPr>
          <w:t>i</w:t>
        </w:r>
      </w:ins>
      <w:del w:id="98" w:author="Nancy Briggs" w:date="2024-03-25T15:37:00Z">
        <w:r w:rsidR="00A07EA3" w:rsidDel="0046173F">
          <w:rPr>
            <w:rFonts w:cs="Times New Roman"/>
            <w:bCs w:val="0"/>
            <w:i w:val="0"/>
            <w:szCs w:val="24"/>
            <w:highlight w:val="yellow"/>
          </w:rPr>
          <w:delText>e</w:delText>
        </w:r>
      </w:del>
      <w:r w:rsidR="00A07EA3">
        <w:rPr>
          <w:rFonts w:cs="Times New Roman"/>
          <w:bCs w:val="0"/>
          <w:i w:val="0"/>
          <w:szCs w:val="24"/>
          <w:highlight w:val="yellow"/>
        </w:rPr>
        <w:t>s</w:t>
      </w:r>
      <w:r w:rsidR="00A07EA3" w:rsidRPr="006D15E6">
        <w:rPr>
          <w:rFonts w:cs="Times New Roman"/>
          <w:bCs w:val="0"/>
          <w:i w:val="0"/>
          <w:szCs w:val="24"/>
          <w:highlight w:val="yellow"/>
        </w:rPr>
        <w:t xml:space="preserve"> that there would be gradient effect</w:t>
      </w:r>
      <w:r w:rsidR="00A07EA3">
        <w:rPr>
          <w:rFonts w:cs="Times New Roman"/>
          <w:bCs w:val="0"/>
          <w:i w:val="0"/>
          <w:szCs w:val="24"/>
          <w:highlight w:val="yellow"/>
        </w:rPr>
        <w:t>s</w:t>
      </w:r>
      <w:r w:rsidR="00A07EA3" w:rsidRPr="006D15E6">
        <w:rPr>
          <w:rFonts w:cs="Times New Roman"/>
          <w:bCs w:val="0"/>
          <w:i w:val="0"/>
          <w:szCs w:val="24"/>
          <w:highlight w:val="yellow"/>
        </w:rPr>
        <w:t xml:space="preserve"> </w:t>
      </w:r>
      <w:r w:rsidR="00A07EA3">
        <w:rPr>
          <w:rFonts w:cs="Times New Roman"/>
          <w:bCs w:val="0"/>
          <w:i w:val="0"/>
          <w:szCs w:val="24"/>
          <w:highlight w:val="yellow"/>
        </w:rPr>
        <w:t xml:space="preserve">in terms of the magnitude of effects </w:t>
      </w:r>
      <w:r w:rsidR="00A07EA3" w:rsidRPr="006D15E6">
        <w:rPr>
          <w:rFonts w:cs="Times New Roman"/>
          <w:bCs w:val="0"/>
          <w:i w:val="0"/>
          <w:szCs w:val="24"/>
          <w:highlight w:val="yellow"/>
        </w:rPr>
        <w:t>from T1 to T2</w:t>
      </w:r>
      <w:r w:rsidR="00A07EA3">
        <w:rPr>
          <w:rFonts w:cs="Times New Roman"/>
          <w:bCs w:val="0"/>
          <w:i w:val="0"/>
          <w:szCs w:val="24"/>
          <w:highlight w:val="yellow"/>
        </w:rPr>
        <w:t xml:space="preserve"> [PCIT-T</w:t>
      </w:r>
      <w:r w:rsidR="00A07EA3" w:rsidRPr="006D15E6">
        <w:rPr>
          <w:rFonts w:cs="Times New Roman"/>
          <w:bCs w:val="0"/>
          <w:i w:val="0"/>
          <w:szCs w:val="24"/>
          <w:highlight w:val="yellow"/>
        </w:rPr>
        <w:t xml:space="preserve"> </w:t>
      </w:r>
      <w:r w:rsidR="00A07EA3">
        <w:rPr>
          <w:rFonts w:cs="Times New Roman"/>
          <w:bCs w:val="0"/>
          <w:i w:val="0"/>
          <w:szCs w:val="24"/>
          <w:highlight w:val="yellow"/>
        </w:rPr>
        <w:t>&gt; COS-P &gt;</w:t>
      </w:r>
      <w:r w:rsidR="00A07EA3" w:rsidRPr="006D15E6">
        <w:rPr>
          <w:rFonts w:cs="Times New Roman"/>
          <w:bCs w:val="0"/>
          <w:i w:val="0"/>
          <w:szCs w:val="24"/>
          <w:highlight w:val="yellow"/>
        </w:rPr>
        <w:t xml:space="preserve"> WL</w:t>
      </w:r>
      <w:r w:rsidR="00A07EA3">
        <w:rPr>
          <w:rFonts w:cs="Times New Roman"/>
          <w:bCs w:val="0"/>
          <w:i w:val="0"/>
          <w:szCs w:val="24"/>
          <w:highlight w:val="yellow"/>
        </w:rPr>
        <w:t>] and</w:t>
      </w:r>
      <w:r w:rsidR="00A07EA3" w:rsidRPr="006D15E6">
        <w:rPr>
          <w:rFonts w:cs="Times New Roman"/>
          <w:bCs w:val="0"/>
          <w:i w:val="0"/>
          <w:szCs w:val="24"/>
          <w:highlight w:val="yellow"/>
        </w:rPr>
        <w:t xml:space="preserve"> from T2 to T3</w:t>
      </w:r>
      <w:r w:rsidR="00A07EA3">
        <w:rPr>
          <w:rFonts w:cs="Times New Roman"/>
          <w:bCs w:val="0"/>
          <w:i w:val="0"/>
          <w:szCs w:val="24"/>
          <w:highlight w:val="yellow"/>
        </w:rPr>
        <w:t xml:space="preserve"> [</w:t>
      </w:r>
      <w:r w:rsidR="00A07EA3" w:rsidRPr="006D15E6">
        <w:rPr>
          <w:rFonts w:cs="Times New Roman"/>
          <w:bCs w:val="0"/>
          <w:i w:val="0"/>
          <w:szCs w:val="24"/>
          <w:highlight w:val="yellow"/>
        </w:rPr>
        <w:t xml:space="preserve">PCIT-T </w:t>
      </w:r>
      <w:r w:rsidR="00A07EA3">
        <w:rPr>
          <w:rFonts w:cs="Times New Roman"/>
          <w:bCs w:val="0"/>
          <w:i w:val="0"/>
          <w:szCs w:val="24"/>
          <w:highlight w:val="yellow"/>
        </w:rPr>
        <w:t xml:space="preserve">&gt; </w:t>
      </w:r>
      <w:r w:rsidR="00A07EA3" w:rsidRPr="006D15E6">
        <w:rPr>
          <w:rFonts w:cs="Times New Roman"/>
          <w:bCs w:val="0"/>
          <w:i w:val="0"/>
          <w:szCs w:val="24"/>
          <w:highlight w:val="yellow"/>
        </w:rPr>
        <w:t>COS-P</w:t>
      </w:r>
      <w:r w:rsidR="00A07EA3">
        <w:rPr>
          <w:rFonts w:cs="Times New Roman"/>
          <w:bCs w:val="0"/>
          <w:i w:val="0"/>
          <w:szCs w:val="24"/>
          <w:highlight w:val="yellow"/>
        </w:rPr>
        <w:t xml:space="preserve"> group],</w:t>
      </w:r>
      <w:r w:rsidR="00A07EA3" w:rsidRPr="006D15E6">
        <w:rPr>
          <w:rFonts w:cs="Times New Roman"/>
          <w:bCs w:val="0"/>
          <w:i w:val="0"/>
          <w:szCs w:val="24"/>
          <w:highlight w:val="yellow"/>
        </w:rPr>
        <w:t xml:space="preserve"> </w:t>
      </w:r>
      <w:r w:rsidR="00A07EA3">
        <w:rPr>
          <w:rFonts w:cs="Times New Roman"/>
          <w:bCs w:val="0"/>
          <w:i w:val="0"/>
          <w:szCs w:val="24"/>
          <w:highlight w:val="yellow"/>
        </w:rPr>
        <w:t>w</w:t>
      </w:r>
      <w:ins w:id="99" w:author="Nancy Briggs" w:date="2024-03-25T15:37:00Z">
        <w:r w:rsidR="0046173F">
          <w:rPr>
            <w:rFonts w:cs="Times New Roman"/>
            <w:bCs w:val="0"/>
            <w:i w:val="0"/>
            <w:szCs w:val="24"/>
            <w:highlight w:val="yellow"/>
          </w:rPr>
          <w:t>as</w:t>
        </w:r>
      </w:ins>
      <w:del w:id="100" w:author="Nancy Briggs" w:date="2024-03-25T15:37:00Z">
        <w:r w:rsidR="00A07EA3" w:rsidDel="0046173F">
          <w:rPr>
            <w:rFonts w:cs="Times New Roman"/>
            <w:bCs w:val="0"/>
            <w:i w:val="0"/>
            <w:szCs w:val="24"/>
            <w:highlight w:val="yellow"/>
          </w:rPr>
          <w:delText>ere</w:delText>
        </w:r>
      </w:del>
      <w:r w:rsidR="00A07EA3" w:rsidRPr="006D15E6">
        <w:rPr>
          <w:rFonts w:cs="Times New Roman"/>
          <w:bCs w:val="0"/>
          <w:i w:val="0"/>
          <w:szCs w:val="24"/>
          <w:highlight w:val="yellow"/>
        </w:rPr>
        <w:t xml:space="preserve"> </w:t>
      </w:r>
      <w:commentRangeStart w:id="101"/>
      <w:commentRangeStart w:id="102"/>
      <w:commentRangeStart w:id="103"/>
      <w:commentRangeStart w:id="104"/>
      <w:r w:rsidR="00A07EA3" w:rsidRPr="006D15E6">
        <w:rPr>
          <w:rFonts w:cs="Times New Roman"/>
          <w:bCs w:val="0"/>
          <w:i w:val="0"/>
          <w:szCs w:val="24"/>
          <w:highlight w:val="yellow"/>
        </w:rPr>
        <w:t>supported</w:t>
      </w:r>
      <w:commentRangeEnd w:id="101"/>
      <w:r w:rsidR="00E5249A">
        <w:rPr>
          <w:rStyle w:val="CommentReference"/>
          <w:rFonts w:asciiTheme="minorHAnsi" w:eastAsiaTheme="minorHAnsi" w:hAnsiTheme="minorHAnsi" w:cstheme="minorBidi"/>
          <w:bCs w:val="0"/>
          <w:i w:val="0"/>
          <w:kern w:val="2"/>
          <w:lang w:val="en-AU" w:eastAsia="en-US"/>
          <w14:ligatures w14:val="standardContextual"/>
        </w:rPr>
        <w:commentReference w:id="101"/>
      </w:r>
      <w:commentRangeEnd w:id="102"/>
      <w:r w:rsidR="00E5249A">
        <w:rPr>
          <w:rStyle w:val="CommentReference"/>
          <w:rFonts w:asciiTheme="minorHAnsi" w:eastAsiaTheme="minorHAnsi" w:hAnsiTheme="minorHAnsi" w:cstheme="minorBidi"/>
          <w:bCs w:val="0"/>
          <w:i w:val="0"/>
          <w:kern w:val="2"/>
          <w:lang w:val="en-AU" w:eastAsia="en-US"/>
          <w14:ligatures w14:val="standardContextual"/>
        </w:rPr>
        <w:commentReference w:id="102"/>
      </w:r>
      <w:commentRangeEnd w:id="103"/>
      <w:r w:rsidR="00864C3C">
        <w:rPr>
          <w:rStyle w:val="CommentReference"/>
          <w:rFonts w:asciiTheme="minorHAnsi" w:eastAsiaTheme="minorHAnsi" w:hAnsiTheme="minorHAnsi" w:cstheme="minorBidi"/>
          <w:bCs w:val="0"/>
          <w:i w:val="0"/>
          <w:kern w:val="2"/>
          <w:lang w:val="en-AU" w:eastAsia="en-US"/>
          <w14:ligatures w14:val="standardContextual"/>
        </w:rPr>
        <w:commentReference w:id="103"/>
      </w:r>
      <w:commentRangeEnd w:id="104"/>
      <w:r w:rsidR="00CD0569">
        <w:rPr>
          <w:rStyle w:val="CommentReference"/>
          <w:rFonts w:asciiTheme="minorHAnsi" w:eastAsiaTheme="minorHAnsi" w:hAnsiTheme="minorHAnsi" w:cstheme="minorBidi"/>
          <w:bCs w:val="0"/>
          <w:i w:val="0"/>
          <w:kern w:val="2"/>
          <w:lang w:val="en-AU" w:eastAsia="en-US"/>
          <w14:ligatures w14:val="standardContextual"/>
        </w:rPr>
        <w:commentReference w:id="104"/>
      </w:r>
      <w:ins w:id="105" w:author="Nancy Briggs" w:date="2024-03-25T15:37:00Z">
        <w:r w:rsidR="0046173F">
          <w:rPr>
            <w:rFonts w:cs="Times New Roman"/>
            <w:bCs w:val="0"/>
            <w:i w:val="0"/>
            <w:szCs w:val="24"/>
          </w:rPr>
          <w:t xml:space="preserve"> (</w:t>
        </w:r>
        <w:proofErr w:type="gramStart"/>
        <w:r w:rsidR="0046173F">
          <w:rPr>
            <w:rFonts w:cs="Times New Roman"/>
            <w:bCs w:val="0"/>
            <w:i w:val="0"/>
            <w:szCs w:val="24"/>
          </w:rPr>
          <w:t>F(</w:t>
        </w:r>
        <w:proofErr w:type="gramEnd"/>
        <w:r w:rsidR="0046173F">
          <w:rPr>
            <w:rFonts w:cs="Times New Roman"/>
            <w:bCs w:val="0"/>
            <w:i w:val="0"/>
            <w:szCs w:val="24"/>
          </w:rPr>
          <w:t>2,153)=34.36, p&lt;0.001)</w:t>
        </w:r>
      </w:ins>
      <w:r w:rsidR="00131FB3">
        <w:rPr>
          <w:rFonts w:cs="Times New Roman"/>
          <w:bCs w:val="0"/>
          <w:i w:val="0"/>
          <w:szCs w:val="24"/>
        </w:rPr>
        <w:t>.</w:t>
      </w:r>
    </w:p>
    <w:p w14:paraId="5B971684" w14:textId="5B28A5A9" w:rsidR="00175AA1" w:rsidRDefault="006F4FC3" w:rsidP="00175AA1">
      <w:pPr>
        <w:pStyle w:val="Heading3"/>
        <w:spacing w:line="480" w:lineRule="auto"/>
        <w:ind w:firstLine="720"/>
        <w:rPr>
          <w:rFonts w:cs="Times New Roman"/>
          <w:bCs w:val="0"/>
          <w:i w:val="0"/>
          <w:szCs w:val="24"/>
        </w:rPr>
      </w:pPr>
      <w:r>
        <w:rPr>
          <w:rFonts w:cs="Times New Roman"/>
          <w:bCs w:val="0"/>
          <w:i w:val="0"/>
          <w:szCs w:val="24"/>
          <w:highlight w:val="yellow"/>
        </w:rPr>
        <w:t xml:space="preserve">For negative parenting verbalisations, </w:t>
      </w:r>
      <w:r w:rsidR="004D23FC">
        <w:rPr>
          <w:rFonts w:cs="Times New Roman"/>
          <w:bCs w:val="0"/>
          <w:i w:val="0"/>
          <w:szCs w:val="24"/>
          <w:highlight w:val="yellow"/>
        </w:rPr>
        <w:t xml:space="preserve">assessed </w:t>
      </w:r>
      <w:r w:rsidR="004D23FC" w:rsidRPr="00A07EA3">
        <w:rPr>
          <w:rFonts w:cs="Times New Roman"/>
          <w:bCs w:val="0"/>
          <w:i w:val="0"/>
          <w:szCs w:val="24"/>
        </w:rPr>
        <w:t xml:space="preserve">using the DPICS-IV coding system, indexed as total proportion of verbalisations that were </w:t>
      </w:r>
      <w:r w:rsidR="004D23FC">
        <w:rPr>
          <w:rFonts w:cs="Times New Roman"/>
          <w:bCs w:val="0"/>
          <w:i w:val="0"/>
          <w:szCs w:val="24"/>
        </w:rPr>
        <w:t>negative statements directed towards the child</w:t>
      </w:r>
      <w:r w:rsidR="004D23FC" w:rsidRPr="00A07EA3">
        <w:rPr>
          <w:rFonts w:cs="Times New Roman"/>
          <w:bCs w:val="0"/>
          <w:i w:val="0"/>
          <w:szCs w:val="24"/>
        </w:rPr>
        <w:t xml:space="preserve"> praises</w:t>
      </w:r>
      <w:r w:rsidR="004D23FC">
        <w:rPr>
          <w:rFonts w:cs="Times New Roman"/>
          <w:bCs w:val="0"/>
          <w:i w:val="0"/>
          <w:szCs w:val="24"/>
          <w:highlight w:val="yellow"/>
        </w:rPr>
        <w:t xml:space="preserve">, </w:t>
      </w:r>
      <w:commentRangeStart w:id="106"/>
      <w:r>
        <w:rPr>
          <w:rFonts w:cs="Times New Roman"/>
          <w:bCs w:val="0"/>
          <w:i w:val="0"/>
          <w:szCs w:val="24"/>
          <w:highlight w:val="yellow"/>
        </w:rPr>
        <w:t>s</w:t>
      </w:r>
      <w:r w:rsidRPr="006F4FC3">
        <w:rPr>
          <w:rFonts w:cs="Times New Roman"/>
          <w:bCs w:val="0"/>
          <w:i w:val="0"/>
          <w:szCs w:val="24"/>
          <w:highlight w:val="yellow"/>
        </w:rPr>
        <w:t xml:space="preserve">ignificant effects were identified for </w:t>
      </w:r>
      <w:del w:id="107" w:author="Nancy Briggs" w:date="2024-03-25T15:46:00Z">
        <w:r w:rsidRPr="006F4FC3" w:rsidDel="0068684E">
          <w:rPr>
            <w:rFonts w:cs="Times New Roman"/>
            <w:bCs w:val="0"/>
            <w:i w:val="0"/>
            <w:szCs w:val="24"/>
            <w:highlight w:val="yellow"/>
          </w:rPr>
          <w:delText>group</w:delText>
        </w:r>
      </w:del>
      <w:ins w:id="108" w:author="Nancy Briggs" w:date="2024-03-25T15:46:00Z">
        <w:r w:rsidR="0068684E">
          <w:rPr>
            <w:rFonts w:cs="Times New Roman"/>
            <w:bCs w:val="0"/>
            <w:i w:val="0"/>
            <w:szCs w:val="24"/>
            <w:highlight w:val="yellow"/>
          </w:rPr>
          <w:t>=</w:t>
        </w:r>
      </w:ins>
      <w:del w:id="109" w:author="Nancy Briggs" w:date="2024-03-25T15:46:00Z">
        <w:r w:rsidRPr="006F4FC3" w:rsidDel="0068684E">
          <w:rPr>
            <w:rFonts w:cs="Times New Roman"/>
            <w:bCs w:val="0"/>
            <w:i w:val="0"/>
            <w:szCs w:val="24"/>
            <w:highlight w:val="yellow"/>
          </w:rPr>
          <w:delText>, XXXX, and</w:delText>
        </w:r>
      </w:del>
      <w:r w:rsidRPr="006F4FC3">
        <w:rPr>
          <w:rFonts w:cs="Times New Roman"/>
          <w:bCs w:val="0"/>
          <w:i w:val="0"/>
          <w:szCs w:val="24"/>
          <w:highlight w:val="yellow"/>
        </w:rPr>
        <w:t xml:space="preserve"> time</w:t>
      </w:r>
      <w:del w:id="110" w:author="Nancy Briggs" w:date="2024-03-25T15:46:00Z">
        <w:r w:rsidRPr="006F4FC3" w:rsidDel="0068684E">
          <w:rPr>
            <w:rFonts w:cs="Times New Roman"/>
            <w:bCs w:val="0"/>
            <w:i w:val="0"/>
            <w:szCs w:val="24"/>
            <w:highlight w:val="yellow"/>
          </w:rPr>
          <w:delText>, xxxxx</w:delText>
        </w:r>
      </w:del>
      <w:ins w:id="111" w:author="Nancy Briggs" w:date="2024-03-25T15:46:00Z">
        <w:r w:rsidR="0068684E">
          <w:rPr>
            <w:rFonts w:cs="Times New Roman"/>
            <w:bCs w:val="0"/>
            <w:i w:val="0"/>
            <w:szCs w:val="24"/>
            <w:highlight w:val="yellow"/>
          </w:rPr>
          <w:t xml:space="preserve"> (p&lt;0.001)</w:t>
        </w:r>
      </w:ins>
      <w:r w:rsidRPr="006F4FC3">
        <w:rPr>
          <w:rFonts w:cs="Times New Roman"/>
          <w:bCs w:val="0"/>
          <w:i w:val="0"/>
          <w:szCs w:val="24"/>
          <w:highlight w:val="yellow"/>
        </w:rPr>
        <w:t>, and group x time</w:t>
      </w:r>
      <w:del w:id="112" w:author="Nancy Briggs" w:date="2024-03-25T15:46:00Z">
        <w:r w:rsidRPr="006F4FC3" w:rsidDel="0068684E">
          <w:rPr>
            <w:rFonts w:cs="Times New Roman"/>
            <w:bCs w:val="0"/>
            <w:i w:val="0"/>
            <w:szCs w:val="24"/>
            <w:highlight w:val="yellow"/>
          </w:rPr>
          <w:delText xml:space="preserve">, </w:delText>
        </w:r>
      </w:del>
      <w:ins w:id="113" w:author="Nancy Briggs" w:date="2024-03-25T15:46:00Z">
        <w:r w:rsidR="0068684E">
          <w:rPr>
            <w:rFonts w:cs="Times New Roman"/>
            <w:bCs w:val="0"/>
            <w:i w:val="0"/>
            <w:szCs w:val="24"/>
            <w:highlight w:val="yellow"/>
          </w:rPr>
          <w:t xml:space="preserve"> </w:t>
        </w:r>
        <w:r w:rsidR="0068684E" w:rsidRPr="0068684E">
          <w:rPr>
            <w:rFonts w:cs="Times New Roman"/>
            <w:bCs w:val="0"/>
            <w:i w:val="0"/>
            <w:szCs w:val="24"/>
          </w:rPr>
          <w:t>(p&lt;0.001)</w:t>
        </w:r>
      </w:ins>
      <w:del w:id="114" w:author="Nancy Briggs" w:date="2024-03-25T15:46:00Z">
        <w:r w:rsidRPr="006F4FC3" w:rsidDel="0068684E">
          <w:rPr>
            <w:rFonts w:cs="Times New Roman"/>
            <w:bCs w:val="0"/>
            <w:i w:val="0"/>
            <w:szCs w:val="24"/>
            <w:highlight w:val="yellow"/>
          </w:rPr>
          <w:delText>XXXXX</w:delText>
        </w:r>
      </w:del>
      <w:r w:rsidRPr="006F4FC3">
        <w:rPr>
          <w:rFonts w:cs="Times New Roman"/>
          <w:bCs w:val="0"/>
          <w:i w:val="0"/>
          <w:szCs w:val="24"/>
          <w:highlight w:val="yellow"/>
        </w:rPr>
        <w:t>.</w:t>
      </w:r>
      <w:r>
        <w:rPr>
          <w:rFonts w:cs="Times New Roman"/>
          <w:bCs w:val="0"/>
          <w:i w:val="0"/>
          <w:szCs w:val="24"/>
        </w:rPr>
        <w:t xml:space="preserve"> </w:t>
      </w:r>
      <w:commentRangeEnd w:id="106"/>
      <w:r w:rsidR="00E5249A">
        <w:rPr>
          <w:rStyle w:val="CommentReference"/>
          <w:rFonts w:asciiTheme="minorHAnsi" w:eastAsiaTheme="minorHAnsi" w:hAnsiTheme="minorHAnsi" w:cstheme="minorBidi"/>
          <w:bCs w:val="0"/>
          <w:i w:val="0"/>
          <w:kern w:val="2"/>
          <w:lang w:val="en-AU" w:eastAsia="en-US"/>
          <w14:ligatures w14:val="standardContextual"/>
        </w:rPr>
        <w:commentReference w:id="106"/>
      </w:r>
      <w:r w:rsidR="00131FB3">
        <w:rPr>
          <w:rFonts w:cs="Times New Roman"/>
          <w:bCs w:val="0"/>
          <w:i w:val="0"/>
          <w:szCs w:val="24"/>
        </w:rPr>
        <w:t>P</w:t>
      </w:r>
      <w:del w:id="115" w:author="Nancy Briggs" w:date="2024-03-25T15:46:00Z">
        <w:r w:rsidR="00131FB3" w:rsidDel="0068684E">
          <w:rPr>
            <w:rFonts w:cs="Times New Roman"/>
            <w:bCs w:val="0"/>
            <w:i w:val="0"/>
            <w:szCs w:val="24"/>
          </w:rPr>
          <w:delText>ost hoc</w:delText>
        </w:r>
      </w:del>
      <w:ins w:id="116" w:author="Nancy Briggs" w:date="2024-03-25T15:46:00Z">
        <w:r w:rsidR="0068684E">
          <w:rPr>
            <w:rFonts w:cs="Times New Roman"/>
            <w:bCs w:val="0"/>
            <w:i w:val="0"/>
            <w:szCs w:val="24"/>
          </w:rPr>
          <w:t>lanned</w:t>
        </w:r>
      </w:ins>
      <w:r w:rsidR="00131FB3">
        <w:rPr>
          <w:rFonts w:cs="Times New Roman"/>
          <w:bCs w:val="0"/>
          <w:i w:val="0"/>
          <w:szCs w:val="24"/>
        </w:rPr>
        <w:t xml:space="preserve"> comparisons revealed no significant between-group differences at T1 but showed that the PCIT-T group </w:t>
      </w:r>
      <w:ins w:id="117" w:author="Nancy Briggs" w:date="2024-03-25T15:47:00Z">
        <w:r w:rsidR="00727A2C">
          <w:rPr>
            <w:rFonts w:cs="Times New Roman"/>
            <w:bCs w:val="0"/>
            <w:i w:val="0"/>
            <w:szCs w:val="24"/>
          </w:rPr>
          <w:t xml:space="preserve">showed lowered odds of </w:t>
        </w:r>
      </w:ins>
      <w:del w:id="118" w:author="Nancy Briggs" w:date="2024-03-25T15:47:00Z">
        <w:r w:rsidR="00131FB3" w:rsidDel="00727A2C">
          <w:rPr>
            <w:rFonts w:cs="Times New Roman"/>
            <w:bCs w:val="0"/>
            <w:i w:val="0"/>
            <w:szCs w:val="24"/>
          </w:rPr>
          <w:delText xml:space="preserve">used significantly less </w:delText>
        </w:r>
      </w:del>
      <w:r w:rsidR="00131FB3">
        <w:rPr>
          <w:rFonts w:cs="Times New Roman"/>
          <w:bCs w:val="0"/>
          <w:i w:val="0"/>
          <w:szCs w:val="24"/>
        </w:rPr>
        <w:t xml:space="preserve">negative verbalisations than the COS-P group at T2 and T3 (T2: </w:t>
      </w:r>
      <w:r w:rsidR="00131FB3" w:rsidRPr="00131FB3">
        <w:rPr>
          <w:rFonts w:cs="Times New Roman"/>
          <w:bCs w:val="0"/>
          <w:iCs/>
          <w:szCs w:val="24"/>
        </w:rPr>
        <w:t>OR</w:t>
      </w:r>
      <w:r w:rsidR="00131FB3">
        <w:rPr>
          <w:rFonts w:cs="Times New Roman"/>
          <w:bCs w:val="0"/>
          <w:i w:val="0"/>
          <w:szCs w:val="24"/>
        </w:rPr>
        <w:t xml:space="preserve"> .39, </w:t>
      </w:r>
      <w:r w:rsidR="00131FB3" w:rsidRPr="00131FB3">
        <w:rPr>
          <w:rFonts w:cs="Times New Roman"/>
          <w:bCs w:val="0"/>
          <w:iCs/>
          <w:szCs w:val="24"/>
        </w:rPr>
        <w:t>p</w:t>
      </w:r>
      <w:r w:rsidR="00131FB3">
        <w:rPr>
          <w:rFonts w:cs="Times New Roman"/>
          <w:bCs w:val="0"/>
          <w:i w:val="0"/>
          <w:szCs w:val="24"/>
        </w:rPr>
        <w:t xml:space="preserve">=.000; T3: </w:t>
      </w:r>
      <w:r w:rsidR="00131FB3" w:rsidRPr="00131FB3">
        <w:rPr>
          <w:rFonts w:cs="Times New Roman"/>
          <w:bCs w:val="0"/>
          <w:iCs/>
          <w:szCs w:val="24"/>
        </w:rPr>
        <w:t>OR</w:t>
      </w:r>
      <w:r w:rsidR="00131FB3">
        <w:rPr>
          <w:rFonts w:cs="Times New Roman"/>
          <w:bCs w:val="0"/>
          <w:i w:val="0"/>
          <w:szCs w:val="24"/>
        </w:rPr>
        <w:t xml:space="preserve"> = .34, </w:t>
      </w:r>
      <w:r w:rsidR="00131FB3" w:rsidRPr="00131FB3">
        <w:rPr>
          <w:rFonts w:cs="Times New Roman"/>
          <w:bCs w:val="0"/>
          <w:iCs/>
          <w:szCs w:val="24"/>
        </w:rPr>
        <w:t>p</w:t>
      </w:r>
      <w:r w:rsidR="00131FB3">
        <w:rPr>
          <w:rFonts w:cs="Times New Roman"/>
          <w:bCs w:val="0"/>
          <w:i w:val="0"/>
          <w:szCs w:val="24"/>
        </w:rPr>
        <w:t>=.000) and the WL group at T2 (</w:t>
      </w:r>
      <w:r w:rsidR="00131FB3" w:rsidRPr="00131FB3">
        <w:rPr>
          <w:rFonts w:cs="Times New Roman"/>
          <w:bCs w:val="0"/>
          <w:iCs/>
          <w:szCs w:val="24"/>
        </w:rPr>
        <w:t>OR</w:t>
      </w:r>
      <w:r w:rsidR="00131FB3">
        <w:rPr>
          <w:rFonts w:cs="Times New Roman"/>
          <w:bCs w:val="0"/>
          <w:i w:val="0"/>
          <w:szCs w:val="24"/>
        </w:rPr>
        <w:t xml:space="preserve"> .48, </w:t>
      </w:r>
      <w:r w:rsidR="00131FB3" w:rsidRPr="00131FB3">
        <w:rPr>
          <w:rFonts w:cs="Times New Roman"/>
          <w:bCs w:val="0"/>
          <w:iCs/>
          <w:szCs w:val="24"/>
        </w:rPr>
        <w:t>p</w:t>
      </w:r>
      <w:r w:rsidR="00131FB3">
        <w:rPr>
          <w:rFonts w:cs="Times New Roman"/>
          <w:bCs w:val="0"/>
          <w:i w:val="0"/>
          <w:szCs w:val="24"/>
        </w:rPr>
        <w:t xml:space="preserve">=.000). There were no other significant between group differences. All three groups showed significant within-group decreases in </w:t>
      </w:r>
      <w:r w:rsidR="00131FB3" w:rsidRPr="00131FB3">
        <w:rPr>
          <w:rFonts w:cs="Times New Roman"/>
          <w:bCs w:val="0"/>
          <w:i w:val="0"/>
          <w:szCs w:val="24"/>
        </w:rPr>
        <w:t xml:space="preserve">the </w:t>
      </w:r>
      <w:del w:id="119" w:author="Nancy Briggs" w:date="2024-03-25T15:48:00Z">
        <w:r w:rsidR="00131FB3" w:rsidRPr="00131FB3" w:rsidDel="00240A2A">
          <w:rPr>
            <w:rFonts w:cs="Times New Roman"/>
            <w:bCs w:val="0"/>
            <w:i w:val="0"/>
            <w:szCs w:val="24"/>
          </w:rPr>
          <w:delText xml:space="preserve">number </w:delText>
        </w:r>
      </w:del>
      <w:ins w:id="120" w:author="Nancy Briggs" w:date="2024-03-25T15:48:00Z">
        <w:r w:rsidR="00240A2A">
          <w:rPr>
            <w:rFonts w:cs="Times New Roman"/>
            <w:bCs w:val="0"/>
            <w:i w:val="0"/>
            <w:szCs w:val="24"/>
          </w:rPr>
          <w:t xml:space="preserve">odds </w:t>
        </w:r>
      </w:ins>
      <w:r w:rsidR="00131FB3" w:rsidRPr="00131FB3">
        <w:rPr>
          <w:rFonts w:cs="Times New Roman"/>
          <w:bCs w:val="0"/>
          <w:i w:val="0"/>
          <w:szCs w:val="24"/>
        </w:rPr>
        <w:t xml:space="preserve">of </w:t>
      </w:r>
      <w:r w:rsidR="00131FB3">
        <w:rPr>
          <w:rFonts w:cs="Times New Roman"/>
          <w:bCs w:val="0"/>
          <w:i w:val="0"/>
          <w:szCs w:val="24"/>
        </w:rPr>
        <w:t>negative</w:t>
      </w:r>
      <w:r w:rsidR="00131FB3" w:rsidRPr="00131FB3">
        <w:rPr>
          <w:rFonts w:cs="Times New Roman"/>
          <w:bCs w:val="0"/>
          <w:i w:val="0"/>
          <w:szCs w:val="24"/>
        </w:rPr>
        <w:t xml:space="preserve"> verbalisations from T1 to T2 (</w:t>
      </w:r>
      <w:r w:rsidR="00131FB3">
        <w:rPr>
          <w:rFonts w:cs="Times New Roman"/>
          <w:bCs w:val="0"/>
          <w:i w:val="0"/>
          <w:szCs w:val="24"/>
        </w:rPr>
        <w:t xml:space="preserve">PCIT-T: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.25, </w:t>
      </w:r>
      <w:r w:rsidR="00131FB3" w:rsidRPr="00131FB3">
        <w:rPr>
          <w:rFonts w:cs="Times New Roman"/>
          <w:bCs w:val="0"/>
          <w:iCs/>
          <w:szCs w:val="24"/>
        </w:rPr>
        <w:t>p</w:t>
      </w:r>
      <w:r w:rsidR="00131FB3" w:rsidRPr="00131FB3">
        <w:rPr>
          <w:rFonts w:cs="Times New Roman"/>
          <w:bCs w:val="0"/>
          <w:i w:val="0"/>
          <w:szCs w:val="24"/>
        </w:rPr>
        <w:t xml:space="preserve"> = .000</w:t>
      </w:r>
      <w:r w:rsidR="00131FB3">
        <w:rPr>
          <w:rFonts w:cs="Times New Roman"/>
          <w:bCs w:val="0"/>
          <w:i w:val="0"/>
          <w:szCs w:val="24"/>
        </w:rPr>
        <w:t xml:space="preserve">; COS-P: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.70, </w:t>
      </w:r>
      <w:r w:rsidR="00131FB3" w:rsidRPr="00131FB3">
        <w:rPr>
          <w:rFonts w:cs="Times New Roman"/>
          <w:bCs w:val="0"/>
          <w:iCs/>
          <w:szCs w:val="24"/>
        </w:rPr>
        <w:t>p</w:t>
      </w:r>
      <w:r w:rsidR="00131FB3" w:rsidRPr="00131FB3">
        <w:rPr>
          <w:rFonts w:cs="Times New Roman"/>
          <w:bCs w:val="0"/>
          <w:i w:val="0"/>
          <w:szCs w:val="24"/>
        </w:rPr>
        <w:t xml:space="preserve"> = .000</w:t>
      </w:r>
      <w:r w:rsidR="00131FB3">
        <w:rPr>
          <w:rFonts w:cs="Times New Roman"/>
          <w:bCs w:val="0"/>
          <w:i w:val="0"/>
          <w:szCs w:val="24"/>
        </w:rPr>
        <w:t xml:space="preserve">; WL: </w:t>
      </w:r>
      <w:r w:rsidR="00131FB3" w:rsidRPr="00131FB3">
        <w:rPr>
          <w:rFonts w:cs="Times New Roman"/>
          <w:bCs w:val="0"/>
          <w:iCs/>
          <w:szCs w:val="24"/>
        </w:rPr>
        <w:t>OR</w:t>
      </w:r>
      <w:r w:rsidR="00131FB3" w:rsidRPr="00131FB3">
        <w:rPr>
          <w:rFonts w:cs="Times New Roman"/>
          <w:bCs w:val="0"/>
          <w:i w:val="0"/>
          <w:szCs w:val="24"/>
        </w:rPr>
        <w:t xml:space="preserve"> </w:t>
      </w:r>
      <w:r w:rsidR="00131FB3">
        <w:rPr>
          <w:rFonts w:cs="Times New Roman"/>
          <w:bCs w:val="0"/>
          <w:i w:val="0"/>
          <w:szCs w:val="24"/>
        </w:rPr>
        <w:t xml:space="preserve">.47, </w:t>
      </w:r>
      <w:r w:rsidR="00131FB3" w:rsidRPr="00131FB3">
        <w:rPr>
          <w:rFonts w:cs="Times New Roman"/>
          <w:bCs w:val="0"/>
          <w:iCs/>
          <w:szCs w:val="24"/>
        </w:rPr>
        <w:t>p</w:t>
      </w:r>
      <w:r w:rsidR="00131FB3" w:rsidRPr="00131FB3">
        <w:rPr>
          <w:rFonts w:cs="Times New Roman"/>
          <w:bCs w:val="0"/>
          <w:i w:val="0"/>
          <w:szCs w:val="24"/>
        </w:rPr>
        <w:t xml:space="preserve"> = .000</w:t>
      </w:r>
      <w:r w:rsidR="00131FB3">
        <w:rPr>
          <w:rFonts w:cs="Times New Roman"/>
          <w:bCs w:val="0"/>
          <w:i w:val="0"/>
          <w:szCs w:val="24"/>
        </w:rPr>
        <w:t xml:space="preserve">) and the PCIT-T also showed a decrease </w:t>
      </w:r>
      <w:r w:rsidR="00131FB3" w:rsidRPr="00131FB3">
        <w:rPr>
          <w:rFonts w:cs="Times New Roman"/>
          <w:bCs w:val="0"/>
          <w:i w:val="0"/>
          <w:szCs w:val="24"/>
        </w:rPr>
        <w:t>from T1 to T3 (</w:t>
      </w:r>
      <w:r w:rsidR="00131FB3" w:rsidRPr="00131FB3">
        <w:rPr>
          <w:rFonts w:cs="Times New Roman"/>
          <w:bCs w:val="0"/>
          <w:iCs/>
          <w:szCs w:val="24"/>
        </w:rPr>
        <w:t xml:space="preserve">OR </w:t>
      </w:r>
      <w:r w:rsidR="00131FB3">
        <w:rPr>
          <w:rFonts w:cs="Times New Roman"/>
          <w:bCs w:val="0"/>
          <w:i w:val="0"/>
          <w:szCs w:val="24"/>
        </w:rPr>
        <w:t xml:space="preserve">.23, </w:t>
      </w:r>
      <w:r w:rsidR="00131FB3" w:rsidRPr="00131FB3">
        <w:rPr>
          <w:rFonts w:cs="Times New Roman"/>
          <w:bCs w:val="0"/>
          <w:iCs/>
          <w:szCs w:val="24"/>
        </w:rPr>
        <w:t>p</w:t>
      </w:r>
      <w:r w:rsidR="00131FB3" w:rsidRPr="00131FB3">
        <w:rPr>
          <w:rFonts w:cs="Times New Roman"/>
          <w:bCs w:val="0"/>
          <w:i w:val="0"/>
          <w:szCs w:val="24"/>
        </w:rPr>
        <w:t xml:space="preserve"> = .000)</w:t>
      </w:r>
      <w:r w:rsidR="00131FB3">
        <w:rPr>
          <w:rFonts w:cs="Times New Roman"/>
          <w:bCs w:val="0"/>
          <w:i w:val="0"/>
          <w:szCs w:val="24"/>
        </w:rPr>
        <w:t xml:space="preserve">. </w:t>
      </w:r>
      <w:r w:rsidR="00A07EA3" w:rsidRPr="006D15E6">
        <w:rPr>
          <w:rFonts w:cs="Times New Roman"/>
          <w:bCs w:val="0"/>
          <w:i w:val="0"/>
          <w:szCs w:val="24"/>
          <w:highlight w:val="yellow"/>
        </w:rPr>
        <w:t>The hypothes</w:t>
      </w:r>
      <w:r w:rsidR="00A07EA3">
        <w:rPr>
          <w:rFonts w:cs="Times New Roman"/>
          <w:bCs w:val="0"/>
          <w:i w:val="0"/>
          <w:szCs w:val="24"/>
          <w:highlight w:val="yellow"/>
        </w:rPr>
        <w:t>es</w:t>
      </w:r>
      <w:r w:rsidR="00A07EA3" w:rsidRPr="006D15E6">
        <w:rPr>
          <w:rFonts w:cs="Times New Roman"/>
          <w:bCs w:val="0"/>
          <w:i w:val="0"/>
          <w:szCs w:val="24"/>
          <w:highlight w:val="yellow"/>
        </w:rPr>
        <w:t xml:space="preserve"> that there would be gradient effect</w:t>
      </w:r>
      <w:r w:rsidR="00A07EA3">
        <w:rPr>
          <w:rFonts w:cs="Times New Roman"/>
          <w:bCs w:val="0"/>
          <w:i w:val="0"/>
          <w:szCs w:val="24"/>
          <w:highlight w:val="yellow"/>
        </w:rPr>
        <w:t>s</w:t>
      </w:r>
      <w:r w:rsidR="00A07EA3" w:rsidRPr="006D15E6">
        <w:rPr>
          <w:rFonts w:cs="Times New Roman"/>
          <w:bCs w:val="0"/>
          <w:i w:val="0"/>
          <w:szCs w:val="24"/>
          <w:highlight w:val="yellow"/>
        </w:rPr>
        <w:t xml:space="preserve"> </w:t>
      </w:r>
      <w:r w:rsidR="00A07EA3">
        <w:rPr>
          <w:rFonts w:cs="Times New Roman"/>
          <w:bCs w:val="0"/>
          <w:i w:val="0"/>
          <w:szCs w:val="24"/>
          <w:highlight w:val="yellow"/>
        </w:rPr>
        <w:t xml:space="preserve">in terms of the magnitude of effects </w:t>
      </w:r>
      <w:r w:rsidR="00A07EA3" w:rsidRPr="006D15E6">
        <w:rPr>
          <w:rFonts w:cs="Times New Roman"/>
          <w:bCs w:val="0"/>
          <w:i w:val="0"/>
          <w:szCs w:val="24"/>
          <w:highlight w:val="yellow"/>
        </w:rPr>
        <w:t>from T1 to T2</w:t>
      </w:r>
      <w:r w:rsidR="00A07EA3">
        <w:rPr>
          <w:rFonts w:cs="Times New Roman"/>
          <w:bCs w:val="0"/>
          <w:i w:val="0"/>
          <w:szCs w:val="24"/>
          <w:highlight w:val="yellow"/>
        </w:rPr>
        <w:t xml:space="preserve"> [PCIT-T</w:t>
      </w:r>
      <w:r w:rsidR="00A07EA3" w:rsidRPr="006D15E6">
        <w:rPr>
          <w:rFonts w:cs="Times New Roman"/>
          <w:bCs w:val="0"/>
          <w:i w:val="0"/>
          <w:szCs w:val="24"/>
          <w:highlight w:val="yellow"/>
        </w:rPr>
        <w:t xml:space="preserve"> </w:t>
      </w:r>
      <w:r w:rsidR="00A07EA3">
        <w:rPr>
          <w:rFonts w:cs="Times New Roman"/>
          <w:bCs w:val="0"/>
          <w:i w:val="0"/>
          <w:szCs w:val="24"/>
          <w:highlight w:val="yellow"/>
        </w:rPr>
        <w:t>&gt; COS-P &gt;</w:t>
      </w:r>
      <w:r w:rsidR="00A07EA3" w:rsidRPr="006D15E6">
        <w:rPr>
          <w:rFonts w:cs="Times New Roman"/>
          <w:bCs w:val="0"/>
          <w:i w:val="0"/>
          <w:szCs w:val="24"/>
          <w:highlight w:val="yellow"/>
        </w:rPr>
        <w:t xml:space="preserve"> WL</w:t>
      </w:r>
      <w:r w:rsidR="00A07EA3">
        <w:rPr>
          <w:rFonts w:cs="Times New Roman"/>
          <w:bCs w:val="0"/>
          <w:i w:val="0"/>
          <w:szCs w:val="24"/>
          <w:highlight w:val="yellow"/>
        </w:rPr>
        <w:t xml:space="preserve">] </w:t>
      </w:r>
      <w:ins w:id="121" w:author="Nancy Briggs" w:date="2024-03-25T15:54:00Z">
        <w:r w:rsidR="00D70EB2" w:rsidRPr="00D70EB2">
          <w:rPr>
            <w:rFonts w:cs="Times New Roman"/>
            <w:bCs w:val="0"/>
            <w:i w:val="0"/>
            <w:szCs w:val="24"/>
          </w:rPr>
          <w:lastRenderedPageBreak/>
          <w:t>(</w:t>
        </w:r>
        <w:proofErr w:type="gramStart"/>
        <w:r w:rsidR="00D70EB2" w:rsidRPr="00D70EB2">
          <w:rPr>
            <w:rFonts w:cs="Times New Roman"/>
            <w:bCs w:val="0"/>
            <w:i w:val="0"/>
            <w:szCs w:val="24"/>
          </w:rPr>
          <w:t>F(</w:t>
        </w:r>
        <w:proofErr w:type="gramEnd"/>
        <w:r w:rsidR="00D70EB2" w:rsidRPr="00D70EB2">
          <w:rPr>
            <w:rFonts w:cs="Times New Roman"/>
            <w:bCs w:val="0"/>
            <w:i w:val="0"/>
            <w:szCs w:val="24"/>
          </w:rPr>
          <w:t>2,163)=47.37, p &lt; 0.001)</w:t>
        </w:r>
      </w:ins>
      <w:ins w:id="122" w:author="Nancy Briggs" w:date="2024-03-25T15:55:00Z">
        <w:r w:rsidR="00D70EB2">
          <w:rPr>
            <w:rFonts w:cs="Times New Roman"/>
            <w:bCs w:val="0"/>
            <w:i w:val="0"/>
            <w:szCs w:val="24"/>
          </w:rPr>
          <w:t xml:space="preserve"> </w:t>
        </w:r>
      </w:ins>
      <w:r w:rsidR="00A07EA3">
        <w:rPr>
          <w:rFonts w:cs="Times New Roman"/>
          <w:bCs w:val="0"/>
          <w:i w:val="0"/>
          <w:szCs w:val="24"/>
          <w:highlight w:val="yellow"/>
        </w:rPr>
        <w:t>and</w:t>
      </w:r>
      <w:r w:rsidR="00A07EA3" w:rsidRPr="006D15E6">
        <w:rPr>
          <w:rFonts w:cs="Times New Roman"/>
          <w:bCs w:val="0"/>
          <w:i w:val="0"/>
          <w:szCs w:val="24"/>
          <w:highlight w:val="yellow"/>
        </w:rPr>
        <w:t xml:space="preserve"> from T2 to T3</w:t>
      </w:r>
      <w:r w:rsidR="00A07EA3">
        <w:rPr>
          <w:rFonts w:cs="Times New Roman"/>
          <w:bCs w:val="0"/>
          <w:i w:val="0"/>
          <w:szCs w:val="24"/>
          <w:highlight w:val="yellow"/>
        </w:rPr>
        <w:t xml:space="preserve"> [</w:t>
      </w:r>
      <w:r w:rsidR="00A07EA3" w:rsidRPr="006D15E6">
        <w:rPr>
          <w:rFonts w:cs="Times New Roman"/>
          <w:bCs w:val="0"/>
          <w:i w:val="0"/>
          <w:szCs w:val="24"/>
          <w:highlight w:val="yellow"/>
        </w:rPr>
        <w:t xml:space="preserve">PCIT-T </w:t>
      </w:r>
      <w:r w:rsidR="00A07EA3">
        <w:rPr>
          <w:rFonts w:cs="Times New Roman"/>
          <w:bCs w:val="0"/>
          <w:i w:val="0"/>
          <w:szCs w:val="24"/>
          <w:highlight w:val="yellow"/>
        </w:rPr>
        <w:t xml:space="preserve">&gt; </w:t>
      </w:r>
      <w:r w:rsidR="00A07EA3" w:rsidRPr="006D15E6">
        <w:rPr>
          <w:rFonts w:cs="Times New Roman"/>
          <w:bCs w:val="0"/>
          <w:i w:val="0"/>
          <w:szCs w:val="24"/>
          <w:highlight w:val="yellow"/>
        </w:rPr>
        <w:t>COS-P</w:t>
      </w:r>
      <w:r w:rsidR="00A07EA3">
        <w:rPr>
          <w:rFonts w:cs="Times New Roman"/>
          <w:bCs w:val="0"/>
          <w:i w:val="0"/>
          <w:szCs w:val="24"/>
          <w:highlight w:val="yellow"/>
        </w:rPr>
        <w:t xml:space="preserve"> group],</w:t>
      </w:r>
      <w:r w:rsidR="00A07EA3" w:rsidRPr="006D15E6">
        <w:rPr>
          <w:rFonts w:cs="Times New Roman"/>
          <w:bCs w:val="0"/>
          <w:i w:val="0"/>
          <w:szCs w:val="24"/>
          <w:highlight w:val="yellow"/>
        </w:rPr>
        <w:t xml:space="preserve"> </w:t>
      </w:r>
      <w:r w:rsidR="00A07EA3">
        <w:rPr>
          <w:rFonts w:cs="Times New Roman"/>
          <w:bCs w:val="0"/>
          <w:i w:val="0"/>
          <w:szCs w:val="24"/>
          <w:highlight w:val="yellow"/>
        </w:rPr>
        <w:t>were</w:t>
      </w:r>
      <w:r w:rsidR="00A07EA3" w:rsidRPr="006D15E6">
        <w:rPr>
          <w:rFonts w:cs="Times New Roman"/>
          <w:bCs w:val="0"/>
          <w:i w:val="0"/>
          <w:szCs w:val="24"/>
          <w:highlight w:val="yellow"/>
        </w:rPr>
        <w:t xml:space="preserve"> </w:t>
      </w:r>
      <w:proofErr w:type="spellStart"/>
      <w:r w:rsidR="00A07EA3" w:rsidRPr="006D15E6">
        <w:rPr>
          <w:rFonts w:cs="Times New Roman"/>
          <w:bCs w:val="0"/>
          <w:i w:val="0"/>
          <w:szCs w:val="24"/>
          <w:highlight w:val="yellow"/>
        </w:rPr>
        <w:t>supported</w:t>
      </w:r>
      <w:del w:id="123" w:author="Nancy Briggs" w:date="2024-03-25T15:54:00Z">
        <w:r w:rsidR="00A07EA3" w:rsidRPr="006D15E6" w:rsidDel="00D70EB2">
          <w:rPr>
            <w:rFonts w:cs="Times New Roman"/>
            <w:bCs w:val="0"/>
            <w:i w:val="0"/>
            <w:szCs w:val="24"/>
            <w:highlight w:val="yellow"/>
          </w:rPr>
          <w:delText xml:space="preserve"> (</w:delText>
        </w:r>
      </w:del>
      <w:ins w:id="124" w:author="Nancy Briggs" w:date="2024-03-25T15:55:00Z">
        <w:r w:rsidR="001C1628">
          <w:rPr>
            <w:rFonts w:cs="Times New Roman"/>
            <w:bCs w:val="0"/>
            <w:i w:val="0"/>
            <w:szCs w:val="24"/>
            <w:highlight w:val="yellow"/>
          </w:rPr>
          <w:t>p</w:t>
        </w:r>
        <w:proofErr w:type="spellEnd"/>
        <w:r w:rsidR="001C1628">
          <w:rPr>
            <w:rFonts w:cs="Times New Roman"/>
            <w:bCs w:val="0"/>
            <w:i w:val="0"/>
            <w:szCs w:val="24"/>
            <w:highlight w:val="yellow"/>
          </w:rPr>
          <w:t>=0.035</w:t>
        </w:r>
      </w:ins>
      <w:del w:id="125" w:author="Nancy Briggs" w:date="2024-03-25T15:54:00Z">
        <w:r w:rsidR="00A07EA3" w:rsidRPr="006D15E6" w:rsidDel="00D70EB2">
          <w:rPr>
            <w:rFonts w:cs="Times New Roman"/>
            <w:bCs w:val="0"/>
            <w:iCs/>
            <w:szCs w:val="24"/>
            <w:highlight w:val="yellow"/>
          </w:rPr>
          <w:delText>p</w:delText>
        </w:r>
        <w:r w:rsidR="00A07EA3" w:rsidRPr="006D15E6" w:rsidDel="00D70EB2">
          <w:rPr>
            <w:rFonts w:cs="Times New Roman"/>
            <w:bCs w:val="0"/>
            <w:i w:val="0"/>
            <w:szCs w:val="24"/>
            <w:highlight w:val="yellow"/>
          </w:rPr>
          <w:delText xml:space="preserve"> = </w:delText>
        </w:r>
      </w:del>
      <w:del w:id="126" w:author="Nancy Briggs" w:date="2024-03-25T15:53:00Z">
        <w:r w:rsidR="00A07EA3" w:rsidRPr="006D15E6" w:rsidDel="004372D4">
          <w:rPr>
            <w:rFonts w:cs="Times New Roman"/>
            <w:bCs w:val="0"/>
            <w:i w:val="0"/>
            <w:szCs w:val="24"/>
            <w:highlight w:val="yellow"/>
          </w:rPr>
          <w:delText>.</w:delText>
        </w:r>
        <w:r w:rsidR="00A07EA3" w:rsidDel="004372D4">
          <w:rPr>
            <w:rFonts w:cs="Times New Roman"/>
            <w:bCs w:val="0"/>
            <w:i w:val="0"/>
            <w:szCs w:val="24"/>
            <w:highlight w:val="yellow"/>
          </w:rPr>
          <w:delText>xxx</w:delText>
        </w:r>
      </w:del>
      <w:del w:id="127" w:author="Nancy Briggs" w:date="2024-03-25T15:54:00Z">
        <w:r w:rsidR="00A07EA3" w:rsidRPr="006D15E6" w:rsidDel="00D70EB2">
          <w:rPr>
            <w:rFonts w:cs="Times New Roman"/>
            <w:bCs w:val="0"/>
            <w:i w:val="0"/>
            <w:szCs w:val="24"/>
            <w:highlight w:val="yellow"/>
          </w:rPr>
          <w:delText>)</w:delText>
        </w:r>
      </w:del>
      <w:r w:rsidR="00A07EA3">
        <w:rPr>
          <w:rFonts w:cs="Times New Roman"/>
          <w:bCs w:val="0"/>
          <w:i w:val="0"/>
          <w:szCs w:val="24"/>
        </w:rPr>
        <w:t>.</w:t>
      </w:r>
    </w:p>
    <w:p w14:paraId="03C1F11F" w14:textId="15A93178" w:rsidR="003E5682" w:rsidRDefault="000F579F" w:rsidP="003E5682">
      <w:pPr>
        <w:pStyle w:val="Heading3"/>
        <w:spacing w:line="480" w:lineRule="auto"/>
        <w:ind w:firstLine="720"/>
        <w:rPr>
          <w:rFonts w:cs="Times New Roman"/>
          <w:bCs w:val="0"/>
          <w:i w:val="0"/>
          <w:szCs w:val="24"/>
        </w:rPr>
      </w:pPr>
      <w:r w:rsidRPr="00175AA1">
        <w:rPr>
          <w:b/>
          <w:i w:val="0"/>
        </w:rPr>
        <w:t>Parenting sensitivity</w:t>
      </w:r>
      <w:r w:rsidRPr="00A07EA3">
        <w:rPr>
          <w:b/>
          <w:i w:val="0"/>
        </w:rPr>
        <w:t>.</w:t>
      </w:r>
      <w:r w:rsidR="003E5682" w:rsidRPr="00A07EA3">
        <w:rPr>
          <w:rFonts w:cs="Times New Roman"/>
          <w:bCs w:val="0"/>
          <w:i w:val="0"/>
          <w:szCs w:val="24"/>
        </w:rPr>
        <w:t xml:space="preserve"> </w:t>
      </w:r>
      <w:r w:rsidR="00FA3CE6" w:rsidRPr="00E5249A">
        <w:rPr>
          <w:rFonts w:cs="Times New Roman"/>
          <w:bCs w:val="0"/>
          <w:i w:val="0"/>
          <w:szCs w:val="24"/>
        </w:rPr>
        <w:t>For</w:t>
      </w:r>
      <w:r w:rsidR="006F4FC3" w:rsidRPr="00E5249A">
        <w:rPr>
          <w:rFonts w:cs="Times New Roman"/>
          <w:bCs w:val="0"/>
          <w:i w:val="0"/>
          <w:szCs w:val="24"/>
        </w:rPr>
        <w:t xml:space="preserve"> parenting sensitivity, </w:t>
      </w:r>
      <w:r w:rsidR="004D23FC" w:rsidRPr="00E5249A">
        <w:rPr>
          <w:rFonts w:cs="Times New Roman"/>
          <w:bCs w:val="0"/>
          <w:i w:val="0"/>
          <w:szCs w:val="24"/>
        </w:rPr>
        <w:t xml:space="preserve">assessed using the NICHD-Sensitivity scale, </w:t>
      </w:r>
      <w:r w:rsidR="006F4FC3" w:rsidRPr="00E5249A">
        <w:rPr>
          <w:rFonts w:cs="Times New Roman"/>
          <w:bCs w:val="0"/>
          <w:i w:val="0"/>
          <w:szCs w:val="24"/>
        </w:rPr>
        <w:t xml:space="preserve">significant effects were identified for </w:t>
      </w:r>
      <w:r w:rsidR="004A7C90" w:rsidRPr="00E5249A">
        <w:rPr>
          <w:rFonts w:cs="Times New Roman"/>
          <w:bCs w:val="0"/>
          <w:i w:val="0"/>
          <w:szCs w:val="24"/>
        </w:rPr>
        <w:t>group (</w:t>
      </w:r>
      <w:r w:rsidR="004A7C90" w:rsidRPr="00E5249A">
        <w:rPr>
          <w:rFonts w:cs="Times New Roman"/>
          <w:bCs w:val="0"/>
          <w:iCs/>
          <w:szCs w:val="24"/>
        </w:rPr>
        <w:t>p</w:t>
      </w:r>
      <w:r w:rsidR="004A7C90" w:rsidRPr="00E5249A">
        <w:rPr>
          <w:rFonts w:cs="Times New Roman"/>
          <w:bCs w:val="0"/>
          <w:i w:val="0"/>
          <w:szCs w:val="24"/>
        </w:rPr>
        <w:t>=.001)</w:t>
      </w:r>
      <w:r w:rsidR="006F4FC3" w:rsidRPr="00E5249A">
        <w:rPr>
          <w:rFonts w:cs="Times New Roman"/>
          <w:bCs w:val="0"/>
          <w:i w:val="0"/>
          <w:szCs w:val="24"/>
        </w:rPr>
        <w:t>,</w:t>
      </w:r>
      <w:r w:rsidR="004A7C90" w:rsidRPr="00E5249A">
        <w:rPr>
          <w:rFonts w:cs="Times New Roman"/>
          <w:bCs w:val="0"/>
          <w:i w:val="0"/>
          <w:szCs w:val="24"/>
        </w:rPr>
        <w:t xml:space="preserve"> </w:t>
      </w:r>
      <w:r w:rsidR="006F4FC3" w:rsidRPr="00E5249A">
        <w:rPr>
          <w:rFonts w:cs="Times New Roman"/>
          <w:bCs w:val="0"/>
          <w:i w:val="0"/>
          <w:szCs w:val="24"/>
        </w:rPr>
        <w:t>time</w:t>
      </w:r>
      <w:r w:rsidR="004A7C90" w:rsidRPr="00E5249A">
        <w:rPr>
          <w:rFonts w:cs="Times New Roman"/>
          <w:bCs w:val="0"/>
          <w:i w:val="0"/>
          <w:szCs w:val="24"/>
        </w:rPr>
        <w:t xml:space="preserve"> (</w:t>
      </w:r>
      <w:r w:rsidR="004A7C90" w:rsidRPr="00E5249A">
        <w:rPr>
          <w:rFonts w:cs="Times New Roman"/>
          <w:bCs w:val="0"/>
          <w:iCs/>
          <w:szCs w:val="24"/>
        </w:rPr>
        <w:t>p</w:t>
      </w:r>
      <w:r w:rsidR="004A7C90" w:rsidRPr="00E5249A">
        <w:rPr>
          <w:rFonts w:cs="Times New Roman"/>
          <w:bCs w:val="0"/>
          <w:i w:val="0"/>
          <w:szCs w:val="24"/>
        </w:rPr>
        <w:t xml:space="preserve">=.000) </w:t>
      </w:r>
      <w:r w:rsidR="006F4FC3" w:rsidRPr="00E5249A">
        <w:rPr>
          <w:rFonts w:cs="Times New Roman"/>
          <w:bCs w:val="0"/>
          <w:i w:val="0"/>
          <w:szCs w:val="24"/>
        </w:rPr>
        <w:t>and group x time</w:t>
      </w:r>
      <w:r w:rsidR="004A7C90" w:rsidRPr="00E5249A">
        <w:rPr>
          <w:rFonts w:cs="Times New Roman"/>
          <w:bCs w:val="0"/>
          <w:i w:val="0"/>
          <w:szCs w:val="24"/>
        </w:rPr>
        <w:t xml:space="preserve"> (</w:t>
      </w:r>
      <w:r w:rsidR="004A7C90" w:rsidRPr="00E5249A">
        <w:rPr>
          <w:rFonts w:cs="Times New Roman"/>
          <w:bCs w:val="0"/>
          <w:iCs/>
          <w:szCs w:val="24"/>
        </w:rPr>
        <w:t>p</w:t>
      </w:r>
      <w:r w:rsidR="004A7C90" w:rsidRPr="00E5249A">
        <w:rPr>
          <w:rFonts w:cs="Times New Roman"/>
          <w:bCs w:val="0"/>
          <w:i w:val="0"/>
          <w:szCs w:val="24"/>
        </w:rPr>
        <w:t>=.003). T</w:t>
      </w:r>
      <w:r w:rsidR="003E5682" w:rsidRPr="00E5249A">
        <w:rPr>
          <w:rFonts w:cs="Times New Roman"/>
          <w:bCs w:val="0"/>
          <w:i w:val="0"/>
          <w:szCs w:val="24"/>
        </w:rPr>
        <w:t>here were</w:t>
      </w:r>
      <w:r w:rsidR="003E5682">
        <w:rPr>
          <w:rFonts w:cs="Times New Roman"/>
          <w:bCs w:val="0"/>
          <w:i w:val="0"/>
          <w:szCs w:val="24"/>
        </w:rPr>
        <w:t xml:space="preserve"> no significant </w:t>
      </w:r>
      <w:r w:rsidR="006D15E6">
        <w:rPr>
          <w:rFonts w:cs="Times New Roman"/>
          <w:bCs w:val="0"/>
          <w:i w:val="0"/>
          <w:szCs w:val="24"/>
        </w:rPr>
        <w:t>between group-</w:t>
      </w:r>
      <w:r w:rsidR="003E5682">
        <w:rPr>
          <w:rFonts w:cs="Times New Roman"/>
          <w:bCs w:val="0"/>
          <w:i w:val="0"/>
          <w:szCs w:val="24"/>
        </w:rPr>
        <w:t xml:space="preserve">differences between </w:t>
      </w:r>
      <w:r w:rsidR="004A7C90">
        <w:rPr>
          <w:rFonts w:cs="Times New Roman"/>
          <w:bCs w:val="0"/>
          <w:i w:val="0"/>
          <w:szCs w:val="24"/>
        </w:rPr>
        <w:t xml:space="preserve">at T1, but </w:t>
      </w:r>
      <w:r w:rsidR="006F4FC3">
        <w:rPr>
          <w:rFonts w:cs="Times New Roman"/>
          <w:bCs w:val="0"/>
          <w:i w:val="0"/>
          <w:szCs w:val="24"/>
        </w:rPr>
        <w:t>t</w:t>
      </w:r>
      <w:r w:rsidR="003E5682">
        <w:rPr>
          <w:rFonts w:cs="Times New Roman"/>
          <w:bCs w:val="0"/>
          <w:i w:val="0"/>
          <w:szCs w:val="24"/>
        </w:rPr>
        <w:t>he PCIT-T group had significantly higher sensitivity scores than the COS-P and WL groups at T2</w:t>
      </w:r>
      <w:r w:rsidR="004A7C90">
        <w:rPr>
          <w:rFonts w:cs="Times New Roman"/>
          <w:bCs w:val="0"/>
          <w:i w:val="0"/>
          <w:szCs w:val="24"/>
        </w:rPr>
        <w:t xml:space="preserve"> (</w:t>
      </w:r>
      <w:proofErr w:type="spellStart"/>
      <w:r w:rsidR="004A7C90" w:rsidRPr="006D15E6">
        <w:rPr>
          <w:rFonts w:cs="Times New Roman"/>
          <w:bCs w:val="0"/>
          <w:iCs/>
          <w:szCs w:val="24"/>
        </w:rPr>
        <w:t>p</w:t>
      </w:r>
      <w:r w:rsidR="004A7C90">
        <w:rPr>
          <w:rFonts w:cs="Times New Roman"/>
          <w:bCs w:val="0"/>
          <w:i w:val="0"/>
          <w:szCs w:val="24"/>
        </w:rPr>
        <w:t>s</w:t>
      </w:r>
      <w:proofErr w:type="spellEnd"/>
      <w:r w:rsidR="004A7C90">
        <w:rPr>
          <w:rFonts w:cs="Times New Roman"/>
          <w:bCs w:val="0"/>
          <w:i w:val="0"/>
          <w:szCs w:val="24"/>
        </w:rPr>
        <w:t xml:space="preserve"> &lt;.0</w:t>
      </w:r>
      <w:r w:rsidR="006D15E6">
        <w:rPr>
          <w:rFonts w:cs="Times New Roman"/>
          <w:bCs w:val="0"/>
          <w:i w:val="0"/>
          <w:szCs w:val="24"/>
        </w:rPr>
        <w:t>08</w:t>
      </w:r>
      <w:r w:rsidR="004A7C90">
        <w:rPr>
          <w:rFonts w:cs="Times New Roman"/>
          <w:bCs w:val="0"/>
          <w:i w:val="0"/>
          <w:szCs w:val="24"/>
        </w:rPr>
        <w:t>)</w:t>
      </w:r>
      <w:r w:rsidR="003E5682">
        <w:rPr>
          <w:rFonts w:cs="Times New Roman"/>
          <w:bCs w:val="0"/>
          <w:i w:val="0"/>
          <w:szCs w:val="24"/>
        </w:rPr>
        <w:t>, and the COS-P group at T3</w:t>
      </w:r>
      <w:r w:rsidR="006D15E6">
        <w:rPr>
          <w:rFonts w:cs="Times New Roman"/>
          <w:bCs w:val="0"/>
          <w:i w:val="0"/>
          <w:szCs w:val="24"/>
        </w:rPr>
        <w:t xml:space="preserve"> (</w:t>
      </w:r>
      <w:r w:rsidR="006D15E6" w:rsidRPr="006D15E6">
        <w:rPr>
          <w:rFonts w:cs="Times New Roman"/>
          <w:bCs w:val="0"/>
          <w:iCs/>
          <w:szCs w:val="24"/>
        </w:rPr>
        <w:t>p</w:t>
      </w:r>
      <w:r w:rsidR="006D15E6">
        <w:rPr>
          <w:rFonts w:cs="Times New Roman"/>
          <w:bCs w:val="0"/>
          <w:i w:val="0"/>
          <w:szCs w:val="24"/>
        </w:rPr>
        <w:t>=.017)</w:t>
      </w:r>
      <w:r w:rsidR="003E5682">
        <w:rPr>
          <w:rFonts w:cs="Times New Roman"/>
          <w:bCs w:val="0"/>
          <w:i w:val="0"/>
          <w:szCs w:val="24"/>
        </w:rPr>
        <w:t>. There w</w:t>
      </w:r>
      <w:r w:rsidR="004A7C90">
        <w:rPr>
          <w:rFonts w:cs="Times New Roman"/>
          <w:bCs w:val="0"/>
          <w:i w:val="0"/>
          <w:szCs w:val="24"/>
        </w:rPr>
        <w:t xml:space="preserve">ere </w:t>
      </w:r>
      <w:r w:rsidR="003E5682">
        <w:rPr>
          <w:rFonts w:cs="Times New Roman"/>
          <w:bCs w:val="0"/>
          <w:i w:val="0"/>
          <w:szCs w:val="24"/>
        </w:rPr>
        <w:t>significant within</w:t>
      </w:r>
      <w:r w:rsidR="006D15E6">
        <w:rPr>
          <w:rFonts w:cs="Times New Roman"/>
          <w:bCs w:val="0"/>
          <w:i w:val="0"/>
          <w:szCs w:val="24"/>
        </w:rPr>
        <w:t>-</w:t>
      </w:r>
      <w:r w:rsidR="003E5682">
        <w:rPr>
          <w:rFonts w:cs="Times New Roman"/>
          <w:bCs w:val="0"/>
          <w:i w:val="0"/>
          <w:szCs w:val="24"/>
        </w:rPr>
        <w:t>group change</w:t>
      </w:r>
      <w:r w:rsidR="004A7C90">
        <w:rPr>
          <w:rFonts w:cs="Times New Roman"/>
          <w:bCs w:val="0"/>
          <w:i w:val="0"/>
          <w:szCs w:val="24"/>
        </w:rPr>
        <w:t>s</w:t>
      </w:r>
      <w:r w:rsidR="003E5682">
        <w:rPr>
          <w:rFonts w:cs="Times New Roman"/>
          <w:bCs w:val="0"/>
          <w:i w:val="0"/>
          <w:szCs w:val="24"/>
        </w:rPr>
        <w:t xml:space="preserve"> in parenting sensitivity for the PCIT-T group from T1 to </w:t>
      </w:r>
      <w:r w:rsidR="004A7C90">
        <w:rPr>
          <w:rFonts w:cs="Times New Roman"/>
          <w:bCs w:val="0"/>
          <w:i w:val="0"/>
          <w:szCs w:val="24"/>
        </w:rPr>
        <w:t>T</w:t>
      </w:r>
      <w:r w:rsidR="003E5682">
        <w:rPr>
          <w:rFonts w:cs="Times New Roman"/>
          <w:bCs w:val="0"/>
          <w:i w:val="0"/>
          <w:szCs w:val="24"/>
        </w:rPr>
        <w:t>2</w:t>
      </w:r>
      <w:r w:rsidR="006D15E6">
        <w:rPr>
          <w:rFonts w:cs="Times New Roman"/>
          <w:bCs w:val="0"/>
          <w:i w:val="0"/>
          <w:szCs w:val="24"/>
        </w:rPr>
        <w:t xml:space="preserve"> (</w:t>
      </w:r>
      <w:r w:rsidR="006D15E6" w:rsidRPr="006D15E6">
        <w:rPr>
          <w:rFonts w:cs="Times New Roman"/>
          <w:bCs w:val="0"/>
          <w:iCs/>
          <w:szCs w:val="24"/>
        </w:rPr>
        <w:t>d</w:t>
      </w:r>
      <w:r w:rsidR="006D15E6">
        <w:rPr>
          <w:rFonts w:cs="Times New Roman"/>
          <w:bCs w:val="0"/>
          <w:i w:val="0"/>
          <w:szCs w:val="24"/>
        </w:rPr>
        <w:t>=1.03; large effect size</w:t>
      </w:r>
      <w:ins w:id="128" w:author="Nancy Briggs" w:date="2024-03-25T15:57:00Z">
        <w:r w:rsidR="0055440F">
          <w:rPr>
            <w:rFonts w:cs="Times New Roman"/>
            <w:bCs w:val="0"/>
            <w:i w:val="0"/>
            <w:szCs w:val="24"/>
          </w:rPr>
          <w:t>; p</w:t>
        </w:r>
        <w:r w:rsidR="001774C7">
          <w:rPr>
            <w:rFonts w:cs="Times New Roman"/>
            <w:bCs w:val="0"/>
            <w:i w:val="0"/>
            <w:szCs w:val="24"/>
          </w:rPr>
          <w:t xml:space="preserve"> &lt; 0.001</w:t>
        </w:r>
      </w:ins>
      <w:r w:rsidR="006D15E6">
        <w:rPr>
          <w:rFonts w:cs="Times New Roman"/>
          <w:bCs w:val="0"/>
          <w:i w:val="0"/>
          <w:szCs w:val="24"/>
        </w:rPr>
        <w:t>)</w:t>
      </w:r>
      <w:r w:rsidR="003E5682">
        <w:rPr>
          <w:rFonts w:cs="Times New Roman"/>
          <w:bCs w:val="0"/>
          <w:i w:val="0"/>
          <w:szCs w:val="24"/>
        </w:rPr>
        <w:t>, and from T1 to T3 (</w:t>
      </w:r>
      <w:r w:rsidR="006D15E6" w:rsidRPr="006D15E6">
        <w:rPr>
          <w:rFonts w:cs="Times New Roman"/>
          <w:bCs w:val="0"/>
          <w:iCs/>
          <w:szCs w:val="24"/>
        </w:rPr>
        <w:t>d</w:t>
      </w:r>
      <w:r w:rsidR="006D15E6">
        <w:rPr>
          <w:rFonts w:cs="Times New Roman"/>
          <w:bCs w:val="0"/>
          <w:i w:val="0"/>
          <w:szCs w:val="24"/>
        </w:rPr>
        <w:t>=.66, medium-</w:t>
      </w:r>
      <w:r w:rsidR="006D15E6" w:rsidRPr="006D15E6">
        <w:rPr>
          <w:rFonts w:cs="Times New Roman"/>
          <w:bCs w:val="0"/>
          <w:i w:val="0"/>
          <w:szCs w:val="24"/>
        </w:rPr>
        <w:t xml:space="preserve">large </w:t>
      </w:r>
      <w:r w:rsidR="003E5682" w:rsidRPr="006D15E6">
        <w:rPr>
          <w:rFonts w:cs="Times New Roman"/>
          <w:bCs w:val="0"/>
          <w:i w:val="0"/>
          <w:szCs w:val="24"/>
        </w:rPr>
        <w:t>effect size</w:t>
      </w:r>
      <w:ins w:id="129" w:author="Nancy Briggs" w:date="2024-03-25T15:57:00Z">
        <w:r w:rsidR="001774C7">
          <w:rPr>
            <w:rFonts w:cs="Times New Roman"/>
            <w:bCs w:val="0"/>
            <w:i w:val="0"/>
            <w:szCs w:val="24"/>
          </w:rPr>
          <w:t>; p = 0.006</w:t>
        </w:r>
      </w:ins>
      <w:r w:rsidR="006D15E6" w:rsidRPr="006D15E6">
        <w:rPr>
          <w:rFonts w:cs="Times New Roman"/>
          <w:bCs w:val="0"/>
          <w:i w:val="0"/>
          <w:szCs w:val="24"/>
        </w:rPr>
        <w:t>)</w:t>
      </w:r>
      <w:r w:rsidR="003E5682" w:rsidRPr="006D15E6">
        <w:rPr>
          <w:rFonts w:cs="Times New Roman"/>
          <w:bCs w:val="0"/>
          <w:i w:val="0"/>
          <w:szCs w:val="24"/>
        </w:rPr>
        <w:t xml:space="preserve">, </w:t>
      </w:r>
      <w:r w:rsidR="004A7C90" w:rsidRPr="006D15E6">
        <w:rPr>
          <w:rFonts w:cs="Times New Roman"/>
          <w:bCs w:val="0"/>
          <w:i w:val="0"/>
          <w:szCs w:val="24"/>
        </w:rPr>
        <w:t>but</w:t>
      </w:r>
      <w:r w:rsidR="004A7C90">
        <w:rPr>
          <w:rFonts w:cs="Times New Roman"/>
          <w:bCs w:val="0"/>
          <w:i w:val="0"/>
          <w:szCs w:val="24"/>
        </w:rPr>
        <w:t xml:space="preserve"> </w:t>
      </w:r>
      <w:r w:rsidR="006D15E6">
        <w:rPr>
          <w:rFonts w:cs="Times New Roman"/>
          <w:bCs w:val="0"/>
          <w:i w:val="0"/>
          <w:szCs w:val="24"/>
        </w:rPr>
        <w:t xml:space="preserve">there were </w:t>
      </w:r>
      <w:r w:rsidR="004A7C90">
        <w:rPr>
          <w:rFonts w:cs="Times New Roman"/>
          <w:bCs w:val="0"/>
          <w:i w:val="0"/>
          <w:szCs w:val="24"/>
        </w:rPr>
        <w:t xml:space="preserve">no </w:t>
      </w:r>
      <w:r w:rsidR="006D15E6">
        <w:rPr>
          <w:rFonts w:cs="Times New Roman"/>
          <w:bCs w:val="0"/>
          <w:i w:val="0"/>
          <w:szCs w:val="24"/>
        </w:rPr>
        <w:t xml:space="preserve">significant </w:t>
      </w:r>
      <w:r w:rsidR="004A7C90">
        <w:rPr>
          <w:rFonts w:cs="Times New Roman"/>
          <w:bCs w:val="0"/>
          <w:i w:val="0"/>
          <w:szCs w:val="24"/>
        </w:rPr>
        <w:t xml:space="preserve">within-group </w:t>
      </w:r>
      <w:r w:rsidR="003E5682">
        <w:rPr>
          <w:rFonts w:cs="Times New Roman"/>
          <w:bCs w:val="0"/>
          <w:i w:val="0"/>
          <w:szCs w:val="24"/>
        </w:rPr>
        <w:t xml:space="preserve">changes for the COS-P or WL groups. </w:t>
      </w:r>
      <w:ins w:id="130" w:author="Nancy Briggs" w:date="2024-03-25T15:59:00Z">
        <w:r w:rsidR="00736AD5">
          <w:rPr>
            <w:rFonts w:cs="Times New Roman"/>
            <w:bCs w:val="0"/>
            <w:i w:val="0"/>
            <w:szCs w:val="24"/>
          </w:rPr>
          <w:t>While the pattern of differences was consistent with the gradient hypothesis</w:t>
        </w:r>
      </w:ins>
      <w:ins w:id="131" w:author="Nancy Briggs" w:date="2024-03-25T16:00:00Z">
        <w:r w:rsidR="00B00A86">
          <w:rPr>
            <w:rFonts w:cs="Times New Roman"/>
            <w:bCs w:val="0"/>
            <w:i w:val="0"/>
            <w:szCs w:val="24"/>
          </w:rPr>
          <w:t xml:space="preserve"> in change from T1 to T2 </w:t>
        </w:r>
        <w:r w:rsidR="00B00A86" w:rsidRPr="00B00A86">
          <w:rPr>
            <w:rFonts w:cs="Times New Roman"/>
            <w:bCs w:val="0"/>
            <w:i w:val="0"/>
            <w:szCs w:val="24"/>
          </w:rPr>
          <w:t>[PCIT-T &gt; COS-P &gt; WL]</w:t>
        </w:r>
      </w:ins>
      <w:ins w:id="132" w:author="Nancy Briggs" w:date="2024-03-25T15:59:00Z">
        <w:r w:rsidR="00736AD5">
          <w:rPr>
            <w:rFonts w:cs="Times New Roman"/>
            <w:bCs w:val="0"/>
            <w:i w:val="0"/>
            <w:szCs w:val="24"/>
          </w:rPr>
          <w:t xml:space="preserve">, the global test of the hypothesis </w:t>
        </w:r>
        <w:r w:rsidR="00B00A86">
          <w:rPr>
            <w:rFonts w:cs="Times New Roman"/>
            <w:bCs w:val="0"/>
            <w:i w:val="0"/>
            <w:szCs w:val="24"/>
          </w:rPr>
          <w:t xml:space="preserve">did not achieve significance </w:t>
        </w:r>
      </w:ins>
      <w:ins w:id="133" w:author="Nancy Briggs" w:date="2024-03-25T16:00:00Z">
        <w:r w:rsidR="006939A3">
          <w:rPr>
            <w:rFonts w:cs="Times New Roman"/>
            <w:bCs w:val="0"/>
            <w:i w:val="0"/>
            <w:szCs w:val="24"/>
          </w:rPr>
          <w:t>(</w:t>
        </w:r>
      </w:ins>
      <w:del w:id="134" w:author="Nancy Briggs" w:date="2024-03-25T16:00:00Z">
        <w:r w:rsidR="006D15E6" w:rsidRPr="006D15E6" w:rsidDel="006939A3">
          <w:rPr>
            <w:rFonts w:cs="Times New Roman"/>
            <w:bCs w:val="0"/>
            <w:i w:val="0"/>
            <w:szCs w:val="24"/>
            <w:highlight w:val="yellow"/>
          </w:rPr>
          <w:delText>The</w:delText>
        </w:r>
        <w:r w:rsidR="003E5682" w:rsidRPr="006D15E6" w:rsidDel="006939A3">
          <w:rPr>
            <w:rFonts w:cs="Times New Roman"/>
            <w:bCs w:val="0"/>
            <w:i w:val="0"/>
            <w:szCs w:val="24"/>
            <w:highlight w:val="yellow"/>
          </w:rPr>
          <w:delText xml:space="preserve"> hypothesis</w:delText>
        </w:r>
        <w:r w:rsidR="006D15E6" w:rsidRPr="006D15E6" w:rsidDel="006939A3">
          <w:rPr>
            <w:rFonts w:cs="Times New Roman"/>
            <w:bCs w:val="0"/>
            <w:i w:val="0"/>
            <w:szCs w:val="24"/>
            <w:highlight w:val="yellow"/>
          </w:rPr>
          <w:delText xml:space="preserve"> that there would be</w:delText>
        </w:r>
        <w:r w:rsidR="003E5682" w:rsidRPr="006D15E6" w:rsidDel="006939A3">
          <w:rPr>
            <w:rFonts w:cs="Times New Roman"/>
            <w:bCs w:val="0"/>
            <w:i w:val="0"/>
            <w:szCs w:val="24"/>
            <w:highlight w:val="yellow"/>
          </w:rPr>
          <w:delText xml:space="preserve"> gradient</w:delText>
        </w:r>
        <w:r w:rsidR="006D15E6" w:rsidRPr="006D15E6" w:rsidDel="006939A3">
          <w:rPr>
            <w:rFonts w:cs="Times New Roman"/>
            <w:bCs w:val="0"/>
            <w:i w:val="0"/>
            <w:szCs w:val="24"/>
            <w:highlight w:val="yellow"/>
          </w:rPr>
          <w:delText xml:space="preserve"> </w:delText>
        </w:r>
        <w:r w:rsidR="003E5682" w:rsidRPr="006D15E6" w:rsidDel="006939A3">
          <w:rPr>
            <w:rFonts w:cs="Times New Roman"/>
            <w:bCs w:val="0"/>
            <w:i w:val="0"/>
            <w:szCs w:val="24"/>
            <w:highlight w:val="yellow"/>
          </w:rPr>
          <w:delText>effect</w:delText>
        </w:r>
        <w:r w:rsidR="006D15E6" w:rsidRPr="006D15E6" w:rsidDel="006939A3">
          <w:rPr>
            <w:rFonts w:cs="Times New Roman"/>
            <w:bCs w:val="0"/>
            <w:i w:val="0"/>
            <w:szCs w:val="24"/>
            <w:highlight w:val="yellow"/>
          </w:rPr>
          <w:delText xml:space="preserve"> </w:delText>
        </w:r>
        <w:r w:rsidR="00C953BE" w:rsidDel="006939A3">
          <w:rPr>
            <w:rFonts w:cs="Times New Roman"/>
            <w:bCs w:val="0"/>
            <w:i w:val="0"/>
            <w:szCs w:val="24"/>
            <w:highlight w:val="yellow"/>
          </w:rPr>
          <w:delText xml:space="preserve">in terms of the magnitude of effects </w:delText>
        </w:r>
        <w:r w:rsidR="006D15E6" w:rsidRPr="006D15E6" w:rsidDel="00B00A86">
          <w:rPr>
            <w:rFonts w:cs="Times New Roman"/>
            <w:bCs w:val="0"/>
            <w:i w:val="0"/>
            <w:szCs w:val="24"/>
            <w:highlight w:val="yellow"/>
          </w:rPr>
          <w:delText>from T1 to T2</w:delText>
        </w:r>
        <w:r w:rsidR="006D15E6" w:rsidDel="00B00A86">
          <w:rPr>
            <w:rFonts w:cs="Times New Roman"/>
            <w:bCs w:val="0"/>
            <w:i w:val="0"/>
            <w:szCs w:val="24"/>
            <w:highlight w:val="yellow"/>
          </w:rPr>
          <w:delText xml:space="preserve"> [</w:delText>
        </w:r>
        <w:r w:rsidR="00C953BE" w:rsidDel="00B00A86">
          <w:rPr>
            <w:rFonts w:cs="Times New Roman"/>
            <w:bCs w:val="0"/>
            <w:i w:val="0"/>
            <w:szCs w:val="24"/>
            <w:highlight w:val="yellow"/>
          </w:rPr>
          <w:delText>PCIT-T</w:delText>
        </w:r>
        <w:r w:rsidR="00C953BE" w:rsidRPr="006D15E6" w:rsidDel="00B00A86">
          <w:rPr>
            <w:rFonts w:cs="Times New Roman"/>
            <w:bCs w:val="0"/>
            <w:i w:val="0"/>
            <w:szCs w:val="24"/>
            <w:highlight w:val="yellow"/>
          </w:rPr>
          <w:delText xml:space="preserve"> </w:delText>
        </w:r>
        <w:r w:rsidR="00C953BE" w:rsidDel="00B00A86">
          <w:rPr>
            <w:rFonts w:cs="Times New Roman"/>
            <w:bCs w:val="0"/>
            <w:i w:val="0"/>
            <w:szCs w:val="24"/>
            <w:highlight w:val="yellow"/>
          </w:rPr>
          <w:delText>&gt; COS-P &gt;</w:delText>
        </w:r>
        <w:r w:rsidR="00C953BE" w:rsidRPr="006D15E6" w:rsidDel="00B00A86">
          <w:rPr>
            <w:rFonts w:cs="Times New Roman"/>
            <w:bCs w:val="0"/>
            <w:i w:val="0"/>
            <w:szCs w:val="24"/>
            <w:highlight w:val="yellow"/>
          </w:rPr>
          <w:delText xml:space="preserve"> WL</w:delText>
        </w:r>
        <w:r w:rsidR="006D15E6" w:rsidDel="00B00A86">
          <w:rPr>
            <w:rFonts w:cs="Times New Roman"/>
            <w:bCs w:val="0"/>
            <w:i w:val="0"/>
            <w:szCs w:val="24"/>
            <w:highlight w:val="yellow"/>
          </w:rPr>
          <w:delText xml:space="preserve">] </w:delText>
        </w:r>
        <w:r w:rsidR="006D15E6" w:rsidRPr="006D15E6" w:rsidDel="006939A3">
          <w:rPr>
            <w:rFonts w:cs="Times New Roman"/>
            <w:bCs w:val="0"/>
            <w:i w:val="0"/>
            <w:szCs w:val="24"/>
            <w:highlight w:val="yellow"/>
          </w:rPr>
          <w:delText>was not supported</w:delText>
        </w:r>
        <w:r w:rsidR="006D15E6" w:rsidDel="006939A3">
          <w:rPr>
            <w:rFonts w:cs="Times New Roman"/>
            <w:bCs w:val="0"/>
            <w:i w:val="0"/>
            <w:szCs w:val="24"/>
            <w:highlight w:val="yellow"/>
          </w:rPr>
          <w:delText>; however, t</w:delText>
        </w:r>
        <w:r w:rsidR="006D15E6" w:rsidRPr="006D15E6" w:rsidDel="006939A3">
          <w:rPr>
            <w:rFonts w:cs="Times New Roman"/>
            <w:bCs w:val="0"/>
            <w:i w:val="0"/>
            <w:szCs w:val="24"/>
            <w:highlight w:val="yellow"/>
          </w:rPr>
          <w:delText xml:space="preserve">he pattern of results suggested a statistical trend, </w:delText>
        </w:r>
      </w:del>
      <w:commentRangeStart w:id="135"/>
      <w:commentRangeStart w:id="136"/>
      <w:r w:rsidR="006D15E6" w:rsidRPr="006D15E6">
        <w:rPr>
          <w:rFonts w:cs="Times New Roman"/>
          <w:bCs w:val="0"/>
          <w:iCs/>
          <w:szCs w:val="24"/>
          <w:highlight w:val="yellow"/>
        </w:rPr>
        <w:t xml:space="preserve">F </w:t>
      </w:r>
      <w:r w:rsidR="006D15E6" w:rsidRPr="006D15E6">
        <w:rPr>
          <w:rFonts w:cs="Times New Roman"/>
          <w:bCs w:val="0"/>
          <w:i w:val="0"/>
          <w:szCs w:val="24"/>
          <w:highlight w:val="yellow"/>
        </w:rPr>
        <w:t xml:space="preserve">(2,142) = 2.46, </w:t>
      </w:r>
      <w:r w:rsidR="006D15E6" w:rsidRPr="006D15E6">
        <w:rPr>
          <w:rFonts w:cs="Times New Roman"/>
          <w:bCs w:val="0"/>
          <w:iCs/>
          <w:szCs w:val="24"/>
          <w:highlight w:val="yellow"/>
        </w:rPr>
        <w:t>p</w:t>
      </w:r>
      <w:r w:rsidR="006D15E6" w:rsidRPr="006D15E6">
        <w:rPr>
          <w:rFonts w:cs="Times New Roman"/>
          <w:bCs w:val="0"/>
          <w:i w:val="0"/>
          <w:szCs w:val="24"/>
          <w:highlight w:val="yellow"/>
        </w:rPr>
        <w:t xml:space="preserve"> = .09</w:t>
      </w:r>
      <w:ins w:id="137" w:author="Nancy Briggs" w:date="2024-03-25T16:00:00Z">
        <w:r w:rsidR="006939A3">
          <w:rPr>
            <w:rFonts w:cs="Times New Roman"/>
            <w:bCs w:val="0"/>
            <w:i w:val="0"/>
            <w:szCs w:val="24"/>
            <w:highlight w:val="yellow"/>
          </w:rPr>
          <w:t xml:space="preserve">) </w:t>
        </w:r>
      </w:ins>
      <w:r w:rsidR="003E5682" w:rsidRPr="006D15E6">
        <w:rPr>
          <w:rFonts w:cs="Times New Roman"/>
          <w:bCs w:val="0"/>
          <w:i w:val="0"/>
          <w:szCs w:val="24"/>
          <w:highlight w:val="yellow"/>
        </w:rPr>
        <w:t>.</w:t>
      </w:r>
      <w:r w:rsidR="006D15E6" w:rsidRPr="006D15E6">
        <w:rPr>
          <w:rFonts w:cs="Times New Roman"/>
          <w:bCs w:val="0"/>
          <w:i w:val="0"/>
          <w:szCs w:val="24"/>
          <w:highlight w:val="yellow"/>
        </w:rPr>
        <w:t xml:space="preserve"> </w:t>
      </w:r>
      <w:commentRangeEnd w:id="135"/>
      <w:r w:rsidR="00E5249A">
        <w:rPr>
          <w:rStyle w:val="CommentReference"/>
          <w:rFonts w:asciiTheme="minorHAnsi" w:eastAsiaTheme="minorHAnsi" w:hAnsiTheme="minorHAnsi" w:cstheme="minorBidi"/>
          <w:bCs w:val="0"/>
          <w:i w:val="0"/>
          <w:kern w:val="2"/>
          <w:lang w:val="en-AU" w:eastAsia="en-US"/>
          <w14:ligatures w14:val="standardContextual"/>
        </w:rPr>
        <w:commentReference w:id="135"/>
      </w:r>
      <w:commentRangeEnd w:id="136"/>
      <w:r w:rsidR="006B7CE7">
        <w:rPr>
          <w:rStyle w:val="CommentReference"/>
          <w:rFonts w:asciiTheme="minorHAnsi" w:eastAsiaTheme="minorHAnsi" w:hAnsiTheme="minorHAnsi" w:cstheme="minorBidi"/>
          <w:bCs w:val="0"/>
          <w:i w:val="0"/>
          <w:kern w:val="2"/>
          <w:lang w:val="en-AU" w:eastAsia="en-US"/>
          <w14:ligatures w14:val="standardContextual"/>
        </w:rPr>
        <w:commentReference w:id="136"/>
      </w:r>
      <w:r w:rsidR="006D15E6" w:rsidRPr="006D15E6">
        <w:rPr>
          <w:rFonts w:cs="Times New Roman"/>
          <w:bCs w:val="0"/>
          <w:i w:val="0"/>
          <w:szCs w:val="24"/>
          <w:highlight w:val="yellow"/>
        </w:rPr>
        <w:t>The hypothesised gradient effect from T2 to T3</w:t>
      </w:r>
      <w:r w:rsidR="006D15E6">
        <w:rPr>
          <w:rFonts w:cs="Times New Roman"/>
          <w:bCs w:val="0"/>
          <w:i w:val="0"/>
          <w:szCs w:val="24"/>
          <w:highlight w:val="yellow"/>
        </w:rPr>
        <w:t xml:space="preserve"> [</w:t>
      </w:r>
      <w:r w:rsidR="006D15E6" w:rsidRPr="006D15E6">
        <w:rPr>
          <w:rFonts w:cs="Times New Roman"/>
          <w:bCs w:val="0"/>
          <w:i w:val="0"/>
          <w:szCs w:val="24"/>
          <w:highlight w:val="yellow"/>
        </w:rPr>
        <w:t xml:space="preserve">PCIT-T </w:t>
      </w:r>
      <w:r w:rsidR="00C953BE">
        <w:rPr>
          <w:rFonts w:cs="Times New Roman"/>
          <w:bCs w:val="0"/>
          <w:i w:val="0"/>
          <w:szCs w:val="24"/>
          <w:highlight w:val="yellow"/>
        </w:rPr>
        <w:t>&gt;</w:t>
      </w:r>
      <w:r w:rsidR="008F73E1">
        <w:rPr>
          <w:rFonts w:cs="Times New Roman"/>
          <w:bCs w:val="0"/>
          <w:i w:val="0"/>
          <w:szCs w:val="24"/>
          <w:highlight w:val="yellow"/>
        </w:rPr>
        <w:t xml:space="preserve"> </w:t>
      </w:r>
      <w:r w:rsidR="006D15E6" w:rsidRPr="006D15E6">
        <w:rPr>
          <w:rFonts w:cs="Times New Roman"/>
          <w:bCs w:val="0"/>
          <w:i w:val="0"/>
          <w:szCs w:val="24"/>
          <w:highlight w:val="yellow"/>
        </w:rPr>
        <w:t>COS-P</w:t>
      </w:r>
      <w:r w:rsidR="006D15E6">
        <w:rPr>
          <w:rFonts w:cs="Times New Roman"/>
          <w:bCs w:val="0"/>
          <w:i w:val="0"/>
          <w:szCs w:val="24"/>
          <w:highlight w:val="yellow"/>
        </w:rPr>
        <w:t xml:space="preserve"> group],</w:t>
      </w:r>
      <w:r w:rsidR="006D15E6" w:rsidRPr="006D15E6">
        <w:rPr>
          <w:rFonts w:cs="Times New Roman"/>
          <w:bCs w:val="0"/>
          <w:i w:val="0"/>
          <w:szCs w:val="24"/>
          <w:highlight w:val="yellow"/>
        </w:rPr>
        <w:t xml:space="preserve"> was not supported (</w:t>
      </w:r>
      <w:r w:rsidR="006D15E6" w:rsidRPr="006D15E6">
        <w:rPr>
          <w:rFonts w:cs="Times New Roman"/>
          <w:bCs w:val="0"/>
          <w:iCs/>
          <w:szCs w:val="24"/>
          <w:highlight w:val="yellow"/>
        </w:rPr>
        <w:t>p</w:t>
      </w:r>
      <w:r w:rsidR="006D15E6" w:rsidRPr="006D15E6">
        <w:rPr>
          <w:rFonts w:cs="Times New Roman"/>
          <w:bCs w:val="0"/>
          <w:i w:val="0"/>
          <w:szCs w:val="24"/>
          <w:highlight w:val="yellow"/>
        </w:rPr>
        <w:t xml:space="preserve"> = .52).</w:t>
      </w:r>
    </w:p>
    <w:p w14:paraId="76820024" w14:textId="51EABD00" w:rsidR="004D23FC" w:rsidRDefault="004D23FC" w:rsidP="004D23FC">
      <w:pPr>
        <w:spacing w:line="480" w:lineRule="auto"/>
        <w:ind w:firstLine="720"/>
        <w:rPr>
          <w:rFonts w:ascii="Times" w:hAnsi="Times" w:cs="Times"/>
          <w:bCs/>
          <w:iCs/>
          <w:sz w:val="24"/>
          <w:szCs w:val="24"/>
        </w:rPr>
      </w:pPr>
      <w:r w:rsidRPr="00B41ACE">
        <w:rPr>
          <w:rFonts w:ascii="Times" w:hAnsi="Times" w:cs="Helvetica"/>
          <w:b/>
          <w:bCs/>
          <w:iCs/>
          <w:color w:val="000000"/>
          <w:sz w:val="24"/>
          <w:szCs w:val="24"/>
        </w:rPr>
        <w:t>Parental mentalization</w:t>
      </w:r>
      <w:r>
        <w:rPr>
          <w:rFonts w:ascii="Times" w:hAnsi="Times" w:cs="Helvetica"/>
          <w:b/>
          <w:bCs/>
          <w:iCs/>
          <w:color w:val="000000"/>
          <w:sz w:val="24"/>
          <w:szCs w:val="24"/>
        </w:rPr>
        <w:t xml:space="preserve">. </w:t>
      </w:r>
      <w:r w:rsidRPr="00E5249A">
        <w:rPr>
          <w:rFonts w:ascii="Times" w:hAnsi="Times" w:cs="Times"/>
          <w:bCs/>
          <w:iCs/>
          <w:sz w:val="24"/>
          <w:szCs w:val="24"/>
        </w:rPr>
        <w:t>For parental mentalisation</w:t>
      </w:r>
      <w:r w:rsidR="0033643F" w:rsidRPr="00E5249A">
        <w:rPr>
          <w:rFonts w:ascii="Times" w:hAnsi="Times" w:cs="Times"/>
          <w:bCs/>
          <w:iCs/>
          <w:sz w:val="24"/>
          <w:szCs w:val="24"/>
        </w:rPr>
        <w:t>,</w:t>
      </w:r>
      <w:r w:rsidRPr="00E5249A">
        <w:rPr>
          <w:rFonts w:ascii="Times" w:hAnsi="Times" w:cs="Times"/>
          <w:bCs/>
          <w:iCs/>
          <w:sz w:val="24"/>
          <w:szCs w:val="24"/>
        </w:rPr>
        <w:t xml:space="preserve"> assessed using the ‘attuned’ mind-mindedness code</w:t>
      </w:r>
      <w:r w:rsidR="0033643F" w:rsidRPr="00E5249A">
        <w:rPr>
          <w:rFonts w:ascii="Times" w:hAnsi="Times" w:cs="Times"/>
          <w:bCs/>
          <w:iCs/>
          <w:sz w:val="24"/>
          <w:szCs w:val="24"/>
        </w:rPr>
        <w:t xml:space="preserve"> in the MM coding system</w:t>
      </w:r>
      <w:r w:rsidRPr="00E5249A">
        <w:rPr>
          <w:rFonts w:ascii="Times" w:hAnsi="Times" w:cs="Times"/>
          <w:bCs/>
          <w:iCs/>
          <w:sz w:val="24"/>
          <w:szCs w:val="24"/>
        </w:rPr>
        <w:t>, no significant effects were identified for group (</w:t>
      </w:r>
      <w:r w:rsidRPr="00E5249A">
        <w:rPr>
          <w:rFonts w:ascii="Times" w:hAnsi="Times" w:cs="Times"/>
          <w:bCs/>
          <w:i/>
          <w:sz w:val="24"/>
          <w:szCs w:val="24"/>
        </w:rPr>
        <w:t>p</w:t>
      </w:r>
      <w:r w:rsidRPr="00E5249A">
        <w:rPr>
          <w:rFonts w:ascii="Times" w:hAnsi="Times" w:cs="Times"/>
          <w:bCs/>
          <w:iCs/>
          <w:sz w:val="24"/>
          <w:szCs w:val="24"/>
        </w:rPr>
        <w:t xml:space="preserve">=.785) </w:t>
      </w:r>
      <w:proofErr w:type="gramStart"/>
      <w:r w:rsidRPr="00E5249A">
        <w:rPr>
          <w:rFonts w:ascii="Times" w:hAnsi="Times" w:cs="Times"/>
          <w:bCs/>
          <w:iCs/>
          <w:sz w:val="24"/>
          <w:szCs w:val="24"/>
        </w:rPr>
        <w:t>or  group</w:t>
      </w:r>
      <w:proofErr w:type="gramEnd"/>
      <w:r w:rsidRPr="00E5249A">
        <w:rPr>
          <w:rFonts w:ascii="Times" w:hAnsi="Times" w:cs="Times"/>
          <w:bCs/>
          <w:iCs/>
          <w:sz w:val="24"/>
          <w:szCs w:val="24"/>
        </w:rPr>
        <w:t xml:space="preserve"> x time (</w:t>
      </w:r>
      <w:r w:rsidRPr="00E5249A">
        <w:rPr>
          <w:rFonts w:ascii="Times" w:hAnsi="Times" w:cs="Times"/>
          <w:bCs/>
          <w:i/>
          <w:sz w:val="24"/>
          <w:szCs w:val="24"/>
        </w:rPr>
        <w:t>p</w:t>
      </w:r>
      <w:r w:rsidRPr="00E5249A">
        <w:rPr>
          <w:rFonts w:ascii="Times" w:hAnsi="Times" w:cs="Times"/>
          <w:bCs/>
          <w:iCs/>
          <w:sz w:val="24"/>
          <w:szCs w:val="24"/>
        </w:rPr>
        <w:t>=.505) but there was a significant effect for time (</w:t>
      </w:r>
      <w:r w:rsidRPr="00E5249A">
        <w:rPr>
          <w:rFonts w:ascii="Times" w:hAnsi="Times" w:cs="Times"/>
          <w:bCs/>
          <w:i/>
          <w:sz w:val="24"/>
          <w:szCs w:val="24"/>
        </w:rPr>
        <w:t>p</w:t>
      </w:r>
      <w:r w:rsidRPr="00E5249A">
        <w:rPr>
          <w:rFonts w:ascii="Times" w:hAnsi="Times" w:cs="Times"/>
          <w:bCs/>
          <w:iCs/>
          <w:sz w:val="24"/>
          <w:szCs w:val="24"/>
        </w:rPr>
        <w:t>=.004). P</w:t>
      </w:r>
      <w:del w:id="138" w:author="Nancy Briggs" w:date="2024-03-25T16:02:00Z">
        <w:r w:rsidRPr="00E5249A" w:rsidDel="007E2899">
          <w:rPr>
            <w:rFonts w:ascii="Times" w:hAnsi="Times" w:cs="Times"/>
            <w:bCs/>
            <w:iCs/>
            <w:sz w:val="24"/>
            <w:szCs w:val="24"/>
          </w:rPr>
          <w:delText xml:space="preserve">ost hoc </w:delText>
        </w:r>
      </w:del>
      <w:ins w:id="139" w:author="Nancy Briggs" w:date="2024-03-25T16:02:00Z">
        <w:r w:rsidR="007E2899">
          <w:rPr>
            <w:rFonts w:ascii="Times" w:hAnsi="Times" w:cs="Times"/>
            <w:bCs/>
            <w:iCs/>
            <w:sz w:val="24"/>
            <w:szCs w:val="24"/>
          </w:rPr>
          <w:t xml:space="preserve">lanned comparisons </w:t>
        </w:r>
      </w:ins>
      <w:del w:id="140" w:author="Nancy Briggs" w:date="2024-03-25T16:02:00Z">
        <w:r w:rsidRPr="00E5249A" w:rsidDel="007E2899">
          <w:rPr>
            <w:rFonts w:ascii="Times" w:hAnsi="Times" w:cs="Times"/>
            <w:bCs/>
            <w:iCs/>
            <w:sz w:val="24"/>
            <w:szCs w:val="24"/>
          </w:rPr>
          <w:delText xml:space="preserve">analysis </w:delText>
        </w:r>
      </w:del>
      <w:r w:rsidRPr="00E5249A">
        <w:rPr>
          <w:rFonts w:ascii="Times" w:hAnsi="Times" w:cs="Times"/>
          <w:bCs/>
          <w:iCs/>
          <w:sz w:val="24"/>
          <w:szCs w:val="24"/>
        </w:rPr>
        <w:t xml:space="preserve">showed </w:t>
      </w:r>
      <w:r w:rsidRPr="00E5249A">
        <w:rPr>
          <w:rFonts w:ascii="Times New Roman" w:eastAsia="Times New Roman" w:hAnsi="Times New Roman" w:cs="Times New Roman"/>
          <w:kern w:val="0"/>
          <w:sz w:val="24"/>
          <w:szCs w:val="24"/>
          <w:lang w:val="en-GB" w:eastAsia="en-GB"/>
          <w14:ligatures w14:val="none"/>
        </w:rPr>
        <w:t>no significant</w:t>
      </w:r>
      <w:r w:rsidRPr="00C0607B">
        <w:rPr>
          <w:rFonts w:ascii="Times New Roman" w:eastAsia="Times New Roman" w:hAnsi="Times New Roman" w:cs="Times New Roman"/>
          <w:kern w:val="0"/>
          <w:sz w:val="24"/>
          <w:szCs w:val="24"/>
          <w:lang w:val="en-GB" w:eastAsia="en-GB"/>
          <w14:ligatures w14:val="none"/>
        </w:rPr>
        <w:t xml:space="preserve"> between group-differences at T1, T2 or T3 (</w:t>
      </w:r>
      <w:proofErr w:type="spellStart"/>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s</w:t>
      </w:r>
      <w:proofErr w:type="spellEnd"/>
      <w:r w:rsidRPr="00C0607B">
        <w:rPr>
          <w:rFonts w:ascii="Times New Roman" w:eastAsia="Times New Roman" w:hAnsi="Times New Roman" w:cs="Times New Roman"/>
          <w:kern w:val="0"/>
          <w:sz w:val="24"/>
          <w:szCs w:val="24"/>
          <w:lang w:val="en-GB" w:eastAsia="en-GB"/>
          <w14:ligatures w14:val="none"/>
        </w:rPr>
        <w:t xml:space="preserve"> &gt; .05)</w:t>
      </w:r>
      <w:r>
        <w:rPr>
          <w:rFonts w:ascii="Times New Roman" w:eastAsia="Times New Roman" w:hAnsi="Times New Roman" w:cs="Times New Roman"/>
          <w:kern w:val="0"/>
          <w:sz w:val="24"/>
          <w:szCs w:val="24"/>
          <w:lang w:val="en-GB" w:eastAsia="en-GB"/>
          <w14:ligatures w14:val="none"/>
        </w:rPr>
        <w:t xml:space="preserve">, nor were there any </w:t>
      </w:r>
      <w:r w:rsidRPr="00C0607B">
        <w:rPr>
          <w:rFonts w:ascii="Times New Roman" w:eastAsia="Times New Roman" w:hAnsi="Times New Roman" w:cs="Times New Roman"/>
          <w:kern w:val="0"/>
          <w:sz w:val="24"/>
          <w:szCs w:val="24"/>
          <w:lang w:val="en-GB" w:eastAsia="en-GB"/>
          <w14:ligatures w14:val="none"/>
        </w:rPr>
        <w:t>significant within-group change</w:t>
      </w:r>
      <w:r>
        <w:rPr>
          <w:rFonts w:ascii="Times New Roman" w:eastAsia="Times New Roman" w:hAnsi="Times New Roman" w:cs="Times New Roman"/>
          <w:kern w:val="0"/>
          <w:sz w:val="24"/>
          <w:szCs w:val="24"/>
          <w:lang w:val="en-GB" w:eastAsia="en-GB"/>
          <w14:ligatures w14:val="none"/>
        </w:rPr>
        <w:t>s</w:t>
      </w:r>
      <w:r w:rsidRPr="00C0607B">
        <w:rPr>
          <w:rFonts w:ascii="Times New Roman" w:eastAsia="Times New Roman" w:hAnsi="Times New Roman" w:cs="Times New Roman"/>
          <w:kern w:val="0"/>
          <w:sz w:val="24"/>
          <w:szCs w:val="24"/>
          <w:lang w:val="en-GB" w:eastAsia="en-GB"/>
          <w14:ligatures w14:val="none"/>
        </w:rPr>
        <w:t xml:space="preserve"> for </w:t>
      </w:r>
      <w:r>
        <w:rPr>
          <w:rFonts w:ascii="Times New Roman" w:eastAsia="Times New Roman" w:hAnsi="Times New Roman" w:cs="Times New Roman"/>
          <w:kern w:val="0"/>
          <w:sz w:val="24"/>
          <w:szCs w:val="24"/>
          <w:lang w:val="en-GB" w:eastAsia="en-GB"/>
          <w14:ligatures w14:val="none"/>
        </w:rPr>
        <w:t>any</w:t>
      </w:r>
      <w:r w:rsidRPr="00C0607B">
        <w:rPr>
          <w:rFonts w:ascii="Times New Roman" w:eastAsia="Times New Roman" w:hAnsi="Times New Roman" w:cs="Times New Roman"/>
          <w:kern w:val="0"/>
          <w:sz w:val="24"/>
          <w:szCs w:val="24"/>
          <w:lang w:val="en-GB" w:eastAsia="en-GB"/>
          <w14:ligatures w14:val="none"/>
        </w:rPr>
        <w:t xml:space="preserve"> group</w:t>
      </w:r>
      <w:r>
        <w:rPr>
          <w:rFonts w:ascii="Times New Roman" w:eastAsia="Times New Roman" w:hAnsi="Times New Roman" w:cs="Times New Roman"/>
          <w:kern w:val="0"/>
          <w:sz w:val="24"/>
          <w:szCs w:val="24"/>
          <w:lang w:val="en-GB" w:eastAsia="en-GB"/>
          <w14:ligatures w14:val="none"/>
        </w:rPr>
        <w:t xml:space="preserve"> (</w:t>
      </w:r>
      <w:proofErr w:type="spellStart"/>
      <w:r w:rsidRPr="00C0607B">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s</w:t>
      </w:r>
      <w:proofErr w:type="spellEnd"/>
      <w:r>
        <w:rPr>
          <w:rFonts w:ascii="Times New Roman" w:eastAsia="Times New Roman" w:hAnsi="Times New Roman" w:cs="Times New Roman"/>
          <w:kern w:val="0"/>
          <w:sz w:val="24"/>
          <w:szCs w:val="24"/>
          <w:lang w:val="en-GB" w:eastAsia="en-GB"/>
          <w14:ligatures w14:val="none"/>
        </w:rPr>
        <w:t xml:space="preserve"> &gt; .05)</w:t>
      </w:r>
      <w:r w:rsidRPr="00C0607B">
        <w:rPr>
          <w:rFonts w:ascii="Times New Roman" w:eastAsia="Times New Roman" w:hAnsi="Times New Roman" w:cs="Times New Roman"/>
          <w:kern w:val="0"/>
          <w:sz w:val="24"/>
          <w:szCs w:val="24"/>
          <w:lang w:val="en-GB" w:eastAsia="en-GB"/>
          <w14:ligatures w14:val="none"/>
        </w:rPr>
        <w:t>.</w:t>
      </w:r>
      <w:r w:rsidRPr="00B41ACE">
        <w:rPr>
          <w:rFonts w:ascii="Times" w:hAnsi="Times" w:cs="Times"/>
          <w:bCs/>
          <w:iCs/>
          <w:sz w:val="24"/>
          <w:szCs w:val="24"/>
        </w:rPr>
        <w:t xml:space="preserve"> </w:t>
      </w:r>
      <w:commentRangeStart w:id="141"/>
      <w:commentRangeStart w:id="142"/>
      <w:commentRangeStart w:id="143"/>
      <w:r w:rsidRPr="00E5249A">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w:t>
      </w:r>
      <w:ins w:id="144" w:author="Nancy Briggs" w:date="2024-03-26T08:57:00Z">
        <w:r w:rsidR="005C3676">
          <w:rPr>
            <w:rFonts w:ascii="Times New Roman" w:eastAsia="Times New Roman" w:hAnsi="Times New Roman" w:cs="Times New Roman"/>
            <w:kern w:val="0"/>
            <w:sz w:val="24"/>
            <w:szCs w:val="24"/>
            <w:highlight w:val="yellow"/>
            <w:lang w:val="en-GB" w:eastAsia="en-GB"/>
            <w14:ligatures w14:val="none"/>
          </w:rPr>
          <w:t>2</w:t>
        </w:r>
      </w:ins>
      <w:del w:id="145" w:author="Nancy Briggs" w:date="2024-03-26T08:57:00Z">
        <w:r w:rsidRPr="00E5249A" w:rsidDel="005C3676">
          <w:rPr>
            <w:rFonts w:ascii="Times New Roman" w:eastAsia="Times New Roman" w:hAnsi="Times New Roman" w:cs="Times New Roman"/>
            <w:kern w:val="0"/>
            <w:sz w:val="24"/>
            <w:szCs w:val="24"/>
            <w:highlight w:val="yellow"/>
            <w:lang w:val="en-GB" w:eastAsia="en-GB"/>
            <w14:ligatures w14:val="none"/>
          </w:rPr>
          <w:delText>1</w:delText>
        </w:r>
      </w:del>
      <w:r w:rsidRPr="00E5249A">
        <w:rPr>
          <w:rFonts w:ascii="Times New Roman" w:eastAsia="Times New Roman" w:hAnsi="Times New Roman" w:cs="Times New Roman"/>
          <w:kern w:val="0"/>
          <w:sz w:val="24"/>
          <w:szCs w:val="24"/>
          <w:highlight w:val="yellow"/>
          <w:lang w:val="en-GB" w:eastAsia="en-GB"/>
          <w14:ligatures w14:val="none"/>
        </w:rPr>
        <w:t xml:space="preserve"> to T3 [PCIT&gt; COS-P group], were not supported.</w:t>
      </w:r>
      <w:r>
        <w:rPr>
          <w:rFonts w:ascii="Times" w:hAnsi="Times" w:cs="Times"/>
          <w:bCs/>
          <w:iCs/>
          <w:sz w:val="24"/>
          <w:szCs w:val="24"/>
        </w:rPr>
        <w:t xml:space="preserve"> </w:t>
      </w:r>
      <w:commentRangeEnd w:id="141"/>
      <w:r w:rsidR="00E5249A">
        <w:rPr>
          <w:rStyle w:val="CommentReference"/>
        </w:rPr>
        <w:commentReference w:id="141"/>
      </w:r>
      <w:commentRangeEnd w:id="142"/>
      <w:r w:rsidR="00E5249A">
        <w:rPr>
          <w:rStyle w:val="CommentReference"/>
        </w:rPr>
        <w:commentReference w:id="142"/>
      </w:r>
      <w:commentRangeEnd w:id="143"/>
      <w:r w:rsidR="00AB53BD">
        <w:rPr>
          <w:rStyle w:val="CommentReference"/>
        </w:rPr>
        <w:commentReference w:id="143"/>
      </w:r>
      <w:r w:rsidRPr="00E5249A">
        <w:rPr>
          <w:rFonts w:ascii="Times" w:hAnsi="Times" w:cs="Times"/>
          <w:bCs/>
          <w:iCs/>
          <w:sz w:val="24"/>
          <w:szCs w:val="24"/>
        </w:rPr>
        <w:t xml:space="preserve">For parental mentalisation assessed using the ‘non-attuned’ mind-mindedness </w:t>
      </w:r>
      <w:r w:rsidRPr="00E5249A">
        <w:rPr>
          <w:rFonts w:ascii="Times" w:hAnsi="Times" w:cs="Times"/>
          <w:bCs/>
          <w:iCs/>
          <w:sz w:val="24"/>
          <w:szCs w:val="24"/>
        </w:rPr>
        <w:lastRenderedPageBreak/>
        <w:t>code</w:t>
      </w:r>
      <w:r w:rsidR="0033643F" w:rsidRPr="00E5249A">
        <w:rPr>
          <w:rFonts w:ascii="Times" w:hAnsi="Times" w:cs="Times"/>
          <w:bCs/>
          <w:iCs/>
          <w:sz w:val="24"/>
          <w:szCs w:val="24"/>
        </w:rPr>
        <w:t xml:space="preserve"> in the MM coding system</w:t>
      </w:r>
      <w:r w:rsidRPr="00E5249A">
        <w:rPr>
          <w:rFonts w:ascii="Times" w:hAnsi="Times" w:cs="Times"/>
          <w:bCs/>
          <w:iCs/>
          <w:sz w:val="24"/>
          <w:szCs w:val="24"/>
        </w:rPr>
        <w:t>, there were no significant effects for group (</w:t>
      </w:r>
      <w:r w:rsidRPr="00E5249A">
        <w:rPr>
          <w:rFonts w:ascii="Times" w:hAnsi="Times" w:cs="Times"/>
          <w:bCs/>
          <w:i/>
          <w:sz w:val="24"/>
          <w:szCs w:val="24"/>
        </w:rPr>
        <w:t>p</w:t>
      </w:r>
      <w:r w:rsidRPr="00E5249A">
        <w:rPr>
          <w:rFonts w:ascii="Times" w:hAnsi="Times" w:cs="Times"/>
          <w:bCs/>
          <w:iCs/>
          <w:sz w:val="24"/>
          <w:szCs w:val="24"/>
        </w:rPr>
        <w:t>=.224) or time (</w:t>
      </w:r>
      <w:r w:rsidRPr="00E5249A">
        <w:rPr>
          <w:rFonts w:ascii="Times" w:hAnsi="Times" w:cs="Times"/>
          <w:bCs/>
          <w:i/>
          <w:sz w:val="24"/>
          <w:szCs w:val="24"/>
        </w:rPr>
        <w:t>p</w:t>
      </w:r>
      <w:r w:rsidRPr="00E5249A">
        <w:rPr>
          <w:rFonts w:ascii="Times" w:hAnsi="Times" w:cs="Times"/>
          <w:bCs/>
          <w:iCs/>
          <w:sz w:val="24"/>
          <w:szCs w:val="24"/>
        </w:rPr>
        <w:t>=.733) but there was a significant effect for group x time (</w:t>
      </w:r>
      <w:r w:rsidRPr="00E5249A">
        <w:rPr>
          <w:rFonts w:ascii="Times" w:hAnsi="Times" w:cs="Times"/>
          <w:bCs/>
          <w:i/>
          <w:sz w:val="24"/>
          <w:szCs w:val="24"/>
        </w:rPr>
        <w:t>p</w:t>
      </w:r>
      <w:r w:rsidRPr="00E5249A">
        <w:rPr>
          <w:rFonts w:ascii="Times" w:hAnsi="Times" w:cs="Times"/>
          <w:bCs/>
          <w:iCs/>
          <w:sz w:val="24"/>
          <w:szCs w:val="24"/>
        </w:rPr>
        <w:t xml:space="preserve">=.003). </w:t>
      </w:r>
      <w:del w:id="146" w:author="Nancy Briggs" w:date="2024-03-26T09:10:00Z">
        <w:r w:rsidRPr="00E5249A" w:rsidDel="00EF04B7">
          <w:rPr>
            <w:rFonts w:ascii="Times" w:hAnsi="Times" w:cs="Times"/>
            <w:bCs/>
            <w:iCs/>
            <w:sz w:val="24"/>
            <w:szCs w:val="24"/>
          </w:rPr>
          <w:delText>Post hoc</w:delText>
        </w:r>
        <w:r w:rsidDel="00EF04B7">
          <w:rPr>
            <w:rFonts w:ascii="Times" w:hAnsi="Times" w:cs="Times"/>
            <w:bCs/>
            <w:iCs/>
            <w:sz w:val="24"/>
            <w:szCs w:val="24"/>
          </w:rPr>
          <w:delText xml:space="preserve"> analyses</w:delText>
        </w:r>
      </w:del>
      <w:ins w:id="147" w:author="Nancy Briggs" w:date="2024-03-31T11:57:00Z">
        <w:r w:rsidR="00631383">
          <w:rPr>
            <w:rFonts w:ascii="Times" w:hAnsi="Times" w:cs="Times"/>
            <w:bCs/>
            <w:iCs/>
            <w:sz w:val="24"/>
            <w:szCs w:val="24"/>
          </w:rPr>
          <w:t xml:space="preserve">Planned </w:t>
        </w:r>
        <w:proofErr w:type="spellStart"/>
        <w:r w:rsidR="00631383">
          <w:rPr>
            <w:rFonts w:ascii="Times" w:hAnsi="Times" w:cs="Times"/>
            <w:bCs/>
            <w:iCs/>
            <w:sz w:val="24"/>
            <w:szCs w:val="24"/>
          </w:rPr>
          <w:t>comparisons</w:t>
        </w:r>
      </w:ins>
      <w:ins w:id="148" w:author="Nancy Briggs" w:date="2024-03-26T09:10:00Z">
        <w:r w:rsidR="00EF04B7">
          <w:rPr>
            <w:rFonts w:ascii="Times" w:hAnsi="Times" w:cs="Times"/>
            <w:bCs/>
            <w:iCs/>
            <w:sz w:val="24"/>
            <w:szCs w:val="24"/>
          </w:rPr>
          <w:t>lanned</w:t>
        </w:r>
        <w:proofErr w:type="spellEnd"/>
        <w:r w:rsidR="00EF04B7">
          <w:rPr>
            <w:rFonts w:ascii="Times" w:hAnsi="Times" w:cs="Times"/>
            <w:bCs/>
            <w:iCs/>
            <w:sz w:val="24"/>
            <w:szCs w:val="24"/>
          </w:rPr>
          <w:t xml:space="preserve"> comparisons</w:t>
        </w:r>
      </w:ins>
      <w:r>
        <w:rPr>
          <w:rFonts w:ascii="Times" w:hAnsi="Times" w:cs="Times"/>
          <w:bCs/>
          <w:iCs/>
          <w:sz w:val="24"/>
          <w:szCs w:val="24"/>
        </w:rPr>
        <w:t xml:space="preserve"> showed the PCIT-T group to use significantly </w:t>
      </w:r>
      <w:del w:id="149" w:author="Nancy Briggs" w:date="2024-03-26T09:10:00Z">
        <w:r w:rsidDel="00CC1FE4">
          <w:rPr>
            <w:rFonts w:ascii="Times" w:hAnsi="Times" w:cs="Times"/>
            <w:bCs/>
            <w:iCs/>
            <w:sz w:val="24"/>
            <w:szCs w:val="24"/>
          </w:rPr>
          <w:delText xml:space="preserve">less </w:delText>
        </w:r>
      </w:del>
      <w:ins w:id="150" w:author="Nancy Briggs" w:date="2024-03-26T09:11:00Z">
        <w:r w:rsidR="00CC1FE4">
          <w:rPr>
            <w:rFonts w:ascii="Times" w:hAnsi="Times" w:cs="Times"/>
            <w:bCs/>
            <w:iCs/>
            <w:sz w:val="24"/>
            <w:szCs w:val="24"/>
          </w:rPr>
          <w:t>fewer</w:t>
        </w:r>
      </w:ins>
      <w:ins w:id="151" w:author="Nancy Briggs" w:date="2024-03-26T09:10:00Z">
        <w:r w:rsidR="00CC1FE4">
          <w:rPr>
            <w:rFonts w:ascii="Times" w:hAnsi="Times" w:cs="Times"/>
            <w:bCs/>
            <w:iCs/>
            <w:sz w:val="24"/>
            <w:szCs w:val="24"/>
          </w:rPr>
          <w:t xml:space="preserve"> </w:t>
        </w:r>
      </w:ins>
      <w:r>
        <w:rPr>
          <w:rFonts w:ascii="Times" w:hAnsi="Times" w:cs="Times"/>
          <w:bCs/>
          <w:iCs/>
          <w:sz w:val="24"/>
          <w:szCs w:val="24"/>
        </w:rPr>
        <w:t>non-attuned comments than the WL group at T2 (</w:t>
      </w:r>
      <w:r w:rsidRPr="00B41ACE">
        <w:rPr>
          <w:rFonts w:ascii="Times" w:hAnsi="Times" w:cs="Times"/>
          <w:bCs/>
          <w:i/>
          <w:sz w:val="24"/>
          <w:szCs w:val="24"/>
        </w:rPr>
        <w:t>p</w:t>
      </w:r>
      <w:r>
        <w:rPr>
          <w:rFonts w:ascii="Times" w:hAnsi="Times" w:cs="Times"/>
          <w:bCs/>
          <w:iCs/>
          <w:sz w:val="24"/>
          <w:szCs w:val="24"/>
        </w:rPr>
        <w:t xml:space="preserve">=.000), and </w:t>
      </w:r>
      <w:del w:id="152" w:author="Nancy Briggs" w:date="2024-03-26T09:11:00Z">
        <w:r w:rsidDel="00A8142E">
          <w:rPr>
            <w:rFonts w:ascii="Times" w:hAnsi="Times" w:cs="Times"/>
            <w:bCs/>
            <w:iCs/>
            <w:sz w:val="24"/>
            <w:szCs w:val="24"/>
          </w:rPr>
          <w:delText xml:space="preserve">there was a trend for </w:delText>
        </w:r>
      </w:del>
      <w:r>
        <w:rPr>
          <w:rFonts w:ascii="Times" w:hAnsi="Times" w:cs="Times"/>
          <w:bCs/>
          <w:iCs/>
          <w:sz w:val="24"/>
          <w:szCs w:val="24"/>
        </w:rPr>
        <w:t xml:space="preserve">the PCIT-T group </w:t>
      </w:r>
      <w:ins w:id="153" w:author="Nancy Briggs" w:date="2024-03-26T09:11:00Z">
        <w:r w:rsidR="002E7BC9">
          <w:rPr>
            <w:rFonts w:ascii="Times" w:hAnsi="Times" w:cs="Times"/>
            <w:bCs/>
            <w:iCs/>
            <w:sz w:val="24"/>
            <w:szCs w:val="24"/>
          </w:rPr>
          <w:t xml:space="preserve">did use </w:t>
        </w:r>
      </w:ins>
      <w:del w:id="154" w:author="Nancy Briggs" w:date="2024-03-26T09:11:00Z">
        <w:r w:rsidDel="002E7BC9">
          <w:rPr>
            <w:rFonts w:ascii="Times" w:hAnsi="Times" w:cs="Times"/>
            <w:bCs/>
            <w:iCs/>
            <w:sz w:val="24"/>
            <w:szCs w:val="24"/>
          </w:rPr>
          <w:delText xml:space="preserve">to use less </w:delText>
        </w:r>
      </w:del>
      <w:ins w:id="155" w:author="Nancy Briggs" w:date="2024-03-26T09:11:00Z">
        <w:r w:rsidR="002E7BC9">
          <w:rPr>
            <w:rFonts w:ascii="Times" w:hAnsi="Times" w:cs="Times"/>
            <w:bCs/>
            <w:iCs/>
            <w:sz w:val="24"/>
            <w:szCs w:val="24"/>
          </w:rPr>
          <w:t xml:space="preserve">fewer </w:t>
        </w:r>
      </w:ins>
      <w:r>
        <w:rPr>
          <w:rFonts w:ascii="Times" w:hAnsi="Times" w:cs="Times"/>
          <w:bCs/>
          <w:iCs/>
          <w:sz w:val="24"/>
          <w:szCs w:val="24"/>
        </w:rPr>
        <w:t>non-attuned comments than the COS-P group at T2</w:t>
      </w:r>
      <w:ins w:id="156" w:author="Nancy Briggs" w:date="2024-03-26T09:12:00Z">
        <w:r w:rsidR="002E7BC9">
          <w:rPr>
            <w:rFonts w:ascii="Times" w:hAnsi="Times" w:cs="Times"/>
            <w:bCs/>
            <w:iCs/>
            <w:sz w:val="24"/>
            <w:szCs w:val="24"/>
          </w:rPr>
          <w:t xml:space="preserve">, but the p-value was above 0.05 after adjustment for multiple comparisons </w:t>
        </w:r>
      </w:ins>
      <w:r>
        <w:rPr>
          <w:rFonts w:ascii="Times" w:hAnsi="Times" w:cs="Times"/>
          <w:bCs/>
          <w:iCs/>
          <w:sz w:val="24"/>
          <w:szCs w:val="24"/>
        </w:rPr>
        <w:t xml:space="preserve"> (</w:t>
      </w:r>
      <w:r w:rsidRPr="00B41ACE">
        <w:rPr>
          <w:rFonts w:ascii="Times" w:hAnsi="Times" w:cs="Times"/>
          <w:bCs/>
          <w:i/>
          <w:sz w:val="24"/>
          <w:szCs w:val="24"/>
        </w:rPr>
        <w:t>p</w:t>
      </w:r>
      <w:r>
        <w:rPr>
          <w:rFonts w:ascii="Times" w:hAnsi="Times" w:cs="Times"/>
          <w:bCs/>
          <w:iCs/>
          <w:sz w:val="24"/>
          <w:szCs w:val="24"/>
        </w:rPr>
        <w:t>=.0</w:t>
      </w:r>
      <w:ins w:id="157" w:author="Nancy Briggs" w:date="2024-03-26T09:12:00Z">
        <w:r w:rsidR="002E7BC9">
          <w:rPr>
            <w:rFonts w:ascii="Times" w:hAnsi="Times" w:cs="Times"/>
            <w:bCs/>
            <w:iCs/>
            <w:sz w:val="24"/>
            <w:szCs w:val="24"/>
          </w:rPr>
          <w:t>8</w:t>
        </w:r>
      </w:ins>
      <w:del w:id="158" w:author="Nancy Briggs" w:date="2024-03-26T09:12:00Z">
        <w:r w:rsidDel="002E7BC9">
          <w:rPr>
            <w:rFonts w:ascii="Times" w:hAnsi="Times" w:cs="Times"/>
            <w:bCs/>
            <w:iCs/>
            <w:sz w:val="24"/>
            <w:szCs w:val="24"/>
          </w:rPr>
          <w:delText>7</w:delText>
        </w:r>
      </w:del>
      <w:r>
        <w:rPr>
          <w:rFonts w:ascii="Times" w:hAnsi="Times" w:cs="Times"/>
          <w:bCs/>
          <w:iCs/>
          <w:sz w:val="24"/>
          <w:szCs w:val="24"/>
        </w:rPr>
        <w:t>). No other between-group differences were observed. There was a significant decrease in non-attuned comments for the PCIT-T group from T1 to T2 (</w:t>
      </w:r>
      <w:r w:rsidRPr="00B41ACE">
        <w:rPr>
          <w:rFonts w:ascii="Times" w:hAnsi="Times" w:cs="Times"/>
          <w:bCs/>
          <w:i/>
          <w:sz w:val="24"/>
          <w:szCs w:val="24"/>
        </w:rPr>
        <w:t>p</w:t>
      </w:r>
      <w:r>
        <w:rPr>
          <w:rFonts w:ascii="Times" w:hAnsi="Times" w:cs="Times"/>
          <w:bCs/>
          <w:iCs/>
          <w:sz w:val="24"/>
          <w:szCs w:val="24"/>
        </w:rPr>
        <w:t xml:space="preserve"> = .020, </w:t>
      </w:r>
      <w:r w:rsidRPr="00B41ACE">
        <w:rPr>
          <w:rFonts w:ascii="Times" w:hAnsi="Times" w:cs="Times"/>
          <w:bCs/>
          <w:i/>
          <w:sz w:val="24"/>
          <w:szCs w:val="24"/>
        </w:rPr>
        <w:t>d</w:t>
      </w:r>
      <w:r>
        <w:rPr>
          <w:rFonts w:ascii="Times" w:hAnsi="Times" w:cs="Times"/>
          <w:bCs/>
          <w:iCs/>
          <w:sz w:val="24"/>
          <w:szCs w:val="24"/>
        </w:rPr>
        <w:t>= 0.69; medium to large effect size) and a significant decrease in non-attuned comments for the COS-P group from T1 to T2 (</w:t>
      </w:r>
      <w:r w:rsidRPr="00B41ACE">
        <w:rPr>
          <w:rFonts w:ascii="Times" w:hAnsi="Times" w:cs="Times"/>
          <w:bCs/>
          <w:i/>
          <w:sz w:val="24"/>
          <w:szCs w:val="24"/>
        </w:rPr>
        <w:t>p</w:t>
      </w:r>
      <w:r>
        <w:rPr>
          <w:rFonts w:ascii="Times" w:hAnsi="Times" w:cs="Times"/>
          <w:bCs/>
          <w:iCs/>
          <w:sz w:val="24"/>
          <w:szCs w:val="24"/>
        </w:rPr>
        <w:t xml:space="preserve"> = .009, </w:t>
      </w:r>
      <w:r w:rsidRPr="00B41ACE">
        <w:rPr>
          <w:rFonts w:ascii="Times" w:hAnsi="Times" w:cs="Times"/>
          <w:bCs/>
          <w:i/>
          <w:sz w:val="24"/>
          <w:szCs w:val="24"/>
        </w:rPr>
        <w:t>d</w:t>
      </w:r>
      <w:r>
        <w:rPr>
          <w:rFonts w:ascii="Times" w:hAnsi="Times" w:cs="Times"/>
          <w:bCs/>
          <w:iCs/>
          <w:sz w:val="24"/>
          <w:szCs w:val="24"/>
        </w:rPr>
        <w:t>= 0.53; medium effect size). There</w:t>
      </w:r>
      <w:r w:rsidRPr="00C0607B">
        <w:rPr>
          <w:rFonts w:ascii="Times New Roman" w:eastAsia="Times New Roman" w:hAnsi="Times New Roman" w:cs="Times New Roman"/>
          <w:kern w:val="0"/>
          <w:sz w:val="24"/>
          <w:szCs w:val="24"/>
          <w:lang w:val="en-GB" w:eastAsia="en-GB"/>
          <w14:ligatures w14:val="none"/>
        </w:rPr>
        <w:t xml:space="preserve"> were no </w:t>
      </w:r>
      <w:r>
        <w:rPr>
          <w:rFonts w:ascii="Times New Roman" w:eastAsia="Times New Roman" w:hAnsi="Times New Roman" w:cs="Times New Roman"/>
          <w:kern w:val="0"/>
          <w:sz w:val="24"/>
          <w:szCs w:val="24"/>
          <w:lang w:val="en-GB" w:eastAsia="en-GB"/>
          <w14:ligatures w14:val="none"/>
        </w:rPr>
        <w:t xml:space="preserve">other </w:t>
      </w:r>
      <w:r w:rsidRPr="00C0607B">
        <w:rPr>
          <w:rFonts w:ascii="Times New Roman" w:eastAsia="Times New Roman" w:hAnsi="Times New Roman" w:cs="Times New Roman"/>
          <w:kern w:val="0"/>
          <w:sz w:val="24"/>
          <w:szCs w:val="24"/>
          <w:lang w:val="en-GB" w:eastAsia="en-GB"/>
          <w14:ligatures w14:val="none"/>
        </w:rPr>
        <w:t xml:space="preserve">significant </w:t>
      </w:r>
      <w:r>
        <w:rPr>
          <w:rFonts w:ascii="Times New Roman" w:eastAsia="Times New Roman" w:hAnsi="Times New Roman" w:cs="Times New Roman"/>
          <w:kern w:val="0"/>
          <w:sz w:val="24"/>
          <w:szCs w:val="24"/>
          <w:lang w:val="en-GB" w:eastAsia="en-GB"/>
          <w14:ligatures w14:val="none"/>
        </w:rPr>
        <w:t>within</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group </w:t>
      </w:r>
      <w:r w:rsidRPr="00C0607B">
        <w:rPr>
          <w:rFonts w:ascii="Times New Roman" w:eastAsia="Times New Roman" w:hAnsi="Times New Roman" w:cs="Times New Roman"/>
          <w:kern w:val="0"/>
          <w:sz w:val="24"/>
          <w:szCs w:val="24"/>
          <w:lang w:val="en-GB" w:eastAsia="en-GB"/>
          <w14:ligatures w14:val="none"/>
        </w:rPr>
        <w:t>differences.</w:t>
      </w:r>
      <w:r w:rsidRPr="00B41ACE">
        <w:rPr>
          <w:rFonts w:ascii="Times" w:hAnsi="Times" w:cs="Times"/>
          <w:bCs/>
          <w:iCs/>
          <w:sz w:val="24"/>
          <w:szCs w:val="24"/>
        </w:rPr>
        <w:t xml:space="preserve"> </w:t>
      </w:r>
      <w:r w:rsidRPr="004D23FC">
        <w:rPr>
          <w:rFonts w:ascii="Times New Roman" w:eastAsia="Times New Roman" w:hAnsi="Times New Roman" w:cs="Times New Roman"/>
          <w:kern w:val="0"/>
          <w:sz w:val="24"/>
          <w:szCs w:val="24"/>
          <w:highlight w:val="yellow"/>
          <w:lang w:val="en-GB" w:eastAsia="en-GB"/>
          <w14:ligatures w14:val="none"/>
        </w:rPr>
        <w:t xml:space="preserve">The hypotheses that there would be a gradient effect in terms of the </w:t>
      </w:r>
      <w:r w:rsidRPr="004D23FC">
        <w:rPr>
          <w:rFonts w:ascii="Times" w:eastAsia="Times New Roman" w:hAnsi="Times" w:cs="Times"/>
          <w:kern w:val="0"/>
          <w:sz w:val="24"/>
          <w:szCs w:val="24"/>
          <w:highlight w:val="yellow"/>
          <w:lang w:val="en-GB" w:eastAsia="en-GB"/>
          <w14:ligatures w14:val="none"/>
        </w:rPr>
        <w:t>magnitude of gains from T1 to T2 [PCIT-T &gt; COS-P &gt; WL] was confirmed</w:t>
      </w:r>
      <w:ins w:id="159" w:author="Nancy Briggs" w:date="2024-03-26T09:13:00Z">
        <w:r w:rsidR="00920A2A" w:rsidRPr="00920A2A">
          <w:rPr>
            <w:rFonts w:ascii="Times" w:eastAsia="Times New Roman" w:hAnsi="Times" w:cs="Times"/>
            <w:kern w:val="0"/>
            <w:sz w:val="24"/>
            <w:szCs w:val="24"/>
            <w:lang w:val="en-GB" w:eastAsia="en-GB"/>
            <w14:ligatures w14:val="none"/>
          </w:rPr>
          <w:t>(p=0.012)</w:t>
        </w:r>
      </w:ins>
      <w:r w:rsidRPr="004D23FC">
        <w:rPr>
          <w:rFonts w:ascii="Times" w:eastAsia="Times New Roman" w:hAnsi="Times" w:cs="Times"/>
          <w:kern w:val="0"/>
          <w:sz w:val="24"/>
          <w:szCs w:val="24"/>
          <w:highlight w:val="yellow"/>
          <w:lang w:val="en-GB" w:eastAsia="en-GB"/>
          <w14:ligatures w14:val="none"/>
        </w:rPr>
        <w:t>. The</w:t>
      </w:r>
      <w:r w:rsidRPr="004D23FC">
        <w:rPr>
          <w:rFonts w:ascii="Times New Roman" w:eastAsia="Times New Roman" w:hAnsi="Times New Roman" w:cs="Times New Roman"/>
          <w:kern w:val="0"/>
          <w:sz w:val="24"/>
          <w:szCs w:val="24"/>
          <w:highlight w:val="yellow"/>
          <w:lang w:val="en-GB" w:eastAsia="en-GB"/>
          <w14:ligatures w14:val="none"/>
        </w:rPr>
        <w:t xml:space="preserve"> hypothesis of a gradient effect in terms of gains from T1 to T3 [PCIT&gt; COS-P group], was not supported.</w:t>
      </w:r>
    </w:p>
    <w:p w14:paraId="157D0B35" w14:textId="7B9A049B" w:rsidR="004D23FC" w:rsidRDefault="004D23FC" w:rsidP="004D23FC">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w:hAnsi="Times" w:cs="Times"/>
          <w:bCs/>
          <w:iCs/>
          <w:sz w:val="24"/>
          <w:szCs w:val="24"/>
        </w:rPr>
        <w:t>For</w:t>
      </w:r>
      <w:r w:rsidRPr="00B41ACE">
        <w:rPr>
          <w:rFonts w:ascii="Times" w:hAnsi="Times" w:cs="Times"/>
          <w:bCs/>
          <w:iCs/>
          <w:sz w:val="24"/>
          <w:szCs w:val="24"/>
        </w:rPr>
        <w:t xml:space="preserve"> parental mentalisation</w:t>
      </w:r>
      <w:r w:rsidR="0033643F">
        <w:rPr>
          <w:rFonts w:ascii="Times" w:hAnsi="Times" w:cs="Times"/>
          <w:bCs/>
          <w:iCs/>
          <w:sz w:val="24"/>
          <w:szCs w:val="24"/>
        </w:rPr>
        <w:t>, assessed</w:t>
      </w:r>
      <w:r w:rsidRPr="00B41ACE">
        <w:rPr>
          <w:rFonts w:ascii="Times" w:hAnsi="Times" w:cs="Times"/>
          <w:bCs/>
          <w:iCs/>
          <w:sz w:val="24"/>
          <w:szCs w:val="24"/>
        </w:rPr>
        <w:t xml:space="preserve"> </w:t>
      </w:r>
      <w:r>
        <w:rPr>
          <w:rFonts w:ascii="Times" w:hAnsi="Times" w:cs="Times"/>
          <w:bCs/>
          <w:iCs/>
          <w:sz w:val="24"/>
          <w:szCs w:val="24"/>
        </w:rPr>
        <w:t xml:space="preserve">using the </w:t>
      </w:r>
      <w:commentRangeStart w:id="160"/>
      <w:r>
        <w:rPr>
          <w:rFonts w:ascii="Times" w:hAnsi="Times" w:cs="Times"/>
          <w:bCs/>
          <w:iCs/>
          <w:sz w:val="24"/>
          <w:szCs w:val="24"/>
        </w:rPr>
        <w:t>DRFQ</w:t>
      </w:r>
      <w:commentRangeEnd w:id="160"/>
      <w:r w:rsidR="00F04D2B">
        <w:rPr>
          <w:rStyle w:val="CommentReference"/>
        </w:rPr>
        <w:commentReference w:id="160"/>
      </w:r>
      <w:r w:rsidRPr="00B41ACE">
        <w:rPr>
          <w:rFonts w:ascii="Times" w:hAnsi="Times" w:cs="Times"/>
          <w:bCs/>
          <w:iCs/>
          <w:sz w:val="24"/>
          <w:szCs w:val="24"/>
        </w:rPr>
        <w:t>, significant effects were identified for time (</w:t>
      </w:r>
      <w:r w:rsidRPr="00B41ACE">
        <w:rPr>
          <w:rFonts w:ascii="Times" w:hAnsi="Times" w:cs="Times"/>
          <w:bCs/>
          <w:i/>
          <w:sz w:val="24"/>
          <w:szCs w:val="24"/>
        </w:rPr>
        <w:t>p</w:t>
      </w:r>
      <w:r w:rsidRPr="00B41ACE">
        <w:rPr>
          <w:rFonts w:ascii="Times" w:hAnsi="Times" w:cs="Times"/>
          <w:bCs/>
          <w:iCs/>
          <w:sz w:val="24"/>
          <w:szCs w:val="24"/>
        </w:rPr>
        <w:t>=.002) abut not for group (</w:t>
      </w:r>
      <w:r w:rsidRPr="00B41ACE">
        <w:rPr>
          <w:rFonts w:ascii="Times" w:hAnsi="Times" w:cs="Times"/>
          <w:bCs/>
          <w:i/>
          <w:sz w:val="24"/>
          <w:szCs w:val="24"/>
        </w:rPr>
        <w:t>p</w:t>
      </w:r>
      <w:r w:rsidRPr="00B41ACE">
        <w:rPr>
          <w:rFonts w:ascii="Times" w:hAnsi="Times" w:cs="Times"/>
          <w:bCs/>
          <w:iCs/>
          <w:sz w:val="24"/>
          <w:szCs w:val="24"/>
        </w:rPr>
        <w:t>=.099) or group x time (</w:t>
      </w:r>
      <w:r w:rsidRPr="00B41ACE">
        <w:rPr>
          <w:rFonts w:ascii="Times" w:hAnsi="Times" w:cs="Times"/>
          <w:bCs/>
          <w:i/>
          <w:sz w:val="24"/>
          <w:szCs w:val="24"/>
        </w:rPr>
        <w:t>p</w:t>
      </w:r>
      <w:r w:rsidRPr="00B41ACE">
        <w:rPr>
          <w:rFonts w:ascii="Times" w:hAnsi="Times" w:cs="Times"/>
          <w:bCs/>
          <w:iCs/>
          <w:sz w:val="24"/>
          <w:szCs w:val="24"/>
        </w:rPr>
        <w:t>=.174).</w:t>
      </w:r>
      <w:r>
        <w:rPr>
          <w:rFonts w:ascii="Times" w:hAnsi="Times" w:cs="Times"/>
          <w:bCs/>
          <w:iCs/>
          <w:sz w:val="24"/>
          <w:szCs w:val="24"/>
        </w:rPr>
        <w:t xml:space="preserve"> </w:t>
      </w:r>
      <w:del w:id="161" w:author="Nancy Briggs" w:date="2024-03-26T09:28:00Z">
        <w:r w:rsidDel="00544E84">
          <w:rPr>
            <w:rFonts w:ascii="Times" w:hAnsi="Times" w:cs="Times"/>
            <w:bCs/>
            <w:iCs/>
            <w:sz w:val="24"/>
            <w:szCs w:val="24"/>
          </w:rPr>
          <w:delText>Post hoc analyses</w:delText>
        </w:r>
      </w:del>
      <w:ins w:id="162" w:author="Nancy Briggs" w:date="2024-03-31T11:57:00Z">
        <w:r w:rsidR="00631383">
          <w:rPr>
            <w:rFonts w:ascii="Times" w:hAnsi="Times" w:cs="Times"/>
            <w:bCs/>
            <w:iCs/>
            <w:sz w:val="24"/>
            <w:szCs w:val="24"/>
          </w:rPr>
          <w:t>Planned comparisons</w:t>
        </w:r>
      </w:ins>
      <w:r>
        <w:rPr>
          <w:rFonts w:ascii="Times" w:hAnsi="Times" w:cs="Times"/>
          <w:bCs/>
          <w:iCs/>
          <w:sz w:val="24"/>
          <w:szCs w:val="24"/>
        </w:rPr>
        <w:t xml:space="preserve"> did not reveal any significant between-group differences (</w:t>
      </w:r>
      <w:proofErr w:type="spellStart"/>
      <w:r w:rsidRPr="00B41ACE">
        <w:rPr>
          <w:rFonts w:ascii="Times" w:hAnsi="Times" w:cs="Times"/>
          <w:bCs/>
          <w:i/>
          <w:sz w:val="24"/>
          <w:szCs w:val="24"/>
        </w:rPr>
        <w:t>p</w:t>
      </w:r>
      <w:r>
        <w:rPr>
          <w:rFonts w:ascii="Times" w:hAnsi="Times" w:cs="Times"/>
          <w:bCs/>
          <w:iCs/>
          <w:sz w:val="24"/>
          <w:szCs w:val="24"/>
        </w:rPr>
        <w:t>s</w:t>
      </w:r>
      <w:proofErr w:type="spellEnd"/>
      <w:r>
        <w:rPr>
          <w:rFonts w:ascii="Times" w:hAnsi="Times" w:cs="Times"/>
          <w:bCs/>
          <w:iCs/>
          <w:sz w:val="24"/>
          <w:szCs w:val="24"/>
        </w:rPr>
        <w:t xml:space="preserve"> &gt; 05) but there was a trend for the PCIT-T group to show higher reflectiveness than the COS-P group (</w:t>
      </w:r>
      <w:r w:rsidRPr="00B41ACE">
        <w:rPr>
          <w:rFonts w:ascii="Times" w:hAnsi="Times" w:cs="Times"/>
          <w:bCs/>
          <w:i/>
          <w:sz w:val="24"/>
          <w:szCs w:val="24"/>
        </w:rPr>
        <w:t>p</w:t>
      </w:r>
      <w:r>
        <w:rPr>
          <w:rFonts w:ascii="Times" w:hAnsi="Times" w:cs="Times"/>
          <w:bCs/>
          <w:iCs/>
          <w:sz w:val="24"/>
          <w:szCs w:val="24"/>
        </w:rPr>
        <w:t>=.057). The PCIT-T group showed significant within-group improvements in reflectiveness from T1 to T2 (</w:t>
      </w:r>
      <w:r w:rsidRPr="00B41ACE">
        <w:rPr>
          <w:rFonts w:ascii="Times" w:hAnsi="Times" w:cs="Times"/>
          <w:bCs/>
          <w:i/>
          <w:sz w:val="24"/>
          <w:szCs w:val="24"/>
        </w:rPr>
        <w:t>p</w:t>
      </w:r>
      <w:r>
        <w:rPr>
          <w:rFonts w:ascii="Times" w:hAnsi="Times" w:cs="Times"/>
          <w:bCs/>
          <w:iCs/>
          <w:sz w:val="24"/>
          <w:szCs w:val="24"/>
        </w:rPr>
        <w:t>=.006) and from T1 to T3 (</w:t>
      </w:r>
      <w:r w:rsidRPr="00B41ACE">
        <w:rPr>
          <w:rFonts w:ascii="Times" w:hAnsi="Times" w:cs="Times"/>
          <w:bCs/>
          <w:i/>
          <w:sz w:val="24"/>
          <w:szCs w:val="24"/>
        </w:rPr>
        <w:t>p</w:t>
      </w:r>
      <w:r>
        <w:rPr>
          <w:rFonts w:ascii="Times" w:hAnsi="Times" w:cs="Times"/>
          <w:bCs/>
          <w:iCs/>
          <w:sz w:val="24"/>
          <w:szCs w:val="24"/>
        </w:rPr>
        <w:t xml:space="preserve">=.000). No other within-group differences were identified. </w:t>
      </w:r>
      <w:r w:rsidRPr="004D23FC">
        <w:rPr>
          <w:rFonts w:ascii="Times New Roman" w:eastAsia="Times New Roman" w:hAnsi="Times New Roman" w:cs="Times New Roman"/>
          <w:kern w:val="0"/>
          <w:sz w:val="24"/>
          <w:szCs w:val="24"/>
          <w:highlight w:val="yellow"/>
          <w:lang w:val="en-GB" w:eastAsia="en-GB"/>
          <w14:ligatures w14:val="none"/>
        </w:rPr>
        <w:t xml:space="preserve">The hypotheses that there would be a gradient effect in terms of the </w:t>
      </w:r>
      <w:r w:rsidRPr="004D23FC">
        <w:rPr>
          <w:rFonts w:ascii="Times" w:eastAsia="Times New Roman" w:hAnsi="Times" w:cs="Times"/>
          <w:kern w:val="0"/>
          <w:sz w:val="24"/>
          <w:szCs w:val="24"/>
          <w:highlight w:val="yellow"/>
          <w:lang w:val="en-GB" w:eastAsia="en-GB"/>
          <w14:ligatures w14:val="none"/>
        </w:rPr>
        <w:t xml:space="preserve">magnitude of gains from T1 to T2 [PCIT-T &gt; COS-P &gt; WL] was </w:t>
      </w:r>
      <w:r w:rsidR="00F367B1">
        <w:rPr>
          <w:rFonts w:ascii="Times" w:eastAsia="Times New Roman" w:hAnsi="Times" w:cs="Times"/>
          <w:kern w:val="0"/>
          <w:sz w:val="24"/>
          <w:szCs w:val="24"/>
          <w:highlight w:val="yellow"/>
          <w:lang w:val="en-GB" w:eastAsia="en-GB"/>
          <w14:ligatures w14:val="none"/>
        </w:rPr>
        <w:t>not</w:t>
      </w:r>
      <w:r w:rsidRPr="004D23FC">
        <w:rPr>
          <w:rFonts w:ascii="Times" w:eastAsia="Times New Roman" w:hAnsi="Times" w:cs="Times"/>
          <w:kern w:val="0"/>
          <w:sz w:val="24"/>
          <w:szCs w:val="24"/>
          <w:highlight w:val="yellow"/>
          <w:lang w:val="en-GB" w:eastAsia="en-GB"/>
          <w14:ligatures w14:val="none"/>
        </w:rPr>
        <w:t xml:space="preserve"> confirmed, </w:t>
      </w:r>
      <w:r w:rsidR="00F367B1">
        <w:rPr>
          <w:rFonts w:ascii="Times" w:eastAsia="Times New Roman" w:hAnsi="Times" w:cs="Times"/>
          <w:kern w:val="0"/>
          <w:sz w:val="24"/>
          <w:szCs w:val="24"/>
          <w:highlight w:val="yellow"/>
          <w:lang w:val="en-GB" w:eastAsia="en-GB"/>
          <w14:ligatures w14:val="none"/>
        </w:rPr>
        <w:t xml:space="preserve">and in fact, while </w:t>
      </w:r>
      <w:r w:rsidRPr="004D23FC">
        <w:rPr>
          <w:rFonts w:ascii="Times" w:eastAsia="Times New Roman" w:hAnsi="Times" w:cs="Times"/>
          <w:kern w:val="0"/>
          <w:sz w:val="24"/>
          <w:szCs w:val="24"/>
          <w:highlight w:val="yellow"/>
          <w:lang w:val="en-GB" w:eastAsia="en-GB"/>
          <w14:ligatures w14:val="none"/>
        </w:rPr>
        <w:t>the PCIT-T group showing the greatest degree of improvement improvement</w:t>
      </w:r>
      <w:r w:rsidR="00F367B1">
        <w:rPr>
          <w:rFonts w:ascii="Times" w:eastAsia="Times New Roman" w:hAnsi="Times" w:cs="Times"/>
          <w:kern w:val="0"/>
          <w:sz w:val="24"/>
          <w:szCs w:val="24"/>
          <w:highlight w:val="yellow"/>
          <w:lang w:val="en-GB" w:eastAsia="en-GB"/>
          <w14:ligatures w14:val="none"/>
        </w:rPr>
        <w:t>s</w:t>
      </w:r>
      <w:r w:rsidRPr="004D23FC">
        <w:rPr>
          <w:rFonts w:ascii="Times" w:eastAsia="Times New Roman" w:hAnsi="Times" w:cs="Times"/>
          <w:kern w:val="0"/>
          <w:sz w:val="24"/>
          <w:szCs w:val="24"/>
          <w:highlight w:val="yellow"/>
          <w:lang w:val="en-GB" w:eastAsia="en-GB"/>
          <w14:ligatures w14:val="none"/>
        </w:rPr>
        <w:t xml:space="preserve"> shown by the COS-P and WL </w:t>
      </w:r>
      <w:r w:rsidRPr="00F367B1">
        <w:rPr>
          <w:rFonts w:ascii="Times New Roman" w:eastAsia="Times New Roman" w:hAnsi="Times New Roman" w:cs="Times New Roman"/>
          <w:kern w:val="0"/>
          <w:sz w:val="24"/>
          <w:szCs w:val="24"/>
          <w:highlight w:val="yellow"/>
          <w:lang w:val="en-GB" w:eastAsia="en-GB"/>
          <w14:ligatures w14:val="none"/>
        </w:rPr>
        <w:t>groups w</w:t>
      </w:r>
      <w:r w:rsidR="00F367B1" w:rsidRPr="00F367B1">
        <w:rPr>
          <w:rFonts w:ascii="Times New Roman" w:eastAsia="Times New Roman" w:hAnsi="Times New Roman" w:cs="Times New Roman"/>
          <w:kern w:val="0"/>
          <w:sz w:val="24"/>
          <w:szCs w:val="24"/>
          <w:highlight w:val="yellow"/>
          <w:lang w:val="en-GB" w:eastAsia="en-GB"/>
          <w14:ligatures w14:val="none"/>
        </w:rPr>
        <w:t>ere</w:t>
      </w:r>
      <w:r w:rsidRPr="00F367B1">
        <w:rPr>
          <w:rFonts w:ascii="Times New Roman" w:eastAsia="Times New Roman" w:hAnsi="Times New Roman" w:cs="Times New Roman"/>
          <w:kern w:val="0"/>
          <w:sz w:val="24"/>
          <w:szCs w:val="24"/>
          <w:highlight w:val="yellow"/>
          <w:lang w:val="en-GB" w:eastAsia="en-GB"/>
          <w14:ligatures w14:val="none"/>
        </w:rPr>
        <w:t xml:space="preserve"> not in the hypothesised order (i.e., WL showed </w:t>
      </w:r>
      <w:r w:rsidRPr="00F367B1">
        <w:rPr>
          <w:rFonts w:ascii="Times New Roman" w:eastAsia="Times New Roman" w:hAnsi="Times New Roman" w:cs="Times New Roman"/>
          <w:kern w:val="0"/>
          <w:sz w:val="24"/>
          <w:szCs w:val="24"/>
          <w:highlight w:val="yellow"/>
          <w:lang w:val="en-GB" w:eastAsia="en-GB"/>
          <w14:ligatures w14:val="none"/>
        </w:rPr>
        <w:lastRenderedPageBreak/>
        <w:t>better outcomes than the CSO-P group)</w:t>
      </w:r>
      <w:r w:rsidR="00F367B1" w:rsidRPr="00F367B1">
        <w:rPr>
          <w:rFonts w:ascii="Times New Roman" w:eastAsia="Times New Roman" w:hAnsi="Times New Roman" w:cs="Times New Roman"/>
          <w:kern w:val="0"/>
          <w:sz w:val="24"/>
          <w:szCs w:val="24"/>
          <w:highlight w:val="yellow"/>
          <w:lang w:val="en-GB" w:eastAsia="en-GB"/>
          <w14:ligatures w14:val="none"/>
        </w:rPr>
        <w:t xml:space="preserve">, </w:t>
      </w:r>
      <w:r w:rsidR="00F367B1" w:rsidRPr="00F367B1">
        <w:rPr>
          <w:rFonts w:ascii="Times New Roman" w:eastAsia="Times New Roman" w:hAnsi="Times New Roman" w:cs="Times New Roman"/>
          <w:i/>
          <w:iCs/>
          <w:kern w:val="0"/>
          <w:sz w:val="24"/>
          <w:szCs w:val="24"/>
          <w:highlight w:val="yellow"/>
          <w:lang w:val="en-GB" w:eastAsia="en-GB"/>
          <w14:ligatures w14:val="none"/>
        </w:rPr>
        <w:t>F</w:t>
      </w:r>
      <w:r w:rsidR="00F367B1" w:rsidRPr="00F367B1">
        <w:rPr>
          <w:rFonts w:ascii="Times New Roman" w:eastAsia="Times New Roman" w:hAnsi="Times New Roman" w:cs="Times New Roman"/>
          <w:kern w:val="0"/>
          <w:sz w:val="24"/>
          <w:szCs w:val="24"/>
          <w:highlight w:val="yellow"/>
          <w:lang w:val="en-GB" w:eastAsia="en-GB"/>
          <w14:ligatures w14:val="none"/>
        </w:rPr>
        <w:t xml:space="preserve"> (2,153) = 2.478, </w:t>
      </w:r>
      <w:r w:rsidR="00F367B1" w:rsidRPr="00F367B1">
        <w:rPr>
          <w:rFonts w:ascii="Times New Roman" w:eastAsia="Times New Roman" w:hAnsi="Times New Roman" w:cs="Times New Roman"/>
          <w:i/>
          <w:iCs/>
          <w:kern w:val="0"/>
          <w:sz w:val="24"/>
          <w:szCs w:val="24"/>
          <w:highlight w:val="yellow"/>
          <w:lang w:val="en-GB" w:eastAsia="en-GB"/>
          <w14:ligatures w14:val="none"/>
        </w:rPr>
        <w:t>p</w:t>
      </w:r>
      <w:r w:rsidR="00F367B1" w:rsidRPr="00F367B1">
        <w:rPr>
          <w:rFonts w:ascii="Times New Roman" w:eastAsia="Times New Roman" w:hAnsi="Times New Roman" w:cs="Times New Roman"/>
          <w:kern w:val="0"/>
          <w:sz w:val="24"/>
          <w:szCs w:val="24"/>
          <w:highlight w:val="yellow"/>
          <w:lang w:val="en-GB" w:eastAsia="en-GB"/>
          <w14:ligatures w14:val="none"/>
        </w:rPr>
        <w:t xml:space="preserve"> = .07.</w:t>
      </w:r>
      <w:r w:rsidR="00F367B1">
        <w:rPr>
          <w:rFonts w:ascii="Times New Roman" w:eastAsia="Times New Roman" w:hAnsi="Times New Roman" w:cs="Times New Roman"/>
          <w:kern w:val="0"/>
          <w:sz w:val="24"/>
          <w:szCs w:val="24"/>
          <w:highlight w:val="yellow"/>
          <w:lang w:val="en-GB" w:eastAsia="en-GB"/>
          <w14:ligatures w14:val="none"/>
        </w:rPr>
        <w:t xml:space="preserve"> </w:t>
      </w:r>
      <w:r w:rsidRPr="00F367B1">
        <w:rPr>
          <w:rFonts w:ascii="Times New Roman" w:eastAsia="Times New Roman" w:hAnsi="Times New Roman" w:cs="Times New Roman"/>
          <w:kern w:val="0"/>
          <w:sz w:val="24"/>
          <w:szCs w:val="24"/>
          <w:highlight w:val="yellow"/>
          <w:lang w:val="en-GB" w:eastAsia="en-GB"/>
          <w14:ligatures w14:val="none"/>
        </w:rPr>
        <w:t>The</w:t>
      </w:r>
      <w:r w:rsidRPr="004D23FC">
        <w:rPr>
          <w:rFonts w:ascii="Times New Roman" w:eastAsia="Times New Roman" w:hAnsi="Times New Roman" w:cs="Times New Roman"/>
          <w:kern w:val="0"/>
          <w:sz w:val="24"/>
          <w:szCs w:val="24"/>
          <w:highlight w:val="yellow"/>
          <w:lang w:val="en-GB" w:eastAsia="en-GB"/>
          <w14:ligatures w14:val="none"/>
        </w:rPr>
        <w:t xml:space="preserve"> hypothesis of a gradient effect in terms of gains from T1 to T3 [PCIT&gt; COS-P group], was not supported</w:t>
      </w:r>
      <w:r>
        <w:rPr>
          <w:rFonts w:ascii="Times New Roman" w:eastAsia="Times New Roman" w:hAnsi="Times New Roman" w:cs="Times New Roman"/>
          <w:kern w:val="0"/>
          <w:sz w:val="24"/>
          <w:szCs w:val="24"/>
          <w:lang w:val="en-GB" w:eastAsia="en-GB"/>
          <w14:ligatures w14:val="none"/>
        </w:rPr>
        <w:t>.</w:t>
      </w:r>
    </w:p>
    <w:p w14:paraId="1D7D5A27" w14:textId="7596F08F" w:rsidR="004D23FC" w:rsidRDefault="004D23FC" w:rsidP="004D23FC">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E</w:t>
      </w:r>
      <w:r w:rsidR="00F269A8" w:rsidRPr="004D23FC">
        <w:rPr>
          <w:rFonts w:ascii="Times New Roman" w:eastAsia="Times New Roman" w:hAnsi="Times New Roman" w:cs="Times New Roman"/>
          <w:b/>
          <w:bCs/>
          <w:kern w:val="0"/>
          <w:sz w:val="24"/>
          <w:szCs w:val="24"/>
          <w:lang w:val="en-GB" w:eastAsia="en-GB"/>
          <w14:ligatures w14:val="none"/>
        </w:rPr>
        <w:t>mpathy</w:t>
      </w:r>
      <w:r w:rsidR="005E6CF3" w:rsidRPr="004D23FC">
        <w:rPr>
          <w:rFonts w:ascii="Times New Roman" w:eastAsia="Times New Roman" w:hAnsi="Times New Roman" w:cs="Times New Roman"/>
          <w:b/>
          <w:bCs/>
          <w:kern w:val="0"/>
          <w:sz w:val="24"/>
          <w:szCs w:val="24"/>
          <w:lang w:val="en-GB" w:eastAsia="en-GB"/>
          <w14:ligatures w14:val="none"/>
        </w:rPr>
        <w:t xml:space="preserve"> </w:t>
      </w:r>
      <w:r w:rsidR="00F269A8" w:rsidRPr="004D23FC">
        <w:rPr>
          <w:rFonts w:ascii="Times New Roman" w:eastAsia="Times New Roman" w:hAnsi="Times New Roman" w:cs="Times New Roman"/>
          <w:b/>
          <w:bCs/>
          <w:kern w:val="0"/>
          <w:sz w:val="24"/>
          <w:szCs w:val="24"/>
          <w:lang w:val="en-GB" w:eastAsia="en-GB"/>
          <w14:ligatures w14:val="none"/>
        </w:rPr>
        <w:t xml:space="preserve">and </w:t>
      </w:r>
      <w:r w:rsidR="005E6CF3" w:rsidRPr="004D23FC">
        <w:rPr>
          <w:rFonts w:ascii="Times New Roman" w:eastAsia="Times New Roman" w:hAnsi="Times New Roman" w:cs="Times New Roman"/>
          <w:b/>
          <w:bCs/>
          <w:kern w:val="0"/>
          <w:sz w:val="24"/>
          <w:szCs w:val="24"/>
          <w:lang w:val="en-GB" w:eastAsia="en-GB"/>
          <w14:ligatures w14:val="none"/>
        </w:rPr>
        <w:t>e</w:t>
      </w:r>
      <w:r w:rsidR="00F269A8" w:rsidRPr="004D23FC">
        <w:rPr>
          <w:rFonts w:ascii="Times New Roman" w:eastAsia="Times New Roman" w:hAnsi="Times New Roman" w:cs="Times New Roman"/>
          <w:b/>
          <w:bCs/>
          <w:kern w:val="0"/>
          <w:sz w:val="24"/>
          <w:szCs w:val="24"/>
          <w:lang w:val="en-GB" w:eastAsia="en-GB"/>
          <w14:ligatures w14:val="none"/>
        </w:rPr>
        <w:t>motion</w:t>
      </w:r>
      <w:r w:rsidR="005E6CF3" w:rsidRPr="004D23FC">
        <w:rPr>
          <w:rFonts w:ascii="Times New Roman" w:eastAsia="Times New Roman" w:hAnsi="Times New Roman" w:cs="Times New Roman"/>
          <w:b/>
          <w:bCs/>
          <w:kern w:val="0"/>
          <w:sz w:val="24"/>
          <w:szCs w:val="24"/>
          <w:lang w:val="en-GB" w:eastAsia="en-GB"/>
          <w14:ligatures w14:val="none"/>
        </w:rPr>
        <w:t>al understanding</w:t>
      </w:r>
      <w:r w:rsidR="00F269A8" w:rsidRPr="004D23FC">
        <w:rPr>
          <w:rFonts w:ascii="Times New Roman" w:eastAsia="Times New Roman" w:hAnsi="Times New Roman" w:cs="Times New Roman"/>
          <w:b/>
          <w:bCs/>
          <w:kern w:val="0"/>
          <w:sz w:val="24"/>
          <w:szCs w:val="24"/>
          <w:lang w:val="en-GB" w:eastAsia="en-GB"/>
          <w14:ligatures w14:val="none"/>
        </w:rPr>
        <w:t>.</w:t>
      </w:r>
      <w:r w:rsidR="00C953BE" w:rsidRPr="004D23FC">
        <w:rPr>
          <w:rFonts w:ascii="Times New Roman" w:eastAsia="Times New Roman" w:hAnsi="Times New Roman" w:cs="Times New Roman"/>
          <w:kern w:val="0"/>
          <w:sz w:val="24"/>
          <w:szCs w:val="24"/>
          <w:lang w:val="en-GB" w:eastAsia="en-GB"/>
          <w14:ligatures w14:val="none"/>
        </w:rPr>
        <w:t xml:space="preserve"> </w:t>
      </w:r>
      <w:r w:rsidR="00FA3CE6" w:rsidRPr="004D23FC">
        <w:rPr>
          <w:rFonts w:ascii="Times New Roman" w:eastAsia="Times New Roman" w:hAnsi="Times New Roman" w:cs="Times New Roman"/>
          <w:kern w:val="0"/>
          <w:sz w:val="24"/>
          <w:szCs w:val="24"/>
          <w:lang w:val="en-GB" w:eastAsia="en-GB"/>
          <w14:ligatures w14:val="none"/>
        </w:rPr>
        <w:t>For</w:t>
      </w:r>
      <w:r w:rsidR="00C953BE" w:rsidRPr="004D23FC">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assessed using the TOPSE-Empathy scale</w:t>
      </w:r>
      <w:r w:rsidR="00C953BE" w:rsidRPr="004D23FC">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=.576), time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 xml:space="preserve">=.101) </w:t>
      </w:r>
      <w:r>
        <w:rPr>
          <w:rFonts w:ascii="Times New Roman" w:eastAsia="Times New Roman" w:hAnsi="Times New Roman" w:cs="Times New Roman"/>
          <w:kern w:val="0"/>
          <w:sz w:val="24"/>
          <w:szCs w:val="24"/>
          <w:lang w:val="en-GB" w:eastAsia="en-GB"/>
          <w14:ligatures w14:val="none"/>
        </w:rPr>
        <w:t>or</w:t>
      </w:r>
      <w:r w:rsidR="00C953BE" w:rsidRPr="004D23FC">
        <w:rPr>
          <w:rFonts w:ascii="Times New Roman" w:eastAsia="Times New Roman" w:hAnsi="Times New Roman" w:cs="Times New Roman"/>
          <w:kern w:val="0"/>
          <w:sz w:val="24"/>
          <w:szCs w:val="24"/>
          <w:lang w:val="en-GB" w:eastAsia="en-GB"/>
          <w14:ligatures w14:val="none"/>
        </w:rPr>
        <w:t xml:space="preserve"> group x time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 xml:space="preserve">=.250). </w:t>
      </w:r>
      <w:r>
        <w:rPr>
          <w:rFonts w:ascii="Times New Roman" w:eastAsia="Times New Roman" w:hAnsi="Times New Roman" w:cs="Times New Roman"/>
          <w:kern w:val="0"/>
          <w:sz w:val="24"/>
          <w:szCs w:val="24"/>
          <w:lang w:val="en-GB" w:eastAsia="en-GB"/>
          <w14:ligatures w14:val="none"/>
        </w:rPr>
        <w:t>P</w:t>
      </w:r>
      <w:del w:id="163" w:author="Nancy Briggs" w:date="2024-03-26T09:15:00Z">
        <w:r w:rsidDel="00D33AE6">
          <w:rPr>
            <w:rFonts w:ascii="Times New Roman" w:eastAsia="Times New Roman" w:hAnsi="Times New Roman" w:cs="Times New Roman"/>
            <w:kern w:val="0"/>
            <w:sz w:val="24"/>
            <w:szCs w:val="24"/>
            <w:lang w:val="en-GB" w:eastAsia="en-GB"/>
            <w14:ligatures w14:val="none"/>
          </w:rPr>
          <w:delText xml:space="preserve">ost hoc </w:delText>
        </w:r>
      </w:del>
      <w:ins w:id="164" w:author="Nancy Briggs" w:date="2024-03-26T09:15:00Z">
        <w:r w:rsidR="00D33AE6">
          <w:rPr>
            <w:rFonts w:ascii="Times New Roman" w:eastAsia="Times New Roman" w:hAnsi="Times New Roman" w:cs="Times New Roman"/>
            <w:kern w:val="0"/>
            <w:sz w:val="24"/>
            <w:szCs w:val="24"/>
            <w:lang w:val="en-GB" w:eastAsia="en-GB"/>
            <w14:ligatures w14:val="none"/>
          </w:rPr>
          <w:t xml:space="preserve">lanned comparisons </w:t>
        </w:r>
      </w:ins>
      <w:del w:id="165" w:author="Nancy Briggs" w:date="2024-03-26T09:15:00Z">
        <w:r w:rsidDel="00D33AE6">
          <w:rPr>
            <w:rFonts w:ascii="Times New Roman" w:eastAsia="Times New Roman" w:hAnsi="Times New Roman" w:cs="Times New Roman"/>
            <w:kern w:val="0"/>
            <w:sz w:val="24"/>
            <w:szCs w:val="24"/>
            <w:lang w:val="en-GB" w:eastAsia="en-GB"/>
            <w14:ligatures w14:val="none"/>
          </w:rPr>
          <w:delText xml:space="preserve">analyses </w:delText>
        </w:r>
      </w:del>
      <w:r>
        <w:rPr>
          <w:rFonts w:ascii="Times New Roman" w:eastAsia="Times New Roman" w:hAnsi="Times New Roman" w:cs="Times New Roman"/>
          <w:kern w:val="0"/>
          <w:sz w:val="24"/>
          <w:szCs w:val="24"/>
          <w:lang w:val="en-GB" w:eastAsia="en-GB"/>
          <w14:ligatures w14:val="none"/>
        </w:rPr>
        <w:t>revealed</w:t>
      </w:r>
      <w:r w:rsidR="00C953BE" w:rsidRPr="004D23FC">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s</w:t>
      </w:r>
      <w:proofErr w:type="spellEnd"/>
      <w:r w:rsidR="00C953BE" w:rsidRPr="004D23FC">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 xml:space="preserve"> = .03, </w:t>
      </w:r>
      <w:r w:rsidR="00C953BE" w:rsidRPr="004D23FC">
        <w:rPr>
          <w:rFonts w:ascii="Times New Roman" w:eastAsia="Times New Roman" w:hAnsi="Times New Roman" w:cs="Times New Roman"/>
          <w:i/>
          <w:iCs/>
          <w:kern w:val="0"/>
          <w:sz w:val="24"/>
          <w:szCs w:val="24"/>
          <w:lang w:val="en-GB" w:eastAsia="en-GB"/>
          <w14:ligatures w14:val="none"/>
        </w:rPr>
        <w:t>d</w:t>
      </w:r>
      <w:r w:rsidR="00C953BE" w:rsidRPr="004D23FC">
        <w:rPr>
          <w:rFonts w:ascii="Times New Roman" w:eastAsia="Times New Roman" w:hAnsi="Times New Roman" w:cs="Times New Roman"/>
          <w:kern w:val="0"/>
          <w:sz w:val="24"/>
          <w:szCs w:val="24"/>
          <w:lang w:val="en-GB" w:eastAsia="en-GB"/>
          <w14:ligatures w14:val="none"/>
        </w:rPr>
        <w:t>=.60; medium-large effect size)</w:t>
      </w:r>
      <w:r>
        <w:rPr>
          <w:rFonts w:ascii="Times New Roman" w:eastAsia="Times New Roman" w:hAnsi="Times New Roman" w:cs="Times New Roman"/>
          <w:kern w:val="0"/>
          <w:sz w:val="24"/>
          <w:szCs w:val="24"/>
          <w:lang w:val="en-GB" w:eastAsia="en-GB"/>
          <w14:ligatures w14:val="none"/>
        </w:rPr>
        <w:t xml:space="preserve"> but</w:t>
      </w:r>
      <w:r w:rsidR="00C953BE" w:rsidRPr="004D23FC">
        <w:rPr>
          <w:rFonts w:ascii="Times New Roman" w:eastAsia="Times New Roman" w:hAnsi="Times New Roman" w:cs="Times New Roman"/>
          <w:kern w:val="0"/>
          <w:sz w:val="24"/>
          <w:szCs w:val="24"/>
          <w:lang w:val="en-GB" w:eastAsia="en-GB"/>
          <w14:ligatures w14:val="none"/>
        </w:rPr>
        <w:t xml:space="preserve"> there were no other significant within-group changes. </w:t>
      </w:r>
      <w:r w:rsidR="00C953BE" w:rsidRPr="004D23FC">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and T1 to T3 [PCIT&gt; COS-P group], were not </w:t>
      </w:r>
      <w:commentRangeStart w:id="166"/>
      <w:r w:rsidR="00C953BE" w:rsidRPr="004D23FC">
        <w:rPr>
          <w:rFonts w:ascii="Times New Roman" w:eastAsia="Times New Roman" w:hAnsi="Times New Roman" w:cs="Times New Roman"/>
          <w:kern w:val="0"/>
          <w:sz w:val="24"/>
          <w:szCs w:val="24"/>
          <w:highlight w:val="yellow"/>
          <w:lang w:val="en-GB" w:eastAsia="en-GB"/>
          <w14:ligatures w14:val="none"/>
        </w:rPr>
        <w:t>supported</w:t>
      </w:r>
      <w:commentRangeEnd w:id="166"/>
      <w:r w:rsidR="00A923F8">
        <w:rPr>
          <w:rStyle w:val="CommentReference"/>
        </w:rPr>
        <w:commentReference w:id="166"/>
      </w:r>
      <w:r w:rsidR="00C953BE" w:rsidRPr="004D23FC">
        <w:rPr>
          <w:rFonts w:ascii="Times New Roman" w:eastAsia="Times New Roman" w:hAnsi="Times New Roman" w:cs="Times New Roman"/>
          <w:kern w:val="0"/>
          <w:sz w:val="24"/>
          <w:szCs w:val="24"/>
          <w:highlight w:val="yellow"/>
          <w:lang w:val="en-GB" w:eastAsia="en-GB"/>
          <w14:ligatures w14:val="none"/>
        </w:rPr>
        <w:t>.</w:t>
      </w:r>
    </w:p>
    <w:p w14:paraId="4CEC99F1" w14:textId="481F7762" w:rsidR="00F269A8" w:rsidRDefault="00FA3CE6" w:rsidP="004D23FC">
      <w:pPr>
        <w:spacing w:line="480" w:lineRule="auto"/>
        <w:ind w:firstLine="720"/>
        <w:rPr>
          <w:rFonts w:ascii="Times New Roman" w:eastAsia="Times New Roman" w:hAnsi="Times New Roman" w:cs="Times New Roman"/>
          <w:kern w:val="0"/>
          <w:sz w:val="24"/>
          <w:szCs w:val="24"/>
          <w:lang w:val="en-GB" w:eastAsia="en-GB"/>
          <w14:ligatures w14:val="none"/>
        </w:rPr>
      </w:pPr>
      <w:r w:rsidRPr="004D23FC">
        <w:rPr>
          <w:rFonts w:ascii="Times New Roman" w:eastAsia="Times New Roman" w:hAnsi="Times New Roman" w:cs="Times New Roman"/>
          <w:kern w:val="0"/>
          <w:sz w:val="24"/>
          <w:szCs w:val="24"/>
          <w:lang w:val="en-GB" w:eastAsia="en-GB"/>
          <w14:ligatures w14:val="none"/>
        </w:rPr>
        <w:t>For</w:t>
      </w:r>
      <w:r w:rsidR="00C953BE" w:rsidRPr="004D23FC">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4D23FC">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=.593)</w:t>
      </w:r>
      <w:ins w:id="167" w:author="Nancy Briggs" w:date="2024-03-26T09:25:00Z">
        <w:r w:rsidR="007915B4">
          <w:rPr>
            <w:rFonts w:ascii="Times New Roman" w:eastAsia="Times New Roman" w:hAnsi="Times New Roman" w:cs="Times New Roman"/>
            <w:kern w:val="0"/>
            <w:sz w:val="24"/>
            <w:szCs w:val="24"/>
            <w:lang w:val="en-GB" w:eastAsia="en-GB"/>
            <w14:ligatures w14:val="none"/>
          </w:rPr>
          <w:t>,</w:t>
        </w:r>
      </w:ins>
      <w:del w:id="168" w:author="Nancy Briggs" w:date="2024-03-26T09:25:00Z">
        <w:r w:rsidR="004D23FC" w:rsidDel="007915B4">
          <w:rPr>
            <w:rFonts w:ascii="Times New Roman" w:eastAsia="Times New Roman" w:hAnsi="Times New Roman" w:cs="Times New Roman"/>
            <w:kern w:val="0"/>
            <w:sz w:val="24"/>
            <w:szCs w:val="24"/>
            <w:lang w:val="en-GB" w:eastAsia="en-GB"/>
            <w14:ligatures w14:val="none"/>
          </w:rPr>
          <w:delText xml:space="preserve"> or</w:delText>
        </w:r>
      </w:del>
      <w:r w:rsidR="00C953BE" w:rsidRPr="004D23FC">
        <w:rPr>
          <w:rFonts w:ascii="Times New Roman" w:eastAsia="Times New Roman" w:hAnsi="Times New Roman" w:cs="Times New Roman"/>
          <w:kern w:val="0"/>
          <w:sz w:val="24"/>
          <w:szCs w:val="24"/>
          <w:lang w:val="en-GB" w:eastAsia="en-GB"/>
          <w14:ligatures w14:val="none"/>
        </w:rPr>
        <w:t xml:space="preserve"> time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=.432)</w:t>
      </w:r>
      <w:r w:rsidR="004D23FC">
        <w:rPr>
          <w:rFonts w:ascii="Times New Roman" w:eastAsia="Times New Roman" w:hAnsi="Times New Roman" w:cs="Times New Roman"/>
          <w:kern w:val="0"/>
          <w:sz w:val="24"/>
          <w:szCs w:val="24"/>
          <w:lang w:val="en-GB" w:eastAsia="en-GB"/>
          <w14:ligatures w14:val="none"/>
        </w:rPr>
        <w:t xml:space="preserve"> </w:t>
      </w:r>
      <w:del w:id="169" w:author="Nancy Briggs" w:date="2024-03-26T09:26:00Z">
        <w:r w:rsidR="004D23FC" w:rsidDel="007915B4">
          <w:rPr>
            <w:rFonts w:ascii="Times New Roman" w:eastAsia="Times New Roman" w:hAnsi="Times New Roman" w:cs="Times New Roman"/>
            <w:kern w:val="0"/>
            <w:sz w:val="24"/>
            <w:szCs w:val="24"/>
            <w:lang w:val="en-GB" w:eastAsia="en-GB"/>
            <w14:ligatures w14:val="none"/>
          </w:rPr>
          <w:delText>but</w:delText>
        </w:r>
        <w:r w:rsidR="00C953BE" w:rsidRPr="004D23FC" w:rsidDel="007915B4">
          <w:rPr>
            <w:rFonts w:ascii="Times New Roman" w:eastAsia="Times New Roman" w:hAnsi="Times New Roman" w:cs="Times New Roman"/>
            <w:kern w:val="0"/>
            <w:sz w:val="24"/>
            <w:szCs w:val="24"/>
            <w:lang w:val="en-GB" w:eastAsia="en-GB"/>
            <w14:ligatures w14:val="none"/>
          </w:rPr>
          <w:delText xml:space="preserve"> a trend was identified f</w:delText>
        </w:r>
      </w:del>
      <w:r w:rsidR="00C953BE" w:rsidRPr="004D23FC">
        <w:rPr>
          <w:rFonts w:ascii="Times New Roman" w:eastAsia="Times New Roman" w:hAnsi="Times New Roman" w:cs="Times New Roman"/>
          <w:kern w:val="0"/>
          <w:sz w:val="24"/>
          <w:szCs w:val="24"/>
          <w:lang w:val="en-GB" w:eastAsia="en-GB"/>
          <w14:ligatures w14:val="none"/>
        </w:rPr>
        <w:t>or group x time (</w:t>
      </w:r>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 xml:space="preserve">=.072). </w:t>
      </w:r>
      <w:del w:id="170" w:author="Nancy Briggs" w:date="2024-03-26T09:28:00Z">
        <w:r w:rsidR="004D23FC" w:rsidDel="00544E84">
          <w:rPr>
            <w:rFonts w:ascii="Times New Roman" w:eastAsia="Times New Roman" w:hAnsi="Times New Roman" w:cs="Times New Roman"/>
            <w:kern w:val="0"/>
            <w:sz w:val="24"/>
            <w:szCs w:val="24"/>
            <w:lang w:val="en-GB" w:eastAsia="en-GB"/>
            <w14:ligatures w14:val="none"/>
          </w:rPr>
          <w:delText>P</w:delText>
        </w:r>
      </w:del>
      <w:del w:id="171" w:author="Nancy Briggs" w:date="2024-03-26T09:26:00Z">
        <w:r w:rsidR="004D23FC" w:rsidDel="007915B4">
          <w:rPr>
            <w:rFonts w:ascii="Times New Roman" w:eastAsia="Times New Roman" w:hAnsi="Times New Roman" w:cs="Times New Roman"/>
            <w:kern w:val="0"/>
            <w:sz w:val="24"/>
            <w:szCs w:val="24"/>
            <w:lang w:val="en-GB" w:eastAsia="en-GB"/>
            <w14:ligatures w14:val="none"/>
          </w:rPr>
          <w:delText>ost hoc analyses</w:delText>
        </w:r>
      </w:del>
      <w:ins w:id="172" w:author="Nancy Briggs" w:date="2024-03-26T09:28:00Z">
        <w:r w:rsidR="00544E84">
          <w:rPr>
            <w:rFonts w:ascii="Times New Roman" w:eastAsia="Times New Roman" w:hAnsi="Times New Roman" w:cs="Times New Roman"/>
            <w:kern w:val="0"/>
            <w:sz w:val="24"/>
            <w:szCs w:val="24"/>
            <w:lang w:val="en-GB" w:eastAsia="en-GB"/>
            <w14:ligatures w14:val="none"/>
          </w:rPr>
          <w:t>Plan</w:t>
        </w:r>
      </w:ins>
      <w:ins w:id="173" w:author="Nancy Briggs" w:date="2024-03-31T11:38:00Z">
        <w:r w:rsidR="001371F4">
          <w:rPr>
            <w:rFonts w:ascii="Times New Roman" w:eastAsia="Times New Roman" w:hAnsi="Times New Roman" w:cs="Times New Roman"/>
            <w:kern w:val="0"/>
            <w:sz w:val="24"/>
            <w:szCs w:val="24"/>
            <w:lang w:val="en-GB" w:eastAsia="en-GB"/>
            <w14:ligatures w14:val="none"/>
          </w:rPr>
          <w:t>n</w:t>
        </w:r>
      </w:ins>
      <w:ins w:id="174" w:author="Nancy Briggs" w:date="2024-03-26T09:28:00Z">
        <w:r w:rsidR="00544E84">
          <w:rPr>
            <w:rFonts w:ascii="Times New Roman" w:eastAsia="Times New Roman" w:hAnsi="Times New Roman" w:cs="Times New Roman"/>
            <w:kern w:val="0"/>
            <w:sz w:val="24"/>
            <w:szCs w:val="24"/>
            <w:lang w:val="en-GB" w:eastAsia="en-GB"/>
            <w14:ligatures w14:val="none"/>
          </w:rPr>
          <w:t>ed comparisons</w:t>
        </w:r>
      </w:ins>
      <w:r w:rsidR="004D23FC">
        <w:rPr>
          <w:rFonts w:ascii="Times New Roman" w:eastAsia="Times New Roman" w:hAnsi="Times New Roman" w:cs="Times New Roman"/>
          <w:kern w:val="0"/>
          <w:sz w:val="24"/>
          <w:szCs w:val="24"/>
          <w:lang w:val="en-GB" w:eastAsia="en-GB"/>
          <w14:ligatures w14:val="none"/>
        </w:rPr>
        <w:t xml:space="preserve"> revealed </w:t>
      </w:r>
      <w:r w:rsidR="00C953BE" w:rsidRPr="004D23FC">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C953BE" w:rsidRPr="004D23FC">
        <w:rPr>
          <w:rFonts w:ascii="Times New Roman" w:eastAsia="Times New Roman" w:hAnsi="Times New Roman" w:cs="Times New Roman"/>
          <w:i/>
          <w:iCs/>
          <w:kern w:val="0"/>
          <w:sz w:val="24"/>
          <w:szCs w:val="24"/>
          <w:lang w:val="en-GB" w:eastAsia="en-GB"/>
          <w14:ligatures w14:val="none"/>
        </w:rPr>
        <w:t>p</w:t>
      </w:r>
      <w:r w:rsidR="00C953BE" w:rsidRPr="004D23FC">
        <w:rPr>
          <w:rFonts w:ascii="Times New Roman" w:eastAsia="Times New Roman" w:hAnsi="Times New Roman" w:cs="Times New Roman"/>
          <w:kern w:val="0"/>
          <w:sz w:val="24"/>
          <w:szCs w:val="24"/>
          <w:lang w:val="en-GB" w:eastAsia="en-GB"/>
          <w14:ligatures w14:val="none"/>
        </w:rPr>
        <w:t>s</w:t>
      </w:r>
      <w:proofErr w:type="spellEnd"/>
      <w:r w:rsidR="00C953BE" w:rsidRPr="004D23FC">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CC1252">
        <w:rPr>
          <w:rFonts w:ascii="Times New Roman" w:eastAsia="Times New Roman" w:hAnsi="Times New Roman" w:cs="Times New Roman"/>
          <w:i/>
          <w:iCs/>
          <w:kern w:val="0"/>
          <w:sz w:val="24"/>
          <w:szCs w:val="24"/>
          <w:lang w:val="en-GB" w:eastAsia="en-GB"/>
          <w14:ligatures w14:val="none"/>
        </w:rPr>
        <w:t xml:space="preserve">p </w:t>
      </w:r>
      <w:r w:rsidR="00C953BE" w:rsidRPr="004D23FC">
        <w:rPr>
          <w:rFonts w:ascii="Times New Roman" w:eastAsia="Times New Roman" w:hAnsi="Times New Roman" w:cs="Times New Roman"/>
          <w:kern w:val="0"/>
          <w:sz w:val="24"/>
          <w:szCs w:val="24"/>
          <w:lang w:val="en-GB" w:eastAsia="en-GB"/>
          <w14:ligatures w14:val="none"/>
        </w:rPr>
        <w:t xml:space="preserve">= .03, </w:t>
      </w:r>
      <w:r w:rsidR="00C953BE" w:rsidRPr="00CC1252">
        <w:rPr>
          <w:rFonts w:ascii="Times New Roman" w:eastAsia="Times New Roman" w:hAnsi="Times New Roman" w:cs="Times New Roman"/>
          <w:i/>
          <w:iCs/>
          <w:kern w:val="0"/>
          <w:sz w:val="24"/>
          <w:szCs w:val="24"/>
          <w:lang w:val="en-GB" w:eastAsia="en-GB"/>
          <w14:ligatures w14:val="none"/>
        </w:rPr>
        <w:t>d</w:t>
      </w:r>
      <w:r w:rsidR="00CC1252">
        <w:rPr>
          <w:rFonts w:ascii="Times New Roman" w:eastAsia="Times New Roman" w:hAnsi="Times New Roman" w:cs="Times New Roman"/>
          <w:kern w:val="0"/>
          <w:sz w:val="24"/>
          <w:szCs w:val="24"/>
          <w:lang w:val="en-GB" w:eastAsia="en-GB"/>
          <w14:ligatures w14:val="none"/>
        </w:rPr>
        <w:t xml:space="preserve"> </w:t>
      </w:r>
      <w:r w:rsidR="00C953BE" w:rsidRPr="004D23FC">
        <w:rPr>
          <w:rFonts w:ascii="Times New Roman" w:eastAsia="Times New Roman" w:hAnsi="Times New Roman" w:cs="Times New Roman"/>
          <w:kern w:val="0"/>
          <w:sz w:val="24"/>
          <w:szCs w:val="24"/>
          <w:lang w:val="en-GB" w:eastAsia="en-GB"/>
          <w14:ligatures w14:val="none"/>
        </w:rPr>
        <w:t xml:space="preserve">= -.46; medium effect size) </w:t>
      </w:r>
      <w:r w:rsidR="004D23FC">
        <w:rPr>
          <w:rFonts w:ascii="Times New Roman" w:eastAsia="Times New Roman" w:hAnsi="Times New Roman" w:cs="Times New Roman"/>
          <w:kern w:val="0"/>
          <w:sz w:val="24"/>
          <w:szCs w:val="24"/>
          <w:lang w:val="en-GB" w:eastAsia="en-GB"/>
          <w14:ligatures w14:val="none"/>
        </w:rPr>
        <w:t xml:space="preserve">but </w:t>
      </w:r>
      <w:r w:rsidR="00C953BE" w:rsidRPr="004D23FC">
        <w:rPr>
          <w:rFonts w:ascii="Times New Roman" w:eastAsia="Times New Roman" w:hAnsi="Times New Roman" w:cs="Times New Roman"/>
          <w:kern w:val="0"/>
          <w:sz w:val="24"/>
          <w:szCs w:val="24"/>
          <w:lang w:val="en-GB" w:eastAsia="en-GB"/>
          <w14:ligatures w14:val="none"/>
        </w:rPr>
        <w:t xml:space="preserve">there were no other significant within-group changes. </w:t>
      </w:r>
      <w:r w:rsidR="00C953BE" w:rsidRPr="004D23FC">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w:t>
      </w:r>
      <w:r w:rsidR="00F367B1">
        <w:rPr>
          <w:rFonts w:ascii="Times New Roman" w:eastAsia="Times New Roman" w:hAnsi="Times New Roman" w:cs="Times New Roman"/>
          <w:kern w:val="0"/>
          <w:sz w:val="24"/>
          <w:szCs w:val="24"/>
          <w:highlight w:val="yellow"/>
          <w:lang w:val="en-GB" w:eastAsia="en-GB"/>
          <w14:ligatures w14:val="none"/>
        </w:rPr>
        <w:t>and</w:t>
      </w:r>
      <w:r w:rsidR="00C953BE" w:rsidRPr="004D23FC">
        <w:rPr>
          <w:rFonts w:ascii="Times New Roman" w:eastAsia="Times New Roman" w:hAnsi="Times New Roman" w:cs="Times New Roman"/>
          <w:kern w:val="0"/>
          <w:sz w:val="24"/>
          <w:szCs w:val="24"/>
          <w:highlight w:val="yellow"/>
          <w:lang w:val="en-GB" w:eastAsia="en-GB"/>
          <w14:ligatures w14:val="none"/>
        </w:rPr>
        <w:t xml:space="preserve"> </w:t>
      </w:r>
      <w:r w:rsidR="00F367B1">
        <w:rPr>
          <w:rFonts w:ascii="Times New Roman" w:eastAsia="Times New Roman" w:hAnsi="Times New Roman" w:cs="Times New Roman"/>
          <w:kern w:val="0"/>
          <w:sz w:val="24"/>
          <w:szCs w:val="24"/>
          <w:highlight w:val="yellow"/>
          <w:lang w:val="en-GB" w:eastAsia="en-GB"/>
          <w14:ligatures w14:val="none"/>
        </w:rPr>
        <w:t>from T2 to T3</w:t>
      </w:r>
      <w:r w:rsidR="00C953BE" w:rsidRPr="004D23FC">
        <w:rPr>
          <w:rFonts w:ascii="Times New Roman" w:eastAsia="Times New Roman" w:hAnsi="Times New Roman" w:cs="Times New Roman"/>
          <w:kern w:val="0"/>
          <w:sz w:val="24"/>
          <w:szCs w:val="24"/>
          <w:highlight w:val="yellow"/>
          <w:lang w:val="en-GB" w:eastAsia="en-GB"/>
          <w14:ligatures w14:val="none"/>
        </w:rPr>
        <w:t xml:space="preserve"> [PCIT&gt; COS-P group]</w:t>
      </w:r>
      <w:r w:rsidR="00F367B1">
        <w:rPr>
          <w:rFonts w:ascii="Times New Roman" w:eastAsia="Times New Roman" w:hAnsi="Times New Roman" w:cs="Times New Roman"/>
          <w:kern w:val="0"/>
          <w:sz w:val="24"/>
          <w:szCs w:val="24"/>
          <w:highlight w:val="yellow"/>
          <w:lang w:val="en-GB" w:eastAsia="en-GB"/>
          <w14:ligatures w14:val="none"/>
        </w:rPr>
        <w:t>,</w:t>
      </w:r>
      <w:r w:rsidR="00C953BE" w:rsidRPr="004D23FC">
        <w:rPr>
          <w:rFonts w:ascii="Times New Roman" w:eastAsia="Times New Roman" w:hAnsi="Times New Roman" w:cs="Times New Roman"/>
          <w:kern w:val="0"/>
          <w:sz w:val="24"/>
          <w:szCs w:val="24"/>
          <w:highlight w:val="yellow"/>
          <w:lang w:val="en-GB" w:eastAsia="en-GB"/>
          <w14:ligatures w14:val="none"/>
        </w:rPr>
        <w:t xml:space="preserve"> w</w:t>
      </w:r>
      <w:r w:rsidR="00F367B1">
        <w:rPr>
          <w:rFonts w:ascii="Times New Roman" w:eastAsia="Times New Roman" w:hAnsi="Times New Roman" w:cs="Times New Roman"/>
          <w:kern w:val="0"/>
          <w:sz w:val="24"/>
          <w:szCs w:val="24"/>
          <w:highlight w:val="yellow"/>
          <w:lang w:val="en-GB" w:eastAsia="en-GB"/>
          <w14:ligatures w14:val="none"/>
        </w:rPr>
        <w:t>ere</w:t>
      </w:r>
      <w:r w:rsidR="00C953BE" w:rsidRPr="004D23FC">
        <w:rPr>
          <w:rFonts w:ascii="Times New Roman" w:eastAsia="Times New Roman" w:hAnsi="Times New Roman" w:cs="Times New Roman"/>
          <w:kern w:val="0"/>
          <w:sz w:val="24"/>
          <w:szCs w:val="24"/>
          <w:highlight w:val="yellow"/>
          <w:lang w:val="en-GB" w:eastAsia="en-GB"/>
          <w14:ligatures w14:val="none"/>
        </w:rPr>
        <w:t xml:space="preserve"> not </w:t>
      </w:r>
      <w:commentRangeStart w:id="175"/>
      <w:r w:rsidR="00C953BE" w:rsidRPr="004D23FC">
        <w:rPr>
          <w:rFonts w:ascii="Times New Roman" w:eastAsia="Times New Roman" w:hAnsi="Times New Roman" w:cs="Times New Roman"/>
          <w:kern w:val="0"/>
          <w:sz w:val="24"/>
          <w:szCs w:val="24"/>
          <w:highlight w:val="yellow"/>
          <w:lang w:val="en-GB" w:eastAsia="en-GB"/>
          <w14:ligatures w14:val="none"/>
        </w:rPr>
        <w:t>supported</w:t>
      </w:r>
      <w:commentRangeEnd w:id="175"/>
      <w:r w:rsidR="008E06CE">
        <w:rPr>
          <w:rStyle w:val="CommentReference"/>
        </w:rPr>
        <w:commentReference w:id="175"/>
      </w:r>
      <w:r w:rsidR="00C953BE" w:rsidRPr="004D23FC">
        <w:rPr>
          <w:rFonts w:ascii="Times New Roman" w:eastAsia="Times New Roman" w:hAnsi="Times New Roman" w:cs="Times New Roman"/>
          <w:kern w:val="0"/>
          <w:sz w:val="24"/>
          <w:szCs w:val="24"/>
          <w:highlight w:val="yellow"/>
          <w:lang w:val="en-GB" w:eastAsia="en-GB"/>
          <w14:ligatures w14:val="none"/>
        </w:rPr>
        <w:t>.</w:t>
      </w:r>
    </w:p>
    <w:p w14:paraId="04054FE3" w14:textId="155942D2" w:rsidR="00901414" w:rsidRDefault="004D23FC" w:rsidP="00901414">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w:hAnsi="Times" w:cs="Helvetica"/>
          <w:b/>
          <w:bCs/>
          <w:color w:val="000000"/>
          <w:kern w:val="0"/>
          <w:sz w:val="24"/>
          <w:szCs w:val="24"/>
          <w14:ligatures w14:val="none"/>
        </w:rPr>
        <w:t xml:space="preserve">Parental emotion regulation. </w:t>
      </w:r>
      <w:r w:rsidRPr="00901414">
        <w:rPr>
          <w:rFonts w:ascii="Times" w:hAnsi="Times" w:cs="Helvetica"/>
          <w:color w:val="000000"/>
          <w:kern w:val="0"/>
          <w:sz w:val="24"/>
          <w:szCs w:val="24"/>
          <w14:ligatures w14:val="none"/>
        </w:rPr>
        <w:t>For parental emotional regulation</w:t>
      </w:r>
      <w:r w:rsidR="0033643F" w:rsidRPr="00901414">
        <w:rPr>
          <w:rFonts w:ascii="Times" w:hAnsi="Times" w:cs="Helvetica"/>
          <w:color w:val="000000"/>
          <w:kern w:val="0"/>
          <w:sz w:val="24"/>
          <w:szCs w:val="24"/>
          <w14:ligatures w14:val="none"/>
        </w:rPr>
        <w:t>,</w:t>
      </w:r>
      <w:r w:rsidRPr="00901414">
        <w:rPr>
          <w:rFonts w:ascii="Times" w:hAnsi="Times" w:cs="Helvetica"/>
          <w:color w:val="000000"/>
          <w:kern w:val="0"/>
          <w:sz w:val="24"/>
          <w:szCs w:val="24"/>
          <w14:ligatures w14:val="none"/>
        </w:rPr>
        <w:t xml:space="preserve"> assessed using the DERS,</w:t>
      </w:r>
      <w:r w:rsidR="00901414" w:rsidRPr="00901414">
        <w:rPr>
          <w:rFonts w:ascii="Times New Roman" w:eastAsia="Times New Roman" w:hAnsi="Times New Roman" w:cs="Times New Roman"/>
          <w:kern w:val="0"/>
          <w:sz w:val="24"/>
          <w:szCs w:val="24"/>
          <w:lang w:val="en-GB" w:eastAsia="en-GB"/>
          <w14:ligatures w14:val="none"/>
        </w:rPr>
        <w:t xml:space="preserve"> no significant effects were</w:t>
      </w:r>
      <w:r w:rsidR="00901414" w:rsidRPr="004D23FC">
        <w:rPr>
          <w:rFonts w:ascii="Times New Roman" w:eastAsia="Times New Roman" w:hAnsi="Times New Roman" w:cs="Times New Roman"/>
          <w:kern w:val="0"/>
          <w:sz w:val="24"/>
          <w:szCs w:val="24"/>
          <w:lang w:val="en-GB" w:eastAsia="en-GB"/>
          <w14:ligatures w14:val="none"/>
        </w:rPr>
        <w:t xml:space="preserve"> identified for group (</w:t>
      </w:r>
      <w:r w:rsidR="00901414" w:rsidRPr="004D23FC">
        <w:rPr>
          <w:rFonts w:ascii="Times New Roman" w:eastAsia="Times New Roman" w:hAnsi="Times New Roman" w:cs="Times New Roman"/>
          <w:i/>
          <w:iCs/>
          <w:kern w:val="0"/>
          <w:sz w:val="24"/>
          <w:szCs w:val="24"/>
          <w:lang w:val="en-GB" w:eastAsia="en-GB"/>
          <w14:ligatures w14:val="none"/>
        </w:rPr>
        <w:t>p</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33</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 xml:space="preserve"> or</w:t>
      </w:r>
      <w:r w:rsidR="00901414" w:rsidRPr="004D23FC">
        <w:rPr>
          <w:rFonts w:ascii="Times New Roman" w:eastAsia="Times New Roman" w:hAnsi="Times New Roman" w:cs="Times New Roman"/>
          <w:kern w:val="0"/>
          <w:sz w:val="24"/>
          <w:szCs w:val="24"/>
          <w:lang w:val="en-GB" w:eastAsia="en-GB"/>
          <w14:ligatures w14:val="none"/>
        </w:rPr>
        <w:t xml:space="preserve"> time (</w:t>
      </w:r>
      <w:r w:rsidR="00901414" w:rsidRPr="004D23FC">
        <w:rPr>
          <w:rFonts w:ascii="Times New Roman" w:eastAsia="Times New Roman" w:hAnsi="Times New Roman" w:cs="Times New Roman"/>
          <w:i/>
          <w:iCs/>
          <w:kern w:val="0"/>
          <w:sz w:val="24"/>
          <w:szCs w:val="24"/>
          <w:lang w:val="en-GB" w:eastAsia="en-GB"/>
          <w14:ligatures w14:val="none"/>
        </w:rPr>
        <w:t>p</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26</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 xml:space="preserve">, or </w:t>
      </w:r>
      <w:r w:rsidR="00901414" w:rsidRPr="004D23FC">
        <w:rPr>
          <w:rFonts w:ascii="Times New Roman" w:eastAsia="Times New Roman" w:hAnsi="Times New Roman" w:cs="Times New Roman"/>
          <w:kern w:val="0"/>
          <w:sz w:val="24"/>
          <w:szCs w:val="24"/>
          <w:lang w:val="en-GB" w:eastAsia="en-GB"/>
          <w14:ligatures w14:val="none"/>
        </w:rPr>
        <w:t>group x time (</w:t>
      </w:r>
      <w:r w:rsidR="00901414" w:rsidRPr="004D23FC">
        <w:rPr>
          <w:rFonts w:ascii="Times New Roman" w:eastAsia="Times New Roman" w:hAnsi="Times New Roman" w:cs="Times New Roman"/>
          <w:i/>
          <w:iCs/>
          <w:kern w:val="0"/>
          <w:sz w:val="24"/>
          <w:szCs w:val="24"/>
          <w:lang w:val="en-GB" w:eastAsia="en-GB"/>
          <w14:ligatures w14:val="none"/>
        </w:rPr>
        <w:t>p</w:t>
      </w:r>
      <w:r w:rsidR="00901414" w:rsidRPr="004D23FC">
        <w:rPr>
          <w:rFonts w:ascii="Times New Roman" w:eastAsia="Times New Roman" w:hAnsi="Times New Roman" w:cs="Times New Roman"/>
          <w:kern w:val="0"/>
          <w:sz w:val="24"/>
          <w:szCs w:val="24"/>
          <w:lang w:val="en-GB" w:eastAsia="en-GB"/>
          <w14:ligatures w14:val="none"/>
        </w:rPr>
        <w:t>=.</w:t>
      </w:r>
      <w:r w:rsidR="00901414">
        <w:rPr>
          <w:rFonts w:ascii="Times New Roman" w:eastAsia="Times New Roman" w:hAnsi="Times New Roman" w:cs="Times New Roman"/>
          <w:kern w:val="0"/>
          <w:sz w:val="24"/>
          <w:szCs w:val="24"/>
          <w:lang w:val="en-GB" w:eastAsia="en-GB"/>
          <w14:ligatures w14:val="none"/>
        </w:rPr>
        <w:t>18</w:t>
      </w:r>
      <w:r w:rsidR="00901414" w:rsidRPr="004D23FC">
        <w:rPr>
          <w:rFonts w:ascii="Times New Roman" w:eastAsia="Times New Roman" w:hAnsi="Times New Roman" w:cs="Times New Roman"/>
          <w:kern w:val="0"/>
          <w:sz w:val="24"/>
          <w:szCs w:val="24"/>
          <w:lang w:val="en-GB" w:eastAsia="en-GB"/>
          <w14:ligatures w14:val="none"/>
        </w:rPr>
        <w:t>).</w:t>
      </w:r>
      <w:r w:rsidR="00901414" w:rsidRPr="00901414">
        <w:rPr>
          <w:rFonts w:ascii="Times New Roman" w:eastAsia="Times New Roman" w:hAnsi="Times New Roman" w:cs="Times New Roman"/>
          <w:kern w:val="0"/>
          <w:sz w:val="24"/>
          <w:szCs w:val="24"/>
          <w:lang w:val="en-GB" w:eastAsia="en-GB"/>
          <w14:ligatures w14:val="none"/>
        </w:rPr>
        <w:t xml:space="preserve"> </w:t>
      </w:r>
      <w:del w:id="176" w:author="Nancy Briggs" w:date="2024-03-26T09:28:00Z">
        <w:r w:rsidR="00901414" w:rsidDel="00544E84">
          <w:rPr>
            <w:rFonts w:ascii="Times New Roman" w:eastAsia="Times New Roman" w:hAnsi="Times New Roman" w:cs="Times New Roman"/>
            <w:kern w:val="0"/>
            <w:sz w:val="24"/>
            <w:szCs w:val="24"/>
            <w:lang w:val="en-GB" w:eastAsia="en-GB"/>
            <w14:ligatures w14:val="none"/>
          </w:rPr>
          <w:delText>Post hoc analyses</w:delText>
        </w:r>
      </w:del>
      <w:ins w:id="177"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sidR="00901414">
        <w:rPr>
          <w:rFonts w:ascii="Times New Roman" w:eastAsia="Times New Roman" w:hAnsi="Times New Roman" w:cs="Times New Roman"/>
          <w:kern w:val="0"/>
          <w:sz w:val="24"/>
          <w:szCs w:val="24"/>
          <w:lang w:val="en-GB" w:eastAsia="en-GB"/>
          <w14:ligatures w14:val="none"/>
        </w:rPr>
        <w:t xml:space="preserve"> revealed </w:t>
      </w:r>
      <w:r w:rsidR="00901414" w:rsidRPr="004D23FC">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901414" w:rsidRPr="004D23FC">
        <w:rPr>
          <w:rFonts w:ascii="Times New Roman" w:eastAsia="Times New Roman" w:hAnsi="Times New Roman" w:cs="Times New Roman"/>
          <w:i/>
          <w:iCs/>
          <w:kern w:val="0"/>
          <w:sz w:val="24"/>
          <w:szCs w:val="24"/>
          <w:lang w:val="en-GB" w:eastAsia="en-GB"/>
          <w14:ligatures w14:val="none"/>
        </w:rPr>
        <w:t>p</w:t>
      </w:r>
      <w:r w:rsidR="00901414" w:rsidRPr="004D23FC">
        <w:rPr>
          <w:rFonts w:ascii="Times New Roman" w:eastAsia="Times New Roman" w:hAnsi="Times New Roman" w:cs="Times New Roman"/>
          <w:kern w:val="0"/>
          <w:sz w:val="24"/>
          <w:szCs w:val="24"/>
          <w:lang w:val="en-GB" w:eastAsia="en-GB"/>
          <w14:ligatures w14:val="none"/>
        </w:rPr>
        <w:t>s</w:t>
      </w:r>
      <w:proofErr w:type="spellEnd"/>
      <w:r w:rsidR="00901414" w:rsidRPr="004D23FC">
        <w:rPr>
          <w:rFonts w:ascii="Times New Roman" w:eastAsia="Times New Roman" w:hAnsi="Times New Roman" w:cs="Times New Roman"/>
          <w:kern w:val="0"/>
          <w:sz w:val="24"/>
          <w:szCs w:val="24"/>
          <w:lang w:val="en-GB" w:eastAsia="en-GB"/>
          <w14:ligatures w14:val="none"/>
        </w:rPr>
        <w:t xml:space="preserve"> &gt; .05)</w:t>
      </w:r>
      <w:r w:rsidR="00901414">
        <w:rPr>
          <w:rFonts w:ascii="Times New Roman" w:eastAsia="Times New Roman" w:hAnsi="Times New Roman" w:cs="Times New Roman"/>
          <w:kern w:val="0"/>
          <w:sz w:val="24"/>
          <w:szCs w:val="24"/>
          <w:lang w:val="en-GB" w:eastAsia="en-GB"/>
          <w14:ligatures w14:val="none"/>
        </w:rPr>
        <w:t xml:space="preserve"> and no </w:t>
      </w:r>
      <w:r w:rsidR="00901414" w:rsidRPr="004D23FC">
        <w:rPr>
          <w:rFonts w:ascii="Times New Roman" w:eastAsia="Times New Roman" w:hAnsi="Times New Roman" w:cs="Times New Roman"/>
          <w:kern w:val="0"/>
          <w:sz w:val="24"/>
          <w:szCs w:val="24"/>
          <w:lang w:val="en-GB" w:eastAsia="en-GB"/>
          <w14:ligatures w14:val="none"/>
        </w:rPr>
        <w:t>significant within-group change</w:t>
      </w:r>
      <w:r w:rsidR="00901414">
        <w:rPr>
          <w:rFonts w:ascii="Times New Roman" w:eastAsia="Times New Roman" w:hAnsi="Times New Roman" w:cs="Times New Roman"/>
          <w:kern w:val="0"/>
          <w:sz w:val="24"/>
          <w:szCs w:val="24"/>
          <w:lang w:val="en-GB" w:eastAsia="en-GB"/>
          <w14:ligatures w14:val="none"/>
        </w:rPr>
        <w:t>s</w:t>
      </w:r>
      <w:r w:rsidR="00901414" w:rsidRPr="004D23FC">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for any group (</w:t>
      </w:r>
      <w:proofErr w:type="spellStart"/>
      <w:r w:rsidR="00901414" w:rsidRPr="00901414">
        <w:rPr>
          <w:rFonts w:ascii="Times New Roman" w:eastAsia="Times New Roman" w:hAnsi="Times New Roman" w:cs="Times New Roman"/>
          <w:i/>
          <w:iCs/>
          <w:kern w:val="0"/>
          <w:sz w:val="24"/>
          <w:szCs w:val="24"/>
          <w:lang w:val="en-GB" w:eastAsia="en-GB"/>
          <w14:ligatures w14:val="none"/>
        </w:rPr>
        <w:t>p</w:t>
      </w:r>
      <w:r w:rsidR="00901414">
        <w:rPr>
          <w:rFonts w:ascii="Times New Roman" w:eastAsia="Times New Roman" w:hAnsi="Times New Roman" w:cs="Times New Roman"/>
          <w:kern w:val="0"/>
          <w:sz w:val="24"/>
          <w:szCs w:val="24"/>
          <w:lang w:val="en-GB" w:eastAsia="en-GB"/>
          <w14:ligatures w14:val="none"/>
        </w:rPr>
        <w:t>s</w:t>
      </w:r>
      <w:proofErr w:type="spellEnd"/>
      <w:r w:rsidR="00901414">
        <w:rPr>
          <w:rFonts w:ascii="Times New Roman" w:eastAsia="Times New Roman" w:hAnsi="Times New Roman" w:cs="Times New Roman"/>
          <w:kern w:val="0"/>
          <w:sz w:val="24"/>
          <w:szCs w:val="24"/>
          <w:lang w:val="en-GB" w:eastAsia="en-GB"/>
          <w14:ligatures w14:val="none"/>
        </w:rPr>
        <w:t xml:space="preserve"> &gt; .05)</w:t>
      </w:r>
      <w:r w:rsidR="00901414" w:rsidRPr="004D23FC">
        <w:rPr>
          <w:rFonts w:ascii="Times New Roman" w:eastAsia="Times New Roman" w:hAnsi="Times New Roman" w:cs="Times New Roman"/>
          <w:kern w:val="0"/>
          <w:sz w:val="24"/>
          <w:szCs w:val="24"/>
          <w:lang w:val="en-GB" w:eastAsia="en-GB"/>
          <w14:ligatures w14:val="none"/>
        </w:rPr>
        <w:t>.</w:t>
      </w:r>
      <w:r w:rsidR="00901414" w:rsidRPr="00901414">
        <w:rPr>
          <w:rFonts w:cs="Times New Roman"/>
          <w:szCs w:val="24"/>
        </w:rPr>
        <w:t xml:space="preserve"> </w:t>
      </w:r>
      <w:r w:rsidR="00901414" w:rsidRPr="00901414">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w:t>
      </w:r>
      <w:r w:rsidR="00901414" w:rsidRPr="00901414">
        <w:rPr>
          <w:rFonts w:ascii="Times New Roman" w:eastAsia="Times New Roman" w:hAnsi="Times New Roman" w:cs="Times New Roman"/>
          <w:kern w:val="0"/>
          <w:sz w:val="24"/>
          <w:szCs w:val="24"/>
          <w:highlight w:val="yellow"/>
          <w:lang w:val="en-GB" w:eastAsia="en-GB"/>
          <w14:ligatures w14:val="none"/>
        </w:rPr>
        <w:lastRenderedPageBreak/>
        <w:t xml:space="preserve">gains from T1 to T2 [PCIT-T &gt; COS-P &gt; WL] and T2 to T3 [PCIT&gt; COS-P group], were not </w:t>
      </w:r>
      <w:commentRangeStart w:id="178"/>
      <w:r w:rsidR="00901414" w:rsidRPr="00901414">
        <w:rPr>
          <w:rFonts w:ascii="Times New Roman" w:eastAsia="Times New Roman" w:hAnsi="Times New Roman" w:cs="Times New Roman"/>
          <w:kern w:val="0"/>
          <w:sz w:val="24"/>
          <w:szCs w:val="24"/>
          <w:highlight w:val="yellow"/>
          <w:lang w:val="en-GB" w:eastAsia="en-GB"/>
          <w14:ligatures w14:val="none"/>
        </w:rPr>
        <w:t>supported</w:t>
      </w:r>
      <w:commentRangeEnd w:id="178"/>
      <w:r w:rsidR="004F25EA">
        <w:rPr>
          <w:rStyle w:val="CommentReference"/>
        </w:rPr>
        <w:commentReference w:id="178"/>
      </w:r>
      <w:r w:rsidR="00901414" w:rsidRPr="00901414">
        <w:rPr>
          <w:rFonts w:ascii="Times New Roman" w:eastAsia="Times New Roman" w:hAnsi="Times New Roman" w:cs="Times New Roman"/>
          <w:kern w:val="0"/>
          <w:sz w:val="24"/>
          <w:szCs w:val="24"/>
          <w:highlight w:val="yellow"/>
          <w:lang w:val="en-GB" w:eastAsia="en-GB"/>
          <w14:ligatures w14:val="none"/>
        </w:rPr>
        <w:t>.</w:t>
      </w:r>
    </w:p>
    <w:p w14:paraId="01087799" w14:textId="26DBFB35" w:rsidR="000F579F" w:rsidRPr="00901414" w:rsidRDefault="000F579F" w:rsidP="00901414">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New Roman" w:eastAsia="Times New Roman" w:hAnsi="Times New Roman" w:cs="Times New Roman"/>
          <w:b/>
          <w:bCs/>
          <w:kern w:val="0"/>
          <w:sz w:val="24"/>
          <w:szCs w:val="24"/>
          <w:lang w:val="en-GB" w:eastAsia="en-GB"/>
          <w14:ligatures w14:val="none"/>
        </w:rPr>
        <w:t>Caregiving helplessness</w:t>
      </w:r>
      <w:r w:rsidR="003E5682" w:rsidRPr="00901414">
        <w:rPr>
          <w:rFonts w:ascii="Times New Roman" w:eastAsia="Times New Roman" w:hAnsi="Times New Roman" w:cs="Times New Roman"/>
          <w:b/>
          <w:bCs/>
          <w:kern w:val="0"/>
          <w:sz w:val="24"/>
          <w:szCs w:val="24"/>
          <w:lang w:val="en-GB" w:eastAsia="en-GB"/>
          <w14:ligatures w14:val="none"/>
        </w:rPr>
        <w:t>.</w:t>
      </w:r>
      <w:r w:rsidR="00C953BE" w:rsidRPr="00901414">
        <w:rPr>
          <w:rFonts w:ascii="Times New Roman" w:eastAsia="Times New Roman" w:hAnsi="Times New Roman" w:cs="Times New Roman"/>
          <w:kern w:val="0"/>
          <w:sz w:val="24"/>
          <w:szCs w:val="24"/>
          <w:lang w:val="en-GB" w:eastAsia="en-GB"/>
          <w14:ligatures w14:val="none"/>
        </w:rPr>
        <w:t xml:space="preserve"> </w:t>
      </w:r>
      <w:r w:rsidR="00FA3CE6" w:rsidRPr="00901414">
        <w:rPr>
          <w:rFonts w:ascii="Times New Roman" w:eastAsia="Times New Roman" w:hAnsi="Times New Roman" w:cs="Times New Roman"/>
          <w:kern w:val="0"/>
          <w:sz w:val="24"/>
          <w:szCs w:val="24"/>
          <w:lang w:val="en-GB" w:eastAsia="en-GB"/>
          <w14:ligatures w14:val="none"/>
        </w:rPr>
        <w:t>For</w:t>
      </w:r>
      <w:r w:rsidR="00C953BE" w:rsidRPr="00901414">
        <w:rPr>
          <w:rFonts w:ascii="Times New Roman" w:eastAsia="Times New Roman" w:hAnsi="Times New Roman" w:cs="Times New Roman"/>
          <w:kern w:val="0"/>
          <w:sz w:val="24"/>
          <w:szCs w:val="24"/>
          <w:lang w:val="en-GB" w:eastAsia="en-GB"/>
          <w14:ligatures w14:val="none"/>
        </w:rPr>
        <w:t xml:space="preserve"> caregiving helplessness</w:t>
      </w:r>
      <w:r w:rsidR="0033643F" w:rsidRPr="00901414">
        <w:rPr>
          <w:rFonts w:ascii="Times New Roman" w:eastAsia="Times New Roman" w:hAnsi="Times New Roman" w:cs="Times New Roman"/>
          <w:kern w:val="0"/>
          <w:sz w:val="24"/>
          <w:szCs w:val="24"/>
          <w:lang w:val="en-GB" w:eastAsia="en-GB"/>
          <w14:ligatures w14:val="none"/>
        </w:rPr>
        <w:t>,</w:t>
      </w:r>
      <w:r w:rsidR="004D23FC" w:rsidRPr="00901414">
        <w:rPr>
          <w:rFonts w:ascii="Times New Roman" w:eastAsia="Times New Roman" w:hAnsi="Times New Roman" w:cs="Times New Roman"/>
          <w:kern w:val="0"/>
          <w:sz w:val="24"/>
          <w:szCs w:val="24"/>
          <w:lang w:val="en-GB" w:eastAsia="en-GB"/>
          <w14:ligatures w14:val="none"/>
        </w:rPr>
        <w:t xml:space="preserve"> assessed using the CHQ-MH</w:t>
      </w:r>
      <w:r w:rsidR="00901414">
        <w:rPr>
          <w:rFonts w:ascii="Times New Roman" w:eastAsia="Times New Roman" w:hAnsi="Times New Roman" w:cs="Times New Roman"/>
          <w:kern w:val="0"/>
          <w:sz w:val="24"/>
          <w:szCs w:val="24"/>
          <w:lang w:val="en-GB" w:eastAsia="en-GB"/>
          <w14:ligatures w14:val="none"/>
        </w:rPr>
        <w:t xml:space="preserve">, </w:t>
      </w:r>
      <w:r w:rsidR="0033643F" w:rsidRPr="00901414">
        <w:rPr>
          <w:rFonts w:ascii="Times New Roman" w:eastAsia="Times New Roman" w:hAnsi="Times New Roman" w:cs="Times New Roman"/>
          <w:kern w:val="0"/>
          <w:sz w:val="24"/>
          <w:szCs w:val="24"/>
          <w:lang w:val="en-GB" w:eastAsia="en-GB"/>
          <w14:ligatures w14:val="none"/>
        </w:rPr>
        <w:t>a significant effect was found for time (</w:t>
      </w:r>
      <w:r w:rsidR="0033643F" w:rsidRPr="00901414">
        <w:rPr>
          <w:rFonts w:ascii="Times New Roman" w:eastAsia="Times New Roman" w:hAnsi="Times New Roman" w:cs="Times New Roman"/>
          <w:i/>
          <w:iCs/>
          <w:kern w:val="0"/>
          <w:sz w:val="24"/>
          <w:szCs w:val="24"/>
          <w:lang w:val="en-GB" w:eastAsia="en-GB"/>
          <w14:ligatures w14:val="none"/>
        </w:rPr>
        <w:t>p</w:t>
      </w:r>
      <w:r w:rsidR="0033643F" w:rsidRPr="00901414">
        <w:rPr>
          <w:rFonts w:ascii="Times New Roman" w:eastAsia="Times New Roman" w:hAnsi="Times New Roman" w:cs="Times New Roman"/>
          <w:kern w:val="0"/>
          <w:sz w:val="24"/>
          <w:szCs w:val="24"/>
          <w:lang w:val="en-GB" w:eastAsia="en-GB"/>
          <w14:ligatures w14:val="none"/>
        </w:rPr>
        <w:t xml:space="preserve">=.000), </w:t>
      </w:r>
      <w:ins w:id="179" w:author="Nancy Briggs" w:date="2024-03-26T09:42:00Z">
        <w:r w:rsidR="00544A82">
          <w:rPr>
            <w:rFonts w:ascii="Times New Roman" w:eastAsia="Times New Roman" w:hAnsi="Times New Roman" w:cs="Times New Roman"/>
            <w:kern w:val="0"/>
            <w:sz w:val="24"/>
            <w:szCs w:val="24"/>
            <w:lang w:val="en-GB" w:eastAsia="en-GB"/>
            <w14:ligatures w14:val="none"/>
          </w:rPr>
          <w:t xml:space="preserve">but not for </w:t>
        </w:r>
      </w:ins>
      <w:del w:id="180" w:author="Nancy Briggs" w:date="2024-03-26T09:42:00Z">
        <w:r w:rsidR="00C953BE" w:rsidRPr="00901414" w:rsidDel="00544A82">
          <w:rPr>
            <w:rFonts w:ascii="Times New Roman" w:eastAsia="Times New Roman" w:hAnsi="Times New Roman" w:cs="Times New Roman"/>
            <w:kern w:val="0"/>
            <w:sz w:val="24"/>
            <w:szCs w:val="24"/>
            <w:lang w:val="en-GB" w:eastAsia="en-GB"/>
            <w14:ligatures w14:val="none"/>
          </w:rPr>
          <w:delText xml:space="preserve">a trend towards significance was identified for </w:delText>
        </w:r>
      </w:del>
      <w:r w:rsidR="00C953BE" w:rsidRPr="00901414">
        <w:rPr>
          <w:rFonts w:ascii="Times New Roman" w:eastAsia="Times New Roman" w:hAnsi="Times New Roman" w:cs="Times New Roman"/>
          <w:kern w:val="0"/>
          <w:sz w:val="24"/>
          <w:szCs w:val="24"/>
          <w:lang w:val="en-GB" w:eastAsia="en-GB"/>
          <w14:ligatures w14:val="none"/>
        </w:rPr>
        <w:t>group (</w:t>
      </w:r>
      <w:r w:rsidR="00C953BE" w:rsidRPr="00901414">
        <w:rPr>
          <w:rFonts w:ascii="Times New Roman" w:eastAsia="Times New Roman" w:hAnsi="Times New Roman" w:cs="Times New Roman"/>
          <w:i/>
          <w:iCs/>
          <w:kern w:val="0"/>
          <w:sz w:val="24"/>
          <w:szCs w:val="24"/>
          <w:lang w:val="en-GB" w:eastAsia="en-GB"/>
          <w14:ligatures w14:val="none"/>
        </w:rPr>
        <w:t>p</w:t>
      </w:r>
      <w:r w:rsidR="00C953BE" w:rsidRPr="00901414">
        <w:rPr>
          <w:rFonts w:ascii="Times New Roman" w:eastAsia="Times New Roman" w:hAnsi="Times New Roman" w:cs="Times New Roman"/>
          <w:kern w:val="0"/>
          <w:sz w:val="24"/>
          <w:szCs w:val="24"/>
          <w:lang w:val="en-GB" w:eastAsia="en-GB"/>
          <w14:ligatures w14:val="none"/>
        </w:rPr>
        <w:t>=.06</w:t>
      </w:r>
      <w:ins w:id="181" w:author="Nancy Briggs" w:date="2024-03-31T11:39:00Z">
        <w:r w:rsidR="00CA5BE4">
          <w:rPr>
            <w:rFonts w:ascii="Times New Roman" w:eastAsia="Times New Roman" w:hAnsi="Times New Roman" w:cs="Times New Roman"/>
            <w:kern w:val="0"/>
            <w:sz w:val="24"/>
            <w:szCs w:val="24"/>
            <w:lang w:val="en-GB" w:eastAsia="en-GB"/>
            <w14:ligatures w14:val="none"/>
          </w:rPr>
          <w:t>8</w:t>
        </w:r>
      </w:ins>
      <w:del w:id="182" w:author="Nancy Briggs" w:date="2024-03-31T11:39:00Z">
        <w:r w:rsidR="00C953BE" w:rsidRPr="00901414" w:rsidDel="00CA5BE4">
          <w:rPr>
            <w:rFonts w:ascii="Times New Roman" w:eastAsia="Times New Roman" w:hAnsi="Times New Roman" w:cs="Times New Roman"/>
            <w:kern w:val="0"/>
            <w:sz w:val="24"/>
            <w:szCs w:val="24"/>
            <w:lang w:val="en-GB" w:eastAsia="en-GB"/>
            <w14:ligatures w14:val="none"/>
          </w:rPr>
          <w:delText>7</w:delText>
        </w:r>
      </w:del>
      <w:r w:rsidR="00C953BE" w:rsidRPr="00901414">
        <w:rPr>
          <w:rFonts w:ascii="Times New Roman" w:eastAsia="Times New Roman" w:hAnsi="Times New Roman" w:cs="Times New Roman"/>
          <w:kern w:val="0"/>
          <w:sz w:val="24"/>
          <w:szCs w:val="24"/>
          <w:lang w:val="en-GB" w:eastAsia="en-GB"/>
          <w14:ligatures w14:val="none"/>
        </w:rPr>
        <w:t>)</w:t>
      </w:r>
      <w:r w:rsidR="0033643F" w:rsidRPr="00901414">
        <w:rPr>
          <w:rFonts w:ascii="Times New Roman" w:eastAsia="Times New Roman" w:hAnsi="Times New Roman" w:cs="Times New Roman"/>
          <w:kern w:val="0"/>
          <w:sz w:val="24"/>
          <w:szCs w:val="24"/>
          <w:lang w:val="en-GB" w:eastAsia="en-GB"/>
          <w14:ligatures w14:val="none"/>
        </w:rPr>
        <w:t xml:space="preserve"> </w:t>
      </w:r>
      <w:r w:rsidR="00901414">
        <w:rPr>
          <w:rFonts w:ascii="Times New Roman" w:eastAsia="Times New Roman" w:hAnsi="Times New Roman" w:cs="Times New Roman"/>
          <w:kern w:val="0"/>
          <w:sz w:val="24"/>
          <w:szCs w:val="24"/>
          <w:lang w:val="en-GB" w:eastAsia="en-GB"/>
          <w14:ligatures w14:val="none"/>
        </w:rPr>
        <w:t>and</w:t>
      </w:r>
      <w:r w:rsidR="00C953BE" w:rsidRPr="00901414">
        <w:rPr>
          <w:rFonts w:ascii="Times New Roman" w:eastAsia="Times New Roman" w:hAnsi="Times New Roman" w:cs="Times New Roman"/>
          <w:kern w:val="0"/>
          <w:sz w:val="24"/>
          <w:szCs w:val="24"/>
          <w:lang w:val="en-GB" w:eastAsia="en-GB"/>
          <w14:ligatures w14:val="none"/>
        </w:rPr>
        <w:t xml:space="preserve"> the group x time effect</w:t>
      </w:r>
      <w:ins w:id="183" w:author="Nancy Briggs" w:date="2024-03-26T09:42:00Z">
        <w:r w:rsidR="00544A82">
          <w:rPr>
            <w:rFonts w:ascii="Times New Roman" w:eastAsia="Times New Roman" w:hAnsi="Times New Roman" w:cs="Times New Roman"/>
            <w:kern w:val="0"/>
            <w:sz w:val="24"/>
            <w:szCs w:val="24"/>
            <w:lang w:val="en-GB" w:eastAsia="en-GB"/>
            <w14:ligatures w14:val="none"/>
          </w:rPr>
          <w:t>s</w:t>
        </w:r>
      </w:ins>
      <w:r w:rsidR="00C953BE" w:rsidRPr="00901414">
        <w:rPr>
          <w:rFonts w:ascii="Times New Roman" w:eastAsia="Times New Roman" w:hAnsi="Times New Roman" w:cs="Times New Roman"/>
          <w:kern w:val="0"/>
          <w:sz w:val="24"/>
          <w:szCs w:val="24"/>
          <w:lang w:val="en-GB" w:eastAsia="en-GB"/>
          <w14:ligatures w14:val="none"/>
        </w:rPr>
        <w:t xml:space="preserve"> </w:t>
      </w:r>
      <w:del w:id="184" w:author="Nancy Briggs" w:date="2024-03-26T09:42:00Z">
        <w:r w:rsidR="00C953BE" w:rsidRPr="00901414" w:rsidDel="00544A82">
          <w:rPr>
            <w:rFonts w:ascii="Times New Roman" w:eastAsia="Times New Roman" w:hAnsi="Times New Roman" w:cs="Times New Roman"/>
            <w:kern w:val="0"/>
            <w:sz w:val="24"/>
            <w:szCs w:val="24"/>
            <w:lang w:val="en-GB" w:eastAsia="en-GB"/>
            <w14:ligatures w14:val="none"/>
          </w:rPr>
          <w:delText xml:space="preserve">was non-significant </w:delText>
        </w:r>
      </w:del>
      <w:r w:rsidR="00C953BE" w:rsidRPr="00901414">
        <w:rPr>
          <w:rFonts w:ascii="Times New Roman" w:eastAsia="Times New Roman" w:hAnsi="Times New Roman" w:cs="Times New Roman"/>
          <w:kern w:val="0"/>
          <w:sz w:val="24"/>
          <w:szCs w:val="24"/>
          <w:lang w:val="en-GB" w:eastAsia="en-GB"/>
          <w14:ligatures w14:val="none"/>
        </w:rPr>
        <w:t>(</w:t>
      </w:r>
      <w:r w:rsidR="00C953BE" w:rsidRPr="00901414">
        <w:rPr>
          <w:rFonts w:ascii="Times New Roman" w:eastAsia="Times New Roman" w:hAnsi="Times New Roman" w:cs="Times New Roman"/>
          <w:i/>
          <w:iCs/>
          <w:kern w:val="0"/>
          <w:sz w:val="24"/>
          <w:szCs w:val="24"/>
          <w:lang w:val="en-GB" w:eastAsia="en-GB"/>
          <w14:ligatures w14:val="none"/>
        </w:rPr>
        <w:t>p</w:t>
      </w:r>
      <w:r w:rsidR="00C953BE" w:rsidRPr="00901414">
        <w:rPr>
          <w:rFonts w:ascii="Times New Roman" w:eastAsia="Times New Roman" w:hAnsi="Times New Roman" w:cs="Times New Roman"/>
          <w:kern w:val="0"/>
          <w:sz w:val="24"/>
          <w:szCs w:val="24"/>
          <w:lang w:val="en-GB" w:eastAsia="en-GB"/>
          <w14:ligatures w14:val="none"/>
        </w:rPr>
        <w:t xml:space="preserve">=.887). </w:t>
      </w:r>
      <w:r w:rsidR="003B4566" w:rsidRPr="00901414">
        <w:rPr>
          <w:rFonts w:ascii="Times New Roman" w:eastAsia="Times New Roman" w:hAnsi="Times New Roman" w:cs="Times New Roman"/>
          <w:kern w:val="0"/>
          <w:sz w:val="24"/>
          <w:szCs w:val="24"/>
          <w:lang w:val="en-GB" w:eastAsia="en-GB"/>
          <w14:ligatures w14:val="none"/>
        </w:rPr>
        <w:t>P</w:t>
      </w:r>
      <w:del w:id="185" w:author="Nancy Briggs" w:date="2024-03-26T09:43:00Z">
        <w:r w:rsidR="003B4566" w:rsidRPr="00901414" w:rsidDel="00F308F0">
          <w:rPr>
            <w:rFonts w:ascii="Times New Roman" w:eastAsia="Times New Roman" w:hAnsi="Times New Roman" w:cs="Times New Roman"/>
            <w:kern w:val="0"/>
            <w:sz w:val="24"/>
            <w:szCs w:val="24"/>
            <w:lang w:val="en-GB" w:eastAsia="en-GB"/>
            <w14:ligatures w14:val="none"/>
          </w:rPr>
          <w:delText>ost-hoc</w:delText>
        </w:r>
      </w:del>
      <w:ins w:id="186" w:author="Nancy Briggs" w:date="2024-03-26T09:43:00Z">
        <w:r w:rsidR="00F308F0">
          <w:rPr>
            <w:rFonts w:ascii="Times New Roman" w:eastAsia="Times New Roman" w:hAnsi="Times New Roman" w:cs="Times New Roman"/>
            <w:kern w:val="0"/>
            <w:sz w:val="24"/>
            <w:szCs w:val="24"/>
            <w:lang w:val="en-GB" w:eastAsia="en-GB"/>
            <w14:ligatures w14:val="none"/>
          </w:rPr>
          <w:t>lanned comparisons</w:t>
        </w:r>
      </w:ins>
      <w:del w:id="187" w:author="Nancy Briggs" w:date="2024-03-26T09:43:00Z">
        <w:r w:rsidR="003B4566" w:rsidRPr="00901414" w:rsidDel="00F308F0">
          <w:rPr>
            <w:rFonts w:ascii="Times New Roman" w:eastAsia="Times New Roman" w:hAnsi="Times New Roman" w:cs="Times New Roman"/>
            <w:kern w:val="0"/>
            <w:sz w:val="24"/>
            <w:szCs w:val="24"/>
            <w:lang w:val="en-GB" w:eastAsia="en-GB"/>
            <w14:ligatures w14:val="none"/>
          </w:rPr>
          <w:delText xml:space="preserve"> tests</w:delText>
        </w:r>
      </w:del>
      <w:r w:rsidR="003B4566" w:rsidRPr="00901414">
        <w:rPr>
          <w:rFonts w:ascii="Times New Roman" w:eastAsia="Times New Roman" w:hAnsi="Times New Roman" w:cs="Times New Roman"/>
          <w:kern w:val="0"/>
          <w:sz w:val="24"/>
          <w:szCs w:val="24"/>
          <w:lang w:val="en-GB" w:eastAsia="en-GB"/>
          <w14:ligatures w14:val="none"/>
        </w:rPr>
        <w:t xml:space="preserve"> revealed</w:t>
      </w:r>
      <w:r w:rsidR="00C953BE" w:rsidRPr="00901414">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901414">
        <w:rPr>
          <w:rFonts w:ascii="Times New Roman" w:eastAsia="Times New Roman" w:hAnsi="Times New Roman" w:cs="Times New Roman"/>
          <w:kern w:val="0"/>
          <w:sz w:val="24"/>
          <w:szCs w:val="24"/>
          <w:lang w:val="en-GB" w:eastAsia="en-GB"/>
          <w14:ligatures w14:val="none"/>
        </w:rPr>
        <w:t>ps</w:t>
      </w:r>
      <w:proofErr w:type="spellEnd"/>
      <w:r w:rsidR="00C953BE" w:rsidRPr="00901414">
        <w:rPr>
          <w:rFonts w:ascii="Times New Roman" w:eastAsia="Times New Roman" w:hAnsi="Times New Roman" w:cs="Times New Roman"/>
          <w:kern w:val="0"/>
          <w:sz w:val="24"/>
          <w:szCs w:val="24"/>
          <w:lang w:val="en-GB" w:eastAsia="en-GB"/>
          <w14:ligatures w14:val="none"/>
        </w:rPr>
        <w:t xml:space="preserve"> &gt; .05). There wer</w:t>
      </w:r>
      <w:r w:rsidR="003B4566" w:rsidRPr="00901414">
        <w:rPr>
          <w:rFonts w:ascii="Times New Roman" w:eastAsia="Times New Roman" w:hAnsi="Times New Roman" w:cs="Times New Roman"/>
          <w:kern w:val="0"/>
          <w:sz w:val="24"/>
          <w:szCs w:val="24"/>
          <w:lang w:val="en-GB" w:eastAsia="en-GB"/>
          <w14:ligatures w14:val="none"/>
        </w:rPr>
        <w:t>e</w:t>
      </w:r>
      <w:r w:rsidR="00C953BE" w:rsidRPr="00901414">
        <w:rPr>
          <w:rFonts w:ascii="Times New Roman" w:eastAsia="Times New Roman" w:hAnsi="Times New Roman" w:cs="Times New Roman"/>
          <w:kern w:val="0"/>
          <w:sz w:val="24"/>
          <w:szCs w:val="24"/>
          <w:lang w:val="en-GB" w:eastAsia="en-GB"/>
          <w14:ligatures w14:val="none"/>
        </w:rPr>
        <w:t xml:space="preserve"> no significant within-group changes for the PCIT-T group (</w:t>
      </w:r>
      <w:proofErr w:type="spellStart"/>
      <w:r w:rsidR="00C953BE" w:rsidRPr="00901414">
        <w:rPr>
          <w:rFonts w:ascii="Times New Roman" w:eastAsia="Times New Roman" w:hAnsi="Times New Roman" w:cs="Times New Roman"/>
          <w:kern w:val="0"/>
          <w:sz w:val="24"/>
          <w:szCs w:val="24"/>
          <w:lang w:val="en-GB" w:eastAsia="en-GB"/>
          <w14:ligatures w14:val="none"/>
        </w:rPr>
        <w:t>ps</w:t>
      </w:r>
      <w:proofErr w:type="spellEnd"/>
      <w:r w:rsidR="00C953BE" w:rsidRPr="00901414">
        <w:rPr>
          <w:rFonts w:ascii="Times New Roman" w:eastAsia="Times New Roman" w:hAnsi="Times New Roman" w:cs="Times New Roman"/>
          <w:kern w:val="0"/>
          <w:sz w:val="24"/>
          <w:szCs w:val="24"/>
          <w:lang w:val="en-GB" w:eastAsia="en-GB"/>
          <w14:ligatures w14:val="none"/>
        </w:rPr>
        <w:t xml:space="preserve"> &gt; .05) but there was </w:t>
      </w:r>
      <w:del w:id="188" w:author="Nancy Briggs" w:date="2024-03-26T09:43:00Z">
        <w:r w:rsidR="00C953BE" w:rsidRPr="00901414" w:rsidDel="00F308F0">
          <w:rPr>
            <w:rFonts w:ascii="Times New Roman" w:eastAsia="Times New Roman" w:hAnsi="Times New Roman" w:cs="Times New Roman"/>
            <w:kern w:val="0"/>
            <w:sz w:val="24"/>
            <w:szCs w:val="24"/>
            <w:lang w:val="en-GB" w:eastAsia="en-GB"/>
            <w14:ligatures w14:val="none"/>
          </w:rPr>
          <w:delText xml:space="preserve">a trend for a </w:delText>
        </w:r>
      </w:del>
      <w:ins w:id="189" w:author="Nancy Briggs" w:date="2024-03-26T09:43:00Z">
        <w:r w:rsidR="00F308F0">
          <w:rPr>
            <w:rFonts w:ascii="Times New Roman" w:eastAsia="Times New Roman" w:hAnsi="Times New Roman" w:cs="Times New Roman"/>
            <w:kern w:val="0"/>
            <w:sz w:val="24"/>
            <w:szCs w:val="24"/>
            <w:lang w:val="en-GB" w:eastAsia="en-GB"/>
            <w14:ligatures w14:val="none"/>
          </w:rPr>
          <w:t xml:space="preserve">evidence of a </w:t>
        </w:r>
      </w:ins>
      <w:del w:id="190" w:author="Nancy Briggs" w:date="2024-03-26T09:43:00Z">
        <w:r w:rsidR="00C953BE" w:rsidRPr="00901414" w:rsidDel="00F308F0">
          <w:rPr>
            <w:rFonts w:ascii="Times New Roman" w:eastAsia="Times New Roman" w:hAnsi="Times New Roman" w:cs="Times New Roman"/>
            <w:kern w:val="0"/>
            <w:sz w:val="24"/>
            <w:szCs w:val="24"/>
            <w:lang w:val="en-GB" w:eastAsia="en-GB"/>
            <w14:ligatures w14:val="none"/>
          </w:rPr>
          <w:delText xml:space="preserve">significant </w:delText>
        </w:r>
      </w:del>
      <w:r w:rsidR="00C953BE" w:rsidRPr="00901414">
        <w:rPr>
          <w:rFonts w:ascii="Times New Roman" w:eastAsia="Times New Roman" w:hAnsi="Times New Roman" w:cs="Times New Roman"/>
          <w:kern w:val="0"/>
          <w:sz w:val="24"/>
          <w:szCs w:val="24"/>
          <w:lang w:val="en-GB" w:eastAsia="en-GB"/>
          <w14:ligatures w14:val="none"/>
        </w:rPr>
        <w:t xml:space="preserve">decrease in caregiving helplessness for the COS-P group from T1 to T2, </w:t>
      </w:r>
      <w:del w:id="191" w:author="Nancy Briggs" w:date="2024-03-26T09:43:00Z">
        <w:r w:rsidR="00C953BE" w:rsidRPr="00901414" w:rsidDel="00F308F0">
          <w:rPr>
            <w:rFonts w:ascii="Times New Roman" w:eastAsia="Times New Roman" w:hAnsi="Times New Roman" w:cs="Times New Roman"/>
            <w:i/>
            <w:iCs/>
            <w:kern w:val="0"/>
            <w:sz w:val="24"/>
            <w:szCs w:val="24"/>
            <w:lang w:val="en-GB" w:eastAsia="en-GB"/>
            <w14:ligatures w14:val="none"/>
          </w:rPr>
          <w:delText>p</w:delText>
        </w:r>
        <w:r w:rsidR="00C953BE" w:rsidRPr="00901414" w:rsidDel="00F308F0">
          <w:rPr>
            <w:rFonts w:ascii="Times New Roman" w:eastAsia="Times New Roman" w:hAnsi="Times New Roman" w:cs="Times New Roman"/>
            <w:kern w:val="0"/>
            <w:sz w:val="24"/>
            <w:szCs w:val="24"/>
            <w:lang w:val="en-GB" w:eastAsia="en-GB"/>
            <w14:ligatures w14:val="none"/>
          </w:rPr>
          <w:delText xml:space="preserve"> = .059, </w:delText>
        </w:r>
      </w:del>
      <w:r w:rsidR="00C953BE" w:rsidRPr="00901414">
        <w:rPr>
          <w:rFonts w:ascii="Times New Roman" w:eastAsia="Times New Roman" w:hAnsi="Times New Roman" w:cs="Times New Roman"/>
          <w:i/>
          <w:iCs/>
          <w:kern w:val="0"/>
          <w:sz w:val="24"/>
          <w:szCs w:val="24"/>
          <w:lang w:val="en-GB" w:eastAsia="en-GB"/>
          <w14:ligatures w14:val="none"/>
        </w:rPr>
        <w:t>d</w:t>
      </w:r>
      <w:r w:rsidR="00C953BE" w:rsidRPr="00901414">
        <w:rPr>
          <w:rFonts w:ascii="Times New Roman" w:eastAsia="Times New Roman" w:hAnsi="Times New Roman" w:cs="Times New Roman"/>
          <w:kern w:val="0"/>
          <w:sz w:val="24"/>
          <w:szCs w:val="24"/>
          <w:lang w:val="en-GB" w:eastAsia="en-GB"/>
          <w14:ligatures w14:val="none"/>
        </w:rPr>
        <w:t>=.46; medium effect size)</w:t>
      </w:r>
      <w:ins w:id="192" w:author="Nancy Briggs" w:date="2024-03-26T09:43:00Z">
        <w:r w:rsidR="00F308F0">
          <w:rPr>
            <w:rFonts w:ascii="Times New Roman" w:eastAsia="Times New Roman" w:hAnsi="Times New Roman" w:cs="Times New Roman"/>
            <w:kern w:val="0"/>
            <w:sz w:val="24"/>
            <w:szCs w:val="24"/>
            <w:lang w:val="en-GB" w:eastAsia="en-GB"/>
            <w14:ligatures w14:val="none"/>
          </w:rPr>
          <w:t xml:space="preserve">, but the p-value </w:t>
        </w:r>
        <w:r w:rsidR="00CC6AC7">
          <w:rPr>
            <w:rFonts w:ascii="Times New Roman" w:eastAsia="Times New Roman" w:hAnsi="Times New Roman" w:cs="Times New Roman"/>
            <w:kern w:val="0"/>
            <w:sz w:val="24"/>
            <w:szCs w:val="24"/>
            <w:lang w:val="en-GB" w:eastAsia="en-GB"/>
            <w14:ligatures w14:val="none"/>
          </w:rPr>
          <w:t xml:space="preserve">was above 0.05 after correction </w:t>
        </w:r>
      </w:ins>
      <w:ins w:id="193" w:author="Nancy Briggs" w:date="2024-03-26T09:44:00Z">
        <w:r w:rsidR="00CC6AC7">
          <w:rPr>
            <w:rFonts w:ascii="Times New Roman" w:eastAsia="Times New Roman" w:hAnsi="Times New Roman" w:cs="Times New Roman"/>
            <w:kern w:val="0"/>
            <w:sz w:val="24"/>
            <w:szCs w:val="24"/>
            <w:lang w:val="en-GB" w:eastAsia="en-GB"/>
            <w14:ligatures w14:val="none"/>
          </w:rPr>
          <w:t>(</w:t>
        </w:r>
      </w:ins>
      <w:ins w:id="194" w:author="Nancy Briggs" w:date="2024-03-26T09:43:00Z">
        <w:r w:rsidR="00CC6AC7" w:rsidRPr="00CC6AC7">
          <w:rPr>
            <w:rFonts w:ascii="Times New Roman" w:eastAsia="Times New Roman" w:hAnsi="Times New Roman" w:cs="Times New Roman"/>
            <w:kern w:val="0"/>
            <w:sz w:val="24"/>
            <w:szCs w:val="24"/>
            <w:lang w:val="en-GB" w:eastAsia="en-GB"/>
            <w14:ligatures w14:val="none"/>
          </w:rPr>
          <w:t>p = .059</w:t>
        </w:r>
      </w:ins>
      <w:ins w:id="195" w:author="Nancy Briggs" w:date="2024-03-26T09:44:00Z">
        <w:r w:rsidR="00CC6AC7">
          <w:rPr>
            <w:rFonts w:ascii="Times New Roman" w:eastAsia="Times New Roman" w:hAnsi="Times New Roman" w:cs="Times New Roman"/>
            <w:kern w:val="0"/>
            <w:sz w:val="24"/>
            <w:szCs w:val="24"/>
            <w:lang w:val="en-GB" w:eastAsia="en-GB"/>
            <w14:ligatures w14:val="none"/>
          </w:rPr>
          <w:t>)</w:t>
        </w:r>
      </w:ins>
      <w:r w:rsidR="00C953BE" w:rsidRPr="00901414">
        <w:rPr>
          <w:rFonts w:ascii="Times New Roman" w:eastAsia="Times New Roman" w:hAnsi="Times New Roman" w:cs="Times New Roman"/>
          <w:kern w:val="0"/>
          <w:sz w:val="24"/>
          <w:szCs w:val="24"/>
          <w:lang w:val="en-GB" w:eastAsia="en-GB"/>
          <w14:ligatures w14:val="none"/>
        </w:rPr>
        <w:t xml:space="preserve">. There were no other significant within-group changes. </w:t>
      </w:r>
      <w:r w:rsidR="00C953BE" w:rsidRPr="00901414">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w:t>
      </w:r>
      <w:ins w:id="196" w:author="Nancy Briggs" w:date="2024-03-31T11:40:00Z">
        <w:r w:rsidR="00D87027">
          <w:rPr>
            <w:rFonts w:ascii="Times New Roman" w:eastAsia="Times New Roman" w:hAnsi="Times New Roman" w:cs="Times New Roman"/>
            <w:kern w:val="0"/>
            <w:sz w:val="24"/>
            <w:szCs w:val="24"/>
            <w:highlight w:val="yellow"/>
            <w:lang w:val="en-GB" w:eastAsia="en-GB"/>
            <w14:ligatures w14:val="none"/>
          </w:rPr>
          <w:t xml:space="preserve">(p&gt;0.05) </w:t>
        </w:r>
      </w:ins>
      <w:r w:rsidR="00C953BE" w:rsidRPr="00901414">
        <w:rPr>
          <w:rFonts w:ascii="Times New Roman" w:eastAsia="Times New Roman" w:hAnsi="Times New Roman" w:cs="Times New Roman"/>
          <w:kern w:val="0"/>
          <w:sz w:val="24"/>
          <w:szCs w:val="24"/>
          <w:highlight w:val="yellow"/>
          <w:lang w:val="en-GB" w:eastAsia="en-GB"/>
          <w14:ligatures w14:val="none"/>
        </w:rPr>
        <w:t>and T</w:t>
      </w:r>
      <w:r w:rsidR="003B4566" w:rsidRPr="00901414">
        <w:rPr>
          <w:rFonts w:ascii="Times New Roman" w:eastAsia="Times New Roman" w:hAnsi="Times New Roman" w:cs="Times New Roman"/>
          <w:kern w:val="0"/>
          <w:sz w:val="24"/>
          <w:szCs w:val="24"/>
          <w:highlight w:val="yellow"/>
          <w:lang w:val="en-GB" w:eastAsia="en-GB"/>
          <w14:ligatures w14:val="none"/>
        </w:rPr>
        <w:t>2</w:t>
      </w:r>
      <w:r w:rsidR="00C953BE" w:rsidRPr="00901414">
        <w:rPr>
          <w:rFonts w:ascii="Times New Roman" w:eastAsia="Times New Roman" w:hAnsi="Times New Roman" w:cs="Times New Roman"/>
          <w:kern w:val="0"/>
          <w:sz w:val="24"/>
          <w:szCs w:val="24"/>
          <w:highlight w:val="yellow"/>
          <w:lang w:val="en-GB" w:eastAsia="en-GB"/>
          <w14:ligatures w14:val="none"/>
        </w:rPr>
        <w:t xml:space="preserve"> to T3 [PCIT&gt; COS-P group], were not supported</w:t>
      </w:r>
      <w:ins w:id="197" w:author="Nancy Briggs" w:date="2024-03-31T11:40:00Z">
        <w:r w:rsidR="00635EFA">
          <w:rPr>
            <w:rFonts w:ascii="Times New Roman" w:eastAsia="Times New Roman" w:hAnsi="Times New Roman" w:cs="Times New Roman"/>
            <w:kern w:val="0"/>
            <w:sz w:val="24"/>
            <w:szCs w:val="24"/>
            <w:highlight w:val="yellow"/>
            <w:lang w:val="en-GB" w:eastAsia="en-GB"/>
            <w14:ligatures w14:val="none"/>
          </w:rPr>
          <w:t xml:space="preserve"> </w:t>
        </w:r>
        <w:r w:rsidR="00635EFA" w:rsidRPr="00635EFA">
          <w:rPr>
            <w:rFonts w:ascii="Times New Roman" w:eastAsia="Times New Roman" w:hAnsi="Times New Roman" w:cs="Times New Roman"/>
            <w:kern w:val="0"/>
            <w:sz w:val="24"/>
            <w:szCs w:val="24"/>
            <w:lang w:val="en-GB" w:eastAsia="en-GB"/>
            <w14:ligatures w14:val="none"/>
          </w:rPr>
          <w:t>(p&gt;0.05)</w:t>
        </w:r>
      </w:ins>
      <w:r w:rsidR="00C953BE" w:rsidRPr="00901414">
        <w:rPr>
          <w:rFonts w:ascii="Times New Roman" w:eastAsia="Times New Roman" w:hAnsi="Times New Roman" w:cs="Times New Roman"/>
          <w:kern w:val="0"/>
          <w:sz w:val="24"/>
          <w:szCs w:val="24"/>
          <w:highlight w:val="yellow"/>
          <w:lang w:val="en-GB" w:eastAsia="en-GB"/>
          <w14:ligatures w14:val="none"/>
        </w:rPr>
        <w:t>.</w:t>
      </w:r>
    </w:p>
    <w:p w14:paraId="45309D57" w14:textId="0D675C20" w:rsidR="00B41ACE" w:rsidRDefault="00C0607B" w:rsidP="00B41ACE">
      <w:pPr>
        <w:spacing w:line="480" w:lineRule="auto"/>
        <w:ind w:firstLine="720"/>
        <w:rPr>
          <w:rFonts w:ascii="Times New Roman" w:eastAsia="Times New Roman" w:hAnsi="Times New Roman" w:cs="Arial"/>
          <w:b/>
          <w:iCs/>
          <w:kern w:val="0"/>
          <w:sz w:val="24"/>
          <w:szCs w:val="26"/>
          <w:lang w:val="en-GB" w:eastAsia="en-GB"/>
          <w14:ligatures w14:val="none"/>
        </w:rPr>
      </w:pPr>
      <w:r w:rsidRPr="00C0607B">
        <w:rPr>
          <w:rFonts w:ascii="Times New Roman" w:eastAsia="Times New Roman" w:hAnsi="Times New Roman" w:cs="Arial"/>
          <w:b/>
          <w:iCs/>
          <w:kern w:val="0"/>
          <w:sz w:val="24"/>
          <w:szCs w:val="26"/>
          <w:lang w:val="en-GB" w:eastAsia="en-GB"/>
          <w14:ligatures w14:val="none"/>
        </w:rPr>
        <w:t>Hostile parenting.</w:t>
      </w:r>
      <w:r>
        <w:rPr>
          <w:rFonts w:ascii="Times New Roman" w:eastAsia="Times New Roman" w:hAnsi="Times New Roman" w:cs="Arial"/>
          <w:b/>
          <w:iCs/>
          <w:kern w:val="0"/>
          <w:sz w:val="24"/>
          <w:szCs w:val="26"/>
          <w:lang w:val="en-GB" w:eastAsia="en-GB"/>
          <w14:ligatures w14:val="none"/>
        </w:rPr>
        <w:t xml:space="preserve"> </w:t>
      </w:r>
      <w:r w:rsidR="004D23FC">
        <w:rPr>
          <w:rFonts w:ascii="Times New Roman" w:eastAsia="Times New Roman" w:hAnsi="Times New Roman" w:cs="Times New Roman"/>
          <w:kern w:val="0"/>
          <w:sz w:val="24"/>
          <w:szCs w:val="24"/>
          <w:lang w:val="en-GB" w:eastAsia="en-GB"/>
          <w14:ligatures w14:val="none"/>
        </w:rPr>
        <w:t>For</w:t>
      </w:r>
      <w:r w:rsidRPr="00C0607B">
        <w:rPr>
          <w:rFonts w:ascii="Times New Roman" w:eastAsia="Times New Roman" w:hAnsi="Times New Roman" w:cs="Times New Roman"/>
          <w:kern w:val="0"/>
          <w:sz w:val="24"/>
          <w:szCs w:val="24"/>
          <w:lang w:val="en-GB" w:eastAsia="en-GB"/>
          <w14:ligatures w14:val="none"/>
        </w:rPr>
        <w:t xml:space="preserve"> parenting </w:t>
      </w:r>
      <w:r>
        <w:rPr>
          <w:rFonts w:ascii="Times New Roman" w:eastAsia="Times New Roman" w:hAnsi="Times New Roman" w:cs="Times New Roman"/>
          <w:kern w:val="0"/>
          <w:sz w:val="24"/>
          <w:szCs w:val="24"/>
          <w:lang w:val="en-GB" w:eastAsia="en-GB"/>
          <w14:ligatures w14:val="none"/>
        </w:rPr>
        <w:t>hostility</w:t>
      </w:r>
      <w:r w:rsidR="00901414">
        <w:rPr>
          <w:rFonts w:ascii="Times New Roman" w:eastAsia="Times New Roman" w:hAnsi="Times New Roman" w:cs="Times New Roman"/>
          <w:kern w:val="0"/>
          <w:sz w:val="24"/>
          <w:szCs w:val="24"/>
          <w:lang w:val="en-GB" w:eastAsia="en-GB"/>
          <w14:ligatures w14:val="none"/>
        </w:rPr>
        <w:t>,</w:t>
      </w:r>
      <w:r w:rsidR="004D23FC">
        <w:rPr>
          <w:rFonts w:ascii="Times New Roman" w:eastAsia="Times New Roman" w:hAnsi="Times New Roman" w:cs="Times New Roman"/>
          <w:kern w:val="0"/>
          <w:sz w:val="24"/>
          <w:szCs w:val="24"/>
          <w:lang w:val="en-GB" w:eastAsia="en-GB"/>
          <w14:ligatures w14:val="none"/>
        </w:rPr>
        <w:t xml:space="preserve"> assessed using the LSAC hostility scale</w:t>
      </w:r>
      <w:r w:rsidRPr="00C0607B">
        <w:rPr>
          <w:rFonts w:ascii="Times New Roman" w:eastAsia="Times New Roman" w:hAnsi="Times New Roman" w:cs="Times New Roman"/>
          <w:kern w:val="0"/>
          <w:sz w:val="24"/>
          <w:szCs w:val="24"/>
          <w:lang w:val="en-GB" w:eastAsia="en-GB"/>
          <w14:ligatures w14:val="none"/>
        </w:rPr>
        <w:t>, no significant effects were identified for group (</w:t>
      </w:r>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112</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or </w:t>
      </w:r>
      <w:r w:rsidRPr="00C0607B">
        <w:rPr>
          <w:rFonts w:ascii="Times New Roman" w:eastAsia="Times New Roman" w:hAnsi="Times New Roman" w:cs="Times New Roman"/>
          <w:kern w:val="0"/>
          <w:sz w:val="24"/>
          <w:szCs w:val="24"/>
          <w:lang w:val="en-GB" w:eastAsia="en-GB"/>
          <w14:ligatures w14:val="none"/>
        </w:rPr>
        <w:t>group x time (</w:t>
      </w:r>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828</w:t>
      </w:r>
      <w:r w:rsidRPr="00C0607B">
        <w:rPr>
          <w:rFonts w:ascii="Times New Roman" w:eastAsia="Times New Roman" w:hAnsi="Times New Roman" w:cs="Times New Roman"/>
          <w:kern w:val="0"/>
          <w:sz w:val="24"/>
          <w:szCs w:val="24"/>
          <w:lang w:val="en-GB" w:eastAsia="en-GB"/>
          <w14:ligatures w14:val="none"/>
        </w:rPr>
        <w:t>)</w:t>
      </w:r>
      <w:r>
        <w:rPr>
          <w:rFonts w:ascii="Times New Roman" w:eastAsia="Times New Roman" w:hAnsi="Times New Roman" w:cs="Times New Roman"/>
          <w:kern w:val="0"/>
          <w:sz w:val="24"/>
          <w:szCs w:val="24"/>
          <w:lang w:val="en-GB" w:eastAsia="en-GB"/>
          <w14:ligatures w14:val="none"/>
        </w:rPr>
        <w:t xml:space="preserve"> but there was a significant effect for Time (</w:t>
      </w:r>
      <w:r w:rsidRPr="00C0607B">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=.036)</w:t>
      </w:r>
      <w:r w:rsidRPr="00C0607B">
        <w:rPr>
          <w:rFonts w:ascii="Times New Roman" w:eastAsia="Times New Roman" w:hAnsi="Times New Roman" w:cs="Times New Roman"/>
          <w:kern w:val="0"/>
          <w:sz w:val="24"/>
          <w:szCs w:val="24"/>
          <w:lang w:val="en-GB" w:eastAsia="en-GB"/>
          <w14:ligatures w14:val="none"/>
        </w:rPr>
        <w:t>. There were no significant between group-differences at T1, T2 or T3 (</w:t>
      </w:r>
      <w:proofErr w:type="spellStart"/>
      <w:r w:rsidRPr="00C0607B">
        <w:rPr>
          <w:rFonts w:ascii="Times New Roman" w:eastAsia="Times New Roman" w:hAnsi="Times New Roman" w:cs="Times New Roman"/>
          <w:i/>
          <w:iCs/>
          <w:kern w:val="0"/>
          <w:sz w:val="24"/>
          <w:szCs w:val="24"/>
          <w:lang w:val="en-GB" w:eastAsia="en-GB"/>
          <w14:ligatures w14:val="none"/>
        </w:rPr>
        <w:t>p</w:t>
      </w:r>
      <w:r w:rsidRPr="00C0607B">
        <w:rPr>
          <w:rFonts w:ascii="Times New Roman" w:eastAsia="Times New Roman" w:hAnsi="Times New Roman" w:cs="Times New Roman"/>
          <w:kern w:val="0"/>
          <w:sz w:val="24"/>
          <w:szCs w:val="24"/>
          <w:lang w:val="en-GB" w:eastAsia="en-GB"/>
          <w14:ligatures w14:val="none"/>
        </w:rPr>
        <w:t>s</w:t>
      </w:r>
      <w:proofErr w:type="spellEnd"/>
      <w:r w:rsidRPr="00C0607B">
        <w:rPr>
          <w:rFonts w:ascii="Times New Roman" w:eastAsia="Times New Roman" w:hAnsi="Times New Roman" w:cs="Times New Roman"/>
          <w:kern w:val="0"/>
          <w:sz w:val="24"/>
          <w:szCs w:val="24"/>
          <w:lang w:val="en-GB" w:eastAsia="en-GB"/>
          <w14:ligatures w14:val="none"/>
        </w:rPr>
        <w:t xml:space="preserve"> &gt; .05)</w:t>
      </w:r>
      <w:r>
        <w:rPr>
          <w:rFonts w:ascii="Times New Roman" w:eastAsia="Times New Roman" w:hAnsi="Times New Roman" w:cs="Times New Roman"/>
          <w:kern w:val="0"/>
          <w:sz w:val="24"/>
          <w:szCs w:val="24"/>
          <w:lang w:val="en-GB" w:eastAsia="en-GB"/>
          <w14:ligatures w14:val="none"/>
        </w:rPr>
        <w:t xml:space="preserve">, nor were there any </w:t>
      </w:r>
      <w:r w:rsidRPr="00C0607B">
        <w:rPr>
          <w:rFonts w:ascii="Times New Roman" w:eastAsia="Times New Roman" w:hAnsi="Times New Roman" w:cs="Times New Roman"/>
          <w:kern w:val="0"/>
          <w:sz w:val="24"/>
          <w:szCs w:val="24"/>
          <w:lang w:val="en-GB" w:eastAsia="en-GB"/>
          <w14:ligatures w14:val="none"/>
        </w:rPr>
        <w:t>significant within-group change</w:t>
      </w:r>
      <w:r>
        <w:rPr>
          <w:rFonts w:ascii="Times New Roman" w:eastAsia="Times New Roman" w:hAnsi="Times New Roman" w:cs="Times New Roman"/>
          <w:kern w:val="0"/>
          <w:sz w:val="24"/>
          <w:szCs w:val="24"/>
          <w:lang w:val="en-GB" w:eastAsia="en-GB"/>
          <w14:ligatures w14:val="none"/>
        </w:rPr>
        <w:t>s</w:t>
      </w:r>
      <w:r w:rsidRPr="00C0607B">
        <w:rPr>
          <w:rFonts w:ascii="Times New Roman" w:eastAsia="Times New Roman" w:hAnsi="Times New Roman" w:cs="Times New Roman"/>
          <w:kern w:val="0"/>
          <w:sz w:val="24"/>
          <w:szCs w:val="24"/>
          <w:lang w:val="en-GB" w:eastAsia="en-GB"/>
          <w14:ligatures w14:val="none"/>
        </w:rPr>
        <w:t xml:space="preserve"> for </w:t>
      </w:r>
      <w:r>
        <w:rPr>
          <w:rFonts w:ascii="Times New Roman" w:eastAsia="Times New Roman" w:hAnsi="Times New Roman" w:cs="Times New Roman"/>
          <w:kern w:val="0"/>
          <w:sz w:val="24"/>
          <w:szCs w:val="24"/>
          <w:lang w:val="en-GB" w:eastAsia="en-GB"/>
          <w14:ligatures w14:val="none"/>
        </w:rPr>
        <w:t>any</w:t>
      </w:r>
      <w:r w:rsidRPr="00C0607B">
        <w:rPr>
          <w:rFonts w:ascii="Times New Roman" w:eastAsia="Times New Roman" w:hAnsi="Times New Roman" w:cs="Times New Roman"/>
          <w:kern w:val="0"/>
          <w:sz w:val="24"/>
          <w:szCs w:val="24"/>
          <w:lang w:val="en-GB" w:eastAsia="en-GB"/>
          <w14:ligatures w14:val="none"/>
        </w:rPr>
        <w:t xml:space="preserve"> group</w:t>
      </w:r>
      <w:r>
        <w:rPr>
          <w:rFonts w:ascii="Times New Roman" w:eastAsia="Times New Roman" w:hAnsi="Times New Roman" w:cs="Times New Roman"/>
          <w:kern w:val="0"/>
          <w:sz w:val="24"/>
          <w:szCs w:val="24"/>
          <w:lang w:val="en-GB" w:eastAsia="en-GB"/>
          <w14:ligatures w14:val="none"/>
        </w:rPr>
        <w:t xml:space="preserve"> (</w:t>
      </w:r>
      <w:proofErr w:type="spellStart"/>
      <w:r w:rsidRPr="00C0607B">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s</w:t>
      </w:r>
      <w:proofErr w:type="spellEnd"/>
      <w:r>
        <w:rPr>
          <w:rFonts w:ascii="Times New Roman" w:eastAsia="Times New Roman" w:hAnsi="Times New Roman" w:cs="Times New Roman"/>
          <w:kern w:val="0"/>
          <w:sz w:val="24"/>
          <w:szCs w:val="24"/>
          <w:lang w:val="en-GB" w:eastAsia="en-GB"/>
          <w14:ligatures w14:val="none"/>
        </w:rPr>
        <w:t xml:space="preserve"> &gt; .05)</w:t>
      </w:r>
      <w:r w:rsidRPr="00C0607B">
        <w:rPr>
          <w:rFonts w:ascii="Times New Roman" w:eastAsia="Times New Roman" w:hAnsi="Times New Roman" w:cs="Times New Roman"/>
          <w:kern w:val="0"/>
          <w:sz w:val="24"/>
          <w:szCs w:val="24"/>
          <w:lang w:val="en-GB" w:eastAsia="en-GB"/>
          <w14:ligatures w14:val="none"/>
        </w:rPr>
        <w:t xml:space="preserve">. </w:t>
      </w:r>
      <w:r w:rsidRPr="00901414">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w:t>
      </w:r>
      <w:ins w:id="198" w:author="Nancy Briggs" w:date="2024-03-31T11:43:00Z">
        <w:r w:rsidR="00260C77">
          <w:rPr>
            <w:rFonts w:ascii="Times New Roman" w:eastAsia="Times New Roman" w:hAnsi="Times New Roman" w:cs="Times New Roman"/>
            <w:kern w:val="0"/>
            <w:sz w:val="24"/>
            <w:szCs w:val="24"/>
            <w:highlight w:val="yellow"/>
            <w:lang w:val="en-GB" w:eastAsia="en-GB"/>
            <w14:ligatures w14:val="none"/>
          </w:rPr>
          <w:t xml:space="preserve">(p&gt;0.05) </w:t>
        </w:r>
      </w:ins>
      <w:r w:rsidRPr="00901414">
        <w:rPr>
          <w:rFonts w:ascii="Times New Roman" w:eastAsia="Times New Roman" w:hAnsi="Times New Roman" w:cs="Times New Roman"/>
          <w:kern w:val="0"/>
          <w:sz w:val="24"/>
          <w:szCs w:val="24"/>
          <w:highlight w:val="yellow"/>
          <w:lang w:val="en-GB" w:eastAsia="en-GB"/>
          <w14:ligatures w14:val="none"/>
        </w:rPr>
        <w:t>and T1 to T3 [PCIT&gt; COS-P group]</w:t>
      </w:r>
      <w:ins w:id="199" w:author="Nancy Briggs" w:date="2024-03-31T11:44:00Z">
        <w:r w:rsidR="0097238D">
          <w:rPr>
            <w:rFonts w:ascii="Times New Roman" w:eastAsia="Times New Roman" w:hAnsi="Times New Roman" w:cs="Times New Roman"/>
            <w:kern w:val="0"/>
            <w:sz w:val="24"/>
            <w:szCs w:val="24"/>
            <w:highlight w:val="yellow"/>
            <w:lang w:val="en-GB" w:eastAsia="en-GB"/>
            <w14:ligatures w14:val="none"/>
          </w:rPr>
          <w:t xml:space="preserve"> (p&gt;0.05)</w:t>
        </w:r>
      </w:ins>
      <w:r w:rsidRPr="00901414">
        <w:rPr>
          <w:rFonts w:ascii="Times New Roman" w:eastAsia="Times New Roman" w:hAnsi="Times New Roman" w:cs="Times New Roman"/>
          <w:kern w:val="0"/>
          <w:sz w:val="24"/>
          <w:szCs w:val="24"/>
          <w:highlight w:val="yellow"/>
          <w:lang w:val="en-GB" w:eastAsia="en-GB"/>
          <w14:ligatures w14:val="none"/>
        </w:rPr>
        <w:t>, were not supported.</w:t>
      </w:r>
    </w:p>
    <w:p w14:paraId="0DF59800" w14:textId="3A38BBF9" w:rsidR="00696929" w:rsidRPr="00696929" w:rsidRDefault="000F579F" w:rsidP="00696929">
      <w:pPr>
        <w:spacing w:line="480" w:lineRule="auto"/>
        <w:ind w:firstLine="720"/>
        <w:rPr>
          <w:rFonts w:ascii="Times New Roman" w:eastAsia="Times New Roman" w:hAnsi="Times New Roman" w:cs="Times New Roman"/>
          <w:b/>
          <w:bCs/>
          <w:kern w:val="0"/>
          <w:sz w:val="24"/>
          <w:szCs w:val="24"/>
          <w:lang w:val="en-GB" w:eastAsia="en-GB"/>
          <w14:ligatures w14:val="none"/>
        </w:rPr>
      </w:pPr>
      <w:r w:rsidRPr="00696929">
        <w:rPr>
          <w:rFonts w:ascii="Times" w:hAnsi="Times" w:cs="Helvetica"/>
          <w:b/>
          <w:bCs/>
          <w:iCs/>
          <w:color w:val="000000"/>
          <w:sz w:val="24"/>
          <w:szCs w:val="24"/>
        </w:rPr>
        <w:t>Child abuse potential</w:t>
      </w:r>
      <w:r w:rsidR="00696929">
        <w:rPr>
          <w:rFonts w:ascii="Times" w:hAnsi="Times" w:cs="Helvetica"/>
          <w:b/>
          <w:bCs/>
          <w:iCs/>
          <w:color w:val="000000"/>
          <w:sz w:val="24"/>
          <w:szCs w:val="24"/>
        </w:rPr>
        <w:t xml:space="preserve">. </w:t>
      </w:r>
      <w:r w:rsidR="00696929" w:rsidRPr="00696929">
        <w:rPr>
          <w:rFonts w:ascii="Times" w:hAnsi="Times" w:cs="Helvetica"/>
          <w:iCs/>
          <w:color w:val="000000"/>
          <w:sz w:val="24"/>
          <w:szCs w:val="24"/>
        </w:rPr>
        <w:t>For child abuse potential</w:t>
      </w:r>
      <w:r w:rsidR="004D23FC">
        <w:rPr>
          <w:rFonts w:ascii="Times" w:hAnsi="Times" w:cs="Helvetica"/>
          <w:iCs/>
          <w:color w:val="000000"/>
          <w:sz w:val="24"/>
          <w:szCs w:val="24"/>
        </w:rPr>
        <w:t xml:space="preserve"> assessed using the BCAP (total score, controlling for total Lie scale score)</w:t>
      </w:r>
      <w:r w:rsidR="00696929" w:rsidRPr="00696929">
        <w:rPr>
          <w:rFonts w:ascii="Times" w:hAnsi="Times" w:cs="Helvetica"/>
          <w:iCs/>
          <w:color w:val="000000"/>
          <w:sz w:val="24"/>
          <w:szCs w:val="24"/>
        </w:rPr>
        <w:t>,</w:t>
      </w:r>
      <w:r w:rsidR="00696929">
        <w:rPr>
          <w:rFonts w:ascii="Times" w:hAnsi="Times" w:cs="Helvetica"/>
          <w:b/>
          <w:bCs/>
          <w:iCs/>
          <w:color w:val="000000"/>
          <w:sz w:val="24"/>
          <w:szCs w:val="24"/>
        </w:rPr>
        <w:t xml:space="preserve"> </w:t>
      </w:r>
      <w:r w:rsidR="00696929" w:rsidRPr="00B41ACE">
        <w:rPr>
          <w:rFonts w:ascii="Times" w:hAnsi="Times" w:cs="Times"/>
          <w:bCs/>
          <w:iCs/>
          <w:sz w:val="24"/>
          <w:szCs w:val="24"/>
        </w:rPr>
        <w:t>significant effects were identified for time (</w:t>
      </w:r>
      <w:r w:rsidR="00696929" w:rsidRPr="00B41ACE">
        <w:rPr>
          <w:rFonts w:ascii="Times" w:hAnsi="Times" w:cs="Times"/>
          <w:bCs/>
          <w:i/>
          <w:sz w:val="24"/>
          <w:szCs w:val="24"/>
        </w:rPr>
        <w:t>p</w:t>
      </w:r>
      <w:r w:rsidR="00696929" w:rsidRPr="00B41ACE">
        <w:rPr>
          <w:rFonts w:ascii="Times" w:hAnsi="Times" w:cs="Times"/>
          <w:bCs/>
          <w:iCs/>
          <w:sz w:val="24"/>
          <w:szCs w:val="24"/>
        </w:rPr>
        <w:t>=.0</w:t>
      </w:r>
      <w:r w:rsidR="00696929">
        <w:rPr>
          <w:rFonts w:ascii="Times" w:hAnsi="Times" w:cs="Times"/>
          <w:bCs/>
          <w:iCs/>
          <w:sz w:val="24"/>
          <w:szCs w:val="24"/>
        </w:rPr>
        <w:t>39</w:t>
      </w:r>
      <w:r w:rsidR="00696929" w:rsidRPr="00B41ACE">
        <w:rPr>
          <w:rFonts w:ascii="Times" w:hAnsi="Times" w:cs="Times"/>
          <w:bCs/>
          <w:iCs/>
          <w:sz w:val="24"/>
          <w:szCs w:val="24"/>
        </w:rPr>
        <w:t>) but not for group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0</w:t>
      </w:r>
      <w:r w:rsidR="00696929" w:rsidRPr="00B41ACE">
        <w:rPr>
          <w:rFonts w:ascii="Times" w:hAnsi="Times" w:cs="Times"/>
          <w:bCs/>
          <w:iCs/>
          <w:sz w:val="24"/>
          <w:szCs w:val="24"/>
        </w:rPr>
        <w:t>.</w:t>
      </w:r>
      <w:r w:rsidR="00696929">
        <w:rPr>
          <w:rFonts w:ascii="Times" w:hAnsi="Times" w:cs="Times"/>
          <w:bCs/>
          <w:iCs/>
          <w:sz w:val="24"/>
          <w:szCs w:val="24"/>
        </w:rPr>
        <w:t>195</w:t>
      </w:r>
      <w:r w:rsidR="00696929" w:rsidRPr="00B41ACE">
        <w:rPr>
          <w:rFonts w:ascii="Times" w:hAnsi="Times" w:cs="Times"/>
          <w:bCs/>
          <w:iCs/>
          <w:sz w:val="24"/>
          <w:szCs w:val="24"/>
        </w:rPr>
        <w:t>) or group x time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252</w:t>
      </w:r>
      <w:r w:rsidR="00696929" w:rsidRPr="00B41ACE">
        <w:rPr>
          <w:rFonts w:ascii="Times" w:hAnsi="Times" w:cs="Times"/>
          <w:bCs/>
          <w:iCs/>
          <w:sz w:val="24"/>
          <w:szCs w:val="24"/>
        </w:rPr>
        <w:t>).</w:t>
      </w:r>
      <w:r w:rsidR="00696929" w:rsidRPr="00696929">
        <w:rPr>
          <w:rFonts w:ascii="Times" w:hAnsi="Times" w:cs="Times"/>
          <w:bCs/>
          <w:iCs/>
          <w:sz w:val="24"/>
          <w:szCs w:val="24"/>
        </w:rPr>
        <w:t xml:space="preserve"> </w:t>
      </w:r>
      <w:del w:id="200" w:author="Nancy Briggs" w:date="2024-03-31T11:49:00Z">
        <w:r w:rsidR="00696929" w:rsidDel="00403C78">
          <w:rPr>
            <w:rFonts w:ascii="Times" w:hAnsi="Times" w:cs="Times"/>
            <w:bCs/>
            <w:iCs/>
            <w:sz w:val="24"/>
            <w:szCs w:val="24"/>
          </w:rPr>
          <w:delText>Post hoc</w:delText>
        </w:r>
      </w:del>
      <w:ins w:id="201" w:author="Nancy Briggs" w:date="2024-03-31T11:49:00Z">
        <w:r w:rsidR="00403C78">
          <w:rPr>
            <w:rFonts w:ascii="Times" w:hAnsi="Times" w:cs="Times"/>
            <w:bCs/>
            <w:iCs/>
            <w:sz w:val="24"/>
            <w:szCs w:val="24"/>
          </w:rPr>
          <w:t>Planned comparisons</w:t>
        </w:r>
      </w:ins>
      <w:r w:rsidR="00696929">
        <w:rPr>
          <w:rFonts w:ascii="Times" w:hAnsi="Times" w:cs="Times"/>
          <w:bCs/>
          <w:iCs/>
          <w:sz w:val="24"/>
          <w:szCs w:val="24"/>
        </w:rPr>
        <w:t xml:space="preserve"> </w:t>
      </w:r>
      <w:del w:id="202" w:author="Nancy Briggs" w:date="2024-03-31T11:50:00Z">
        <w:r w:rsidR="00696929" w:rsidDel="00403C78">
          <w:rPr>
            <w:rFonts w:ascii="Times" w:hAnsi="Times" w:cs="Times"/>
            <w:bCs/>
            <w:iCs/>
            <w:sz w:val="24"/>
            <w:szCs w:val="24"/>
          </w:rPr>
          <w:delText xml:space="preserve">analysis </w:delText>
        </w:r>
      </w:del>
      <w:r w:rsidR="00696929">
        <w:rPr>
          <w:rFonts w:ascii="Times" w:hAnsi="Times" w:cs="Times"/>
          <w:bCs/>
          <w:iCs/>
          <w:sz w:val="24"/>
          <w:szCs w:val="24"/>
        </w:rPr>
        <w:t xml:space="preserve">showed </w:t>
      </w:r>
      <w:r w:rsidR="00696929" w:rsidRPr="00C0607B">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696929" w:rsidRPr="00C0607B">
        <w:rPr>
          <w:rFonts w:ascii="Times New Roman" w:eastAsia="Times New Roman" w:hAnsi="Times New Roman" w:cs="Times New Roman"/>
          <w:i/>
          <w:iCs/>
          <w:kern w:val="0"/>
          <w:sz w:val="24"/>
          <w:szCs w:val="24"/>
          <w:lang w:val="en-GB" w:eastAsia="en-GB"/>
          <w14:ligatures w14:val="none"/>
        </w:rPr>
        <w:t>p</w:t>
      </w:r>
      <w:r w:rsidR="00696929" w:rsidRPr="00C0607B">
        <w:rPr>
          <w:rFonts w:ascii="Times New Roman" w:eastAsia="Times New Roman" w:hAnsi="Times New Roman" w:cs="Times New Roman"/>
          <w:kern w:val="0"/>
          <w:sz w:val="24"/>
          <w:szCs w:val="24"/>
          <w:lang w:val="en-GB" w:eastAsia="en-GB"/>
          <w14:ligatures w14:val="none"/>
        </w:rPr>
        <w:t>s</w:t>
      </w:r>
      <w:proofErr w:type="spellEnd"/>
      <w:r w:rsidR="00696929" w:rsidRPr="00C0607B">
        <w:rPr>
          <w:rFonts w:ascii="Times New Roman" w:eastAsia="Times New Roman" w:hAnsi="Times New Roman" w:cs="Times New Roman"/>
          <w:kern w:val="0"/>
          <w:sz w:val="24"/>
          <w:szCs w:val="24"/>
          <w:lang w:val="en-GB" w:eastAsia="en-GB"/>
          <w14:ligatures w14:val="none"/>
        </w:rPr>
        <w:t xml:space="preserve"> &gt; .05)</w:t>
      </w:r>
      <w:r w:rsidR="00696929">
        <w:rPr>
          <w:rFonts w:ascii="Times New Roman" w:eastAsia="Times New Roman" w:hAnsi="Times New Roman" w:cs="Times New Roman"/>
          <w:kern w:val="0"/>
          <w:sz w:val="24"/>
          <w:szCs w:val="24"/>
          <w:lang w:val="en-GB" w:eastAsia="en-GB"/>
          <w14:ligatures w14:val="none"/>
        </w:rPr>
        <w:t xml:space="preserve">, or </w:t>
      </w:r>
      <w:r w:rsidR="00696929" w:rsidRPr="00C0607B">
        <w:rPr>
          <w:rFonts w:ascii="Times New Roman" w:eastAsia="Times New Roman" w:hAnsi="Times New Roman" w:cs="Times New Roman"/>
          <w:kern w:val="0"/>
          <w:sz w:val="24"/>
          <w:szCs w:val="24"/>
          <w:lang w:val="en-GB" w:eastAsia="en-GB"/>
          <w14:ligatures w14:val="none"/>
        </w:rPr>
        <w:lastRenderedPageBreak/>
        <w:t>significant within-group change</w:t>
      </w:r>
      <w:r w:rsidR="00696929">
        <w:rPr>
          <w:rFonts w:ascii="Times New Roman" w:eastAsia="Times New Roman" w:hAnsi="Times New Roman" w:cs="Times New Roman"/>
          <w:kern w:val="0"/>
          <w:sz w:val="24"/>
          <w:szCs w:val="24"/>
          <w:lang w:val="en-GB" w:eastAsia="en-GB"/>
          <w14:ligatures w14:val="none"/>
        </w:rPr>
        <w:t>s</w:t>
      </w:r>
      <w:r w:rsidR="00696929" w:rsidRPr="00C0607B">
        <w:rPr>
          <w:rFonts w:ascii="Times New Roman" w:eastAsia="Times New Roman" w:hAnsi="Times New Roman" w:cs="Times New Roman"/>
          <w:kern w:val="0"/>
          <w:sz w:val="24"/>
          <w:szCs w:val="24"/>
          <w:lang w:val="en-GB" w:eastAsia="en-GB"/>
          <w14:ligatures w14:val="none"/>
        </w:rPr>
        <w:t xml:space="preserve"> for </w:t>
      </w:r>
      <w:r w:rsidR="00696929">
        <w:rPr>
          <w:rFonts w:ascii="Times New Roman" w:eastAsia="Times New Roman" w:hAnsi="Times New Roman" w:cs="Times New Roman"/>
          <w:kern w:val="0"/>
          <w:sz w:val="24"/>
          <w:szCs w:val="24"/>
          <w:lang w:val="en-GB" w:eastAsia="en-GB"/>
          <w14:ligatures w14:val="none"/>
        </w:rPr>
        <w:t>any</w:t>
      </w:r>
      <w:r w:rsidR="00696929" w:rsidRPr="00C0607B">
        <w:rPr>
          <w:rFonts w:ascii="Times New Roman" w:eastAsia="Times New Roman" w:hAnsi="Times New Roman" w:cs="Times New Roman"/>
          <w:kern w:val="0"/>
          <w:sz w:val="24"/>
          <w:szCs w:val="24"/>
          <w:lang w:val="en-GB" w:eastAsia="en-GB"/>
          <w14:ligatures w14:val="none"/>
        </w:rPr>
        <w:t xml:space="preserve"> group</w:t>
      </w:r>
      <w:r w:rsidR="00696929">
        <w:rPr>
          <w:rFonts w:ascii="Times New Roman" w:eastAsia="Times New Roman" w:hAnsi="Times New Roman" w:cs="Times New Roman"/>
          <w:kern w:val="0"/>
          <w:sz w:val="24"/>
          <w:szCs w:val="24"/>
          <w:lang w:val="en-GB" w:eastAsia="en-GB"/>
          <w14:ligatures w14:val="none"/>
        </w:rPr>
        <w:t xml:space="preserve"> (</w:t>
      </w:r>
      <w:proofErr w:type="spellStart"/>
      <w:r w:rsidR="00696929" w:rsidRPr="00C0607B">
        <w:rPr>
          <w:rFonts w:ascii="Times New Roman" w:eastAsia="Times New Roman" w:hAnsi="Times New Roman" w:cs="Times New Roman"/>
          <w:i/>
          <w:iCs/>
          <w:kern w:val="0"/>
          <w:sz w:val="24"/>
          <w:szCs w:val="24"/>
          <w:lang w:val="en-GB" w:eastAsia="en-GB"/>
          <w14:ligatures w14:val="none"/>
        </w:rPr>
        <w:t>p</w:t>
      </w:r>
      <w:r w:rsidR="00696929">
        <w:rPr>
          <w:rFonts w:ascii="Times New Roman" w:eastAsia="Times New Roman" w:hAnsi="Times New Roman" w:cs="Times New Roman"/>
          <w:kern w:val="0"/>
          <w:sz w:val="24"/>
          <w:szCs w:val="24"/>
          <w:lang w:val="en-GB" w:eastAsia="en-GB"/>
          <w14:ligatures w14:val="none"/>
        </w:rPr>
        <w:t>s</w:t>
      </w:r>
      <w:proofErr w:type="spellEnd"/>
      <w:r w:rsidR="00696929">
        <w:rPr>
          <w:rFonts w:ascii="Times New Roman" w:eastAsia="Times New Roman" w:hAnsi="Times New Roman" w:cs="Times New Roman"/>
          <w:kern w:val="0"/>
          <w:sz w:val="24"/>
          <w:szCs w:val="24"/>
          <w:lang w:val="en-GB" w:eastAsia="en-GB"/>
          <w14:ligatures w14:val="none"/>
        </w:rPr>
        <w:t xml:space="preserve"> &gt; .05)</w:t>
      </w:r>
      <w:r w:rsidR="00696929" w:rsidRPr="00C0607B">
        <w:rPr>
          <w:rFonts w:ascii="Times New Roman" w:eastAsia="Times New Roman" w:hAnsi="Times New Roman" w:cs="Times New Roman"/>
          <w:kern w:val="0"/>
          <w:sz w:val="24"/>
          <w:szCs w:val="24"/>
          <w:lang w:val="en-GB" w:eastAsia="en-GB"/>
          <w14:ligatures w14:val="none"/>
        </w:rPr>
        <w:t>.</w:t>
      </w:r>
      <w:r w:rsidR="00696929">
        <w:rPr>
          <w:rFonts w:ascii="Times New Roman" w:eastAsia="Times New Roman" w:hAnsi="Times New Roman" w:cs="Times New Roman"/>
          <w:kern w:val="0"/>
          <w:sz w:val="24"/>
          <w:szCs w:val="24"/>
          <w:lang w:val="en-GB" w:eastAsia="en-GB"/>
          <w14:ligatures w14:val="none"/>
        </w:rPr>
        <w:t xml:space="preserve"> </w:t>
      </w:r>
      <w:r w:rsidR="00696929" w:rsidRPr="00901414">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w:t>
      </w:r>
      <w:ins w:id="203" w:author="Nancy Briggs" w:date="2024-03-31T11:52:00Z">
        <w:r w:rsidR="00A54EDA">
          <w:rPr>
            <w:rFonts w:ascii="Times New Roman" w:eastAsia="Times New Roman" w:hAnsi="Times New Roman" w:cs="Times New Roman"/>
            <w:kern w:val="0"/>
            <w:sz w:val="24"/>
            <w:szCs w:val="24"/>
            <w:highlight w:val="yellow"/>
            <w:lang w:val="en-GB" w:eastAsia="en-GB"/>
            <w14:ligatures w14:val="none"/>
          </w:rPr>
          <w:t xml:space="preserve">(p&gt;0.05) </w:t>
        </w:r>
      </w:ins>
      <w:r w:rsidR="00696929" w:rsidRPr="00901414">
        <w:rPr>
          <w:rFonts w:ascii="Times New Roman" w:eastAsia="Times New Roman" w:hAnsi="Times New Roman" w:cs="Times New Roman"/>
          <w:kern w:val="0"/>
          <w:sz w:val="24"/>
          <w:szCs w:val="24"/>
          <w:highlight w:val="yellow"/>
          <w:lang w:val="en-GB" w:eastAsia="en-GB"/>
          <w14:ligatures w14:val="none"/>
        </w:rPr>
        <w:t>and T1 to T3 [PCIT&gt; COS-P group]</w:t>
      </w:r>
      <w:ins w:id="204" w:author="Nancy Briggs" w:date="2024-03-31T11:52:00Z">
        <w:r w:rsidR="00A54EDA" w:rsidRPr="00A54EDA">
          <w:t xml:space="preserve"> </w:t>
        </w:r>
        <w:r w:rsidR="00A54EDA" w:rsidRPr="00A54EDA">
          <w:rPr>
            <w:rFonts w:ascii="Times New Roman" w:eastAsia="Times New Roman" w:hAnsi="Times New Roman" w:cs="Times New Roman"/>
            <w:kern w:val="0"/>
            <w:sz w:val="24"/>
            <w:szCs w:val="24"/>
            <w:lang w:val="en-GB" w:eastAsia="en-GB"/>
            <w14:ligatures w14:val="none"/>
          </w:rPr>
          <w:t>(p&gt;0.05)</w:t>
        </w:r>
      </w:ins>
      <w:r w:rsidR="00696929" w:rsidRPr="00901414">
        <w:rPr>
          <w:rFonts w:ascii="Times New Roman" w:eastAsia="Times New Roman" w:hAnsi="Times New Roman" w:cs="Times New Roman"/>
          <w:kern w:val="0"/>
          <w:sz w:val="24"/>
          <w:szCs w:val="24"/>
          <w:highlight w:val="yellow"/>
          <w:lang w:val="en-GB" w:eastAsia="en-GB"/>
          <w14:ligatures w14:val="none"/>
        </w:rPr>
        <w:t>, were not supported.</w:t>
      </w:r>
    </w:p>
    <w:p w14:paraId="13036B2E" w14:textId="66D57FD9" w:rsidR="00696929" w:rsidRDefault="000F579F" w:rsidP="00696929">
      <w:pPr>
        <w:spacing w:line="480" w:lineRule="auto"/>
        <w:ind w:firstLine="720"/>
        <w:rPr>
          <w:rFonts w:ascii="Times" w:hAnsi="Times" w:cs="Times"/>
          <w:bCs/>
          <w:iCs/>
          <w:sz w:val="24"/>
          <w:szCs w:val="24"/>
        </w:rPr>
      </w:pPr>
      <w:commentRangeStart w:id="205"/>
      <w:r w:rsidRPr="00696929">
        <w:rPr>
          <w:rFonts w:ascii="Times" w:hAnsi="Times" w:cs="Helvetica"/>
          <w:b/>
          <w:bCs/>
          <w:iCs/>
          <w:color w:val="000000"/>
          <w:sz w:val="24"/>
          <w:szCs w:val="24"/>
        </w:rPr>
        <w:t>Parenting stress</w:t>
      </w:r>
      <w:commentRangeEnd w:id="205"/>
      <w:r w:rsidR="00213DDF">
        <w:rPr>
          <w:rStyle w:val="CommentReference"/>
        </w:rPr>
        <w:commentReference w:id="205"/>
      </w:r>
      <w:r w:rsidR="00696929">
        <w:rPr>
          <w:rFonts w:ascii="Times" w:hAnsi="Times" w:cs="Helvetica"/>
          <w:b/>
          <w:bCs/>
          <w:iCs/>
          <w:color w:val="000000"/>
          <w:sz w:val="24"/>
          <w:szCs w:val="24"/>
        </w:rPr>
        <w:t xml:space="preserve">. </w:t>
      </w:r>
      <w:r w:rsidR="004D23FC" w:rsidRPr="004D23FC">
        <w:rPr>
          <w:rFonts w:ascii="Times" w:hAnsi="Times" w:cs="Helvetica"/>
          <w:iCs/>
          <w:color w:val="000000"/>
          <w:sz w:val="24"/>
          <w:szCs w:val="24"/>
        </w:rPr>
        <w:t>For</w:t>
      </w:r>
      <w:r w:rsidR="004D23FC">
        <w:rPr>
          <w:rFonts w:ascii="Times" w:hAnsi="Times" w:cs="Helvetica"/>
          <w:b/>
          <w:bCs/>
          <w:iCs/>
          <w:color w:val="000000"/>
          <w:sz w:val="24"/>
          <w:szCs w:val="24"/>
        </w:rPr>
        <w:t xml:space="preserve"> </w:t>
      </w:r>
      <w:r w:rsidR="004D23FC">
        <w:rPr>
          <w:rFonts w:ascii="Times" w:hAnsi="Times" w:cs="Helvetica"/>
          <w:iCs/>
          <w:color w:val="000000"/>
          <w:sz w:val="24"/>
          <w:szCs w:val="24"/>
        </w:rPr>
        <w:t>p</w:t>
      </w:r>
      <w:r w:rsidR="001A14E6" w:rsidRPr="001A14E6">
        <w:rPr>
          <w:rFonts w:ascii="Times" w:hAnsi="Times" w:cs="Helvetica"/>
          <w:iCs/>
          <w:color w:val="000000"/>
          <w:sz w:val="24"/>
          <w:szCs w:val="24"/>
        </w:rPr>
        <w:t>arenting stress</w:t>
      </w:r>
      <w:r w:rsidR="00901414">
        <w:rPr>
          <w:rFonts w:ascii="Times" w:hAnsi="Times" w:cs="Helvetica"/>
          <w:iCs/>
          <w:color w:val="000000"/>
          <w:sz w:val="24"/>
          <w:szCs w:val="24"/>
        </w:rPr>
        <w:t>,</w:t>
      </w:r>
      <w:r w:rsidR="001A14E6" w:rsidRPr="001A14E6">
        <w:rPr>
          <w:rFonts w:ascii="Times" w:hAnsi="Times" w:cs="Helvetica"/>
          <w:iCs/>
          <w:color w:val="000000"/>
          <w:sz w:val="24"/>
          <w:szCs w:val="24"/>
        </w:rPr>
        <w:t xml:space="preserve"> assessed using the PSI-SF</w:t>
      </w:r>
      <w:r w:rsidR="00901414">
        <w:rPr>
          <w:rFonts w:ascii="Times" w:hAnsi="Times" w:cs="Helvetica"/>
          <w:iCs/>
          <w:color w:val="000000"/>
          <w:sz w:val="24"/>
          <w:szCs w:val="24"/>
        </w:rPr>
        <w:t xml:space="preserve">, </w:t>
      </w:r>
      <w:r w:rsidR="00696929" w:rsidRPr="00B41ACE">
        <w:rPr>
          <w:rFonts w:ascii="Times" w:hAnsi="Times" w:cs="Times"/>
          <w:bCs/>
          <w:iCs/>
          <w:sz w:val="24"/>
          <w:szCs w:val="24"/>
        </w:rPr>
        <w:t>significant effects were identified for time (</w:t>
      </w:r>
      <w:r w:rsidR="00696929" w:rsidRPr="00B41ACE">
        <w:rPr>
          <w:rFonts w:ascii="Times" w:hAnsi="Times" w:cs="Times"/>
          <w:bCs/>
          <w:i/>
          <w:sz w:val="24"/>
          <w:szCs w:val="24"/>
        </w:rPr>
        <w:t>p</w:t>
      </w:r>
      <w:r w:rsidR="00696929" w:rsidRPr="00B41ACE">
        <w:rPr>
          <w:rFonts w:ascii="Times" w:hAnsi="Times" w:cs="Times"/>
          <w:bCs/>
          <w:iCs/>
          <w:sz w:val="24"/>
          <w:szCs w:val="24"/>
        </w:rPr>
        <w:t>=.0</w:t>
      </w:r>
      <w:r w:rsidR="00696929">
        <w:rPr>
          <w:rFonts w:ascii="Times" w:hAnsi="Times" w:cs="Times"/>
          <w:bCs/>
          <w:iCs/>
          <w:sz w:val="24"/>
          <w:szCs w:val="24"/>
        </w:rPr>
        <w:t>39</w:t>
      </w:r>
      <w:r w:rsidR="00696929" w:rsidRPr="00B41ACE">
        <w:rPr>
          <w:rFonts w:ascii="Times" w:hAnsi="Times" w:cs="Times"/>
          <w:bCs/>
          <w:iCs/>
          <w:sz w:val="24"/>
          <w:szCs w:val="24"/>
        </w:rPr>
        <w:t>) but not for group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0</w:t>
      </w:r>
      <w:r w:rsidR="00696929" w:rsidRPr="00B41ACE">
        <w:rPr>
          <w:rFonts w:ascii="Times" w:hAnsi="Times" w:cs="Times"/>
          <w:bCs/>
          <w:iCs/>
          <w:sz w:val="24"/>
          <w:szCs w:val="24"/>
        </w:rPr>
        <w:t>.</w:t>
      </w:r>
      <w:r w:rsidR="00696929">
        <w:rPr>
          <w:rFonts w:ascii="Times" w:hAnsi="Times" w:cs="Times"/>
          <w:bCs/>
          <w:iCs/>
          <w:sz w:val="24"/>
          <w:szCs w:val="24"/>
        </w:rPr>
        <w:t>195</w:t>
      </w:r>
      <w:r w:rsidR="00696929" w:rsidRPr="00B41ACE">
        <w:rPr>
          <w:rFonts w:ascii="Times" w:hAnsi="Times" w:cs="Times"/>
          <w:bCs/>
          <w:iCs/>
          <w:sz w:val="24"/>
          <w:szCs w:val="24"/>
        </w:rPr>
        <w:t>) or group x time (</w:t>
      </w:r>
      <w:r w:rsidR="00696929" w:rsidRPr="00B41ACE">
        <w:rPr>
          <w:rFonts w:ascii="Times" w:hAnsi="Times" w:cs="Times"/>
          <w:bCs/>
          <w:i/>
          <w:sz w:val="24"/>
          <w:szCs w:val="24"/>
        </w:rPr>
        <w:t>p</w:t>
      </w:r>
      <w:r w:rsidR="00696929" w:rsidRPr="00B41ACE">
        <w:rPr>
          <w:rFonts w:ascii="Times" w:hAnsi="Times" w:cs="Times"/>
          <w:bCs/>
          <w:iCs/>
          <w:sz w:val="24"/>
          <w:szCs w:val="24"/>
        </w:rPr>
        <w:t>=.</w:t>
      </w:r>
      <w:r w:rsidR="00696929">
        <w:rPr>
          <w:rFonts w:ascii="Times" w:hAnsi="Times" w:cs="Times"/>
          <w:bCs/>
          <w:iCs/>
          <w:sz w:val="24"/>
          <w:szCs w:val="24"/>
        </w:rPr>
        <w:t>252</w:t>
      </w:r>
      <w:r w:rsidR="00696929" w:rsidRPr="00B41ACE">
        <w:rPr>
          <w:rFonts w:ascii="Times" w:hAnsi="Times" w:cs="Times"/>
          <w:bCs/>
          <w:iCs/>
          <w:sz w:val="24"/>
          <w:szCs w:val="24"/>
        </w:rPr>
        <w:t>).</w:t>
      </w:r>
      <w:r w:rsidR="00696929" w:rsidRPr="00696929">
        <w:rPr>
          <w:rFonts w:ascii="Times" w:hAnsi="Times" w:cs="Times"/>
          <w:bCs/>
          <w:iCs/>
          <w:sz w:val="24"/>
          <w:szCs w:val="24"/>
        </w:rPr>
        <w:t xml:space="preserve"> </w:t>
      </w:r>
      <w:del w:id="206" w:author="Nancy Briggs" w:date="2024-03-26T09:28:00Z">
        <w:r w:rsidR="00696929" w:rsidDel="00544E84">
          <w:rPr>
            <w:rFonts w:ascii="Times" w:hAnsi="Times" w:cs="Times"/>
            <w:bCs/>
            <w:iCs/>
            <w:sz w:val="24"/>
            <w:szCs w:val="24"/>
          </w:rPr>
          <w:delText>Post hoc analyses</w:delText>
        </w:r>
      </w:del>
      <w:ins w:id="207" w:author="Nancy Briggs" w:date="2024-03-26T09:28:00Z">
        <w:r w:rsidR="00544E84">
          <w:rPr>
            <w:rFonts w:ascii="Times" w:hAnsi="Times" w:cs="Times"/>
            <w:bCs/>
            <w:iCs/>
            <w:sz w:val="24"/>
            <w:szCs w:val="24"/>
          </w:rPr>
          <w:t>Plan</w:t>
        </w:r>
      </w:ins>
      <w:ins w:id="208" w:author="Nancy Briggs" w:date="2024-03-31T11:56:00Z">
        <w:r w:rsidR="00D5464E">
          <w:rPr>
            <w:rFonts w:ascii="Times" w:hAnsi="Times" w:cs="Times"/>
            <w:bCs/>
            <w:iCs/>
            <w:sz w:val="24"/>
            <w:szCs w:val="24"/>
          </w:rPr>
          <w:t>n</w:t>
        </w:r>
      </w:ins>
      <w:ins w:id="209" w:author="Nancy Briggs" w:date="2024-03-26T09:28:00Z">
        <w:r w:rsidR="00544E84">
          <w:rPr>
            <w:rFonts w:ascii="Times" w:hAnsi="Times" w:cs="Times"/>
            <w:bCs/>
            <w:iCs/>
            <w:sz w:val="24"/>
            <w:szCs w:val="24"/>
          </w:rPr>
          <w:t>ed comparisons</w:t>
        </w:r>
      </w:ins>
      <w:r w:rsidR="00696929">
        <w:rPr>
          <w:rFonts w:ascii="Times" w:hAnsi="Times" w:cs="Times"/>
          <w:bCs/>
          <w:iCs/>
          <w:sz w:val="24"/>
          <w:szCs w:val="24"/>
        </w:rPr>
        <w:t xml:space="preserve"> revealed no between-group differences at any time point. The PCIT-T and COS-P groups each showed significant within-group decreases in parenting stress from T1 to T2 (</w:t>
      </w:r>
      <w:r w:rsidR="00901414">
        <w:rPr>
          <w:rFonts w:ascii="Times" w:hAnsi="Times" w:cs="Times"/>
          <w:bCs/>
          <w:iCs/>
          <w:sz w:val="24"/>
          <w:szCs w:val="24"/>
        </w:rPr>
        <w:t xml:space="preserve">PCIT-T: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xml:space="preserve">=-.47, medium effect size; COS-P: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-.55, medium effect size</w:t>
      </w:r>
      <w:r w:rsidR="00696929">
        <w:rPr>
          <w:rFonts w:ascii="Times" w:hAnsi="Times" w:cs="Times"/>
          <w:bCs/>
          <w:iCs/>
          <w:sz w:val="24"/>
          <w:szCs w:val="24"/>
        </w:rPr>
        <w:t>) and from T1 to T3 (</w:t>
      </w:r>
      <w:r w:rsidR="00901414">
        <w:rPr>
          <w:rFonts w:ascii="Times" w:hAnsi="Times" w:cs="Times"/>
          <w:bCs/>
          <w:iCs/>
          <w:sz w:val="24"/>
          <w:szCs w:val="24"/>
        </w:rPr>
        <w:t xml:space="preserve">PCIT-T: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xml:space="preserve">=-.43, medium effect size; COS-P: </w:t>
      </w:r>
      <w:r w:rsidR="00901414" w:rsidRPr="00901414">
        <w:rPr>
          <w:rFonts w:ascii="Times" w:hAnsi="Times" w:cs="Times"/>
          <w:bCs/>
          <w:i/>
          <w:sz w:val="24"/>
          <w:szCs w:val="24"/>
        </w:rPr>
        <w:t>p</w:t>
      </w:r>
      <w:r w:rsidR="00901414">
        <w:rPr>
          <w:rFonts w:ascii="Times" w:hAnsi="Times" w:cs="Times"/>
          <w:bCs/>
          <w:iCs/>
          <w:sz w:val="24"/>
          <w:szCs w:val="24"/>
        </w:rPr>
        <w:t xml:space="preserve">=.03, </w:t>
      </w:r>
      <w:r w:rsidR="00901414" w:rsidRPr="00901414">
        <w:rPr>
          <w:rFonts w:ascii="Times" w:hAnsi="Times" w:cs="Times"/>
          <w:bCs/>
          <w:i/>
          <w:sz w:val="24"/>
          <w:szCs w:val="24"/>
        </w:rPr>
        <w:t>d</w:t>
      </w:r>
      <w:r w:rsidR="00901414">
        <w:rPr>
          <w:rFonts w:ascii="Times" w:hAnsi="Times" w:cs="Times"/>
          <w:bCs/>
          <w:iCs/>
          <w:sz w:val="24"/>
          <w:szCs w:val="24"/>
        </w:rPr>
        <w:t>= -.79, large effect size</w:t>
      </w:r>
      <w:r w:rsidR="00696929">
        <w:rPr>
          <w:rFonts w:ascii="Times" w:hAnsi="Times" w:cs="Times"/>
          <w:bCs/>
          <w:iCs/>
          <w:sz w:val="24"/>
          <w:szCs w:val="24"/>
        </w:rPr>
        <w:t>) and the WL group showed no within-group change.</w:t>
      </w:r>
      <w:r w:rsidR="00696929" w:rsidRPr="00696929">
        <w:rPr>
          <w:rFonts w:ascii="Times New Roman" w:eastAsia="Times New Roman" w:hAnsi="Times New Roman" w:cs="Times New Roman"/>
          <w:kern w:val="0"/>
          <w:sz w:val="24"/>
          <w:szCs w:val="24"/>
          <w:lang w:val="en-GB" w:eastAsia="en-GB"/>
          <w14:ligatures w14:val="none"/>
        </w:rPr>
        <w:t xml:space="preserve"> </w:t>
      </w:r>
      <w:r w:rsidR="00696929" w:rsidRPr="00901414">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[PCIT&gt; COS-P group], were not supported.</w:t>
      </w:r>
    </w:p>
    <w:p w14:paraId="20D250BC" w14:textId="49C434C5" w:rsidR="00696929" w:rsidRPr="00FA3CE6" w:rsidRDefault="00FA3CE6" w:rsidP="00696929">
      <w:pPr>
        <w:spacing w:line="480" w:lineRule="auto"/>
        <w:ind w:firstLine="720"/>
        <w:rPr>
          <w:rFonts w:ascii="Times" w:hAnsi="Times" w:cs="Times"/>
          <w:b/>
          <w:iCs/>
          <w:sz w:val="24"/>
          <w:szCs w:val="24"/>
        </w:rPr>
      </w:pPr>
      <w:r w:rsidRPr="00FA3CE6">
        <w:rPr>
          <w:rFonts w:ascii="Times" w:hAnsi="Times" w:cs="Times"/>
          <w:b/>
          <w:iCs/>
          <w:sz w:val="24"/>
          <w:szCs w:val="24"/>
        </w:rPr>
        <w:t>Child outcomes</w:t>
      </w:r>
    </w:p>
    <w:p w14:paraId="5A6C405F" w14:textId="4B4B2801" w:rsidR="00FA3CE6" w:rsidRDefault="000F579F" w:rsidP="00901414">
      <w:pPr>
        <w:spacing w:line="480" w:lineRule="auto"/>
        <w:ind w:firstLine="720"/>
        <w:rPr>
          <w:rFonts w:ascii="Times New Roman" w:eastAsia="Times New Roman" w:hAnsi="Times New Roman" w:cs="Times New Roman"/>
          <w:kern w:val="0"/>
          <w:sz w:val="24"/>
          <w:szCs w:val="24"/>
          <w:lang w:val="en-GB" w:eastAsia="en-GB"/>
          <w14:ligatures w14:val="none"/>
        </w:rPr>
      </w:pPr>
      <w:r w:rsidRPr="00FA3CE6">
        <w:rPr>
          <w:rFonts w:ascii="Times New Roman" w:eastAsia="Times New Roman" w:hAnsi="Times New Roman" w:cs="Times New Roman"/>
          <w:b/>
          <w:bCs/>
          <w:kern w:val="0"/>
          <w:sz w:val="24"/>
          <w:szCs w:val="24"/>
          <w:lang w:val="en-GB" w:eastAsia="en-GB"/>
          <w14:ligatures w14:val="none"/>
        </w:rPr>
        <w:t>Child social-emotional functioning</w:t>
      </w:r>
      <w:r w:rsidR="00FA3CE6">
        <w:rPr>
          <w:rFonts w:ascii="Times New Roman" w:eastAsia="Times New Roman" w:hAnsi="Times New Roman" w:cs="Times New Roman"/>
          <w:b/>
          <w:bCs/>
          <w:kern w:val="0"/>
          <w:sz w:val="24"/>
          <w:szCs w:val="24"/>
          <w:lang w:val="en-GB" w:eastAsia="en-GB"/>
          <w14:ligatures w14:val="none"/>
        </w:rPr>
        <w:t xml:space="preserve">. </w:t>
      </w:r>
      <w:r w:rsidR="00FA3CE6">
        <w:rPr>
          <w:rFonts w:ascii="Times New Roman" w:eastAsia="Times New Roman" w:hAnsi="Times New Roman" w:cs="Times New Roman"/>
          <w:kern w:val="0"/>
          <w:sz w:val="24"/>
          <w:szCs w:val="24"/>
          <w:lang w:val="en-GB" w:eastAsia="en-GB"/>
          <w14:ligatures w14:val="none"/>
        </w:rPr>
        <w:t>For ‘Attachment and Relationships’</w:t>
      </w:r>
      <w:r w:rsidR="00901414">
        <w:rPr>
          <w:rFonts w:ascii="Times New Roman" w:eastAsia="Times New Roman" w:hAnsi="Times New Roman" w:cs="Times New Roman"/>
          <w:kern w:val="0"/>
          <w:sz w:val="24"/>
          <w:szCs w:val="24"/>
          <w:lang w:val="en-GB" w:eastAsia="en-GB"/>
          <w14:ligatures w14:val="none"/>
        </w:rPr>
        <w:t>, assessed using the DECA-attachment scale</w:t>
      </w:r>
      <w:r w:rsidR="00FA3CE6">
        <w:rPr>
          <w:rFonts w:ascii="Times New Roman" w:eastAsia="Times New Roman" w:hAnsi="Times New Roman" w:cs="Times New Roman"/>
          <w:kern w:val="0"/>
          <w:sz w:val="24"/>
          <w:szCs w:val="24"/>
          <w:lang w:val="en-GB" w:eastAsia="en-GB"/>
          <w14:ligatures w14:val="none"/>
        </w:rPr>
        <w:t xml:space="preserve">, </w:t>
      </w:r>
      <w:r w:rsidR="00FA3CE6" w:rsidRPr="00B41ACE">
        <w:rPr>
          <w:rFonts w:ascii="Times" w:hAnsi="Times" w:cs="Times"/>
          <w:bCs/>
          <w:iCs/>
          <w:sz w:val="24"/>
          <w:szCs w:val="24"/>
        </w:rPr>
        <w:t xml:space="preserve">significant effects were identified </w:t>
      </w:r>
      <w:r w:rsidR="00FA3CE6">
        <w:rPr>
          <w:rFonts w:ascii="Times" w:hAnsi="Times" w:cs="Times"/>
          <w:bCs/>
          <w:iCs/>
          <w:sz w:val="24"/>
          <w:szCs w:val="24"/>
        </w:rPr>
        <w:t>for group</w:t>
      </w:r>
      <w:r w:rsidR="00FA3CE6" w:rsidRPr="00B41ACE">
        <w:rPr>
          <w:rFonts w:ascii="Times" w:hAnsi="Times" w:cs="Times"/>
          <w:bCs/>
          <w:iCs/>
          <w:sz w:val="24"/>
          <w:szCs w:val="24"/>
        </w:rPr>
        <w:t xml:space="preserve"> (</w:t>
      </w:r>
      <w:r w:rsidR="00FA3CE6" w:rsidRPr="00B41ACE">
        <w:rPr>
          <w:rFonts w:ascii="Times" w:hAnsi="Times" w:cs="Times"/>
          <w:bCs/>
          <w:i/>
          <w:sz w:val="24"/>
          <w:szCs w:val="24"/>
        </w:rPr>
        <w:t>p</w:t>
      </w:r>
      <w:r w:rsidR="00FA3CE6" w:rsidRPr="00B41ACE">
        <w:rPr>
          <w:rFonts w:ascii="Times" w:hAnsi="Times" w:cs="Times"/>
          <w:bCs/>
          <w:iCs/>
          <w:sz w:val="24"/>
          <w:szCs w:val="24"/>
        </w:rPr>
        <w:t>=.0</w:t>
      </w:r>
      <w:r w:rsidR="00FA3CE6">
        <w:rPr>
          <w:rFonts w:ascii="Times" w:hAnsi="Times" w:cs="Times"/>
          <w:bCs/>
          <w:iCs/>
          <w:sz w:val="24"/>
          <w:szCs w:val="24"/>
        </w:rPr>
        <w:t>46</w:t>
      </w:r>
      <w:r w:rsidR="00FA3CE6" w:rsidRPr="00B41ACE">
        <w:rPr>
          <w:rFonts w:ascii="Times" w:hAnsi="Times" w:cs="Times"/>
          <w:bCs/>
          <w:iCs/>
          <w:sz w:val="24"/>
          <w:szCs w:val="24"/>
        </w:rPr>
        <w:t xml:space="preserve">) but not for </w:t>
      </w:r>
      <w:r w:rsidR="00FA3CE6">
        <w:rPr>
          <w:rFonts w:ascii="Times" w:hAnsi="Times" w:cs="Times"/>
          <w:bCs/>
          <w:iCs/>
          <w:sz w:val="24"/>
          <w:szCs w:val="24"/>
        </w:rPr>
        <w:t>time</w:t>
      </w:r>
      <w:r w:rsidR="00FA3CE6" w:rsidRPr="00B41ACE">
        <w:rPr>
          <w:rFonts w:ascii="Times" w:hAnsi="Times" w:cs="Times"/>
          <w:bCs/>
          <w:iCs/>
          <w:sz w:val="24"/>
          <w:szCs w:val="24"/>
        </w:rPr>
        <w:t xml:space="preserve"> (</w:t>
      </w:r>
      <w:r w:rsidR="00FA3CE6" w:rsidRPr="00B41ACE">
        <w:rPr>
          <w:rFonts w:ascii="Times" w:hAnsi="Times" w:cs="Times"/>
          <w:bCs/>
          <w:i/>
          <w:sz w:val="24"/>
          <w:szCs w:val="24"/>
        </w:rPr>
        <w:t>p</w:t>
      </w:r>
      <w:r w:rsidR="00FA3CE6" w:rsidRPr="00B41ACE">
        <w:rPr>
          <w:rFonts w:ascii="Times" w:hAnsi="Times" w:cs="Times"/>
          <w:bCs/>
          <w:iCs/>
          <w:sz w:val="24"/>
          <w:szCs w:val="24"/>
        </w:rPr>
        <w:t>=</w:t>
      </w:r>
      <w:r w:rsidR="00FA3CE6">
        <w:rPr>
          <w:rFonts w:ascii="Times" w:hAnsi="Times" w:cs="Times"/>
          <w:bCs/>
          <w:iCs/>
          <w:sz w:val="24"/>
          <w:szCs w:val="24"/>
        </w:rPr>
        <w:t>0</w:t>
      </w:r>
      <w:r w:rsidR="00FA3CE6" w:rsidRPr="00B41ACE">
        <w:rPr>
          <w:rFonts w:ascii="Times" w:hAnsi="Times" w:cs="Times"/>
          <w:bCs/>
          <w:iCs/>
          <w:sz w:val="24"/>
          <w:szCs w:val="24"/>
        </w:rPr>
        <w:t>.</w:t>
      </w:r>
      <w:r w:rsidR="00FA3CE6">
        <w:rPr>
          <w:rFonts w:ascii="Times" w:hAnsi="Times" w:cs="Times"/>
          <w:bCs/>
          <w:iCs/>
          <w:sz w:val="24"/>
          <w:szCs w:val="24"/>
        </w:rPr>
        <w:t>102)</w:t>
      </w:r>
      <w:r w:rsidR="00FA3CE6" w:rsidRPr="00B41ACE">
        <w:rPr>
          <w:rFonts w:ascii="Times" w:hAnsi="Times" w:cs="Times"/>
          <w:bCs/>
          <w:iCs/>
          <w:sz w:val="24"/>
          <w:szCs w:val="24"/>
        </w:rPr>
        <w:t xml:space="preserve"> or group x time (</w:t>
      </w:r>
      <w:r w:rsidR="00FA3CE6" w:rsidRPr="00B41ACE">
        <w:rPr>
          <w:rFonts w:ascii="Times" w:hAnsi="Times" w:cs="Times"/>
          <w:bCs/>
          <w:i/>
          <w:sz w:val="24"/>
          <w:szCs w:val="24"/>
        </w:rPr>
        <w:t>p</w:t>
      </w:r>
      <w:r w:rsidR="00FA3CE6" w:rsidRPr="00B41ACE">
        <w:rPr>
          <w:rFonts w:ascii="Times" w:hAnsi="Times" w:cs="Times"/>
          <w:bCs/>
          <w:iCs/>
          <w:sz w:val="24"/>
          <w:szCs w:val="24"/>
        </w:rPr>
        <w:t>=.</w:t>
      </w:r>
      <w:r w:rsidR="00FA3CE6">
        <w:rPr>
          <w:rFonts w:ascii="Times" w:hAnsi="Times" w:cs="Times"/>
          <w:bCs/>
          <w:iCs/>
          <w:sz w:val="24"/>
          <w:szCs w:val="24"/>
        </w:rPr>
        <w:t>203</w:t>
      </w:r>
      <w:r w:rsidR="00FA3CE6" w:rsidRPr="00B41ACE">
        <w:rPr>
          <w:rFonts w:ascii="Times" w:hAnsi="Times" w:cs="Times"/>
          <w:bCs/>
          <w:iCs/>
          <w:sz w:val="24"/>
          <w:szCs w:val="24"/>
        </w:rPr>
        <w:t>).</w:t>
      </w:r>
      <w:r w:rsidR="00FA3CE6" w:rsidRPr="00696929">
        <w:rPr>
          <w:rFonts w:ascii="Times" w:hAnsi="Times" w:cs="Times"/>
          <w:bCs/>
          <w:iCs/>
          <w:sz w:val="24"/>
          <w:szCs w:val="24"/>
        </w:rPr>
        <w:t xml:space="preserve"> </w:t>
      </w:r>
      <w:del w:id="210" w:author="Nancy Briggs" w:date="2024-03-26T09:28:00Z">
        <w:r w:rsidR="00FA3CE6" w:rsidDel="00544E84">
          <w:rPr>
            <w:rFonts w:ascii="Times" w:hAnsi="Times" w:cs="Times"/>
            <w:bCs/>
            <w:iCs/>
            <w:sz w:val="24"/>
            <w:szCs w:val="24"/>
          </w:rPr>
          <w:delText>Post hoc analyses</w:delText>
        </w:r>
      </w:del>
      <w:ins w:id="211" w:author="Nancy Briggs" w:date="2024-03-26T09:28:00Z">
        <w:r w:rsidR="00544E84">
          <w:rPr>
            <w:rFonts w:ascii="Times" w:hAnsi="Times" w:cs="Times"/>
            <w:bCs/>
            <w:iCs/>
            <w:sz w:val="24"/>
            <w:szCs w:val="24"/>
          </w:rPr>
          <w:t>Pla</w:t>
        </w:r>
      </w:ins>
      <w:ins w:id="212" w:author="Nancy Briggs" w:date="2024-03-31T11:56:00Z">
        <w:r w:rsidR="00631383">
          <w:rPr>
            <w:rFonts w:ascii="Times" w:hAnsi="Times" w:cs="Times"/>
            <w:bCs/>
            <w:iCs/>
            <w:sz w:val="24"/>
            <w:szCs w:val="24"/>
          </w:rPr>
          <w:t>n</w:t>
        </w:r>
      </w:ins>
      <w:ins w:id="213" w:author="Nancy Briggs" w:date="2024-03-26T09:28:00Z">
        <w:r w:rsidR="00544E84">
          <w:rPr>
            <w:rFonts w:ascii="Times" w:hAnsi="Times" w:cs="Times"/>
            <w:bCs/>
            <w:iCs/>
            <w:sz w:val="24"/>
            <w:szCs w:val="24"/>
          </w:rPr>
          <w:t>ned comparisons</w:t>
        </w:r>
      </w:ins>
      <w:r w:rsidR="00FA3CE6">
        <w:rPr>
          <w:rFonts w:ascii="Times" w:hAnsi="Times" w:cs="Times"/>
          <w:bCs/>
          <w:iCs/>
          <w:sz w:val="24"/>
          <w:szCs w:val="24"/>
        </w:rPr>
        <w:t xml:space="preserve"> revealed </w:t>
      </w:r>
      <w:ins w:id="214" w:author="Nancy Briggs" w:date="2024-03-31T11:58:00Z">
        <w:r w:rsidR="00AF06DA">
          <w:rPr>
            <w:rFonts w:ascii="Times" w:hAnsi="Times" w:cs="Times"/>
            <w:bCs/>
            <w:iCs/>
            <w:sz w:val="24"/>
            <w:szCs w:val="24"/>
          </w:rPr>
          <w:t>a difference between PCIT-T and Waitlist at Time 1 (p</w:t>
        </w:r>
        <w:r w:rsidR="00B66663">
          <w:rPr>
            <w:rFonts w:ascii="Times" w:hAnsi="Times" w:cs="Times"/>
            <w:bCs/>
            <w:iCs/>
            <w:sz w:val="24"/>
            <w:szCs w:val="24"/>
          </w:rPr>
          <w:t xml:space="preserve">=0.019) and no other </w:t>
        </w:r>
      </w:ins>
      <w:del w:id="215" w:author="Nancy Briggs" w:date="2024-03-31T11:58:00Z">
        <w:r w:rsidR="00FA3CE6" w:rsidDel="00B66663">
          <w:rPr>
            <w:rFonts w:ascii="Times" w:hAnsi="Times" w:cs="Times"/>
            <w:bCs/>
            <w:iCs/>
            <w:sz w:val="24"/>
            <w:szCs w:val="24"/>
          </w:rPr>
          <w:delText xml:space="preserve">no </w:delText>
        </w:r>
      </w:del>
      <w:r w:rsidR="00FA3CE6">
        <w:rPr>
          <w:rFonts w:ascii="Times" w:hAnsi="Times" w:cs="Times"/>
          <w:bCs/>
          <w:iCs/>
          <w:sz w:val="24"/>
          <w:szCs w:val="24"/>
        </w:rPr>
        <w:t xml:space="preserve">between-group differences at any time point, or within-group difference for any group. </w:t>
      </w:r>
      <w:r w:rsidR="00FA3CE6" w:rsidRPr="00901414">
        <w:rPr>
          <w:rFonts w:ascii="Times New Roman" w:eastAsia="Times New Roman" w:hAnsi="Times New Roman" w:cs="Times New Roman"/>
          <w:kern w:val="0"/>
          <w:sz w:val="24"/>
          <w:szCs w:val="24"/>
          <w:highlight w:val="yellow"/>
          <w:lang w:val="en-GB" w:eastAsia="en-GB"/>
          <w14:ligatures w14:val="none"/>
        </w:rPr>
        <w:t>The hypothes</w:t>
      </w:r>
      <w:ins w:id="216" w:author="Nancy Briggs" w:date="2024-03-31T12:01:00Z">
        <w:r w:rsidR="00A77095">
          <w:rPr>
            <w:rFonts w:ascii="Times New Roman" w:eastAsia="Times New Roman" w:hAnsi="Times New Roman" w:cs="Times New Roman"/>
            <w:kern w:val="0"/>
            <w:sz w:val="24"/>
            <w:szCs w:val="24"/>
            <w:highlight w:val="yellow"/>
            <w:lang w:val="en-GB" w:eastAsia="en-GB"/>
            <w14:ligatures w14:val="none"/>
          </w:rPr>
          <w:t>i</w:t>
        </w:r>
      </w:ins>
      <w:del w:id="217" w:author="Nancy Briggs" w:date="2024-03-31T12:01:00Z">
        <w:r w:rsidR="00FA3CE6" w:rsidRPr="00901414" w:rsidDel="00A77095">
          <w:rPr>
            <w:rFonts w:ascii="Times New Roman" w:eastAsia="Times New Roman" w:hAnsi="Times New Roman" w:cs="Times New Roman"/>
            <w:kern w:val="0"/>
            <w:sz w:val="24"/>
            <w:szCs w:val="24"/>
            <w:highlight w:val="yellow"/>
            <w:lang w:val="en-GB" w:eastAsia="en-GB"/>
            <w14:ligatures w14:val="none"/>
          </w:rPr>
          <w:delText>e</w:delText>
        </w:r>
      </w:del>
      <w:r w:rsidR="00FA3CE6" w:rsidRPr="00901414">
        <w:rPr>
          <w:rFonts w:ascii="Times New Roman" w:eastAsia="Times New Roman" w:hAnsi="Times New Roman" w:cs="Times New Roman"/>
          <w:kern w:val="0"/>
          <w:sz w:val="24"/>
          <w:szCs w:val="24"/>
          <w:highlight w:val="yellow"/>
          <w:lang w:val="en-GB" w:eastAsia="en-GB"/>
          <w14:ligatures w14:val="none"/>
        </w:rPr>
        <w:t xml:space="preserve">s that there would be </w:t>
      </w:r>
      <w:ins w:id="218" w:author="Nancy Briggs" w:date="2024-03-31T12:01:00Z">
        <w:r w:rsidR="00A77095">
          <w:rPr>
            <w:rFonts w:ascii="Times New Roman" w:eastAsia="Times New Roman" w:hAnsi="Times New Roman" w:cs="Times New Roman"/>
            <w:kern w:val="0"/>
            <w:sz w:val="24"/>
            <w:szCs w:val="24"/>
            <w:highlight w:val="yellow"/>
            <w:lang w:val="en-GB" w:eastAsia="en-GB"/>
            <w14:ligatures w14:val="none"/>
          </w:rPr>
          <w:t xml:space="preserve">a </w:t>
        </w:r>
      </w:ins>
      <w:r w:rsidR="00FA3CE6" w:rsidRPr="00901414">
        <w:rPr>
          <w:rFonts w:ascii="Times New Roman" w:eastAsia="Times New Roman" w:hAnsi="Times New Roman" w:cs="Times New Roman"/>
          <w:kern w:val="0"/>
          <w:sz w:val="24"/>
          <w:szCs w:val="24"/>
          <w:highlight w:val="yellow"/>
          <w:lang w:val="en-GB" w:eastAsia="en-GB"/>
          <w14:ligatures w14:val="none"/>
        </w:rPr>
        <w:t>gradient effect</w:t>
      </w:r>
      <w:del w:id="219" w:author="Nancy Briggs" w:date="2024-03-31T12:01:00Z">
        <w:r w:rsidR="00FA3CE6" w:rsidRPr="00901414" w:rsidDel="00A77095">
          <w:rPr>
            <w:rFonts w:ascii="Times New Roman" w:eastAsia="Times New Roman" w:hAnsi="Times New Roman" w:cs="Times New Roman"/>
            <w:kern w:val="0"/>
            <w:sz w:val="24"/>
            <w:szCs w:val="24"/>
            <w:highlight w:val="yellow"/>
            <w:lang w:val="en-GB" w:eastAsia="en-GB"/>
            <w14:ligatures w14:val="none"/>
          </w:rPr>
          <w:delText>s</w:delText>
        </w:r>
      </w:del>
      <w:r w:rsidR="00FA3CE6" w:rsidRPr="00901414">
        <w:rPr>
          <w:rFonts w:ascii="Times New Roman" w:eastAsia="Times New Roman" w:hAnsi="Times New Roman" w:cs="Times New Roman"/>
          <w:kern w:val="0"/>
          <w:sz w:val="24"/>
          <w:szCs w:val="24"/>
          <w:highlight w:val="yellow"/>
          <w:lang w:val="en-GB" w:eastAsia="en-GB"/>
          <w14:ligatures w14:val="none"/>
        </w:rPr>
        <w:t xml:space="preserve"> in terms of the magnitude of gains from T1 to T2 [PCIT-T &gt; COS-P &gt; WL] </w:t>
      </w:r>
      <w:ins w:id="220" w:author="Nancy Briggs" w:date="2024-03-31T12:01:00Z">
        <w:r w:rsidR="00A344FF">
          <w:rPr>
            <w:rFonts w:ascii="Times New Roman" w:eastAsia="Times New Roman" w:hAnsi="Times New Roman" w:cs="Times New Roman"/>
            <w:kern w:val="0"/>
            <w:sz w:val="24"/>
            <w:szCs w:val="24"/>
            <w:highlight w:val="yellow"/>
            <w:lang w:val="en-GB" w:eastAsia="en-GB"/>
            <w14:ligatures w14:val="none"/>
          </w:rPr>
          <w:t>was supported (p=0.0</w:t>
        </w:r>
      </w:ins>
      <w:ins w:id="221" w:author="Nancy Briggs" w:date="2024-03-31T12:02:00Z">
        <w:r w:rsidR="00A344FF">
          <w:rPr>
            <w:rFonts w:ascii="Times New Roman" w:eastAsia="Times New Roman" w:hAnsi="Times New Roman" w:cs="Times New Roman"/>
            <w:kern w:val="0"/>
            <w:sz w:val="24"/>
            <w:szCs w:val="24"/>
            <w:highlight w:val="yellow"/>
            <w:lang w:val="en-GB" w:eastAsia="en-GB"/>
            <w14:ligatures w14:val="none"/>
          </w:rPr>
          <w:t>33)</w:t>
        </w:r>
        <w:r w:rsidR="00154DA3">
          <w:rPr>
            <w:rFonts w:ascii="Times New Roman" w:eastAsia="Times New Roman" w:hAnsi="Times New Roman" w:cs="Times New Roman"/>
            <w:kern w:val="0"/>
            <w:sz w:val="24"/>
            <w:szCs w:val="24"/>
            <w:highlight w:val="yellow"/>
            <w:lang w:val="en-GB" w:eastAsia="en-GB"/>
            <w14:ligatures w14:val="none"/>
          </w:rPr>
          <w:t xml:space="preserve">. The hypothesis </w:t>
        </w:r>
        <w:r w:rsidR="00DD58DD">
          <w:rPr>
            <w:rFonts w:ascii="Times New Roman" w:eastAsia="Times New Roman" w:hAnsi="Times New Roman" w:cs="Times New Roman"/>
            <w:kern w:val="0"/>
            <w:sz w:val="24"/>
            <w:szCs w:val="24"/>
            <w:highlight w:val="yellow"/>
            <w:lang w:val="en-GB" w:eastAsia="en-GB"/>
            <w14:ligatures w14:val="none"/>
          </w:rPr>
          <w:t xml:space="preserve">that PCIT change from </w:t>
        </w:r>
      </w:ins>
      <w:ins w:id="222" w:author="Nancy Briggs" w:date="2024-03-31T12:03:00Z">
        <w:r w:rsidR="00DD58DD">
          <w:rPr>
            <w:rFonts w:ascii="Times New Roman" w:eastAsia="Times New Roman" w:hAnsi="Times New Roman" w:cs="Times New Roman"/>
            <w:kern w:val="0"/>
            <w:sz w:val="24"/>
            <w:szCs w:val="24"/>
            <w:highlight w:val="yellow"/>
            <w:lang w:val="en-GB" w:eastAsia="en-GB"/>
            <w14:ligatures w14:val="none"/>
          </w:rPr>
          <w:t xml:space="preserve">T2 to T3 would be greater than change for COS-P was </w:t>
        </w:r>
        <w:r w:rsidR="009F0849">
          <w:rPr>
            <w:rFonts w:ascii="Times New Roman" w:eastAsia="Times New Roman" w:hAnsi="Times New Roman" w:cs="Times New Roman"/>
            <w:kern w:val="0"/>
            <w:sz w:val="24"/>
            <w:szCs w:val="24"/>
            <w:highlight w:val="yellow"/>
            <w:lang w:val="en-GB" w:eastAsia="en-GB"/>
            <w14:ligatures w14:val="none"/>
          </w:rPr>
          <w:t>not supported (p&gt;0.05)</w:t>
        </w:r>
      </w:ins>
      <w:del w:id="223" w:author="Nancy Briggs" w:date="2024-03-31T12:03:00Z">
        <w:r w:rsidR="00FA3CE6" w:rsidRPr="00901414" w:rsidDel="009F0849">
          <w:rPr>
            <w:rFonts w:ascii="Times New Roman" w:eastAsia="Times New Roman" w:hAnsi="Times New Roman" w:cs="Times New Roman"/>
            <w:kern w:val="0"/>
            <w:sz w:val="24"/>
            <w:szCs w:val="24"/>
            <w:highlight w:val="yellow"/>
            <w:lang w:val="en-GB" w:eastAsia="en-GB"/>
            <w14:ligatures w14:val="none"/>
          </w:rPr>
          <w:delText>and T1 to T3 [PCIT&gt; COS-P group], were not supported</w:delText>
        </w:r>
      </w:del>
      <w:r w:rsidR="00FA3CE6" w:rsidRPr="00901414">
        <w:rPr>
          <w:rFonts w:ascii="Times New Roman" w:eastAsia="Times New Roman" w:hAnsi="Times New Roman" w:cs="Times New Roman"/>
          <w:kern w:val="0"/>
          <w:sz w:val="24"/>
          <w:szCs w:val="24"/>
          <w:highlight w:val="yellow"/>
          <w:lang w:val="en-GB" w:eastAsia="en-GB"/>
          <w14:ligatures w14:val="none"/>
        </w:rPr>
        <w:t>.</w:t>
      </w:r>
      <w:r w:rsidR="00FA3CE6">
        <w:rPr>
          <w:rFonts w:ascii="Times New Roman" w:eastAsia="Times New Roman" w:hAnsi="Times New Roman" w:cs="Times New Roman"/>
          <w:kern w:val="0"/>
          <w:sz w:val="24"/>
          <w:szCs w:val="24"/>
          <w:lang w:val="en-GB" w:eastAsia="en-GB"/>
          <w14:ligatures w14:val="none"/>
        </w:rPr>
        <w:t xml:space="preserve"> </w:t>
      </w:r>
    </w:p>
    <w:p w14:paraId="46BA5A54" w14:textId="0A65CED1" w:rsidR="00FA3CE6" w:rsidRDefault="00FA3CE6" w:rsidP="00FA3CE6">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‘Initiative’, </w:t>
      </w:r>
      <w:r w:rsidR="00901414">
        <w:rPr>
          <w:rFonts w:ascii="Times New Roman" w:eastAsia="Times New Roman" w:hAnsi="Times New Roman" w:cs="Times New Roman"/>
          <w:kern w:val="0"/>
          <w:sz w:val="24"/>
          <w:szCs w:val="24"/>
          <w:lang w:val="en-GB" w:eastAsia="en-GB"/>
          <w14:ligatures w14:val="none"/>
        </w:rPr>
        <w:t xml:space="preserve">assessed using the DECA-Initiative scale, </w:t>
      </w:r>
      <w:r>
        <w:rPr>
          <w:rFonts w:ascii="Times New Roman" w:eastAsia="Times New Roman" w:hAnsi="Times New Roman" w:cs="Times New Roman"/>
          <w:kern w:val="0"/>
          <w:sz w:val="24"/>
          <w:szCs w:val="24"/>
          <w:lang w:val="en-GB" w:eastAsia="en-GB"/>
          <w14:ligatures w14:val="none"/>
        </w:rPr>
        <w:t>no significant effects were identified for group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=.889),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=.565) or group x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=.098).</w:t>
      </w:r>
      <w:r w:rsidRPr="00FA3CE6">
        <w:rPr>
          <w:rFonts w:ascii="Times New Roman" w:eastAsia="Times New Roman" w:hAnsi="Times New Roman" w:cs="Times New Roman"/>
          <w:kern w:val="0"/>
          <w:sz w:val="24"/>
          <w:szCs w:val="24"/>
          <w:lang w:val="en-GB" w:eastAsia="en-GB"/>
          <w14:ligatures w14:val="none"/>
        </w:rPr>
        <w:t xml:space="preserve"> </w:t>
      </w:r>
      <w:del w:id="224" w:author="Nancy Briggs" w:date="2024-03-26T09:28:00Z">
        <w:r w:rsidDel="00544E84">
          <w:rPr>
            <w:rFonts w:ascii="Times" w:hAnsi="Times" w:cs="Times"/>
            <w:bCs/>
            <w:iCs/>
            <w:sz w:val="24"/>
            <w:szCs w:val="24"/>
          </w:rPr>
          <w:delText xml:space="preserve">Post hoc </w:delText>
        </w:r>
        <w:r w:rsidDel="00544E84">
          <w:rPr>
            <w:rFonts w:ascii="Times" w:hAnsi="Times" w:cs="Times"/>
            <w:bCs/>
            <w:iCs/>
            <w:sz w:val="24"/>
            <w:szCs w:val="24"/>
          </w:rPr>
          <w:lastRenderedPageBreak/>
          <w:delText>analyses</w:delText>
        </w:r>
      </w:del>
      <w:ins w:id="225" w:author="Nancy Briggs" w:date="2024-03-26T09:28:00Z">
        <w:r w:rsidR="00544E84">
          <w:rPr>
            <w:rFonts w:ascii="Times" w:hAnsi="Times" w:cs="Times"/>
            <w:bCs/>
            <w:iCs/>
            <w:sz w:val="24"/>
            <w:szCs w:val="24"/>
          </w:rPr>
          <w:t>Pla</w:t>
        </w:r>
      </w:ins>
      <w:ins w:id="226" w:author="Nancy Briggs" w:date="2024-03-31T11:56:00Z">
        <w:r w:rsidR="00631383">
          <w:rPr>
            <w:rFonts w:ascii="Times" w:hAnsi="Times" w:cs="Times"/>
            <w:bCs/>
            <w:iCs/>
            <w:sz w:val="24"/>
            <w:szCs w:val="24"/>
          </w:rPr>
          <w:t>n</w:t>
        </w:r>
      </w:ins>
      <w:ins w:id="227" w:author="Nancy Briggs" w:date="2024-03-26T09:28:00Z">
        <w:r w:rsidR="00544E84">
          <w:rPr>
            <w:rFonts w:ascii="Times" w:hAnsi="Times" w:cs="Times"/>
            <w:bCs/>
            <w:iCs/>
            <w:sz w:val="24"/>
            <w:szCs w:val="24"/>
          </w:rPr>
          <w:t>ned comparisons</w:t>
        </w:r>
      </w:ins>
      <w:r>
        <w:rPr>
          <w:rFonts w:ascii="Times" w:hAnsi="Times" w:cs="Times"/>
          <w:bCs/>
          <w:iCs/>
          <w:sz w:val="24"/>
          <w:szCs w:val="24"/>
        </w:rPr>
        <w:t xml:space="preserve"> revealed no between-group differences at any time point, or within-group difference for any group. </w:t>
      </w:r>
      <w:ins w:id="228" w:author="Nancy Briggs" w:date="2024-03-31T12:06:00Z">
        <w:r w:rsidR="0038728D">
          <w:rPr>
            <w:rFonts w:ascii="Times" w:hAnsi="Times" w:cs="Times"/>
            <w:bCs/>
            <w:iCs/>
            <w:sz w:val="24"/>
            <w:szCs w:val="24"/>
          </w:rPr>
          <w:t xml:space="preserve">The order of magnitude of </w:t>
        </w:r>
        <w:r w:rsidR="00D809B7">
          <w:rPr>
            <w:rFonts w:ascii="Times" w:hAnsi="Times" w:cs="Times"/>
            <w:bCs/>
            <w:iCs/>
            <w:sz w:val="24"/>
            <w:szCs w:val="24"/>
          </w:rPr>
          <w:t xml:space="preserve">gains from T1 to T2 was met, but the global test of significance of </w:t>
        </w:r>
      </w:ins>
      <w:del w:id="229" w:author="Nancy Briggs" w:date="2024-03-31T12:07:00Z">
        <w:r w:rsidRPr="00901414" w:rsidDel="00D809B7">
          <w:rPr>
            <w:rFonts w:ascii="Times New Roman" w:eastAsia="Times New Roman" w:hAnsi="Times New Roman" w:cs="Times New Roman"/>
            <w:kern w:val="0"/>
            <w:sz w:val="24"/>
            <w:szCs w:val="24"/>
            <w:highlight w:val="yellow"/>
            <w:lang w:val="en-GB" w:eastAsia="en-GB"/>
            <w14:ligatures w14:val="none"/>
          </w:rPr>
          <w:delText xml:space="preserve">The hypotheses that there would be gradient effects in terms of the magnitude of gains from T1 to T2 </w:delText>
        </w:r>
      </w:del>
      <w:r w:rsidRPr="00901414">
        <w:rPr>
          <w:rFonts w:ascii="Times New Roman" w:eastAsia="Times New Roman" w:hAnsi="Times New Roman" w:cs="Times New Roman"/>
          <w:kern w:val="0"/>
          <w:sz w:val="24"/>
          <w:szCs w:val="24"/>
          <w:highlight w:val="yellow"/>
          <w:lang w:val="en-GB" w:eastAsia="en-GB"/>
          <w14:ligatures w14:val="none"/>
        </w:rPr>
        <w:t xml:space="preserve">[PCIT-T &gt; COS-P &gt; WL] </w:t>
      </w:r>
      <w:ins w:id="230" w:author="Nancy Briggs" w:date="2024-03-31T12:07:00Z">
        <w:r w:rsidR="00D809B7">
          <w:rPr>
            <w:rFonts w:ascii="Times New Roman" w:eastAsia="Times New Roman" w:hAnsi="Times New Roman" w:cs="Times New Roman"/>
            <w:kern w:val="0"/>
            <w:sz w:val="24"/>
            <w:szCs w:val="24"/>
            <w:highlight w:val="yellow"/>
            <w:lang w:val="en-GB" w:eastAsia="en-GB"/>
            <w14:ligatures w14:val="none"/>
          </w:rPr>
          <w:t>was not significant (p=0.06</w:t>
        </w:r>
        <w:r w:rsidR="001235F9">
          <w:rPr>
            <w:rFonts w:ascii="Times New Roman" w:eastAsia="Times New Roman" w:hAnsi="Times New Roman" w:cs="Times New Roman"/>
            <w:kern w:val="0"/>
            <w:sz w:val="24"/>
            <w:szCs w:val="24"/>
            <w:highlight w:val="yellow"/>
            <w:lang w:val="en-GB" w:eastAsia="en-GB"/>
            <w14:ligatures w14:val="none"/>
          </w:rPr>
          <w:t>4). The hypothesis that there would be greater</w:t>
        </w:r>
      </w:ins>
      <w:ins w:id="231" w:author="Nancy Briggs" w:date="2024-03-31T12:08:00Z">
        <w:r w:rsidR="001235F9">
          <w:rPr>
            <w:rFonts w:ascii="Times New Roman" w:eastAsia="Times New Roman" w:hAnsi="Times New Roman" w:cs="Times New Roman"/>
            <w:kern w:val="0"/>
            <w:sz w:val="24"/>
            <w:szCs w:val="24"/>
            <w:highlight w:val="yellow"/>
            <w:lang w:val="en-GB" w:eastAsia="en-GB"/>
            <w14:ligatures w14:val="none"/>
          </w:rPr>
          <w:t xml:space="preserve"> gain in PCIT-T relative to COS-p from T2 to T3 was not supported (p&gt;0.05).</w:t>
        </w:r>
      </w:ins>
      <w:del w:id="232" w:author="Nancy Briggs" w:date="2024-03-31T12:08:00Z">
        <w:r w:rsidRPr="00901414" w:rsidDel="001235F9">
          <w:rPr>
            <w:rFonts w:ascii="Times New Roman" w:eastAsia="Times New Roman" w:hAnsi="Times New Roman" w:cs="Times New Roman"/>
            <w:kern w:val="0"/>
            <w:sz w:val="24"/>
            <w:szCs w:val="24"/>
            <w:highlight w:val="yellow"/>
            <w:lang w:val="en-GB" w:eastAsia="en-GB"/>
            <w14:ligatures w14:val="none"/>
          </w:rPr>
          <w:delText>and T1 to T3 [PCIT&gt; COS-P group], were not supported but there was a trend for a greater degree of change for the PCIT-T group compared to the COS-P group from T1 to T2</w:delText>
        </w:r>
        <w:r w:rsidR="00F367B1" w:rsidDel="001235F9">
          <w:rPr>
            <w:rFonts w:ascii="Times New Roman" w:eastAsia="Times New Roman" w:hAnsi="Times New Roman" w:cs="Times New Roman"/>
            <w:kern w:val="0"/>
            <w:sz w:val="24"/>
            <w:szCs w:val="24"/>
            <w:highlight w:val="yellow"/>
            <w:lang w:val="en-GB" w:eastAsia="en-GB"/>
            <w14:ligatures w14:val="none"/>
          </w:rPr>
          <w:delText xml:space="preserve">, </w:delText>
        </w:r>
        <w:r w:rsidR="00F367B1" w:rsidRPr="00F367B1" w:rsidDel="001235F9">
          <w:rPr>
            <w:rFonts w:ascii="Times New Roman" w:eastAsia="Times New Roman" w:hAnsi="Times New Roman" w:cs="Times New Roman"/>
            <w:i/>
            <w:iCs/>
            <w:kern w:val="0"/>
            <w:sz w:val="24"/>
            <w:szCs w:val="24"/>
            <w:highlight w:val="yellow"/>
            <w:lang w:val="en-GB" w:eastAsia="en-GB"/>
            <w14:ligatures w14:val="none"/>
          </w:rPr>
          <w:delText>F</w:delText>
        </w:r>
        <w:r w:rsidR="00F367B1" w:rsidDel="001235F9">
          <w:rPr>
            <w:rFonts w:ascii="Times New Roman" w:eastAsia="Times New Roman" w:hAnsi="Times New Roman" w:cs="Times New Roman"/>
            <w:kern w:val="0"/>
            <w:sz w:val="24"/>
            <w:szCs w:val="24"/>
            <w:highlight w:val="yellow"/>
            <w:lang w:val="en-GB" w:eastAsia="en-GB"/>
            <w14:ligatures w14:val="none"/>
          </w:rPr>
          <w:delText xml:space="preserve"> (2, 164) = 2.79, </w:delText>
        </w:r>
        <w:r w:rsidRPr="00901414" w:rsidDel="001235F9">
          <w:rPr>
            <w:rFonts w:ascii="Times New Roman" w:eastAsia="Times New Roman" w:hAnsi="Times New Roman" w:cs="Times New Roman"/>
            <w:i/>
            <w:iCs/>
            <w:kern w:val="0"/>
            <w:sz w:val="24"/>
            <w:szCs w:val="24"/>
            <w:highlight w:val="yellow"/>
            <w:lang w:val="en-GB" w:eastAsia="en-GB"/>
            <w14:ligatures w14:val="none"/>
          </w:rPr>
          <w:delText>p</w:delText>
        </w:r>
        <w:r w:rsidRPr="00901414" w:rsidDel="001235F9">
          <w:rPr>
            <w:rFonts w:ascii="Times New Roman" w:eastAsia="Times New Roman" w:hAnsi="Times New Roman" w:cs="Times New Roman"/>
            <w:kern w:val="0"/>
            <w:sz w:val="24"/>
            <w:szCs w:val="24"/>
            <w:highlight w:val="yellow"/>
            <w:lang w:val="en-GB" w:eastAsia="en-GB"/>
            <w14:ligatures w14:val="none"/>
          </w:rPr>
          <w:delText>=.064.</w:delText>
        </w:r>
      </w:del>
    </w:p>
    <w:p w14:paraId="2851F013" w14:textId="00DDBA02" w:rsidR="00FA3CE6" w:rsidRDefault="00FA3CE6" w:rsidP="00FA3CE6">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‘self-regulation’, </w:t>
      </w:r>
      <w:r w:rsidR="00901414">
        <w:rPr>
          <w:rFonts w:ascii="Times New Roman" w:eastAsia="Times New Roman" w:hAnsi="Times New Roman" w:cs="Times New Roman"/>
          <w:kern w:val="0"/>
          <w:sz w:val="24"/>
          <w:szCs w:val="24"/>
          <w:lang w:val="en-GB" w:eastAsia="en-GB"/>
          <w14:ligatures w14:val="none"/>
        </w:rPr>
        <w:t xml:space="preserve">assessed using the DECA-self regulation scale, </w:t>
      </w:r>
      <w:r>
        <w:rPr>
          <w:rFonts w:ascii="Times New Roman" w:eastAsia="Times New Roman" w:hAnsi="Times New Roman" w:cs="Times New Roman"/>
          <w:kern w:val="0"/>
          <w:sz w:val="24"/>
          <w:szCs w:val="24"/>
          <w:lang w:val="en-GB" w:eastAsia="en-GB"/>
          <w14:ligatures w14:val="none"/>
        </w:rPr>
        <w:t>no significant effects were identified for group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=.329),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=.776) or group x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=.416).</w:t>
      </w:r>
      <w:r w:rsidRPr="00FA3CE6">
        <w:rPr>
          <w:rFonts w:ascii="Times New Roman" w:eastAsia="Times New Roman" w:hAnsi="Times New Roman" w:cs="Times New Roman"/>
          <w:kern w:val="0"/>
          <w:sz w:val="24"/>
          <w:szCs w:val="24"/>
          <w:lang w:val="en-GB" w:eastAsia="en-GB"/>
          <w14:ligatures w14:val="none"/>
        </w:rPr>
        <w:t xml:space="preserve"> </w:t>
      </w:r>
      <w:del w:id="233" w:author="Nancy Briggs" w:date="2024-03-26T09:28:00Z">
        <w:r w:rsidDel="00544E84">
          <w:rPr>
            <w:rFonts w:ascii="Times" w:hAnsi="Times" w:cs="Times"/>
            <w:bCs/>
            <w:iCs/>
            <w:sz w:val="24"/>
            <w:szCs w:val="24"/>
          </w:rPr>
          <w:delText>Post hoc analyses</w:delText>
        </w:r>
      </w:del>
      <w:ins w:id="234" w:author="Nancy Briggs" w:date="2024-03-31T11:57:00Z">
        <w:r w:rsidR="00631383">
          <w:rPr>
            <w:rFonts w:ascii="Times" w:hAnsi="Times" w:cs="Times"/>
            <w:bCs/>
            <w:iCs/>
            <w:sz w:val="24"/>
            <w:szCs w:val="24"/>
          </w:rPr>
          <w:t>Planned comparisons</w:t>
        </w:r>
      </w:ins>
      <w:r>
        <w:rPr>
          <w:rFonts w:ascii="Times" w:hAnsi="Times" w:cs="Times"/>
          <w:bCs/>
          <w:iCs/>
          <w:sz w:val="24"/>
          <w:szCs w:val="24"/>
        </w:rPr>
        <w:t xml:space="preserve"> revealed no between-group differences at any time point, or within-group difference for any group. </w:t>
      </w:r>
      <w:r w:rsidRPr="00901414">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w:t>
      </w:r>
      <w:ins w:id="235" w:author="Nancy Briggs" w:date="2024-03-31T12:09:00Z">
        <w:r w:rsidR="00961B54">
          <w:rPr>
            <w:rFonts w:ascii="Times New Roman" w:eastAsia="Times New Roman" w:hAnsi="Times New Roman" w:cs="Times New Roman"/>
            <w:kern w:val="0"/>
            <w:sz w:val="24"/>
            <w:szCs w:val="24"/>
            <w:highlight w:val="yellow"/>
            <w:lang w:val="en-GB" w:eastAsia="en-GB"/>
            <w14:ligatures w14:val="none"/>
          </w:rPr>
          <w:t>2</w:t>
        </w:r>
      </w:ins>
      <w:del w:id="236" w:author="Nancy Briggs" w:date="2024-03-31T12:09:00Z">
        <w:r w:rsidRPr="00901414" w:rsidDel="00961B54">
          <w:rPr>
            <w:rFonts w:ascii="Times New Roman" w:eastAsia="Times New Roman" w:hAnsi="Times New Roman" w:cs="Times New Roman"/>
            <w:kern w:val="0"/>
            <w:sz w:val="24"/>
            <w:szCs w:val="24"/>
            <w:highlight w:val="yellow"/>
            <w:lang w:val="en-GB" w:eastAsia="en-GB"/>
            <w14:ligatures w14:val="none"/>
          </w:rPr>
          <w:delText>1</w:delText>
        </w:r>
      </w:del>
      <w:r w:rsidRPr="00901414">
        <w:rPr>
          <w:rFonts w:ascii="Times New Roman" w:eastAsia="Times New Roman" w:hAnsi="Times New Roman" w:cs="Times New Roman"/>
          <w:kern w:val="0"/>
          <w:sz w:val="24"/>
          <w:szCs w:val="24"/>
          <w:highlight w:val="yellow"/>
          <w:lang w:val="en-GB" w:eastAsia="en-GB"/>
          <w14:ligatures w14:val="none"/>
        </w:rPr>
        <w:t xml:space="preserve"> to T3 [PCIT&gt; COS-P group], were not supported.</w:t>
      </w:r>
    </w:p>
    <w:p w14:paraId="4296995E" w14:textId="15EB9E2E" w:rsidR="00FA3CE6" w:rsidRDefault="00FA3CE6" w:rsidP="00FA3CE6">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For ‘social competence’</w:t>
      </w:r>
      <w:r w:rsidR="00901414">
        <w:rPr>
          <w:rFonts w:ascii="Times New Roman" w:eastAsia="Times New Roman" w:hAnsi="Times New Roman" w:cs="Times New Roman"/>
          <w:kern w:val="0"/>
          <w:sz w:val="24"/>
          <w:szCs w:val="24"/>
          <w:lang w:val="en-GB" w:eastAsia="en-GB"/>
          <w14:ligatures w14:val="none"/>
        </w:rPr>
        <w:t>, assessed using the BITSEA-comp</w:t>
      </w:r>
      <w:r w:rsidR="006917D6">
        <w:rPr>
          <w:rFonts w:ascii="Times New Roman" w:eastAsia="Times New Roman" w:hAnsi="Times New Roman" w:cs="Times New Roman"/>
          <w:kern w:val="0"/>
          <w:sz w:val="24"/>
          <w:szCs w:val="24"/>
          <w:lang w:val="en-GB" w:eastAsia="en-GB"/>
          <w14:ligatures w14:val="none"/>
        </w:rPr>
        <w:t>e</w:t>
      </w:r>
      <w:r w:rsidR="00901414">
        <w:rPr>
          <w:rFonts w:ascii="Times New Roman" w:eastAsia="Times New Roman" w:hAnsi="Times New Roman" w:cs="Times New Roman"/>
          <w:kern w:val="0"/>
          <w:sz w:val="24"/>
          <w:szCs w:val="24"/>
          <w:lang w:val="en-GB" w:eastAsia="en-GB"/>
          <w14:ligatures w14:val="none"/>
        </w:rPr>
        <w:t xml:space="preserve">tence scale, </w:t>
      </w:r>
      <w:r>
        <w:rPr>
          <w:rFonts w:ascii="Times New Roman" w:eastAsia="Times New Roman" w:hAnsi="Times New Roman" w:cs="Times New Roman"/>
          <w:kern w:val="0"/>
          <w:sz w:val="24"/>
          <w:szCs w:val="24"/>
          <w:lang w:val="en-GB" w:eastAsia="en-GB"/>
          <w14:ligatures w14:val="none"/>
        </w:rPr>
        <w:t>a significant effect was identified for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.010), but not for group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.749) or group x time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.130). </w:t>
      </w:r>
      <w:del w:id="237" w:author="Nancy Briggs" w:date="2024-03-26T09:28:00Z">
        <w:r w:rsidDel="00544E84">
          <w:rPr>
            <w:rFonts w:ascii="Times New Roman" w:eastAsia="Times New Roman" w:hAnsi="Times New Roman" w:cs="Times New Roman"/>
            <w:kern w:val="0"/>
            <w:sz w:val="24"/>
            <w:szCs w:val="24"/>
            <w:lang w:val="en-GB" w:eastAsia="en-GB"/>
            <w14:ligatures w14:val="none"/>
          </w:rPr>
          <w:delText>Post hoc analyses</w:delText>
        </w:r>
      </w:del>
      <w:ins w:id="238"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The PCIT-T group showed significant within-group improvements from T1 to T2 (</w:t>
      </w:r>
      <w:r w:rsidRPr="00FA3CE6">
        <w:rPr>
          <w:rFonts w:ascii="Times New Roman" w:eastAsia="Times New Roman" w:hAnsi="Times New Roman" w:cs="Times New Roman"/>
          <w:i/>
          <w:iCs/>
          <w:kern w:val="0"/>
          <w:sz w:val="24"/>
          <w:szCs w:val="24"/>
          <w:lang w:val="en-GB" w:eastAsia="en-GB"/>
          <w14:ligatures w14:val="none"/>
        </w:rPr>
        <w:t xml:space="preserve">p </w:t>
      </w:r>
      <w:r>
        <w:rPr>
          <w:rFonts w:ascii="Times New Roman" w:eastAsia="Times New Roman" w:hAnsi="Times New Roman" w:cs="Times New Roman"/>
          <w:kern w:val="0"/>
          <w:sz w:val="24"/>
          <w:szCs w:val="24"/>
          <w:lang w:val="en-GB" w:eastAsia="en-GB"/>
          <w14:ligatures w14:val="none"/>
        </w:rPr>
        <w:t>= .003</w:t>
      </w:r>
      <w:r w:rsidR="00901414">
        <w:rPr>
          <w:rFonts w:ascii="Times New Roman" w:eastAsia="Times New Roman" w:hAnsi="Times New Roman" w:cs="Times New Roman"/>
          <w:kern w:val="0"/>
          <w:sz w:val="24"/>
          <w:szCs w:val="24"/>
          <w:lang w:val="en-GB" w:eastAsia="en-GB"/>
          <w14:ligatures w14:val="none"/>
        </w:rPr>
        <w:t>, d=-.52, medium effect size</w:t>
      </w:r>
      <w:r>
        <w:rPr>
          <w:rFonts w:ascii="Times New Roman" w:eastAsia="Times New Roman" w:hAnsi="Times New Roman" w:cs="Times New Roman"/>
          <w:kern w:val="0"/>
          <w:sz w:val="24"/>
          <w:szCs w:val="24"/>
          <w:lang w:val="en-GB" w:eastAsia="en-GB"/>
          <w14:ligatures w14:val="none"/>
        </w:rPr>
        <w:t>) and from T</w:t>
      </w:r>
      <w:ins w:id="239" w:author="Nancy Briggs" w:date="2024-03-31T12:11:00Z">
        <w:r w:rsidR="00A2194A">
          <w:rPr>
            <w:rFonts w:ascii="Times New Roman" w:eastAsia="Times New Roman" w:hAnsi="Times New Roman" w:cs="Times New Roman"/>
            <w:kern w:val="0"/>
            <w:sz w:val="24"/>
            <w:szCs w:val="24"/>
            <w:lang w:val="en-GB" w:eastAsia="en-GB"/>
            <w14:ligatures w14:val="none"/>
          </w:rPr>
          <w:t>2</w:t>
        </w:r>
      </w:ins>
      <w:del w:id="240" w:author="Nancy Briggs" w:date="2024-03-31T12:11:00Z">
        <w:r w:rsidDel="00A2194A">
          <w:rPr>
            <w:rFonts w:ascii="Times New Roman" w:eastAsia="Times New Roman" w:hAnsi="Times New Roman" w:cs="Times New Roman"/>
            <w:kern w:val="0"/>
            <w:sz w:val="24"/>
            <w:szCs w:val="24"/>
            <w:lang w:val="en-GB" w:eastAsia="en-GB"/>
            <w14:ligatures w14:val="none"/>
          </w:rPr>
          <w:delText>1</w:delText>
        </w:r>
      </w:del>
      <w:r>
        <w:rPr>
          <w:rFonts w:ascii="Times New Roman" w:eastAsia="Times New Roman" w:hAnsi="Times New Roman" w:cs="Times New Roman"/>
          <w:kern w:val="0"/>
          <w:sz w:val="24"/>
          <w:szCs w:val="24"/>
          <w:lang w:val="en-GB" w:eastAsia="en-GB"/>
          <w14:ligatures w14:val="none"/>
        </w:rPr>
        <w:t xml:space="preserve"> to T</w:t>
      </w:r>
      <w:r w:rsidR="00901414">
        <w:rPr>
          <w:rFonts w:ascii="Times New Roman" w:eastAsia="Times New Roman" w:hAnsi="Times New Roman" w:cs="Times New Roman"/>
          <w:kern w:val="0"/>
          <w:sz w:val="24"/>
          <w:szCs w:val="24"/>
          <w:lang w:val="en-GB" w:eastAsia="en-GB"/>
          <w14:ligatures w14:val="none"/>
        </w:rPr>
        <w:t>3</w:t>
      </w:r>
      <w:r>
        <w:rPr>
          <w:rFonts w:ascii="Times New Roman" w:eastAsia="Times New Roman" w:hAnsi="Times New Roman" w:cs="Times New Roman"/>
          <w:kern w:val="0"/>
          <w:sz w:val="24"/>
          <w:szCs w:val="24"/>
          <w:lang w:val="en-GB" w:eastAsia="en-GB"/>
          <w14:ligatures w14:val="none"/>
        </w:rPr>
        <w:t xml:space="preserve"> (</w:t>
      </w:r>
      <w:r w:rsidRPr="00FA3CE6">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=.023</w:t>
      </w:r>
      <w:r w:rsidR="00901414">
        <w:rPr>
          <w:rFonts w:ascii="Times New Roman" w:eastAsia="Times New Roman" w:hAnsi="Times New Roman" w:cs="Times New Roman"/>
          <w:kern w:val="0"/>
          <w:sz w:val="24"/>
          <w:szCs w:val="24"/>
          <w:lang w:val="en-GB" w:eastAsia="en-GB"/>
          <w14:ligatures w14:val="none"/>
        </w:rPr>
        <w:t>, d=-.47, medium effect size</w:t>
      </w:r>
      <w:r>
        <w:rPr>
          <w:rFonts w:ascii="Times New Roman" w:eastAsia="Times New Roman" w:hAnsi="Times New Roman" w:cs="Times New Roman"/>
          <w:kern w:val="0"/>
          <w:sz w:val="24"/>
          <w:szCs w:val="24"/>
          <w:lang w:val="en-GB" w:eastAsia="en-GB"/>
          <w14:ligatures w14:val="none"/>
        </w:rPr>
        <w:t xml:space="preserve">) and no other within-group differences were identified. </w:t>
      </w:r>
      <w:r w:rsidRPr="00901414">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[PCIT&gt; COS-P group], were not supported.</w:t>
      </w:r>
    </w:p>
    <w:p w14:paraId="36D52E7C" w14:textId="724D7759" w:rsidR="00CC09E7" w:rsidRDefault="00FA3CE6" w:rsidP="0065248C">
      <w:pPr>
        <w:spacing w:line="480" w:lineRule="auto"/>
        <w:ind w:firstLine="720"/>
        <w:rPr>
          <w:rFonts w:ascii="Times New Roman" w:eastAsia="Times New Roman" w:hAnsi="Times New Roman" w:cs="Times New Roman"/>
          <w:kern w:val="0"/>
          <w:sz w:val="24"/>
          <w:szCs w:val="24"/>
          <w:lang w:val="en-GB" w:eastAsia="en-GB"/>
          <w14:ligatures w14:val="none"/>
        </w:rPr>
      </w:pPr>
      <w:r w:rsidRPr="00FA3CE6">
        <w:rPr>
          <w:rFonts w:ascii="Times New Roman" w:eastAsia="Times New Roman" w:hAnsi="Times New Roman" w:cs="Times New Roman"/>
          <w:b/>
          <w:bCs/>
          <w:kern w:val="0"/>
          <w:sz w:val="24"/>
          <w:szCs w:val="24"/>
          <w:lang w:val="en-GB" w:eastAsia="en-GB"/>
          <w14:ligatures w14:val="none"/>
        </w:rPr>
        <w:t>Child attachment security</w:t>
      </w:r>
      <w:r>
        <w:rPr>
          <w:rFonts w:ascii="Times New Roman" w:eastAsia="Times New Roman" w:hAnsi="Times New Roman" w:cs="Times New Roman"/>
          <w:b/>
          <w:bCs/>
          <w:kern w:val="0"/>
          <w:sz w:val="24"/>
          <w:szCs w:val="24"/>
          <w:lang w:val="en-GB" w:eastAsia="en-GB"/>
          <w14:ligatures w14:val="none"/>
        </w:rPr>
        <w:t xml:space="preserve">. </w:t>
      </w:r>
      <w:r w:rsidR="00901414" w:rsidRPr="00901414">
        <w:rPr>
          <w:rFonts w:ascii="Times New Roman" w:eastAsia="Times New Roman" w:hAnsi="Times New Roman" w:cs="Times New Roman"/>
          <w:kern w:val="0"/>
          <w:sz w:val="24"/>
          <w:szCs w:val="24"/>
          <w:lang w:val="en-GB" w:eastAsia="en-GB"/>
          <w14:ligatures w14:val="none"/>
        </w:rPr>
        <w:t>For c</w:t>
      </w:r>
      <w:r w:rsidRPr="00FA3CE6">
        <w:rPr>
          <w:rFonts w:ascii="Times New Roman" w:eastAsia="Times New Roman" w:hAnsi="Times New Roman" w:cs="Times New Roman"/>
          <w:kern w:val="0"/>
          <w:sz w:val="24"/>
          <w:szCs w:val="24"/>
          <w:lang w:val="en-GB" w:eastAsia="en-GB"/>
          <w14:ligatures w14:val="none"/>
        </w:rPr>
        <w:t>hild attachment security</w:t>
      </w:r>
      <w:r w:rsidR="00901414">
        <w:rPr>
          <w:rFonts w:ascii="Times New Roman" w:eastAsia="Times New Roman" w:hAnsi="Times New Roman" w:cs="Times New Roman"/>
          <w:kern w:val="0"/>
          <w:sz w:val="24"/>
          <w:szCs w:val="24"/>
          <w:lang w:val="en-GB" w:eastAsia="en-GB"/>
          <w14:ligatures w14:val="none"/>
        </w:rPr>
        <w:t>,</w:t>
      </w:r>
      <w:r w:rsidRPr="00FA3CE6">
        <w:rPr>
          <w:rFonts w:ascii="Times New Roman" w:eastAsia="Times New Roman" w:hAnsi="Times New Roman" w:cs="Times New Roman"/>
          <w:kern w:val="0"/>
          <w:sz w:val="24"/>
          <w:szCs w:val="24"/>
          <w:lang w:val="en-GB" w:eastAsia="en-GB"/>
          <w14:ligatures w14:val="none"/>
        </w:rPr>
        <w:t xml:space="preserve"> assessed using the AQS</w:t>
      </w:r>
      <w:r w:rsidR="00901414">
        <w:rPr>
          <w:rFonts w:ascii="Times New Roman" w:eastAsia="Times New Roman" w:hAnsi="Times New Roman" w:cs="Times New Roman"/>
          <w:kern w:val="0"/>
          <w:sz w:val="24"/>
          <w:szCs w:val="24"/>
          <w:lang w:val="en-GB" w:eastAsia="en-GB"/>
          <w14:ligatures w14:val="none"/>
        </w:rPr>
        <w:t xml:space="preserve">, </w:t>
      </w:r>
      <w:r w:rsidR="00401451">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 .0</w:t>
      </w:r>
      <w:ins w:id="241" w:author="Nancy Briggs" w:date="2024-03-31T12:15:00Z">
        <w:r w:rsidR="005D7CC2">
          <w:rPr>
            <w:rFonts w:ascii="Times New Roman" w:eastAsia="Times New Roman" w:hAnsi="Times New Roman" w:cs="Times New Roman"/>
            <w:kern w:val="0"/>
            <w:sz w:val="24"/>
            <w:szCs w:val="24"/>
            <w:lang w:val="en-GB" w:eastAsia="en-GB"/>
            <w14:ligatures w14:val="none"/>
          </w:rPr>
          <w:t>83</w:t>
        </w:r>
      </w:ins>
      <w:del w:id="242" w:author="Nancy Briggs" w:date="2024-03-31T12:15:00Z">
        <w:r w:rsidR="00401451" w:rsidDel="005D7CC2">
          <w:rPr>
            <w:rFonts w:ascii="Times New Roman" w:eastAsia="Times New Roman" w:hAnsi="Times New Roman" w:cs="Times New Roman"/>
            <w:kern w:val="0"/>
            <w:sz w:val="24"/>
            <w:szCs w:val="24"/>
            <w:lang w:val="en-GB" w:eastAsia="en-GB"/>
            <w14:ligatures w14:val="none"/>
          </w:rPr>
          <w:delText>75; trend</w:delText>
        </w:r>
      </w:del>
      <w:r w:rsidR="00401451">
        <w:rPr>
          <w:rFonts w:ascii="Times New Roman" w:eastAsia="Times New Roman" w:hAnsi="Times New Roman" w:cs="Times New Roman"/>
          <w:kern w:val="0"/>
          <w:sz w:val="24"/>
          <w:szCs w:val="24"/>
          <w:lang w:val="en-GB" w:eastAsia="en-GB"/>
          <w14:ligatures w14:val="none"/>
        </w:rPr>
        <w:t>), group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w:t>
      </w:r>
      <w:proofErr w:type="gramStart"/>
      <w:r w:rsidR="00401451">
        <w:rPr>
          <w:rFonts w:ascii="Times New Roman" w:eastAsia="Times New Roman" w:hAnsi="Times New Roman" w:cs="Times New Roman"/>
          <w:kern w:val="0"/>
          <w:sz w:val="24"/>
          <w:szCs w:val="24"/>
          <w:lang w:val="en-GB" w:eastAsia="en-GB"/>
          <w14:ligatures w14:val="none"/>
        </w:rPr>
        <w:t>= .</w:t>
      </w:r>
      <w:proofErr w:type="gramEnd"/>
      <w:del w:id="243" w:author="Nancy Briggs" w:date="2024-03-31T12:15:00Z">
        <w:r w:rsidR="00401451" w:rsidDel="005D7CC2">
          <w:rPr>
            <w:rFonts w:ascii="Times New Roman" w:eastAsia="Times New Roman" w:hAnsi="Times New Roman" w:cs="Times New Roman"/>
            <w:kern w:val="0"/>
            <w:sz w:val="24"/>
            <w:szCs w:val="24"/>
            <w:lang w:val="en-GB" w:eastAsia="en-GB"/>
            <w14:ligatures w14:val="none"/>
          </w:rPr>
          <w:delText>190</w:delText>
        </w:r>
      </w:del>
      <w:ins w:id="244" w:author="Nancy Briggs" w:date="2024-03-31T12:15:00Z">
        <w:r w:rsidR="005D7CC2">
          <w:rPr>
            <w:rFonts w:ascii="Times New Roman" w:eastAsia="Times New Roman" w:hAnsi="Times New Roman" w:cs="Times New Roman"/>
            <w:kern w:val="0"/>
            <w:sz w:val="24"/>
            <w:szCs w:val="24"/>
            <w:lang w:val="en-GB" w:eastAsia="en-GB"/>
            <w14:ligatures w14:val="none"/>
          </w:rPr>
          <w:t>218</w:t>
        </w:r>
      </w:ins>
      <w:r w:rsidR="00401451">
        <w:rPr>
          <w:rFonts w:ascii="Times New Roman" w:eastAsia="Times New Roman" w:hAnsi="Times New Roman" w:cs="Times New Roman"/>
          <w:kern w:val="0"/>
          <w:sz w:val="24"/>
          <w:szCs w:val="24"/>
          <w:lang w:val="en-GB" w:eastAsia="en-GB"/>
          <w14:ligatures w14:val="none"/>
        </w:rPr>
        <w:t xml:space="preserve">), or </w:t>
      </w:r>
      <w:r w:rsidR="00401451">
        <w:rPr>
          <w:rFonts w:ascii="Times New Roman" w:eastAsia="Times New Roman" w:hAnsi="Times New Roman" w:cs="Times New Roman"/>
          <w:kern w:val="0"/>
          <w:sz w:val="24"/>
          <w:szCs w:val="24"/>
          <w:lang w:val="en-GB" w:eastAsia="en-GB"/>
          <w14:ligatures w14:val="none"/>
        </w:rPr>
        <w:lastRenderedPageBreak/>
        <w:t>group x time (</w:t>
      </w:r>
      <w:r w:rsidR="00401451" w:rsidRPr="00FA3CE6">
        <w:rPr>
          <w:rFonts w:ascii="Times New Roman" w:eastAsia="Times New Roman" w:hAnsi="Times New Roman" w:cs="Times New Roman"/>
          <w:i/>
          <w:iCs/>
          <w:kern w:val="0"/>
          <w:sz w:val="24"/>
          <w:szCs w:val="24"/>
          <w:lang w:val="en-GB" w:eastAsia="en-GB"/>
          <w14:ligatures w14:val="none"/>
        </w:rPr>
        <w:t>p</w:t>
      </w:r>
      <w:r w:rsidR="00401451">
        <w:rPr>
          <w:rFonts w:ascii="Times New Roman" w:eastAsia="Times New Roman" w:hAnsi="Times New Roman" w:cs="Times New Roman"/>
          <w:kern w:val="0"/>
          <w:sz w:val="24"/>
          <w:szCs w:val="24"/>
          <w:lang w:val="en-GB" w:eastAsia="en-GB"/>
          <w14:ligatures w14:val="none"/>
        </w:rPr>
        <w:t xml:space="preserve"> = .3</w:t>
      </w:r>
      <w:ins w:id="245" w:author="Nancy Briggs" w:date="2024-03-31T12:15:00Z">
        <w:r w:rsidR="005D7CC2">
          <w:rPr>
            <w:rFonts w:ascii="Times New Roman" w:eastAsia="Times New Roman" w:hAnsi="Times New Roman" w:cs="Times New Roman"/>
            <w:kern w:val="0"/>
            <w:sz w:val="24"/>
            <w:szCs w:val="24"/>
            <w:lang w:val="en-GB" w:eastAsia="en-GB"/>
            <w14:ligatures w14:val="none"/>
          </w:rPr>
          <w:t>25</w:t>
        </w:r>
      </w:ins>
      <w:del w:id="246" w:author="Nancy Briggs" w:date="2024-03-31T12:15:00Z">
        <w:r w:rsidR="00401451" w:rsidDel="005D7CC2">
          <w:rPr>
            <w:rFonts w:ascii="Times New Roman" w:eastAsia="Times New Roman" w:hAnsi="Times New Roman" w:cs="Times New Roman"/>
            <w:kern w:val="0"/>
            <w:sz w:val="24"/>
            <w:szCs w:val="24"/>
            <w:lang w:val="en-GB" w:eastAsia="en-GB"/>
            <w14:ligatures w14:val="none"/>
          </w:rPr>
          <w:delText>50</w:delText>
        </w:r>
      </w:del>
      <w:r w:rsidR="00401451">
        <w:rPr>
          <w:rFonts w:ascii="Times New Roman" w:eastAsia="Times New Roman" w:hAnsi="Times New Roman" w:cs="Times New Roman"/>
          <w:kern w:val="0"/>
          <w:sz w:val="24"/>
          <w:szCs w:val="24"/>
          <w:lang w:val="en-GB" w:eastAsia="en-GB"/>
          <w14:ligatures w14:val="none"/>
        </w:rPr>
        <w:t xml:space="preserve">). </w:t>
      </w:r>
      <w:del w:id="247" w:author="Nancy Briggs" w:date="2024-03-26T09:28:00Z">
        <w:r w:rsidR="00401451" w:rsidDel="00544E84">
          <w:rPr>
            <w:rFonts w:ascii="Times New Roman" w:eastAsia="Times New Roman" w:hAnsi="Times New Roman" w:cs="Times New Roman"/>
            <w:kern w:val="0"/>
            <w:sz w:val="24"/>
            <w:szCs w:val="24"/>
            <w:lang w:val="en-GB" w:eastAsia="en-GB"/>
            <w14:ligatures w14:val="none"/>
          </w:rPr>
          <w:delText>Post hoc analyses</w:delText>
        </w:r>
      </w:del>
      <w:ins w:id="248"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sidR="00401451">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901414">
        <w:rPr>
          <w:rFonts w:ascii="Times New Roman" w:eastAsia="Times New Roman" w:hAnsi="Times New Roman" w:cs="Times New Roman"/>
          <w:kern w:val="0"/>
          <w:sz w:val="24"/>
          <w:szCs w:val="24"/>
          <w:lang w:val="en-GB" w:eastAsia="en-GB"/>
          <w14:ligatures w14:val="none"/>
        </w:rPr>
        <w:t xml:space="preserve"> </w:t>
      </w:r>
      <w:del w:id="249" w:author="Nancy Briggs" w:date="2024-03-31T12:15:00Z">
        <w:r w:rsidR="00401451" w:rsidDel="00F21A70">
          <w:rPr>
            <w:rFonts w:ascii="Times New Roman" w:eastAsia="Times New Roman" w:hAnsi="Times New Roman" w:cs="Times New Roman"/>
            <w:kern w:val="0"/>
            <w:sz w:val="24"/>
            <w:szCs w:val="24"/>
            <w:lang w:val="en-GB" w:eastAsia="en-GB"/>
            <w14:ligatures w14:val="none"/>
          </w:rPr>
          <w:delText>although there was a trend for the PCIT-T group to show higher levels of attachment security at T2 (</w:delText>
        </w:r>
        <w:r w:rsidR="00401451" w:rsidRPr="00401451" w:rsidDel="00F21A70">
          <w:rPr>
            <w:rFonts w:ascii="Times New Roman" w:eastAsia="Times New Roman" w:hAnsi="Times New Roman" w:cs="Times New Roman"/>
            <w:i/>
            <w:iCs/>
            <w:kern w:val="0"/>
            <w:sz w:val="24"/>
            <w:szCs w:val="24"/>
            <w:lang w:val="en-GB" w:eastAsia="en-GB"/>
            <w14:ligatures w14:val="none"/>
          </w:rPr>
          <w:delText>p</w:delText>
        </w:r>
        <w:r w:rsidR="00401451" w:rsidDel="00F21A70">
          <w:rPr>
            <w:rFonts w:ascii="Times New Roman" w:eastAsia="Times New Roman" w:hAnsi="Times New Roman" w:cs="Times New Roman"/>
            <w:kern w:val="0"/>
            <w:sz w:val="24"/>
            <w:szCs w:val="24"/>
            <w:lang w:val="en-GB" w:eastAsia="en-GB"/>
            <w14:ligatures w14:val="none"/>
          </w:rPr>
          <w:delText xml:space="preserve"> = .09). No</w:delText>
        </w:r>
      </w:del>
      <w:ins w:id="250" w:author="Nancy Briggs" w:date="2024-03-31T12:15:00Z">
        <w:r w:rsidR="00F21A70">
          <w:rPr>
            <w:rFonts w:ascii="Times New Roman" w:eastAsia="Times New Roman" w:hAnsi="Times New Roman" w:cs="Times New Roman"/>
            <w:kern w:val="0"/>
            <w:sz w:val="24"/>
            <w:szCs w:val="24"/>
            <w:lang w:val="en-GB" w:eastAsia="en-GB"/>
            <w14:ligatures w14:val="none"/>
          </w:rPr>
          <w:t>and no</w:t>
        </w:r>
      </w:ins>
      <w:r w:rsidR="00401451">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Pr>
          <w:rFonts w:ascii="Times New Roman" w:eastAsia="Times New Roman" w:hAnsi="Times New Roman" w:cs="Times New Roman"/>
          <w:kern w:val="0"/>
          <w:sz w:val="24"/>
          <w:szCs w:val="24"/>
          <w:lang w:val="en-GB" w:eastAsia="en-GB"/>
          <w14:ligatures w14:val="none"/>
        </w:rPr>
        <w:t xml:space="preserve">any </w:t>
      </w:r>
      <w:r w:rsidR="00401451">
        <w:rPr>
          <w:rFonts w:ascii="Times New Roman" w:eastAsia="Times New Roman" w:hAnsi="Times New Roman" w:cs="Times New Roman"/>
          <w:kern w:val="0"/>
          <w:sz w:val="24"/>
          <w:szCs w:val="24"/>
          <w:lang w:val="en-GB" w:eastAsia="en-GB"/>
          <w14:ligatures w14:val="none"/>
        </w:rPr>
        <w:t>group.</w:t>
      </w:r>
      <w:r w:rsidR="00401451" w:rsidRPr="00401451">
        <w:rPr>
          <w:rFonts w:ascii="Times New Roman" w:eastAsia="Times New Roman" w:hAnsi="Times New Roman" w:cs="Times New Roman"/>
          <w:kern w:val="0"/>
          <w:sz w:val="24"/>
          <w:szCs w:val="24"/>
          <w:lang w:val="en-GB" w:eastAsia="en-GB"/>
          <w14:ligatures w14:val="none"/>
        </w:rPr>
        <w:t xml:space="preserve"> </w:t>
      </w:r>
      <w:r w:rsidR="00401451" w:rsidRPr="00C0607B">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 and T1 to T3 [PCIT&gt; COS-P group], were not supporte</w:t>
      </w:r>
      <w:r w:rsidR="00401451">
        <w:rPr>
          <w:rFonts w:ascii="Times New Roman" w:eastAsia="Times New Roman" w:hAnsi="Times New Roman" w:cs="Times New Roman"/>
          <w:kern w:val="0"/>
          <w:sz w:val="24"/>
          <w:szCs w:val="24"/>
          <w:lang w:val="en-GB" w:eastAsia="en-GB"/>
          <w14:ligatures w14:val="none"/>
        </w:rPr>
        <w:t>d.</w:t>
      </w:r>
      <w:r w:rsidR="0065248C">
        <w:rPr>
          <w:rFonts w:ascii="Times New Roman" w:eastAsia="Times New Roman" w:hAnsi="Times New Roman" w:cs="Times New Roman"/>
          <w:kern w:val="0"/>
          <w:sz w:val="24"/>
          <w:szCs w:val="24"/>
          <w:lang w:val="en-GB" w:eastAsia="en-GB"/>
          <w14:ligatures w14:val="none"/>
        </w:rPr>
        <w:t xml:space="preserve"> </w:t>
      </w:r>
    </w:p>
    <w:p w14:paraId="314CF805" w14:textId="32D75BC7" w:rsidR="00401451" w:rsidRPr="00FA3CE6" w:rsidRDefault="006917D6" w:rsidP="00CC09E7">
      <w:pPr>
        <w:spacing w:line="480" w:lineRule="auto"/>
        <w:ind w:firstLine="720"/>
        <w:rPr>
          <w:rFonts w:ascii="Times New Roman" w:eastAsia="Times New Roman" w:hAnsi="Times New Roman" w:cs="Times New Roman"/>
          <w:kern w:val="0"/>
          <w:sz w:val="24"/>
          <w:szCs w:val="24"/>
          <w:lang w:val="en-GB" w:eastAsia="en-GB"/>
          <w14:ligatures w14:val="none"/>
        </w:rPr>
      </w:pPr>
      <w:r w:rsidRPr="00901414">
        <w:rPr>
          <w:rFonts w:ascii="Times New Roman" w:eastAsia="Times New Roman" w:hAnsi="Times New Roman" w:cs="Times New Roman"/>
          <w:kern w:val="0"/>
          <w:sz w:val="24"/>
          <w:szCs w:val="24"/>
          <w:lang w:val="en-GB" w:eastAsia="en-GB"/>
          <w14:ligatures w14:val="none"/>
        </w:rPr>
        <w:t>For c</w:t>
      </w:r>
      <w:r w:rsidRPr="00FA3CE6">
        <w:rPr>
          <w:rFonts w:ascii="Times New Roman" w:eastAsia="Times New Roman" w:hAnsi="Times New Roman" w:cs="Times New Roman"/>
          <w:kern w:val="0"/>
          <w:sz w:val="24"/>
          <w:szCs w:val="24"/>
          <w:lang w:val="en-GB" w:eastAsia="en-GB"/>
          <w14:ligatures w14:val="none"/>
        </w:rPr>
        <w:t>hild attachment security</w:t>
      </w:r>
      <w:r>
        <w:rPr>
          <w:rFonts w:ascii="Times New Roman" w:eastAsia="Times New Roman" w:hAnsi="Times New Roman" w:cs="Times New Roman"/>
          <w:kern w:val="0"/>
          <w:sz w:val="24"/>
          <w:szCs w:val="24"/>
          <w:lang w:val="en-GB" w:eastAsia="en-GB"/>
          <w14:ligatures w14:val="none"/>
        </w:rPr>
        <w:t>,</w:t>
      </w:r>
      <w:r w:rsidRPr="00FA3CE6">
        <w:rPr>
          <w:rFonts w:ascii="Times New Roman" w:eastAsia="Times New Roman" w:hAnsi="Times New Roman" w:cs="Times New Roman"/>
          <w:kern w:val="0"/>
          <w:sz w:val="24"/>
          <w:szCs w:val="24"/>
          <w:lang w:val="en-GB" w:eastAsia="en-GB"/>
          <w14:ligatures w14:val="none"/>
        </w:rPr>
        <w:t xml:space="preserve"> assessed using the </w:t>
      </w:r>
      <w:r>
        <w:rPr>
          <w:rFonts w:ascii="Times New Roman" w:eastAsia="Times New Roman" w:hAnsi="Times New Roman" w:cs="Times New Roman"/>
          <w:kern w:val="0"/>
          <w:sz w:val="24"/>
          <w:szCs w:val="24"/>
          <w:lang w:val="en-GB" w:eastAsia="en-GB"/>
          <w14:ligatures w14:val="none"/>
        </w:rPr>
        <w:t xml:space="preserve">SSP, there were no significant between-group differences in the proportions of children who were classified as insecure at either T1 or T3. While neither group showed a significant reduction from T1 to T3 in terms of the </w:t>
      </w:r>
      <w:del w:id="251" w:author="Nancy Briggs" w:date="2024-03-31T12:18:00Z">
        <w:r w:rsidDel="008B3D3A">
          <w:rPr>
            <w:rFonts w:ascii="Times New Roman" w:eastAsia="Times New Roman" w:hAnsi="Times New Roman" w:cs="Times New Roman"/>
            <w:kern w:val="0"/>
            <w:sz w:val="24"/>
            <w:szCs w:val="24"/>
            <w:lang w:val="en-GB" w:eastAsia="en-GB"/>
            <w14:ligatures w14:val="none"/>
          </w:rPr>
          <w:delText xml:space="preserve">likelihood </w:delText>
        </w:r>
      </w:del>
      <w:ins w:id="252" w:author="Nancy Briggs" w:date="2024-03-31T12:18:00Z">
        <w:r w:rsidR="008B3D3A">
          <w:rPr>
            <w:rFonts w:ascii="Times New Roman" w:eastAsia="Times New Roman" w:hAnsi="Times New Roman" w:cs="Times New Roman"/>
            <w:kern w:val="0"/>
            <w:sz w:val="24"/>
            <w:szCs w:val="24"/>
            <w:lang w:val="en-GB" w:eastAsia="en-GB"/>
            <w14:ligatures w14:val="none"/>
          </w:rPr>
          <w:t>odds</w:t>
        </w:r>
        <w:r w:rsidR="008B3D3A">
          <w:rPr>
            <w:rFonts w:ascii="Times New Roman" w:eastAsia="Times New Roman" w:hAnsi="Times New Roman" w:cs="Times New Roman"/>
            <w:kern w:val="0"/>
            <w:sz w:val="24"/>
            <w:szCs w:val="24"/>
            <w:lang w:val="en-GB" w:eastAsia="en-GB"/>
            <w14:ligatures w14:val="none"/>
          </w:rPr>
          <w:t xml:space="preserve"> </w:t>
        </w:r>
      </w:ins>
      <w:r>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del w:id="253" w:author="Nancy Briggs" w:date="2024-03-31T12:18:00Z">
        <w:r w:rsidDel="008B3D3A">
          <w:rPr>
            <w:rFonts w:ascii="Times New Roman" w:eastAsia="Times New Roman" w:hAnsi="Times New Roman" w:cs="Times New Roman"/>
            <w:kern w:val="0"/>
            <w:sz w:val="24"/>
            <w:szCs w:val="24"/>
            <w:lang w:val="en-GB" w:eastAsia="en-GB"/>
            <w14:ligatures w14:val="none"/>
          </w:rPr>
          <w:delText>proportion</w:delText>
        </w:r>
      </w:del>
      <w:ins w:id="254" w:author="Nancy Briggs" w:date="2024-03-31T12:20:00Z">
        <w:r w:rsidR="005A2503">
          <w:rPr>
            <w:rFonts w:ascii="Times New Roman" w:eastAsia="Times New Roman" w:hAnsi="Times New Roman" w:cs="Times New Roman"/>
            <w:kern w:val="0"/>
            <w:sz w:val="24"/>
            <w:szCs w:val="24"/>
            <w:lang w:val="en-GB" w:eastAsia="en-GB"/>
            <w14:ligatures w14:val="none"/>
          </w:rPr>
          <w:t>proportion</w:t>
        </w:r>
      </w:ins>
      <w:del w:id="255" w:author="Nancy Briggs" w:date="2024-03-31T12:18:00Z">
        <w:r w:rsidDel="008B3D3A">
          <w:rPr>
            <w:rFonts w:ascii="Times New Roman" w:eastAsia="Times New Roman" w:hAnsi="Times New Roman" w:cs="Times New Roman"/>
            <w:kern w:val="0"/>
            <w:sz w:val="24"/>
            <w:szCs w:val="24"/>
            <w:lang w:val="en-GB" w:eastAsia="en-GB"/>
            <w14:ligatures w14:val="none"/>
          </w:rPr>
          <w:delText xml:space="preserve"> </w:delText>
        </w:r>
      </w:del>
      <w:ins w:id="256" w:author="Nancy Briggs" w:date="2024-03-31T12:18:00Z">
        <w:r w:rsidR="008B3D3A">
          <w:rPr>
            <w:rFonts w:ascii="Times New Roman" w:eastAsia="Times New Roman" w:hAnsi="Times New Roman" w:cs="Times New Roman"/>
            <w:kern w:val="0"/>
            <w:sz w:val="24"/>
            <w:szCs w:val="24"/>
            <w:lang w:val="en-GB" w:eastAsia="en-GB"/>
            <w14:ligatures w14:val="none"/>
          </w:rPr>
          <w:t xml:space="preserve"> </w:t>
        </w:r>
      </w:ins>
      <w:r>
        <w:rPr>
          <w:rFonts w:ascii="Times New Roman" w:eastAsia="Times New Roman" w:hAnsi="Times New Roman" w:cs="Times New Roman"/>
          <w:kern w:val="0"/>
          <w:sz w:val="24"/>
          <w:szCs w:val="24"/>
          <w:lang w:val="en-GB" w:eastAsia="en-GB"/>
          <w14:ligatures w14:val="none"/>
        </w:rPr>
        <w:t>of children classified as insecure (PCIT-T: 62% at T</w:t>
      </w:r>
      <w:r w:rsidR="00CC09E7">
        <w:rPr>
          <w:rFonts w:ascii="Times New Roman" w:eastAsia="Times New Roman" w:hAnsi="Times New Roman" w:cs="Times New Roman"/>
          <w:kern w:val="0"/>
          <w:sz w:val="24"/>
          <w:szCs w:val="24"/>
          <w:lang w:val="en-GB" w:eastAsia="en-GB"/>
          <w14:ligatures w14:val="none"/>
        </w:rPr>
        <w:t>1</w:t>
      </w:r>
      <w:r>
        <w:rPr>
          <w:rFonts w:ascii="Times New Roman" w:eastAsia="Times New Roman" w:hAnsi="Times New Roman" w:cs="Times New Roman"/>
          <w:kern w:val="0"/>
          <w:sz w:val="24"/>
          <w:szCs w:val="24"/>
          <w:lang w:val="en-GB" w:eastAsia="en-GB"/>
          <w14:ligatures w14:val="none"/>
        </w:rPr>
        <w:t xml:space="preserve"> to 40% at T3</w:t>
      </w:r>
      <w:r w:rsidR="00CC09E7">
        <w:rPr>
          <w:rFonts w:ascii="Times New Roman" w:eastAsia="Times New Roman" w:hAnsi="Times New Roman" w:cs="Times New Roman"/>
          <w:kern w:val="0"/>
          <w:sz w:val="24"/>
          <w:szCs w:val="24"/>
          <w:lang w:val="en-GB" w:eastAsia="en-GB"/>
          <w14:ligatures w14:val="none"/>
        </w:rPr>
        <w:t>, OR</w:t>
      </w:r>
      <w:ins w:id="257" w:author="Nancy Briggs" w:date="2024-03-31T12:19:00Z">
        <w:r w:rsidR="00856E79">
          <w:rPr>
            <w:rFonts w:ascii="Times New Roman" w:eastAsia="Times New Roman" w:hAnsi="Times New Roman" w:cs="Times New Roman"/>
            <w:kern w:val="0"/>
            <w:sz w:val="24"/>
            <w:szCs w:val="24"/>
            <w:lang w:val="en-GB" w:eastAsia="en-GB"/>
            <w14:ligatures w14:val="none"/>
          </w:rPr>
          <w:t>=</w:t>
        </w:r>
      </w:ins>
      <w:r w:rsidR="00CC09E7">
        <w:rPr>
          <w:rFonts w:ascii="Times New Roman" w:eastAsia="Times New Roman" w:hAnsi="Times New Roman" w:cs="Times New Roman"/>
          <w:kern w:val="0"/>
          <w:sz w:val="24"/>
          <w:szCs w:val="24"/>
          <w:lang w:val="en-GB" w:eastAsia="en-GB"/>
          <w14:ligatures w14:val="none"/>
        </w:rPr>
        <w:t xml:space="preserve"> .39</w:t>
      </w:r>
      <w:r>
        <w:rPr>
          <w:rFonts w:ascii="Times New Roman" w:eastAsia="Times New Roman" w:hAnsi="Times New Roman" w:cs="Times New Roman"/>
          <w:kern w:val="0"/>
          <w:sz w:val="24"/>
          <w:szCs w:val="24"/>
          <w:lang w:val="en-GB" w:eastAsia="en-GB"/>
          <w14:ligatures w14:val="none"/>
        </w:rPr>
        <w:t>; COS-P: 34.5% at T1 to 25% at T3</w:t>
      </w:r>
      <w:r w:rsidR="00CC09E7">
        <w:rPr>
          <w:rFonts w:ascii="Times New Roman" w:eastAsia="Times New Roman" w:hAnsi="Times New Roman" w:cs="Times New Roman"/>
          <w:kern w:val="0"/>
          <w:sz w:val="24"/>
          <w:szCs w:val="24"/>
          <w:lang w:val="en-GB" w:eastAsia="en-GB"/>
          <w14:ligatures w14:val="none"/>
        </w:rPr>
        <w:t>, OR</w:t>
      </w:r>
      <w:ins w:id="258" w:author="Nancy Briggs" w:date="2024-03-31T12:19:00Z">
        <w:r w:rsidR="00856E79">
          <w:rPr>
            <w:rFonts w:ascii="Times New Roman" w:eastAsia="Times New Roman" w:hAnsi="Times New Roman" w:cs="Times New Roman"/>
            <w:kern w:val="0"/>
            <w:sz w:val="24"/>
            <w:szCs w:val="24"/>
            <w:lang w:val="en-GB" w:eastAsia="en-GB"/>
            <w14:ligatures w14:val="none"/>
          </w:rPr>
          <w:t>=</w:t>
        </w:r>
      </w:ins>
      <w:del w:id="259" w:author="Nancy Briggs" w:date="2024-03-31T12:19:00Z">
        <w:r w:rsidR="00CC09E7" w:rsidDel="00856E79">
          <w:rPr>
            <w:rFonts w:ascii="Times New Roman" w:eastAsia="Times New Roman" w:hAnsi="Times New Roman" w:cs="Times New Roman"/>
            <w:kern w:val="0"/>
            <w:sz w:val="24"/>
            <w:szCs w:val="24"/>
            <w:lang w:val="en-GB" w:eastAsia="en-GB"/>
            <w14:ligatures w14:val="none"/>
          </w:rPr>
          <w:delText xml:space="preserve"> </w:delText>
        </w:r>
      </w:del>
      <w:r w:rsidR="00CC09E7">
        <w:rPr>
          <w:rFonts w:ascii="Times New Roman" w:eastAsia="Times New Roman" w:hAnsi="Times New Roman" w:cs="Times New Roman"/>
          <w:kern w:val="0"/>
          <w:sz w:val="24"/>
          <w:szCs w:val="24"/>
          <w:lang w:val="en-GB" w:eastAsia="en-GB"/>
          <w14:ligatures w14:val="none"/>
        </w:rPr>
        <w:t>.68</w:t>
      </w:r>
      <w:r>
        <w:rPr>
          <w:rFonts w:ascii="Times New Roman" w:eastAsia="Times New Roman" w:hAnsi="Times New Roman" w:cs="Times New Roman"/>
          <w:kern w:val="0"/>
          <w:sz w:val="24"/>
          <w:szCs w:val="24"/>
          <w:lang w:val="en-GB" w:eastAsia="en-GB"/>
          <w14:ligatures w14:val="none"/>
        </w:rPr>
        <w:t>).</w:t>
      </w:r>
      <w:r w:rsidR="00CC09E7">
        <w:rPr>
          <w:rFonts w:ascii="Times New Roman" w:eastAsia="Times New Roman" w:hAnsi="Times New Roman" w:cs="Times New Roman"/>
          <w:kern w:val="0"/>
          <w:sz w:val="24"/>
          <w:szCs w:val="24"/>
          <w:lang w:val="en-GB" w:eastAsia="en-GB"/>
          <w14:ligatures w14:val="none"/>
        </w:rPr>
        <w:t xml:space="preserve"> </w:t>
      </w:r>
      <w:r w:rsidR="00CC09E7" w:rsidRPr="00901414">
        <w:rPr>
          <w:rFonts w:ascii="Times New Roman" w:eastAsia="Times New Roman" w:hAnsi="Times New Roman" w:cs="Times New Roman"/>
          <w:kern w:val="0"/>
          <w:sz w:val="24"/>
          <w:szCs w:val="24"/>
          <w:lang w:val="en-GB" w:eastAsia="en-GB"/>
          <w14:ligatures w14:val="none"/>
        </w:rPr>
        <w:t>For c</w:t>
      </w:r>
      <w:r w:rsidR="00CC09E7" w:rsidRPr="00FA3CE6">
        <w:rPr>
          <w:rFonts w:ascii="Times New Roman" w:eastAsia="Times New Roman" w:hAnsi="Times New Roman" w:cs="Times New Roman"/>
          <w:kern w:val="0"/>
          <w:sz w:val="24"/>
          <w:szCs w:val="24"/>
          <w:lang w:val="en-GB" w:eastAsia="en-GB"/>
          <w14:ligatures w14:val="none"/>
        </w:rPr>
        <w:t xml:space="preserve">hild attachment </w:t>
      </w:r>
      <w:r w:rsidR="00CC09E7">
        <w:rPr>
          <w:rFonts w:ascii="Times New Roman" w:eastAsia="Times New Roman" w:hAnsi="Times New Roman" w:cs="Times New Roman"/>
          <w:kern w:val="0"/>
          <w:sz w:val="24"/>
          <w:szCs w:val="24"/>
          <w:lang w:val="en-GB" w:eastAsia="en-GB"/>
          <w14:ligatures w14:val="none"/>
        </w:rPr>
        <w:t>disorganisation,</w:t>
      </w:r>
      <w:r w:rsidR="00CC09E7" w:rsidRPr="00FA3CE6">
        <w:rPr>
          <w:rFonts w:ascii="Times New Roman" w:eastAsia="Times New Roman" w:hAnsi="Times New Roman" w:cs="Times New Roman"/>
          <w:kern w:val="0"/>
          <w:sz w:val="24"/>
          <w:szCs w:val="24"/>
          <w:lang w:val="en-GB" w:eastAsia="en-GB"/>
          <w14:ligatures w14:val="none"/>
        </w:rPr>
        <w:t xml:space="preserve"> assessed using the </w:t>
      </w:r>
      <w:r w:rsidR="00CC09E7">
        <w:rPr>
          <w:rFonts w:ascii="Times New Roman" w:eastAsia="Times New Roman" w:hAnsi="Times New Roman" w:cs="Times New Roman"/>
          <w:kern w:val="0"/>
          <w:sz w:val="24"/>
          <w:szCs w:val="24"/>
          <w:lang w:val="en-GB" w:eastAsia="en-GB"/>
          <w14:ligatures w14:val="none"/>
        </w:rPr>
        <w:t xml:space="preserve">SSP, there were no significant between-group differences in the proportions of children who were classified as insecure at either T1 or T3. While neither group showed a significant reduction from T1 to T3 in terms of the </w:t>
      </w:r>
      <w:del w:id="260" w:author="Nancy Briggs" w:date="2024-03-31T12:20:00Z">
        <w:r w:rsidR="00CC09E7" w:rsidDel="0007662F">
          <w:rPr>
            <w:rFonts w:ascii="Times New Roman" w:eastAsia="Times New Roman" w:hAnsi="Times New Roman" w:cs="Times New Roman"/>
            <w:kern w:val="0"/>
            <w:sz w:val="24"/>
            <w:szCs w:val="24"/>
            <w:lang w:val="en-GB" w:eastAsia="en-GB"/>
            <w14:ligatures w14:val="none"/>
          </w:rPr>
          <w:delText xml:space="preserve">likelihood </w:delText>
        </w:r>
      </w:del>
      <w:ins w:id="261" w:author="Nancy Briggs" w:date="2024-03-31T12:20:00Z">
        <w:r w:rsidR="0007662F">
          <w:rPr>
            <w:rFonts w:ascii="Times New Roman" w:eastAsia="Times New Roman" w:hAnsi="Times New Roman" w:cs="Times New Roman"/>
            <w:kern w:val="0"/>
            <w:sz w:val="24"/>
            <w:szCs w:val="24"/>
            <w:lang w:val="en-GB" w:eastAsia="en-GB"/>
            <w14:ligatures w14:val="none"/>
          </w:rPr>
          <w:t>odds</w:t>
        </w:r>
        <w:r w:rsidR="0007662F">
          <w:rPr>
            <w:rFonts w:ascii="Times New Roman" w:eastAsia="Times New Roman" w:hAnsi="Times New Roman" w:cs="Times New Roman"/>
            <w:kern w:val="0"/>
            <w:sz w:val="24"/>
            <w:szCs w:val="24"/>
            <w:lang w:val="en-GB" w:eastAsia="en-GB"/>
            <w14:ligatures w14:val="none"/>
          </w:rPr>
          <w:t xml:space="preserve"> </w:t>
        </w:r>
      </w:ins>
      <w:r w:rsidR="00CC09E7">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ins w:id="262" w:author="Nancy Briggs" w:date="2024-03-31T12:21:00Z">
        <w:r w:rsidR="004D02A9">
          <w:rPr>
            <w:rFonts w:ascii="Times New Roman" w:eastAsia="Times New Roman" w:hAnsi="Times New Roman" w:cs="Times New Roman"/>
            <w:kern w:val="0"/>
            <w:sz w:val="24"/>
            <w:szCs w:val="24"/>
            <w:lang w:val="en-GB" w:eastAsia="en-GB"/>
            <w14:ligatures w14:val="none"/>
          </w:rPr>
          <w:t>=</w:t>
        </w:r>
      </w:ins>
      <w:del w:id="263" w:author="Nancy Briggs" w:date="2024-03-31T12:21:00Z">
        <w:r w:rsidR="00CC09E7" w:rsidDel="004D02A9">
          <w:rPr>
            <w:rFonts w:ascii="Times New Roman" w:eastAsia="Times New Roman" w:hAnsi="Times New Roman" w:cs="Times New Roman"/>
            <w:kern w:val="0"/>
            <w:sz w:val="24"/>
            <w:szCs w:val="24"/>
            <w:lang w:val="en-GB" w:eastAsia="en-GB"/>
            <w14:ligatures w14:val="none"/>
          </w:rPr>
          <w:delText xml:space="preserve"> </w:delText>
        </w:r>
      </w:del>
      <w:ins w:id="264" w:author="Nancy Briggs" w:date="2024-03-31T12:21:00Z">
        <w:r w:rsidR="004D02A9">
          <w:rPr>
            <w:rFonts w:ascii="Times New Roman" w:eastAsia="Times New Roman" w:hAnsi="Times New Roman" w:cs="Times New Roman"/>
            <w:kern w:val="0"/>
            <w:sz w:val="24"/>
            <w:szCs w:val="24"/>
            <w:lang w:val="en-GB" w:eastAsia="en-GB"/>
            <w14:ligatures w14:val="none"/>
          </w:rPr>
          <w:t>0</w:t>
        </w:r>
      </w:ins>
      <w:r w:rsidR="00CC09E7">
        <w:rPr>
          <w:rFonts w:ascii="Times New Roman" w:eastAsia="Times New Roman" w:hAnsi="Times New Roman" w:cs="Times New Roman"/>
          <w:kern w:val="0"/>
          <w:sz w:val="24"/>
          <w:szCs w:val="24"/>
          <w:lang w:val="en-GB" w:eastAsia="en-GB"/>
          <w14:ligatures w14:val="none"/>
        </w:rPr>
        <w:t>.31; COS-P: 44.8% at T1 to 25% at T3, OR</w:t>
      </w:r>
      <w:ins w:id="265" w:author="Nancy Briggs" w:date="2024-03-31T12:21:00Z">
        <w:r w:rsidR="004D02A9">
          <w:rPr>
            <w:rFonts w:ascii="Times New Roman" w:eastAsia="Times New Roman" w:hAnsi="Times New Roman" w:cs="Times New Roman"/>
            <w:kern w:val="0"/>
            <w:sz w:val="24"/>
            <w:szCs w:val="24"/>
            <w:lang w:val="en-GB" w:eastAsia="en-GB"/>
            <w14:ligatures w14:val="none"/>
          </w:rPr>
          <w:t>=0</w:t>
        </w:r>
      </w:ins>
      <w:del w:id="266" w:author="Nancy Briggs" w:date="2024-03-31T12:21:00Z">
        <w:r w:rsidR="00CC09E7" w:rsidDel="004D02A9">
          <w:rPr>
            <w:rFonts w:ascii="Times New Roman" w:eastAsia="Times New Roman" w:hAnsi="Times New Roman" w:cs="Times New Roman"/>
            <w:kern w:val="0"/>
            <w:sz w:val="24"/>
            <w:szCs w:val="24"/>
            <w:lang w:val="en-GB" w:eastAsia="en-GB"/>
            <w14:ligatures w14:val="none"/>
          </w:rPr>
          <w:delText xml:space="preserve"> </w:delText>
        </w:r>
      </w:del>
      <w:r w:rsidR="00CC09E7">
        <w:rPr>
          <w:rFonts w:ascii="Times New Roman" w:eastAsia="Times New Roman" w:hAnsi="Times New Roman" w:cs="Times New Roman"/>
          <w:kern w:val="0"/>
          <w:sz w:val="24"/>
          <w:szCs w:val="24"/>
          <w:lang w:val="en-GB" w:eastAsia="en-GB"/>
          <w14:ligatures w14:val="none"/>
        </w:rPr>
        <w:t xml:space="preserve">.48). </w:t>
      </w:r>
      <w:r w:rsidR="00CC09E7" w:rsidRPr="0005739B">
        <w:rPr>
          <w:rFonts w:ascii="Times New Roman" w:eastAsia="Times New Roman" w:hAnsi="Times New Roman" w:cs="Times New Roman"/>
          <w:kern w:val="0"/>
          <w:sz w:val="24"/>
          <w:szCs w:val="24"/>
          <w:highlight w:val="yellow"/>
          <w:lang w:val="en-GB" w:eastAsia="en-GB"/>
          <w14:ligatures w14:val="none"/>
        </w:rPr>
        <w:t>For both SSP-Insecurity and SSP-disorganisation, the hypotheses that there would be gradient effects in terms of the magnitude of gains from T1 to T3 [PCIT&gt; COS-P group], were not supported.</w:t>
      </w:r>
    </w:p>
    <w:p w14:paraId="522607CC" w14:textId="34F1AE0C" w:rsidR="00401451"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Problematic c</w:t>
      </w:r>
      <w:r w:rsidRPr="00FA3CE6">
        <w:rPr>
          <w:rFonts w:ascii="Times New Roman" w:eastAsia="Times New Roman" w:hAnsi="Times New Roman" w:cs="Times New Roman"/>
          <w:b/>
          <w:bCs/>
          <w:kern w:val="0"/>
          <w:sz w:val="24"/>
          <w:szCs w:val="24"/>
          <w:lang w:val="en-GB" w:eastAsia="en-GB"/>
          <w14:ligatures w14:val="none"/>
        </w:rPr>
        <w:t xml:space="preserve">hild </w:t>
      </w:r>
      <w:r>
        <w:rPr>
          <w:rFonts w:ascii="Times New Roman" w:eastAsia="Times New Roman" w:hAnsi="Times New Roman" w:cs="Times New Roman"/>
          <w:b/>
          <w:bCs/>
          <w:kern w:val="0"/>
          <w:sz w:val="24"/>
          <w:szCs w:val="24"/>
          <w:lang w:val="en-GB" w:eastAsia="en-GB"/>
          <w14:ligatures w14:val="none"/>
        </w:rPr>
        <w:t xml:space="preserve">behaviour. </w:t>
      </w:r>
      <w:r w:rsidR="00FA700E">
        <w:rPr>
          <w:rFonts w:ascii="Times New Roman" w:eastAsia="Times New Roman" w:hAnsi="Times New Roman" w:cs="Times New Roman"/>
          <w:kern w:val="0"/>
          <w:sz w:val="24"/>
          <w:szCs w:val="24"/>
          <w:lang w:val="en-GB" w:eastAsia="en-GB"/>
          <w14:ligatures w14:val="none"/>
        </w:rPr>
        <w:t>For externalising behaviour,</w:t>
      </w:r>
      <w:r w:rsidR="0005739B">
        <w:rPr>
          <w:rFonts w:ascii="Times New Roman" w:eastAsia="Times New Roman" w:hAnsi="Times New Roman" w:cs="Times New Roman"/>
          <w:kern w:val="0"/>
          <w:sz w:val="24"/>
          <w:szCs w:val="24"/>
          <w:lang w:val="en-GB" w:eastAsia="en-GB"/>
          <w14:ligatures w14:val="none"/>
        </w:rPr>
        <w:t xml:space="preserve"> assessed using the CBCL externalising scale,</w:t>
      </w:r>
      <w:r w:rsidR="00FA700E">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FA700E">
        <w:rPr>
          <w:rFonts w:ascii="Times New Roman" w:eastAsia="Times New Roman" w:hAnsi="Times New Roman" w:cs="Times New Roman"/>
          <w:i/>
          <w:iCs/>
          <w:kern w:val="0"/>
          <w:sz w:val="24"/>
          <w:szCs w:val="24"/>
          <w:lang w:val="en-GB" w:eastAsia="en-GB"/>
          <w14:ligatures w14:val="none"/>
        </w:rPr>
        <w:t xml:space="preserve">p </w:t>
      </w:r>
      <w:ins w:id="267" w:author="Nancy Briggs" w:date="2024-03-31T12:33:00Z">
        <w:r w:rsidR="009F771D">
          <w:rPr>
            <w:rFonts w:ascii="Times New Roman" w:eastAsia="Times New Roman" w:hAnsi="Times New Roman" w:cs="Times New Roman"/>
            <w:kern w:val="0"/>
            <w:sz w:val="24"/>
            <w:szCs w:val="24"/>
            <w:lang w:val="en-GB" w:eastAsia="en-GB"/>
            <w14:ligatures w14:val="none"/>
          </w:rPr>
          <w:t>&lt;</w:t>
        </w:r>
      </w:ins>
      <w:del w:id="268" w:author="Nancy Briggs" w:date="2024-03-31T12:33:00Z">
        <w:r w:rsidR="00FA700E" w:rsidDel="009F771D">
          <w:rPr>
            <w:rFonts w:ascii="Times New Roman" w:eastAsia="Times New Roman" w:hAnsi="Times New Roman" w:cs="Times New Roman"/>
            <w:kern w:val="0"/>
            <w:sz w:val="24"/>
            <w:szCs w:val="24"/>
            <w:lang w:val="en-GB" w:eastAsia="en-GB"/>
            <w14:ligatures w14:val="none"/>
          </w:rPr>
          <w:delText>=</w:delText>
        </w:r>
      </w:del>
      <w:r w:rsidR="00FA700E">
        <w:rPr>
          <w:rFonts w:ascii="Times New Roman" w:eastAsia="Times New Roman" w:hAnsi="Times New Roman" w:cs="Times New Roman"/>
          <w:kern w:val="0"/>
          <w:sz w:val="24"/>
          <w:szCs w:val="24"/>
          <w:lang w:val="en-GB" w:eastAsia="en-GB"/>
          <w14:ligatures w14:val="none"/>
        </w:rPr>
        <w:t xml:space="preserve"> .00</w:t>
      </w:r>
      <w:ins w:id="269" w:author="Nancy Briggs" w:date="2024-03-31T12:33:00Z">
        <w:r w:rsidR="009F771D">
          <w:rPr>
            <w:rFonts w:ascii="Times New Roman" w:eastAsia="Times New Roman" w:hAnsi="Times New Roman" w:cs="Times New Roman"/>
            <w:kern w:val="0"/>
            <w:sz w:val="24"/>
            <w:szCs w:val="24"/>
            <w:lang w:val="en-GB" w:eastAsia="en-GB"/>
            <w14:ligatures w14:val="none"/>
          </w:rPr>
          <w:t>1</w:t>
        </w:r>
      </w:ins>
      <w:del w:id="270" w:author="Nancy Briggs" w:date="2024-03-31T12:33:00Z">
        <w:r w:rsidR="00FA700E" w:rsidDel="009F771D">
          <w:rPr>
            <w:rFonts w:ascii="Times New Roman" w:eastAsia="Times New Roman" w:hAnsi="Times New Roman" w:cs="Times New Roman"/>
            <w:kern w:val="0"/>
            <w:sz w:val="24"/>
            <w:szCs w:val="24"/>
            <w:lang w:val="en-GB" w:eastAsia="en-GB"/>
            <w14:ligatures w14:val="none"/>
          </w:rPr>
          <w:delText>0</w:delText>
        </w:r>
      </w:del>
      <w:r w:rsidR="00FA700E">
        <w:rPr>
          <w:rFonts w:ascii="Times New Roman" w:eastAsia="Times New Roman" w:hAnsi="Times New Roman" w:cs="Times New Roman"/>
          <w:kern w:val="0"/>
          <w:sz w:val="24"/>
          <w:szCs w:val="24"/>
          <w:lang w:val="en-GB" w:eastAsia="en-GB"/>
          <w14:ligatures w14:val="none"/>
        </w:rPr>
        <w:t xml:space="preserve">), </w:t>
      </w:r>
      <w:ins w:id="271" w:author="Nancy Briggs" w:date="2024-03-31T12:22:00Z">
        <w:r w:rsidR="00685AB0">
          <w:rPr>
            <w:rFonts w:ascii="Times New Roman" w:eastAsia="Times New Roman" w:hAnsi="Times New Roman" w:cs="Times New Roman"/>
            <w:kern w:val="0"/>
            <w:sz w:val="24"/>
            <w:szCs w:val="24"/>
            <w:lang w:val="en-GB" w:eastAsia="en-GB"/>
            <w14:ligatures w14:val="none"/>
          </w:rPr>
          <w:t xml:space="preserve">and no </w:t>
        </w:r>
      </w:ins>
      <w:del w:id="272" w:author="Nancy Briggs" w:date="2024-03-31T12:22:00Z">
        <w:r w:rsidR="00FA700E" w:rsidDel="00C8458E">
          <w:rPr>
            <w:rFonts w:ascii="Times New Roman" w:eastAsia="Times New Roman" w:hAnsi="Times New Roman" w:cs="Times New Roman"/>
            <w:kern w:val="0"/>
            <w:sz w:val="24"/>
            <w:szCs w:val="24"/>
            <w:lang w:val="en-GB" w:eastAsia="en-GB"/>
            <w14:ligatures w14:val="none"/>
          </w:rPr>
          <w:delText xml:space="preserve">a trend </w:delText>
        </w:r>
      </w:del>
      <w:r w:rsidR="00FA700E">
        <w:rPr>
          <w:rFonts w:ascii="Times New Roman" w:eastAsia="Times New Roman" w:hAnsi="Times New Roman" w:cs="Times New Roman"/>
          <w:kern w:val="0"/>
          <w:sz w:val="24"/>
          <w:szCs w:val="24"/>
          <w:lang w:val="en-GB" w:eastAsia="en-GB"/>
          <w14:ligatures w14:val="none"/>
        </w:rPr>
        <w:t>for significance for group (</w:t>
      </w:r>
      <w:r w:rsidR="00FA700E" w:rsidRPr="00FA700E">
        <w:rPr>
          <w:rFonts w:ascii="Times New Roman" w:eastAsia="Times New Roman" w:hAnsi="Times New Roman" w:cs="Times New Roman"/>
          <w:i/>
          <w:iCs/>
          <w:kern w:val="0"/>
          <w:sz w:val="24"/>
          <w:szCs w:val="24"/>
          <w:lang w:val="en-GB" w:eastAsia="en-GB"/>
          <w14:ligatures w14:val="none"/>
        </w:rPr>
        <w:t>p</w:t>
      </w:r>
      <w:r w:rsidR="00FA700E">
        <w:rPr>
          <w:rFonts w:ascii="Times New Roman" w:eastAsia="Times New Roman" w:hAnsi="Times New Roman" w:cs="Times New Roman"/>
          <w:kern w:val="0"/>
          <w:sz w:val="24"/>
          <w:szCs w:val="24"/>
          <w:lang w:val="en-GB" w:eastAsia="en-GB"/>
          <w14:ligatures w14:val="none"/>
        </w:rPr>
        <w:t xml:space="preserve"> = 0.071) and </w:t>
      </w:r>
      <w:del w:id="273" w:author="Nancy Briggs" w:date="2024-03-31T12:22:00Z">
        <w:r w:rsidR="00FA700E" w:rsidDel="00C8458E">
          <w:rPr>
            <w:rFonts w:ascii="Times New Roman" w:eastAsia="Times New Roman" w:hAnsi="Times New Roman" w:cs="Times New Roman"/>
            <w:kern w:val="0"/>
            <w:sz w:val="24"/>
            <w:szCs w:val="24"/>
            <w:lang w:val="en-GB" w:eastAsia="en-GB"/>
            <w14:ligatures w14:val="none"/>
          </w:rPr>
          <w:delText xml:space="preserve">no significant </w:delText>
        </w:r>
      </w:del>
      <w:r w:rsidR="00FA700E">
        <w:rPr>
          <w:rFonts w:ascii="Times New Roman" w:eastAsia="Times New Roman" w:hAnsi="Times New Roman" w:cs="Times New Roman"/>
          <w:kern w:val="0"/>
          <w:sz w:val="24"/>
          <w:szCs w:val="24"/>
          <w:lang w:val="en-GB" w:eastAsia="en-GB"/>
          <w14:ligatures w14:val="none"/>
        </w:rPr>
        <w:t>effect for time x group (</w:t>
      </w:r>
      <w:r w:rsidR="00FA700E" w:rsidRPr="00FA700E">
        <w:rPr>
          <w:rFonts w:ascii="Times New Roman" w:eastAsia="Times New Roman" w:hAnsi="Times New Roman" w:cs="Times New Roman"/>
          <w:i/>
          <w:iCs/>
          <w:kern w:val="0"/>
          <w:sz w:val="24"/>
          <w:szCs w:val="24"/>
          <w:lang w:val="en-GB" w:eastAsia="en-GB"/>
          <w14:ligatures w14:val="none"/>
        </w:rPr>
        <w:t>p</w:t>
      </w:r>
      <w:r w:rsidR="00FA700E">
        <w:rPr>
          <w:rFonts w:ascii="Times New Roman" w:eastAsia="Times New Roman" w:hAnsi="Times New Roman" w:cs="Times New Roman"/>
          <w:kern w:val="0"/>
          <w:sz w:val="24"/>
          <w:szCs w:val="24"/>
          <w:lang w:val="en-GB" w:eastAsia="en-GB"/>
          <w14:ligatures w14:val="none"/>
        </w:rPr>
        <w:t xml:space="preserve"> = .591). </w:t>
      </w:r>
      <w:del w:id="274" w:author="Nancy Briggs" w:date="2024-03-26T09:28:00Z">
        <w:r w:rsidR="00FA700E" w:rsidDel="00544E84">
          <w:rPr>
            <w:rFonts w:ascii="Times New Roman" w:eastAsia="Times New Roman" w:hAnsi="Times New Roman" w:cs="Times New Roman"/>
            <w:kern w:val="0"/>
            <w:sz w:val="24"/>
            <w:szCs w:val="24"/>
            <w:lang w:val="en-GB" w:eastAsia="en-GB"/>
            <w14:ligatures w14:val="none"/>
          </w:rPr>
          <w:delText>Post hoc analyses</w:delText>
        </w:r>
      </w:del>
      <w:ins w:id="275"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sidR="00FA700E">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Pr>
          <w:rFonts w:ascii="Times New Roman" w:eastAsia="Times New Roman" w:hAnsi="Times New Roman" w:cs="Times New Roman"/>
          <w:kern w:val="0"/>
          <w:sz w:val="24"/>
          <w:szCs w:val="24"/>
          <w:lang w:val="en-GB" w:eastAsia="en-GB"/>
          <w14:ligatures w14:val="none"/>
        </w:rPr>
        <w:t xml:space="preserve">. The </w:t>
      </w:r>
      <w:r w:rsidR="00FA700E">
        <w:rPr>
          <w:rFonts w:ascii="Times New Roman" w:eastAsia="Times New Roman" w:hAnsi="Times New Roman" w:cs="Times New Roman"/>
          <w:kern w:val="0"/>
          <w:sz w:val="24"/>
          <w:szCs w:val="24"/>
          <w:lang w:val="en-GB" w:eastAsia="en-GB"/>
          <w14:ligatures w14:val="none"/>
        </w:rPr>
        <w:t xml:space="preserve">PCIT-T </w:t>
      </w:r>
      <w:r w:rsidR="0005739B">
        <w:rPr>
          <w:rFonts w:ascii="Times New Roman" w:eastAsia="Times New Roman" w:hAnsi="Times New Roman" w:cs="Times New Roman"/>
          <w:kern w:val="0"/>
          <w:sz w:val="24"/>
          <w:szCs w:val="24"/>
          <w:lang w:val="en-GB" w:eastAsia="en-GB"/>
          <w14:ligatures w14:val="none"/>
        </w:rPr>
        <w:t xml:space="preserve">and COS-P </w:t>
      </w:r>
      <w:r w:rsidR="00FA700E">
        <w:rPr>
          <w:rFonts w:ascii="Times New Roman" w:eastAsia="Times New Roman" w:hAnsi="Times New Roman" w:cs="Times New Roman"/>
          <w:kern w:val="0"/>
          <w:sz w:val="24"/>
          <w:szCs w:val="24"/>
          <w:lang w:val="en-GB" w:eastAsia="en-GB"/>
          <w14:ligatures w14:val="none"/>
        </w:rPr>
        <w:t>group</w:t>
      </w:r>
      <w:r w:rsidR="0005739B">
        <w:rPr>
          <w:rFonts w:ascii="Times New Roman" w:eastAsia="Times New Roman" w:hAnsi="Times New Roman" w:cs="Times New Roman"/>
          <w:kern w:val="0"/>
          <w:sz w:val="24"/>
          <w:szCs w:val="24"/>
          <w:lang w:val="en-GB" w:eastAsia="en-GB"/>
          <w14:ligatures w14:val="none"/>
        </w:rPr>
        <w:t>s</w:t>
      </w:r>
      <w:r w:rsidR="00FA700E">
        <w:rPr>
          <w:rFonts w:ascii="Times New Roman" w:eastAsia="Times New Roman" w:hAnsi="Times New Roman" w:cs="Times New Roman"/>
          <w:kern w:val="0"/>
          <w:sz w:val="24"/>
          <w:szCs w:val="24"/>
          <w:lang w:val="en-GB" w:eastAsia="en-GB"/>
          <w14:ligatures w14:val="none"/>
        </w:rPr>
        <w:t xml:space="preserve"> display</w:t>
      </w:r>
      <w:r w:rsidR="0005739B">
        <w:rPr>
          <w:rFonts w:ascii="Times New Roman" w:eastAsia="Times New Roman" w:hAnsi="Times New Roman" w:cs="Times New Roman"/>
          <w:kern w:val="0"/>
          <w:sz w:val="24"/>
          <w:szCs w:val="24"/>
          <w:lang w:val="en-GB" w:eastAsia="en-GB"/>
          <w14:ligatures w14:val="none"/>
        </w:rPr>
        <w:t>ed</w:t>
      </w:r>
      <w:r w:rsidR="00FA700E">
        <w:rPr>
          <w:rFonts w:ascii="Times New Roman" w:eastAsia="Times New Roman" w:hAnsi="Times New Roman" w:cs="Times New Roman"/>
          <w:kern w:val="0"/>
          <w:sz w:val="24"/>
          <w:szCs w:val="24"/>
          <w:lang w:val="en-GB" w:eastAsia="en-GB"/>
          <w14:ligatures w14:val="none"/>
        </w:rPr>
        <w:t xml:space="preserve"> significant within-group decreases in </w:t>
      </w:r>
      <w:r w:rsidR="00FA700E">
        <w:rPr>
          <w:rFonts w:ascii="Times New Roman" w:eastAsia="Times New Roman" w:hAnsi="Times New Roman" w:cs="Times New Roman"/>
          <w:kern w:val="0"/>
          <w:sz w:val="24"/>
          <w:szCs w:val="24"/>
          <w:lang w:val="en-GB" w:eastAsia="en-GB"/>
          <w14:ligatures w14:val="none"/>
        </w:rPr>
        <w:lastRenderedPageBreak/>
        <w:t xml:space="preserve">externalising behaviour from T1 to T2 </w:t>
      </w:r>
      <w:r w:rsidR="0005739B">
        <w:rPr>
          <w:rFonts w:ascii="Times New Roman" w:eastAsia="Times New Roman" w:hAnsi="Times New Roman" w:cs="Times New Roman"/>
          <w:kern w:val="0"/>
          <w:sz w:val="24"/>
          <w:szCs w:val="24"/>
          <w:lang w:val="en-GB" w:eastAsia="en-GB"/>
          <w14:ligatures w14:val="none"/>
        </w:rPr>
        <w:t xml:space="preserve">(PCIT-T: </w:t>
      </w:r>
      <w:r w:rsidR="0005739B" w:rsidRPr="0005739B">
        <w:rPr>
          <w:rFonts w:ascii="Times New Roman" w:eastAsia="Times New Roman" w:hAnsi="Times New Roman" w:cs="Times New Roman"/>
          <w:i/>
          <w:iCs/>
          <w:kern w:val="0"/>
          <w:sz w:val="24"/>
          <w:szCs w:val="24"/>
          <w:lang w:val="en-GB" w:eastAsia="en-GB"/>
          <w14:ligatures w14:val="none"/>
        </w:rPr>
        <w:t>p</w:t>
      </w:r>
      <w:r w:rsidR="0005739B">
        <w:rPr>
          <w:rFonts w:ascii="Times New Roman" w:eastAsia="Times New Roman" w:hAnsi="Times New Roman" w:cs="Times New Roman"/>
          <w:kern w:val="0"/>
          <w:sz w:val="24"/>
          <w:szCs w:val="24"/>
          <w:lang w:val="en-GB" w:eastAsia="en-GB"/>
          <w14:ligatures w14:val="none"/>
        </w:rPr>
        <w:t xml:space="preserve">=.00, </w:t>
      </w:r>
      <w:r w:rsidR="0005739B" w:rsidRPr="0005739B">
        <w:rPr>
          <w:rFonts w:ascii="Times New Roman" w:eastAsia="Times New Roman" w:hAnsi="Times New Roman" w:cs="Times New Roman"/>
          <w:i/>
          <w:iCs/>
          <w:kern w:val="0"/>
          <w:sz w:val="24"/>
          <w:szCs w:val="24"/>
          <w:lang w:val="en-GB" w:eastAsia="en-GB"/>
          <w14:ligatures w14:val="none"/>
        </w:rPr>
        <w:t>d</w:t>
      </w:r>
      <w:r w:rsidR="0005739B">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05739B">
        <w:rPr>
          <w:rFonts w:ascii="Times New Roman" w:eastAsia="Times New Roman" w:hAnsi="Times New Roman" w:cs="Times New Roman"/>
          <w:i/>
          <w:iCs/>
          <w:kern w:val="0"/>
          <w:sz w:val="24"/>
          <w:szCs w:val="24"/>
          <w:lang w:val="en-GB" w:eastAsia="en-GB"/>
          <w14:ligatures w14:val="none"/>
        </w:rPr>
        <w:t>p</w:t>
      </w:r>
      <w:r w:rsidR="0005739B">
        <w:rPr>
          <w:rFonts w:ascii="Times New Roman" w:eastAsia="Times New Roman" w:hAnsi="Times New Roman" w:cs="Times New Roman"/>
          <w:kern w:val="0"/>
          <w:sz w:val="24"/>
          <w:szCs w:val="24"/>
          <w:lang w:val="en-GB" w:eastAsia="en-GB"/>
          <w14:ligatures w14:val="none"/>
        </w:rPr>
        <w:t xml:space="preserve">=.02, </w:t>
      </w:r>
      <w:r w:rsidR="0005739B" w:rsidRPr="0005739B">
        <w:rPr>
          <w:rFonts w:ascii="Times New Roman" w:eastAsia="Times New Roman" w:hAnsi="Times New Roman" w:cs="Times New Roman"/>
          <w:i/>
          <w:iCs/>
          <w:kern w:val="0"/>
          <w:sz w:val="24"/>
          <w:szCs w:val="24"/>
          <w:lang w:val="en-GB" w:eastAsia="en-GB"/>
          <w14:ligatures w14:val="none"/>
        </w:rPr>
        <w:t>d</w:t>
      </w:r>
      <w:r w:rsidR="0005739B">
        <w:rPr>
          <w:rFonts w:ascii="Times New Roman" w:eastAsia="Times New Roman" w:hAnsi="Times New Roman" w:cs="Times New Roman"/>
          <w:kern w:val="0"/>
          <w:sz w:val="24"/>
          <w:szCs w:val="24"/>
          <w:lang w:val="en-GB" w:eastAsia="en-GB"/>
          <w14:ligatures w14:val="none"/>
        </w:rPr>
        <w:t xml:space="preserve">=.56, medium to large effect size) </w:t>
      </w:r>
      <w:r w:rsidR="00FA700E">
        <w:rPr>
          <w:rFonts w:ascii="Times New Roman" w:eastAsia="Times New Roman" w:hAnsi="Times New Roman" w:cs="Times New Roman"/>
          <w:kern w:val="0"/>
          <w:sz w:val="24"/>
          <w:szCs w:val="24"/>
          <w:lang w:val="en-GB" w:eastAsia="en-GB"/>
          <w14:ligatures w14:val="none"/>
        </w:rPr>
        <w:t xml:space="preserve">and </w:t>
      </w:r>
      <w:r w:rsidR="0005739B">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Pr>
          <w:rFonts w:ascii="Times New Roman" w:eastAsia="Times New Roman" w:hAnsi="Times New Roman" w:cs="Times New Roman"/>
          <w:kern w:val="0"/>
          <w:sz w:val="24"/>
          <w:szCs w:val="24"/>
          <w:lang w:val="en-GB" w:eastAsia="en-GB"/>
          <w14:ligatures w14:val="none"/>
        </w:rPr>
        <w:t>from T1 to T3 (</w:t>
      </w:r>
      <w:r w:rsidR="0005739B">
        <w:rPr>
          <w:rFonts w:ascii="Times New Roman" w:eastAsia="Times New Roman" w:hAnsi="Times New Roman" w:cs="Times New Roman"/>
          <w:i/>
          <w:iCs/>
          <w:kern w:val="0"/>
          <w:sz w:val="24"/>
          <w:szCs w:val="24"/>
          <w:lang w:val="en-GB" w:eastAsia="en-GB"/>
          <w14:ligatures w14:val="none"/>
        </w:rPr>
        <w:t>p</w:t>
      </w:r>
      <w:r w:rsidR="0005739B" w:rsidRPr="0005739B">
        <w:rPr>
          <w:rFonts w:ascii="Times New Roman" w:eastAsia="Times New Roman" w:hAnsi="Times New Roman" w:cs="Times New Roman"/>
          <w:kern w:val="0"/>
          <w:sz w:val="24"/>
          <w:szCs w:val="24"/>
          <w:lang w:val="en-GB" w:eastAsia="en-GB"/>
          <w14:ligatures w14:val="none"/>
        </w:rPr>
        <w:t>=.009</w:t>
      </w:r>
      <w:r w:rsidR="0005739B">
        <w:rPr>
          <w:rFonts w:ascii="Times New Roman" w:eastAsia="Times New Roman" w:hAnsi="Times New Roman" w:cs="Times New Roman"/>
          <w:i/>
          <w:iCs/>
          <w:kern w:val="0"/>
          <w:sz w:val="24"/>
          <w:szCs w:val="24"/>
          <w:lang w:val="en-GB" w:eastAsia="en-GB"/>
          <w14:ligatures w14:val="none"/>
        </w:rPr>
        <w:t>, d</w:t>
      </w:r>
      <w:r w:rsidR="0005739B" w:rsidRPr="0005739B">
        <w:rPr>
          <w:rFonts w:ascii="Times New Roman" w:eastAsia="Times New Roman" w:hAnsi="Times New Roman" w:cs="Times New Roman"/>
          <w:kern w:val="0"/>
          <w:sz w:val="24"/>
          <w:szCs w:val="24"/>
          <w:lang w:val="en-GB" w:eastAsia="en-GB"/>
          <w14:ligatures w14:val="none"/>
        </w:rPr>
        <w:t>=.51</w:t>
      </w:r>
      <w:r w:rsidR="0005739B">
        <w:rPr>
          <w:rFonts w:ascii="Times New Roman" w:eastAsia="Times New Roman" w:hAnsi="Times New Roman" w:cs="Times New Roman"/>
          <w:i/>
          <w:iCs/>
          <w:kern w:val="0"/>
          <w:sz w:val="24"/>
          <w:szCs w:val="24"/>
          <w:lang w:val="en-GB" w:eastAsia="en-GB"/>
          <w14:ligatures w14:val="none"/>
        </w:rPr>
        <w:t xml:space="preserve">, </w:t>
      </w:r>
      <w:r w:rsidR="0005739B" w:rsidRPr="0005739B">
        <w:rPr>
          <w:rFonts w:ascii="Times New Roman" w:eastAsia="Times New Roman" w:hAnsi="Times New Roman" w:cs="Times New Roman"/>
          <w:kern w:val="0"/>
          <w:sz w:val="24"/>
          <w:szCs w:val="24"/>
          <w:lang w:val="en-GB" w:eastAsia="en-GB"/>
          <w14:ligatures w14:val="none"/>
        </w:rPr>
        <w:t>medium effect size</w:t>
      </w:r>
      <w:r w:rsidR="00FA700E">
        <w:rPr>
          <w:rFonts w:ascii="Times New Roman" w:eastAsia="Times New Roman" w:hAnsi="Times New Roman" w:cs="Times New Roman"/>
          <w:kern w:val="0"/>
          <w:sz w:val="24"/>
          <w:szCs w:val="24"/>
          <w:lang w:val="en-GB" w:eastAsia="en-GB"/>
          <w14:ligatures w14:val="none"/>
        </w:rPr>
        <w:t>)</w:t>
      </w:r>
      <w:r w:rsidR="0005739B">
        <w:rPr>
          <w:rFonts w:ascii="Times New Roman" w:eastAsia="Times New Roman" w:hAnsi="Times New Roman" w:cs="Times New Roman"/>
          <w:kern w:val="0"/>
          <w:sz w:val="24"/>
          <w:szCs w:val="24"/>
          <w:lang w:val="en-GB" w:eastAsia="en-GB"/>
          <w14:ligatures w14:val="none"/>
        </w:rPr>
        <w:t xml:space="preserve"> and there were </w:t>
      </w:r>
      <w:r w:rsidR="00FA700E">
        <w:rPr>
          <w:rFonts w:ascii="Times New Roman" w:eastAsia="Times New Roman" w:hAnsi="Times New Roman" w:cs="Times New Roman"/>
          <w:kern w:val="0"/>
          <w:sz w:val="24"/>
          <w:szCs w:val="24"/>
          <w:lang w:val="en-GB" w:eastAsia="en-GB"/>
          <w14:ligatures w14:val="none"/>
        </w:rPr>
        <w:t xml:space="preserve">no </w:t>
      </w:r>
      <w:r w:rsidR="0005739B">
        <w:rPr>
          <w:rFonts w:ascii="Times New Roman" w:eastAsia="Times New Roman" w:hAnsi="Times New Roman" w:cs="Times New Roman"/>
          <w:kern w:val="0"/>
          <w:sz w:val="24"/>
          <w:szCs w:val="24"/>
          <w:lang w:val="en-GB" w:eastAsia="en-GB"/>
          <w14:ligatures w14:val="none"/>
        </w:rPr>
        <w:t xml:space="preserve">other </w:t>
      </w:r>
      <w:r w:rsidR="00FA700E">
        <w:rPr>
          <w:rFonts w:ascii="Times New Roman" w:eastAsia="Times New Roman" w:hAnsi="Times New Roman" w:cs="Times New Roman"/>
          <w:kern w:val="0"/>
          <w:sz w:val="24"/>
          <w:szCs w:val="24"/>
          <w:lang w:val="en-GB" w:eastAsia="en-GB"/>
          <w14:ligatures w14:val="none"/>
        </w:rPr>
        <w:t>within-group differences.</w:t>
      </w:r>
      <w:r w:rsidR="00FA700E" w:rsidRPr="00FA700E">
        <w:rPr>
          <w:rFonts w:ascii="Times New Roman" w:eastAsia="Times New Roman" w:hAnsi="Times New Roman" w:cs="Times New Roman"/>
          <w:kern w:val="0"/>
          <w:sz w:val="24"/>
          <w:szCs w:val="24"/>
          <w:lang w:val="en-GB" w:eastAsia="en-GB"/>
          <w14:ligatures w14:val="none"/>
        </w:rPr>
        <w:t xml:space="preserve"> </w:t>
      </w:r>
      <w:r w:rsidR="00FA700E" w:rsidRPr="0005739B">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[PCIT&gt; COS-P group], were not supported.</w:t>
      </w:r>
      <w:r w:rsidR="00FA700E">
        <w:rPr>
          <w:rFonts w:ascii="Times New Roman" w:eastAsia="Times New Roman" w:hAnsi="Times New Roman" w:cs="Times New Roman"/>
          <w:kern w:val="0"/>
          <w:sz w:val="24"/>
          <w:szCs w:val="24"/>
          <w:lang w:val="en-GB" w:eastAsia="en-GB"/>
          <w14:ligatures w14:val="none"/>
        </w:rPr>
        <w:t xml:space="preserve"> </w:t>
      </w:r>
    </w:p>
    <w:p w14:paraId="0580A02A" w14:textId="2B4B8953" w:rsidR="00B362A1"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internalising behaviour, </w:t>
      </w:r>
      <w:r w:rsidR="0005739B">
        <w:rPr>
          <w:rFonts w:ascii="Times New Roman" w:eastAsia="Times New Roman" w:hAnsi="Times New Roman" w:cs="Times New Roman"/>
          <w:kern w:val="0"/>
          <w:sz w:val="24"/>
          <w:szCs w:val="24"/>
          <w:lang w:val="en-GB" w:eastAsia="en-GB"/>
          <w14:ligatures w14:val="none"/>
        </w:rPr>
        <w:t xml:space="preserve">assessed using the CBCL internalising scale </w:t>
      </w:r>
      <w:r w:rsidR="00B362A1">
        <w:rPr>
          <w:rFonts w:ascii="Times New Roman" w:eastAsia="Times New Roman" w:hAnsi="Times New Roman" w:cs="Times New Roman"/>
          <w:kern w:val="0"/>
          <w:sz w:val="24"/>
          <w:szCs w:val="24"/>
          <w:lang w:val="en-GB" w:eastAsia="en-GB"/>
          <w14:ligatures w14:val="none"/>
        </w:rPr>
        <w:t>there was a significant effect for time (</w:t>
      </w:r>
      <w:r w:rsidR="00B362A1" w:rsidRPr="00FA700E">
        <w:rPr>
          <w:rFonts w:ascii="Times New Roman" w:eastAsia="Times New Roman" w:hAnsi="Times New Roman" w:cs="Times New Roman"/>
          <w:i/>
          <w:iCs/>
          <w:kern w:val="0"/>
          <w:sz w:val="24"/>
          <w:szCs w:val="24"/>
          <w:lang w:val="en-GB" w:eastAsia="en-GB"/>
          <w14:ligatures w14:val="none"/>
        </w:rPr>
        <w:t xml:space="preserve">p </w:t>
      </w:r>
      <w:ins w:id="276" w:author="Nancy Briggs" w:date="2024-03-31T12:33:00Z">
        <w:r w:rsidR="009F771D">
          <w:rPr>
            <w:rFonts w:ascii="Times New Roman" w:eastAsia="Times New Roman" w:hAnsi="Times New Roman" w:cs="Times New Roman"/>
            <w:kern w:val="0"/>
            <w:sz w:val="24"/>
            <w:szCs w:val="24"/>
            <w:lang w:val="en-GB" w:eastAsia="en-GB"/>
            <w14:ligatures w14:val="none"/>
          </w:rPr>
          <w:t>&lt;</w:t>
        </w:r>
      </w:ins>
      <w:del w:id="277" w:author="Nancy Briggs" w:date="2024-03-31T12:33:00Z">
        <w:r w:rsidR="00B362A1" w:rsidDel="009F771D">
          <w:rPr>
            <w:rFonts w:ascii="Times New Roman" w:eastAsia="Times New Roman" w:hAnsi="Times New Roman" w:cs="Times New Roman"/>
            <w:kern w:val="0"/>
            <w:sz w:val="24"/>
            <w:szCs w:val="24"/>
            <w:lang w:val="en-GB" w:eastAsia="en-GB"/>
            <w14:ligatures w14:val="none"/>
          </w:rPr>
          <w:delText>=</w:delText>
        </w:r>
      </w:del>
      <w:r w:rsidR="00B362A1">
        <w:rPr>
          <w:rFonts w:ascii="Times New Roman" w:eastAsia="Times New Roman" w:hAnsi="Times New Roman" w:cs="Times New Roman"/>
          <w:kern w:val="0"/>
          <w:sz w:val="24"/>
          <w:szCs w:val="24"/>
          <w:lang w:val="en-GB" w:eastAsia="en-GB"/>
          <w14:ligatures w14:val="none"/>
        </w:rPr>
        <w:t xml:space="preserve"> .00</w:t>
      </w:r>
      <w:ins w:id="278" w:author="Nancy Briggs" w:date="2024-03-31T12:33:00Z">
        <w:r w:rsidR="009F771D">
          <w:rPr>
            <w:rFonts w:ascii="Times New Roman" w:eastAsia="Times New Roman" w:hAnsi="Times New Roman" w:cs="Times New Roman"/>
            <w:kern w:val="0"/>
            <w:sz w:val="24"/>
            <w:szCs w:val="24"/>
            <w:lang w:val="en-GB" w:eastAsia="en-GB"/>
            <w14:ligatures w14:val="none"/>
          </w:rPr>
          <w:t>1</w:t>
        </w:r>
      </w:ins>
      <w:del w:id="279" w:author="Nancy Briggs" w:date="2024-03-31T12:33:00Z">
        <w:r w:rsidR="00B362A1" w:rsidDel="009F771D">
          <w:rPr>
            <w:rFonts w:ascii="Times New Roman" w:eastAsia="Times New Roman" w:hAnsi="Times New Roman" w:cs="Times New Roman"/>
            <w:kern w:val="0"/>
            <w:sz w:val="24"/>
            <w:szCs w:val="24"/>
            <w:lang w:val="en-GB" w:eastAsia="en-GB"/>
            <w14:ligatures w14:val="none"/>
          </w:rPr>
          <w:delText>0</w:delText>
        </w:r>
      </w:del>
      <w:r w:rsidR="00B362A1">
        <w:rPr>
          <w:rFonts w:ascii="Times New Roman" w:eastAsia="Times New Roman" w:hAnsi="Times New Roman" w:cs="Times New Roman"/>
          <w:kern w:val="0"/>
          <w:sz w:val="24"/>
          <w:szCs w:val="24"/>
          <w:lang w:val="en-GB" w:eastAsia="en-GB"/>
          <w14:ligatures w14:val="none"/>
        </w:rPr>
        <w:t>), but no significant differences for group (</w:t>
      </w:r>
      <w:r w:rsidR="00B362A1" w:rsidRPr="00FA700E">
        <w:rPr>
          <w:rFonts w:ascii="Times New Roman" w:eastAsia="Times New Roman" w:hAnsi="Times New Roman" w:cs="Times New Roman"/>
          <w:i/>
          <w:iCs/>
          <w:kern w:val="0"/>
          <w:sz w:val="24"/>
          <w:szCs w:val="24"/>
          <w:lang w:val="en-GB" w:eastAsia="en-GB"/>
          <w14:ligatures w14:val="none"/>
        </w:rPr>
        <w:t>p</w:t>
      </w:r>
      <w:r w:rsidR="00B362A1">
        <w:rPr>
          <w:rFonts w:ascii="Times New Roman" w:eastAsia="Times New Roman" w:hAnsi="Times New Roman" w:cs="Times New Roman"/>
          <w:kern w:val="0"/>
          <w:sz w:val="24"/>
          <w:szCs w:val="24"/>
          <w:lang w:val="en-GB" w:eastAsia="en-GB"/>
          <w14:ligatures w14:val="none"/>
        </w:rPr>
        <w:t xml:space="preserve"> = 0.248) or time x group (</w:t>
      </w:r>
      <w:r w:rsidR="00B362A1" w:rsidRPr="00FA700E">
        <w:rPr>
          <w:rFonts w:ascii="Times New Roman" w:eastAsia="Times New Roman" w:hAnsi="Times New Roman" w:cs="Times New Roman"/>
          <w:i/>
          <w:iCs/>
          <w:kern w:val="0"/>
          <w:sz w:val="24"/>
          <w:szCs w:val="24"/>
          <w:lang w:val="en-GB" w:eastAsia="en-GB"/>
          <w14:ligatures w14:val="none"/>
        </w:rPr>
        <w:t>p</w:t>
      </w:r>
      <w:r w:rsidR="00B362A1">
        <w:rPr>
          <w:rFonts w:ascii="Times New Roman" w:eastAsia="Times New Roman" w:hAnsi="Times New Roman" w:cs="Times New Roman"/>
          <w:kern w:val="0"/>
          <w:sz w:val="24"/>
          <w:szCs w:val="24"/>
          <w:lang w:val="en-GB" w:eastAsia="en-GB"/>
          <w14:ligatures w14:val="none"/>
        </w:rPr>
        <w:t xml:space="preserve"> = .334</w:t>
      </w:r>
      <w:r w:rsidR="00B362A1" w:rsidRPr="0005739B">
        <w:rPr>
          <w:rFonts w:ascii="Times New Roman" w:eastAsia="Times New Roman" w:hAnsi="Times New Roman" w:cs="Times New Roman"/>
          <w:kern w:val="0"/>
          <w:sz w:val="24"/>
          <w:szCs w:val="24"/>
          <w:lang w:val="en-GB" w:eastAsia="en-GB"/>
          <w14:ligatures w14:val="none"/>
        </w:rPr>
        <w:t xml:space="preserve">). </w:t>
      </w:r>
      <w:del w:id="280" w:author="Nancy Briggs" w:date="2024-03-26T09:28:00Z">
        <w:r w:rsidR="00B362A1" w:rsidRPr="0005739B" w:rsidDel="00544E84">
          <w:rPr>
            <w:rFonts w:ascii="Times New Roman" w:eastAsia="Times New Roman" w:hAnsi="Times New Roman" w:cs="Times New Roman"/>
            <w:kern w:val="0"/>
            <w:sz w:val="24"/>
            <w:szCs w:val="24"/>
            <w:lang w:val="en-GB" w:eastAsia="en-GB"/>
            <w14:ligatures w14:val="none"/>
          </w:rPr>
          <w:delText>Post hoc analyses</w:delText>
        </w:r>
      </w:del>
      <w:ins w:id="281"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sidR="00B362A1" w:rsidRPr="0005739B">
        <w:rPr>
          <w:rFonts w:ascii="Times New Roman" w:eastAsia="Times New Roman" w:hAnsi="Times New Roman" w:cs="Times New Roman"/>
          <w:kern w:val="0"/>
          <w:sz w:val="24"/>
          <w:szCs w:val="24"/>
          <w:lang w:val="en-GB" w:eastAsia="en-GB"/>
          <w14:ligatures w14:val="none"/>
        </w:rPr>
        <w:t xml:space="preserve"> revealed </w:t>
      </w:r>
      <w:r w:rsidR="0005739B" w:rsidRPr="0005739B">
        <w:rPr>
          <w:rFonts w:ascii="Times New Roman" w:eastAsia="Times New Roman" w:hAnsi="Times New Roman" w:cs="Times New Roman"/>
          <w:kern w:val="0"/>
          <w:sz w:val="24"/>
          <w:szCs w:val="24"/>
          <w:lang w:val="en-GB" w:eastAsia="en-GB"/>
          <w14:ligatures w14:val="none"/>
        </w:rPr>
        <w:t>no</w:t>
      </w:r>
      <w:r w:rsidR="00B362A1" w:rsidRPr="0005739B">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Pr>
          <w:rFonts w:ascii="Times New Roman" w:eastAsia="Times New Roman" w:hAnsi="Times New Roman" w:cs="Times New Roman"/>
          <w:kern w:val="0"/>
          <w:sz w:val="24"/>
          <w:szCs w:val="24"/>
          <w:lang w:val="en-GB" w:eastAsia="en-GB"/>
          <w14:ligatures w14:val="none"/>
        </w:rPr>
        <w:t xml:space="preserve">. </w:t>
      </w:r>
      <w:r w:rsidR="0005739B" w:rsidRPr="0005739B">
        <w:rPr>
          <w:rFonts w:ascii="Times New Roman" w:eastAsia="Times New Roman" w:hAnsi="Times New Roman" w:cs="Times New Roman"/>
          <w:kern w:val="0"/>
          <w:sz w:val="24"/>
          <w:szCs w:val="24"/>
          <w:lang w:val="en-GB" w:eastAsia="en-GB"/>
          <w14:ligatures w14:val="none"/>
        </w:rPr>
        <w:t>The PCIT-T group showed a significant reduction in internalising symptoms from T1 to T2 (</w:t>
      </w:r>
      <w:r w:rsidR="0005739B" w:rsidRPr="0005739B">
        <w:rPr>
          <w:rFonts w:ascii="Times New Roman" w:eastAsia="Times New Roman" w:hAnsi="Times New Roman" w:cs="Times New Roman"/>
          <w:i/>
          <w:iCs/>
          <w:kern w:val="0"/>
          <w:sz w:val="24"/>
          <w:szCs w:val="24"/>
          <w:lang w:val="en-GB" w:eastAsia="en-GB"/>
          <w14:ligatures w14:val="none"/>
        </w:rPr>
        <w:t>p</w:t>
      </w:r>
      <w:r w:rsidR="0005739B" w:rsidRPr="0005739B">
        <w:rPr>
          <w:rFonts w:ascii="Times New Roman" w:eastAsia="Times New Roman" w:hAnsi="Times New Roman" w:cs="Times New Roman"/>
          <w:kern w:val="0"/>
          <w:sz w:val="24"/>
          <w:szCs w:val="24"/>
          <w:lang w:val="en-GB" w:eastAsia="en-GB"/>
          <w14:ligatures w14:val="none"/>
        </w:rPr>
        <w:t>=.00</w:t>
      </w:r>
      <w:ins w:id="282" w:author="Nancy Briggs" w:date="2024-03-31T12:31:00Z">
        <w:r w:rsidR="002E047C">
          <w:rPr>
            <w:rFonts w:ascii="Times New Roman" w:eastAsia="Times New Roman" w:hAnsi="Times New Roman" w:cs="Times New Roman"/>
            <w:kern w:val="0"/>
            <w:sz w:val="24"/>
            <w:szCs w:val="24"/>
            <w:lang w:val="en-GB" w:eastAsia="en-GB"/>
            <w14:ligatures w14:val="none"/>
          </w:rPr>
          <w:t>2</w:t>
        </w:r>
      </w:ins>
      <w:r w:rsidR="0005739B" w:rsidRPr="0005739B">
        <w:rPr>
          <w:rFonts w:ascii="Times New Roman" w:eastAsia="Times New Roman" w:hAnsi="Times New Roman" w:cs="Times New Roman"/>
          <w:kern w:val="0"/>
          <w:sz w:val="24"/>
          <w:szCs w:val="24"/>
          <w:lang w:val="en-GB" w:eastAsia="en-GB"/>
          <w14:ligatures w14:val="none"/>
        </w:rPr>
        <w:t xml:space="preserve">, </w:t>
      </w:r>
      <w:r w:rsidR="0005739B" w:rsidRPr="0005739B">
        <w:rPr>
          <w:rFonts w:ascii="Times New Roman" w:eastAsia="Times New Roman" w:hAnsi="Times New Roman" w:cs="Times New Roman"/>
          <w:i/>
          <w:iCs/>
          <w:kern w:val="0"/>
          <w:sz w:val="24"/>
          <w:szCs w:val="24"/>
          <w:lang w:val="en-GB" w:eastAsia="en-GB"/>
          <w14:ligatures w14:val="none"/>
        </w:rPr>
        <w:t>d</w:t>
      </w:r>
      <w:r w:rsidR="0005739B" w:rsidRPr="0005739B">
        <w:rPr>
          <w:rFonts w:ascii="Times New Roman" w:eastAsia="Times New Roman" w:hAnsi="Times New Roman" w:cs="Times New Roman"/>
          <w:kern w:val="0"/>
          <w:sz w:val="24"/>
          <w:szCs w:val="24"/>
          <w:lang w:val="en-GB" w:eastAsia="en-GB"/>
          <w14:ligatures w14:val="none"/>
        </w:rPr>
        <w:t>=.4</w:t>
      </w:r>
      <w:ins w:id="283" w:author="Nancy Briggs" w:date="2024-03-31T12:31:00Z">
        <w:r w:rsidR="002E047C">
          <w:rPr>
            <w:rFonts w:ascii="Times New Roman" w:eastAsia="Times New Roman" w:hAnsi="Times New Roman" w:cs="Times New Roman"/>
            <w:kern w:val="0"/>
            <w:sz w:val="24"/>
            <w:szCs w:val="24"/>
            <w:lang w:val="en-GB" w:eastAsia="en-GB"/>
            <w14:ligatures w14:val="none"/>
          </w:rPr>
          <w:t>8</w:t>
        </w:r>
      </w:ins>
      <w:del w:id="284" w:author="Nancy Briggs" w:date="2024-03-31T12:31:00Z">
        <w:r w:rsidR="0005739B" w:rsidRPr="0005739B" w:rsidDel="002E047C">
          <w:rPr>
            <w:rFonts w:ascii="Times New Roman" w:eastAsia="Times New Roman" w:hAnsi="Times New Roman" w:cs="Times New Roman"/>
            <w:kern w:val="0"/>
            <w:sz w:val="24"/>
            <w:szCs w:val="24"/>
            <w:lang w:val="en-GB" w:eastAsia="en-GB"/>
            <w14:ligatures w14:val="none"/>
          </w:rPr>
          <w:delText>1</w:delText>
        </w:r>
      </w:del>
      <w:r w:rsidR="0005739B" w:rsidRPr="0005739B">
        <w:rPr>
          <w:rFonts w:ascii="Times New Roman" w:eastAsia="Times New Roman" w:hAnsi="Times New Roman" w:cs="Times New Roman"/>
          <w:kern w:val="0"/>
          <w:sz w:val="24"/>
          <w:szCs w:val="24"/>
          <w:lang w:val="en-GB" w:eastAsia="en-GB"/>
          <w14:ligatures w14:val="none"/>
        </w:rPr>
        <w:t>, medium effect size) but there were</w:t>
      </w:r>
      <w:r w:rsidR="00B362A1" w:rsidRPr="0005739B">
        <w:rPr>
          <w:rFonts w:ascii="Times New Roman" w:eastAsia="Times New Roman" w:hAnsi="Times New Roman" w:cs="Times New Roman"/>
          <w:kern w:val="0"/>
          <w:sz w:val="24"/>
          <w:szCs w:val="24"/>
          <w:lang w:val="en-GB" w:eastAsia="en-GB"/>
          <w14:ligatures w14:val="none"/>
        </w:rPr>
        <w:t xml:space="preserve"> no </w:t>
      </w:r>
      <w:r w:rsidR="0005739B" w:rsidRPr="0005739B">
        <w:rPr>
          <w:rFonts w:ascii="Times New Roman" w:eastAsia="Times New Roman" w:hAnsi="Times New Roman" w:cs="Times New Roman"/>
          <w:kern w:val="0"/>
          <w:sz w:val="24"/>
          <w:szCs w:val="24"/>
          <w:lang w:val="en-GB" w:eastAsia="en-GB"/>
          <w14:ligatures w14:val="none"/>
        </w:rPr>
        <w:t xml:space="preserve">other significant </w:t>
      </w:r>
      <w:r w:rsidR="00B362A1" w:rsidRPr="0005739B">
        <w:rPr>
          <w:rFonts w:ascii="Times New Roman" w:eastAsia="Times New Roman" w:hAnsi="Times New Roman" w:cs="Times New Roman"/>
          <w:kern w:val="0"/>
          <w:sz w:val="24"/>
          <w:szCs w:val="24"/>
          <w:lang w:val="en-GB" w:eastAsia="en-GB"/>
          <w14:ligatures w14:val="none"/>
        </w:rPr>
        <w:t xml:space="preserve">within-group decreases. </w:t>
      </w:r>
      <w:r w:rsidR="00B362A1" w:rsidRPr="0005739B">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[PCIT&gt; COS-P group], were not supported.</w:t>
      </w:r>
      <w:r w:rsidR="00B362A1">
        <w:rPr>
          <w:rFonts w:ascii="Times New Roman" w:eastAsia="Times New Roman" w:hAnsi="Times New Roman" w:cs="Times New Roman"/>
          <w:kern w:val="0"/>
          <w:sz w:val="24"/>
          <w:szCs w:val="24"/>
          <w:lang w:val="en-GB" w:eastAsia="en-GB"/>
          <w14:ligatures w14:val="none"/>
        </w:rPr>
        <w:t xml:space="preserve"> </w:t>
      </w:r>
    </w:p>
    <w:p w14:paraId="35C18228" w14:textId="53230716" w:rsidR="00B362A1"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For general problem behaviours, </w:t>
      </w:r>
      <w:r w:rsidR="0005739B">
        <w:rPr>
          <w:rFonts w:ascii="Times New Roman" w:eastAsia="Times New Roman" w:hAnsi="Times New Roman" w:cs="Times New Roman"/>
          <w:kern w:val="0"/>
          <w:sz w:val="24"/>
          <w:szCs w:val="24"/>
          <w:lang w:val="en-GB" w:eastAsia="en-GB"/>
          <w14:ligatures w14:val="none"/>
        </w:rPr>
        <w:t xml:space="preserve">assessed using the BITSEA-Problem scale, </w:t>
      </w:r>
      <w:r>
        <w:rPr>
          <w:rFonts w:ascii="Times New Roman" w:eastAsia="Times New Roman" w:hAnsi="Times New Roman" w:cs="Times New Roman"/>
          <w:kern w:val="0"/>
          <w:sz w:val="24"/>
          <w:szCs w:val="24"/>
          <w:lang w:val="en-GB" w:eastAsia="en-GB"/>
          <w14:ligatures w14:val="none"/>
        </w:rPr>
        <w:t>there was a significant effect for time (</w:t>
      </w:r>
      <w:r w:rsidRPr="00FA700E">
        <w:rPr>
          <w:rFonts w:ascii="Times New Roman" w:eastAsia="Times New Roman" w:hAnsi="Times New Roman" w:cs="Times New Roman"/>
          <w:i/>
          <w:iCs/>
          <w:kern w:val="0"/>
          <w:sz w:val="24"/>
          <w:szCs w:val="24"/>
          <w:lang w:val="en-GB" w:eastAsia="en-GB"/>
          <w14:ligatures w14:val="none"/>
        </w:rPr>
        <w:t xml:space="preserve">p </w:t>
      </w:r>
      <w:ins w:id="285" w:author="Nancy Briggs" w:date="2024-03-31T12:32:00Z">
        <w:r w:rsidR="008E2F72">
          <w:rPr>
            <w:rFonts w:ascii="Times New Roman" w:eastAsia="Times New Roman" w:hAnsi="Times New Roman" w:cs="Times New Roman"/>
            <w:kern w:val="0"/>
            <w:sz w:val="24"/>
            <w:szCs w:val="24"/>
            <w:lang w:val="en-GB" w:eastAsia="en-GB"/>
            <w14:ligatures w14:val="none"/>
          </w:rPr>
          <w:t>&lt;</w:t>
        </w:r>
      </w:ins>
      <w:del w:id="286" w:author="Nancy Briggs" w:date="2024-03-31T12:32:00Z">
        <w:r w:rsidDel="008E2F72">
          <w:rPr>
            <w:rFonts w:ascii="Times New Roman" w:eastAsia="Times New Roman" w:hAnsi="Times New Roman" w:cs="Times New Roman"/>
            <w:kern w:val="0"/>
            <w:sz w:val="24"/>
            <w:szCs w:val="24"/>
            <w:lang w:val="en-GB" w:eastAsia="en-GB"/>
            <w14:ligatures w14:val="none"/>
          </w:rPr>
          <w:delText>=</w:delText>
        </w:r>
      </w:del>
      <w:r>
        <w:rPr>
          <w:rFonts w:ascii="Times New Roman" w:eastAsia="Times New Roman" w:hAnsi="Times New Roman" w:cs="Times New Roman"/>
          <w:kern w:val="0"/>
          <w:sz w:val="24"/>
          <w:szCs w:val="24"/>
          <w:lang w:val="en-GB" w:eastAsia="en-GB"/>
          <w14:ligatures w14:val="none"/>
        </w:rPr>
        <w:t xml:space="preserve"> .00</w:t>
      </w:r>
      <w:ins w:id="287" w:author="Nancy Briggs" w:date="2024-03-31T12:32:00Z">
        <w:r w:rsidR="00276157">
          <w:rPr>
            <w:rFonts w:ascii="Times New Roman" w:eastAsia="Times New Roman" w:hAnsi="Times New Roman" w:cs="Times New Roman"/>
            <w:kern w:val="0"/>
            <w:sz w:val="24"/>
            <w:szCs w:val="24"/>
            <w:lang w:val="en-GB" w:eastAsia="en-GB"/>
            <w14:ligatures w14:val="none"/>
          </w:rPr>
          <w:t>5</w:t>
        </w:r>
      </w:ins>
      <w:del w:id="288" w:author="Nancy Briggs" w:date="2024-03-31T12:32:00Z">
        <w:r w:rsidDel="008E2F72">
          <w:rPr>
            <w:rFonts w:ascii="Times New Roman" w:eastAsia="Times New Roman" w:hAnsi="Times New Roman" w:cs="Times New Roman"/>
            <w:kern w:val="0"/>
            <w:sz w:val="24"/>
            <w:szCs w:val="24"/>
            <w:lang w:val="en-GB" w:eastAsia="en-GB"/>
            <w14:ligatures w14:val="none"/>
          </w:rPr>
          <w:delText>0</w:delText>
        </w:r>
      </w:del>
      <w:r>
        <w:rPr>
          <w:rFonts w:ascii="Times New Roman" w:eastAsia="Times New Roman" w:hAnsi="Times New Roman" w:cs="Times New Roman"/>
          <w:kern w:val="0"/>
          <w:sz w:val="24"/>
          <w:szCs w:val="24"/>
          <w:lang w:val="en-GB" w:eastAsia="en-GB"/>
          <w14:ligatures w14:val="none"/>
        </w:rPr>
        <w:t>), time x group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.036)</w:t>
      </w:r>
      <w:r w:rsidRPr="00B362A1">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but no significant </w:t>
      </w:r>
      <w:r w:rsidR="0005739B">
        <w:rPr>
          <w:rFonts w:ascii="Times New Roman" w:eastAsia="Times New Roman" w:hAnsi="Times New Roman" w:cs="Times New Roman"/>
          <w:kern w:val="0"/>
          <w:sz w:val="24"/>
          <w:szCs w:val="24"/>
          <w:lang w:val="en-GB" w:eastAsia="en-GB"/>
          <w14:ligatures w14:val="none"/>
        </w:rPr>
        <w:t xml:space="preserve">effects </w:t>
      </w:r>
      <w:r>
        <w:rPr>
          <w:rFonts w:ascii="Times New Roman" w:eastAsia="Times New Roman" w:hAnsi="Times New Roman" w:cs="Times New Roman"/>
          <w:kern w:val="0"/>
          <w:sz w:val="24"/>
          <w:szCs w:val="24"/>
          <w:lang w:val="en-GB" w:eastAsia="en-GB"/>
          <w14:ligatures w14:val="none"/>
        </w:rPr>
        <w:t>for group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 0.199). </w:t>
      </w:r>
      <w:del w:id="289" w:author="Nancy Briggs" w:date="2024-03-26T09:28:00Z">
        <w:r w:rsidDel="00544E84">
          <w:rPr>
            <w:rFonts w:ascii="Times New Roman" w:eastAsia="Times New Roman" w:hAnsi="Times New Roman" w:cs="Times New Roman"/>
            <w:kern w:val="0"/>
            <w:sz w:val="24"/>
            <w:szCs w:val="24"/>
            <w:lang w:val="en-GB" w:eastAsia="en-GB"/>
            <w14:ligatures w14:val="none"/>
          </w:rPr>
          <w:delText>Post hoc analyses</w:delText>
        </w:r>
      </w:del>
      <w:ins w:id="290"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Pr>
          <w:rFonts w:ascii="Times New Roman" w:eastAsia="Times New Roman" w:hAnsi="Times New Roman" w:cs="Times New Roman"/>
          <w:kern w:val="0"/>
          <w:sz w:val="24"/>
          <w:szCs w:val="24"/>
          <w:lang w:val="en-GB" w:eastAsia="en-GB"/>
          <w14:ligatures w14:val="none"/>
        </w:rPr>
        <w:t>there was a</w:t>
      </w:r>
      <w:r>
        <w:rPr>
          <w:rFonts w:ascii="Times New Roman" w:eastAsia="Times New Roman" w:hAnsi="Times New Roman" w:cs="Times New Roman"/>
          <w:kern w:val="0"/>
          <w:sz w:val="24"/>
          <w:szCs w:val="24"/>
          <w:lang w:val="en-GB" w:eastAsia="en-GB"/>
          <w14:ligatures w14:val="none"/>
        </w:rPr>
        <w:t xml:space="preserve"> significant within-group decrease in problem behaviours for the PCIT-T group from T1 to T2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w:t>
      </w:r>
      <w:ins w:id="291" w:author="Nancy Briggs" w:date="2024-03-31T12:32:00Z">
        <w:r w:rsidR="009F771D">
          <w:rPr>
            <w:rFonts w:ascii="Times New Roman" w:eastAsia="Times New Roman" w:hAnsi="Times New Roman" w:cs="Times New Roman"/>
            <w:kern w:val="0"/>
            <w:sz w:val="24"/>
            <w:szCs w:val="24"/>
            <w:lang w:val="en-GB" w:eastAsia="en-GB"/>
            <w14:ligatures w14:val="none"/>
          </w:rPr>
          <w:t>&lt;</w:t>
        </w:r>
      </w:ins>
      <w:del w:id="292" w:author="Nancy Briggs" w:date="2024-03-31T12:32:00Z">
        <w:r w:rsidDel="009F771D">
          <w:rPr>
            <w:rFonts w:ascii="Times New Roman" w:eastAsia="Times New Roman" w:hAnsi="Times New Roman" w:cs="Times New Roman"/>
            <w:kern w:val="0"/>
            <w:sz w:val="24"/>
            <w:szCs w:val="24"/>
            <w:lang w:val="en-GB" w:eastAsia="en-GB"/>
            <w14:ligatures w14:val="none"/>
          </w:rPr>
          <w:delText>=</w:delText>
        </w:r>
      </w:del>
      <w:r>
        <w:rPr>
          <w:rFonts w:ascii="Times New Roman" w:eastAsia="Times New Roman" w:hAnsi="Times New Roman" w:cs="Times New Roman"/>
          <w:kern w:val="0"/>
          <w:sz w:val="24"/>
          <w:szCs w:val="24"/>
          <w:lang w:val="en-GB" w:eastAsia="en-GB"/>
          <w14:ligatures w14:val="none"/>
        </w:rPr>
        <w:t xml:space="preserve">  0.00</w:t>
      </w:r>
      <w:ins w:id="293" w:author="Nancy Briggs" w:date="2024-03-31T12:33:00Z">
        <w:r w:rsidR="009F771D">
          <w:rPr>
            <w:rFonts w:ascii="Times New Roman" w:eastAsia="Times New Roman" w:hAnsi="Times New Roman" w:cs="Times New Roman"/>
            <w:kern w:val="0"/>
            <w:sz w:val="24"/>
            <w:szCs w:val="24"/>
            <w:lang w:val="en-GB" w:eastAsia="en-GB"/>
            <w14:ligatures w14:val="none"/>
          </w:rPr>
          <w:t>1</w:t>
        </w:r>
      </w:ins>
      <w:r>
        <w:rPr>
          <w:rFonts w:ascii="Times New Roman" w:eastAsia="Times New Roman" w:hAnsi="Times New Roman" w:cs="Times New Roman"/>
          <w:kern w:val="0"/>
          <w:sz w:val="24"/>
          <w:szCs w:val="24"/>
          <w:lang w:val="en-GB" w:eastAsia="en-GB"/>
          <w14:ligatures w14:val="none"/>
        </w:rPr>
        <w:t xml:space="preserve">, </w:t>
      </w:r>
      <w:r w:rsidRPr="00B362A1">
        <w:rPr>
          <w:rFonts w:ascii="Times New Roman" w:eastAsia="Times New Roman" w:hAnsi="Times New Roman" w:cs="Times New Roman"/>
          <w:i/>
          <w:iCs/>
          <w:kern w:val="0"/>
          <w:sz w:val="24"/>
          <w:szCs w:val="24"/>
          <w:lang w:val="en-GB" w:eastAsia="en-GB"/>
          <w14:ligatures w14:val="none"/>
        </w:rPr>
        <w:t>d</w:t>
      </w:r>
      <w:r>
        <w:rPr>
          <w:rFonts w:ascii="Times New Roman" w:eastAsia="Times New Roman" w:hAnsi="Times New Roman" w:cs="Times New Roman"/>
          <w:kern w:val="0"/>
          <w:sz w:val="24"/>
          <w:szCs w:val="24"/>
          <w:lang w:val="en-GB" w:eastAsia="en-GB"/>
          <w14:ligatures w14:val="none"/>
        </w:rPr>
        <w:t>=.64, medium to large effect size) and from T1 to T3 (</w:t>
      </w:r>
      <w:r w:rsidRPr="00FA700E">
        <w:rPr>
          <w:rFonts w:ascii="Times New Roman" w:eastAsia="Times New Roman" w:hAnsi="Times New Roman" w:cs="Times New Roman"/>
          <w:i/>
          <w:iCs/>
          <w:kern w:val="0"/>
          <w:sz w:val="24"/>
          <w:szCs w:val="24"/>
          <w:lang w:val="en-GB" w:eastAsia="en-GB"/>
          <w14:ligatures w14:val="none"/>
        </w:rPr>
        <w:t>p</w:t>
      </w:r>
      <w:r>
        <w:rPr>
          <w:rFonts w:ascii="Times New Roman" w:eastAsia="Times New Roman" w:hAnsi="Times New Roman" w:cs="Times New Roman"/>
          <w:kern w:val="0"/>
          <w:sz w:val="24"/>
          <w:szCs w:val="24"/>
          <w:lang w:val="en-GB" w:eastAsia="en-GB"/>
          <w14:ligatures w14:val="none"/>
        </w:rPr>
        <w:t xml:space="preserve"> </w:t>
      </w:r>
      <w:ins w:id="294" w:author="Nancy Briggs" w:date="2024-03-31T12:33:00Z">
        <w:r w:rsidR="00506071">
          <w:rPr>
            <w:rFonts w:ascii="Times New Roman" w:eastAsia="Times New Roman" w:hAnsi="Times New Roman" w:cs="Times New Roman"/>
            <w:kern w:val="0"/>
            <w:sz w:val="24"/>
            <w:szCs w:val="24"/>
            <w:lang w:val="en-GB" w:eastAsia="en-GB"/>
            <w14:ligatures w14:val="none"/>
          </w:rPr>
          <w:t>&lt;</w:t>
        </w:r>
      </w:ins>
      <w:del w:id="295" w:author="Nancy Briggs" w:date="2024-03-31T12:33:00Z">
        <w:r w:rsidDel="00506071">
          <w:rPr>
            <w:rFonts w:ascii="Times New Roman" w:eastAsia="Times New Roman" w:hAnsi="Times New Roman" w:cs="Times New Roman"/>
            <w:kern w:val="0"/>
            <w:sz w:val="24"/>
            <w:szCs w:val="24"/>
            <w:lang w:val="en-GB" w:eastAsia="en-GB"/>
            <w14:ligatures w14:val="none"/>
          </w:rPr>
          <w:delText>=</w:delText>
        </w:r>
      </w:del>
      <w:r>
        <w:rPr>
          <w:rFonts w:ascii="Times New Roman" w:eastAsia="Times New Roman" w:hAnsi="Times New Roman" w:cs="Times New Roman"/>
          <w:kern w:val="0"/>
          <w:sz w:val="24"/>
          <w:szCs w:val="24"/>
          <w:lang w:val="en-GB" w:eastAsia="en-GB"/>
          <w14:ligatures w14:val="none"/>
        </w:rPr>
        <w:t xml:space="preserve">  0.00</w:t>
      </w:r>
      <w:ins w:id="296" w:author="Nancy Briggs" w:date="2024-03-31T12:33:00Z">
        <w:r w:rsidR="00506071">
          <w:rPr>
            <w:rFonts w:ascii="Times New Roman" w:eastAsia="Times New Roman" w:hAnsi="Times New Roman" w:cs="Times New Roman"/>
            <w:kern w:val="0"/>
            <w:sz w:val="24"/>
            <w:szCs w:val="24"/>
            <w:lang w:val="en-GB" w:eastAsia="en-GB"/>
            <w14:ligatures w14:val="none"/>
          </w:rPr>
          <w:t>1</w:t>
        </w:r>
      </w:ins>
      <w:r>
        <w:rPr>
          <w:rFonts w:ascii="Times New Roman" w:eastAsia="Times New Roman" w:hAnsi="Times New Roman" w:cs="Times New Roman"/>
          <w:kern w:val="0"/>
          <w:sz w:val="24"/>
          <w:szCs w:val="24"/>
          <w:lang w:val="en-GB" w:eastAsia="en-GB"/>
          <w14:ligatures w14:val="none"/>
        </w:rPr>
        <w:t xml:space="preserve">, </w:t>
      </w:r>
      <w:r w:rsidRPr="00B362A1">
        <w:rPr>
          <w:rFonts w:ascii="Times New Roman" w:eastAsia="Times New Roman" w:hAnsi="Times New Roman" w:cs="Times New Roman"/>
          <w:i/>
          <w:iCs/>
          <w:kern w:val="0"/>
          <w:sz w:val="24"/>
          <w:szCs w:val="24"/>
          <w:lang w:val="en-GB" w:eastAsia="en-GB"/>
          <w14:ligatures w14:val="none"/>
        </w:rPr>
        <w:t>d</w:t>
      </w:r>
      <w:r>
        <w:rPr>
          <w:rFonts w:ascii="Times New Roman" w:eastAsia="Times New Roman" w:hAnsi="Times New Roman" w:cs="Times New Roman"/>
          <w:kern w:val="0"/>
          <w:sz w:val="24"/>
          <w:szCs w:val="24"/>
          <w:lang w:val="en-GB" w:eastAsia="en-GB"/>
          <w14:ligatures w14:val="none"/>
        </w:rPr>
        <w:t>=.78, large effect size).</w:t>
      </w:r>
      <w:r w:rsidRPr="00B362A1">
        <w:rPr>
          <w:rFonts w:ascii="Times New Roman" w:eastAsia="Times New Roman" w:hAnsi="Times New Roman" w:cs="Times New Roman"/>
          <w:kern w:val="0"/>
          <w:sz w:val="24"/>
          <w:szCs w:val="24"/>
          <w:lang w:val="en-GB" w:eastAsia="en-GB"/>
          <w14:ligatures w14:val="none"/>
        </w:rPr>
        <w:t xml:space="preserve"> </w:t>
      </w:r>
      <w:commentRangeStart w:id="297"/>
      <w:commentRangeStart w:id="298"/>
      <w:r w:rsidRPr="00AB4D9E">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effects in terms of the magnitude of gains from T1 to T2 [PCIT-T &gt; COS-P &gt; WL] </w:t>
      </w:r>
      <w:r w:rsidR="00F47383" w:rsidRPr="00AB4D9E">
        <w:rPr>
          <w:rFonts w:ascii="Times New Roman" w:eastAsia="Times New Roman" w:hAnsi="Times New Roman" w:cs="Times New Roman"/>
          <w:kern w:val="0"/>
          <w:sz w:val="24"/>
          <w:szCs w:val="24"/>
          <w:highlight w:val="yellow"/>
          <w:lang w:val="en-GB" w:eastAsia="en-GB"/>
          <w14:ligatures w14:val="none"/>
        </w:rPr>
        <w:t>was supported</w:t>
      </w:r>
      <w:ins w:id="299" w:author="Nancy Briggs" w:date="2024-03-31T12:39:00Z">
        <w:r w:rsidR="00405228">
          <w:rPr>
            <w:rFonts w:ascii="Times New Roman" w:eastAsia="Times New Roman" w:hAnsi="Times New Roman" w:cs="Times New Roman"/>
            <w:kern w:val="0"/>
            <w:sz w:val="24"/>
            <w:szCs w:val="24"/>
            <w:highlight w:val="yellow"/>
            <w:lang w:val="en-GB" w:eastAsia="en-GB"/>
            <w14:ligatures w14:val="none"/>
          </w:rPr>
          <w:t xml:space="preserve"> (p</w:t>
        </w:r>
        <w:r w:rsidR="001472EB">
          <w:rPr>
            <w:rFonts w:ascii="Times New Roman" w:eastAsia="Times New Roman" w:hAnsi="Times New Roman" w:cs="Times New Roman"/>
            <w:kern w:val="0"/>
            <w:sz w:val="24"/>
            <w:szCs w:val="24"/>
            <w:highlight w:val="yellow"/>
            <w:lang w:val="en-GB" w:eastAsia="en-GB"/>
            <w14:ligatures w14:val="none"/>
          </w:rPr>
          <w:t xml:space="preserve"> = 0.019)</w:t>
        </w:r>
      </w:ins>
      <w:r w:rsidR="00F47383" w:rsidRPr="00AB4D9E">
        <w:rPr>
          <w:rFonts w:ascii="Times New Roman" w:eastAsia="Times New Roman" w:hAnsi="Times New Roman" w:cs="Times New Roman"/>
          <w:kern w:val="0"/>
          <w:sz w:val="24"/>
          <w:szCs w:val="24"/>
          <w:highlight w:val="yellow"/>
          <w:lang w:val="en-GB" w:eastAsia="en-GB"/>
          <w14:ligatures w14:val="none"/>
        </w:rPr>
        <w:t xml:space="preserve">; </w:t>
      </w:r>
      <w:commentRangeEnd w:id="297"/>
      <w:r w:rsidR="00F367B1">
        <w:rPr>
          <w:rStyle w:val="CommentReference"/>
        </w:rPr>
        <w:commentReference w:id="297"/>
      </w:r>
      <w:commentRangeEnd w:id="298"/>
      <w:r w:rsidR="001472EB">
        <w:rPr>
          <w:rStyle w:val="CommentReference"/>
        </w:rPr>
        <w:commentReference w:id="298"/>
      </w:r>
      <w:r w:rsidR="00F47383" w:rsidRPr="00AB4D9E">
        <w:rPr>
          <w:rFonts w:ascii="Times New Roman" w:eastAsia="Times New Roman" w:hAnsi="Times New Roman" w:cs="Times New Roman"/>
          <w:kern w:val="0"/>
          <w:sz w:val="24"/>
          <w:szCs w:val="24"/>
          <w:highlight w:val="yellow"/>
          <w:lang w:val="en-GB" w:eastAsia="en-GB"/>
          <w14:ligatures w14:val="none"/>
        </w:rPr>
        <w:t xml:space="preserve">the hypotheses that there would be gradient effect in terms of the magnitude of gains from T1 to </w:t>
      </w:r>
      <w:r w:rsidRPr="00AB4D9E">
        <w:rPr>
          <w:rFonts w:ascii="Times New Roman" w:eastAsia="Times New Roman" w:hAnsi="Times New Roman" w:cs="Times New Roman"/>
          <w:kern w:val="0"/>
          <w:sz w:val="24"/>
          <w:szCs w:val="24"/>
          <w:highlight w:val="yellow"/>
          <w:lang w:val="en-GB" w:eastAsia="en-GB"/>
          <w14:ligatures w14:val="none"/>
        </w:rPr>
        <w:t>T3 [PCIT&gt; COS-P group], w</w:t>
      </w:r>
      <w:r w:rsidR="00F47383" w:rsidRPr="00AB4D9E">
        <w:rPr>
          <w:rFonts w:ascii="Times New Roman" w:eastAsia="Times New Roman" w:hAnsi="Times New Roman" w:cs="Times New Roman"/>
          <w:kern w:val="0"/>
          <w:sz w:val="24"/>
          <w:szCs w:val="24"/>
          <w:highlight w:val="yellow"/>
          <w:lang w:val="en-GB" w:eastAsia="en-GB"/>
          <w14:ligatures w14:val="none"/>
        </w:rPr>
        <w:t>as</w:t>
      </w:r>
      <w:r w:rsidRPr="00AB4D9E">
        <w:rPr>
          <w:rFonts w:ascii="Times New Roman" w:eastAsia="Times New Roman" w:hAnsi="Times New Roman" w:cs="Times New Roman"/>
          <w:kern w:val="0"/>
          <w:sz w:val="24"/>
          <w:szCs w:val="24"/>
          <w:highlight w:val="yellow"/>
          <w:lang w:val="en-GB" w:eastAsia="en-GB"/>
          <w14:ligatures w14:val="none"/>
        </w:rPr>
        <w:t xml:space="preserve"> not supported.</w:t>
      </w:r>
    </w:p>
    <w:p w14:paraId="553DAED6" w14:textId="70A7C79D" w:rsidR="00FA3CE6" w:rsidRPr="00397BBD" w:rsidRDefault="00F47383" w:rsidP="00397BBD">
      <w:pPr>
        <w:spacing w:line="480" w:lineRule="auto"/>
        <w:ind w:firstLine="720"/>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lastRenderedPageBreak/>
        <w:t xml:space="preserve">For child compliance, </w:t>
      </w:r>
      <w:r w:rsidR="00AB4D9E">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Pr>
          <w:rFonts w:ascii="Times New Roman" w:eastAsia="Times New Roman" w:hAnsi="Times New Roman" w:cs="Times New Roman"/>
          <w:kern w:val="0"/>
          <w:sz w:val="24"/>
          <w:szCs w:val="24"/>
          <w:lang w:val="en-GB" w:eastAsia="en-GB"/>
          <w14:ligatures w14:val="none"/>
        </w:rPr>
        <w:t>there were no significant effects for time (</w:t>
      </w:r>
      <w:r w:rsidR="00693B27" w:rsidRPr="00693B27">
        <w:rPr>
          <w:rFonts w:ascii="Times New Roman" w:eastAsia="Times New Roman" w:hAnsi="Times New Roman" w:cs="Times New Roman"/>
          <w:i/>
          <w:iCs/>
          <w:kern w:val="0"/>
          <w:sz w:val="24"/>
          <w:szCs w:val="24"/>
          <w:lang w:val="en-GB" w:eastAsia="en-GB"/>
          <w14:ligatures w14:val="none"/>
        </w:rPr>
        <w:t>p</w:t>
      </w:r>
      <w:r w:rsidR="00693B27">
        <w:rPr>
          <w:rFonts w:ascii="Times New Roman" w:eastAsia="Times New Roman" w:hAnsi="Times New Roman" w:cs="Times New Roman"/>
          <w:kern w:val="0"/>
          <w:sz w:val="24"/>
          <w:szCs w:val="24"/>
          <w:lang w:val="en-GB" w:eastAsia="en-GB"/>
          <w14:ligatures w14:val="none"/>
        </w:rPr>
        <w:t>= 0.080</w:t>
      </w:r>
      <w:del w:id="300" w:author="Nancy Briggs" w:date="2024-03-31T12:40:00Z">
        <w:r w:rsidR="00693B27" w:rsidDel="00BC6429">
          <w:rPr>
            <w:rFonts w:ascii="Times New Roman" w:eastAsia="Times New Roman" w:hAnsi="Times New Roman" w:cs="Times New Roman"/>
            <w:kern w:val="0"/>
            <w:sz w:val="24"/>
            <w:szCs w:val="24"/>
            <w:lang w:val="en-GB" w:eastAsia="en-GB"/>
            <w14:ligatures w14:val="none"/>
          </w:rPr>
          <w:delText>; trend</w:delText>
        </w:r>
      </w:del>
      <w:r w:rsidR="00693B27">
        <w:rPr>
          <w:rFonts w:ascii="Times New Roman" w:eastAsia="Times New Roman" w:hAnsi="Times New Roman" w:cs="Times New Roman"/>
          <w:kern w:val="0"/>
          <w:sz w:val="24"/>
          <w:szCs w:val="24"/>
          <w:lang w:val="en-GB" w:eastAsia="en-GB"/>
          <w14:ligatures w14:val="none"/>
        </w:rPr>
        <w:t>), group (</w:t>
      </w:r>
      <w:r w:rsidR="00693B27" w:rsidRPr="00693B27">
        <w:rPr>
          <w:rFonts w:ascii="Times New Roman" w:eastAsia="Times New Roman" w:hAnsi="Times New Roman" w:cs="Times New Roman"/>
          <w:i/>
          <w:iCs/>
          <w:kern w:val="0"/>
          <w:sz w:val="24"/>
          <w:szCs w:val="24"/>
          <w:lang w:val="en-GB" w:eastAsia="en-GB"/>
          <w14:ligatures w14:val="none"/>
        </w:rPr>
        <w:t>p</w:t>
      </w:r>
      <w:r w:rsidR="00693B27">
        <w:rPr>
          <w:rFonts w:ascii="Times New Roman" w:eastAsia="Times New Roman" w:hAnsi="Times New Roman" w:cs="Times New Roman"/>
          <w:kern w:val="0"/>
          <w:sz w:val="24"/>
          <w:szCs w:val="24"/>
          <w:lang w:val="en-GB" w:eastAsia="en-GB"/>
          <w14:ligatures w14:val="none"/>
        </w:rPr>
        <w:t xml:space="preserve">=.859) or time x </w:t>
      </w:r>
      <w:r w:rsidR="00693B27" w:rsidRPr="006A6B5C">
        <w:rPr>
          <w:rFonts w:ascii="Times New Roman" w:eastAsia="Times New Roman" w:hAnsi="Times New Roman" w:cs="Times New Roman"/>
          <w:kern w:val="0"/>
          <w:sz w:val="24"/>
          <w:szCs w:val="24"/>
          <w:lang w:val="en-GB" w:eastAsia="en-GB"/>
          <w14:ligatures w14:val="none"/>
        </w:rPr>
        <w:t>group (</w:t>
      </w:r>
      <w:r w:rsidR="00693B27" w:rsidRPr="006A6B5C">
        <w:rPr>
          <w:rFonts w:ascii="Times New Roman" w:eastAsia="Times New Roman" w:hAnsi="Times New Roman" w:cs="Times New Roman"/>
          <w:i/>
          <w:iCs/>
          <w:kern w:val="0"/>
          <w:sz w:val="24"/>
          <w:szCs w:val="24"/>
          <w:lang w:val="en-GB" w:eastAsia="en-GB"/>
          <w14:ligatures w14:val="none"/>
        </w:rPr>
        <w:t>p</w:t>
      </w:r>
      <w:r w:rsidR="00693B27" w:rsidRPr="006A6B5C">
        <w:rPr>
          <w:rFonts w:ascii="Times New Roman" w:eastAsia="Times New Roman" w:hAnsi="Times New Roman" w:cs="Times New Roman"/>
          <w:kern w:val="0"/>
          <w:sz w:val="24"/>
          <w:szCs w:val="24"/>
          <w:lang w:val="en-GB" w:eastAsia="en-GB"/>
          <w14:ligatures w14:val="none"/>
        </w:rPr>
        <w:t xml:space="preserve">=.250). </w:t>
      </w:r>
      <w:del w:id="301" w:author="Nancy Briggs" w:date="2024-03-26T09:28:00Z">
        <w:r w:rsidR="00693B27" w:rsidRPr="006A6B5C" w:rsidDel="00544E84">
          <w:rPr>
            <w:rFonts w:ascii="Times New Roman" w:eastAsia="Times New Roman" w:hAnsi="Times New Roman" w:cs="Times New Roman"/>
            <w:kern w:val="0"/>
            <w:sz w:val="24"/>
            <w:szCs w:val="24"/>
            <w:lang w:val="en-GB" w:eastAsia="en-GB"/>
            <w14:ligatures w14:val="none"/>
          </w:rPr>
          <w:delText>Post hoc analyses</w:delText>
        </w:r>
      </w:del>
      <w:ins w:id="302" w:author="Nancy Briggs" w:date="2024-03-31T11:57:00Z">
        <w:r w:rsidR="00631383">
          <w:rPr>
            <w:rFonts w:ascii="Times New Roman" w:eastAsia="Times New Roman" w:hAnsi="Times New Roman" w:cs="Times New Roman"/>
            <w:kern w:val="0"/>
            <w:sz w:val="24"/>
            <w:szCs w:val="24"/>
            <w:lang w:val="en-GB" w:eastAsia="en-GB"/>
            <w14:ligatures w14:val="none"/>
          </w:rPr>
          <w:t>Planned comparisons</w:t>
        </w:r>
      </w:ins>
      <w:r w:rsidR="00693B27" w:rsidRPr="006A6B5C">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AB4D9E" w:rsidRPr="006A6B5C">
        <w:rPr>
          <w:rFonts w:ascii="Times New Roman" w:eastAsia="Times New Roman" w:hAnsi="Times New Roman" w:cs="Times New Roman"/>
          <w:kern w:val="0"/>
          <w:sz w:val="24"/>
          <w:szCs w:val="24"/>
          <w:lang w:val="en-GB" w:eastAsia="en-GB"/>
          <w14:ligatures w14:val="none"/>
        </w:rPr>
        <w:t xml:space="preserve">. </w:t>
      </w:r>
      <w:del w:id="303" w:author="Nancy Briggs" w:date="2024-03-31T12:42:00Z">
        <w:r w:rsidR="00AB4D9E" w:rsidRPr="006A6B5C" w:rsidDel="00B01F9E">
          <w:rPr>
            <w:rFonts w:ascii="Times New Roman" w:eastAsia="Times New Roman" w:hAnsi="Times New Roman" w:cs="Times New Roman"/>
            <w:kern w:val="0"/>
            <w:sz w:val="24"/>
            <w:szCs w:val="24"/>
            <w:lang w:val="en-GB" w:eastAsia="en-GB"/>
            <w14:ligatures w14:val="none"/>
          </w:rPr>
          <w:delText xml:space="preserve">The PCIT-T group showed </w:delText>
        </w:r>
        <w:r w:rsidR="00AB4D9E" w:rsidRPr="006A6B5C" w:rsidDel="00762A49">
          <w:rPr>
            <w:rFonts w:ascii="Times New Roman" w:eastAsia="Times New Roman" w:hAnsi="Times New Roman" w:cs="Times New Roman"/>
            <w:kern w:val="0"/>
            <w:sz w:val="24"/>
            <w:szCs w:val="24"/>
            <w:lang w:val="en-GB" w:eastAsia="en-GB"/>
            <w14:ligatures w14:val="none"/>
          </w:rPr>
          <w:delText xml:space="preserve">a significant </w:delText>
        </w:r>
        <w:r w:rsidR="00AB4D9E" w:rsidRPr="006A6B5C" w:rsidDel="00B01F9E">
          <w:rPr>
            <w:rFonts w:ascii="Times New Roman" w:eastAsia="Times New Roman" w:hAnsi="Times New Roman" w:cs="Times New Roman"/>
            <w:kern w:val="0"/>
            <w:sz w:val="24"/>
            <w:szCs w:val="24"/>
            <w:lang w:val="en-GB" w:eastAsia="en-GB"/>
            <w14:ligatures w14:val="none"/>
          </w:rPr>
          <w:delText>improvement in compliance from T1 to T2 (</w:delText>
        </w:r>
        <w:r w:rsidR="00AB4D9E" w:rsidRPr="006A6B5C" w:rsidDel="00762A49">
          <w:rPr>
            <w:rFonts w:ascii="Times New Roman" w:eastAsia="Times New Roman" w:hAnsi="Times New Roman" w:cs="Times New Roman"/>
            <w:kern w:val="0"/>
            <w:sz w:val="24"/>
            <w:szCs w:val="24"/>
            <w:lang w:val="en-GB" w:eastAsia="en-GB"/>
            <w14:ligatures w14:val="none"/>
          </w:rPr>
          <w:delText xml:space="preserve">p=.08, </w:delText>
        </w:r>
        <w:r w:rsidR="00AB4D9E" w:rsidRPr="006A6B5C" w:rsidDel="00B01F9E">
          <w:rPr>
            <w:rFonts w:ascii="Times New Roman" w:eastAsia="Times New Roman" w:hAnsi="Times New Roman" w:cs="Times New Roman"/>
            <w:kern w:val="0"/>
            <w:sz w:val="24"/>
            <w:szCs w:val="24"/>
            <w:lang w:val="en-GB" w:eastAsia="en-GB"/>
            <w14:ligatures w14:val="none"/>
          </w:rPr>
          <w:delText>OR 1.36) but t</w:delText>
        </w:r>
      </w:del>
      <w:ins w:id="304" w:author="Nancy Briggs" w:date="2024-03-31T12:42:00Z">
        <w:r w:rsidR="00B01F9E">
          <w:rPr>
            <w:rFonts w:ascii="Times New Roman" w:eastAsia="Times New Roman" w:hAnsi="Times New Roman" w:cs="Times New Roman"/>
            <w:kern w:val="0"/>
            <w:sz w:val="24"/>
            <w:szCs w:val="24"/>
            <w:lang w:val="en-GB" w:eastAsia="en-GB"/>
            <w14:ligatures w14:val="none"/>
          </w:rPr>
          <w:t>T</w:t>
        </w:r>
      </w:ins>
      <w:r w:rsidR="00AB4D9E" w:rsidRPr="006A6B5C">
        <w:rPr>
          <w:rFonts w:ascii="Times New Roman" w:eastAsia="Times New Roman" w:hAnsi="Times New Roman" w:cs="Times New Roman"/>
          <w:kern w:val="0"/>
          <w:sz w:val="24"/>
          <w:szCs w:val="24"/>
          <w:lang w:val="en-GB" w:eastAsia="en-GB"/>
          <w14:ligatures w14:val="none"/>
        </w:rPr>
        <w:t xml:space="preserve">here </w:t>
      </w:r>
      <w:proofErr w:type="spellStart"/>
      <w:r w:rsidR="00AB4D9E" w:rsidRPr="006A6B5C">
        <w:rPr>
          <w:rFonts w:ascii="Times New Roman" w:eastAsia="Times New Roman" w:hAnsi="Times New Roman" w:cs="Times New Roman"/>
          <w:kern w:val="0"/>
          <w:sz w:val="24"/>
          <w:szCs w:val="24"/>
          <w:lang w:val="en-GB" w:eastAsia="en-GB"/>
          <w14:ligatures w14:val="none"/>
        </w:rPr>
        <w:t>w</w:t>
      </w:r>
      <w:ins w:id="305" w:author="Nancy Briggs" w:date="2024-03-31T12:43:00Z">
        <w:r w:rsidR="00924023">
          <w:rPr>
            <w:rFonts w:ascii="Times New Roman" w:eastAsia="Times New Roman" w:hAnsi="Times New Roman" w:cs="Times New Roman"/>
            <w:kern w:val="0"/>
            <w:sz w:val="24"/>
            <w:szCs w:val="24"/>
            <w:lang w:val="en-GB" w:eastAsia="en-GB"/>
            <w14:ligatures w14:val="none"/>
          </w:rPr>
          <w:t>as</w:t>
        </w:r>
      </w:ins>
      <w:del w:id="306" w:author="Nancy Briggs" w:date="2024-03-31T12:42:00Z">
        <w:r w:rsidR="00AB4D9E" w:rsidRPr="006A6B5C" w:rsidDel="00924023">
          <w:rPr>
            <w:rFonts w:ascii="Times New Roman" w:eastAsia="Times New Roman" w:hAnsi="Times New Roman" w:cs="Times New Roman"/>
            <w:kern w:val="0"/>
            <w:sz w:val="24"/>
            <w:szCs w:val="24"/>
            <w:lang w:val="en-GB" w:eastAsia="en-GB"/>
            <w14:ligatures w14:val="none"/>
          </w:rPr>
          <w:delText xml:space="preserve">ere </w:delText>
        </w:r>
      </w:del>
      <w:r w:rsidR="00AB4D9E" w:rsidRPr="006A6B5C">
        <w:rPr>
          <w:rFonts w:ascii="Times New Roman" w:eastAsia="Times New Roman" w:hAnsi="Times New Roman" w:cs="Times New Roman"/>
          <w:kern w:val="0"/>
          <w:sz w:val="24"/>
          <w:szCs w:val="24"/>
          <w:lang w:val="en-GB" w:eastAsia="en-GB"/>
          <w14:ligatures w14:val="none"/>
        </w:rPr>
        <w:t>no</w:t>
      </w:r>
      <w:proofErr w:type="spellEnd"/>
      <w:del w:id="307" w:author="Nancy Briggs" w:date="2024-03-31T12:43:00Z">
        <w:r w:rsidR="00AB4D9E" w:rsidRPr="006A6B5C" w:rsidDel="00924023">
          <w:rPr>
            <w:rFonts w:ascii="Times New Roman" w:eastAsia="Times New Roman" w:hAnsi="Times New Roman" w:cs="Times New Roman"/>
            <w:kern w:val="0"/>
            <w:sz w:val="24"/>
            <w:szCs w:val="24"/>
            <w:lang w:val="en-GB" w:eastAsia="en-GB"/>
            <w14:ligatures w14:val="none"/>
          </w:rPr>
          <w:delText xml:space="preserve"> other</w:delText>
        </w:r>
      </w:del>
      <w:ins w:id="308" w:author="Nancy Briggs" w:date="2024-03-31T12:43:00Z">
        <w:r w:rsidR="00924023">
          <w:rPr>
            <w:rFonts w:ascii="Times New Roman" w:eastAsia="Times New Roman" w:hAnsi="Times New Roman" w:cs="Times New Roman"/>
            <w:kern w:val="0"/>
            <w:sz w:val="24"/>
            <w:szCs w:val="24"/>
            <w:lang w:val="en-GB" w:eastAsia="en-GB"/>
            <w14:ligatures w14:val="none"/>
          </w:rPr>
          <w:t xml:space="preserve"> evidence of</w:t>
        </w:r>
      </w:ins>
      <w:r w:rsidR="00AB4D9E" w:rsidRPr="006A6B5C">
        <w:rPr>
          <w:rFonts w:ascii="Times New Roman" w:eastAsia="Times New Roman" w:hAnsi="Times New Roman" w:cs="Times New Roman"/>
          <w:kern w:val="0"/>
          <w:sz w:val="24"/>
          <w:szCs w:val="24"/>
          <w:lang w:val="en-GB" w:eastAsia="en-GB"/>
          <w14:ligatures w14:val="none"/>
        </w:rPr>
        <w:t xml:space="preserve"> w</w:t>
      </w:r>
      <w:r w:rsidR="00693B27" w:rsidRPr="006A6B5C">
        <w:rPr>
          <w:rFonts w:ascii="Times New Roman" w:eastAsia="Times New Roman" w:hAnsi="Times New Roman" w:cs="Times New Roman"/>
          <w:kern w:val="0"/>
          <w:sz w:val="24"/>
          <w:szCs w:val="24"/>
          <w:lang w:val="en-GB" w:eastAsia="en-GB"/>
          <w14:ligatures w14:val="none"/>
        </w:rPr>
        <w:t xml:space="preserve">ithin-group decreases </w:t>
      </w:r>
      <w:r w:rsidR="00AB4D9E" w:rsidRPr="006A6B5C">
        <w:rPr>
          <w:rFonts w:ascii="Times New Roman" w:eastAsia="Times New Roman" w:hAnsi="Times New Roman" w:cs="Times New Roman"/>
          <w:kern w:val="0"/>
          <w:sz w:val="24"/>
          <w:szCs w:val="24"/>
          <w:lang w:val="en-GB" w:eastAsia="en-GB"/>
          <w14:ligatures w14:val="none"/>
        </w:rPr>
        <w:t>in child compliance</w:t>
      </w:r>
      <w:r w:rsidR="00693B27" w:rsidRPr="006A6B5C">
        <w:rPr>
          <w:rFonts w:ascii="Times New Roman" w:eastAsia="Times New Roman" w:hAnsi="Times New Roman" w:cs="Times New Roman"/>
          <w:kern w:val="0"/>
          <w:sz w:val="24"/>
          <w:szCs w:val="24"/>
          <w:lang w:val="en-GB" w:eastAsia="en-GB"/>
          <w14:ligatures w14:val="none"/>
        </w:rPr>
        <w:t xml:space="preserve"> (</w:t>
      </w:r>
      <w:proofErr w:type="spellStart"/>
      <w:r w:rsidR="00693B27" w:rsidRPr="006A6B5C">
        <w:rPr>
          <w:rFonts w:ascii="Times New Roman" w:eastAsia="Times New Roman" w:hAnsi="Times New Roman" w:cs="Times New Roman"/>
          <w:i/>
          <w:iCs/>
          <w:kern w:val="0"/>
          <w:sz w:val="24"/>
          <w:szCs w:val="24"/>
          <w:lang w:val="en-GB" w:eastAsia="en-GB"/>
          <w14:ligatures w14:val="none"/>
        </w:rPr>
        <w:t>p</w:t>
      </w:r>
      <w:r w:rsidR="00693B27" w:rsidRPr="006A6B5C">
        <w:rPr>
          <w:rFonts w:ascii="Times New Roman" w:eastAsia="Times New Roman" w:hAnsi="Times New Roman" w:cs="Times New Roman"/>
          <w:kern w:val="0"/>
          <w:sz w:val="24"/>
          <w:szCs w:val="24"/>
          <w:lang w:val="en-GB" w:eastAsia="en-GB"/>
          <w14:ligatures w14:val="none"/>
        </w:rPr>
        <w:t>s</w:t>
      </w:r>
      <w:proofErr w:type="spellEnd"/>
      <w:r w:rsidR="00693B27" w:rsidRPr="006A6B5C">
        <w:rPr>
          <w:rFonts w:ascii="Times New Roman" w:eastAsia="Times New Roman" w:hAnsi="Times New Roman" w:cs="Times New Roman"/>
          <w:kern w:val="0"/>
          <w:sz w:val="24"/>
          <w:szCs w:val="24"/>
          <w:lang w:val="en-GB" w:eastAsia="en-GB"/>
          <w14:ligatures w14:val="none"/>
        </w:rPr>
        <w:t xml:space="preserve"> &gt; 0.05). </w:t>
      </w:r>
      <w:r w:rsidR="00693B27" w:rsidRPr="006A6B5C">
        <w:rPr>
          <w:rFonts w:ascii="Times New Roman" w:eastAsia="Times New Roman" w:hAnsi="Times New Roman" w:cs="Times New Roman"/>
          <w:kern w:val="0"/>
          <w:sz w:val="24"/>
          <w:szCs w:val="24"/>
          <w:highlight w:val="yellow"/>
          <w:lang w:val="en-GB" w:eastAsia="en-GB"/>
          <w14:ligatures w14:val="none"/>
        </w:rPr>
        <w:t>The hypotheses that there would be gradient effects in terms of the magnitude of gains from T1 to T2 [PCIT-T &gt; COS-P &gt; WL] and T1 to T3 [PCIT&gt; COS-P group], were not supported.</w:t>
      </w:r>
    </w:p>
    <w:p w14:paraId="487AD22A" w14:textId="51CA3F00" w:rsidR="000F579F" w:rsidRPr="00FA3CE6" w:rsidRDefault="000F579F" w:rsidP="00FA3CE6">
      <w:pPr>
        <w:ind w:firstLine="720"/>
        <w:rPr>
          <w:rFonts w:ascii="Times New Roman" w:eastAsia="Times New Roman" w:hAnsi="Times New Roman" w:cs="Times New Roman"/>
          <w:b/>
          <w:bCs/>
          <w:kern w:val="0"/>
          <w:sz w:val="24"/>
          <w:szCs w:val="24"/>
          <w:lang w:val="en-GB" w:eastAsia="en-GB"/>
          <w14:ligatures w14:val="none"/>
        </w:rPr>
      </w:pPr>
      <w:r w:rsidRPr="00FA3CE6">
        <w:rPr>
          <w:rFonts w:ascii="Times New Roman" w:eastAsia="Times New Roman" w:hAnsi="Times New Roman" w:cs="Times New Roman"/>
          <w:b/>
          <w:bCs/>
          <w:kern w:val="0"/>
          <w:sz w:val="24"/>
          <w:szCs w:val="24"/>
          <w:lang w:val="en-GB" w:eastAsia="en-GB"/>
          <w14:ligatures w14:val="none"/>
        </w:rPr>
        <w:t>Toddler emotion-regulation maturity</w:t>
      </w:r>
      <w:r w:rsidR="00B72592">
        <w:rPr>
          <w:rFonts w:ascii="Times New Roman" w:eastAsia="Times New Roman" w:hAnsi="Times New Roman" w:cs="Times New Roman"/>
          <w:b/>
          <w:bCs/>
          <w:kern w:val="0"/>
          <w:sz w:val="24"/>
          <w:szCs w:val="24"/>
          <w:lang w:val="en-GB" w:eastAsia="en-GB"/>
          <w14:ligatures w14:val="none"/>
        </w:rPr>
        <w:t xml:space="preserve">. </w:t>
      </w:r>
      <w:r w:rsidR="00B72592" w:rsidRPr="00B72592">
        <w:rPr>
          <w:rFonts w:ascii="Times New Roman" w:eastAsia="Times New Roman" w:hAnsi="Times New Roman" w:cs="Times New Roman"/>
          <w:b/>
          <w:bCs/>
          <w:kern w:val="0"/>
          <w:sz w:val="24"/>
          <w:szCs w:val="24"/>
          <w:highlight w:val="yellow"/>
          <w:lang w:val="en-GB" w:eastAsia="en-GB"/>
          <w14:ligatures w14:val="none"/>
        </w:rPr>
        <w:t>To do.</w:t>
      </w:r>
    </w:p>
    <w:p w14:paraId="24AFA825" w14:textId="76B786D3" w:rsidR="00E36229" w:rsidRPr="00DF36CA" w:rsidRDefault="00B72592">
      <w:pPr>
        <w:rPr>
          <w:rFonts w:ascii="Times New Roman" w:eastAsia="Times New Roman" w:hAnsi="Times New Roman" w:cs="Times New Roman"/>
          <w:b/>
          <w:bCs/>
          <w:kern w:val="0"/>
          <w:sz w:val="24"/>
          <w:szCs w:val="24"/>
          <w:lang w:val="en-GB" w:eastAsia="en-GB"/>
          <w14:ligatures w14:val="none"/>
        </w:rPr>
      </w:pPr>
      <w:r w:rsidRPr="00B72592">
        <w:rPr>
          <w:rFonts w:ascii="Times New Roman" w:eastAsia="Times New Roman" w:hAnsi="Times New Roman" w:cs="Times New Roman"/>
          <w:b/>
          <w:bCs/>
          <w:kern w:val="0"/>
          <w:sz w:val="24"/>
          <w:szCs w:val="24"/>
          <w:lang w:val="en-GB" w:eastAsia="en-GB"/>
          <w14:ligatures w14:val="none"/>
        </w:rPr>
        <w:t>Reliable change Index scores</w:t>
      </w:r>
      <w:r w:rsidR="00DF36CA">
        <w:rPr>
          <w:rFonts w:ascii="Times New Roman" w:eastAsia="Times New Roman" w:hAnsi="Times New Roman" w:cs="Times New Roman"/>
          <w:b/>
          <w:bCs/>
          <w:kern w:val="0"/>
          <w:sz w:val="24"/>
          <w:szCs w:val="24"/>
          <w:lang w:val="en-GB" w:eastAsia="en-GB"/>
          <w14:ligatures w14:val="none"/>
        </w:rPr>
        <w:t xml:space="preserve"> t</w:t>
      </w:r>
      <w:r w:rsidRPr="00B72592">
        <w:rPr>
          <w:highlight w:val="yellow"/>
        </w:rPr>
        <w:t>o do.</w:t>
      </w:r>
    </w:p>
    <w:p w14:paraId="2F68B9B0" w14:textId="1A34FE1F" w:rsidR="006339D2" w:rsidRPr="00B72592" w:rsidRDefault="00B72592" w:rsidP="00B72592">
      <w:pPr>
        <w:jc w:val="center"/>
        <w:rPr>
          <w:rFonts w:ascii="Times New Roman" w:eastAsia="Times New Roman" w:hAnsi="Times New Roman" w:cs="Times New Roman"/>
          <w:b/>
          <w:bCs/>
          <w:kern w:val="0"/>
          <w:sz w:val="24"/>
          <w:szCs w:val="24"/>
          <w:lang w:val="en-GB" w:eastAsia="en-GB"/>
          <w14:ligatures w14:val="none"/>
        </w:rPr>
      </w:pPr>
      <w:r w:rsidRPr="00B72592">
        <w:rPr>
          <w:rFonts w:ascii="Times New Roman" w:eastAsia="Times New Roman" w:hAnsi="Times New Roman" w:cs="Times New Roman"/>
          <w:b/>
          <w:bCs/>
          <w:kern w:val="0"/>
          <w:sz w:val="24"/>
          <w:szCs w:val="24"/>
          <w:lang w:val="en-GB" w:eastAsia="en-GB"/>
          <w14:ligatures w14:val="none"/>
        </w:rPr>
        <w:t>Discussion</w:t>
      </w:r>
    </w:p>
    <w:p w14:paraId="3C3DC307" w14:textId="77777777" w:rsidR="00B72592" w:rsidRDefault="00B72592">
      <w:pPr>
        <w:rPr>
          <w:highlight w:val="yellow"/>
        </w:rPr>
      </w:pPr>
    </w:p>
    <w:p w14:paraId="0372FBAE" w14:textId="77777777" w:rsidR="00B72592" w:rsidRDefault="00B72592">
      <w:pPr>
        <w:rPr>
          <w:highlight w:val="yellow"/>
        </w:rPr>
      </w:pPr>
    </w:p>
    <w:p w14:paraId="17E96A98" w14:textId="77777777" w:rsidR="00B72592" w:rsidRDefault="00B72592">
      <w:pPr>
        <w:rPr>
          <w:highlight w:val="yellow"/>
        </w:rPr>
      </w:pPr>
    </w:p>
    <w:p w14:paraId="6C8FF49B" w14:textId="77777777" w:rsidR="00B72592" w:rsidRDefault="00B72592">
      <w:pPr>
        <w:rPr>
          <w:highlight w:val="yellow"/>
        </w:rPr>
      </w:pPr>
    </w:p>
    <w:p w14:paraId="06DB79D4" w14:textId="77777777" w:rsidR="00287868" w:rsidRPr="00287868" w:rsidRDefault="006339D2" w:rsidP="00287868">
      <w:pPr>
        <w:pStyle w:val="EndNoteBibliography"/>
        <w:spacing w:after="0"/>
        <w:ind w:left="720" w:hanging="720"/>
      </w:pPr>
      <w:r>
        <w:fldChar w:fldCharType="begin"/>
      </w:r>
      <w:r>
        <w:instrText xml:space="preserve"> ADDIN EN.REFLIST </w:instrText>
      </w:r>
      <w:r>
        <w:fldChar w:fldCharType="separate"/>
      </w:r>
      <w:r w:rsidR="00287868" w:rsidRPr="00287868">
        <w:t xml:space="preserve">Abidin, R. R. (1995). </w:t>
      </w:r>
      <w:r w:rsidR="00287868" w:rsidRPr="00287868">
        <w:rPr>
          <w:i/>
        </w:rPr>
        <w:t>Parenting Stress Index: Professional Manual, 3rd Edn</w:t>
      </w:r>
      <w:r w:rsidR="00287868" w:rsidRPr="00287868">
        <w:t xml:space="preserve">. Psychological Assessment Resources, Inc. </w:t>
      </w:r>
    </w:p>
    <w:p w14:paraId="711DA583" w14:textId="77777777" w:rsidR="00287868" w:rsidRPr="00287868" w:rsidRDefault="00287868" w:rsidP="00287868">
      <w:pPr>
        <w:pStyle w:val="EndNoteBibliography"/>
        <w:spacing w:after="0"/>
        <w:ind w:left="720" w:hanging="720"/>
      </w:pPr>
      <w:r w:rsidRPr="00287868">
        <w:t xml:space="preserve">Achenbach, T. M., &amp; Rescorla, L. A. (2000). </w:t>
      </w:r>
      <w:r w:rsidRPr="00287868">
        <w:rPr>
          <w:i/>
        </w:rPr>
        <w:t>Manual for the ASEBA Preschool forms and profiles</w:t>
      </w:r>
      <w:r w:rsidRPr="00287868">
        <w:t xml:space="preserve">. University of Vermont, Research Center for Children, Youth &amp; Families. </w:t>
      </w:r>
    </w:p>
    <w:p w14:paraId="1ABB963D" w14:textId="77777777" w:rsidR="00287868" w:rsidRPr="00287868" w:rsidRDefault="00287868" w:rsidP="00287868">
      <w:pPr>
        <w:pStyle w:val="EndNoteBibliography"/>
        <w:spacing w:after="0"/>
        <w:ind w:left="720" w:hanging="720"/>
      </w:pPr>
      <w:r w:rsidRPr="00287868">
        <w:t xml:space="preserve">Ainsworth, M., Blehar, M. C., Waters, E., &amp; Wall, S. N. (1978). </w:t>
      </w:r>
      <w:r w:rsidRPr="00287868">
        <w:rPr>
          <w:i/>
        </w:rPr>
        <w:t>Patterns of attachment: Assessed in the strange situation and at home</w:t>
      </w:r>
      <w:r w:rsidRPr="00287868">
        <w:t xml:space="preserve">. Erlbaum. </w:t>
      </w:r>
    </w:p>
    <w:p w14:paraId="413B3B91" w14:textId="77777777" w:rsidR="00287868" w:rsidRPr="00287868" w:rsidRDefault="00287868" w:rsidP="00287868">
      <w:pPr>
        <w:pStyle w:val="EndNoteBibliography"/>
        <w:spacing w:after="0"/>
        <w:ind w:left="720" w:hanging="720"/>
      </w:pPr>
      <w:r w:rsidRPr="00287868">
        <w:t xml:space="preserve">Ainsworth, M. D. S., Blehar, M. C., Waters, E., &amp; Wall, S. (1978). </w:t>
      </w:r>
      <w:r w:rsidRPr="00287868">
        <w:rPr>
          <w:i/>
        </w:rPr>
        <w:t>Patterns of attachment: A psychological study of the strange situation</w:t>
      </w:r>
      <w:r w:rsidRPr="00287868">
        <w:t xml:space="preserve">. Lawrence Erlbaum Associates, Publishers. </w:t>
      </w:r>
    </w:p>
    <w:p w14:paraId="20019BFB" w14:textId="77777777" w:rsidR="00287868" w:rsidRPr="00287868" w:rsidRDefault="00287868" w:rsidP="00287868">
      <w:pPr>
        <w:pStyle w:val="EndNoteBibliography"/>
        <w:spacing w:after="0"/>
        <w:ind w:left="720" w:hanging="720"/>
      </w:pPr>
      <w:r w:rsidRPr="00287868">
        <w:t xml:space="preserve">Asmussen, J., Davidsen, K. A., Olsen, A. L., Skovgaard, A. M., &amp; Bilenberg, N. (2023). The longitudinal association of combined regulatory problems in infancy and mental health outcome in early childhood: a systematic review. </w:t>
      </w:r>
      <w:r w:rsidRPr="00287868">
        <w:rPr>
          <w:i/>
        </w:rPr>
        <w:t>European Child &amp; Adolescent Psychiatry</w:t>
      </w:r>
      <w:r w:rsidRPr="00287868">
        <w:t xml:space="preserve">, 1-14. </w:t>
      </w:r>
    </w:p>
    <w:p w14:paraId="3F575AF3" w14:textId="77777777" w:rsidR="00287868" w:rsidRPr="00287868" w:rsidRDefault="00287868" w:rsidP="00287868">
      <w:pPr>
        <w:pStyle w:val="EndNoteBibliography"/>
        <w:spacing w:after="0"/>
        <w:ind w:left="720" w:hanging="720"/>
      </w:pPr>
      <w:r w:rsidRPr="00287868">
        <w:t xml:space="preserve">Barroso, N. E., Hungerford, G. M., Garcia, D., Graziano, P. A., &amp; Bagner, D. M. (2016). Psychometric properties of the Parenting Stress Index-Short Form (PSI-SF) in a high-risk sample of mothers and their infants. </w:t>
      </w:r>
      <w:r w:rsidRPr="00287868">
        <w:rPr>
          <w:i/>
        </w:rPr>
        <w:t>Psychological assessment</w:t>
      </w:r>
      <w:r w:rsidRPr="00287868">
        <w:t>,</w:t>
      </w:r>
      <w:r w:rsidRPr="00287868">
        <w:rPr>
          <w:i/>
        </w:rPr>
        <w:t xml:space="preserve"> 28</w:t>
      </w:r>
      <w:r w:rsidRPr="00287868">
        <w:t xml:space="preserve">(10), 1331. </w:t>
      </w:r>
    </w:p>
    <w:p w14:paraId="3025BF95" w14:textId="77777777" w:rsidR="00287868" w:rsidRPr="00287868" w:rsidRDefault="00287868" w:rsidP="00287868">
      <w:pPr>
        <w:pStyle w:val="EndNoteBibliography"/>
        <w:spacing w:after="0"/>
        <w:ind w:left="720" w:hanging="720"/>
      </w:pPr>
      <w:r w:rsidRPr="00287868">
        <w:t xml:space="preserve">Bernier, A., &amp; Dozier, M. (2003). Bridging the attachment transmission gap: The role of maternal mind-mindedness. </w:t>
      </w:r>
      <w:r w:rsidRPr="00287868">
        <w:rPr>
          <w:i/>
        </w:rPr>
        <w:t>International Journal of Behavioral Development</w:t>
      </w:r>
      <w:r w:rsidRPr="00287868">
        <w:t>,</w:t>
      </w:r>
      <w:r w:rsidRPr="00287868">
        <w:rPr>
          <w:i/>
        </w:rPr>
        <w:t xml:space="preserve"> 27</w:t>
      </w:r>
      <w:r w:rsidRPr="00287868">
        <w:t xml:space="preserve">(4), 355-365. </w:t>
      </w:r>
    </w:p>
    <w:p w14:paraId="344B2E52" w14:textId="5FE1368E" w:rsidR="00287868" w:rsidRPr="00287868" w:rsidRDefault="00287868" w:rsidP="00287868">
      <w:pPr>
        <w:pStyle w:val="EndNoteBibliography"/>
        <w:spacing w:after="0"/>
        <w:ind w:left="720" w:hanging="720"/>
      </w:pPr>
      <w:r w:rsidRPr="00287868">
        <w:t xml:space="preserve">Bick, J., Dozier, M., &amp; Perkins, E. (2012). Convergence between attachment classifications and natural reunion behavior among children and parents in a child care setting. </w:t>
      </w:r>
      <w:r w:rsidRPr="00287868">
        <w:rPr>
          <w:i/>
        </w:rPr>
        <w:t>Attach Hum Dev</w:t>
      </w:r>
      <w:r w:rsidRPr="00287868">
        <w:t>,</w:t>
      </w:r>
      <w:r w:rsidRPr="00287868">
        <w:rPr>
          <w:i/>
        </w:rPr>
        <w:t xml:space="preserve"> 14</w:t>
      </w:r>
      <w:r w:rsidRPr="00287868">
        <w:t xml:space="preserve">(1), 1-10. </w:t>
      </w:r>
      <w:hyperlink r:id="rId14" w:history="1">
        <w:r w:rsidRPr="00287868">
          <w:rPr>
            <w:rStyle w:val="Hyperlink"/>
          </w:rPr>
          <w:t>https://doi.org/10.1080/14616734.2012.636645</w:t>
        </w:r>
      </w:hyperlink>
      <w:r w:rsidRPr="00287868">
        <w:t xml:space="preserve"> </w:t>
      </w:r>
    </w:p>
    <w:p w14:paraId="11A0B9B7" w14:textId="77777777" w:rsidR="00287868" w:rsidRPr="00287868" w:rsidRDefault="00287868" w:rsidP="00287868">
      <w:pPr>
        <w:pStyle w:val="EndNoteBibliography"/>
        <w:spacing w:after="0"/>
        <w:ind w:left="720" w:hanging="720"/>
      </w:pPr>
      <w:r w:rsidRPr="00287868">
        <w:t xml:space="preserve">Bowlby, J. (1988). </w:t>
      </w:r>
      <w:r w:rsidRPr="00287868">
        <w:rPr>
          <w:i/>
        </w:rPr>
        <w:t>A secure base: Parent-child attachment and healthy human development</w:t>
      </w:r>
      <w:r w:rsidRPr="00287868">
        <w:t xml:space="preserve">. Basic Books. </w:t>
      </w:r>
    </w:p>
    <w:p w14:paraId="4E894084" w14:textId="77777777" w:rsidR="00287868" w:rsidRPr="00287868" w:rsidRDefault="00287868" w:rsidP="00287868">
      <w:pPr>
        <w:pStyle w:val="EndNoteBibliography"/>
        <w:spacing w:after="0"/>
        <w:ind w:left="720" w:hanging="720"/>
      </w:pPr>
      <w:r w:rsidRPr="00287868">
        <w:lastRenderedPageBreak/>
        <w:t>Broidy, L. M., Nagin, D. S., Tremblay, R. E., Bates, J. E., Brame, B., Dodge, K. A., Fergusson, D., Horwood, J. L., Loeber, R., Laird, R., Lynam, D. R., Moffitt, T. E., Pettit, G. S., &amp; Vitaro, F. (2003). Developmental trajectories of childhood disruptive behaviors and adolescent delinquency: A six-site, cross-national study </w:t>
      </w:r>
      <w:r w:rsidRPr="00287868">
        <w:rPr>
          <w:i/>
        </w:rPr>
        <w:t>Developmental psychology</w:t>
      </w:r>
      <w:r w:rsidRPr="00287868">
        <w:t>,</w:t>
      </w:r>
      <w:r w:rsidRPr="00287868">
        <w:rPr>
          <w:i/>
        </w:rPr>
        <w:t xml:space="preserve"> 39</w:t>
      </w:r>
      <w:r w:rsidRPr="00287868">
        <w:t xml:space="preserve">, 222-245. </w:t>
      </w:r>
    </w:p>
    <w:p w14:paraId="2B3B6083" w14:textId="77777777" w:rsidR="00287868" w:rsidRPr="00287868" w:rsidRDefault="00287868" w:rsidP="00287868">
      <w:pPr>
        <w:pStyle w:val="EndNoteBibliography"/>
        <w:spacing w:after="0"/>
        <w:ind w:left="720" w:hanging="720"/>
      </w:pPr>
      <w:r w:rsidRPr="00287868">
        <w:t xml:space="preserve">Brownell, C. A., &amp; Kopp, C. B. (2010). </w:t>
      </w:r>
      <w:r w:rsidRPr="00287868">
        <w:rPr>
          <w:i/>
        </w:rPr>
        <w:t>Socioemotional development in the toddler years: Transitions and transformations</w:t>
      </w:r>
      <w:r w:rsidRPr="00287868">
        <w:t xml:space="preserve">. Guilford Press. </w:t>
      </w:r>
    </w:p>
    <w:p w14:paraId="67AF5799" w14:textId="77777777" w:rsidR="00287868" w:rsidRPr="00287868" w:rsidRDefault="00287868" w:rsidP="00287868">
      <w:pPr>
        <w:pStyle w:val="EndNoteBibliography"/>
        <w:spacing w:after="0"/>
        <w:ind w:left="720" w:hanging="720"/>
      </w:pPr>
      <w:r w:rsidRPr="00287868">
        <w:t xml:space="preserve">Calkins, S. D., Dedmon, S., Gill, K., Lomax, L., &amp; Johnson, L. (2002). Frustration in infancy: Implications for emotion regulation, physiological processes, and temperament. </w:t>
      </w:r>
      <w:r w:rsidRPr="00287868">
        <w:rPr>
          <w:i/>
        </w:rPr>
        <w:t>Infancy</w:t>
      </w:r>
      <w:r w:rsidRPr="00287868">
        <w:t>,</w:t>
      </w:r>
      <w:r w:rsidRPr="00287868">
        <w:rPr>
          <w:i/>
        </w:rPr>
        <w:t xml:space="preserve"> 3</w:t>
      </w:r>
      <w:r w:rsidRPr="00287868">
        <w:t xml:space="preserve">, 175-198. </w:t>
      </w:r>
    </w:p>
    <w:p w14:paraId="53718281" w14:textId="77777777" w:rsidR="00287868" w:rsidRPr="00287868" w:rsidRDefault="00287868" w:rsidP="00287868">
      <w:pPr>
        <w:pStyle w:val="EndNoteBibliography"/>
        <w:spacing w:after="0"/>
        <w:ind w:left="720" w:hanging="720"/>
      </w:pPr>
      <w:r w:rsidRPr="00287868">
        <w:t xml:space="preserve">Campbell, S. B., Shaw, D. S., &amp; Gilliom, M. (2000). Early externalizing behavior problems: Toddlers and preschoolers at risk for later maladjustment. </w:t>
      </w:r>
      <w:r w:rsidRPr="00287868">
        <w:rPr>
          <w:i/>
        </w:rPr>
        <w:t>Development and Psychopathology</w:t>
      </w:r>
      <w:r w:rsidRPr="00287868">
        <w:t>,</w:t>
      </w:r>
      <w:r w:rsidRPr="00287868">
        <w:rPr>
          <w:i/>
        </w:rPr>
        <w:t xml:space="preserve"> 12</w:t>
      </w:r>
      <w:r w:rsidRPr="00287868">
        <w:t xml:space="preserve">(3), 467-488. </w:t>
      </w:r>
    </w:p>
    <w:p w14:paraId="23719BAB" w14:textId="77777777" w:rsidR="00287868" w:rsidRPr="00287868" w:rsidRDefault="00287868" w:rsidP="00287868">
      <w:pPr>
        <w:pStyle w:val="EndNoteBibliography"/>
        <w:spacing w:after="0"/>
        <w:ind w:left="720" w:hanging="720"/>
      </w:pPr>
      <w:r w:rsidRPr="00287868">
        <w:t xml:space="preserve">Campbell, S. B., Spieker, S., Burchinal, M., Poe, M. D., &amp; The NICHD Early Child Care Research Network. (2006). Trajectories of aggression from toddlerhood to age 9 predict academic and social functioning through age 12. </w:t>
      </w:r>
      <w:r w:rsidRPr="00287868">
        <w:rPr>
          <w:i/>
        </w:rPr>
        <w:t>Journal of Child Psychology and Psychiatry</w:t>
      </w:r>
      <w:r w:rsidRPr="00287868">
        <w:t>,</w:t>
      </w:r>
      <w:r w:rsidRPr="00287868">
        <w:rPr>
          <w:i/>
        </w:rPr>
        <w:t xml:space="preserve"> 47</w:t>
      </w:r>
      <w:r w:rsidRPr="00287868">
        <w:t xml:space="preserve">(8), 791-800. </w:t>
      </w:r>
    </w:p>
    <w:p w14:paraId="026DC8F7" w14:textId="77777777" w:rsidR="00287868" w:rsidRPr="00287868" w:rsidRDefault="00287868" w:rsidP="00287868">
      <w:pPr>
        <w:pStyle w:val="EndNoteBibliography"/>
        <w:spacing w:after="0"/>
        <w:ind w:left="720" w:hanging="720"/>
      </w:pPr>
      <w:r w:rsidRPr="00287868">
        <w:t xml:space="preserve">Cohen, J. (1988). </w:t>
      </w:r>
      <w:r w:rsidRPr="00287868">
        <w:rPr>
          <w:i/>
        </w:rPr>
        <w:t>Statistical power analysis for the behavioral sciences (2nd ed.)</w:t>
      </w:r>
      <w:r w:rsidRPr="00287868">
        <w:t xml:space="preserve">. Lawrence Erlbaum Associates. </w:t>
      </w:r>
    </w:p>
    <w:p w14:paraId="290BB41B" w14:textId="77777777" w:rsidR="00287868" w:rsidRPr="00287868" w:rsidRDefault="00287868" w:rsidP="00287868">
      <w:pPr>
        <w:pStyle w:val="EndNoteBibliography"/>
        <w:spacing w:after="0"/>
        <w:ind w:left="720" w:hanging="720"/>
      </w:pPr>
      <w:r w:rsidRPr="00287868">
        <w:t xml:space="preserve">Colson, E. R., &amp; Dworkin, P. H. (1997). Toddler development. </w:t>
      </w:r>
      <w:r w:rsidRPr="00287868">
        <w:rPr>
          <w:i/>
        </w:rPr>
        <w:t>Pediatrics in review</w:t>
      </w:r>
      <w:r w:rsidRPr="00287868">
        <w:t>,</w:t>
      </w:r>
      <w:r w:rsidRPr="00287868">
        <w:rPr>
          <w:i/>
        </w:rPr>
        <w:t xml:space="preserve"> 18</w:t>
      </w:r>
      <w:r w:rsidRPr="00287868">
        <w:t xml:space="preserve">(8), 255-259. </w:t>
      </w:r>
    </w:p>
    <w:p w14:paraId="1AC8C916" w14:textId="77777777" w:rsidR="00287868" w:rsidRPr="00287868" w:rsidRDefault="00287868" w:rsidP="00287868">
      <w:pPr>
        <w:pStyle w:val="EndNoteBibliography"/>
        <w:spacing w:after="0"/>
        <w:ind w:left="720" w:hanging="720"/>
      </w:pPr>
      <w:r w:rsidRPr="00287868">
        <w:t xml:space="preserve">Cooke, J. E., Deneault, A. A., Devereux, C., Eirich, R., Fearon, R. P., &amp; Madigan, S. (2022). Parental sensitivity and child behavioral problems: A meta‐analytic review. </w:t>
      </w:r>
      <w:r w:rsidRPr="00287868">
        <w:rPr>
          <w:i/>
        </w:rPr>
        <w:t>Child development</w:t>
      </w:r>
      <w:r w:rsidRPr="00287868">
        <w:t>,</w:t>
      </w:r>
      <w:r w:rsidRPr="00287868">
        <w:rPr>
          <w:i/>
        </w:rPr>
        <w:t xml:space="preserve"> 93</w:t>
      </w:r>
      <w:r w:rsidRPr="00287868">
        <w:t xml:space="preserve">(5), 1231-1248. </w:t>
      </w:r>
    </w:p>
    <w:p w14:paraId="6D55718F" w14:textId="77777777" w:rsidR="00287868" w:rsidRPr="00287868" w:rsidRDefault="00287868" w:rsidP="00287868">
      <w:pPr>
        <w:pStyle w:val="EndNoteBibliography"/>
        <w:spacing w:after="0"/>
        <w:ind w:left="720" w:hanging="720"/>
      </w:pPr>
      <w:r w:rsidRPr="00287868">
        <w:t xml:space="preserve">Cooper, G., Hoffman, K., &amp; Powell, B. (2009). Circle of Security: COS-P facilitator DVD manual 5.0. </w:t>
      </w:r>
      <w:r w:rsidRPr="00287868">
        <w:rPr>
          <w:i/>
        </w:rPr>
        <w:t>Unpublished manuscript, Marycliff Institute, Spokane, WA</w:t>
      </w:r>
      <w:r w:rsidRPr="00287868">
        <w:t xml:space="preserve">. </w:t>
      </w:r>
    </w:p>
    <w:p w14:paraId="69E0A088" w14:textId="77777777" w:rsidR="00287868" w:rsidRPr="00287868" w:rsidRDefault="00287868" w:rsidP="00287868">
      <w:pPr>
        <w:pStyle w:val="EndNoteBibliography"/>
        <w:spacing w:after="0"/>
        <w:ind w:left="720" w:hanging="720"/>
      </w:pPr>
      <w:r w:rsidRPr="00287868">
        <w:t xml:space="preserve">Côté, S., Vaillancourt, T., LeBlanc, J. C., Nagin, D. S., &amp; Tremblay, R. E. (2006). The development of physical aggression from toddlerhood to pre-adolescence: A nation wide longitudinal study of Canadian children. </w:t>
      </w:r>
      <w:r w:rsidRPr="00287868">
        <w:rPr>
          <w:i/>
        </w:rPr>
        <w:t>Journal of Abnormal Child Psychology</w:t>
      </w:r>
      <w:r w:rsidRPr="00287868">
        <w:t>,</w:t>
      </w:r>
      <w:r w:rsidRPr="00287868">
        <w:rPr>
          <w:i/>
        </w:rPr>
        <w:t xml:space="preserve"> 34</w:t>
      </w:r>
      <w:r w:rsidRPr="00287868">
        <w:t xml:space="preserve">, 68-82. </w:t>
      </w:r>
    </w:p>
    <w:p w14:paraId="3DDB20E0" w14:textId="77777777" w:rsidR="00287868" w:rsidRPr="00287868" w:rsidRDefault="00287868" w:rsidP="00287868">
      <w:pPr>
        <w:pStyle w:val="EndNoteBibliography"/>
        <w:spacing w:after="0"/>
        <w:ind w:left="720" w:hanging="720"/>
      </w:pPr>
      <w:r w:rsidRPr="00287868">
        <w:t xml:space="preserve">Crockenberg, S. C., &amp; Leerkes, E. M. (1993). </w:t>
      </w:r>
      <w:r w:rsidRPr="00287868">
        <w:rPr>
          <w:i/>
        </w:rPr>
        <w:t>Infant social and emotional development in family context</w:t>
      </w:r>
      <w:r w:rsidRPr="00287868">
        <w:t xml:space="preserve">. The Guilford Press. </w:t>
      </w:r>
    </w:p>
    <w:p w14:paraId="262CACBC" w14:textId="77777777" w:rsidR="00287868" w:rsidRPr="00287868" w:rsidRDefault="00287868" w:rsidP="00287868">
      <w:pPr>
        <w:pStyle w:val="EndNoteBibliography"/>
        <w:spacing w:after="0"/>
        <w:ind w:left="720" w:hanging="720"/>
      </w:pPr>
      <w:r w:rsidRPr="00287868">
        <w:t xml:space="preserve">Deans, C. L. (2020). Maternal sensitivity, its relationship with child outcomes, and interventions that address it: A systematic literature review. </w:t>
      </w:r>
      <w:r w:rsidRPr="00287868">
        <w:rPr>
          <w:i/>
        </w:rPr>
        <w:t>Early Child Development and Care</w:t>
      </w:r>
      <w:r w:rsidRPr="00287868">
        <w:t>,</w:t>
      </w:r>
      <w:r w:rsidRPr="00287868">
        <w:rPr>
          <w:i/>
        </w:rPr>
        <w:t xml:space="preserve"> 190</w:t>
      </w:r>
      <w:r w:rsidRPr="00287868">
        <w:t xml:space="preserve">(2), 252-275. </w:t>
      </w:r>
    </w:p>
    <w:p w14:paraId="1B9D3DA8" w14:textId="77777777" w:rsidR="00287868" w:rsidRPr="00287868" w:rsidRDefault="00287868" w:rsidP="00287868">
      <w:pPr>
        <w:pStyle w:val="EndNoteBibliography"/>
        <w:spacing w:after="0"/>
        <w:ind w:left="720" w:hanging="720"/>
      </w:pPr>
      <w:r w:rsidRPr="00287868">
        <w:t xml:space="preserve">Dozier, M., &amp; Bernard, K. (2017). Attachment and biobehavioral catch-up: Addressing the needs of infants and toddlers exposed to inadequate or problematic caregiving. </w:t>
      </w:r>
      <w:r w:rsidRPr="00287868">
        <w:rPr>
          <w:i/>
        </w:rPr>
        <w:t>Current Opinion in Psychology</w:t>
      </w:r>
      <w:r w:rsidRPr="00287868">
        <w:t>,</w:t>
      </w:r>
      <w:r w:rsidRPr="00287868">
        <w:rPr>
          <w:i/>
        </w:rPr>
        <w:t xml:space="preserve"> 15</w:t>
      </w:r>
      <w:r w:rsidRPr="00287868">
        <w:t xml:space="preserve">, 111-117. </w:t>
      </w:r>
    </w:p>
    <w:p w14:paraId="2F205E8C" w14:textId="30D0AFFC" w:rsidR="00287868" w:rsidRPr="00287868" w:rsidRDefault="00287868" w:rsidP="00287868">
      <w:pPr>
        <w:pStyle w:val="EndNoteBibliography"/>
        <w:spacing w:after="0"/>
        <w:ind w:left="720" w:hanging="720"/>
      </w:pPr>
      <w:r w:rsidRPr="00287868">
        <w:t xml:space="preserve">Eyberg, S. (1988). Parent-child interaction therapy: Integration of traditional and behavioral concerns. </w:t>
      </w:r>
      <w:r w:rsidRPr="00287868">
        <w:rPr>
          <w:i/>
        </w:rPr>
        <w:t>Child &amp; Family Behavior Therapy</w:t>
      </w:r>
      <w:r w:rsidRPr="00287868">
        <w:t>,</w:t>
      </w:r>
      <w:r w:rsidRPr="00287868">
        <w:rPr>
          <w:i/>
        </w:rPr>
        <w:t xml:space="preserve"> 10</w:t>
      </w:r>
      <w:r w:rsidRPr="00287868">
        <w:t xml:space="preserve">(1), 33-46. </w:t>
      </w:r>
      <w:hyperlink r:id="rId15" w:history="1">
        <w:r w:rsidRPr="00287868">
          <w:rPr>
            <w:rStyle w:val="Hyperlink"/>
          </w:rPr>
          <w:t>https://doi.org/10.1300/J019v10n01_04</w:t>
        </w:r>
      </w:hyperlink>
      <w:r w:rsidRPr="00287868">
        <w:t xml:space="preserve"> </w:t>
      </w:r>
    </w:p>
    <w:p w14:paraId="77F26FC2" w14:textId="77777777" w:rsidR="00287868" w:rsidRPr="00287868" w:rsidRDefault="00287868" w:rsidP="00287868">
      <w:pPr>
        <w:pStyle w:val="EndNoteBibliography"/>
        <w:spacing w:after="0"/>
        <w:ind w:left="720" w:hanging="720"/>
      </w:pPr>
      <w:r w:rsidRPr="00287868">
        <w:t xml:space="preserve">Eyberg, S. M., Nelson, M. M., Ginn, N. C., Bhuiyan, N., &amp; Boggs, S. R. (2013). </w:t>
      </w:r>
      <w:r w:rsidRPr="00287868">
        <w:rPr>
          <w:i/>
        </w:rPr>
        <w:t>Dyadic parent–child interaction coding system (DPICS), 4th edition (DPICS-IV) comprehensive manual for research and training</w:t>
      </w:r>
      <w:r w:rsidRPr="00287868">
        <w:t xml:space="preserve">. PCIT International. </w:t>
      </w:r>
    </w:p>
    <w:p w14:paraId="2F59B923" w14:textId="77777777" w:rsidR="00287868" w:rsidRPr="00287868" w:rsidRDefault="00287868" w:rsidP="00287868">
      <w:pPr>
        <w:pStyle w:val="EndNoteBibliography"/>
        <w:ind w:left="720" w:hanging="720"/>
      </w:pPr>
      <w:r w:rsidRPr="00287868">
        <w:t>Farrow, C., &amp; Blissett, J. (2015). Maternal mind-mindedness during infancy, general parenting sensitivity and observed feeding behavior: A longitudinal</w:t>
      </w:r>
    </w:p>
    <w:p w14:paraId="374DCF97" w14:textId="2295F45D" w:rsidR="00287868" w:rsidRPr="00287868" w:rsidRDefault="00287868" w:rsidP="00287868">
      <w:pPr>
        <w:pStyle w:val="EndNoteBibliography"/>
        <w:spacing w:after="0"/>
        <w:ind w:left="720" w:hanging="720"/>
      </w:pPr>
      <w:r w:rsidRPr="00287868">
        <w:t xml:space="preserve">study. </w:t>
      </w:r>
      <w:r w:rsidRPr="00287868">
        <w:rPr>
          <w:i/>
        </w:rPr>
        <w:t>Attachment &amp; Human Development</w:t>
      </w:r>
      <w:r w:rsidRPr="00287868">
        <w:t>,</w:t>
      </w:r>
      <w:r w:rsidRPr="00287868">
        <w:rPr>
          <w:i/>
        </w:rPr>
        <w:t xml:space="preserve"> 16</w:t>
      </w:r>
      <w:r w:rsidRPr="00287868">
        <w:t xml:space="preserve">, 230–241. </w:t>
      </w:r>
      <w:hyperlink r:id="rId16" w:history="1">
        <w:r w:rsidRPr="00287868">
          <w:rPr>
            <w:rStyle w:val="Hyperlink"/>
          </w:rPr>
          <w:t>https://doi.org/http://dx.doi.org/10.1080/14616734.2014.898158</w:t>
        </w:r>
      </w:hyperlink>
      <w:r w:rsidRPr="00287868">
        <w:t xml:space="preserve">. </w:t>
      </w:r>
    </w:p>
    <w:p w14:paraId="13B43BC1" w14:textId="77777777" w:rsidR="00287868" w:rsidRPr="00287868" w:rsidRDefault="00287868" w:rsidP="00287868">
      <w:pPr>
        <w:pStyle w:val="EndNoteBibliography"/>
        <w:spacing w:after="0"/>
        <w:ind w:left="720" w:hanging="720"/>
      </w:pPr>
      <w:r w:rsidRPr="00287868">
        <w:t xml:space="preserve">Fearon, R. P., Bakermans-Kranenburg, M. J., van IJzendoorn, M. H., Lapsley, A., &amp; Roisman, G. I. (2010). The significance of insecure attachment and disorganization in the development of children’s externalizing behavior: A meta-analytic study. </w:t>
      </w:r>
      <w:r w:rsidRPr="00287868">
        <w:rPr>
          <w:i/>
        </w:rPr>
        <w:t>Child development</w:t>
      </w:r>
      <w:r w:rsidRPr="00287868">
        <w:t>,</w:t>
      </w:r>
      <w:r w:rsidRPr="00287868">
        <w:rPr>
          <w:i/>
        </w:rPr>
        <w:t xml:space="preserve"> 81</w:t>
      </w:r>
      <w:r w:rsidRPr="00287868">
        <w:t xml:space="preserve">, 435-456. </w:t>
      </w:r>
    </w:p>
    <w:p w14:paraId="335AEF20" w14:textId="77777777" w:rsidR="00287868" w:rsidRPr="00287868" w:rsidRDefault="00287868" w:rsidP="00287868">
      <w:pPr>
        <w:pStyle w:val="EndNoteBibliography"/>
        <w:spacing w:after="0"/>
        <w:ind w:left="720" w:hanging="720"/>
      </w:pPr>
      <w:r w:rsidRPr="00287868">
        <w:t xml:space="preserve">Frick, P. J., &amp; Viding, E. (2009). Antisocial behavior from a developmental psychopathology perspective. </w:t>
      </w:r>
      <w:r w:rsidRPr="00287868">
        <w:rPr>
          <w:i/>
        </w:rPr>
        <w:t>Development and Psychopathology</w:t>
      </w:r>
      <w:r w:rsidRPr="00287868">
        <w:t>,</w:t>
      </w:r>
      <w:r w:rsidRPr="00287868">
        <w:rPr>
          <w:i/>
        </w:rPr>
        <w:t xml:space="preserve"> 21</w:t>
      </w:r>
      <w:r w:rsidRPr="00287868">
        <w:t xml:space="preserve">, 1111–1131. </w:t>
      </w:r>
    </w:p>
    <w:p w14:paraId="54091128" w14:textId="77777777" w:rsidR="00287868" w:rsidRPr="00287868" w:rsidRDefault="00287868" w:rsidP="00287868">
      <w:pPr>
        <w:pStyle w:val="EndNoteBibliography"/>
        <w:spacing w:after="0"/>
        <w:ind w:left="720" w:hanging="720"/>
      </w:pPr>
      <w:r w:rsidRPr="00287868">
        <w:t xml:space="preserve">Giesbrecht, G. F., Miller, M. R., &amp; Müller, U. (2010). The anger–distress model of temper tantrums: associations with emotional reactivity and emotional competence. </w:t>
      </w:r>
      <w:r w:rsidRPr="00287868">
        <w:rPr>
          <w:i/>
        </w:rPr>
        <w:t>Infant and child development</w:t>
      </w:r>
      <w:r w:rsidRPr="00287868">
        <w:t>,</w:t>
      </w:r>
      <w:r w:rsidRPr="00287868">
        <w:rPr>
          <w:i/>
        </w:rPr>
        <w:t xml:space="preserve"> 19</w:t>
      </w:r>
      <w:r w:rsidRPr="00287868">
        <w:t xml:space="preserve">(5), 478-497. </w:t>
      </w:r>
    </w:p>
    <w:p w14:paraId="6C1B85DD" w14:textId="77777777" w:rsidR="00287868" w:rsidRPr="00287868" w:rsidRDefault="00287868" w:rsidP="00287868">
      <w:pPr>
        <w:pStyle w:val="EndNoteBibliography"/>
        <w:spacing w:after="0"/>
        <w:ind w:left="720" w:hanging="720"/>
      </w:pPr>
      <w:r w:rsidRPr="00287868">
        <w:t xml:space="preserve">Girard, E., Wallace, N., Kohlhoff, J., Morgan, S., &amp; McNeil, C. (2018). </w:t>
      </w:r>
      <w:r w:rsidRPr="00287868">
        <w:rPr>
          <w:i/>
        </w:rPr>
        <w:t>Parent-Child Interaction Therapy for Toddlers (PCIT-T)</w:t>
      </w:r>
      <w:r w:rsidRPr="00287868">
        <w:t>. PCIT-Toddlers.org</w:t>
      </w:r>
    </w:p>
    <w:p w14:paraId="09ED2363" w14:textId="34511ABB" w:rsidR="00287868" w:rsidRPr="00287868" w:rsidRDefault="00287868" w:rsidP="00287868">
      <w:pPr>
        <w:pStyle w:val="EndNoteBibliography"/>
        <w:spacing w:after="0"/>
        <w:ind w:left="720" w:hanging="720"/>
      </w:pPr>
      <w:r w:rsidRPr="00287868">
        <w:lastRenderedPageBreak/>
        <w:t xml:space="preserve">Granqvist, P., Sroufe, A. L., Dozier, M., Hesse, E., Steele, M., van Ijzendoorn, M., Solomon, J., Schuengel, C., Fearon, P., Bakermans-Kranenburg, M., Steele, H., Cassidy, J., Carlson, E., Madigan, S., Jacobvitz, D., Foster, S., Behrens, K., Rifkin-Graboi, A., Gribneau, N., . . . Duschinsky, R. (2017). Disorganized attachment in infancy: a review of the phenomenon and its implications for clinicians and policy-makers. </w:t>
      </w:r>
      <w:r w:rsidRPr="00287868">
        <w:rPr>
          <w:i/>
        </w:rPr>
        <w:t>Attach Hum Dev</w:t>
      </w:r>
      <w:r w:rsidRPr="00287868">
        <w:t>,</w:t>
      </w:r>
      <w:r w:rsidRPr="00287868">
        <w:rPr>
          <w:i/>
        </w:rPr>
        <w:t xml:space="preserve"> 19</w:t>
      </w:r>
      <w:r w:rsidRPr="00287868">
        <w:t xml:space="preserve">(6), 534-558. </w:t>
      </w:r>
      <w:hyperlink r:id="rId17" w:history="1">
        <w:r w:rsidRPr="00287868">
          <w:rPr>
            <w:rStyle w:val="Hyperlink"/>
          </w:rPr>
          <w:t>https://doi.org/10.1080/14616734.2017.1354040</w:t>
        </w:r>
      </w:hyperlink>
      <w:r w:rsidRPr="00287868">
        <w:t xml:space="preserve"> </w:t>
      </w:r>
    </w:p>
    <w:p w14:paraId="6743DAB2" w14:textId="77777777" w:rsidR="00287868" w:rsidRPr="00287868" w:rsidRDefault="00287868" w:rsidP="00287868">
      <w:pPr>
        <w:pStyle w:val="EndNoteBibliography"/>
        <w:spacing w:after="0"/>
        <w:ind w:left="720" w:hanging="720"/>
      </w:pPr>
      <w:r w:rsidRPr="00287868">
        <w:t xml:space="preserve">Gratz, K. L., &amp; Roemer, L. (2004). Multidimensional assessment of emotion regulation and dysregulation: development, factor structure, and initial validation of the Difficulties in Emotion Regulation Scale. </w:t>
      </w:r>
      <w:r w:rsidRPr="00287868">
        <w:rPr>
          <w:i/>
        </w:rPr>
        <w:t>Journal of Psychopathology and Behavioral Assessment</w:t>
      </w:r>
      <w:r w:rsidRPr="00287868">
        <w:t>,</w:t>
      </w:r>
      <w:r w:rsidRPr="00287868">
        <w:rPr>
          <w:i/>
        </w:rPr>
        <w:t xml:space="preserve"> 26</w:t>
      </w:r>
      <w:r w:rsidRPr="00287868">
        <w:t xml:space="preserve">(1), 41-54. </w:t>
      </w:r>
    </w:p>
    <w:p w14:paraId="16E32A98" w14:textId="77777777" w:rsidR="00287868" w:rsidRPr="00287868" w:rsidRDefault="00287868" w:rsidP="00287868">
      <w:pPr>
        <w:pStyle w:val="EndNoteBibliography"/>
        <w:spacing w:after="0"/>
        <w:ind w:left="720" w:hanging="720"/>
      </w:pPr>
      <w:r w:rsidRPr="00287868">
        <w:t xml:space="preserve">Groh, A. M., Roisman, G. I., van Ijzendoorn, M. H., Bakermans-Kranenburg, M. J., &amp; Fearon, R. P. (2012). The significance of insecure and disorganized attachment for children's internalizing symptoms: a meta-analytic study. </w:t>
      </w:r>
      <w:r w:rsidRPr="00287868">
        <w:rPr>
          <w:i/>
        </w:rPr>
        <w:t>Child Dev</w:t>
      </w:r>
      <w:r w:rsidRPr="00287868">
        <w:t>,</w:t>
      </w:r>
      <w:r w:rsidRPr="00287868">
        <w:rPr>
          <w:i/>
        </w:rPr>
        <w:t xml:space="preserve"> 83</w:t>
      </w:r>
      <w:r w:rsidRPr="00287868">
        <w:t xml:space="preserve">(2), 591-610. </w:t>
      </w:r>
    </w:p>
    <w:p w14:paraId="663A02B2" w14:textId="77777777" w:rsidR="00287868" w:rsidRPr="00287868" w:rsidRDefault="00287868" w:rsidP="00287868">
      <w:pPr>
        <w:pStyle w:val="EndNoteBibliography"/>
        <w:spacing w:after="0"/>
        <w:ind w:left="720" w:hanging="720"/>
      </w:pPr>
      <w:r w:rsidRPr="00287868">
        <w:t xml:space="preserve">Gross, J. J., &amp; Thompson, R. A. (2007). . (2007). Emotion regulation: Conceptual and empirical foundations. In J. J. Gross (Ed.), </w:t>
      </w:r>
      <w:r w:rsidRPr="00287868">
        <w:rPr>
          <w:i/>
        </w:rPr>
        <w:t>Handbook of emotion regulation</w:t>
      </w:r>
      <w:r w:rsidRPr="00287868">
        <w:t xml:space="preserve"> (pp. 3-20). Guilford Press. </w:t>
      </w:r>
    </w:p>
    <w:p w14:paraId="6BAD434D" w14:textId="77777777" w:rsidR="00287868" w:rsidRPr="00287868" w:rsidRDefault="00287868" w:rsidP="00287868">
      <w:pPr>
        <w:pStyle w:val="EndNoteBibliography"/>
        <w:spacing w:after="0"/>
        <w:ind w:left="720" w:hanging="720"/>
      </w:pPr>
      <w:r w:rsidRPr="00287868">
        <w:t xml:space="preserve">Grube, W. A., &amp; Liming, K. W. (2018). Attachment and biobehavioral catch‐up: A systematic review. </w:t>
      </w:r>
      <w:r w:rsidRPr="00287868">
        <w:rPr>
          <w:i/>
        </w:rPr>
        <w:t>Infant Mental Health Journal</w:t>
      </w:r>
      <w:r w:rsidRPr="00287868">
        <w:t>,</w:t>
      </w:r>
      <w:r w:rsidRPr="00287868">
        <w:rPr>
          <w:i/>
        </w:rPr>
        <w:t xml:space="preserve"> 39</w:t>
      </w:r>
      <w:r w:rsidRPr="00287868">
        <w:t xml:space="preserve">(6), 656-673. </w:t>
      </w:r>
    </w:p>
    <w:p w14:paraId="1A3DA70F" w14:textId="37969DB0" w:rsidR="00287868" w:rsidRPr="00287868" w:rsidRDefault="00287868" w:rsidP="00287868">
      <w:pPr>
        <w:pStyle w:val="EndNoteBibliography"/>
        <w:spacing w:after="0"/>
        <w:ind w:left="720" w:hanging="720"/>
      </w:pPr>
      <w:r w:rsidRPr="00287868">
        <w:t xml:space="preserve">Gupta, S. K. (2011). Intention-to-treat concept: A review. </w:t>
      </w:r>
      <w:r w:rsidRPr="00287868">
        <w:rPr>
          <w:i/>
        </w:rPr>
        <w:t>Perspectives in Clinical Research</w:t>
      </w:r>
      <w:r w:rsidRPr="00287868">
        <w:t>,</w:t>
      </w:r>
      <w:r w:rsidRPr="00287868">
        <w:rPr>
          <w:i/>
        </w:rPr>
        <w:t xml:space="preserve"> 2</w:t>
      </w:r>
      <w:r w:rsidRPr="00287868">
        <w:t xml:space="preserve">, 109–112. </w:t>
      </w:r>
      <w:hyperlink r:id="rId18" w:history="1">
        <w:r w:rsidRPr="00287868">
          <w:rPr>
            <w:rStyle w:val="Hyperlink"/>
          </w:rPr>
          <w:t>https://doi.org/10.4103/2229-3485.83221</w:t>
        </w:r>
      </w:hyperlink>
      <w:r w:rsidRPr="00287868">
        <w:t xml:space="preserve"> </w:t>
      </w:r>
    </w:p>
    <w:p w14:paraId="03712903" w14:textId="77777777" w:rsidR="00287868" w:rsidRPr="00287868" w:rsidRDefault="00287868" w:rsidP="00287868">
      <w:pPr>
        <w:pStyle w:val="EndNoteBibliography"/>
        <w:spacing w:after="0"/>
        <w:ind w:left="720" w:hanging="720"/>
      </w:pPr>
      <w:r w:rsidRPr="00287868">
        <w:t xml:space="preserve">Hoffenaar, P., &amp; Overbeek, G. (2022). Temper tantrums in toddlers and preschoolers: Longitudinal associations with adjustment problems. </w:t>
      </w:r>
      <w:r w:rsidRPr="00287868">
        <w:rPr>
          <w:i/>
        </w:rPr>
        <w:t>Journal of Developmental and Behavioral Pediatrics</w:t>
      </w:r>
      <w:r w:rsidRPr="00287868">
        <w:t>,</w:t>
      </w:r>
      <w:r w:rsidRPr="00287868">
        <w:rPr>
          <w:i/>
        </w:rPr>
        <w:t xml:space="preserve"> 43</w:t>
      </w:r>
      <w:r w:rsidRPr="00287868">
        <w:t xml:space="preserve">(7), 409. </w:t>
      </w:r>
    </w:p>
    <w:p w14:paraId="55BDFDE6" w14:textId="77777777" w:rsidR="00287868" w:rsidRPr="00287868" w:rsidRDefault="00287868" w:rsidP="00287868">
      <w:pPr>
        <w:pStyle w:val="EndNoteBibliography"/>
        <w:spacing w:after="0"/>
        <w:ind w:left="720" w:hanging="720"/>
      </w:pPr>
      <w:r w:rsidRPr="00287868">
        <w:t xml:space="preserve">Hoffman, K. T., Marvin, R. S., Cooper, G., &amp; Powell, B. (2006). Changing toddlers' and preschoolers' attachment classifications: The circle of security intervention. . </w:t>
      </w:r>
      <w:r w:rsidRPr="00287868">
        <w:rPr>
          <w:i/>
        </w:rPr>
        <w:t>Journal of Consulting and Clinical Psychology</w:t>
      </w:r>
      <w:r w:rsidRPr="00287868">
        <w:t>,</w:t>
      </w:r>
      <w:r w:rsidRPr="00287868">
        <w:rPr>
          <w:i/>
        </w:rPr>
        <w:t xml:space="preserve"> 74</w:t>
      </w:r>
      <w:r w:rsidRPr="00287868">
        <w:t xml:space="preserve">(6), 1017. </w:t>
      </w:r>
    </w:p>
    <w:p w14:paraId="5DE1BCD9" w14:textId="77777777" w:rsidR="00287868" w:rsidRPr="00287868" w:rsidRDefault="00287868" w:rsidP="00287868">
      <w:pPr>
        <w:pStyle w:val="EndNoteBibliography"/>
        <w:spacing w:after="0"/>
        <w:ind w:left="720" w:hanging="720"/>
      </w:pPr>
      <w:r w:rsidRPr="00287868">
        <w:t xml:space="preserve">Holm, S. (1979). A simple sequentially rejective bonferroni test procedure. </w:t>
      </w:r>
      <w:r w:rsidRPr="00287868">
        <w:rPr>
          <w:i/>
        </w:rPr>
        <w:t>Scandinavian Journal of Statistics</w:t>
      </w:r>
      <w:r w:rsidRPr="00287868">
        <w:t>,</w:t>
      </w:r>
      <w:r w:rsidRPr="00287868">
        <w:rPr>
          <w:i/>
        </w:rPr>
        <w:t xml:space="preserve"> 6</w:t>
      </w:r>
      <w:r w:rsidRPr="00287868">
        <w:t xml:space="preserve">, 65-70. </w:t>
      </w:r>
    </w:p>
    <w:p w14:paraId="4D79157E" w14:textId="77777777" w:rsidR="00287868" w:rsidRPr="00287868" w:rsidRDefault="00287868" w:rsidP="00287868">
      <w:pPr>
        <w:pStyle w:val="EndNoteBibliography"/>
        <w:spacing w:after="0"/>
        <w:ind w:left="720" w:hanging="720"/>
      </w:pPr>
      <w:r w:rsidRPr="00287868">
        <w:t xml:space="preserve">Hoyniak, C. P., Donohue, M. R., Quiñones-Camacho, L. E., Vogel, A. C., Perino, M. T., Hennefield, L., Tillman, R., Barch, D. M., &amp; Luby, J. L. (2023). Developmental pathways from preschool temper tantrums to later psychopathology. </w:t>
      </w:r>
      <w:r w:rsidRPr="00287868">
        <w:rPr>
          <w:i/>
        </w:rPr>
        <w:t>Development and Psychopathology</w:t>
      </w:r>
      <w:r w:rsidRPr="00287868">
        <w:t>,</w:t>
      </w:r>
      <w:r w:rsidRPr="00287868">
        <w:rPr>
          <w:i/>
        </w:rPr>
        <w:t xml:space="preserve"> 35</w:t>
      </w:r>
      <w:r w:rsidRPr="00287868">
        <w:t xml:space="preserve">(4), 1643-1655. </w:t>
      </w:r>
    </w:p>
    <w:p w14:paraId="247239EA" w14:textId="2FFE966B" w:rsidR="00287868" w:rsidRPr="00287868" w:rsidRDefault="00287868" w:rsidP="00287868">
      <w:pPr>
        <w:pStyle w:val="EndNoteBibliography"/>
        <w:spacing w:after="0"/>
        <w:ind w:left="720" w:hanging="720"/>
      </w:pPr>
      <w:r w:rsidRPr="00287868">
        <w:t xml:space="preserve">Jacobson, N. S., &amp; Truax, P. (1991). Clinical significance: A statistical approach to defining meaningful change in psychotherapy-research. </w:t>
      </w:r>
      <w:r w:rsidRPr="00287868">
        <w:rPr>
          <w:i/>
        </w:rPr>
        <w:t>Journal of Consulting and Clinical Psychology</w:t>
      </w:r>
      <w:r w:rsidRPr="00287868">
        <w:t>,</w:t>
      </w:r>
      <w:r w:rsidRPr="00287868">
        <w:rPr>
          <w:i/>
        </w:rPr>
        <w:t xml:space="preserve"> 59</w:t>
      </w:r>
      <w:r w:rsidRPr="00287868">
        <w:t xml:space="preserve">, 12–19. </w:t>
      </w:r>
      <w:hyperlink r:id="rId19" w:history="1">
        <w:r w:rsidRPr="00287868">
          <w:rPr>
            <w:rStyle w:val="Hyperlink"/>
          </w:rPr>
          <w:t>https://doi.org/10.1037//0022-006x.59.1.12</w:t>
        </w:r>
      </w:hyperlink>
      <w:r w:rsidRPr="00287868">
        <w:t xml:space="preserve"> </w:t>
      </w:r>
    </w:p>
    <w:p w14:paraId="1062E186" w14:textId="77777777" w:rsidR="00287868" w:rsidRPr="00287868" w:rsidRDefault="00287868" w:rsidP="00287868">
      <w:pPr>
        <w:pStyle w:val="EndNoteBibliography"/>
        <w:spacing w:after="0"/>
        <w:ind w:left="720" w:hanging="720"/>
      </w:pPr>
      <w:r w:rsidRPr="00287868">
        <w:t xml:space="preserve">Johnson, N. (2015). </w:t>
      </w:r>
      <w:r w:rsidRPr="00287868">
        <w:rPr>
          <w:i/>
        </w:rPr>
        <w:t>Maternal Psychological Maturity, Parenting and Toddler Regulation</w:t>
      </w:r>
      <w:r w:rsidRPr="00287868">
        <w:t xml:space="preserve"> Macquarie University]. </w:t>
      </w:r>
    </w:p>
    <w:p w14:paraId="7C36F4FA" w14:textId="77777777" w:rsidR="00287868" w:rsidRPr="00287868" w:rsidRDefault="00287868" w:rsidP="00287868">
      <w:pPr>
        <w:pStyle w:val="EndNoteBibliography"/>
        <w:spacing w:after="0"/>
        <w:ind w:left="720" w:hanging="720"/>
      </w:pPr>
      <w:r w:rsidRPr="00287868">
        <w:t xml:space="preserve">Juffer, F., Bakermans-Kranenburg, M. J., &amp; Van IJzendoorn, M. H. (2008). </w:t>
      </w:r>
      <w:r w:rsidRPr="00287868">
        <w:rPr>
          <w:i/>
        </w:rPr>
        <w:t>Promoting positive parenting: An attachment-based intervention</w:t>
      </w:r>
      <w:r w:rsidRPr="00287868">
        <w:t xml:space="preserve">. Lawrence Erlbaum / Taylor &amp; Francis. </w:t>
      </w:r>
    </w:p>
    <w:p w14:paraId="7AF95FF9" w14:textId="77777777" w:rsidR="00287868" w:rsidRPr="00287868" w:rsidRDefault="00287868" w:rsidP="00287868">
      <w:pPr>
        <w:pStyle w:val="EndNoteBibliography"/>
        <w:spacing w:after="0"/>
        <w:ind w:left="720" w:hanging="720"/>
      </w:pPr>
      <w:r w:rsidRPr="00287868">
        <w:t xml:space="preserve">Kohlhoff, J., Cibralic, S., Hawes, D., &amp; Eapen, V. (2022). Oxytocin receptor gene (OXTR) polymorphisms and social, emotional and behavioral functioning in children and adolescents: a systematic narrative review. </w:t>
      </w:r>
      <w:r w:rsidRPr="00287868">
        <w:rPr>
          <w:i/>
        </w:rPr>
        <w:t>Neuroscience &amp; Biobehavioral Reviews</w:t>
      </w:r>
      <w:r w:rsidRPr="00287868">
        <w:t xml:space="preserve">, 104573. </w:t>
      </w:r>
    </w:p>
    <w:p w14:paraId="1F24B0F0" w14:textId="77777777" w:rsidR="00287868" w:rsidRPr="00287868" w:rsidRDefault="00287868" w:rsidP="00287868">
      <w:pPr>
        <w:pStyle w:val="EndNoteBibliography"/>
        <w:spacing w:after="0"/>
        <w:ind w:left="720" w:hanging="720"/>
      </w:pPr>
      <w:r w:rsidRPr="00287868">
        <w:t xml:space="preserve">Kohlhoff, J., Cibralic, S., Wallace, N., Morgan, S., McMahon, C., Hawkins, E., Eapen, V., Briggs, N., Huber, A., &amp; McNeil, C. (2020). A randomized controlled trial comparing parent child interaction therapy-toddler, circle of security–parenting™ and waitlist controls in the treatment of disruptive behaviors for children aged 14–24 months: study protocol. </w:t>
      </w:r>
      <w:r w:rsidRPr="00287868">
        <w:rPr>
          <w:i/>
        </w:rPr>
        <w:t>BMC Psychology</w:t>
      </w:r>
      <w:r w:rsidRPr="00287868">
        <w:t>,</w:t>
      </w:r>
      <w:r w:rsidRPr="00287868">
        <w:rPr>
          <w:i/>
        </w:rPr>
        <w:t xml:space="preserve"> 8</w:t>
      </w:r>
      <w:r w:rsidRPr="00287868">
        <w:t xml:space="preserve">(1), 1-14. </w:t>
      </w:r>
    </w:p>
    <w:p w14:paraId="0F60D6D6" w14:textId="77777777" w:rsidR="00287868" w:rsidRPr="00287868" w:rsidRDefault="00287868" w:rsidP="00287868">
      <w:pPr>
        <w:pStyle w:val="EndNoteBibliography"/>
        <w:spacing w:after="0"/>
        <w:ind w:left="720" w:hanging="720"/>
      </w:pPr>
      <w:r w:rsidRPr="00287868">
        <w:t xml:space="preserve">Kohlhoff, J., &amp; Morgan, S. (2014). Parent Child Interaction Therapy for Toddlers: A pilot study. </w:t>
      </w:r>
      <w:r w:rsidRPr="00287868">
        <w:rPr>
          <w:i/>
        </w:rPr>
        <w:t>Child and Family Behavior Therapy</w:t>
      </w:r>
      <w:r w:rsidRPr="00287868">
        <w:t>,</w:t>
      </w:r>
      <w:r w:rsidRPr="00287868">
        <w:rPr>
          <w:i/>
        </w:rPr>
        <w:t xml:space="preserve"> 36</w:t>
      </w:r>
      <w:r w:rsidRPr="00287868">
        <w:t xml:space="preserve">(2), 121-139. </w:t>
      </w:r>
    </w:p>
    <w:p w14:paraId="3A3BE14E" w14:textId="77777777" w:rsidR="00287868" w:rsidRPr="00287868" w:rsidRDefault="00287868" w:rsidP="00287868">
      <w:pPr>
        <w:pStyle w:val="EndNoteBibliography"/>
        <w:spacing w:after="0"/>
        <w:ind w:left="720" w:hanging="720"/>
      </w:pPr>
      <w:r w:rsidRPr="00287868">
        <w:t xml:space="preserve">Kohlhoff, J., &amp; Morgan, S. (2018). Parent Child Interaction Therapy for Toddlers (PCIT-T). In L. N. Niec (Ed.), </w:t>
      </w:r>
      <w:r w:rsidRPr="00287868">
        <w:rPr>
          <w:i/>
        </w:rPr>
        <w:t>Handbook of Parent-Child Interaction Therapy - Innovations and Applications for Clinical Practice</w:t>
      </w:r>
      <w:r w:rsidRPr="00287868">
        <w:t xml:space="preserve">. Springer. </w:t>
      </w:r>
    </w:p>
    <w:p w14:paraId="574AC66E" w14:textId="77777777" w:rsidR="00287868" w:rsidRPr="00287868" w:rsidRDefault="00287868" w:rsidP="00287868">
      <w:pPr>
        <w:pStyle w:val="EndNoteBibliography"/>
        <w:spacing w:after="0"/>
        <w:ind w:left="720" w:hanging="720"/>
      </w:pPr>
      <w:r w:rsidRPr="00287868">
        <w:lastRenderedPageBreak/>
        <w:t xml:space="preserve">Kohlhoff, J., Morgan, S., Briggs, N., Egan, R., &amp; Niec, L. (2020). Parent-Child Interaction Therapy with Toddlers in a community-based setting: Improvements in parenting behaviour, emotional availability, child behaviour and attachment. </w:t>
      </w:r>
      <w:r w:rsidRPr="00287868">
        <w:rPr>
          <w:i/>
        </w:rPr>
        <w:t>Infant Mental Health Journal</w:t>
      </w:r>
      <w:r w:rsidRPr="00287868">
        <w:t>,</w:t>
      </w:r>
      <w:r w:rsidRPr="00287868">
        <w:rPr>
          <w:i/>
        </w:rPr>
        <w:t xml:space="preserve"> 41</w:t>
      </w:r>
      <w:r w:rsidRPr="00287868">
        <w:t xml:space="preserve">(4), 543-562. </w:t>
      </w:r>
    </w:p>
    <w:p w14:paraId="2E20D3E1" w14:textId="70A2146F" w:rsidR="00287868" w:rsidRPr="00287868" w:rsidRDefault="00287868" w:rsidP="00287868">
      <w:pPr>
        <w:pStyle w:val="EndNoteBibliography"/>
        <w:spacing w:after="0"/>
        <w:ind w:left="720" w:hanging="720"/>
      </w:pPr>
      <w:r w:rsidRPr="00287868">
        <w:t xml:space="preserve">Kohlhoff, J., Morgan, S., Briggs, N., Egan, R., &amp; Niec, L. (2021). Parent-Child Interaction Therapy with Toddlers: A community-based randomized controlled trial with children aged 14-24 months. </w:t>
      </w:r>
      <w:r w:rsidRPr="00287868">
        <w:rPr>
          <w:i/>
        </w:rPr>
        <w:t>J Clin Child Adolesc Psychol</w:t>
      </w:r>
      <w:r w:rsidRPr="00287868">
        <w:t>,</w:t>
      </w:r>
      <w:r w:rsidRPr="00287868">
        <w:rPr>
          <w:i/>
        </w:rPr>
        <w:t xml:space="preserve"> 50</w:t>
      </w:r>
      <w:r w:rsidRPr="00287868">
        <w:t xml:space="preserve">, 411-426. </w:t>
      </w:r>
      <w:hyperlink r:id="rId20" w:history="1">
        <w:r w:rsidRPr="00287868">
          <w:rPr>
            <w:rStyle w:val="Hyperlink"/>
          </w:rPr>
          <w:t>https://doi.org/10.1080/15374416.2020.1723599</w:t>
        </w:r>
      </w:hyperlink>
      <w:r w:rsidRPr="00287868">
        <w:t xml:space="preserve"> </w:t>
      </w:r>
    </w:p>
    <w:p w14:paraId="0924718E" w14:textId="196BAB44" w:rsidR="00287868" w:rsidRPr="00287868" w:rsidRDefault="00287868" w:rsidP="00287868">
      <w:pPr>
        <w:pStyle w:val="EndNoteBibliography"/>
        <w:spacing w:after="0"/>
        <w:ind w:left="720" w:hanging="720"/>
      </w:pPr>
      <w:r w:rsidRPr="00287868">
        <w:t xml:space="preserve">Kohlhoff, J., Morgan, S., Briggs, N., Egan, R., &amp; Niec, L. (In Press). Parent-Child Interaction Therapy with Toddlers: A community-based randomized controlled trial with children aged 14-24 months. </w:t>
      </w:r>
      <w:r w:rsidRPr="00287868">
        <w:rPr>
          <w:i/>
        </w:rPr>
        <w:t>Journal of Clinical Child &amp; Adolescent Psychology</w:t>
      </w:r>
      <w:r w:rsidRPr="00287868">
        <w:t xml:space="preserve">. </w:t>
      </w:r>
      <w:hyperlink r:id="rId21" w:history="1">
        <w:r w:rsidRPr="00287868">
          <w:rPr>
            <w:rStyle w:val="Hyperlink"/>
          </w:rPr>
          <w:t>https://doi.org/10.1080/15374416.2020.1723599</w:t>
        </w:r>
      </w:hyperlink>
      <w:r w:rsidRPr="00287868">
        <w:t xml:space="preserve"> </w:t>
      </w:r>
    </w:p>
    <w:p w14:paraId="64CD29D4" w14:textId="77777777" w:rsidR="00287868" w:rsidRPr="00287868" w:rsidRDefault="00287868" w:rsidP="00287868">
      <w:pPr>
        <w:pStyle w:val="EndNoteBibliography"/>
        <w:spacing w:after="0"/>
        <w:ind w:left="720" w:hanging="720"/>
      </w:pPr>
      <w:r w:rsidRPr="00287868">
        <w:t xml:space="preserve">LeBuffe, P. A., &amp; Naglieri, J. A. (2009). The Devereux Early Childhood Assessment (DECA): A Measure of Within-Child Protective Factors in Preschool Children. </w:t>
      </w:r>
      <w:r w:rsidRPr="00287868">
        <w:rPr>
          <w:i/>
        </w:rPr>
        <w:t>NHSA Dialog</w:t>
      </w:r>
      <w:r w:rsidRPr="00287868">
        <w:t>,</w:t>
      </w:r>
      <w:r w:rsidRPr="00287868">
        <w:rPr>
          <w:i/>
        </w:rPr>
        <w:t xml:space="preserve"> 3</w:t>
      </w:r>
      <w:r w:rsidRPr="00287868">
        <w:t xml:space="preserve">(1), 75-80. </w:t>
      </w:r>
    </w:p>
    <w:p w14:paraId="528B063D" w14:textId="77777777" w:rsidR="00287868" w:rsidRPr="00287868" w:rsidRDefault="00287868" w:rsidP="00287868">
      <w:pPr>
        <w:pStyle w:val="EndNoteBibliography"/>
        <w:spacing w:after="0"/>
        <w:ind w:left="720" w:hanging="720"/>
      </w:pPr>
      <w:r w:rsidRPr="00287868">
        <w:t xml:space="preserve">Lieberman, A. F. (1993). </w:t>
      </w:r>
      <w:r w:rsidRPr="00287868">
        <w:rPr>
          <w:i/>
        </w:rPr>
        <w:t>The emotional life of the toddler</w:t>
      </w:r>
      <w:r w:rsidRPr="00287868">
        <w:t xml:space="preserve">. The Free Press. </w:t>
      </w:r>
    </w:p>
    <w:p w14:paraId="25D1C574" w14:textId="77777777" w:rsidR="00287868" w:rsidRPr="00287868" w:rsidRDefault="00287868" w:rsidP="00287868">
      <w:pPr>
        <w:pStyle w:val="EndNoteBibliography"/>
        <w:spacing w:after="0"/>
        <w:ind w:left="720" w:hanging="720"/>
      </w:pPr>
      <w:r w:rsidRPr="00287868">
        <w:t xml:space="preserve">Loeber, R., Burke, J. D., &amp; Pardin, D. A. (2009). Development and Etiology of Disruptive and Delinquent Behavior. </w:t>
      </w:r>
      <w:r w:rsidRPr="00287868">
        <w:rPr>
          <w:i/>
        </w:rPr>
        <w:t>Annual Review of Clinical Psychology</w:t>
      </w:r>
      <w:r w:rsidRPr="00287868">
        <w:t>,</w:t>
      </w:r>
      <w:r w:rsidRPr="00287868">
        <w:rPr>
          <w:i/>
        </w:rPr>
        <w:t xml:space="preserve"> 5</w:t>
      </w:r>
      <w:r w:rsidRPr="00287868">
        <w:t xml:space="preserve">, 291-310. </w:t>
      </w:r>
    </w:p>
    <w:p w14:paraId="7AFCDE87" w14:textId="77777777" w:rsidR="00287868" w:rsidRPr="00287868" w:rsidRDefault="00287868" w:rsidP="00287868">
      <w:pPr>
        <w:pStyle w:val="EndNoteBibliography"/>
        <w:spacing w:after="0"/>
        <w:ind w:left="720" w:hanging="720"/>
      </w:pPr>
      <w:r w:rsidRPr="00287868">
        <w:t xml:space="preserve">Madigan, S., Atkinson, L., Laurin, K., &amp; Benoit, D. (2013). Attachment and internalizing behavior in early childhood: A meta-analysis. </w:t>
      </w:r>
      <w:r w:rsidRPr="00287868">
        <w:rPr>
          <w:i/>
        </w:rPr>
        <w:t>Developmental psychology</w:t>
      </w:r>
      <w:r w:rsidRPr="00287868">
        <w:t>,</w:t>
      </w:r>
      <w:r w:rsidRPr="00287868">
        <w:rPr>
          <w:i/>
        </w:rPr>
        <w:t xml:space="preserve"> 49</w:t>
      </w:r>
      <w:r w:rsidRPr="00287868">
        <w:t xml:space="preserve">(4), 672–689. </w:t>
      </w:r>
    </w:p>
    <w:p w14:paraId="4A3F7674" w14:textId="77777777" w:rsidR="00287868" w:rsidRPr="00287868" w:rsidRDefault="00287868" w:rsidP="00287868">
      <w:pPr>
        <w:pStyle w:val="EndNoteBibliography"/>
        <w:spacing w:after="0"/>
        <w:ind w:left="720" w:hanging="720"/>
      </w:pPr>
      <w:r w:rsidRPr="00287868">
        <w:t xml:space="preserve">Main, M., &amp; Solomon, J. (1986). Discovery of an insecure-disorganized/disoriented attachment pattern. In T. B. Brazelton &amp; M. W. Yogman (Eds.), </w:t>
      </w:r>
      <w:r w:rsidRPr="00287868">
        <w:rPr>
          <w:i/>
        </w:rPr>
        <w:t>Affective development in infancy</w:t>
      </w:r>
      <w:r w:rsidRPr="00287868">
        <w:t xml:space="preserve"> (pp. 95-124). Ablex Publishing. </w:t>
      </w:r>
    </w:p>
    <w:p w14:paraId="4D69522D" w14:textId="3920A43F" w:rsidR="00287868" w:rsidRPr="00287868" w:rsidRDefault="00287868" w:rsidP="00287868">
      <w:pPr>
        <w:pStyle w:val="EndNoteBibliography"/>
        <w:spacing w:after="0"/>
        <w:ind w:left="720" w:hanging="720"/>
      </w:pPr>
      <w:r w:rsidRPr="00287868">
        <w:t xml:space="preserve">McMahon, C., Camberis, A. L., Berry, S., &amp; Gibson, F. (2016). Maternal mind-mindedness: relations with maternal-fetal attachment and stability in the first two years of life: Findings from an Australian prospective cohort study. </w:t>
      </w:r>
      <w:r w:rsidRPr="00287868">
        <w:rPr>
          <w:i/>
        </w:rPr>
        <w:t>Infant Mental Health Journal</w:t>
      </w:r>
      <w:r w:rsidRPr="00287868">
        <w:t>,</w:t>
      </w:r>
      <w:r w:rsidRPr="00287868">
        <w:rPr>
          <w:i/>
        </w:rPr>
        <w:t xml:space="preserve"> 37</w:t>
      </w:r>
      <w:r w:rsidRPr="00287868">
        <w:t xml:space="preserve">(1), 17-28. </w:t>
      </w:r>
      <w:hyperlink r:id="rId22" w:history="1">
        <w:r w:rsidRPr="00287868">
          <w:rPr>
            <w:rStyle w:val="Hyperlink"/>
          </w:rPr>
          <w:t>https://doi.org/10.1002/imhj.21548</w:t>
        </w:r>
      </w:hyperlink>
      <w:r w:rsidRPr="00287868">
        <w:t xml:space="preserve"> </w:t>
      </w:r>
    </w:p>
    <w:p w14:paraId="12033158" w14:textId="77777777" w:rsidR="00287868" w:rsidRPr="00287868" w:rsidRDefault="00287868" w:rsidP="00287868">
      <w:pPr>
        <w:pStyle w:val="EndNoteBibliography"/>
        <w:spacing w:after="0"/>
        <w:ind w:left="720" w:hanging="720"/>
      </w:pPr>
      <w:r w:rsidRPr="00287868">
        <w:t>Meins, E., &amp; Fernyhough, C. (2015). Mind-mindedness coding manual, Version 2.2, Unpublished manuscript. In. University of York, York, UK.</w:t>
      </w:r>
    </w:p>
    <w:p w14:paraId="55745677" w14:textId="77777777" w:rsidR="00287868" w:rsidRPr="00287868" w:rsidRDefault="00287868" w:rsidP="00287868">
      <w:pPr>
        <w:pStyle w:val="EndNoteBibliography"/>
        <w:spacing w:after="0"/>
        <w:ind w:left="720" w:hanging="720"/>
      </w:pPr>
      <w:r w:rsidRPr="00287868">
        <w:t xml:space="preserve">Milner, J. S., Gold, R. G., &amp; Wimberley, R. C. (1986). Prediction and explanation of child abuse: Cross-validation of the Child Abuse Potential Inventory. </w:t>
      </w:r>
      <w:r w:rsidRPr="00287868">
        <w:rPr>
          <w:i/>
        </w:rPr>
        <w:t>Journal of Consulting and Clinical Psychology</w:t>
      </w:r>
      <w:r w:rsidRPr="00287868">
        <w:t>,</w:t>
      </w:r>
      <w:r w:rsidRPr="00287868">
        <w:rPr>
          <w:i/>
        </w:rPr>
        <w:t xml:space="preserve"> 54</w:t>
      </w:r>
      <w:r w:rsidRPr="00287868">
        <w:t xml:space="preserve">, 865–866. </w:t>
      </w:r>
    </w:p>
    <w:p w14:paraId="23818359" w14:textId="77777777" w:rsidR="00287868" w:rsidRPr="00287868" w:rsidRDefault="00287868" w:rsidP="00287868">
      <w:pPr>
        <w:pStyle w:val="EndNoteBibliography"/>
        <w:spacing w:after="0"/>
        <w:ind w:left="720" w:hanging="720"/>
      </w:pPr>
      <w:r w:rsidRPr="00287868">
        <w:t xml:space="preserve">NICHD Early Child Care Research Network. (2006). Child-care effect sizes for the NICHD study of early child care and youth development. </w:t>
      </w:r>
      <w:r w:rsidRPr="00287868">
        <w:rPr>
          <w:i/>
        </w:rPr>
        <w:t>American Psychologist</w:t>
      </w:r>
      <w:r w:rsidRPr="00287868">
        <w:t>,</w:t>
      </w:r>
      <w:r w:rsidRPr="00287868">
        <w:rPr>
          <w:i/>
        </w:rPr>
        <w:t xml:space="preserve"> 61</w:t>
      </w:r>
      <w:r w:rsidRPr="00287868">
        <w:t xml:space="preserve">(2), 99–116. </w:t>
      </w:r>
    </w:p>
    <w:p w14:paraId="1D11C416" w14:textId="77777777" w:rsidR="00287868" w:rsidRPr="00287868" w:rsidRDefault="00287868" w:rsidP="00287868">
      <w:pPr>
        <w:pStyle w:val="EndNoteBibliography"/>
        <w:spacing w:after="0"/>
        <w:ind w:left="720" w:hanging="720"/>
      </w:pPr>
      <w:r w:rsidRPr="00287868">
        <w:t xml:space="preserve">Niec, L. (Ed.). (2018). </w:t>
      </w:r>
      <w:r w:rsidRPr="00287868">
        <w:rPr>
          <w:i/>
        </w:rPr>
        <w:t>Handbook of Parent-Child Interaction Therapy - Innovations and Applications for Clinical Practice</w:t>
      </w:r>
      <w:r w:rsidRPr="00287868">
        <w:t xml:space="preserve">. Springer. </w:t>
      </w:r>
    </w:p>
    <w:p w14:paraId="7DBCC543" w14:textId="77777777" w:rsidR="00287868" w:rsidRPr="00287868" w:rsidRDefault="00287868" w:rsidP="00287868">
      <w:pPr>
        <w:pStyle w:val="EndNoteBibliography"/>
        <w:spacing w:after="0"/>
        <w:ind w:left="720" w:hanging="720"/>
      </w:pPr>
      <w:r w:rsidRPr="00287868">
        <w:t xml:space="preserve">Ondersma, S. J., Chaffin, M. J., Mullins, S. M., &amp; LeBreton, J. M. (2005). A brief form of the Child Abuse Potential Inventory: Development and validation. </w:t>
      </w:r>
      <w:r w:rsidRPr="00287868">
        <w:rPr>
          <w:i/>
        </w:rPr>
        <w:t>Journal of Clinical Child and Adolescent Psychology</w:t>
      </w:r>
      <w:r w:rsidRPr="00287868">
        <w:t>,</w:t>
      </w:r>
      <w:r w:rsidRPr="00287868">
        <w:rPr>
          <w:i/>
        </w:rPr>
        <w:t xml:space="preserve"> 34</w:t>
      </w:r>
      <w:r w:rsidRPr="00287868">
        <w:t xml:space="preserve">(2), 301-311. </w:t>
      </w:r>
    </w:p>
    <w:p w14:paraId="41741257" w14:textId="77777777" w:rsidR="00287868" w:rsidRPr="00287868" w:rsidRDefault="00287868" w:rsidP="00287868">
      <w:pPr>
        <w:pStyle w:val="EndNoteBibliography"/>
        <w:spacing w:after="0"/>
        <w:ind w:left="720" w:hanging="720"/>
      </w:pPr>
      <w:r w:rsidRPr="00287868">
        <w:t xml:space="preserve">Österman, K., &amp; Björkqvist, K. (2010). A cross-sectional study of onset, cessation, frequency, and duration of children's temper tantrums in a nonclinical sample. </w:t>
      </w:r>
      <w:r w:rsidRPr="00287868">
        <w:rPr>
          <w:i/>
        </w:rPr>
        <w:t>Psychological reports</w:t>
      </w:r>
      <w:r w:rsidRPr="00287868">
        <w:t>,</w:t>
      </w:r>
      <w:r w:rsidRPr="00287868">
        <w:rPr>
          <w:i/>
        </w:rPr>
        <w:t xml:space="preserve"> 106</w:t>
      </w:r>
      <w:r w:rsidRPr="00287868">
        <w:t xml:space="preserve">(2), 448-454. </w:t>
      </w:r>
    </w:p>
    <w:p w14:paraId="695DA0B2" w14:textId="77777777" w:rsidR="00287868" w:rsidRPr="00287868" w:rsidRDefault="00287868" w:rsidP="00287868">
      <w:pPr>
        <w:pStyle w:val="EndNoteBibliography"/>
        <w:spacing w:after="0"/>
        <w:ind w:left="720" w:hanging="720"/>
      </w:pPr>
      <w:r w:rsidRPr="00287868">
        <w:t xml:space="preserve">Otto, C., Reiss, F., Voss, C., Wüstner, A., Meyrose, A.-K., Hölling, H., &amp; Ravens-Sieberer, U. (2021). Mental health and well-being from childhood to adulthood: design, methods and results of the 11-year follow-up of the BELLA study. </w:t>
      </w:r>
      <w:r w:rsidRPr="00287868">
        <w:rPr>
          <w:i/>
        </w:rPr>
        <w:t>European Child &amp; Adolescent Psychiatry</w:t>
      </w:r>
      <w:r w:rsidRPr="00287868">
        <w:t>,</w:t>
      </w:r>
      <w:r w:rsidRPr="00287868">
        <w:rPr>
          <w:i/>
        </w:rPr>
        <w:t xml:space="preserve"> 30</w:t>
      </w:r>
      <w:r w:rsidRPr="00287868">
        <w:t xml:space="preserve">(10), 1559-1577. </w:t>
      </w:r>
    </w:p>
    <w:p w14:paraId="5C2350B0" w14:textId="77777777" w:rsidR="00287868" w:rsidRPr="00287868" w:rsidRDefault="00287868" w:rsidP="00287868">
      <w:pPr>
        <w:pStyle w:val="EndNoteBibliography"/>
        <w:spacing w:after="0"/>
        <w:ind w:left="720" w:hanging="720"/>
      </w:pPr>
      <w:r w:rsidRPr="00287868">
        <w:t xml:space="preserve">Powell, G., Mackrain, M., &amp; LeBuffe, P. (2007). </w:t>
      </w:r>
      <w:r w:rsidRPr="00287868">
        <w:rPr>
          <w:i/>
        </w:rPr>
        <w:t>Devereux Early Childhood Assessment for Infants and Toddlers</w:t>
      </w:r>
      <w:r w:rsidRPr="00287868">
        <w:t xml:space="preserve">. Kaplan Early Learning Corporation. </w:t>
      </w:r>
    </w:p>
    <w:p w14:paraId="6251E9AA" w14:textId="77777777" w:rsidR="00287868" w:rsidRPr="00287868" w:rsidRDefault="00287868" w:rsidP="00287868">
      <w:pPr>
        <w:pStyle w:val="EndNoteBibliography"/>
        <w:spacing w:after="0"/>
        <w:ind w:left="720" w:hanging="720"/>
      </w:pPr>
      <w:r w:rsidRPr="00287868">
        <w:t xml:space="preserve">Scully, C., McLaughlin, J., &amp; Fitzgerald, A. (2020). The relationship between adverse childhood experiences, family functioning, and mental health problems among children and adolescents: a systematic review. </w:t>
      </w:r>
      <w:r w:rsidRPr="00287868">
        <w:rPr>
          <w:i/>
        </w:rPr>
        <w:t>Journal of Family Therapy</w:t>
      </w:r>
      <w:r w:rsidRPr="00287868">
        <w:t>,</w:t>
      </w:r>
      <w:r w:rsidRPr="00287868">
        <w:rPr>
          <w:i/>
        </w:rPr>
        <w:t xml:space="preserve"> 42</w:t>
      </w:r>
      <w:r w:rsidRPr="00287868">
        <w:t xml:space="preserve">(2), 291-316. </w:t>
      </w:r>
    </w:p>
    <w:p w14:paraId="192CD3B5" w14:textId="77777777" w:rsidR="00287868" w:rsidRPr="00287868" w:rsidRDefault="00287868" w:rsidP="00287868">
      <w:pPr>
        <w:pStyle w:val="EndNoteBibliography"/>
        <w:spacing w:after="0"/>
        <w:ind w:left="720" w:hanging="720"/>
      </w:pPr>
      <w:r w:rsidRPr="00287868">
        <w:t xml:space="preserve">Solomon, J., &amp; George, C. (1999). The measurement of attachment security in infancy and childhood. In </w:t>
      </w:r>
      <w:r w:rsidRPr="00287868">
        <w:rPr>
          <w:i/>
        </w:rPr>
        <w:t>Handbook of Attachment: Theory, Research, and Clinical Applications</w:t>
      </w:r>
      <w:r w:rsidRPr="00287868">
        <w:t xml:space="preserve"> (pp. 287-316). Guilford Publications. </w:t>
      </w:r>
    </w:p>
    <w:p w14:paraId="2E0B3640" w14:textId="77777777" w:rsidR="00287868" w:rsidRPr="00287868" w:rsidRDefault="00287868" w:rsidP="00287868">
      <w:pPr>
        <w:pStyle w:val="EndNoteBibliography"/>
        <w:spacing w:after="0"/>
        <w:ind w:left="720" w:hanging="720"/>
      </w:pPr>
      <w:r w:rsidRPr="00287868">
        <w:lastRenderedPageBreak/>
        <w:t>Sroufe, L., Egeland, B., Carlson, E., &amp; Collins, W. (2005). The development ofthe person. In: New York, NY, US: Guilford Press.</w:t>
      </w:r>
    </w:p>
    <w:p w14:paraId="63379A1A" w14:textId="77777777" w:rsidR="00287868" w:rsidRPr="00287868" w:rsidRDefault="00287868" w:rsidP="00287868">
      <w:pPr>
        <w:pStyle w:val="EndNoteBibliography"/>
        <w:spacing w:after="0"/>
        <w:ind w:left="720" w:hanging="720"/>
      </w:pPr>
      <w:r w:rsidRPr="00287868">
        <w:t xml:space="preserve">Sroufe, L. A. (1995). </w:t>
      </w:r>
      <w:r w:rsidRPr="00287868">
        <w:rPr>
          <w:i/>
        </w:rPr>
        <w:t>Emotional development. The organization of emotional life in the early years</w:t>
      </w:r>
      <w:r w:rsidRPr="00287868">
        <w:t xml:space="preserve">. Cambridge University Press. </w:t>
      </w:r>
    </w:p>
    <w:p w14:paraId="4A2B1DCA" w14:textId="77777777" w:rsidR="00287868" w:rsidRPr="00287868" w:rsidRDefault="00287868" w:rsidP="00287868">
      <w:pPr>
        <w:pStyle w:val="EndNoteBibliography"/>
        <w:spacing w:after="0"/>
        <w:ind w:left="720" w:hanging="720"/>
      </w:pPr>
      <w:r w:rsidRPr="00287868">
        <w:t xml:space="preserve">Steele, H., &amp; Steele, M. (Eds.). (2018). </w:t>
      </w:r>
      <w:r w:rsidRPr="00287868">
        <w:rPr>
          <w:i/>
        </w:rPr>
        <w:t>Handbook of attachment-based interventions</w:t>
      </w:r>
      <w:r w:rsidRPr="00287868">
        <w:t xml:space="preserve">. Guilford Press. </w:t>
      </w:r>
    </w:p>
    <w:p w14:paraId="1B29C967" w14:textId="77777777" w:rsidR="00287868" w:rsidRPr="00287868" w:rsidRDefault="00287868" w:rsidP="00287868">
      <w:pPr>
        <w:pStyle w:val="EndNoteBibliography"/>
        <w:spacing w:after="0"/>
        <w:ind w:left="720" w:hanging="720"/>
      </w:pPr>
      <w:r w:rsidRPr="00287868">
        <w:t xml:space="preserve">Tremblay, R. E. (2000). The development of aggressive behaviour during childhood: What have we learned in the past century? </w:t>
      </w:r>
      <w:r w:rsidRPr="00287868">
        <w:rPr>
          <w:i/>
        </w:rPr>
        <w:t>International Journal of Behavioral Development</w:t>
      </w:r>
      <w:r w:rsidRPr="00287868">
        <w:t>,</w:t>
      </w:r>
      <w:r w:rsidRPr="00287868">
        <w:rPr>
          <w:i/>
        </w:rPr>
        <w:t xml:space="preserve"> 24</w:t>
      </w:r>
      <w:r w:rsidRPr="00287868">
        <w:t xml:space="preserve">(2), 129-141. </w:t>
      </w:r>
    </w:p>
    <w:p w14:paraId="74BBE86C" w14:textId="77777777" w:rsidR="00287868" w:rsidRPr="00287868" w:rsidRDefault="00287868" w:rsidP="00287868">
      <w:pPr>
        <w:pStyle w:val="EndNoteBibliography"/>
        <w:spacing w:after="0"/>
        <w:ind w:left="720" w:hanging="720"/>
      </w:pPr>
      <w:r w:rsidRPr="00287868">
        <w:t xml:space="preserve">Van Ijzendoorn, M. H., Schuengel, C., Wang, Q., &amp; Bakermans-Kranenburg, M. J. (2023). Improving parenting, child attachment, and externalizing behaviors: Meta-analysis of the first 25 randomized controlled trials on the effects of video-feedback intervention to promote positive parenting and sensitive discipline. </w:t>
      </w:r>
      <w:r w:rsidRPr="00287868">
        <w:rPr>
          <w:i/>
        </w:rPr>
        <w:t>Development and Psychopathology</w:t>
      </w:r>
      <w:r w:rsidRPr="00287868">
        <w:t>,</w:t>
      </w:r>
      <w:r w:rsidRPr="00287868">
        <w:rPr>
          <w:i/>
        </w:rPr>
        <w:t xml:space="preserve"> 35</w:t>
      </w:r>
      <w:r w:rsidRPr="00287868">
        <w:t xml:space="preserve">(1), 241-256. </w:t>
      </w:r>
    </w:p>
    <w:p w14:paraId="37E9E8D6" w14:textId="0576D97A" w:rsidR="00287868" w:rsidRPr="00287868" w:rsidRDefault="00287868" w:rsidP="00287868">
      <w:pPr>
        <w:pStyle w:val="EndNoteBibliography"/>
        <w:spacing w:after="0"/>
        <w:ind w:left="720" w:hanging="720"/>
      </w:pPr>
      <w:r w:rsidRPr="00287868">
        <w:t xml:space="preserve">van Zeijl, J., Mesman, J., Stolk, M. N., Alink, L. R., van Ijzendoorn, M. H., Bakermans-Kranenburg, M. J., Juffer, F., &amp; Koot, H. M. (2006). Terrible ones? Assessment of externalizing behaviors in infancy with the Child Behavior Checklist. </w:t>
      </w:r>
      <w:r w:rsidRPr="00287868">
        <w:rPr>
          <w:i/>
        </w:rPr>
        <w:t>Journal of Child Psychology and Psychiatry</w:t>
      </w:r>
      <w:r w:rsidRPr="00287868">
        <w:t>,</w:t>
      </w:r>
      <w:r w:rsidRPr="00287868">
        <w:rPr>
          <w:i/>
        </w:rPr>
        <w:t xml:space="preserve"> 47</w:t>
      </w:r>
      <w:r w:rsidRPr="00287868">
        <w:t xml:space="preserve">, 801–810. </w:t>
      </w:r>
      <w:hyperlink r:id="rId23" w:history="1">
        <w:r w:rsidRPr="00287868">
          <w:rPr>
            <w:rStyle w:val="Hyperlink"/>
          </w:rPr>
          <w:t>https://doi.org/http://dx.doi.org/10.1111/j.1469-7610.2006.01616.x</w:t>
        </w:r>
      </w:hyperlink>
      <w:r w:rsidRPr="00287868">
        <w:t xml:space="preserve"> </w:t>
      </w:r>
    </w:p>
    <w:p w14:paraId="76ADE77F" w14:textId="77777777" w:rsidR="00287868" w:rsidRPr="00287868" w:rsidRDefault="00287868" w:rsidP="00287868">
      <w:pPr>
        <w:pStyle w:val="EndNoteBibliography"/>
        <w:spacing w:after="0"/>
        <w:ind w:left="720" w:hanging="720"/>
      </w:pPr>
      <w:r w:rsidRPr="00287868">
        <w:t xml:space="preserve">Vaughn, B. E., &amp; Waters, E. (1990). Attachment behavior at home and in the laboratory: Q-sort observations and strange situation classifications of one-year-olds. </w:t>
      </w:r>
      <w:r w:rsidRPr="00287868">
        <w:rPr>
          <w:i/>
        </w:rPr>
        <w:t>Child Development</w:t>
      </w:r>
      <w:r w:rsidRPr="00287868">
        <w:t>,</w:t>
      </w:r>
      <w:r w:rsidRPr="00287868">
        <w:rPr>
          <w:i/>
        </w:rPr>
        <w:t xml:space="preserve"> 61</w:t>
      </w:r>
      <w:r w:rsidRPr="00287868">
        <w:t xml:space="preserve">, 1965 – 1973. </w:t>
      </w:r>
    </w:p>
    <w:p w14:paraId="1DFD10A7" w14:textId="7519C6E9" w:rsidR="00287868" w:rsidRPr="00287868" w:rsidRDefault="00287868" w:rsidP="00287868">
      <w:pPr>
        <w:pStyle w:val="EndNoteBibliography"/>
        <w:spacing w:after="0"/>
        <w:ind w:left="720" w:hanging="720"/>
      </w:pPr>
      <w:r w:rsidRPr="00287868">
        <w:t xml:space="preserve">Waters, E. (1995). Appendix A: The Attachment Q‐Set (version 3.0). </w:t>
      </w:r>
      <w:r w:rsidRPr="00287868">
        <w:rPr>
          <w:i/>
        </w:rPr>
        <w:t>Monographs of the Society for Research in Child Development</w:t>
      </w:r>
      <w:r w:rsidRPr="00287868">
        <w:t>,</w:t>
      </w:r>
      <w:r w:rsidRPr="00287868">
        <w:rPr>
          <w:i/>
        </w:rPr>
        <w:t xml:space="preserve"> 60</w:t>
      </w:r>
      <w:r w:rsidRPr="00287868">
        <w:t xml:space="preserve">, 234-246. </w:t>
      </w:r>
      <w:hyperlink r:id="rId24" w:history="1">
        <w:r w:rsidRPr="00287868">
          <w:rPr>
            <w:rStyle w:val="Hyperlink"/>
          </w:rPr>
          <w:t>https://doi.org/https://doi.org/10.1111/j.1540-5834.1995.tb00214.x</w:t>
        </w:r>
      </w:hyperlink>
      <w:r w:rsidRPr="00287868">
        <w:t xml:space="preserve"> </w:t>
      </w:r>
    </w:p>
    <w:p w14:paraId="6F906769" w14:textId="77777777" w:rsidR="00287868" w:rsidRPr="00287868" w:rsidRDefault="00287868" w:rsidP="00287868">
      <w:pPr>
        <w:pStyle w:val="EndNoteBibliography"/>
        <w:spacing w:after="0"/>
        <w:ind w:left="720" w:hanging="720"/>
      </w:pPr>
      <w:r w:rsidRPr="00287868">
        <w:t xml:space="preserve">Waters, E., &amp; Deane, K. (1985). Defining and assessing individual differences in attachment relationships: Q-methodology and the organization of behavior in infancy and early childhood. In I. Bretherton &amp; E. Waters (Eds.), </w:t>
      </w:r>
      <w:r w:rsidRPr="00287868">
        <w:rPr>
          <w:i/>
        </w:rPr>
        <w:t>Growing points of attachment theory and research. Monographs of the Society for Research in Child Development, 50 (Serial No. 209)</w:t>
      </w:r>
      <w:r w:rsidRPr="00287868">
        <w:t xml:space="preserve"> (pp. 41 – 65). </w:t>
      </w:r>
    </w:p>
    <w:p w14:paraId="0DB08771" w14:textId="60797BDD" w:rsidR="00287868" w:rsidRPr="00287868" w:rsidRDefault="00287868" w:rsidP="00287868">
      <w:pPr>
        <w:pStyle w:val="EndNoteBibliography"/>
        <w:spacing w:after="0"/>
        <w:ind w:left="720" w:hanging="720"/>
      </w:pPr>
      <w:r w:rsidRPr="00287868">
        <w:t xml:space="preserve">Wolff, M. S., &amp; Ijzendoorn, M. H. (1997). Sensitivity and attachment: A meta‐analysis on parental antecedents of infant attachment. </w:t>
      </w:r>
      <w:r w:rsidRPr="00287868">
        <w:rPr>
          <w:i/>
        </w:rPr>
        <w:t>Child Dev</w:t>
      </w:r>
      <w:r w:rsidRPr="00287868">
        <w:t>,</w:t>
      </w:r>
      <w:r w:rsidRPr="00287868">
        <w:rPr>
          <w:i/>
        </w:rPr>
        <w:t xml:space="preserve"> 68</w:t>
      </w:r>
      <w:r w:rsidRPr="00287868">
        <w:t xml:space="preserve">(4), 571-591. </w:t>
      </w:r>
      <w:hyperlink r:id="rId25" w:history="1">
        <w:r w:rsidRPr="00287868">
          <w:rPr>
            <w:rStyle w:val="Hyperlink"/>
          </w:rPr>
          <w:t>https://doi.org/https://doi.org/10.1111/j.1467-8624.1997.tb04218.x</w:t>
        </w:r>
      </w:hyperlink>
      <w:r w:rsidRPr="00287868">
        <w:t xml:space="preserve"> </w:t>
      </w:r>
    </w:p>
    <w:p w14:paraId="2A3E02CC" w14:textId="77777777" w:rsidR="00287868" w:rsidRPr="00287868" w:rsidRDefault="00287868" w:rsidP="00287868">
      <w:pPr>
        <w:pStyle w:val="EndNoteBibliography"/>
        <w:ind w:left="720" w:hanging="720"/>
      </w:pPr>
      <w:r w:rsidRPr="00287868">
        <w:t xml:space="preserve">Yaholkoski, A., Hurl, K., &amp; Theule, J. (2016). Efficacy of the circle of security intervention: a meta-analysis. </w:t>
      </w:r>
      <w:r w:rsidRPr="00287868">
        <w:rPr>
          <w:i/>
        </w:rPr>
        <w:t>Journal of Infant, Child, and Adolescent Psychotherapy</w:t>
      </w:r>
      <w:r w:rsidRPr="00287868">
        <w:t>,</w:t>
      </w:r>
      <w:r w:rsidRPr="00287868">
        <w:rPr>
          <w:i/>
        </w:rPr>
        <w:t xml:space="preserve"> 15</w:t>
      </w:r>
      <w:r w:rsidRPr="00287868">
        <w:t xml:space="preserve">(2), 95-103. </w:t>
      </w:r>
    </w:p>
    <w:p w14:paraId="62741106" w14:textId="4848C1C2" w:rsidR="00270D90" w:rsidRDefault="006339D2">
      <w:r>
        <w:fldChar w:fldCharType="end"/>
      </w:r>
    </w:p>
    <w:sectPr w:rsidR="00270D90">
      <w:footerReference w:type="default" r:id="rId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ane Kohlhoff" w:date="2023-07-21T11:06:00Z" w:initials="JK">
    <w:p w14:paraId="2D64751F" w14:textId="77777777" w:rsidR="00CA5CBF" w:rsidRDefault="00CA5CBF" w:rsidP="00906D52">
      <w:pPr>
        <w:pStyle w:val="CommentText"/>
      </w:pPr>
      <w:r>
        <w:rPr>
          <w:rStyle w:val="CommentReference"/>
        </w:rPr>
        <w:annotationRef/>
      </w:r>
      <w:r>
        <w:t>Phillips, Victory, Han?</w:t>
      </w:r>
    </w:p>
  </w:comment>
  <w:comment w:id="9" w:author="Nancy Briggs" w:date="2024-03-21T10:55:00Z" w:initials="NB">
    <w:p w14:paraId="1B177082" w14:textId="77777777" w:rsidR="00C23CEC" w:rsidRDefault="00073D08" w:rsidP="00C23CEC">
      <w:pPr>
        <w:pStyle w:val="CommentText"/>
      </w:pPr>
      <w:r>
        <w:rPr>
          <w:rStyle w:val="CommentReference"/>
        </w:rPr>
        <w:annotationRef/>
      </w:r>
      <w:r w:rsidR="00C23CEC">
        <w:t>26.9% of the children or of the parents?</w:t>
      </w:r>
    </w:p>
  </w:comment>
  <w:comment w:id="10" w:author="Nancy Briggs" w:date="2024-03-21T12:24:00Z" w:initials="NB">
    <w:p w14:paraId="2481AB46" w14:textId="7C3AD2B1" w:rsidR="00D10FD1" w:rsidRDefault="00D10FD1" w:rsidP="00D10FD1">
      <w:pPr>
        <w:pStyle w:val="CommentText"/>
      </w:pPr>
      <w:r>
        <w:rPr>
          <w:rStyle w:val="CommentReference"/>
        </w:rPr>
        <w:annotationRef/>
      </w:r>
      <w:r>
        <w:t>For randomized trials, it is not recommended to report p-values for baseline differences.</w:t>
      </w:r>
    </w:p>
    <w:p w14:paraId="1D945527" w14:textId="77777777" w:rsidR="00D10FD1" w:rsidRDefault="00D10FD1" w:rsidP="00D10FD1">
      <w:pPr>
        <w:pStyle w:val="CommentText"/>
      </w:pPr>
    </w:p>
    <w:p w14:paraId="4429AFCA" w14:textId="77777777" w:rsidR="00D10FD1" w:rsidRDefault="00D10FD1" w:rsidP="00D10FD1">
      <w:pPr>
        <w:pStyle w:val="CommentText"/>
      </w:pPr>
      <w:r>
        <w:rPr>
          <w:color w:val="333333"/>
          <w:highlight w:val="white"/>
        </w:rPr>
        <w:t>de Boer, M.R., Waterlander, W.E., Kuijper, L.D. </w:t>
      </w:r>
      <w:r>
        <w:rPr>
          <w:i/>
          <w:iCs/>
          <w:color w:val="333333"/>
          <w:highlight w:val="white"/>
        </w:rPr>
        <w:t>et al.</w:t>
      </w:r>
      <w:r>
        <w:rPr>
          <w:color w:val="333333"/>
          <w:highlight w:val="white"/>
        </w:rPr>
        <w:t> Testing for baseline differences in randomized controlled trials: an unhealthy research behavior that is hard to eradicate. </w:t>
      </w:r>
      <w:r>
        <w:rPr>
          <w:i/>
          <w:iCs/>
          <w:color w:val="333333"/>
          <w:highlight w:val="white"/>
        </w:rPr>
        <w:t>Int J Behav Nutr Phys Act</w:t>
      </w:r>
      <w:r>
        <w:rPr>
          <w:color w:val="333333"/>
          <w:highlight w:val="white"/>
        </w:rPr>
        <w:t> </w:t>
      </w:r>
      <w:r>
        <w:rPr>
          <w:b/>
          <w:bCs/>
          <w:color w:val="333333"/>
          <w:highlight w:val="white"/>
        </w:rPr>
        <w:t>12</w:t>
      </w:r>
      <w:r>
        <w:rPr>
          <w:color w:val="333333"/>
          <w:highlight w:val="white"/>
        </w:rPr>
        <w:t>, 4 (2015). https://doi.org/10.1186/s12966-015-0162-z</w:t>
      </w:r>
      <w:r>
        <w:t xml:space="preserve"> </w:t>
      </w:r>
    </w:p>
  </w:comment>
  <w:comment w:id="21" w:author="Jane Kohlhoff" w:date="2024-03-19T21:07:00Z" w:initials="JK">
    <w:p w14:paraId="458F08E7" w14:textId="5B9E8660" w:rsidR="00287868" w:rsidRDefault="00287868" w:rsidP="00287868">
      <w:pPr>
        <w:pStyle w:val="CommentText"/>
      </w:pPr>
      <w:r>
        <w:rPr>
          <w:rStyle w:val="CommentReference"/>
        </w:rPr>
        <w:annotationRef/>
      </w:r>
      <w:r>
        <w:t>Nancy please make any corrections/suggestions to this section!</w:t>
      </w:r>
    </w:p>
  </w:comment>
  <w:comment w:id="37" w:author="Jane Kohlhoff" w:date="2024-03-19T21:04:00Z" w:initials="JK">
    <w:p w14:paraId="4101B85B" w14:textId="29F97C43" w:rsidR="00FB736D" w:rsidRDefault="00FB736D" w:rsidP="00FB736D">
      <w:pPr>
        <w:pStyle w:val="CommentText"/>
      </w:pPr>
      <w:r>
        <w:rPr>
          <w:rStyle w:val="CommentReference"/>
        </w:rPr>
        <w:annotationRef/>
      </w:r>
      <w:r>
        <w:t xml:space="preserve"> Is there a better way of saying this?</w:t>
      </w:r>
    </w:p>
  </w:comment>
  <w:comment w:id="38" w:author="Nancy Briggs" w:date="2024-03-21T12:40:00Z" w:initials="NB">
    <w:p w14:paraId="68D13D60" w14:textId="77777777" w:rsidR="00C11B06" w:rsidRDefault="00C11B06" w:rsidP="00C11B06">
      <w:pPr>
        <w:pStyle w:val="CommentText"/>
      </w:pPr>
      <w:r>
        <w:rPr>
          <w:rStyle w:val="CommentReference"/>
        </w:rPr>
        <w:annotationRef/>
      </w:r>
      <w:r>
        <w:t>I’d take this out, because the assumptions of the models we used are on the residuals of the model, not on the observed data.</w:t>
      </w:r>
    </w:p>
  </w:comment>
  <w:comment w:id="63" w:author="Jane Kohlhoff" w:date="2024-03-19T20:44:00Z" w:initials="JK">
    <w:p w14:paraId="72358D9B" w14:textId="41E2F4F6" w:rsidR="00E5249A" w:rsidRDefault="00E5249A" w:rsidP="00E5249A">
      <w:pPr>
        <w:pStyle w:val="CommentText"/>
      </w:pPr>
      <w:r>
        <w:rPr>
          <w:rStyle w:val="CommentReference"/>
        </w:rPr>
        <w:annotationRef/>
      </w:r>
      <w:r>
        <w:t>Is this correct?</w:t>
      </w:r>
    </w:p>
  </w:comment>
  <w:comment w:id="64" w:author="Nancy Briggs" w:date="2024-03-25T15:23:00Z" w:initials="NB">
    <w:p w14:paraId="0542EA85" w14:textId="77777777" w:rsidR="00F727C1" w:rsidRDefault="00F727C1" w:rsidP="00F727C1">
      <w:pPr>
        <w:pStyle w:val="CommentText"/>
      </w:pPr>
      <w:r>
        <w:rPr>
          <w:rStyle w:val="CommentReference"/>
        </w:rPr>
        <w:annotationRef/>
      </w:r>
      <w:r>
        <w:t>yes</w:t>
      </w:r>
    </w:p>
  </w:comment>
  <w:comment w:id="67" w:author="Jane Kohlhoff" w:date="2024-03-19T20:48:00Z" w:initials="JK">
    <w:p w14:paraId="43AD7C30" w14:textId="26BD9AD2" w:rsidR="00E5249A" w:rsidRDefault="00E5249A" w:rsidP="00E5249A">
      <w:pPr>
        <w:pStyle w:val="CommentText"/>
      </w:pPr>
      <w:r>
        <w:rPr>
          <w:rStyle w:val="CommentReference"/>
        </w:rPr>
        <w:annotationRef/>
      </w:r>
      <w:r>
        <w:t>Nancy, for most of the variables in the paper, I was able to get this from your output. I can’t see it in the DPICS LP and DPICS NTA output. What do you suggest?</w:t>
      </w:r>
    </w:p>
  </w:comment>
  <w:comment w:id="101" w:author="Jane Kohlhoff" w:date="2024-03-19T20:45:00Z" w:initials="JK">
    <w:p w14:paraId="23EA4080" w14:textId="13CD45A0" w:rsidR="00E5249A" w:rsidRDefault="00E5249A" w:rsidP="00E5249A">
      <w:pPr>
        <w:pStyle w:val="CommentText"/>
      </w:pPr>
      <w:r>
        <w:rPr>
          <w:rStyle w:val="CommentReference"/>
        </w:rPr>
        <w:annotationRef/>
      </w:r>
      <w:r>
        <w:t>Nancy, what should I be reporting here. This?</w:t>
      </w:r>
    </w:p>
    <w:p w14:paraId="6CB93F7F" w14:textId="77777777" w:rsidR="00E5249A" w:rsidRDefault="00E5249A" w:rsidP="00E5249A">
      <w:pPr>
        <w:pStyle w:val="CommentText"/>
      </w:pPr>
    </w:p>
    <w:p w14:paraId="19C5D28A" w14:textId="77777777" w:rsidR="00E5249A" w:rsidRDefault="00E5249A" w:rsidP="00E5249A">
      <w:pPr>
        <w:pStyle w:val="CommentText"/>
      </w:pPr>
      <w:r>
        <w:t xml:space="preserve">Linear Hypotheses: ## Estimate Std. Error z value Pr(&gt;|z|) ## 1 == 0 0.6018 0.5025 1.198 0.231 ## (Adjusted p values reported -- single-step method) </w:t>
      </w:r>
    </w:p>
    <w:p w14:paraId="552AC515" w14:textId="77777777" w:rsidR="00E5249A" w:rsidRDefault="00E5249A" w:rsidP="00E5249A">
      <w:pPr>
        <w:pStyle w:val="CommentText"/>
      </w:pPr>
    </w:p>
    <w:p w14:paraId="6D7860E1" w14:textId="77777777" w:rsidR="00E5249A" w:rsidRDefault="00E5249A" w:rsidP="00E5249A">
      <w:pPr>
        <w:pStyle w:val="CommentText"/>
      </w:pPr>
      <w:r>
        <w:t>If so, how would you write that in a parentheses to add to the narrative?</w:t>
      </w:r>
    </w:p>
  </w:comment>
  <w:comment w:id="102" w:author="Jane Kohlhoff" w:date="2024-03-19T20:52:00Z" w:initials="JK">
    <w:p w14:paraId="71AD5489" w14:textId="77777777" w:rsidR="00E5249A" w:rsidRDefault="00E5249A" w:rsidP="00E5249A">
      <w:pPr>
        <w:pStyle w:val="CommentText"/>
      </w:pPr>
      <w:r>
        <w:rPr>
          <w:rStyle w:val="CommentReference"/>
        </w:rPr>
        <w:annotationRef/>
      </w:r>
      <w:r>
        <w:t>The order was satisfied for both, so I suppose I’ll need to report both sets of stats?</w:t>
      </w:r>
    </w:p>
  </w:comment>
  <w:comment w:id="103" w:author="Nancy Briggs" w:date="2024-03-25T15:36:00Z" w:initials="NB">
    <w:p w14:paraId="1EC7357C" w14:textId="77777777" w:rsidR="00864C3C" w:rsidRDefault="00864C3C" w:rsidP="00864C3C">
      <w:pPr>
        <w:pStyle w:val="CommentText"/>
      </w:pPr>
      <w:r>
        <w:rPr>
          <w:rStyle w:val="CommentReference"/>
        </w:rPr>
        <w:annotationRef/>
      </w:r>
      <w:r>
        <w:t>The overall p-value after checking the order of the effect sizes is under the Global Test section:</w:t>
      </w:r>
      <w:r>
        <w:br/>
      </w:r>
      <w:r>
        <w:br/>
        <w:t xml:space="preserve">## Global Test: </w:t>
      </w:r>
      <w:r>
        <w:br/>
        <w:t xml:space="preserve">##           F    DF1 DF2     Pr(&gt;F) </w:t>
      </w:r>
      <w:r>
        <w:br/>
        <w:t>## 1 34.36     2      163   3.533e-13</w:t>
      </w:r>
      <w:r>
        <w:br/>
      </w:r>
      <w:r>
        <w:br/>
        <w:t xml:space="preserve">This tests both comparisons simultaneously (that PCIT shows greater improvement than COS-P and that COS-P shows greater improvement than WL) together at the same time.  </w:t>
      </w:r>
    </w:p>
  </w:comment>
  <w:comment w:id="104" w:author="Nancy Briggs" w:date="2024-03-25T15:44:00Z" w:initials="NB">
    <w:p w14:paraId="3C7B0062" w14:textId="77777777" w:rsidR="00CD0569" w:rsidRDefault="00CD0569" w:rsidP="00CD0569">
      <w:pPr>
        <w:pStyle w:val="CommentText"/>
      </w:pPr>
      <w:r>
        <w:rPr>
          <w:rStyle w:val="CommentReference"/>
        </w:rPr>
        <w:annotationRef/>
      </w:r>
      <w:r>
        <w:t>For the test of PCIT vs COSP from T2 to T3, the results are in the Linear Hypothesis section</w:t>
      </w:r>
      <w:r>
        <w:br/>
      </w:r>
      <w:r>
        <w:br/>
        <w:t xml:space="preserve">## Linear Hypotheses: </w:t>
      </w:r>
      <w:r>
        <w:br/>
        <w:t xml:space="preserve">##             Estimate    Std. Error z value   Pr(&gt;|z|) </w:t>
      </w:r>
      <w:r>
        <w:br/>
        <w:t xml:space="preserve">## 1 == 0   0.6018      0.5025    1.198     0.231 </w:t>
      </w:r>
      <w:r>
        <w:br/>
      </w:r>
      <w:r>
        <w:br/>
      </w:r>
      <w:r>
        <w:br/>
        <w:t>This is the p-value for whether then change from T2 to T3 was different between PCIT-T and COS-P.</w:t>
      </w:r>
    </w:p>
  </w:comment>
  <w:comment w:id="106" w:author="Jane Kohlhoff" w:date="2024-03-19T20:52:00Z" w:initials="JK">
    <w:p w14:paraId="0FFE429D" w14:textId="53026B1B" w:rsidR="00E5249A" w:rsidRDefault="00E5249A" w:rsidP="00E5249A">
      <w:pPr>
        <w:pStyle w:val="CommentText"/>
      </w:pPr>
      <w:r>
        <w:rPr>
          <w:rStyle w:val="CommentReference"/>
        </w:rPr>
        <w:annotationRef/>
      </w:r>
      <w:r>
        <w:t>Same comment as above</w:t>
      </w:r>
    </w:p>
  </w:comment>
  <w:comment w:id="135" w:author="Jane Kohlhoff" w:date="2024-03-19T20:47:00Z" w:initials="JK">
    <w:p w14:paraId="7902FA96" w14:textId="35B81293" w:rsidR="00E5249A" w:rsidRDefault="00E5249A" w:rsidP="00E5249A">
      <w:pPr>
        <w:pStyle w:val="CommentText"/>
      </w:pPr>
      <w:r>
        <w:rPr>
          <w:rStyle w:val="CommentReference"/>
        </w:rPr>
        <w:annotationRef/>
      </w:r>
      <w:r>
        <w:t>Is this what I should be reporting here for each of the continuous variables?</w:t>
      </w:r>
    </w:p>
  </w:comment>
  <w:comment w:id="136" w:author="Nancy Briggs" w:date="2024-03-25T15:58:00Z" w:initials="NB">
    <w:p w14:paraId="79A0C955" w14:textId="77777777" w:rsidR="006B7CE7" w:rsidRDefault="006B7CE7" w:rsidP="006B7CE7">
      <w:pPr>
        <w:pStyle w:val="CommentText"/>
      </w:pPr>
      <w:r>
        <w:rPr>
          <w:rStyle w:val="CommentReference"/>
        </w:rPr>
        <w:annotationRef/>
      </w:r>
      <w:r>
        <w:t>Yes</w:t>
      </w:r>
    </w:p>
  </w:comment>
  <w:comment w:id="141" w:author="Jane Kohlhoff" w:date="2024-03-19T20:50:00Z" w:initials="JK">
    <w:p w14:paraId="256AAF58" w14:textId="6C5D8EEC" w:rsidR="00E5249A" w:rsidRDefault="00E5249A" w:rsidP="00E5249A">
      <w:pPr>
        <w:pStyle w:val="CommentText"/>
      </w:pPr>
      <w:r>
        <w:rPr>
          <w:rStyle w:val="CommentReference"/>
        </w:rPr>
        <w:annotationRef/>
      </w:r>
      <w:r>
        <w:t>I can’t see the results of the F test to report here in the output</w:t>
      </w:r>
    </w:p>
  </w:comment>
  <w:comment w:id="142" w:author="Jane Kohlhoff" w:date="2024-03-19T20:51:00Z" w:initials="JK">
    <w:p w14:paraId="54ED4FFC" w14:textId="77777777" w:rsidR="00E5249A" w:rsidRDefault="00E5249A" w:rsidP="00E5249A">
      <w:pPr>
        <w:pStyle w:val="CommentText"/>
      </w:pPr>
      <w:r>
        <w:rPr>
          <w:rStyle w:val="CommentReference"/>
        </w:rPr>
        <w:annotationRef/>
      </w:r>
      <w:r>
        <w:t>Is this because the order was not satisfied and so you didn’t run the test?</w:t>
      </w:r>
    </w:p>
  </w:comment>
  <w:comment w:id="143" w:author="Nancy Briggs" w:date="2024-03-26T09:09:00Z" w:initials="NB">
    <w:p w14:paraId="3DBD47CD" w14:textId="77777777" w:rsidR="008476A1" w:rsidRDefault="00AB53BD" w:rsidP="008476A1">
      <w:pPr>
        <w:pStyle w:val="CommentText"/>
      </w:pPr>
      <w:r>
        <w:rPr>
          <w:rStyle w:val="CommentReference"/>
        </w:rPr>
        <w:annotationRef/>
      </w:r>
      <w:r w:rsidR="008476A1">
        <w:t>No, it’s because this was run a looong time ago, and I added code for the global F test after. I fixed it.</w:t>
      </w:r>
    </w:p>
  </w:comment>
  <w:comment w:id="160" w:author="Nancy Briggs" w:date="2024-03-26T09:14:00Z" w:initials="NB">
    <w:p w14:paraId="42D98067" w14:textId="77777777" w:rsidR="00F04D2B" w:rsidRDefault="00F04D2B" w:rsidP="00F04D2B">
      <w:pPr>
        <w:pStyle w:val="CommentText"/>
      </w:pPr>
      <w:r>
        <w:rPr>
          <w:rStyle w:val="CommentReference"/>
        </w:rPr>
        <w:annotationRef/>
      </w:r>
      <w:r>
        <w:t>Not sure which outcome this is?  ☺️</w:t>
      </w:r>
    </w:p>
  </w:comment>
  <w:comment w:id="166" w:author="Nancy Briggs" w:date="2024-03-26T09:22:00Z" w:initials="NB">
    <w:p w14:paraId="18D54B36" w14:textId="77777777" w:rsidR="00A923F8" w:rsidRDefault="00A923F8" w:rsidP="00A923F8">
      <w:pPr>
        <w:pStyle w:val="CommentText"/>
      </w:pPr>
      <w:r>
        <w:rPr>
          <w:rStyle w:val="CommentReference"/>
        </w:rPr>
        <w:annotationRef/>
      </w:r>
      <w:r>
        <w:t>Correct.  Both p&gt;0.05</w:t>
      </w:r>
    </w:p>
  </w:comment>
  <w:comment w:id="175" w:author="Nancy Briggs" w:date="2024-03-26T09:27:00Z" w:initials="NB">
    <w:p w14:paraId="499FC1D9" w14:textId="77777777" w:rsidR="008E06CE" w:rsidRDefault="008E06CE" w:rsidP="008E06CE">
      <w:pPr>
        <w:pStyle w:val="CommentText"/>
      </w:pPr>
      <w:r>
        <w:rPr>
          <w:rStyle w:val="CommentReference"/>
        </w:rPr>
        <w:annotationRef/>
      </w:r>
      <w:r>
        <w:t>Correct, both p&gt;0.05</w:t>
      </w:r>
    </w:p>
  </w:comment>
  <w:comment w:id="178" w:author="Nancy Briggs" w:date="2024-03-26T09:39:00Z" w:initials="NB">
    <w:p w14:paraId="5B3A2A65" w14:textId="77777777" w:rsidR="004F25EA" w:rsidRDefault="004F25EA" w:rsidP="004F25EA">
      <w:pPr>
        <w:pStyle w:val="CommentText"/>
      </w:pPr>
      <w:r>
        <w:rPr>
          <w:rStyle w:val="CommentReference"/>
        </w:rPr>
        <w:annotationRef/>
      </w:r>
      <w:r>
        <w:t xml:space="preserve">P&lt;0.05 for the first one ( </w:t>
      </w:r>
      <w:r>
        <w:rPr>
          <w:highlight w:val="yellow"/>
          <w:lang w:val="en-GB"/>
        </w:rPr>
        <w:t xml:space="preserve">T1 to T2 [PCIT-T &gt; COS-P &gt; WL] </w:t>
      </w:r>
      <w:r>
        <w:t xml:space="preserve"> ) but the order of magnitude was NOT MET.</w:t>
      </w:r>
      <w:r>
        <w:br/>
      </w:r>
      <w:r>
        <w:br/>
        <w:t xml:space="preserve">Other P&gt;0.05 </w:t>
      </w:r>
    </w:p>
  </w:comment>
  <w:comment w:id="205" w:author="Nancy Briggs" w:date="2024-03-31T11:55:00Z" w:initials="NB">
    <w:p w14:paraId="65632344" w14:textId="77777777" w:rsidR="00213DDF" w:rsidRDefault="00213DDF" w:rsidP="00213DDF">
      <w:pPr>
        <w:pStyle w:val="CommentText"/>
      </w:pPr>
      <w:r>
        <w:rPr>
          <w:rStyle w:val="CommentReference"/>
        </w:rPr>
        <w:annotationRef/>
      </w:r>
      <w:r>
        <w:t>Which outcome variable is this?</w:t>
      </w:r>
    </w:p>
  </w:comment>
  <w:comment w:id="297" w:author="Jane Kohlhoff" w:date="2024-03-19T21:02:00Z" w:initials="JK">
    <w:p w14:paraId="18235668" w14:textId="5037B982" w:rsidR="00F367B1" w:rsidRDefault="00F367B1" w:rsidP="00F367B1">
      <w:pPr>
        <w:pStyle w:val="CommentText"/>
      </w:pPr>
      <w:r>
        <w:rPr>
          <w:rStyle w:val="CommentReference"/>
        </w:rPr>
        <w:annotationRef/>
      </w:r>
      <w:r>
        <w:t>Nancy, is it just me, or were the F test results not in the output file?</w:t>
      </w:r>
    </w:p>
  </w:comment>
  <w:comment w:id="298" w:author="Nancy Briggs" w:date="2024-03-31T12:39:00Z" w:initials="NB">
    <w:p w14:paraId="71F902F4" w14:textId="77777777" w:rsidR="001472EB" w:rsidRDefault="001472EB" w:rsidP="001472EB">
      <w:pPr>
        <w:pStyle w:val="CommentText"/>
      </w:pPr>
      <w:r>
        <w:rPr>
          <w:rStyle w:val="CommentReference"/>
        </w:rPr>
        <w:annotationRef/>
      </w:r>
      <w:r>
        <w:t xml:space="preserve">Fixed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64751F" w15:done="0"/>
  <w15:commentEx w15:paraId="1B177082" w15:done="0"/>
  <w15:commentEx w15:paraId="4429AFCA" w15:done="0"/>
  <w15:commentEx w15:paraId="458F08E7" w15:done="0"/>
  <w15:commentEx w15:paraId="4101B85B" w15:done="0"/>
  <w15:commentEx w15:paraId="68D13D60" w15:paraIdParent="4101B85B" w15:done="0"/>
  <w15:commentEx w15:paraId="72358D9B" w15:done="0"/>
  <w15:commentEx w15:paraId="0542EA85" w15:paraIdParent="72358D9B" w15:done="0"/>
  <w15:commentEx w15:paraId="43AD7C30" w15:done="0"/>
  <w15:commentEx w15:paraId="6D7860E1" w15:done="0"/>
  <w15:commentEx w15:paraId="71AD5489" w15:paraIdParent="6D7860E1" w15:done="0"/>
  <w15:commentEx w15:paraId="1EC7357C" w15:paraIdParent="6D7860E1" w15:done="0"/>
  <w15:commentEx w15:paraId="3C7B0062" w15:paraIdParent="6D7860E1" w15:done="0"/>
  <w15:commentEx w15:paraId="0FFE429D" w15:done="0"/>
  <w15:commentEx w15:paraId="7902FA96" w15:done="0"/>
  <w15:commentEx w15:paraId="79A0C955" w15:paraIdParent="7902FA96" w15:done="0"/>
  <w15:commentEx w15:paraId="256AAF58" w15:done="0"/>
  <w15:commentEx w15:paraId="54ED4FFC" w15:paraIdParent="256AAF58" w15:done="0"/>
  <w15:commentEx w15:paraId="3DBD47CD" w15:paraIdParent="256AAF58" w15:done="0"/>
  <w15:commentEx w15:paraId="42D98067" w15:done="0"/>
  <w15:commentEx w15:paraId="18D54B36" w15:done="0"/>
  <w15:commentEx w15:paraId="499FC1D9" w15:done="0"/>
  <w15:commentEx w15:paraId="5B3A2A65" w15:done="0"/>
  <w15:commentEx w15:paraId="65632344" w15:done="0"/>
  <w15:commentEx w15:paraId="18235668" w15:done="0"/>
  <w15:commentEx w15:paraId="71F902F4" w15:paraIdParent="182356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4E52C" w16cex:dateUtc="2023-07-21T01:06:00Z"/>
  <w16cex:commentExtensible w16cex:durableId="0EB4372F" w16cex:dateUtc="2024-03-20T23:55:00Z"/>
  <w16cex:commentExtensible w16cex:durableId="5D4CEA31" w16cex:dateUtc="2024-03-21T01:24:00Z"/>
  <w16cex:commentExtensible w16cex:durableId="554AC0CE" w16cex:dateUtc="2024-03-19T10:07:00Z"/>
  <w16cex:commentExtensible w16cex:durableId="0DC8558F" w16cex:dateUtc="2024-03-19T10:04:00Z"/>
  <w16cex:commentExtensible w16cex:durableId="60683A23" w16cex:dateUtc="2024-03-21T01:40:00Z"/>
  <w16cex:commentExtensible w16cex:durableId="7FC31C93" w16cex:dateUtc="2024-03-19T09:44:00Z"/>
  <w16cex:commentExtensible w16cex:durableId="7537E5B8" w16cex:dateUtc="2024-03-25T04:23:00Z"/>
  <w16cex:commentExtensible w16cex:durableId="0D132D87" w16cex:dateUtc="2024-03-19T09:48:00Z"/>
  <w16cex:commentExtensible w16cex:durableId="7E81EA0D" w16cex:dateUtc="2024-03-19T09:45:00Z"/>
  <w16cex:commentExtensible w16cex:durableId="521F6837" w16cex:dateUtc="2024-03-19T09:52:00Z"/>
  <w16cex:commentExtensible w16cex:durableId="455C642D" w16cex:dateUtc="2024-03-25T04:36:00Z"/>
  <w16cex:commentExtensible w16cex:durableId="39A434EE" w16cex:dateUtc="2024-03-25T04:44:00Z"/>
  <w16cex:commentExtensible w16cex:durableId="2F48B102" w16cex:dateUtc="2024-03-19T09:52:00Z"/>
  <w16cex:commentExtensible w16cex:durableId="143AA617" w16cex:dateUtc="2024-03-19T09:47:00Z"/>
  <w16cex:commentExtensible w16cex:durableId="549474C5" w16cex:dateUtc="2024-03-25T04:58:00Z"/>
  <w16cex:commentExtensible w16cex:durableId="270EC50B" w16cex:dateUtc="2024-03-19T09:50:00Z"/>
  <w16cex:commentExtensible w16cex:durableId="674AA6A6" w16cex:dateUtc="2024-03-19T09:51:00Z"/>
  <w16cex:commentExtensible w16cex:durableId="36E4426D" w16cex:dateUtc="2024-03-25T22:09:00Z"/>
  <w16cex:commentExtensible w16cex:durableId="56D51EC4" w16cex:dateUtc="2024-03-25T22:14:00Z"/>
  <w16cex:commentExtensible w16cex:durableId="486F0FF7" w16cex:dateUtc="2024-03-25T22:22:00Z"/>
  <w16cex:commentExtensible w16cex:durableId="37E8081F" w16cex:dateUtc="2024-03-25T22:27:00Z"/>
  <w16cex:commentExtensible w16cex:durableId="51F03478" w16cex:dateUtc="2024-03-25T22:39:00Z"/>
  <w16cex:commentExtensible w16cex:durableId="57777DB3" w16cex:dateUtc="2024-03-31T00:55:00Z"/>
  <w16cex:commentExtensible w16cex:durableId="12F77EEC" w16cex:dateUtc="2024-03-19T10:02:00Z"/>
  <w16cex:commentExtensible w16cex:durableId="6C7C68AD" w16cex:dateUtc="2024-03-31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64751F" w16cid:durableId="2864E52C"/>
  <w16cid:commentId w16cid:paraId="1B177082" w16cid:durableId="0EB4372F"/>
  <w16cid:commentId w16cid:paraId="4429AFCA" w16cid:durableId="5D4CEA31"/>
  <w16cid:commentId w16cid:paraId="458F08E7" w16cid:durableId="554AC0CE"/>
  <w16cid:commentId w16cid:paraId="4101B85B" w16cid:durableId="0DC8558F"/>
  <w16cid:commentId w16cid:paraId="68D13D60" w16cid:durableId="60683A23"/>
  <w16cid:commentId w16cid:paraId="72358D9B" w16cid:durableId="7FC31C93"/>
  <w16cid:commentId w16cid:paraId="0542EA85" w16cid:durableId="7537E5B8"/>
  <w16cid:commentId w16cid:paraId="43AD7C30" w16cid:durableId="0D132D87"/>
  <w16cid:commentId w16cid:paraId="6D7860E1" w16cid:durableId="7E81EA0D"/>
  <w16cid:commentId w16cid:paraId="71AD5489" w16cid:durableId="521F6837"/>
  <w16cid:commentId w16cid:paraId="1EC7357C" w16cid:durableId="455C642D"/>
  <w16cid:commentId w16cid:paraId="3C7B0062" w16cid:durableId="39A434EE"/>
  <w16cid:commentId w16cid:paraId="0FFE429D" w16cid:durableId="2F48B102"/>
  <w16cid:commentId w16cid:paraId="7902FA96" w16cid:durableId="143AA617"/>
  <w16cid:commentId w16cid:paraId="79A0C955" w16cid:durableId="549474C5"/>
  <w16cid:commentId w16cid:paraId="256AAF58" w16cid:durableId="270EC50B"/>
  <w16cid:commentId w16cid:paraId="54ED4FFC" w16cid:durableId="674AA6A6"/>
  <w16cid:commentId w16cid:paraId="3DBD47CD" w16cid:durableId="36E4426D"/>
  <w16cid:commentId w16cid:paraId="42D98067" w16cid:durableId="56D51EC4"/>
  <w16cid:commentId w16cid:paraId="18D54B36" w16cid:durableId="486F0FF7"/>
  <w16cid:commentId w16cid:paraId="499FC1D9" w16cid:durableId="37E8081F"/>
  <w16cid:commentId w16cid:paraId="5B3A2A65" w16cid:durableId="51F03478"/>
  <w16cid:commentId w16cid:paraId="65632344" w16cid:durableId="57777DB3"/>
  <w16cid:commentId w16cid:paraId="18235668" w16cid:durableId="12F77EEC"/>
  <w16cid:commentId w16cid:paraId="71F902F4" w16cid:durableId="6C7C68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AE8E7" w14:textId="77777777" w:rsidR="00F67D51" w:rsidRDefault="00F67D51" w:rsidP="008E2FA3">
      <w:pPr>
        <w:spacing w:after="0" w:line="240" w:lineRule="auto"/>
      </w:pPr>
      <w:r>
        <w:separator/>
      </w:r>
    </w:p>
  </w:endnote>
  <w:endnote w:type="continuationSeparator" w:id="0">
    <w:p w14:paraId="5BEE0912" w14:textId="77777777" w:rsidR="00F67D51" w:rsidRDefault="00F67D51"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AC6E8" w14:textId="77777777" w:rsidR="00F67D51" w:rsidRDefault="00F67D51" w:rsidP="008E2FA3">
      <w:pPr>
        <w:spacing w:after="0" w:line="240" w:lineRule="auto"/>
      </w:pPr>
      <w:r>
        <w:separator/>
      </w:r>
    </w:p>
  </w:footnote>
  <w:footnote w:type="continuationSeparator" w:id="0">
    <w:p w14:paraId="68CDD796" w14:textId="77777777" w:rsidR="00F67D51" w:rsidRDefault="00F67D51" w:rsidP="008E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6128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ncy Briggs">
    <w15:presenceInfo w15:providerId="AD" w15:userId="S::z3518556@ad.unsw.edu.au::37455b18-5acb-43a7-9f0e-a130a504b571"/>
  </w15:person>
  <w15:person w15:author="Jane Kohlhoff">
    <w15:presenceInfo w15:providerId="AD" w15:userId="S::z3085746@ad.unsw.edu.au::fc98f3f5-e31f-443f-8bd4-e23a10fd85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55&lt;/item&gt;&lt;item&gt;63&lt;/item&gt;&lt;item&gt;80&lt;/item&gt;&lt;item&gt;87&lt;/item&gt;&lt;item&gt;125&lt;/item&gt;&lt;item&gt;151&lt;/item&gt;&lt;item&gt;311&lt;/item&gt;&lt;item&gt;545&lt;/item&gt;&lt;item&gt;564&lt;/item&gt;&lt;item&gt;899&lt;/item&gt;&lt;item&gt;1233&lt;/item&gt;&lt;item&gt;1236&lt;/item&gt;&lt;item&gt;1248&lt;/item&gt;&lt;item&gt;1250&lt;/item&gt;&lt;item&gt;1270&lt;/item&gt;&lt;item&gt;1273&lt;/item&gt;&lt;item&gt;1317&lt;/item&gt;&lt;item&gt;1318&lt;/item&gt;&lt;item&gt;1320&lt;/item&gt;&lt;item&gt;1419&lt;/item&gt;&lt;item&gt;1422&lt;/item&gt;&lt;item&gt;1443&lt;/item&gt;&lt;item&gt;1446&lt;/item&gt;&lt;item&gt;1447&lt;/item&gt;&lt;item&gt;1450&lt;/item&gt;&lt;item&gt;1454&lt;/item&gt;&lt;item&gt;1461&lt;/item&gt;&lt;item&gt;1462&lt;/item&gt;&lt;item&gt;1463&lt;/item&gt;&lt;item&gt;1464&lt;/item&gt;&lt;item&gt;1467&lt;/item&gt;&lt;item&gt;1669&lt;/item&gt;&lt;item&gt;1671&lt;/item&gt;&lt;item&gt;1761&lt;/item&gt;&lt;item&gt;1850&lt;/item&gt;&lt;item&gt;1893&lt;/item&gt;&lt;item&gt;2014&lt;/item&gt;&lt;item&gt;2071&lt;/item&gt;&lt;item&gt;2103&lt;/item&gt;&lt;item&gt;2162&lt;/item&gt;&lt;item&gt;2236&lt;/item&gt;&lt;item&gt;2334&lt;/item&gt;&lt;item&gt;2395&lt;/item&gt;&lt;item&gt;3034&lt;/item&gt;&lt;item&gt;3106&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record-ids&gt;&lt;/item&gt;&lt;/Libraries&gt;"/>
  </w:docVars>
  <w:rsids>
    <w:rsidRoot w:val="00270D90"/>
    <w:rsid w:val="00016491"/>
    <w:rsid w:val="0002788A"/>
    <w:rsid w:val="00027E95"/>
    <w:rsid w:val="00031C15"/>
    <w:rsid w:val="00034D32"/>
    <w:rsid w:val="000415A5"/>
    <w:rsid w:val="0004284F"/>
    <w:rsid w:val="0005739B"/>
    <w:rsid w:val="0006609E"/>
    <w:rsid w:val="000734FE"/>
    <w:rsid w:val="00073D08"/>
    <w:rsid w:val="00074C41"/>
    <w:rsid w:val="0007662F"/>
    <w:rsid w:val="000B1BF0"/>
    <w:rsid w:val="000B5B16"/>
    <w:rsid w:val="000D2F2A"/>
    <w:rsid w:val="000F579F"/>
    <w:rsid w:val="00100E31"/>
    <w:rsid w:val="0010402D"/>
    <w:rsid w:val="0010540E"/>
    <w:rsid w:val="001235F9"/>
    <w:rsid w:val="00131FB3"/>
    <w:rsid w:val="001322E1"/>
    <w:rsid w:val="001371F4"/>
    <w:rsid w:val="001420C5"/>
    <w:rsid w:val="00144C23"/>
    <w:rsid w:val="001472EB"/>
    <w:rsid w:val="00154DA3"/>
    <w:rsid w:val="00155944"/>
    <w:rsid w:val="00156633"/>
    <w:rsid w:val="00175AA1"/>
    <w:rsid w:val="001774C7"/>
    <w:rsid w:val="00181019"/>
    <w:rsid w:val="00187759"/>
    <w:rsid w:val="001961AB"/>
    <w:rsid w:val="00196A56"/>
    <w:rsid w:val="001A14E6"/>
    <w:rsid w:val="001B69F7"/>
    <w:rsid w:val="001C1628"/>
    <w:rsid w:val="001C4FE2"/>
    <w:rsid w:val="001D1ED4"/>
    <w:rsid w:val="001D7764"/>
    <w:rsid w:val="001E42F2"/>
    <w:rsid w:val="001F0951"/>
    <w:rsid w:val="00213DDF"/>
    <w:rsid w:val="00213E49"/>
    <w:rsid w:val="00215EB4"/>
    <w:rsid w:val="00237205"/>
    <w:rsid w:val="00240A2A"/>
    <w:rsid w:val="00246276"/>
    <w:rsid w:val="00252E54"/>
    <w:rsid w:val="00260348"/>
    <w:rsid w:val="00260C77"/>
    <w:rsid w:val="00267670"/>
    <w:rsid w:val="00270D90"/>
    <w:rsid w:val="00274A1E"/>
    <w:rsid w:val="00276157"/>
    <w:rsid w:val="00287868"/>
    <w:rsid w:val="00292917"/>
    <w:rsid w:val="0029777C"/>
    <w:rsid w:val="002A074C"/>
    <w:rsid w:val="002C6276"/>
    <w:rsid w:val="002E047C"/>
    <w:rsid w:val="002E7BC9"/>
    <w:rsid w:val="002F3A45"/>
    <w:rsid w:val="003062E3"/>
    <w:rsid w:val="0030690F"/>
    <w:rsid w:val="00323F5E"/>
    <w:rsid w:val="0033643F"/>
    <w:rsid w:val="00341E64"/>
    <w:rsid w:val="00342229"/>
    <w:rsid w:val="0034768B"/>
    <w:rsid w:val="00356078"/>
    <w:rsid w:val="00360053"/>
    <w:rsid w:val="00365C93"/>
    <w:rsid w:val="00381092"/>
    <w:rsid w:val="003811EB"/>
    <w:rsid w:val="0038728D"/>
    <w:rsid w:val="00397BBD"/>
    <w:rsid w:val="003A1F9B"/>
    <w:rsid w:val="003B4566"/>
    <w:rsid w:val="003B6F02"/>
    <w:rsid w:val="003C2D9C"/>
    <w:rsid w:val="003C71C0"/>
    <w:rsid w:val="003E2577"/>
    <w:rsid w:val="003E371D"/>
    <w:rsid w:val="003E4B1F"/>
    <w:rsid w:val="003E5682"/>
    <w:rsid w:val="003F743F"/>
    <w:rsid w:val="00401451"/>
    <w:rsid w:val="00403C78"/>
    <w:rsid w:val="004047C2"/>
    <w:rsid w:val="00405228"/>
    <w:rsid w:val="00414200"/>
    <w:rsid w:val="0042149A"/>
    <w:rsid w:val="00422A04"/>
    <w:rsid w:val="004277F7"/>
    <w:rsid w:val="004333F0"/>
    <w:rsid w:val="004372D4"/>
    <w:rsid w:val="004551C1"/>
    <w:rsid w:val="0045747D"/>
    <w:rsid w:val="0046173F"/>
    <w:rsid w:val="00464962"/>
    <w:rsid w:val="00490560"/>
    <w:rsid w:val="004A392F"/>
    <w:rsid w:val="004A7C90"/>
    <w:rsid w:val="004B1EB3"/>
    <w:rsid w:val="004B6A8E"/>
    <w:rsid w:val="004C5D14"/>
    <w:rsid w:val="004C6B12"/>
    <w:rsid w:val="004D02A9"/>
    <w:rsid w:val="004D0740"/>
    <w:rsid w:val="004D23FC"/>
    <w:rsid w:val="004D2D70"/>
    <w:rsid w:val="004D3F8D"/>
    <w:rsid w:val="004D6A26"/>
    <w:rsid w:val="004F25EA"/>
    <w:rsid w:val="004F775D"/>
    <w:rsid w:val="00501E2D"/>
    <w:rsid w:val="00506071"/>
    <w:rsid w:val="00510E3D"/>
    <w:rsid w:val="00514D86"/>
    <w:rsid w:val="00527470"/>
    <w:rsid w:val="00544A82"/>
    <w:rsid w:val="00544E84"/>
    <w:rsid w:val="0055440F"/>
    <w:rsid w:val="005549B6"/>
    <w:rsid w:val="00575137"/>
    <w:rsid w:val="00585E9A"/>
    <w:rsid w:val="005937F7"/>
    <w:rsid w:val="00594CC5"/>
    <w:rsid w:val="005A2503"/>
    <w:rsid w:val="005C0985"/>
    <w:rsid w:val="005C3676"/>
    <w:rsid w:val="005C450E"/>
    <w:rsid w:val="005C7B47"/>
    <w:rsid w:val="005D7CC2"/>
    <w:rsid w:val="005E4371"/>
    <w:rsid w:val="005E5FEE"/>
    <w:rsid w:val="005E6CF3"/>
    <w:rsid w:val="005F7F9E"/>
    <w:rsid w:val="00603B0B"/>
    <w:rsid w:val="00631383"/>
    <w:rsid w:val="006339D2"/>
    <w:rsid w:val="00635EFA"/>
    <w:rsid w:val="0065248C"/>
    <w:rsid w:val="00653792"/>
    <w:rsid w:val="00662E07"/>
    <w:rsid w:val="0067733D"/>
    <w:rsid w:val="00685AB0"/>
    <w:rsid w:val="0068684E"/>
    <w:rsid w:val="006917D6"/>
    <w:rsid w:val="006920A6"/>
    <w:rsid w:val="006939A3"/>
    <w:rsid w:val="00693B27"/>
    <w:rsid w:val="00696929"/>
    <w:rsid w:val="006A6B5C"/>
    <w:rsid w:val="006B7CE7"/>
    <w:rsid w:val="006D15E6"/>
    <w:rsid w:val="006E62E0"/>
    <w:rsid w:val="006F2D8F"/>
    <w:rsid w:val="006F4FC3"/>
    <w:rsid w:val="007025B9"/>
    <w:rsid w:val="00707ED6"/>
    <w:rsid w:val="007156B4"/>
    <w:rsid w:val="00720271"/>
    <w:rsid w:val="00723C1C"/>
    <w:rsid w:val="00727A2C"/>
    <w:rsid w:val="007362AC"/>
    <w:rsid w:val="00736AD5"/>
    <w:rsid w:val="007529E3"/>
    <w:rsid w:val="00762A49"/>
    <w:rsid w:val="00764E70"/>
    <w:rsid w:val="00780130"/>
    <w:rsid w:val="007915B4"/>
    <w:rsid w:val="007B0125"/>
    <w:rsid w:val="007B01E0"/>
    <w:rsid w:val="007B528B"/>
    <w:rsid w:val="007E2899"/>
    <w:rsid w:val="007E5C27"/>
    <w:rsid w:val="0081334D"/>
    <w:rsid w:val="008229F8"/>
    <w:rsid w:val="00840F15"/>
    <w:rsid w:val="008445E7"/>
    <w:rsid w:val="008476A1"/>
    <w:rsid w:val="00850473"/>
    <w:rsid w:val="00856E79"/>
    <w:rsid w:val="00864C3C"/>
    <w:rsid w:val="00870DCC"/>
    <w:rsid w:val="00870F19"/>
    <w:rsid w:val="00876E74"/>
    <w:rsid w:val="00893380"/>
    <w:rsid w:val="00896036"/>
    <w:rsid w:val="008B3D3A"/>
    <w:rsid w:val="008C1028"/>
    <w:rsid w:val="008E06CE"/>
    <w:rsid w:val="008E2F72"/>
    <w:rsid w:val="008E2FA3"/>
    <w:rsid w:val="008F4CFA"/>
    <w:rsid w:val="008F54C1"/>
    <w:rsid w:val="008F73E1"/>
    <w:rsid w:val="00901414"/>
    <w:rsid w:val="00906D52"/>
    <w:rsid w:val="00915854"/>
    <w:rsid w:val="00915C29"/>
    <w:rsid w:val="00920A2A"/>
    <w:rsid w:val="00924023"/>
    <w:rsid w:val="00926453"/>
    <w:rsid w:val="009277E1"/>
    <w:rsid w:val="0093741A"/>
    <w:rsid w:val="009455B0"/>
    <w:rsid w:val="009555A6"/>
    <w:rsid w:val="00961B54"/>
    <w:rsid w:val="009649AB"/>
    <w:rsid w:val="009707D0"/>
    <w:rsid w:val="0097238D"/>
    <w:rsid w:val="00974991"/>
    <w:rsid w:val="0099215B"/>
    <w:rsid w:val="009A76C7"/>
    <w:rsid w:val="009B0993"/>
    <w:rsid w:val="009C0434"/>
    <w:rsid w:val="009F0849"/>
    <w:rsid w:val="009F2206"/>
    <w:rsid w:val="009F6F9C"/>
    <w:rsid w:val="009F771D"/>
    <w:rsid w:val="00A00D1D"/>
    <w:rsid w:val="00A07EA3"/>
    <w:rsid w:val="00A2194A"/>
    <w:rsid w:val="00A27277"/>
    <w:rsid w:val="00A344FF"/>
    <w:rsid w:val="00A34C04"/>
    <w:rsid w:val="00A54EDA"/>
    <w:rsid w:val="00A70618"/>
    <w:rsid w:val="00A729A4"/>
    <w:rsid w:val="00A77095"/>
    <w:rsid w:val="00A8142E"/>
    <w:rsid w:val="00A83232"/>
    <w:rsid w:val="00A868AA"/>
    <w:rsid w:val="00A87E59"/>
    <w:rsid w:val="00A923F8"/>
    <w:rsid w:val="00AB4D9E"/>
    <w:rsid w:val="00AB53BD"/>
    <w:rsid w:val="00AD0419"/>
    <w:rsid w:val="00AE3030"/>
    <w:rsid w:val="00AE6BE5"/>
    <w:rsid w:val="00AF06DA"/>
    <w:rsid w:val="00B00A86"/>
    <w:rsid w:val="00B01F9E"/>
    <w:rsid w:val="00B1669B"/>
    <w:rsid w:val="00B2310C"/>
    <w:rsid w:val="00B318C6"/>
    <w:rsid w:val="00B362A1"/>
    <w:rsid w:val="00B40FF1"/>
    <w:rsid w:val="00B41ACE"/>
    <w:rsid w:val="00B66663"/>
    <w:rsid w:val="00B66D8E"/>
    <w:rsid w:val="00B71269"/>
    <w:rsid w:val="00B72592"/>
    <w:rsid w:val="00B843FC"/>
    <w:rsid w:val="00BA22EB"/>
    <w:rsid w:val="00BB1339"/>
    <w:rsid w:val="00BB3C18"/>
    <w:rsid w:val="00BC6429"/>
    <w:rsid w:val="00BE39CA"/>
    <w:rsid w:val="00C0607B"/>
    <w:rsid w:val="00C11B06"/>
    <w:rsid w:val="00C23CEC"/>
    <w:rsid w:val="00C25CE6"/>
    <w:rsid w:val="00C47B07"/>
    <w:rsid w:val="00C77A94"/>
    <w:rsid w:val="00C8458E"/>
    <w:rsid w:val="00C953BE"/>
    <w:rsid w:val="00C96584"/>
    <w:rsid w:val="00CA5BE4"/>
    <w:rsid w:val="00CA5CBF"/>
    <w:rsid w:val="00CB4351"/>
    <w:rsid w:val="00CB5520"/>
    <w:rsid w:val="00CC09E7"/>
    <w:rsid w:val="00CC1252"/>
    <w:rsid w:val="00CC1FE4"/>
    <w:rsid w:val="00CC6AC7"/>
    <w:rsid w:val="00CC7221"/>
    <w:rsid w:val="00CC75CA"/>
    <w:rsid w:val="00CD0569"/>
    <w:rsid w:val="00CF0A5C"/>
    <w:rsid w:val="00D10FD1"/>
    <w:rsid w:val="00D16F33"/>
    <w:rsid w:val="00D33AE6"/>
    <w:rsid w:val="00D36457"/>
    <w:rsid w:val="00D36B02"/>
    <w:rsid w:val="00D400DE"/>
    <w:rsid w:val="00D42ADD"/>
    <w:rsid w:val="00D52231"/>
    <w:rsid w:val="00D527F4"/>
    <w:rsid w:val="00D5464E"/>
    <w:rsid w:val="00D70EB2"/>
    <w:rsid w:val="00D809B7"/>
    <w:rsid w:val="00D87027"/>
    <w:rsid w:val="00DA3689"/>
    <w:rsid w:val="00DC0EC2"/>
    <w:rsid w:val="00DD58DD"/>
    <w:rsid w:val="00DE4291"/>
    <w:rsid w:val="00DF36CA"/>
    <w:rsid w:val="00E1285E"/>
    <w:rsid w:val="00E227EE"/>
    <w:rsid w:val="00E36229"/>
    <w:rsid w:val="00E5114D"/>
    <w:rsid w:val="00E5249A"/>
    <w:rsid w:val="00E561AC"/>
    <w:rsid w:val="00E63B17"/>
    <w:rsid w:val="00E6424E"/>
    <w:rsid w:val="00E70A12"/>
    <w:rsid w:val="00E83475"/>
    <w:rsid w:val="00EA12E9"/>
    <w:rsid w:val="00EB02CC"/>
    <w:rsid w:val="00EB39EC"/>
    <w:rsid w:val="00EB3CC2"/>
    <w:rsid w:val="00EC4F85"/>
    <w:rsid w:val="00EC6F8B"/>
    <w:rsid w:val="00ED569D"/>
    <w:rsid w:val="00EE2756"/>
    <w:rsid w:val="00EE6939"/>
    <w:rsid w:val="00EF04B7"/>
    <w:rsid w:val="00EF5000"/>
    <w:rsid w:val="00EF60A8"/>
    <w:rsid w:val="00F005FF"/>
    <w:rsid w:val="00F00E56"/>
    <w:rsid w:val="00F03098"/>
    <w:rsid w:val="00F04D2B"/>
    <w:rsid w:val="00F20A07"/>
    <w:rsid w:val="00F21A70"/>
    <w:rsid w:val="00F269A8"/>
    <w:rsid w:val="00F308F0"/>
    <w:rsid w:val="00F34405"/>
    <w:rsid w:val="00F367B1"/>
    <w:rsid w:val="00F4030B"/>
    <w:rsid w:val="00F47383"/>
    <w:rsid w:val="00F52BCB"/>
    <w:rsid w:val="00F55F1F"/>
    <w:rsid w:val="00F627F3"/>
    <w:rsid w:val="00F65991"/>
    <w:rsid w:val="00F67D51"/>
    <w:rsid w:val="00F727C1"/>
    <w:rsid w:val="00F7656A"/>
    <w:rsid w:val="00F95FC2"/>
    <w:rsid w:val="00FA3CE6"/>
    <w:rsid w:val="00FA4E37"/>
    <w:rsid w:val="00FA700E"/>
    <w:rsid w:val="00FB1FC2"/>
    <w:rsid w:val="00FB736D"/>
    <w:rsid w:val="00FC3904"/>
    <w:rsid w:val="00FC626A"/>
    <w:rsid w:val="00FE754E"/>
    <w:rsid w:val="00FF47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nzctr.org.au/Trial/Registration/TrialReview.aspx?ACTRN=12618001554257" TargetMode="External"/><Relationship Id="rId18" Type="http://schemas.openxmlformats.org/officeDocument/2006/relationships/hyperlink" Target="https://doi.org/10.4103/2229-3485.8322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1080/15374416.2020.1723599" TargetMode="External"/><Relationship Id="rId7" Type="http://schemas.openxmlformats.org/officeDocument/2006/relationships/comments" Target="comments.xml"/><Relationship Id="rId12" Type="http://schemas.openxmlformats.org/officeDocument/2006/relationships/hyperlink" Target="mailto:jane.kohlhoff@unsw.edu.au" TargetMode="External"/><Relationship Id="rId17" Type="http://schemas.openxmlformats.org/officeDocument/2006/relationships/hyperlink" Target="https://doi.org/10.1080/14616734.2017.1354040" TargetMode="External"/><Relationship Id="rId25" Type="http://schemas.openxmlformats.org/officeDocument/2006/relationships/hyperlink" Target="https://doi.org/https://doi.org/10.1111/j.1467-8624.1997.tb04218.x" TargetMode="External"/><Relationship Id="rId2" Type="http://schemas.openxmlformats.org/officeDocument/2006/relationships/styles" Target="styles.xml"/><Relationship Id="rId16" Type="http://schemas.openxmlformats.org/officeDocument/2006/relationships/hyperlink" Target="https://doi.org/http://dx.doi.org/10.1080/14616734.2014.898158" TargetMode="External"/><Relationship Id="rId20" Type="http://schemas.openxmlformats.org/officeDocument/2006/relationships/hyperlink" Target="https://doi.org/10.1080/15374416.2020.172359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lytical.unsw.edu.au/" TargetMode="External"/><Relationship Id="rId24" Type="http://schemas.openxmlformats.org/officeDocument/2006/relationships/hyperlink" Target="https://doi.org/https://doi.org/10.1111/j.1540-5834.1995.tb00214.x" TargetMode="External"/><Relationship Id="rId5" Type="http://schemas.openxmlformats.org/officeDocument/2006/relationships/footnotes" Target="footnotes.xml"/><Relationship Id="rId15" Type="http://schemas.openxmlformats.org/officeDocument/2006/relationships/hyperlink" Target="https://doi.org/10.1300/J019v10n01_04" TargetMode="External"/><Relationship Id="rId23" Type="http://schemas.openxmlformats.org/officeDocument/2006/relationships/hyperlink" Target="https://doi.org/http://dx.doi.org/10.1111/j.1469-7610.2006.01616.x" TargetMode="External"/><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doi.org/10.1037//0022-006x.59.1.12"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80/14616734.2012.636645" TargetMode="External"/><Relationship Id="rId22" Type="http://schemas.openxmlformats.org/officeDocument/2006/relationships/hyperlink" Target="https://doi.org/10.1002/imhj.2154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3655</TotalTime>
  <Pages>38</Pages>
  <Words>20306</Words>
  <Characters>115747</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Nancy Briggs</cp:lastModifiedBy>
  <cp:revision>203</cp:revision>
  <dcterms:created xsi:type="dcterms:W3CDTF">2023-11-14T08:19:00Z</dcterms:created>
  <dcterms:modified xsi:type="dcterms:W3CDTF">2024-03-31T01:43:00Z</dcterms:modified>
</cp:coreProperties>
</file>