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7CC01" w14:textId="77777777" w:rsidR="00CA5CBF" w:rsidRPr="00FC00F3" w:rsidRDefault="00CA5CBF" w:rsidP="00CA5CBF">
      <w:pPr>
        <w:spacing w:line="480" w:lineRule="auto"/>
        <w:contextualSpacing/>
        <w:jc w:val="center"/>
        <w:rPr>
          <w:rFonts w:ascii="Times New Roman" w:hAnsi="Times New Roman" w:cs="Times New Roman"/>
          <w:b/>
          <w:color w:val="000000"/>
          <w:sz w:val="24"/>
          <w:szCs w:val="24"/>
          <w:lang w:val="en-US"/>
        </w:rPr>
      </w:pPr>
      <w:r w:rsidRPr="00FC00F3">
        <w:rPr>
          <w:rFonts w:ascii="Times New Roman" w:hAnsi="Times New Roman" w:cs="Times New Roman"/>
          <w:b/>
          <w:color w:val="000000"/>
          <w:sz w:val="24"/>
          <w:szCs w:val="24"/>
          <w:lang w:val="en-US"/>
        </w:rPr>
        <w:t xml:space="preserve">Title </w:t>
      </w:r>
    </w:p>
    <w:p w14:paraId="4C845894" w14:textId="11530629" w:rsidR="0016702C" w:rsidRPr="00FC00F3" w:rsidRDefault="0016702C" w:rsidP="0016702C">
      <w:pPr>
        <w:spacing w:line="480" w:lineRule="auto"/>
        <w:contextualSpacing/>
        <w:jc w:val="center"/>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Optimizing parenting and child outcomes following Parent</w:t>
      </w:r>
      <w:r w:rsidR="00BF2DFD" w:rsidRPr="00FC00F3">
        <w:rPr>
          <w:rFonts w:ascii="Times New Roman" w:hAnsi="Times New Roman" w:cs="Times New Roman"/>
          <w:color w:val="000000"/>
          <w:sz w:val="24"/>
          <w:szCs w:val="24"/>
          <w:lang w:val="en-US"/>
        </w:rPr>
        <w:t>-</w:t>
      </w:r>
      <w:r w:rsidRPr="00FC00F3">
        <w:rPr>
          <w:rFonts w:ascii="Times New Roman" w:hAnsi="Times New Roman" w:cs="Times New Roman"/>
          <w:color w:val="000000"/>
          <w:sz w:val="24"/>
          <w:szCs w:val="24"/>
          <w:lang w:val="en-US"/>
        </w:rPr>
        <w:t>Child Interaction Therapy – Toddler: A randomized controlled trial</w:t>
      </w:r>
    </w:p>
    <w:p w14:paraId="39013243" w14:textId="77777777" w:rsidR="00CA5CBF" w:rsidRPr="00FC00F3" w:rsidRDefault="00CA5CBF" w:rsidP="00CA5CBF">
      <w:pPr>
        <w:spacing w:line="480" w:lineRule="auto"/>
        <w:contextualSpacing/>
        <w:rPr>
          <w:rFonts w:ascii="Times New Roman" w:hAnsi="Times New Roman" w:cs="Times New Roman"/>
          <w:color w:val="000000"/>
          <w:sz w:val="24"/>
          <w:szCs w:val="24"/>
          <w:lang w:val="en-US"/>
        </w:rPr>
      </w:pPr>
    </w:p>
    <w:p w14:paraId="7DF20FF9" w14:textId="77777777" w:rsidR="00CA5CBF" w:rsidRPr="00FC00F3" w:rsidRDefault="00CA5CBF" w:rsidP="00CA5CBF">
      <w:pPr>
        <w:spacing w:line="480" w:lineRule="auto"/>
        <w:contextualSpacing/>
        <w:jc w:val="center"/>
        <w:rPr>
          <w:rFonts w:ascii="Times New Roman" w:hAnsi="Times New Roman" w:cs="Times New Roman"/>
          <w:b/>
          <w:color w:val="000000"/>
          <w:sz w:val="24"/>
          <w:szCs w:val="24"/>
          <w:lang w:val="en-US"/>
        </w:rPr>
      </w:pPr>
      <w:r w:rsidRPr="00FC00F3">
        <w:rPr>
          <w:rFonts w:ascii="Times New Roman" w:hAnsi="Times New Roman" w:cs="Times New Roman"/>
          <w:b/>
          <w:color w:val="000000"/>
          <w:sz w:val="24"/>
          <w:szCs w:val="24"/>
          <w:lang w:val="en-US"/>
        </w:rPr>
        <w:t>Authors</w:t>
      </w:r>
    </w:p>
    <w:p w14:paraId="3E459284" w14:textId="2A383A59" w:rsidR="00CA5CBF" w:rsidRPr="00FC00F3" w:rsidRDefault="00CA5CBF" w:rsidP="002C4AD8">
      <w:pPr>
        <w:spacing w:line="480" w:lineRule="auto"/>
        <w:contextualSpacing/>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Jane Kohlhoff</w:t>
      </w:r>
      <w:r w:rsidRPr="00FC00F3">
        <w:rPr>
          <w:rFonts w:ascii="Times New Roman" w:hAnsi="Times New Roman" w:cs="Times New Roman"/>
          <w:sz w:val="24"/>
          <w:szCs w:val="24"/>
          <w:vertAlign w:val="superscript"/>
        </w:rPr>
        <w:t>1,2,3</w:t>
      </w:r>
      <w:r w:rsidRPr="00FC00F3">
        <w:rPr>
          <w:rFonts w:ascii="Times New Roman" w:hAnsi="Times New Roman" w:cs="Times New Roman"/>
          <w:color w:val="000000"/>
          <w:sz w:val="24"/>
          <w:szCs w:val="24"/>
          <w:lang w:val="en-US"/>
        </w:rPr>
        <w:t>, Nancy Wallace</w:t>
      </w:r>
      <w:r w:rsidRPr="00FC00F3">
        <w:rPr>
          <w:rFonts w:ascii="Times New Roman" w:hAnsi="Times New Roman" w:cs="Times New Roman"/>
          <w:sz w:val="24"/>
          <w:szCs w:val="24"/>
          <w:vertAlign w:val="superscript"/>
        </w:rPr>
        <w:t>2</w:t>
      </w:r>
      <w:r w:rsidRPr="00FC00F3">
        <w:rPr>
          <w:rFonts w:ascii="Times New Roman" w:hAnsi="Times New Roman" w:cs="Times New Roman"/>
          <w:color w:val="000000"/>
          <w:sz w:val="24"/>
          <w:szCs w:val="24"/>
          <w:lang w:val="en-US"/>
        </w:rPr>
        <w:t xml:space="preserve">, Sara </w:t>
      </w:r>
      <w:proofErr w:type="spellStart"/>
      <w:r w:rsidRPr="00FC00F3">
        <w:rPr>
          <w:rFonts w:ascii="Times New Roman" w:hAnsi="Times New Roman" w:cs="Times New Roman"/>
          <w:color w:val="000000"/>
          <w:sz w:val="24"/>
          <w:szCs w:val="24"/>
          <w:lang w:val="en-US"/>
        </w:rPr>
        <w:t>Cibralic</w:t>
      </w:r>
      <w:proofErr w:type="spellEnd"/>
      <w:r w:rsidRPr="00FC00F3">
        <w:rPr>
          <w:rFonts w:ascii="Times New Roman" w:hAnsi="Times New Roman" w:cs="Times New Roman"/>
          <w:sz w:val="24"/>
          <w:szCs w:val="24"/>
          <w:vertAlign w:val="superscript"/>
        </w:rPr>
        <w:t>1,</w:t>
      </w:r>
      <w:proofErr w:type="gramStart"/>
      <w:r w:rsidR="00224586" w:rsidRPr="00FC00F3">
        <w:rPr>
          <w:rFonts w:ascii="Times New Roman" w:hAnsi="Times New Roman" w:cs="Times New Roman"/>
          <w:sz w:val="24"/>
          <w:szCs w:val="24"/>
          <w:vertAlign w:val="superscript"/>
        </w:rPr>
        <w:t>4</w:t>
      </w:r>
      <w:r w:rsidRPr="00FC00F3">
        <w:rPr>
          <w:rFonts w:ascii="Times New Roman" w:hAnsi="Times New Roman" w:cs="Times New Roman"/>
          <w:sz w:val="24"/>
          <w:szCs w:val="24"/>
          <w:vertAlign w:val="superscript"/>
        </w:rPr>
        <w:t xml:space="preserve"> </w:t>
      </w:r>
      <w:r w:rsidRPr="00FC00F3">
        <w:rPr>
          <w:rFonts w:ascii="Times New Roman" w:hAnsi="Times New Roman" w:cs="Times New Roman"/>
          <w:color w:val="000000"/>
          <w:sz w:val="24"/>
          <w:szCs w:val="24"/>
          <w:lang w:val="en-US"/>
        </w:rPr>
        <w:t>,</w:t>
      </w:r>
      <w:proofErr w:type="gramEnd"/>
      <w:r w:rsidRPr="00FC00F3">
        <w:rPr>
          <w:rFonts w:ascii="Times New Roman" w:hAnsi="Times New Roman" w:cs="Times New Roman"/>
          <w:color w:val="000000"/>
          <w:sz w:val="24"/>
          <w:szCs w:val="24"/>
          <w:lang w:val="en-US"/>
        </w:rPr>
        <w:t xml:space="preserve"> Susan Morgan</w:t>
      </w:r>
      <w:r w:rsidRPr="00FC00F3">
        <w:rPr>
          <w:rFonts w:ascii="Times New Roman" w:hAnsi="Times New Roman" w:cs="Times New Roman"/>
          <w:sz w:val="24"/>
          <w:szCs w:val="24"/>
          <w:vertAlign w:val="superscript"/>
        </w:rPr>
        <w:t>2</w:t>
      </w:r>
      <w:r w:rsidRPr="00FC00F3">
        <w:rPr>
          <w:rFonts w:ascii="Times New Roman" w:hAnsi="Times New Roman" w:cs="Times New Roman"/>
          <w:color w:val="000000"/>
          <w:sz w:val="24"/>
          <w:szCs w:val="24"/>
          <w:lang w:val="en-US"/>
        </w:rPr>
        <w:t>, Nancy</w:t>
      </w:r>
      <w:r w:rsidR="001420C5" w:rsidRPr="00FC00F3">
        <w:rPr>
          <w:rFonts w:ascii="Times New Roman" w:hAnsi="Times New Roman" w:cs="Times New Roman"/>
          <w:color w:val="000000"/>
          <w:sz w:val="24"/>
          <w:szCs w:val="24"/>
          <w:lang w:val="en-US"/>
        </w:rPr>
        <w:t xml:space="preserve"> E.</w:t>
      </w:r>
      <w:r w:rsidRPr="00FC00F3">
        <w:rPr>
          <w:rFonts w:ascii="Times New Roman" w:hAnsi="Times New Roman" w:cs="Times New Roman"/>
          <w:color w:val="000000"/>
          <w:sz w:val="24"/>
          <w:szCs w:val="24"/>
          <w:lang w:val="en-US"/>
        </w:rPr>
        <w:t xml:space="preserve"> Briggs</w:t>
      </w:r>
      <w:r w:rsidR="00224586" w:rsidRPr="00FC00F3">
        <w:rPr>
          <w:rFonts w:ascii="Times New Roman" w:hAnsi="Times New Roman" w:cs="Times New Roman"/>
          <w:color w:val="000000"/>
          <w:sz w:val="24"/>
          <w:szCs w:val="24"/>
          <w:vertAlign w:val="superscript"/>
          <w:lang w:val="en-US"/>
        </w:rPr>
        <w:t>1,</w:t>
      </w:r>
      <w:r w:rsidR="00A751FD">
        <w:rPr>
          <w:rFonts w:ascii="Times New Roman" w:hAnsi="Times New Roman" w:cs="Times New Roman"/>
          <w:color w:val="000000"/>
          <w:sz w:val="24"/>
          <w:szCs w:val="24"/>
          <w:vertAlign w:val="superscript"/>
          <w:lang w:val="en-US"/>
        </w:rPr>
        <w:t>5</w:t>
      </w:r>
      <w:r w:rsidRPr="00FC00F3">
        <w:rPr>
          <w:rFonts w:ascii="Times New Roman" w:hAnsi="Times New Roman" w:cs="Times New Roman"/>
          <w:color w:val="000000"/>
          <w:sz w:val="24"/>
          <w:szCs w:val="24"/>
          <w:lang w:val="en-US"/>
        </w:rPr>
        <w:t>, Cath</w:t>
      </w:r>
      <w:r w:rsidR="00FA6296" w:rsidRPr="00FC00F3">
        <w:rPr>
          <w:rFonts w:ascii="Times New Roman" w:hAnsi="Times New Roman" w:cs="Times New Roman"/>
          <w:color w:val="000000"/>
          <w:sz w:val="24"/>
          <w:szCs w:val="24"/>
          <w:lang w:val="en-US"/>
        </w:rPr>
        <w:t xml:space="preserve">erine </w:t>
      </w:r>
      <w:r w:rsidRPr="00FC00F3">
        <w:rPr>
          <w:rFonts w:ascii="Times New Roman" w:hAnsi="Times New Roman" w:cs="Times New Roman"/>
          <w:color w:val="000000"/>
          <w:sz w:val="24"/>
          <w:szCs w:val="24"/>
          <w:lang w:val="en-US"/>
        </w:rPr>
        <w:t>McMahon</w:t>
      </w:r>
      <w:r w:rsidR="00A751FD">
        <w:rPr>
          <w:rFonts w:ascii="Times New Roman" w:hAnsi="Times New Roman" w:cs="Times New Roman"/>
          <w:color w:val="000000"/>
          <w:sz w:val="24"/>
          <w:szCs w:val="24"/>
          <w:vertAlign w:val="superscript"/>
          <w:lang w:val="en-US"/>
        </w:rPr>
        <w:t>6</w:t>
      </w:r>
      <w:r w:rsidRPr="00FC00F3">
        <w:rPr>
          <w:rFonts w:ascii="Times New Roman" w:hAnsi="Times New Roman" w:cs="Times New Roman"/>
          <w:color w:val="000000"/>
          <w:sz w:val="24"/>
          <w:szCs w:val="24"/>
          <w:lang w:val="en-US"/>
        </w:rPr>
        <w:t>, Erinn Hawkins</w:t>
      </w:r>
      <w:r w:rsidR="00A751FD">
        <w:rPr>
          <w:rFonts w:ascii="Times New Roman" w:hAnsi="Times New Roman" w:cs="Times New Roman"/>
          <w:color w:val="000000"/>
          <w:sz w:val="24"/>
          <w:szCs w:val="24"/>
          <w:vertAlign w:val="superscript"/>
          <w:lang w:val="en-US"/>
        </w:rPr>
        <w:t>7</w:t>
      </w:r>
      <w:r w:rsidRPr="00FC00F3">
        <w:rPr>
          <w:rFonts w:ascii="Times New Roman" w:hAnsi="Times New Roman" w:cs="Times New Roman"/>
          <w:color w:val="000000"/>
          <w:sz w:val="24"/>
          <w:szCs w:val="24"/>
          <w:lang w:val="en-US"/>
        </w:rPr>
        <w:t>, Lindsay Druskin</w:t>
      </w:r>
      <w:r w:rsidR="00A751FD">
        <w:rPr>
          <w:rFonts w:ascii="Times New Roman" w:hAnsi="Times New Roman" w:cs="Times New Roman"/>
          <w:color w:val="000000"/>
          <w:sz w:val="24"/>
          <w:szCs w:val="24"/>
          <w:vertAlign w:val="superscript"/>
          <w:lang w:val="en-US"/>
        </w:rPr>
        <w:t>8</w:t>
      </w:r>
      <w:r w:rsidRPr="00FC00F3">
        <w:rPr>
          <w:rFonts w:ascii="Times New Roman" w:hAnsi="Times New Roman" w:cs="Times New Roman"/>
          <w:color w:val="000000"/>
          <w:sz w:val="24"/>
          <w:szCs w:val="24"/>
          <w:lang w:val="en-US"/>
        </w:rPr>
        <w:t>, Christopher Owen</w:t>
      </w:r>
      <w:r w:rsidR="00A751FD">
        <w:rPr>
          <w:rFonts w:ascii="Times New Roman" w:hAnsi="Times New Roman" w:cs="Times New Roman"/>
          <w:color w:val="000000"/>
          <w:sz w:val="24"/>
          <w:szCs w:val="24"/>
          <w:vertAlign w:val="superscript"/>
          <w:lang w:val="en-US"/>
        </w:rPr>
        <w:t>8</w:t>
      </w:r>
      <w:r w:rsidRPr="00FC00F3">
        <w:rPr>
          <w:rFonts w:ascii="Times New Roman" w:hAnsi="Times New Roman" w:cs="Times New Roman"/>
          <w:color w:val="000000"/>
          <w:sz w:val="24"/>
          <w:szCs w:val="24"/>
          <w:lang w:val="en-US"/>
        </w:rPr>
        <w:t>, Corey Lieneman</w:t>
      </w:r>
      <w:r w:rsidR="00A751FD">
        <w:rPr>
          <w:rFonts w:ascii="Times New Roman" w:hAnsi="Times New Roman" w:cs="Times New Roman"/>
          <w:color w:val="000000"/>
          <w:sz w:val="24"/>
          <w:szCs w:val="24"/>
          <w:vertAlign w:val="superscript"/>
          <w:lang w:val="en-US"/>
        </w:rPr>
        <w:t>9</w:t>
      </w:r>
      <w:r w:rsidRPr="00FC00F3">
        <w:rPr>
          <w:rFonts w:ascii="Times New Roman" w:hAnsi="Times New Roman" w:cs="Times New Roman"/>
          <w:color w:val="000000"/>
          <w:sz w:val="24"/>
          <w:szCs w:val="24"/>
          <w:lang w:val="en-US"/>
        </w:rPr>
        <w:t xml:space="preserve">, </w:t>
      </w:r>
      <w:r w:rsidR="00F44A52" w:rsidRPr="00FC00F3">
        <w:rPr>
          <w:rFonts w:ascii="Times New Roman" w:hAnsi="Times New Roman" w:cs="Times New Roman"/>
          <w:color w:val="000000"/>
          <w:sz w:val="24"/>
          <w:szCs w:val="24"/>
          <w:lang w:val="en-US"/>
        </w:rPr>
        <w:t>Robin Han</w:t>
      </w:r>
      <w:r w:rsidR="00A751FD">
        <w:rPr>
          <w:rFonts w:ascii="Times New Roman" w:hAnsi="Times New Roman" w:cs="Times New Roman"/>
          <w:color w:val="000000"/>
          <w:sz w:val="24"/>
          <w:szCs w:val="24"/>
          <w:vertAlign w:val="superscript"/>
          <w:lang w:val="en-US"/>
        </w:rPr>
        <w:t>8</w:t>
      </w:r>
      <w:r w:rsidR="00F44A52" w:rsidRPr="00FC00F3">
        <w:rPr>
          <w:rFonts w:ascii="Times New Roman" w:hAnsi="Times New Roman" w:cs="Times New Roman"/>
          <w:color w:val="000000"/>
          <w:sz w:val="24"/>
          <w:szCs w:val="24"/>
          <w:lang w:val="en-US"/>
        </w:rPr>
        <w:t xml:space="preserve">, </w:t>
      </w:r>
      <w:proofErr w:type="spellStart"/>
      <w:r w:rsidRPr="00FC00F3">
        <w:rPr>
          <w:rFonts w:ascii="Times New Roman" w:hAnsi="Times New Roman" w:cs="Times New Roman"/>
          <w:color w:val="000000"/>
          <w:sz w:val="24"/>
          <w:szCs w:val="24"/>
          <w:lang w:val="en-US"/>
        </w:rPr>
        <w:t>Valsamma</w:t>
      </w:r>
      <w:proofErr w:type="spellEnd"/>
      <w:r w:rsidRPr="00FC00F3">
        <w:rPr>
          <w:rFonts w:ascii="Times New Roman" w:hAnsi="Times New Roman" w:cs="Times New Roman"/>
          <w:color w:val="000000"/>
          <w:sz w:val="24"/>
          <w:szCs w:val="24"/>
          <w:lang w:val="en-US"/>
        </w:rPr>
        <w:t xml:space="preserve"> Eapen</w:t>
      </w:r>
      <w:r w:rsidRPr="00FC00F3">
        <w:rPr>
          <w:rFonts w:ascii="Times New Roman" w:hAnsi="Times New Roman" w:cs="Times New Roman"/>
          <w:color w:val="000000"/>
          <w:sz w:val="24"/>
          <w:szCs w:val="24"/>
          <w:vertAlign w:val="superscript"/>
          <w:lang w:val="en-US"/>
        </w:rPr>
        <w:t>1,3,</w:t>
      </w:r>
      <w:r w:rsidR="00224586" w:rsidRPr="00FC00F3">
        <w:rPr>
          <w:rFonts w:ascii="Times New Roman" w:hAnsi="Times New Roman" w:cs="Times New Roman"/>
          <w:color w:val="000000"/>
          <w:sz w:val="24"/>
          <w:szCs w:val="24"/>
          <w:vertAlign w:val="superscript"/>
          <w:lang w:val="en-US"/>
        </w:rPr>
        <w:t>4</w:t>
      </w:r>
      <w:r w:rsidRPr="00FC00F3">
        <w:rPr>
          <w:rFonts w:ascii="Times New Roman" w:hAnsi="Times New Roman" w:cs="Times New Roman"/>
          <w:color w:val="000000"/>
          <w:sz w:val="24"/>
          <w:szCs w:val="24"/>
          <w:lang w:val="en-US"/>
        </w:rPr>
        <w:t>, Anna Huber</w:t>
      </w:r>
      <w:r w:rsidR="00A751FD">
        <w:rPr>
          <w:rFonts w:ascii="Times New Roman" w:hAnsi="Times New Roman" w:cs="Times New Roman"/>
          <w:color w:val="000000"/>
          <w:sz w:val="24"/>
          <w:szCs w:val="24"/>
          <w:vertAlign w:val="superscript"/>
          <w:lang w:val="en-US"/>
        </w:rPr>
        <w:t>10</w:t>
      </w:r>
      <w:r w:rsidRPr="00FC00F3">
        <w:rPr>
          <w:rFonts w:ascii="Times New Roman" w:hAnsi="Times New Roman" w:cs="Times New Roman"/>
          <w:color w:val="000000"/>
          <w:sz w:val="24"/>
          <w:szCs w:val="24"/>
          <w:lang w:val="en-US"/>
        </w:rPr>
        <w:t>, Cheryl</w:t>
      </w:r>
      <w:r w:rsidR="0070695B" w:rsidRPr="00FC00F3">
        <w:rPr>
          <w:rFonts w:ascii="Times New Roman" w:hAnsi="Times New Roman" w:cs="Times New Roman"/>
          <w:color w:val="000000"/>
          <w:sz w:val="24"/>
          <w:szCs w:val="24"/>
          <w:lang w:val="en-US"/>
        </w:rPr>
        <w:t xml:space="preserve"> B.</w:t>
      </w:r>
      <w:r w:rsidRPr="00FC00F3">
        <w:rPr>
          <w:rFonts w:ascii="Times New Roman" w:hAnsi="Times New Roman" w:cs="Times New Roman"/>
          <w:color w:val="000000"/>
          <w:sz w:val="24"/>
          <w:szCs w:val="24"/>
          <w:lang w:val="en-US"/>
        </w:rPr>
        <w:t xml:space="preserve"> McNeil</w:t>
      </w:r>
      <w:r w:rsidR="00F44A52" w:rsidRPr="00FC00F3">
        <w:rPr>
          <w:rFonts w:ascii="Times New Roman" w:hAnsi="Times New Roman" w:cs="Times New Roman"/>
          <w:color w:val="000000"/>
          <w:sz w:val="24"/>
          <w:szCs w:val="24"/>
          <w:vertAlign w:val="superscript"/>
          <w:lang w:val="en-US"/>
        </w:rPr>
        <w:t>1</w:t>
      </w:r>
      <w:r w:rsidR="00BF2DFD" w:rsidRPr="00FC00F3">
        <w:rPr>
          <w:rFonts w:ascii="Times New Roman" w:hAnsi="Times New Roman" w:cs="Times New Roman"/>
          <w:color w:val="000000"/>
          <w:sz w:val="24"/>
          <w:szCs w:val="24"/>
          <w:vertAlign w:val="superscript"/>
          <w:lang w:val="en-US"/>
        </w:rPr>
        <w:t>1</w:t>
      </w:r>
    </w:p>
    <w:p w14:paraId="1A7F7850" w14:textId="77777777" w:rsidR="00A751FD" w:rsidRDefault="00A751FD" w:rsidP="00A751FD">
      <w:pPr>
        <w:jc w:val="center"/>
        <w:rPr>
          <w:rFonts w:ascii="Times New Roman" w:hAnsi="Times New Roman" w:cs="Times New Roman"/>
          <w:b/>
          <w:color w:val="000000"/>
          <w:sz w:val="24"/>
          <w:szCs w:val="24"/>
          <w:lang w:val="en-US"/>
        </w:rPr>
      </w:pPr>
    </w:p>
    <w:p w14:paraId="7F0768E3" w14:textId="7203E545" w:rsidR="00CA5CBF" w:rsidRPr="00A751FD" w:rsidRDefault="00CA5CBF" w:rsidP="00A751FD">
      <w:pPr>
        <w:jc w:val="center"/>
        <w:rPr>
          <w:rFonts w:ascii="Times New Roman" w:hAnsi="Times New Roman" w:cs="Times New Roman"/>
          <w:b/>
          <w:color w:val="000000"/>
          <w:sz w:val="24"/>
          <w:szCs w:val="24"/>
          <w:lang w:val="en-US"/>
        </w:rPr>
      </w:pPr>
      <w:r w:rsidRPr="00FC00F3">
        <w:rPr>
          <w:rFonts w:ascii="Times New Roman" w:hAnsi="Times New Roman" w:cs="Times New Roman"/>
          <w:b/>
          <w:color w:val="000000"/>
          <w:sz w:val="24"/>
          <w:szCs w:val="24"/>
          <w:lang w:val="en-US"/>
        </w:rPr>
        <w:t>Affiliations</w:t>
      </w:r>
    </w:p>
    <w:p w14:paraId="5A4FC3C0" w14:textId="77777777"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1</w:t>
      </w:r>
      <w:r w:rsidRPr="00FC00F3">
        <w:rPr>
          <w:rFonts w:ascii="Times New Roman" w:hAnsi="Times New Roman" w:cs="Times New Roman"/>
          <w:sz w:val="24"/>
          <w:szCs w:val="24"/>
        </w:rPr>
        <w:t xml:space="preserve"> University of New South Wales, Kensington, NSW, Australia</w:t>
      </w:r>
    </w:p>
    <w:p w14:paraId="41157D2F" w14:textId="77777777"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 xml:space="preserve">2 </w:t>
      </w:r>
      <w:r w:rsidRPr="00FC00F3">
        <w:rPr>
          <w:rFonts w:ascii="Times New Roman" w:hAnsi="Times New Roman" w:cs="Times New Roman"/>
          <w:sz w:val="24"/>
          <w:szCs w:val="24"/>
        </w:rPr>
        <w:t>Karitane, Carramar, NSW, Australia</w:t>
      </w:r>
    </w:p>
    <w:p w14:paraId="70704525" w14:textId="77777777"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3</w:t>
      </w:r>
      <w:r w:rsidRPr="00FC00F3">
        <w:rPr>
          <w:rFonts w:ascii="Times New Roman" w:hAnsi="Times New Roman" w:cs="Times New Roman"/>
          <w:sz w:val="24"/>
          <w:szCs w:val="24"/>
        </w:rPr>
        <w:t xml:space="preserve"> Ingham Institute for Medical Research, Liverpool, NSW, Australia</w:t>
      </w:r>
    </w:p>
    <w:p w14:paraId="1E198AD0" w14:textId="6936D515"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4</w:t>
      </w:r>
      <w:r w:rsidRPr="00FC00F3">
        <w:rPr>
          <w:rFonts w:ascii="Times New Roman" w:hAnsi="Times New Roman" w:cs="Times New Roman"/>
          <w:sz w:val="24"/>
          <w:szCs w:val="24"/>
        </w:rPr>
        <w:t xml:space="preserve"> </w:t>
      </w:r>
      <w:r w:rsidR="00224586" w:rsidRPr="00FC00F3">
        <w:rPr>
          <w:rFonts w:ascii="Times New Roman" w:hAnsi="Times New Roman" w:cs="Times New Roman"/>
          <w:sz w:val="24"/>
          <w:szCs w:val="24"/>
        </w:rPr>
        <w:t>South Western Sydney Local Health District</w:t>
      </w:r>
      <w:r w:rsidR="001837E4">
        <w:rPr>
          <w:rFonts w:ascii="Times New Roman" w:hAnsi="Times New Roman" w:cs="Times New Roman"/>
          <w:sz w:val="24"/>
          <w:szCs w:val="24"/>
        </w:rPr>
        <w:t>, Liverpool, NSW, Australia</w:t>
      </w:r>
      <w:r w:rsidR="00224586" w:rsidRPr="00FC00F3">
        <w:rPr>
          <w:rFonts w:ascii="Times New Roman" w:hAnsi="Times New Roman" w:cs="Times New Roman"/>
          <w:sz w:val="24"/>
          <w:szCs w:val="24"/>
        </w:rPr>
        <w:t xml:space="preserve"> </w:t>
      </w:r>
    </w:p>
    <w:p w14:paraId="54C91838" w14:textId="77777777" w:rsidR="00A751FD"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5</w:t>
      </w:r>
      <w:r w:rsidRPr="00FC00F3">
        <w:rPr>
          <w:rFonts w:ascii="Times New Roman" w:hAnsi="Times New Roman" w:cs="Times New Roman"/>
          <w:sz w:val="24"/>
          <w:szCs w:val="24"/>
        </w:rPr>
        <w:t xml:space="preserve"> </w:t>
      </w:r>
      <w:hyperlink r:id="rId8" w:tooltip="Home" w:history="1">
        <w:r w:rsidR="00A751FD" w:rsidRPr="00FC00F3">
          <w:rPr>
            <w:rFonts w:ascii="Times New Roman" w:hAnsi="Times New Roman" w:cs="Times New Roman"/>
            <w:sz w:val="24"/>
            <w:szCs w:val="24"/>
          </w:rPr>
          <w:t>Mark Wainwright Analytical Centre</w:t>
        </w:r>
      </w:hyperlink>
      <w:r w:rsidR="00A751FD" w:rsidRPr="00FC00F3">
        <w:rPr>
          <w:rFonts w:ascii="Times New Roman" w:hAnsi="Times New Roman" w:cs="Times New Roman"/>
          <w:sz w:val="24"/>
          <w:szCs w:val="24"/>
        </w:rPr>
        <w:t>, University of New South Wales, Kensington, NSW</w:t>
      </w:r>
      <w:r w:rsidR="00A751FD">
        <w:rPr>
          <w:rFonts w:ascii="Times New Roman" w:hAnsi="Times New Roman" w:cs="Times New Roman"/>
          <w:sz w:val="24"/>
          <w:szCs w:val="24"/>
        </w:rPr>
        <w:t>,</w:t>
      </w:r>
      <w:r w:rsidR="00A751FD" w:rsidRPr="00FC00F3">
        <w:rPr>
          <w:rFonts w:ascii="Times New Roman" w:hAnsi="Times New Roman" w:cs="Times New Roman"/>
          <w:sz w:val="24"/>
          <w:szCs w:val="24"/>
        </w:rPr>
        <w:t xml:space="preserve"> Australia </w:t>
      </w:r>
    </w:p>
    <w:p w14:paraId="54EF1677" w14:textId="5246CD50" w:rsidR="00CA5CBF" w:rsidRPr="00FC00F3" w:rsidRDefault="00A751FD"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6</w:t>
      </w:r>
      <w:r>
        <w:rPr>
          <w:rFonts w:ascii="Times New Roman" w:hAnsi="Times New Roman" w:cs="Times New Roman"/>
          <w:sz w:val="24"/>
          <w:szCs w:val="24"/>
        </w:rPr>
        <w:t xml:space="preserve"> </w:t>
      </w:r>
      <w:r w:rsidR="00224586" w:rsidRPr="00FC00F3">
        <w:rPr>
          <w:rFonts w:ascii="Times New Roman" w:hAnsi="Times New Roman" w:cs="Times New Roman"/>
          <w:sz w:val="24"/>
          <w:szCs w:val="24"/>
        </w:rPr>
        <w:t>Macquarie University, Ryde, NSW, Australia</w:t>
      </w:r>
    </w:p>
    <w:p w14:paraId="24610C75" w14:textId="231D1A80"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7</w:t>
      </w:r>
      <w:r w:rsidRPr="00FC00F3">
        <w:rPr>
          <w:rFonts w:ascii="Times New Roman" w:hAnsi="Times New Roman" w:cs="Times New Roman"/>
          <w:sz w:val="24"/>
          <w:szCs w:val="24"/>
        </w:rPr>
        <w:t xml:space="preserve"> </w:t>
      </w:r>
      <w:r w:rsidR="00A751FD" w:rsidRPr="00FC00F3">
        <w:rPr>
          <w:rFonts w:ascii="Times New Roman" w:hAnsi="Times New Roman" w:cs="Times New Roman"/>
          <w:sz w:val="24"/>
          <w:szCs w:val="24"/>
        </w:rPr>
        <w:t>Griffith University, Gold Coast, QLD</w:t>
      </w:r>
      <w:r w:rsidR="00A751FD">
        <w:rPr>
          <w:rFonts w:ascii="Times New Roman" w:hAnsi="Times New Roman" w:cs="Times New Roman"/>
          <w:sz w:val="24"/>
          <w:szCs w:val="24"/>
        </w:rPr>
        <w:t>,</w:t>
      </w:r>
      <w:r w:rsidR="00A751FD" w:rsidRPr="00FC00F3">
        <w:rPr>
          <w:rFonts w:ascii="Times New Roman" w:hAnsi="Times New Roman" w:cs="Times New Roman"/>
          <w:sz w:val="24"/>
          <w:szCs w:val="24"/>
        </w:rPr>
        <w:t xml:space="preserve"> Australia</w:t>
      </w:r>
    </w:p>
    <w:p w14:paraId="18513676" w14:textId="77777777" w:rsidR="00A751FD"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8</w:t>
      </w:r>
      <w:r w:rsidRPr="00FC00F3">
        <w:rPr>
          <w:rFonts w:ascii="Times New Roman" w:hAnsi="Times New Roman" w:cs="Times New Roman"/>
          <w:sz w:val="24"/>
          <w:szCs w:val="24"/>
        </w:rPr>
        <w:t xml:space="preserve"> </w:t>
      </w:r>
      <w:r w:rsidR="00A751FD" w:rsidRPr="00FC00F3">
        <w:rPr>
          <w:rFonts w:ascii="Times New Roman" w:hAnsi="Times New Roman" w:cs="Times New Roman"/>
          <w:sz w:val="24"/>
          <w:szCs w:val="24"/>
        </w:rPr>
        <w:t>West Virginia University, Morgantown, WV</w:t>
      </w:r>
      <w:r w:rsidR="00A751FD">
        <w:rPr>
          <w:rFonts w:ascii="Times New Roman" w:hAnsi="Times New Roman" w:cs="Times New Roman"/>
          <w:sz w:val="24"/>
          <w:szCs w:val="24"/>
        </w:rPr>
        <w:t>,</w:t>
      </w:r>
      <w:r w:rsidR="00A751FD" w:rsidRPr="00FC00F3">
        <w:rPr>
          <w:rFonts w:ascii="Times New Roman" w:hAnsi="Times New Roman" w:cs="Times New Roman"/>
          <w:sz w:val="24"/>
          <w:szCs w:val="24"/>
        </w:rPr>
        <w:t xml:space="preserve"> United States </w:t>
      </w:r>
    </w:p>
    <w:p w14:paraId="1ED2A945" w14:textId="0203F326" w:rsidR="00CA5CBF" w:rsidRPr="00FC00F3" w:rsidRDefault="00CA5CBF" w:rsidP="00CA5CBF">
      <w:pPr>
        <w:rPr>
          <w:rFonts w:ascii="Times New Roman" w:hAnsi="Times New Roman" w:cs="Times New Roman"/>
          <w:sz w:val="24"/>
          <w:szCs w:val="24"/>
        </w:rPr>
      </w:pPr>
      <w:r w:rsidRPr="00A751FD">
        <w:rPr>
          <w:rFonts w:ascii="Times New Roman" w:hAnsi="Times New Roman" w:cs="Times New Roman"/>
          <w:sz w:val="24"/>
          <w:szCs w:val="24"/>
          <w:vertAlign w:val="superscript"/>
        </w:rPr>
        <w:t>9</w:t>
      </w:r>
      <w:r w:rsidRPr="00FC00F3">
        <w:rPr>
          <w:rFonts w:ascii="Times New Roman" w:hAnsi="Times New Roman" w:cs="Times New Roman"/>
          <w:sz w:val="24"/>
          <w:szCs w:val="24"/>
        </w:rPr>
        <w:t xml:space="preserve"> </w:t>
      </w:r>
      <w:r w:rsidR="00A751FD" w:rsidRPr="00FC00F3">
        <w:rPr>
          <w:rFonts w:ascii="Times New Roman" w:hAnsi="Times New Roman" w:cs="Times New Roman"/>
          <w:sz w:val="24"/>
          <w:szCs w:val="24"/>
        </w:rPr>
        <w:t xml:space="preserve">University of Nebraska Medical </w:t>
      </w:r>
      <w:proofErr w:type="spellStart"/>
      <w:r w:rsidR="00A751FD" w:rsidRPr="00FC00F3">
        <w:rPr>
          <w:rFonts w:ascii="Times New Roman" w:hAnsi="Times New Roman" w:cs="Times New Roman"/>
          <w:sz w:val="24"/>
          <w:szCs w:val="24"/>
        </w:rPr>
        <w:t>Center</w:t>
      </w:r>
      <w:proofErr w:type="spellEnd"/>
      <w:r w:rsidR="00A751FD" w:rsidRPr="00FC00F3">
        <w:rPr>
          <w:rFonts w:ascii="Times New Roman" w:hAnsi="Times New Roman" w:cs="Times New Roman"/>
          <w:sz w:val="24"/>
          <w:szCs w:val="24"/>
        </w:rPr>
        <w:t>, Omaha, NE</w:t>
      </w:r>
      <w:r w:rsidR="00A751FD">
        <w:rPr>
          <w:rFonts w:ascii="Times New Roman" w:hAnsi="Times New Roman" w:cs="Times New Roman"/>
          <w:sz w:val="24"/>
          <w:szCs w:val="24"/>
        </w:rPr>
        <w:t xml:space="preserve">, </w:t>
      </w:r>
      <w:r w:rsidR="00A751FD" w:rsidRPr="00FC00F3">
        <w:rPr>
          <w:rFonts w:ascii="Times New Roman" w:hAnsi="Times New Roman" w:cs="Times New Roman"/>
          <w:sz w:val="24"/>
          <w:szCs w:val="24"/>
        </w:rPr>
        <w:t>United States</w:t>
      </w:r>
    </w:p>
    <w:p w14:paraId="300BD722" w14:textId="5E70F25E" w:rsidR="00BF2DFD" w:rsidRPr="00FC00F3" w:rsidRDefault="00BF2DFD" w:rsidP="00F44A52">
      <w:pPr>
        <w:rPr>
          <w:rFonts w:ascii="Times New Roman" w:hAnsi="Times New Roman" w:cs="Times New Roman"/>
          <w:sz w:val="24"/>
          <w:szCs w:val="24"/>
        </w:rPr>
      </w:pPr>
      <w:r w:rsidRPr="00A751FD">
        <w:rPr>
          <w:rFonts w:ascii="Times New Roman" w:hAnsi="Times New Roman" w:cs="Times New Roman"/>
          <w:sz w:val="24"/>
          <w:szCs w:val="24"/>
          <w:vertAlign w:val="superscript"/>
        </w:rPr>
        <w:t>10</w:t>
      </w:r>
      <w:r w:rsidRPr="00FC00F3">
        <w:rPr>
          <w:rFonts w:ascii="Times New Roman" w:hAnsi="Times New Roman" w:cs="Times New Roman"/>
          <w:sz w:val="24"/>
          <w:szCs w:val="24"/>
        </w:rPr>
        <w:t xml:space="preserve"> </w:t>
      </w:r>
      <w:r w:rsidR="00A751FD" w:rsidRPr="00FC00F3">
        <w:rPr>
          <w:rFonts w:ascii="Times New Roman" w:hAnsi="Times New Roman" w:cs="Times New Roman"/>
          <w:sz w:val="24"/>
          <w:szCs w:val="24"/>
        </w:rPr>
        <w:t xml:space="preserve">Families </w:t>
      </w:r>
      <w:proofErr w:type="gramStart"/>
      <w:r w:rsidR="00A751FD" w:rsidRPr="00FC00F3">
        <w:rPr>
          <w:rFonts w:ascii="Times New Roman" w:hAnsi="Times New Roman" w:cs="Times New Roman"/>
          <w:sz w:val="24"/>
          <w:szCs w:val="24"/>
        </w:rPr>
        <w:t>In</w:t>
      </w:r>
      <w:proofErr w:type="gramEnd"/>
      <w:r w:rsidR="00A751FD" w:rsidRPr="00FC00F3">
        <w:rPr>
          <w:rFonts w:ascii="Times New Roman" w:hAnsi="Times New Roman" w:cs="Times New Roman"/>
          <w:sz w:val="24"/>
          <w:szCs w:val="24"/>
        </w:rPr>
        <w:t xml:space="preserve"> Mind Psychology, Canberra, ACT</w:t>
      </w:r>
      <w:r w:rsidR="00A751FD">
        <w:rPr>
          <w:rFonts w:ascii="Times New Roman" w:hAnsi="Times New Roman" w:cs="Times New Roman"/>
          <w:sz w:val="24"/>
          <w:szCs w:val="24"/>
        </w:rPr>
        <w:t>,</w:t>
      </w:r>
      <w:r w:rsidR="00A751FD" w:rsidRPr="00FC00F3">
        <w:rPr>
          <w:rFonts w:ascii="Times New Roman" w:hAnsi="Times New Roman" w:cs="Times New Roman"/>
          <w:sz w:val="24"/>
          <w:szCs w:val="24"/>
        </w:rPr>
        <w:t xml:space="preserve"> Australia</w:t>
      </w:r>
    </w:p>
    <w:p w14:paraId="2EAF3E9A" w14:textId="55749785" w:rsidR="00CA5CBF" w:rsidRPr="00A751FD" w:rsidRDefault="00F44A52" w:rsidP="00A751FD">
      <w:pPr>
        <w:rPr>
          <w:rFonts w:ascii="Times New Roman" w:hAnsi="Times New Roman" w:cs="Times New Roman"/>
          <w:sz w:val="24"/>
          <w:szCs w:val="24"/>
        </w:rPr>
      </w:pPr>
      <w:r w:rsidRPr="00A751FD">
        <w:rPr>
          <w:rFonts w:ascii="Times New Roman" w:hAnsi="Times New Roman" w:cs="Times New Roman"/>
          <w:sz w:val="24"/>
          <w:szCs w:val="24"/>
          <w:vertAlign w:val="superscript"/>
        </w:rPr>
        <w:t>1</w:t>
      </w:r>
      <w:r w:rsidR="00BF2DFD" w:rsidRPr="00A751FD">
        <w:rPr>
          <w:rFonts w:ascii="Times New Roman" w:hAnsi="Times New Roman" w:cs="Times New Roman"/>
          <w:sz w:val="24"/>
          <w:szCs w:val="24"/>
          <w:vertAlign w:val="superscript"/>
        </w:rPr>
        <w:t>1</w:t>
      </w:r>
      <w:r w:rsidRPr="00A751FD">
        <w:rPr>
          <w:rFonts w:ascii="Times New Roman" w:hAnsi="Times New Roman" w:cs="Times New Roman"/>
          <w:sz w:val="24"/>
          <w:szCs w:val="24"/>
          <w:vertAlign w:val="superscript"/>
        </w:rPr>
        <w:t xml:space="preserve"> </w:t>
      </w:r>
      <w:r w:rsidR="0070695B" w:rsidRPr="00FC00F3">
        <w:rPr>
          <w:rFonts w:ascii="Times New Roman" w:hAnsi="Times New Roman" w:cs="Times New Roman"/>
          <w:sz w:val="24"/>
          <w:szCs w:val="24"/>
        </w:rPr>
        <w:t xml:space="preserve">University of </w:t>
      </w:r>
      <w:r w:rsidRPr="00FC00F3">
        <w:rPr>
          <w:rFonts w:ascii="Times New Roman" w:hAnsi="Times New Roman" w:cs="Times New Roman"/>
          <w:sz w:val="24"/>
          <w:szCs w:val="24"/>
        </w:rPr>
        <w:t xml:space="preserve">Florida, </w:t>
      </w:r>
      <w:r w:rsidR="0070695B" w:rsidRPr="00FC00F3">
        <w:rPr>
          <w:rFonts w:ascii="Times New Roman" w:hAnsi="Times New Roman" w:cs="Times New Roman"/>
          <w:sz w:val="24"/>
          <w:szCs w:val="24"/>
        </w:rPr>
        <w:t xml:space="preserve">Gainesville, </w:t>
      </w:r>
      <w:r w:rsidRPr="00FC00F3">
        <w:rPr>
          <w:rFonts w:ascii="Times New Roman" w:hAnsi="Times New Roman" w:cs="Times New Roman"/>
          <w:sz w:val="24"/>
          <w:szCs w:val="24"/>
        </w:rPr>
        <w:t>F</w:t>
      </w:r>
      <w:r w:rsidR="00224586" w:rsidRPr="00FC00F3">
        <w:rPr>
          <w:rFonts w:ascii="Times New Roman" w:hAnsi="Times New Roman" w:cs="Times New Roman"/>
          <w:sz w:val="24"/>
          <w:szCs w:val="24"/>
        </w:rPr>
        <w:t>L</w:t>
      </w:r>
      <w:r w:rsidR="0070695B" w:rsidRPr="00FC00F3">
        <w:rPr>
          <w:rFonts w:ascii="Times New Roman" w:hAnsi="Times New Roman" w:cs="Times New Roman"/>
          <w:sz w:val="24"/>
          <w:szCs w:val="24"/>
        </w:rPr>
        <w:t>,</w:t>
      </w:r>
      <w:r w:rsidRPr="00FC00F3">
        <w:rPr>
          <w:rFonts w:ascii="Times New Roman" w:hAnsi="Times New Roman" w:cs="Times New Roman"/>
          <w:sz w:val="24"/>
          <w:szCs w:val="24"/>
        </w:rPr>
        <w:t xml:space="preserve"> United States</w:t>
      </w:r>
    </w:p>
    <w:p w14:paraId="1401609B" w14:textId="77777777" w:rsidR="00CA5CBF" w:rsidRPr="00FC00F3" w:rsidRDefault="00CA5CBF" w:rsidP="002C4AD8">
      <w:pPr>
        <w:spacing w:line="360" w:lineRule="auto"/>
        <w:rPr>
          <w:rFonts w:ascii="Times New Roman" w:hAnsi="Times New Roman" w:cs="Times New Roman"/>
          <w:b/>
          <w:i/>
          <w:sz w:val="24"/>
          <w:szCs w:val="24"/>
        </w:rPr>
      </w:pPr>
      <w:r w:rsidRPr="00FC00F3">
        <w:rPr>
          <w:rFonts w:ascii="Times New Roman" w:hAnsi="Times New Roman" w:cs="Times New Roman"/>
          <w:b/>
          <w:i/>
          <w:sz w:val="24"/>
          <w:szCs w:val="24"/>
        </w:rPr>
        <w:t>Corresponding author:</w:t>
      </w:r>
    </w:p>
    <w:p w14:paraId="13E3D8CD" w14:textId="77777777" w:rsidR="00CA5CBF" w:rsidRPr="00FC00F3" w:rsidRDefault="00CA5CBF" w:rsidP="002C4AD8">
      <w:pPr>
        <w:spacing w:line="360" w:lineRule="auto"/>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Jane Kohlhoff, PhD</w:t>
      </w:r>
    </w:p>
    <w:p w14:paraId="2700F6AF" w14:textId="629A5325" w:rsidR="00CA5CBF" w:rsidRPr="00FC00F3" w:rsidRDefault="00031C15" w:rsidP="002C4AD8">
      <w:pPr>
        <w:spacing w:line="360" w:lineRule="auto"/>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Discipline of</w:t>
      </w:r>
      <w:r w:rsidR="00CA5CBF" w:rsidRPr="00FC00F3">
        <w:rPr>
          <w:rFonts w:ascii="Times New Roman" w:hAnsi="Times New Roman" w:cs="Times New Roman"/>
          <w:color w:val="000000"/>
          <w:sz w:val="24"/>
          <w:szCs w:val="24"/>
          <w:lang w:val="en-US"/>
        </w:rPr>
        <w:t xml:space="preserve"> Psychiatry</w:t>
      </w:r>
      <w:r w:rsidR="002C4AD8" w:rsidRPr="00FC00F3">
        <w:rPr>
          <w:rFonts w:ascii="Times New Roman" w:hAnsi="Times New Roman" w:cs="Times New Roman"/>
          <w:color w:val="000000"/>
          <w:sz w:val="24"/>
          <w:szCs w:val="24"/>
          <w:lang w:val="en-US"/>
        </w:rPr>
        <w:t xml:space="preserve"> and Mental Health</w:t>
      </w:r>
      <w:r w:rsidR="00CA5CBF" w:rsidRPr="00FC00F3">
        <w:rPr>
          <w:rFonts w:ascii="Times New Roman" w:hAnsi="Times New Roman" w:cs="Times New Roman"/>
          <w:color w:val="000000"/>
          <w:sz w:val="24"/>
          <w:szCs w:val="24"/>
          <w:lang w:val="en-US"/>
        </w:rPr>
        <w:t xml:space="preserve">, </w:t>
      </w:r>
      <w:r w:rsidR="00A751FD">
        <w:rPr>
          <w:rFonts w:ascii="Times New Roman" w:hAnsi="Times New Roman" w:cs="Times New Roman"/>
          <w:color w:val="000000"/>
          <w:sz w:val="24"/>
          <w:szCs w:val="24"/>
          <w:lang w:val="en-US"/>
        </w:rPr>
        <w:t xml:space="preserve">School of Clinical Medicine, </w:t>
      </w:r>
      <w:r w:rsidR="00CA5CBF" w:rsidRPr="00FC00F3">
        <w:rPr>
          <w:rFonts w:ascii="Times New Roman" w:hAnsi="Times New Roman" w:cs="Times New Roman"/>
          <w:color w:val="000000"/>
          <w:sz w:val="24"/>
          <w:szCs w:val="24"/>
          <w:lang w:val="en-US"/>
        </w:rPr>
        <w:t>University of New South Wales</w:t>
      </w:r>
    </w:p>
    <w:p w14:paraId="6B04529E" w14:textId="0F9781BA" w:rsidR="00CA5CBF" w:rsidRPr="00FC00F3" w:rsidRDefault="00A751FD" w:rsidP="002C4AD8">
      <w:pPr>
        <w:spacing w:line="360" w:lineRule="auto"/>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Mailing address: </w:t>
      </w:r>
      <w:proofErr w:type="spellStart"/>
      <w:r w:rsidR="00CA5CBF" w:rsidRPr="00FC00F3">
        <w:rPr>
          <w:rFonts w:ascii="Times New Roman" w:hAnsi="Times New Roman" w:cs="Times New Roman"/>
          <w:color w:val="000000"/>
          <w:sz w:val="24"/>
          <w:szCs w:val="24"/>
          <w:lang w:val="en-US"/>
        </w:rPr>
        <w:t>Karitane</w:t>
      </w:r>
      <w:proofErr w:type="spellEnd"/>
      <w:r w:rsidR="00CA5CBF" w:rsidRPr="00FC00F3">
        <w:rPr>
          <w:rFonts w:ascii="Times New Roman" w:hAnsi="Times New Roman" w:cs="Times New Roman"/>
          <w:color w:val="000000"/>
          <w:sz w:val="24"/>
          <w:szCs w:val="24"/>
          <w:lang w:val="en-US"/>
        </w:rPr>
        <w:t xml:space="preserve">, P.O. Box 241, </w:t>
      </w:r>
      <w:proofErr w:type="spellStart"/>
      <w:r w:rsidR="00CA5CBF" w:rsidRPr="00FC00F3">
        <w:rPr>
          <w:rFonts w:ascii="Times New Roman" w:hAnsi="Times New Roman" w:cs="Times New Roman"/>
          <w:color w:val="000000"/>
          <w:sz w:val="24"/>
          <w:szCs w:val="24"/>
          <w:lang w:val="en-US"/>
        </w:rPr>
        <w:t>Villawood</w:t>
      </w:r>
      <w:proofErr w:type="spellEnd"/>
      <w:r w:rsidR="00CA5CBF" w:rsidRPr="00FC00F3">
        <w:rPr>
          <w:rFonts w:ascii="Times New Roman" w:hAnsi="Times New Roman" w:cs="Times New Roman"/>
          <w:color w:val="000000"/>
          <w:sz w:val="24"/>
          <w:szCs w:val="24"/>
          <w:lang w:val="en-US"/>
        </w:rPr>
        <w:t>, NSW, 2163, Australia</w:t>
      </w:r>
    </w:p>
    <w:p w14:paraId="1FE25656" w14:textId="77777777" w:rsidR="00CA5CBF" w:rsidRPr="00FC00F3" w:rsidRDefault="00CA5CBF" w:rsidP="002C4AD8">
      <w:pPr>
        <w:spacing w:line="360" w:lineRule="auto"/>
        <w:rPr>
          <w:rFonts w:ascii="Times New Roman" w:hAnsi="Times New Roman" w:cs="Times New Roman"/>
          <w:sz w:val="24"/>
          <w:szCs w:val="24"/>
        </w:rPr>
      </w:pPr>
      <w:r w:rsidRPr="00FC00F3">
        <w:rPr>
          <w:rFonts w:ascii="Times New Roman" w:hAnsi="Times New Roman" w:cs="Times New Roman"/>
          <w:sz w:val="24"/>
          <w:szCs w:val="24"/>
        </w:rPr>
        <w:t xml:space="preserve">Email: </w:t>
      </w:r>
      <w:hyperlink r:id="rId9" w:history="1">
        <w:r w:rsidRPr="00FC00F3">
          <w:rPr>
            <w:rStyle w:val="Hyperlink"/>
            <w:rFonts w:ascii="Times New Roman" w:hAnsi="Times New Roman" w:cs="Times New Roman"/>
            <w:sz w:val="24"/>
            <w:szCs w:val="24"/>
          </w:rPr>
          <w:t>jane.kohlhoff@unsw.edu.au</w:t>
        </w:r>
      </w:hyperlink>
      <w:r w:rsidRPr="00FC00F3">
        <w:rPr>
          <w:rStyle w:val="rpc41"/>
          <w:rFonts w:ascii="Times New Roman" w:hAnsi="Times New Roman" w:cs="Times New Roman"/>
          <w:sz w:val="24"/>
          <w:szCs w:val="24"/>
        </w:rPr>
        <w:t xml:space="preserve"> </w:t>
      </w:r>
      <w:r w:rsidRPr="00FC00F3">
        <w:rPr>
          <w:rFonts w:ascii="Times New Roman" w:hAnsi="Times New Roman" w:cs="Times New Roman"/>
          <w:sz w:val="24"/>
          <w:szCs w:val="24"/>
        </w:rPr>
        <w:t xml:space="preserve"> </w:t>
      </w:r>
    </w:p>
    <w:p w14:paraId="2A388326" w14:textId="1F1A7CF5" w:rsidR="0016702C" w:rsidRPr="00FC00F3" w:rsidRDefault="0016702C">
      <w:pPr>
        <w:rPr>
          <w:rFonts w:ascii="Times New Roman" w:hAnsi="Times New Roman" w:cs="Times New Roman"/>
          <w:color w:val="000000"/>
          <w:sz w:val="24"/>
          <w:szCs w:val="24"/>
          <w:u w:val="single"/>
          <w:lang w:val="en-US"/>
        </w:rPr>
      </w:pPr>
    </w:p>
    <w:p w14:paraId="550C136F" w14:textId="77777777" w:rsidR="00196A56" w:rsidRPr="00FC00F3" w:rsidRDefault="00196A56" w:rsidP="00D85B8C">
      <w:pPr>
        <w:spacing w:line="480" w:lineRule="auto"/>
        <w:contextualSpacing/>
        <w:jc w:val="center"/>
        <w:rPr>
          <w:rFonts w:ascii="Times New Roman" w:hAnsi="Times New Roman" w:cs="Times New Roman"/>
          <w:b/>
          <w:bCs/>
          <w:color w:val="000000"/>
          <w:sz w:val="24"/>
          <w:szCs w:val="24"/>
          <w:lang w:val="en-US"/>
        </w:rPr>
      </w:pPr>
      <w:r w:rsidRPr="00FC00F3">
        <w:rPr>
          <w:rFonts w:ascii="Times New Roman" w:hAnsi="Times New Roman" w:cs="Times New Roman"/>
          <w:b/>
          <w:bCs/>
          <w:color w:val="000000"/>
          <w:sz w:val="24"/>
          <w:szCs w:val="24"/>
          <w:lang w:val="en-US"/>
        </w:rPr>
        <w:t>Abstract</w:t>
      </w:r>
    </w:p>
    <w:p w14:paraId="445AFA84" w14:textId="77777777" w:rsidR="00D85B8C" w:rsidRPr="00FC00F3" w:rsidRDefault="00196A56" w:rsidP="00D85B8C">
      <w:pPr>
        <w:spacing w:after="0" w:line="480" w:lineRule="auto"/>
        <w:rPr>
          <w:rFonts w:ascii="Times New Roman" w:hAnsi="Times New Roman" w:cs="Times New Roman"/>
          <w:color w:val="000000"/>
          <w:sz w:val="24"/>
          <w:szCs w:val="24"/>
          <w:lang w:val="en-US"/>
        </w:rPr>
      </w:pPr>
      <w:r w:rsidRPr="00FC00F3">
        <w:rPr>
          <w:rFonts w:ascii="Times New Roman" w:hAnsi="Times New Roman" w:cs="Times New Roman"/>
          <w:b/>
          <w:color w:val="000000"/>
          <w:sz w:val="24"/>
          <w:szCs w:val="24"/>
          <w:lang w:val="en-US"/>
        </w:rPr>
        <w:t>Background.</w:t>
      </w:r>
      <w:r w:rsidRPr="00FC00F3">
        <w:rPr>
          <w:rFonts w:ascii="Times New Roman" w:eastAsiaTheme="majorEastAsia" w:hAnsi="Times New Roman" w:cs="Times New Roman"/>
          <w:bCs/>
          <w:color w:val="4472C4" w:themeColor="accent1"/>
          <w:sz w:val="24"/>
          <w:szCs w:val="24"/>
          <w:lang w:val="en-US"/>
        </w:rPr>
        <w:t xml:space="preserve"> </w:t>
      </w:r>
      <w:r w:rsidRPr="00FC00F3">
        <w:rPr>
          <w:rFonts w:ascii="Times New Roman" w:hAnsi="Times New Roman" w:cs="Times New Roman"/>
          <w:color w:val="000000"/>
          <w:sz w:val="24"/>
          <w:szCs w:val="24"/>
          <w:lang w:val="en-US"/>
        </w:rPr>
        <w:t>Parent</w:t>
      </w:r>
      <w:r w:rsidR="00BF2DFD" w:rsidRPr="00FC00F3">
        <w:rPr>
          <w:rFonts w:ascii="Times New Roman" w:hAnsi="Times New Roman" w:cs="Times New Roman"/>
          <w:color w:val="000000"/>
          <w:sz w:val="24"/>
          <w:szCs w:val="24"/>
          <w:lang w:val="en-US"/>
        </w:rPr>
        <w:t>-</w:t>
      </w:r>
      <w:r w:rsidRPr="00FC00F3">
        <w:rPr>
          <w:rFonts w:ascii="Times New Roman" w:hAnsi="Times New Roman" w:cs="Times New Roman"/>
          <w:color w:val="000000"/>
          <w:sz w:val="24"/>
          <w:szCs w:val="24"/>
          <w:lang w:val="en-US"/>
        </w:rPr>
        <w:t xml:space="preserve">Child Interaction Therapy - Toddler </w:t>
      </w:r>
      <w:r w:rsidR="00CA3D92" w:rsidRPr="00FC00F3">
        <w:rPr>
          <w:rFonts w:ascii="Times New Roman" w:hAnsi="Times New Roman" w:cs="Times New Roman"/>
          <w:color w:val="000000"/>
          <w:sz w:val="24"/>
          <w:szCs w:val="24"/>
          <w:lang w:val="en-US"/>
        </w:rPr>
        <w:t xml:space="preserve">(PCIT-T) </w:t>
      </w:r>
      <w:r w:rsidRPr="00FC00F3">
        <w:rPr>
          <w:rFonts w:ascii="Times New Roman" w:hAnsi="Times New Roman" w:cs="Times New Roman"/>
          <w:color w:val="000000"/>
          <w:sz w:val="24"/>
          <w:szCs w:val="24"/>
          <w:lang w:val="en-US"/>
        </w:rPr>
        <w:t xml:space="preserve">is an </w:t>
      </w:r>
      <w:r w:rsidR="00A868AA" w:rsidRPr="00FC00F3">
        <w:rPr>
          <w:rFonts w:ascii="Times New Roman" w:hAnsi="Times New Roman" w:cs="Times New Roman"/>
          <w:color w:val="000000"/>
          <w:sz w:val="24"/>
          <w:szCs w:val="24"/>
          <w:lang w:val="en-US"/>
        </w:rPr>
        <w:t xml:space="preserve">attachment-informed </w:t>
      </w:r>
      <w:r w:rsidRPr="00FC00F3">
        <w:rPr>
          <w:rFonts w:ascii="Times New Roman" w:hAnsi="Times New Roman" w:cs="Times New Roman"/>
          <w:color w:val="000000"/>
          <w:sz w:val="24"/>
          <w:szCs w:val="24"/>
          <w:lang w:val="en-US"/>
        </w:rPr>
        <w:t xml:space="preserve">intervention model designed to meet the specific developmental needs of toddlers aged 12-24 months presenting with challenging behaviors. </w:t>
      </w:r>
    </w:p>
    <w:p w14:paraId="2BFCECA0" w14:textId="77777777" w:rsidR="00D85B8C" w:rsidRPr="00FC00F3" w:rsidRDefault="00196A56" w:rsidP="00D85B8C">
      <w:pPr>
        <w:spacing w:after="0" w:line="480" w:lineRule="auto"/>
        <w:rPr>
          <w:rFonts w:ascii="Times New Roman" w:eastAsia="Times New Roman" w:hAnsi="Times New Roman" w:cs="Times New Roman"/>
          <w:kern w:val="0"/>
          <w:sz w:val="24"/>
          <w:szCs w:val="24"/>
          <w:lang w:val="en-GB" w:eastAsia="en-GB"/>
          <w14:ligatures w14:val="none"/>
        </w:rPr>
      </w:pPr>
      <w:r w:rsidRPr="00FC00F3">
        <w:rPr>
          <w:rFonts w:ascii="Times New Roman" w:hAnsi="Times New Roman" w:cs="Times New Roman"/>
          <w:b/>
          <w:bCs/>
          <w:color w:val="000000"/>
          <w:sz w:val="24"/>
          <w:szCs w:val="24"/>
          <w:lang w:val="en-US"/>
        </w:rPr>
        <w:t>Methods.</w:t>
      </w:r>
      <w:r w:rsidRPr="00FC00F3">
        <w:rPr>
          <w:rFonts w:ascii="Times New Roman" w:hAnsi="Times New Roman" w:cs="Times New Roman"/>
          <w:color w:val="000000"/>
          <w:sz w:val="24"/>
          <w:szCs w:val="24"/>
          <w:lang w:val="en-US"/>
        </w:rPr>
        <w:t xml:space="preserve"> </w:t>
      </w:r>
      <w:r w:rsidRPr="00FC00F3">
        <w:rPr>
          <w:rFonts w:ascii="Times New Roman" w:eastAsia="Times New Roman" w:hAnsi="Times New Roman" w:cs="Times New Roman"/>
          <w:kern w:val="0"/>
          <w:sz w:val="24"/>
          <w:szCs w:val="24"/>
          <w:lang w:val="en-GB" w:eastAsia="en-GB"/>
          <w14:ligatures w14:val="none"/>
        </w:rPr>
        <w:t xml:space="preserve">This study </w:t>
      </w:r>
      <w:r w:rsidR="00A868AA" w:rsidRPr="00FC00F3">
        <w:rPr>
          <w:rFonts w:ascii="Times New Roman" w:eastAsia="Times New Roman" w:hAnsi="Times New Roman" w:cs="Times New Roman"/>
          <w:kern w:val="0"/>
          <w:sz w:val="24"/>
          <w:szCs w:val="24"/>
          <w:lang w:val="en-GB" w:eastAsia="en-GB"/>
          <w14:ligatures w14:val="none"/>
        </w:rPr>
        <w:t>used a</w:t>
      </w:r>
      <w:r w:rsidRPr="00FC00F3">
        <w:rPr>
          <w:rFonts w:ascii="Times New Roman" w:eastAsia="Times New Roman" w:hAnsi="Times New Roman" w:cs="Times New Roman"/>
          <w:kern w:val="0"/>
          <w:sz w:val="24"/>
          <w:szCs w:val="24"/>
          <w:lang w:val="en-GB" w:eastAsia="en-GB"/>
          <w14:ligatures w14:val="none"/>
        </w:rPr>
        <w:t xml:space="preserve"> randomized controlled design to evaluate </w:t>
      </w:r>
      <w:r w:rsidR="002C4AD8" w:rsidRPr="00FC00F3">
        <w:rPr>
          <w:rFonts w:ascii="Times New Roman" w:eastAsia="Times New Roman" w:hAnsi="Times New Roman" w:cs="Times New Roman"/>
          <w:kern w:val="0"/>
          <w:sz w:val="24"/>
          <w:szCs w:val="24"/>
          <w:lang w:val="en-GB" w:eastAsia="en-GB"/>
          <w14:ligatures w14:val="none"/>
        </w:rPr>
        <w:t>outcomes</w:t>
      </w:r>
      <w:r w:rsidRPr="00FC00F3">
        <w:rPr>
          <w:rFonts w:ascii="Times New Roman" w:eastAsia="Times New Roman" w:hAnsi="Times New Roman" w:cs="Times New Roman"/>
          <w:kern w:val="0"/>
          <w:sz w:val="24"/>
          <w:szCs w:val="24"/>
          <w:lang w:val="en-GB" w:eastAsia="en-GB"/>
          <w14:ligatures w14:val="none"/>
        </w:rPr>
        <w:t xml:space="preserve"> </w:t>
      </w:r>
      <w:r w:rsidR="002C4AD8" w:rsidRPr="00FC00F3">
        <w:rPr>
          <w:rFonts w:ascii="Times New Roman" w:eastAsia="Times New Roman" w:hAnsi="Times New Roman" w:cs="Times New Roman"/>
          <w:kern w:val="0"/>
          <w:sz w:val="24"/>
          <w:szCs w:val="24"/>
          <w:lang w:val="en-GB" w:eastAsia="en-GB"/>
          <w14:ligatures w14:val="none"/>
        </w:rPr>
        <w:t>of</w:t>
      </w:r>
      <w:r w:rsidRPr="00FC00F3">
        <w:rPr>
          <w:rFonts w:ascii="Times New Roman" w:eastAsia="Times New Roman" w:hAnsi="Times New Roman" w:cs="Times New Roman"/>
          <w:kern w:val="0"/>
          <w:sz w:val="24"/>
          <w:szCs w:val="24"/>
          <w:lang w:val="en-GB" w:eastAsia="en-GB"/>
          <w14:ligatures w14:val="none"/>
        </w:rPr>
        <w:t xml:space="preserve"> </w:t>
      </w:r>
      <w:r w:rsidR="00CA3D92" w:rsidRPr="00FC00F3">
        <w:rPr>
          <w:rFonts w:ascii="Times New Roman" w:eastAsia="Times New Roman" w:hAnsi="Times New Roman" w:cs="Times New Roman"/>
          <w:kern w:val="0"/>
          <w:sz w:val="24"/>
          <w:szCs w:val="24"/>
          <w:lang w:val="en-GB" w:eastAsia="en-GB"/>
          <w14:ligatures w14:val="none"/>
        </w:rPr>
        <w:t>PCIT-T</w:t>
      </w:r>
      <w:r w:rsidRPr="00FC00F3">
        <w:rPr>
          <w:rFonts w:ascii="Times New Roman" w:eastAsia="Times New Roman" w:hAnsi="Times New Roman" w:cs="Times New Roman"/>
          <w:kern w:val="0"/>
          <w:sz w:val="24"/>
          <w:szCs w:val="24"/>
          <w:lang w:val="en-GB" w:eastAsia="en-GB"/>
          <w14:ligatures w14:val="none"/>
        </w:rPr>
        <w:t xml:space="preserve"> for children aged 14-24 months with disruptive </w:t>
      </w:r>
      <w:proofErr w:type="spellStart"/>
      <w:r w:rsidRPr="00FC00F3">
        <w:rPr>
          <w:rFonts w:ascii="Times New Roman" w:eastAsia="Times New Roman" w:hAnsi="Times New Roman" w:cs="Times New Roman"/>
          <w:kern w:val="0"/>
          <w:sz w:val="24"/>
          <w:szCs w:val="24"/>
          <w:lang w:val="en-GB" w:eastAsia="en-GB"/>
          <w14:ligatures w14:val="none"/>
        </w:rPr>
        <w:t>behaviors</w:t>
      </w:r>
      <w:proofErr w:type="spellEnd"/>
      <w:r w:rsidRPr="00FC00F3">
        <w:rPr>
          <w:rFonts w:ascii="Times New Roman" w:eastAsia="Times New Roman" w:hAnsi="Times New Roman" w:cs="Times New Roman"/>
          <w:kern w:val="0"/>
          <w:sz w:val="24"/>
          <w:szCs w:val="24"/>
          <w:lang w:val="en-GB" w:eastAsia="en-GB"/>
          <w14:ligatures w14:val="none"/>
        </w:rPr>
        <w:t xml:space="preserve">. Ninety toddlers with parent-reported disruptive </w:t>
      </w:r>
      <w:proofErr w:type="spellStart"/>
      <w:r w:rsidRPr="00FC00F3">
        <w:rPr>
          <w:rFonts w:ascii="Times New Roman" w:eastAsia="Times New Roman" w:hAnsi="Times New Roman" w:cs="Times New Roman"/>
          <w:kern w:val="0"/>
          <w:sz w:val="24"/>
          <w:szCs w:val="24"/>
          <w:lang w:val="en-GB" w:eastAsia="en-GB"/>
          <w14:ligatures w14:val="none"/>
        </w:rPr>
        <w:t>behavior</w:t>
      </w:r>
      <w:proofErr w:type="spellEnd"/>
      <w:r w:rsidRPr="00FC00F3">
        <w:rPr>
          <w:rFonts w:ascii="Times New Roman" w:eastAsia="Times New Roman" w:hAnsi="Times New Roman" w:cs="Times New Roman"/>
          <w:kern w:val="0"/>
          <w:sz w:val="24"/>
          <w:szCs w:val="24"/>
          <w:lang w:val="en-GB" w:eastAsia="en-GB"/>
          <w14:ligatures w14:val="none"/>
        </w:rPr>
        <w:t xml:space="preserve"> </w:t>
      </w:r>
      <w:r w:rsidR="00A868AA" w:rsidRPr="00FC00F3">
        <w:rPr>
          <w:rFonts w:ascii="Times New Roman" w:eastAsia="Times New Roman" w:hAnsi="Times New Roman" w:cs="Times New Roman"/>
          <w:kern w:val="0"/>
          <w:sz w:val="24"/>
          <w:szCs w:val="24"/>
          <w:lang w:val="en-GB" w:eastAsia="en-GB"/>
          <w14:ligatures w14:val="none"/>
        </w:rPr>
        <w:t>were</w:t>
      </w:r>
      <w:r w:rsidRPr="00FC00F3">
        <w:rPr>
          <w:rFonts w:ascii="Times New Roman" w:eastAsia="Times New Roman" w:hAnsi="Times New Roman" w:cs="Times New Roman"/>
          <w:kern w:val="0"/>
          <w:sz w:val="24"/>
          <w:szCs w:val="24"/>
          <w:lang w:val="en-GB" w:eastAsia="en-GB"/>
          <w14:ligatures w14:val="none"/>
        </w:rPr>
        <w:t xml:space="preserve"> randomly allocated to </w:t>
      </w:r>
      <w:r w:rsidR="00CA3D92" w:rsidRPr="00FC00F3">
        <w:rPr>
          <w:rFonts w:ascii="Times New Roman" w:eastAsia="Times New Roman" w:hAnsi="Times New Roman" w:cs="Times New Roman"/>
          <w:kern w:val="0"/>
          <w:sz w:val="24"/>
          <w:szCs w:val="24"/>
          <w:lang w:val="en-GB" w:eastAsia="en-GB"/>
          <w14:ligatures w14:val="none"/>
        </w:rPr>
        <w:t>PCIT-T</w:t>
      </w:r>
      <w:r w:rsidR="00A868AA" w:rsidRPr="00FC00F3">
        <w:rPr>
          <w:rFonts w:ascii="Times New Roman" w:eastAsia="Times New Roman" w:hAnsi="Times New Roman" w:cs="Times New Roman"/>
          <w:kern w:val="0"/>
          <w:sz w:val="24"/>
          <w:szCs w:val="24"/>
          <w:lang w:val="en-GB" w:eastAsia="en-GB"/>
          <w14:ligatures w14:val="none"/>
        </w:rPr>
        <w:t xml:space="preserve"> (intervention)</w:t>
      </w:r>
      <w:r w:rsidRPr="00FC00F3">
        <w:rPr>
          <w:rFonts w:ascii="Times New Roman" w:eastAsia="Times New Roman" w:hAnsi="Times New Roman" w:cs="Times New Roman"/>
          <w:kern w:val="0"/>
          <w:sz w:val="24"/>
          <w:szCs w:val="24"/>
          <w:lang w:val="en-GB" w:eastAsia="en-GB"/>
          <w14:ligatures w14:val="none"/>
        </w:rPr>
        <w:t xml:space="preserve">, </w:t>
      </w:r>
      <w:r w:rsidR="0085052F" w:rsidRPr="00FC00F3">
        <w:rPr>
          <w:rFonts w:ascii="Times New Roman" w:eastAsia="Times New Roman" w:hAnsi="Times New Roman" w:cs="Times New Roman"/>
          <w:kern w:val="0"/>
          <w:sz w:val="24"/>
          <w:szCs w:val="24"/>
          <w:lang w:val="en-GB" w:eastAsia="en-GB"/>
          <w14:ligatures w14:val="none"/>
        </w:rPr>
        <w:t>an active control condition (</w:t>
      </w:r>
      <w:r w:rsidRPr="00FC00F3">
        <w:rPr>
          <w:rFonts w:ascii="Times New Roman" w:eastAsia="Times New Roman" w:hAnsi="Times New Roman" w:cs="Times New Roman"/>
          <w:kern w:val="0"/>
          <w:sz w:val="24"/>
          <w:szCs w:val="24"/>
          <w:lang w:val="en-GB" w:eastAsia="en-GB"/>
          <w14:ligatures w14:val="none"/>
        </w:rPr>
        <w:t xml:space="preserve">Circle of Security– </w:t>
      </w:r>
      <w:proofErr w:type="spellStart"/>
      <w:r w:rsidRPr="00FC00F3">
        <w:rPr>
          <w:rFonts w:ascii="Times New Roman" w:eastAsia="Times New Roman" w:hAnsi="Times New Roman" w:cs="Times New Roman"/>
          <w:kern w:val="0"/>
          <w:sz w:val="24"/>
          <w:szCs w:val="24"/>
          <w:lang w:val="en-GB" w:eastAsia="en-GB"/>
          <w14:ligatures w14:val="none"/>
        </w:rPr>
        <w:t>Parenting</w:t>
      </w:r>
      <w:r w:rsidRPr="00FC00F3">
        <w:rPr>
          <w:rFonts w:ascii="Times New Roman" w:eastAsia="Times New Roman" w:hAnsi="Times New Roman" w:cs="Times New Roman"/>
          <w:kern w:val="0"/>
          <w:sz w:val="24"/>
          <w:szCs w:val="24"/>
          <w:vertAlign w:val="superscript"/>
          <w:lang w:val="en-GB" w:eastAsia="en-GB"/>
          <w14:ligatures w14:val="none"/>
        </w:rPr>
        <w:t>TM</w:t>
      </w:r>
      <w:proofErr w:type="spellEnd"/>
      <w:r w:rsidR="003F7F8F" w:rsidRPr="00FC00F3">
        <w:rPr>
          <w:rFonts w:ascii="Times New Roman" w:eastAsia="Times New Roman" w:hAnsi="Times New Roman" w:cs="Times New Roman"/>
          <w:kern w:val="0"/>
          <w:sz w:val="24"/>
          <w:szCs w:val="24"/>
          <w:lang w:val="en-GB" w:eastAsia="en-GB"/>
          <w14:ligatures w14:val="none"/>
        </w:rPr>
        <w:t xml:space="preserve">; </w:t>
      </w:r>
      <w:r w:rsidR="00CA3D92" w:rsidRPr="00FC00F3">
        <w:rPr>
          <w:rFonts w:ascii="Times New Roman" w:eastAsia="Times New Roman" w:hAnsi="Times New Roman" w:cs="Times New Roman"/>
          <w:kern w:val="0"/>
          <w:sz w:val="24"/>
          <w:szCs w:val="24"/>
          <w:lang w:val="en-GB" w:eastAsia="en-GB"/>
          <w14:ligatures w14:val="none"/>
        </w:rPr>
        <w:t>COS-P</w:t>
      </w:r>
      <w:r w:rsidR="00A868AA" w:rsidRPr="00FC00F3">
        <w:rPr>
          <w:rFonts w:ascii="Times New Roman" w:eastAsia="Times New Roman" w:hAnsi="Times New Roman" w:cs="Times New Roman"/>
          <w:kern w:val="0"/>
          <w:sz w:val="24"/>
          <w:szCs w:val="24"/>
          <w:lang w:val="en-GB" w:eastAsia="en-GB"/>
          <w14:ligatures w14:val="none"/>
        </w:rPr>
        <w:t xml:space="preserve">), </w:t>
      </w:r>
      <w:r w:rsidR="0085052F" w:rsidRPr="00FC00F3">
        <w:rPr>
          <w:rFonts w:ascii="Times New Roman" w:eastAsia="Times New Roman" w:hAnsi="Times New Roman" w:cs="Times New Roman"/>
          <w:kern w:val="0"/>
          <w:sz w:val="24"/>
          <w:szCs w:val="24"/>
          <w:lang w:val="en-GB" w:eastAsia="en-GB"/>
          <w14:ligatures w14:val="none"/>
        </w:rPr>
        <w:t>or a non-treatment control</w:t>
      </w:r>
      <w:r w:rsidRPr="00FC00F3">
        <w:rPr>
          <w:rFonts w:ascii="Times New Roman" w:eastAsia="Times New Roman" w:hAnsi="Times New Roman" w:cs="Times New Roman"/>
          <w:kern w:val="0"/>
          <w:sz w:val="24"/>
          <w:szCs w:val="24"/>
          <w:lang w:val="en-GB" w:eastAsia="en-GB"/>
          <w14:ligatures w14:val="none"/>
        </w:rPr>
        <w:t xml:space="preserve"> </w:t>
      </w:r>
      <w:r w:rsidR="0085052F" w:rsidRPr="00FC00F3">
        <w:rPr>
          <w:rFonts w:ascii="Times New Roman" w:eastAsia="Times New Roman" w:hAnsi="Times New Roman" w:cs="Times New Roman"/>
          <w:kern w:val="0"/>
          <w:sz w:val="24"/>
          <w:szCs w:val="24"/>
          <w:lang w:val="en-GB" w:eastAsia="en-GB"/>
          <w14:ligatures w14:val="none"/>
        </w:rPr>
        <w:t>condition (</w:t>
      </w:r>
      <w:proofErr w:type="gramStart"/>
      <w:r w:rsidR="0085052F" w:rsidRPr="00FC00F3">
        <w:rPr>
          <w:rFonts w:ascii="Times New Roman" w:eastAsia="Times New Roman" w:hAnsi="Times New Roman" w:cs="Times New Roman"/>
          <w:kern w:val="0"/>
          <w:sz w:val="24"/>
          <w:szCs w:val="24"/>
          <w:lang w:val="en-GB" w:eastAsia="en-GB"/>
          <w14:ligatures w14:val="none"/>
        </w:rPr>
        <w:t>wait-list</w:t>
      </w:r>
      <w:proofErr w:type="gramEnd"/>
      <w:r w:rsidR="0085052F" w:rsidRPr="00FC00F3">
        <w:rPr>
          <w:rFonts w:ascii="Times New Roman" w:eastAsia="Times New Roman" w:hAnsi="Times New Roman" w:cs="Times New Roman"/>
          <w:kern w:val="0"/>
          <w:sz w:val="24"/>
          <w:szCs w:val="24"/>
          <w:lang w:val="en-GB" w:eastAsia="en-GB"/>
          <w14:ligatures w14:val="none"/>
        </w:rPr>
        <w:t xml:space="preserve">; </w:t>
      </w:r>
      <w:r w:rsidR="00CA3D92" w:rsidRPr="00FC00F3">
        <w:rPr>
          <w:rFonts w:ascii="Times New Roman" w:eastAsia="Times New Roman" w:hAnsi="Times New Roman" w:cs="Times New Roman"/>
          <w:kern w:val="0"/>
          <w:sz w:val="24"/>
          <w:szCs w:val="24"/>
          <w:lang w:val="en-GB" w:eastAsia="en-GB"/>
          <w14:ligatures w14:val="none"/>
        </w:rPr>
        <w:t>WL</w:t>
      </w:r>
      <w:r w:rsidR="005937F7"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 xml:space="preserve">. </w:t>
      </w:r>
      <w:r w:rsidR="005937F7" w:rsidRPr="00FC00F3">
        <w:rPr>
          <w:rFonts w:ascii="Times New Roman" w:eastAsia="Times New Roman" w:hAnsi="Times New Roman" w:cs="Times New Roman"/>
          <w:kern w:val="0"/>
          <w:sz w:val="24"/>
          <w:szCs w:val="24"/>
          <w:lang w:val="en-GB" w:eastAsia="en-GB"/>
          <w14:ligatures w14:val="none"/>
        </w:rPr>
        <w:t xml:space="preserve">Outcomes were assessed at baseline (Time 1), post treatment/post waitlist (Time 2) and 4-month follow-up (Time 3). </w:t>
      </w:r>
    </w:p>
    <w:p w14:paraId="262926EB" w14:textId="77777777" w:rsidR="00FC00F3" w:rsidRPr="00FC00F3" w:rsidRDefault="00F02BE3" w:rsidP="00D85B8C">
      <w:pPr>
        <w:spacing w:after="0" w:line="480" w:lineRule="auto"/>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Results.</w:t>
      </w:r>
      <w:r w:rsidRPr="00FC00F3">
        <w:rPr>
          <w:rFonts w:ascii="Times New Roman" w:eastAsia="Times New Roman" w:hAnsi="Times New Roman" w:cs="Times New Roman"/>
          <w:kern w:val="0"/>
          <w:sz w:val="24"/>
          <w:szCs w:val="24"/>
          <w:lang w:val="en-GB" w:eastAsia="en-GB"/>
          <w14:ligatures w14:val="none"/>
        </w:rPr>
        <w:t xml:space="preserve"> </w:t>
      </w:r>
      <w:r w:rsidR="00C479EC" w:rsidRPr="00FC00F3">
        <w:rPr>
          <w:rFonts w:ascii="Times New Roman" w:eastAsia="Times New Roman" w:hAnsi="Times New Roman" w:cs="Times New Roman"/>
          <w:kern w:val="0"/>
          <w:sz w:val="24"/>
          <w:szCs w:val="24"/>
          <w:lang w:val="en-GB" w:eastAsia="en-GB"/>
          <w14:ligatures w14:val="none"/>
        </w:rPr>
        <w:t>At follow-up, the PCIT-T group displayed the highest levels of parenting sensitivity and positive parental verbalizations, and the lowest levels of negative child-directed verbalizations and non-attuned mind-minded statements.</w:t>
      </w:r>
      <w:r w:rsidR="00C479EC" w:rsidRPr="00FC00F3">
        <w:rPr>
          <w:rStyle w:val="cf01"/>
          <w:sz w:val="24"/>
          <w:szCs w:val="24"/>
        </w:rPr>
        <w:t xml:space="preserve"> </w:t>
      </w:r>
      <w:r w:rsidR="00D85B8C" w:rsidRPr="00FC00F3">
        <w:rPr>
          <w:rFonts w:ascii="Times New Roman" w:eastAsia="Times New Roman" w:hAnsi="Times New Roman" w:cs="Times New Roman"/>
          <w:kern w:val="0"/>
          <w:sz w:val="24"/>
          <w:szCs w:val="24"/>
          <w:lang w:val="en-GB" w:eastAsia="en-GB"/>
          <w14:ligatures w14:val="none"/>
        </w:rPr>
        <w:t xml:space="preserve">Of the three groups, the PCIT-T group showed the greatest degree of change on these variables, followed by the COS-P group and then the non-treated controls. </w:t>
      </w:r>
      <w:r w:rsidRPr="00FC00F3">
        <w:rPr>
          <w:rFonts w:ascii="Times New Roman" w:eastAsia="Times New Roman" w:hAnsi="Times New Roman" w:cs="Times New Roman"/>
          <w:kern w:val="0"/>
          <w:sz w:val="24"/>
          <w:szCs w:val="24"/>
          <w:lang w:val="en-GB" w:eastAsia="en-GB"/>
          <w14:ligatures w14:val="none"/>
        </w:rPr>
        <w:t>The</w:t>
      </w:r>
      <w:r w:rsidR="00D85B8C" w:rsidRPr="00FC00F3">
        <w:rPr>
          <w:rFonts w:ascii="Times New Roman" w:eastAsia="Times New Roman" w:hAnsi="Times New Roman" w:cs="Times New Roman"/>
          <w:kern w:val="0"/>
          <w:sz w:val="24"/>
          <w:szCs w:val="24"/>
          <w:lang w:val="en-GB" w:eastAsia="en-GB"/>
          <w14:ligatures w14:val="none"/>
        </w:rPr>
        <w:t xml:space="preserve"> PCIT-T group</w:t>
      </w:r>
      <w:r w:rsidRPr="00FC00F3">
        <w:rPr>
          <w:rFonts w:ascii="Times New Roman" w:eastAsia="Times New Roman" w:hAnsi="Times New Roman" w:cs="Times New Roman"/>
          <w:kern w:val="0"/>
          <w:sz w:val="24"/>
          <w:szCs w:val="24"/>
          <w:lang w:val="en-GB" w:eastAsia="en-GB"/>
          <w14:ligatures w14:val="none"/>
        </w:rPr>
        <w:t xml:space="preserve"> were</w:t>
      </w:r>
      <w:r w:rsidR="002C4AD8"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also </w:t>
      </w:r>
      <w:r w:rsidR="002C4AD8" w:rsidRPr="00FC00F3">
        <w:rPr>
          <w:rFonts w:ascii="Times New Roman" w:eastAsia="Times New Roman" w:hAnsi="Times New Roman" w:cs="Times New Roman"/>
          <w:kern w:val="0"/>
          <w:sz w:val="24"/>
          <w:szCs w:val="24"/>
          <w:lang w:val="en-GB" w:eastAsia="en-GB"/>
          <w14:ligatures w14:val="none"/>
        </w:rPr>
        <w:t xml:space="preserve">the only </w:t>
      </w:r>
      <w:r w:rsidRPr="00FC00F3">
        <w:rPr>
          <w:rFonts w:ascii="Times New Roman" w:eastAsia="Times New Roman" w:hAnsi="Times New Roman" w:cs="Times New Roman"/>
          <w:kern w:val="0"/>
          <w:sz w:val="24"/>
          <w:szCs w:val="24"/>
          <w:lang w:val="en-GB" w:eastAsia="en-GB"/>
          <w14:ligatures w14:val="none"/>
        </w:rPr>
        <w:t>group</w:t>
      </w:r>
      <w:r w:rsidR="002C4AD8" w:rsidRPr="00FC00F3">
        <w:rPr>
          <w:rFonts w:ascii="Times New Roman" w:eastAsia="Times New Roman" w:hAnsi="Times New Roman" w:cs="Times New Roman"/>
          <w:kern w:val="0"/>
          <w:sz w:val="24"/>
          <w:szCs w:val="24"/>
          <w:lang w:val="en-GB" w:eastAsia="en-GB"/>
          <w14:ligatures w14:val="none"/>
        </w:rPr>
        <w:t xml:space="preserve"> to show significant </w:t>
      </w:r>
      <w:r w:rsidR="00B03E66" w:rsidRPr="00FC00F3">
        <w:rPr>
          <w:rFonts w:ascii="Times New Roman" w:eastAsia="Times New Roman" w:hAnsi="Times New Roman" w:cs="Times New Roman"/>
          <w:kern w:val="0"/>
          <w:sz w:val="24"/>
          <w:szCs w:val="24"/>
          <w:lang w:val="en-GB" w:eastAsia="en-GB"/>
          <w14:ligatures w14:val="none"/>
        </w:rPr>
        <w:t xml:space="preserve">within-group improvements </w:t>
      </w:r>
      <w:r w:rsidR="002C4AD8" w:rsidRPr="00FC00F3">
        <w:rPr>
          <w:rFonts w:ascii="Times New Roman" w:eastAsia="Times New Roman" w:hAnsi="Times New Roman" w:cs="Times New Roman"/>
          <w:kern w:val="0"/>
          <w:sz w:val="24"/>
          <w:szCs w:val="24"/>
          <w:lang w:val="en-GB" w:eastAsia="en-GB"/>
          <w14:ligatures w14:val="none"/>
        </w:rPr>
        <w:t xml:space="preserve">in </w:t>
      </w:r>
      <w:r w:rsidRPr="00FC00F3">
        <w:rPr>
          <w:rFonts w:ascii="Times New Roman" w:eastAsia="Times New Roman" w:hAnsi="Times New Roman" w:cs="Times New Roman"/>
          <w:kern w:val="0"/>
          <w:sz w:val="24"/>
          <w:szCs w:val="24"/>
          <w:lang w:val="en-GB" w:eastAsia="en-GB"/>
          <w14:ligatures w14:val="none"/>
        </w:rPr>
        <w:t xml:space="preserve">sensitivity, </w:t>
      </w:r>
      <w:r w:rsidR="002C4AD8" w:rsidRPr="00FC00F3">
        <w:rPr>
          <w:rFonts w:ascii="Times New Roman" w:eastAsia="Times New Roman" w:hAnsi="Times New Roman" w:cs="Times New Roman"/>
          <w:kern w:val="0"/>
          <w:sz w:val="24"/>
          <w:szCs w:val="24"/>
          <w:lang w:val="en-GB" w:eastAsia="en-GB"/>
          <w14:ligatures w14:val="none"/>
        </w:rPr>
        <w:t>self-reported parental reflectiveness, empathy and emotional understanding</w:t>
      </w:r>
      <w:r w:rsidR="00C479EC" w:rsidRPr="00FC00F3">
        <w:rPr>
          <w:rFonts w:ascii="Times New Roman" w:eastAsia="Times New Roman" w:hAnsi="Times New Roman" w:cs="Times New Roman"/>
          <w:kern w:val="0"/>
          <w:sz w:val="24"/>
          <w:szCs w:val="24"/>
          <w:lang w:val="en-GB" w:eastAsia="en-GB"/>
          <w14:ligatures w14:val="none"/>
        </w:rPr>
        <w:t xml:space="preserve">, </w:t>
      </w:r>
      <w:r w:rsidR="002C4AD8" w:rsidRPr="00FC00F3">
        <w:rPr>
          <w:rFonts w:ascii="Times New Roman" w:eastAsia="Times New Roman" w:hAnsi="Times New Roman" w:cs="Times New Roman"/>
          <w:kern w:val="0"/>
          <w:sz w:val="24"/>
          <w:szCs w:val="24"/>
          <w:lang w:val="en-GB" w:eastAsia="en-GB"/>
          <w14:ligatures w14:val="none"/>
        </w:rPr>
        <w:t xml:space="preserve">parent-reported </w:t>
      </w:r>
      <w:r w:rsidR="00C479EC" w:rsidRPr="00FC00F3">
        <w:rPr>
          <w:rFonts w:ascii="Times New Roman" w:eastAsia="Times New Roman" w:hAnsi="Times New Roman" w:cs="Times New Roman"/>
          <w:kern w:val="0"/>
          <w:sz w:val="24"/>
          <w:szCs w:val="24"/>
          <w:lang w:val="en-GB" w:eastAsia="en-GB"/>
          <w14:ligatures w14:val="none"/>
        </w:rPr>
        <w:t xml:space="preserve">child </w:t>
      </w:r>
      <w:r w:rsidR="002C4AD8" w:rsidRPr="00FC00F3">
        <w:rPr>
          <w:rFonts w:ascii="Times New Roman" w:eastAsia="Times New Roman" w:hAnsi="Times New Roman" w:cs="Times New Roman"/>
          <w:kern w:val="0"/>
          <w:sz w:val="24"/>
          <w:szCs w:val="24"/>
          <w:lang w:val="en-GB" w:eastAsia="en-GB"/>
          <w14:ligatures w14:val="none"/>
        </w:rPr>
        <w:t xml:space="preserve">social competence, child </w:t>
      </w:r>
      <w:r w:rsidR="005B7BB5" w:rsidRPr="00FC00F3">
        <w:rPr>
          <w:rFonts w:ascii="Times New Roman" w:eastAsia="Times New Roman" w:hAnsi="Times New Roman" w:cs="Times New Roman"/>
          <w:kern w:val="0"/>
          <w:sz w:val="24"/>
          <w:szCs w:val="24"/>
          <w:lang w:val="en-GB" w:eastAsia="en-GB"/>
          <w14:ligatures w14:val="none"/>
        </w:rPr>
        <w:t>internalizing</w:t>
      </w:r>
      <w:r w:rsidR="002C4AD8" w:rsidRPr="00FC00F3">
        <w:rPr>
          <w:rFonts w:ascii="Times New Roman" w:eastAsia="Times New Roman" w:hAnsi="Times New Roman" w:cs="Times New Roman"/>
          <w:kern w:val="0"/>
          <w:sz w:val="24"/>
          <w:szCs w:val="24"/>
          <w:lang w:val="en-GB" w:eastAsia="en-GB"/>
          <w14:ligatures w14:val="none"/>
        </w:rPr>
        <w:t xml:space="preserve"> problems, </w:t>
      </w:r>
      <w:r w:rsidR="00B03E66" w:rsidRPr="00FC00F3">
        <w:rPr>
          <w:rFonts w:ascii="Times New Roman" w:eastAsia="Times New Roman" w:hAnsi="Times New Roman" w:cs="Times New Roman"/>
          <w:kern w:val="0"/>
          <w:sz w:val="24"/>
          <w:szCs w:val="24"/>
          <w:lang w:val="en-GB" w:eastAsia="en-GB"/>
          <w14:ligatures w14:val="none"/>
        </w:rPr>
        <w:t xml:space="preserve">and </w:t>
      </w:r>
      <w:r w:rsidR="002C4AD8" w:rsidRPr="00FC00F3">
        <w:rPr>
          <w:rFonts w:ascii="Times New Roman" w:eastAsia="Times New Roman" w:hAnsi="Times New Roman" w:cs="Times New Roman"/>
          <w:kern w:val="0"/>
          <w:sz w:val="24"/>
          <w:szCs w:val="24"/>
          <w:lang w:val="en-GB" w:eastAsia="en-GB"/>
          <w14:ligatures w14:val="none"/>
        </w:rPr>
        <w:t xml:space="preserve">general </w:t>
      </w:r>
      <w:proofErr w:type="spellStart"/>
      <w:r w:rsidR="002C4AD8" w:rsidRPr="00FC00F3">
        <w:rPr>
          <w:rFonts w:ascii="Times New Roman" w:eastAsia="Times New Roman" w:hAnsi="Times New Roman" w:cs="Times New Roman"/>
          <w:kern w:val="0"/>
          <w:sz w:val="24"/>
          <w:szCs w:val="24"/>
          <w:lang w:val="en-GB" w:eastAsia="en-GB"/>
          <w14:ligatures w14:val="none"/>
        </w:rPr>
        <w:t>behavior</w:t>
      </w:r>
      <w:proofErr w:type="spellEnd"/>
      <w:r w:rsidR="002C4AD8" w:rsidRPr="00FC00F3">
        <w:rPr>
          <w:rFonts w:ascii="Times New Roman" w:eastAsia="Times New Roman" w:hAnsi="Times New Roman" w:cs="Times New Roman"/>
          <w:kern w:val="0"/>
          <w:sz w:val="24"/>
          <w:szCs w:val="24"/>
          <w:lang w:val="en-GB" w:eastAsia="en-GB"/>
          <w14:ligatures w14:val="none"/>
        </w:rPr>
        <w:t xml:space="preserve"> issues</w:t>
      </w:r>
      <w:r w:rsidRPr="00FC00F3">
        <w:rPr>
          <w:rFonts w:ascii="Times New Roman" w:eastAsia="Times New Roman" w:hAnsi="Times New Roman" w:cs="Times New Roman"/>
          <w:kern w:val="0"/>
          <w:sz w:val="24"/>
          <w:szCs w:val="24"/>
          <w:lang w:val="en-GB" w:eastAsia="en-GB"/>
          <w14:ligatures w14:val="none"/>
        </w:rPr>
        <w:t xml:space="preserve">. </w:t>
      </w:r>
      <w:r w:rsidR="00C479EC" w:rsidRPr="00FC00F3">
        <w:rPr>
          <w:rFonts w:ascii="Times New Roman" w:eastAsia="Times New Roman" w:hAnsi="Times New Roman" w:cs="Times New Roman"/>
          <w:kern w:val="0"/>
          <w:sz w:val="24"/>
          <w:szCs w:val="24"/>
          <w:lang w:val="en-GB" w:eastAsia="en-GB"/>
          <w14:ligatures w14:val="none"/>
        </w:rPr>
        <w:t xml:space="preserve">Significant reductions in parental stress, child externalising behaviours and parenting behaviours were seen for both the PCIT-T and COS-P groups. </w:t>
      </w:r>
    </w:p>
    <w:p w14:paraId="6D038542" w14:textId="0F17FBF2" w:rsidR="0035099A" w:rsidRPr="00FC00F3" w:rsidRDefault="0088318B" w:rsidP="00D85B8C">
      <w:pPr>
        <w:spacing w:after="0" w:line="480" w:lineRule="auto"/>
        <w:rPr>
          <w:rFonts w:ascii="Times New Roman" w:hAnsi="Times New Roman" w:cs="Times New Roman"/>
          <w:kern w:val="0"/>
          <w:sz w:val="24"/>
          <w:szCs w:val="24"/>
          <w:lang w:eastAsia="en-AU"/>
          <w14:ligatures w14:val="none"/>
        </w:rPr>
      </w:pPr>
      <w:r w:rsidRPr="00FC00F3">
        <w:rPr>
          <w:rFonts w:ascii="Times New Roman" w:hAnsi="Times New Roman" w:cs="Times New Roman"/>
          <w:b/>
          <w:color w:val="000000"/>
          <w:sz w:val="24"/>
          <w:szCs w:val="24"/>
          <w:lang w:val="en-US"/>
        </w:rPr>
        <w:t>Conclusions</w:t>
      </w:r>
      <w:r w:rsidR="00196A56" w:rsidRPr="00FC00F3">
        <w:rPr>
          <w:rFonts w:ascii="Times New Roman" w:hAnsi="Times New Roman" w:cs="Times New Roman"/>
          <w:b/>
          <w:color w:val="000000"/>
          <w:sz w:val="24"/>
          <w:szCs w:val="24"/>
          <w:lang w:val="en-US"/>
        </w:rPr>
        <w:t>.</w:t>
      </w:r>
      <w:r w:rsidR="00196A56" w:rsidRPr="00FC00F3">
        <w:rPr>
          <w:rFonts w:ascii="Times New Roman" w:hAnsi="Times New Roman" w:cs="Times New Roman"/>
          <w:color w:val="000000"/>
          <w:sz w:val="24"/>
          <w:szCs w:val="24"/>
          <w:lang w:val="en-US"/>
        </w:rPr>
        <w:t xml:space="preserve"> Delivered in the early intervention period of toddlerhood, Parent</w:t>
      </w:r>
      <w:r w:rsidR="00BF2DFD" w:rsidRPr="00FC00F3">
        <w:rPr>
          <w:rFonts w:ascii="Times New Roman" w:hAnsi="Times New Roman" w:cs="Times New Roman"/>
          <w:color w:val="000000"/>
          <w:sz w:val="24"/>
          <w:szCs w:val="24"/>
          <w:lang w:val="en-US"/>
        </w:rPr>
        <w:t>-</w:t>
      </w:r>
      <w:r w:rsidR="00196A56" w:rsidRPr="00FC00F3">
        <w:rPr>
          <w:rFonts w:ascii="Times New Roman" w:hAnsi="Times New Roman" w:cs="Times New Roman"/>
          <w:color w:val="000000"/>
          <w:sz w:val="24"/>
          <w:szCs w:val="24"/>
          <w:lang w:val="en-US"/>
        </w:rPr>
        <w:t xml:space="preserve">Child Interaction Therapy - Toddler has the potential to bring about significant changes for children presenting with early onset </w:t>
      </w:r>
      <w:r w:rsidR="000C268D" w:rsidRPr="00FC00F3">
        <w:rPr>
          <w:rFonts w:ascii="Times New Roman" w:hAnsi="Times New Roman" w:cs="Times New Roman"/>
          <w:color w:val="000000"/>
          <w:sz w:val="24"/>
          <w:szCs w:val="24"/>
          <w:lang w:val="en-US"/>
        </w:rPr>
        <w:t>behavioral</w:t>
      </w:r>
      <w:r w:rsidR="00196A56" w:rsidRPr="00FC00F3">
        <w:rPr>
          <w:rFonts w:ascii="Times New Roman" w:hAnsi="Times New Roman" w:cs="Times New Roman"/>
          <w:color w:val="000000"/>
          <w:sz w:val="24"/>
          <w:szCs w:val="24"/>
          <w:lang w:val="en-US"/>
        </w:rPr>
        <w:t xml:space="preserve"> issues.</w:t>
      </w:r>
      <w:r w:rsidR="0035099A" w:rsidRPr="00FC00F3">
        <w:rPr>
          <w:rFonts w:ascii="Times New Roman" w:hAnsi="Times New Roman" w:cs="Times New Roman"/>
          <w:color w:val="000000"/>
          <w:sz w:val="24"/>
          <w:szCs w:val="24"/>
          <w:lang w:val="en-US"/>
        </w:rPr>
        <w:t xml:space="preserve"> </w:t>
      </w:r>
    </w:p>
    <w:p w14:paraId="2D630EDA" w14:textId="77777777" w:rsidR="00C479EC" w:rsidRPr="00FC00F3" w:rsidRDefault="00C479EC" w:rsidP="00196A56">
      <w:pPr>
        <w:spacing w:line="480" w:lineRule="auto"/>
        <w:contextualSpacing/>
        <w:rPr>
          <w:rFonts w:ascii="Times New Roman" w:eastAsiaTheme="majorEastAsia" w:hAnsi="Times New Roman" w:cs="Times New Roman"/>
          <w:bCs/>
          <w:color w:val="4472C4" w:themeColor="accent1"/>
          <w:sz w:val="24"/>
          <w:szCs w:val="24"/>
          <w:lang w:val="en-US"/>
        </w:rPr>
      </w:pPr>
    </w:p>
    <w:p w14:paraId="0B18D5F8" w14:textId="62B24B66" w:rsidR="00196A56" w:rsidRPr="00FC00F3" w:rsidRDefault="00196A56" w:rsidP="00196A56">
      <w:pPr>
        <w:spacing w:line="480" w:lineRule="auto"/>
        <w:contextualSpacing/>
        <w:rPr>
          <w:rFonts w:ascii="Times New Roman" w:eastAsiaTheme="majorEastAsia" w:hAnsi="Times New Roman" w:cs="Times New Roman"/>
          <w:bCs/>
          <w:color w:val="4472C4" w:themeColor="accent1"/>
          <w:sz w:val="24"/>
          <w:szCs w:val="24"/>
          <w:lang w:val="en-US"/>
        </w:rPr>
      </w:pPr>
      <w:r w:rsidRPr="00FC00F3">
        <w:rPr>
          <w:rFonts w:ascii="Times New Roman" w:hAnsi="Times New Roman" w:cs="Times New Roman"/>
          <w:b/>
          <w:color w:val="000000"/>
          <w:sz w:val="24"/>
          <w:szCs w:val="24"/>
          <w:lang w:val="en-US"/>
        </w:rPr>
        <w:lastRenderedPageBreak/>
        <w:t xml:space="preserve">Trial registration. </w:t>
      </w:r>
      <w:r w:rsidRPr="00FC00F3">
        <w:rPr>
          <w:rFonts w:ascii="Times New Roman" w:hAnsi="Times New Roman" w:cs="Times New Roman"/>
          <w:color w:val="000000"/>
          <w:sz w:val="24"/>
          <w:szCs w:val="24"/>
        </w:rPr>
        <w:t xml:space="preserve">Australian New Zealand Clinical Trials Registry (ANZCTR), 12618001554257. Registered 24 September 2018 – retrospectively registered, </w:t>
      </w:r>
      <w:hyperlink r:id="rId10" w:history="1">
        <w:r w:rsidRPr="00FC00F3">
          <w:rPr>
            <w:rStyle w:val="Hyperlink"/>
            <w:rFonts w:ascii="Times New Roman" w:hAnsi="Times New Roman" w:cs="Times New Roman"/>
            <w:sz w:val="24"/>
            <w:szCs w:val="24"/>
          </w:rPr>
          <w:t>https://anzctr.org.au/Trial/Registration/TrialReview.aspx?ACTRN=12618001554257</w:t>
        </w:r>
      </w:hyperlink>
      <w:r w:rsidRPr="00FC00F3">
        <w:rPr>
          <w:rFonts w:ascii="Times New Roman" w:hAnsi="Times New Roman" w:cs="Times New Roman"/>
          <w:color w:val="000000"/>
          <w:sz w:val="24"/>
          <w:szCs w:val="24"/>
        </w:rPr>
        <w:t xml:space="preserve"> </w:t>
      </w:r>
    </w:p>
    <w:p w14:paraId="52D547A3" w14:textId="77777777" w:rsidR="00196A56" w:rsidRPr="00FC00F3" w:rsidRDefault="00196A56" w:rsidP="00196A56">
      <w:pPr>
        <w:spacing w:line="480" w:lineRule="auto"/>
        <w:contextualSpacing/>
        <w:rPr>
          <w:rFonts w:ascii="Times New Roman" w:hAnsi="Times New Roman" w:cs="Times New Roman"/>
          <w:color w:val="000000"/>
          <w:sz w:val="24"/>
          <w:szCs w:val="24"/>
        </w:rPr>
      </w:pPr>
      <w:r w:rsidRPr="00FC00F3">
        <w:rPr>
          <w:rFonts w:ascii="Times New Roman" w:hAnsi="Times New Roman" w:cs="Times New Roman"/>
          <w:b/>
          <w:color w:val="000000"/>
          <w:sz w:val="24"/>
          <w:szCs w:val="24"/>
          <w:lang w:val="en-US"/>
        </w:rPr>
        <w:t>Key words.</w:t>
      </w:r>
      <w:r w:rsidRPr="00FC00F3">
        <w:rPr>
          <w:rFonts w:ascii="Times New Roman" w:hAnsi="Times New Roman" w:cs="Times New Roman"/>
          <w:color w:val="000000"/>
          <w:sz w:val="24"/>
          <w:szCs w:val="24"/>
        </w:rPr>
        <w:t xml:space="preserve"> Toddlers, parent-child interaction therapy – toddlers, circle of security, attachment, disruptive </w:t>
      </w:r>
      <w:proofErr w:type="spellStart"/>
      <w:r w:rsidRPr="00FC00F3">
        <w:rPr>
          <w:rFonts w:ascii="Times New Roman" w:hAnsi="Times New Roman" w:cs="Times New Roman"/>
          <w:color w:val="000000"/>
          <w:sz w:val="24"/>
          <w:szCs w:val="24"/>
        </w:rPr>
        <w:t>behaviors</w:t>
      </w:r>
      <w:proofErr w:type="spellEnd"/>
      <w:r w:rsidRPr="00FC00F3">
        <w:rPr>
          <w:rFonts w:ascii="Times New Roman" w:hAnsi="Times New Roman" w:cs="Times New Roman"/>
          <w:color w:val="000000"/>
          <w:sz w:val="24"/>
          <w:szCs w:val="24"/>
        </w:rPr>
        <w:t>, emotion regulation.</w:t>
      </w:r>
    </w:p>
    <w:p w14:paraId="44AE379D" w14:textId="13C6C699" w:rsidR="0016702C" w:rsidRPr="00FC00F3" w:rsidRDefault="004C6B12" w:rsidP="00FC4BBC">
      <w:pPr>
        <w:jc w:val="center"/>
        <w:rPr>
          <w:rFonts w:ascii="Times New Roman" w:hAnsi="Times New Roman" w:cs="Times New Roman"/>
          <w:b/>
          <w:bCs/>
          <w:color w:val="000000"/>
          <w:sz w:val="24"/>
          <w:szCs w:val="24"/>
          <w:lang w:val="en-US"/>
        </w:rPr>
      </w:pPr>
      <w:r w:rsidRPr="00FC00F3">
        <w:rPr>
          <w:rFonts w:ascii="Times New Roman" w:hAnsi="Times New Roman" w:cs="Times New Roman"/>
          <w:sz w:val="24"/>
          <w:szCs w:val="24"/>
        </w:rPr>
        <w:br w:type="page"/>
      </w:r>
    </w:p>
    <w:p w14:paraId="22E53471" w14:textId="77214B45" w:rsidR="00DF572F" w:rsidRPr="00FC00F3" w:rsidRDefault="00DF572F" w:rsidP="00721B9A">
      <w:pPr>
        <w:pStyle w:val="NormalWeb"/>
        <w:spacing w:before="0" w:beforeAutospacing="0" w:after="0" w:afterAutospacing="0" w:line="480" w:lineRule="auto"/>
        <w:contextualSpacing/>
        <w:jc w:val="center"/>
        <w:rPr>
          <w:rFonts w:ascii="Times New Roman" w:hAnsi="Times New Roman"/>
          <w:b/>
          <w:bCs/>
          <w:color w:val="000000"/>
          <w:sz w:val="24"/>
          <w:szCs w:val="24"/>
          <w:lang w:val="en-US"/>
        </w:rPr>
      </w:pPr>
      <w:r w:rsidRPr="00FC00F3">
        <w:rPr>
          <w:rFonts w:ascii="Times New Roman" w:hAnsi="Times New Roman"/>
          <w:b/>
          <w:bCs/>
          <w:color w:val="000000"/>
          <w:sz w:val="24"/>
          <w:szCs w:val="24"/>
          <w:lang w:val="en-US"/>
        </w:rPr>
        <w:lastRenderedPageBreak/>
        <w:t>Background</w:t>
      </w:r>
    </w:p>
    <w:p w14:paraId="05AC69E3" w14:textId="47188E4E" w:rsidR="004B1EB3" w:rsidRPr="00FC00F3" w:rsidRDefault="005F7F9E" w:rsidP="004C6B12">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Toddlerhood</w:t>
      </w:r>
      <w:r w:rsidR="00C25CE6" w:rsidRPr="00FC00F3">
        <w:rPr>
          <w:rFonts w:ascii="Times New Roman" w:hAnsi="Times New Roman"/>
          <w:color w:val="000000"/>
          <w:sz w:val="24"/>
          <w:szCs w:val="24"/>
          <w:lang w:val="en-US"/>
        </w:rPr>
        <w:t xml:space="preserve">, </w:t>
      </w:r>
      <w:r w:rsidR="004D2D70" w:rsidRPr="00FC00F3">
        <w:rPr>
          <w:rFonts w:ascii="Times New Roman" w:hAnsi="Times New Roman"/>
          <w:color w:val="000000"/>
          <w:sz w:val="24"/>
          <w:szCs w:val="24"/>
          <w:lang w:val="en-US"/>
        </w:rPr>
        <w:t>defined as the period from around 12 to 30 months of age</w:t>
      </w:r>
      <w:r w:rsidR="00C25CE6" w:rsidRPr="00FC00F3">
        <w:rPr>
          <w:rFonts w:ascii="Times New Roman" w:hAnsi="Times New Roman"/>
          <w:color w:val="000000"/>
          <w:sz w:val="24"/>
          <w:szCs w:val="24"/>
          <w:lang w:val="en-US"/>
        </w:rPr>
        <w:t>,</w:t>
      </w:r>
      <w:r w:rsidR="004D2D70"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 xml:space="preserve">is a unique developmental period </w:t>
      </w:r>
      <w:r w:rsidR="004D2D70" w:rsidRPr="00FC00F3">
        <w:rPr>
          <w:rFonts w:ascii="Times New Roman" w:hAnsi="Times New Roman"/>
          <w:color w:val="000000"/>
          <w:sz w:val="24"/>
          <w:szCs w:val="24"/>
          <w:lang w:val="en-US"/>
        </w:rPr>
        <w:t>characterized by</w:t>
      </w:r>
      <w:r w:rsidRPr="00FC00F3">
        <w:rPr>
          <w:rFonts w:ascii="Times New Roman" w:hAnsi="Times New Roman"/>
          <w:color w:val="000000"/>
          <w:sz w:val="24"/>
          <w:szCs w:val="24"/>
          <w:lang w:val="en-US"/>
        </w:rPr>
        <w:t xml:space="preserve"> </w:t>
      </w:r>
      <w:r w:rsidR="00A00D1D" w:rsidRPr="00FC00F3">
        <w:rPr>
          <w:rFonts w:ascii="Times New Roman" w:hAnsi="Times New Roman"/>
          <w:color w:val="000000"/>
          <w:sz w:val="24"/>
          <w:szCs w:val="24"/>
          <w:lang w:val="en-US"/>
        </w:rPr>
        <w:t>increased</w:t>
      </w:r>
      <w:r w:rsidR="00AE3030" w:rsidRPr="00FC00F3">
        <w:rPr>
          <w:rFonts w:ascii="Times New Roman" w:hAnsi="Times New Roman"/>
          <w:color w:val="000000"/>
          <w:sz w:val="24"/>
          <w:szCs w:val="24"/>
          <w:lang w:val="en-US"/>
        </w:rPr>
        <w:t xml:space="preserve"> physical </w:t>
      </w:r>
      <w:r w:rsidRPr="00FC00F3">
        <w:rPr>
          <w:rFonts w:ascii="Times New Roman" w:hAnsi="Times New Roman"/>
          <w:color w:val="000000"/>
          <w:sz w:val="24"/>
          <w:szCs w:val="24"/>
          <w:lang w:val="en-US"/>
        </w:rPr>
        <w:t>mobility</w:t>
      </w:r>
      <w:r w:rsidR="00AE3030"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language</w:t>
      </w:r>
      <w:r w:rsidR="004D2D70" w:rsidRPr="00FC00F3">
        <w:rPr>
          <w:rFonts w:ascii="Times New Roman" w:hAnsi="Times New Roman"/>
          <w:color w:val="000000"/>
          <w:sz w:val="24"/>
          <w:szCs w:val="24"/>
          <w:lang w:val="en-US"/>
        </w:rPr>
        <w:t xml:space="preserve">, </w:t>
      </w:r>
      <w:r w:rsidR="005E4371" w:rsidRPr="00FC00F3">
        <w:rPr>
          <w:rFonts w:ascii="Times New Roman" w:hAnsi="Times New Roman"/>
          <w:color w:val="000000"/>
          <w:sz w:val="24"/>
          <w:szCs w:val="24"/>
          <w:lang w:val="en-US"/>
        </w:rPr>
        <w:t xml:space="preserve">autonomy, and </w:t>
      </w:r>
      <w:r w:rsidR="004D2D70" w:rsidRPr="00FC00F3">
        <w:rPr>
          <w:rFonts w:ascii="Times New Roman" w:hAnsi="Times New Roman"/>
          <w:color w:val="000000"/>
          <w:sz w:val="24"/>
          <w:szCs w:val="24"/>
          <w:lang w:val="en-US"/>
        </w:rPr>
        <w:t xml:space="preserve">individuation </w:t>
      </w:r>
      <w:r w:rsidR="00840F15"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&lt;EndNote&gt;&lt;Cite&gt;&lt;Author&gt;Colson&lt;/Author&gt;&lt;Year&gt;1997&lt;/Year&gt;&lt;RecNum&gt;3459&lt;/RecNum&gt;&lt;DisplayText&gt;(Brownell &amp;amp; Kopp, 2010; Colson &amp;amp; Dworkin, 1997)&lt;/DisplayText&gt;&lt;record&gt;&lt;rec-number&gt;3459&lt;/rec-number&gt;&lt;foreign-keys&gt;&lt;key app="EN" db-id="ards0dvaofa9d9es2f6vrf9iarwfp0z2w20v" timestamp="1696905176" guid="75a64822-c298-42b1-8a59-96ba5ac0e888"&gt;3459&lt;/key&gt;&lt;/foreign-keys&gt;&lt;ref-type name="Journal Article"&gt;17&lt;/ref-type&gt;&lt;contributors&gt;&lt;authors&gt;&lt;author&gt;Colson, Eve R&lt;/author&gt;&lt;author&gt;Dworkin, Paul H&lt;/author&gt;&lt;/authors&gt;&lt;/contributors&gt;&lt;titles&gt;&lt;title&gt;Toddler development&lt;/title&gt;&lt;secondary-title&gt;Pediatrics in review&lt;/secondary-title&gt;&lt;/titles&gt;&lt;periodical&gt;&lt;full-title&gt;Pediatrics in review&lt;/full-title&gt;&lt;/periodical&gt;&lt;pages&gt;255-259&lt;/pages&gt;&lt;volume&gt;18&lt;/volume&gt;&lt;number&gt;8&lt;/number&gt;&lt;dates&gt;&lt;year&gt;1997&lt;/year&gt;&lt;/dates&gt;&lt;isbn&gt;0191-9601&lt;/isbn&gt;&lt;urls&gt;&lt;/urls&gt;&lt;/record&gt;&lt;/Cite&gt;&lt;Cite&gt;&lt;Author&gt;Brownell&lt;/Author&gt;&lt;Year&gt;2010&lt;/Year&gt;&lt;RecNum&gt;3628&lt;/RecNum&gt;&lt;record&gt;&lt;rec-number&gt;3628&lt;/rec-number&gt;&lt;foreign-keys&gt;&lt;key app="EN" db-id="ards0dvaofa9d9es2f6vrf9iarwfp0z2w20v" timestamp="1707248133" guid="86484264-d0f6-47b7-a0b4-d3ea087cef42"&gt;3628&lt;/key&gt;&lt;/foreign-keys&gt;&lt;ref-type name="Book"&gt;6&lt;/ref-type&gt;&lt;contributors&gt;&lt;authors&gt;&lt;author&gt;Brownell, Celia A&lt;/author&gt;&lt;author&gt;Kopp, Claire B&lt;/author&gt;&lt;/authors&gt;&lt;/contributors&gt;&lt;titles&gt;&lt;title&gt;Socioemotional development in the toddler years: Transitions and transformations&lt;/title&gt;&lt;/titles&gt;&lt;dates&gt;&lt;year&gt;2010&lt;/year&gt;&lt;/dates&gt;&lt;publisher&gt;Guilford Press&lt;/publisher&gt;&lt;isbn&gt;1606239473&lt;/isbn&gt;&lt;urls&gt;&lt;/urls&gt;&lt;/record&gt;&lt;/Cite&gt;&lt;/EndNote&gt;</w:instrText>
      </w:r>
      <w:r w:rsidR="00840F15"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(Brownell &amp; Kopp, 2010; Colson &amp; Dworkin, 1997)</w:t>
      </w:r>
      <w:r w:rsidR="00840F15" w:rsidRPr="00FC00F3">
        <w:rPr>
          <w:rFonts w:ascii="Times New Roman" w:hAnsi="Times New Roman"/>
          <w:color w:val="000000"/>
          <w:sz w:val="24"/>
          <w:szCs w:val="24"/>
          <w:lang w:val="en-US"/>
        </w:rPr>
        <w:fldChar w:fldCharType="end"/>
      </w:r>
      <w:r w:rsidR="00A00D1D" w:rsidRPr="00FC00F3">
        <w:rPr>
          <w:rFonts w:ascii="Times New Roman" w:hAnsi="Times New Roman"/>
          <w:color w:val="000000"/>
          <w:sz w:val="24"/>
          <w:szCs w:val="24"/>
          <w:lang w:val="en-US"/>
        </w:rPr>
        <w:t xml:space="preserve">. </w:t>
      </w:r>
      <w:r w:rsidR="004D2D70" w:rsidRPr="00FC00F3">
        <w:rPr>
          <w:rFonts w:ascii="Times New Roman" w:hAnsi="Times New Roman"/>
          <w:color w:val="000000"/>
          <w:sz w:val="24"/>
          <w:szCs w:val="24"/>
          <w:lang w:val="en-US"/>
        </w:rPr>
        <w:t xml:space="preserve">These </w:t>
      </w:r>
      <w:r w:rsidR="00A00D1D" w:rsidRPr="00FC00F3">
        <w:rPr>
          <w:rFonts w:ascii="Times New Roman" w:hAnsi="Times New Roman"/>
          <w:color w:val="000000"/>
          <w:sz w:val="24"/>
          <w:szCs w:val="24"/>
          <w:lang w:val="en-US"/>
        </w:rPr>
        <w:t>key developmental processes</w:t>
      </w:r>
      <w:r w:rsidR="004D2D70" w:rsidRPr="00FC00F3">
        <w:rPr>
          <w:rFonts w:ascii="Times New Roman" w:hAnsi="Times New Roman"/>
          <w:color w:val="000000"/>
          <w:sz w:val="24"/>
          <w:szCs w:val="24"/>
          <w:lang w:val="en-US"/>
        </w:rPr>
        <w:t xml:space="preserve"> take place</w:t>
      </w:r>
      <w:r w:rsidR="00FC3904" w:rsidRPr="00FC00F3">
        <w:rPr>
          <w:rFonts w:ascii="Times New Roman" w:hAnsi="Times New Roman"/>
          <w:color w:val="000000"/>
          <w:sz w:val="24"/>
          <w:szCs w:val="24"/>
          <w:lang w:val="en-US"/>
        </w:rPr>
        <w:t xml:space="preserve"> </w:t>
      </w:r>
      <w:r w:rsidR="00D400DE" w:rsidRPr="00FC00F3">
        <w:rPr>
          <w:rFonts w:ascii="Times New Roman" w:hAnsi="Times New Roman"/>
          <w:color w:val="000000"/>
          <w:sz w:val="24"/>
          <w:szCs w:val="24"/>
          <w:lang w:val="en-US"/>
        </w:rPr>
        <w:t>at a time when</w:t>
      </w:r>
      <w:r w:rsidR="004D2D70" w:rsidRPr="00FC00F3">
        <w:rPr>
          <w:rFonts w:ascii="Times New Roman" w:hAnsi="Times New Roman"/>
          <w:color w:val="000000"/>
          <w:sz w:val="24"/>
          <w:szCs w:val="24"/>
          <w:lang w:val="en-US"/>
        </w:rPr>
        <w:t xml:space="preserve"> </w:t>
      </w:r>
      <w:r w:rsidR="00D400DE" w:rsidRPr="00FC00F3">
        <w:rPr>
          <w:rFonts w:ascii="Times New Roman" w:hAnsi="Times New Roman"/>
          <w:color w:val="000000"/>
          <w:sz w:val="24"/>
          <w:szCs w:val="24"/>
          <w:lang w:val="en-US"/>
        </w:rPr>
        <w:t xml:space="preserve">the capacities for </w:t>
      </w:r>
      <w:r w:rsidRPr="00FC00F3">
        <w:rPr>
          <w:rFonts w:ascii="Times New Roman" w:hAnsi="Times New Roman"/>
          <w:color w:val="000000"/>
          <w:sz w:val="24"/>
          <w:szCs w:val="24"/>
          <w:lang w:val="en-US"/>
        </w:rPr>
        <w:t>emotional</w:t>
      </w:r>
      <w:r w:rsidR="004D2D70" w:rsidRPr="00FC00F3">
        <w:rPr>
          <w:rFonts w:ascii="Times New Roman" w:hAnsi="Times New Roman"/>
          <w:color w:val="000000"/>
          <w:sz w:val="24"/>
          <w:szCs w:val="24"/>
          <w:lang w:val="en-US"/>
        </w:rPr>
        <w:t xml:space="preserve"> and </w:t>
      </w:r>
      <w:r w:rsidR="000C268D" w:rsidRPr="00FC00F3">
        <w:rPr>
          <w:rFonts w:ascii="Times New Roman" w:hAnsi="Times New Roman"/>
          <w:color w:val="000000"/>
          <w:sz w:val="24"/>
          <w:szCs w:val="24"/>
          <w:lang w:val="en-US"/>
        </w:rPr>
        <w:t>behavioral</w:t>
      </w:r>
      <w:r w:rsidRPr="00FC00F3">
        <w:rPr>
          <w:rFonts w:ascii="Times New Roman" w:hAnsi="Times New Roman"/>
          <w:color w:val="000000"/>
          <w:sz w:val="24"/>
          <w:szCs w:val="24"/>
          <w:lang w:val="en-US"/>
        </w:rPr>
        <w:t xml:space="preserve"> self</w:t>
      </w:r>
      <w:r w:rsidR="004D2D70"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regulation</w:t>
      </w:r>
      <w:r w:rsidR="00D400DE" w:rsidRPr="00FC00F3">
        <w:rPr>
          <w:rFonts w:ascii="Times New Roman" w:hAnsi="Times New Roman"/>
          <w:color w:val="000000"/>
          <w:sz w:val="24"/>
          <w:szCs w:val="24"/>
          <w:lang w:val="en-US"/>
        </w:rPr>
        <w:t xml:space="preserve"> are still developing</w:t>
      </w:r>
      <w:r w:rsidR="0030690F"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 </w:t>
      </w:r>
      <w:r w:rsidR="004D2D70" w:rsidRPr="00FC00F3">
        <w:rPr>
          <w:rFonts w:ascii="Times New Roman" w:hAnsi="Times New Roman"/>
          <w:color w:val="000000"/>
          <w:sz w:val="24"/>
          <w:szCs w:val="24"/>
          <w:lang w:val="en-US"/>
        </w:rPr>
        <w:t xml:space="preserve">and </w:t>
      </w:r>
      <w:r w:rsidR="00D400DE" w:rsidRPr="00FC00F3">
        <w:rPr>
          <w:rFonts w:ascii="Times New Roman" w:hAnsi="Times New Roman"/>
          <w:color w:val="000000"/>
          <w:sz w:val="24"/>
          <w:szCs w:val="24"/>
          <w:lang w:val="en-US"/>
        </w:rPr>
        <w:t xml:space="preserve">when there is </w:t>
      </w:r>
      <w:r w:rsidR="004D2D70" w:rsidRPr="00FC00F3">
        <w:rPr>
          <w:rFonts w:ascii="Times New Roman" w:hAnsi="Times New Roman"/>
          <w:color w:val="000000"/>
          <w:sz w:val="24"/>
          <w:szCs w:val="24"/>
          <w:lang w:val="en-US"/>
        </w:rPr>
        <w:t xml:space="preserve">ongoing need for physical and emotional </w:t>
      </w:r>
      <w:r w:rsidR="00E561AC" w:rsidRPr="00FC00F3">
        <w:rPr>
          <w:rFonts w:ascii="Times New Roman" w:hAnsi="Times New Roman"/>
          <w:color w:val="000000"/>
          <w:sz w:val="24"/>
          <w:szCs w:val="24"/>
          <w:lang w:val="en-US"/>
        </w:rPr>
        <w:t xml:space="preserve">nurture and </w:t>
      </w:r>
      <w:r w:rsidR="004D2D70" w:rsidRPr="00FC00F3">
        <w:rPr>
          <w:rFonts w:ascii="Times New Roman" w:hAnsi="Times New Roman"/>
          <w:color w:val="000000"/>
          <w:sz w:val="24"/>
          <w:szCs w:val="24"/>
          <w:lang w:val="en-US"/>
        </w:rPr>
        <w:t xml:space="preserve">protection from key attachment figures </w:t>
      </w:r>
      <w:r w:rsidR="00840F15" w:rsidRPr="00FC00F3">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D2403F">
        <w:rPr>
          <w:rFonts w:ascii="Times New Roman" w:hAnsi="Times New Roman"/>
          <w:color w:val="000000"/>
          <w:sz w:val="24"/>
          <w:szCs w:val="24"/>
          <w:lang w:val="en-US"/>
        </w:rPr>
        <w:instrText xml:space="preserve"> ADDIN EN.CITE </w:instrText>
      </w:r>
      <w:r w:rsidR="00D2403F">
        <w:rPr>
          <w:rFonts w:ascii="Times New Roman" w:hAnsi="Times New Roman"/>
          <w:color w:val="000000"/>
          <w:sz w:val="24"/>
          <w:szCs w:val="24"/>
          <w:lang w:val="en-US"/>
        </w:rPr>
        <w:fldChar w:fldCharType="begin">
          <w:fldData xml:space="preserve">PEVuZE5vdGU+PENpdGU+PEF1dGhvcj5Dcm9ja2VuYmVyZzwvQXV0aG9yPjxZZWFyPjE5OTM8L1ll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</w:fldData>
        </w:fldChar>
      </w:r>
      <w:r w:rsidR="00D2403F">
        <w:rPr>
          <w:rFonts w:ascii="Times New Roman" w:hAnsi="Times New Roman"/>
          <w:color w:val="000000"/>
          <w:sz w:val="24"/>
          <w:szCs w:val="24"/>
          <w:lang w:val="en-US"/>
        </w:rPr>
        <w:instrText xml:space="preserve"> ADDIN EN.CITE.DATA </w:instrText>
      </w:r>
      <w:r w:rsidR="00D2403F">
        <w:rPr>
          <w:rFonts w:ascii="Times New Roman" w:hAnsi="Times New Roman"/>
          <w:color w:val="000000"/>
          <w:sz w:val="24"/>
          <w:szCs w:val="24"/>
          <w:lang w:val="en-US"/>
        </w:rPr>
      </w:r>
      <w:r w:rsidR="00D2403F">
        <w:rPr>
          <w:rFonts w:ascii="Times New Roman" w:hAnsi="Times New Roman"/>
          <w:color w:val="000000"/>
          <w:sz w:val="24"/>
          <w:szCs w:val="24"/>
          <w:lang w:val="en-US"/>
        </w:rPr>
        <w:fldChar w:fldCharType="end"/>
      </w:r>
      <w:r w:rsidR="00840F15" w:rsidRPr="00FC00F3">
        <w:rPr>
          <w:rFonts w:ascii="Times New Roman" w:hAnsi="Times New Roman"/>
          <w:color w:val="000000"/>
          <w:sz w:val="24"/>
          <w:szCs w:val="24"/>
          <w:lang w:val="en-US"/>
        </w:rPr>
      </w:r>
      <w:r w:rsidR="00840F15"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(Crockenberg &amp; Leerkes, 1993; Lieberman, 1993; Sroufe, 1995)</w:t>
      </w:r>
      <w:r w:rsidR="00840F15" w:rsidRPr="00FC00F3">
        <w:rPr>
          <w:rFonts w:ascii="Times New Roman" w:hAnsi="Times New Roman"/>
          <w:color w:val="000000"/>
          <w:sz w:val="24"/>
          <w:szCs w:val="24"/>
          <w:lang w:val="en-US"/>
        </w:rPr>
        <w:fldChar w:fldCharType="end"/>
      </w:r>
      <w:r w:rsidR="004D2D70" w:rsidRPr="00FC00F3">
        <w:rPr>
          <w:rFonts w:ascii="Times New Roman" w:hAnsi="Times New Roman"/>
          <w:color w:val="000000"/>
          <w:sz w:val="24"/>
          <w:szCs w:val="24"/>
          <w:lang w:val="en-US"/>
        </w:rPr>
        <w:t>. As a normative response to the challenges of th</w:t>
      </w:r>
      <w:r w:rsidR="00EF5000" w:rsidRPr="00FC00F3">
        <w:rPr>
          <w:rFonts w:ascii="Times New Roman" w:hAnsi="Times New Roman"/>
          <w:color w:val="000000"/>
          <w:sz w:val="24"/>
          <w:szCs w:val="24"/>
          <w:lang w:val="en-US"/>
        </w:rPr>
        <w:t>is</w:t>
      </w:r>
      <w:r w:rsidR="004D2D70" w:rsidRPr="00FC00F3">
        <w:rPr>
          <w:rFonts w:ascii="Times New Roman" w:hAnsi="Times New Roman"/>
          <w:color w:val="000000"/>
          <w:sz w:val="24"/>
          <w:szCs w:val="24"/>
          <w:lang w:val="en-US"/>
        </w:rPr>
        <w:t xml:space="preserve"> developmental phase, </w:t>
      </w:r>
      <w:r w:rsidR="00D400DE" w:rsidRPr="00FC00F3">
        <w:rPr>
          <w:rFonts w:ascii="Times New Roman" w:hAnsi="Times New Roman"/>
          <w:color w:val="000000"/>
          <w:sz w:val="24"/>
          <w:szCs w:val="24"/>
          <w:lang w:val="en-US"/>
        </w:rPr>
        <w:t>many</w:t>
      </w:r>
      <w:r w:rsidR="004D2D70" w:rsidRPr="00FC00F3">
        <w:rPr>
          <w:rFonts w:ascii="Times New Roman" w:hAnsi="Times New Roman"/>
          <w:color w:val="000000"/>
          <w:sz w:val="24"/>
          <w:szCs w:val="24"/>
          <w:lang w:val="en-US"/>
        </w:rPr>
        <w:t xml:space="preserve"> toddlers will</w:t>
      </w:r>
      <w:r w:rsidR="00D400DE" w:rsidRPr="00FC00F3">
        <w:rPr>
          <w:rFonts w:ascii="Times New Roman" w:hAnsi="Times New Roman"/>
          <w:color w:val="000000"/>
          <w:sz w:val="24"/>
          <w:szCs w:val="24"/>
          <w:lang w:val="en-US"/>
        </w:rPr>
        <w:t>,</w:t>
      </w:r>
      <w:r w:rsidR="004D2D70" w:rsidRPr="00FC00F3">
        <w:rPr>
          <w:rFonts w:ascii="Times New Roman" w:hAnsi="Times New Roman"/>
          <w:color w:val="000000"/>
          <w:sz w:val="24"/>
          <w:szCs w:val="24"/>
          <w:lang w:val="en-US"/>
        </w:rPr>
        <w:t xml:space="preserve"> at </w:t>
      </w:r>
      <w:r w:rsidR="004B6A8E" w:rsidRPr="00FC00F3">
        <w:rPr>
          <w:rFonts w:ascii="Times New Roman" w:hAnsi="Times New Roman"/>
          <w:color w:val="000000"/>
          <w:sz w:val="24"/>
          <w:szCs w:val="24"/>
          <w:lang w:val="en-US"/>
        </w:rPr>
        <w:t>times</w:t>
      </w:r>
      <w:r w:rsidR="00D400DE" w:rsidRPr="00FC00F3">
        <w:rPr>
          <w:rFonts w:ascii="Times New Roman" w:hAnsi="Times New Roman"/>
          <w:color w:val="000000"/>
          <w:sz w:val="24"/>
          <w:szCs w:val="24"/>
          <w:lang w:val="en-US"/>
        </w:rPr>
        <w:t>,</w:t>
      </w:r>
      <w:r w:rsidR="004D2D70" w:rsidRPr="00FC00F3">
        <w:rPr>
          <w:rFonts w:ascii="Times New Roman" w:hAnsi="Times New Roman"/>
          <w:color w:val="000000"/>
          <w:sz w:val="24"/>
          <w:szCs w:val="24"/>
          <w:lang w:val="en-US"/>
        </w:rPr>
        <w:t xml:space="preserve"> display heightened levels of emotionality, sometimes manifested as ‘tantrums’ and other externalizing behaviors (e.g., </w:t>
      </w:r>
      <w:r w:rsidRPr="00FC00F3">
        <w:rPr>
          <w:rFonts w:ascii="Times New Roman" w:hAnsi="Times New Roman"/>
          <w:color w:val="000000"/>
          <w:sz w:val="24"/>
          <w:szCs w:val="24"/>
          <w:lang w:val="en-US"/>
        </w:rPr>
        <w:t xml:space="preserve">aggression and </w:t>
      </w:r>
      <w:r w:rsidR="004D2D70" w:rsidRPr="00FC00F3">
        <w:rPr>
          <w:rFonts w:ascii="Times New Roman" w:hAnsi="Times New Roman"/>
          <w:color w:val="000000"/>
          <w:sz w:val="24"/>
          <w:szCs w:val="24"/>
          <w:lang w:val="en-US"/>
        </w:rPr>
        <w:t xml:space="preserve">non-compliance) </w:t>
      </w:r>
      <w:r w:rsidR="00840F15" w:rsidRPr="00FC00F3">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2403F">
        <w:rPr>
          <w:rFonts w:ascii="Times New Roman" w:hAnsi="Times New Roman"/>
          <w:color w:val="000000"/>
          <w:sz w:val="24"/>
          <w:szCs w:val="24"/>
          <w:lang w:val="en-US"/>
        </w:rPr>
        <w:instrText xml:space="preserve"> ADDIN EN.CITE </w:instrText>
      </w:r>
      <w:r w:rsidR="00D2403F">
        <w:rPr>
          <w:rFonts w:ascii="Times New Roman" w:hAnsi="Times New Roman"/>
          <w:color w:val="000000"/>
          <w:sz w:val="24"/>
          <w:szCs w:val="24"/>
          <w:lang w:val="en-US"/>
        </w:rPr>
        <w:fldChar w:fldCharType="begin">
          <w:fldData xml:space="preserve">PEVuZE5vdGU+PENpdGU+PEF1dGhvcj5Db2xzb248L0F1dGhvcj48WWVhcj4xOTk3PC9ZZWFyPjxS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</w:fldData>
        </w:fldChar>
      </w:r>
      <w:r w:rsidR="00D2403F">
        <w:rPr>
          <w:rFonts w:ascii="Times New Roman" w:hAnsi="Times New Roman"/>
          <w:color w:val="000000"/>
          <w:sz w:val="24"/>
          <w:szCs w:val="24"/>
          <w:lang w:val="en-US"/>
        </w:rPr>
        <w:instrText xml:space="preserve"> ADDIN EN.CITE.DATA </w:instrText>
      </w:r>
      <w:r w:rsidR="00D2403F">
        <w:rPr>
          <w:rFonts w:ascii="Times New Roman" w:hAnsi="Times New Roman"/>
          <w:color w:val="000000"/>
          <w:sz w:val="24"/>
          <w:szCs w:val="24"/>
          <w:lang w:val="en-US"/>
        </w:rPr>
      </w:r>
      <w:r w:rsidR="00D2403F">
        <w:rPr>
          <w:rFonts w:ascii="Times New Roman" w:hAnsi="Times New Roman"/>
          <w:color w:val="000000"/>
          <w:sz w:val="24"/>
          <w:szCs w:val="24"/>
          <w:lang w:val="en-US"/>
        </w:rPr>
        <w:fldChar w:fldCharType="end"/>
      </w:r>
      <w:r w:rsidR="00840F15" w:rsidRPr="00FC00F3">
        <w:rPr>
          <w:rFonts w:ascii="Times New Roman" w:hAnsi="Times New Roman"/>
          <w:color w:val="000000"/>
          <w:sz w:val="24"/>
          <w:szCs w:val="24"/>
          <w:lang w:val="en-US"/>
        </w:rPr>
      </w:r>
      <w:r w:rsidR="00840F15"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(Colson &amp; Dworkin, 1997; Giesbrecht et al., 2010; Hoffenaar &amp; Overbeek, 2022; Österman &amp; Björkqvist, 2010)</w:t>
      </w:r>
      <w:r w:rsidR="00840F15" w:rsidRPr="00FC00F3">
        <w:rPr>
          <w:rFonts w:ascii="Times New Roman" w:hAnsi="Times New Roman"/>
          <w:color w:val="000000"/>
          <w:sz w:val="24"/>
          <w:szCs w:val="24"/>
          <w:lang w:val="en-US"/>
        </w:rPr>
        <w:fldChar w:fldCharType="end"/>
      </w:r>
      <w:r w:rsidR="004D2D70" w:rsidRPr="00FC00F3">
        <w:rPr>
          <w:rFonts w:ascii="Times New Roman" w:hAnsi="Times New Roman"/>
          <w:color w:val="000000"/>
          <w:sz w:val="24"/>
          <w:szCs w:val="24"/>
          <w:lang w:val="en-US"/>
        </w:rPr>
        <w:t>.</w:t>
      </w:r>
      <w:r w:rsidR="004C6B12" w:rsidRPr="00FC00F3">
        <w:rPr>
          <w:rFonts w:ascii="Times New Roman" w:hAnsi="Times New Roman"/>
          <w:color w:val="000000"/>
          <w:sz w:val="24"/>
          <w:szCs w:val="24"/>
          <w:lang w:val="en-US"/>
        </w:rPr>
        <w:t xml:space="preserve"> </w:t>
      </w:r>
      <w:r w:rsidR="004B1EB3" w:rsidRPr="00FC00F3">
        <w:rPr>
          <w:rFonts w:ascii="Times New Roman" w:hAnsi="Times New Roman"/>
          <w:color w:val="000000"/>
          <w:sz w:val="24"/>
          <w:szCs w:val="24"/>
          <w:lang w:val="en-US"/>
        </w:rPr>
        <w:t>While</w:t>
      </w:r>
      <w:r w:rsidR="004D2D70" w:rsidRPr="00FC00F3">
        <w:rPr>
          <w:rFonts w:ascii="Times New Roman" w:hAnsi="Times New Roman"/>
          <w:color w:val="000000"/>
          <w:sz w:val="24"/>
          <w:szCs w:val="24"/>
          <w:lang w:val="en-US"/>
        </w:rPr>
        <w:t xml:space="preserve"> </w:t>
      </w:r>
      <w:r w:rsidR="00D400DE" w:rsidRPr="00FC00F3">
        <w:rPr>
          <w:rFonts w:ascii="Times New Roman" w:hAnsi="Times New Roman"/>
          <w:color w:val="000000"/>
          <w:sz w:val="24"/>
          <w:szCs w:val="24"/>
          <w:lang w:val="en-US"/>
        </w:rPr>
        <w:t>such</w:t>
      </w:r>
      <w:r w:rsidR="004B1EB3" w:rsidRPr="00FC00F3">
        <w:rPr>
          <w:rFonts w:ascii="Times New Roman" w:hAnsi="Times New Roman"/>
          <w:color w:val="000000"/>
          <w:sz w:val="24"/>
          <w:szCs w:val="24"/>
          <w:lang w:val="en-US"/>
        </w:rPr>
        <w:t xml:space="preserve"> </w:t>
      </w:r>
      <w:r w:rsidR="004D2D70" w:rsidRPr="00FC00F3">
        <w:rPr>
          <w:rFonts w:ascii="Times New Roman" w:hAnsi="Times New Roman"/>
          <w:color w:val="000000"/>
          <w:sz w:val="24"/>
          <w:szCs w:val="24"/>
          <w:lang w:val="en-US"/>
        </w:rPr>
        <w:t>difficulties</w:t>
      </w:r>
      <w:r w:rsidRPr="00FC00F3">
        <w:rPr>
          <w:rFonts w:ascii="Times New Roman" w:hAnsi="Times New Roman"/>
          <w:color w:val="000000"/>
          <w:sz w:val="24"/>
          <w:szCs w:val="24"/>
          <w:lang w:val="en-US"/>
        </w:rPr>
        <w:t xml:space="preserve"> </w:t>
      </w:r>
      <w:r w:rsidR="00D400DE" w:rsidRPr="00FC00F3">
        <w:rPr>
          <w:rFonts w:ascii="Times New Roman" w:hAnsi="Times New Roman"/>
          <w:color w:val="000000"/>
          <w:sz w:val="24"/>
          <w:szCs w:val="24"/>
          <w:lang w:val="en-US"/>
        </w:rPr>
        <w:t>usually</w:t>
      </w:r>
      <w:r w:rsidR="004B1EB3"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resolve naturally</w:t>
      </w:r>
      <w:r w:rsidR="004D2D70" w:rsidRPr="00FC00F3">
        <w:rPr>
          <w:rFonts w:ascii="Times New Roman" w:hAnsi="Times New Roman"/>
          <w:color w:val="000000"/>
          <w:sz w:val="24"/>
          <w:szCs w:val="24"/>
          <w:lang w:val="en-US"/>
        </w:rPr>
        <w:t xml:space="preserve"> </w:t>
      </w:r>
      <w:r w:rsidR="004B1EB3" w:rsidRPr="00FC00F3">
        <w:rPr>
          <w:rFonts w:ascii="Times New Roman" w:hAnsi="Times New Roman"/>
          <w:color w:val="000000"/>
          <w:sz w:val="24"/>
          <w:szCs w:val="24"/>
          <w:lang w:val="en-US"/>
        </w:rPr>
        <w:t>across the</w:t>
      </w:r>
      <w:r w:rsidR="004D2D70" w:rsidRPr="00FC00F3">
        <w:rPr>
          <w:rFonts w:ascii="Times New Roman" w:hAnsi="Times New Roman"/>
          <w:color w:val="000000"/>
          <w:sz w:val="24"/>
          <w:szCs w:val="24"/>
          <w:lang w:val="en-US"/>
        </w:rPr>
        <w:t xml:space="preserve"> </w:t>
      </w:r>
      <w:r w:rsidR="004B1EB3" w:rsidRPr="00FC00F3">
        <w:rPr>
          <w:rFonts w:ascii="Times New Roman" w:hAnsi="Times New Roman"/>
          <w:color w:val="000000"/>
          <w:sz w:val="24"/>
          <w:szCs w:val="24"/>
          <w:lang w:val="en-US"/>
        </w:rPr>
        <w:t xml:space="preserve">transition into the pre-school years </w:t>
      </w:r>
      <w:r w:rsidR="00840F15"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&lt;EndNote&gt;&lt;Cite&gt;&lt;Author&gt;Tremblay&lt;/Author&gt;&lt;Year&gt;2000&lt;/Year&gt;&lt;RecNum&gt;1270&lt;/RecNum&gt;&lt;DisplayText&gt;(Tremblay, 2000)&lt;/DisplayText&gt;&lt;record&gt;&lt;rec-number&gt;1270&lt;/rec-number&gt;&lt;foreign-keys&gt;&lt;key app="EN" db-id="ards0dvaofa9d9es2f6vrf9iarwfp0z2w20v" timestamp="1696903308" guid="cde89d98-65f9-44eb-ac3d-6f1719213ad2"&gt;1270&lt;/key&gt;&lt;/foreign-keys&gt;&lt;ref-type name="Journal Article"&gt;17&lt;/ref-type&gt;&lt;contributors&gt;&lt;authors&gt;&lt;author&gt;Tremblay, R. E.&lt;/author&gt;&lt;/authors&gt;&lt;/contributors&gt;&lt;titles&gt;&lt;title&gt;The development of aggressive behaviour during childhood: What have we learned in the past century?&lt;/title&gt;&lt;secondary-title&gt;International Journal of Behavioral Development&lt;/secondary-title&gt;&lt;/titles&gt;&lt;periodical&gt;&lt;full-title&gt;International Journal of Behavioral Development&lt;/full-title&gt;&lt;/periodical&gt;&lt;pages&gt;129-141&lt;/pages&gt;&lt;volume&gt;24&lt;/volume&gt;&lt;number&gt;2&lt;/number&gt;&lt;dates&gt;&lt;year&gt;2000&lt;/year&gt;&lt;/dates&gt;&lt;urls&gt;&lt;/urls&gt;&lt;/record&gt;&lt;/Cite&gt;&lt;/EndNote&gt;</w:instrText>
      </w:r>
      <w:r w:rsidR="00840F15"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(Tremblay, 2000)</w:t>
      </w:r>
      <w:r w:rsidR="00840F15" w:rsidRPr="00FC00F3">
        <w:rPr>
          <w:rFonts w:ascii="Times New Roman" w:hAnsi="Times New Roman"/>
          <w:color w:val="000000"/>
          <w:sz w:val="24"/>
          <w:szCs w:val="24"/>
          <w:lang w:val="en-US"/>
        </w:rPr>
        <w:fldChar w:fldCharType="end"/>
      </w:r>
      <w:r w:rsidRPr="00FC00F3">
        <w:rPr>
          <w:rFonts w:ascii="Times New Roman" w:hAnsi="Times New Roman"/>
          <w:color w:val="000000"/>
          <w:sz w:val="24"/>
          <w:szCs w:val="24"/>
          <w:lang w:val="en-US"/>
        </w:rPr>
        <w:t xml:space="preserve">, </w:t>
      </w:r>
      <w:r w:rsidR="004B1EB3" w:rsidRPr="00FC00F3">
        <w:rPr>
          <w:rFonts w:ascii="Times New Roman" w:hAnsi="Times New Roman"/>
          <w:color w:val="000000"/>
          <w:sz w:val="24"/>
          <w:szCs w:val="24"/>
          <w:lang w:val="en-US"/>
        </w:rPr>
        <w:t xml:space="preserve">for a small proportion of children, </w:t>
      </w:r>
      <w:r w:rsidR="00D400DE" w:rsidRPr="00FC00F3">
        <w:rPr>
          <w:rFonts w:ascii="Times New Roman" w:hAnsi="Times New Roman"/>
          <w:color w:val="000000"/>
          <w:sz w:val="24"/>
          <w:szCs w:val="24"/>
          <w:lang w:val="en-US"/>
        </w:rPr>
        <w:t>difficulties</w:t>
      </w:r>
      <w:r w:rsidR="004B1EB3" w:rsidRPr="00FC00F3">
        <w:rPr>
          <w:rFonts w:ascii="Times New Roman" w:hAnsi="Times New Roman"/>
          <w:color w:val="000000"/>
          <w:sz w:val="24"/>
          <w:szCs w:val="24"/>
          <w:lang w:val="en-US"/>
        </w:rPr>
        <w:t xml:space="preserve"> persist and </w:t>
      </w:r>
      <w:r w:rsidR="00FC3904" w:rsidRPr="00FC00F3">
        <w:rPr>
          <w:rFonts w:ascii="Times New Roman" w:hAnsi="Times New Roman"/>
          <w:color w:val="000000"/>
          <w:sz w:val="24"/>
          <w:szCs w:val="24"/>
          <w:lang w:val="en-US"/>
        </w:rPr>
        <w:t>represent</w:t>
      </w:r>
      <w:r w:rsidR="004B1EB3" w:rsidRPr="00FC00F3">
        <w:rPr>
          <w:rFonts w:ascii="Times New Roman" w:hAnsi="Times New Roman"/>
          <w:color w:val="000000"/>
          <w:sz w:val="24"/>
          <w:szCs w:val="24"/>
          <w:lang w:val="en-US"/>
        </w:rPr>
        <w:t xml:space="preserve"> the start of a pathway to mental health challenges </w:t>
      </w:r>
      <w:r w:rsidR="00196A56" w:rsidRPr="00FC00F3">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2403F">
        <w:rPr>
          <w:rFonts w:ascii="Times New Roman" w:hAnsi="Times New Roman"/>
          <w:color w:val="000000"/>
          <w:sz w:val="24"/>
          <w:szCs w:val="24"/>
          <w:lang w:val="en-US"/>
        </w:rPr>
        <w:instrText xml:space="preserve"> ADDIN EN.CITE </w:instrText>
      </w:r>
      <w:r w:rsidR="00D2403F">
        <w:rPr>
          <w:rFonts w:ascii="Times New Roman" w:hAnsi="Times New Roman"/>
          <w:color w:val="000000"/>
          <w:sz w:val="24"/>
          <w:szCs w:val="24"/>
          <w:lang w:val="en-US"/>
        </w:rPr>
        <w:fldChar w:fldCharType="begin">
          <w:fldData xml:space="preserve">PEVuZE5vdGU+PENpdGU+PEF1dGhvcj5DYW1wYmVsbDwvQXV0aG9yPjxZZWFyPjIwMDY8L1llYXI+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</w:fldData>
        </w:fldChar>
      </w:r>
      <w:r w:rsidR="00D2403F">
        <w:rPr>
          <w:rFonts w:ascii="Times New Roman" w:hAnsi="Times New Roman"/>
          <w:color w:val="000000"/>
          <w:sz w:val="24"/>
          <w:szCs w:val="24"/>
          <w:lang w:val="en-US"/>
        </w:rPr>
        <w:instrText xml:space="preserve"> ADDIN EN.CITE.DATA </w:instrText>
      </w:r>
      <w:r w:rsidR="00D2403F">
        <w:rPr>
          <w:rFonts w:ascii="Times New Roman" w:hAnsi="Times New Roman"/>
          <w:color w:val="000000"/>
          <w:sz w:val="24"/>
          <w:szCs w:val="24"/>
          <w:lang w:val="en-US"/>
        </w:rPr>
      </w:r>
      <w:r w:rsidR="00D2403F">
        <w:rPr>
          <w:rFonts w:ascii="Times New Roman" w:hAnsi="Times New Roman"/>
          <w:color w:val="000000"/>
          <w:sz w:val="24"/>
          <w:szCs w:val="24"/>
          <w:lang w:val="en-US"/>
        </w:rPr>
        <w:fldChar w:fldCharType="end"/>
      </w:r>
      <w:r w:rsidR="00196A56" w:rsidRPr="00FC00F3">
        <w:rPr>
          <w:rFonts w:ascii="Times New Roman" w:hAnsi="Times New Roman"/>
          <w:color w:val="000000"/>
          <w:sz w:val="24"/>
          <w:szCs w:val="24"/>
          <w:lang w:val="en-US"/>
        </w:rPr>
      </w:r>
      <w:r w:rsidR="00196A56"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(Asmussen et al., 2023; Broidy et al., 2003; Campbell et al., 2000; Campbell et al., 2006; Côté et al., 2006; Hoyniak et al., 2023; Otto et al., 2021)</w:t>
      </w:r>
      <w:r w:rsidR="00196A56" w:rsidRPr="00FC00F3">
        <w:rPr>
          <w:rFonts w:ascii="Times New Roman" w:hAnsi="Times New Roman"/>
          <w:color w:val="000000"/>
          <w:sz w:val="24"/>
          <w:szCs w:val="24"/>
          <w:lang w:val="en-US"/>
        </w:rPr>
        <w:fldChar w:fldCharType="end"/>
      </w:r>
      <w:r w:rsidR="00EF5000"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 </w:t>
      </w:r>
    </w:p>
    <w:p w14:paraId="230C3C15" w14:textId="0BA8CCF3" w:rsidR="001B69F7" w:rsidRPr="00FC00F3" w:rsidRDefault="00F95FC2" w:rsidP="00BB1339">
      <w:pPr>
        <w:pStyle w:val="NormalWeb"/>
        <w:spacing w:before="0" w:beforeAutospacing="0" w:after="0" w:afterAutospacing="0" w:line="480" w:lineRule="auto"/>
        <w:ind w:firstLine="720"/>
        <w:contextualSpacing/>
        <w:rPr>
          <w:rFonts w:ascii="Times New Roman" w:hAnsi="Times New Roman"/>
          <w:noProof/>
          <w:sz w:val="24"/>
          <w:szCs w:val="24"/>
        </w:rPr>
      </w:pPr>
      <w:r w:rsidRPr="00FC00F3">
        <w:rPr>
          <w:rFonts w:ascii="Times New Roman" w:hAnsi="Times New Roman"/>
          <w:color w:val="000000"/>
          <w:sz w:val="24"/>
          <w:szCs w:val="24"/>
          <w:lang w:val="en-US"/>
        </w:rPr>
        <w:t>While various genetic</w:t>
      </w:r>
      <w:r w:rsidRPr="00FC00F3">
        <w:rPr>
          <w:rFonts w:ascii="Times New Roman" w:hAnsi="Times New Roman"/>
          <w:sz w:val="24"/>
          <w:szCs w:val="24"/>
        </w:rPr>
        <w:t>, social, and temperament</w:t>
      </w:r>
      <w:r w:rsidR="00131F7F" w:rsidRPr="00FC00F3">
        <w:rPr>
          <w:rFonts w:ascii="Times New Roman" w:hAnsi="Times New Roman"/>
          <w:sz w:val="24"/>
          <w:szCs w:val="24"/>
        </w:rPr>
        <w:t>al</w:t>
      </w:r>
      <w:r w:rsidRPr="00FC00F3">
        <w:rPr>
          <w:rFonts w:ascii="Times New Roman" w:hAnsi="Times New Roman"/>
          <w:sz w:val="24"/>
          <w:szCs w:val="24"/>
        </w:rPr>
        <w:t xml:space="preserve"> pathways </w:t>
      </w:r>
      <w:r w:rsidR="004B1EB3" w:rsidRPr="00FC00F3">
        <w:rPr>
          <w:rFonts w:ascii="Times New Roman" w:hAnsi="Times New Roman"/>
          <w:sz w:val="24"/>
          <w:szCs w:val="24"/>
        </w:rPr>
        <w:t xml:space="preserve">to </w:t>
      </w:r>
      <w:r w:rsidR="000C268D" w:rsidRPr="00FC00F3">
        <w:rPr>
          <w:rFonts w:ascii="Times New Roman" w:hAnsi="Times New Roman"/>
          <w:color w:val="000000"/>
          <w:sz w:val="24"/>
          <w:szCs w:val="24"/>
          <w:lang w:val="en-US"/>
        </w:rPr>
        <w:t>behavioral</w:t>
      </w:r>
      <w:r w:rsidR="004B1EB3" w:rsidRPr="00FC00F3">
        <w:rPr>
          <w:rFonts w:ascii="Times New Roman" w:hAnsi="Times New Roman"/>
          <w:color w:val="000000"/>
          <w:sz w:val="24"/>
          <w:szCs w:val="24"/>
          <w:lang w:val="en-US"/>
        </w:rPr>
        <w:t xml:space="preserve"> difficulties in early childhood have been proposed</w:t>
      </w:r>
      <w:r w:rsidR="00AE6BE5" w:rsidRPr="00FC00F3">
        <w:rPr>
          <w:rFonts w:ascii="Times New Roman" w:hAnsi="Times New Roman"/>
          <w:color w:val="000000"/>
          <w:sz w:val="24"/>
          <w:szCs w:val="24"/>
          <w:lang w:val="en-US"/>
        </w:rPr>
        <w:t xml:space="preserve"> </w:t>
      </w:r>
      <w:r w:rsidR="00A868AA" w:rsidRPr="00FC00F3">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D2403F">
        <w:rPr>
          <w:rFonts w:ascii="Times New Roman" w:hAnsi="Times New Roman"/>
          <w:color w:val="000000"/>
          <w:sz w:val="24"/>
          <w:szCs w:val="24"/>
          <w:lang w:val="en-US"/>
        </w:rPr>
        <w:instrText xml:space="preserve"> ADDIN EN.CITE </w:instrText>
      </w:r>
      <w:r w:rsidR="00D2403F">
        <w:rPr>
          <w:rFonts w:ascii="Times New Roman" w:hAnsi="Times New Roman"/>
          <w:color w:val="000000"/>
          <w:sz w:val="24"/>
          <w:szCs w:val="24"/>
          <w:lang w:val="en-US"/>
        </w:rPr>
        <w:fldChar w:fldCharType="begin">
          <w:fldData xml:space="preserve">PEVuZE5vdGU+PENpdGU+PEF1dGhvcj5GcmljazwvQXV0aG9yPjxZZWFyPjIwMDk8L1llYXI+PFJl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</w:fldData>
        </w:fldChar>
      </w:r>
      <w:r w:rsidR="00D2403F">
        <w:rPr>
          <w:rFonts w:ascii="Times New Roman" w:hAnsi="Times New Roman"/>
          <w:color w:val="000000"/>
          <w:sz w:val="24"/>
          <w:szCs w:val="24"/>
          <w:lang w:val="en-US"/>
        </w:rPr>
        <w:instrText xml:space="preserve"> ADDIN EN.CITE.DATA </w:instrText>
      </w:r>
      <w:r w:rsidR="00D2403F">
        <w:rPr>
          <w:rFonts w:ascii="Times New Roman" w:hAnsi="Times New Roman"/>
          <w:color w:val="000000"/>
          <w:sz w:val="24"/>
          <w:szCs w:val="24"/>
          <w:lang w:val="en-US"/>
        </w:rPr>
      </w:r>
      <w:r w:rsidR="00D2403F">
        <w:rPr>
          <w:rFonts w:ascii="Times New Roman" w:hAnsi="Times New Roman"/>
          <w:color w:val="000000"/>
          <w:sz w:val="24"/>
          <w:szCs w:val="24"/>
          <w:lang w:val="en-US"/>
        </w:rPr>
        <w:fldChar w:fldCharType="end"/>
      </w:r>
      <w:r w:rsidR="00A868AA" w:rsidRPr="00FC00F3">
        <w:rPr>
          <w:rFonts w:ascii="Times New Roman" w:hAnsi="Times New Roman"/>
          <w:color w:val="000000"/>
          <w:sz w:val="24"/>
          <w:szCs w:val="24"/>
          <w:lang w:val="en-US"/>
        </w:rPr>
      </w:r>
      <w:r w:rsidR="00A868AA"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(Frick &amp; Viding, 2009; Kohlhoff et al., 2022; Loeber et al., 2009)</w:t>
      </w:r>
      <w:r w:rsidR="00A868AA" w:rsidRPr="00FC00F3">
        <w:rPr>
          <w:rFonts w:ascii="Times New Roman" w:hAnsi="Times New Roman"/>
          <w:color w:val="000000"/>
          <w:sz w:val="24"/>
          <w:szCs w:val="24"/>
          <w:lang w:val="en-US"/>
        </w:rPr>
        <w:fldChar w:fldCharType="end"/>
      </w:r>
      <w:r w:rsidR="005F7F9E" w:rsidRPr="00FC00F3">
        <w:rPr>
          <w:rFonts w:ascii="Times New Roman" w:eastAsia="Calibri" w:hAnsi="Times New Roman"/>
          <w:bCs/>
          <w:sz w:val="24"/>
          <w:szCs w:val="24"/>
        </w:rPr>
        <w:t>, o</w:t>
      </w:r>
      <w:r w:rsidRPr="00FC00F3">
        <w:rPr>
          <w:rFonts w:ascii="Times New Roman" w:eastAsia="Calibri" w:hAnsi="Times New Roman"/>
          <w:bCs/>
          <w:sz w:val="24"/>
          <w:szCs w:val="24"/>
        </w:rPr>
        <w:t xml:space="preserve">ne </w:t>
      </w:r>
      <w:r w:rsidR="0045747D" w:rsidRPr="00FC00F3">
        <w:rPr>
          <w:rFonts w:ascii="Times New Roman" w:eastAsia="Calibri" w:hAnsi="Times New Roman"/>
          <w:bCs/>
          <w:sz w:val="24"/>
          <w:szCs w:val="24"/>
        </w:rPr>
        <w:t xml:space="preserve">of </w:t>
      </w:r>
      <w:r w:rsidRPr="00FC00F3">
        <w:rPr>
          <w:rFonts w:ascii="Times New Roman" w:eastAsia="Calibri" w:hAnsi="Times New Roman"/>
          <w:bCs/>
          <w:sz w:val="24"/>
          <w:szCs w:val="24"/>
        </w:rPr>
        <w:t xml:space="preserve">the strongest </w:t>
      </w:r>
      <w:r w:rsidR="004B1EB3" w:rsidRPr="00FC00F3">
        <w:rPr>
          <w:rFonts w:ascii="Times New Roman" w:eastAsia="Calibri" w:hAnsi="Times New Roman"/>
          <w:bCs/>
          <w:sz w:val="24"/>
          <w:szCs w:val="24"/>
        </w:rPr>
        <w:t xml:space="preserve">known </w:t>
      </w:r>
      <w:r w:rsidRPr="00FC00F3">
        <w:rPr>
          <w:rFonts w:ascii="Times New Roman" w:eastAsia="Calibri" w:hAnsi="Times New Roman"/>
          <w:bCs/>
          <w:sz w:val="24"/>
          <w:szCs w:val="24"/>
        </w:rPr>
        <w:t xml:space="preserve">predictors </w:t>
      </w:r>
      <w:r w:rsidR="0002788A" w:rsidRPr="00FC00F3">
        <w:rPr>
          <w:rFonts w:ascii="Times New Roman" w:eastAsia="Calibri" w:hAnsi="Times New Roman"/>
          <w:bCs/>
          <w:sz w:val="24"/>
          <w:szCs w:val="24"/>
        </w:rPr>
        <w:t xml:space="preserve">of persistent </w:t>
      </w:r>
      <w:proofErr w:type="spellStart"/>
      <w:r w:rsidR="0002788A" w:rsidRPr="00FC00F3">
        <w:rPr>
          <w:rFonts w:ascii="Times New Roman" w:eastAsia="Calibri" w:hAnsi="Times New Roman"/>
          <w:bCs/>
          <w:sz w:val="24"/>
          <w:szCs w:val="24"/>
        </w:rPr>
        <w:t>behavioral</w:t>
      </w:r>
      <w:proofErr w:type="spellEnd"/>
      <w:r w:rsidR="0002788A" w:rsidRPr="00FC00F3">
        <w:rPr>
          <w:rFonts w:ascii="Times New Roman" w:eastAsia="Calibri" w:hAnsi="Times New Roman"/>
          <w:bCs/>
          <w:sz w:val="24"/>
          <w:szCs w:val="24"/>
        </w:rPr>
        <w:t xml:space="preserve"> issues in early childhood </w:t>
      </w:r>
      <w:r w:rsidRPr="00FC00F3">
        <w:rPr>
          <w:rFonts w:ascii="Times New Roman" w:hAnsi="Times New Roman"/>
          <w:sz w:val="24"/>
          <w:szCs w:val="24"/>
        </w:rPr>
        <w:t xml:space="preserve">is the quality of the early caregiving environment </w:t>
      </w:r>
      <w:r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&lt;EndNote&gt;&lt;Cite&gt;&lt;Author&gt;Scully&lt;/Author&gt;&lt;Year&gt;2020&lt;/Year&gt;&lt;RecNum&gt;2014&lt;/RecNum&gt;&lt;DisplayText&gt;(Scully et al., 2020)&lt;/DisplayText&gt;&lt;record&gt;&lt;rec-number&gt;2014&lt;/rec-number&gt;&lt;foreign-keys&gt;&lt;key app="EN" db-id="ards0dvaofa9d9es2f6vrf9iarwfp0z2w20v" timestamp="1696903367" guid="2ff78309-8611-40e6-9918-2c16c4362bf4"&gt;2014&lt;/key&gt;&lt;/foreign-keys&gt;&lt;ref-type name="Journal Article"&gt;17&lt;/ref-type&gt;&lt;contributors&gt;&lt;authors&gt;&lt;author&gt;Scully, Claudia&lt;/author&gt;&lt;author&gt;McLaughlin, Jacintha&lt;/author&gt;&lt;author&gt;Fitzgerald, Amanda&lt;/author&gt;&lt;/authors&gt;&lt;/contributors&gt;&lt;titles&gt;&lt;title&gt;The relationship between adverse childhood experiences, family functioning, and mental health problems among children and adolescents: a systematic review&lt;/title&gt;&lt;secondary-title&gt;Journal of Family Therapy&lt;/secondary-title&gt;&lt;/titles&gt;&lt;periodical&gt;&lt;full-title&gt;Journal of Family Therapy&lt;/full-title&gt;&lt;/periodical&gt;&lt;pages&gt;291-316&lt;/pages&gt;&lt;volume&gt;42&lt;/volume&gt;&lt;number&gt;2&lt;/number&gt;&lt;dates&gt;&lt;year&gt;2020&lt;/year&gt;&lt;/dates&gt;&lt;isbn&gt;0163-4445&lt;/isbn&gt;&lt;urls&gt;&lt;/urls&gt;&lt;/record&gt;&lt;/Cite&gt;&lt;/EndNote&gt;</w:instrText>
      </w:r>
      <w:r w:rsidRPr="00FC00F3">
        <w:rPr>
          <w:rFonts w:ascii="Times New Roman" w:hAnsi="Times New Roman"/>
          <w:sz w:val="24"/>
          <w:szCs w:val="24"/>
        </w:rPr>
        <w:fldChar w:fldCharType="separate"/>
      </w:r>
      <w:r w:rsidR="00D2403F">
        <w:rPr>
          <w:rFonts w:ascii="Times New Roman" w:hAnsi="Times New Roman"/>
          <w:noProof/>
          <w:sz w:val="24"/>
          <w:szCs w:val="24"/>
        </w:rPr>
        <w:t>(Scully et al., 2020)</w:t>
      </w:r>
      <w:r w:rsidRPr="00FC00F3">
        <w:rPr>
          <w:rFonts w:ascii="Times New Roman" w:hAnsi="Times New Roman"/>
          <w:sz w:val="24"/>
          <w:szCs w:val="24"/>
        </w:rPr>
        <w:fldChar w:fldCharType="end"/>
      </w:r>
      <w:r w:rsidR="00D400DE" w:rsidRPr="00FC00F3">
        <w:rPr>
          <w:rFonts w:ascii="Times New Roman" w:hAnsi="Times New Roman"/>
          <w:sz w:val="24"/>
          <w:szCs w:val="24"/>
        </w:rPr>
        <w:t xml:space="preserve">. In particular, </w:t>
      </w:r>
      <w:r w:rsidR="00A00D1D" w:rsidRPr="00FC00F3">
        <w:rPr>
          <w:rFonts w:ascii="Times New Roman" w:hAnsi="Times New Roman"/>
          <w:sz w:val="24"/>
          <w:szCs w:val="24"/>
        </w:rPr>
        <w:t xml:space="preserve">evidence suggests that </w:t>
      </w:r>
      <w:r w:rsidR="00BB1339" w:rsidRPr="00FC00F3">
        <w:rPr>
          <w:rFonts w:ascii="Times New Roman" w:hAnsi="Times New Roman"/>
          <w:sz w:val="24"/>
          <w:szCs w:val="24"/>
        </w:rPr>
        <w:t>receiving</w:t>
      </w:r>
      <w:r w:rsidR="00974991" w:rsidRPr="00FC00F3">
        <w:rPr>
          <w:rFonts w:ascii="Times New Roman" w:hAnsi="Times New Roman"/>
          <w:sz w:val="24"/>
          <w:szCs w:val="24"/>
        </w:rPr>
        <w:t xml:space="preserve"> </w:t>
      </w:r>
      <w:r w:rsidR="00850473" w:rsidRPr="00FC00F3">
        <w:rPr>
          <w:rFonts w:ascii="Times New Roman" w:eastAsia="Arial" w:hAnsi="Times New Roman"/>
          <w:sz w:val="24"/>
          <w:szCs w:val="24"/>
        </w:rPr>
        <w:t>sensitive</w:t>
      </w:r>
      <w:r w:rsidR="00E561AC" w:rsidRPr="00FC00F3">
        <w:rPr>
          <w:rFonts w:ascii="Times New Roman" w:eastAsia="Arial" w:hAnsi="Times New Roman"/>
          <w:sz w:val="24"/>
          <w:szCs w:val="24"/>
        </w:rPr>
        <w:t xml:space="preserve"> </w:t>
      </w:r>
      <w:r w:rsidR="00850473" w:rsidRPr="00FC00F3">
        <w:rPr>
          <w:rFonts w:ascii="Times New Roman" w:eastAsia="Arial" w:hAnsi="Times New Roman"/>
          <w:sz w:val="24"/>
          <w:szCs w:val="24"/>
        </w:rPr>
        <w:t>caregiving</w:t>
      </w:r>
      <w:r w:rsidR="00BB1339" w:rsidRPr="00FC00F3">
        <w:rPr>
          <w:rFonts w:ascii="Times New Roman" w:eastAsia="Arial" w:hAnsi="Times New Roman"/>
          <w:sz w:val="24"/>
          <w:szCs w:val="24"/>
        </w:rPr>
        <w:t xml:space="preserve"> from a primary attachment figure</w:t>
      </w:r>
      <w:r w:rsidR="00974991" w:rsidRPr="00FC00F3">
        <w:rPr>
          <w:rFonts w:ascii="Times New Roman" w:eastAsia="Arial" w:hAnsi="Times New Roman"/>
          <w:sz w:val="24"/>
          <w:szCs w:val="24"/>
        </w:rPr>
        <w:t>, defined as the capacity to notice and correctly interpret the child’s signals and to respond contingently</w:t>
      </w:r>
      <w:r w:rsidR="00974991" w:rsidRPr="00FC00F3">
        <w:rPr>
          <w:rFonts w:ascii="Times New Roman" w:hAnsi="Times New Roman"/>
          <w:color w:val="000000"/>
          <w:sz w:val="24"/>
          <w:szCs w:val="24"/>
          <w:lang w:val="en-US"/>
        </w:rPr>
        <w:t xml:space="preserve">, </w:t>
      </w:r>
      <w:r w:rsidR="00A00D1D" w:rsidRPr="00FC00F3">
        <w:rPr>
          <w:rFonts w:ascii="Times New Roman" w:eastAsia="Arial" w:hAnsi="Times New Roman"/>
          <w:sz w:val="24"/>
          <w:szCs w:val="24"/>
        </w:rPr>
        <w:t xml:space="preserve">is key </w:t>
      </w:r>
      <w:r w:rsidR="00A868AA" w:rsidRPr="00FC00F3">
        <w:rPr>
          <w:rFonts w:ascii="Times New Roman" w:eastAsia="Arial" w:hAnsi="Times New Roman"/>
          <w:sz w:val="24"/>
          <w:szCs w:val="24"/>
        </w:rPr>
        <w:fldChar w:fldCharType="begin"/>
      </w:r>
      <w:r w:rsidR="00D2403F">
        <w:rPr>
          <w:rFonts w:ascii="Times New Roman" w:eastAsia="Arial" w:hAnsi="Times New Roman"/>
          <w:sz w:val="24"/>
          <w:szCs w:val="24"/>
        </w:rPr>
        <w:instrText xml:space="preserve"> ADDIN EN.CITE &lt;EndNote&gt;&lt;Cite&gt;&lt;Author&gt;Deans&lt;/Author&gt;&lt;Year&gt;2020&lt;/Year&gt;&lt;RecNum&gt;3463&lt;/RecNum&gt;&lt;DisplayText&gt;(Cooke et al., 2022; Deans, 2020)&lt;/DisplayText&gt;&lt;record&gt;&lt;rec-number&gt;3463&lt;/rec-number&gt;&lt;foreign-keys&gt;&lt;key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A868AA" w:rsidRPr="00FC00F3">
        <w:rPr>
          <w:rFonts w:ascii="Times New Roman" w:eastAsia="Arial" w:hAnsi="Times New Roman"/>
          <w:sz w:val="24"/>
          <w:szCs w:val="24"/>
        </w:rPr>
        <w:fldChar w:fldCharType="separate"/>
      </w:r>
      <w:r w:rsidR="00D2403F">
        <w:rPr>
          <w:rFonts w:ascii="Times New Roman" w:eastAsia="Arial" w:hAnsi="Times New Roman"/>
          <w:noProof/>
          <w:sz w:val="24"/>
          <w:szCs w:val="24"/>
        </w:rPr>
        <w:t>(Cooke et al., 2022; Deans, 2020)</w:t>
      </w:r>
      <w:r w:rsidR="00A868AA" w:rsidRPr="00FC00F3">
        <w:rPr>
          <w:rFonts w:ascii="Times New Roman" w:eastAsia="Arial" w:hAnsi="Times New Roman"/>
          <w:sz w:val="24"/>
          <w:szCs w:val="24"/>
        </w:rPr>
        <w:fldChar w:fldCharType="end"/>
      </w:r>
      <w:r w:rsidR="004B1EB3" w:rsidRPr="00FC00F3">
        <w:rPr>
          <w:rFonts w:ascii="Times New Roman" w:hAnsi="Times New Roman"/>
          <w:sz w:val="24"/>
          <w:szCs w:val="24"/>
        </w:rPr>
        <w:t>.</w:t>
      </w:r>
      <w:r w:rsidR="004B1EB3" w:rsidRPr="00FC00F3">
        <w:rPr>
          <w:rFonts w:ascii="Times New Roman" w:hAnsi="Times New Roman"/>
          <w:color w:val="000000"/>
          <w:sz w:val="24"/>
          <w:szCs w:val="24"/>
          <w:lang w:val="en-US"/>
        </w:rPr>
        <w:t xml:space="preserve"> According to </w:t>
      </w:r>
      <w:r w:rsidR="004B1EB3" w:rsidRPr="00FC00F3">
        <w:rPr>
          <w:rFonts w:ascii="Times New Roman" w:eastAsia="Arial" w:hAnsi="Times New Roman"/>
          <w:sz w:val="24"/>
          <w:szCs w:val="24"/>
        </w:rPr>
        <w:t>a</w:t>
      </w:r>
      <w:r w:rsidR="00585E9A" w:rsidRPr="00FC00F3">
        <w:rPr>
          <w:rFonts w:ascii="Times New Roman" w:eastAsia="Arial" w:hAnsi="Times New Roman"/>
          <w:sz w:val="24"/>
          <w:szCs w:val="24"/>
        </w:rPr>
        <w:t>ttachment theory</w:t>
      </w:r>
      <w:r w:rsidR="004B1EB3" w:rsidRPr="00FC00F3">
        <w:rPr>
          <w:rFonts w:ascii="Times New Roman" w:eastAsia="Arial" w:hAnsi="Times New Roman"/>
          <w:sz w:val="24"/>
          <w:szCs w:val="24"/>
        </w:rPr>
        <w:t>,</w:t>
      </w:r>
      <w:r w:rsidR="00585E9A" w:rsidRPr="00FC00F3">
        <w:rPr>
          <w:rFonts w:ascii="Times New Roman" w:eastAsia="Arial" w:hAnsi="Times New Roman"/>
          <w:sz w:val="24"/>
          <w:szCs w:val="24"/>
        </w:rPr>
        <w:t xml:space="preserve"> sensitive</w:t>
      </w:r>
      <w:r w:rsidR="00B2310C" w:rsidRPr="00FC00F3">
        <w:rPr>
          <w:rFonts w:ascii="Times New Roman" w:eastAsia="Arial" w:hAnsi="Times New Roman"/>
          <w:sz w:val="24"/>
          <w:szCs w:val="24"/>
        </w:rPr>
        <w:t xml:space="preserve"> </w:t>
      </w:r>
      <w:r w:rsidR="00585E9A" w:rsidRPr="00FC00F3">
        <w:rPr>
          <w:rFonts w:ascii="Times New Roman" w:eastAsia="Arial" w:hAnsi="Times New Roman"/>
          <w:sz w:val="24"/>
          <w:szCs w:val="24"/>
        </w:rPr>
        <w:t xml:space="preserve">caregiving </w:t>
      </w:r>
      <w:r w:rsidR="00850473" w:rsidRPr="00FC00F3">
        <w:rPr>
          <w:rFonts w:ascii="Times New Roman" w:eastAsia="Arial" w:hAnsi="Times New Roman"/>
          <w:sz w:val="24"/>
          <w:szCs w:val="24"/>
        </w:rPr>
        <w:t xml:space="preserve">in the earliest months and years of life </w:t>
      </w:r>
      <w:r w:rsidR="004B1EB3" w:rsidRPr="00FC00F3">
        <w:rPr>
          <w:rFonts w:ascii="Times New Roman" w:eastAsia="Arial" w:hAnsi="Times New Roman"/>
          <w:sz w:val="24"/>
          <w:szCs w:val="24"/>
        </w:rPr>
        <w:t>leads to the establishment of</w:t>
      </w:r>
      <w:r w:rsidR="00585E9A" w:rsidRPr="00FC00F3">
        <w:rPr>
          <w:rFonts w:ascii="Times New Roman" w:eastAsia="Arial" w:hAnsi="Times New Roman"/>
          <w:sz w:val="24"/>
          <w:szCs w:val="24"/>
        </w:rPr>
        <w:t xml:space="preserve"> </w:t>
      </w:r>
      <w:r w:rsidR="004B1EB3" w:rsidRPr="00FC00F3">
        <w:rPr>
          <w:rFonts w:ascii="Times New Roman" w:eastAsia="Arial" w:hAnsi="Times New Roman"/>
          <w:sz w:val="24"/>
          <w:szCs w:val="24"/>
        </w:rPr>
        <w:t>a</w:t>
      </w:r>
      <w:r w:rsidR="00585E9A" w:rsidRPr="00FC00F3">
        <w:rPr>
          <w:rFonts w:ascii="Times New Roman" w:eastAsia="Arial" w:hAnsi="Times New Roman"/>
          <w:sz w:val="24"/>
          <w:szCs w:val="24"/>
        </w:rPr>
        <w:t xml:space="preserve"> ‘secure’ </w:t>
      </w:r>
      <w:r w:rsidR="004B1EB3" w:rsidRPr="00FC00F3">
        <w:rPr>
          <w:rFonts w:ascii="Times New Roman" w:eastAsia="Arial" w:hAnsi="Times New Roman"/>
          <w:sz w:val="24"/>
          <w:szCs w:val="24"/>
        </w:rPr>
        <w:t xml:space="preserve">caregiver-child </w:t>
      </w:r>
      <w:r w:rsidR="00585E9A" w:rsidRPr="00FC00F3">
        <w:rPr>
          <w:rFonts w:ascii="Times New Roman" w:eastAsia="Arial" w:hAnsi="Times New Roman"/>
          <w:sz w:val="24"/>
          <w:szCs w:val="24"/>
        </w:rPr>
        <w:t>attachment relationship</w:t>
      </w:r>
      <w:r w:rsidR="00850473" w:rsidRPr="00FC00F3">
        <w:rPr>
          <w:rFonts w:ascii="Times New Roman" w:eastAsia="Arial" w:hAnsi="Times New Roman"/>
          <w:sz w:val="24"/>
          <w:szCs w:val="24"/>
        </w:rPr>
        <w:t xml:space="preserve"> in which the </w:t>
      </w:r>
      <w:r w:rsidR="00AE6BE5" w:rsidRPr="00FC00F3">
        <w:rPr>
          <w:rFonts w:ascii="Times New Roman" w:eastAsia="Arial" w:hAnsi="Times New Roman"/>
          <w:sz w:val="24"/>
          <w:szCs w:val="24"/>
        </w:rPr>
        <w:t>child</w:t>
      </w:r>
      <w:r w:rsidR="00850473" w:rsidRPr="00FC00F3">
        <w:rPr>
          <w:rFonts w:ascii="Times New Roman" w:eastAsia="Arial" w:hAnsi="Times New Roman"/>
          <w:sz w:val="24"/>
          <w:szCs w:val="24"/>
        </w:rPr>
        <w:t xml:space="preserve"> develops</w:t>
      </w:r>
      <w:r w:rsidR="0030690F" w:rsidRPr="00FC00F3">
        <w:rPr>
          <w:rFonts w:ascii="Times New Roman" w:eastAsia="Arial" w:hAnsi="Times New Roman"/>
          <w:sz w:val="24"/>
          <w:szCs w:val="24"/>
        </w:rPr>
        <w:t xml:space="preserve"> an internal </w:t>
      </w:r>
      <w:r w:rsidR="0030690F" w:rsidRPr="00FC00F3">
        <w:rPr>
          <w:rFonts w:ascii="Times New Roman" w:eastAsia="Arial" w:hAnsi="Times New Roman"/>
          <w:sz w:val="24"/>
          <w:szCs w:val="24"/>
        </w:rPr>
        <w:lastRenderedPageBreak/>
        <w:t xml:space="preserve">working model or ‘representation’ of the caregiver as </w:t>
      </w:r>
      <w:r w:rsidR="00AE6BE5" w:rsidRPr="00FC00F3">
        <w:rPr>
          <w:rFonts w:ascii="Times New Roman" w:eastAsia="Arial" w:hAnsi="Times New Roman"/>
          <w:sz w:val="24"/>
          <w:szCs w:val="24"/>
        </w:rPr>
        <w:t xml:space="preserve">a </w:t>
      </w:r>
      <w:r w:rsidR="0030690F" w:rsidRPr="00FC00F3">
        <w:rPr>
          <w:rFonts w:ascii="Times New Roman" w:eastAsia="Arial" w:hAnsi="Times New Roman"/>
          <w:sz w:val="24"/>
          <w:szCs w:val="24"/>
        </w:rPr>
        <w:t xml:space="preserve">reliable </w:t>
      </w:r>
      <w:r w:rsidR="00AE6BE5" w:rsidRPr="00FC00F3">
        <w:rPr>
          <w:rFonts w:ascii="Times New Roman" w:eastAsia="Arial" w:hAnsi="Times New Roman"/>
          <w:sz w:val="24"/>
          <w:szCs w:val="24"/>
        </w:rPr>
        <w:t xml:space="preserve">‘secure base’ from which they can </w:t>
      </w:r>
      <w:r w:rsidR="0030690F" w:rsidRPr="00FC00F3">
        <w:rPr>
          <w:rFonts w:ascii="Times New Roman" w:eastAsia="Arial" w:hAnsi="Times New Roman"/>
          <w:sz w:val="24"/>
          <w:szCs w:val="24"/>
        </w:rPr>
        <w:t xml:space="preserve">confidently explore the environment and new relationships, and </w:t>
      </w:r>
      <w:r w:rsidR="00356078" w:rsidRPr="00FC00F3">
        <w:rPr>
          <w:rFonts w:ascii="Times New Roman" w:eastAsia="Arial" w:hAnsi="Times New Roman"/>
          <w:sz w:val="24"/>
          <w:szCs w:val="24"/>
        </w:rPr>
        <w:t xml:space="preserve">a ‘safe haven’ to which they can </w:t>
      </w:r>
      <w:r w:rsidR="00AE6BE5" w:rsidRPr="00FC00F3">
        <w:rPr>
          <w:rFonts w:ascii="Times New Roman" w:eastAsia="Arial" w:hAnsi="Times New Roman"/>
          <w:sz w:val="24"/>
          <w:szCs w:val="24"/>
        </w:rPr>
        <w:t>return for comfort when required</w:t>
      </w:r>
      <w:r w:rsidR="00356078" w:rsidRPr="00FC00F3">
        <w:rPr>
          <w:rFonts w:ascii="Times New Roman" w:eastAsia="Arial" w:hAnsi="Times New Roman"/>
          <w:sz w:val="24"/>
          <w:szCs w:val="24"/>
        </w:rPr>
        <w:t xml:space="preserve"> </w:t>
      </w:r>
      <w:r w:rsidR="00A868AA" w:rsidRPr="00FC00F3">
        <w:rPr>
          <w:rFonts w:ascii="Times New Roman" w:eastAsia="Arial" w:hAnsi="Times New Roman"/>
          <w:sz w:val="24"/>
          <w:szCs w:val="24"/>
        </w:rPr>
        <w:fldChar w:fldCharType="begin"/>
      </w:r>
      <w:r w:rsidR="00D2403F">
        <w:rPr>
          <w:rFonts w:ascii="Times New Roman" w:eastAsia="Arial" w:hAnsi="Times New Roman"/>
          <w:sz w:val="24"/>
          <w:szCs w:val="24"/>
        </w:rPr>
        <w:instrText xml:space="preserve"> ADDIN EN.CITE &lt;EndNote&gt;&lt;Cite&gt;&lt;Author&gt;Bowlby&lt;/Author&gt;&lt;Year&gt;1988&lt;/Year&gt;&lt;RecNum&gt;63&lt;/RecNum&gt;&lt;DisplayText&gt;(Bowlby, 1988)&lt;/DisplayText&gt;&lt;record&gt;&lt;rec-number&gt;63&lt;/rec-number&gt;&lt;foreign-keys&gt;&lt;key app="EN" db-id="ards0dvaofa9d9es2f6vrf9iarwfp0z2w20v" timestamp="1696903223" guid="693e340d-214c-4ff3-b748-0d5b5d880f03"&gt;63&lt;/key&gt;&lt;/foreign-keys&gt;&lt;ref-type name="Book"&gt;6&lt;/ref-type&gt;&lt;contributors&gt;&lt;authors&gt;&lt;author&gt;Bowlby, J.&lt;/author&gt;&lt;/authors&gt;&lt;/contributors&gt;&lt;titles&gt;&lt;title&gt;A secure base: Parent-child attachment and healthy human development&lt;/title&gt;&lt;/titles&gt;&lt;dates&gt;&lt;year&gt;1988&lt;/year&gt;&lt;/dates&gt;&lt;pub-location&gt;New York&lt;/pub-location&gt;&lt;publisher&gt;Basic Books&lt;/publisher&gt;&lt;urls&gt;&lt;/urls&gt;&lt;/record&gt;&lt;/Cite&gt;&lt;/EndNote&gt;</w:instrText>
      </w:r>
      <w:r w:rsidR="00A868AA" w:rsidRPr="00FC00F3">
        <w:rPr>
          <w:rFonts w:ascii="Times New Roman" w:eastAsia="Arial" w:hAnsi="Times New Roman"/>
          <w:sz w:val="24"/>
          <w:szCs w:val="24"/>
        </w:rPr>
        <w:fldChar w:fldCharType="separate"/>
      </w:r>
      <w:r w:rsidR="00D2403F">
        <w:rPr>
          <w:rFonts w:ascii="Times New Roman" w:eastAsia="Arial" w:hAnsi="Times New Roman"/>
          <w:noProof/>
          <w:sz w:val="24"/>
          <w:szCs w:val="24"/>
        </w:rPr>
        <w:t>(Bowlby, 1988)</w:t>
      </w:r>
      <w:r w:rsidR="00A868AA" w:rsidRPr="00FC00F3">
        <w:rPr>
          <w:rFonts w:ascii="Times New Roman" w:eastAsia="Arial" w:hAnsi="Times New Roman"/>
          <w:sz w:val="24"/>
          <w:szCs w:val="24"/>
        </w:rPr>
        <w:fldChar w:fldCharType="end"/>
      </w:r>
      <w:r w:rsidR="00A868AA" w:rsidRPr="00FC00F3">
        <w:rPr>
          <w:rFonts w:ascii="Times New Roman" w:eastAsia="Arial" w:hAnsi="Times New Roman"/>
          <w:sz w:val="24"/>
          <w:szCs w:val="24"/>
        </w:rPr>
        <w:t>.</w:t>
      </w:r>
      <w:r w:rsidR="00850473" w:rsidRPr="00FC00F3">
        <w:rPr>
          <w:rFonts w:ascii="Times New Roman" w:eastAsia="Arial" w:hAnsi="Times New Roman"/>
          <w:sz w:val="24"/>
          <w:szCs w:val="24"/>
        </w:rPr>
        <w:t xml:space="preserve"> I</w:t>
      </w:r>
      <w:r w:rsidR="00AE6BE5" w:rsidRPr="00FC00F3">
        <w:rPr>
          <w:rFonts w:ascii="Times New Roman" w:eastAsia="Arial" w:hAnsi="Times New Roman"/>
          <w:sz w:val="24"/>
          <w:szCs w:val="24"/>
        </w:rPr>
        <w:t xml:space="preserve">t is in the context of this relationship that the </w:t>
      </w:r>
      <w:r w:rsidR="007E5C27" w:rsidRPr="00FC00F3">
        <w:rPr>
          <w:rFonts w:ascii="Times New Roman" w:eastAsia="Arial" w:hAnsi="Times New Roman"/>
          <w:sz w:val="24"/>
          <w:szCs w:val="24"/>
        </w:rPr>
        <w:t>c</w:t>
      </w:r>
      <w:r w:rsidR="00AE6BE5" w:rsidRPr="00FC00F3">
        <w:rPr>
          <w:rFonts w:ascii="Times New Roman" w:eastAsia="Arial" w:hAnsi="Times New Roman"/>
          <w:sz w:val="24"/>
          <w:szCs w:val="24"/>
        </w:rPr>
        <w:t>apacit</w:t>
      </w:r>
      <w:r w:rsidR="007E5C27" w:rsidRPr="00FC00F3">
        <w:rPr>
          <w:rFonts w:ascii="Times New Roman" w:eastAsia="Arial" w:hAnsi="Times New Roman"/>
          <w:sz w:val="24"/>
          <w:szCs w:val="24"/>
        </w:rPr>
        <w:t>ies</w:t>
      </w:r>
      <w:r w:rsidR="00AE6BE5" w:rsidRPr="00FC00F3">
        <w:rPr>
          <w:rFonts w:ascii="Times New Roman" w:eastAsia="Arial" w:hAnsi="Times New Roman"/>
          <w:sz w:val="24"/>
          <w:szCs w:val="24"/>
        </w:rPr>
        <w:t xml:space="preserve"> for</w:t>
      </w:r>
      <w:r w:rsidR="00585E9A" w:rsidRPr="00FC00F3">
        <w:rPr>
          <w:rFonts w:ascii="Times New Roman" w:eastAsia="Arial" w:hAnsi="Times New Roman"/>
          <w:sz w:val="24"/>
          <w:szCs w:val="24"/>
        </w:rPr>
        <w:t xml:space="preserve"> </w:t>
      </w:r>
      <w:proofErr w:type="spellStart"/>
      <w:r w:rsidR="00BB1339" w:rsidRPr="00FC00F3">
        <w:rPr>
          <w:rFonts w:ascii="Times New Roman" w:eastAsia="Arial" w:hAnsi="Times New Roman"/>
          <w:sz w:val="24"/>
          <w:szCs w:val="24"/>
        </w:rPr>
        <w:t>behavioral</w:t>
      </w:r>
      <w:proofErr w:type="spellEnd"/>
      <w:r w:rsidR="00585E9A" w:rsidRPr="00FC00F3">
        <w:rPr>
          <w:rFonts w:ascii="Times New Roman" w:eastAsia="Arial" w:hAnsi="Times New Roman"/>
          <w:sz w:val="24"/>
          <w:szCs w:val="24"/>
        </w:rPr>
        <w:t xml:space="preserve"> and emotional control</w:t>
      </w:r>
      <w:r w:rsidR="0030690F" w:rsidRPr="00FC00F3">
        <w:rPr>
          <w:rFonts w:ascii="Times New Roman" w:eastAsia="Arial" w:hAnsi="Times New Roman"/>
          <w:sz w:val="24"/>
          <w:szCs w:val="24"/>
        </w:rPr>
        <w:t xml:space="preserve"> </w:t>
      </w:r>
      <w:r w:rsidR="007E5C27" w:rsidRPr="00FC00F3">
        <w:rPr>
          <w:rFonts w:ascii="Times New Roman" w:eastAsia="Arial" w:hAnsi="Times New Roman"/>
          <w:sz w:val="24"/>
          <w:szCs w:val="24"/>
        </w:rPr>
        <w:t xml:space="preserve">develop </w:t>
      </w:r>
      <w:r w:rsidR="00A868AA" w:rsidRPr="00FC00F3">
        <w:rPr>
          <w:rFonts w:ascii="Times New Roman" w:eastAsia="Arial" w:hAnsi="Times New Roman"/>
          <w:sz w:val="24"/>
          <w:szCs w:val="24"/>
        </w:rPr>
        <w:fldChar w:fldCharType="begin"/>
      </w:r>
      <w:r w:rsidR="00D2403F">
        <w:rPr>
          <w:rFonts w:ascii="Times New Roman" w:eastAsia="Arial" w:hAnsi="Times New Roman"/>
          <w:sz w:val="24"/>
          <w:szCs w:val="24"/>
        </w:rPr>
        <w:instrText xml:space="preserve"> ADDIN EN.CITE &lt;EndNote&gt;&lt;Cite&gt;&lt;Author&gt;Sroufe&lt;/Author&gt;&lt;Year&gt;2005&lt;/Year&gt;&lt;RecNum&gt;80&lt;/RecNum&gt;&lt;DisplayText&gt;(Sroufe et al., 2005)&lt;/DisplayText&gt;&lt;record&gt;&lt;rec-number&gt;80&lt;/rec-number&gt;&lt;foreign-keys&gt;&lt;key app="EN" db-id="ards0dvaofa9d9es2f6vrf9iarwfp0z2w20v" timestamp="1696903224" guid="85677a30-fca8-46a5-a4ab-75d698942105"&gt;80&lt;/key&gt;&lt;/foreign-keys&gt;&lt;ref-type name="Generic"&gt;13&lt;/ref-type&gt;&lt;contributors&gt;&lt;authors&gt;&lt;author&gt;Sroufe, LA&lt;/author&gt;&lt;author&gt;Egeland, B&lt;/author&gt;&lt;author&gt;Carlson, EA&lt;/author&gt;&lt;author&gt;Collins, WA&lt;/author&gt;&lt;/authors&gt;&lt;/contributors&gt;&lt;titles&gt;&lt;title&gt;The development ofthe person&lt;/title&gt;&lt;/titles&gt;&lt;dates&gt;&lt;year&gt;2005&lt;/year&gt;&lt;/dates&gt;&lt;publisher&gt;New York, NY, US: Guilford Press&lt;/publisher&gt;&lt;urls&gt;&lt;/urls&gt;&lt;/record&gt;&lt;/Cite&gt;&lt;/EndNote&gt;</w:instrText>
      </w:r>
      <w:r w:rsidR="00A868AA" w:rsidRPr="00FC00F3">
        <w:rPr>
          <w:rFonts w:ascii="Times New Roman" w:eastAsia="Arial" w:hAnsi="Times New Roman"/>
          <w:sz w:val="24"/>
          <w:szCs w:val="24"/>
        </w:rPr>
        <w:fldChar w:fldCharType="separate"/>
      </w:r>
      <w:r w:rsidR="00D2403F">
        <w:rPr>
          <w:rFonts w:ascii="Times New Roman" w:eastAsia="Arial" w:hAnsi="Times New Roman"/>
          <w:noProof/>
          <w:sz w:val="24"/>
          <w:szCs w:val="24"/>
        </w:rPr>
        <w:t>(Sroufe et al., 2005)</w:t>
      </w:r>
      <w:r w:rsidR="00A868AA" w:rsidRPr="00FC00F3">
        <w:rPr>
          <w:rFonts w:ascii="Times New Roman" w:eastAsia="Arial" w:hAnsi="Times New Roman"/>
          <w:sz w:val="24"/>
          <w:szCs w:val="24"/>
        </w:rPr>
        <w:fldChar w:fldCharType="end"/>
      </w:r>
      <w:r w:rsidR="00585E9A" w:rsidRPr="00FC00F3">
        <w:rPr>
          <w:rFonts w:ascii="Times New Roman" w:eastAsia="Arial" w:hAnsi="Times New Roman"/>
          <w:sz w:val="24"/>
          <w:szCs w:val="24"/>
        </w:rPr>
        <w:t xml:space="preserve">. In contrast, children who </w:t>
      </w:r>
      <w:r w:rsidR="0030690F" w:rsidRPr="00FC00F3">
        <w:rPr>
          <w:rFonts w:ascii="Times New Roman" w:eastAsia="Arial" w:hAnsi="Times New Roman"/>
          <w:sz w:val="24"/>
          <w:szCs w:val="24"/>
        </w:rPr>
        <w:t>receive</w:t>
      </w:r>
      <w:r w:rsidR="00585E9A" w:rsidRPr="00FC00F3">
        <w:rPr>
          <w:rFonts w:ascii="Times New Roman" w:eastAsia="Arial" w:hAnsi="Times New Roman"/>
          <w:sz w:val="24"/>
          <w:szCs w:val="24"/>
        </w:rPr>
        <w:t xml:space="preserve"> insensitive, unresponsive</w:t>
      </w:r>
      <w:r w:rsidR="00F34405" w:rsidRPr="00FC00F3">
        <w:rPr>
          <w:rFonts w:ascii="Times New Roman" w:eastAsia="Arial" w:hAnsi="Times New Roman"/>
          <w:sz w:val="24"/>
          <w:szCs w:val="24"/>
        </w:rPr>
        <w:t>,</w:t>
      </w:r>
      <w:r w:rsidR="00585E9A" w:rsidRPr="00FC00F3">
        <w:rPr>
          <w:rFonts w:ascii="Times New Roman" w:eastAsia="Arial" w:hAnsi="Times New Roman"/>
          <w:sz w:val="24"/>
          <w:szCs w:val="24"/>
        </w:rPr>
        <w:t xml:space="preserve"> or inconsistent</w:t>
      </w:r>
      <w:r w:rsidR="00585E9A" w:rsidRPr="00FC00F3">
        <w:rPr>
          <w:rFonts w:ascii="Times New Roman" w:hAnsi="Times New Roman"/>
          <w:noProof/>
          <w:sz w:val="24"/>
          <w:szCs w:val="24"/>
        </w:rPr>
        <w:t xml:space="preserve"> </w:t>
      </w:r>
      <w:r w:rsidR="00585E9A" w:rsidRPr="00FC00F3">
        <w:rPr>
          <w:rFonts w:ascii="Times New Roman" w:eastAsia="Arial" w:hAnsi="Times New Roman"/>
          <w:sz w:val="24"/>
          <w:szCs w:val="24"/>
        </w:rPr>
        <w:t xml:space="preserve">caregiving in the early years </w:t>
      </w:r>
      <w:r w:rsidR="00B2310C" w:rsidRPr="00FC00F3">
        <w:rPr>
          <w:rFonts w:ascii="Times New Roman" w:eastAsia="Arial" w:hAnsi="Times New Roman"/>
          <w:sz w:val="24"/>
          <w:szCs w:val="24"/>
        </w:rPr>
        <w:t xml:space="preserve">are thought to </w:t>
      </w:r>
      <w:r w:rsidR="00585E9A" w:rsidRPr="00FC00F3">
        <w:rPr>
          <w:rFonts w:ascii="Times New Roman" w:eastAsia="Arial" w:hAnsi="Times New Roman"/>
          <w:sz w:val="24"/>
          <w:szCs w:val="24"/>
        </w:rPr>
        <w:t xml:space="preserve">develop </w:t>
      </w:r>
      <w:r w:rsidR="00AE6BE5" w:rsidRPr="00FC00F3">
        <w:rPr>
          <w:rFonts w:ascii="Times New Roman" w:eastAsia="Arial" w:hAnsi="Times New Roman"/>
          <w:sz w:val="24"/>
          <w:szCs w:val="24"/>
        </w:rPr>
        <w:t>internal working models of the caregiver as unreliable and/or un</w:t>
      </w:r>
      <w:r w:rsidR="008C584A" w:rsidRPr="00FC00F3">
        <w:rPr>
          <w:rFonts w:ascii="Times New Roman" w:eastAsia="Arial" w:hAnsi="Times New Roman"/>
          <w:sz w:val="24"/>
          <w:szCs w:val="24"/>
        </w:rPr>
        <w:t>available.</w:t>
      </w:r>
      <w:r w:rsidR="00F33CD6" w:rsidRPr="00FC00F3">
        <w:rPr>
          <w:rFonts w:ascii="Times New Roman" w:eastAsia="Arial" w:hAnsi="Times New Roman"/>
          <w:sz w:val="24"/>
          <w:szCs w:val="24"/>
        </w:rPr>
        <w:t xml:space="preserve"> </w:t>
      </w:r>
      <w:r w:rsidR="008C584A" w:rsidRPr="00FC00F3">
        <w:rPr>
          <w:rFonts w:ascii="Times New Roman" w:eastAsia="Arial" w:hAnsi="Times New Roman"/>
          <w:sz w:val="24"/>
          <w:szCs w:val="24"/>
        </w:rPr>
        <w:t>A</w:t>
      </w:r>
      <w:r w:rsidR="00E561AC" w:rsidRPr="00FC00F3">
        <w:rPr>
          <w:rFonts w:ascii="Times New Roman" w:eastAsia="Arial" w:hAnsi="Times New Roman"/>
          <w:sz w:val="24"/>
          <w:szCs w:val="24"/>
        </w:rPr>
        <w:t>s a result,</w:t>
      </w:r>
      <w:r w:rsidR="00356078" w:rsidRPr="00FC00F3">
        <w:rPr>
          <w:rFonts w:ascii="Times New Roman" w:eastAsia="Arial" w:hAnsi="Times New Roman"/>
          <w:sz w:val="24"/>
          <w:szCs w:val="24"/>
        </w:rPr>
        <w:t xml:space="preserve"> </w:t>
      </w:r>
      <w:r w:rsidR="008C584A" w:rsidRPr="00FC00F3">
        <w:rPr>
          <w:rFonts w:ascii="Times New Roman" w:eastAsia="Arial" w:hAnsi="Times New Roman"/>
          <w:sz w:val="24"/>
          <w:szCs w:val="24"/>
        </w:rPr>
        <w:t xml:space="preserve">these children </w:t>
      </w:r>
      <w:r w:rsidR="00356078" w:rsidRPr="00FC00F3">
        <w:rPr>
          <w:rFonts w:ascii="Times New Roman" w:eastAsia="Arial" w:hAnsi="Times New Roman"/>
          <w:sz w:val="24"/>
          <w:szCs w:val="24"/>
        </w:rPr>
        <w:t xml:space="preserve">develop </w:t>
      </w:r>
      <w:r w:rsidR="0030690F" w:rsidRPr="00FC00F3">
        <w:rPr>
          <w:rFonts w:ascii="Times New Roman" w:eastAsia="Arial" w:hAnsi="Times New Roman"/>
          <w:sz w:val="24"/>
          <w:szCs w:val="24"/>
        </w:rPr>
        <w:t>compensatory strategies</w:t>
      </w:r>
      <w:r w:rsidR="00585E9A" w:rsidRPr="00FC00F3">
        <w:rPr>
          <w:rFonts w:ascii="Times New Roman" w:eastAsia="Arial" w:hAnsi="Times New Roman"/>
          <w:sz w:val="24"/>
          <w:szCs w:val="24"/>
        </w:rPr>
        <w:t xml:space="preserve"> </w:t>
      </w:r>
      <w:r w:rsidR="00E561AC" w:rsidRPr="00FC00F3">
        <w:rPr>
          <w:rFonts w:ascii="Times New Roman" w:eastAsia="Arial" w:hAnsi="Times New Roman"/>
          <w:sz w:val="24"/>
          <w:szCs w:val="24"/>
        </w:rPr>
        <w:t>to manage distress</w:t>
      </w:r>
      <w:r w:rsidR="008C584A" w:rsidRPr="00FC00F3">
        <w:rPr>
          <w:rFonts w:ascii="Times New Roman" w:eastAsia="Arial" w:hAnsi="Times New Roman"/>
          <w:sz w:val="24"/>
          <w:szCs w:val="24"/>
        </w:rPr>
        <w:t xml:space="preserve"> while maintaining the relationship, referred to as</w:t>
      </w:r>
      <w:r w:rsidR="00E561AC" w:rsidRPr="00FC00F3">
        <w:rPr>
          <w:rFonts w:ascii="Times New Roman" w:eastAsia="Arial" w:hAnsi="Times New Roman"/>
          <w:sz w:val="24"/>
          <w:szCs w:val="24"/>
        </w:rPr>
        <w:t xml:space="preserve"> </w:t>
      </w:r>
      <w:r w:rsidR="008C584A" w:rsidRPr="00FC00F3">
        <w:rPr>
          <w:rFonts w:ascii="Times New Roman" w:eastAsia="Arial" w:hAnsi="Times New Roman"/>
          <w:sz w:val="24"/>
          <w:szCs w:val="24"/>
        </w:rPr>
        <w:t xml:space="preserve">insecure </w:t>
      </w:r>
      <w:r w:rsidR="00585E9A" w:rsidRPr="00FC00F3">
        <w:rPr>
          <w:rFonts w:ascii="Times New Roman" w:eastAsia="Arial" w:hAnsi="Times New Roman"/>
          <w:sz w:val="24"/>
          <w:szCs w:val="24"/>
        </w:rPr>
        <w:t>avoidan</w:t>
      </w:r>
      <w:r w:rsidR="008C584A" w:rsidRPr="00FC00F3">
        <w:rPr>
          <w:rFonts w:ascii="Times New Roman" w:eastAsia="Arial" w:hAnsi="Times New Roman"/>
          <w:sz w:val="24"/>
          <w:szCs w:val="24"/>
        </w:rPr>
        <w:t>t</w:t>
      </w:r>
      <w:r w:rsidR="00585E9A" w:rsidRPr="00FC00F3">
        <w:rPr>
          <w:rFonts w:ascii="Times New Roman" w:eastAsia="Arial" w:hAnsi="Times New Roman"/>
          <w:sz w:val="24"/>
          <w:szCs w:val="24"/>
        </w:rPr>
        <w:t xml:space="preserve"> or ambivalen</w:t>
      </w:r>
      <w:r w:rsidR="008C584A" w:rsidRPr="00FC00F3">
        <w:rPr>
          <w:rFonts w:ascii="Times New Roman" w:eastAsia="Arial" w:hAnsi="Times New Roman"/>
          <w:sz w:val="24"/>
          <w:szCs w:val="24"/>
        </w:rPr>
        <w:t>t attachment.</w:t>
      </w:r>
      <w:r w:rsidR="00585E9A" w:rsidRPr="00FC00F3">
        <w:rPr>
          <w:rFonts w:ascii="Times New Roman" w:eastAsia="Arial" w:hAnsi="Times New Roman"/>
          <w:sz w:val="24"/>
          <w:szCs w:val="24"/>
        </w:rPr>
        <w:t xml:space="preserve"> </w:t>
      </w:r>
      <w:r w:rsidR="00356078" w:rsidRPr="00FC00F3">
        <w:rPr>
          <w:rFonts w:ascii="Times New Roman" w:eastAsia="Arial" w:hAnsi="Times New Roman"/>
          <w:sz w:val="24"/>
          <w:szCs w:val="24"/>
        </w:rPr>
        <w:t xml:space="preserve">In extreme cases, </w:t>
      </w:r>
      <w:r w:rsidR="00BB1339" w:rsidRPr="00FC00F3">
        <w:rPr>
          <w:rFonts w:ascii="Times New Roman" w:eastAsia="Arial" w:hAnsi="Times New Roman"/>
          <w:sz w:val="24"/>
          <w:szCs w:val="24"/>
        </w:rPr>
        <w:t>such as</w:t>
      </w:r>
      <w:r w:rsidR="00850473" w:rsidRPr="00FC00F3">
        <w:rPr>
          <w:rFonts w:ascii="Times New Roman" w:eastAsia="Arial" w:hAnsi="Times New Roman"/>
          <w:sz w:val="24"/>
          <w:szCs w:val="24"/>
        </w:rPr>
        <w:t xml:space="preserve"> when</w:t>
      </w:r>
      <w:r w:rsidR="00356078" w:rsidRPr="00FC00F3">
        <w:rPr>
          <w:rFonts w:ascii="Times New Roman" w:eastAsia="Arial" w:hAnsi="Times New Roman"/>
          <w:sz w:val="24"/>
          <w:szCs w:val="24"/>
        </w:rPr>
        <w:t xml:space="preserve"> children have received </w:t>
      </w:r>
      <w:r w:rsidR="00F34405" w:rsidRPr="00FC00F3">
        <w:rPr>
          <w:rFonts w:ascii="Times New Roman" w:eastAsia="Arial" w:hAnsi="Times New Roman"/>
          <w:sz w:val="24"/>
          <w:szCs w:val="24"/>
        </w:rPr>
        <w:t xml:space="preserve">abusive, </w:t>
      </w:r>
      <w:r w:rsidR="00356078" w:rsidRPr="00FC00F3">
        <w:rPr>
          <w:rFonts w:ascii="Times New Roman" w:eastAsia="Arial" w:hAnsi="Times New Roman"/>
          <w:sz w:val="24"/>
          <w:szCs w:val="24"/>
        </w:rPr>
        <w:t>extremely insensitive</w:t>
      </w:r>
      <w:r w:rsidR="00F34405" w:rsidRPr="00FC00F3">
        <w:rPr>
          <w:rFonts w:ascii="Times New Roman" w:eastAsia="Arial" w:hAnsi="Times New Roman"/>
          <w:sz w:val="24"/>
          <w:szCs w:val="24"/>
        </w:rPr>
        <w:t xml:space="preserve"> or hostile</w:t>
      </w:r>
      <w:r w:rsidR="00356078" w:rsidRPr="00FC00F3">
        <w:rPr>
          <w:rFonts w:ascii="Times New Roman" w:eastAsia="Arial" w:hAnsi="Times New Roman"/>
          <w:sz w:val="24"/>
          <w:szCs w:val="24"/>
        </w:rPr>
        <w:t xml:space="preserve"> caregiving</w:t>
      </w:r>
      <w:r w:rsidR="00356078" w:rsidRPr="00FC00F3">
        <w:rPr>
          <w:rFonts w:ascii="Times New Roman" w:hAnsi="Times New Roman"/>
          <w:sz w:val="24"/>
          <w:szCs w:val="24"/>
        </w:rPr>
        <w:t xml:space="preserve">, </w:t>
      </w:r>
      <w:r w:rsidR="0070695B" w:rsidRPr="00FC00F3">
        <w:rPr>
          <w:rFonts w:ascii="Times New Roman" w:hAnsi="Times New Roman"/>
          <w:sz w:val="24"/>
          <w:szCs w:val="24"/>
        </w:rPr>
        <w:t xml:space="preserve">or when they have received </w:t>
      </w:r>
      <w:r w:rsidR="0070695B" w:rsidRPr="00FC00F3">
        <w:rPr>
          <w:rFonts w:ascii="Times New Roman" w:eastAsia="Arial" w:hAnsi="Times New Roman"/>
          <w:sz w:val="24"/>
          <w:szCs w:val="24"/>
        </w:rPr>
        <w:t xml:space="preserve">neglectful or frightened/frightening caregiving, </w:t>
      </w:r>
      <w:r w:rsidR="00E561AC" w:rsidRPr="00FC00F3">
        <w:rPr>
          <w:rFonts w:ascii="Times New Roman" w:hAnsi="Times New Roman"/>
          <w:sz w:val="24"/>
          <w:szCs w:val="24"/>
        </w:rPr>
        <w:t>there can be</w:t>
      </w:r>
      <w:r w:rsidR="00356078" w:rsidRPr="00FC00F3">
        <w:rPr>
          <w:rFonts w:ascii="Times New Roman" w:hAnsi="Times New Roman"/>
          <w:sz w:val="24"/>
          <w:szCs w:val="24"/>
        </w:rPr>
        <w:t xml:space="preserve"> a breakdown or incoherence in organisational strategy</w:t>
      </w:r>
      <w:r w:rsidR="008C584A" w:rsidRPr="00FC00F3">
        <w:rPr>
          <w:rFonts w:ascii="Times New Roman" w:hAnsi="Times New Roman"/>
          <w:sz w:val="24"/>
          <w:szCs w:val="24"/>
        </w:rPr>
        <w:t xml:space="preserve"> within the relationship</w:t>
      </w:r>
      <w:r w:rsidR="00356078" w:rsidRPr="00FC00F3">
        <w:rPr>
          <w:rFonts w:ascii="Times New Roman" w:hAnsi="Times New Roman"/>
          <w:sz w:val="24"/>
          <w:szCs w:val="24"/>
        </w:rPr>
        <w:t xml:space="preserve"> </w:t>
      </w:r>
      <w:r w:rsidR="00A868AA" w:rsidRPr="00FC00F3">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IOKAmGRpc29yZ2FuaXNlZOKAmSBhdHRhY2htZW50OyBHcmFucXZpc3QgZXQgYWwuLCAyMDE3OyBN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</w:fldData>
        </w:fldChar>
      </w:r>
      <w:r w:rsidR="00D2403F">
        <w:rPr>
          <w:rFonts w:ascii="Times New Roman" w:hAnsi="Times New Roman"/>
          <w:sz w:val="24"/>
          <w:szCs w:val="24"/>
        </w:rPr>
        <w:instrText xml:space="preserve"> ADDIN EN.CITE </w:instrText>
      </w:r>
      <w:r w:rsidR="00D2403F">
        <w:rPr>
          <w:rFonts w:ascii="Times New Roman" w:hAnsi="Times New Roman"/>
          <w:sz w:val="24"/>
          <w:szCs w:val="24"/>
        </w:rPr>
        <w:fldChar w:fldCharType="begin">
          <w:fldData xml:space="preserve">PEVuZE5vdGU+PENpdGU+PEF1dGhvcj5HcmFucXZpc3Q8L0F1dGhvcj48WWVhcj4yMDE3PC9ZZWFy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</w:fldData>
        </w:fldChar>
      </w:r>
      <w:r w:rsidR="00D2403F">
        <w:rPr>
          <w:rFonts w:ascii="Times New Roman" w:hAnsi="Times New Roman"/>
          <w:sz w:val="24"/>
          <w:szCs w:val="24"/>
        </w:rPr>
        <w:instrText xml:space="preserve"> ADDIN EN.CITE.DATA </w:instrText>
      </w:r>
      <w:r w:rsidR="00D2403F">
        <w:rPr>
          <w:rFonts w:ascii="Times New Roman" w:hAnsi="Times New Roman"/>
          <w:sz w:val="24"/>
          <w:szCs w:val="24"/>
        </w:rPr>
      </w:r>
      <w:r w:rsidR="00D2403F">
        <w:rPr>
          <w:rFonts w:ascii="Times New Roman" w:hAnsi="Times New Roman"/>
          <w:sz w:val="24"/>
          <w:szCs w:val="24"/>
        </w:rPr>
        <w:fldChar w:fldCharType="end"/>
      </w:r>
      <w:r w:rsidR="00A868AA" w:rsidRPr="00FC00F3">
        <w:rPr>
          <w:rFonts w:ascii="Times New Roman" w:hAnsi="Times New Roman"/>
          <w:sz w:val="24"/>
          <w:szCs w:val="24"/>
        </w:rPr>
      </w:r>
      <w:r w:rsidR="00A868AA" w:rsidRPr="00FC00F3">
        <w:rPr>
          <w:rFonts w:ascii="Times New Roman" w:hAnsi="Times New Roman"/>
          <w:sz w:val="24"/>
          <w:szCs w:val="24"/>
        </w:rPr>
        <w:fldChar w:fldCharType="separate"/>
      </w:r>
      <w:r w:rsidR="00D2403F">
        <w:rPr>
          <w:rFonts w:ascii="Times New Roman" w:hAnsi="Times New Roman"/>
          <w:noProof/>
          <w:sz w:val="24"/>
          <w:szCs w:val="24"/>
        </w:rPr>
        <w:t>(referred to as ‘disorganised’ attachment; Granqvist et al., 2017; Main &amp; Solomon, 1986)</w:t>
      </w:r>
      <w:r w:rsidR="00A868AA" w:rsidRPr="00FC00F3">
        <w:rPr>
          <w:rFonts w:ascii="Times New Roman" w:hAnsi="Times New Roman"/>
          <w:sz w:val="24"/>
          <w:szCs w:val="24"/>
        </w:rPr>
        <w:fldChar w:fldCharType="end"/>
      </w:r>
      <w:r w:rsidR="00585E9A" w:rsidRPr="00FC00F3">
        <w:rPr>
          <w:rFonts w:ascii="Times New Roman" w:hAnsi="Times New Roman"/>
          <w:noProof/>
          <w:sz w:val="24"/>
          <w:szCs w:val="24"/>
        </w:rPr>
        <w:t>.</w:t>
      </w:r>
      <w:r w:rsidR="001B69F7" w:rsidRPr="00FC00F3">
        <w:rPr>
          <w:rFonts w:ascii="Times New Roman" w:hAnsi="Times New Roman"/>
          <w:noProof/>
          <w:sz w:val="24"/>
          <w:szCs w:val="24"/>
        </w:rPr>
        <w:t xml:space="preserve"> </w:t>
      </w:r>
      <w:r w:rsidR="00585E9A" w:rsidRPr="00FC00F3">
        <w:rPr>
          <w:rFonts w:ascii="Times New Roman" w:hAnsi="Times New Roman"/>
          <w:noProof/>
          <w:sz w:val="24"/>
          <w:szCs w:val="24"/>
        </w:rPr>
        <w:t>The</w:t>
      </w:r>
      <w:r w:rsidR="00915854" w:rsidRPr="00FC00F3">
        <w:rPr>
          <w:rFonts w:ascii="Times New Roman" w:hAnsi="Times New Roman"/>
          <w:noProof/>
          <w:sz w:val="24"/>
          <w:szCs w:val="24"/>
        </w:rPr>
        <w:t xml:space="preserve"> </w:t>
      </w:r>
      <w:r w:rsidR="00585E9A" w:rsidRPr="00FC00F3">
        <w:rPr>
          <w:rFonts w:ascii="Times New Roman" w:hAnsi="Times New Roman"/>
          <w:noProof/>
          <w:sz w:val="24"/>
          <w:szCs w:val="24"/>
        </w:rPr>
        <w:t xml:space="preserve">theoretical assertions </w:t>
      </w:r>
      <w:r w:rsidR="00915854" w:rsidRPr="00FC00F3">
        <w:rPr>
          <w:rFonts w:ascii="Times New Roman" w:hAnsi="Times New Roman"/>
          <w:noProof/>
          <w:sz w:val="24"/>
          <w:szCs w:val="24"/>
        </w:rPr>
        <w:t xml:space="preserve">of attachment theory </w:t>
      </w:r>
      <w:r w:rsidR="00585E9A" w:rsidRPr="00FC00F3">
        <w:rPr>
          <w:rFonts w:ascii="Times New Roman" w:hAnsi="Times New Roman"/>
          <w:noProof/>
          <w:sz w:val="24"/>
          <w:szCs w:val="24"/>
        </w:rPr>
        <w:t xml:space="preserve">are backed by </w:t>
      </w:r>
      <w:r w:rsidR="00585E9A" w:rsidRPr="00FC00F3">
        <w:rPr>
          <w:rFonts w:ascii="Times New Roman" w:eastAsia="Arial" w:hAnsi="Times New Roman"/>
          <w:sz w:val="24"/>
          <w:szCs w:val="24"/>
        </w:rPr>
        <w:t>empirical evidence showing that</w:t>
      </w:r>
      <w:r w:rsidR="00585E9A" w:rsidRPr="00FC00F3">
        <w:rPr>
          <w:rFonts w:ascii="Times New Roman" w:hAnsi="Times New Roman"/>
          <w:sz w:val="24"/>
          <w:szCs w:val="24"/>
        </w:rPr>
        <w:t xml:space="preserve"> insecure and disorganized attachment patterns</w:t>
      </w:r>
      <w:r w:rsidR="00915854" w:rsidRPr="00FC00F3">
        <w:rPr>
          <w:rFonts w:ascii="Times New Roman" w:hAnsi="Times New Roman"/>
          <w:sz w:val="24"/>
          <w:szCs w:val="24"/>
        </w:rPr>
        <w:t xml:space="preserve"> in infants and young toddlers</w:t>
      </w:r>
      <w:r w:rsidR="00585E9A" w:rsidRPr="00FC00F3">
        <w:rPr>
          <w:rFonts w:ascii="Times New Roman" w:hAnsi="Times New Roman"/>
          <w:sz w:val="24"/>
          <w:szCs w:val="24"/>
        </w:rPr>
        <w:t xml:space="preserve"> </w:t>
      </w:r>
      <w:r w:rsidR="00915854" w:rsidRPr="00FC00F3">
        <w:rPr>
          <w:rFonts w:ascii="Times New Roman" w:hAnsi="Times New Roman"/>
          <w:sz w:val="24"/>
          <w:szCs w:val="24"/>
        </w:rPr>
        <w:t xml:space="preserve">can be </w:t>
      </w:r>
      <w:r w:rsidR="00356078" w:rsidRPr="00FC00F3">
        <w:rPr>
          <w:rFonts w:ascii="Times New Roman" w:hAnsi="Times New Roman"/>
          <w:sz w:val="24"/>
          <w:szCs w:val="24"/>
        </w:rPr>
        <w:t>reliably observ</w:t>
      </w:r>
      <w:r w:rsidR="00915854" w:rsidRPr="00FC00F3">
        <w:rPr>
          <w:rFonts w:ascii="Times New Roman" w:hAnsi="Times New Roman"/>
          <w:sz w:val="24"/>
          <w:szCs w:val="24"/>
        </w:rPr>
        <w:t>ed</w:t>
      </w:r>
      <w:r w:rsidR="00D527F4" w:rsidRPr="00FC00F3">
        <w:rPr>
          <w:rFonts w:ascii="Times New Roman" w:hAnsi="Times New Roman"/>
          <w:sz w:val="24"/>
          <w:szCs w:val="24"/>
        </w:rPr>
        <w:t xml:space="preserve"> </w:t>
      </w:r>
      <w:r w:rsidR="006F0398" w:rsidRPr="00FC00F3">
        <w:rPr>
          <w:rFonts w:ascii="Times New Roman" w:hAnsi="Times New Roman"/>
          <w:sz w:val="24"/>
          <w:szCs w:val="24"/>
        </w:rPr>
        <w:t xml:space="preserve">experimentally with the </w:t>
      </w:r>
      <w:r w:rsidR="00915854" w:rsidRPr="00FC00F3">
        <w:rPr>
          <w:rFonts w:ascii="Times New Roman" w:hAnsi="Times New Roman"/>
          <w:sz w:val="24"/>
          <w:szCs w:val="24"/>
        </w:rPr>
        <w:t xml:space="preserve">Strange Situations Procedure </w:t>
      </w:r>
      <w:r w:rsidR="00A868AA"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&lt;EndNote&gt;&lt;Cite&gt;&lt;Author&gt;Ainsworth&lt;/Author&gt;&lt;Year&gt;1978&lt;/Year&gt;&lt;RecNum&gt;26&lt;/RecNum&gt;&lt;Prefix&gt;SSP`; &lt;/Prefix&gt;&lt;DisplayText&gt;(SSP; Ainsworth et al., 1978)&lt;/DisplayText&gt;&lt;record&gt;&lt;rec-number&gt;26&lt;/rec-number&gt;&lt;foreign-keys&gt;&lt;key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A868AA" w:rsidRPr="00FC00F3">
        <w:rPr>
          <w:rFonts w:ascii="Times New Roman" w:hAnsi="Times New Roman"/>
          <w:sz w:val="24"/>
          <w:szCs w:val="24"/>
        </w:rPr>
        <w:fldChar w:fldCharType="separate"/>
      </w:r>
      <w:r w:rsidR="00D2403F">
        <w:rPr>
          <w:rFonts w:ascii="Times New Roman" w:hAnsi="Times New Roman"/>
          <w:noProof/>
          <w:sz w:val="24"/>
          <w:szCs w:val="24"/>
        </w:rPr>
        <w:t>(SSP; Ainsworth et al., 1978)</w:t>
      </w:r>
      <w:r w:rsidR="00A868AA" w:rsidRPr="00FC00F3">
        <w:rPr>
          <w:rFonts w:ascii="Times New Roman" w:hAnsi="Times New Roman"/>
          <w:sz w:val="24"/>
          <w:szCs w:val="24"/>
        </w:rPr>
        <w:fldChar w:fldCharType="end"/>
      </w:r>
      <w:r w:rsidR="006F0398" w:rsidRPr="00FC00F3">
        <w:rPr>
          <w:rFonts w:ascii="Times New Roman" w:hAnsi="Times New Roman"/>
          <w:sz w:val="24"/>
          <w:szCs w:val="24"/>
        </w:rPr>
        <w:t xml:space="preserve">, and that attachment security can be assessed using </w:t>
      </w:r>
      <w:r w:rsidR="00915854" w:rsidRPr="00FC00F3">
        <w:rPr>
          <w:rFonts w:ascii="Times New Roman" w:hAnsi="Times New Roman"/>
          <w:sz w:val="24"/>
          <w:szCs w:val="24"/>
        </w:rPr>
        <w:t>in</w:t>
      </w:r>
      <w:r w:rsidR="00E561AC" w:rsidRPr="00FC00F3">
        <w:rPr>
          <w:rFonts w:ascii="Times New Roman" w:hAnsi="Times New Roman"/>
          <w:sz w:val="24"/>
          <w:szCs w:val="24"/>
        </w:rPr>
        <w:t>-</w:t>
      </w:r>
      <w:r w:rsidR="00915854" w:rsidRPr="00FC00F3">
        <w:rPr>
          <w:rFonts w:ascii="Times New Roman" w:hAnsi="Times New Roman"/>
          <w:sz w:val="24"/>
          <w:szCs w:val="24"/>
        </w:rPr>
        <w:t xml:space="preserve">home </w:t>
      </w:r>
      <w:r w:rsidR="00E561AC" w:rsidRPr="00FC00F3">
        <w:rPr>
          <w:rFonts w:ascii="Times New Roman" w:hAnsi="Times New Roman"/>
          <w:sz w:val="24"/>
          <w:szCs w:val="24"/>
        </w:rPr>
        <w:t>assessment protocols including</w:t>
      </w:r>
      <w:r w:rsidR="00915854" w:rsidRPr="00FC00F3">
        <w:rPr>
          <w:rFonts w:ascii="Times New Roman" w:hAnsi="Times New Roman"/>
          <w:sz w:val="24"/>
          <w:szCs w:val="24"/>
        </w:rPr>
        <w:t xml:space="preserve"> the Attachment Q-set </w:t>
      </w:r>
      <w:r w:rsidR="00A868AA"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&lt;EndNote&gt;&lt;Cite&gt;&lt;Author&gt;Waters&lt;/Author&gt;&lt;Year&gt;1995&lt;/Year&gt;&lt;RecNum&gt;1893&lt;/RecNum&gt;&lt;Prefix&gt;AQS`; &lt;/Prefix&gt;&lt;DisplayText&gt;(AQS; Waters, 1995)&lt;/DisplayText&gt;&lt;record&gt;&lt;rec-number&gt;1893&lt;/rec-number&gt;&lt;foreign-keys&gt;&lt;key app="EN" db-id="ards0dvaofa9d9es2f6vrf9iarwfp0z2w20v" timestamp="1696903356" guid="20698364-6bc1-4a05-9e36-eff1c1b925c2"&gt;1893&lt;/key&gt;&lt;/foreign-keys&gt;&lt;ref-type name="Journal Article"&gt;17&lt;/ref-type&gt;&lt;contributors&gt;&lt;authors&gt;&lt;author&gt;Waters, E.&lt;/author&gt;&lt;/authors&gt;&lt;/contributors&gt;&lt;titles&gt;&lt;title&gt;Appendix A: The Attachment Q‐Set (version 3.0)&lt;/title&gt;&lt;secondary-title&gt;Monographs of The Society for Research in Child Development&lt;/secondary-title&gt;&lt;/titles&gt;&lt;periodical&gt;&lt;full-title&gt;Monographs of the Society for Research in Child Development&lt;/full-title&gt;&lt;/periodical&gt;&lt;pages&gt;234-246&lt;/pages&gt;&lt;volume&gt;60&lt;/volume&gt;&lt;dates&gt;&lt;year&gt;1995&lt;/year&gt;&lt;/dates&gt;&lt;urls&gt;&lt;/urls&gt;&lt;electronic-resource-num&gt;https://doi.org/10.1111/j.1540-5834.1995.tb00214.x&lt;/electronic-resource-num&gt;&lt;/record&gt;&lt;/Cite&gt;&lt;/EndNote&gt;</w:instrText>
      </w:r>
      <w:r w:rsidR="00A868AA" w:rsidRPr="00FC00F3">
        <w:rPr>
          <w:rFonts w:ascii="Times New Roman" w:hAnsi="Times New Roman"/>
          <w:sz w:val="24"/>
          <w:szCs w:val="24"/>
        </w:rPr>
        <w:fldChar w:fldCharType="separate"/>
      </w:r>
      <w:r w:rsidR="00D2403F">
        <w:rPr>
          <w:rFonts w:ascii="Times New Roman" w:hAnsi="Times New Roman"/>
          <w:noProof/>
          <w:sz w:val="24"/>
          <w:szCs w:val="24"/>
        </w:rPr>
        <w:t>(AQS; Waters, 1995)</w:t>
      </w:r>
      <w:r w:rsidR="00A868AA" w:rsidRPr="00FC00F3">
        <w:rPr>
          <w:rFonts w:ascii="Times New Roman" w:hAnsi="Times New Roman"/>
          <w:sz w:val="24"/>
          <w:szCs w:val="24"/>
        </w:rPr>
        <w:fldChar w:fldCharType="end"/>
      </w:r>
      <w:r w:rsidR="00A868AA" w:rsidRPr="00FC00F3">
        <w:rPr>
          <w:rFonts w:ascii="Times New Roman" w:hAnsi="Times New Roman"/>
          <w:sz w:val="24"/>
          <w:szCs w:val="24"/>
        </w:rPr>
        <w:t xml:space="preserve">. </w:t>
      </w:r>
      <w:r w:rsidR="001B69F7" w:rsidRPr="00FC00F3">
        <w:rPr>
          <w:rFonts w:ascii="Times New Roman" w:hAnsi="Times New Roman"/>
          <w:sz w:val="24"/>
          <w:szCs w:val="24"/>
        </w:rPr>
        <w:t>There is also a large body of</w:t>
      </w:r>
      <w:r w:rsidR="00915854" w:rsidRPr="00FC00F3">
        <w:rPr>
          <w:rFonts w:ascii="Times New Roman" w:hAnsi="Times New Roman"/>
          <w:sz w:val="24"/>
          <w:szCs w:val="24"/>
        </w:rPr>
        <w:t xml:space="preserve"> evidence </w:t>
      </w:r>
      <w:r w:rsidR="001B69F7" w:rsidRPr="00FC00F3">
        <w:rPr>
          <w:rFonts w:ascii="Times New Roman" w:hAnsi="Times New Roman"/>
          <w:sz w:val="24"/>
          <w:szCs w:val="24"/>
        </w:rPr>
        <w:t>documenting</w:t>
      </w:r>
      <w:r w:rsidR="00B2310C" w:rsidRPr="00FC00F3">
        <w:rPr>
          <w:rFonts w:ascii="Times New Roman" w:hAnsi="Times New Roman"/>
          <w:sz w:val="24"/>
          <w:szCs w:val="24"/>
        </w:rPr>
        <w:t xml:space="preserve"> longitudinal links between</w:t>
      </w:r>
      <w:r w:rsidR="00915854" w:rsidRPr="00FC00F3">
        <w:rPr>
          <w:rFonts w:ascii="Times New Roman" w:hAnsi="Times New Roman"/>
          <w:sz w:val="24"/>
          <w:szCs w:val="24"/>
        </w:rPr>
        <w:t xml:space="preserve"> i</w:t>
      </w:r>
      <w:r w:rsidR="00356078" w:rsidRPr="00FC00F3">
        <w:rPr>
          <w:rFonts w:ascii="Times New Roman" w:hAnsi="Times New Roman"/>
          <w:sz w:val="24"/>
          <w:szCs w:val="24"/>
        </w:rPr>
        <w:t xml:space="preserve">nsecure and disorganised attachment </w:t>
      </w:r>
      <w:r w:rsidR="00B2310C" w:rsidRPr="00FC00F3">
        <w:rPr>
          <w:rFonts w:ascii="Times New Roman" w:hAnsi="Times New Roman"/>
          <w:sz w:val="24"/>
          <w:szCs w:val="24"/>
        </w:rPr>
        <w:t xml:space="preserve">in infancy/toddlerhood and </w:t>
      </w:r>
      <w:r w:rsidR="00356078" w:rsidRPr="00FC00F3">
        <w:rPr>
          <w:rFonts w:ascii="Times New Roman" w:hAnsi="Times New Roman"/>
          <w:sz w:val="24"/>
          <w:szCs w:val="24"/>
        </w:rPr>
        <w:t xml:space="preserve">a range of </w:t>
      </w:r>
      <w:r w:rsidR="00915854" w:rsidRPr="00FC00F3">
        <w:rPr>
          <w:rFonts w:ascii="Times New Roman" w:hAnsi="Times New Roman"/>
          <w:sz w:val="24"/>
          <w:szCs w:val="24"/>
        </w:rPr>
        <w:t xml:space="preserve">social-emotional, mental health and functional </w:t>
      </w:r>
      <w:r w:rsidR="00356078" w:rsidRPr="00FC00F3">
        <w:rPr>
          <w:rFonts w:ascii="Times New Roman" w:hAnsi="Times New Roman"/>
          <w:sz w:val="24"/>
          <w:szCs w:val="24"/>
        </w:rPr>
        <w:t xml:space="preserve">outcomes </w:t>
      </w:r>
      <w:r w:rsidR="00B2310C" w:rsidRPr="00FC00F3">
        <w:rPr>
          <w:rFonts w:ascii="Times New Roman" w:hAnsi="Times New Roman"/>
          <w:sz w:val="24"/>
          <w:szCs w:val="24"/>
        </w:rPr>
        <w:t>in middle childhood</w:t>
      </w:r>
      <w:r w:rsidR="0099215B" w:rsidRPr="00FC00F3">
        <w:rPr>
          <w:rFonts w:ascii="Times New Roman" w:hAnsi="Times New Roman"/>
          <w:sz w:val="24"/>
          <w:szCs w:val="24"/>
        </w:rPr>
        <w:t xml:space="preserve"> and</w:t>
      </w:r>
      <w:r w:rsidR="00B2310C" w:rsidRPr="00FC00F3">
        <w:rPr>
          <w:rFonts w:ascii="Times New Roman" w:hAnsi="Times New Roman"/>
          <w:sz w:val="24"/>
          <w:szCs w:val="24"/>
        </w:rPr>
        <w:t xml:space="preserve"> adolescence </w:t>
      </w:r>
      <w:r w:rsidR="0099215B" w:rsidRPr="00FC00F3">
        <w:rPr>
          <w:rFonts w:ascii="Times New Roman" w:hAnsi="Times New Roman"/>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D2403F">
        <w:rPr>
          <w:rFonts w:ascii="Times New Roman" w:hAnsi="Times New Roman"/>
          <w:sz w:val="24"/>
          <w:szCs w:val="24"/>
        </w:rPr>
        <w:instrText xml:space="preserve"> ADDIN EN.CITE </w:instrText>
      </w:r>
      <w:r w:rsidR="00D2403F">
        <w:rPr>
          <w:rFonts w:ascii="Times New Roman" w:hAnsi="Times New Roman"/>
          <w:sz w:val="24"/>
          <w:szCs w:val="24"/>
        </w:rPr>
        <w:fldChar w:fldCharType="begin">
          <w:fldData xml:space="preserve">PEVuZE5vdGU+PENpdGU+PEF1dGhvcj5GZWFyb248L0F1dGhvcj48WWVhcj4yMDEwPC9ZZWFyPjxS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</w:fldData>
        </w:fldChar>
      </w:r>
      <w:r w:rsidR="00D2403F">
        <w:rPr>
          <w:rFonts w:ascii="Times New Roman" w:hAnsi="Times New Roman"/>
          <w:sz w:val="24"/>
          <w:szCs w:val="24"/>
        </w:rPr>
        <w:instrText xml:space="preserve"> ADDIN EN.CITE.DATA </w:instrText>
      </w:r>
      <w:r w:rsidR="00D2403F">
        <w:rPr>
          <w:rFonts w:ascii="Times New Roman" w:hAnsi="Times New Roman"/>
          <w:sz w:val="24"/>
          <w:szCs w:val="24"/>
        </w:rPr>
      </w:r>
      <w:r w:rsidR="00D2403F">
        <w:rPr>
          <w:rFonts w:ascii="Times New Roman" w:hAnsi="Times New Roman"/>
          <w:sz w:val="24"/>
          <w:szCs w:val="24"/>
        </w:rPr>
        <w:fldChar w:fldCharType="end"/>
      </w:r>
      <w:r w:rsidR="0099215B" w:rsidRPr="00FC00F3">
        <w:rPr>
          <w:rFonts w:ascii="Times New Roman" w:hAnsi="Times New Roman"/>
          <w:sz w:val="24"/>
          <w:szCs w:val="24"/>
        </w:rPr>
      </w:r>
      <w:r w:rsidR="0099215B" w:rsidRPr="00FC00F3">
        <w:rPr>
          <w:rFonts w:ascii="Times New Roman" w:hAnsi="Times New Roman"/>
          <w:sz w:val="24"/>
          <w:szCs w:val="24"/>
        </w:rPr>
        <w:fldChar w:fldCharType="separate"/>
      </w:r>
      <w:r w:rsidR="00D2403F">
        <w:rPr>
          <w:rFonts w:ascii="Times New Roman" w:hAnsi="Times New Roman"/>
          <w:noProof/>
          <w:sz w:val="24"/>
          <w:szCs w:val="24"/>
        </w:rPr>
        <w:t>(Fearon et al., 2010; Groh et al., 2012; Madigan et al., 2013)</w:t>
      </w:r>
      <w:r w:rsidR="0099215B" w:rsidRPr="00FC00F3">
        <w:rPr>
          <w:rFonts w:ascii="Times New Roman" w:hAnsi="Times New Roman"/>
          <w:sz w:val="24"/>
          <w:szCs w:val="24"/>
        </w:rPr>
        <w:fldChar w:fldCharType="end"/>
      </w:r>
      <w:r w:rsidR="00BA22EB" w:rsidRPr="00FC00F3">
        <w:rPr>
          <w:rFonts w:ascii="Times New Roman" w:hAnsi="Times New Roman"/>
          <w:sz w:val="24"/>
          <w:szCs w:val="24"/>
        </w:rPr>
        <w:t>.</w:t>
      </w:r>
    </w:p>
    <w:p w14:paraId="45CB5535" w14:textId="11FAA27D" w:rsidR="00585E9A" w:rsidRPr="00FC00F3" w:rsidRDefault="00BB1339" w:rsidP="001B69F7">
      <w:pPr>
        <w:pStyle w:val="NormalWeb"/>
        <w:spacing w:before="0" w:beforeAutospacing="0" w:after="0" w:afterAutospacing="0" w:line="480" w:lineRule="auto"/>
        <w:ind w:firstLine="720"/>
        <w:contextualSpacing/>
        <w:rPr>
          <w:rFonts w:ascii="Times New Roman" w:hAnsi="Times New Roman"/>
          <w:sz w:val="24"/>
          <w:szCs w:val="24"/>
        </w:rPr>
      </w:pPr>
      <w:r w:rsidRPr="00FC00F3">
        <w:rPr>
          <w:rFonts w:ascii="Times New Roman" w:hAnsi="Times New Roman"/>
          <w:sz w:val="24"/>
          <w:szCs w:val="24"/>
        </w:rPr>
        <w:t xml:space="preserve">Providing </w:t>
      </w:r>
      <w:r w:rsidR="00F57492" w:rsidRPr="00FC00F3">
        <w:rPr>
          <w:rFonts w:ascii="Times New Roman" w:hAnsi="Times New Roman"/>
          <w:sz w:val="24"/>
          <w:szCs w:val="24"/>
        </w:rPr>
        <w:t>early</w:t>
      </w:r>
      <w:r w:rsidRPr="00FC00F3">
        <w:rPr>
          <w:rFonts w:ascii="Times New Roman" w:hAnsi="Times New Roman"/>
          <w:sz w:val="24"/>
          <w:szCs w:val="24"/>
        </w:rPr>
        <w:t xml:space="preserve"> intervention </w:t>
      </w:r>
      <w:r w:rsidR="00D527F4" w:rsidRPr="00FC00F3">
        <w:rPr>
          <w:rFonts w:ascii="Times New Roman" w:hAnsi="Times New Roman"/>
          <w:sz w:val="24"/>
          <w:szCs w:val="24"/>
        </w:rPr>
        <w:t>is known to be more effective and cost-efficient than waiting until adulthood when problems are entrenched</w:t>
      </w:r>
      <w:r w:rsidR="00405ED9" w:rsidRPr="00FC00F3">
        <w:rPr>
          <w:rFonts w:ascii="Times New Roman" w:hAnsi="Times New Roman"/>
          <w:sz w:val="24"/>
          <w:szCs w:val="24"/>
        </w:rPr>
        <w:t xml:space="preserve"> </w:t>
      </w:r>
      <w:r w:rsidR="00D945C0"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&lt;EndNote&gt;&lt;Cite&gt;&lt;Author&gt;Dodge&lt;/Author&gt;&lt;Year&gt;2015&lt;/Year&gt;&lt;RecNum&gt;2098&lt;/RecNum&gt;&lt;DisplayText&gt;(Dodge et al., 2015; Teager et al., 2019)&lt;/DisplayText&gt;&lt;record&gt;&lt;rec-number&gt;2098&lt;/rec-number&gt;&lt;foreign-keys&gt;&lt;key app="EN" db-id="ards0dvaofa9d9es2f6vrf9iarwfp0z2w20v" timestamp="1696903400" guid="67230ee9-5bf2-4a8f-b2d2-79ed681bf140"&gt;2098&lt;/key&gt;&lt;/foreign-keys&gt;&lt;ref-type name="Journal Article"&gt;17&lt;/ref-type&gt;&lt;contributors&gt;&lt;authors&gt;&lt;author&gt;Dodge, K.A.&lt;/author&gt;&lt;author&gt;Bierman, K.L.&lt;/author&gt;&lt;author&gt;Coie, J.D.&lt;/author&gt;&lt;author&gt;Greenberg, M.T.&lt;/author&gt;&lt;author&gt;Lochman, J.E.&lt;/author&gt;&lt;author&gt;McMahon, R.J.&lt;/author&gt;&lt;author&gt;Pinderhughes, E.E.&lt;/author&gt;&lt;author&gt;the Conduct Problems Prevention Research Group,&lt;/author&gt;&lt;/authors&gt;&lt;/contributors&gt;&lt;titles&gt;&lt;title&gt;Impact of early intervention on psychopathology, crime, and well-being at age 25&lt;/title&gt;&lt;secondary-title&gt;Am J Psychiatry&lt;/secondary-title&gt;&lt;/titles&gt;&lt;periodical&gt;&lt;full-title&gt;Am J Psychiatry&lt;/full-title&gt;&lt;/periodical&gt;&lt;pages&gt;59-70&lt;/pages&gt;&lt;volume&gt;172&lt;/volume&gt;&lt;dates&gt;&lt;year&gt;2015&lt;/year&gt;&lt;/dates&gt;&lt;urls&gt;&lt;/urls&gt;&lt;/record&gt;&lt;/Cite&gt;&lt;Cite&gt;&lt;Author&gt;Teager&lt;/Author&gt;&lt;Year&gt;2019&lt;/Year&gt;&lt;RecNum&gt;1666&lt;/RecNum&gt;&lt;record&gt;&lt;rec-number&gt;1666&lt;/rec-number&gt;&lt;foreign-keys&gt;&lt;key app="EN" db-id="ards0dvaofa9d9es2f6vrf9iarwfp0z2w20v" timestamp="1696903335" guid="ab71821a-4b85-49e7-8b3e-8dbda3acf57f"&gt;1666&lt;/key&gt;&lt;/foreign-keys&gt;&lt;ref-type name="Report"&gt;27&lt;/ref-type&gt;&lt;contributors&gt;&lt;authors&gt;&lt;author&gt;Teager, W.&lt;/author&gt;&lt;author&gt;Fox, F.&lt;/author&gt;&lt;author&gt;Stafford, N.&lt;/author&gt;&lt;/authors&gt;&lt;/contributors&gt;&lt;titles&gt;&lt;title&gt;How Australia can invest early and return more: A new look at the $15b cost and opportunity. Early Intervention Foundation, The Front Project and CoLab at the Telethon Kids Institute, Australia.&lt;/title&gt;&lt;/titles&gt;&lt;dates&gt;&lt;year&gt;2019&lt;/year&gt;&lt;/dates&gt;&lt;pub-location&gt;https://colab.telethonkids.org.au/siteassets/media-docs---colab/coli/how-australia-can-invest-in-children-and-return-more----final-bn-not-embargoed.pdf&lt;/pub-location&gt;&lt;urls&gt;&lt;/urls&gt;&lt;/record&gt;&lt;/Cite&gt;&lt;/EndNote&gt;</w:instrText>
      </w:r>
      <w:r w:rsidR="00D945C0" w:rsidRPr="00FC00F3">
        <w:rPr>
          <w:rFonts w:ascii="Times New Roman" w:hAnsi="Times New Roman"/>
          <w:sz w:val="24"/>
          <w:szCs w:val="24"/>
        </w:rPr>
        <w:fldChar w:fldCharType="separate"/>
      </w:r>
      <w:r w:rsidR="00D2403F">
        <w:rPr>
          <w:rFonts w:ascii="Times New Roman" w:hAnsi="Times New Roman"/>
          <w:noProof/>
          <w:sz w:val="24"/>
          <w:szCs w:val="24"/>
        </w:rPr>
        <w:t>(Dodge et al., 2015; Teager et al., 2019)</w:t>
      </w:r>
      <w:r w:rsidR="00D945C0" w:rsidRPr="00FC00F3">
        <w:rPr>
          <w:rFonts w:ascii="Times New Roman" w:hAnsi="Times New Roman"/>
          <w:sz w:val="24"/>
          <w:szCs w:val="24"/>
        </w:rPr>
        <w:fldChar w:fldCharType="end"/>
      </w:r>
      <w:r w:rsidR="00D527F4" w:rsidRPr="00FC00F3">
        <w:rPr>
          <w:rFonts w:ascii="Times New Roman" w:hAnsi="Times New Roman"/>
          <w:sz w:val="24"/>
          <w:szCs w:val="24"/>
        </w:rPr>
        <w:t xml:space="preserve">. Specifically, it has been suggested that the first two years of life offer the best opportunities for prevention and effective early intervention </w:t>
      </w:r>
      <w:r w:rsidR="00E561AC" w:rsidRPr="00FC00F3">
        <w:rPr>
          <w:rFonts w:ascii="Times New Roman" w:hAnsi="Times New Roman"/>
          <w:sz w:val="24"/>
          <w:szCs w:val="24"/>
        </w:rPr>
        <w:t>because</w:t>
      </w:r>
      <w:r w:rsidR="00D527F4" w:rsidRPr="00FC00F3">
        <w:rPr>
          <w:rFonts w:ascii="Times New Roman" w:hAnsi="Times New Roman"/>
          <w:sz w:val="24"/>
          <w:szCs w:val="24"/>
        </w:rPr>
        <w:t xml:space="preserve"> they are characterized </w:t>
      </w:r>
      <w:r w:rsidR="00D527F4" w:rsidRPr="00FC00F3">
        <w:rPr>
          <w:rFonts w:ascii="Times New Roman" w:hAnsi="Times New Roman"/>
          <w:sz w:val="24"/>
          <w:szCs w:val="24"/>
        </w:rPr>
        <w:lastRenderedPageBreak/>
        <w:t xml:space="preserve">by high levels of neuroplasticity and sensitivity to environmental influences </w:t>
      </w:r>
      <w:r w:rsidR="00622933"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&lt;EndNote&gt;&lt;Cite&gt;&lt;Author&gt;Moore&lt;/Author&gt;&lt;Year&gt;2017&lt;/Year&gt;&lt;RecNum&gt;2017&lt;/RecNum&gt;&lt;DisplayText&gt;(Moore et al., 2017)&lt;/DisplayText&gt;&lt;record&gt;&lt;rec-number&gt;2017&lt;/rec-number&gt;&lt;foreign-keys&gt;&lt;key app="EN" db-id="ards0dvaofa9d9es2f6vrf9iarwfp0z2w20v" timestamp="1696903368" guid="c351c529-5ef2-460f-ada5-d4e80d102084"&gt;2017&lt;/key&gt;&lt;/foreign-keys&gt;&lt;ref-type name="Book"&gt;6&lt;/ref-type&gt;&lt;contributors&gt;&lt;authors&gt;&lt;author&gt;Moore, T.G.&lt;/author&gt;&lt;author&gt;Arefadib, N.&lt;/author&gt;&lt;author&gt;Deery, A.&lt;/author&gt;&lt;author&gt;West, S.&lt;/author&gt;&lt;/authors&gt;&lt;/contributors&gt;&lt;titles&gt;&lt;title&gt;The first thousand days: an evidence paper&lt;/title&gt;&lt;/titles&gt;&lt;dates&gt;&lt;year&gt;2017&lt;/year&gt;&lt;/dates&gt;&lt;pub-location&gt;Parkville, Victoria&lt;/pub-location&gt;&lt;publisher&gt;Centre for Community Child Health, Murdoch Children’s Research Institute&lt;/publisher&gt;&lt;urls&gt;&lt;/urls&gt;&lt;/record&gt;&lt;/Cite&gt;&lt;/EndNote&gt;</w:instrText>
      </w:r>
      <w:r w:rsidR="00622933" w:rsidRPr="00FC00F3">
        <w:rPr>
          <w:rFonts w:ascii="Times New Roman" w:hAnsi="Times New Roman"/>
          <w:sz w:val="24"/>
          <w:szCs w:val="24"/>
        </w:rPr>
        <w:fldChar w:fldCharType="separate"/>
      </w:r>
      <w:r w:rsidR="00D2403F">
        <w:rPr>
          <w:rFonts w:ascii="Times New Roman" w:hAnsi="Times New Roman"/>
          <w:noProof/>
          <w:sz w:val="24"/>
          <w:szCs w:val="24"/>
        </w:rPr>
        <w:t>(Moore et al., 2017)</w:t>
      </w:r>
      <w:r w:rsidR="00622933" w:rsidRPr="00FC00F3">
        <w:rPr>
          <w:rFonts w:ascii="Times New Roman" w:hAnsi="Times New Roman"/>
          <w:sz w:val="24"/>
          <w:szCs w:val="24"/>
        </w:rPr>
        <w:fldChar w:fldCharType="end"/>
      </w:r>
      <w:r w:rsidR="00D527F4" w:rsidRPr="00FC00F3">
        <w:rPr>
          <w:rFonts w:ascii="Times New Roman" w:hAnsi="Times New Roman"/>
          <w:sz w:val="24"/>
          <w:szCs w:val="24"/>
        </w:rPr>
        <w:t xml:space="preserve">. </w:t>
      </w:r>
      <w:r w:rsidR="00006E57" w:rsidRPr="00FC00F3">
        <w:rPr>
          <w:rFonts w:ascii="Times New Roman" w:hAnsi="Times New Roman"/>
          <w:color w:val="000000"/>
          <w:sz w:val="24"/>
          <w:szCs w:val="24"/>
          <w:lang w:val="en-US"/>
        </w:rPr>
        <w:t>Over the past two decades</w:t>
      </w:r>
      <w:r w:rsidR="00076D5D" w:rsidRPr="00FC00F3">
        <w:rPr>
          <w:rFonts w:ascii="Times New Roman" w:hAnsi="Times New Roman"/>
          <w:color w:val="000000"/>
          <w:sz w:val="24"/>
          <w:szCs w:val="24"/>
          <w:lang w:val="en-US"/>
        </w:rPr>
        <w:t xml:space="preserve">, </w:t>
      </w:r>
      <w:r w:rsidR="001B69F7" w:rsidRPr="00FC00F3">
        <w:rPr>
          <w:rFonts w:ascii="Times New Roman" w:hAnsi="Times New Roman"/>
          <w:color w:val="000000"/>
          <w:sz w:val="24"/>
          <w:szCs w:val="24"/>
          <w:lang w:val="en-US"/>
        </w:rPr>
        <w:t>a</w:t>
      </w:r>
      <w:r w:rsidR="00585E9A" w:rsidRPr="00FC00F3">
        <w:rPr>
          <w:rFonts w:ascii="Times New Roman" w:hAnsi="Times New Roman"/>
          <w:color w:val="000000"/>
          <w:sz w:val="24"/>
          <w:szCs w:val="24"/>
          <w:lang w:val="en-US"/>
        </w:rPr>
        <w:t xml:space="preserve"> number of attachment-based parenting intervention approaches targeting high-risk children and caregivers have been developed</w:t>
      </w:r>
      <w:r w:rsidR="0067733D" w:rsidRPr="00FC00F3">
        <w:rPr>
          <w:rFonts w:ascii="Times New Roman" w:hAnsi="Times New Roman"/>
          <w:color w:val="000000"/>
          <w:sz w:val="24"/>
          <w:szCs w:val="24"/>
          <w:lang w:val="en-US"/>
        </w:rPr>
        <w:t xml:space="preserve"> </w:t>
      </w:r>
      <w:r w:rsidR="000B1BF0"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&lt;EndNote&gt;&lt;Cite&gt;&lt;Author&gt;Steele&lt;/Author&gt;&lt;Year&gt;2018&lt;/Year&gt;&lt;RecNum&gt;1419&lt;/RecNum&gt;&lt;DisplayText&gt;(Steele &amp;amp; Steele, 2018)&lt;/DisplayText&gt;&lt;record&gt;&lt;rec-number&gt;1419&lt;/rec-number&gt;&lt;foreign-keys&gt;&lt;key app="EN" db-id="ards0dvaofa9d9es2f6vrf9iarwfp0z2w20v" timestamp="1696903317" guid="c85a6fff-32be-401f-91a9-a89bd82ca3f9"&gt;1419&lt;/key&gt;&lt;/foreign-keys&gt;&lt;ref-type name="Edited Book"&gt;28&lt;/ref-type&gt;&lt;contributors&gt;&lt;authors&gt;&lt;author&gt;Steele, H.&lt;/author&gt;&lt;author&gt;Steele, M.&lt;/author&gt;&lt;/authors&gt;&lt;/contributors&gt;&lt;titles&gt;&lt;title&gt;Handbook of attachment-based interventions&lt;/title&gt;&lt;/titles&gt;&lt;dates&gt;&lt;year&gt;2018&lt;/year&gt;&lt;/dates&gt;&lt;pub-location&gt;New York&lt;/pub-location&gt;&lt;publisher&gt;Guilford Press&lt;/publisher&gt;&lt;urls&gt;&lt;/urls&gt;&lt;/record&gt;&lt;/Cite&gt;&lt;/EndNote&gt;</w:instrText>
      </w:r>
      <w:r w:rsidR="000B1BF0"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(Steele &amp; Steele, 2018)</w:t>
      </w:r>
      <w:r w:rsidR="000B1BF0" w:rsidRPr="00FC00F3">
        <w:rPr>
          <w:rFonts w:ascii="Times New Roman" w:hAnsi="Times New Roman"/>
          <w:color w:val="000000"/>
          <w:sz w:val="24"/>
          <w:szCs w:val="24"/>
          <w:lang w:val="en-US"/>
        </w:rPr>
        <w:fldChar w:fldCharType="end"/>
      </w:r>
      <w:r w:rsidR="00896036" w:rsidRPr="00FC00F3">
        <w:rPr>
          <w:rFonts w:ascii="Times New Roman" w:hAnsi="Times New Roman"/>
          <w:color w:val="000000"/>
          <w:sz w:val="24"/>
          <w:szCs w:val="24"/>
          <w:lang w:val="en-US"/>
        </w:rPr>
        <w:t xml:space="preserve">. Examples include </w:t>
      </w:r>
      <w:r w:rsidR="000B1BF0" w:rsidRPr="00FC00F3">
        <w:rPr>
          <w:rFonts w:ascii="Times New Roman" w:hAnsi="Times New Roman"/>
          <w:color w:val="000000"/>
          <w:sz w:val="24"/>
          <w:szCs w:val="24"/>
          <w:lang w:val="en-US"/>
        </w:rPr>
        <w:t>Video-feedback Intervention to promote Positive Parenting and Sensitive Discipline</w:t>
      </w:r>
      <w:r w:rsidR="00FA4E37" w:rsidRPr="00FC00F3">
        <w:rPr>
          <w:rFonts w:ascii="Times New Roman" w:hAnsi="Times New Roman"/>
          <w:color w:val="000000"/>
          <w:sz w:val="24"/>
          <w:szCs w:val="24"/>
          <w:lang w:val="en-US"/>
        </w:rPr>
        <w:t xml:space="preserve"> </w:t>
      </w:r>
      <w:r w:rsidR="00FA4E37"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&lt;EndNote&gt;&lt;Cite&gt;&lt;Author&gt;Juffer&lt;/Author&gt;&lt;Year&gt;2008&lt;/Year&gt;&lt;RecNum&gt;3034&lt;/RecNum&gt;&lt;Prefix&gt;VIPP-SD`; &lt;/Prefix&gt;&lt;DisplayText&gt;(VIPP-SD; Juffer et al., 2008; Van Ijzendoorn et al., 2023)&lt;/DisplayText&gt;&lt;record&gt;&lt;rec-number&gt;3034&lt;/rec-number&gt;&lt;foreign-keys&gt;&lt;key app="EN" db-id="ards0dvaofa9d9es2f6vrf9iarwfp0z2w20v" timestamp="1696903459" guid="20059073-c392-4659-8175-e48c1a132ce9"&gt;3034&lt;/key&gt;&lt;/foreign-keys&gt;&lt;ref-type name="Book"&gt;6&lt;/ref-type&gt;&lt;contributors&gt;&lt;authors&gt;&lt;author&gt;Juffer, F.&lt;/author&gt;&lt;author&gt;Bakermans-Kranenburg, M.J.&lt;/author&gt;&lt;author&gt;Van IJzendoorn, M.H.&lt;/author&gt;&lt;/authors&gt;&lt;/contributors&gt;&lt;titles&gt;&lt;title&gt;Promoting positive parenting: An attachment-based intervention&lt;/title&gt;&lt;/titles&gt;&lt;dates&gt;&lt;year&gt;2008&lt;/year&gt;&lt;/dates&gt;&lt;pub-location&gt;New York&lt;/pub-location&gt;&lt;publisher&gt;Lawrence Erlbaum / Taylor &amp;amp; Francis&lt;/publisher&gt;&lt;urls&gt;&lt;/urls&gt;&lt;/record&gt;&lt;/Cite&gt;&lt;Cite&gt;&lt;Author&gt;Van Ijzendoorn&lt;/Author&gt;&lt;Year&gt;2023&lt;/Year&gt;&lt;RecNum&gt;3639&lt;/RecNum&gt;&lt;record&gt;&lt;rec-number&gt;3639&lt;/rec-number&gt;&lt;foreign-keys&gt;&lt;key app="EN" db-id="ards0dvaofa9d9es2f6vrf9iarwfp0z2w20v" timestamp="1710752058" guid="c8e0015f-f3aa-4c46-81ce-792fd3775728"&gt;3639&lt;/key&gt;&lt;/foreign-keys&gt;&lt;ref-type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00FA4E37"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(VIPP-SD; Juffer et al., 2008; Van Ijzendoorn et al., 2023)</w:t>
      </w:r>
      <w:r w:rsidR="00FA4E37" w:rsidRPr="00FC00F3">
        <w:rPr>
          <w:rFonts w:ascii="Times New Roman" w:hAnsi="Times New Roman"/>
          <w:color w:val="000000"/>
          <w:sz w:val="24"/>
          <w:szCs w:val="24"/>
          <w:lang w:val="en-US"/>
        </w:rPr>
        <w:fldChar w:fldCharType="end"/>
      </w:r>
      <w:r w:rsidR="000B1BF0" w:rsidRPr="00FC00F3">
        <w:rPr>
          <w:rFonts w:ascii="Times New Roman" w:hAnsi="Times New Roman"/>
          <w:color w:val="000000"/>
          <w:sz w:val="24"/>
          <w:szCs w:val="24"/>
          <w:lang w:val="en-US"/>
        </w:rPr>
        <w:t>, the Circle of Security Intensive (</w:t>
      </w:r>
      <w:r w:rsidR="00705FD7" w:rsidRPr="00FC00F3">
        <w:rPr>
          <w:rFonts w:ascii="Times New Roman" w:hAnsi="Times New Roman"/>
          <w:color w:val="000000"/>
          <w:sz w:val="24"/>
          <w:szCs w:val="24"/>
          <w:lang w:val="en-US"/>
        </w:rPr>
        <w:t>COS-I</w:t>
      </w:r>
      <w:r w:rsidR="000B1BF0" w:rsidRPr="00FC00F3">
        <w:rPr>
          <w:rFonts w:ascii="Times New Roman" w:hAnsi="Times New Roman"/>
          <w:color w:val="000000"/>
          <w:sz w:val="24"/>
          <w:szCs w:val="24"/>
          <w:lang w:val="en-US"/>
        </w:rPr>
        <w:t xml:space="preserve">) and Circle of Security – Parenting (COS-P) interventions </w:t>
      </w:r>
      <w:r w:rsidR="00896036" w:rsidRPr="00FC00F3">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D2403F">
        <w:rPr>
          <w:rFonts w:ascii="Times New Roman" w:hAnsi="Times New Roman"/>
          <w:color w:val="000000"/>
          <w:sz w:val="24"/>
          <w:szCs w:val="24"/>
          <w:lang w:val="en-US"/>
        </w:rPr>
        <w:instrText xml:space="preserve"> ADDIN EN.CITE </w:instrText>
      </w:r>
      <w:r w:rsidR="00D2403F">
        <w:rPr>
          <w:rFonts w:ascii="Times New Roman" w:hAnsi="Times New Roman"/>
          <w:color w:val="000000"/>
          <w:sz w:val="24"/>
          <w:szCs w:val="24"/>
          <w:lang w:val="en-US"/>
        </w:rPr>
        <w:fldChar w:fldCharType="begin">
          <w:fldData xml:space="preserve">PEVuZE5vdGU+PENpdGU+PEF1dGhvcj5Ib2ZmbWFuPC9BdXRob3I+PFllYXI+MjAwNjwvWWVhcj48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</w:fldData>
        </w:fldChar>
      </w:r>
      <w:r w:rsidR="00D2403F">
        <w:rPr>
          <w:rFonts w:ascii="Times New Roman" w:hAnsi="Times New Roman"/>
          <w:color w:val="000000"/>
          <w:sz w:val="24"/>
          <w:szCs w:val="24"/>
          <w:lang w:val="en-US"/>
        </w:rPr>
        <w:instrText xml:space="preserve"> ADDIN EN.CITE.DATA </w:instrText>
      </w:r>
      <w:r w:rsidR="00D2403F">
        <w:rPr>
          <w:rFonts w:ascii="Times New Roman" w:hAnsi="Times New Roman"/>
          <w:color w:val="000000"/>
          <w:sz w:val="24"/>
          <w:szCs w:val="24"/>
          <w:lang w:val="en-US"/>
        </w:rPr>
      </w:r>
      <w:r w:rsidR="00D2403F">
        <w:rPr>
          <w:rFonts w:ascii="Times New Roman" w:hAnsi="Times New Roman"/>
          <w:color w:val="000000"/>
          <w:sz w:val="24"/>
          <w:szCs w:val="24"/>
          <w:lang w:val="en-US"/>
        </w:rPr>
        <w:fldChar w:fldCharType="end"/>
      </w:r>
      <w:r w:rsidR="00896036" w:rsidRPr="00FC00F3">
        <w:rPr>
          <w:rFonts w:ascii="Times New Roman" w:hAnsi="Times New Roman"/>
          <w:color w:val="000000"/>
          <w:sz w:val="24"/>
          <w:szCs w:val="24"/>
          <w:lang w:val="en-US"/>
        </w:rPr>
      </w:r>
      <w:r w:rsidR="00896036"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(Cooper et al., 2009; Hoffman, 2006; Yaholkoski et al., 2016)</w:t>
      </w:r>
      <w:r w:rsidR="00896036" w:rsidRPr="00FC00F3">
        <w:rPr>
          <w:rFonts w:ascii="Times New Roman" w:hAnsi="Times New Roman"/>
          <w:color w:val="000000"/>
          <w:sz w:val="24"/>
          <w:szCs w:val="24"/>
          <w:lang w:val="en-US"/>
        </w:rPr>
        <w:fldChar w:fldCharType="end"/>
      </w:r>
      <w:r w:rsidR="000B1BF0" w:rsidRPr="00FC00F3">
        <w:rPr>
          <w:rFonts w:ascii="Times New Roman" w:hAnsi="Times New Roman"/>
          <w:color w:val="000000"/>
          <w:sz w:val="24"/>
          <w:szCs w:val="24"/>
          <w:lang w:val="en-US"/>
        </w:rPr>
        <w:t>, and ABC Bio</w:t>
      </w:r>
      <w:r w:rsidR="000C268D" w:rsidRPr="00FC00F3">
        <w:rPr>
          <w:rFonts w:ascii="Times New Roman" w:hAnsi="Times New Roman"/>
          <w:color w:val="000000"/>
          <w:sz w:val="24"/>
          <w:szCs w:val="24"/>
          <w:lang w:val="en-US"/>
        </w:rPr>
        <w:t>behavioral</w:t>
      </w:r>
      <w:r w:rsidR="000B1BF0" w:rsidRPr="00FC00F3">
        <w:rPr>
          <w:rFonts w:ascii="Times New Roman" w:hAnsi="Times New Roman"/>
          <w:color w:val="000000"/>
          <w:sz w:val="24"/>
          <w:szCs w:val="24"/>
          <w:lang w:val="en-US"/>
        </w:rPr>
        <w:t xml:space="preserve"> Feedback </w:t>
      </w:r>
      <w:r w:rsidR="00896036"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&lt;EndNote&gt;&lt;Cite&gt;&lt;Author&gt;Dozier&lt;/Author&gt;&lt;Year&gt;2017&lt;/Year&gt;&lt;RecNum&gt;1850&lt;/RecNum&gt;&lt;DisplayText&gt;(Dozier &amp;amp; Bernard, 2017; Grube &amp;amp; Liming, 2018)&lt;/DisplayText&gt;&lt;record&gt;&lt;rec-number&gt;1850&lt;/rec-number&gt;&lt;foreign-keys&gt;&lt;key app="EN" db-id="ards0dvaofa9d9es2f6vrf9iarwfp0z2w20v" timestamp="1696903353" guid="16b0a0aa-203d-4ddd-be5d-75ea7dd2a5a2"&gt;1850&lt;/key&gt;&lt;/foreign-keys&gt;&lt;ref-type name="Journal Article"&gt;17&lt;/ref-type&gt;&lt;contributors&gt;&lt;authors&gt;&lt;author&gt;Dozier, Mary&lt;/author&gt;&lt;author&gt;Bernard, Kristin&lt;/author&gt;&lt;/authors&gt;&lt;/contributors&gt;&lt;titles&gt;&lt;title&gt;Attachment and biobehavioral catch-up: Addressing the needs of infants and toddlers exposed to inadequate or problematic caregiving&lt;/title&gt;&lt;secondary-title&gt;Current Opinion in Psychology&lt;/secondary-title&gt;&lt;/titles&gt;&lt;periodical&gt;&lt;full-title&gt;Current Opinion in Psychology&lt;/full-title&gt;&lt;/periodical&gt;&lt;pages&gt;111-117&lt;/pages&gt;&lt;volume&gt;15&lt;/volume&gt;&lt;dates&gt;&lt;year&gt;2017&lt;/year&gt;&lt;/dates&gt;&lt;isbn&gt;2352-250X&lt;/isbn&gt;&lt;urls&gt;&lt;/urls&gt;&lt;/record&gt;&lt;/Cite&gt;&lt;Cite&gt;&lt;Author&gt;Grube&lt;/Author&gt;&lt;Year&gt;2018&lt;/Year&gt;&lt;RecNum&gt;3640&lt;/RecNum&gt;&lt;record&gt;&lt;rec-number&gt;3640&lt;/rec-number&gt;&lt;foreign-keys&gt;&lt;key app="EN" db-id="ards0dvaofa9d9es2f6vrf9iarwfp0z2w20v" timestamp="1710752561" guid="fddea318-3a22-4609-8ae9-976bacff0d6f"&gt;3640&lt;/key&gt;&lt;/foreign-keys&gt;&lt;ref-type name="Journal Article"&gt;17&lt;/ref-type&gt;&lt;contributors&gt;&lt;authors&gt;&lt;author&gt;Grube, Whitney A&lt;/author&gt;&lt;author&gt;Liming, Kiley W&lt;/author&gt;&lt;/authors&gt;&lt;/contributors&gt;&lt;titles&gt;&lt;title&gt;Attachment and biobehavioral catch‐up: A systematic review&lt;/title&gt;&lt;secondary-title&gt;Infant Mental Health Journal&lt;/secondary-title&gt;&lt;/titles&gt;&lt;periodical&gt;&lt;full-title&gt;Infant Mental Health Journal&lt;/full-title&gt;&lt;/periodical&gt;&lt;pages&gt;656-673&lt;/pages&gt;&lt;volume&gt;39&lt;/volume&gt;&lt;number&gt;6&lt;/number&gt;&lt;dates&gt;&lt;year&gt;2018&lt;/year&gt;&lt;/dates&gt;&lt;isbn&gt;0163-9641&lt;/isbn&gt;&lt;urls&gt;&lt;/urls&gt;&lt;/record&gt;&lt;/Cite&gt;&lt;/EndNote&gt;</w:instrText>
      </w:r>
      <w:r w:rsidR="00896036"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(Dozier &amp; Bernard, 2017; Grube &amp; Liming, 2018)</w:t>
      </w:r>
      <w:r w:rsidR="00896036" w:rsidRPr="00FC00F3">
        <w:rPr>
          <w:rFonts w:ascii="Times New Roman" w:hAnsi="Times New Roman"/>
          <w:color w:val="000000"/>
          <w:sz w:val="24"/>
          <w:szCs w:val="24"/>
          <w:lang w:val="en-US"/>
        </w:rPr>
        <w:fldChar w:fldCharType="end"/>
      </w:r>
      <w:r w:rsidR="000B1BF0" w:rsidRPr="00FC00F3">
        <w:rPr>
          <w:rFonts w:ascii="Times New Roman" w:hAnsi="Times New Roman"/>
          <w:color w:val="000000"/>
          <w:sz w:val="24"/>
          <w:szCs w:val="24"/>
          <w:lang w:val="en-US"/>
        </w:rPr>
        <w:t>.</w:t>
      </w:r>
      <w:r w:rsidR="00974991"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 xml:space="preserve">These </w:t>
      </w:r>
      <w:r w:rsidR="00974991" w:rsidRPr="00FC00F3">
        <w:rPr>
          <w:rFonts w:ascii="Times New Roman" w:hAnsi="Times New Roman"/>
          <w:color w:val="000000"/>
          <w:sz w:val="24"/>
          <w:szCs w:val="24"/>
          <w:lang w:val="en-US"/>
        </w:rPr>
        <w:t xml:space="preserve">interventions </w:t>
      </w:r>
      <w:r w:rsidRPr="00FC00F3">
        <w:rPr>
          <w:rFonts w:ascii="Times New Roman" w:hAnsi="Times New Roman"/>
          <w:color w:val="000000"/>
          <w:sz w:val="24"/>
          <w:szCs w:val="24"/>
          <w:lang w:val="en-US"/>
        </w:rPr>
        <w:t>target</w:t>
      </w:r>
      <w:r w:rsidR="00974991"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parenting sensitivity</w:t>
      </w:r>
      <w:r w:rsidRPr="00FC00F3">
        <w:rPr>
          <w:rFonts w:ascii="Times New Roman" w:hAnsi="Times New Roman"/>
          <w:color w:val="000000"/>
          <w:sz w:val="24"/>
          <w:szCs w:val="24"/>
          <w:lang w:val="en-US"/>
        </w:rPr>
        <w:t xml:space="preserve"> or factors known to contribute to sensitivity </w:t>
      </w:r>
      <w:r w:rsidR="002804D4" w:rsidRPr="00FC00F3">
        <w:rPr>
          <w:rFonts w:ascii="Times New Roman" w:hAnsi="Times New Roman"/>
          <w:color w:val="000000"/>
          <w:sz w:val="24"/>
          <w:szCs w:val="24"/>
          <w:lang w:val="en-US"/>
        </w:rPr>
        <w:t>such as</w:t>
      </w:r>
      <w:r w:rsidRPr="00FC00F3">
        <w:rPr>
          <w:rFonts w:ascii="Times New Roman" w:hAnsi="Times New Roman"/>
          <w:color w:val="000000"/>
          <w:sz w:val="24"/>
          <w:szCs w:val="24"/>
          <w:lang w:val="en-US"/>
        </w:rPr>
        <w:t xml:space="preserve"> parental reflective functioning</w:t>
      </w:r>
      <w:r w:rsidR="001C4FE2" w:rsidRPr="00FC00F3">
        <w:rPr>
          <w:rFonts w:ascii="Times New Roman" w:hAnsi="Times New Roman"/>
          <w:color w:val="000000"/>
          <w:sz w:val="24"/>
          <w:szCs w:val="24"/>
          <w:lang w:val="en-US"/>
        </w:rPr>
        <w:t xml:space="preserve"> and</w:t>
      </w:r>
      <w:r w:rsidR="00896036" w:rsidRPr="00FC00F3">
        <w:rPr>
          <w:rFonts w:ascii="Times New Roman" w:hAnsi="Times New Roman"/>
          <w:color w:val="000000"/>
          <w:sz w:val="24"/>
          <w:szCs w:val="24"/>
          <w:lang w:val="en-US"/>
        </w:rPr>
        <w:t xml:space="preserve"> representations (e.g., hostility, caregiving helplessness)</w:t>
      </w:r>
      <w:r w:rsidR="00FA4E37" w:rsidRPr="00FC00F3">
        <w:rPr>
          <w:rFonts w:ascii="Times New Roman" w:hAnsi="Times New Roman"/>
          <w:color w:val="000000"/>
          <w:sz w:val="24"/>
          <w:szCs w:val="24"/>
          <w:lang w:val="en-US"/>
        </w:rPr>
        <w:t>.</w:t>
      </w:r>
      <w:r w:rsidR="00076D5D" w:rsidRPr="00FC00F3">
        <w:rPr>
          <w:rFonts w:ascii="Times New Roman" w:hAnsi="Times New Roman"/>
          <w:color w:val="000000"/>
          <w:sz w:val="24"/>
          <w:szCs w:val="24"/>
          <w:lang w:val="en-US"/>
        </w:rPr>
        <w:t xml:space="preserve"> While </w:t>
      </w:r>
      <w:r w:rsidR="0085539A" w:rsidRPr="00FC00F3">
        <w:rPr>
          <w:rFonts w:ascii="Times New Roman" w:hAnsi="Times New Roman"/>
          <w:color w:val="000000"/>
          <w:sz w:val="24"/>
          <w:szCs w:val="24"/>
          <w:lang w:val="en-US"/>
        </w:rPr>
        <w:t>m</w:t>
      </w:r>
      <w:r w:rsidR="00076D5D" w:rsidRPr="00FC00F3">
        <w:rPr>
          <w:rFonts w:ascii="Times New Roman" w:hAnsi="Times New Roman"/>
          <w:color w:val="000000"/>
          <w:sz w:val="24"/>
          <w:szCs w:val="24"/>
          <w:lang w:val="en-US"/>
        </w:rPr>
        <w:t>any of these intervention</w:t>
      </w:r>
      <w:r w:rsidR="005F1CB0" w:rsidRPr="00FC00F3">
        <w:rPr>
          <w:rFonts w:ascii="Times New Roman" w:hAnsi="Times New Roman"/>
          <w:color w:val="000000"/>
          <w:sz w:val="24"/>
          <w:szCs w:val="24"/>
          <w:lang w:val="en-US"/>
        </w:rPr>
        <w:t>s</w:t>
      </w:r>
      <w:r w:rsidR="00076D5D" w:rsidRPr="00FC00F3">
        <w:rPr>
          <w:rFonts w:ascii="Times New Roman" w:hAnsi="Times New Roman"/>
          <w:color w:val="000000"/>
          <w:sz w:val="24"/>
          <w:szCs w:val="24"/>
          <w:lang w:val="en-US"/>
        </w:rPr>
        <w:t xml:space="preserve"> have been shown to be </w:t>
      </w:r>
      <w:r w:rsidR="0085539A" w:rsidRPr="00FC00F3">
        <w:rPr>
          <w:rFonts w:ascii="Times New Roman" w:hAnsi="Times New Roman"/>
          <w:color w:val="000000"/>
          <w:sz w:val="24"/>
          <w:szCs w:val="24"/>
          <w:lang w:val="en-US"/>
        </w:rPr>
        <w:t xml:space="preserve">effective, </w:t>
      </w:r>
      <w:r w:rsidR="00F33CD6" w:rsidRPr="00FC00F3">
        <w:rPr>
          <w:rFonts w:ascii="Times New Roman" w:hAnsi="Times New Roman"/>
          <w:color w:val="000000"/>
          <w:sz w:val="24"/>
          <w:szCs w:val="24"/>
          <w:lang w:val="en-US"/>
        </w:rPr>
        <w:t>most of the available</w:t>
      </w:r>
      <w:r w:rsidR="003E1D16" w:rsidRPr="00FC00F3">
        <w:rPr>
          <w:rFonts w:ascii="Times New Roman" w:hAnsi="Times New Roman"/>
          <w:color w:val="000000"/>
          <w:sz w:val="24"/>
          <w:szCs w:val="24"/>
          <w:lang w:val="en-US"/>
        </w:rPr>
        <w:t xml:space="preserve"> </w:t>
      </w:r>
      <w:r w:rsidR="00792926" w:rsidRPr="00FC00F3">
        <w:rPr>
          <w:rFonts w:ascii="Times New Roman" w:hAnsi="Times New Roman"/>
          <w:color w:val="000000"/>
          <w:sz w:val="24"/>
          <w:szCs w:val="24"/>
          <w:lang w:val="en-US"/>
        </w:rPr>
        <w:t>randomized controlled trials (</w:t>
      </w:r>
      <w:r w:rsidR="003E1D16" w:rsidRPr="00FC00F3">
        <w:rPr>
          <w:rFonts w:ascii="Times New Roman" w:hAnsi="Times New Roman"/>
          <w:color w:val="000000"/>
          <w:sz w:val="24"/>
          <w:szCs w:val="24"/>
          <w:lang w:val="en-US"/>
        </w:rPr>
        <w:t>RCTs</w:t>
      </w:r>
      <w:r w:rsidR="00792926" w:rsidRPr="00FC00F3">
        <w:rPr>
          <w:rFonts w:ascii="Times New Roman" w:hAnsi="Times New Roman"/>
          <w:color w:val="000000"/>
          <w:sz w:val="24"/>
          <w:szCs w:val="24"/>
          <w:lang w:val="en-US"/>
        </w:rPr>
        <w:t>)</w:t>
      </w:r>
      <w:r w:rsidR="003E1D16" w:rsidRPr="00FC00F3">
        <w:rPr>
          <w:rFonts w:ascii="Times New Roman" w:hAnsi="Times New Roman"/>
          <w:color w:val="000000"/>
          <w:sz w:val="24"/>
          <w:szCs w:val="24"/>
          <w:lang w:val="en-US"/>
        </w:rPr>
        <w:t xml:space="preserve"> have utilized </w:t>
      </w:r>
      <w:r w:rsidR="00F33CD6" w:rsidRPr="00FC00F3">
        <w:rPr>
          <w:rFonts w:ascii="Times New Roman" w:hAnsi="Times New Roman"/>
          <w:color w:val="000000"/>
          <w:sz w:val="24"/>
          <w:szCs w:val="24"/>
          <w:lang w:val="en-US"/>
        </w:rPr>
        <w:t>waitlist-controlled</w:t>
      </w:r>
      <w:r w:rsidR="003C007D" w:rsidRPr="00FC00F3">
        <w:rPr>
          <w:rFonts w:ascii="Times New Roman" w:hAnsi="Times New Roman"/>
          <w:color w:val="000000"/>
          <w:sz w:val="24"/>
          <w:szCs w:val="24"/>
          <w:lang w:val="en-US"/>
        </w:rPr>
        <w:t xml:space="preserve"> designs (rather than comparisons with</w:t>
      </w:r>
      <w:r w:rsidR="003E1D16" w:rsidRPr="00FC00F3">
        <w:rPr>
          <w:rFonts w:ascii="Times New Roman" w:hAnsi="Times New Roman"/>
          <w:color w:val="000000"/>
          <w:sz w:val="24"/>
          <w:szCs w:val="24"/>
          <w:lang w:val="en-US"/>
        </w:rPr>
        <w:t xml:space="preserve"> active treatment conditions</w:t>
      </w:r>
      <w:r w:rsidR="003C007D" w:rsidRPr="00FC00F3">
        <w:rPr>
          <w:rFonts w:ascii="Times New Roman" w:hAnsi="Times New Roman"/>
          <w:color w:val="000000"/>
          <w:sz w:val="24"/>
          <w:szCs w:val="24"/>
          <w:lang w:val="en-US"/>
        </w:rPr>
        <w:t>)</w:t>
      </w:r>
      <w:r w:rsidR="003E1D16" w:rsidRPr="00FC00F3">
        <w:rPr>
          <w:rFonts w:ascii="Times New Roman" w:hAnsi="Times New Roman"/>
          <w:color w:val="000000"/>
          <w:sz w:val="24"/>
          <w:szCs w:val="24"/>
          <w:lang w:val="en-US"/>
        </w:rPr>
        <w:t>, and</w:t>
      </w:r>
      <w:r w:rsidR="008B55A8" w:rsidRPr="00FC00F3">
        <w:rPr>
          <w:rFonts w:ascii="Times New Roman" w:hAnsi="Times New Roman"/>
          <w:color w:val="000000"/>
          <w:sz w:val="24"/>
          <w:szCs w:val="24"/>
          <w:lang w:val="en-US"/>
        </w:rPr>
        <w:t xml:space="preserve"> </w:t>
      </w:r>
      <w:proofErr w:type="gramStart"/>
      <w:r w:rsidR="008B55A8" w:rsidRPr="00FC00F3">
        <w:rPr>
          <w:rFonts w:ascii="Times New Roman" w:hAnsi="Times New Roman"/>
          <w:color w:val="000000"/>
          <w:sz w:val="24"/>
          <w:szCs w:val="24"/>
          <w:lang w:val="en-US"/>
        </w:rPr>
        <w:t xml:space="preserve">with the </w:t>
      </w:r>
      <w:r w:rsidR="003E1D16" w:rsidRPr="00FC00F3">
        <w:rPr>
          <w:rFonts w:ascii="Times New Roman" w:hAnsi="Times New Roman"/>
          <w:color w:val="000000"/>
          <w:sz w:val="24"/>
          <w:szCs w:val="24"/>
          <w:lang w:val="en-US"/>
        </w:rPr>
        <w:t>except</w:t>
      </w:r>
      <w:r w:rsidR="008B55A8" w:rsidRPr="00FC00F3">
        <w:rPr>
          <w:rFonts w:ascii="Times New Roman" w:hAnsi="Times New Roman"/>
          <w:color w:val="000000"/>
          <w:sz w:val="24"/>
          <w:szCs w:val="24"/>
          <w:lang w:val="en-US"/>
        </w:rPr>
        <w:t>ion of</w:t>
      </w:r>
      <w:proofErr w:type="gramEnd"/>
      <w:r w:rsidR="003E1D16" w:rsidRPr="00FC00F3">
        <w:rPr>
          <w:rFonts w:ascii="Times New Roman" w:hAnsi="Times New Roman"/>
          <w:color w:val="000000"/>
          <w:sz w:val="24"/>
          <w:szCs w:val="24"/>
          <w:lang w:val="en-US"/>
        </w:rPr>
        <w:t xml:space="preserve"> </w:t>
      </w:r>
      <w:r w:rsidR="0085539A" w:rsidRPr="00FC00F3">
        <w:rPr>
          <w:rFonts w:ascii="Times New Roman" w:hAnsi="Times New Roman"/>
          <w:color w:val="000000"/>
          <w:sz w:val="24"/>
          <w:szCs w:val="24"/>
          <w:lang w:val="en-US"/>
        </w:rPr>
        <w:t>VIPP-SD, none have been developed to specifically target toddler</w:t>
      </w:r>
      <w:r w:rsidR="003C007D" w:rsidRPr="00FC00F3">
        <w:rPr>
          <w:rFonts w:ascii="Times New Roman" w:hAnsi="Times New Roman"/>
          <w:color w:val="000000"/>
          <w:sz w:val="24"/>
          <w:szCs w:val="24"/>
          <w:lang w:val="en-US"/>
        </w:rPr>
        <w:t>-</w:t>
      </w:r>
      <w:r w:rsidR="0085539A" w:rsidRPr="00FC00F3">
        <w:rPr>
          <w:rFonts w:ascii="Times New Roman" w:hAnsi="Times New Roman"/>
          <w:color w:val="000000"/>
          <w:sz w:val="24"/>
          <w:szCs w:val="24"/>
          <w:lang w:val="en-US"/>
        </w:rPr>
        <w:t xml:space="preserve">aged children. </w:t>
      </w:r>
    </w:p>
    <w:p w14:paraId="2490AABF" w14:textId="2070446C" w:rsidR="00585E9A" w:rsidRPr="00FC00F3" w:rsidRDefault="009649AB"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Parent</w:t>
      </w:r>
      <w:r w:rsidR="00BF2DFD"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Child Interaction Therapy – Toddler </w:t>
      </w:r>
      <w:r w:rsidR="001C4FE2"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&lt;EndNote&gt;&lt;Cite&gt;&lt;Author&gt;Girard&lt;/Author&gt;&lt;Year&gt;2018&lt;/Year&gt;&lt;RecNum&gt;545&lt;/RecNum&gt;&lt;Prefix&gt;PCIT-T`; &lt;/Prefix&gt;&lt;DisplayText&gt;(PCIT-T; Girard et al., 2018; Kohlhoff &amp;amp; Morgan,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Cite&gt;&lt;Author&gt;Kohlhoff&lt;/Author&gt;&lt;Year&gt;2018&lt;/Year&gt;&lt;RecNum&gt;1233&lt;/RecNum&gt;&lt;record&gt;&lt;rec-number&gt;1233&lt;/rec-number&gt;&lt;foreign-keys&gt;&lt;key app="EN" db-id="ards0dvaofa9d9es2f6vrf9iarwfp0z2w20v" timestamp="1696903306" guid="59b2f5b6-01dd-49d1-9664-8a0c324ef659"&gt;1233&lt;/key&gt;&lt;/foreign-keys&gt;&lt;ref-type name="Book Section"&gt;5&lt;/ref-type&gt;&lt;contributors&gt;&lt;authors&gt;&lt;author&gt;Kohlhoff, J.&lt;/author&gt;&lt;author&gt;Morgan, S.&lt;/author&gt;&lt;/authors&gt;&lt;secondary-authors&gt;&lt;author&gt;Niec, L.N.&lt;/author&gt;&lt;/secondary-authors&gt;&lt;/contributors&gt;&lt;titles&gt;&lt;title&gt;Parent Child Interaction Therapy for Toddlers (PCIT-T)&lt;/title&gt;&lt;secondary-title&gt;Handbook of Parent-Child Interaction Therapy - Innovations and Applications for Clinical Practice&lt;/secondary-title&gt;&lt;/titles&gt;&lt;dates&gt;&lt;year&gt;2018&lt;/year&gt;&lt;/dates&gt;&lt;publisher&gt;Springer&lt;/publisher&gt;&lt;urls&gt;&lt;/urls&gt;&lt;/record&gt;&lt;/Cite&gt;&lt;/EndNote&gt;</w:instrText>
      </w:r>
      <w:r w:rsidR="001C4FE2"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(PCIT-T; Girard et al., 2018; Kohlhoff &amp; Morgan, 2018)</w:t>
      </w:r>
      <w:r w:rsidR="001C4FE2" w:rsidRPr="00FC00F3">
        <w:rPr>
          <w:rFonts w:ascii="Times New Roman" w:hAnsi="Times New Roman"/>
          <w:color w:val="000000"/>
          <w:sz w:val="24"/>
          <w:szCs w:val="24"/>
          <w:lang w:val="en-US"/>
        </w:rPr>
        <w:fldChar w:fldCharType="end"/>
      </w:r>
      <w:r w:rsidR="001C4FE2"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is a</w:t>
      </w:r>
      <w:r w:rsidR="00446CC8" w:rsidRPr="00FC00F3">
        <w:rPr>
          <w:rFonts w:ascii="Times New Roman" w:hAnsi="Times New Roman"/>
          <w:color w:val="000000"/>
          <w:sz w:val="24"/>
          <w:szCs w:val="24"/>
          <w:lang w:val="en-US"/>
        </w:rPr>
        <w:t xml:space="preserve"> new</w:t>
      </w:r>
      <w:r w:rsidR="001C4FE2"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attachment-based parenting intervention</w:t>
      </w:r>
      <w:r w:rsidR="00446CC8"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designed specifically for parents and toddlers. PCIT-T is</w:t>
      </w:r>
      <w:r w:rsidR="00DE4291" w:rsidRPr="00FC00F3">
        <w:rPr>
          <w:rFonts w:ascii="Times New Roman" w:hAnsi="Times New Roman"/>
          <w:color w:val="000000"/>
          <w:sz w:val="24"/>
          <w:szCs w:val="24"/>
          <w:lang w:val="en-US"/>
        </w:rPr>
        <w:t xml:space="preserve"> an adapt</w:t>
      </w:r>
      <w:r w:rsidR="0067733D" w:rsidRPr="00FC00F3">
        <w:rPr>
          <w:rFonts w:ascii="Times New Roman" w:hAnsi="Times New Roman"/>
          <w:color w:val="000000"/>
          <w:sz w:val="24"/>
          <w:szCs w:val="24"/>
          <w:lang w:val="en-US"/>
        </w:rPr>
        <w:t>ed version</w:t>
      </w:r>
      <w:r w:rsidR="00DE4291" w:rsidRPr="00FC00F3">
        <w:rPr>
          <w:rFonts w:ascii="Times New Roman" w:hAnsi="Times New Roman"/>
          <w:color w:val="000000"/>
          <w:sz w:val="24"/>
          <w:szCs w:val="24"/>
          <w:lang w:val="en-US"/>
        </w:rPr>
        <w:t xml:space="preserve"> of the standard PCIT intervention</w:t>
      </w:r>
      <w:r w:rsidRPr="00FC00F3">
        <w:rPr>
          <w:rFonts w:ascii="Times New Roman" w:hAnsi="Times New Roman"/>
          <w:color w:val="000000"/>
          <w:sz w:val="24"/>
          <w:szCs w:val="24"/>
          <w:lang w:val="en-US"/>
        </w:rPr>
        <w:t xml:space="preserve">, which was </w:t>
      </w:r>
      <w:r w:rsidR="0067733D" w:rsidRPr="00FC00F3">
        <w:rPr>
          <w:rFonts w:ascii="Times New Roman" w:hAnsi="Times New Roman"/>
          <w:color w:val="000000"/>
          <w:sz w:val="24"/>
          <w:szCs w:val="24"/>
          <w:lang w:val="en-US"/>
        </w:rPr>
        <w:t>designed for pre-school and early primary school aged children with conduct problems</w:t>
      </w:r>
      <w:r w:rsidRPr="00FC00F3">
        <w:rPr>
          <w:rFonts w:ascii="Times New Roman" w:hAnsi="Times New Roman"/>
          <w:color w:val="000000"/>
          <w:sz w:val="24"/>
          <w:szCs w:val="24"/>
          <w:lang w:val="en-US"/>
        </w:rPr>
        <w:t xml:space="preserve"> </w:t>
      </w:r>
      <w:r w:rsidR="001C4FE2"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&lt;EndNote&gt;&lt;Cite&gt;&lt;Author&gt;Niec&lt;/Author&gt;&lt;Year&gt;2018&lt;/Year&gt;&lt;RecNum&gt;1273&lt;/RecNum&gt;&lt;DisplayText&gt;(Eyberg, 1988; Niec, 2018)&lt;/DisplayText&gt;&lt;record&gt;&lt;rec-number&gt;1273&lt;/rec-number&gt;&lt;foreign-keys&gt;&lt;key app="EN" db-id="ards0dvaofa9d9es2f6vrf9iarwfp0z2w20v" timestamp="1696903308" guid="ac312723-07db-47ed-8eb5-23c2156c2276"&gt;1273&lt;/key&gt;&lt;/foreign-keys&gt;&lt;ref-type name="Edited Book"&gt;28&lt;/ref-type&gt;&lt;contributors&gt;&lt;authors&gt;&lt;author&gt;Niec, L.&lt;/author&gt;&lt;/authors&gt;&lt;/contributors&gt;&lt;titles&gt;&lt;title&gt;Handbook of Parent-Child Interaction Therapy - Innovations and Applications for Clinical Practice&lt;/title&gt;&lt;/titles&gt;&lt;dates&gt;&lt;year&gt;2018&lt;/year&gt;&lt;/dates&gt;&lt;publisher&gt;Springer&lt;/publisher&gt;&lt;urls&gt;&lt;/urls&gt;&lt;/record&gt;&lt;/Cite&gt;&lt;Cite&gt;&lt;Author&gt;Eyberg&lt;/Author&gt;&lt;Year&gt;1988&lt;/Year&gt;&lt;RecNum&gt;899&lt;/RecNum&gt;&lt;record&gt;&lt;rec-number&gt;899&lt;/rec-number&gt;&lt;foreign-keys&gt;&lt;key app="EN" db-id="ards0dvaofa9d9es2f6vrf9iarwfp0z2w20v" timestamp="1696903279" guid="4a272161-6c2e-4462-9800-7f08a983e60d"&gt;899&lt;/key&gt;&lt;/foreign-keys&gt;&lt;ref-type name="Journal Article"&gt;17&lt;/ref-type&gt;&lt;contributors&gt;&lt;authors&gt;&lt;author&gt;Eyberg, S.&lt;/author&gt;&lt;/authors&gt;&lt;/contributors&gt;&lt;titles&gt;&lt;title&gt;Parent-child interaction therapy: Integration of traditional and behavioral concerns.&lt;/title&gt;&lt;secondary-title&gt;&lt;style face="italic" font="default" size="100%"&gt;Child &amp;amp; Family Behavior Therapy&lt;/style&gt;&lt;/secondary-title&gt;&lt;/titles&gt;&lt;periodical&gt;&lt;full-title&gt;Child &amp;amp; Family Behavior Therapy&lt;/full-title&gt;&lt;/periodical&gt;&lt;pages&gt;33-46&lt;/pages&gt;&lt;volume&gt;10&lt;/volume&gt;&lt;number&gt;1&lt;/number&gt;&lt;dates&gt;&lt;year&gt;1988&lt;/year&gt;&lt;/dates&gt;&lt;urls&gt;&lt;/urls&gt;&lt;electronic-resource-num&gt;10.1300/J019v10n01_04&lt;/electronic-resource-num&gt;&lt;/record&gt;&lt;/Cite&gt;&lt;/EndNote&gt;</w:instrText>
      </w:r>
      <w:r w:rsidR="001C4FE2"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(Eyberg, 1988; Niec, 2018)</w:t>
      </w:r>
      <w:r w:rsidR="001C4FE2" w:rsidRPr="00FC00F3">
        <w:rPr>
          <w:rFonts w:ascii="Times New Roman" w:hAnsi="Times New Roman"/>
          <w:color w:val="000000"/>
          <w:sz w:val="24"/>
          <w:szCs w:val="24"/>
          <w:lang w:val="en-US"/>
        </w:rPr>
        <w:fldChar w:fldCharType="end"/>
      </w:r>
      <w:r w:rsidR="00585E9A"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 xml:space="preserve">Like standard PCIT, </w:t>
      </w:r>
      <w:r w:rsidR="00DE4291" w:rsidRPr="00FC00F3">
        <w:rPr>
          <w:rFonts w:ascii="Times New Roman" w:hAnsi="Times New Roman"/>
          <w:color w:val="000000"/>
          <w:sz w:val="24"/>
          <w:szCs w:val="24"/>
          <w:lang w:val="en-US"/>
        </w:rPr>
        <w:t>PCIT-T d</w:t>
      </w:r>
      <w:r w:rsidR="00585E9A" w:rsidRPr="00FC00F3">
        <w:rPr>
          <w:rFonts w:ascii="Times New Roman" w:hAnsi="Times New Roman"/>
          <w:color w:val="000000"/>
          <w:sz w:val="24"/>
          <w:szCs w:val="24"/>
          <w:lang w:val="en-US"/>
        </w:rPr>
        <w:t>raw</w:t>
      </w:r>
      <w:r w:rsidR="00DE4291" w:rsidRPr="00FC00F3">
        <w:rPr>
          <w:rFonts w:ascii="Times New Roman" w:hAnsi="Times New Roman"/>
          <w:color w:val="000000"/>
          <w:sz w:val="24"/>
          <w:szCs w:val="24"/>
          <w:lang w:val="en-US"/>
        </w:rPr>
        <w:t>s</w:t>
      </w:r>
      <w:r w:rsidR="00585E9A" w:rsidRPr="00FC00F3">
        <w:rPr>
          <w:rFonts w:ascii="Times New Roman" w:hAnsi="Times New Roman"/>
          <w:color w:val="000000"/>
          <w:sz w:val="24"/>
          <w:szCs w:val="24"/>
          <w:lang w:val="en-US"/>
        </w:rPr>
        <w:t xml:space="preserve"> </w:t>
      </w:r>
      <w:r w:rsidR="001E0DE5" w:rsidRPr="00FC00F3">
        <w:rPr>
          <w:rFonts w:ascii="Times New Roman" w:hAnsi="Times New Roman"/>
          <w:color w:val="000000"/>
          <w:sz w:val="24"/>
          <w:szCs w:val="24"/>
          <w:lang w:val="en-US"/>
        </w:rPr>
        <w:t xml:space="preserve">from </w:t>
      </w:r>
      <w:r w:rsidR="00585E9A" w:rsidRPr="00FC00F3">
        <w:rPr>
          <w:rFonts w:ascii="Times New Roman" w:hAnsi="Times New Roman"/>
          <w:color w:val="000000"/>
          <w:sz w:val="24"/>
          <w:szCs w:val="24"/>
          <w:lang w:val="en-US"/>
        </w:rPr>
        <w:t>social learning theor</w:t>
      </w:r>
      <w:r w:rsidR="0067733D" w:rsidRPr="00FC00F3">
        <w:rPr>
          <w:rFonts w:ascii="Times New Roman" w:hAnsi="Times New Roman"/>
          <w:color w:val="000000"/>
          <w:sz w:val="24"/>
          <w:szCs w:val="24"/>
          <w:lang w:val="en-US"/>
        </w:rPr>
        <w:t>y</w:t>
      </w:r>
      <w:r w:rsidRPr="00FC00F3">
        <w:rPr>
          <w:rFonts w:ascii="Times New Roman" w:hAnsi="Times New Roman"/>
          <w:color w:val="000000"/>
          <w:sz w:val="24"/>
          <w:szCs w:val="24"/>
          <w:lang w:val="en-US"/>
        </w:rPr>
        <w:t xml:space="preserve"> and </w:t>
      </w:r>
      <w:proofErr w:type="gramStart"/>
      <w:r w:rsidR="001E0DE5" w:rsidRPr="00FC00F3">
        <w:rPr>
          <w:rFonts w:ascii="Times New Roman" w:hAnsi="Times New Roman"/>
          <w:color w:val="000000"/>
          <w:sz w:val="24"/>
          <w:szCs w:val="24"/>
          <w:lang w:val="en-US"/>
        </w:rPr>
        <w:t>play</w:t>
      </w:r>
      <w:proofErr w:type="gramEnd"/>
      <w:r w:rsidR="001E0DE5" w:rsidRPr="00FC00F3">
        <w:rPr>
          <w:rFonts w:ascii="Times New Roman" w:hAnsi="Times New Roman"/>
          <w:color w:val="000000"/>
          <w:sz w:val="24"/>
          <w:szCs w:val="24"/>
          <w:lang w:val="en-US"/>
        </w:rPr>
        <w:t xml:space="preserve"> therapy</w:t>
      </w:r>
      <w:r w:rsidRPr="00FC00F3">
        <w:rPr>
          <w:rFonts w:ascii="Times New Roman" w:hAnsi="Times New Roman"/>
          <w:color w:val="000000"/>
          <w:sz w:val="24"/>
          <w:szCs w:val="24"/>
          <w:lang w:val="en-US"/>
        </w:rPr>
        <w:t xml:space="preserve"> principles</w:t>
      </w:r>
      <w:r w:rsidR="000A26C7" w:rsidRPr="00FC00F3">
        <w:rPr>
          <w:rFonts w:ascii="Times New Roman" w:hAnsi="Times New Roman"/>
          <w:color w:val="000000"/>
          <w:sz w:val="24"/>
          <w:szCs w:val="24"/>
          <w:lang w:val="en-US"/>
        </w:rPr>
        <w:t xml:space="preserve">. Given </w:t>
      </w:r>
      <w:r w:rsidRPr="00FC00F3">
        <w:rPr>
          <w:rFonts w:ascii="Times New Roman" w:hAnsi="Times New Roman"/>
          <w:color w:val="000000"/>
          <w:sz w:val="24"/>
          <w:szCs w:val="24"/>
          <w:lang w:val="en-US"/>
        </w:rPr>
        <w:t xml:space="preserve">the salience of the parent-child attachment relationship in toddler development, enhancing parenting sensitivity to the child’s emotional needs </w:t>
      </w:r>
      <w:r w:rsidR="000A26C7" w:rsidRPr="00FC00F3">
        <w:rPr>
          <w:rFonts w:ascii="Times New Roman" w:hAnsi="Times New Roman"/>
          <w:color w:val="000000"/>
          <w:sz w:val="24"/>
          <w:szCs w:val="24"/>
          <w:lang w:val="en-US"/>
        </w:rPr>
        <w:t xml:space="preserve">was added </w:t>
      </w:r>
      <w:r w:rsidR="008C2783" w:rsidRPr="00FC00F3">
        <w:rPr>
          <w:rFonts w:ascii="Times New Roman" w:hAnsi="Times New Roman"/>
          <w:color w:val="000000"/>
          <w:sz w:val="24"/>
          <w:szCs w:val="24"/>
          <w:lang w:val="en-US"/>
        </w:rPr>
        <w:t xml:space="preserve">as </w:t>
      </w:r>
      <w:r w:rsidRPr="00FC00F3">
        <w:rPr>
          <w:rFonts w:ascii="Times New Roman" w:hAnsi="Times New Roman"/>
          <w:color w:val="000000"/>
          <w:sz w:val="24"/>
          <w:szCs w:val="24"/>
          <w:lang w:val="en-US"/>
        </w:rPr>
        <w:t>an explicit intervention target</w:t>
      </w:r>
      <w:r w:rsidR="000A26C7" w:rsidRPr="00FC00F3">
        <w:rPr>
          <w:rFonts w:ascii="Times New Roman" w:hAnsi="Times New Roman"/>
          <w:color w:val="000000"/>
          <w:sz w:val="24"/>
          <w:szCs w:val="24"/>
          <w:lang w:val="en-US"/>
        </w:rPr>
        <w:t xml:space="preserve"> for PC</w:t>
      </w:r>
      <w:r w:rsidR="00BE6A34" w:rsidRPr="00FC00F3">
        <w:rPr>
          <w:rFonts w:ascii="Times New Roman" w:hAnsi="Times New Roman"/>
          <w:color w:val="000000"/>
          <w:sz w:val="24"/>
          <w:szCs w:val="24"/>
          <w:lang w:val="en-US"/>
        </w:rPr>
        <w:t>I</w:t>
      </w:r>
      <w:r w:rsidR="000A26C7" w:rsidRPr="00FC00F3">
        <w:rPr>
          <w:rFonts w:ascii="Times New Roman" w:hAnsi="Times New Roman"/>
          <w:color w:val="000000"/>
          <w:sz w:val="24"/>
          <w:szCs w:val="24"/>
          <w:lang w:val="en-US"/>
        </w:rPr>
        <w:t>T-T</w:t>
      </w:r>
      <w:r w:rsidRPr="00FC00F3">
        <w:rPr>
          <w:rFonts w:ascii="Times New Roman" w:hAnsi="Times New Roman"/>
          <w:color w:val="000000"/>
          <w:sz w:val="24"/>
          <w:szCs w:val="24"/>
          <w:lang w:val="en-US"/>
        </w:rPr>
        <w:t>.</w:t>
      </w:r>
      <w:r w:rsidR="0067733D" w:rsidRPr="00FC00F3">
        <w:rPr>
          <w:rFonts w:ascii="Times New Roman" w:hAnsi="Times New Roman"/>
          <w:color w:val="000000"/>
          <w:sz w:val="24"/>
          <w:szCs w:val="24"/>
          <w:lang w:val="en-US"/>
        </w:rPr>
        <w:t xml:space="preserve"> At its core, PCIT-T assumes that</w:t>
      </w:r>
      <w:r w:rsidRPr="00FC00F3">
        <w:rPr>
          <w:rFonts w:ascii="Times New Roman" w:hAnsi="Times New Roman"/>
          <w:color w:val="000000"/>
          <w:sz w:val="24"/>
          <w:szCs w:val="24"/>
          <w:lang w:val="en-US"/>
        </w:rPr>
        <w:t>:</w:t>
      </w:r>
      <w:r w:rsidR="00DE4291" w:rsidRPr="00FC00F3">
        <w:rPr>
          <w:rFonts w:ascii="Times New Roman" w:hAnsi="Times New Roman"/>
          <w:color w:val="000000"/>
          <w:sz w:val="24"/>
          <w:szCs w:val="24"/>
          <w:lang w:val="en-US"/>
        </w:rPr>
        <w:t xml:space="preserve"> disruptive </w:t>
      </w:r>
      <w:r w:rsidR="00585E9A" w:rsidRPr="00FC00F3">
        <w:rPr>
          <w:rFonts w:ascii="Times New Roman" w:hAnsi="Times New Roman"/>
          <w:color w:val="000000"/>
          <w:sz w:val="24"/>
          <w:szCs w:val="24"/>
          <w:lang w:val="en-US"/>
        </w:rPr>
        <w:t xml:space="preserve">behaviors in toddlers </w:t>
      </w:r>
      <w:r w:rsidR="004D3F8D" w:rsidRPr="00FC00F3">
        <w:rPr>
          <w:rFonts w:ascii="Times New Roman" w:hAnsi="Times New Roman"/>
          <w:color w:val="000000"/>
          <w:sz w:val="24"/>
          <w:szCs w:val="24"/>
          <w:lang w:val="en-US"/>
        </w:rPr>
        <w:t xml:space="preserve">typically </w:t>
      </w:r>
      <w:r w:rsidR="0067733D" w:rsidRPr="00FC00F3">
        <w:rPr>
          <w:rFonts w:ascii="Times New Roman" w:hAnsi="Times New Roman"/>
          <w:color w:val="000000"/>
          <w:sz w:val="24"/>
          <w:szCs w:val="24"/>
          <w:lang w:val="en-US"/>
        </w:rPr>
        <w:t>sign</w:t>
      </w:r>
      <w:r w:rsidR="004D3F8D" w:rsidRPr="00FC00F3">
        <w:rPr>
          <w:rFonts w:ascii="Times New Roman" w:hAnsi="Times New Roman"/>
          <w:color w:val="000000"/>
          <w:sz w:val="24"/>
          <w:szCs w:val="24"/>
          <w:lang w:val="en-US"/>
        </w:rPr>
        <w:t xml:space="preserve">al </w:t>
      </w:r>
      <w:r w:rsidR="00585E9A" w:rsidRPr="00FC00F3">
        <w:rPr>
          <w:rFonts w:ascii="Times New Roman" w:hAnsi="Times New Roman"/>
          <w:color w:val="000000"/>
          <w:sz w:val="24"/>
          <w:szCs w:val="24"/>
          <w:lang w:val="en-US"/>
        </w:rPr>
        <w:t>emotional dysregulation</w:t>
      </w:r>
      <w:r w:rsidR="00F33CD6"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rPr>
        <w:t xml:space="preserve"> </w:t>
      </w:r>
      <w:r w:rsidR="00DE4291" w:rsidRPr="00FC00F3">
        <w:rPr>
          <w:rFonts w:ascii="Times New Roman" w:hAnsi="Times New Roman"/>
          <w:color w:val="000000"/>
          <w:sz w:val="24"/>
          <w:szCs w:val="24"/>
          <w:lang w:val="en-US"/>
        </w:rPr>
        <w:t xml:space="preserve">capacities for emotional and behavior regulation emerge and are consolidated in the context of </w:t>
      </w:r>
      <w:r w:rsidR="0067733D" w:rsidRPr="00FC00F3">
        <w:rPr>
          <w:rFonts w:ascii="Times New Roman" w:hAnsi="Times New Roman"/>
          <w:color w:val="000000"/>
          <w:sz w:val="24"/>
          <w:szCs w:val="24"/>
          <w:lang w:val="en-US"/>
        </w:rPr>
        <w:t xml:space="preserve">a secure </w:t>
      </w:r>
      <w:r w:rsidR="00585E9A" w:rsidRPr="00FC00F3">
        <w:rPr>
          <w:rFonts w:ascii="Times New Roman" w:hAnsi="Times New Roman"/>
          <w:color w:val="000000"/>
          <w:sz w:val="24"/>
          <w:szCs w:val="24"/>
          <w:lang w:val="en-US"/>
        </w:rPr>
        <w:t>parent-child attachment relationship</w:t>
      </w:r>
      <w:r w:rsidR="00F33CD6"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lang w:val="en-US"/>
        </w:rPr>
        <w:t xml:space="preserve">and </w:t>
      </w:r>
      <w:r w:rsidR="00DE4291" w:rsidRPr="00FC00F3">
        <w:rPr>
          <w:rFonts w:ascii="Times New Roman" w:hAnsi="Times New Roman"/>
          <w:color w:val="000000"/>
          <w:sz w:val="24"/>
          <w:szCs w:val="24"/>
          <w:lang w:val="en-US"/>
        </w:rPr>
        <w:t>t</w:t>
      </w:r>
      <w:r w:rsidR="00585E9A" w:rsidRPr="00FC00F3">
        <w:rPr>
          <w:rFonts w:ascii="Times New Roman" w:hAnsi="Times New Roman"/>
          <w:color w:val="000000"/>
          <w:sz w:val="24"/>
          <w:szCs w:val="24"/>
          <w:lang w:val="en-US"/>
        </w:rPr>
        <w:t>oddlers have the capacity to learn new skills</w:t>
      </w:r>
      <w:r w:rsidR="00DE4291"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(e.g.,</w:t>
      </w:r>
      <w:r w:rsidR="00DE4291"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lastRenderedPageBreak/>
        <w:t>cooperating with</w:t>
      </w:r>
      <w:r w:rsidR="00DE4291" w:rsidRPr="00FC00F3">
        <w:rPr>
          <w:rFonts w:ascii="Times New Roman" w:hAnsi="Times New Roman"/>
          <w:color w:val="000000"/>
          <w:sz w:val="24"/>
          <w:szCs w:val="24"/>
          <w:lang w:val="en-US"/>
        </w:rPr>
        <w:t xml:space="preserve"> parental </w:t>
      </w:r>
      <w:r w:rsidR="0067733D" w:rsidRPr="00FC00F3">
        <w:rPr>
          <w:rFonts w:ascii="Times New Roman" w:hAnsi="Times New Roman"/>
          <w:color w:val="000000"/>
          <w:sz w:val="24"/>
          <w:szCs w:val="24"/>
          <w:lang w:val="en-US"/>
        </w:rPr>
        <w:t>instructions).</w:t>
      </w:r>
      <w:r w:rsidR="00585E9A"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 xml:space="preserve">The primary aims of </w:t>
      </w:r>
      <w:r w:rsidR="00DE4291" w:rsidRPr="00FC00F3">
        <w:rPr>
          <w:rFonts w:ascii="Times New Roman" w:hAnsi="Times New Roman"/>
          <w:color w:val="000000"/>
          <w:sz w:val="24"/>
          <w:szCs w:val="24"/>
          <w:lang w:val="en-US"/>
        </w:rPr>
        <w:t>PCIT-T</w:t>
      </w:r>
      <w:r w:rsidR="004D3F8D" w:rsidRPr="00FC00F3">
        <w:rPr>
          <w:rFonts w:ascii="Times New Roman" w:hAnsi="Times New Roman"/>
          <w:color w:val="000000"/>
          <w:sz w:val="24"/>
          <w:szCs w:val="24"/>
          <w:lang w:val="en-US"/>
        </w:rPr>
        <w:t>, therefore, are</w:t>
      </w:r>
      <w:r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lang w:val="en-US"/>
        </w:rPr>
        <w:t>to</w:t>
      </w:r>
      <w:r w:rsidR="0067733D" w:rsidRPr="00FC00F3">
        <w:rPr>
          <w:rFonts w:ascii="Times New Roman" w:hAnsi="Times New Roman"/>
          <w:color w:val="000000"/>
          <w:sz w:val="24"/>
          <w:szCs w:val="24"/>
          <w:lang w:val="en-US"/>
        </w:rPr>
        <w:t xml:space="preserve">: 1) </w:t>
      </w:r>
      <w:r w:rsidR="004D3F8D" w:rsidRPr="00FC00F3">
        <w:rPr>
          <w:rFonts w:ascii="Times New Roman" w:hAnsi="Times New Roman"/>
          <w:color w:val="000000"/>
          <w:sz w:val="24"/>
          <w:szCs w:val="24"/>
          <w:lang w:val="en-US"/>
        </w:rPr>
        <w:t>increase parents’</w:t>
      </w:r>
      <w:r w:rsidR="00DE4291" w:rsidRPr="00FC00F3">
        <w:rPr>
          <w:rFonts w:ascii="Times New Roman" w:hAnsi="Times New Roman"/>
          <w:color w:val="000000"/>
          <w:sz w:val="24"/>
          <w:szCs w:val="24"/>
          <w:lang w:val="en-US"/>
        </w:rPr>
        <w:t xml:space="preserve"> use of positive </w:t>
      </w:r>
      <w:r w:rsidR="0067733D" w:rsidRPr="00FC00F3">
        <w:rPr>
          <w:rFonts w:ascii="Times New Roman" w:hAnsi="Times New Roman"/>
          <w:color w:val="000000"/>
          <w:sz w:val="24"/>
          <w:szCs w:val="24"/>
          <w:lang w:val="en-US"/>
        </w:rPr>
        <w:t>caregiv</w:t>
      </w:r>
      <w:r w:rsidR="004D3F8D" w:rsidRPr="00FC00F3">
        <w:rPr>
          <w:rFonts w:ascii="Times New Roman" w:hAnsi="Times New Roman"/>
          <w:color w:val="000000"/>
          <w:sz w:val="24"/>
          <w:szCs w:val="24"/>
          <w:lang w:val="en-US"/>
        </w:rPr>
        <w:t>ing</w:t>
      </w:r>
      <w:r w:rsidR="00585E9A" w:rsidRPr="00FC00F3">
        <w:rPr>
          <w:rFonts w:ascii="Times New Roman" w:hAnsi="Times New Roman"/>
          <w:color w:val="000000"/>
          <w:sz w:val="24"/>
          <w:szCs w:val="24"/>
          <w:lang w:val="en-US"/>
        </w:rPr>
        <w:t xml:space="preserve"> skills (e.g.</w:t>
      </w:r>
      <w:r w:rsidR="0067733D"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 </w:t>
      </w:r>
      <w:r w:rsidR="00DE4291" w:rsidRPr="00FC00F3">
        <w:rPr>
          <w:rFonts w:ascii="Times New Roman" w:hAnsi="Times New Roman"/>
          <w:color w:val="000000"/>
          <w:sz w:val="24"/>
          <w:szCs w:val="24"/>
          <w:lang w:val="en-US"/>
        </w:rPr>
        <w:t xml:space="preserve">increasing </w:t>
      </w:r>
      <w:r w:rsidR="00585E9A" w:rsidRPr="00FC00F3">
        <w:rPr>
          <w:rFonts w:ascii="Times New Roman" w:hAnsi="Times New Roman"/>
          <w:color w:val="000000"/>
          <w:sz w:val="24"/>
          <w:szCs w:val="24"/>
          <w:lang w:val="en-US"/>
        </w:rPr>
        <w:t>praise and reduc</w:t>
      </w:r>
      <w:r w:rsidR="00DE4291" w:rsidRPr="00FC00F3">
        <w:rPr>
          <w:rFonts w:ascii="Times New Roman" w:hAnsi="Times New Roman"/>
          <w:color w:val="000000"/>
          <w:sz w:val="24"/>
          <w:szCs w:val="24"/>
          <w:lang w:val="en-US"/>
        </w:rPr>
        <w:t>ing</w:t>
      </w:r>
      <w:r w:rsidR="00585E9A" w:rsidRPr="00FC00F3">
        <w:rPr>
          <w:rFonts w:ascii="Times New Roman" w:hAnsi="Times New Roman"/>
          <w:color w:val="000000"/>
          <w:sz w:val="24"/>
          <w:szCs w:val="24"/>
          <w:lang w:val="en-US"/>
        </w:rPr>
        <w:t xml:space="preserve"> negative language directed at the child), </w:t>
      </w:r>
      <w:r w:rsidR="0067733D" w:rsidRPr="00FC00F3">
        <w:rPr>
          <w:rFonts w:ascii="Times New Roman" w:hAnsi="Times New Roman"/>
          <w:color w:val="000000"/>
          <w:sz w:val="24"/>
          <w:szCs w:val="24"/>
          <w:lang w:val="en-US"/>
        </w:rPr>
        <w:t xml:space="preserve">2) </w:t>
      </w:r>
      <w:r w:rsidR="00585E9A" w:rsidRPr="00FC00F3">
        <w:rPr>
          <w:rFonts w:ascii="Times New Roman" w:hAnsi="Times New Roman"/>
          <w:color w:val="000000"/>
          <w:sz w:val="24"/>
          <w:szCs w:val="24"/>
          <w:lang w:val="en-US"/>
        </w:rPr>
        <w:t xml:space="preserve">increase </w:t>
      </w:r>
      <w:r w:rsidR="0067733D" w:rsidRPr="00FC00F3">
        <w:rPr>
          <w:rFonts w:ascii="Times New Roman" w:hAnsi="Times New Roman"/>
          <w:color w:val="000000"/>
          <w:sz w:val="24"/>
          <w:szCs w:val="24"/>
          <w:lang w:val="en-US"/>
        </w:rPr>
        <w:t>caregiver</w:t>
      </w:r>
      <w:r w:rsidR="004D3F8D" w:rsidRPr="00FC00F3">
        <w:rPr>
          <w:rFonts w:ascii="Times New Roman" w:hAnsi="Times New Roman"/>
          <w:color w:val="000000"/>
          <w:sz w:val="24"/>
          <w:szCs w:val="24"/>
          <w:lang w:val="en-US"/>
        </w:rPr>
        <w:t>s’ capacities for reflectiveness/mentalization and</w:t>
      </w:r>
      <w:r w:rsidR="00DE4291"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 xml:space="preserve">caregiving </w:t>
      </w:r>
      <w:r w:rsidR="00DE4291" w:rsidRPr="00FC00F3">
        <w:rPr>
          <w:rFonts w:ascii="Times New Roman" w:hAnsi="Times New Roman"/>
          <w:color w:val="000000"/>
          <w:sz w:val="24"/>
          <w:szCs w:val="24"/>
          <w:lang w:val="en-US"/>
        </w:rPr>
        <w:t>sensitivity</w:t>
      </w:r>
      <w:r w:rsidR="00585E9A" w:rsidRPr="00FC00F3">
        <w:rPr>
          <w:rFonts w:ascii="Times New Roman" w:hAnsi="Times New Roman"/>
          <w:color w:val="000000"/>
          <w:sz w:val="24"/>
          <w:szCs w:val="24"/>
          <w:lang w:val="en-US"/>
        </w:rPr>
        <w:t>,</w:t>
      </w:r>
      <w:r w:rsidR="0067733D" w:rsidRPr="00FC00F3">
        <w:rPr>
          <w:rFonts w:ascii="Times New Roman" w:hAnsi="Times New Roman"/>
          <w:color w:val="000000"/>
          <w:sz w:val="24"/>
          <w:szCs w:val="24"/>
          <w:lang w:val="en-US"/>
        </w:rPr>
        <w:t xml:space="preserve"> 3) </w:t>
      </w:r>
      <w:r w:rsidR="00F34405" w:rsidRPr="00FC00F3">
        <w:rPr>
          <w:rFonts w:ascii="Times New Roman" w:hAnsi="Times New Roman"/>
          <w:color w:val="000000"/>
          <w:sz w:val="24"/>
          <w:szCs w:val="24"/>
          <w:lang w:val="en-US"/>
        </w:rPr>
        <w:t>enhance</w:t>
      </w:r>
      <w:r w:rsidR="00585E9A" w:rsidRPr="00FC00F3">
        <w:rPr>
          <w:rFonts w:ascii="Times New Roman" w:hAnsi="Times New Roman"/>
          <w:color w:val="000000"/>
          <w:sz w:val="24"/>
          <w:szCs w:val="24"/>
          <w:lang w:val="en-US"/>
        </w:rPr>
        <w:t xml:space="preserve"> </w:t>
      </w:r>
      <w:r w:rsidR="0067733D" w:rsidRPr="00FC00F3">
        <w:rPr>
          <w:rFonts w:ascii="Times New Roman" w:hAnsi="Times New Roman"/>
          <w:color w:val="000000"/>
          <w:sz w:val="24"/>
          <w:szCs w:val="24"/>
          <w:lang w:val="en-US"/>
        </w:rPr>
        <w:t>caregiver</w:t>
      </w:r>
      <w:r w:rsidR="004D3F8D" w:rsidRPr="00FC00F3">
        <w:rPr>
          <w:rFonts w:ascii="Times New Roman" w:hAnsi="Times New Roman"/>
          <w:color w:val="000000"/>
          <w:sz w:val="24"/>
          <w:szCs w:val="24"/>
          <w:lang w:val="en-US"/>
        </w:rPr>
        <w:t xml:space="preserve">s’ </w:t>
      </w:r>
      <w:r w:rsidR="00F34405" w:rsidRPr="00FC00F3">
        <w:rPr>
          <w:rFonts w:ascii="Times New Roman" w:hAnsi="Times New Roman"/>
          <w:color w:val="000000"/>
          <w:sz w:val="24"/>
          <w:szCs w:val="24"/>
          <w:lang w:val="en-US"/>
        </w:rPr>
        <w:t xml:space="preserve">capacities for </w:t>
      </w:r>
      <w:r w:rsidR="00585E9A" w:rsidRPr="00FC00F3">
        <w:rPr>
          <w:rFonts w:ascii="Times New Roman" w:hAnsi="Times New Roman"/>
          <w:color w:val="000000"/>
          <w:sz w:val="24"/>
          <w:szCs w:val="24"/>
          <w:lang w:val="en-US"/>
        </w:rPr>
        <w:t xml:space="preserve">emotional </w:t>
      </w:r>
      <w:r w:rsidR="00F34405" w:rsidRPr="00FC00F3">
        <w:rPr>
          <w:rFonts w:ascii="Times New Roman" w:hAnsi="Times New Roman"/>
          <w:color w:val="000000"/>
          <w:sz w:val="24"/>
          <w:szCs w:val="24"/>
          <w:lang w:val="en-US"/>
        </w:rPr>
        <w:t>self-</w:t>
      </w:r>
      <w:r w:rsidR="00585E9A" w:rsidRPr="00FC00F3">
        <w:rPr>
          <w:rFonts w:ascii="Times New Roman" w:hAnsi="Times New Roman"/>
          <w:color w:val="000000"/>
          <w:sz w:val="24"/>
          <w:szCs w:val="24"/>
          <w:lang w:val="en-US"/>
        </w:rPr>
        <w:t>regulation</w:t>
      </w:r>
      <w:r w:rsidRPr="00FC00F3">
        <w:rPr>
          <w:rFonts w:ascii="Times New Roman" w:hAnsi="Times New Roman"/>
          <w:color w:val="000000"/>
          <w:sz w:val="24"/>
          <w:szCs w:val="24"/>
          <w:lang w:val="en-US"/>
        </w:rPr>
        <w:t xml:space="preserve">, and 4) </w:t>
      </w:r>
      <w:r w:rsidR="004D3F8D" w:rsidRPr="00FC00F3">
        <w:rPr>
          <w:rFonts w:ascii="Times New Roman" w:hAnsi="Times New Roman"/>
          <w:color w:val="000000"/>
          <w:sz w:val="24"/>
          <w:szCs w:val="24"/>
          <w:lang w:val="en-US"/>
        </w:rPr>
        <w:t>increase caregivers’ understanding and skills relating/speaking to their toddlers</w:t>
      </w:r>
      <w:r w:rsidR="000A26C7"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 xml:space="preserve">in a way that is developmentally appropriate and helpful for promoting learning and listening. </w:t>
      </w:r>
      <w:r w:rsidR="008C584A" w:rsidRPr="00FC00F3">
        <w:rPr>
          <w:rFonts w:ascii="Times New Roman" w:hAnsi="Times New Roman"/>
          <w:color w:val="000000"/>
          <w:sz w:val="24"/>
          <w:szCs w:val="24"/>
          <w:lang w:val="en-US"/>
        </w:rPr>
        <w:t xml:space="preserve">It is expected </w:t>
      </w:r>
      <w:proofErr w:type="gramStart"/>
      <w:r w:rsidR="008C584A" w:rsidRPr="00FC00F3">
        <w:rPr>
          <w:rFonts w:ascii="Times New Roman" w:hAnsi="Times New Roman"/>
          <w:color w:val="000000"/>
          <w:sz w:val="24"/>
          <w:szCs w:val="24"/>
          <w:lang w:val="en-US"/>
        </w:rPr>
        <w:t>that</w:t>
      </w:r>
      <w:r w:rsidR="00585E9A" w:rsidRPr="00FC00F3">
        <w:rPr>
          <w:rFonts w:ascii="Times New Roman" w:hAnsi="Times New Roman"/>
          <w:color w:val="000000"/>
          <w:sz w:val="24"/>
          <w:szCs w:val="24"/>
          <w:lang w:val="en-US"/>
        </w:rPr>
        <w:t xml:space="preserve"> </w:t>
      </w:r>
      <w:r w:rsidR="008C584A" w:rsidRPr="00FC00F3">
        <w:rPr>
          <w:rFonts w:ascii="Times New Roman" w:hAnsi="Times New Roman"/>
          <w:color w:val="000000"/>
          <w:sz w:val="24"/>
          <w:szCs w:val="24"/>
          <w:lang w:val="en-US"/>
        </w:rPr>
        <w:t xml:space="preserve"> by</w:t>
      </w:r>
      <w:proofErr w:type="gramEnd"/>
      <w:r w:rsidR="008C584A" w:rsidRPr="00FC00F3">
        <w:rPr>
          <w:rFonts w:ascii="Times New Roman" w:hAnsi="Times New Roman"/>
          <w:color w:val="000000"/>
          <w:sz w:val="24"/>
          <w:szCs w:val="24"/>
          <w:lang w:val="en-US"/>
        </w:rPr>
        <w:t xml:space="preserve"> increasing these parenting capacities,</w:t>
      </w:r>
      <w:r w:rsidR="00585E9A" w:rsidRPr="00FC00F3">
        <w:rPr>
          <w:rFonts w:ascii="Times New Roman" w:hAnsi="Times New Roman"/>
          <w:color w:val="000000"/>
          <w:sz w:val="24"/>
          <w:szCs w:val="24"/>
          <w:lang w:val="en-US"/>
        </w:rPr>
        <w:t xml:space="preserve"> </w:t>
      </w:r>
      <w:r w:rsidR="00F34405" w:rsidRPr="00FC00F3">
        <w:rPr>
          <w:rFonts w:ascii="Times New Roman" w:hAnsi="Times New Roman"/>
          <w:color w:val="000000"/>
          <w:sz w:val="24"/>
          <w:szCs w:val="24"/>
          <w:lang w:val="en-US"/>
        </w:rPr>
        <w:t xml:space="preserve">there will be flow-on effects for the </w:t>
      </w:r>
      <w:r w:rsidR="0029777C" w:rsidRPr="00FC00F3">
        <w:rPr>
          <w:rFonts w:ascii="Times New Roman" w:hAnsi="Times New Roman"/>
          <w:color w:val="000000"/>
          <w:sz w:val="24"/>
          <w:szCs w:val="24"/>
          <w:lang w:val="en-US"/>
        </w:rPr>
        <w:t xml:space="preserve">child </w:t>
      </w:r>
      <w:r w:rsidR="006F0398" w:rsidRPr="00FC00F3">
        <w:rPr>
          <w:rFonts w:ascii="Times New Roman" w:hAnsi="Times New Roman"/>
          <w:color w:val="000000"/>
          <w:sz w:val="24"/>
          <w:szCs w:val="24"/>
          <w:lang w:val="en-US"/>
        </w:rPr>
        <w:t xml:space="preserve">such as </w:t>
      </w:r>
      <w:r w:rsidR="00F34405" w:rsidRPr="00FC00F3">
        <w:rPr>
          <w:rFonts w:ascii="Times New Roman" w:hAnsi="Times New Roman"/>
          <w:color w:val="000000"/>
          <w:sz w:val="24"/>
          <w:szCs w:val="24"/>
          <w:lang w:val="en-US"/>
        </w:rPr>
        <w:t>increased attachment</w:t>
      </w:r>
      <w:r w:rsidR="00585E9A" w:rsidRPr="00FC00F3">
        <w:rPr>
          <w:rFonts w:ascii="Times New Roman" w:hAnsi="Times New Roman"/>
          <w:color w:val="000000"/>
          <w:sz w:val="24"/>
          <w:szCs w:val="24"/>
          <w:lang w:val="en-US"/>
        </w:rPr>
        <w:t xml:space="preserve"> security</w:t>
      </w:r>
      <w:r w:rsidR="00F34405" w:rsidRPr="00FC00F3">
        <w:rPr>
          <w:rFonts w:ascii="Times New Roman" w:hAnsi="Times New Roman"/>
          <w:color w:val="000000"/>
          <w:sz w:val="24"/>
          <w:szCs w:val="24"/>
          <w:lang w:val="en-US"/>
        </w:rPr>
        <w:t xml:space="preserve"> and </w:t>
      </w:r>
      <w:r w:rsidR="00585E9A" w:rsidRPr="00FC00F3">
        <w:rPr>
          <w:rFonts w:ascii="Times New Roman" w:hAnsi="Times New Roman"/>
          <w:color w:val="000000"/>
          <w:sz w:val="24"/>
          <w:szCs w:val="24"/>
          <w:lang w:val="en-US"/>
        </w:rPr>
        <w:t>social</w:t>
      </w:r>
      <w:r w:rsidR="008C584A"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emotional functioning </w:t>
      </w:r>
      <w:r w:rsidR="008C2783" w:rsidRPr="00FC00F3">
        <w:rPr>
          <w:rFonts w:ascii="Times New Roman" w:hAnsi="Times New Roman"/>
          <w:color w:val="000000"/>
          <w:sz w:val="24"/>
          <w:szCs w:val="24"/>
          <w:lang w:val="en-US"/>
        </w:rPr>
        <w:t xml:space="preserve">(e.g., </w:t>
      </w:r>
      <w:r w:rsidR="00585E9A" w:rsidRPr="00FC00F3">
        <w:rPr>
          <w:rFonts w:ascii="Times New Roman" w:hAnsi="Times New Roman"/>
          <w:color w:val="000000"/>
          <w:sz w:val="24"/>
          <w:szCs w:val="24"/>
          <w:lang w:val="en-US"/>
        </w:rPr>
        <w:t xml:space="preserve">emotion regulation, </w:t>
      </w:r>
      <w:r w:rsidR="00F34405" w:rsidRPr="00FC00F3">
        <w:rPr>
          <w:rFonts w:ascii="Times New Roman" w:hAnsi="Times New Roman"/>
          <w:color w:val="000000"/>
          <w:sz w:val="24"/>
          <w:szCs w:val="24"/>
          <w:lang w:val="en-US"/>
        </w:rPr>
        <w:t xml:space="preserve">decreased </w:t>
      </w:r>
      <w:r w:rsidR="00585E9A" w:rsidRPr="00FC00F3">
        <w:rPr>
          <w:rFonts w:ascii="Times New Roman" w:hAnsi="Times New Roman"/>
          <w:color w:val="000000"/>
          <w:sz w:val="24"/>
          <w:szCs w:val="24"/>
          <w:lang w:val="en-US"/>
        </w:rPr>
        <w:t>externalizing</w:t>
      </w:r>
      <w:r w:rsidR="00DC2BE3" w:rsidRPr="00FC00F3">
        <w:rPr>
          <w:rFonts w:ascii="Times New Roman" w:hAnsi="Times New Roman"/>
          <w:color w:val="000000"/>
          <w:sz w:val="24"/>
          <w:szCs w:val="24"/>
          <w:lang w:val="en-US"/>
        </w:rPr>
        <w:t xml:space="preserve"> and </w:t>
      </w:r>
      <w:r w:rsidR="00705FD7" w:rsidRPr="00FC00F3">
        <w:rPr>
          <w:rFonts w:ascii="Times New Roman" w:hAnsi="Times New Roman"/>
          <w:color w:val="000000"/>
          <w:sz w:val="24"/>
          <w:szCs w:val="24"/>
          <w:lang w:val="en-US"/>
        </w:rPr>
        <w:t>internalizing</w:t>
      </w:r>
      <w:r w:rsidR="00585E9A" w:rsidRPr="00FC00F3">
        <w:rPr>
          <w:rFonts w:ascii="Times New Roman" w:hAnsi="Times New Roman"/>
          <w:color w:val="000000"/>
          <w:sz w:val="24"/>
          <w:szCs w:val="24"/>
          <w:lang w:val="en-US"/>
        </w:rPr>
        <w:t xml:space="preserve"> behaviors</w:t>
      </w:r>
      <w:r w:rsidR="008C2783"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 </w:t>
      </w:r>
    </w:p>
    <w:p w14:paraId="04A53BE7" w14:textId="5B511316" w:rsidR="00F753D0" w:rsidRPr="00FC00F3" w:rsidRDefault="0029777C"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 xml:space="preserve">Like standard PCIT, </w:t>
      </w:r>
      <w:r w:rsidR="00585E9A" w:rsidRPr="00FC00F3">
        <w:rPr>
          <w:rFonts w:ascii="Times New Roman" w:hAnsi="Times New Roman"/>
          <w:color w:val="000000"/>
          <w:sz w:val="24"/>
          <w:szCs w:val="24"/>
          <w:lang w:val="en-US"/>
        </w:rPr>
        <w:t xml:space="preserve">PCIT-T </w:t>
      </w:r>
      <w:r w:rsidR="00510E3D" w:rsidRPr="00FC00F3">
        <w:rPr>
          <w:rFonts w:ascii="Times New Roman" w:hAnsi="Times New Roman"/>
          <w:color w:val="000000"/>
          <w:sz w:val="24"/>
          <w:szCs w:val="24"/>
          <w:lang w:val="en-US"/>
        </w:rPr>
        <w:t xml:space="preserve">uses </w:t>
      </w:r>
      <w:r w:rsidR="00585E9A" w:rsidRPr="00FC00F3">
        <w:rPr>
          <w:rFonts w:ascii="Times New Roman" w:hAnsi="Times New Roman"/>
          <w:color w:val="000000"/>
          <w:sz w:val="24"/>
          <w:szCs w:val="24"/>
          <w:lang w:val="en-US"/>
        </w:rPr>
        <w:t xml:space="preserve">in-clinic parent-child play sessions with direct live coaching from the therapist, usually from behind a one-way mirror using a </w:t>
      </w:r>
      <w:r w:rsidR="00705FD7" w:rsidRPr="00FC00F3">
        <w:rPr>
          <w:rFonts w:ascii="Times New Roman" w:hAnsi="Times New Roman"/>
          <w:color w:val="000000"/>
          <w:sz w:val="24"/>
          <w:szCs w:val="24"/>
          <w:lang w:val="en-US"/>
        </w:rPr>
        <w:t>Bluetooth</w:t>
      </w:r>
      <w:r w:rsidR="00585E9A" w:rsidRPr="00FC00F3">
        <w:rPr>
          <w:rFonts w:ascii="Times New Roman" w:hAnsi="Times New Roman"/>
          <w:color w:val="000000"/>
          <w:sz w:val="24"/>
          <w:szCs w:val="24"/>
          <w:lang w:val="en-US"/>
        </w:rPr>
        <w:t xml:space="preserve"> in-ear microphone. </w:t>
      </w:r>
      <w:r w:rsidR="00510E3D" w:rsidRPr="00FC00F3">
        <w:rPr>
          <w:rFonts w:ascii="Times New Roman" w:hAnsi="Times New Roman"/>
          <w:color w:val="000000"/>
          <w:sz w:val="24"/>
          <w:szCs w:val="24"/>
          <w:lang w:val="en-US"/>
        </w:rPr>
        <w:t xml:space="preserve">The program comprises two sequential treatment </w:t>
      </w:r>
      <w:proofErr w:type="gramStart"/>
      <w:r w:rsidR="00510E3D" w:rsidRPr="00FC00F3">
        <w:rPr>
          <w:rFonts w:ascii="Times New Roman" w:hAnsi="Times New Roman"/>
          <w:color w:val="000000"/>
          <w:sz w:val="24"/>
          <w:szCs w:val="24"/>
          <w:lang w:val="en-US"/>
        </w:rPr>
        <w:t>phases,</w:t>
      </w:r>
      <w:r w:rsidR="00585E9A" w:rsidRPr="00FC00F3">
        <w:rPr>
          <w:rFonts w:ascii="Times New Roman" w:hAnsi="Times New Roman"/>
          <w:color w:val="000000"/>
          <w:sz w:val="24"/>
          <w:szCs w:val="24"/>
          <w:lang w:val="en-US"/>
        </w:rPr>
        <w:t xml:space="preserve"> ‘</w:t>
      </w:r>
      <w:proofErr w:type="gramEnd"/>
      <w:r w:rsidR="00585E9A" w:rsidRPr="00FC00F3">
        <w:rPr>
          <w:rFonts w:ascii="Times New Roman" w:hAnsi="Times New Roman"/>
          <w:color w:val="000000"/>
          <w:sz w:val="24"/>
          <w:szCs w:val="24"/>
          <w:lang w:val="en-US"/>
        </w:rPr>
        <w:t>Child</w:t>
      </w:r>
      <w:r w:rsidR="00BF2DFD"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Directed Interaction - Toddler’ (CDI-T) and ‘Parent</w:t>
      </w:r>
      <w:r w:rsidR="00BF2DFD"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Directed Interaction-Toddler’ (PDI-T).</w:t>
      </w:r>
      <w:r w:rsidR="00260348" w:rsidRPr="00FC00F3">
        <w:rPr>
          <w:rFonts w:ascii="Times New Roman" w:hAnsi="Times New Roman"/>
          <w:color w:val="000000"/>
          <w:sz w:val="24"/>
          <w:szCs w:val="24"/>
          <w:lang w:val="en-US"/>
        </w:rPr>
        <w:t xml:space="preserve"> Both phases commence with a parent-only ‘teaching’ session in which the rationale and skills to be used in that phase are discussed</w:t>
      </w:r>
      <w:r w:rsidR="00705FD7"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followed by a series of ‘coaching’ sessions in which the therapist provides coaching and support during live parent-child play sessions</w:t>
      </w:r>
      <w:r w:rsidR="00260348"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 xml:space="preserve">All sessions also seek to enhance parental </w:t>
      </w:r>
      <w:proofErr w:type="gramStart"/>
      <w:r w:rsidR="004D3F8D" w:rsidRPr="00FC00F3">
        <w:rPr>
          <w:rFonts w:ascii="Times New Roman" w:hAnsi="Times New Roman"/>
          <w:color w:val="000000"/>
          <w:sz w:val="24"/>
          <w:szCs w:val="24"/>
          <w:lang w:val="en-US"/>
        </w:rPr>
        <w:t>reflectiveness</w:t>
      </w:r>
      <w:proofErr w:type="gramEnd"/>
      <w:r w:rsidR="004D3F8D" w:rsidRPr="00FC00F3">
        <w:rPr>
          <w:rFonts w:ascii="Times New Roman" w:hAnsi="Times New Roman"/>
          <w:color w:val="000000"/>
          <w:sz w:val="24"/>
          <w:szCs w:val="24"/>
          <w:lang w:val="en-US"/>
        </w:rPr>
        <w:t xml:space="preserve">; this is done through structured questions/discussion at the start of each session, and in the coaching statements made by the therapist. </w:t>
      </w:r>
    </w:p>
    <w:p w14:paraId="37A2BDF5" w14:textId="3948AB26" w:rsidR="008C1028" w:rsidRPr="00FC00F3" w:rsidRDefault="00510E3D" w:rsidP="004D3F8D">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 xml:space="preserve">In </w:t>
      </w:r>
      <w:r w:rsidR="00585E9A" w:rsidRPr="00FC00F3">
        <w:rPr>
          <w:rFonts w:ascii="Times New Roman" w:hAnsi="Times New Roman"/>
          <w:color w:val="000000"/>
          <w:sz w:val="24"/>
          <w:szCs w:val="24"/>
          <w:lang w:val="en-US"/>
        </w:rPr>
        <w:t>CDI-T</w:t>
      </w:r>
      <w:r w:rsidRPr="00FC00F3">
        <w:rPr>
          <w:rFonts w:ascii="Times New Roman" w:hAnsi="Times New Roman"/>
          <w:color w:val="000000"/>
          <w:sz w:val="24"/>
          <w:szCs w:val="24"/>
          <w:lang w:val="en-US"/>
        </w:rPr>
        <w:t>,</w:t>
      </w:r>
      <w:r w:rsidR="00BF0A78" w:rsidRPr="00FC00F3">
        <w:rPr>
          <w:rFonts w:ascii="Times New Roman" w:hAnsi="Times New Roman"/>
          <w:color w:val="000000"/>
          <w:sz w:val="24"/>
          <w:szCs w:val="24"/>
          <w:lang w:val="en-US"/>
        </w:rPr>
        <w:t xml:space="preserve"> </w:t>
      </w:r>
      <w:r w:rsidR="00260348" w:rsidRPr="00FC00F3">
        <w:rPr>
          <w:rFonts w:ascii="Times New Roman" w:hAnsi="Times New Roman"/>
          <w:color w:val="000000"/>
          <w:sz w:val="24"/>
          <w:szCs w:val="24"/>
          <w:lang w:val="en-US"/>
        </w:rPr>
        <w:t>the focus is on fostering a positive parent-toddler attachment relationship</w:t>
      </w:r>
      <w:r w:rsidR="009649AB" w:rsidRPr="00FC00F3">
        <w:rPr>
          <w:rFonts w:ascii="Times New Roman" w:hAnsi="Times New Roman"/>
          <w:color w:val="000000"/>
          <w:sz w:val="24"/>
          <w:szCs w:val="24"/>
          <w:lang w:val="en-US"/>
        </w:rPr>
        <w:t xml:space="preserve"> and p</w:t>
      </w:r>
      <w:r w:rsidR="00260348" w:rsidRPr="00FC00F3">
        <w:rPr>
          <w:rFonts w:ascii="Times New Roman" w:hAnsi="Times New Roman"/>
          <w:color w:val="000000"/>
          <w:sz w:val="24"/>
          <w:szCs w:val="24"/>
          <w:lang w:val="en-US"/>
        </w:rPr>
        <w:t>arents are coached to engage in child led-play and</w:t>
      </w:r>
      <w:r w:rsidRPr="00FC00F3">
        <w:rPr>
          <w:rFonts w:ascii="Times New Roman" w:hAnsi="Times New Roman"/>
          <w:color w:val="000000"/>
          <w:sz w:val="24"/>
          <w:szCs w:val="24"/>
          <w:lang w:val="en-US"/>
        </w:rPr>
        <w:t xml:space="preserve"> to</w:t>
      </w:r>
      <w:r w:rsidR="00585E9A" w:rsidRPr="00FC00F3">
        <w:rPr>
          <w:rFonts w:ascii="Times New Roman" w:hAnsi="Times New Roman"/>
          <w:color w:val="000000"/>
          <w:sz w:val="24"/>
          <w:szCs w:val="24"/>
          <w:lang w:val="en-US"/>
        </w:rPr>
        <w:t xml:space="preserve"> use </w:t>
      </w:r>
      <w:r w:rsidRPr="00FC00F3">
        <w:rPr>
          <w:rFonts w:ascii="Times New Roman" w:hAnsi="Times New Roman"/>
          <w:color w:val="000000"/>
          <w:sz w:val="24"/>
          <w:szCs w:val="24"/>
          <w:lang w:val="en-US"/>
        </w:rPr>
        <w:t xml:space="preserve">positive parenting skills </w:t>
      </w:r>
      <w:r w:rsidR="00260348" w:rsidRPr="00FC00F3">
        <w:rPr>
          <w:rFonts w:ascii="Times New Roman" w:hAnsi="Times New Roman"/>
          <w:color w:val="000000"/>
          <w:sz w:val="24"/>
          <w:szCs w:val="24"/>
          <w:lang w:val="en-US"/>
        </w:rPr>
        <w:t>including</w:t>
      </w:r>
      <w:r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lang w:val="en-US"/>
        </w:rPr>
        <w:t xml:space="preserve">Labeled </w:t>
      </w:r>
      <w:r w:rsidR="00585E9A" w:rsidRPr="00FC00F3">
        <w:rPr>
          <w:rFonts w:ascii="Times New Roman" w:hAnsi="Times New Roman"/>
          <w:color w:val="000000"/>
          <w:sz w:val="24"/>
          <w:szCs w:val="24"/>
          <w:u w:val="single"/>
          <w:lang w:val="en-US"/>
        </w:rPr>
        <w:t>P</w:t>
      </w:r>
      <w:r w:rsidR="00585E9A" w:rsidRPr="00FC00F3">
        <w:rPr>
          <w:rFonts w:ascii="Times New Roman" w:hAnsi="Times New Roman"/>
          <w:color w:val="000000"/>
          <w:sz w:val="24"/>
          <w:szCs w:val="24"/>
          <w:lang w:val="en-US"/>
        </w:rPr>
        <w:t xml:space="preserve">raise, </w:t>
      </w:r>
      <w:r w:rsidR="00585E9A" w:rsidRPr="00FC00F3">
        <w:rPr>
          <w:rFonts w:ascii="Times New Roman" w:hAnsi="Times New Roman"/>
          <w:color w:val="000000"/>
          <w:sz w:val="24"/>
          <w:szCs w:val="24"/>
          <w:u w:val="single"/>
          <w:lang w:val="en-US"/>
        </w:rPr>
        <w:t>R</w:t>
      </w:r>
      <w:r w:rsidR="00585E9A" w:rsidRPr="00FC00F3">
        <w:rPr>
          <w:rFonts w:ascii="Times New Roman" w:hAnsi="Times New Roman"/>
          <w:color w:val="000000"/>
          <w:sz w:val="24"/>
          <w:szCs w:val="24"/>
          <w:lang w:val="en-US"/>
        </w:rPr>
        <w:t xml:space="preserve">eflections of child verbalizations, </w:t>
      </w:r>
      <w:r w:rsidR="00585E9A" w:rsidRPr="00FC00F3">
        <w:rPr>
          <w:rFonts w:ascii="Times New Roman" w:hAnsi="Times New Roman"/>
          <w:color w:val="000000"/>
          <w:sz w:val="24"/>
          <w:szCs w:val="24"/>
          <w:u w:val="single"/>
          <w:lang w:val="en-US"/>
        </w:rPr>
        <w:t>I</w:t>
      </w:r>
      <w:r w:rsidR="00585E9A" w:rsidRPr="00FC00F3">
        <w:rPr>
          <w:rFonts w:ascii="Times New Roman" w:hAnsi="Times New Roman"/>
          <w:color w:val="000000"/>
          <w:sz w:val="24"/>
          <w:szCs w:val="24"/>
          <w:lang w:val="en-US"/>
        </w:rPr>
        <w:t xml:space="preserve">mitating child play, </w:t>
      </w:r>
      <w:r w:rsidR="000C268D" w:rsidRPr="00FC00F3">
        <w:rPr>
          <w:rFonts w:ascii="Times New Roman" w:hAnsi="Times New Roman"/>
          <w:color w:val="000000"/>
          <w:sz w:val="24"/>
          <w:szCs w:val="24"/>
          <w:lang w:val="en-US"/>
        </w:rPr>
        <w:t>Behavioral</w:t>
      </w:r>
      <w:r w:rsidR="00585E9A"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u w:val="single"/>
          <w:lang w:val="en-US"/>
        </w:rPr>
        <w:t>D</w:t>
      </w:r>
      <w:r w:rsidR="00585E9A" w:rsidRPr="00FC00F3">
        <w:rPr>
          <w:rFonts w:ascii="Times New Roman" w:hAnsi="Times New Roman"/>
          <w:color w:val="000000"/>
          <w:sz w:val="24"/>
          <w:szCs w:val="24"/>
          <w:lang w:val="en-US"/>
        </w:rPr>
        <w:t xml:space="preserve">escriptions, and </w:t>
      </w:r>
      <w:r w:rsidR="00585E9A" w:rsidRPr="00FC00F3">
        <w:rPr>
          <w:rFonts w:ascii="Times New Roman" w:hAnsi="Times New Roman"/>
          <w:color w:val="000000"/>
          <w:sz w:val="24"/>
          <w:szCs w:val="24"/>
          <w:u w:val="single"/>
          <w:lang w:val="en-US"/>
        </w:rPr>
        <w:t>E</w:t>
      </w:r>
      <w:r w:rsidR="00585E9A" w:rsidRPr="00FC00F3">
        <w:rPr>
          <w:rFonts w:ascii="Times New Roman" w:hAnsi="Times New Roman"/>
          <w:color w:val="000000"/>
          <w:sz w:val="24"/>
          <w:szCs w:val="24"/>
          <w:lang w:val="en-US"/>
        </w:rPr>
        <w:t>njoyment</w:t>
      </w:r>
      <w:r w:rsidR="00260348" w:rsidRPr="00FC00F3">
        <w:rPr>
          <w:rFonts w:ascii="Times New Roman" w:hAnsi="Times New Roman"/>
          <w:color w:val="000000"/>
          <w:sz w:val="24"/>
          <w:szCs w:val="24"/>
          <w:lang w:val="en-US"/>
        </w:rPr>
        <w:t xml:space="preserve"> (referred to as the ‘P-R-I-D-E’ skills</w:t>
      </w:r>
      <w:r w:rsidR="00585E9A" w:rsidRPr="00FC00F3">
        <w:rPr>
          <w:rFonts w:ascii="Times New Roman" w:hAnsi="Times New Roman"/>
          <w:color w:val="000000"/>
          <w:sz w:val="24"/>
          <w:szCs w:val="24"/>
          <w:lang w:val="en-US"/>
        </w:rPr>
        <w:t>)</w:t>
      </w:r>
      <w:r w:rsidR="00260348" w:rsidRPr="00FC00F3">
        <w:rPr>
          <w:rFonts w:ascii="Times New Roman" w:hAnsi="Times New Roman"/>
          <w:color w:val="000000"/>
          <w:sz w:val="24"/>
          <w:szCs w:val="24"/>
          <w:lang w:val="en-US"/>
        </w:rPr>
        <w:t xml:space="preserve">, while also </w:t>
      </w:r>
      <w:r w:rsidR="00585E9A" w:rsidRPr="00FC00F3">
        <w:rPr>
          <w:rFonts w:ascii="Times New Roman" w:hAnsi="Times New Roman"/>
          <w:color w:val="000000"/>
          <w:sz w:val="24"/>
          <w:szCs w:val="24"/>
          <w:lang w:val="en-US"/>
        </w:rPr>
        <w:t>reduc</w:t>
      </w:r>
      <w:r w:rsidR="00260348" w:rsidRPr="00FC00F3">
        <w:rPr>
          <w:rFonts w:ascii="Times New Roman" w:hAnsi="Times New Roman"/>
          <w:color w:val="000000"/>
          <w:sz w:val="24"/>
          <w:szCs w:val="24"/>
          <w:lang w:val="en-US"/>
        </w:rPr>
        <w:t>ing use of</w:t>
      </w:r>
      <w:r w:rsidR="00585E9A" w:rsidRPr="00FC00F3">
        <w:rPr>
          <w:rFonts w:ascii="Times New Roman" w:hAnsi="Times New Roman"/>
          <w:color w:val="000000"/>
          <w:sz w:val="24"/>
          <w:szCs w:val="24"/>
          <w:lang w:val="en-US"/>
        </w:rPr>
        <w:t xml:space="preserve"> questions, commands and criticisms</w:t>
      </w:r>
      <w:r w:rsidR="004D3F8D" w:rsidRPr="00FC00F3">
        <w:rPr>
          <w:rFonts w:ascii="Times New Roman" w:hAnsi="Times New Roman"/>
          <w:color w:val="000000"/>
          <w:sz w:val="24"/>
          <w:szCs w:val="24"/>
          <w:lang w:val="en-US"/>
        </w:rPr>
        <w:t xml:space="preserve">. </w:t>
      </w:r>
      <w:r w:rsidR="00260348" w:rsidRPr="00FC00F3">
        <w:rPr>
          <w:rFonts w:ascii="Times New Roman" w:hAnsi="Times New Roman"/>
          <w:color w:val="000000"/>
          <w:sz w:val="24"/>
          <w:szCs w:val="24"/>
          <w:lang w:val="en-US"/>
        </w:rPr>
        <w:t xml:space="preserve">In the CDI-T phase, parents are also encouraged to </w:t>
      </w:r>
      <w:r w:rsidR="00260348" w:rsidRPr="00FC00F3">
        <w:rPr>
          <w:rFonts w:ascii="Times New Roman" w:hAnsi="Times New Roman"/>
          <w:color w:val="000000"/>
          <w:sz w:val="24"/>
          <w:szCs w:val="24"/>
          <w:lang w:val="en-US"/>
        </w:rPr>
        <w:lastRenderedPageBreak/>
        <w:t>notice and label emotions in their toddler, and to support their toddler’s emotional regulation through application of a series of practical techniques referred to as the ‘C-A-R-E-S’ skills. This includes increasing physical proximity (‘</w:t>
      </w:r>
      <w:r w:rsidR="00260348" w:rsidRPr="00FC00F3">
        <w:rPr>
          <w:rFonts w:ascii="Times New Roman" w:hAnsi="Times New Roman"/>
          <w:color w:val="000000"/>
          <w:sz w:val="24"/>
          <w:szCs w:val="24"/>
          <w:u w:val="single"/>
          <w:lang w:val="en-US"/>
        </w:rPr>
        <w:t>C</w:t>
      </w:r>
      <w:r w:rsidR="00260348" w:rsidRPr="00FC00F3">
        <w:rPr>
          <w:rFonts w:ascii="Times New Roman" w:hAnsi="Times New Roman"/>
          <w:color w:val="000000"/>
          <w:sz w:val="24"/>
          <w:szCs w:val="24"/>
          <w:lang w:val="en-US"/>
        </w:rPr>
        <w:t>oming in’), supporting the child’s problem solving around emotional triggers (‘</w:t>
      </w:r>
      <w:r w:rsidR="00260348" w:rsidRPr="00FC00F3">
        <w:rPr>
          <w:rFonts w:ascii="Times New Roman" w:hAnsi="Times New Roman"/>
          <w:color w:val="000000"/>
          <w:sz w:val="24"/>
          <w:szCs w:val="24"/>
          <w:u w:val="single"/>
          <w:lang w:val="en-US"/>
        </w:rPr>
        <w:t>A</w:t>
      </w:r>
      <w:r w:rsidR="00260348" w:rsidRPr="00FC00F3">
        <w:rPr>
          <w:rFonts w:ascii="Times New Roman" w:hAnsi="Times New Roman"/>
          <w:color w:val="000000"/>
          <w:sz w:val="24"/>
          <w:szCs w:val="24"/>
          <w:lang w:val="en-US"/>
        </w:rPr>
        <w:t>ssisting’), providing verbal reassurance that the child is not alone with the emotion (‘</w:t>
      </w:r>
      <w:r w:rsidR="00260348" w:rsidRPr="00FC00F3">
        <w:rPr>
          <w:rFonts w:ascii="Times New Roman" w:hAnsi="Times New Roman"/>
          <w:color w:val="000000"/>
          <w:sz w:val="24"/>
          <w:szCs w:val="24"/>
          <w:u w:val="single"/>
          <w:lang w:val="en-US"/>
        </w:rPr>
        <w:t>R</w:t>
      </w:r>
      <w:r w:rsidR="00260348" w:rsidRPr="00FC00F3">
        <w:rPr>
          <w:rFonts w:ascii="Times New Roman" w:hAnsi="Times New Roman"/>
          <w:color w:val="000000"/>
          <w:sz w:val="24"/>
          <w:szCs w:val="24"/>
          <w:lang w:val="en-US"/>
        </w:rPr>
        <w:t>eassuring’), verbalizing and validating the child’s emotional experience and expressions (</w:t>
      </w:r>
      <w:r w:rsidR="00705FD7" w:rsidRPr="00FC00F3">
        <w:rPr>
          <w:rFonts w:ascii="Times New Roman" w:hAnsi="Times New Roman"/>
          <w:color w:val="000000"/>
          <w:sz w:val="24"/>
          <w:szCs w:val="24"/>
          <w:lang w:val="en-US"/>
        </w:rPr>
        <w:t>‘</w:t>
      </w:r>
      <w:r w:rsidR="00260348" w:rsidRPr="00FC00F3">
        <w:rPr>
          <w:rFonts w:ascii="Times New Roman" w:hAnsi="Times New Roman"/>
          <w:color w:val="000000"/>
          <w:sz w:val="24"/>
          <w:szCs w:val="24"/>
          <w:u w:val="single"/>
          <w:lang w:val="en-US"/>
        </w:rPr>
        <w:t>E</w:t>
      </w:r>
      <w:r w:rsidR="00260348" w:rsidRPr="00FC00F3">
        <w:rPr>
          <w:rFonts w:ascii="Times New Roman" w:hAnsi="Times New Roman"/>
          <w:color w:val="000000"/>
          <w:sz w:val="24"/>
          <w:szCs w:val="24"/>
          <w:lang w:val="en-US"/>
        </w:rPr>
        <w:t>motional</w:t>
      </w:r>
      <w:r w:rsidR="00705FD7" w:rsidRPr="00FC00F3">
        <w:rPr>
          <w:rFonts w:ascii="Times New Roman" w:hAnsi="Times New Roman"/>
          <w:color w:val="000000"/>
          <w:sz w:val="24"/>
          <w:szCs w:val="24"/>
          <w:lang w:val="en-US"/>
        </w:rPr>
        <w:t>ly</w:t>
      </w:r>
      <w:r w:rsidR="00260348" w:rsidRPr="00FC00F3">
        <w:rPr>
          <w:rFonts w:ascii="Times New Roman" w:hAnsi="Times New Roman"/>
          <w:color w:val="000000"/>
          <w:sz w:val="24"/>
          <w:szCs w:val="24"/>
          <w:lang w:val="en-US"/>
        </w:rPr>
        <w:t xml:space="preserve"> validati</w:t>
      </w:r>
      <w:r w:rsidR="00705FD7" w:rsidRPr="00FC00F3">
        <w:rPr>
          <w:rFonts w:ascii="Times New Roman" w:hAnsi="Times New Roman"/>
          <w:color w:val="000000"/>
          <w:sz w:val="24"/>
          <w:szCs w:val="24"/>
          <w:lang w:val="en-US"/>
        </w:rPr>
        <w:t>ng’</w:t>
      </w:r>
      <w:r w:rsidR="00260348" w:rsidRPr="00FC00F3">
        <w:rPr>
          <w:rFonts w:ascii="Times New Roman" w:hAnsi="Times New Roman"/>
          <w:color w:val="000000"/>
          <w:sz w:val="24"/>
          <w:szCs w:val="24"/>
          <w:lang w:val="en-US"/>
        </w:rPr>
        <w:t xml:space="preserve">), and providing the child </w:t>
      </w:r>
      <w:r w:rsidR="00A729A4" w:rsidRPr="00FC00F3">
        <w:rPr>
          <w:rFonts w:ascii="Times New Roman" w:hAnsi="Times New Roman"/>
          <w:color w:val="000000"/>
          <w:sz w:val="24"/>
          <w:szCs w:val="24"/>
          <w:lang w:val="en-US"/>
        </w:rPr>
        <w:t>comfort, verbally and physically (‘</w:t>
      </w:r>
      <w:r w:rsidR="00260348" w:rsidRPr="00FC00F3">
        <w:rPr>
          <w:rFonts w:ascii="Times New Roman" w:hAnsi="Times New Roman"/>
          <w:color w:val="000000"/>
          <w:sz w:val="24"/>
          <w:szCs w:val="24"/>
          <w:u w:val="single"/>
          <w:lang w:val="en-US"/>
        </w:rPr>
        <w:t>S</w:t>
      </w:r>
      <w:r w:rsidR="00260348" w:rsidRPr="00FC00F3">
        <w:rPr>
          <w:rFonts w:ascii="Times New Roman" w:hAnsi="Times New Roman"/>
          <w:color w:val="000000"/>
          <w:sz w:val="24"/>
          <w:szCs w:val="24"/>
          <w:lang w:val="en-US"/>
        </w:rPr>
        <w:t>oothing</w:t>
      </w:r>
      <w:r w:rsidR="00A729A4"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 </w:t>
      </w:r>
      <w:r w:rsidR="00F57492" w:rsidRPr="00FC00F3">
        <w:rPr>
          <w:rFonts w:ascii="Times New Roman" w:hAnsi="Times New Roman"/>
          <w:color w:val="000000"/>
          <w:sz w:val="24"/>
          <w:szCs w:val="24"/>
          <w:lang w:val="en-US"/>
        </w:rPr>
        <w:t xml:space="preserve">Throughout </w:t>
      </w:r>
      <w:r w:rsidR="00585E9A" w:rsidRPr="00FC00F3">
        <w:rPr>
          <w:rFonts w:ascii="Times New Roman" w:hAnsi="Times New Roman"/>
          <w:color w:val="000000"/>
          <w:sz w:val="24"/>
          <w:szCs w:val="24"/>
          <w:lang w:val="en-US"/>
        </w:rPr>
        <w:t>the CDI-T phase</w:t>
      </w:r>
      <w:r w:rsidR="00723C1C" w:rsidRPr="00FC00F3">
        <w:rPr>
          <w:rFonts w:ascii="Times New Roman" w:hAnsi="Times New Roman"/>
          <w:color w:val="000000"/>
          <w:sz w:val="24"/>
          <w:szCs w:val="24"/>
          <w:lang w:val="en-US"/>
        </w:rPr>
        <w:t>,</w:t>
      </w:r>
      <w:r w:rsidR="00585E9A" w:rsidRPr="00FC00F3">
        <w:rPr>
          <w:rFonts w:ascii="Times New Roman" w:hAnsi="Times New Roman"/>
          <w:color w:val="000000"/>
          <w:sz w:val="24"/>
          <w:szCs w:val="24"/>
          <w:lang w:val="en-US"/>
        </w:rPr>
        <w:t xml:space="preserve"> parent</w:t>
      </w:r>
      <w:r w:rsidR="00723C1C" w:rsidRPr="00FC00F3">
        <w:rPr>
          <w:rFonts w:ascii="Times New Roman" w:hAnsi="Times New Roman"/>
          <w:color w:val="000000"/>
          <w:sz w:val="24"/>
          <w:szCs w:val="24"/>
          <w:lang w:val="en-US"/>
        </w:rPr>
        <w:t>s</w:t>
      </w:r>
      <w:r w:rsidR="00585E9A" w:rsidRPr="00FC00F3">
        <w:rPr>
          <w:rFonts w:ascii="Times New Roman" w:hAnsi="Times New Roman"/>
          <w:color w:val="000000"/>
          <w:sz w:val="24"/>
          <w:szCs w:val="24"/>
          <w:lang w:val="en-US"/>
        </w:rPr>
        <w:t xml:space="preserve"> </w:t>
      </w:r>
      <w:r w:rsidR="00723C1C" w:rsidRPr="00FC00F3">
        <w:rPr>
          <w:rFonts w:ascii="Times New Roman" w:hAnsi="Times New Roman"/>
          <w:color w:val="000000"/>
          <w:sz w:val="24"/>
          <w:szCs w:val="24"/>
          <w:lang w:val="en-US"/>
        </w:rPr>
        <w:t>are</w:t>
      </w:r>
      <w:r w:rsidR="00585E9A" w:rsidRPr="00FC00F3">
        <w:rPr>
          <w:rFonts w:ascii="Times New Roman" w:hAnsi="Times New Roman"/>
          <w:color w:val="000000"/>
          <w:sz w:val="24"/>
          <w:szCs w:val="24"/>
          <w:lang w:val="en-US"/>
        </w:rPr>
        <w:t xml:space="preserve"> also </w:t>
      </w:r>
      <w:r w:rsidR="00A729A4" w:rsidRPr="00FC00F3">
        <w:rPr>
          <w:rFonts w:ascii="Times New Roman" w:hAnsi="Times New Roman"/>
          <w:color w:val="000000"/>
          <w:sz w:val="24"/>
          <w:szCs w:val="24"/>
          <w:lang w:val="en-US"/>
        </w:rPr>
        <w:t>supported to develop skills in identifying</w:t>
      </w:r>
      <w:r w:rsidR="00723C1C" w:rsidRPr="00FC00F3">
        <w:rPr>
          <w:rFonts w:ascii="Times New Roman" w:hAnsi="Times New Roman"/>
          <w:color w:val="000000"/>
          <w:sz w:val="24"/>
          <w:szCs w:val="24"/>
          <w:lang w:val="en-US"/>
        </w:rPr>
        <w:t>/understanding the</w:t>
      </w:r>
      <w:r w:rsidR="00A729A4" w:rsidRPr="00FC00F3">
        <w:rPr>
          <w:rFonts w:ascii="Times New Roman" w:hAnsi="Times New Roman"/>
          <w:color w:val="000000"/>
          <w:sz w:val="24"/>
          <w:szCs w:val="24"/>
          <w:lang w:val="en-US"/>
        </w:rPr>
        <w:t xml:space="preserve"> underlying reason</w:t>
      </w:r>
      <w:r w:rsidR="00723C1C" w:rsidRPr="00FC00F3">
        <w:rPr>
          <w:rFonts w:ascii="Times New Roman" w:hAnsi="Times New Roman"/>
          <w:color w:val="000000"/>
          <w:sz w:val="24"/>
          <w:szCs w:val="24"/>
          <w:lang w:val="en-US"/>
        </w:rPr>
        <w:t xml:space="preserve">s </w:t>
      </w:r>
      <w:r w:rsidR="00A729A4" w:rsidRPr="00FC00F3">
        <w:rPr>
          <w:rFonts w:ascii="Times New Roman" w:hAnsi="Times New Roman"/>
          <w:color w:val="000000"/>
          <w:sz w:val="24"/>
          <w:szCs w:val="24"/>
          <w:lang w:val="en-US"/>
        </w:rPr>
        <w:t>for their child’s disruptive behavior</w:t>
      </w:r>
      <w:r w:rsidR="004D3F8D" w:rsidRPr="00FC00F3">
        <w:rPr>
          <w:rFonts w:ascii="Times New Roman" w:hAnsi="Times New Roman"/>
          <w:color w:val="000000"/>
          <w:sz w:val="24"/>
          <w:szCs w:val="24"/>
          <w:lang w:val="en-US"/>
        </w:rPr>
        <w:t>s</w:t>
      </w:r>
      <w:r w:rsidR="00A729A4" w:rsidRPr="00FC00F3">
        <w:rPr>
          <w:rFonts w:ascii="Times New Roman" w:hAnsi="Times New Roman"/>
          <w:color w:val="000000"/>
          <w:sz w:val="24"/>
          <w:szCs w:val="24"/>
          <w:lang w:val="en-US"/>
        </w:rPr>
        <w:t xml:space="preserve">. In situations when disruptive behaviors are thought to be driven by emotional dysregulation, the CARES techniques are applied; when </w:t>
      </w:r>
      <w:r w:rsidR="00705FD7" w:rsidRPr="00FC00F3">
        <w:rPr>
          <w:rFonts w:ascii="Times New Roman" w:hAnsi="Times New Roman"/>
          <w:color w:val="000000"/>
          <w:sz w:val="24"/>
          <w:szCs w:val="24"/>
          <w:lang w:val="en-US"/>
        </w:rPr>
        <w:t>behavior</w:t>
      </w:r>
      <w:r w:rsidR="004D3F8D" w:rsidRPr="00FC00F3">
        <w:rPr>
          <w:rFonts w:ascii="Times New Roman" w:hAnsi="Times New Roman"/>
          <w:color w:val="000000"/>
          <w:sz w:val="24"/>
          <w:szCs w:val="24"/>
          <w:lang w:val="en-US"/>
        </w:rPr>
        <w:t xml:space="preserve"> </w:t>
      </w:r>
      <w:r w:rsidR="00A729A4" w:rsidRPr="00FC00F3">
        <w:rPr>
          <w:rFonts w:ascii="Times New Roman" w:hAnsi="Times New Roman"/>
          <w:color w:val="000000"/>
          <w:sz w:val="24"/>
          <w:szCs w:val="24"/>
          <w:lang w:val="en-US"/>
        </w:rPr>
        <w:t>appear</w:t>
      </w:r>
      <w:r w:rsidR="004D3F8D" w:rsidRPr="00FC00F3">
        <w:rPr>
          <w:rFonts w:ascii="Times New Roman" w:hAnsi="Times New Roman"/>
          <w:color w:val="000000"/>
          <w:sz w:val="24"/>
          <w:szCs w:val="24"/>
          <w:lang w:val="en-US"/>
        </w:rPr>
        <w:t>s</w:t>
      </w:r>
      <w:r w:rsidR="00A729A4" w:rsidRPr="00FC00F3">
        <w:rPr>
          <w:rFonts w:ascii="Times New Roman" w:hAnsi="Times New Roman"/>
          <w:color w:val="000000"/>
          <w:sz w:val="24"/>
          <w:szCs w:val="24"/>
          <w:lang w:val="en-US"/>
        </w:rPr>
        <w:t xml:space="preserve"> to be driven by a desire for attention </w:t>
      </w:r>
      <w:r w:rsidR="00723C1C" w:rsidRPr="00FC00F3">
        <w:rPr>
          <w:rFonts w:ascii="Times New Roman" w:hAnsi="Times New Roman"/>
          <w:color w:val="000000"/>
          <w:sz w:val="24"/>
          <w:szCs w:val="24"/>
          <w:lang w:val="en-US"/>
        </w:rPr>
        <w:t xml:space="preserve">(e.g., throwing toys) or unhelpful exploration (e.g., tearing pages in a book, putting puzzle pieces in mouth, reaching for </w:t>
      </w:r>
      <w:r w:rsidR="004D3F8D" w:rsidRPr="00FC00F3">
        <w:rPr>
          <w:rFonts w:ascii="Times New Roman" w:hAnsi="Times New Roman"/>
          <w:color w:val="000000"/>
          <w:sz w:val="24"/>
          <w:szCs w:val="24"/>
          <w:lang w:val="en-US"/>
        </w:rPr>
        <w:t xml:space="preserve">television </w:t>
      </w:r>
      <w:r w:rsidR="000D2F2A" w:rsidRPr="00FC00F3">
        <w:rPr>
          <w:rFonts w:ascii="Times New Roman" w:hAnsi="Times New Roman"/>
          <w:color w:val="000000"/>
          <w:sz w:val="24"/>
          <w:szCs w:val="24"/>
          <w:lang w:val="en-US"/>
        </w:rPr>
        <w:t>remote controls</w:t>
      </w:r>
      <w:r w:rsidR="00723C1C" w:rsidRPr="00FC00F3">
        <w:rPr>
          <w:rFonts w:ascii="Times New Roman" w:hAnsi="Times New Roman"/>
          <w:color w:val="000000"/>
          <w:sz w:val="24"/>
          <w:szCs w:val="24"/>
          <w:lang w:val="en-US"/>
        </w:rPr>
        <w:t xml:space="preserve">), </w:t>
      </w:r>
      <w:r w:rsidR="005F1CB0" w:rsidRPr="00FC00F3">
        <w:rPr>
          <w:rFonts w:ascii="Times New Roman" w:hAnsi="Times New Roman"/>
          <w:color w:val="000000"/>
          <w:sz w:val="24"/>
          <w:szCs w:val="24"/>
          <w:lang w:val="en-US"/>
        </w:rPr>
        <w:t xml:space="preserve">and </w:t>
      </w:r>
      <w:r w:rsidR="00723C1C" w:rsidRPr="00FC00F3">
        <w:rPr>
          <w:rFonts w:ascii="Times New Roman" w:hAnsi="Times New Roman"/>
          <w:color w:val="000000"/>
          <w:sz w:val="24"/>
          <w:szCs w:val="24"/>
          <w:lang w:val="en-US"/>
        </w:rPr>
        <w:t xml:space="preserve">parents are coached to </w:t>
      </w:r>
      <w:r w:rsidR="00585E9A" w:rsidRPr="00FC00F3">
        <w:rPr>
          <w:rFonts w:ascii="Times New Roman" w:hAnsi="Times New Roman"/>
          <w:color w:val="000000"/>
          <w:sz w:val="24"/>
          <w:szCs w:val="24"/>
          <w:lang w:val="en-US"/>
        </w:rPr>
        <w:t>under-react and re-direct</w:t>
      </w:r>
      <w:r w:rsidR="00705FD7" w:rsidRPr="00FC00F3">
        <w:rPr>
          <w:rFonts w:ascii="Times New Roman" w:hAnsi="Times New Roman"/>
          <w:color w:val="000000"/>
          <w:sz w:val="24"/>
          <w:szCs w:val="24"/>
          <w:lang w:val="en-US"/>
        </w:rPr>
        <w:t xml:space="preserve"> the child towards positive play. </w:t>
      </w:r>
      <w:r w:rsidR="000D2F2A" w:rsidRPr="00FC00F3">
        <w:rPr>
          <w:rFonts w:ascii="Times New Roman" w:hAnsi="Times New Roman"/>
          <w:color w:val="000000"/>
          <w:sz w:val="24"/>
          <w:szCs w:val="24"/>
          <w:lang w:val="en-US"/>
        </w:rPr>
        <w:t xml:space="preserve">In the case of aggressive toddler </w:t>
      </w:r>
      <w:r w:rsidR="00705FD7" w:rsidRPr="00FC00F3">
        <w:rPr>
          <w:rFonts w:ascii="Times New Roman" w:hAnsi="Times New Roman"/>
          <w:color w:val="000000"/>
          <w:sz w:val="24"/>
          <w:szCs w:val="24"/>
          <w:lang w:val="en-US"/>
        </w:rPr>
        <w:t>behavior</w:t>
      </w:r>
      <w:r w:rsidR="000D2F2A" w:rsidRPr="00FC00F3">
        <w:rPr>
          <w:rFonts w:ascii="Times New Roman" w:hAnsi="Times New Roman"/>
          <w:color w:val="000000"/>
          <w:sz w:val="24"/>
          <w:szCs w:val="24"/>
          <w:lang w:val="en-US"/>
        </w:rPr>
        <w:t xml:space="preserve"> (e.g., hitting or biting the parent, pulling the parent’s hair), parents </w:t>
      </w:r>
      <w:r w:rsidR="00585E9A" w:rsidRPr="00FC00F3">
        <w:rPr>
          <w:rFonts w:ascii="Times New Roman" w:hAnsi="Times New Roman"/>
          <w:color w:val="000000"/>
          <w:sz w:val="24"/>
          <w:szCs w:val="24"/>
          <w:lang w:val="en-US"/>
        </w:rPr>
        <w:t>a</w:t>
      </w:r>
      <w:r w:rsidR="000D2F2A" w:rsidRPr="00FC00F3">
        <w:rPr>
          <w:rFonts w:ascii="Times New Roman" w:hAnsi="Times New Roman"/>
          <w:color w:val="000000"/>
          <w:sz w:val="24"/>
          <w:szCs w:val="24"/>
          <w:lang w:val="en-US"/>
        </w:rPr>
        <w:t>re coached</w:t>
      </w:r>
      <w:r w:rsidR="00585E9A" w:rsidRPr="00FC00F3">
        <w:rPr>
          <w:rFonts w:ascii="Times New Roman" w:hAnsi="Times New Roman"/>
          <w:color w:val="000000"/>
          <w:sz w:val="24"/>
          <w:szCs w:val="24"/>
          <w:lang w:val="en-US"/>
        </w:rPr>
        <w:t xml:space="preserve"> to use a brief, developmentally appropriate </w:t>
      </w:r>
      <w:r w:rsidR="00705FD7" w:rsidRPr="00FC00F3">
        <w:rPr>
          <w:rFonts w:ascii="Times New Roman" w:hAnsi="Times New Roman"/>
          <w:color w:val="000000"/>
          <w:sz w:val="24"/>
          <w:szCs w:val="24"/>
          <w:lang w:val="en-US"/>
        </w:rPr>
        <w:t xml:space="preserve">“no hurting” </w:t>
      </w:r>
      <w:r w:rsidR="00585E9A" w:rsidRPr="00FC00F3">
        <w:rPr>
          <w:rFonts w:ascii="Times New Roman" w:hAnsi="Times New Roman"/>
          <w:color w:val="000000"/>
          <w:sz w:val="24"/>
          <w:szCs w:val="24"/>
          <w:lang w:val="en-US"/>
        </w:rPr>
        <w:t xml:space="preserve">limit-setting sequence. </w:t>
      </w:r>
      <w:r w:rsidR="00F57492" w:rsidRPr="00FC00F3">
        <w:rPr>
          <w:rFonts w:ascii="Times New Roman" w:hAnsi="Times New Roman"/>
          <w:color w:val="000000"/>
          <w:sz w:val="24"/>
          <w:szCs w:val="24"/>
          <w:lang w:val="en-US"/>
        </w:rPr>
        <w:t>T</w:t>
      </w:r>
      <w:r w:rsidR="006E62E0" w:rsidRPr="00FC00F3">
        <w:rPr>
          <w:rFonts w:ascii="Times New Roman" w:hAnsi="Times New Roman"/>
          <w:color w:val="000000"/>
          <w:sz w:val="24"/>
          <w:szCs w:val="24"/>
          <w:lang w:val="en-US"/>
        </w:rPr>
        <w:t>he CDI-T phase</w:t>
      </w:r>
      <w:r w:rsidR="00F57492" w:rsidRPr="00FC00F3">
        <w:rPr>
          <w:rFonts w:ascii="Times New Roman" w:hAnsi="Times New Roman"/>
          <w:color w:val="000000"/>
          <w:sz w:val="24"/>
          <w:szCs w:val="24"/>
          <w:lang w:val="en-US"/>
        </w:rPr>
        <w:t xml:space="preserve"> also focuses on encouraging parents </w:t>
      </w:r>
      <w:r w:rsidR="006E62E0" w:rsidRPr="00FC00F3">
        <w:rPr>
          <w:rFonts w:ascii="Times New Roman" w:hAnsi="Times New Roman"/>
          <w:color w:val="000000"/>
          <w:sz w:val="24"/>
          <w:szCs w:val="24"/>
          <w:lang w:val="en-US"/>
        </w:rPr>
        <w:t>to foster their own emotion regulation through engagement with the ‘adult CARES’ model</w:t>
      </w:r>
      <w:r w:rsidR="008C1028" w:rsidRPr="00FC00F3">
        <w:rPr>
          <w:rFonts w:ascii="Times New Roman" w:hAnsi="Times New Roman"/>
          <w:color w:val="000000"/>
          <w:sz w:val="24"/>
          <w:szCs w:val="24"/>
          <w:lang w:val="en-US"/>
        </w:rPr>
        <w:t xml:space="preserve"> -  a series of techniques that parents can utilize at the start or </w:t>
      </w:r>
      <w:r w:rsidR="00FC4BBC" w:rsidRPr="00FC00F3">
        <w:rPr>
          <w:rFonts w:ascii="Times New Roman" w:hAnsi="Times New Roman"/>
          <w:color w:val="000000"/>
          <w:sz w:val="24"/>
          <w:szCs w:val="24"/>
          <w:lang w:val="en-US"/>
        </w:rPr>
        <w:t xml:space="preserve">during </w:t>
      </w:r>
      <w:r w:rsidR="008C1028" w:rsidRPr="00FC00F3">
        <w:rPr>
          <w:rFonts w:ascii="Times New Roman" w:hAnsi="Times New Roman"/>
          <w:color w:val="000000"/>
          <w:sz w:val="24"/>
          <w:szCs w:val="24"/>
          <w:lang w:val="en-US"/>
        </w:rPr>
        <w:t>parent-child play sessions, or at other times of the day</w:t>
      </w:r>
      <w:r w:rsidR="004551C1" w:rsidRPr="00FC00F3">
        <w:rPr>
          <w:rFonts w:ascii="Times New Roman" w:hAnsi="Times New Roman"/>
          <w:color w:val="000000"/>
          <w:sz w:val="24"/>
          <w:szCs w:val="24"/>
          <w:lang w:val="en-US"/>
        </w:rPr>
        <w:t>,</w:t>
      </w:r>
      <w:r w:rsidR="008C1028" w:rsidRPr="00FC00F3">
        <w:rPr>
          <w:rFonts w:ascii="Times New Roman" w:hAnsi="Times New Roman"/>
          <w:color w:val="000000"/>
          <w:sz w:val="24"/>
          <w:szCs w:val="24"/>
          <w:lang w:val="en-US"/>
        </w:rPr>
        <w:t xml:space="preserve"> to manage their emotions [</w:t>
      </w:r>
      <w:r w:rsidR="008C1028" w:rsidRPr="00FC00F3">
        <w:rPr>
          <w:rFonts w:ascii="Times New Roman" w:hAnsi="Times New Roman"/>
          <w:color w:val="000000"/>
          <w:sz w:val="24"/>
          <w:szCs w:val="24"/>
          <w:u w:val="single"/>
          <w:lang w:val="en-US"/>
        </w:rPr>
        <w:t>C</w:t>
      </w:r>
      <w:r w:rsidR="008C1028" w:rsidRPr="00FC00F3">
        <w:rPr>
          <w:rFonts w:ascii="Times New Roman" w:hAnsi="Times New Roman"/>
          <w:color w:val="000000"/>
          <w:sz w:val="24"/>
          <w:szCs w:val="24"/>
          <w:lang w:val="en-US"/>
        </w:rPr>
        <w:t xml:space="preserve">ome in close to your own feelings, </w:t>
      </w:r>
      <w:r w:rsidR="008C1028" w:rsidRPr="00FC00F3">
        <w:rPr>
          <w:rFonts w:ascii="Times New Roman" w:hAnsi="Times New Roman"/>
          <w:color w:val="000000"/>
          <w:sz w:val="24"/>
          <w:szCs w:val="24"/>
          <w:u w:val="single"/>
          <w:lang w:val="en-US"/>
        </w:rPr>
        <w:t>A</w:t>
      </w:r>
      <w:r w:rsidR="008C1028" w:rsidRPr="00FC00F3">
        <w:rPr>
          <w:rFonts w:ascii="Times New Roman" w:hAnsi="Times New Roman"/>
          <w:color w:val="000000"/>
          <w:sz w:val="24"/>
          <w:szCs w:val="24"/>
          <w:lang w:val="en-US"/>
        </w:rPr>
        <w:t xml:space="preserve">ssist yourself to manage the feelings (e.g., deep breathing, progressive muscle relaxation), </w:t>
      </w:r>
      <w:r w:rsidR="008C1028" w:rsidRPr="00FC00F3">
        <w:rPr>
          <w:rFonts w:ascii="Times New Roman" w:hAnsi="Times New Roman"/>
          <w:color w:val="000000"/>
          <w:sz w:val="24"/>
          <w:szCs w:val="24"/>
          <w:u w:val="single"/>
          <w:lang w:val="en-US"/>
        </w:rPr>
        <w:t>R</w:t>
      </w:r>
      <w:r w:rsidR="008C1028" w:rsidRPr="00FC00F3">
        <w:rPr>
          <w:rFonts w:ascii="Times New Roman" w:hAnsi="Times New Roman"/>
          <w:color w:val="000000"/>
          <w:sz w:val="24"/>
          <w:szCs w:val="24"/>
          <w:lang w:val="en-US"/>
        </w:rPr>
        <w:t xml:space="preserve">eassure yourself (cognitive challenging, positive self-talk), Label and validate the </w:t>
      </w:r>
      <w:r w:rsidR="008C1028" w:rsidRPr="00FC00F3">
        <w:rPr>
          <w:rFonts w:ascii="Times New Roman" w:hAnsi="Times New Roman"/>
          <w:color w:val="000000"/>
          <w:sz w:val="24"/>
          <w:szCs w:val="24"/>
          <w:u w:val="single"/>
          <w:lang w:val="en-US"/>
        </w:rPr>
        <w:t>E</w:t>
      </w:r>
      <w:r w:rsidR="008C1028" w:rsidRPr="00FC00F3">
        <w:rPr>
          <w:rFonts w:ascii="Times New Roman" w:hAnsi="Times New Roman"/>
          <w:color w:val="000000"/>
          <w:sz w:val="24"/>
          <w:szCs w:val="24"/>
          <w:lang w:val="en-US"/>
        </w:rPr>
        <w:t xml:space="preserve">motions you are experiencing, Self </w:t>
      </w:r>
      <w:r w:rsidR="008C1028" w:rsidRPr="00FC00F3">
        <w:rPr>
          <w:rFonts w:ascii="Times New Roman" w:hAnsi="Times New Roman"/>
          <w:color w:val="000000"/>
          <w:sz w:val="24"/>
          <w:szCs w:val="24"/>
          <w:u w:val="single"/>
          <w:lang w:val="en-US"/>
        </w:rPr>
        <w:t>S</w:t>
      </w:r>
      <w:r w:rsidR="008C1028" w:rsidRPr="00FC00F3">
        <w:rPr>
          <w:rFonts w:ascii="Times New Roman" w:hAnsi="Times New Roman"/>
          <w:color w:val="000000"/>
          <w:sz w:val="24"/>
          <w:szCs w:val="24"/>
          <w:lang w:val="en-US"/>
        </w:rPr>
        <w:t>oothe (e.g., self-care)]</w:t>
      </w:r>
      <w:r w:rsidR="006E62E0" w:rsidRPr="00FC00F3">
        <w:rPr>
          <w:rFonts w:ascii="Times New Roman" w:hAnsi="Times New Roman"/>
          <w:color w:val="000000"/>
          <w:sz w:val="24"/>
          <w:szCs w:val="24"/>
          <w:lang w:val="en-US"/>
        </w:rPr>
        <w:t>.</w:t>
      </w:r>
    </w:p>
    <w:p w14:paraId="5AA37648" w14:textId="2C3ED700" w:rsidR="008C1028" w:rsidRPr="00FC00F3"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The PDI-T phase aims to promote toddler listening skills</w:t>
      </w:r>
      <w:r w:rsidR="00EC4202" w:rsidRPr="00FC00F3">
        <w:rPr>
          <w:rFonts w:ascii="Times New Roman" w:hAnsi="Times New Roman"/>
          <w:color w:val="000000"/>
          <w:sz w:val="24"/>
          <w:szCs w:val="24"/>
          <w:lang w:val="en-US"/>
        </w:rPr>
        <w:t xml:space="preserve">. In </w:t>
      </w:r>
      <w:r w:rsidR="004D3F8D" w:rsidRPr="00FC00F3">
        <w:rPr>
          <w:rFonts w:ascii="Times New Roman" w:hAnsi="Times New Roman"/>
          <w:color w:val="000000"/>
          <w:sz w:val="24"/>
          <w:szCs w:val="24"/>
          <w:lang w:val="en-US"/>
        </w:rPr>
        <w:t>this phase</w:t>
      </w:r>
      <w:r w:rsidR="00EC4202" w:rsidRPr="00FC00F3">
        <w:rPr>
          <w:rFonts w:ascii="Times New Roman" w:hAnsi="Times New Roman"/>
          <w:color w:val="000000"/>
          <w:sz w:val="24"/>
          <w:szCs w:val="24"/>
          <w:lang w:val="en-US"/>
        </w:rPr>
        <w:t>,</w:t>
      </w:r>
      <w:r w:rsidR="004D3F8D" w:rsidRPr="00FC00F3">
        <w:rPr>
          <w:rFonts w:ascii="Times New Roman" w:hAnsi="Times New Roman"/>
          <w:color w:val="000000"/>
          <w:sz w:val="24"/>
          <w:szCs w:val="24"/>
          <w:lang w:val="en-US"/>
        </w:rPr>
        <w:t xml:space="preserve"> parents are taught how to give instructions to toddlers that are developmentally appropriate and effective, and </w:t>
      </w:r>
      <w:r w:rsidR="008C584A" w:rsidRPr="00FC00F3">
        <w:rPr>
          <w:rFonts w:ascii="Times New Roman" w:hAnsi="Times New Roman"/>
          <w:color w:val="000000"/>
          <w:sz w:val="24"/>
          <w:szCs w:val="24"/>
          <w:lang w:val="en-US"/>
        </w:rPr>
        <w:t>they</w:t>
      </w:r>
      <w:r w:rsidR="00EC4202"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are coached to use a g</w:t>
      </w:r>
      <w:r w:rsidRPr="00FC00F3">
        <w:rPr>
          <w:rFonts w:ascii="Times New Roman" w:hAnsi="Times New Roman"/>
          <w:color w:val="000000"/>
          <w:sz w:val="24"/>
          <w:szCs w:val="24"/>
          <w:lang w:val="en-US"/>
        </w:rPr>
        <w:t xml:space="preserve">uided compliance teaching sequence. </w:t>
      </w:r>
      <w:r w:rsidR="008C1028" w:rsidRPr="00FC00F3">
        <w:rPr>
          <w:rFonts w:ascii="Times New Roman" w:hAnsi="Times New Roman"/>
          <w:color w:val="000000"/>
          <w:sz w:val="24"/>
          <w:szCs w:val="24"/>
          <w:lang w:val="en-US"/>
        </w:rPr>
        <w:t xml:space="preserve">Designed to be fun and </w:t>
      </w:r>
      <w:r w:rsidR="008C1028" w:rsidRPr="00FC00F3">
        <w:rPr>
          <w:rFonts w:ascii="Times New Roman" w:hAnsi="Times New Roman"/>
          <w:color w:val="000000"/>
          <w:sz w:val="24"/>
          <w:szCs w:val="24"/>
          <w:lang w:val="en-US"/>
        </w:rPr>
        <w:lastRenderedPageBreak/>
        <w:t xml:space="preserve">game-like, </w:t>
      </w:r>
      <w:r w:rsidR="004D3F8D" w:rsidRPr="00FC00F3">
        <w:rPr>
          <w:rFonts w:ascii="Times New Roman" w:hAnsi="Times New Roman"/>
          <w:color w:val="000000"/>
          <w:sz w:val="24"/>
          <w:szCs w:val="24"/>
          <w:lang w:val="en-US"/>
        </w:rPr>
        <w:t>the guided compliance sequence is applied in parent-child play sessions when the child is feeling calm and relaxed</w:t>
      </w:r>
      <w:r w:rsidR="008C584A" w:rsidRPr="00FC00F3">
        <w:rPr>
          <w:rFonts w:ascii="Times New Roman" w:hAnsi="Times New Roman"/>
          <w:color w:val="000000"/>
          <w:sz w:val="24"/>
          <w:szCs w:val="24"/>
          <w:lang w:val="en-US"/>
        </w:rPr>
        <w:t>.</w:t>
      </w:r>
      <w:r w:rsidR="004D3F8D" w:rsidRPr="00FC00F3">
        <w:rPr>
          <w:rFonts w:ascii="Times New Roman" w:hAnsi="Times New Roman"/>
          <w:color w:val="000000"/>
          <w:sz w:val="24"/>
          <w:szCs w:val="24"/>
          <w:lang w:val="en-US"/>
        </w:rPr>
        <w:t xml:space="preserve"> </w:t>
      </w:r>
      <w:r w:rsidR="008C584A" w:rsidRPr="00FC00F3">
        <w:rPr>
          <w:rFonts w:ascii="Times New Roman" w:hAnsi="Times New Roman"/>
          <w:color w:val="000000"/>
          <w:sz w:val="24"/>
          <w:szCs w:val="24"/>
          <w:lang w:val="en-US"/>
        </w:rPr>
        <w:t>I</w:t>
      </w:r>
      <w:r w:rsidR="004D3F8D" w:rsidRPr="00FC00F3">
        <w:rPr>
          <w:rFonts w:ascii="Times New Roman" w:hAnsi="Times New Roman"/>
          <w:color w:val="000000"/>
          <w:sz w:val="24"/>
          <w:szCs w:val="24"/>
          <w:lang w:val="en-US"/>
        </w:rPr>
        <w:t>t includes</w:t>
      </w:r>
      <w:r w:rsidR="008C1028" w:rsidRPr="00FC00F3">
        <w:rPr>
          <w:rFonts w:ascii="Times New Roman" w:hAnsi="Times New Roman"/>
          <w:color w:val="000000"/>
          <w:sz w:val="24"/>
          <w:szCs w:val="24"/>
          <w:lang w:val="en-US"/>
        </w:rPr>
        <w:t xml:space="preserve"> </w:t>
      </w:r>
      <w:r w:rsidR="004D3F8D" w:rsidRPr="00FC00F3">
        <w:rPr>
          <w:rFonts w:ascii="Times New Roman" w:hAnsi="Times New Roman"/>
          <w:color w:val="000000"/>
          <w:sz w:val="24"/>
          <w:szCs w:val="24"/>
          <w:lang w:val="en-US"/>
        </w:rPr>
        <w:t xml:space="preserve">a series of steps designed to support the toddler’s learning: ‘Tell’, ‘Show’, ‘Try Again’, </w:t>
      </w:r>
      <w:proofErr w:type="gramStart"/>
      <w:r w:rsidR="004D3F8D" w:rsidRPr="00FC00F3">
        <w:rPr>
          <w:rFonts w:ascii="Times New Roman" w:hAnsi="Times New Roman"/>
          <w:color w:val="000000"/>
          <w:sz w:val="24"/>
          <w:szCs w:val="24"/>
          <w:lang w:val="en-US"/>
        </w:rPr>
        <w:t>‘Guide</w:t>
      </w:r>
      <w:proofErr w:type="gramEnd"/>
      <w:r w:rsidR="004D3F8D" w:rsidRPr="00FC00F3">
        <w:rPr>
          <w:rFonts w:ascii="Times New Roman" w:hAnsi="Times New Roman"/>
          <w:color w:val="000000"/>
          <w:sz w:val="24"/>
          <w:szCs w:val="24"/>
          <w:lang w:val="en-US"/>
        </w:rPr>
        <w:t>’.</w:t>
      </w:r>
    </w:p>
    <w:p w14:paraId="5F457AE0" w14:textId="2A00C643" w:rsidR="00BF0A78" w:rsidRPr="00FC00F3" w:rsidRDefault="00585E9A" w:rsidP="00585E9A">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 xml:space="preserve">Preliminary evidence to support the efficacy of PCIT-T has been positive. </w:t>
      </w:r>
      <w:r w:rsidR="006339D2" w:rsidRPr="00FC00F3">
        <w:rPr>
          <w:rFonts w:ascii="Times New Roman" w:hAnsi="Times New Roman"/>
          <w:color w:val="000000"/>
          <w:sz w:val="24"/>
          <w:szCs w:val="24"/>
          <w:lang w:val="en-US"/>
        </w:rPr>
        <w:t xml:space="preserve">In an initial study, </w:t>
      </w:r>
      <w:r w:rsidR="006339D2"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 AuthorYear="1"&gt;&lt;Author&gt;Kohlhoff&lt;/Author&gt;&lt;Year&gt;2014&lt;/Year&gt;&lt;RecNum&gt;2334&lt;/RecNum&gt;&lt;DisplayText&gt;Kohlhoff and Morgan (2014)&lt;/DisplayText&gt;&lt;record&gt;&lt;rec-number&gt;2334&lt;/rec-number&gt;&lt;foreign-keys&gt;&lt;key app="EN" db-id="ards0dvaofa9d9es2f6vrf9iarwfp0z2w20v" timestamp="1696903414" guid="a6f2a04e-6bea-43a1-8879-58ce8c2caeb1"&gt;2334&lt;/key&gt;&lt;/foreign-keys&gt;&lt;ref-type name="Journal Article"&gt;17&lt;/ref-type&gt;&lt;contributors&gt;&lt;authors&gt;&lt;author&gt;Kohlhoff, J.&lt;/author&gt;&lt;author&gt;Morgan, S. &lt;/author&gt;&lt;/authors&gt;&lt;/contributors&gt;&lt;titles&gt;&lt;title&gt;Parent Child Interaction Therapy for Toddlers: A pilot study&lt;/title&gt;&lt;secondary-title&gt;Child and Family Behavior Therapy&lt;/secondary-title&gt;&lt;/titles&gt;&lt;periodical&gt;&lt;full-title&gt;Child and Family Behavior Therapy&lt;/full-title&gt;&lt;/periodical&gt;&lt;pages&gt;121-139&lt;/pages&gt;&lt;volume&gt;36&lt;/volume&gt;&lt;number&gt;2&lt;/number&gt;&lt;dates&gt;&lt;year&gt;2014&lt;/year&gt;&lt;/dates&gt;&lt;urls&gt;&lt;/urls&gt;&lt;/record&gt;&lt;/Cite&gt;&lt;/EndNote&gt;</w:instrText>
      </w:r>
      <w:r w:rsidR="006339D2"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Kohlhoff and Morgan (2014)</w:t>
      </w:r>
      <w:r w:rsidR="006339D2" w:rsidRPr="00FC00F3">
        <w:rPr>
          <w:rFonts w:ascii="Times New Roman" w:hAnsi="Times New Roman"/>
          <w:color w:val="000000"/>
          <w:sz w:val="24"/>
          <w:szCs w:val="24"/>
          <w:lang w:val="en-US"/>
        </w:rPr>
        <w:fldChar w:fldCharType="end"/>
      </w:r>
      <w:r w:rsidR="006339D2"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 xml:space="preserve">retrospectively reviewed outcomes of 29 </w:t>
      </w:r>
      <w:r w:rsidR="00A70618" w:rsidRPr="00FC00F3">
        <w:rPr>
          <w:rFonts w:ascii="Times New Roman" w:hAnsi="Times New Roman"/>
          <w:color w:val="000000"/>
          <w:sz w:val="24"/>
          <w:szCs w:val="24"/>
          <w:lang w:val="en-US"/>
        </w:rPr>
        <w:t xml:space="preserve">clinic-referred </w:t>
      </w:r>
      <w:r w:rsidR="006339D2" w:rsidRPr="00FC00F3">
        <w:rPr>
          <w:rFonts w:ascii="Times New Roman" w:hAnsi="Times New Roman"/>
          <w:color w:val="000000"/>
          <w:sz w:val="24"/>
          <w:szCs w:val="24"/>
          <w:lang w:val="en-US"/>
        </w:rPr>
        <w:t>parent-toddler dyads (</w:t>
      </w:r>
      <w:r w:rsidR="0029777C" w:rsidRPr="00FC00F3">
        <w:rPr>
          <w:rFonts w:ascii="Times New Roman" w:hAnsi="Times New Roman"/>
          <w:color w:val="000000"/>
          <w:sz w:val="24"/>
          <w:szCs w:val="24"/>
          <w:lang w:val="en-US"/>
        </w:rPr>
        <w:t xml:space="preserve">Child </w:t>
      </w:r>
      <w:r w:rsidR="0029777C" w:rsidRPr="00FC00F3">
        <w:rPr>
          <w:rFonts w:ascii="Times New Roman" w:hAnsi="Times New Roman"/>
          <w:i/>
          <w:iCs/>
          <w:color w:val="000000"/>
          <w:sz w:val="24"/>
          <w:szCs w:val="24"/>
          <w:lang w:val="en-US"/>
        </w:rPr>
        <w:t>M</w:t>
      </w:r>
      <w:r w:rsidR="006339D2" w:rsidRPr="00FC00F3">
        <w:rPr>
          <w:rFonts w:ascii="Times New Roman" w:hAnsi="Times New Roman"/>
          <w:color w:val="000000"/>
          <w:sz w:val="24"/>
          <w:szCs w:val="24"/>
          <w:lang w:val="en-US"/>
        </w:rPr>
        <w:t xml:space="preserve">age </w:t>
      </w:r>
      <w:r w:rsidR="001C4FE2" w:rsidRPr="00FC00F3">
        <w:rPr>
          <w:rFonts w:ascii="Times New Roman" w:hAnsi="Times New Roman"/>
          <w:color w:val="000000"/>
          <w:sz w:val="24"/>
          <w:szCs w:val="24"/>
          <w:lang w:val="en-US"/>
        </w:rPr>
        <w:t>19.8 months,</w:t>
      </w:r>
      <w:r w:rsidR="006339D2" w:rsidRPr="00FC00F3">
        <w:rPr>
          <w:rFonts w:ascii="Times New Roman" w:hAnsi="Times New Roman"/>
          <w:color w:val="000000"/>
          <w:sz w:val="24"/>
          <w:szCs w:val="24"/>
          <w:lang w:val="en-US"/>
        </w:rPr>
        <w:t xml:space="preserve"> SD</w:t>
      </w:r>
      <w:r w:rsidR="001C4FE2" w:rsidRPr="00FC00F3">
        <w:rPr>
          <w:rFonts w:ascii="Times New Roman" w:hAnsi="Times New Roman"/>
          <w:color w:val="000000"/>
          <w:sz w:val="24"/>
          <w:szCs w:val="24"/>
          <w:lang w:val="en-US"/>
        </w:rPr>
        <w:t xml:space="preserve"> 2.60</w:t>
      </w:r>
      <w:r w:rsidR="006339D2"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 treated with </w:t>
      </w:r>
      <w:r w:rsidR="006339D2" w:rsidRPr="00FC00F3">
        <w:rPr>
          <w:rFonts w:ascii="Times New Roman" w:hAnsi="Times New Roman"/>
          <w:color w:val="000000"/>
          <w:sz w:val="24"/>
          <w:szCs w:val="24"/>
          <w:lang w:val="en-US"/>
        </w:rPr>
        <w:t xml:space="preserve">an early version of the PCIT-T </w:t>
      </w:r>
      <w:r w:rsidR="00A70618" w:rsidRPr="00FC00F3">
        <w:rPr>
          <w:rFonts w:ascii="Times New Roman" w:hAnsi="Times New Roman"/>
          <w:color w:val="000000"/>
          <w:sz w:val="24"/>
          <w:szCs w:val="24"/>
          <w:lang w:val="en-US"/>
        </w:rPr>
        <w:t>(</w:t>
      </w:r>
      <w:r w:rsidR="006339D2" w:rsidRPr="00FC00F3">
        <w:rPr>
          <w:rFonts w:ascii="Times New Roman" w:hAnsi="Times New Roman"/>
          <w:color w:val="000000"/>
          <w:sz w:val="24"/>
          <w:szCs w:val="24"/>
          <w:lang w:val="en-US"/>
        </w:rPr>
        <w:t>CDI-T phase</w:t>
      </w:r>
      <w:r w:rsidR="00A70618" w:rsidRPr="00FC00F3">
        <w:rPr>
          <w:rFonts w:ascii="Times New Roman" w:hAnsi="Times New Roman"/>
          <w:color w:val="000000"/>
          <w:sz w:val="24"/>
          <w:szCs w:val="24"/>
          <w:lang w:val="en-US"/>
        </w:rPr>
        <w:t xml:space="preserve"> only)</w:t>
      </w:r>
      <w:r w:rsidR="006339D2" w:rsidRPr="00FC00F3">
        <w:rPr>
          <w:rFonts w:ascii="Times New Roman" w:hAnsi="Times New Roman"/>
          <w:color w:val="000000"/>
          <w:sz w:val="24"/>
          <w:szCs w:val="24"/>
          <w:lang w:val="en-US"/>
        </w:rPr>
        <w:t xml:space="preserve">. Results </w:t>
      </w:r>
      <w:r w:rsidRPr="00FC00F3">
        <w:rPr>
          <w:rFonts w:ascii="Times New Roman" w:hAnsi="Times New Roman"/>
          <w:color w:val="000000"/>
          <w:sz w:val="24"/>
          <w:szCs w:val="24"/>
          <w:lang w:val="en-US"/>
        </w:rPr>
        <w:t xml:space="preserve">showed statistically and clinically significant improvements in </w:t>
      </w:r>
      <w:r w:rsidR="00A70618" w:rsidRPr="00FC00F3">
        <w:rPr>
          <w:rFonts w:ascii="Times New Roman" w:hAnsi="Times New Roman"/>
          <w:color w:val="000000"/>
          <w:sz w:val="24"/>
          <w:szCs w:val="24"/>
          <w:lang w:val="en-US"/>
        </w:rPr>
        <w:t xml:space="preserve">parental </w:t>
      </w:r>
      <w:r w:rsidR="00705FD7" w:rsidRPr="00FC00F3">
        <w:rPr>
          <w:rFonts w:ascii="Times New Roman" w:hAnsi="Times New Roman"/>
          <w:color w:val="000000"/>
          <w:sz w:val="24"/>
          <w:szCs w:val="24"/>
          <w:lang w:val="en-US"/>
        </w:rPr>
        <w:t>verbalizations</w:t>
      </w:r>
      <w:r w:rsidR="00A70618" w:rsidRPr="00FC00F3">
        <w:rPr>
          <w:rFonts w:ascii="Times New Roman" w:hAnsi="Times New Roman"/>
          <w:color w:val="000000"/>
          <w:sz w:val="24"/>
          <w:szCs w:val="24"/>
          <w:lang w:val="en-US"/>
        </w:rPr>
        <w:t xml:space="preserve"> (e.g., increased praise, decreased criticism) and </w:t>
      </w:r>
      <w:r w:rsidRPr="00FC00F3">
        <w:rPr>
          <w:rFonts w:ascii="Times New Roman" w:hAnsi="Times New Roman"/>
          <w:color w:val="000000"/>
          <w:sz w:val="24"/>
          <w:szCs w:val="24"/>
          <w:lang w:val="en-US"/>
        </w:rPr>
        <w:t xml:space="preserve">child behavior </w:t>
      </w:r>
      <w:r w:rsidR="00A70618" w:rsidRPr="00FC00F3">
        <w:rPr>
          <w:rFonts w:ascii="Times New Roman" w:hAnsi="Times New Roman"/>
          <w:color w:val="000000"/>
          <w:sz w:val="24"/>
          <w:szCs w:val="24"/>
          <w:lang w:val="en-US"/>
        </w:rPr>
        <w:t xml:space="preserve">(e.g., decreased externalizing </w:t>
      </w:r>
      <w:r w:rsidR="00705FD7" w:rsidRPr="00FC00F3">
        <w:rPr>
          <w:rFonts w:ascii="Times New Roman" w:hAnsi="Times New Roman"/>
          <w:color w:val="000000"/>
          <w:sz w:val="24"/>
          <w:szCs w:val="24"/>
          <w:lang w:val="en-US"/>
        </w:rPr>
        <w:t>behaviors</w:t>
      </w:r>
      <w:r w:rsidR="00A70618" w:rsidRPr="00FC00F3">
        <w:rPr>
          <w:rFonts w:ascii="Times New Roman" w:hAnsi="Times New Roman"/>
          <w:color w:val="000000"/>
          <w:sz w:val="24"/>
          <w:szCs w:val="24"/>
          <w:lang w:val="en-US"/>
        </w:rPr>
        <w:t xml:space="preserve">, increased compliance) </w:t>
      </w:r>
      <w:r w:rsidR="006339D2" w:rsidRPr="00FC00F3">
        <w:rPr>
          <w:rFonts w:ascii="Times New Roman" w:hAnsi="Times New Roman"/>
          <w:color w:val="000000"/>
          <w:sz w:val="24"/>
          <w:szCs w:val="24"/>
          <w:lang w:val="en-US"/>
        </w:rPr>
        <w:t>following the intervention,</w:t>
      </w:r>
      <w:r w:rsidR="00A70618" w:rsidRPr="00FC00F3">
        <w:rPr>
          <w:rFonts w:ascii="Times New Roman" w:hAnsi="Times New Roman"/>
          <w:color w:val="000000"/>
          <w:sz w:val="24"/>
          <w:szCs w:val="24"/>
          <w:lang w:val="en-US"/>
        </w:rPr>
        <w:t xml:space="preserve"> </w:t>
      </w:r>
      <w:r w:rsidR="006339D2" w:rsidRPr="00FC00F3">
        <w:rPr>
          <w:rFonts w:ascii="Times New Roman" w:hAnsi="Times New Roman"/>
          <w:color w:val="000000"/>
          <w:sz w:val="24"/>
          <w:szCs w:val="24"/>
          <w:lang w:val="en-US"/>
        </w:rPr>
        <w:t xml:space="preserve">reductions in </w:t>
      </w:r>
      <w:r w:rsidRPr="00FC00F3">
        <w:rPr>
          <w:rFonts w:ascii="Times New Roman" w:hAnsi="Times New Roman"/>
          <w:color w:val="000000"/>
          <w:sz w:val="24"/>
          <w:szCs w:val="24"/>
          <w:lang w:val="en-US"/>
        </w:rPr>
        <w:t>parent</w:t>
      </w:r>
      <w:r w:rsidR="006339D2" w:rsidRPr="00FC00F3">
        <w:rPr>
          <w:rFonts w:ascii="Times New Roman" w:hAnsi="Times New Roman"/>
          <w:color w:val="000000"/>
          <w:sz w:val="24"/>
          <w:szCs w:val="24"/>
          <w:lang w:val="en-US"/>
        </w:rPr>
        <w:t>al depressive symptom severity</w:t>
      </w:r>
      <w:r w:rsidR="00A70618" w:rsidRPr="00FC00F3">
        <w:rPr>
          <w:rFonts w:ascii="Times New Roman" w:hAnsi="Times New Roman"/>
          <w:color w:val="000000"/>
          <w:sz w:val="24"/>
          <w:szCs w:val="24"/>
          <w:lang w:val="en-US"/>
        </w:rPr>
        <w:t>, and high levels of consumer satisfaction</w:t>
      </w:r>
      <w:r w:rsidR="006339D2"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 </w:t>
      </w:r>
      <w:r w:rsidR="00A70618" w:rsidRPr="00FC00F3">
        <w:rPr>
          <w:rFonts w:ascii="Times New Roman" w:hAnsi="Times New Roman"/>
          <w:color w:val="000000"/>
          <w:sz w:val="24"/>
          <w:szCs w:val="24"/>
          <w:lang w:val="en-US"/>
        </w:rPr>
        <w:t xml:space="preserve">In a subsequent study, 66 clinic-referred </w:t>
      </w:r>
      <w:r w:rsidRPr="00FC00F3">
        <w:rPr>
          <w:rFonts w:ascii="Times New Roman" w:hAnsi="Times New Roman"/>
          <w:color w:val="000000"/>
          <w:sz w:val="24"/>
          <w:szCs w:val="24"/>
          <w:lang w:val="en-US"/>
        </w:rPr>
        <w:t>mother-</w:t>
      </w:r>
      <w:r w:rsidR="00A70618" w:rsidRPr="00FC00F3">
        <w:rPr>
          <w:rFonts w:ascii="Times New Roman" w:hAnsi="Times New Roman"/>
          <w:color w:val="000000"/>
          <w:sz w:val="24"/>
          <w:szCs w:val="24"/>
          <w:lang w:val="en-US"/>
        </w:rPr>
        <w:t xml:space="preserve">toddler </w:t>
      </w:r>
      <w:r w:rsidRPr="00FC00F3">
        <w:rPr>
          <w:rFonts w:ascii="Times New Roman" w:hAnsi="Times New Roman"/>
          <w:color w:val="000000"/>
          <w:sz w:val="24"/>
          <w:szCs w:val="24"/>
          <w:lang w:val="en-US"/>
        </w:rPr>
        <w:t xml:space="preserve">dyads </w:t>
      </w:r>
      <w:r w:rsidR="001C4FE2" w:rsidRPr="00FC00F3">
        <w:rPr>
          <w:rFonts w:ascii="Times New Roman" w:hAnsi="Times New Roman"/>
          <w:color w:val="000000"/>
          <w:sz w:val="24"/>
          <w:szCs w:val="24"/>
          <w:lang w:val="en-US"/>
        </w:rPr>
        <w:t>(</w:t>
      </w:r>
      <w:r w:rsidR="00705FD7" w:rsidRPr="00FC00F3">
        <w:rPr>
          <w:rFonts w:ascii="Times New Roman" w:hAnsi="Times New Roman"/>
          <w:color w:val="000000"/>
          <w:sz w:val="24"/>
          <w:szCs w:val="24"/>
          <w:lang w:val="en-US"/>
        </w:rPr>
        <w:t>c</w:t>
      </w:r>
      <w:r w:rsidR="001C4FE2" w:rsidRPr="00FC00F3">
        <w:rPr>
          <w:rFonts w:ascii="Times New Roman" w:hAnsi="Times New Roman"/>
          <w:color w:val="000000"/>
          <w:sz w:val="24"/>
          <w:szCs w:val="24"/>
          <w:lang w:val="en-US"/>
        </w:rPr>
        <w:t xml:space="preserve">hild </w:t>
      </w:r>
      <w:r w:rsidR="001C4FE2" w:rsidRPr="00FC00F3">
        <w:rPr>
          <w:rFonts w:ascii="Times New Roman" w:hAnsi="Times New Roman"/>
          <w:i/>
          <w:iCs/>
          <w:color w:val="000000"/>
          <w:sz w:val="24"/>
          <w:szCs w:val="24"/>
          <w:lang w:val="en-US"/>
        </w:rPr>
        <w:t>M</w:t>
      </w:r>
      <w:r w:rsidR="001C4FE2" w:rsidRPr="00FC00F3">
        <w:rPr>
          <w:rFonts w:ascii="Times New Roman" w:hAnsi="Times New Roman"/>
          <w:color w:val="000000"/>
          <w:sz w:val="24"/>
          <w:szCs w:val="24"/>
          <w:lang w:val="en-US"/>
        </w:rPr>
        <w:t xml:space="preserve">age 19.01 months, SD 2.36) </w:t>
      </w:r>
      <w:r w:rsidRPr="00FC00F3">
        <w:rPr>
          <w:rFonts w:ascii="Times New Roman" w:hAnsi="Times New Roman"/>
          <w:color w:val="000000"/>
          <w:sz w:val="24"/>
          <w:szCs w:val="24"/>
          <w:lang w:val="en-US"/>
        </w:rPr>
        <w:t xml:space="preserve">participated in a randomized controlled trial (RCT) study </w:t>
      </w:r>
      <w:r w:rsidR="00A70618" w:rsidRPr="00FC00F3">
        <w:rPr>
          <w:rFonts w:ascii="Times New Roman" w:hAnsi="Times New Roman"/>
          <w:color w:val="000000"/>
          <w:sz w:val="24"/>
          <w:szCs w:val="24"/>
          <w:lang w:val="en-US"/>
        </w:rPr>
        <w:t>comparing</w:t>
      </w:r>
      <w:r w:rsidRPr="00FC00F3">
        <w:rPr>
          <w:rFonts w:ascii="Times New Roman" w:hAnsi="Times New Roman"/>
          <w:color w:val="000000"/>
          <w:sz w:val="24"/>
          <w:szCs w:val="24"/>
          <w:lang w:val="en-US"/>
        </w:rPr>
        <w:t xml:space="preserve"> outcomes of </w:t>
      </w:r>
      <w:r w:rsidR="00A70618" w:rsidRPr="00FC00F3">
        <w:rPr>
          <w:rFonts w:ascii="Times New Roman" w:hAnsi="Times New Roman"/>
          <w:color w:val="000000"/>
          <w:sz w:val="24"/>
          <w:szCs w:val="24"/>
          <w:lang w:val="en-US"/>
        </w:rPr>
        <w:t>PCIT-T (</w:t>
      </w:r>
      <w:r w:rsidRPr="00FC00F3">
        <w:rPr>
          <w:rFonts w:ascii="Times New Roman" w:hAnsi="Times New Roman"/>
          <w:color w:val="000000"/>
          <w:sz w:val="24"/>
          <w:szCs w:val="24"/>
          <w:lang w:val="en-US"/>
        </w:rPr>
        <w:t>CDI-T phase</w:t>
      </w:r>
      <w:r w:rsidR="00A70618" w:rsidRPr="00FC00F3">
        <w:rPr>
          <w:rFonts w:ascii="Times New Roman" w:hAnsi="Times New Roman"/>
          <w:color w:val="000000"/>
          <w:sz w:val="24"/>
          <w:szCs w:val="24"/>
          <w:lang w:val="en-US"/>
        </w:rPr>
        <w:t xml:space="preserve"> only)</w:t>
      </w:r>
      <w:r w:rsidRPr="00FC00F3">
        <w:rPr>
          <w:rFonts w:ascii="Times New Roman" w:hAnsi="Times New Roman"/>
          <w:color w:val="000000"/>
          <w:sz w:val="24"/>
          <w:szCs w:val="24"/>
          <w:lang w:val="en-US"/>
        </w:rPr>
        <w:t xml:space="preserve"> </w:t>
      </w:r>
      <w:r w:rsidR="00A70618" w:rsidRPr="00FC00F3">
        <w:rPr>
          <w:rFonts w:ascii="Times New Roman" w:hAnsi="Times New Roman"/>
          <w:color w:val="000000"/>
          <w:sz w:val="24"/>
          <w:szCs w:val="24"/>
          <w:lang w:val="en-US"/>
        </w:rPr>
        <w:t>to</w:t>
      </w:r>
      <w:r w:rsidRPr="00FC00F3">
        <w:rPr>
          <w:rFonts w:ascii="Times New Roman" w:hAnsi="Times New Roman"/>
          <w:color w:val="000000"/>
          <w:sz w:val="24"/>
          <w:szCs w:val="24"/>
          <w:lang w:val="en-US"/>
        </w:rPr>
        <w:t xml:space="preserve"> a waitlist controlled condition</w:t>
      </w:r>
      <w:r w:rsidR="00A70618" w:rsidRPr="00FC00F3">
        <w:rPr>
          <w:rFonts w:ascii="Times New Roman" w:hAnsi="Times New Roman"/>
          <w:color w:val="000000"/>
          <w:sz w:val="24"/>
          <w:szCs w:val="24"/>
          <w:lang w:val="en-US"/>
        </w:rPr>
        <w:t xml:space="preserve"> </w:t>
      </w:r>
      <w:r w:rsidR="00A70618"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&lt;EndNote&gt;&lt;Cite&gt;&lt;Author&gt;Kohlhoff&lt;/Author&gt;&lt;Year&gt;2021&lt;/Year&gt;&lt;RecNum&gt;2103&lt;/RecNum&gt;&lt;DisplayText&gt;(Kohlhoff et al., 2021)&lt;/DisplayText&gt;&lt;record&gt;&lt;rec-number&gt;2103&lt;/rec-number&gt;&lt;foreign-keys&gt;&lt;key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sidR="00A70618"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(Kohlhoff et al., 2021)</w:t>
      </w:r>
      <w:r w:rsidR="00A70618" w:rsidRPr="00FC00F3">
        <w:rPr>
          <w:rFonts w:ascii="Times New Roman" w:hAnsi="Times New Roman"/>
          <w:color w:val="000000"/>
          <w:sz w:val="24"/>
          <w:szCs w:val="24"/>
          <w:lang w:val="en-US"/>
        </w:rPr>
        <w:fldChar w:fldCharType="end"/>
      </w:r>
      <w:r w:rsidRPr="00FC00F3">
        <w:rPr>
          <w:rFonts w:ascii="Times New Roman" w:hAnsi="Times New Roman"/>
          <w:color w:val="000000"/>
          <w:sz w:val="24"/>
          <w:szCs w:val="24"/>
          <w:lang w:val="en-US"/>
        </w:rPr>
        <w:t xml:space="preserve">. Results </w:t>
      </w:r>
      <w:r w:rsidR="00A70618" w:rsidRPr="00FC00F3">
        <w:rPr>
          <w:rFonts w:ascii="Times New Roman" w:hAnsi="Times New Roman"/>
          <w:color w:val="000000"/>
          <w:sz w:val="24"/>
          <w:szCs w:val="24"/>
          <w:lang w:val="en-US"/>
        </w:rPr>
        <w:t xml:space="preserve">showed </w:t>
      </w:r>
      <w:r w:rsidRPr="00FC00F3">
        <w:rPr>
          <w:rFonts w:ascii="Times New Roman" w:hAnsi="Times New Roman"/>
          <w:color w:val="000000"/>
          <w:sz w:val="24"/>
          <w:szCs w:val="24"/>
          <w:lang w:val="en-US"/>
        </w:rPr>
        <w:t xml:space="preserve">PCIT-T </w:t>
      </w:r>
      <w:r w:rsidR="00A70618" w:rsidRPr="00FC00F3">
        <w:rPr>
          <w:rFonts w:ascii="Times New Roman" w:hAnsi="Times New Roman"/>
          <w:color w:val="000000"/>
          <w:sz w:val="24"/>
          <w:szCs w:val="24"/>
          <w:lang w:val="en-US"/>
        </w:rPr>
        <w:t>to be superior to waitlist in a range of domains including increases in parental</w:t>
      </w:r>
      <w:r w:rsidRPr="00FC00F3">
        <w:rPr>
          <w:rFonts w:ascii="Times New Roman" w:hAnsi="Times New Roman"/>
          <w:color w:val="000000"/>
          <w:sz w:val="24"/>
          <w:szCs w:val="24"/>
          <w:lang w:val="en-US"/>
        </w:rPr>
        <w:t xml:space="preserve"> </w:t>
      </w:r>
      <w:r w:rsidR="00705FD7" w:rsidRPr="00FC00F3">
        <w:rPr>
          <w:rFonts w:ascii="Times New Roman" w:hAnsi="Times New Roman"/>
          <w:color w:val="000000"/>
          <w:sz w:val="24"/>
          <w:szCs w:val="24"/>
          <w:lang w:val="en-US"/>
        </w:rPr>
        <w:t>verbalizations</w:t>
      </w:r>
      <w:r w:rsidR="00A70618" w:rsidRPr="00FC00F3">
        <w:rPr>
          <w:rFonts w:ascii="Times New Roman" w:hAnsi="Times New Roman"/>
          <w:color w:val="000000"/>
          <w:sz w:val="24"/>
          <w:szCs w:val="24"/>
          <w:lang w:val="en-US"/>
        </w:rPr>
        <w:t xml:space="preserve"> and </w:t>
      </w:r>
      <w:r w:rsidRPr="00FC00F3">
        <w:rPr>
          <w:rFonts w:ascii="Times New Roman" w:hAnsi="Times New Roman"/>
          <w:color w:val="000000"/>
          <w:sz w:val="24"/>
          <w:szCs w:val="24"/>
          <w:lang w:val="en-US"/>
        </w:rPr>
        <w:t>emotional availability, and reduc</w:t>
      </w:r>
      <w:r w:rsidR="00A70618" w:rsidRPr="00FC00F3">
        <w:rPr>
          <w:rFonts w:ascii="Times New Roman" w:hAnsi="Times New Roman"/>
          <w:color w:val="000000"/>
          <w:sz w:val="24"/>
          <w:szCs w:val="24"/>
          <w:lang w:val="en-US"/>
        </w:rPr>
        <w:t>tions in the severity of</w:t>
      </w:r>
      <w:r w:rsidRPr="00FC00F3">
        <w:rPr>
          <w:rFonts w:ascii="Times New Roman" w:hAnsi="Times New Roman"/>
          <w:color w:val="000000"/>
          <w:sz w:val="24"/>
          <w:szCs w:val="24"/>
          <w:lang w:val="en-US"/>
        </w:rPr>
        <w:t xml:space="preserve"> child externalizing behavio</w:t>
      </w:r>
      <w:r w:rsidR="00A70618" w:rsidRPr="00FC00F3">
        <w:rPr>
          <w:rFonts w:ascii="Times New Roman" w:hAnsi="Times New Roman"/>
          <w:color w:val="000000"/>
          <w:sz w:val="24"/>
          <w:szCs w:val="24"/>
          <w:lang w:val="en-US"/>
        </w:rPr>
        <w:t>rs</w:t>
      </w:r>
      <w:r w:rsidRPr="00FC00F3">
        <w:rPr>
          <w:rFonts w:ascii="Times New Roman" w:hAnsi="Times New Roman"/>
          <w:color w:val="000000"/>
          <w:sz w:val="24"/>
          <w:szCs w:val="24"/>
          <w:lang w:val="en-US"/>
        </w:rPr>
        <w:t xml:space="preserve">. When the sample was followed up 4-months after the completion of PCIT-T treatment, </w:t>
      </w:r>
      <w:r w:rsidR="00A70618" w:rsidRPr="00FC00F3">
        <w:rPr>
          <w:rFonts w:ascii="Times New Roman" w:hAnsi="Times New Roman"/>
          <w:color w:val="000000"/>
          <w:sz w:val="24"/>
          <w:szCs w:val="24"/>
          <w:lang w:val="en-US"/>
        </w:rPr>
        <w:t>the gains in these key parent and child domains</w:t>
      </w:r>
      <w:r w:rsidRPr="00FC00F3">
        <w:rPr>
          <w:rFonts w:ascii="Times New Roman" w:hAnsi="Times New Roman"/>
          <w:color w:val="000000"/>
          <w:sz w:val="24"/>
          <w:szCs w:val="24"/>
          <w:lang w:val="en-US"/>
        </w:rPr>
        <w:t xml:space="preserve"> were maintained</w:t>
      </w:r>
      <w:r w:rsidR="00A70618" w:rsidRPr="00FC00F3">
        <w:rPr>
          <w:rFonts w:ascii="Times New Roman" w:hAnsi="Times New Roman"/>
          <w:color w:val="000000"/>
          <w:sz w:val="24"/>
          <w:szCs w:val="24"/>
          <w:lang w:val="en-US"/>
        </w:rPr>
        <w:t xml:space="preserve"> </w:t>
      </w:r>
      <w:r w:rsidR="00A70618"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&lt;EndNote&gt;&lt;Cite&gt;&lt;Author&gt;Kohlhoff&lt;/Author&gt;&lt;Year&gt;2020&lt;/Year&gt;&lt;RecNum&gt;1761&lt;/RecNum&gt;&lt;DisplayText&gt;(Kohlhoff, Morgan, et al., 2020)&lt;/DisplayText&gt;&lt;record&gt;&lt;rec-number&gt;1761&lt;/rec-number&gt;&lt;foreign-keys&gt;&lt;key app="EN" db-id="ards0dvaofa9d9es2f6vrf9iarwfp0z2w20v" timestamp="1696903344" guid="31d04529-353c-404e-aa1f-1c48a584a307"&gt;1761&lt;/key&gt;&lt;/foreign-keys&gt;&lt;ref-type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in a community-based setting: Improvements in parenting behaviour, emotional availability, child behaviour and attachment&lt;/title&gt;&lt;secondary-title&gt;Infant Mental Health Journal&lt;/secondary-title&gt;&lt;/titles&gt;&lt;periodical&gt;&lt;full-title&gt;Infant Mental Health Journal&lt;/full-title&gt;&lt;/periodical&gt;&lt;pages&gt;543-562&lt;/pages&gt;&lt;volume&gt;41&lt;/volume&gt;&lt;number&gt;4&lt;/number&gt;&lt;dates&gt;&lt;year&gt;2020&lt;/year&gt;&lt;/dates&gt;&lt;urls&gt;&lt;/urls&gt;&lt;/record&gt;&lt;/Cite&gt;&lt;/EndNote&gt;</w:instrText>
      </w:r>
      <w:r w:rsidR="00A70618"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(Kohlhoff, Morgan, et al., 2020)</w:t>
      </w:r>
      <w:r w:rsidR="00A70618" w:rsidRPr="00FC00F3">
        <w:rPr>
          <w:rFonts w:ascii="Times New Roman" w:hAnsi="Times New Roman"/>
          <w:color w:val="000000"/>
          <w:sz w:val="24"/>
          <w:szCs w:val="24"/>
          <w:lang w:val="en-US"/>
        </w:rPr>
        <w:fldChar w:fldCharType="end"/>
      </w:r>
      <w:r w:rsidRPr="00FC00F3">
        <w:rPr>
          <w:rFonts w:ascii="Times New Roman" w:hAnsi="Times New Roman"/>
          <w:color w:val="000000"/>
          <w:sz w:val="24"/>
          <w:szCs w:val="24"/>
          <w:lang w:val="en-US"/>
        </w:rPr>
        <w:t xml:space="preserve">. </w:t>
      </w:r>
      <w:r w:rsidR="00A70618" w:rsidRPr="00FC00F3">
        <w:rPr>
          <w:rFonts w:ascii="Times New Roman" w:hAnsi="Times New Roman"/>
          <w:color w:val="000000"/>
          <w:sz w:val="24"/>
          <w:szCs w:val="24"/>
          <w:lang w:val="en-US"/>
        </w:rPr>
        <w:t>While the</w:t>
      </w:r>
      <w:r w:rsidRPr="00FC00F3">
        <w:rPr>
          <w:rFonts w:ascii="Times New Roman" w:hAnsi="Times New Roman"/>
          <w:color w:val="000000"/>
          <w:sz w:val="24"/>
          <w:szCs w:val="24"/>
          <w:lang w:val="en-US"/>
        </w:rPr>
        <w:t xml:space="preserve"> sample size at follow-up was small for categorical analyses</w:t>
      </w:r>
      <w:r w:rsidR="002103B2" w:rsidRPr="00FC00F3">
        <w:rPr>
          <w:rFonts w:ascii="Times New Roman" w:hAnsi="Times New Roman"/>
          <w:color w:val="000000"/>
          <w:sz w:val="24"/>
          <w:szCs w:val="24"/>
          <w:lang w:val="en-US"/>
        </w:rPr>
        <w:t xml:space="preserve"> (</w:t>
      </w:r>
      <w:r w:rsidR="002103B2" w:rsidRPr="00FC00F3">
        <w:rPr>
          <w:rFonts w:ascii="Times New Roman" w:hAnsi="Times New Roman"/>
          <w:i/>
          <w:iCs/>
          <w:color w:val="000000"/>
          <w:sz w:val="24"/>
          <w:szCs w:val="24"/>
          <w:lang w:val="en-US"/>
        </w:rPr>
        <w:t>n</w:t>
      </w:r>
      <w:r w:rsidR="002103B2" w:rsidRPr="00FC00F3">
        <w:rPr>
          <w:rFonts w:ascii="Times New Roman" w:hAnsi="Times New Roman"/>
          <w:color w:val="000000"/>
          <w:sz w:val="24"/>
          <w:szCs w:val="24"/>
          <w:lang w:val="en-US"/>
        </w:rPr>
        <w:t>=16)</w:t>
      </w:r>
      <w:r w:rsidRPr="00FC00F3">
        <w:rPr>
          <w:rFonts w:ascii="Times New Roman" w:hAnsi="Times New Roman"/>
          <w:color w:val="000000"/>
          <w:sz w:val="24"/>
          <w:szCs w:val="24"/>
          <w:lang w:val="en-US"/>
        </w:rPr>
        <w:t xml:space="preserve">, there was a pattern </w:t>
      </w:r>
      <w:r w:rsidR="00A70618" w:rsidRPr="00FC00F3">
        <w:rPr>
          <w:rFonts w:ascii="Times New Roman" w:hAnsi="Times New Roman"/>
          <w:color w:val="000000"/>
          <w:sz w:val="24"/>
          <w:szCs w:val="24"/>
          <w:lang w:val="en-US"/>
        </w:rPr>
        <w:t xml:space="preserve">(non-significant) </w:t>
      </w:r>
      <w:r w:rsidRPr="00FC00F3">
        <w:rPr>
          <w:rFonts w:ascii="Times New Roman" w:hAnsi="Times New Roman"/>
          <w:color w:val="000000"/>
          <w:sz w:val="24"/>
          <w:szCs w:val="24"/>
          <w:lang w:val="en-US"/>
        </w:rPr>
        <w:t>of positive change from disorganized to organized infant attachment.</w:t>
      </w:r>
      <w:r w:rsidR="003D5536" w:rsidRPr="00FC00F3">
        <w:rPr>
          <w:rFonts w:ascii="Times New Roman" w:hAnsi="Times New Roman"/>
          <w:color w:val="000000"/>
          <w:sz w:val="24"/>
          <w:szCs w:val="24"/>
          <w:lang w:val="en-US"/>
        </w:rPr>
        <w:t xml:space="preserve"> </w:t>
      </w:r>
    </w:p>
    <w:p w14:paraId="1881453E" w14:textId="3C1847DB" w:rsidR="008C584A" w:rsidRPr="00FC00F3" w:rsidRDefault="008C584A" w:rsidP="00585E9A">
      <w:pPr>
        <w:pStyle w:val="NormalWeb"/>
        <w:spacing w:before="0" w:beforeAutospacing="0" w:after="0" w:afterAutospacing="0" w:line="480" w:lineRule="auto"/>
        <w:ind w:firstLine="720"/>
        <w:contextualSpacing/>
        <w:rPr>
          <w:rFonts w:ascii="Times New Roman" w:hAnsi="Times New Roman"/>
          <w:b/>
          <w:bCs/>
          <w:color w:val="000000"/>
          <w:sz w:val="24"/>
          <w:szCs w:val="24"/>
          <w:highlight w:val="yellow"/>
          <w:lang w:val="en-US"/>
        </w:rPr>
      </w:pPr>
      <w:r w:rsidRPr="00FC00F3">
        <w:rPr>
          <w:rFonts w:ascii="Times New Roman" w:hAnsi="Times New Roman"/>
          <w:b/>
          <w:bCs/>
          <w:color w:val="000000"/>
          <w:sz w:val="24"/>
          <w:szCs w:val="24"/>
          <w:lang w:val="en-US"/>
        </w:rPr>
        <w:t>Study Aims</w:t>
      </w:r>
    </w:p>
    <w:p w14:paraId="14D3199A" w14:textId="099CFF55" w:rsidR="001D53F3" w:rsidRPr="00FC00F3" w:rsidRDefault="00D90090" w:rsidP="00622933">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 xml:space="preserve">While preliminary evidence </w:t>
      </w:r>
      <w:r w:rsidR="00A828D6" w:rsidRPr="00FC00F3">
        <w:rPr>
          <w:rFonts w:ascii="Times New Roman" w:hAnsi="Times New Roman"/>
          <w:color w:val="000000"/>
          <w:sz w:val="24"/>
          <w:szCs w:val="24"/>
          <w:lang w:val="en-US"/>
        </w:rPr>
        <w:t xml:space="preserve">points to </w:t>
      </w:r>
      <w:r w:rsidRPr="00FC00F3">
        <w:rPr>
          <w:rFonts w:ascii="Times New Roman" w:hAnsi="Times New Roman"/>
          <w:color w:val="000000"/>
          <w:sz w:val="24"/>
          <w:szCs w:val="24"/>
          <w:lang w:val="en-US"/>
        </w:rPr>
        <w:t xml:space="preserve">the effectiveness of PCIT-T, there is limited understanding of the intervention’s </w:t>
      </w:r>
      <w:r w:rsidR="00074C41" w:rsidRPr="00FC00F3">
        <w:rPr>
          <w:rFonts w:ascii="Times New Roman" w:hAnsi="Times New Roman"/>
          <w:color w:val="000000"/>
          <w:sz w:val="24"/>
          <w:szCs w:val="24"/>
          <w:lang w:val="en-US"/>
        </w:rPr>
        <w:t xml:space="preserve">capacity to bring changes in key intervention target areas including </w:t>
      </w:r>
      <w:r w:rsidR="00585E9A" w:rsidRPr="00FC00F3">
        <w:rPr>
          <w:rFonts w:ascii="Times New Roman" w:hAnsi="Times New Roman"/>
          <w:color w:val="000000"/>
          <w:sz w:val="24"/>
          <w:szCs w:val="24"/>
          <w:lang w:val="en-US"/>
        </w:rPr>
        <w:t xml:space="preserve">emotion regulation </w:t>
      </w:r>
      <w:r w:rsidR="00074C41" w:rsidRPr="00FC00F3">
        <w:rPr>
          <w:rFonts w:ascii="Times New Roman" w:hAnsi="Times New Roman"/>
          <w:color w:val="000000"/>
          <w:sz w:val="24"/>
          <w:szCs w:val="24"/>
          <w:lang w:val="en-US"/>
        </w:rPr>
        <w:t>and parent-child attachment quality</w:t>
      </w:r>
      <w:r w:rsidR="00585E9A" w:rsidRPr="00FC00F3">
        <w:rPr>
          <w:rFonts w:ascii="Times New Roman" w:hAnsi="Times New Roman"/>
          <w:color w:val="000000"/>
          <w:sz w:val="24"/>
          <w:szCs w:val="24"/>
          <w:lang w:val="en-US"/>
        </w:rPr>
        <w:t xml:space="preserve">. </w:t>
      </w:r>
      <w:r w:rsidR="002D22CF" w:rsidRPr="00FC00F3">
        <w:rPr>
          <w:rFonts w:ascii="Times New Roman" w:hAnsi="Times New Roman"/>
          <w:color w:val="000000"/>
          <w:sz w:val="24"/>
          <w:szCs w:val="24"/>
          <w:lang w:val="en-US"/>
        </w:rPr>
        <w:t>In addition, a</w:t>
      </w:r>
      <w:r w:rsidR="00F753D0" w:rsidRPr="00FC00F3">
        <w:rPr>
          <w:rFonts w:ascii="Times New Roman" w:hAnsi="Times New Roman"/>
          <w:color w:val="000000"/>
          <w:sz w:val="24"/>
          <w:szCs w:val="24"/>
          <w:lang w:val="en-US"/>
        </w:rPr>
        <w:t xml:space="preserve">part from one published case study </w:t>
      </w:r>
      <w:r w:rsidR="00F753D0"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&lt;EndNote&gt;&lt;Cite&gt;&lt;Author&gt;Cibralic&lt;/Author&gt;&lt;Year&gt;2021&lt;/Year&gt;&lt;RecNum&gt;3666&lt;/RecNum&gt;&lt;DisplayText&gt;(Cibralic et al., 2021)&lt;/DisplayText&gt;&lt;record&gt;&lt;rec-number&gt;3666&lt;/rec-number&gt;&lt;foreign-keys&gt;&lt;key app="EN" db-id="ards0dvaofa9d9es2f6vrf9iarwfp0z2w20v" timestamp="1716324518" guid="ad507d6b-d129-494c-aa57-c8513f97d32a"&gt;3666&lt;/key&gt;&lt;/foreign-keys&gt;&lt;ref-type name="Journal Article"&gt;17&lt;/ref-type&gt;&lt;contributors&gt;&lt;authors&gt;&lt;author&gt;Cibralic, Sara&lt;/author&gt;&lt;author&gt;Kohlhoff, Jane&lt;/author&gt;&lt;author&gt;Wallace, Nancy&lt;/author&gt;&lt;author&gt;McMahon, Catherine&lt;/author&gt;&lt;author&gt;Eapen, Valsamma&lt;/author&gt;&lt;/authors&gt;&lt;/contributors&gt;&lt;titles&gt;&lt;title&gt;Treating externalizing behaviors in toddlers with ASD traits using parent-child interaction therapy for toddlers: a case study&lt;/title&gt;&lt;secondary-title&gt;Clinical Case Studies&lt;/secondary-title&gt;&lt;/titles&gt;&lt;periodical&gt;&lt;full-title&gt;Clinical Case Studies&lt;/full-title&gt;&lt;/periodical&gt;&lt;pages&gt;165-184&lt;/pages&gt;&lt;volume&gt;20&lt;/volume&gt;&lt;number&gt;2&lt;/number&gt;&lt;dates&gt;&lt;year&gt;2021&lt;/year&gt;&lt;/dates&gt;&lt;isbn&gt;1534-6501&lt;/isbn&gt;&lt;urls&gt;&lt;/urls&gt;&lt;/record&gt;&lt;/Cite&gt;&lt;/EndNote&gt;</w:instrText>
      </w:r>
      <w:r w:rsidR="00F753D0"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(Cibralic et al., 2021)</w:t>
      </w:r>
      <w:r w:rsidR="00F753D0" w:rsidRPr="00FC00F3">
        <w:rPr>
          <w:rFonts w:ascii="Times New Roman" w:hAnsi="Times New Roman"/>
          <w:color w:val="000000"/>
          <w:sz w:val="24"/>
          <w:szCs w:val="24"/>
          <w:lang w:val="en-US"/>
        </w:rPr>
        <w:fldChar w:fldCharType="end"/>
      </w:r>
      <w:r w:rsidR="00F753D0" w:rsidRPr="00FC00F3">
        <w:rPr>
          <w:rFonts w:ascii="Times New Roman" w:hAnsi="Times New Roman"/>
          <w:color w:val="000000"/>
          <w:sz w:val="24"/>
          <w:szCs w:val="24"/>
          <w:lang w:val="en-US"/>
        </w:rPr>
        <w:t>, t</w:t>
      </w:r>
      <w:r w:rsidR="00585E9A" w:rsidRPr="00FC00F3">
        <w:rPr>
          <w:rFonts w:ascii="Times New Roman" w:hAnsi="Times New Roman"/>
          <w:color w:val="000000"/>
          <w:sz w:val="24"/>
          <w:szCs w:val="24"/>
          <w:lang w:val="en-US"/>
        </w:rPr>
        <w:t xml:space="preserve">here </w:t>
      </w:r>
      <w:r w:rsidR="004E16C7" w:rsidRPr="00FC00F3">
        <w:rPr>
          <w:rFonts w:ascii="Times New Roman" w:hAnsi="Times New Roman"/>
          <w:color w:val="000000"/>
          <w:sz w:val="24"/>
          <w:szCs w:val="24"/>
          <w:lang w:val="en-US"/>
        </w:rPr>
        <w:t>have</w:t>
      </w:r>
      <w:r w:rsidR="00585E9A" w:rsidRPr="00FC00F3">
        <w:rPr>
          <w:rFonts w:ascii="Times New Roman" w:hAnsi="Times New Roman"/>
          <w:color w:val="000000"/>
          <w:sz w:val="24"/>
          <w:szCs w:val="24"/>
          <w:lang w:val="en-US"/>
        </w:rPr>
        <w:t xml:space="preserve"> been no evaluation</w:t>
      </w:r>
      <w:r w:rsidR="004E16C7" w:rsidRPr="00FC00F3">
        <w:rPr>
          <w:rFonts w:ascii="Times New Roman" w:hAnsi="Times New Roman"/>
          <w:color w:val="000000"/>
          <w:sz w:val="24"/>
          <w:szCs w:val="24"/>
          <w:lang w:val="en-US"/>
        </w:rPr>
        <w:t>s</w:t>
      </w:r>
      <w:r w:rsidR="00585E9A" w:rsidRPr="00FC00F3">
        <w:rPr>
          <w:rFonts w:ascii="Times New Roman" w:hAnsi="Times New Roman"/>
          <w:color w:val="000000"/>
          <w:sz w:val="24"/>
          <w:szCs w:val="24"/>
          <w:lang w:val="en-US"/>
        </w:rPr>
        <w:t xml:space="preserve"> of the </w:t>
      </w:r>
      <w:r w:rsidR="00074C41" w:rsidRPr="00FC00F3">
        <w:rPr>
          <w:rFonts w:ascii="Times New Roman" w:hAnsi="Times New Roman"/>
          <w:color w:val="000000"/>
          <w:sz w:val="24"/>
          <w:szCs w:val="24"/>
          <w:lang w:val="en-US"/>
        </w:rPr>
        <w:t xml:space="preserve">full PCIT-T </w:t>
      </w:r>
      <w:r w:rsidR="00074C41" w:rsidRPr="00FC00F3">
        <w:rPr>
          <w:rFonts w:ascii="Times New Roman" w:hAnsi="Times New Roman"/>
          <w:color w:val="000000"/>
          <w:sz w:val="24"/>
          <w:szCs w:val="24"/>
          <w:lang w:val="en-US"/>
        </w:rPr>
        <w:lastRenderedPageBreak/>
        <w:t>program (i.e., CDI-T + PDI-T)</w:t>
      </w:r>
      <w:r w:rsidR="00FC4BBC" w:rsidRPr="00FC00F3">
        <w:rPr>
          <w:rFonts w:ascii="Times New Roman" w:hAnsi="Times New Roman"/>
          <w:color w:val="000000"/>
          <w:sz w:val="24"/>
          <w:szCs w:val="24"/>
          <w:lang w:val="en-US"/>
        </w:rPr>
        <w:t xml:space="preserve"> </w:t>
      </w:r>
      <w:r w:rsidR="00074C41" w:rsidRPr="00FC00F3">
        <w:rPr>
          <w:rFonts w:ascii="Times New Roman" w:hAnsi="Times New Roman"/>
          <w:color w:val="000000"/>
          <w:sz w:val="24"/>
          <w:szCs w:val="24"/>
          <w:lang w:val="en-US"/>
        </w:rPr>
        <w:fldChar w:fldCharType="begin"/>
      </w:r>
      <w:r w:rsidR="00D2403F">
        <w:rPr>
          <w:rFonts w:ascii="Times New Roman" w:hAnsi="Times New Roman"/>
          <w:color w:val="000000"/>
          <w:sz w:val="24"/>
          <w:szCs w:val="24"/>
          <w:lang w:val="en-US"/>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074C41" w:rsidRPr="00FC00F3">
        <w:rPr>
          <w:rFonts w:ascii="Times New Roman" w:hAnsi="Times New Roman"/>
          <w:color w:val="000000"/>
          <w:sz w:val="24"/>
          <w:szCs w:val="24"/>
          <w:lang w:val="en-US"/>
        </w:rPr>
        <w:fldChar w:fldCharType="separate"/>
      </w:r>
      <w:r w:rsidR="00D2403F">
        <w:rPr>
          <w:rFonts w:ascii="Times New Roman" w:hAnsi="Times New Roman"/>
          <w:noProof/>
          <w:color w:val="000000"/>
          <w:sz w:val="24"/>
          <w:szCs w:val="24"/>
          <w:lang w:val="en-US"/>
        </w:rPr>
        <w:t>(Girard et al., 2018)</w:t>
      </w:r>
      <w:r w:rsidR="00074C41" w:rsidRPr="00FC00F3">
        <w:rPr>
          <w:rFonts w:ascii="Times New Roman" w:hAnsi="Times New Roman"/>
          <w:color w:val="000000"/>
          <w:sz w:val="24"/>
          <w:szCs w:val="24"/>
          <w:lang w:val="en-US"/>
        </w:rPr>
        <w:fldChar w:fldCharType="end"/>
      </w:r>
      <w:r w:rsidR="00585E9A" w:rsidRPr="00FC00F3">
        <w:rPr>
          <w:rFonts w:ascii="Times New Roman" w:hAnsi="Times New Roman"/>
          <w:color w:val="000000"/>
          <w:sz w:val="24"/>
          <w:szCs w:val="24"/>
          <w:lang w:val="en-US"/>
        </w:rPr>
        <w:t>.</w:t>
      </w:r>
      <w:r w:rsidR="00F03098"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lang w:val="en-US"/>
        </w:rPr>
        <w:t xml:space="preserve">The current </w:t>
      </w:r>
      <w:proofErr w:type="gramStart"/>
      <w:r w:rsidR="00585E9A" w:rsidRPr="00FC00F3">
        <w:rPr>
          <w:rFonts w:ascii="Times New Roman" w:hAnsi="Times New Roman"/>
          <w:color w:val="000000"/>
          <w:sz w:val="24"/>
          <w:szCs w:val="24"/>
          <w:lang w:val="en-US"/>
        </w:rPr>
        <w:t xml:space="preserve">study </w:t>
      </w:r>
      <w:r w:rsidR="00F03098" w:rsidRPr="00FC00F3">
        <w:rPr>
          <w:rFonts w:ascii="Times New Roman" w:hAnsi="Times New Roman"/>
          <w:color w:val="000000"/>
          <w:sz w:val="24"/>
          <w:szCs w:val="24"/>
          <w:lang w:val="en-US"/>
        </w:rPr>
        <w:t>thus</w:t>
      </w:r>
      <w:proofErr w:type="gramEnd"/>
      <w:r w:rsidR="00F03098" w:rsidRPr="00FC00F3">
        <w:rPr>
          <w:rFonts w:ascii="Times New Roman" w:hAnsi="Times New Roman"/>
          <w:color w:val="000000"/>
          <w:sz w:val="24"/>
          <w:szCs w:val="24"/>
          <w:lang w:val="en-US"/>
        </w:rPr>
        <w:t xml:space="preserve"> </w:t>
      </w:r>
      <w:r w:rsidR="002F3A45" w:rsidRPr="00FC00F3">
        <w:rPr>
          <w:rFonts w:ascii="Times New Roman" w:hAnsi="Times New Roman"/>
          <w:color w:val="000000"/>
          <w:sz w:val="24"/>
          <w:szCs w:val="24"/>
          <w:lang w:val="en-US"/>
        </w:rPr>
        <w:t>aim</w:t>
      </w:r>
      <w:r w:rsidR="00946F3C" w:rsidRPr="00FC00F3">
        <w:rPr>
          <w:rFonts w:ascii="Times New Roman" w:hAnsi="Times New Roman"/>
          <w:color w:val="000000"/>
          <w:sz w:val="24"/>
          <w:szCs w:val="24"/>
          <w:lang w:val="en-US"/>
        </w:rPr>
        <w:t>ed to</w:t>
      </w:r>
      <w:r w:rsidR="00D32501" w:rsidRPr="00FC00F3">
        <w:rPr>
          <w:rFonts w:ascii="Times New Roman" w:hAnsi="Times New Roman"/>
          <w:color w:val="000000"/>
          <w:sz w:val="24"/>
          <w:szCs w:val="24"/>
          <w:lang w:val="en-US"/>
        </w:rPr>
        <w:t xml:space="preserve"> </w:t>
      </w:r>
      <w:r w:rsidR="00585E9A" w:rsidRPr="00FC00F3">
        <w:rPr>
          <w:rFonts w:ascii="Times New Roman" w:hAnsi="Times New Roman"/>
          <w:color w:val="000000"/>
          <w:sz w:val="24"/>
          <w:szCs w:val="24"/>
          <w:lang w:val="en-US"/>
        </w:rPr>
        <w:t xml:space="preserve">examine whether the PCIT-T intervention leads to positive changes in parent </w:t>
      </w:r>
      <w:r w:rsidR="001B3F5F" w:rsidRPr="00FC00F3">
        <w:rPr>
          <w:rFonts w:ascii="Times New Roman" w:hAnsi="Times New Roman"/>
          <w:color w:val="000000"/>
          <w:sz w:val="24"/>
          <w:szCs w:val="24"/>
          <w:lang w:val="en-US"/>
        </w:rPr>
        <w:t xml:space="preserve">and </w:t>
      </w:r>
      <w:r w:rsidR="00585E9A" w:rsidRPr="00FC00F3">
        <w:rPr>
          <w:rFonts w:ascii="Times New Roman" w:hAnsi="Times New Roman"/>
          <w:color w:val="000000"/>
          <w:sz w:val="24"/>
          <w:szCs w:val="24"/>
          <w:lang w:val="en-US"/>
        </w:rPr>
        <w:t>child</w:t>
      </w:r>
      <w:r w:rsidR="00FC4BBC" w:rsidRPr="00FC00F3">
        <w:rPr>
          <w:rFonts w:ascii="Times New Roman" w:hAnsi="Times New Roman"/>
          <w:color w:val="000000"/>
          <w:sz w:val="24"/>
          <w:szCs w:val="24"/>
          <w:lang w:val="en-US"/>
        </w:rPr>
        <w:t xml:space="preserve"> outcomes</w:t>
      </w:r>
      <w:r w:rsidR="00585E9A" w:rsidRPr="00FC00F3">
        <w:rPr>
          <w:rFonts w:ascii="Times New Roman" w:hAnsi="Times New Roman"/>
          <w:color w:val="000000"/>
          <w:sz w:val="24"/>
          <w:szCs w:val="24"/>
          <w:lang w:val="en-US"/>
        </w:rPr>
        <w:t xml:space="preserve">. </w:t>
      </w:r>
      <w:r w:rsidR="003D5536" w:rsidRPr="00FC00F3">
        <w:rPr>
          <w:rFonts w:ascii="Times New Roman" w:hAnsi="Times New Roman"/>
          <w:color w:val="000000"/>
          <w:sz w:val="24"/>
          <w:szCs w:val="24"/>
          <w:lang w:val="en-US"/>
        </w:rPr>
        <w:t>T</w:t>
      </w:r>
      <w:r w:rsidR="00016527" w:rsidRPr="00FC00F3">
        <w:rPr>
          <w:rFonts w:ascii="Times New Roman" w:hAnsi="Times New Roman"/>
          <w:color w:val="000000"/>
          <w:sz w:val="24"/>
          <w:szCs w:val="24"/>
          <w:lang w:val="en-US"/>
        </w:rPr>
        <w:t>o test these aims, t</w:t>
      </w:r>
      <w:r w:rsidR="001D53F3" w:rsidRPr="00FC00F3">
        <w:rPr>
          <w:rFonts w:ascii="Times New Roman" w:hAnsi="Times New Roman"/>
          <w:color w:val="000000"/>
          <w:sz w:val="24"/>
          <w:szCs w:val="24"/>
          <w:lang w:val="en-US"/>
        </w:rPr>
        <w:t xml:space="preserve">hree study conditions were </w:t>
      </w:r>
      <w:r w:rsidR="008D5421" w:rsidRPr="00FC00F3">
        <w:rPr>
          <w:rFonts w:ascii="Times New Roman" w:hAnsi="Times New Roman"/>
          <w:color w:val="000000"/>
          <w:sz w:val="24"/>
          <w:szCs w:val="24"/>
          <w:lang w:val="en-US"/>
        </w:rPr>
        <w:t>used</w:t>
      </w:r>
      <w:r w:rsidR="001D53F3" w:rsidRPr="00FC00F3">
        <w:rPr>
          <w:rFonts w:ascii="Times New Roman" w:hAnsi="Times New Roman"/>
          <w:color w:val="000000"/>
          <w:sz w:val="24"/>
          <w:szCs w:val="24"/>
          <w:lang w:val="en-US"/>
        </w:rPr>
        <w:t>: PCIT-T</w:t>
      </w:r>
      <w:r w:rsidR="00622933" w:rsidRPr="00FC00F3">
        <w:rPr>
          <w:rFonts w:ascii="Times New Roman" w:hAnsi="Times New Roman"/>
          <w:color w:val="000000"/>
          <w:sz w:val="24"/>
          <w:szCs w:val="24"/>
          <w:lang w:val="en-US"/>
        </w:rPr>
        <w:t>;</w:t>
      </w:r>
      <w:r w:rsidR="001D53F3" w:rsidRPr="00FC00F3">
        <w:rPr>
          <w:rFonts w:ascii="Times New Roman" w:hAnsi="Times New Roman"/>
          <w:color w:val="000000"/>
          <w:sz w:val="24"/>
          <w:szCs w:val="24"/>
          <w:lang w:val="en-US"/>
        </w:rPr>
        <w:t xml:space="preserve"> a waitlist control group who were not treated</w:t>
      </w:r>
      <w:r w:rsidR="00622933" w:rsidRPr="00FC00F3">
        <w:rPr>
          <w:rFonts w:ascii="Times New Roman" w:hAnsi="Times New Roman"/>
          <w:color w:val="000000"/>
          <w:sz w:val="24"/>
          <w:szCs w:val="24"/>
          <w:lang w:val="en-US"/>
        </w:rPr>
        <w:t xml:space="preserve">; </w:t>
      </w:r>
      <w:r w:rsidR="001D53F3" w:rsidRPr="00FC00F3">
        <w:rPr>
          <w:rFonts w:ascii="Times New Roman" w:hAnsi="Times New Roman"/>
          <w:color w:val="000000"/>
          <w:sz w:val="24"/>
          <w:szCs w:val="24"/>
          <w:lang w:val="en-US"/>
        </w:rPr>
        <w:t xml:space="preserve">and an ‘active’ control group who received Circle of Security – </w:t>
      </w:r>
      <w:proofErr w:type="spellStart"/>
      <w:r w:rsidR="001D53F3" w:rsidRPr="00FC00F3">
        <w:rPr>
          <w:rFonts w:ascii="Times New Roman" w:hAnsi="Times New Roman"/>
          <w:color w:val="000000"/>
          <w:sz w:val="24"/>
          <w:szCs w:val="24"/>
          <w:lang w:val="en-US"/>
        </w:rPr>
        <w:t>Parenting</w:t>
      </w:r>
      <w:r w:rsidR="001D53F3" w:rsidRPr="00FC00F3">
        <w:rPr>
          <w:rFonts w:ascii="Times New Roman" w:hAnsi="Times New Roman"/>
          <w:color w:val="000000"/>
          <w:sz w:val="24"/>
          <w:szCs w:val="24"/>
          <w:vertAlign w:val="superscript"/>
          <w:lang w:val="en-US"/>
        </w:rPr>
        <w:t>TM</w:t>
      </w:r>
      <w:proofErr w:type="spellEnd"/>
      <w:r w:rsidR="001D53F3" w:rsidRPr="00FC00F3">
        <w:rPr>
          <w:rFonts w:ascii="Times New Roman" w:hAnsi="Times New Roman"/>
          <w:color w:val="000000"/>
          <w:sz w:val="24"/>
          <w:szCs w:val="24"/>
          <w:vertAlign w:val="superscript"/>
          <w:lang w:val="en-US"/>
        </w:rPr>
        <w:t xml:space="preserve"> </w:t>
      </w:r>
      <w:r w:rsidR="001D53F3" w:rsidRPr="00FC00F3">
        <w:rPr>
          <w:rFonts w:ascii="Times New Roman" w:hAnsi="Times New Roman"/>
          <w:color w:val="000000"/>
          <w:sz w:val="24"/>
          <w:szCs w:val="24"/>
          <w:lang w:val="en-US"/>
        </w:rPr>
        <w:t xml:space="preserve">(COS-P), </w:t>
      </w:r>
      <w:bookmarkStart w:id="0" w:name="_Hlk166820500"/>
      <w:r w:rsidR="001D53F3" w:rsidRPr="00FC00F3">
        <w:rPr>
          <w:rFonts w:ascii="Times New Roman" w:hAnsi="Times New Roman"/>
          <w:color w:val="000000"/>
          <w:sz w:val="24"/>
          <w:szCs w:val="24"/>
          <w:lang w:val="en-US"/>
        </w:rPr>
        <w:t>a group-based attachment-informed preventative parenting education program</w:t>
      </w:r>
      <w:bookmarkEnd w:id="0"/>
      <w:r w:rsidR="001D53F3" w:rsidRPr="00FC00F3">
        <w:rPr>
          <w:rFonts w:ascii="Times New Roman" w:hAnsi="Times New Roman"/>
          <w:color w:val="000000"/>
          <w:sz w:val="24"/>
          <w:szCs w:val="24"/>
          <w:lang w:val="en-US"/>
        </w:rPr>
        <w:t xml:space="preserve">. COS-P was chosen as </w:t>
      </w:r>
      <w:r w:rsidR="008D5421" w:rsidRPr="00FC00F3">
        <w:rPr>
          <w:rFonts w:ascii="Times New Roman" w:hAnsi="Times New Roman"/>
          <w:color w:val="000000"/>
          <w:sz w:val="24"/>
          <w:szCs w:val="24"/>
          <w:lang w:val="en-US"/>
        </w:rPr>
        <w:t xml:space="preserve">the </w:t>
      </w:r>
      <w:r w:rsidR="001D53F3" w:rsidRPr="00FC00F3">
        <w:rPr>
          <w:rFonts w:ascii="Times New Roman" w:hAnsi="Times New Roman"/>
          <w:color w:val="000000"/>
          <w:sz w:val="24"/>
          <w:szCs w:val="24"/>
          <w:lang w:val="en-US"/>
        </w:rPr>
        <w:t xml:space="preserve">active control condition </w:t>
      </w:r>
      <w:r w:rsidR="00E57724" w:rsidRPr="00FC00F3">
        <w:rPr>
          <w:rFonts w:ascii="Times New Roman" w:hAnsi="Times New Roman"/>
          <w:color w:val="000000"/>
          <w:sz w:val="24"/>
          <w:szCs w:val="24"/>
          <w:lang w:val="en-US"/>
        </w:rPr>
        <w:t>because</w:t>
      </w:r>
      <w:r w:rsidR="00E32E06" w:rsidRPr="00FC00F3">
        <w:rPr>
          <w:rFonts w:ascii="Times New Roman" w:hAnsi="Times New Roman"/>
          <w:color w:val="000000"/>
          <w:sz w:val="24"/>
          <w:szCs w:val="24"/>
          <w:lang w:val="en-US"/>
        </w:rPr>
        <w:t xml:space="preserve"> </w:t>
      </w:r>
      <w:r w:rsidR="001D53F3" w:rsidRPr="00FC00F3">
        <w:rPr>
          <w:rFonts w:ascii="Times New Roman" w:hAnsi="Times New Roman"/>
          <w:color w:val="000000"/>
          <w:sz w:val="24"/>
          <w:szCs w:val="24"/>
          <w:lang w:val="en-US"/>
        </w:rPr>
        <w:t xml:space="preserve">it is </w:t>
      </w:r>
      <w:r w:rsidR="00016527" w:rsidRPr="00FC00F3">
        <w:rPr>
          <w:rFonts w:ascii="Times New Roman" w:hAnsi="Times New Roman"/>
          <w:color w:val="000000"/>
          <w:sz w:val="24"/>
          <w:szCs w:val="24"/>
          <w:lang w:val="en-US"/>
        </w:rPr>
        <w:t>a well-respected psychoeducational program for parents, including those with children in the toddler age range</w:t>
      </w:r>
      <w:r w:rsidR="00EE1C79" w:rsidRPr="00FC00F3">
        <w:rPr>
          <w:rFonts w:ascii="Times New Roman" w:hAnsi="Times New Roman"/>
          <w:color w:val="000000"/>
          <w:sz w:val="24"/>
          <w:szCs w:val="24"/>
          <w:lang w:val="en-US"/>
        </w:rPr>
        <w:t>, and</w:t>
      </w:r>
      <w:r w:rsidR="001D53F3" w:rsidRPr="00FC00F3">
        <w:rPr>
          <w:rFonts w:ascii="Times New Roman" w:hAnsi="Times New Roman"/>
          <w:color w:val="000000"/>
          <w:sz w:val="24"/>
          <w:szCs w:val="24"/>
          <w:lang w:val="en-US"/>
        </w:rPr>
        <w:t xml:space="preserve"> </w:t>
      </w:r>
      <w:r w:rsidR="00B15B61" w:rsidRPr="00FC00F3">
        <w:rPr>
          <w:rFonts w:ascii="Times New Roman" w:hAnsi="Times New Roman"/>
          <w:color w:val="000000"/>
          <w:sz w:val="24"/>
          <w:szCs w:val="24"/>
          <w:lang w:val="en-US"/>
        </w:rPr>
        <w:t xml:space="preserve">is </w:t>
      </w:r>
      <w:r w:rsidR="00E32E06" w:rsidRPr="00FC00F3">
        <w:rPr>
          <w:rFonts w:ascii="Times New Roman" w:hAnsi="Times New Roman"/>
          <w:color w:val="000000"/>
          <w:sz w:val="24"/>
          <w:szCs w:val="24"/>
          <w:lang w:val="en-US"/>
        </w:rPr>
        <w:t>a</w:t>
      </w:r>
      <w:r w:rsidR="001D53F3" w:rsidRPr="00FC00F3">
        <w:rPr>
          <w:rFonts w:ascii="Times New Roman" w:hAnsi="Times New Roman"/>
          <w:color w:val="000000"/>
          <w:sz w:val="24"/>
          <w:szCs w:val="24"/>
          <w:lang w:val="en-US"/>
        </w:rPr>
        <w:t xml:space="preserve"> parenting treatment of choice in many government and community-based settings across Australia</w:t>
      </w:r>
      <w:r w:rsidR="00EE1C79" w:rsidRPr="00FC00F3">
        <w:rPr>
          <w:rFonts w:ascii="Times New Roman" w:hAnsi="Times New Roman"/>
          <w:color w:val="000000"/>
          <w:sz w:val="24"/>
          <w:szCs w:val="24"/>
          <w:lang w:val="en-US"/>
        </w:rPr>
        <w:t xml:space="preserve">. </w:t>
      </w:r>
      <w:r w:rsidR="00BE346B" w:rsidRPr="00FC00F3">
        <w:rPr>
          <w:rFonts w:ascii="Times New Roman" w:hAnsi="Times New Roman"/>
          <w:color w:val="000000"/>
          <w:sz w:val="24"/>
          <w:szCs w:val="24"/>
          <w:lang w:val="en-US"/>
        </w:rPr>
        <w:t>Furthermore, l</w:t>
      </w:r>
      <w:r w:rsidR="00B15B61" w:rsidRPr="00FC00F3">
        <w:rPr>
          <w:rFonts w:ascii="Times New Roman" w:hAnsi="Times New Roman"/>
          <w:color w:val="000000"/>
          <w:sz w:val="24"/>
          <w:szCs w:val="24"/>
          <w:lang w:val="en-US"/>
        </w:rPr>
        <w:t xml:space="preserve">ike </w:t>
      </w:r>
      <w:r w:rsidR="00E32E06" w:rsidRPr="00FC00F3">
        <w:rPr>
          <w:rFonts w:ascii="Times New Roman" w:hAnsi="Times New Roman"/>
          <w:color w:val="000000"/>
          <w:sz w:val="24"/>
          <w:szCs w:val="24"/>
          <w:lang w:val="en-US"/>
        </w:rPr>
        <w:t>PCIT-T, COS-P addresses the parent-child attachment relationship</w:t>
      </w:r>
      <w:r w:rsidR="00BE346B" w:rsidRPr="00FC00F3">
        <w:rPr>
          <w:rFonts w:ascii="Times New Roman" w:hAnsi="Times New Roman"/>
          <w:color w:val="000000"/>
          <w:sz w:val="24"/>
          <w:szCs w:val="24"/>
          <w:lang w:val="en-US"/>
        </w:rPr>
        <w:t xml:space="preserve">, </w:t>
      </w:r>
      <w:r w:rsidR="00606618" w:rsidRPr="00FC00F3">
        <w:rPr>
          <w:rFonts w:ascii="Times New Roman" w:hAnsi="Times New Roman"/>
          <w:color w:val="000000"/>
          <w:sz w:val="24"/>
          <w:szCs w:val="24"/>
          <w:lang w:val="en-US"/>
        </w:rPr>
        <w:t>it has a similar ‘</w:t>
      </w:r>
      <w:r w:rsidR="00E32E06" w:rsidRPr="00FC00F3">
        <w:rPr>
          <w:rFonts w:ascii="Times New Roman" w:hAnsi="Times New Roman"/>
          <w:color w:val="000000"/>
          <w:sz w:val="24"/>
          <w:szCs w:val="24"/>
          <w:lang w:val="en-US"/>
        </w:rPr>
        <w:t>dose</w:t>
      </w:r>
      <w:r w:rsidR="00606618" w:rsidRPr="00FC00F3">
        <w:rPr>
          <w:rFonts w:ascii="Times New Roman" w:hAnsi="Times New Roman"/>
          <w:color w:val="000000"/>
          <w:sz w:val="24"/>
          <w:szCs w:val="24"/>
          <w:lang w:val="en-US"/>
        </w:rPr>
        <w:t>’</w:t>
      </w:r>
      <w:r w:rsidR="00E32E06" w:rsidRPr="00FC00F3">
        <w:rPr>
          <w:rFonts w:ascii="Times New Roman" w:hAnsi="Times New Roman"/>
          <w:color w:val="000000"/>
          <w:sz w:val="24"/>
          <w:szCs w:val="24"/>
          <w:lang w:val="en-US"/>
        </w:rPr>
        <w:t xml:space="preserve"> </w:t>
      </w:r>
      <w:r w:rsidR="00606618" w:rsidRPr="00FC00F3">
        <w:rPr>
          <w:rFonts w:ascii="Times New Roman" w:hAnsi="Times New Roman"/>
          <w:color w:val="000000"/>
          <w:sz w:val="24"/>
          <w:szCs w:val="24"/>
          <w:lang w:val="en-US"/>
        </w:rPr>
        <w:t>to</w:t>
      </w:r>
      <w:r w:rsidR="00E32E06" w:rsidRPr="00FC00F3">
        <w:rPr>
          <w:rFonts w:ascii="Times New Roman" w:hAnsi="Times New Roman"/>
          <w:color w:val="000000"/>
          <w:sz w:val="24"/>
          <w:szCs w:val="24"/>
          <w:lang w:val="en-US"/>
        </w:rPr>
        <w:t xml:space="preserve"> PCIT-T </w:t>
      </w:r>
      <w:r w:rsidR="001D53F3" w:rsidRPr="00FC00F3">
        <w:rPr>
          <w:rFonts w:ascii="Times New Roman" w:hAnsi="Times New Roman"/>
          <w:color w:val="000000"/>
          <w:sz w:val="24"/>
          <w:szCs w:val="24"/>
          <w:lang w:val="en-US"/>
        </w:rPr>
        <w:t>(</w:t>
      </w:r>
      <w:r w:rsidR="00E32E06" w:rsidRPr="00FC00F3">
        <w:rPr>
          <w:rFonts w:ascii="Times New Roman" w:hAnsi="Times New Roman"/>
          <w:color w:val="000000"/>
          <w:sz w:val="24"/>
          <w:szCs w:val="24"/>
          <w:lang w:val="en-US"/>
        </w:rPr>
        <w:t xml:space="preserve">16 hours across </w:t>
      </w:r>
      <w:r w:rsidR="001D53F3" w:rsidRPr="00FC00F3">
        <w:rPr>
          <w:rFonts w:ascii="Times New Roman" w:hAnsi="Times New Roman"/>
          <w:color w:val="000000"/>
          <w:sz w:val="24"/>
          <w:szCs w:val="24"/>
          <w:lang w:val="en-US"/>
        </w:rPr>
        <w:t>8 weeks)</w:t>
      </w:r>
      <w:r w:rsidR="00BE346B" w:rsidRPr="00FC00F3">
        <w:rPr>
          <w:rFonts w:ascii="Times New Roman" w:hAnsi="Times New Roman"/>
          <w:color w:val="000000"/>
          <w:sz w:val="24"/>
          <w:szCs w:val="24"/>
          <w:lang w:val="en-US"/>
        </w:rPr>
        <w:t xml:space="preserve">, </w:t>
      </w:r>
      <w:r w:rsidR="00E32E06" w:rsidRPr="00FC00F3">
        <w:rPr>
          <w:rFonts w:ascii="Times New Roman" w:hAnsi="Times New Roman"/>
          <w:color w:val="000000"/>
          <w:sz w:val="24"/>
          <w:szCs w:val="24"/>
          <w:lang w:val="en-US"/>
        </w:rPr>
        <w:t xml:space="preserve">and </w:t>
      </w:r>
      <w:r w:rsidR="00606618" w:rsidRPr="00FC00F3">
        <w:rPr>
          <w:rFonts w:ascii="Times New Roman" w:hAnsi="Times New Roman"/>
          <w:color w:val="000000"/>
          <w:sz w:val="24"/>
          <w:szCs w:val="24"/>
          <w:lang w:val="en-US"/>
        </w:rPr>
        <w:t xml:space="preserve">it </w:t>
      </w:r>
      <w:r w:rsidR="00E32E06" w:rsidRPr="00FC00F3">
        <w:rPr>
          <w:rFonts w:ascii="Times New Roman" w:hAnsi="Times New Roman"/>
          <w:color w:val="000000"/>
          <w:sz w:val="24"/>
          <w:szCs w:val="24"/>
          <w:lang w:val="en-US"/>
        </w:rPr>
        <w:t xml:space="preserve">was </w:t>
      </w:r>
      <w:proofErr w:type="gramStart"/>
      <w:r w:rsidR="00E32E06" w:rsidRPr="00FC00F3">
        <w:rPr>
          <w:rFonts w:ascii="Times New Roman" w:hAnsi="Times New Roman"/>
          <w:color w:val="000000"/>
          <w:sz w:val="24"/>
          <w:szCs w:val="24"/>
          <w:lang w:val="en-US"/>
        </w:rPr>
        <w:t>being provided</w:t>
      </w:r>
      <w:proofErr w:type="gramEnd"/>
      <w:r w:rsidR="00E32E06" w:rsidRPr="00FC00F3">
        <w:rPr>
          <w:rFonts w:ascii="Times New Roman" w:hAnsi="Times New Roman"/>
          <w:color w:val="000000"/>
          <w:sz w:val="24"/>
          <w:szCs w:val="24"/>
          <w:lang w:val="en-US"/>
        </w:rPr>
        <w:t xml:space="preserve"> on a regular basis at the clinical site at which the study was conducted</w:t>
      </w:r>
      <w:r w:rsidR="001D53F3" w:rsidRPr="00FC00F3">
        <w:rPr>
          <w:rFonts w:ascii="Times New Roman" w:hAnsi="Times New Roman"/>
          <w:color w:val="000000"/>
          <w:sz w:val="24"/>
          <w:szCs w:val="24"/>
          <w:lang w:val="en-US"/>
        </w:rPr>
        <w:t xml:space="preserve">. </w:t>
      </w:r>
      <w:r w:rsidR="003D5536" w:rsidRPr="00FC00F3">
        <w:rPr>
          <w:rFonts w:ascii="Times New Roman" w:hAnsi="Times New Roman"/>
          <w:color w:val="000000"/>
          <w:sz w:val="24"/>
          <w:szCs w:val="24"/>
          <w:lang w:val="en-US"/>
        </w:rPr>
        <w:t>It</w:t>
      </w:r>
      <w:r w:rsidR="008D5421" w:rsidRPr="00FC00F3">
        <w:rPr>
          <w:rFonts w:ascii="Times New Roman" w:hAnsi="Times New Roman"/>
          <w:color w:val="000000"/>
          <w:sz w:val="24"/>
          <w:szCs w:val="24"/>
          <w:lang w:val="en-US"/>
        </w:rPr>
        <w:t xml:space="preserve"> was acknowledged </w:t>
      </w:r>
      <w:r w:rsidR="003D5536" w:rsidRPr="00FC00F3">
        <w:rPr>
          <w:rFonts w:ascii="Times New Roman" w:hAnsi="Times New Roman"/>
          <w:color w:val="000000"/>
          <w:sz w:val="24"/>
          <w:szCs w:val="24"/>
          <w:lang w:val="en-US"/>
        </w:rPr>
        <w:t xml:space="preserve">from the outset </w:t>
      </w:r>
      <w:r w:rsidR="008D5421" w:rsidRPr="00FC00F3">
        <w:rPr>
          <w:rFonts w:ascii="Times New Roman" w:hAnsi="Times New Roman"/>
          <w:color w:val="000000"/>
          <w:sz w:val="24"/>
          <w:szCs w:val="24"/>
          <w:lang w:val="en-US"/>
        </w:rPr>
        <w:t>that COS-P was not a perfect comparator</w:t>
      </w:r>
      <w:r w:rsidR="00E32E06" w:rsidRPr="00FC00F3">
        <w:rPr>
          <w:rFonts w:ascii="Times New Roman" w:hAnsi="Times New Roman"/>
          <w:color w:val="000000"/>
          <w:sz w:val="24"/>
          <w:szCs w:val="24"/>
          <w:lang w:val="en-US"/>
        </w:rPr>
        <w:t>, particularly</w:t>
      </w:r>
      <w:r w:rsidR="003D5536" w:rsidRPr="00FC00F3">
        <w:rPr>
          <w:rFonts w:ascii="Times New Roman" w:hAnsi="Times New Roman"/>
          <w:color w:val="000000"/>
          <w:sz w:val="24"/>
          <w:szCs w:val="24"/>
          <w:lang w:val="en-US"/>
        </w:rPr>
        <w:t xml:space="preserve"> </w:t>
      </w:r>
      <w:r w:rsidR="00E32E06" w:rsidRPr="00FC00F3">
        <w:rPr>
          <w:rFonts w:ascii="Times New Roman" w:hAnsi="Times New Roman"/>
          <w:color w:val="000000"/>
          <w:sz w:val="24"/>
          <w:szCs w:val="24"/>
          <w:lang w:val="en-US"/>
        </w:rPr>
        <w:t xml:space="preserve">due to differences in intended client group and </w:t>
      </w:r>
      <w:r w:rsidR="003D5536" w:rsidRPr="00FC00F3">
        <w:rPr>
          <w:rFonts w:ascii="Times New Roman" w:hAnsi="Times New Roman"/>
          <w:color w:val="000000"/>
          <w:sz w:val="24"/>
          <w:szCs w:val="24"/>
          <w:lang w:val="en-US"/>
        </w:rPr>
        <w:t>treatment targets (</w:t>
      </w:r>
      <w:r w:rsidR="001D53F3" w:rsidRPr="00FC00F3">
        <w:rPr>
          <w:rFonts w:ascii="Times New Roman" w:hAnsi="Times New Roman"/>
          <w:color w:val="000000"/>
          <w:sz w:val="24"/>
          <w:szCs w:val="24"/>
          <w:lang w:val="en-US"/>
        </w:rPr>
        <w:t xml:space="preserve">PCIT-T is an intensive </w:t>
      </w:r>
      <w:r w:rsidR="008D5421" w:rsidRPr="00FC00F3">
        <w:rPr>
          <w:rFonts w:ascii="Times New Roman" w:hAnsi="Times New Roman"/>
          <w:color w:val="000000"/>
          <w:sz w:val="24"/>
          <w:szCs w:val="24"/>
          <w:lang w:val="en-US"/>
        </w:rPr>
        <w:t xml:space="preserve">therapeutic </w:t>
      </w:r>
      <w:r w:rsidR="001D53F3" w:rsidRPr="00FC00F3">
        <w:rPr>
          <w:rFonts w:ascii="Times New Roman" w:hAnsi="Times New Roman"/>
          <w:color w:val="000000"/>
          <w:sz w:val="24"/>
          <w:szCs w:val="24"/>
          <w:lang w:val="en-US"/>
        </w:rPr>
        <w:t xml:space="preserve">intervention model </w:t>
      </w:r>
      <w:r w:rsidR="008D5421" w:rsidRPr="00FC00F3">
        <w:rPr>
          <w:rFonts w:ascii="Times New Roman" w:hAnsi="Times New Roman"/>
          <w:color w:val="000000"/>
          <w:sz w:val="24"/>
          <w:szCs w:val="24"/>
          <w:lang w:val="en-US"/>
        </w:rPr>
        <w:t xml:space="preserve">for children with behavioral issues </w:t>
      </w:r>
      <w:r w:rsidR="00BF0A78" w:rsidRPr="00FC00F3">
        <w:rPr>
          <w:rFonts w:ascii="Times New Roman" w:hAnsi="Times New Roman"/>
          <w:color w:val="000000"/>
          <w:sz w:val="24"/>
          <w:szCs w:val="24"/>
          <w:lang w:val="en-US"/>
        </w:rPr>
        <w:t>whereas</w:t>
      </w:r>
      <w:r w:rsidR="001D53F3" w:rsidRPr="00FC00F3">
        <w:rPr>
          <w:rFonts w:ascii="Times New Roman" w:hAnsi="Times New Roman"/>
          <w:color w:val="000000"/>
          <w:sz w:val="24"/>
          <w:szCs w:val="24"/>
          <w:lang w:val="en-US"/>
        </w:rPr>
        <w:t xml:space="preserve"> COS-P is </w:t>
      </w:r>
      <w:r w:rsidR="008D5421" w:rsidRPr="00FC00F3">
        <w:rPr>
          <w:rFonts w:ascii="Times New Roman" w:hAnsi="Times New Roman"/>
          <w:color w:val="000000"/>
          <w:sz w:val="24"/>
          <w:szCs w:val="24"/>
          <w:lang w:val="en-US"/>
        </w:rPr>
        <w:t xml:space="preserve">an </w:t>
      </w:r>
      <w:r w:rsidR="001D53F3" w:rsidRPr="00FC00F3">
        <w:rPr>
          <w:rFonts w:ascii="Times New Roman" w:hAnsi="Times New Roman"/>
          <w:color w:val="000000"/>
          <w:sz w:val="24"/>
          <w:szCs w:val="24"/>
          <w:lang w:val="en-US"/>
        </w:rPr>
        <w:t>education-based</w:t>
      </w:r>
      <w:r w:rsidR="008D5421" w:rsidRPr="00FC00F3">
        <w:rPr>
          <w:rFonts w:ascii="Times New Roman" w:hAnsi="Times New Roman"/>
          <w:color w:val="000000"/>
          <w:sz w:val="24"/>
          <w:szCs w:val="24"/>
          <w:lang w:val="en-US"/>
        </w:rPr>
        <w:t xml:space="preserve"> program</w:t>
      </w:r>
      <w:r w:rsidR="00BF0A78" w:rsidRPr="00FC00F3">
        <w:rPr>
          <w:rFonts w:ascii="Times New Roman" w:hAnsi="Times New Roman"/>
          <w:color w:val="000000"/>
          <w:sz w:val="24"/>
          <w:szCs w:val="24"/>
          <w:lang w:val="en-US"/>
        </w:rPr>
        <w:t>, and it</w:t>
      </w:r>
      <w:r w:rsidR="008D5421" w:rsidRPr="00FC00F3">
        <w:rPr>
          <w:rFonts w:ascii="Times New Roman" w:hAnsi="Times New Roman"/>
          <w:color w:val="000000"/>
          <w:sz w:val="24"/>
          <w:szCs w:val="24"/>
          <w:lang w:val="en-US"/>
        </w:rPr>
        <w:t xml:space="preserve"> does not specifically target child behavior issues)</w:t>
      </w:r>
      <w:r w:rsidR="003D5536" w:rsidRPr="00FC00F3">
        <w:rPr>
          <w:rFonts w:ascii="Times New Roman" w:hAnsi="Times New Roman"/>
          <w:color w:val="000000"/>
          <w:sz w:val="24"/>
          <w:szCs w:val="24"/>
          <w:lang w:val="en-US"/>
        </w:rPr>
        <w:t xml:space="preserve"> and</w:t>
      </w:r>
      <w:r w:rsidR="00016527" w:rsidRPr="00FC00F3">
        <w:rPr>
          <w:rFonts w:ascii="Times New Roman" w:hAnsi="Times New Roman"/>
          <w:color w:val="000000"/>
          <w:sz w:val="24"/>
          <w:szCs w:val="24"/>
          <w:lang w:val="en-US"/>
        </w:rPr>
        <w:t xml:space="preserve"> a</w:t>
      </w:r>
      <w:r w:rsidR="003D5536" w:rsidRPr="00FC00F3">
        <w:rPr>
          <w:rFonts w:ascii="Times New Roman" w:hAnsi="Times New Roman"/>
          <w:color w:val="000000"/>
          <w:sz w:val="24"/>
          <w:szCs w:val="24"/>
          <w:lang w:val="en-US"/>
        </w:rPr>
        <w:t xml:space="preserve"> </w:t>
      </w:r>
      <w:r w:rsidR="00016527" w:rsidRPr="00FC00F3">
        <w:rPr>
          <w:rFonts w:ascii="Times New Roman" w:hAnsi="Times New Roman"/>
          <w:color w:val="000000"/>
          <w:sz w:val="24"/>
          <w:szCs w:val="24"/>
          <w:lang w:val="en-US"/>
        </w:rPr>
        <w:t xml:space="preserve">different </w:t>
      </w:r>
      <w:r w:rsidR="003D5536" w:rsidRPr="00FC00F3">
        <w:rPr>
          <w:rFonts w:ascii="Times New Roman" w:hAnsi="Times New Roman"/>
          <w:color w:val="000000"/>
          <w:sz w:val="24"/>
          <w:szCs w:val="24"/>
          <w:lang w:val="en-US"/>
        </w:rPr>
        <w:t>mode</w:t>
      </w:r>
      <w:r w:rsidR="00016527" w:rsidRPr="00FC00F3">
        <w:rPr>
          <w:rFonts w:ascii="Times New Roman" w:hAnsi="Times New Roman"/>
          <w:color w:val="000000"/>
          <w:sz w:val="24"/>
          <w:szCs w:val="24"/>
          <w:lang w:val="en-US"/>
        </w:rPr>
        <w:t xml:space="preserve"> </w:t>
      </w:r>
      <w:r w:rsidR="003D5536" w:rsidRPr="00FC00F3">
        <w:rPr>
          <w:rFonts w:ascii="Times New Roman" w:hAnsi="Times New Roman"/>
          <w:color w:val="000000"/>
          <w:sz w:val="24"/>
          <w:szCs w:val="24"/>
          <w:lang w:val="en-US"/>
        </w:rPr>
        <w:t>of delivery (PCIT-T is delivered as an individual intervention and COS-P is delivered to groups of 6-8 participants)</w:t>
      </w:r>
      <w:r w:rsidR="001D53F3" w:rsidRPr="00FC00F3">
        <w:rPr>
          <w:rFonts w:ascii="Times New Roman" w:hAnsi="Times New Roman"/>
          <w:color w:val="000000"/>
          <w:sz w:val="24"/>
          <w:szCs w:val="24"/>
          <w:lang w:val="en-US"/>
        </w:rPr>
        <w:t xml:space="preserve">. </w:t>
      </w:r>
      <w:r w:rsidR="00E32E06" w:rsidRPr="00FC00F3">
        <w:rPr>
          <w:rFonts w:ascii="Times New Roman" w:hAnsi="Times New Roman"/>
          <w:color w:val="000000"/>
          <w:sz w:val="24"/>
          <w:szCs w:val="24"/>
          <w:lang w:val="en-US"/>
        </w:rPr>
        <w:t>However, g</w:t>
      </w:r>
      <w:r w:rsidR="00016527" w:rsidRPr="00FC00F3">
        <w:rPr>
          <w:rFonts w:ascii="Times New Roman" w:hAnsi="Times New Roman"/>
          <w:color w:val="000000"/>
          <w:sz w:val="24"/>
          <w:szCs w:val="24"/>
          <w:lang w:val="en-US"/>
        </w:rPr>
        <w:t xml:space="preserve">iven that </w:t>
      </w:r>
      <w:r w:rsidR="00BF0A78" w:rsidRPr="00FC00F3">
        <w:rPr>
          <w:rFonts w:ascii="Times New Roman" w:hAnsi="Times New Roman"/>
          <w:color w:val="000000"/>
          <w:sz w:val="24"/>
          <w:szCs w:val="24"/>
          <w:lang w:val="en-US"/>
        </w:rPr>
        <w:t xml:space="preserve">the primary </w:t>
      </w:r>
      <w:r w:rsidR="00016527" w:rsidRPr="00FC00F3">
        <w:rPr>
          <w:rFonts w:ascii="Times New Roman" w:hAnsi="Times New Roman"/>
          <w:color w:val="000000"/>
          <w:sz w:val="24"/>
          <w:szCs w:val="24"/>
          <w:lang w:val="en-US"/>
        </w:rPr>
        <w:t xml:space="preserve">objective of </w:t>
      </w:r>
      <w:r w:rsidR="00E14488" w:rsidRPr="00FC00F3">
        <w:rPr>
          <w:rFonts w:ascii="Times New Roman" w:hAnsi="Times New Roman"/>
          <w:color w:val="000000"/>
          <w:sz w:val="24"/>
          <w:szCs w:val="24"/>
          <w:lang w:val="en-US"/>
        </w:rPr>
        <w:t xml:space="preserve">the </w:t>
      </w:r>
      <w:r w:rsidR="00016527" w:rsidRPr="00FC00F3">
        <w:rPr>
          <w:rFonts w:ascii="Times New Roman" w:hAnsi="Times New Roman"/>
          <w:color w:val="000000"/>
          <w:sz w:val="24"/>
          <w:szCs w:val="24"/>
          <w:lang w:val="en-US"/>
        </w:rPr>
        <w:t xml:space="preserve">study </w:t>
      </w:r>
      <w:r w:rsidR="001D53F3" w:rsidRPr="00FC00F3">
        <w:rPr>
          <w:rFonts w:ascii="Times New Roman" w:hAnsi="Times New Roman"/>
          <w:color w:val="000000"/>
          <w:sz w:val="24"/>
          <w:szCs w:val="24"/>
          <w:lang w:val="en-US"/>
        </w:rPr>
        <w:t xml:space="preserve">was to </w:t>
      </w:r>
      <w:r w:rsidR="00016527" w:rsidRPr="00FC00F3">
        <w:rPr>
          <w:rFonts w:ascii="Times New Roman" w:hAnsi="Times New Roman"/>
          <w:color w:val="000000"/>
          <w:sz w:val="24"/>
          <w:szCs w:val="24"/>
          <w:lang w:val="en-US"/>
        </w:rPr>
        <w:t xml:space="preserve">test </w:t>
      </w:r>
      <w:r w:rsidR="001D53F3" w:rsidRPr="00FC00F3">
        <w:rPr>
          <w:rFonts w:ascii="Times New Roman" w:hAnsi="Times New Roman"/>
          <w:color w:val="000000"/>
          <w:sz w:val="24"/>
          <w:szCs w:val="24"/>
          <w:lang w:val="en-US"/>
        </w:rPr>
        <w:t>outcomes of PCIT-T</w:t>
      </w:r>
      <w:r w:rsidR="00016527" w:rsidRPr="00FC00F3">
        <w:rPr>
          <w:rFonts w:ascii="Times New Roman" w:hAnsi="Times New Roman"/>
          <w:color w:val="000000"/>
          <w:sz w:val="24"/>
          <w:szCs w:val="24"/>
          <w:lang w:val="en-US"/>
        </w:rPr>
        <w:t xml:space="preserve"> through comparison with</w:t>
      </w:r>
      <w:r w:rsidR="001D53F3" w:rsidRPr="00FC00F3">
        <w:rPr>
          <w:rFonts w:ascii="Times New Roman" w:hAnsi="Times New Roman"/>
          <w:color w:val="000000"/>
          <w:sz w:val="24"/>
          <w:szCs w:val="24"/>
          <w:lang w:val="en-US"/>
        </w:rPr>
        <w:t xml:space="preserve"> both non-treated and ‘active’ control condition</w:t>
      </w:r>
      <w:r w:rsidR="003A38C3" w:rsidRPr="00FC00F3">
        <w:rPr>
          <w:rFonts w:ascii="Times New Roman" w:hAnsi="Times New Roman"/>
          <w:color w:val="000000"/>
          <w:sz w:val="24"/>
          <w:szCs w:val="24"/>
          <w:lang w:val="en-US"/>
        </w:rPr>
        <w:t xml:space="preserve"> (rather than</w:t>
      </w:r>
      <w:r w:rsidR="00F94686" w:rsidRPr="00FC00F3">
        <w:rPr>
          <w:rFonts w:ascii="Times New Roman" w:hAnsi="Times New Roman"/>
          <w:color w:val="000000"/>
          <w:sz w:val="24"/>
          <w:szCs w:val="24"/>
          <w:lang w:val="en-US"/>
        </w:rPr>
        <w:t xml:space="preserve"> </w:t>
      </w:r>
      <w:r w:rsidR="003A38C3" w:rsidRPr="00FC00F3">
        <w:rPr>
          <w:rFonts w:ascii="Times New Roman" w:hAnsi="Times New Roman"/>
          <w:color w:val="000000"/>
          <w:sz w:val="24"/>
          <w:szCs w:val="24"/>
          <w:lang w:val="en-US"/>
        </w:rPr>
        <w:t xml:space="preserve">to </w:t>
      </w:r>
      <w:r w:rsidR="008D5421" w:rsidRPr="00FC00F3">
        <w:rPr>
          <w:rFonts w:ascii="Times New Roman" w:hAnsi="Times New Roman"/>
          <w:color w:val="000000"/>
          <w:sz w:val="24"/>
          <w:szCs w:val="24"/>
          <w:lang w:val="en-US"/>
        </w:rPr>
        <w:t>test outcomes of COS-P</w:t>
      </w:r>
      <w:r w:rsidR="003A38C3" w:rsidRPr="00FC00F3">
        <w:rPr>
          <w:rFonts w:ascii="Times New Roman" w:hAnsi="Times New Roman"/>
          <w:color w:val="000000"/>
          <w:sz w:val="24"/>
          <w:szCs w:val="24"/>
          <w:lang w:val="en-US"/>
        </w:rPr>
        <w:t>)</w:t>
      </w:r>
      <w:r w:rsidR="008D5421" w:rsidRPr="00FC00F3">
        <w:rPr>
          <w:rFonts w:ascii="Times New Roman" w:hAnsi="Times New Roman"/>
          <w:color w:val="000000"/>
          <w:sz w:val="24"/>
          <w:szCs w:val="24"/>
          <w:lang w:val="en-US"/>
        </w:rPr>
        <w:t xml:space="preserve">, </w:t>
      </w:r>
      <w:r w:rsidR="003D5536" w:rsidRPr="00FC00F3">
        <w:rPr>
          <w:rFonts w:ascii="Times New Roman" w:hAnsi="Times New Roman"/>
          <w:color w:val="000000"/>
          <w:sz w:val="24"/>
          <w:szCs w:val="24"/>
          <w:lang w:val="en-US"/>
        </w:rPr>
        <w:t xml:space="preserve">COS-P was considered an appropriate inclusion. </w:t>
      </w:r>
    </w:p>
    <w:p w14:paraId="5B93A4E4" w14:textId="62912E0E" w:rsidR="008D5421" w:rsidRPr="00FC00F3" w:rsidRDefault="003D5536" w:rsidP="001D53F3">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Overall, w</w:t>
      </w:r>
      <w:r w:rsidR="008D5421" w:rsidRPr="00FC00F3">
        <w:rPr>
          <w:rFonts w:ascii="Times New Roman" w:hAnsi="Times New Roman"/>
          <w:color w:val="000000"/>
          <w:sz w:val="24"/>
          <w:szCs w:val="24"/>
          <w:lang w:val="en-US"/>
        </w:rPr>
        <w:t>e expect</w:t>
      </w:r>
      <w:r w:rsidRPr="00FC00F3">
        <w:rPr>
          <w:rFonts w:ascii="Times New Roman" w:hAnsi="Times New Roman"/>
          <w:color w:val="000000"/>
          <w:sz w:val="24"/>
          <w:szCs w:val="24"/>
          <w:lang w:val="en-US"/>
        </w:rPr>
        <w:t>ed</w:t>
      </w:r>
      <w:r w:rsidR="008D5421" w:rsidRPr="00FC00F3">
        <w:rPr>
          <w:rFonts w:ascii="Times New Roman" w:hAnsi="Times New Roman"/>
          <w:color w:val="000000"/>
          <w:sz w:val="24"/>
          <w:szCs w:val="24"/>
          <w:lang w:val="en-US"/>
        </w:rPr>
        <w:t xml:space="preserve"> that</w:t>
      </w:r>
      <w:r w:rsidRPr="00FC00F3">
        <w:rPr>
          <w:rFonts w:ascii="Times New Roman" w:hAnsi="Times New Roman"/>
          <w:color w:val="000000"/>
          <w:sz w:val="24"/>
          <w:szCs w:val="24"/>
          <w:lang w:val="en-US"/>
        </w:rPr>
        <w:t xml:space="preserve"> </w:t>
      </w:r>
      <w:r w:rsidR="00016527" w:rsidRPr="00FC00F3">
        <w:rPr>
          <w:rFonts w:ascii="Times New Roman" w:hAnsi="Times New Roman"/>
          <w:color w:val="000000"/>
          <w:sz w:val="24"/>
          <w:szCs w:val="24"/>
          <w:lang w:val="en-US"/>
        </w:rPr>
        <w:t xml:space="preserve">compared to the active control condition (COS-P) and the non-active control condition (non-treated waitlist), </w:t>
      </w:r>
      <w:r w:rsidR="008D5421" w:rsidRPr="00FC00F3">
        <w:rPr>
          <w:rFonts w:ascii="Times New Roman" w:hAnsi="Times New Roman"/>
          <w:color w:val="000000"/>
          <w:sz w:val="24"/>
          <w:szCs w:val="24"/>
          <w:lang w:val="en-US"/>
        </w:rPr>
        <w:t xml:space="preserve">PCIT-T </w:t>
      </w:r>
      <w:r w:rsidRPr="00FC00F3">
        <w:rPr>
          <w:rFonts w:ascii="Times New Roman" w:hAnsi="Times New Roman"/>
          <w:color w:val="000000"/>
          <w:sz w:val="24"/>
          <w:szCs w:val="24"/>
          <w:lang w:val="en-US"/>
        </w:rPr>
        <w:t>would</w:t>
      </w:r>
      <w:r w:rsidR="008D5421" w:rsidRPr="00FC00F3">
        <w:rPr>
          <w:rFonts w:ascii="Times New Roman" w:hAnsi="Times New Roman"/>
          <w:color w:val="000000"/>
          <w:sz w:val="24"/>
          <w:szCs w:val="24"/>
          <w:lang w:val="en-US"/>
        </w:rPr>
        <w:t xml:space="preserve"> be associated with the greatest treatment gains</w:t>
      </w:r>
      <w:r w:rsidR="009C7C96" w:rsidRPr="00FC00F3">
        <w:rPr>
          <w:rFonts w:ascii="Times New Roman" w:hAnsi="Times New Roman"/>
          <w:color w:val="000000"/>
          <w:sz w:val="24"/>
          <w:szCs w:val="24"/>
          <w:lang w:val="en-US"/>
        </w:rPr>
        <w:t xml:space="preserve">. </w:t>
      </w:r>
      <w:r w:rsidR="00016527" w:rsidRPr="00FC00F3">
        <w:rPr>
          <w:rFonts w:ascii="Times New Roman" w:hAnsi="Times New Roman"/>
          <w:color w:val="000000"/>
          <w:sz w:val="24"/>
          <w:szCs w:val="24"/>
          <w:lang w:val="en-US"/>
        </w:rPr>
        <w:t>The</w:t>
      </w:r>
      <w:r w:rsidR="008D5421" w:rsidRPr="00FC00F3">
        <w:rPr>
          <w:rFonts w:ascii="Times New Roman" w:hAnsi="Times New Roman"/>
          <w:color w:val="000000"/>
          <w:sz w:val="24"/>
          <w:szCs w:val="24"/>
          <w:lang w:val="en-US"/>
        </w:rPr>
        <w:t xml:space="preserve"> r</w:t>
      </w:r>
      <w:r w:rsidR="00016527" w:rsidRPr="00FC00F3">
        <w:rPr>
          <w:rFonts w:ascii="Times New Roman" w:hAnsi="Times New Roman"/>
          <w:color w:val="000000"/>
          <w:sz w:val="24"/>
          <w:szCs w:val="24"/>
          <w:lang w:val="en-US"/>
        </w:rPr>
        <w:t>ationale for this prediction related to the fact that:</w:t>
      </w:r>
      <w:r w:rsidR="008D5421" w:rsidRPr="00FC00F3">
        <w:rPr>
          <w:rFonts w:ascii="Times New Roman" w:hAnsi="Times New Roman"/>
          <w:color w:val="000000"/>
          <w:sz w:val="24"/>
          <w:szCs w:val="24"/>
          <w:lang w:val="en-US"/>
        </w:rPr>
        <w:t xml:space="preserve"> </w:t>
      </w:r>
      <w:r w:rsidR="00B64BBC" w:rsidRPr="00FC00F3">
        <w:rPr>
          <w:rFonts w:ascii="Times New Roman" w:hAnsi="Times New Roman"/>
          <w:color w:val="000000"/>
          <w:sz w:val="24"/>
          <w:szCs w:val="24"/>
          <w:lang w:val="en-US"/>
        </w:rPr>
        <w:t>1</w:t>
      </w:r>
      <w:r w:rsidR="008D5421" w:rsidRPr="00FC00F3">
        <w:rPr>
          <w:rFonts w:ascii="Times New Roman" w:hAnsi="Times New Roman"/>
          <w:color w:val="000000"/>
          <w:sz w:val="24"/>
          <w:szCs w:val="24"/>
          <w:lang w:val="en-US"/>
        </w:rPr>
        <w:t>) PCIT-T is the more intensive treatment model (PCIT-T is delivered on an individual basis; COS-P is a group program)</w:t>
      </w:r>
      <w:r w:rsidR="00BF0A78" w:rsidRPr="00FC00F3">
        <w:rPr>
          <w:rFonts w:ascii="Times New Roman" w:hAnsi="Times New Roman"/>
          <w:color w:val="000000"/>
          <w:sz w:val="24"/>
          <w:szCs w:val="24"/>
          <w:lang w:val="en-US"/>
        </w:rPr>
        <w:t>;</w:t>
      </w:r>
      <w:r w:rsidR="008D5421" w:rsidRPr="00FC00F3">
        <w:rPr>
          <w:rFonts w:ascii="Times New Roman" w:hAnsi="Times New Roman"/>
          <w:color w:val="000000"/>
          <w:sz w:val="24"/>
          <w:szCs w:val="24"/>
          <w:lang w:val="en-US"/>
        </w:rPr>
        <w:t xml:space="preserve"> </w:t>
      </w:r>
      <w:r w:rsidR="00B64BBC" w:rsidRPr="00FC00F3">
        <w:rPr>
          <w:rFonts w:ascii="Times New Roman" w:hAnsi="Times New Roman"/>
          <w:color w:val="000000"/>
          <w:sz w:val="24"/>
          <w:szCs w:val="24"/>
          <w:lang w:val="en-US"/>
        </w:rPr>
        <w:t>2</w:t>
      </w:r>
      <w:r w:rsidR="008D5421" w:rsidRPr="00FC00F3">
        <w:rPr>
          <w:rFonts w:ascii="Times New Roman" w:hAnsi="Times New Roman"/>
          <w:color w:val="000000"/>
          <w:sz w:val="24"/>
          <w:szCs w:val="24"/>
          <w:lang w:val="en-US"/>
        </w:rPr>
        <w:t xml:space="preserve">) PCIT-T is targeted at a narrower age range and is therefore more </w:t>
      </w:r>
      <w:r w:rsidR="008D5421" w:rsidRPr="00FC00F3">
        <w:rPr>
          <w:rFonts w:ascii="Times New Roman" w:hAnsi="Times New Roman"/>
          <w:color w:val="000000"/>
          <w:sz w:val="24"/>
          <w:szCs w:val="24"/>
          <w:lang w:val="en-US"/>
        </w:rPr>
        <w:lastRenderedPageBreak/>
        <w:t>developmentally tailored (PCIT-T is for children aged 12-24 months; COS-P does not specify a child age range)</w:t>
      </w:r>
      <w:r w:rsidR="00BF0A78" w:rsidRPr="00FC00F3">
        <w:rPr>
          <w:rFonts w:ascii="Times New Roman" w:hAnsi="Times New Roman"/>
          <w:color w:val="000000"/>
          <w:sz w:val="24"/>
          <w:szCs w:val="24"/>
          <w:lang w:val="en-US"/>
        </w:rPr>
        <w:t>;</w:t>
      </w:r>
      <w:r w:rsidR="008D5421" w:rsidRPr="00FC00F3">
        <w:rPr>
          <w:rFonts w:ascii="Times New Roman" w:hAnsi="Times New Roman"/>
          <w:color w:val="000000"/>
          <w:sz w:val="24"/>
          <w:szCs w:val="24"/>
          <w:lang w:val="en-US"/>
        </w:rPr>
        <w:t xml:space="preserve"> </w:t>
      </w:r>
      <w:r w:rsidR="00B64BBC" w:rsidRPr="00FC00F3">
        <w:rPr>
          <w:rFonts w:ascii="Times New Roman" w:hAnsi="Times New Roman"/>
          <w:color w:val="000000"/>
          <w:sz w:val="24"/>
          <w:szCs w:val="24"/>
          <w:lang w:val="en-US"/>
        </w:rPr>
        <w:t>3</w:t>
      </w:r>
      <w:r w:rsidR="008D5421" w:rsidRPr="00FC00F3">
        <w:rPr>
          <w:rFonts w:ascii="Times New Roman" w:hAnsi="Times New Roman"/>
          <w:color w:val="000000"/>
          <w:sz w:val="24"/>
          <w:szCs w:val="24"/>
          <w:lang w:val="en-US"/>
        </w:rPr>
        <w:t>) PCIT-T is designed specifically for children with clinically significant disruptive behaviors and COS-P is not</w:t>
      </w:r>
      <w:r w:rsidR="00BF0A78" w:rsidRPr="00FC00F3">
        <w:rPr>
          <w:rFonts w:ascii="Times New Roman" w:hAnsi="Times New Roman"/>
          <w:color w:val="000000"/>
          <w:sz w:val="24"/>
          <w:szCs w:val="24"/>
          <w:lang w:val="en-US"/>
        </w:rPr>
        <w:t>;</w:t>
      </w:r>
      <w:r w:rsidR="008D5421" w:rsidRPr="00FC00F3">
        <w:rPr>
          <w:rFonts w:ascii="Times New Roman" w:hAnsi="Times New Roman"/>
          <w:color w:val="000000"/>
          <w:sz w:val="24"/>
          <w:szCs w:val="24"/>
          <w:lang w:val="en-US"/>
        </w:rPr>
        <w:t xml:space="preserve"> and </w:t>
      </w:r>
      <w:r w:rsidR="00B64BBC" w:rsidRPr="00FC00F3">
        <w:rPr>
          <w:rFonts w:ascii="Times New Roman" w:hAnsi="Times New Roman"/>
          <w:color w:val="000000"/>
          <w:sz w:val="24"/>
          <w:szCs w:val="24"/>
          <w:lang w:val="en-US"/>
        </w:rPr>
        <w:t>4</w:t>
      </w:r>
      <w:r w:rsidR="008D5421" w:rsidRPr="00FC00F3">
        <w:rPr>
          <w:rFonts w:ascii="Times New Roman" w:hAnsi="Times New Roman"/>
          <w:color w:val="000000"/>
          <w:sz w:val="24"/>
          <w:szCs w:val="24"/>
          <w:lang w:val="en-US"/>
        </w:rPr>
        <w:t xml:space="preserve">) compared to COS-P, PCIT-T has an explicit behavioral component, which aligns with meta-analytic findings indicating that </w:t>
      </w:r>
      <w:r w:rsidR="008D5421" w:rsidRPr="00FC00F3">
        <w:rPr>
          <w:rFonts w:ascii="Times New Roman" w:hAnsi="Times New Roman"/>
          <w:sz w:val="24"/>
          <w:szCs w:val="24"/>
          <w:lang w:val="en-US"/>
        </w:rPr>
        <w:t xml:space="preserve">interventions that are brief, have a behavioral component, and which enhance parental sensitivity are most likely to bring about lasting improvements in children’s attachment security and thus capacity for behavioral and emotional regulation </w:t>
      </w:r>
      <w:r w:rsidR="008D5421" w:rsidRPr="00FC00F3">
        <w:rPr>
          <w:rFonts w:ascii="Times New Roman" w:hAnsi="Times New Roman"/>
          <w:sz w:val="24"/>
          <w:szCs w:val="24"/>
          <w:lang w:val="en-US"/>
        </w:rPr>
        <w:fldChar w:fldCharType="begin"/>
      </w:r>
      <w:r w:rsidR="00D2403F">
        <w:rPr>
          <w:rFonts w:ascii="Times New Roman" w:hAnsi="Times New Roman"/>
          <w:sz w:val="24"/>
          <w:szCs w:val="24"/>
          <w:lang w:val="en-US"/>
        </w:rPr>
        <w:instrText xml:space="preserve"> ADDIN EN.CITE &lt;EndNote&gt;&lt;Cite&gt;&lt;Author&gt;Bakermans-Kranenburg&lt;/Author&gt;&lt;Year&gt;2003&lt;/Year&gt;&lt;RecNum&gt;786&lt;/RecNum&gt;&lt;DisplayText&gt;(Bakermans-Kranenburg et al., 2003)&lt;/DisplayText&gt;&lt;record&gt;&lt;rec-number&gt;786&lt;/rec-number&gt;&lt;foreign-keys&gt;&lt;key app="EN" db-id="xpzvv0f2z5pxwhed0r6xa9er59e9pdxvards" timestamp="1552879008"&gt;786&lt;/key&gt;&lt;key app="ENWeb" db-id=""&gt;0&lt;/key&gt;&lt;/foreign-keys&gt;&lt;ref-type name="Journal Article"&gt;17&lt;/ref-type&gt;&lt;contributors&gt;&lt;authors&gt;&lt;author&gt;Bakermans-Kranenburg, M.J.&lt;/author&gt;&lt;author&gt;Van Ijzendoorn, M.H.&lt;/author&gt;&lt;author&gt;Juffer, F.&lt;/author&gt;&lt;/authors&gt;&lt;/contributors&gt;&lt;titles&gt;&lt;title&gt;Less is more: meta-analyses of sensitivity and attachment interventions in early childhood&lt;/title&gt;&lt;secondary-title&gt;Psychological Bulletin&lt;/secondary-title&gt;&lt;/titles&gt;&lt;periodical&gt;&lt;full-title&gt;Psychological Bulletin&lt;/full-title&gt;&lt;/periodical&gt;&lt;pages&gt;195&lt;/pages&gt;&lt;volume&gt;129&lt;/volume&gt;&lt;number&gt;2&lt;/number&gt;&lt;dates&gt;&lt;year&gt;2003&lt;/year&gt;&lt;/dates&gt;&lt;isbn&gt;1939-1455&lt;/isbn&gt;&lt;urls&gt;&lt;/urls&gt;&lt;electronic-resource-num&gt;10.1037/0033-2909.129.2.195&lt;/electronic-resource-num&gt;&lt;/record&gt;&lt;/Cite&gt;&lt;/EndNote&gt;</w:instrText>
      </w:r>
      <w:r w:rsidR="008D5421" w:rsidRPr="00FC00F3">
        <w:rPr>
          <w:rFonts w:ascii="Times New Roman" w:hAnsi="Times New Roman"/>
          <w:sz w:val="24"/>
          <w:szCs w:val="24"/>
          <w:lang w:val="en-US"/>
        </w:rPr>
        <w:fldChar w:fldCharType="separate"/>
      </w:r>
      <w:r w:rsidR="00D2403F">
        <w:rPr>
          <w:rFonts w:ascii="Times New Roman" w:hAnsi="Times New Roman"/>
          <w:noProof/>
          <w:sz w:val="24"/>
          <w:szCs w:val="24"/>
          <w:lang w:val="en-US"/>
        </w:rPr>
        <w:t>(Bakermans-Kranenburg et al., 2003)</w:t>
      </w:r>
      <w:r w:rsidR="008D5421" w:rsidRPr="00FC00F3">
        <w:rPr>
          <w:rFonts w:ascii="Times New Roman" w:hAnsi="Times New Roman"/>
          <w:sz w:val="24"/>
          <w:szCs w:val="24"/>
          <w:lang w:val="en-US"/>
        </w:rPr>
        <w:fldChar w:fldCharType="end"/>
      </w:r>
      <w:r w:rsidRPr="00FC00F3">
        <w:rPr>
          <w:rFonts w:ascii="Times New Roman" w:hAnsi="Times New Roman"/>
          <w:sz w:val="24"/>
          <w:szCs w:val="24"/>
          <w:lang w:val="en-US"/>
        </w:rPr>
        <w:t>.</w:t>
      </w:r>
    </w:p>
    <w:p w14:paraId="04285536" w14:textId="0998EA61" w:rsidR="00F03098" w:rsidRPr="00FC00F3" w:rsidRDefault="00527470" w:rsidP="00705FD7">
      <w:pPr>
        <w:pStyle w:val="NormalWeb"/>
        <w:spacing w:before="0" w:beforeAutospacing="0" w:after="0" w:afterAutospacing="0" w:line="480" w:lineRule="auto"/>
        <w:ind w:firstLine="720"/>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t xml:space="preserve">The </w:t>
      </w:r>
      <w:r w:rsidR="00F00E56" w:rsidRPr="00FC00F3">
        <w:rPr>
          <w:rFonts w:ascii="Times New Roman" w:hAnsi="Times New Roman"/>
          <w:color w:val="000000"/>
          <w:sz w:val="24"/>
          <w:szCs w:val="24"/>
          <w:lang w:val="en-US"/>
        </w:rPr>
        <w:t>primary</w:t>
      </w:r>
      <w:r w:rsidR="00F03098"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 xml:space="preserve">study </w:t>
      </w:r>
      <w:r w:rsidR="00F03098" w:rsidRPr="00FC00F3">
        <w:rPr>
          <w:rFonts w:ascii="Times New Roman" w:hAnsi="Times New Roman"/>
          <w:color w:val="000000"/>
          <w:sz w:val="24"/>
          <w:szCs w:val="24"/>
          <w:lang w:val="en-US"/>
        </w:rPr>
        <w:t>hypothesi</w:t>
      </w:r>
      <w:r w:rsidR="00F00E56" w:rsidRPr="00FC00F3">
        <w:rPr>
          <w:rFonts w:ascii="Times New Roman" w:hAnsi="Times New Roman"/>
          <w:color w:val="000000"/>
          <w:sz w:val="24"/>
          <w:szCs w:val="24"/>
          <w:lang w:val="en-US"/>
        </w:rPr>
        <w:t>s was</w:t>
      </w:r>
      <w:r w:rsidR="00F03098" w:rsidRPr="00FC00F3">
        <w:rPr>
          <w:rFonts w:ascii="Times New Roman" w:hAnsi="Times New Roman"/>
          <w:color w:val="000000"/>
          <w:sz w:val="24"/>
          <w:szCs w:val="24"/>
          <w:lang w:val="en-US"/>
        </w:rPr>
        <w:t xml:space="preserve"> that</w:t>
      </w:r>
      <w:r w:rsidR="002E1E0E"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 xml:space="preserve">parent-child </w:t>
      </w:r>
      <w:proofErr w:type="gramStart"/>
      <w:r w:rsidR="00F00E56" w:rsidRPr="00FC00F3">
        <w:rPr>
          <w:rFonts w:ascii="Times New Roman" w:hAnsi="Times New Roman"/>
          <w:color w:val="000000"/>
          <w:sz w:val="24"/>
          <w:szCs w:val="24"/>
          <w:lang w:val="en-US"/>
        </w:rPr>
        <w:t>dyads</w:t>
      </w:r>
      <w:proofErr w:type="gramEnd"/>
      <w:r w:rsidR="00F00E56" w:rsidRPr="00FC00F3">
        <w:rPr>
          <w:rFonts w:ascii="Times New Roman" w:hAnsi="Times New Roman"/>
          <w:color w:val="000000"/>
          <w:sz w:val="24"/>
          <w:szCs w:val="24"/>
          <w:lang w:val="en-US"/>
        </w:rPr>
        <w:t xml:space="preserve"> who received PCIT-T would show positive outcomes</w:t>
      </w:r>
      <w:r w:rsidR="00EC4202" w:rsidRPr="00FC00F3">
        <w:rPr>
          <w:rFonts w:ascii="Times New Roman" w:hAnsi="Times New Roman"/>
          <w:color w:val="000000"/>
          <w:sz w:val="24"/>
          <w:szCs w:val="24"/>
          <w:lang w:val="en-US"/>
        </w:rPr>
        <w:t xml:space="preserve"> </w:t>
      </w:r>
      <w:r w:rsidR="008C584A" w:rsidRPr="00FC00F3">
        <w:rPr>
          <w:rFonts w:ascii="Times New Roman" w:hAnsi="Times New Roman"/>
          <w:color w:val="000000"/>
          <w:sz w:val="24"/>
          <w:szCs w:val="24"/>
          <w:lang w:val="en-US"/>
        </w:rPr>
        <w:t>across</w:t>
      </w:r>
      <w:r w:rsidRPr="00FC00F3">
        <w:rPr>
          <w:rFonts w:ascii="Times New Roman" w:hAnsi="Times New Roman"/>
          <w:color w:val="000000"/>
          <w:sz w:val="24"/>
          <w:szCs w:val="24"/>
          <w:lang w:val="en-US"/>
        </w:rPr>
        <w:t xml:space="preserve"> </w:t>
      </w:r>
      <w:r w:rsidR="00F753D0" w:rsidRPr="00FC00F3">
        <w:rPr>
          <w:rFonts w:ascii="Times New Roman" w:hAnsi="Times New Roman"/>
          <w:color w:val="000000"/>
          <w:sz w:val="24"/>
          <w:szCs w:val="24"/>
          <w:lang w:val="en-US"/>
        </w:rPr>
        <w:t xml:space="preserve">both </w:t>
      </w:r>
      <w:r w:rsidRPr="00FC00F3">
        <w:rPr>
          <w:rFonts w:ascii="Times New Roman" w:hAnsi="Times New Roman"/>
          <w:color w:val="000000"/>
          <w:sz w:val="24"/>
          <w:szCs w:val="24"/>
          <w:lang w:val="en-US"/>
        </w:rPr>
        <w:t>parent and child domains (listed below)</w:t>
      </w:r>
      <w:r w:rsidR="00F00E56" w:rsidRPr="00FC00F3">
        <w:rPr>
          <w:rFonts w:ascii="Times New Roman" w:hAnsi="Times New Roman"/>
          <w:color w:val="000000"/>
          <w:sz w:val="24"/>
          <w:szCs w:val="24"/>
          <w:lang w:val="en-US"/>
        </w:rPr>
        <w:t>, both immediately following treatment (‘Time 2’) and at 4-month follow-up (‘Time 3’)</w:t>
      </w:r>
      <w:r w:rsidR="00AD0419"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and</w:t>
      </w:r>
      <w:r w:rsidR="002E1E0E"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 xml:space="preserve">that these outcomes would be superior to those who received </w:t>
      </w:r>
      <w:r w:rsidR="003D5536" w:rsidRPr="00FC00F3">
        <w:rPr>
          <w:rFonts w:ascii="Times New Roman" w:hAnsi="Times New Roman"/>
          <w:color w:val="000000"/>
          <w:sz w:val="24"/>
          <w:szCs w:val="24"/>
          <w:lang w:val="en-US"/>
        </w:rPr>
        <w:t>COS-P</w:t>
      </w:r>
      <w:r w:rsidR="00F03098" w:rsidRPr="00FC00F3">
        <w:rPr>
          <w:rFonts w:ascii="Times New Roman" w:hAnsi="Times New Roman"/>
          <w:color w:val="000000"/>
          <w:sz w:val="24"/>
          <w:szCs w:val="24"/>
          <w:lang w:val="en-US"/>
        </w:rPr>
        <w:t xml:space="preserve"> </w:t>
      </w:r>
      <w:r w:rsidR="00EF60A8" w:rsidRPr="00FC00F3">
        <w:rPr>
          <w:rFonts w:ascii="Times New Roman" w:hAnsi="Times New Roman"/>
          <w:color w:val="000000"/>
          <w:sz w:val="24"/>
          <w:szCs w:val="24"/>
          <w:lang w:val="en-US"/>
        </w:rPr>
        <w:t xml:space="preserve">(active control) </w:t>
      </w:r>
      <w:r w:rsidR="00F00E56" w:rsidRPr="00FC00F3">
        <w:rPr>
          <w:rFonts w:ascii="Times New Roman" w:hAnsi="Times New Roman"/>
          <w:color w:val="000000"/>
          <w:sz w:val="24"/>
          <w:szCs w:val="24"/>
          <w:lang w:val="en-US"/>
        </w:rPr>
        <w:t>or</w:t>
      </w:r>
      <w:r w:rsidR="00F03098" w:rsidRPr="00FC00F3">
        <w:rPr>
          <w:rFonts w:ascii="Times New Roman" w:hAnsi="Times New Roman"/>
          <w:color w:val="000000"/>
          <w:sz w:val="24"/>
          <w:szCs w:val="24"/>
          <w:lang w:val="en-US"/>
        </w:rPr>
        <w:t xml:space="preserve"> a non-treated waitlist control condition</w:t>
      </w:r>
      <w:r w:rsidR="00EF60A8" w:rsidRPr="00FC00F3">
        <w:rPr>
          <w:rFonts w:ascii="Times New Roman" w:hAnsi="Times New Roman"/>
          <w:color w:val="000000"/>
          <w:sz w:val="24"/>
          <w:szCs w:val="24"/>
          <w:lang w:val="en-US"/>
        </w:rPr>
        <w:t xml:space="preserve"> (waitlist control)</w:t>
      </w:r>
      <w:r w:rsidR="00F00E56"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The</w:t>
      </w:r>
      <w:r w:rsidR="00F00E56" w:rsidRPr="00FC00F3">
        <w:rPr>
          <w:rFonts w:ascii="Times New Roman" w:hAnsi="Times New Roman"/>
          <w:color w:val="000000"/>
          <w:sz w:val="24"/>
          <w:szCs w:val="24"/>
          <w:lang w:val="en-US"/>
        </w:rPr>
        <w:t xml:space="preserve"> secondary hypothesis was that on </w:t>
      </w:r>
      <w:r w:rsidR="00705FD7" w:rsidRPr="00FC00F3">
        <w:rPr>
          <w:rFonts w:ascii="Times New Roman" w:hAnsi="Times New Roman"/>
          <w:color w:val="000000"/>
          <w:sz w:val="24"/>
          <w:szCs w:val="24"/>
          <w:lang w:val="en-US"/>
        </w:rPr>
        <w:t>all</w:t>
      </w:r>
      <w:r w:rsidR="00F00E56" w:rsidRPr="00FC00F3">
        <w:rPr>
          <w:rFonts w:ascii="Times New Roman" w:hAnsi="Times New Roman"/>
          <w:color w:val="000000"/>
          <w:sz w:val="24"/>
          <w:szCs w:val="24"/>
          <w:lang w:val="en-US"/>
        </w:rPr>
        <w:t xml:space="preserve"> the domains examined, there would be a </w:t>
      </w:r>
      <w:r w:rsidR="00F03098" w:rsidRPr="00FC00F3">
        <w:rPr>
          <w:rFonts w:ascii="Times New Roman" w:hAnsi="Times New Roman"/>
          <w:color w:val="000000"/>
          <w:sz w:val="24"/>
          <w:szCs w:val="24"/>
          <w:lang w:val="en-US"/>
        </w:rPr>
        <w:t xml:space="preserve">gradient effect from </w:t>
      </w:r>
      <w:proofErr w:type="gramStart"/>
      <w:r w:rsidR="00F03098" w:rsidRPr="00FC00F3">
        <w:rPr>
          <w:rFonts w:ascii="Times New Roman" w:hAnsi="Times New Roman"/>
          <w:color w:val="000000"/>
          <w:sz w:val="24"/>
          <w:szCs w:val="24"/>
          <w:lang w:val="en-US"/>
        </w:rPr>
        <w:t>baseline (‘</w:t>
      </w:r>
      <w:proofErr w:type="gramEnd"/>
      <w:r w:rsidR="00F03098" w:rsidRPr="00FC00F3">
        <w:rPr>
          <w:rFonts w:ascii="Times New Roman" w:hAnsi="Times New Roman"/>
          <w:color w:val="000000"/>
          <w:sz w:val="24"/>
          <w:szCs w:val="24"/>
          <w:lang w:val="en-US"/>
        </w:rPr>
        <w:t>Time 1’) to post-treatment/waitlist (‘Time 2’) whereby parent-child dyads who received PCIT-</w:t>
      </w:r>
      <w:r w:rsidR="00F00E56" w:rsidRPr="00FC00F3">
        <w:rPr>
          <w:rFonts w:ascii="Times New Roman" w:hAnsi="Times New Roman"/>
          <w:color w:val="000000"/>
          <w:sz w:val="24"/>
          <w:szCs w:val="24"/>
          <w:lang w:val="en-US"/>
        </w:rPr>
        <w:t>T</w:t>
      </w:r>
      <w:r w:rsidR="00EF60A8" w:rsidRPr="00FC00F3">
        <w:rPr>
          <w:rFonts w:ascii="Times New Roman" w:hAnsi="Times New Roman"/>
          <w:color w:val="000000"/>
          <w:sz w:val="24"/>
          <w:szCs w:val="24"/>
          <w:lang w:val="en-US"/>
        </w:rPr>
        <w:t xml:space="preserve"> </w:t>
      </w:r>
      <w:r w:rsidR="00F03098" w:rsidRPr="00FC00F3">
        <w:rPr>
          <w:rFonts w:ascii="Times New Roman" w:hAnsi="Times New Roman"/>
          <w:color w:val="000000"/>
          <w:sz w:val="24"/>
          <w:szCs w:val="24"/>
          <w:lang w:val="en-US"/>
        </w:rPr>
        <w:t>would show the greatest gains, and waitlist controls</w:t>
      </w:r>
      <w:r w:rsidR="00EF60A8" w:rsidRPr="00FC00F3">
        <w:rPr>
          <w:rFonts w:ascii="Times New Roman" w:hAnsi="Times New Roman"/>
          <w:color w:val="000000"/>
          <w:sz w:val="24"/>
          <w:szCs w:val="24"/>
          <w:lang w:val="en-US"/>
        </w:rPr>
        <w:t xml:space="preserve"> </w:t>
      </w:r>
      <w:r w:rsidR="00F03098" w:rsidRPr="00FC00F3">
        <w:rPr>
          <w:rFonts w:ascii="Times New Roman" w:hAnsi="Times New Roman"/>
          <w:color w:val="000000"/>
          <w:sz w:val="24"/>
          <w:szCs w:val="24"/>
          <w:lang w:val="en-US"/>
        </w:rPr>
        <w:t xml:space="preserve">would show the least gains. </w:t>
      </w:r>
      <w:r w:rsidR="00EF60A8" w:rsidRPr="00FC00F3">
        <w:rPr>
          <w:rFonts w:ascii="Times New Roman" w:hAnsi="Times New Roman"/>
          <w:color w:val="000000"/>
          <w:sz w:val="24"/>
          <w:szCs w:val="24"/>
          <w:lang w:val="en-US"/>
        </w:rPr>
        <w:t xml:space="preserve">We expected that for </w:t>
      </w:r>
      <w:r w:rsidR="002103B2" w:rsidRPr="00FC00F3">
        <w:rPr>
          <w:rFonts w:ascii="Times New Roman" w:hAnsi="Times New Roman"/>
          <w:color w:val="000000"/>
          <w:sz w:val="24"/>
          <w:szCs w:val="24"/>
          <w:lang w:val="en-US"/>
        </w:rPr>
        <w:t xml:space="preserve">PCIT-T and COS-P, </w:t>
      </w:r>
      <w:r w:rsidR="00EF60A8" w:rsidRPr="00FC00F3">
        <w:rPr>
          <w:rFonts w:ascii="Times New Roman" w:hAnsi="Times New Roman"/>
          <w:color w:val="000000"/>
          <w:sz w:val="24"/>
          <w:szCs w:val="24"/>
          <w:lang w:val="en-US"/>
        </w:rPr>
        <w:t>this gradient effect would be maintained 4-month</w:t>
      </w:r>
      <w:r w:rsidR="007529E3" w:rsidRPr="00FC00F3">
        <w:rPr>
          <w:rFonts w:ascii="Times New Roman" w:hAnsi="Times New Roman"/>
          <w:color w:val="000000"/>
          <w:sz w:val="24"/>
          <w:szCs w:val="24"/>
          <w:lang w:val="en-US"/>
        </w:rPr>
        <w:t>s</w:t>
      </w:r>
      <w:r w:rsidR="00EF60A8" w:rsidRPr="00FC00F3">
        <w:rPr>
          <w:rFonts w:ascii="Times New Roman" w:hAnsi="Times New Roman"/>
          <w:color w:val="000000"/>
          <w:sz w:val="24"/>
          <w:szCs w:val="24"/>
          <w:lang w:val="en-US"/>
        </w:rPr>
        <w:t xml:space="preserve"> post-treatment, </w:t>
      </w:r>
      <w:r w:rsidR="00705FD7" w:rsidRPr="00FC00F3">
        <w:rPr>
          <w:rFonts w:ascii="Times New Roman" w:hAnsi="Times New Roman"/>
          <w:color w:val="000000"/>
          <w:sz w:val="24"/>
          <w:szCs w:val="24"/>
          <w:lang w:val="en-US"/>
        </w:rPr>
        <w:t>with</w:t>
      </w:r>
      <w:r w:rsidR="00EF60A8" w:rsidRPr="00FC00F3">
        <w:rPr>
          <w:rFonts w:ascii="Times New Roman" w:hAnsi="Times New Roman"/>
          <w:color w:val="000000"/>
          <w:sz w:val="24"/>
          <w:szCs w:val="24"/>
          <w:lang w:val="en-US"/>
        </w:rPr>
        <w:t xml:space="preserve"> parent-child </w:t>
      </w:r>
      <w:proofErr w:type="gramStart"/>
      <w:r w:rsidR="00EF60A8" w:rsidRPr="00FC00F3">
        <w:rPr>
          <w:rFonts w:ascii="Times New Roman" w:hAnsi="Times New Roman"/>
          <w:color w:val="000000"/>
          <w:sz w:val="24"/>
          <w:szCs w:val="24"/>
          <w:lang w:val="en-US"/>
        </w:rPr>
        <w:t>dyads</w:t>
      </w:r>
      <w:proofErr w:type="gramEnd"/>
      <w:r w:rsidR="00EF60A8" w:rsidRPr="00FC00F3">
        <w:rPr>
          <w:rFonts w:ascii="Times New Roman" w:hAnsi="Times New Roman"/>
          <w:color w:val="000000"/>
          <w:sz w:val="24"/>
          <w:szCs w:val="24"/>
          <w:lang w:val="en-US"/>
        </w:rPr>
        <w:t xml:space="preserve"> in the PCIT-T intervention group </w:t>
      </w:r>
      <w:r w:rsidR="00705FD7" w:rsidRPr="00FC00F3">
        <w:rPr>
          <w:rFonts w:ascii="Times New Roman" w:hAnsi="Times New Roman"/>
          <w:color w:val="000000"/>
          <w:sz w:val="24"/>
          <w:szCs w:val="24"/>
          <w:lang w:val="en-US"/>
        </w:rPr>
        <w:t>showing</w:t>
      </w:r>
      <w:r w:rsidR="00EF60A8" w:rsidRPr="00FC00F3">
        <w:rPr>
          <w:rFonts w:ascii="Times New Roman" w:hAnsi="Times New Roman"/>
          <w:color w:val="000000"/>
          <w:sz w:val="24"/>
          <w:szCs w:val="24"/>
          <w:lang w:val="en-US"/>
        </w:rPr>
        <w:t xml:space="preserve"> </w:t>
      </w:r>
      <w:r w:rsidR="00705FD7" w:rsidRPr="00FC00F3">
        <w:rPr>
          <w:rFonts w:ascii="Times New Roman" w:hAnsi="Times New Roman"/>
          <w:color w:val="000000"/>
          <w:sz w:val="24"/>
          <w:szCs w:val="24"/>
          <w:lang w:val="en-US"/>
        </w:rPr>
        <w:t>greate</w:t>
      </w:r>
      <w:r w:rsidR="00016527" w:rsidRPr="00FC00F3">
        <w:rPr>
          <w:rFonts w:ascii="Times New Roman" w:hAnsi="Times New Roman"/>
          <w:color w:val="000000"/>
          <w:sz w:val="24"/>
          <w:szCs w:val="24"/>
          <w:lang w:val="en-US"/>
        </w:rPr>
        <w:t>r</w:t>
      </w:r>
      <w:r w:rsidR="00705FD7" w:rsidRPr="00FC00F3">
        <w:rPr>
          <w:rFonts w:ascii="Times New Roman" w:hAnsi="Times New Roman"/>
          <w:color w:val="000000"/>
          <w:sz w:val="24"/>
          <w:szCs w:val="24"/>
          <w:lang w:val="en-US"/>
        </w:rPr>
        <w:t xml:space="preserve"> gains from Time 1 to Time 3 </w:t>
      </w:r>
      <w:r w:rsidR="00EF60A8" w:rsidRPr="00FC00F3">
        <w:rPr>
          <w:rFonts w:ascii="Times New Roman" w:hAnsi="Times New Roman"/>
          <w:color w:val="000000"/>
          <w:sz w:val="24"/>
          <w:szCs w:val="24"/>
          <w:lang w:val="en-US"/>
        </w:rPr>
        <w:t>on all variables compared to</w:t>
      </w:r>
      <w:r w:rsidR="00F00E56" w:rsidRPr="00FC00F3">
        <w:rPr>
          <w:rFonts w:ascii="Times New Roman" w:hAnsi="Times New Roman"/>
          <w:color w:val="000000"/>
          <w:sz w:val="24"/>
          <w:szCs w:val="24"/>
          <w:lang w:val="en-US"/>
        </w:rPr>
        <w:t xml:space="preserve"> those who received</w:t>
      </w:r>
      <w:r w:rsidR="00EF60A8"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COS-P</w:t>
      </w:r>
      <w:r w:rsidR="00EF60A8" w:rsidRPr="00FC00F3">
        <w:rPr>
          <w:rFonts w:ascii="Times New Roman" w:hAnsi="Times New Roman"/>
          <w:color w:val="000000"/>
          <w:sz w:val="24"/>
          <w:szCs w:val="24"/>
          <w:lang w:val="en-US"/>
        </w:rPr>
        <w:t>.</w:t>
      </w:r>
      <w:r w:rsidR="00DE4291" w:rsidRPr="00FC00F3">
        <w:rPr>
          <w:rFonts w:ascii="Times New Roman" w:hAnsi="Times New Roman"/>
          <w:color w:val="000000"/>
          <w:sz w:val="24"/>
          <w:szCs w:val="24"/>
          <w:lang w:val="en-US"/>
        </w:rPr>
        <w:t xml:space="preserve"> </w:t>
      </w:r>
      <w:r w:rsidR="00F03098" w:rsidRPr="00FC00F3">
        <w:rPr>
          <w:rFonts w:ascii="Times New Roman" w:hAnsi="Times New Roman"/>
          <w:color w:val="000000"/>
          <w:sz w:val="24"/>
          <w:szCs w:val="24"/>
          <w:lang w:val="en-US"/>
        </w:rPr>
        <w:t xml:space="preserve">The key outcome domains </w:t>
      </w:r>
      <w:r w:rsidR="00DE4291" w:rsidRPr="00FC00F3">
        <w:rPr>
          <w:rFonts w:ascii="Times New Roman" w:hAnsi="Times New Roman"/>
          <w:color w:val="000000"/>
          <w:sz w:val="24"/>
          <w:szCs w:val="24"/>
          <w:lang w:val="en-US"/>
        </w:rPr>
        <w:t>(</w:t>
      </w:r>
      <w:r w:rsidR="00F03098" w:rsidRPr="00FC00F3">
        <w:rPr>
          <w:rFonts w:ascii="Times New Roman" w:hAnsi="Times New Roman"/>
          <w:color w:val="000000"/>
          <w:sz w:val="24"/>
          <w:szCs w:val="24"/>
          <w:lang w:val="en-US"/>
        </w:rPr>
        <w:t>and expected direction of effect</w:t>
      </w:r>
      <w:r w:rsidR="00DE4291" w:rsidRPr="00FC00F3">
        <w:rPr>
          <w:rFonts w:ascii="Times New Roman" w:hAnsi="Times New Roman"/>
          <w:color w:val="000000"/>
          <w:sz w:val="24"/>
          <w:szCs w:val="24"/>
          <w:lang w:val="en-US"/>
        </w:rPr>
        <w:t>s)</w:t>
      </w:r>
      <w:r w:rsidR="00F03098" w:rsidRPr="00FC00F3">
        <w:rPr>
          <w:rFonts w:ascii="Times New Roman" w:hAnsi="Times New Roman"/>
          <w:color w:val="000000"/>
          <w:sz w:val="24"/>
          <w:szCs w:val="24"/>
          <w:lang w:val="en-US"/>
        </w:rPr>
        <w:t xml:space="preserve"> were as follows:</w:t>
      </w:r>
    </w:p>
    <w:p w14:paraId="1A599E62" w14:textId="73512915" w:rsidR="00F03098" w:rsidRPr="00FC00F3"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
      </w:pPr>
      <w:bookmarkStart w:id="1" w:name="_Hlk161744215"/>
      <w:r w:rsidRPr="00FC00F3">
        <w:rPr>
          <w:rFonts w:ascii="Times New Roman" w:hAnsi="Times New Roman"/>
          <w:color w:val="000000"/>
          <w:sz w:val="24"/>
          <w:szCs w:val="24"/>
          <w:lang w:val="en-US"/>
        </w:rPr>
        <w:t xml:space="preserve">Improved </w:t>
      </w:r>
      <w:r w:rsidR="00F34405" w:rsidRPr="00FC00F3">
        <w:rPr>
          <w:rFonts w:ascii="Times New Roman" w:hAnsi="Times New Roman"/>
          <w:color w:val="000000"/>
          <w:sz w:val="24"/>
          <w:szCs w:val="24"/>
          <w:lang w:val="en-US"/>
        </w:rPr>
        <w:t>caregiving</w:t>
      </w:r>
      <w:r w:rsidRPr="00FC00F3">
        <w:rPr>
          <w:rFonts w:ascii="Times New Roman" w:hAnsi="Times New Roman"/>
          <w:color w:val="000000"/>
          <w:sz w:val="24"/>
          <w:szCs w:val="24"/>
          <w:lang w:val="en-US"/>
        </w:rPr>
        <w:t xml:space="preserve"> capacity </w:t>
      </w:r>
      <w:r w:rsidR="00AE3030" w:rsidRPr="00FC00F3">
        <w:rPr>
          <w:rFonts w:ascii="Times New Roman" w:hAnsi="Times New Roman"/>
          <w:color w:val="000000"/>
          <w:sz w:val="24"/>
          <w:szCs w:val="24"/>
          <w:lang w:val="en-US"/>
        </w:rPr>
        <w:t>indexed through</w:t>
      </w:r>
      <w:r w:rsidR="00905331" w:rsidRPr="00FC00F3">
        <w:rPr>
          <w:rFonts w:ascii="Times New Roman" w:hAnsi="Times New Roman"/>
          <w:color w:val="000000"/>
          <w:sz w:val="24"/>
          <w:szCs w:val="24"/>
          <w:lang w:val="en-US"/>
        </w:rPr>
        <w:t xml:space="preserve"> </w:t>
      </w:r>
      <w:r w:rsidR="00EA5297" w:rsidRPr="00FC00F3">
        <w:rPr>
          <w:rFonts w:ascii="Times New Roman" w:hAnsi="Times New Roman"/>
          <w:color w:val="000000"/>
          <w:sz w:val="24"/>
          <w:szCs w:val="24"/>
          <w:lang w:val="en-US"/>
        </w:rPr>
        <w:t xml:space="preserve">a) </w:t>
      </w:r>
      <w:r w:rsidRPr="00FC00F3">
        <w:rPr>
          <w:rFonts w:ascii="Times New Roman" w:hAnsi="Times New Roman"/>
          <w:color w:val="000000"/>
          <w:sz w:val="24"/>
          <w:szCs w:val="24"/>
          <w:lang w:val="en-US"/>
        </w:rPr>
        <w:t xml:space="preserve">increased i) </w:t>
      </w:r>
      <w:r w:rsidR="00926453" w:rsidRPr="00FC00F3">
        <w:rPr>
          <w:rFonts w:ascii="Times New Roman" w:hAnsi="Times New Roman"/>
          <w:color w:val="000000"/>
          <w:sz w:val="24"/>
          <w:szCs w:val="24"/>
          <w:lang w:val="en-US"/>
        </w:rPr>
        <w:t xml:space="preserve">positive child-directed </w:t>
      </w:r>
      <w:r w:rsidR="00705FD7" w:rsidRPr="00FC00F3">
        <w:rPr>
          <w:rFonts w:ascii="Times New Roman" w:hAnsi="Times New Roman"/>
          <w:color w:val="000000"/>
          <w:sz w:val="24"/>
          <w:szCs w:val="24"/>
          <w:lang w:val="en-US"/>
        </w:rPr>
        <w:t>verbalizations</w:t>
      </w:r>
      <w:r w:rsidRPr="00FC00F3">
        <w:rPr>
          <w:rFonts w:ascii="Times New Roman" w:hAnsi="Times New Roman"/>
          <w:color w:val="000000"/>
          <w:sz w:val="24"/>
          <w:szCs w:val="24"/>
          <w:lang w:val="en-US"/>
        </w:rPr>
        <w:t xml:space="preserve">, ii) parenting sensitivity, iii) </w:t>
      </w:r>
      <w:r w:rsidR="00CA5CBF" w:rsidRPr="00FC00F3">
        <w:rPr>
          <w:rFonts w:ascii="Times New Roman" w:hAnsi="Times New Roman"/>
          <w:color w:val="000000"/>
          <w:sz w:val="24"/>
          <w:szCs w:val="24"/>
          <w:lang w:val="en-US"/>
        </w:rPr>
        <w:t xml:space="preserve">parental </w:t>
      </w:r>
      <w:r w:rsidRPr="00FC00F3">
        <w:rPr>
          <w:rFonts w:ascii="Times New Roman" w:hAnsi="Times New Roman"/>
          <w:color w:val="000000"/>
          <w:sz w:val="24"/>
          <w:szCs w:val="24"/>
          <w:lang w:val="en-US"/>
        </w:rPr>
        <w:t>mentaliz</w:t>
      </w:r>
      <w:r w:rsidR="00F34405" w:rsidRPr="00FC00F3">
        <w:rPr>
          <w:rFonts w:ascii="Times New Roman" w:hAnsi="Times New Roman"/>
          <w:color w:val="000000"/>
          <w:sz w:val="24"/>
          <w:szCs w:val="24"/>
          <w:lang w:val="en-US"/>
        </w:rPr>
        <w:t>ation</w:t>
      </w:r>
      <w:r w:rsidRPr="00FC00F3">
        <w:rPr>
          <w:rFonts w:ascii="Times New Roman" w:hAnsi="Times New Roman"/>
          <w:color w:val="000000"/>
          <w:sz w:val="24"/>
          <w:szCs w:val="24"/>
          <w:lang w:val="en-US"/>
        </w:rPr>
        <w:t xml:space="preserve">, iv) </w:t>
      </w:r>
      <w:r w:rsidR="00CA5CBF" w:rsidRPr="00FC00F3">
        <w:rPr>
          <w:rFonts w:ascii="Times New Roman" w:hAnsi="Times New Roman"/>
          <w:color w:val="000000"/>
          <w:sz w:val="24"/>
          <w:szCs w:val="24"/>
          <w:lang w:val="en-US"/>
        </w:rPr>
        <w:t xml:space="preserve">empathy </w:t>
      </w:r>
      <w:r w:rsidR="00F00E56" w:rsidRPr="00FC00F3">
        <w:rPr>
          <w:rFonts w:ascii="Times New Roman" w:hAnsi="Times New Roman"/>
          <w:color w:val="000000"/>
          <w:sz w:val="24"/>
          <w:szCs w:val="24"/>
          <w:lang w:val="en-US"/>
        </w:rPr>
        <w:t>towards the child</w:t>
      </w:r>
      <w:r w:rsidR="00FC626A"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and understanding of the child’s emotions,</w:t>
      </w:r>
      <w:r w:rsidR="00CA5CBF" w:rsidRPr="00FC00F3">
        <w:rPr>
          <w:rFonts w:ascii="Times New Roman" w:hAnsi="Times New Roman"/>
          <w:color w:val="000000"/>
          <w:sz w:val="24"/>
          <w:szCs w:val="24"/>
          <w:lang w:val="en-US"/>
        </w:rPr>
        <w:t xml:space="preserve"> and v) </w:t>
      </w:r>
      <w:r w:rsidR="000C268D" w:rsidRPr="00FC00F3">
        <w:rPr>
          <w:rFonts w:ascii="Times New Roman" w:hAnsi="Times New Roman"/>
          <w:color w:val="000000"/>
          <w:sz w:val="24"/>
          <w:szCs w:val="24"/>
          <w:lang w:val="en-US"/>
        </w:rPr>
        <w:t xml:space="preserve">parental </w:t>
      </w:r>
      <w:r w:rsidRPr="00FC00F3">
        <w:rPr>
          <w:rFonts w:ascii="Times New Roman" w:hAnsi="Times New Roman"/>
          <w:color w:val="000000"/>
          <w:sz w:val="24"/>
          <w:szCs w:val="24"/>
          <w:lang w:val="en-US"/>
        </w:rPr>
        <w:t xml:space="preserve">emotion regulation; and </w:t>
      </w:r>
      <w:r w:rsidR="00291C82" w:rsidRPr="00FC00F3">
        <w:rPr>
          <w:rFonts w:ascii="Times New Roman" w:hAnsi="Times New Roman"/>
          <w:color w:val="000000"/>
          <w:sz w:val="24"/>
          <w:szCs w:val="24"/>
          <w:lang w:val="en-US"/>
        </w:rPr>
        <w:t xml:space="preserve">b) </w:t>
      </w:r>
      <w:r w:rsidRPr="00FC00F3">
        <w:rPr>
          <w:rFonts w:ascii="Times New Roman" w:hAnsi="Times New Roman"/>
          <w:color w:val="000000"/>
          <w:sz w:val="24"/>
          <w:szCs w:val="24"/>
          <w:lang w:val="en-US"/>
        </w:rPr>
        <w:t xml:space="preserve">decreased i) negative </w:t>
      </w:r>
      <w:r w:rsidR="00926453" w:rsidRPr="00FC00F3">
        <w:rPr>
          <w:rFonts w:ascii="Times New Roman" w:hAnsi="Times New Roman"/>
          <w:color w:val="000000"/>
          <w:sz w:val="24"/>
          <w:szCs w:val="24"/>
          <w:lang w:val="en-US"/>
        </w:rPr>
        <w:t xml:space="preserve">child-directed </w:t>
      </w:r>
      <w:r w:rsidR="000C268D" w:rsidRPr="00FC00F3">
        <w:rPr>
          <w:rFonts w:ascii="Times New Roman" w:hAnsi="Times New Roman"/>
          <w:color w:val="000000"/>
          <w:sz w:val="24"/>
          <w:szCs w:val="24"/>
          <w:lang w:val="en-US"/>
        </w:rPr>
        <w:t>verbalizations</w:t>
      </w:r>
      <w:r w:rsidRPr="00FC00F3">
        <w:rPr>
          <w:rFonts w:ascii="Times New Roman" w:hAnsi="Times New Roman"/>
          <w:color w:val="000000"/>
          <w:sz w:val="24"/>
          <w:szCs w:val="24"/>
          <w:lang w:val="en-US"/>
        </w:rPr>
        <w:t>, ii) caregiving helplessness, iii) hostility</w:t>
      </w:r>
      <w:r w:rsidR="00F00E56"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and iv) parental stress.</w:t>
      </w:r>
    </w:p>
    <w:p w14:paraId="7B1DDE0E" w14:textId="1464324F" w:rsidR="00F03098" w:rsidRPr="00FC00F3" w:rsidRDefault="00F03098" w:rsidP="00F03098">
      <w:pPr>
        <w:pStyle w:val="NormalWeb"/>
        <w:numPr>
          <w:ilvl w:val="0"/>
          <w:numId w:val="1"/>
        </w:numPr>
        <w:spacing w:before="0" w:beforeAutospacing="0" w:after="0" w:afterAutospacing="0" w:line="480" w:lineRule="auto"/>
        <w:contextualSpacing/>
        <w:rPr>
          <w:rFonts w:ascii="Times New Roman" w:hAnsi="Times New Roman"/>
          <w:color w:val="000000"/>
          <w:sz w:val="24"/>
          <w:szCs w:val="24"/>
          <w:lang w:val="en-US"/>
        </w:rPr>
      </w:pPr>
      <w:r w:rsidRPr="00FC00F3">
        <w:rPr>
          <w:rFonts w:ascii="Times New Roman" w:hAnsi="Times New Roman"/>
          <w:color w:val="000000"/>
          <w:sz w:val="24"/>
          <w:szCs w:val="24"/>
          <w:lang w:val="en-US"/>
        </w:rPr>
        <w:lastRenderedPageBreak/>
        <w:t xml:space="preserve">Improved child outcomes including </w:t>
      </w:r>
      <w:r w:rsidR="004E2606" w:rsidRPr="00FC00F3">
        <w:rPr>
          <w:rFonts w:ascii="Times New Roman" w:hAnsi="Times New Roman"/>
          <w:color w:val="000000"/>
          <w:sz w:val="24"/>
          <w:szCs w:val="24"/>
          <w:lang w:val="en-US"/>
        </w:rPr>
        <w:t xml:space="preserve">a) </w:t>
      </w:r>
      <w:r w:rsidRPr="00FC00F3">
        <w:rPr>
          <w:rFonts w:ascii="Times New Roman" w:hAnsi="Times New Roman"/>
          <w:color w:val="000000"/>
          <w:sz w:val="24"/>
          <w:szCs w:val="24"/>
          <w:lang w:val="en-US"/>
        </w:rPr>
        <w:t xml:space="preserve">increased social-emotional functioning </w:t>
      </w:r>
      <w:r w:rsidR="009529D7"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 xml:space="preserve">initiative, </w:t>
      </w:r>
      <w:r w:rsidR="000C268D" w:rsidRPr="00FC00F3">
        <w:rPr>
          <w:rFonts w:ascii="Times New Roman" w:hAnsi="Times New Roman"/>
          <w:color w:val="000000"/>
          <w:sz w:val="24"/>
          <w:szCs w:val="24"/>
          <w:lang w:val="en-US"/>
        </w:rPr>
        <w:t>attachment</w:t>
      </w:r>
      <w:r w:rsidR="009529D7" w:rsidRPr="00FC00F3">
        <w:rPr>
          <w:rFonts w:ascii="Times New Roman" w:hAnsi="Times New Roman"/>
          <w:color w:val="000000"/>
          <w:sz w:val="24"/>
          <w:szCs w:val="24"/>
          <w:lang w:val="en-US"/>
        </w:rPr>
        <w:t>/</w:t>
      </w:r>
      <w:r w:rsidRPr="00FC00F3">
        <w:rPr>
          <w:rFonts w:ascii="Times New Roman" w:hAnsi="Times New Roman"/>
          <w:color w:val="000000"/>
          <w:sz w:val="24"/>
          <w:szCs w:val="24"/>
          <w:lang w:val="en-US"/>
        </w:rPr>
        <w:t>relationship functioning</w:t>
      </w:r>
      <w:r w:rsidR="00F00E56"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self-regulation</w:t>
      </w:r>
      <w:r w:rsidR="009529D7" w:rsidRPr="00FC00F3">
        <w:rPr>
          <w:rFonts w:ascii="Times New Roman" w:hAnsi="Times New Roman"/>
          <w:color w:val="000000"/>
          <w:sz w:val="24"/>
          <w:szCs w:val="24"/>
          <w:lang w:val="en-US"/>
        </w:rPr>
        <w:t xml:space="preserve">, </w:t>
      </w:r>
      <w:r w:rsidR="00F00E56" w:rsidRPr="00FC00F3">
        <w:rPr>
          <w:rFonts w:ascii="Times New Roman" w:hAnsi="Times New Roman"/>
          <w:color w:val="000000"/>
          <w:sz w:val="24"/>
          <w:szCs w:val="24"/>
          <w:lang w:val="en-US"/>
        </w:rPr>
        <w:t>social competence</w:t>
      </w:r>
      <w:r w:rsidRPr="00FC00F3">
        <w:rPr>
          <w:rFonts w:ascii="Times New Roman" w:hAnsi="Times New Roman"/>
          <w:color w:val="000000"/>
          <w:sz w:val="24"/>
          <w:szCs w:val="24"/>
          <w:lang w:val="en-US"/>
        </w:rPr>
        <w:t xml:space="preserve">, </w:t>
      </w:r>
      <w:r w:rsidR="009529D7" w:rsidRPr="00FC00F3">
        <w:rPr>
          <w:rFonts w:ascii="Times New Roman" w:hAnsi="Times New Roman"/>
          <w:color w:val="000000"/>
          <w:sz w:val="24"/>
          <w:szCs w:val="24"/>
          <w:lang w:val="en-US"/>
        </w:rPr>
        <w:t xml:space="preserve">emotion regulation maturity) and </w:t>
      </w:r>
      <w:r w:rsidRPr="00FC00F3">
        <w:rPr>
          <w:rFonts w:ascii="Times New Roman" w:hAnsi="Times New Roman"/>
          <w:color w:val="000000"/>
          <w:sz w:val="24"/>
          <w:szCs w:val="24"/>
          <w:lang w:val="en-US"/>
        </w:rPr>
        <w:t>attachment security</w:t>
      </w:r>
      <w:r w:rsidR="00817032" w:rsidRPr="00FC00F3">
        <w:rPr>
          <w:rFonts w:ascii="Times New Roman" w:hAnsi="Times New Roman"/>
          <w:color w:val="000000"/>
          <w:sz w:val="24"/>
          <w:szCs w:val="24"/>
          <w:lang w:val="en-US"/>
        </w:rPr>
        <w:t>;</w:t>
      </w:r>
      <w:r w:rsidR="00F00E56" w:rsidRPr="00FC00F3">
        <w:rPr>
          <w:rFonts w:ascii="Times New Roman" w:hAnsi="Times New Roman"/>
          <w:color w:val="000000"/>
          <w:sz w:val="24"/>
          <w:szCs w:val="24"/>
          <w:lang w:val="en-US"/>
        </w:rPr>
        <w:t xml:space="preserve"> and </w:t>
      </w:r>
      <w:r w:rsidR="00817032" w:rsidRPr="00FC00F3">
        <w:rPr>
          <w:rFonts w:ascii="Times New Roman" w:hAnsi="Times New Roman"/>
          <w:color w:val="000000"/>
          <w:sz w:val="24"/>
          <w:szCs w:val="24"/>
          <w:lang w:val="en-US"/>
        </w:rPr>
        <w:t>b</w:t>
      </w:r>
      <w:r w:rsidR="00F00E56"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 xml:space="preserve">decreased </w:t>
      </w:r>
      <w:r w:rsidR="00F00E56" w:rsidRPr="00FC00F3">
        <w:rPr>
          <w:rFonts w:ascii="Times New Roman" w:hAnsi="Times New Roman"/>
          <w:color w:val="000000"/>
          <w:sz w:val="24"/>
          <w:szCs w:val="24"/>
          <w:lang w:val="en-US"/>
        </w:rPr>
        <w:t>problem</w:t>
      </w:r>
      <w:r w:rsidR="00EF60A8" w:rsidRPr="00FC00F3">
        <w:rPr>
          <w:rFonts w:ascii="Times New Roman" w:hAnsi="Times New Roman"/>
          <w:color w:val="000000"/>
          <w:sz w:val="24"/>
          <w:szCs w:val="24"/>
          <w:lang w:val="en-US"/>
        </w:rPr>
        <w:t xml:space="preserve"> </w:t>
      </w:r>
      <w:r w:rsidRPr="00FC00F3">
        <w:rPr>
          <w:rFonts w:ascii="Times New Roman" w:hAnsi="Times New Roman"/>
          <w:color w:val="000000"/>
          <w:sz w:val="24"/>
          <w:szCs w:val="24"/>
          <w:lang w:val="en-US"/>
        </w:rPr>
        <w:t>behavior</w:t>
      </w:r>
      <w:r w:rsidR="00F00E56" w:rsidRPr="00FC00F3">
        <w:rPr>
          <w:rFonts w:ascii="Times New Roman" w:hAnsi="Times New Roman"/>
          <w:color w:val="000000"/>
          <w:sz w:val="24"/>
          <w:szCs w:val="24"/>
          <w:lang w:val="en-US"/>
        </w:rPr>
        <w:t>s</w:t>
      </w:r>
      <w:r w:rsidR="008C584A" w:rsidRPr="00FC00F3">
        <w:rPr>
          <w:rFonts w:ascii="Times New Roman" w:hAnsi="Times New Roman"/>
          <w:color w:val="000000"/>
          <w:sz w:val="24"/>
          <w:szCs w:val="24"/>
          <w:lang w:val="en-US"/>
        </w:rPr>
        <w:t xml:space="preserve"> (externalizing, internalizing, and general problem behaviors)</w:t>
      </w:r>
      <w:r w:rsidRPr="00FC00F3">
        <w:rPr>
          <w:rFonts w:ascii="Times New Roman" w:hAnsi="Times New Roman"/>
          <w:color w:val="000000"/>
          <w:sz w:val="24"/>
          <w:szCs w:val="24"/>
          <w:lang w:val="en-US"/>
        </w:rPr>
        <w:t>.</w:t>
      </w:r>
    </w:p>
    <w:bookmarkEnd w:id="1"/>
    <w:p w14:paraId="049B031E" w14:textId="609A9F0A" w:rsidR="00F03098" w:rsidRPr="00FC00F3" w:rsidRDefault="00DE4291" w:rsidP="00DE4291">
      <w:pPr>
        <w:tabs>
          <w:tab w:val="left" w:pos="2460"/>
        </w:tabs>
        <w:jc w:val="center"/>
        <w:rPr>
          <w:rFonts w:ascii="Times New Roman" w:hAnsi="Times New Roman" w:cs="Times New Roman"/>
          <w:b/>
          <w:bCs/>
          <w:sz w:val="24"/>
          <w:szCs w:val="24"/>
        </w:rPr>
      </w:pPr>
      <w:r w:rsidRPr="00FC00F3">
        <w:rPr>
          <w:rFonts w:ascii="Times New Roman" w:eastAsiaTheme="minorEastAsia" w:hAnsi="Times New Roman" w:cs="Times New Roman"/>
          <w:b/>
          <w:bCs/>
          <w:color w:val="000000"/>
          <w:kern w:val="0"/>
          <w:sz w:val="24"/>
          <w:szCs w:val="24"/>
          <w:lang w:val="en-US"/>
          <w14:ligatures w14:val="none"/>
        </w:rPr>
        <w:t>Methods</w:t>
      </w:r>
    </w:p>
    <w:p w14:paraId="0DA65CBB" w14:textId="77777777" w:rsidR="00BB3C18" w:rsidRPr="00FC00F3" w:rsidRDefault="00BB3C18" w:rsidP="00BB3C18">
      <w:pPr>
        <w:spacing w:line="480" w:lineRule="auto"/>
        <w:contextualSpacing/>
        <w:rPr>
          <w:rFonts w:ascii="Times New Roman" w:hAnsi="Times New Roman" w:cs="Times New Roman"/>
          <w:b/>
          <w:color w:val="000000" w:themeColor="text1"/>
          <w:sz w:val="24"/>
          <w:szCs w:val="24"/>
        </w:rPr>
      </w:pPr>
      <w:bookmarkStart w:id="2" w:name="_Toc375389245"/>
      <w:bookmarkStart w:id="3" w:name="_Toc384984434"/>
      <w:bookmarkStart w:id="4" w:name="_Toc384984574"/>
      <w:r w:rsidRPr="00FC00F3">
        <w:rPr>
          <w:rFonts w:ascii="Times New Roman" w:hAnsi="Times New Roman" w:cs="Times New Roman"/>
          <w:b/>
          <w:color w:val="000000" w:themeColor="text1"/>
          <w:sz w:val="24"/>
          <w:szCs w:val="24"/>
        </w:rPr>
        <w:t>Design</w:t>
      </w:r>
      <w:bookmarkEnd w:id="2"/>
      <w:bookmarkEnd w:id="3"/>
      <w:bookmarkEnd w:id="4"/>
    </w:p>
    <w:p w14:paraId="42403A2A" w14:textId="342D96EF" w:rsidR="00BB3C18" w:rsidRPr="00FC00F3" w:rsidRDefault="00BB3C18" w:rsidP="00BB3C18">
      <w:pPr>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color w:val="000000"/>
          <w:sz w:val="24"/>
          <w:szCs w:val="24"/>
        </w:rPr>
        <w:t xml:space="preserve">A RCT </w:t>
      </w:r>
      <w:r w:rsidR="004E2606" w:rsidRPr="00FC00F3">
        <w:rPr>
          <w:rFonts w:ascii="Times New Roman" w:hAnsi="Times New Roman" w:cs="Times New Roman"/>
          <w:color w:val="000000"/>
          <w:sz w:val="24"/>
          <w:szCs w:val="24"/>
        </w:rPr>
        <w:t xml:space="preserve">design </w:t>
      </w:r>
      <w:r w:rsidRPr="00FC00F3">
        <w:rPr>
          <w:rFonts w:ascii="Times New Roman" w:hAnsi="Times New Roman" w:cs="Times New Roman"/>
          <w:color w:val="000000"/>
          <w:sz w:val="24"/>
          <w:szCs w:val="24"/>
        </w:rPr>
        <w:t xml:space="preserve">was utilised to compare outcomes for participants who received PCIT-T (‘PCIT-T intervention’), Circle of Security-Parenting (COS-P; ‘active control’) </w:t>
      </w:r>
      <w:r w:rsidR="000C268D" w:rsidRPr="00FC00F3">
        <w:rPr>
          <w:rFonts w:ascii="Times New Roman" w:hAnsi="Times New Roman" w:cs="Times New Roman"/>
          <w:color w:val="000000"/>
          <w:sz w:val="24"/>
          <w:szCs w:val="24"/>
        </w:rPr>
        <w:t>and</w:t>
      </w:r>
      <w:r w:rsidRPr="00FC00F3">
        <w:rPr>
          <w:rFonts w:ascii="Times New Roman" w:hAnsi="Times New Roman" w:cs="Times New Roman"/>
          <w:color w:val="000000"/>
          <w:sz w:val="24"/>
          <w:szCs w:val="24"/>
        </w:rPr>
        <w:t xml:space="preserve"> those receiving no treatment (‘waitlist control’). The study was registered with the </w:t>
      </w:r>
      <w:r w:rsidR="000B1BF0" w:rsidRPr="00FC00F3">
        <w:rPr>
          <w:rFonts w:ascii="Times New Roman" w:hAnsi="Times New Roman" w:cs="Times New Roman"/>
          <w:color w:val="000000"/>
          <w:sz w:val="24"/>
          <w:szCs w:val="24"/>
        </w:rPr>
        <w:t xml:space="preserve">Australian New Zealand Clinical Trials Registry (ANZCTR registration number: 12618001554257) </w:t>
      </w:r>
      <w:r w:rsidRPr="00FC00F3">
        <w:rPr>
          <w:rFonts w:ascii="Times New Roman" w:hAnsi="Times New Roman" w:cs="Times New Roman"/>
          <w:color w:val="000000"/>
          <w:sz w:val="24"/>
          <w:szCs w:val="24"/>
        </w:rPr>
        <w:t xml:space="preserve">and was delivered in accord with a published protocol </w:t>
      </w:r>
      <w:r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(Kohlhoff, Cibralic, et al., 2020)</w:t>
      </w:r>
      <w:r w:rsidRPr="00FC00F3">
        <w:rPr>
          <w:rFonts w:ascii="Times New Roman" w:hAnsi="Times New Roman" w:cs="Times New Roman"/>
          <w:color w:val="000000"/>
          <w:sz w:val="24"/>
          <w:szCs w:val="24"/>
        </w:rPr>
        <w:fldChar w:fldCharType="end"/>
      </w:r>
      <w:r w:rsidRPr="00FC00F3">
        <w:rPr>
          <w:rFonts w:ascii="Times New Roman" w:hAnsi="Times New Roman" w:cs="Times New Roman"/>
          <w:color w:val="000000"/>
          <w:sz w:val="24"/>
          <w:szCs w:val="24"/>
        </w:rPr>
        <w:t>.</w:t>
      </w:r>
    </w:p>
    <w:p w14:paraId="35043AFE" w14:textId="476456AA" w:rsidR="00BB3C18" w:rsidRPr="00FC00F3" w:rsidRDefault="00BB3C18" w:rsidP="00BB3C18">
      <w:pPr>
        <w:spacing w:line="480" w:lineRule="auto"/>
        <w:contextualSpacing/>
        <w:rPr>
          <w:rFonts w:ascii="Times New Roman" w:hAnsi="Times New Roman" w:cs="Times New Roman"/>
          <w:b/>
          <w:color w:val="000000" w:themeColor="text1"/>
          <w:sz w:val="24"/>
          <w:szCs w:val="24"/>
        </w:rPr>
      </w:pPr>
      <w:r w:rsidRPr="00FC00F3">
        <w:rPr>
          <w:rFonts w:ascii="Times New Roman" w:hAnsi="Times New Roman" w:cs="Times New Roman"/>
          <w:b/>
          <w:color w:val="000000" w:themeColor="text1"/>
          <w:sz w:val="24"/>
          <w:szCs w:val="24"/>
        </w:rPr>
        <w:t>Participants</w:t>
      </w:r>
      <w:r w:rsidR="007B0125" w:rsidRPr="00FC00F3">
        <w:rPr>
          <w:rFonts w:ascii="Times New Roman" w:hAnsi="Times New Roman" w:cs="Times New Roman"/>
          <w:b/>
          <w:color w:val="000000" w:themeColor="text1"/>
          <w:sz w:val="24"/>
          <w:szCs w:val="24"/>
        </w:rPr>
        <w:t xml:space="preserve"> and Procedure</w:t>
      </w:r>
    </w:p>
    <w:p w14:paraId="18A42356" w14:textId="2FEFD02E" w:rsidR="00205BBD" w:rsidRPr="00FC00F3" w:rsidRDefault="007B0125" w:rsidP="007B0125">
      <w:pPr>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i/>
          <w:iCs/>
          <w:color w:val="000000"/>
          <w:sz w:val="24"/>
          <w:szCs w:val="24"/>
        </w:rPr>
        <w:t>Participants.</w:t>
      </w:r>
      <w:r w:rsidRPr="00FC00F3">
        <w:rPr>
          <w:rFonts w:ascii="Times New Roman" w:hAnsi="Times New Roman" w:cs="Times New Roman"/>
          <w:color w:val="000000"/>
          <w:sz w:val="24"/>
          <w:szCs w:val="24"/>
        </w:rPr>
        <w:t xml:space="preserve"> </w:t>
      </w:r>
      <w:r w:rsidR="00BB3C18" w:rsidRPr="00FC00F3">
        <w:rPr>
          <w:rFonts w:ascii="Times New Roman" w:hAnsi="Times New Roman" w:cs="Times New Roman"/>
          <w:color w:val="000000"/>
          <w:sz w:val="24"/>
          <w:szCs w:val="24"/>
        </w:rPr>
        <w:t xml:space="preserve">Participants were 90 toddlers aged 14-24 months </w:t>
      </w:r>
      <w:r w:rsidR="00AC17B6" w:rsidRPr="00FC00F3">
        <w:rPr>
          <w:rFonts w:ascii="Times New Roman" w:hAnsi="Times New Roman" w:cs="Times New Roman"/>
          <w:color w:val="000000"/>
          <w:sz w:val="24"/>
          <w:szCs w:val="24"/>
        </w:rPr>
        <w:t xml:space="preserve">and their mothers </w:t>
      </w:r>
      <w:r w:rsidR="00BB3C18" w:rsidRPr="00FC00F3">
        <w:rPr>
          <w:rFonts w:ascii="Times New Roman" w:hAnsi="Times New Roman" w:cs="Times New Roman"/>
          <w:color w:val="000000"/>
          <w:sz w:val="24"/>
          <w:szCs w:val="24"/>
        </w:rPr>
        <w:t xml:space="preserve">referred </w:t>
      </w:r>
      <w:r w:rsidR="00252E54" w:rsidRPr="00FC00F3">
        <w:rPr>
          <w:rFonts w:ascii="Times New Roman" w:hAnsi="Times New Roman" w:cs="Times New Roman"/>
          <w:color w:val="000000"/>
          <w:sz w:val="24"/>
          <w:szCs w:val="24"/>
        </w:rPr>
        <w:t>by a health professional (e.g., General Practitione</w:t>
      </w:r>
      <w:r w:rsidR="00EA5297" w:rsidRPr="00FC00F3">
        <w:rPr>
          <w:rFonts w:ascii="Times New Roman" w:hAnsi="Times New Roman" w:cs="Times New Roman"/>
          <w:color w:val="000000"/>
          <w:sz w:val="24"/>
          <w:szCs w:val="24"/>
        </w:rPr>
        <w:t>r</w:t>
      </w:r>
      <w:r w:rsidR="00252E54" w:rsidRPr="00FC00F3">
        <w:rPr>
          <w:rFonts w:ascii="Times New Roman" w:hAnsi="Times New Roman" w:cs="Times New Roman"/>
          <w:color w:val="000000"/>
          <w:sz w:val="24"/>
          <w:szCs w:val="24"/>
        </w:rPr>
        <w:t xml:space="preserve">, Paediatrician, Early Childhood Nurse, Psychologist) to a specialized outpatient child treatment clinic located in </w:t>
      </w:r>
      <w:proofErr w:type="gramStart"/>
      <w:r w:rsidR="00252E54" w:rsidRPr="00FC00F3">
        <w:rPr>
          <w:rFonts w:ascii="Times New Roman" w:hAnsi="Times New Roman" w:cs="Times New Roman"/>
          <w:color w:val="000000"/>
          <w:sz w:val="24"/>
          <w:szCs w:val="24"/>
        </w:rPr>
        <w:t>South Western</w:t>
      </w:r>
      <w:proofErr w:type="gramEnd"/>
      <w:r w:rsidR="00252E54" w:rsidRPr="00FC00F3">
        <w:rPr>
          <w:rFonts w:ascii="Times New Roman" w:hAnsi="Times New Roman" w:cs="Times New Roman"/>
          <w:color w:val="000000"/>
          <w:sz w:val="24"/>
          <w:szCs w:val="24"/>
        </w:rPr>
        <w:t xml:space="preserve"> Sydney, Australia </w:t>
      </w:r>
      <w:r w:rsidR="00BB3C18" w:rsidRPr="00FC00F3">
        <w:rPr>
          <w:rFonts w:ascii="Times New Roman" w:hAnsi="Times New Roman" w:cs="Times New Roman"/>
          <w:color w:val="000000"/>
          <w:sz w:val="24"/>
          <w:szCs w:val="24"/>
        </w:rPr>
        <w:t xml:space="preserve">for treatment of </w:t>
      </w:r>
      <w:proofErr w:type="spellStart"/>
      <w:r w:rsidR="000C268D" w:rsidRPr="00FC00F3">
        <w:rPr>
          <w:rFonts w:ascii="Times New Roman" w:hAnsi="Times New Roman" w:cs="Times New Roman"/>
          <w:color w:val="000000"/>
          <w:sz w:val="24"/>
          <w:szCs w:val="24"/>
        </w:rPr>
        <w:t>behavioral</w:t>
      </w:r>
      <w:proofErr w:type="spellEnd"/>
      <w:r w:rsidR="00BB3C18" w:rsidRPr="00FC00F3">
        <w:rPr>
          <w:rFonts w:ascii="Times New Roman" w:hAnsi="Times New Roman" w:cs="Times New Roman"/>
          <w:color w:val="000000"/>
          <w:sz w:val="24"/>
          <w:szCs w:val="24"/>
        </w:rPr>
        <w:t xml:space="preserve"> difficulties</w:t>
      </w:r>
      <w:r w:rsidR="00CB53EC" w:rsidRPr="00FC00F3">
        <w:rPr>
          <w:rFonts w:ascii="Times New Roman" w:hAnsi="Times New Roman" w:cs="Times New Roman"/>
          <w:color w:val="000000"/>
          <w:sz w:val="24"/>
          <w:szCs w:val="24"/>
        </w:rPr>
        <w:t>.</w:t>
      </w:r>
      <w:r w:rsidR="00205BBD" w:rsidRPr="00FC00F3">
        <w:rPr>
          <w:rFonts w:ascii="Times New Roman" w:hAnsi="Times New Roman" w:cs="Times New Roman"/>
          <w:color w:val="000000"/>
          <w:sz w:val="24"/>
          <w:szCs w:val="24"/>
        </w:rPr>
        <w:t xml:space="preserve"> Parent-toddler dyads were eligible for the study if</w:t>
      </w:r>
      <w:r w:rsidR="00637B8C" w:rsidRPr="00FC00F3">
        <w:rPr>
          <w:rFonts w:ascii="Times New Roman" w:hAnsi="Times New Roman" w:cs="Times New Roman"/>
          <w:color w:val="000000"/>
          <w:sz w:val="24"/>
          <w:szCs w:val="24"/>
        </w:rPr>
        <w:t>:</w:t>
      </w:r>
      <w:r w:rsidR="00205BBD" w:rsidRPr="00FC00F3">
        <w:rPr>
          <w:rFonts w:ascii="Times New Roman" w:hAnsi="Times New Roman" w:cs="Times New Roman"/>
          <w:color w:val="000000"/>
          <w:sz w:val="24"/>
          <w:szCs w:val="24"/>
        </w:rPr>
        <w:t xml:space="preserve"> </w:t>
      </w:r>
      <w:r w:rsidR="005B782C" w:rsidRPr="00FC00F3">
        <w:rPr>
          <w:rFonts w:ascii="Times New Roman" w:hAnsi="Times New Roman" w:cs="Times New Roman"/>
          <w:color w:val="000000"/>
          <w:sz w:val="24"/>
          <w:szCs w:val="24"/>
        </w:rPr>
        <w:t xml:space="preserve">1) </w:t>
      </w:r>
      <w:r w:rsidR="00205BBD" w:rsidRPr="00FC00F3">
        <w:rPr>
          <w:rFonts w:ascii="Times New Roman" w:hAnsi="Times New Roman" w:cs="Times New Roman"/>
          <w:color w:val="000000"/>
          <w:sz w:val="24"/>
          <w:szCs w:val="24"/>
        </w:rPr>
        <w:t>the</w:t>
      </w:r>
      <w:r w:rsidR="00637B8C" w:rsidRPr="00FC00F3">
        <w:rPr>
          <w:rFonts w:ascii="Times New Roman" w:hAnsi="Times New Roman" w:cs="Times New Roman"/>
          <w:color w:val="000000"/>
          <w:sz w:val="24"/>
          <w:szCs w:val="24"/>
        </w:rPr>
        <w:t xml:space="preserve"> </w:t>
      </w:r>
      <w:r w:rsidR="00205BBD" w:rsidRPr="00FC00F3">
        <w:rPr>
          <w:rFonts w:ascii="Times New Roman" w:hAnsi="Times New Roman" w:cs="Times New Roman"/>
          <w:color w:val="000000"/>
          <w:sz w:val="24"/>
          <w:szCs w:val="24"/>
        </w:rPr>
        <w:t xml:space="preserve">child </w:t>
      </w:r>
      <w:r w:rsidR="00637B8C" w:rsidRPr="00FC00F3">
        <w:rPr>
          <w:rFonts w:ascii="Times New Roman" w:hAnsi="Times New Roman" w:cs="Times New Roman"/>
          <w:color w:val="000000"/>
          <w:sz w:val="24"/>
          <w:szCs w:val="24"/>
        </w:rPr>
        <w:t xml:space="preserve">was </w:t>
      </w:r>
      <w:r w:rsidR="00205BBD" w:rsidRPr="00FC00F3">
        <w:rPr>
          <w:rFonts w:ascii="Times New Roman" w:hAnsi="Times New Roman" w:cs="Times New Roman"/>
          <w:color w:val="000000"/>
          <w:sz w:val="24"/>
          <w:szCs w:val="24"/>
        </w:rPr>
        <w:t>age</w:t>
      </w:r>
      <w:r w:rsidR="00637B8C" w:rsidRPr="00FC00F3">
        <w:rPr>
          <w:rFonts w:ascii="Times New Roman" w:hAnsi="Times New Roman" w:cs="Times New Roman"/>
          <w:color w:val="000000"/>
          <w:sz w:val="24"/>
          <w:szCs w:val="24"/>
        </w:rPr>
        <w:t>d</w:t>
      </w:r>
      <w:r w:rsidR="00205BBD" w:rsidRPr="00FC00F3">
        <w:rPr>
          <w:rFonts w:ascii="Times New Roman" w:hAnsi="Times New Roman" w:cs="Times New Roman"/>
          <w:color w:val="000000"/>
          <w:sz w:val="24"/>
          <w:szCs w:val="24"/>
        </w:rPr>
        <w:t xml:space="preserve"> 14-24 month</w:t>
      </w:r>
      <w:r w:rsidR="00637B8C" w:rsidRPr="00FC00F3">
        <w:rPr>
          <w:rFonts w:ascii="Times New Roman" w:hAnsi="Times New Roman" w:cs="Times New Roman"/>
          <w:color w:val="000000"/>
          <w:sz w:val="24"/>
          <w:szCs w:val="24"/>
        </w:rPr>
        <w:t xml:space="preserve">s; </w:t>
      </w:r>
      <w:r w:rsidR="00205BBD" w:rsidRPr="00FC00F3">
        <w:rPr>
          <w:rFonts w:ascii="Times New Roman" w:hAnsi="Times New Roman" w:cs="Times New Roman"/>
          <w:color w:val="000000"/>
          <w:sz w:val="24"/>
          <w:szCs w:val="24"/>
        </w:rPr>
        <w:t xml:space="preserve"> </w:t>
      </w:r>
      <w:r w:rsidR="005B782C" w:rsidRPr="00FC00F3">
        <w:rPr>
          <w:rFonts w:ascii="Times New Roman" w:hAnsi="Times New Roman" w:cs="Times New Roman"/>
          <w:color w:val="000000"/>
          <w:sz w:val="24"/>
          <w:szCs w:val="24"/>
        </w:rPr>
        <w:t xml:space="preserve">2) </w:t>
      </w:r>
      <w:r w:rsidR="00637B8C" w:rsidRPr="00FC00F3">
        <w:rPr>
          <w:rFonts w:ascii="Times New Roman" w:hAnsi="Times New Roman" w:cs="Times New Roman"/>
          <w:color w:val="000000"/>
          <w:sz w:val="24"/>
          <w:szCs w:val="24"/>
        </w:rPr>
        <w:t xml:space="preserve">the parent responded </w:t>
      </w:r>
      <w:r w:rsidR="00205BBD" w:rsidRPr="00FC00F3">
        <w:rPr>
          <w:rFonts w:ascii="Times New Roman" w:hAnsi="Times New Roman" w:cs="Times New Roman"/>
          <w:color w:val="000000"/>
          <w:sz w:val="24"/>
          <w:szCs w:val="24"/>
        </w:rPr>
        <w:t>positive</w:t>
      </w:r>
      <w:r w:rsidR="00637B8C" w:rsidRPr="00FC00F3">
        <w:rPr>
          <w:rFonts w:ascii="Times New Roman" w:hAnsi="Times New Roman" w:cs="Times New Roman"/>
          <w:color w:val="000000"/>
          <w:sz w:val="24"/>
          <w:szCs w:val="24"/>
        </w:rPr>
        <w:t>ly</w:t>
      </w:r>
      <w:r w:rsidR="00205BBD" w:rsidRPr="00FC00F3">
        <w:rPr>
          <w:rFonts w:ascii="Times New Roman" w:hAnsi="Times New Roman" w:cs="Times New Roman"/>
          <w:color w:val="000000"/>
          <w:sz w:val="24"/>
          <w:szCs w:val="24"/>
        </w:rPr>
        <w:t xml:space="preserve"> to one or both of two screening questions, ‘do you have concerns about your child’s </w:t>
      </w:r>
      <w:proofErr w:type="spellStart"/>
      <w:r w:rsidR="00205BBD" w:rsidRPr="00FC00F3">
        <w:rPr>
          <w:rFonts w:ascii="Times New Roman" w:hAnsi="Times New Roman" w:cs="Times New Roman"/>
          <w:color w:val="000000"/>
          <w:sz w:val="24"/>
          <w:szCs w:val="24"/>
        </w:rPr>
        <w:t>behavior</w:t>
      </w:r>
      <w:proofErr w:type="spellEnd"/>
      <w:r w:rsidR="00205BBD" w:rsidRPr="00FC00F3">
        <w:rPr>
          <w:rFonts w:ascii="Times New Roman" w:hAnsi="Times New Roman" w:cs="Times New Roman"/>
          <w:color w:val="000000"/>
          <w:sz w:val="24"/>
          <w:szCs w:val="24"/>
        </w:rPr>
        <w:t xml:space="preserve">?’ and/or ‘do you have difficulties managing your child’s </w:t>
      </w:r>
      <w:proofErr w:type="spellStart"/>
      <w:r w:rsidR="00205BBD" w:rsidRPr="00FC00F3">
        <w:rPr>
          <w:rFonts w:ascii="Times New Roman" w:hAnsi="Times New Roman" w:cs="Times New Roman"/>
          <w:color w:val="000000"/>
          <w:sz w:val="24"/>
          <w:szCs w:val="24"/>
        </w:rPr>
        <w:t>behavior</w:t>
      </w:r>
      <w:proofErr w:type="spellEnd"/>
      <w:r w:rsidR="00205BBD" w:rsidRPr="00FC00F3">
        <w:rPr>
          <w:rFonts w:ascii="Times New Roman" w:hAnsi="Times New Roman" w:cs="Times New Roman"/>
          <w:color w:val="000000"/>
          <w:sz w:val="24"/>
          <w:szCs w:val="24"/>
        </w:rPr>
        <w:t>?’</w:t>
      </w:r>
      <w:r w:rsidR="00637B8C" w:rsidRPr="00FC00F3">
        <w:rPr>
          <w:rFonts w:ascii="Times New Roman" w:hAnsi="Times New Roman" w:cs="Times New Roman"/>
          <w:color w:val="000000"/>
          <w:sz w:val="24"/>
          <w:szCs w:val="24"/>
        </w:rPr>
        <w:t xml:space="preserve">; </w:t>
      </w:r>
      <w:r w:rsidR="005B782C" w:rsidRPr="00FC00F3">
        <w:rPr>
          <w:rFonts w:ascii="Times New Roman" w:hAnsi="Times New Roman" w:cs="Times New Roman"/>
          <w:color w:val="000000"/>
          <w:sz w:val="24"/>
          <w:szCs w:val="24"/>
        </w:rPr>
        <w:t xml:space="preserve">3) </w:t>
      </w:r>
      <w:r w:rsidR="00637B8C" w:rsidRPr="00FC00F3">
        <w:rPr>
          <w:rFonts w:ascii="Times New Roman" w:hAnsi="Times New Roman" w:cs="Times New Roman"/>
          <w:color w:val="000000"/>
          <w:sz w:val="24"/>
          <w:szCs w:val="24"/>
        </w:rPr>
        <w:t xml:space="preserve">there was </w:t>
      </w:r>
      <w:r w:rsidR="00205BBD" w:rsidRPr="00FC00F3">
        <w:rPr>
          <w:rFonts w:ascii="Times New Roman" w:hAnsi="Times New Roman" w:cs="Times New Roman"/>
          <w:color w:val="000000"/>
          <w:sz w:val="24"/>
          <w:szCs w:val="24"/>
        </w:rPr>
        <w:t xml:space="preserve">no evidence of severe parental depression with suicidality or other serious mental health conditions causing significant impairment in cognition or </w:t>
      </w:r>
      <w:proofErr w:type="spellStart"/>
      <w:r w:rsidR="00205BBD" w:rsidRPr="00FC00F3">
        <w:rPr>
          <w:rFonts w:ascii="Times New Roman" w:hAnsi="Times New Roman" w:cs="Times New Roman"/>
          <w:color w:val="000000"/>
          <w:sz w:val="24"/>
          <w:szCs w:val="24"/>
        </w:rPr>
        <w:t>behaviors</w:t>
      </w:r>
      <w:proofErr w:type="spellEnd"/>
      <w:r w:rsidR="00205BBD" w:rsidRPr="00FC00F3">
        <w:rPr>
          <w:rFonts w:ascii="Times New Roman" w:hAnsi="Times New Roman" w:cs="Times New Roman"/>
          <w:color w:val="000000"/>
          <w:sz w:val="24"/>
          <w:szCs w:val="24"/>
        </w:rPr>
        <w:t xml:space="preserve"> (e.g., psychosis)</w:t>
      </w:r>
      <w:r w:rsidR="00637B8C" w:rsidRPr="00FC00F3">
        <w:rPr>
          <w:rFonts w:ascii="Times New Roman" w:hAnsi="Times New Roman" w:cs="Times New Roman"/>
          <w:color w:val="000000"/>
          <w:sz w:val="24"/>
          <w:szCs w:val="24"/>
        </w:rPr>
        <w:t xml:space="preserve">; </w:t>
      </w:r>
      <w:r w:rsidR="005B782C" w:rsidRPr="00FC00F3">
        <w:rPr>
          <w:rFonts w:ascii="Times New Roman" w:hAnsi="Times New Roman" w:cs="Times New Roman"/>
          <w:color w:val="000000"/>
          <w:sz w:val="24"/>
          <w:szCs w:val="24"/>
        </w:rPr>
        <w:t xml:space="preserve">and 4) </w:t>
      </w:r>
      <w:r w:rsidR="00637B8C" w:rsidRPr="00FC00F3">
        <w:rPr>
          <w:rFonts w:ascii="Times New Roman" w:hAnsi="Times New Roman" w:cs="Times New Roman"/>
          <w:color w:val="000000"/>
          <w:sz w:val="24"/>
          <w:szCs w:val="24"/>
        </w:rPr>
        <w:t>the parent was proficient in</w:t>
      </w:r>
      <w:r w:rsidR="00205BBD" w:rsidRPr="00FC00F3">
        <w:rPr>
          <w:rFonts w:ascii="Times New Roman" w:hAnsi="Times New Roman" w:cs="Times New Roman"/>
          <w:color w:val="000000"/>
          <w:sz w:val="24"/>
          <w:szCs w:val="24"/>
        </w:rPr>
        <w:t xml:space="preserve"> English. Participating parents provided written, informed consent during the first face-to-face assessment session at the clinic.</w:t>
      </w:r>
    </w:p>
    <w:p w14:paraId="4FB72391" w14:textId="543D002B" w:rsidR="007B0125" w:rsidRPr="00FC00F3" w:rsidRDefault="00BC2348" w:rsidP="007B0125">
      <w:pPr>
        <w:spacing w:line="480" w:lineRule="auto"/>
        <w:ind w:firstLine="720"/>
        <w:contextualSpacing/>
        <w:rPr>
          <w:rFonts w:ascii="Times New Roman" w:hAnsi="Times New Roman" w:cs="Times New Roman"/>
          <w:color w:val="000000"/>
          <w:sz w:val="24"/>
          <w:szCs w:val="24"/>
        </w:rPr>
      </w:pPr>
      <w:bookmarkStart w:id="5" w:name="_Hlk179519350"/>
      <w:ins w:id="6" w:author="Jane Kohlhoff" w:date="2024-10-11T06:08:00Z" w16du:dateUtc="2024-10-10T19:08:00Z">
        <w:r>
          <w:rPr>
            <w:rFonts w:ascii="Times New Roman" w:hAnsi="Times New Roman" w:cs="Times New Roman"/>
            <w:color w:val="000000"/>
            <w:sz w:val="24"/>
            <w:szCs w:val="24"/>
          </w:rPr>
          <w:t xml:space="preserve">One hundred percent of the participating parents were female. </w:t>
        </w:r>
      </w:ins>
      <w:bookmarkEnd w:id="5"/>
      <w:r w:rsidR="00342229" w:rsidRPr="00FC00F3">
        <w:rPr>
          <w:rFonts w:ascii="Times New Roman" w:hAnsi="Times New Roman" w:cs="Times New Roman"/>
          <w:color w:val="000000"/>
          <w:sz w:val="24"/>
          <w:szCs w:val="24"/>
        </w:rPr>
        <w:t xml:space="preserve">The mean mother age was </w:t>
      </w:r>
      <w:r w:rsidR="00187759" w:rsidRPr="00FC00F3">
        <w:rPr>
          <w:rFonts w:ascii="Times New Roman" w:hAnsi="Times New Roman" w:cs="Times New Roman"/>
          <w:color w:val="000000"/>
          <w:sz w:val="24"/>
          <w:szCs w:val="24"/>
        </w:rPr>
        <w:t>33.0</w:t>
      </w:r>
      <w:r w:rsidR="00FE754E" w:rsidRPr="00FC00F3">
        <w:rPr>
          <w:rFonts w:ascii="Times New Roman" w:hAnsi="Times New Roman" w:cs="Times New Roman"/>
          <w:color w:val="000000"/>
          <w:sz w:val="24"/>
          <w:szCs w:val="24"/>
        </w:rPr>
        <w:t>7</w:t>
      </w:r>
      <w:r w:rsidR="00342229" w:rsidRPr="00FC00F3">
        <w:rPr>
          <w:rFonts w:ascii="Times New Roman" w:hAnsi="Times New Roman" w:cs="Times New Roman"/>
          <w:color w:val="000000"/>
          <w:sz w:val="24"/>
          <w:szCs w:val="24"/>
        </w:rPr>
        <w:t xml:space="preserve"> years (SD </w:t>
      </w:r>
      <w:r w:rsidR="005B782C" w:rsidRPr="00FC00F3">
        <w:rPr>
          <w:rFonts w:ascii="Times New Roman" w:hAnsi="Times New Roman" w:cs="Times New Roman"/>
          <w:color w:val="000000"/>
          <w:sz w:val="24"/>
          <w:szCs w:val="24"/>
        </w:rPr>
        <w:t xml:space="preserve">= </w:t>
      </w:r>
      <w:r w:rsidR="00187759" w:rsidRPr="00FC00F3">
        <w:rPr>
          <w:rFonts w:ascii="Times New Roman" w:hAnsi="Times New Roman" w:cs="Times New Roman"/>
          <w:color w:val="000000"/>
          <w:sz w:val="24"/>
          <w:szCs w:val="24"/>
        </w:rPr>
        <w:t>5.</w:t>
      </w:r>
      <w:r w:rsidR="00FE754E" w:rsidRPr="00FC00F3">
        <w:rPr>
          <w:rFonts w:ascii="Times New Roman" w:hAnsi="Times New Roman" w:cs="Times New Roman"/>
          <w:color w:val="000000"/>
          <w:sz w:val="24"/>
          <w:szCs w:val="24"/>
        </w:rPr>
        <w:t>60</w:t>
      </w:r>
      <w:r w:rsidR="00342229" w:rsidRPr="00FC00F3">
        <w:rPr>
          <w:rFonts w:ascii="Times New Roman" w:hAnsi="Times New Roman" w:cs="Times New Roman"/>
          <w:color w:val="000000"/>
          <w:sz w:val="24"/>
          <w:szCs w:val="24"/>
        </w:rPr>
        <w:t xml:space="preserve">, range </w:t>
      </w:r>
      <w:r w:rsidR="005B782C" w:rsidRPr="00FC00F3">
        <w:rPr>
          <w:rFonts w:ascii="Times New Roman" w:hAnsi="Times New Roman" w:cs="Times New Roman"/>
          <w:color w:val="000000"/>
          <w:sz w:val="24"/>
          <w:szCs w:val="24"/>
        </w:rPr>
        <w:t xml:space="preserve">= </w:t>
      </w:r>
      <w:r w:rsidR="00187759" w:rsidRPr="00FC00F3">
        <w:rPr>
          <w:rFonts w:ascii="Times New Roman" w:hAnsi="Times New Roman" w:cs="Times New Roman"/>
          <w:color w:val="000000"/>
          <w:sz w:val="24"/>
          <w:szCs w:val="24"/>
        </w:rPr>
        <w:t>19 - 4</w:t>
      </w:r>
      <w:r w:rsidR="00FE754E" w:rsidRPr="00FC00F3">
        <w:rPr>
          <w:rFonts w:ascii="Times New Roman" w:hAnsi="Times New Roman" w:cs="Times New Roman"/>
          <w:color w:val="000000"/>
          <w:sz w:val="24"/>
          <w:szCs w:val="24"/>
        </w:rPr>
        <w:t>5</w:t>
      </w:r>
      <w:r w:rsidR="00342229" w:rsidRPr="00FC00F3">
        <w:rPr>
          <w:rFonts w:ascii="Times New Roman" w:hAnsi="Times New Roman" w:cs="Times New Roman"/>
          <w:color w:val="000000"/>
          <w:sz w:val="24"/>
          <w:szCs w:val="24"/>
        </w:rPr>
        <w:t xml:space="preserve">) and the mean child age was </w:t>
      </w:r>
      <w:r w:rsidR="00187759" w:rsidRPr="00FC00F3">
        <w:rPr>
          <w:rFonts w:ascii="Times New Roman" w:hAnsi="Times New Roman" w:cs="Times New Roman"/>
          <w:color w:val="000000"/>
          <w:sz w:val="24"/>
          <w:szCs w:val="24"/>
        </w:rPr>
        <w:t>19.</w:t>
      </w:r>
      <w:r w:rsidR="00FE754E" w:rsidRPr="00FC00F3">
        <w:rPr>
          <w:rFonts w:ascii="Times New Roman" w:hAnsi="Times New Roman" w:cs="Times New Roman"/>
          <w:color w:val="000000"/>
          <w:sz w:val="24"/>
          <w:szCs w:val="24"/>
        </w:rPr>
        <w:t>48</w:t>
      </w:r>
      <w:r w:rsidR="00187759" w:rsidRPr="00FC00F3">
        <w:rPr>
          <w:rFonts w:ascii="Times New Roman" w:hAnsi="Times New Roman" w:cs="Times New Roman"/>
          <w:color w:val="000000"/>
          <w:sz w:val="24"/>
          <w:szCs w:val="24"/>
        </w:rPr>
        <w:t xml:space="preserve"> </w:t>
      </w:r>
      <w:r w:rsidR="00342229" w:rsidRPr="00FC00F3">
        <w:rPr>
          <w:rFonts w:ascii="Times New Roman" w:hAnsi="Times New Roman" w:cs="Times New Roman"/>
          <w:color w:val="000000"/>
          <w:sz w:val="24"/>
          <w:szCs w:val="24"/>
        </w:rPr>
        <w:t xml:space="preserve">months (SD </w:t>
      </w:r>
      <w:r w:rsidR="005B782C" w:rsidRPr="00FC00F3">
        <w:rPr>
          <w:rFonts w:ascii="Times New Roman" w:hAnsi="Times New Roman" w:cs="Times New Roman"/>
          <w:color w:val="000000"/>
          <w:sz w:val="24"/>
          <w:szCs w:val="24"/>
        </w:rPr>
        <w:lastRenderedPageBreak/>
        <w:t xml:space="preserve">= </w:t>
      </w:r>
      <w:r w:rsidR="00187759" w:rsidRPr="00FC00F3">
        <w:rPr>
          <w:rFonts w:ascii="Times New Roman" w:hAnsi="Times New Roman" w:cs="Times New Roman"/>
          <w:color w:val="000000"/>
          <w:sz w:val="24"/>
          <w:szCs w:val="24"/>
        </w:rPr>
        <w:t>3.</w:t>
      </w:r>
      <w:r w:rsidR="00FE754E" w:rsidRPr="00FC00F3">
        <w:rPr>
          <w:rFonts w:ascii="Times New Roman" w:hAnsi="Times New Roman" w:cs="Times New Roman"/>
          <w:color w:val="000000"/>
          <w:sz w:val="24"/>
          <w:szCs w:val="24"/>
        </w:rPr>
        <w:t>15</w:t>
      </w:r>
      <w:r w:rsidR="00342229" w:rsidRPr="00FC00F3">
        <w:rPr>
          <w:rFonts w:ascii="Times New Roman" w:hAnsi="Times New Roman" w:cs="Times New Roman"/>
          <w:color w:val="000000"/>
          <w:sz w:val="24"/>
          <w:szCs w:val="24"/>
        </w:rPr>
        <w:t xml:space="preserve">, range </w:t>
      </w:r>
      <w:r w:rsidR="005B782C" w:rsidRPr="00FC00F3">
        <w:rPr>
          <w:rFonts w:ascii="Times New Roman" w:hAnsi="Times New Roman" w:cs="Times New Roman"/>
          <w:color w:val="000000"/>
          <w:sz w:val="24"/>
          <w:szCs w:val="24"/>
        </w:rPr>
        <w:t xml:space="preserve">= </w:t>
      </w:r>
      <w:r w:rsidR="00187759" w:rsidRPr="00FC00F3">
        <w:rPr>
          <w:rFonts w:ascii="Times New Roman" w:hAnsi="Times New Roman" w:cs="Times New Roman"/>
          <w:color w:val="000000"/>
          <w:sz w:val="24"/>
          <w:szCs w:val="24"/>
        </w:rPr>
        <w:t>14</w:t>
      </w:r>
      <w:r w:rsidR="00342229" w:rsidRPr="00FC00F3">
        <w:rPr>
          <w:rFonts w:ascii="Times New Roman" w:hAnsi="Times New Roman" w:cs="Times New Roman"/>
          <w:color w:val="000000"/>
          <w:sz w:val="24"/>
          <w:szCs w:val="24"/>
        </w:rPr>
        <w:t>-</w:t>
      </w:r>
      <w:r w:rsidR="00187759" w:rsidRPr="00FC00F3">
        <w:rPr>
          <w:rFonts w:ascii="Times New Roman" w:hAnsi="Times New Roman" w:cs="Times New Roman"/>
          <w:color w:val="000000"/>
          <w:sz w:val="24"/>
          <w:szCs w:val="24"/>
        </w:rPr>
        <w:t>2</w:t>
      </w:r>
      <w:r w:rsidR="00FE754E" w:rsidRPr="00FC00F3">
        <w:rPr>
          <w:rFonts w:ascii="Times New Roman" w:hAnsi="Times New Roman" w:cs="Times New Roman"/>
          <w:color w:val="000000"/>
          <w:sz w:val="24"/>
          <w:szCs w:val="24"/>
        </w:rPr>
        <w:t>5</w:t>
      </w:r>
      <w:ins w:id="7" w:author="Jane Kohlhoff" w:date="2024-10-11T06:12:00Z" w16du:dateUtc="2024-10-10T19:12:00Z">
        <w:r w:rsidR="00FB227B">
          <w:rPr>
            <w:rFonts w:ascii="Times New Roman" w:hAnsi="Times New Roman" w:cs="Times New Roman"/>
            <w:color w:val="000000"/>
            <w:sz w:val="24"/>
            <w:szCs w:val="24"/>
          </w:rPr>
          <w:t xml:space="preserve"> (</w:t>
        </w:r>
        <w:bookmarkStart w:id="8" w:name="_Hlk179519584"/>
        <w:r w:rsidR="00FB227B">
          <w:rPr>
            <w:rFonts w:ascii="Times New Roman" w:hAnsi="Times New Roman" w:cs="Times New Roman"/>
            <w:color w:val="000000"/>
            <w:sz w:val="24"/>
            <w:szCs w:val="24"/>
          </w:rPr>
          <w:t xml:space="preserve">due to an administrative error, </w:t>
        </w:r>
      </w:ins>
      <w:ins w:id="9" w:author="Jane Kohlhoff" w:date="2024-10-11T06:13:00Z" w16du:dateUtc="2024-10-10T19:13:00Z">
        <w:r w:rsidR="00FB227B">
          <w:rPr>
            <w:rFonts w:ascii="Times New Roman" w:hAnsi="Times New Roman" w:cs="Times New Roman"/>
            <w:color w:val="000000"/>
            <w:sz w:val="24"/>
            <w:szCs w:val="24"/>
          </w:rPr>
          <w:t xml:space="preserve">despite the </w:t>
        </w:r>
        <w:proofErr w:type="gramStart"/>
        <w:r w:rsidR="00FB227B">
          <w:rPr>
            <w:rFonts w:ascii="Times New Roman" w:hAnsi="Times New Roman" w:cs="Times New Roman"/>
            <w:color w:val="000000"/>
            <w:sz w:val="24"/>
            <w:szCs w:val="24"/>
          </w:rPr>
          <w:t>12-24 month</w:t>
        </w:r>
        <w:proofErr w:type="gramEnd"/>
        <w:r w:rsidR="00FB227B">
          <w:rPr>
            <w:rFonts w:ascii="Times New Roman" w:hAnsi="Times New Roman" w:cs="Times New Roman"/>
            <w:color w:val="000000"/>
            <w:sz w:val="24"/>
            <w:szCs w:val="24"/>
          </w:rPr>
          <w:t xml:space="preserve"> age criteria, </w:t>
        </w:r>
      </w:ins>
      <w:ins w:id="10" w:author="Jane Kohlhoff" w:date="2024-10-11T06:12:00Z" w16du:dateUtc="2024-10-10T19:12:00Z">
        <w:r w:rsidR="00FB227B">
          <w:rPr>
            <w:rFonts w:ascii="Times New Roman" w:hAnsi="Times New Roman" w:cs="Times New Roman"/>
            <w:color w:val="000000"/>
            <w:sz w:val="24"/>
            <w:szCs w:val="24"/>
          </w:rPr>
          <w:t>one of the children in the study</w:t>
        </w:r>
      </w:ins>
      <w:ins w:id="11" w:author="Jane Kohlhoff" w:date="2024-10-11T06:13:00Z" w16du:dateUtc="2024-10-10T19:13:00Z">
        <w:r w:rsidR="00FB227B">
          <w:rPr>
            <w:rFonts w:ascii="Times New Roman" w:hAnsi="Times New Roman" w:cs="Times New Roman"/>
            <w:color w:val="000000"/>
            <w:sz w:val="24"/>
            <w:szCs w:val="24"/>
          </w:rPr>
          <w:t xml:space="preserve"> was aged</w:t>
        </w:r>
      </w:ins>
      <w:ins w:id="12" w:author="Jane Kohlhoff" w:date="2024-10-11T06:12:00Z" w16du:dateUtc="2024-10-10T19:12:00Z">
        <w:r w:rsidR="00FB227B">
          <w:rPr>
            <w:rFonts w:ascii="Times New Roman" w:hAnsi="Times New Roman" w:cs="Times New Roman"/>
            <w:color w:val="000000"/>
            <w:sz w:val="24"/>
            <w:szCs w:val="24"/>
          </w:rPr>
          <w:t xml:space="preserve"> 25 months at the time of recruitment</w:t>
        </w:r>
      </w:ins>
      <w:bookmarkEnd w:id="8"/>
      <w:r w:rsidR="00342229" w:rsidRPr="00FC00F3">
        <w:rPr>
          <w:rFonts w:ascii="Times New Roman" w:hAnsi="Times New Roman" w:cs="Times New Roman"/>
          <w:color w:val="000000"/>
          <w:sz w:val="24"/>
          <w:szCs w:val="24"/>
        </w:rPr>
        <w:t xml:space="preserve">). </w:t>
      </w:r>
      <w:r w:rsidR="00FE754E" w:rsidRPr="00FC00F3">
        <w:rPr>
          <w:rFonts w:ascii="Times New Roman" w:hAnsi="Times New Roman" w:cs="Times New Roman"/>
          <w:color w:val="000000"/>
          <w:sz w:val="24"/>
          <w:szCs w:val="24"/>
        </w:rPr>
        <w:t>Close to h</w:t>
      </w:r>
      <w:r w:rsidR="00342229" w:rsidRPr="00FC00F3">
        <w:rPr>
          <w:rFonts w:ascii="Times New Roman" w:hAnsi="Times New Roman" w:cs="Times New Roman"/>
          <w:color w:val="000000"/>
          <w:sz w:val="24"/>
          <w:szCs w:val="24"/>
        </w:rPr>
        <w:t>alf of the children in the sample were female</w:t>
      </w:r>
      <w:r w:rsidR="00FE754E" w:rsidRPr="00FC00F3">
        <w:rPr>
          <w:rFonts w:ascii="Times New Roman" w:hAnsi="Times New Roman" w:cs="Times New Roman"/>
          <w:color w:val="000000"/>
          <w:sz w:val="24"/>
          <w:szCs w:val="24"/>
        </w:rPr>
        <w:t xml:space="preserve"> and 26.9% </w:t>
      </w:r>
      <w:r w:rsidR="001C49DA" w:rsidRPr="00FC00F3">
        <w:rPr>
          <w:rFonts w:ascii="Times New Roman" w:hAnsi="Times New Roman" w:cs="Times New Roman"/>
          <w:color w:val="000000"/>
          <w:sz w:val="24"/>
          <w:szCs w:val="24"/>
        </w:rPr>
        <w:t xml:space="preserve">of the mothers </w:t>
      </w:r>
      <w:r w:rsidR="00FE754E" w:rsidRPr="00FC00F3">
        <w:rPr>
          <w:rFonts w:ascii="Times New Roman" w:hAnsi="Times New Roman" w:cs="Times New Roman"/>
          <w:color w:val="000000"/>
          <w:sz w:val="24"/>
          <w:szCs w:val="24"/>
        </w:rPr>
        <w:t>were single</w:t>
      </w:r>
      <w:r w:rsidR="00342229" w:rsidRPr="00FC00F3">
        <w:rPr>
          <w:rFonts w:ascii="Times New Roman" w:hAnsi="Times New Roman" w:cs="Times New Roman"/>
          <w:color w:val="000000"/>
          <w:sz w:val="24"/>
          <w:szCs w:val="24"/>
        </w:rPr>
        <w:t xml:space="preserve">. </w:t>
      </w:r>
      <w:r w:rsidR="00187759" w:rsidRPr="00FC00F3">
        <w:rPr>
          <w:rFonts w:ascii="Times New Roman" w:hAnsi="Times New Roman" w:cs="Times New Roman"/>
          <w:color w:val="000000"/>
          <w:sz w:val="24"/>
          <w:szCs w:val="24"/>
        </w:rPr>
        <w:t xml:space="preserve">The sample was ethnically diverse with </w:t>
      </w:r>
      <w:r w:rsidR="00FE754E" w:rsidRPr="00FC00F3">
        <w:rPr>
          <w:rFonts w:ascii="Times New Roman" w:hAnsi="Times New Roman" w:cs="Times New Roman"/>
          <w:color w:val="000000"/>
          <w:sz w:val="24"/>
          <w:szCs w:val="24"/>
        </w:rPr>
        <w:t>52.9</w:t>
      </w:r>
      <w:r w:rsidR="00187759" w:rsidRPr="00FC00F3">
        <w:rPr>
          <w:rFonts w:ascii="Times New Roman" w:hAnsi="Times New Roman" w:cs="Times New Roman"/>
          <w:color w:val="000000"/>
          <w:sz w:val="24"/>
          <w:szCs w:val="24"/>
        </w:rPr>
        <w:t xml:space="preserve">% identifying as non-Caucasian, most commonly Asian (17.4%), Middle Eastern (11.6%) and </w:t>
      </w:r>
      <w:r w:rsidR="00A74B40" w:rsidRPr="00FC00F3">
        <w:rPr>
          <w:rFonts w:ascii="Times New Roman" w:hAnsi="Times New Roman" w:cs="Times New Roman"/>
          <w:color w:val="000000"/>
          <w:sz w:val="24"/>
          <w:szCs w:val="24"/>
        </w:rPr>
        <w:t xml:space="preserve">non-Caucasian </w:t>
      </w:r>
      <w:r w:rsidR="00187759" w:rsidRPr="00FC00F3">
        <w:rPr>
          <w:rFonts w:ascii="Times New Roman" w:hAnsi="Times New Roman" w:cs="Times New Roman"/>
          <w:color w:val="000000"/>
          <w:sz w:val="24"/>
          <w:szCs w:val="24"/>
        </w:rPr>
        <w:t>European (8.</w:t>
      </w:r>
      <w:r w:rsidR="00FE754E" w:rsidRPr="00FC00F3">
        <w:rPr>
          <w:rFonts w:ascii="Times New Roman" w:hAnsi="Times New Roman" w:cs="Times New Roman"/>
          <w:color w:val="000000"/>
          <w:sz w:val="24"/>
          <w:szCs w:val="24"/>
        </w:rPr>
        <w:t>6</w:t>
      </w:r>
      <w:r w:rsidR="00187759" w:rsidRPr="00FC00F3">
        <w:rPr>
          <w:rFonts w:ascii="Times New Roman" w:hAnsi="Times New Roman" w:cs="Times New Roman"/>
          <w:color w:val="000000"/>
          <w:sz w:val="24"/>
          <w:szCs w:val="24"/>
        </w:rPr>
        <w:t xml:space="preserve">%); almost half (48.7%) spoke a language other than English at home. </w:t>
      </w:r>
      <w:r w:rsidR="00FE754E" w:rsidRPr="00FC00F3">
        <w:rPr>
          <w:rFonts w:ascii="Times New Roman" w:hAnsi="Times New Roman" w:cs="Times New Roman"/>
          <w:color w:val="000000"/>
          <w:sz w:val="24"/>
          <w:szCs w:val="24"/>
        </w:rPr>
        <w:t>Almost half (48%) of the sample had a university education; m</w:t>
      </w:r>
      <w:r w:rsidR="00187759" w:rsidRPr="00FC00F3">
        <w:rPr>
          <w:rFonts w:ascii="Times New Roman" w:hAnsi="Times New Roman" w:cs="Times New Roman"/>
          <w:color w:val="000000"/>
          <w:sz w:val="24"/>
          <w:szCs w:val="24"/>
        </w:rPr>
        <w:t>others worked in a range of professions including managers and professional occupations (32.4%)</w:t>
      </w:r>
      <w:r w:rsidR="00185198" w:rsidRPr="00FC00F3">
        <w:rPr>
          <w:rFonts w:ascii="Times New Roman" w:hAnsi="Times New Roman" w:cs="Times New Roman"/>
          <w:color w:val="000000"/>
          <w:sz w:val="24"/>
          <w:szCs w:val="24"/>
        </w:rPr>
        <w:t>,</w:t>
      </w:r>
      <w:r w:rsidR="00187759" w:rsidRPr="00FC00F3">
        <w:rPr>
          <w:rFonts w:ascii="Times New Roman" w:hAnsi="Times New Roman" w:cs="Times New Roman"/>
          <w:color w:val="000000"/>
          <w:sz w:val="24"/>
          <w:szCs w:val="24"/>
        </w:rPr>
        <w:t xml:space="preserve"> community/personal service workers (14.9%), clerical/administrative workers (6.8%), technical/trade workers (4.1%), and students (5.4%). At the time of the study, almost a third were </w:t>
      </w:r>
      <w:r w:rsidR="00F753D0" w:rsidRPr="00FC00F3">
        <w:rPr>
          <w:rFonts w:ascii="Times New Roman" w:hAnsi="Times New Roman" w:cs="Times New Roman"/>
          <w:color w:val="000000"/>
          <w:sz w:val="24"/>
          <w:szCs w:val="24"/>
        </w:rPr>
        <w:t>not working in paid employment due to full</w:t>
      </w:r>
      <w:r w:rsidR="00BF0A78" w:rsidRPr="00FC00F3">
        <w:rPr>
          <w:rFonts w:ascii="Times New Roman" w:hAnsi="Times New Roman" w:cs="Times New Roman"/>
          <w:color w:val="000000"/>
          <w:sz w:val="24"/>
          <w:szCs w:val="24"/>
        </w:rPr>
        <w:t>-</w:t>
      </w:r>
      <w:r w:rsidR="00F753D0" w:rsidRPr="00FC00F3">
        <w:rPr>
          <w:rFonts w:ascii="Times New Roman" w:hAnsi="Times New Roman" w:cs="Times New Roman"/>
          <w:color w:val="000000"/>
          <w:sz w:val="24"/>
          <w:szCs w:val="24"/>
        </w:rPr>
        <w:t>time caretaking responsibilities in the home</w:t>
      </w:r>
      <w:r w:rsidR="00187759" w:rsidRPr="00FC00F3">
        <w:rPr>
          <w:rFonts w:ascii="Times New Roman" w:hAnsi="Times New Roman" w:cs="Times New Roman"/>
          <w:color w:val="000000"/>
          <w:sz w:val="24"/>
          <w:szCs w:val="24"/>
        </w:rPr>
        <w:t>.</w:t>
      </w:r>
      <w:r w:rsidR="00FE754E" w:rsidRPr="00FC00F3">
        <w:rPr>
          <w:rFonts w:ascii="Times New Roman" w:hAnsi="Times New Roman" w:cs="Times New Roman"/>
          <w:color w:val="000000"/>
          <w:sz w:val="24"/>
          <w:szCs w:val="24"/>
        </w:rPr>
        <w:t xml:space="preserve"> Demographic characteristics of the sample are shown in Table 1</w:t>
      </w:r>
      <w:r w:rsidR="001C49DA" w:rsidRPr="00FC00F3">
        <w:rPr>
          <w:rFonts w:ascii="Times New Roman" w:hAnsi="Times New Roman" w:cs="Times New Roman"/>
          <w:color w:val="000000"/>
          <w:sz w:val="24"/>
          <w:szCs w:val="24"/>
        </w:rPr>
        <w:t>.</w:t>
      </w:r>
    </w:p>
    <w:p w14:paraId="6B6921B4" w14:textId="3FB98C96" w:rsidR="00BB3C18" w:rsidRPr="00FC00F3" w:rsidRDefault="00926453" w:rsidP="00721B9A">
      <w:pPr>
        <w:spacing w:line="480" w:lineRule="auto"/>
        <w:ind w:firstLine="720"/>
        <w:contextualSpacing/>
        <w:jc w:val="center"/>
        <w:rPr>
          <w:rFonts w:ascii="Times New Roman" w:hAnsi="Times New Roman" w:cs="Times New Roman"/>
          <w:color w:val="000000"/>
          <w:sz w:val="24"/>
          <w:szCs w:val="24"/>
        </w:rPr>
      </w:pPr>
      <w:r w:rsidRPr="00FC00F3">
        <w:rPr>
          <w:rFonts w:ascii="Times New Roman" w:hAnsi="Times New Roman" w:cs="Times New Roman"/>
          <w:i/>
          <w:iCs/>
          <w:color w:val="000000"/>
          <w:sz w:val="24"/>
          <w:szCs w:val="24"/>
        </w:rPr>
        <w:t>[Insert Table 1 about here]</w:t>
      </w:r>
    </w:p>
    <w:p w14:paraId="0EA5C6FD" w14:textId="0919CB32" w:rsidR="00F005FF" w:rsidRPr="00FC00F3" w:rsidRDefault="0030054D" w:rsidP="00F005FF">
      <w:pPr>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i/>
          <w:color w:val="000000"/>
          <w:sz w:val="24"/>
          <w:szCs w:val="24"/>
        </w:rPr>
        <w:t xml:space="preserve">Recruitment and </w:t>
      </w:r>
      <w:r w:rsidR="00F005FF" w:rsidRPr="00FC00F3">
        <w:rPr>
          <w:rFonts w:ascii="Times New Roman" w:hAnsi="Times New Roman" w:cs="Times New Roman"/>
          <w:i/>
          <w:color w:val="000000"/>
          <w:sz w:val="24"/>
          <w:szCs w:val="24"/>
        </w:rPr>
        <w:t>Randomisation</w:t>
      </w:r>
      <w:r w:rsidR="00205BBD" w:rsidRPr="00FC00F3">
        <w:rPr>
          <w:rFonts w:ascii="Times New Roman" w:hAnsi="Times New Roman" w:cs="Times New Roman"/>
          <w:i/>
          <w:color w:val="000000"/>
          <w:sz w:val="24"/>
          <w:szCs w:val="24"/>
        </w:rPr>
        <w:t>.</w:t>
      </w:r>
      <w:r w:rsidRPr="00FC00F3">
        <w:rPr>
          <w:rFonts w:ascii="Times New Roman" w:hAnsi="Times New Roman" w:cs="Times New Roman"/>
          <w:color w:val="000000"/>
          <w:sz w:val="24"/>
          <w:szCs w:val="24"/>
        </w:rPr>
        <w:t xml:space="preserve"> </w:t>
      </w:r>
      <w:r w:rsidR="00F005FF" w:rsidRPr="00FC00F3">
        <w:rPr>
          <w:rFonts w:ascii="Times New Roman" w:hAnsi="Times New Roman" w:cs="Times New Roman"/>
          <w:color w:val="000000"/>
          <w:sz w:val="24"/>
          <w:szCs w:val="24"/>
        </w:rPr>
        <w:t xml:space="preserve">Participants who met the study inclusion criteria </w:t>
      </w:r>
      <w:r w:rsidR="00252E54" w:rsidRPr="00FC00F3">
        <w:rPr>
          <w:rFonts w:ascii="Times New Roman" w:hAnsi="Times New Roman" w:cs="Times New Roman"/>
          <w:color w:val="000000"/>
          <w:sz w:val="24"/>
          <w:szCs w:val="24"/>
        </w:rPr>
        <w:t>were</w:t>
      </w:r>
      <w:r w:rsidR="00F005FF" w:rsidRPr="00FC00F3">
        <w:rPr>
          <w:rFonts w:ascii="Times New Roman" w:hAnsi="Times New Roman" w:cs="Times New Roman"/>
          <w:color w:val="000000"/>
          <w:sz w:val="24"/>
          <w:szCs w:val="24"/>
        </w:rPr>
        <w:t xml:space="preserve"> randomly assigned to receive one of the three conditions using restricted block randomization</w:t>
      </w:r>
      <w:r w:rsidR="00252E54" w:rsidRPr="00FC00F3">
        <w:rPr>
          <w:rFonts w:ascii="Times New Roman" w:hAnsi="Times New Roman" w:cs="Times New Roman"/>
          <w:color w:val="000000"/>
          <w:sz w:val="24"/>
          <w:szCs w:val="24"/>
        </w:rPr>
        <w:t xml:space="preserve"> (</w:t>
      </w:r>
      <w:r w:rsidR="00F005FF" w:rsidRPr="00FC00F3">
        <w:rPr>
          <w:rFonts w:ascii="Times New Roman" w:hAnsi="Times New Roman" w:cs="Times New Roman"/>
          <w:color w:val="000000"/>
          <w:sz w:val="24"/>
          <w:szCs w:val="24"/>
        </w:rPr>
        <w:t xml:space="preserve">block size </w:t>
      </w:r>
      <w:r w:rsidR="00F005FF" w:rsidRPr="00FC00F3">
        <w:rPr>
          <w:rFonts w:ascii="Times New Roman" w:hAnsi="Times New Roman" w:cs="Times New Roman"/>
          <w:i/>
          <w:color w:val="000000"/>
          <w:sz w:val="24"/>
          <w:szCs w:val="24"/>
        </w:rPr>
        <w:t>n</w:t>
      </w:r>
      <w:r w:rsidR="00DA4618" w:rsidRPr="00FC00F3">
        <w:rPr>
          <w:rFonts w:ascii="Times New Roman" w:hAnsi="Times New Roman" w:cs="Times New Roman"/>
          <w:i/>
          <w:color w:val="000000"/>
          <w:sz w:val="24"/>
          <w:szCs w:val="24"/>
        </w:rPr>
        <w:t xml:space="preserve"> </w:t>
      </w:r>
      <w:r w:rsidR="00F005FF"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F005FF" w:rsidRPr="00FC00F3">
        <w:rPr>
          <w:rFonts w:ascii="Times New Roman" w:hAnsi="Times New Roman" w:cs="Times New Roman"/>
          <w:color w:val="000000"/>
          <w:sz w:val="24"/>
          <w:szCs w:val="24"/>
        </w:rPr>
        <w:t>6</w:t>
      </w:r>
      <w:r w:rsidR="00252E54" w:rsidRPr="00FC00F3">
        <w:rPr>
          <w:rFonts w:ascii="Times New Roman" w:hAnsi="Times New Roman" w:cs="Times New Roman"/>
          <w:color w:val="000000"/>
          <w:sz w:val="24"/>
          <w:szCs w:val="24"/>
        </w:rPr>
        <w:t>)</w:t>
      </w:r>
      <w:r w:rsidR="00F005FF" w:rsidRPr="00FC00F3">
        <w:rPr>
          <w:rFonts w:ascii="Times New Roman" w:hAnsi="Times New Roman" w:cs="Times New Roman"/>
          <w:color w:val="000000"/>
          <w:sz w:val="24"/>
          <w:szCs w:val="24"/>
        </w:rPr>
        <w:t xml:space="preserve">. </w:t>
      </w:r>
      <w:r w:rsidR="00252E54" w:rsidRPr="00FC00F3">
        <w:rPr>
          <w:rFonts w:ascii="Times New Roman" w:hAnsi="Times New Roman" w:cs="Times New Roman"/>
          <w:color w:val="000000"/>
          <w:sz w:val="24"/>
          <w:szCs w:val="24"/>
        </w:rPr>
        <w:t>W</w:t>
      </w:r>
      <w:r w:rsidR="00F005FF" w:rsidRPr="00FC00F3">
        <w:rPr>
          <w:rFonts w:ascii="Times New Roman" w:hAnsi="Times New Roman" w:cs="Times New Roman"/>
          <w:color w:val="000000"/>
          <w:sz w:val="24"/>
          <w:szCs w:val="24"/>
        </w:rPr>
        <w:t>ithin each block, 2 participants w</w:t>
      </w:r>
      <w:r w:rsidR="00252E54" w:rsidRPr="00FC00F3">
        <w:rPr>
          <w:rFonts w:ascii="Times New Roman" w:hAnsi="Times New Roman" w:cs="Times New Roman"/>
          <w:color w:val="000000"/>
          <w:sz w:val="24"/>
          <w:szCs w:val="24"/>
        </w:rPr>
        <w:t>ere</w:t>
      </w:r>
      <w:r w:rsidR="00F005FF" w:rsidRPr="00FC00F3">
        <w:rPr>
          <w:rFonts w:ascii="Times New Roman" w:hAnsi="Times New Roman" w:cs="Times New Roman"/>
          <w:color w:val="000000"/>
          <w:sz w:val="24"/>
          <w:szCs w:val="24"/>
        </w:rPr>
        <w:t xml:space="preserve"> allocated to the PCIT-T condition, 2 </w:t>
      </w:r>
      <w:r w:rsidR="00252E54" w:rsidRPr="00FC00F3">
        <w:rPr>
          <w:rFonts w:ascii="Times New Roman" w:hAnsi="Times New Roman" w:cs="Times New Roman"/>
          <w:color w:val="000000"/>
          <w:sz w:val="24"/>
          <w:szCs w:val="24"/>
        </w:rPr>
        <w:t>were</w:t>
      </w:r>
      <w:r w:rsidR="00F005FF" w:rsidRPr="00FC00F3">
        <w:rPr>
          <w:rFonts w:ascii="Times New Roman" w:hAnsi="Times New Roman" w:cs="Times New Roman"/>
          <w:color w:val="000000"/>
          <w:sz w:val="24"/>
          <w:szCs w:val="24"/>
        </w:rPr>
        <w:t xml:space="preserve"> allocated to the COS-P condition and 2 </w:t>
      </w:r>
      <w:r w:rsidR="00252E54" w:rsidRPr="00FC00F3">
        <w:rPr>
          <w:rFonts w:ascii="Times New Roman" w:hAnsi="Times New Roman" w:cs="Times New Roman"/>
          <w:color w:val="000000"/>
          <w:sz w:val="24"/>
          <w:szCs w:val="24"/>
        </w:rPr>
        <w:t>were</w:t>
      </w:r>
      <w:r w:rsidR="00F005FF" w:rsidRPr="00FC00F3">
        <w:rPr>
          <w:rFonts w:ascii="Times New Roman" w:hAnsi="Times New Roman" w:cs="Times New Roman"/>
          <w:color w:val="000000"/>
          <w:sz w:val="24"/>
          <w:szCs w:val="24"/>
        </w:rPr>
        <w:t xml:space="preserve"> allocated to the Waitlist condition</w:t>
      </w:r>
      <w:r w:rsidR="00252E54" w:rsidRPr="00FC00F3">
        <w:rPr>
          <w:rFonts w:ascii="Times New Roman" w:hAnsi="Times New Roman" w:cs="Times New Roman"/>
          <w:color w:val="000000"/>
          <w:sz w:val="24"/>
          <w:szCs w:val="24"/>
        </w:rPr>
        <w:t xml:space="preserve"> (</w:t>
      </w:r>
      <w:r w:rsidR="00F005FF" w:rsidRPr="00FC00F3">
        <w:rPr>
          <w:rFonts w:ascii="Times New Roman" w:hAnsi="Times New Roman" w:cs="Times New Roman"/>
          <w:color w:val="000000"/>
          <w:sz w:val="24"/>
          <w:szCs w:val="24"/>
        </w:rPr>
        <w:t>order randomized within each block</w:t>
      </w:r>
      <w:r w:rsidR="00252E54" w:rsidRPr="00FC00F3">
        <w:rPr>
          <w:rFonts w:ascii="Times New Roman" w:hAnsi="Times New Roman" w:cs="Times New Roman"/>
          <w:color w:val="000000"/>
          <w:sz w:val="24"/>
          <w:szCs w:val="24"/>
        </w:rPr>
        <w:t>)</w:t>
      </w:r>
      <w:r w:rsidR="00F005FF"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A research assistant not involved with the trial generated the random allocation sequence. </w:t>
      </w:r>
      <w:r w:rsidR="00F005FF" w:rsidRPr="00FC00F3">
        <w:rPr>
          <w:rFonts w:ascii="Times New Roman" w:hAnsi="Times New Roman" w:cs="Times New Roman"/>
          <w:color w:val="000000"/>
          <w:sz w:val="24"/>
          <w:szCs w:val="24"/>
        </w:rPr>
        <w:t xml:space="preserve">Randomisation </w:t>
      </w:r>
      <w:r w:rsidR="00252E54" w:rsidRPr="00FC00F3">
        <w:rPr>
          <w:rFonts w:ascii="Times New Roman" w:hAnsi="Times New Roman" w:cs="Times New Roman"/>
          <w:color w:val="000000"/>
          <w:sz w:val="24"/>
          <w:szCs w:val="24"/>
        </w:rPr>
        <w:t>took place</w:t>
      </w:r>
      <w:r w:rsidR="00F005FF" w:rsidRPr="00FC00F3">
        <w:rPr>
          <w:rFonts w:ascii="Times New Roman" w:hAnsi="Times New Roman" w:cs="Times New Roman"/>
          <w:color w:val="000000"/>
          <w:sz w:val="24"/>
          <w:szCs w:val="24"/>
        </w:rPr>
        <w:t xml:space="preserve"> at the start of the first face-to-face assessment session</w:t>
      </w:r>
      <w:r w:rsidR="00252E54" w:rsidRPr="00FC00F3">
        <w:rPr>
          <w:rFonts w:ascii="Times New Roman" w:hAnsi="Times New Roman" w:cs="Times New Roman"/>
          <w:color w:val="000000"/>
          <w:sz w:val="24"/>
          <w:szCs w:val="24"/>
        </w:rPr>
        <w:t xml:space="preserve">, with </w:t>
      </w:r>
      <w:r w:rsidR="00F005FF" w:rsidRPr="00FC00F3">
        <w:rPr>
          <w:rFonts w:ascii="Times New Roman" w:hAnsi="Times New Roman" w:cs="Times New Roman"/>
          <w:color w:val="000000"/>
          <w:sz w:val="24"/>
          <w:szCs w:val="24"/>
        </w:rPr>
        <w:t>allocations pulled out of pre-prepared sealed envelopes</w:t>
      </w:r>
      <w:r w:rsidR="00252E54" w:rsidRPr="00FC00F3">
        <w:rPr>
          <w:rFonts w:ascii="Times New Roman" w:hAnsi="Times New Roman" w:cs="Times New Roman"/>
          <w:color w:val="000000"/>
          <w:sz w:val="24"/>
          <w:szCs w:val="24"/>
        </w:rPr>
        <w:t xml:space="preserve">; the </w:t>
      </w:r>
      <w:r w:rsidR="00F005FF" w:rsidRPr="00FC00F3">
        <w:rPr>
          <w:rFonts w:ascii="Times New Roman" w:hAnsi="Times New Roman" w:cs="Times New Roman"/>
          <w:color w:val="000000"/>
          <w:sz w:val="24"/>
          <w:szCs w:val="24"/>
        </w:rPr>
        <w:t xml:space="preserve">research team and family </w:t>
      </w:r>
      <w:r w:rsidR="00252E54" w:rsidRPr="00FC00F3">
        <w:rPr>
          <w:rFonts w:ascii="Times New Roman" w:hAnsi="Times New Roman" w:cs="Times New Roman"/>
          <w:color w:val="000000"/>
          <w:sz w:val="24"/>
          <w:szCs w:val="24"/>
        </w:rPr>
        <w:t>were masked to</w:t>
      </w:r>
      <w:r w:rsidR="00F005FF" w:rsidRPr="00FC00F3">
        <w:rPr>
          <w:rFonts w:ascii="Times New Roman" w:hAnsi="Times New Roman" w:cs="Times New Roman"/>
          <w:color w:val="000000"/>
          <w:sz w:val="24"/>
          <w:szCs w:val="24"/>
        </w:rPr>
        <w:t xml:space="preserve"> condition </w:t>
      </w:r>
      <w:r w:rsidR="00252E54" w:rsidRPr="00FC00F3">
        <w:rPr>
          <w:rFonts w:ascii="Times New Roman" w:hAnsi="Times New Roman" w:cs="Times New Roman"/>
          <w:color w:val="000000"/>
          <w:sz w:val="24"/>
          <w:szCs w:val="24"/>
        </w:rPr>
        <w:t xml:space="preserve">allocation </w:t>
      </w:r>
      <w:r w:rsidR="00F005FF" w:rsidRPr="00FC00F3">
        <w:rPr>
          <w:rFonts w:ascii="Times New Roman" w:hAnsi="Times New Roman" w:cs="Times New Roman"/>
          <w:color w:val="000000"/>
          <w:sz w:val="24"/>
          <w:szCs w:val="24"/>
        </w:rPr>
        <w:t xml:space="preserve">until after completion of the entire </w:t>
      </w:r>
      <w:r w:rsidR="00252E54" w:rsidRPr="00FC00F3">
        <w:rPr>
          <w:rFonts w:ascii="Times New Roman" w:hAnsi="Times New Roman" w:cs="Times New Roman"/>
          <w:color w:val="000000"/>
          <w:sz w:val="24"/>
          <w:szCs w:val="24"/>
        </w:rPr>
        <w:t>baseline (‘Time 1’)</w:t>
      </w:r>
      <w:r w:rsidR="00F005FF" w:rsidRPr="00FC00F3">
        <w:rPr>
          <w:rFonts w:ascii="Times New Roman" w:hAnsi="Times New Roman" w:cs="Times New Roman"/>
          <w:color w:val="000000"/>
          <w:sz w:val="24"/>
          <w:szCs w:val="24"/>
        </w:rPr>
        <w:t xml:space="preserve"> assessment. </w:t>
      </w:r>
      <w:r w:rsidR="00AE6F65">
        <w:rPr>
          <w:rFonts w:ascii="Times New Roman" w:hAnsi="Times New Roman" w:cs="Times New Roman"/>
          <w:color w:val="000000"/>
          <w:sz w:val="24"/>
          <w:szCs w:val="24"/>
        </w:rPr>
        <w:t>Recruitment continued until the required sample size had been recruited.</w:t>
      </w:r>
    </w:p>
    <w:p w14:paraId="5F0BA049" w14:textId="763C6959" w:rsidR="00F005FF" w:rsidRPr="00FC00F3" w:rsidRDefault="00267670" w:rsidP="00267670">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i/>
          <w:color w:val="000000"/>
          <w:sz w:val="24"/>
          <w:szCs w:val="24"/>
        </w:rPr>
        <w:t>T1, T2 and T3 assessments.</w:t>
      </w:r>
      <w:r w:rsidRPr="00FC00F3">
        <w:rPr>
          <w:rFonts w:ascii="Times New Roman" w:hAnsi="Times New Roman" w:cs="Times New Roman"/>
          <w:color w:val="000000"/>
          <w:sz w:val="24"/>
          <w:szCs w:val="24"/>
        </w:rPr>
        <w:t xml:space="preserve"> </w:t>
      </w:r>
      <w:r w:rsidR="007B0125" w:rsidRPr="00FC00F3">
        <w:rPr>
          <w:rFonts w:ascii="Times New Roman" w:hAnsi="Times New Roman" w:cs="Times New Roman"/>
          <w:color w:val="000000"/>
          <w:sz w:val="24"/>
          <w:szCs w:val="24"/>
        </w:rPr>
        <w:t>P</w:t>
      </w:r>
      <w:r w:rsidR="00F005FF" w:rsidRPr="00FC00F3">
        <w:rPr>
          <w:rFonts w:ascii="Times New Roman" w:hAnsi="Times New Roman" w:cs="Times New Roman"/>
          <w:color w:val="000000"/>
          <w:sz w:val="24"/>
          <w:szCs w:val="24"/>
        </w:rPr>
        <w:t>articipants</w:t>
      </w:r>
      <w:r w:rsidR="00252E54" w:rsidRPr="00FC00F3">
        <w:rPr>
          <w:rFonts w:ascii="Times New Roman" w:hAnsi="Times New Roman" w:cs="Times New Roman"/>
          <w:color w:val="000000"/>
          <w:sz w:val="24"/>
          <w:szCs w:val="24"/>
        </w:rPr>
        <w:t xml:space="preserve"> </w:t>
      </w:r>
      <w:r w:rsidR="00F005FF" w:rsidRPr="00FC00F3">
        <w:rPr>
          <w:rFonts w:ascii="Times New Roman" w:hAnsi="Times New Roman" w:cs="Times New Roman"/>
          <w:color w:val="000000"/>
          <w:sz w:val="24"/>
          <w:szCs w:val="24"/>
        </w:rPr>
        <w:t>complete</w:t>
      </w:r>
      <w:r w:rsidR="00246276" w:rsidRPr="00FC00F3">
        <w:rPr>
          <w:rFonts w:ascii="Times New Roman" w:hAnsi="Times New Roman" w:cs="Times New Roman"/>
          <w:color w:val="000000"/>
          <w:sz w:val="24"/>
          <w:szCs w:val="24"/>
        </w:rPr>
        <w:t>d</w:t>
      </w:r>
      <w:r w:rsidR="00F005FF" w:rsidRPr="00FC00F3">
        <w:rPr>
          <w:rFonts w:ascii="Times New Roman" w:hAnsi="Times New Roman" w:cs="Times New Roman"/>
          <w:color w:val="000000"/>
          <w:sz w:val="24"/>
          <w:szCs w:val="24"/>
        </w:rPr>
        <w:t xml:space="preserve"> assessment</w:t>
      </w:r>
      <w:r w:rsidR="0030054D" w:rsidRPr="00FC00F3">
        <w:rPr>
          <w:rFonts w:ascii="Times New Roman" w:hAnsi="Times New Roman" w:cs="Times New Roman"/>
          <w:color w:val="000000"/>
          <w:sz w:val="24"/>
          <w:szCs w:val="24"/>
        </w:rPr>
        <w:t>s at baseline (Time 1; T1), immediately post waitlist/post intervention (Time 2; T2) and</w:t>
      </w:r>
      <w:r w:rsidR="00F005FF" w:rsidRPr="00FC00F3">
        <w:rPr>
          <w:rFonts w:ascii="Times New Roman" w:hAnsi="Times New Roman" w:cs="Times New Roman"/>
          <w:color w:val="000000"/>
          <w:sz w:val="24"/>
          <w:szCs w:val="24"/>
        </w:rPr>
        <w:t xml:space="preserve"> </w:t>
      </w:r>
      <w:r w:rsidR="0030054D" w:rsidRPr="00FC00F3">
        <w:rPr>
          <w:rFonts w:ascii="Times New Roman" w:eastAsia="Times New Roman" w:hAnsi="Times New Roman" w:cs="Times New Roman"/>
          <w:kern w:val="0"/>
          <w:sz w:val="24"/>
          <w:szCs w:val="24"/>
          <w:lang w:val="en-GB" w:eastAsia="en-GB"/>
          <w14:ligatures w14:val="none"/>
        </w:rPr>
        <w:t xml:space="preserve">at 4-month follow-up </w:t>
      </w:r>
      <w:r w:rsidR="0030054D" w:rsidRPr="00FC00F3">
        <w:rPr>
          <w:rFonts w:ascii="Times New Roman" w:eastAsia="Times New Roman" w:hAnsi="Times New Roman" w:cs="Times New Roman"/>
          <w:kern w:val="0"/>
          <w:sz w:val="24"/>
          <w:szCs w:val="24"/>
          <w:lang w:val="en-GB" w:eastAsia="en-GB"/>
          <w14:ligatures w14:val="none"/>
        </w:rPr>
        <w:lastRenderedPageBreak/>
        <w:t>(Time 3; T3; PCIT-T and COS-P groups only). For a detailed description of the T1, T2 and T3 assessments, see</w:t>
      </w:r>
      <w:r w:rsidR="0030054D" w:rsidRPr="00FC00F3">
        <w:rPr>
          <w:rFonts w:ascii="Times New Roman" w:hAnsi="Times New Roman" w:cs="Times New Roman"/>
          <w:color w:val="000000"/>
          <w:sz w:val="24"/>
          <w:szCs w:val="24"/>
        </w:rPr>
        <w:t xml:space="preserve"> </w:t>
      </w:r>
      <w:r w:rsidR="0030054D"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 AuthorYear="1"&gt;&lt;Author&gt;Kohlhoff&lt;/Author&gt;&lt;Year&gt;2020&lt;/Year&gt;&lt;RecNum&gt;2236&lt;/RecNum&gt;&lt;DisplayText&gt;Kohlhoff,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30054D"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Kohlhoff, Cibralic, et al. (2020)</w:t>
      </w:r>
      <w:r w:rsidR="0030054D" w:rsidRPr="00FC00F3">
        <w:rPr>
          <w:rFonts w:ascii="Times New Roman" w:hAnsi="Times New Roman" w:cs="Times New Roman"/>
          <w:color w:val="000000"/>
          <w:sz w:val="24"/>
          <w:szCs w:val="24"/>
        </w:rPr>
        <w:fldChar w:fldCharType="end"/>
      </w:r>
      <w:r w:rsidR="0030054D" w:rsidRPr="00FC00F3">
        <w:rPr>
          <w:rFonts w:ascii="Times New Roman" w:hAnsi="Times New Roman" w:cs="Times New Roman"/>
          <w:color w:val="000000"/>
          <w:sz w:val="24"/>
          <w:szCs w:val="24"/>
        </w:rPr>
        <w:t>.</w:t>
      </w:r>
    </w:p>
    <w:p w14:paraId="783BD92D" w14:textId="2BAF59A6" w:rsidR="007B0125" w:rsidRDefault="00C77A94" w:rsidP="00C77A94">
      <w:pPr>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color w:val="000000"/>
          <w:sz w:val="24"/>
          <w:szCs w:val="24"/>
        </w:rPr>
        <w:t xml:space="preserve">Participant flow through the study is shown in Figure 1. </w:t>
      </w:r>
      <w:r w:rsidR="007B0125" w:rsidRPr="00FC00F3">
        <w:rPr>
          <w:rFonts w:ascii="Times New Roman" w:hAnsi="Times New Roman" w:cs="Times New Roman"/>
          <w:color w:val="000000"/>
          <w:sz w:val="24"/>
          <w:szCs w:val="24"/>
        </w:rPr>
        <w:t xml:space="preserve">Of the </w:t>
      </w:r>
      <w:r w:rsidR="007B0125"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7B0125"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7B0125" w:rsidRPr="00FC00F3">
        <w:rPr>
          <w:rFonts w:ascii="Times New Roman" w:hAnsi="Times New Roman" w:cs="Times New Roman"/>
          <w:color w:val="000000"/>
          <w:sz w:val="24"/>
          <w:szCs w:val="24"/>
        </w:rPr>
        <w:t xml:space="preserve">90 parent child dyads who were recruited into the study, </w:t>
      </w:r>
      <w:r w:rsidR="00893380" w:rsidRPr="00FC00F3">
        <w:rPr>
          <w:rFonts w:ascii="Times New Roman" w:hAnsi="Times New Roman" w:cs="Times New Roman"/>
          <w:color w:val="000000"/>
          <w:sz w:val="24"/>
          <w:szCs w:val="24"/>
        </w:rPr>
        <w:t>63</w:t>
      </w:r>
      <w:r w:rsidR="007B0125" w:rsidRPr="00FC00F3">
        <w:rPr>
          <w:rFonts w:ascii="Times New Roman" w:hAnsi="Times New Roman" w:cs="Times New Roman"/>
          <w:color w:val="000000"/>
          <w:sz w:val="24"/>
          <w:szCs w:val="24"/>
        </w:rPr>
        <w:t xml:space="preserve"> </w:t>
      </w:r>
      <w:r w:rsidR="00780130" w:rsidRPr="00FC00F3">
        <w:rPr>
          <w:rFonts w:ascii="Times New Roman" w:hAnsi="Times New Roman" w:cs="Times New Roman"/>
          <w:color w:val="000000"/>
          <w:sz w:val="24"/>
          <w:szCs w:val="24"/>
        </w:rPr>
        <w:t>(</w:t>
      </w:r>
      <w:r w:rsidR="00893380" w:rsidRPr="00FC00F3">
        <w:rPr>
          <w:rFonts w:ascii="Times New Roman" w:hAnsi="Times New Roman" w:cs="Times New Roman"/>
          <w:color w:val="000000"/>
          <w:sz w:val="24"/>
          <w:szCs w:val="24"/>
        </w:rPr>
        <w:t>70.0</w:t>
      </w:r>
      <w:r w:rsidR="007B0125" w:rsidRPr="00FC00F3">
        <w:rPr>
          <w:rFonts w:ascii="Times New Roman" w:hAnsi="Times New Roman" w:cs="Times New Roman"/>
          <w:color w:val="000000"/>
          <w:sz w:val="24"/>
          <w:szCs w:val="24"/>
        </w:rPr>
        <w:t>%) completed the T1 and T2 assessments</w:t>
      </w:r>
      <w:r w:rsidR="00893380" w:rsidRPr="00FC00F3">
        <w:rPr>
          <w:rFonts w:ascii="Times New Roman" w:hAnsi="Times New Roman" w:cs="Times New Roman"/>
          <w:color w:val="000000"/>
          <w:sz w:val="24"/>
          <w:szCs w:val="24"/>
        </w:rPr>
        <w:t xml:space="preserve"> (PCIT-T group: </w:t>
      </w:r>
      <w:r w:rsidR="00893380"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893380"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 xml:space="preserve">24; COS-P group: </w:t>
      </w:r>
      <w:r w:rsidR="00893380"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893380"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 xml:space="preserve">13; WL: </w:t>
      </w:r>
      <w:r w:rsidR="00893380"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893380"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26)</w:t>
      </w:r>
      <w:r w:rsidR="00120EC7" w:rsidRPr="00FC00F3">
        <w:rPr>
          <w:rFonts w:ascii="Times New Roman" w:hAnsi="Times New Roman" w:cs="Times New Roman"/>
          <w:color w:val="000000"/>
          <w:sz w:val="24"/>
          <w:szCs w:val="24"/>
        </w:rPr>
        <w:t>,</w:t>
      </w:r>
      <w:r w:rsidRPr="00FC00F3">
        <w:rPr>
          <w:rFonts w:ascii="Times New Roman" w:hAnsi="Times New Roman" w:cs="Times New Roman"/>
          <w:color w:val="000000"/>
          <w:sz w:val="24"/>
          <w:szCs w:val="24"/>
        </w:rPr>
        <w:t xml:space="preserve"> </w:t>
      </w:r>
      <w:del w:id="13" w:author="Jane Kohlhoff" w:date="2024-09-18T05:37:00Z" w16du:dateUtc="2024-09-17T19:37:00Z">
        <w:r w:rsidR="00120EC7" w:rsidRPr="00FC00F3" w:rsidDel="00C76121">
          <w:rPr>
            <w:rFonts w:ascii="Times New Roman" w:hAnsi="Times New Roman" w:cs="Times New Roman"/>
            <w:color w:val="000000"/>
            <w:sz w:val="24"/>
            <w:szCs w:val="24"/>
          </w:rPr>
          <w:delText>while</w:delText>
        </w:r>
        <w:r w:rsidRPr="00FC00F3" w:rsidDel="00C76121">
          <w:rPr>
            <w:rFonts w:ascii="Times New Roman" w:hAnsi="Times New Roman" w:cs="Times New Roman"/>
            <w:color w:val="000000"/>
            <w:sz w:val="24"/>
            <w:szCs w:val="24"/>
          </w:rPr>
          <w:delText xml:space="preserve"> </w:delText>
        </w:r>
      </w:del>
      <w:ins w:id="14" w:author="Jane Kohlhoff" w:date="2024-09-18T05:37:00Z" w16du:dateUtc="2024-09-17T19:37:00Z">
        <w:r w:rsidR="00C76121">
          <w:rPr>
            <w:rFonts w:ascii="Times New Roman" w:hAnsi="Times New Roman" w:cs="Times New Roman"/>
            <w:color w:val="000000"/>
            <w:sz w:val="24"/>
            <w:szCs w:val="24"/>
          </w:rPr>
          <w:t>and</w:t>
        </w:r>
        <w:r w:rsidR="00C76121" w:rsidRPr="00FC00F3">
          <w:rPr>
            <w:rFonts w:ascii="Times New Roman" w:hAnsi="Times New Roman" w:cs="Times New Roman"/>
            <w:color w:val="000000"/>
            <w:sz w:val="24"/>
            <w:szCs w:val="24"/>
          </w:rPr>
          <w:t xml:space="preserve"> </w:t>
        </w:r>
      </w:ins>
      <w:r w:rsidRPr="00FC00F3">
        <w:rPr>
          <w:rFonts w:ascii="Times New Roman" w:hAnsi="Times New Roman" w:cs="Times New Roman"/>
          <w:color w:val="000000"/>
          <w:sz w:val="24"/>
          <w:szCs w:val="24"/>
        </w:rPr>
        <w:t xml:space="preserve">27 (30%) completed the T1 assessment and dropped out prior to completing the T2 assessment (PCIT-T group: </w:t>
      </w:r>
      <w:r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6; COS-P group: </w:t>
      </w:r>
      <w:r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17; WL: </w:t>
      </w:r>
      <w:r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4)</w:t>
      </w:r>
      <w:r w:rsidR="007B0125"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Participants allocated to the WL condition ended their participation in the study following the T2 assessment</w:t>
      </w:r>
      <w:r w:rsidR="00120EC7" w:rsidRPr="00FC00F3">
        <w:rPr>
          <w:rFonts w:ascii="Times New Roman" w:hAnsi="Times New Roman" w:cs="Times New Roman"/>
          <w:color w:val="000000"/>
          <w:sz w:val="24"/>
          <w:szCs w:val="24"/>
        </w:rPr>
        <w:t>.</w:t>
      </w:r>
      <w:r w:rsidR="00F823FE" w:rsidRPr="00FC00F3">
        <w:rPr>
          <w:rFonts w:ascii="Times New Roman" w:hAnsi="Times New Roman" w:cs="Times New Roman"/>
          <w:color w:val="000000"/>
          <w:sz w:val="24"/>
          <w:szCs w:val="24"/>
        </w:rPr>
        <w:t xml:space="preserve"> </w:t>
      </w:r>
      <w:r w:rsidR="00120EC7" w:rsidRPr="00FC00F3">
        <w:rPr>
          <w:rFonts w:ascii="Times New Roman" w:hAnsi="Times New Roman" w:cs="Times New Roman"/>
          <w:color w:val="000000"/>
          <w:sz w:val="24"/>
          <w:szCs w:val="24"/>
        </w:rPr>
        <w:t>O</w:t>
      </w:r>
      <w:r w:rsidR="007B0125" w:rsidRPr="00FC00F3">
        <w:rPr>
          <w:rFonts w:ascii="Times New Roman" w:hAnsi="Times New Roman" w:cs="Times New Roman"/>
          <w:color w:val="000000"/>
          <w:sz w:val="24"/>
          <w:szCs w:val="24"/>
        </w:rPr>
        <w:t xml:space="preserve">f </w:t>
      </w:r>
      <w:r w:rsidR="00780130" w:rsidRPr="00FC00F3">
        <w:rPr>
          <w:rFonts w:ascii="Times New Roman" w:hAnsi="Times New Roman" w:cs="Times New Roman"/>
          <w:color w:val="000000"/>
          <w:sz w:val="24"/>
          <w:szCs w:val="24"/>
        </w:rPr>
        <w:t xml:space="preserve">the 60 </w:t>
      </w:r>
      <w:r w:rsidR="007B0125" w:rsidRPr="00FC00F3">
        <w:rPr>
          <w:rFonts w:ascii="Times New Roman" w:hAnsi="Times New Roman" w:cs="Times New Roman"/>
          <w:color w:val="000000"/>
          <w:sz w:val="24"/>
          <w:szCs w:val="24"/>
        </w:rPr>
        <w:t xml:space="preserve">participants </w:t>
      </w:r>
      <w:r w:rsidR="00780130" w:rsidRPr="00FC00F3">
        <w:rPr>
          <w:rFonts w:ascii="Times New Roman" w:hAnsi="Times New Roman" w:cs="Times New Roman"/>
          <w:color w:val="000000"/>
          <w:sz w:val="24"/>
          <w:szCs w:val="24"/>
        </w:rPr>
        <w:t xml:space="preserve">who were allocated to the PCIT-T </w:t>
      </w:r>
      <w:r w:rsidRPr="00FC00F3">
        <w:rPr>
          <w:rFonts w:ascii="Times New Roman" w:hAnsi="Times New Roman" w:cs="Times New Roman"/>
          <w:color w:val="000000"/>
          <w:sz w:val="24"/>
          <w:szCs w:val="24"/>
        </w:rPr>
        <w:t xml:space="preserve">or </w:t>
      </w:r>
      <w:r w:rsidR="00780130" w:rsidRPr="00FC00F3">
        <w:rPr>
          <w:rFonts w:ascii="Times New Roman" w:hAnsi="Times New Roman" w:cs="Times New Roman"/>
          <w:color w:val="000000"/>
          <w:sz w:val="24"/>
          <w:szCs w:val="24"/>
        </w:rPr>
        <w:t>COS-P groups,</w:t>
      </w:r>
      <w:r w:rsidR="007B0125"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24</w:t>
      </w:r>
      <w:r w:rsidR="00780130"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40</w:t>
      </w:r>
      <w:r w:rsidR="00780130" w:rsidRPr="00FC00F3">
        <w:rPr>
          <w:rFonts w:ascii="Times New Roman" w:hAnsi="Times New Roman" w:cs="Times New Roman"/>
          <w:color w:val="000000"/>
          <w:sz w:val="24"/>
          <w:szCs w:val="24"/>
        </w:rPr>
        <w:t>%) completed the T3 assessment</w:t>
      </w:r>
      <w:r w:rsidR="00893380" w:rsidRPr="00FC00F3">
        <w:rPr>
          <w:rFonts w:ascii="Times New Roman" w:hAnsi="Times New Roman" w:cs="Times New Roman"/>
          <w:color w:val="000000"/>
          <w:sz w:val="24"/>
          <w:szCs w:val="24"/>
        </w:rPr>
        <w:t xml:space="preserve"> (PCIT-T group: </w:t>
      </w:r>
      <w:r w:rsidR="00893380"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893380"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 xml:space="preserve">19; COS-P: </w:t>
      </w:r>
      <w:r w:rsidR="00893380" w:rsidRPr="00FC00F3">
        <w:rPr>
          <w:rFonts w:ascii="Times New Roman" w:hAnsi="Times New Roman" w:cs="Times New Roman"/>
          <w:i/>
          <w:iCs/>
          <w:color w:val="000000"/>
          <w:sz w:val="24"/>
          <w:szCs w:val="24"/>
        </w:rPr>
        <w:t>n</w:t>
      </w:r>
      <w:r w:rsidR="00DA4618" w:rsidRPr="00FC00F3">
        <w:rPr>
          <w:rFonts w:ascii="Times New Roman" w:hAnsi="Times New Roman" w:cs="Times New Roman"/>
          <w:i/>
          <w:iCs/>
          <w:color w:val="000000"/>
          <w:sz w:val="24"/>
          <w:szCs w:val="24"/>
        </w:rPr>
        <w:t xml:space="preserve"> </w:t>
      </w:r>
      <w:r w:rsidR="00893380" w:rsidRPr="00FC00F3">
        <w:rPr>
          <w:rFonts w:ascii="Times New Roman" w:hAnsi="Times New Roman" w:cs="Times New Roman"/>
          <w:color w:val="000000"/>
          <w:sz w:val="24"/>
          <w:szCs w:val="24"/>
        </w:rPr>
        <w:t>=</w:t>
      </w:r>
      <w:r w:rsidR="00DA4618" w:rsidRPr="00FC00F3">
        <w:rPr>
          <w:rFonts w:ascii="Times New Roman" w:hAnsi="Times New Roman" w:cs="Times New Roman"/>
          <w:color w:val="000000"/>
          <w:sz w:val="24"/>
          <w:szCs w:val="24"/>
        </w:rPr>
        <w:t xml:space="preserve"> </w:t>
      </w:r>
      <w:r w:rsidR="00893380" w:rsidRPr="00FC00F3">
        <w:rPr>
          <w:rFonts w:ascii="Times New Roman" w:hAnsi="Times New Roman" w:cs="Times New Roman"/>
          <w:color w:val="000000"/>
          <w:sz w:val="24"/>
          <w:szCs w:val="24"/>
        </w:rPr>
        <w:t>5)</w:t>
      </w:r>
      <w:r w:rsidR="007B0125" w:rsidRPr="00FC00F3">
        <w:rPr>
          <w:rFonts w:ascii="Times New Roman" w:hAnsi="Times New Roman" w:cs="Times New Roman"/>
          <w:color w:val="000000"/>
          <w:sz w:val="24"/>
          <w:szCs w:val="24"/>
        </w:rPr>
        <w:t xml:space="preserve">. </w:t>
      </w:r>
      <w:r w:rsidR="00CB4351" w:rsidRPr="00FC00F3">
        <w:rPr>
          <w:rFonts w:ascii="Times New Roman" w:hAnsi="Times New Roman" w:cs="Times New Roman"/>
          <w:color w:val="000000"/>
          <w:sz w:val="24"/>
          <w:szCs w:val="24"/>
        </w:rPr>
        <w:t xml:space="preserve">There were no significant </w:t>
      </w:r>
      <w:r w:rsidR="00274A1E" w:rsidRPr="00FC00F3">
        <w:rPr>
          <w:rFonts w:ascii="Times New Roman" w:hAnsi="Times New Roman" w:cs="Times New Roman"/>
          <w:color w:val="000000"/>
          <w:sz w:val="24"/>
          <w:szCs w:val="24"/>
        </w:rPr>
        <w:t xml:space="preserve">demographic </w:t>
      </w:r>
      <w:r w:rsidR="00CB4351" w:rsidRPr="00FC00F3">
        <w:rPr>
          <w:rFonts w:ascii="Times New Roman" w:hAnsi="Times New Roman" w:cs="Times New Roman"/>
          <w:color w:val="000000"/>
          <w:sz w:val="24"/>
          <w:szCs w:val="24"/>
        </w:rPr>
        <w:t>differences between participants who did, and participants who did not, complete the T2 assessment</w:t>
      </w:r>
      <w:r w:rsidR="00181019" w:rsidRPr="00FC00F3">
        <w:rPr>
          <w:rFonts w:ascii="Times New Roman" w:hAnsi="Times New Roman" w:cs="Times New Roman"/>
          <w:color w:val="000000"/>
          <w:sz w:val="24"/>
          <w:szCs w:val="24"/>
        </w:rPr>
        <w:t xml:space="preserve"> </w:t>
      </w:r>
      <w:r w:rsidR="00E83475" w:rsidRPr="00FC00F3">
        <w:rPr>
          <w:rFonts w:ascii="Times New Roman" w:hAnsi="Times New Roman" w:cs="Times New Roman"/>
          <w:color w:val="000000"/>
          <w:sz w:val="24"/>
          <w:szCs w:val="24"/>
        </w:rPr>
        <w:t xml:space="preserve">in terms of </w:t>
      </w:r>
      <w:r w:rsidR="00181019" w:rsidRPr="00FC00F3">
        <w:rPr>
          <w:rFonts w:ascii="Times New Roman" w:hAnsi="Times New Roman" w:cs="Times New Roman"/>
          <w:color w:val="000000"/>
          <w:sz w:val="24"/>
          <w:szCs w:val="24"/>
        </w:rPr>
        <w:t>child age</w:t>
      </w:r>
      <w:r w:rsidR="00E83475" w:rsidRPr="00FC00F3">
        <w:rPr>
          <w:rFonts w:ascii="Times New Roman" w:hAnsi="Times New Roman" w:cs="Times New Roman"/>
          <w:color w:val="000000"/>
          <w:sz w:val="24"/>
          <w:szCs w:val="24"/>
        </w:rPr>
        <w:t xml:space="preserve">, </w:t>
      </w:r>
      <w:r w:rsidR="00181019" w:rsidRPr="00FC00F3">
        <w:rPr>
          <w:rFonts w:ascii="Times New Roman" w:hAnsi="Times New Roman" w:cs="Times New Roman"/>
          <w:color w:val="000000"/>
          <w:sz w:val="24"/>
          <w:szCs w:val="24"/>
        </w:rPr>
        <w:t>mother age</w:t>
      </w:r>
      <w:r w:rsidR="00D52231" w:rsidRPr="00FC00F3">
        <w:rPr>
          <w:rFonts w:ascii="Times New Roman" w:hAnsi="Times New Roman" w:cs="Times New Roman"/>
          <w:color w:val="000000"/>
          <w:sz w:val="24"/>
          <w:szCs w:val="24"/>
        </w:rPr>
        <w:t xml:space="preserve">, </w:t>
      </w:r>
      <w:r w:rsidR="00181019" w:rsidRPr="00FC00F3">
        <w:rPr>
          <w:rFonts w:ascii="Times New Roman" w:hAnsi="Times New Roman" w:cs="Times New Roman"/>
          <w:color w:val="000000"/>
          <w:sz w:val="24"/>
          <w:szCs w:val="24"/>
        </w:rPr>
        <w:t xml:space="preserve">number </w:t>
      </w:r>
      <w:r w:rsidR="00D52231" w:rsidRPr="00FC00F3">
        <w:rPr>
          <w:rFonts w:ascii="Times New Roman" w:hAnsi="Times New Roman" w:cs="Times New Roman"/>
          <w:color w:val="000000"/>
          <w:sz w:val="24"/>
          <w:szCs w:val="24"/>
        </w:rPr>
        <w:t xml:space="preserve">living </w:t>
      </w:r>
      <w:r w:rsidR="00181019" w:rsidRPr="00FC00F3">
        <w:rPr>
          <w:rFonts w:ascii="Times New Roman" w:hAnsi="Times New Roman" w:cs="Times New Roman"/>
          <w:color w:val="000000"/>
          <w:sz w:val="24"/>
          <w:szCs w:val="24"/>
        </w:rPr>
        <w:t>in the househol</w:t>
      </w:r>
      <w:r w:rsidR="00D52231" w:rsidRPr="00FC00F3">
        <w:rPr>
          <w:rFonts w:ascii="Times New Roman" w:hAnsi="Times New Roman" w:cs="Times New Roman"/>
          <w:color w:val="000000"/>
          <w:sz w:val="24"/>
          <w:szCs w:val="24"/>
        </w:rPr>
        <w:t xml:space="preserve">d, </w:t>
      </w:r>
      <w:r w:rsidR="00181019" w:rsidRPr="00FC00F3">
        <w:rPr>
          <w:rFonts w:ascii="Times New Roman" w:hAnsi="Times New Roman" w:cs="Times New Roman"/>
          <w:color w:val="000000"/>
          <w:sz w:val="24"/>
          <w:szCs w:val="24"/>
        </w:rPr>
        <w:t>child sex</w:t>
      </w:r>
      <w:r w:rsidR="008F54C1" w:rsidRPr="00FC00F3">
        <w:rPr>
          <w:rFonts w:ascii="Times New Roman" w:hAnsi="Times New Roman" w:cs="Times New Roman"/>
          <w:color w:val="000000"/>
          <w:sz w:val="24"/>
          <w:szCs w:val="24"/>
        </w:rPr>
        <w:t xml:space="preserve">, or family income </w:t>
      </w:r>
      <w:r w:rsidR="00D52231" w:rsidRPr="00FC00F3">
        <w:rPr>
          <w:rFonts w:ascii="Times New Roman" w:hAnsi="Times New Roman" w:cs="Times New Roman"/>
          <w:color w:val="000000"/>
          <w:sz w:val="24"/>
          <w:szCs w:val="24"/>
        </w:rPr>
        <w:t>(</w:t>
      </w:r>
      <w:proofErr w:type="spellStart"/>
      <w:r w:rsidR="00D52231" w:rsidRPr="00FC00F3">
        <w:rPr>
          <w:rFonts w:ascii="Times New Roman" w:hAnsi="Times New Roman" w:cs="Times New Roman"/>
          <w:i/>
          <w:iCs/>
          <w:color w:val="000000"/>
          <w:sz w:val="24"/>
          <w:szCs w:val="24"/>
        </w:rPr>
        <w:t>p</w:t>
      </w:r>
      <w:r w:rsidR="00D52231" w:rsidRPr="00FC00F3">
        <w:rPr>
          <w:rFonts w:ascii="Times New Roman" w:hAnsi="Times New Roman" w:cs="Times New Roman"/>
          <w:color w:val="000000"/>
          <w:sz w:val="24"/>
          <w:szCs w:val="24"/>
        </w:rPr>
        <w:t>s</w:t>
      </w:r>
      <w:proofErr w:type="spellEnd"/>
      <w:r w:rsidR="00D52231" w:rsidRPr="00FC00F3">
        <w:rPr>
          <w:rFonts w:ascii="Times New Roman" w:hAnsi="Times New Roman" w:cs="Times New Roman"/>
          <w:color w:val="000000"/>
          <w:sz w:val="24"/>
          <w:szCs w:val="24"/>
        </w:rPr>
        <w:t xml:space="preserve"> &gt; .05)</w:t>
      </w:r>
      <w:r w:rsidR="00E83475" w:rsidRPr="00FC00F3">
        <w:rPr>
          <w:rFonts w:ascii="Times New Roman" w:hAnsi="Times New Roman" w:cs="Times New Roman"/>
          <w:color w:val="000000"/>
          <w:sz w:val="24"/>
          <w:szCs w:val="24"/>
        </w:rPr>
        <w:t xml:space="preserve">. Participants who dropped out prior to T2 were, however, less likely to be university </w:t>
      </w:r>
      <w:r w:rsidR="00181019" w:rsidRPr="00FC00F3">
        <w:rPr>
          <w:rFonts w:ascii="Times New Roman" w:hAnsi="Times New Roman" w:cs="Times New Roman"/>
          <w:color w:val="000000"/>
          <w:sz w:val="24"/>
          <w:szCs w:val="24"/>
        </w:rPr>
        <w:t>educat</w:t>
      </w:r>
      <w:r w:rsidR="00E83475" w:rsidRPr="00FC00F3">
        <w:rPr>
          <w:rFonts w:ascii="Times New Roman" w:hAnsi="Times New Roman" w:cs="Times New Roman"/>
          <w:color w:val="000000"/>
          <w:sz w:val="24"/>
          <w:szCs w:val="24"/>
        </w:rPr>
        <w:t xml:space="preserve">ed, </w:t>
      </w:r>
      <w:r w:rsidR="00E83475" w:rsidRPr="00FC00F3">
        <w:rPr>
          <w:rFonts w:ascii="Times New Roman" w:hAnsi="Times New Roman" w:cs="Times New Roman"/>
          <w:color w:val="000000"/>
          <w:sz w:val="24"/>
          <w:szCs w:val="24"/>
        </w:rPr>
        <w:sym w:font="Symbol" w:char="F063"/>
      </w:r>
      <w:r w:rsidR="00E83475" w:rsidRPr="00FC00F3">
        <w:rPr>
          <w:rFonts w:ascii="Times New Roman" w:hAnsi="Times New Roman" w:cs="Times New Roman"/>
          <w:color w:val="000000"/>
          <w:sz w:val="24"/>
          <w:szCs w:val="24"/>
          <w:vertAlign w:val="superscript"/>
        </w:rPr>
        <w:t>2</w:t>
      </w:r>
      <w:r w:rsidR="00E83475" w:rsidRPr="00FC00F3">
        <w:rPr>
          <w:rFonts w:ascii="Times New Roman" w:hAnsi="Times New Roman" w:cs="Times New Roman"/>
          <w:color w:val="000000"/>
          <w:sz w:val="24"/>
          <w:szCs w:val="24"/>
        </w:rPr>
        <w:t xml:space="preserve"> (1) = 5.07, </w:t>
      </w:r>
      <w:r w:rsidR="00E83475" w:rsidRPr="00FC00F3">
        <w:rPr>
          <w:rFonts w:ascii="Times New Roman" w:hAnsi="Times New Roman" w:cs="Times New Roman"/>
          <w:i/>
          <w:iCs/>
          <w:color w:val="000000"/>
          <w:sz w:val="24"/>
          <w:szCs w:val="24"/>
        </w:rPr>
        <w:t xml:space="preserve">p </w:t>
      </w:r>
      <w:r w:rsidR="00E83475" w:rsidRPr="00FC00F3">
        <w:rPr>
          <w:rFonts w:ascii="Times New Roman" w:hAnsi="Times New Roman" w:cs="Times New Roman"/>
          <w:color w:val="000000"/>
          <w:sz w:val="24"/>
          <w:szCs w:val="24"/>
        </w:rPr>
        <w:t xml:space="preserve">= .024.  </w:t>
      </w:r>
      <w:r w:rsidR="00CB4351" w:rsidRPr="00FC00F3">
        <w:rPr>
          <w:rFonts w:ascii="Times New Roman" w:hAnsi="Times New Roman" w:cs="Times New Roman"/>
          <w:color w:val="000000"/>
          <w:sz w:val="24"/>
          <w:szCs w:val="24"/>
        </w:rPr>
        <w:t xml:space="preserve">Of the PCIT-T and COS-P participants, those who dropped out between T2 and T3 were more likely to </w:t>
      </w:r>
      <w:r w:rsidR="00D52231" w:rsidRPr="00FC00F3">
        <w:rPr>
          <w:rFonts w:ascii="Times New Roman" w:hAnsi="Times New Roman" w:cs="Times New Roman"/>
          <w:color w:val="000000"/>
          <w:sz w:val="24"/>
          <w:szCs w:val="24"/>
        </w:rPr>
        <w:t>have younger mother age compared to those who completed the T3 assessment,</w:t>
      </w:r>
      <w:r w:rsidR="00D52231" w:rsidRPr="00FC00F3">
        <w:rPr>
          <w:rFonts w:ascii="Times New Roman" w:hAnsi="Times New Roman" w:cs="Times New Roman"/>
          <w:i/>
          <w:iCs/>
          <w:color w:val="000000"/>
          <w:sz w:val="24"/>
          <w:szCs w:val="24"/>
        </w:rPr>
        <w:t xml:space="preserve"> t</w:t>
      </w:r>
      <w:r w:rsidR="00D52231" w:rsidRPr="00FC00F3">
        <w:rPr>
          <w:rFonts w:ascii="Times New Roman" w:hAnsi="Times New Roman" w:cs="Times New Roman"/>
          <w:color w:val="000000"/>
          <w:sz w:val="24"/>
          <w:szCs w:val="24"/>
        </w:rPr>
        <w:t xml:space="preserve"> (52) = 2.20, </w:t>
      </w:r>
      <w:r w:rsidR="00D52231" w:rsidRPr="00FC00F3">
        <w:rPr>
          <w:rFonts w:ascii="Times New Roman" w:hAnsi="Times New Roman" w:cs="Times New Roman"/>
          <w:i/>
          <w:iCs/>
          <w:color w:val="000000"/>
          <w:sz w:val="24"/>
          <w:szCs w:val="24"/>
        </w:rPr>
        <w:t xml:space="preserve">p </w:t>
      </w:r>
      <w:r w:rsidR="00D52231" w:rsidRPr="00FC00F3">
        <w:rPr>
          <w:rFonts w:ascii="Times New Roman" w:hAnsi="Times New Roman" w:cs="Times New Roman"/>
          <w:color w:val="000000"/>
          <w:sz w:val="24"/>
          <w:szCs w:val="24"/>
        </w:rPr>
        <w:t>= .032 but no other significant differences were identified.</w:t>
      </w:r>
      <w:r w:rsidR="00CB4351" w:rsidRPr="00FC00F3">
        <w:rPr>
          <w:rFonts w:ascii="Times New Roman" w:hAnsi="Times New Roman" w:cs="Times New Roman"/>
          <w:color w:val="000000"/>
          <w:sz w:val="24"/>
          <w:szCs w:val="24"/>
        </w:rPr>
        <w:t xml:space="preserve">  </w:t>
      </w:r>
    </w:p>
    <w:p w14:paraId="48A4E007" w14:textId="1B1250A9" w:rsidR="00A47434" w:rsidRPr="00FC00F3" w:rsidRDefault="00A47434" w:rsidP="00C77A94">
      <w:pPr>
        <w:spacing w:line="480" w:lineRule="auto"/>
        <w:ind w:firstLine="720"/>
        <w:contextualSpacing/>
        <w:rPr>
          <w:rFonts w:ascii="Times New Roman" w:hAnsi="Times New Roman" w:cs="Times New Roman"/>
          <w:color w:val="000000"/>
          <w:sz w:val="24"/>
          <w:szCs w:val="24"/>
        </w:rPr>
      </w:pPr>
      <w:r w:rsidRPr="00A47434">
        <w:rPr>
          <w:rFonts w:ascii="Times New Roman" w:hAnsi="Times New Roman" w:cs="Times New Roman"/>
          <w:i/>
          <w:iCs/>
          <w:color w:val="000000"/>
          <w:sz w:val="24"/>
          <w:szCs w:val="24"/>
        </w:rPr>
        <w:t>Sample size.</w:t>
      </w:r>
      <w:r>
        <w:rPr>
          <w:rFonts w:ascii="Times New Roman" w:hAnsi="Times New Roman" w:cs="Times New Roman"/>
          <w:color w:val="000000"/>
          <w:sz w:val="24"/>
          <w:szCs w:val="24"/>
        </w:rPr>
        <w:t xml:space="preserve"> An a-priori power calculation based on </w:t>
      </w:r>
      <w:r w:rsidRPr="00A47434">
        <w:rPr>
          <w:rFonts w:ascii="Times New Roman" w:hAnsi="Times New Roman" w:cs="Times New Roman"/>
          <w:color w:val="000000"/>
          <w:sz w:val="24"/>
          <w:szCs w:val="24"/>
        </w:rPr>
        <w:t xml:space="preserve">Child </w:t>
      </w:r>
      <w:proofErr w:type="spellStart"/>
      <w:r w:rsidRPr="00A47434">
        <w:rPr>
          <w:rFonts w:ascii="Times New Roman" w:hAnsi="Times New Roman" w:cs="Times New Roman"/>
          <w:color w:val="000000"/>
          <w:sz w:val="24"/>
          <w:szCs w:val="24"/>
        </w:rPr>
        <w:t>Behavior</w:t>
      </w:r>
      <w:proofErr w:type="spellEnd"/>
      <w:r w:rsidRPr="00A47434">
        <w:rPr>
          <w:rFonts w:ascii="Times New Roman" w:hAnsi="Times New Roman" w:cs="Times New Roman"/>
          <w:color w:val="000000"/>
          <w:sz w:val="24"/>
          <w:szCs w:val="24"/>
        </w:rPr>
        <w:t xml:space="preserve"> Checklist </w:t>
      </w:r>
      <w:r w:rsidRPr="00FC00F3">
        <w:rPr>
          <w:rFonts w:ascii="Times New Roman" w:eastAsia="Times New Roman" w:hAnsi="Times New Roman" w:cs="Times New Roman"/>
          <w:bCs/>
          <w:sz w:val="24"/>
          <w:szCs w:val="24"/>
          <w:lang w:val="en-GB" w:eastAsia="en-GB"/>
        </w:rPr>
        <w:fldChar w:fldCharType="begin"/>
      </w:r>
      <w:r w:rsidR="00D2403F">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Achenbach &amp;amp; Rescorla, 2000)&lt;/DisplayText&gt;&lt;record&gt;&lt;rec-number&gt;791&lt;/rec-number&gt;&lt;foreign-keys&gt;&lt;key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FC00F3">
        <w:rPr>
          <w:rFonts w:ascii="Times New Roman" w:eastAsia="Times New Roman" w:hAnsi="Times New Roman" w:cs="Times New Roman"/>
          <w:bCs/>
          <w:sz w:val="24"/>
          <w:szCs w:val="24"/>
          <w:lang w:val="en-GB" w:eastAsia="en-GB"/>
        </w:rPr>
        <w:fldChar w:fldCharType="separate"/>
      </w:r>
      <w:r w:rsidR="00D2403F">
        <w:rPr>
          <w:rFonts w:ascii="Times New Roman" w:eastAsia="Times New Roman" w:hAnsi="Times New Roman" w:cs="Times New Roman"/>
          <w:bCs/>
          <w:noProof/>
          <w:sz w:val="24"/>
          <w:szCs w:val="24"/>
          <w:lang w:val="en-GB" w:eastAsia="en-GB"/>
        </w:rPr>
        <w:t>(CBCL/1.5–5; Achenbach &amp; Rescorla, 2000)</w:t>
      </w:r>
      <w:r w:rsidRPr="00FC00F3">
        <w:rPr>
          <w:rFonts w:ascii="Times New Roman" w:eastAsia="Times New Roman" w:hAnsi="Times New Roman" w:cs="Times New Roman"/>
          <w:bCs/>
          <w:sz w:val="24"/>
          <w:szCs w:val="24"/>
          <w:lang w:val="en-GB" w:eastAsia="en-GB"/>
        </w:rPr>
        <w:fldChar w:fldCharType="end"/>
      </w:r>
      <w:r>
        <w:rPr>
          <w:rFonts w:ascii="Times New Roman" w:eastAsia="Times New Roman" w:hAnsi="Times New Roman" w:cs="Times New Roman"/>
          <w:bCs/>
          <w:sz w:val="24"/>
          <w:szCs w:val="24"/>
          <w:lang w:val="en-GB" w:eastAsia="en-GB"/>
        </w:rPr>
        <w:t xml:space="preserve"> </w:t>
      </w:r>
      <w:r w:rsidRPr="00A47434">
        <w:rPr>
          <w:rFonts w:ascii="Times New Roman" w:hAnsi="Times New Roman" w:cs="Times New Roman"/>
          <w:color w:val="000000"/>
          <w:sz w:val="24"/>
          <w:szCs w:val="24"/>
        </w:rPr>
        <w:t xml:space="preserve">externalizing subscale scores obtained in a similar study at the same site </w:t>
      </w:r>
      <w:r>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&lt;EndNote&gt;&lt;Cite&gt;&lt;Author&gt;Kohlhoff&lt;/Author&gt;&lt;Year&gt;2021&lt;/Year&gt;&lt;RecNum&gt;2103&lt;/RecNum&gt;&lt;DisplayText&gt;(Kohlhoff et al., 2021)&lt;/DisplayText&gt;&lt;record&gt;&lt;rec-number&gt;2103&lt;/rec-number&gt;&lt;foreign-keys&gt;&lt;key app="EN" db-id="ards0dvaofa9d9es2f6vrf9iarwfp0z2w20v" timestamp="1696903401" guid="69c189fe-a471-4654-bddd-d8dab2348f8b"&gt;2103&lt;/key&gt;&lt;/foreign-keys&gt;&lt;ref-type name="Journal Article"&gt;17&lt;/ref-type&gt;&lt;contributors&gt;&lt;authors&gt;&lt;author&gt;Kohlhoff, J.&lt;/author&gt;&lt;author&gt;Morgan, S.&lt;/author&gt;&lt;author&gt;Briggs, N.&lt;/author&gt;&lt;author&gt;Egan, R.&lt;/author&gt;&lt;author&gt;Niec, L.&lt;/author&gt;&lt;/authors&gt;&lt;/contributors&gt;&lt;titles&gt;&lt;title&gt;Parent-Child Interaction Therapy with Toddlers: A community-based randomized controlled trial with children aged 14-24 months&lt;/title&gt;&lt;secondary-title&gt;J Clin Child Adolesc Psychol&lt;/secondary-title&gt;&lt;/titles&gt;&lt;periodical&gt;&lt;full-title&gt;J Clin Child Adolesc Psychol&lt;/full-title&gt;&lt;/periodical&gt;&lt;pages&gt;411-426&lt;/pages&gt;&lt;volume&gt;50&lt;/volume&gt;&lt;num-vols&gt;3&lt;/num-vols&gt;&lt;dates&gt;&lt;year&gt;2021&lt;/year&gt;&lt;/dates&gt;&lt;urls&gt;&lt;/urls&gt;&lt;electronic-resource-num&gt;10.1080/15374416.2020.1723599&lt;/electronic-resource-num&gt;&lt;/record&gt;&lt;/Cite&gt;&lt;/EndNote&gt;</w:instrText>
      </w:r>
      <w:r>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(Kohlhoff et al., 2021)</w:t>
      </w:r>
      <w:r>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 </w:t>
      </w:r>
      <w:r w:rsidRPr="00A47434">
        <w:rPr>
          <w:rFonts w:ascii="Times New Roman" w:hAnsi="Times New Roman" w:cs="Times New Roman"/>
          <w:color w:val="000000"/>
          <w:sz w:val="24"/>
          <w:szCs w:val="24"/>
        </w:rPr>
        <w:t xml:space="preserve">suggested that </w:t>
      </w:r>
      <w:r w:rsidRPr="00A47434">
        <w:rPr>
          <w:rFonts w:ascii="Times New Roman" w:hAnsi="Times New Roman" w:cs="Times New Roman"/>
          <w:i/>
          <w:iCs/>
          <w:color w:val="000000"/>
          <w:sz w:val="24"/>
          <w:szCs w:val="24"/>
        </w:rPr>
        <w:t xml:space="preserve">n </w:t>
      </w:r>
      <w:r w:rsidRPr="00A47434">
        <w:rPr>
          <w:rFonts w:ascii="Times New Roman" w:hAnsi="Times New Roman" w:cs="Times New Roman"/>
          <w:color w:val="000000"/>
          <w:sz w:val="24"/>
          <w:szCs w:val="24"/>
        </w:rPr>
        <w:t xml:space="preserve">= 30 in each group would give 80% power to detect a mean difference between groups of at least 8.0, with SD of 9. For more details about the sample size calculation, see Kohlhoff et al. 2020 </w:t>
      </w:r>
      <w:r w:rsidRPr="00A47434">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Pr="00A47434">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(Kohlhoff, Cibralic, et al., 2020)</w:t>
      </w:r>
      <w:r w:rsidRPr="00A47434">
        <w:rPr>
          <w:rFonts w:ascii="Times New Roman" w:hAnsi="Times New Roman" w:cs="Times New Roman"/>
          <w:color w:val="000000"/>
          <w:sz w:val="24"/>
          <w:szCs w:val="24"/>
        </w:rPr>
        <w:fldChar w:fldCharType="end"/>
      </w:r>
      <w:r w:rsidR="00D50896">
        <w:rPr>
          <w:rFonts w:ascii="Times New Roman" w:hAnsi="Times New Roman" w:cs="Times New Roman"/>
          <w:color w:val="000000"/>
          <w:sz w:val="24"/>
          <w:szCs w:val="24"/>
        </w:rPr>
        <w:t>.</w:t>
      </w:r>
    </w:p>
    <w:p w14:paraId="3CA9446B" w14:textId="4A23D455" w:rsidR="00926453" w:rsidRPr="00FC00F3" w:rsidRDefault="00926453" w:rsidP="00926453">
      <w:pPr>
        <w:spacing w:line="480" w:lineRule="auto"/>
        <w:ind w:firstLine="720"/>
        <w:contextualSpacing/>
        <w:jc w:val="center"/>
        <w:rPr>
          <w:rFonts w:ascii="Times New Roman" w:hAnsi="Times New Roman" w:cs="Times New Roman"/>
          <w:i/>
          <w:iCs/>
          <w:color w:val="000000"/>
          <w:sz w:val="24"/>
          <w:szCs w:val="24"/>
        </w:rPr>
      </w:pPr>
      <w:r w:rsidRPr="00FC00F3">
        <w:rPr>
          <w:rFonts w:ascii="Times New Roman" w:hAnsi="Times New Roman" w:cs="Times New Roman"/>
          <w:i/>
          <w:iCs/>
          <w:color w:val="000000"/>
          <w:sz w:val="24"/>
          <w:szCs w:val="24"/>
        </w:rPr>
        <w:t>[Insert Figure 1 about here]</w:t>
      </w:r>
    </w:p>
    <w:p w14:paraId="0F8D9250" w14:textId="53842362" w:rsidR="00A436AA" w:rsidRPr="00FC00F3" w:rsidRDefault="00A436AA" w:rsidP="00926453">
      <w:pPr>
        <w:spacing w:line="480" w:lineRule="auto"/>
        <w:ind w:firstLine="720"/>
        <w:contextualSpacing/>
        <w:jc w:val="center"/>
        <w:rPr>
          <w:rFonts w:ascii="Times New Roman" w:hAnsi="Times New Roman" w:cs="Times New Roman"/>
          <w:i/>
          <w:iCs/>
          <w:color w:val="000000"/>
          <w:sz w:val="24"/>
          <w:szCs w:val="24"/>
        </w:rPr>
      </w:pPr>
      <w:r w:rsidRPr="00FC00F3">
        <w:rPr>
          <w:rFonts w:ascii="Times New Roman" w:hAnsi="Times New Roman" w:cs="Times New Roman"/>
          <w:i/>
          <w:iCs/>
          <w:color w:val="000000"/>
          <w:sz w:val="24"/>
          <w:szCs w:val="24"/>
        </w:rPr>
        <w:t>[Insert Table 1 about here]</w:t>
      </w:r>
    </w:p>
    <w:p w14:paraId="683FA87F" w14:textId="77777777" w:rsidR="00F005FF" w:rsidRPr="00FC00F3" w:rsidRDefault="00F005FF" w:rsidP="00F005FF">
      <w:pPr>
        <w:spacing w:line="480" w:lineRule="auto"/>
        <w:contextualSpacing/>
        <w:rPr>
          <w:rFonts w:ascii="Times New Roman" w:hAnsi="Times New Roman" w:cs="Times New Roman"/>
          <w:b/>
          <w:color w:val="000000"/>
          <w:sz w:val="24"/>
          <w:szCs w:val="24"/>
        </w:rPr>
      </w:pPr>
      <w:r w:rsidRPr="00FC00F3">
        <w:rPr>
          <w:rFonts w:ascii="Times New Roman" w:hAnsi="Times New Roman" w:cs="Times New Roman"/>
          <w:b/>
          <w:color w:val="000000"/>
          <w:sz w:val="24"/>
          <w:szCs w:val="24"/>
        </w:rPr>
        <w:lastRenderedPageBreak/>
        <w:t>Interventions</w:t>
      </w:r>
    </w:p>
    <w:p w14:paraId="6D2FF91C" w14:textId="48AD112D" w:rsidR="00F005FF" w:rsidRPr="00FC00F3" w:rsidRDefault="00F005FF" w:rsidP="00876E74">
      <w:pPr>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i/>
          <w:color w:val="000000"/>
          <w:sz w:val="24"/>
          <w:szCs w:val="24"/>
        </w:rPr>
        <w:t>Parent-Child Interaction Therapy – Toddler (PCIT-T).</w:t>
      </w:r>
      <w:r w:rsidRPr="00FC00F3">
        <w:rPr>
          <w:rFonts w:ascii="Times New Roman" w:hAnsi="Times New Roman" w:cs="Times New Roman"/>
          <w:color w:val="000000"/>
          <w:sz w:val="24"/>
          <w:szCs w:val="24"/>
        </w:rPr>
        <w:t xml:space="preserve"> PCIT-T </w:t>
      </w:r>
      <w:r w:rsidR="00CC7221" w:rsidRPr="00FC00F3">
        <w:rPr>
          <w:rFonts w:ascii="Times New Roman" w:hAnsi="Times New Roman" w:cs="Times New Roman"/>
          <w:color w:val="000000"/>
          <w:sz w:val="24"/>
          <w:szCs w:val="24"/>
        </w:rPr>
        <w:t>was</w:t>
      </w:r>
      <w:r w:rsidRPr="00FC00F3">
        <w:rPr>
          <w:rFonts w:ascii="Times New Roman" w:hAnsi="Times New Roman" w:cs="Times New Roman"/>
          <w:color w:val="000000"/>
          <w:sz w:val="24"/>
          <w:szCs w:val="24"/>
        </w:rPr>
        <w:t xml:space="preserve"> delivered according to the protocol outlined by Girard and colleagues</w:t>
      </w:r>
      <w:r w:rsidR="00FE754E" w:rsidRPr="00FC00F3">
        <w:rPr>
          <w:rFonts w:ascii="Times New Roman" w:hAnsi="Times New Roman" w:cs="Times New Roman"/>
          <w:color w:val="000000"/>
          <w:sz w:val="24"/>
          <w:szCs w:val="24"/>
        </w:rPr>
        <w:t xml:space="preserve"> </w:t>
      </w:r>
      <w:r w:rsidR="00FE754E"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(Girard et al., 2018)</w:t>
      </w:r>
      <w:r w:rsidR="00FE754E" w:rsidRPr="00FC00F3">
        <w:rPr>
          <w:rFonts w:ascii="Times New Roman" w:hAnsi="Times New Roman" w:cs="Times New Roman"/>
          <w:color w:val="000000"/>
          <w:sz w:val="24"/>
          <w:szCs w:val="24"/>
        </w:rPr>
        <w:fldChar w:fldCharType="end"/>
      </w:r>
      <w:r w:rsidRPr="00FC00F3">
        <w:rPr>
          <w:rFonts w:ascii="Times New Roman" w:hAnsi="Times New Roman" w:cs="Times New Roman"/>
          <w:color w:val="000000"/>
          <w:sz w:val="24"/>
          <w:szCs w:val="24"/>
        </w:rPr>
        <w:t>. This include</w:t>
      </w:r>
      <w:r w:rsidR="00CC7221" w:rsidRPr="00FC00F3">
        <w:rPr>
          <w:rFonts w:ascii="Times New Roman" w:hAnsi="Times New Roman" w:cs="Times New Roman"/>
          <w:color w:val="000000"/>
          <w:sz w:val="24"/>
          <w:szCs w:val="24"/>
        </w:rPr>
        <w:t>d</w:t>
      </w:r>
      <w:r w:rsidRPr="00FC00F3">
        <w:rPr>
          <w:rFonts w:ascii="Times New Roman" w:hAnsi="Times New Roman" w:cs="Times New Roman"/>
          <w:color w:val="000000"/>
          <w:sz w:val="24"/>
          <w:szCs w:val="24"/>
        </w:rPr>
        <w:t xml:space="preserve"> </w:t>
      </w:r>
      <w:r w:rsidR="00C96584" w:rsidRPr="00FC00F3">
        <w:rPr>
          <w:rFonts w:ascii="Times New Roman" w:hAnsi="Times New Roman" w:cs="Times New Roman"/>
          <w:color w:val="000000"/>
          <w:sz w:val="24"/>
          <w:szCs w:val="24"/>
        </w:rPr>
        <w:t xml:space="preserve">in-clinic </w:t>
      </w:r>
      <w:r w:rsidR="00CC7221" w:rsidRPr="00FC00F3">
        <w:rPr>
          <w:rFonts w:ascii="Times New Roman" w:hAnsi="Times New Roman" w:cs="Times New Roman"/>
          <w:color w:val="000000"/>
          <w:sz w:val="24"/>
          <w:szCs w:val="24"/>
        </w:rPr>
        <w:t>live</w:t>
      </w:r>
      <w:r w:rsidRPr="00FC00F3">
        <w:rPr>
          <w:rFonts w:ascii="Times New Roman" w:hAnsi="Times New Roman" w:cs="Times New Roman"/>
          <w:color w:val="000000"/>
          <w:sz w:val="24"/>
          <w:szCs w:val="24"/>
        </w:rPr>
        <w:t xml:space="preserve"> coaching from behind a one-way mirror using a ‘bug-in-the-ear’</w:t>
      </w:r>
      <w:r w:rsidR="00CC7221"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during</w:t>
      </w:r>
      <w:r w:rsidR="00CC7221" w:rsidRPr="00FC00F3">
        <w:rPr>
          <w:rFonts w:ascii="Times New Roman" w:hAnsi="Times New Roman" w:cs="Times New Roman"/>
          <w:color w:val="000000"/>
          <w:sz w:val="24"/>
          <w:szCs w:val="24"/>
        </w:rPr>
        <w:t xml:space="preserve"> clinic-based</w:t>
      </w:r>
      <w:r w:rsidRPr="00FC00F3">
        <w:rPr>
          <w:rFonts w:ascii="Times New Roman" w:hAnsi="Times New Roman" w:cs="Times New Roman"/>
          <w:color w:val="000000"/>
          <w:sz w:val="24"/>
          <w:szCs w:val="24"/>
        </w:rPr>
        <w:t xml:space="preserve"> parent-child play sessions (CDI-T and PDI-T phases). Families </w:t>
      </w:r>
      <w:r w:rsidR="00CC7221" w:rsidRPr="00FC00F3">
        <w:rPr>
          <w:rFonts w:ascii="Times New Roman" w:hAnsi="Times New Roman" w:cs="Times New Roman"/>
          <w:color w:val="000000"/>
          <w:sz w:val="24"/>
          <w:szCs w:val="24"/>
        </w:rPr>
        <w:t>a</w:t>
      </w:r>
      <w:r w:rsidRPr="00FC00F3">
        <w:rPr>
          <w:rFonts w:ascii="Times New Roman" w:hAnsi="Times New Roman" w:cs="Times New Roman"/>
          <w:color w:val="000000"/>
          <w:sz w:val="24"/>
          <w:szCs w:val="24"/>
        </w:rPr>
        <w:t>ttend</w:t>
      </w:r>
      <w:r w:rsidR="00CC7221" w:rsidRPr="00FC00F3">
        <w:rPr>
          <w:rFonts w:ascii="Times New Roman" w:hAnsi="Times New Roman" w:cs="Times New Roman"/>
          <w:color w:val="000000"/>
          <w:sz w:val="24"/>
          <w:szCs w:val="24"/>
        </w:rPr>
        <w:t>ed</w:t>
      </w:r>
      <w:r w:rsidRPr="00FC00F3">
        <w:rPr>
          <w:rFonts w:ascii="Times New Roman" w:hAnsi="Times New Roman" w:cs="Times New Roman"/>
          <w:color w:val="000000"/>
          <w:sz w:val="24"/>
          <w:szCs w:val="24"/>
        </w:rPr>
        <w:t xml:space="preserve"> a CDI-T teaching session followed by </w:t>
      </w:r>
      <w:r w:rsidR="000C268D" w:rsidRPr="00FC00F3">
        <w:rPr>
          <w:rFonts w:ascii="Times New Roman" w:hAnsi="Times New Roman" w:cs="Times New Roman"/>
          <w:color w:val="000000"/>
          <w:sz w:val="24"/>
          <w:szCs w:val="24"/>
        </w:rPr>
        <w:t xml:space="preserve">approximately </w:t>
      </w:r>
      <w:r w:rsidRPr="00FC00F3">
        <w:rPr>
          <w:rFonts w:ascii="Times New Roman" w:hAnsi="Times New Roman" w:cs="Times New Roman"/>
          <w:color w:val="000000"/>
          <w:sz w:val="24"/>
          <w:szCs w:val="24"/>
        </w:rPr>
        <w:t xml:space="preserve">6-8 CDI-T coaching sessions and then a PDI-T teaching session followed by </w:t>
      </w:r>
      <w:r w:rsidR="000C268D" w:rsidRPr="00FC00F3">
        <w:rPr>
          <w:rFonts w:ascii="Times New Roman" w:hAnsi="Times New Roman" w:cs="Times New Roman"/>
          <w:color w:val="000000"/>
          <w:sz w:val="24"/>
          <w:szCs w:val="24"/>
        </w:rPr>
        <w:t xml:space="preserve">approximately </w:t>
      </w:r>
      <w:r w:rsidRPr="00FC00F3">
        <w:rPr>
          <w:rFonts w:ascii="Times New Roman" w:hAnsi="Times New Roman" w:cs="Times New Roman"/>
          <w:color w:val="000000"/>
          <w:sz w:val="24"/>
          <w:szCs w:val="24"/>
        </w:rPr>
        <w:t>2-4 PDI-T coaching sessions</w:t>
      </w:r>
      <w:r w:rsidR="000C268D" w:rsidRPr="00FC00F3">
        <w:rPr>
          <w:rFonts w:ascii="Times New Roman" w:hAnsi="Times New Roman" w:cs="Times New Roman"/>
          <w:color w:val="000000"/>
          <w:sz w:val="24"/>
          <w:szCs w:val="24"/>
        </w:rPr>
        <w:t xml:space="preserve"> (breakdown of CDI-T vs PDI-T and total number of sessions </w:t>
      </w:r>
      <w:r w:rsidR="009E69D7" w:rsidRPr="00FC00F3">
        <w:rPr>
          <w:rFonts w:ascii="Times New Roman" w:hAnsi="Times New Roman" w:cs="Times New Roman"/>
          <w:color w:val="000000"/>
          <w:sz w:val="24"/>
          <w:szCs w:val="24"/>
        </w:rPr>
        <w:t xml:space="preserve">were determined </w:t>
      </w:r>
      <w:r w:rsidR="000C268D" w:rsidRPr="00FC00F3">
        <w:rPr>
          <w:rFonts w:ascii="Times New Roman" w:hAnsi="Times New Roman" w:cs="Times New Roman"/>
          <w:color w:val="000000"/>
          <w:sz w:val="24"/>
          <w:szCs w:val="24"/>
        </w:rPr>
        <w:t>based on individual need)</w:t>
      </w:r>
      <w:r w:rsidRPr="00FC00F3">
        <w:rPr>
          <w:rFonts w:ascii="Times New Roman" w:hAnsi="Times New Roman" w:cs="Times New Roman"/>
          <w:color w:val="000000"/>
          <w:sz w:val="24"/>
          <w:szCs w:val="24"/>
        </w:rPr>
        <w:t xml:space="preserve">. </w:t>
      </w:r>
      <w:r w:rsidR="00C91096" w:rsidRPr="00FC00F3">
        <w:rPr>
          <w:rFonts w:ascii="Times New Roman" w:hAnsi="Times New Roman" w:cs="Times New Roman"/>
          <w:color w:val="000000"/>
          <w:sz w:val="24"/>
          <w:szCs w:val="24"/>
        </w:rPr>
        <w:t xml:space="preserve">In total, of the 30 participants allocated to receive the PCIT-T intervention, </w:t>
      </w:r>
      <w:r w:rsidR="009E3D04" w:rsidRPr="00FC00F3">
        <w:rPr>
          <w:rFonts w:ascii="Times New Roman" w:hAnsi="Times New Roman" w:cs="Times New Roman"/>
          <w:color w:val="000000"/>
          <w:sz w:val="24"/>
          <w:szCs w:val="24"/>
        </w:rPr>
        <w:t>4</w:t>
      </w:r>
      <w:r w:rsidR="00C91096" w:rsidRPr="00FC00F3">
        <w:rPr>
          <w:rFonts w:ascii="Times New Roman" w:hAnsi="Times New Roman" w:cs="Times New Roman"/>
          <w:color w:val="000000"/>
          <w:sz w:val="24"/>
          <w:szCs w:val="24"/>
        </w:rPr>
        <w:t xml:space="preserve"> did not commence the treatment</w:t>
      </w:r>
      <w:r w:rsidR="00B72DD2" w:rsidRPr="00FC00F3">
        <w:rPr>
          <w:rFonts w:ascii="Times New Roman" w:hAnsi="Times New Roman" w:cs="Times New Roman"/>
          <w:color w:val="000000"/>
          <w:sz w:val="24"/>
          <w:szCs w:val="24"/>
        </w:rPr>
        <w:t xml:space="preserve"> and </w:t>
      </w:r>
      <w:r w:rsidR="009E3D04" w:rsidRPr="00FC00F3">
        <w:rPr>
          <w:rFonts w:ascii="Times New Roman" w:hAnsi="Times New Roman" w:cs="Times New Roman"/>
          <w:color w:val="000000"/>
          <w:sz w:val="24"/>
          <w:szCs w:val="24"/>
        </w:rPr>
        <w:t xml:space="preserve">of the 26 participants who commenced PCIT-T, </w:t>
      </w:r>
      <w:r w:rsidR="00C91096" w:rsidRPr="00FC00F3">
        <w:rPr>
          <w:rFonts w:ascii="Times New Roman" w:hAnsi="Times New Roman" w:cs="Times New Roman"/>
          <w:color w:val="000000"/>
          <w:sz w:val="24"/>
          <w:szCs w:val="24"/>
        </w:rPr>
        <w:t>2</w:t>
      </w:r>
      <w:r w:rsidR="00B72DD2" w:rsidRPr="00FC00F3">
        <w:rPr>
          <w:rFonts w:ascii="Times New Roman" w:hAnsi="Times New Roman" w:cs="Times New Roman"/>
          <w:color w:val="000000"/>
          <w:sz w:val="24"/>
          <w:szCs w:val="24"/>
        </w:rPr>
        <w:t>4</w:t>
      </w:r>
      <w:r w:rsidR="00C91096" w:rsidRPr="00FC00F3">
        <w:rPr>
          <w:rFonts w:ascii="Times New Roman" w:hAnsi="Times New Roman" w:cs="Times New Roman"/>
          <w:color w:val="000000"/>
          <w:sz w:val="24"/>
          <w:szCs w:val="24"/>
        </w:rPr>
        <w:t xml:space="preserve"> </w:t>
      </w:r>
      <w:r w:rsidR="00B72DD2" w:rsidRPr="00FC00F3">
        <w:rPr>
          <w:rFonts w:ascii="Times New Roman" w:hAnsi="Times New Roman" w:cs="Times New Roman"/>
          <w:color w:val="000000"/>
          <w:sz w:val="24"/>
          <w:szCs w:val="24"/>
        </w:rPr>
        <w:t>(</w:t>
      </w:r>
      <w:r w:rsidR="009E3D04" w:rsidRPr="00FC00F3">
        <w:rPr>
          <w:rFonts w:ascii="Times New Roman" w:hAnsi="Times New Roman" w:cs="Times New Roman"/>
          <w:color w:val="000000"/>
          <w:sz w:val="24"/>
          <w:szCs w:val="24"/>
        </w:rPr>
        <w:t>92.31</w:t>
      </w:r>
      <w:r w:rsidR="00B72DD2" w:rsidRPr="00FC00F3">
        <w:rPr>
          <w:rFonts w:ascii="Times New Roman" w:hAnsi="Times New Roman" w:cs="Times New Roman"/>
          <w:color w:val="000000"/>
          <w:sz w:val="24"/>
          <w:szCs w:val="24"/>
        </w:rPr>
        <w:t xml:space="preserve">%) </w:t>
      </w:r>
      <w:r w:rsidR="00C91096" w:rsidRPr="00FC00F3">
        <w:rPr>
          <w:rFonts w:ascii="Times New Roman" w:hAnsi="Times New Roman" w:cs="Times New Roman"/>
          <w:color w:val="000000"/>
          <w:sz w:val="24"/>
          <w:szCs w:val="24"/>
        </w:rPr>
        <w:t xml:space="preserve">completed </w:t>
      </w:r>
      <w:r w:rsidR="009E3D04" w:rsidRPr="00FC00F3">
        <w:rPr>
          <w:rFonts w:ascii="Times New Roman" w:hAnsi="Times New Roman" w:cs="Times New Roman"/>
          <w:color w:val="000000"/>
          <w:sz w:val="24"/>
          <w:szCs w:val="24"/>
        </w:rPr>
        <w:t>and</w:t>
      </w:r>
      <w:r w:rsidR="00B72DD2" w:rsidRPr="00FC00F3">
        <w:rPr>
          <w:rFonts w:ascii="Times New Roman" w:hAnsi="Times New Roman" w:cs="Times New Roman"/>
          <w:color w:val="000000"/>
          <w:sz w:val="24"/>
          <w:szCs w:val="24"/>
        </w:rPr>
        <w:t xml:space="preserve"> 2</w:t>
      </w:r>
      <w:r w:rsidR="00C91096" w:rsidRPr="00FC00F3">
        <w:rPr>
          <w:rFonts w:ascii="Times New Roman" w:hAnsi="Times New Roman" w:cs="Times New Roman"/>
          <w:color w:val="000000"/>
          <w:sz w:val="24"/>
          <w:szCs w:val="24"/>
        </w:rPr>
        <w:t xml:space="preserve"> </w:t>
      </w:r>
      <w:r w:rsidR="009E3D04" w:rsidRPr="00FC00F3">
        <w:rPr>
          <w:rFonts w:ascii="Times New Roman" w:hAnsi="Times New Roman" w:cs="Times New Roman"/>
          <w:color w:val="000000"/>
          <w:sz w:val="24"/>
          <w:szCs w:val="24"/>
        </w:rPr>
        <w:t xml:space="preserve">(7.69%) </w:t>
      </w:r>
      <w:r w:rsidR="00C91096" w:rsidRPr="00FC00F3">
        <w:rPr>
          <w:rFonts w:ascii="Times New Roman" w:hAnsi="Times New Roman" w:cs="Times New Roman"/>
          <w:color w:val="000000"/>
          <w:sz w:val="24"/>
          <w:szCs w:val="24"/>
        </w:rPr>
        <w:t>did not complete the treatment</w:t>
      </w:r>
      <w:r w:rsidR="00B72DD2" w:rsidRPr="00FC00F3">
        <w:rPr>
          <w:rFonts w:ascii="Times New Roman" w:hAnsi="Times New Roman" w:cs="Times New Roman"/>
          <w:color w:val="000000"/>
          <w:sz w:val="24"/>
          <w:szCs w:val="24"/>
        </w:rPr>
        <w:t xml:space="preserve"> (one attended 4 sessions </w:t>
      </w:r>
      <w:r w:rsidR="00B30A26" w:rsidRPr="00FC00F3">
        <w:rPr>
          <w:rFonts w:ascii="Times New Roman" w:hAnsi="Times New Roman" w:cs="Times New Roman"/>
          <w:color w:val="000000"/>
          <w:sz w:val="24"/>
          <w:szCs w:val="24"/>
        </w:rPr>
        <w:t xml:space="preserve">in </w:t>
      </w:r>
      <w:r w:rsidR="00B72DD2" w:rsidRPr="00FC00F3">
        <w:rPr>
          <w:rFonts w:ascii="Times New Roman" w:hAnsi="Times New Roman" w:cs="Times New Roman"/>
          <w:color w:val="000000"/>
          <w:sz w:val="24"/>
          <w:szCs w:val="24"/>
        </w:rPr>
        <w:t>total,</w:t>
      </w:r>
      <w:r w:rsidR="00120EC7" w:rsidRPr="00FC00F3">
        <w:rPr>
          <w:rFonts w:ascii="Times New Roman" w:hAnsi="Times New Roman" w:cs="Times New Roman"/>
          <w:color w:val="000000"/>
          <w:sz w:val="24"/>
          <w:szCs w:val="24"/>
        </w:rPr>
        <w:t xml:space="preserve"> </w:t>
      </w:r>
      <w:r w:rsidR="00B72DD2" w:rsidRPr="00FC00F3">
        <w:rPr>
          <w:rFonts w:ascii="Times New Roman" w:hAnsi="Times New Roman" w:cs="Times New Roman"/>
          <w:color w:val="000000"/>
          <w:sz w:val="24"/>
          <w:szCs w:val="24"/>
        </w:rPr>
        <w:t>the other attended 2 sessions</w:t>
      </w:r>
      <w:r w:rsidR="00B30A26" w:rsidRPr="00FC00F3">
        <w:rPr>
          <w:rFonts w:ascii="Times New Roman" w:hAnsi="Times New Roman" w:cs="Times New Roman"/>
          <w:color w:val="000000"/>
          <w:sz w:val="24"/>
          <w:szCs w:val="24"/>
        </w:rPr>
        <w:t xml:space="preserve"> in</w:t>
      </w:r>
      <w:r w:rsidR="00B72DD2" w:rsidRPr="00FC00F3">
        <w:rPr>
          <w:rFonts w:ascii="Times New Roman" w:hAnsi="Times New Roman" w:cs="Times New Roman"/>
          <w:color w:val="000000"/>
          <w:sz w:val="24"/>
          <w:szCs w:val="24"/>
        </w:rPr>
        <w:t xml:space="preserve"> total)</w:t>
      </w:r>
      <w:r w:rsidR="00C91096" w:rsidRPr="00FC00F3">
        <w:rPr>
          <w:rFonts w:ascii="Times New Roman" w:hAnsi="Times New Roman" w:cs="Times New Roman"/>
          <w:color w:val="000000"/>
          <w:sz w:val="24"/>
          <w:szCs w:val="24"/>
        </w:rPr>
        <w:t xml:space="preserve">. </w:t>
      </w:r>
      <w:r w:rsidR="00C0647E" w:rsidRPr="00FC00F3">
        <w:rPr>
          <w:rFonts w:ascii="Times New Roman" w:hAnsi="Times New Roman" w:cs="Times New Roman"/>
          <w:color w:val="000000"/>
          <w:sz w:val="24"/>
          <w:szCs w:val="24"/>
        </w:rPr>
        <w:t xml:space="preserve">While the aim was for parents in this condition to receive a total of 16 hours of therapy </w:t>
      </w:r>
      <w:r w:rsidR="00C0647E" w:rsidRPr="00FC00F3">
        <w:rPr>
          <w:rFonts w:ascii="Times New Roman" w:hAnsi="Times New Roman" w:cs="Times New Roman"/>
          <w:bCs/>
          <w:color w:val="000000"/>
          <w:sz w:val="24"/>
          <w:szCs w:val="24"/>
        </w:rPr>
        <w:t xml:space="preserve">(two </w:t>
      </w:r>
      <w:r w:rsidR="00C0647E" w:rsidRPr="00FC00F3">
        <w:rPr>
          <w:rFonts w:ascii="Times New Roman" w:hAnsi="Times New Roman" w:cs="Times New Roman"/>
          <w:color w:val="000000"/>
          <w:sz w:val="24"/>
          <w:szCs w:val="24"/>
        </w:rPr>
        <w:t xml:space="preserve">45 min sessions per week, for 8 weeks), </w:t>
      </w:r>
      <w:bookmarkStart w:id="15" w:name="_Hlk177530976"/>
      <w:r w:rsidR="00B72DD2" w:rsidRPr="00FC00F3">
        <w:rPr>
          <w:rFonts w:ascii="Times New Roman" w:hAnsi="Times New Roman" w:cs="Times New Roman"/>
          <w:color w:val="000000"/>
          <w:sz w:val="24"/>
          <w:szCs w:val="24"/>
        </w:rPr>
        <w:t xml:space="preserve">for the 24 </w:t>
      </w:r>
      <w:r w:rsidR="000C268D" w:rsidRPr="00FC00F3">
        <w:rPr>
          <w:rFonts w:ascii="Times New Roman" w:hAnsi="Times New Roman" w:cs="Times New Roman"/>
          <w:bCs/>
          <w:color w:val="000000"/>
          <w:sz w:val="24"/>
          <w:szCs w:val="24"/>
        </w:rPr>
        <w:t>p</w:t>
      </w:r>
      <w:r w:rsidR="00ED569D" w:rsidRPr="00FC00F3">
        <w:rPr>
          <w:rFonts w:ascii="Times New Roman" w:hAnsi="Times New Roman" w:cs="Times New Roman"/>
          <w:bCs/>
          <w:color w:val="000000"/>
          <w:sz w:val="24"/>
          <w:szCs w:val="24"/>
        </w:rPr>
        <w:t>arents</w:t>
      </w:r>
      <w:r w:rsidR="00B72DD2" w:rsidRPr="00FC00F3">
        <w:rPr>
          <w:rFonts w:ascii="Times New Roman" w:hAnsi="Times New Roman" w:cs="Times New Roman"/>
          <w:bCs/>
          <w:color w:val="000000"/>
          <w:sz w:val="24"/>
          <w:szCs w:val="24"/>
        </w:rPr>
        <w:t xml:space="preserve"> who completed treatment</w:t>
      </w:r>
      <w:ins w:id="16" w:author="Jane Kohlhoff" w:date="2024-09-18T05:56:00Z" w16du:dateUtc="2024-09-17T19:56:00Z">
        <w:r w:rsidR="00C76121">
          <w:rPr>
            <w:rFonts w:ascii="Times New Roman" w:hAnsi="Times New Roman" w:cs="Times New Roman"/>
            <w:bCs/>
            <w:color w:val="000000"/>
            <w:sz w:val="24"/>
            <w:szCs w:val="24"/>
          </w:rPr>
          <w:t xml:space="preserve"> and the T2 assessment</w:t>
        </w:r>
      </w:ins>
      <w:r w:rsidR="00B72DD2" w:rsidRPr="00FC00F3">
        <w:rPr>
          <w:rFonts w:ascii="Times New Roman" w:hAnsi="Times New Roman" w:cs="Times New Roman"/>
          <w:bCs/>
          <w:color w:val="000000"/>
          <w:sz w:val="24"/>
          <w:szCs w:val="24"/>
        </w:rPr>
        <w:t>,</w:t>
      </w:r>
      <w:r w:rsidR="00ED569D" w:rsidRPr="00FC00F3">
        <w:rPr>
          <w:rFonts w:ascii="Times New Roman" w:hAnsi="Times New Roman" w:cs="Times New Roman"/>
          <w:bCs/>
          <w:color w:val="000000"/>
          <w:sz w:val="24"/>
          <w:szCs w:val="24"/>
        </w:rPr>
        <w:t xml:space="preserve"> </w:t>
      </w:r>
      <w:r w:rsidR="00B72DD2" w:rsidRPr="00FC00F3">
        <w:rPr>
          <w:rFonts w:ascii="Times New Roman" w:hAnsi="Times New Roman" w:cs="Times New Roman"/>
          <w:bCs/>
          <w:color w:val="000000"/>
          <w:sz w:val="24"/>
          <w:szCs w:val="24"/>
        </w:rPr>
        <w:t xml:space="preserve">the mean </w:t>
      </w:r>
      <w:r w:rsidR="00ED569D" w:rsidRPr="00FC00F3">
        <w:rPr>
          <w:rFonts w:ascii="Times New Roman" w:hAnsi="Times New Roman" w:cs="Times New Roman"/>
          <w:bCs/>
          <w:color w:val="000000"/>
          <w:sz w:val="24"/>
          <w:szCs w:val="24"/>
        </w:rPr>
        <w:t xml:space="preserve">total </w:t>
      </w:r>
      <w:r w:rsidR="00B72DD2" w:rsidRPr="00FC00F3">
        <w:rPr>
          <w:rFonts w:ascii="Times New Roman" w:hAnsi="Times New Roman" w:cs="Times New Roman"/>
          <w:bCs/>
          <w:color w:val="000000"/>
          <w:sz w:val="24"/>
          <w:szCs w:val="24"/>
        </w:rPr>
        <w:t xml:space="preserve">hours of therapy was </w:t>
      </w:r>
      <w:r w:rsidR="00C91096" w:rsidRPr="00FC00F3">
        <w:rPr>
          <w:rFonts w:ascii="Times New Roman" w:hAnsi="Times New Roman" w:cs="Times New Roman"/>
          <w:bCs/>
          <w:color w:val="000000"/>
          <w:sz w:val="24"/>
          <w:szCs w:val="24"/>
        </w:rPr>
        <w:t>13.</w:t>
      </w:r>
      <w:r w:rsidR="00B72DD2" w:rsidRPr="00FC00F3">
        <w:rPr>
          <w:rFonts w:ascii="Times New Roman" w:hAnsi="Times New Roman" w:cs="Times New Roman"/>
          <w:bCs/>
          <w:color w:val="000000"/>
          <w:sz w:val="24"/>
          <w:szCs w:val="24"/>
        </w:rPr>
        <w:t>95</w:t>
      </w:r>
      <w:r w:rsidR="00ED569D" w:rsidRPr="00FC00F3">
        <w:rPr>
          <w:rFonts w:ascii="Times New Roman" w:hAnsi="Times New Roman" w:cs="Times New Roman"/>
          <w:bCs/>
          <w:color w:val="000000"/>
          <w:sz w:val="24"/>
          <w:szCs w:val="24"/>
        </w:rPr>
        <w:t xml:space="preserve"> </w:t>
      </w:r>
      <w:r w:rsidR="00CA3C54" w:rsidRPr="00FC00F3">
        <w:rPr>
          <w:rFonts w:ascii="Times New Roman" w:hAnsi="Times New Roman" w:cs="Times New Roman"/>
          <w:bCs/>
          <w:color w:val="000000"/>
          <w:sz w:val="24"/>
          <w:szCs w:val="24"/>
        </w:rPr>
        <w:t xml:space="preserve">hours </w:t>
      </w:r>
      <w:r w:rsidR="00B72DD2" w:rsidRPr="00FC00F3">
        <w:rPr>
          <w:rFonts w:ascii="Times New Roman" w:hAnsi="Times New Roman" w:cs="Times New Roman"/>
          <w:bCs/>
          <w:color w:val="000000"/>
          <w:sz w:val="24"/>
          <w:szCs w:val="24"/>
        </w:rPr>
        <w:t>(</w:t>
      </w:r>
      <w:r w:rsidR="00C0647E" w:rsidRPr="00FC00F3">
        <w:rPr>
          <w:rFonts w:ascii="Times New Roman" w:hAnsi="Times New Roman" w:cs="Times New Roman"/>
          <w:bCs/>
          <w:color w:val="000000"/>
          <w:sz w:val="24"/>
          <w:szCs w:val="24"/>
        </w:rPr>
        <w:t xml:space="preserve">SD </w:t>
      </w:r>
      <w:r w:rsidR="00DA4618" w:rsidRPr="00FC00F3">
        <w:rPr>
          <w:rFonts w:ascii="Times New Roman" w:hAnsi="Times New Roman" w:cs="Times New Roman"/>
          <w:bCs/>
          <w:color w:val="000000"/>
          <w:sz w:val="24"/>
          <w:szCs w:val="24"/>
        </w:rPr>
        <w:t xml:space="preserve">= </w:t>
      </w:r>
      <w:r w:rsidR="00B72DD2" w:rsidRPr="00FC00F3">
        <w:rPr>
          <w:rFonts w:ascii="Times New Roman" w:hAnsi="Times New Roman" w:cs="Times New Roman"/>
          <w:bCs/>
          <w:color w:val="000000"/>
          <w:sz w:val="24"/>
          <w:szCs w:val="24"/>
        </w:rPr>
        <w:t>1.92</w:t>
      </w:r>
      <w:r w:rsidR="00C0647E" w:rsidRPr="00FC00F3">
        <w:rPr>
          <w:rFonts w:ascii="Times New Roman" w:hAnsi="Times New Roman" w:cs="Times New Roman"/>
          <w:bCs/>
          <w:color w:val="000000"/>
          <w:sz w:val="24"/>
          <w:szCs w:val="24"/>
        </w:rPr>
        <w:t xml:space="preserve">, range </w:t>
      </w:r>
      <w:r w:rsidR="00DA4618" w:rsidRPr="00FC00F3">
        <w:rPr>
          <w:rFonts w:ascii="Times New Roman" w:hAnsi="Times New Roman" w:cs="Times New Roman"/>
          <w:bCs/>
          <w:color w:val="000000"/>
          <w:sz w:val="24"/>
          <w:szCs w:val="24"/>
        </w:rPr>
        <w:t xml:space="preserve">= </w:t>
      </w:r>
      <w:r w:rsidR="00B72DD2" w:rsidRPr="00FC00F3">
        <w:rPr>
          <w:rFonts w:ascii="Times New Roman" w:hAnsi="Times New Roman" w:cs="Times New Roman"/>
          <w:bCs/>
          <w:color w:val="000000"/>
          <w:sz w:val="24"/>
          <w:szCs w:val="24"/>
        </w:rPr>
        <w:t>9.08</w:t>
      </w:r>
      <w:r w:rsidR="00C0647E" w:rsidRPr="00FC00F3">
        <w:rPr>
          <w:rFonts w:ascii="Times New Roman" w:hAnsi="Times New Roman" w:cs="Times New Roman"/>
          <w:bCs/>
          <w:color w:val="000000"/>
          <w:sz w:val="24"/>
          <w:szCs w:val="24"/>
        </w:rPr>
        <w:t>-</w:t>
      </w:r>
      <w:r w:rsidR="00C91096" w:rsidRPr="00FC00F3">
        <w:rPr>
          <w:rFonts w:ascii="Times New Roman" w:hAnsi="Times New Roman" w:cs="Times New Roman"/>
          <w:bCs/>
          <w:color w:val="000000"/>
          <w:sz w:val="24"/>
          <w:szCs w:val="24"/>
        </w:rPr>
        <w:t>16.42</w:t>
      </w:r>
      <w:r w:rsidR="00C0647E" w:rsidRPr="00FC00F3">
        <w:rPr>
          <w:rFonts w:ascii="Times New Roman" w:hAnsi="Times New Roman" w:cs="Times New Roman"/>
          <w:bCs/>
          <w:color w:val="000000"/>
          <w:sz w:val="24"/>
          <w:szCs w:val="24"/>
        </w:rPr>
        <w:t xml:space="preserve">) over an average of </w:t>
      </w:r>
      <w:r w:rsidR="00B72DD2" w:rsidRPr="00FC00F3">
        <w:rPr>
          <w:rFonts w:ascii="Times New Roman" w:hAnsi="Times New Roman" w:cs="Times New Roman"/>
          <w:bCs/>
          <w:color w:val="000000"/>
          <w:sz w:val="24"/>
          <w:szCs w:val="24"/>
        </w:rPr>
        <w:t>11.42</w:t>
      </w:r>
      <w:r w:rsidR="00C0647E" w:rsidRPr="00FC00F3">
        <w:rPr>
          <w:rFonts w:ascii="Times New Roman" w:hAnsi="Times New Roman" w:cs="Times New Roman"/>
          <w:bCs/>
          <w:color w:val="000000"/>
          <w:sz w:val="24"/>
          <w:szCs w:val="24"/>
        </w:rPr>
        <w:t xml:space="preserve"> weeks (SD </w:t>
      </w:r>
      <w:r w:rsidR="00DA4618" w:rsidRPr="00FC00F3">
        <w:rPr>
          <w:rFonts w:ascii="Times New Roman" w:hAnsi="Times New Roman" w:cs="Times New Roman"/>
          <w:bCs/>
          <w:color w:val="000000"/>
          <w:sz w:val="24"/>
          <w:szCs w:val="24"/>
        </w:rPr>
        <w:t xml:space="preserve">= </w:t>
      </w:r>
      <w:r w:rsidR="00B72DD2" w:rsidRPr="00FC00F3">
        <w:rPr>
          <w:rFonts w:ascii="Times New Roman" w:hAnsi="Times New Roman" w:cs="Times New Roman"/>
          <w:bCs/>
          <w:color w:val="000000"/>
          <w:sz w:val="24"/>
          <w:szCs w:val="24"/>
        </w:rPr>
        <w:t>2.60</w:t>
      </w:r>
      <w:r w:rsidR="00C0647E" w:rsidRPr="00FC00F3">
        <w:rPr>
          <w:rFonts w:ascii="Times New Roman" w:hAnsi="Times New Roman" w:cs="Times New Roman"/>
          <w:bCs/>
          <w:color w:val="000000"/>
          <w:sz w:val="24"/>
          <w:szCs w:val="24"/>
        </w:rPr>
        <w:t xml:space="preserve">, range </w:t>
      </w:r>
      <w:r w:rsidR="00DA4618" w:rsidRPr="00FC00F3">
        <w:rPr>
          <w:rFonts w:ascii="Times New Roman" w:hAnsi="Times New Roman" w:cs="Times New Roman"/>
          <w:bCs/>
          <w:color w:val="000000"/>
          <w:sz w:val="24"/>
          <w:szCs w:val="24"/>
        </w:rPr>
        <w:t xml:space="preserve">= </w:t>
      </w:r>
      <w:r w:rsidR="00B72DD2" w:rsidRPr="00FC00F3">
        <w:rPr>
          <w:rFonts w:ascii="Times New Roman" w:hAnsi="Times New Roman" w:cs="Times New Roman"/>
          <w:bCs/>
          <w:color w:val="000000"/>
          <w:sz w:val="24"/>
          <w:szCs w:val="24"/>
        </w:rPr>
        <w:t>7</w:t>
      </w:r>
      <w:r w:rsidR="00C0647E" w:rsidRPr="00FC00F3">
        <w:rPr>
          <w:rFonts w:ascii="Times New Roman" w:hAnsi="Times New Roman" w:cs="Times New Roman"/>
          <w:bCs/>
          <w:color w:val="000000"/>
          <w:sz w:val="24"/>
          <w:szCs w:val="24"/>
        </w:rPr>
        <w:t>-</w:t>
      </w:r>
      <w:r w:rsidR="00B72DD2" w:rsidRPr="00FC00F3">
        <w:rPr>
          <w:rFonts w:ascii="Times New Roman" w:hAnsi="Times New Roman" w:cs="Times New Roman"/>
          <w:bCs/>
          <w:color w:val="000000"/>
          <w:sz w:val="24"/>
          <w:szCs w:val="24"/>
        </w:rPr>
        <w:t>18</w:t>
      </w:r>
      <w:r w:rsidR="00C0647E" w:rsidRPr="00FC00F3">
        <w:rPr>
          <w:rFonts w:ascii="Times New Roman" w:hAnsi="Times New Roman" w:cs="Times New Roman"/>
          <w:bCs/>
          <w:color w:val="000000"/>
          <w:sz w:val="24"/>
          <w:szCs w:val="24"/>
        </w:rPr>
        <w:t>)</w:t>
      </w:r>
      <w:r w:rsidRPr="00FC00F3">
        <w:rPr>
          <w:rFonts w:ascii="Times New Roman" w:hAnsi="Times New Roman" w:cs="Times New Roman"/>
          <w:color w:val="000000"/>
          <w:sz w:val="24"/>
          <w:szCs w:val="24"/>
        </w:rPr>
        <w:t xml:space="preserve">. </w:t>
      </w:r>
      <w:bookmarkEnd w:id="15"/>
      <w:r w:rsidRPr="00FC00F3">
        <w:rPr>
          <w:rFonts w:ascii="Times New Roman" w:hAnsi="Times New Roman" w:cs="Times New Roman"/>
          <w:color w:val="000000"/>
          <w:sz w:val="24"/>
          <w:szCs w:val="24"/>
        </w:rPr>
        <w:t xml:space="preserve">The PCIT-T treatment </w:t>
      </w:r>
      <w:r w:rsidR="00EE2756" w:rsidRPr="00FC00F3">
        <w:rPr>
          <w:rFonts w:ascii="Times New Roman" w:hAnsi="Times New Roman" w:cs="Times New Roman"/>
          <w:color w:val="000000"/>
          <w:sz w:val="24"/>
          <w:szCs w:val="24"/>
        </w:rPr>
        <w:t>w</w:t>
      </w:r>
      <w:r w:rsidR="00C96584" w:rsidRPr="00FC00F3">
        <w:rPr>
          <w:rFonts w:ascii="Times New Roman" w:hAnsi="Times New Roman" w:cs="Times New Roman"/>
          <w:color w:val="000000"/>
          <w:sz w:val="24"/>
          <w:szCs w:val="24"/>
        </w:rPr>
        <w:t>as</w:t>
      </w:r>
      <w:r w:rsidRPr="00FC00F3">
        <w:rPr>
          <w:rFonts w:ascii="Times New Roman" w:hAnsi="Times New Roman" w:cs="Times New Roman"/>
          <w:color w:val="000000"/>
          <w:sz w:val="24"/>
          <w:szCs w:val="24"/>
        </w:rPr>
        <w:t xml:space="preserve"> provided </w:t>
      </w:r>
      <w:r w:rsidR="00C96584" w:rsidRPr="00FC00F3">
        <w:rPr>
          <w:rFonts w:ascii="Times New Roman" w:hAnsi="Times New Roman" w:cs="Times New Roman"/>
          <w:color w:val="000000"/>
          <w:sz w:val="24"/>
          <w:szCs w:val="24"/>
        </w:rPr>
        <w:t xml:space="preserve">by three therapists, all of whom were co-developers of the PCIT-T program. </w:t>
      </w:r>
      <w:r w:rsidR="00203BA7" w:rsidRPr="00FC00F3">
        <w:rPr>
          <w:rFonts w:ascii="Times New Roman" w:hAnsi="Times New Roman" w:cs="Times New Roman"/>
          <w:color w:val="000000"/>
          <w:sz w:val="24"/>
          <w:szCs w:val="24"/>
        </w:rPr>
        <w:t>T</w:t>
      </w:r>
      <w:r w:rsidR="00C96584" w:rsidRPr="00FC00F3">
        <w:rPr>
          <w:rFonts w:ascii="Times New Roman" w:hAnsi="Times New Roman" w:cs="Times New Roman"/>
          <w:color w:val="000000"/>
          <w:sz w:val="24"/>
          <w:szCs w:val="24"/>
        </w:rPr>
        <w:t>herapist 1</w:t>
      </w:r>
      <w:r w:rsidR="00185198" w:rsidRPr="00FC00F3">
        <w:rPr>
          <w:rFonts w:ascii="Times New Roman" w:hAnsi="Times New Roman" w:cs="Times New Roman"/>
          <w:color w:val="000000"/>
          <w:sz w:val="24"/>
          <w:szCs w:val="24"/>
        </w:rPr>
        <w:t>,</w:t>
      </w:r>
      <w:r w:rsidR="00C96584" w:rsidRPr="00FC00F3">
        <w:rPr>
          <w:rFonts w:ascii="Times New Roman" w:hAnsi="Times New Roman" w:cs="Times New Roman"/>
          <w:color w:val="000000"/>
          <w:sz w:val="24"/>
          <w:szCs w:val="24"/>
        </w:rPr>
        <w:t xml:space="preserve"> a clinical psychologist and PCIT International within agency </w:t>
      </w:r>
      <w:proofErr w:type="gramStart"/>
      <w:r w:rsidR="00C96584" w:rsidRPr="00FC00F3">
        <w:rPr>
          <w:rFonts w:ascii="Times New Roman" w:hAnsi="Times New Roman" w:cs="Times New Roman"/>
          <w:color w:val="000000"/>
          <w:sz w:val="24"/>
          <w:szCs w:val="24"/>
        </w:rPr>
        <w:t>trainer</w:t>
      </w:r>
      <w:r w:rsidR="00185198" w:rsidRPr="00FC00F3">
        <w:rPr>
          <w:rFonts w:ascii="Times New Roman" w:hAnsi="Times New Roman" w:cs="Times New Roman"/>
          <w:color w:val="000000"/>
          <w:sz w:val="24"/>
          <w:szCs w:val="24"/>
        </w:rPr>
        <w:t>,</w:t>
      </w:r>
      <w:r w:rsidR="003811EB" w:rsidRPr="00FC00F3">
        <w:rPr>
          <w:rFonts w:ascii="Times New Roman" w:hAnsi="Times New Roman" w:cs="Times New Roman"/>
          <w:color w:val="000000"/>
          <w:sz w:val="24"/>
          <w:szCs w:val="24"/>
        </w:rPr>
        <w:t xml:space="preserve"> </w:t>
      </w:r>
      <w:r w:rsidR="00C96584" w:rsidRPr="00FC00F3">
        <w:rPr>
          <w:rFonts w:ascii="Times New Roman" w:hAnsi="Times New Roman" w:cs="Times New Roman"/>
          <w:color w:val="000000"/>
          <w:sz w:val="24"/>
          <w:szCs w:val="24"/>
        </w:rPr>
        <w:t xml:space="preserve"> treated</w:t>
      </w:r>
      <w:proofErr w:type="gramEnd"/>
      <w:r w:rsidR="00C96584" w:rsidRPr="00FC00F3">
        <w:rPr>
          <w:rFonts w:ascii="Times New Roman" w:hAnsi="Times New Roman" w:cs="Times New Roman"/>
          <w:color w:val="000000"/>
          <w:sz w:val="24"/>
          <w:szCs w:val="24"/>
        </w:rPr>
        <w:t xml:space="preserve"> </w:t>
      </w:r>
      <w:r w:rsidR="003811EB" w:rsidRPr="00FC00F3">
        <w:rPr>
          <w:rFonts w:ascii="Times New Roman" w:hAnsi="Times New Roman" w:cs="Times New Roman"/>
          <w:color w:val="000000"/>
          <w:sz w:val="24"/>
          <w:szCs w:val="24"/>
        </w:rPr>
        <w:t>19</w:t>
      </w:r>
      <w:r w:rsidR="00C96584" w:rsidRPr="00FC00F3">
        <w:rPr>
          <w:rFonts w:ascii="Times New Roman" w:hAnsi="Times New Roman" w:cs="Times New Roman"/>
          <w:color w:val="000000"/>
          <w:sz w:val="24"/>
          <w:szCs w:val="24"/>
        </w:rPr>
        <w:t>% of the cases; therapist 2</w:t>
      </w:r>
      <w:r w:rsidR="00185198" w:rsidRPr="00FC00F3">
        <w:rPr>
          <w:rFonts w:ascii="Times New Roman" w:hAnsi="Times New Roman" w:cs="Times New Roman"/>
          <w:color w:val="000000"/>
          <w:sz w:val="24"/>
          <w:szCs w:val="24"/>
        </w:rPr>
        <w:t>,</w:t>
      </w:r>
      <w:r w:rsidR="00C96584" w:rsidRPr="00FC00F3">
        <w:rPr>
          <w:rFonts w:ascii="Times New Roman" w:hAnsi="Times New Roman" w:cs="Times New Roman"/>
          <w:color w:val="000000"/>
          <w:sz w:val="24"/>
          <w:szCs w:val="24"/>
        </w:rPr>
        <w:t xml:space="preserve"> a psychologist and PCIT International within agency trainer</w:t>
      </w:r>
      <w:r w:rsidR="00185198" w:rsidRPr="00FC00F3">
        <w:rPr>
          <w:rFonts w:ascii="Times New Roman" w:hAnsi="Times New Roman" w:cs="Times New Roman"/>
          <w:color w:val="000000"/>
          <w:sz w:val="24"/>
          <w:szCs w:val="24"/>
        </w:rPr>
        <w:t>,</w:t>
      </w:r>
      <w:r w:rsidR="003811EB" w:rsidRPr="00FC00F3">
        <w:rPr>
          <w:rFonts w:ascii="Times New Roman" w:hAnsi="Times New Roman" w:cs="Times New Roman"/>
          <w:color w:val="000000"/>
          <w:sz w:val="24"/>
          <w:szCs w:val="24"/>
        </w:rPr>
        <w:t xml:space="preserve"> </w:t>
      </w:r>
      <w:r w:rsidR="00C96584" w:rsidRPr="00FC00F3">
        <w:rPr>
          <w:rFonts w:ascii="Times New Roman" w:hAnsi="Times New Roman" w:cs="Times New Roman"/>
          <w:color w:val="000000"/>
          <w:sz w:val="24"/>
          <w:szCs w:val="24"/>
        </w:rPr>
        <w:t xml:space="preserve">treated </w:t>
      </w:r>
      <w:r w:rsidR="003811EB" w:rsidRPr="00FC00F3">
        <w:rPr>
          <w:rFonts w:ascii="Times New Roman" w:hAnsi="Times New Roman" w:cs="Times New Roman"/>
          <w:color w:val="000000"/>
          <w:sz w:val="24"/>
          <w:szCs w:val="24"/>
        </w:rPr>
        <w:t>69</w:t>
      </w:r>
      <w:r w:rsidR="00C96584" w:rsidRPr="00FC00F3">
        <w:rPr>
          <w:rFonts w:ascii="Times New Roman" w:hAnsi="Times New Roman" w:cs="Times New Roman"/>
          <w:color w:val="000000"/>
          <w:sz w:val="24"/>
          <w:szCs w:val="24"/>
        </w:rPr>
        <w:t>% of the cases, therapist 3</w:t>
      </w:r>
      <w:r w:rsidR="00185198" w:rsidRPr="00FC00F3">
        <w:rPr>
          <w:rFonts w:ascii="Times New Roman" w:hAnsi="Times New Roman" w:cs="Times New Roman"/>
          <w:color w:val="000000"/>
          <w:sz w:val="24"/>
          <w:szCs w:val="24"/>
        </w:rPr>
        <w:t>,</w:t>
      </w:r>
      <w:r w:rsidR="00C96584" w:rsidRPr="00FC00F3">
        <w:rPr>
          <w:rFonts w:ascii="Times New Roman" w:hAnsi="Times New Roman" w:cs="Times New Roman"/>
          <w:color w:val="000000"/>
          <w:sz w:val="24"/>
          <w:szCs w:val="24"/>
        </w:rPr>
        <w:t xml:space="preserve"> a </w:t>
      </w:r>
      <w:r w:rsidR="00203BA7" w:rsidRPr="00FC00F3">
        <w:rPr>
          <w:rFonts w:ascii="Times New Roman" w:hAnsi="Times New Roman" w:cs="Times New Roman"/>
          <w:color w:val="000000"/>
          <w:sz w:val="24"/>
          <w:szCs w:val="24"/>
        </w:rPr>
        <w:t>c</w:t>
      </w:r>
      <w:r w:rsidR="00C96584" w:rsidRPr="00FC00F3">
        <w:rPr>
          <w:rFonts w:ascii="Times New Roman" w:hAnsi="Times New Roman" w:cs="Times New Roman"/>
          <w:color w:val="000000"/>
          <w:sz w:val="24"/>
          <w:szCs w:val="24"/>
        </w:rPr>
        <w:t xml:space="preserve">linical </w:t>
      </w:r>
      <w:r w:rsidR="00203BA7" w:rsidRPr="00FC00F3">
        <w:rPr>
          <w:rFonts w:ascii="Times New Roman" w:hAnsi="Times New Roman" w:cs="Times New Roman"/>
          <w:color w:val="000000"/>
          <w:sz w:val="24"/>
          <w:szCs w:val="24"/>
        </w:rPr>
        <w:t>n</w:t>
      </w:r>
      <w:r w:rsidR="00C96584" w:rsidRPr="00FC00F3">
        <w:rPr>
          <w:rFonts w:ascii="Times New Roman" w:hAnsi="Times New Roman" w:cs="Times New Roman"/>
          <w:color w:val="000000"/>
          <w:sz w:val="24"/>
          <w:szCs w:val="24"/>
        </w:rPr>
        <w:t xml:space="preserve">urse </w:t>
      </w:r>
      <w:r w:rsidR="00203BA7" w:rsidRPr="00FC00F3">
        <w:rPr>
          <w:rFonts w:ascii="Times New Roman" w:hAnsi="Times New Roman" w:cs="Times New Roman"/>
          <w:color w:val="000000"/>
          <w:sz w:val="24"/>
          <w:szCs w:val="24"/>
        </w:rPr>
        <w:t>c</w:t>
      </w:r>
      <w:r w:rsidR="00C96584" w:rsidRPr="00FC00F3">
        <w:rPr>
          <w:rFonts w:ascii="Times New Roman" w:hAnsi="Times New Roman" w:cs="Times New Roman"/>
          <w:color w:val="000000"/>
          <w:sz w:val="24"/>
          <w:szCs w:val="24"/>
        </w:rPr>
        <w:t xml:space="preserve">onsultant and PCIT International Regional Trainer, treated </w:t>
      </w:r>
      <w:r w:rsidR="003811EB" w:rsidRPr="00FC00F3">
        <w:rPr>
          <w:rFonts w:ascii="Times New Roman" w:hAnsi="Times New Roman" w:cs="Times New Roman"/>
          <w:color w:val="000000"/>
          <w:sz w:val="24"/>
          <w:szCs w:val="24"/>
        </w:rPr>
        <w:t>12</w:t>
      </w:r>
      <w:r w:rsidR="00C96584" w:rsidRPr="00FC00F3">
        <w:rPr>
          <w:rFonts w:ascii="Times New Roman" w:hAnsi="Times New Roman" w:cs="Times New Roman"/>
          <w:color w:val="000000"/>
          <w:sz w:val="24"/>
          <w:szCs w:val="24"/>
        </w:rPr>
        <w:t xml:space="preserve">% of the cases). </w:t>
      </w:r>
      <w:r w:rsidRPr="00FC00F3">
        <w:rPr>
          <w:rFonts w:ascii="Times New Roman" w:hAnsi="Times New Roman" w:cs="Times New Roman"/>
          <w:color w:val="000000"/>
          <w:sz w:val="24"/>
          <w:szCs w:val="24"/>
        </w:rPr>
        <w:t xml:space="preserve">Treatment fidelity </w:t>
      </w:r>
      <w:r w:rsidR="00EE2756" w:rsidRPr="00FC00F3">
        <w:rPr>
          <w:rFonts w:ascii="Times New Roman" w:hAnsi="Times New Roman" w:cs="Times New Roman"/>
          <w:color w:val="000000"/>
          <w:sz w:val="24"/>
          <w:szCs w:val="24"/>
        </w:rPr>
        <w:t>was</w:t>
      </w:r>
      <w:r w:rsidRPr="00FC00F3">
        <w:rPr>
          <w:rFonts w:ascii="Times New Roman" w:hAnsi="Times New Roman" w:cs="Times New Roman"/>
          <w:color w:val="000000"/>
          <w:sz w:val="24"/>
          <w:szCs w:val="24"/>
        </w:rPr>
        <w:t xml:space="preserve"> maximized by the use of</w:t>
      </w:r>
      <w:r w:rsidR="00DA4618" w:rsidRPr="00FC00F3">
        <w:rPr>
          <w:rFonts w:ascii="Times New Roman" w:hAnsi="Times New Roman" w:cs="Times New Roman"/>
          <w:color w:val="000000"/>
          <w:sz w:val="24"/>
          <w:szCs w:val="24"/>
        </w:rPr>
        <w:t>:</w:t>
      </w:r>
      <w:r w:rsidRPr="00FC00F3">
        <w:rPr>
          <w:rFonts w:ascii="Times New Roman" w:hAnsi="Times New Roman" w:cs="Times New Roman"/>
          <w:color w:val="000000"/>
          <w:sz w:val="24"/>
          <w:szCs w:val="24"/>
        </w:rPr>
        <w:t xml:space="preserve"> </w:t>
      </w:r>
      <w:r w:rsidR="00DA4618" w:rsidRPr="00FC00F3">
        <w:rPr>
          <w:rFonts w:ascii="Times New Roman" w:hAnsi="Times New Roman" w:cs="Times New Roman"/>
          <w:color w:val="000000"/>
          <w:sz w:val="24"/>
          <w:szCs w:val="24"/>
        </w:rPr>
        <w:t>1)</w:t>
      </w:r>
      <w:r w:rsidRPr="00FC00F3">
        <w:rPr>
          <w:rFonts w:ascii="Times New Roman" w:hAnsi="Times New Roman" w:cs="Times New Roman"/>
          <w:color w:val="000000"/>
          <w:sz w:val="24"/>
          <w:szCs w:val="24"/>
        </w:rPr>
        <w:t xml:space="preserve"> post-session fidelity checklists completed by PCIT-T clinicians at the end of every treatment session</w:t>
      </w:r>
      <w:r w:rsidR="00FE754E" w:rsidRPr="00FC00F3">
        <w:rPr>
          <w:rFonts w:ascii="Times New Roman" w:hAnsi="Times New Roman" w:cs="Times New Roman"/>
          <w:color w:val="000000"/>
          <w:sz w:val="24"/>
          <w:szCs w:val="24"/>
        </w:rPr>
        <w:t xml:space="preserve"> </w:t>
      </w:r>
      <w:r w:rsidR="00FE754E"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FE754E"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(Girard et al., 2018)</w:t>
      </w:r>
      <w:r w:rsidR="00FE754E" w:rsidRPr="00FC00F3">
        <w:rPr>
          <w:rFonts w:ascii="Times New Roman" w:hAnsi="Times New Roman" w:cs="Times New Roman"/>
          <w:color w:val="000000"/>
          <w:sz w:val="24"/>
          <w:szCs w:val="24"/>
        </w:rPr>
        <w:fldChar w:fldCharType="end"/>
      </w:r>
      <w:r w:rsidR="00DA4618" w:rsidRPr="00FC00F3">
        <w:rPr>
          <w:rFonts w:ascii="Times New Roman" w:hAnsi="Times New Roman" w:cs="Times New Roman"/>
          <w:color w:val="000000"/>
          <w:sz w:val="24"/>
          <w:szCs w:val="24"/>
        </w:rPr>
        <w:t>;</w:t>
      </w:r>
      <w:r w:rsidR="00FE754E"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and </w:t>
      </w:r>
      <w:r w:rsidR="00DA4618" w:rsidRPr="00FC00F3">
        <w:rPr>
          <w:rFonts w:ascii="Times New Roman" w:hAnsi="Times New Roman" w:cs="Times New Roman"/>
          <w:color w:val="000000"/>
          <w:sz w:val="24"/>
          <w:szCs w:val="24"/>
        </w:rPr>
        <w:t xml:space="preserve">2) </w:t>
      </w:r>
      <w:r w:rsidRPr="00FC00F3">
        <w:rPr>
          <w:rFonts w:ascii="Times New Roman" w:hAnsi="Times New Roman" w:cs="Times New Roman"/>
          <w:color w:val="000000"/>
          <w:sz w:val="24"/>
          <w:szCs w:val="24"/>
        </w:rPr>
        <w:t xml:space="preserve"> clinical reflective supervision sessions provided to each of the PCIT-T clinicians on a fortnightly basis throughout the course of the research trial by one of the PCIT-T program developers.</w:t>
      </w:r>
    </w:p>
    <w:p w14:paraId="6474935E" w14:textId="0E53B57D" w:rsidR="00F005FF" w:rsidRPr="00FC00F3" w:rsidRDefault="00F005FF" w:rsidP="00422A04">
      <w:pPr>
        <w:shd w:val="clear" w:color="auto" w:fill="FFFFFF"/>
        <w:spacing w:after="0" w:line="480" w:lineRule="auto"/>
        <w:ind w:firstLine="720"/>
        <w:textAlignment w:val="baseline"/>
        <w:rPr>
          <w:rFonts w:ascii="Times New Roman" w:eastAsia="Times New Roman" w:hAnsi="Times New Roman" w:cs="Times New Roman"/>
          <w:color w:val="242424"/>
          <w:kern w:val="0"/>
          <w:sz w:val="24"/>
          <w:szCs w:val="24"/>
          <w:lang w:eastAsia="en-AU"/>
          <w14:ligatures w14:val="none"/>
        </w:rPr>
      </w:pPr>
      <w:r w:rsidRPr="00FC00F3">
        <w:rPr>
          <w:rFonts w:ascii="Times New Roman" w:hAnsi="Times New Roman" w:cs="Times New Roman"/>
          <w:i/>
          <w:iCs/>
          <w:color w:val="000000"/>
          <w:sz w:val="24"/>
          <w:szCs w:val="24"/>
          <w:lang w:val="en-US"/>
        </w:rPr>
        <w:lastRenderedPageBreak/>
        <w:t xml:space="preserve">Circle of Security – </w:t>
      </w:r>
      <w:proofErr w:type="spellStart"/>
      <w:proofErr w:type="gramStart"/>
      <w:r w:rsidRPr="00FC00F3">
        <w:rPr>
          <w:rFonts w:ascii="Times New Roman" w:hAnsi="Times New Roman" w:cs="Times New Roman"/>
          <w:i/>
          <w:iCs/>
          <w:color w:val="000000"/>
          <w:sz w:val="24"/>
          <w:szCs w:val="24"/>
          <w:lang w:val="en-US"/>
        </w:rPr>
        <w:t>Parenting</w:t>
      </w:r>
      <w:r w:rsidRPr="00FC00F3">
        <w:rPr>
          <w:rFonts w:ascii="Times New Roman" w:hAnsi="Times New Roman" w:cs="Times New Roman"/>
          <w:i/>
          <w:iCs/>
          <w:color w:val="000000"/>
          <w:sz w:val="24"/>
          <w:szCs w:val="24"/>
          <w:vertAlign w:val="superscript"/>
          <w:lang w:val="en-US"/>
        </w:rPr>
        <w:t>TM</w:t>
      </w:r>
      <w:proofErr w:type="spellEnd"/>
      <w:r w:rsidRPr="00FC00F3">
        <w:rPr>
          <w:rFonts w:ascii="Times New Roman" w:hAnsi="Times New Roman" w:cs="Times New Roman"/>
          <w:i/>
          <w:iCs/>
          <w:color w:val="000000"/>
          <w:sz w:val="24"/>
          <w:szCs w:val="24"/>
          <w:vertAlign w:val="superscript"/>
          <w:lang w:val="en-US"/>
        </w:rPr>
        <w:t xml:space="preserve">  </w:t>
      </w:r>
      <w:r w:rsidRPr="00FC00F3">
        <w:rPr>
          <w:rFonts w:ascii="Times New Roman" w:hAnsi="Times New Roman" w:cs="Times New Roman"/>
          <w:bCs/>
          <w:i/>
          <w:iCs/>
          <w:color w:val="000000"/>
          <w:sz w:val="24"/>
          <w:szCs w:val="24"/>
        </w:rPr>
        <w:t>(</w:t>
      </w:r>
      <w:proofErr w:type="gramEnd"/>
      <w:r w:rsidRPr="00FC00F3">
        <w:rPr>
          <w:rFonts w:ascii="Times New Roman" w:hAnsi="Times New Roman" w:cs="Times New Roman"/>
          <w:bCs/>
          <w:i/>
          <w:iCs/>
          <w:color w:val="000000"/>
          <w:sz w:val="24"/>
          <w:szCs w:val="24"/>
        </w:rPr>
        <w:t>COS-P)</w:t>
      </w:r>
      <w:r w:rsidR="00EE2756" w:rsidRPr="00FC00F3">
        <w:rPr>
          <w:rFonts w:ascii="Times New Roman" w:hAnsi="Times New Roman" w:cs="Times New Roman"/>
          <w:bCs/>
          <w:i/>
          <w:iCs/>
          <w:color w:val="000000"/>
          <w:sz w:val="24"/>
          <w:szCs w:val="24"/>
        </w:rPr>
        <w:t>.</w:t>
      </w:r>
      <w:r w:rsidRPr="00FC00F3">
        <w:rPr>
          <w:rFonts w:ascii="Times New Roman" w:hAnsi="Times New Roman" w:cs="Times New Roman"/>
          <w:bCs/>
          <w:color w:val="000000"/>
          <w:sz w:val="24"/>
          <w:szCs w:val="24"/>
        </w:rPr>
        <w:t xml:space="preserve"> </w:t>
      </w:r>
      <w:r w:rsidR="00EE2756" w:rsidRPr="00FC00F3">
        <w:rPr>
          <w:rFonts w:ascii="Times New Roman" w:hAnsi="Times New Roman" w:cs="Times New Roman"/>
          <w:bCs/>
          <w:color w:val="000000"/>
          <w:sz w:val="24"/>
          <w:szCs w:val="24"/>
        </w:rPr>
        <w:t xml:space="preserve">COS-P </w:t>
      </w:r>
      <w:r w:rsidRPr="00FC00F3">
        <w:rPr>
          <w:rFonts w:ascii="Times New Roman" w:hAnsi="Times New Roman" w:cs="Times New Roman"/>
          <w:bCs/>
          <w:color w:val="000000"/>
          <w:sz w:val="24"/>
          <w:szCs w:val="24"/>
        </w:rPr>
        <w:t>w</w:t>
      </w:r>
      <w:r w:rsidR="00EE2756" w:rsidRPr="00FC00F3">
        <w:rPr>
          <w:rFonts w:ascii="Times New Roman" w:hAnsi="Times New Roman" w:cs="Times New Roman"/>
          <w:bCs/>
          <w:color w:val="000000"/>
          <w:sz w:val="24"/>
          <w:szCs w:val="24"/>
        </w:rPr>
        <w:t>as</w:t>
      </w:r>
      <w:r w:rsidRPr="00FC00F3">
        <w:rPr>
          <w:rFonts w:ascii="Times New Roman" w:hAnsi="Times New Roman" w:cs="Times New Roman"/>
          <w:bCs/>
          <w:color w:val="000000"/>
          <w:sz w:val="24"/>
          <w:szCs w:val="24"/>
        </w:rPr>
        <w:t xml:space="preserve"> delivered according to the protocol outlined by Cooper, Hoffman, and Powell </w:t>
      </w:r>
      <w:r w:rsidRPr="00FC00F3">
        <w:rPr>
          <w:rFonts w:ascii="Times New Roman" w:hAnsi="Times New Roman" w:cs="Times New Roman"/>
          <w:bCs/>
          <w:color w:val="000000"/>
          <w:sz w:val="24"/>
          <w:szCs w:val="24"/>
        </w:rPr>
        <w:fldChar w:fldCharType="begin"/>
      </w:r>
      <w:r w:rsidR="00D2403F">
        <w:rPr>
          <w:rFonts w:ascii="Times New Roman" w:hAnsi="Times New Roman" w:cs="Times New Roman"/>
          <w:bCs/>
          <w:color w:val="000000"/>
          <w:sz w:val="24"/>
          <w:szCs w:val="24"/>
        </w:rPr>
        <w:instrText xml:space="preserve"> ADDIN EN.CITE &lt;EndNote&gt;&lt;Cite&gt;&lt;Author&gt;Cooper&lt;/Author&gt;&lt;Year&gt;2009&lt;/Year&gt;&lt;RecNum&gt;178&lt;/RecNum&gt;&lt;DisplayText&gt;(Cooper et al., 2009)&lt;/DisplayText&gt;&lt;record&gt;&lt;rec-number&gt;178&lt;/rec-number&gt;&lt;foreign-keys&gt;&lt;key app="EN" db-id="xpzvv0f2z5pxwhed0r6xa9er59e9pdxvards" timestamp="0"&gt;178&lt;/key&gt;&lt;/foreign-keys&gt;&lt;ref-type name="Journal Article"&gt;17&lt;/ref-type&gt;&lt;contributors&gt;&lt;authors&gt;&lt;author&gt;Cooper, G&lt;/author&gt;&lt;author&gt;Hoffman, KT&lt;/author&gt;&lt;author&gt;Powell, B&lt;/author&gt;&lt;/authors&gt;&lt;/contributors&gt;&lt;titles&gt;&lt;title&gt;Circle of Security: COS-P facilitator DVD manual 5.0&lt;/title&gt;&lt;secondary-title&gt;Unpublished manuscript, Marycliff Institute, Spokane, WA&lt;/secondary-title&gt;&lt;short-title&gt;Circle of Security: COS-P facilitator DVD manual 5.0&lt;/short-title&gt;&lt;/titles&gt;&lt;periodical&gt;&lt;full-title&gt;Unpublished manuscript, Marycliff Institute, Spokane, WA&lt;/full-title&gt;&lt;/periodical&gt;&lt;dates&gt;&lt;year&gt;2009&lt;/year&gt;&lt;/dates&gt;&lt;urls&gt;&lt;/urls&gt;&lt;/record&gt;&lt;/Cite&gt;&lt;/EndNote&gt;</w:instrText>
      </w:r>
      <w:r w:rsidRPr="00FC00F3">
        <w:rPr>
          <w:rFonts w:ascii="Times New Roman" w:hAnsi="Times New Roman" w:cs="Times New Roman"/>
          <w:bCs/>
          <w:color w:val="000000"/>
          <w:sz w:val="24"/>
          <w:szCs w:val="24"/>
        </w:rPr>
        <w:fldChar w:fldCharType="separate"/>
      </w:r>
      <w:r w:rsidR="00D2403F">
        <w:rPr>
          <w:rFonts w:ascii="Times New Roman" w:hAnsi="Times New Roman" w:cs="Times New Roman"/>
          <w:bCs/>
          <w:noProof/>
          <w:color w:val="000000"/>
          <w:sz w:val="24"/>
          <w:szCs w:val="24"/>
        </w:rPr>
        <w:t>(Cooper et al., 2009)</w:t>
      </w:r>
      <w:r w:rsidRPr="00FC00F3">
        <w:rPr>
          <w:rFonts w:ascii="Times New Roman" w:hAnsi="Times New Roman" w:cs="Times New Roman"/>
          <w:bCs/>
          <w:color w:val="000000"/>
          <w:sz w:val="24"/>
          <w:szCs w:val="24"/>
        </w:rPr>
        <w:fldChar w:fldCharType="end"/>
      </w:r>
      <w:r w:rsidRPr="00FC00F3">
        <w:rPr>
          <w:rFonts w:ascii="Times New Roman" w:hAnsi="Times New Roman" w:cs="Times New Roman"/>
          <w:bCs/>
          <w:color w:val="000000"/>
          <w:sz w:val="24"/>
          <w:szCs w:val="24"/>
        </w:rPr>
        <w:t>. COS-P is a manualized</w:t>
      </w:r>
      <w:r w:rsidR="00ED569D" w:rsidRPr="00FC00F3">
        <w:rPr>
          <w:rFonts w:ascii="Times New Roman" w:hAnsi="Times New Roman" w:cs="Times New Roman"/>
          <w:bCs/>
          <w:color w:val="000000"/>
          <w:sz w:val="24"/>
          <w:szCs w:val="24"/>
        </w:rPr>
        <w:t>, facilitator-led,</w:t>
      </w:r>
      <w:r w:rsidRPr="00FC00F3">
        <w:rPr>
          <w:rFonts w:ascii="Times New Roman" w:hAnsi="Times New Roman" w:cs="Times New Roman"/>
          <w:bCs/>
          <w:color w:val="000000"/>
          <w:sz w:val="24"/>
          <w:szCs w:val="24"/>
        </w:rPr>
        <w:t xml:space="preserve"> eight-session parent-education group program</w:t>
      </w:r>
      <w:r w:rsidR="00ED569D" w:rsidRPr="00FC00F3">
        <w:rPr>
          <w:rFonts w:ascii="Times New Roman" w:hAnsi="Times New Roman" w:cs="Times New Roman"/>
          <w:bCs/>
          <w:color w:val="000000"/>
          <w:sz w:val="24"/>
          <w:szCs w:val="24"/>
        </w:rPr>
        <w:t xml:space="preserve"> that uses archived clinical </w:t>
      </w:r>
      <w:r w:rsidR="00FF2FA7" w:rsidRPr="00FC00F3">
        <w:rPr>
          <w:rFonts w:ascii="Times New Roman" w:hAnsi="Times New Roman" w:cs="Times New Roman"/>
          <w:bCs/>
          <w:color w:val="000000"/>
          <w:sz w:val="24"/>
          <w:szCs w:val="24"/>
        </w:rPr>
        <w:t xml:space="preserve">video </w:t>
      </w:r>
      <w:r w:rsidR="00ED569D" w:rsidRPr="00FC00F3">
        <w:rPr>
          <w:rFonts w:ascii="Times New Roman" w:hAnsi="Times New Roman" w:cs="Times New Roman"/>
          <w:bCs/>
          <w:color w:val="000000"/>
          <w:sz w:val="24"/>
          <w:szCs w:val="24"/>
        </w:rPr>
        <w:t>footage of problematic parent-child interaction and healthy alternatives to illustrate attachment patterns and parenting styles and promote group discussion. COS-P seeks to</w:t>
      </w:r>
      <w:r w:rsidRPr="00FC00F3">
        <w:rPr>
          <w:rFonts w:ascii="Times New Roman" w:hAnsi="Times New Roman" w:cs="Times New Roman"/>
          <w:bCs/>
          <w:color w:val="000000"/>
          <w:sz w:val="24"/>
          <w:szCs w:val="24"/>
        </w:rPr>
        <w:t xml:space="preserve"> increase caregiver sensitivity and responsiveness to child cues, empathy for the child by supporting parental reflective functioning, recognition and understanding of child attachment cues, and awareness of the impact of the caregiver’s own attachment history on caregiving patterns</w:t>
      </w:r>
      <w:r w:rsidR="00ED569D" w:rsidRPr="00FC00F3">
        <w:rPr>
          <w:rFonts w:ascii="Times New Roman" w:hAnsi="Times New Roman" w:cs="Times New Roman"/>
          <w:bCs/>
          <w:color w:val="000000"/>
          <w:sz w:val="24"/>
          <w:szCs w:val="24"/>
        </w:rPr>
        <w:t xml:space="preserve">. </w:t>
      </w:r>
      <w:r w:rsidR="009E3D04" w:rsidRPr="00FC00F3">
        <w:rPr>
          <w:rFonts w:ascii="Times New Roman" w:hAnsi="Times New Roman" w:cs="Times New Roman"/>
          <w:color w:val="000000"/>
          <w:sz w:val="24"/>
          <w:szCs w:val="24"/>
        </w:rPr>
        <w:t xml:space="preserve">In total, of the 30 participants allocated to receive the COS-P intervention, </w:t>
      </w:r>
      <w:r w:rsidR="00B16FB2" w:rsidRPr="00FC00F3">
        <w:rPr>
          <w:rFonts w:ascii="Times New Roman" w:hAnsi="Times New Roman" w:cs="Times New Roman"/>
          <w:color w:val="000000"/>
          <w:sz w:val="24"/>
          <w:szCs w:val="24"/>
        </w:rPr>
        <w:t xml:space="preserve">4 were prevented from taking part in COS-P due to the Covid-19 pandemic (groups ceased to be run) and </w:t>
      </w:r>
      <w:bookmarkStart w:id="17" w:name="_Hlk179520825"/>
      <w:r w:rsidR="009E3D04" w:rsidRPr="00FC00F3">
        <w:rPr>
          <w:rFonts w:ascii="Times New Roman" w:hAnsi="Times New Roman" w:cs="Times New Roman"/>
          <w:color w:val="000000"/>
          <w:sz w:val="24"/>
          <w:szCs w:val="24"/>
        </w:rPr>
        <w:t>11 did not commence the treatment</w:t>
      </w:r>
      <w:ins w:id="18" w:author="Jane Kohlhoff" w:date="2024-10-11T06:32:00Z" w16du:dateUtc="2024-10-10T19:32:00Z">
        <w:r w:rsidR="00A23FA8">
          <w:rPr>
            <w:rFonts w:ascii="Times New Roman" w:hAnsi="Times New Roman" w:cs="Times New Roman"/>
            <w:color w:val="000000"/>
            <w:sz w:val="24"/>
            <w:szCs w:val="24"/>
          </w:rPr>
          <w:t xml:space="preserve"> because they could </w:t>
        </w:r>
        <w:r w:rsidR="00A23FA8" w:rsidRPr="00A23FA8">
          <w:rPr>
            <w:rFonts w:ascii="Times New Roman" w:hAnsi="Times New Roman" w:cs="Times New Roman"/>
            <w:color w:val="000000"/>
            <w:sz w:val="24"/>
            <w:szCs w:val="24"/>
            <w:rPrChange w:id="19" w:author="Jane Kohlhoff" w:date="2024-10-11T06:32:00Z" w16du:dateUtc="2024-10-10T19:32:00Z">
              <w:rPr/>
            </w:rPrChange>
          </w:rPr>
          <w:t xml:space="preserve">no longer attend the COS-P sessions </w:t>
        </w:r>
        <w:r w:rsidR="00A23FA8">
          <w:rPr>
            <w:rFonts w:ascii="Times New Roman" w:hAnsi="Times New Roman" w:cs="Times New Roman"/>
            <w:color w:val="000000"/>
            <w:sz w:val="24"/>
            <w:szCs w:val="24"/>
          </w:rPr>
          <w:t xml:space="preserve">on the day of the week they were scheduled </w:t>
        </w:r>
        <w:r w:rsidR="00A23FA8" w:rsidRPr="00A23FA8">
          <w:rPr>
            <w:rFonts w:ascii="Times New Roman" w:hAnsi="Times New Roman" w:cs="Times New Roman"/>
            <w:color w:val="000000"/>
            <w:sz w:val="24"/>
            <w:szCs w:val="24"/>
            <w:rPrChange w:id="20" w:author="Jane Kohlhoff" w:date="2024-10-11T06:32:00Z" w16du:dateUtc="2024-10-10T19:32:00Z">
              <w:rPr/>
            </w:rPrChange>
          </w:rPr>
          <w:t>(e.g., to due to changes</w:t>
        </w:r>
        <w:r w:rsidR="00A23FA8">
          <w:rPr>
            <w:rFonts w:ascii="Times New Roman" w:hAnsi="Times New Roman" w:cs="Times New Roman"/>
            <w:color w:val="000000"/>
            <w:sz w:val="24"/>
            <w:szCs w:val="24"/>
          </w:rPr>
          <w:t xml:space="preserve"> to the pa</w:t>
        </w:r>
      </w:ins>
      <w:ins w:id="21" w:author="Jane Kohlhoff" w:date="2024-10-11T06:33:00Z" w16du:dateUtc="2024-10-10T19:33:00Z">
        <w:r w:rsidR="00A23FA8">
          <w:rPr>
            <w:rFonts w:ascii="Times New Roman" w:hAnsi="Times New Roman" w:cs="Times New Roman"/>
            <w:color w:val="000000"/>
            <w:sz w:val="24"/>
            <w:szCs w:val="24"/>
          </w:rPr>
          <w:t>rents work schedule</w:t>
        </w:r>
      </w:ins>
      <w:ins w:id="22" w:author="Jane Kohlhoff" w:date="2024-10-11T06:32:00Z" w16du:dateUtc="2024-10-10T19:32:00Z">
        <w:r w:rsidR="00A23FA8" w:rsidRPr="00A23FA8">
          <w:rPr>
            <w:rFonts w:ascii="Times New Roman" w:hAnsi="Times New Roman" w:cs="Times New Roman"/>
            <w:color w:val="000000"/>
            <w:sz w:val="24"/>
            <w:szCs w:val="24"/>
            <w:rPrChange w:id="23" w:author="Jane Kohlhoff" w:date="2024-10-11T06:32:00Z" w16du:dateUtc="2024-10-10T19:32:00Z">
              <w:rPr/>
            </w:rPrChange>
          </w:rPr>
          <w:t>) or because they no longer wished to engage in the COS-P intervention</w:t>
        </w:r>
      </w:ins>
      <w:r w:rsidR="00B16FB2" w:rsidRPr="00FC00F3">
        <w:rPr>
          <w:rFonts w:ascii="Times New Roman" w:hAnsi="Times New Roman" w:cs="Times New Roman"/>
          <w:color w:val="000000"/>
          <w:sz w:val="24"/>
          <w:szCs w:val="24"/>
        </w:rPr>
        <w:t xml:space="preserve">. </w:t>
      </w:r>
      <w:bookmarkEnd w:id="17"/>
      <w:r w:rsidR="009E3D04" w:rsidRPr="00FC00F3">
        <w:rPr>
          <w:rFonts w:ascii="Times New Roman" w:hAnsi="Times New Roman" w:cs="Times New Roman"/>
          <w:color w:val="000000"/>
          <w:sz w:val="24"/>
          <w:szCs w:val="24"/>
        </w:rPr>
        <w:t xml:space="preserve">Of the remaining 15 participants allocated to receive the COS-P intervention, </w:t>
      </w:r>
      <w:del w:id="24" w:author="Jane Kohlhoff" w:date="2024-09-18T06:34:00Z" w16du:dateUtc="2024-09-17T20:34:00Z">
        <w:r w:rsidR="00A804DB" w:rsidRPr="00FC00F3" w:rsidDel="00407D4B">
          <w:rPr>
            <w:rFonts w:ascii="Times New Roman" w:hAnsi="Times New Roman" w:cs="Times New Roman"/>
            <w:color w:val="000000"/>
            <w:sz w:val="24"/>
            <w:szCs w:val="24"/>
          </w:rPr>
          <w:delText>all attended at least 2 sessions</w:delText>
        </w:r>
      </w:del>
      <w:ins w:id="25" w:author="Jane Kohlhoff" w:date="2024-09-18T06:34:00Z" w16du:dateUtc="2024-09-17T20:34:00Z">
        <w:r w:rsidR="00407D4B">
          <w:rPr>
            <w:rFonts w:ascii="Times New Roman" w:hAnsi="Times New Roman" w:cs="Times New Roman"/>
            <w:color w:val="000000"/>
            <w:sz w:val="24"/>
            <w:szCs w:val="24"/>
          </w:rPr>
          <w:t>13 completed the T2 assessment</w:t>
        </w:r>
      </w:ins>
      <w:ins w:id="26" w:author="Jane Kohlhoff" w:date="2024-09-18T06:40:00Z" w16du:dateUtc="2024-09-17T20:40:00Z">
        <w:r w:rsidR="00407D4B">
          <w:rPr>
            <w:rFonts w:ascii="Times New Roman" w:hAnsi="Times New Roman" w:cs="Times New Roman"/>
            <w:color w:val="000000"/>
            <w:sz w:val="24"/>
            <w:szCs w:val="24"/>
          </w:rPr>
          <w:t xml:space="preserve"> and</w:t>
        </w:r>
      </w:ins>
      <w:ins w:id="27" w:author="Jane Kohlhoff" w:date="2024-09-18T06:34:00Z" w16du:dateUtc="2024-09-17T20:34:00Z">
        <w:r w:rsidR="00407D4B">
          <w:rPr>
            <w:rFonts w:ascii="Times New Roman" w:hAnsi="Times New Roman" w:cs="Times New Roman"/>
            <w:color w:val="000000"/>
            <w:sz w:val="24"/>
            <w:szCs w:val="24"/>
          </w:rPr>
          <w:t xml:space="preserve"> </w:t>
        </w:r>
      </w:ins>
      <w:del w:id="28" w:author="Jane Kohlhoff" w:date="2024-09-18T06:40:00Z" w16du:dateUtc="2024-09-17T20:40:00Z">
        <w:r w:rsidR="00A804DB" w:rsidRPr="00FC00F3" w:rsidDel="00407D4B">
          <w:rPr>
            <w:rFonts w:ascii="Times New Roman" w:hAnsi="Times New Roman" w:cs="Times New Roman"/>
            <w:color w:val="000000"/>
            <w:sz w:val="24"/>
            <w:szCs w:val="24"/>
          </w:rPr>
          <w:delText xml:space="preserve">, although </w:delText>
        </w:r>
      </w:del>
      <w:r w:rsidR="00B16FB2" w:rsidRPr="00FC00F3">
        <w:rPr>
          <w:rFonts w:ascii="Times New Roman" w:hAnsi="Times New Roman" w:cs="Times New Roman"/>
          <w:color w:val="000000"/>
          <w:sz w:val="24"/>
          <w:szCs w:val="24"/>
        </w:rPr>
        <w:t xml:space="preserve">attendance data was missing for </w:t>
      </w:r>
      <w:del w:id="29" w:author="Jane Kohlhoff" w:date="2024-09-18T07:05:00Z" w16du:dateUtc="2024-09-17T21:05:00Z">
        <w:r w:rsidR="00B16FB2" w:rsidRPr="00FC00F3" w:rsidDel="00ED3A67">
          <w:rPr>
            <w:rFonts w:ascii="Times New Roman" w:hAnsi="Times New Roman" w:cs="Times New Roman"/>
            <w:color w:val="000000"/>
            <w:sz w:val="24"/>
            <w:szCs w:val="24"/>
          </w:rPr>
          <w:delText xml:space="preserve">1 </w:delText>
        </w:r>
      </w:del>
      <w:ins w:id="30" w:author="Jane Kohlhoff" w:date="2024-09-18T07:05:00Z" w16du:dateUtc="2024-09-17T21:05:00Z">
        <w:r w:rsidR="00ED3A67">
          <w:rPr>
            <w:rFonts w:ascii="Times New Roman" w:hAnsi="Times New Roman" w:cs="Times New Roman"/>
            <w:color w:val="000000"/>
            <w:sz w:val="24"/>
            <w:szCs w:val="24"/>
          </w:rPr>
          <w:t>2</w:t>
        </w:r>
        <w:r w:rsidR="00ED3A67" w:rsidRPr="00FC00F3">
          <w:rPr>
            <w:rFonts w:ascii="Times New Roman" w:hAnsi="Times New Roman" w:cs="Times New Roman"/>
            <w:color w:val="000000"/>
            <w:sz w:val="24"/>
            <w:szCs w:val="24"/>
          </w:rPr>
          <w:t xml:space="preserve"> </w:t>
        </w:r>
      </w:ins>
      <w:r w:rsidR="00B16FB2" w:rsidRPr="00FC00F3">
        <w:rPr>
          <w:rFonts w:ascii="Times New Roman" w:hAnsi="Times New Roman" w:cs="Times New Roman"/>
          <w:color w:val="000000"/>
          <w:sz w:val="24"/>
          <w:szCs w:val="24"/>
        </w:rPr>
        <w:t>participant</w:t>
      </w:r>
      <w:ins w:id="31" w:author="Jane Kohlhoff" w:date="2024-09-18T07:05:00Z" w16du:dateUtc="2024-09-17T21:05:00Z">
        <w:r w:rsidR="00ED3A67">
          <w:rPr>
            <w:rFonts w:ascii="Times New Roman" w:hAnsi="Times New Roman" w:cs="Times New Roman"/>
            <w:color w:val="000000"/>
            <w:sz w:val="24"/>
            <w:szCs w:val="24"/>
          </w:rPr>
          <w:t>s</w:t>
        </w:r>
      </w:ins>
      <w:r w:rsidR="00B16FB2" w:rsidRPr="00FC00F3">
        <w:rPr>
          <w:rFonts w:ascii="Times New Roman" w:hAnsi="Times New Roman" w:cs="Times New Roman"/>
          <w:color w:val="000000"/>
          <w:sz w:val="24"/>
          <w:szCs w:val="24"/>
        </w:rPr>
        <w:t xml:space="preserve">. While the aim was for parents in this condition to receive a total of 16 hours of therapy </w:t>
      </w:r>
      <w:r w:rsidR="00B16FB2" w:rsidRPr="00FC00F3">
        <w:rPr>
          <w:rFonts w:ascii="Times New Roman" w:hAnsi="Times New Roman" w:cs="Times New Roman"/>
          <w:bCs/>
          <w:color w:val="000000"/>
          <w:sz w:val="24"/>
          <w:szCs w:val="24"/>
        </w:rPr>
        <w:t>(one 90</w:t>
      </w:r>
      <w:r w:rsidR="00B16FB2" w:rsidRPr="00FC00F3">
        <w:rPr>
          <w:rFonts w:ascii="Times New Roman" w:hAnsi="Times New Roman" w:cs="Times New Roman"/>
          <w:color w:val="000000"/>
          <w:sz w:val="24"/>
          <w:szCs w:val="24"/>
        </w:rPr>
        <w:t xml:space="preserve"> min </w:t>
      </w:r>
      <w:r w:rsidR="00120EC7" w:rsidRPr="00FC00F3">
        <w:rPr>
          <w:rFonts w:ascii="Times New Roman" w:hAnsi="Times New Roman" w:cs="Times New Roman"/>
          <w:color w:val="000000"/>
          <w:sz w:val="24"/>
          <w:szCs w:val="24"/>
        </w:rPr>
        <w:t xml:space="preserve">group </w:t>
      </w:r>
      <w:r w:rsidR="00B16FB2" w:rsidRPr="00FC00F3">
        <w:rPr>
          <w:rFonts w:ascii="Times New Roman" w:hAnsi="Times New Roman" w:cs="Times New Roman"/>
          <w:color w:val="000000"/>
          <w:sz w:val="24"/>
          <w:szCs w:val="24"/>
        </w:rPr>
        <w:t xml:space="preserve">sessions per week, for 8 weeks), of the </w:t>
      </w:r>
      <w:del w:id="32" w:author="Jane Kohlhoff" w:date="2024-09-18T06:34:00Z" w16du:dateUtc="2024-09-17T20:34:00Z">
        <w:r w:rsidR="00B16FB2" w:rsidRPr="00FC00F3" w:rsidDel="00407D4B">
          <w:rPr>
            <w:rFonts w:ascii="Times New Roman" w:hAnsi="Times New Roman" w:cs="Times New Roman"/>
            <w:color w:val="000000"/>
            <w:sz w:val="24"/>
            <w:szCs w:val="24"/>
          </w:rPr>
          <w:delText xml:space="preserve">14 </w:delText>
        </w:r>
      </w:del>
      <w:ins w:id="33" w:author="Jane Kohlhoff" w:date="2024-09-18T06:34:00Z" w16du:dateUtc="2024-09-17T20:34:00Z">
        <w:r w:rsidR="00407D4B" w:rsidRPr="00FC00F3">
          <w:rPr>
            <w:rFonts w:ascii="Times New Roman" w:hAnsi="Times New Roman" w:cs="Times New Roman"/>
            <w:color w:val="000000"/>
            <w:sz w:val="24"/>
            <w:szCs w:val="24"/>
          </w:rPr>
          <w:t>1</w:t>
        </w:r>
      </w:ins>
      <w:ins w:id="34" w:author="Jane Kohlhoff" w:date="2024-09-18T07:06:00Z" w16du:dateUtc="2024-09-17T21:06:00Z">
        <w:r w:rsidR="00ED3A67">
          <w:rPr>
            <w:rFonts w:ascii="Times New Roman" w:hAnsi="Times New Roman" w:cs="Times New Roman"/>
            <w:color w:val="000000"/>
            <w:sz w:val="24"/>
            <w:szCs w:val="24"/>
          </w:rPr>
          <w:t>1</w:t>
        </w:r>
      </w:ins>
      <w:ins w:id="35" w:author="Jane Kohlhoff" w:date="2024-09-18T06:34:00Z" w16du:dateUtc="2024-09-17T20:34:00Z">
        <w:r w:rsidR="00407D4B" w:rsidRPr="00FC00F3">
          <w:rPr>
            <w:rFonts w:ascii="Times New Roman" w:hAnsi="Times New Roman" w:cs="Times New Roman"/>
            <w:color w:val="000000"/>
            <w:sz w:val="24"/>
            <w:szCs w:val="24"/>
          </w:rPr>
          <w:t xml:space="preserve"> </w:t>
        </w:r>
      </w:ins>
      <w:r w:rsidR="00B16FB2" w:rsidRPr="00FC00F3">
        <w:rPr>
          <w:rFonts w:ascii="Times New Roman" w:hAnsi="Times New Roman" w:cs="Times New Roman"/>
          <w:color w:val="000000"/>
          <w:sz w:val="24"/>
          <w:szCs w:val="24"/>
        </w:rPr>
        <w:t>participants who attended the COS-P groups</w:t>
      </w:r>
      <w:ins w:id="36" w:author="Jane Kohlhoff" w:date="2024-09-18T06:40:00Z" w16du:dateUtc="2024-09-17T20:40:00Z">
        <w:r w:rsidR="00407D4B">
          <w:rPr>
            <w:rFonts w:ascii="Times New Roman" w:hAnsi="Times New Roman" w:cs="Times New Roman"/>
            <w:color w:val="000000"/>
            <w:sz w:val="24"/>
            <w:szCs w:val="24"/>
          </w:rPr>
          <w:t xml:space="preserve">, </w:t>
        </w:r>
      </w:ins>
      <w:ins w:id="37" w:author="Jane Kohlhoff" w:date="2024-09-18T06:37:00Z" w16du:dateUtc="2024-09-17T20:37:00Z">
        <w:r w:rsidR="00407D4B">
          <w:rPr>
            <w:rFonts w:ascii="Times New Roman" w:hAnsi="Times New Roman" w:cs="Times New Roman"/>
            <w:color w:val="000000"/>
            <w:sz w:val="24"/>
            <w:szCs w:val="24"/>
          </w:rPr>
          <w:t>completed the T2 assessment</w:t>
        </w:r>
      </w:ins>
      <w:ins w:id="38" w:author="Jane Kohlhoff" w:date="2024-09-18T06:35:00Z" w16du:dateUtc="2024-09-17T20:35:00Z">
        <w:r w:rsidR="00407D4B">
          <w:rPr>
            <w:rFonts w:ascii="Times New Roman" w:hAnsi="Times New Roman" w:cs="Times New Roman"/>
            <w:color w:val="000000"/>
            <w:sz w:val="24"/>
            <w:szCs w:val="24"/>
          </w:rPr>
          <w:t xml:space="preserve">, </w:t>
        </w:r>
      </w:ins>
      <w:ins w:id="39" w:author="Jane Kohlhoff" w:date="2024-09-18T06:40:00Z" w16du:dateUtc="2024-09-17T20:40:00Z">
        <w:r w:rsidR="00407D4B">
          <w:rPr>
            <w:rFonts w:ascii="Times New Roman" w:hAnsi="Times New Roman" w:cs="Times New Roman"/>
            <w:color w:val="000000"/>
            <w:sz w:val="24"/>
            <w:szCs w:val="24"/>
          </w:rPr>
          <w:t xml:space="preserve">and for whom attendance data was available, </w:t>
        </w:r>
      </w:ins>
      <w:del w:id="40" w:author="Jane Kohlhoff" w:date="2024-09-18T06:41:00Z" w16du:dateUtc="2024-09-17T20:41:00Z">
        <w:r w:rsidR="00A804DB" w:rsidRPr="00FC00F3" w:rsidDel="00407D4B">
          <w:rPr>
            <w:rFonts w:ascii="Times New Roman" w:hAnsi="Times New Roman" w:cs="Times New Roman"/>
            <w:color w:val="000000"/>
            <w:sz w:val="24"/>
            <w:szCs w:val="24"/>
          </w:rPr>
          <w:delText xml:space="preserve"> and </w:delText>
        </w:r>
      </w:del>
      <w:del w:id="41" w:author="Jane Kohlhoff" w:date="2024-09-18T06:35:00Z" w16du:dateUtc="2024-09-17T20:35:00Z">
        <w:r w:rsidR="00A804DB" w:rsidRPr="00FC00F3" w:rsidDel="00407D4B">
          <w:rPr>
            <w:rFonts w:ascii="Times New Roman" w:hAnsi="Times New Roman" w:cs="Times New Roman"/>
            <w:color w:val="000000"/>
            <w:sz w:val="24"/>
            <w:szCs w:val="24"/>
          </w:rPr>
          <w:delText xml:space="preserve">for whom attendance data </w:delText>
        </w:r>
        <w:r w:rsidR="00D2490A" w:rsidRPr="00FC00F3" w:rsidDel="00407D4B">
          <w:rPr>
            <w:rFonts w:ascii="Times New Roman" w:hAnsi="Times New Roman" w:cs="Times New Roman"/>
            <w:color w:val="000000"/>
            <w:sz w:val="24"/>
            <w:szCs w:val="24"/>
          </w:rPr>
          <w:delText>wa</w:delText>
        </w:r>
        <w:r w:rsidR="00A804DB" w:rsidRPr="00FC00F3" w:rsidDel="00407D4B">
          <w:rPr>
            <w:rFonts w:ascii="Times New Roman" w:hAnsi="Times New Roman" w:cs="Times New Roman"/>
            <w:color w:val="000000"/>
            <w:sz w:val="24"/>
            <w:szCs w:val="24"/>
          </w:rPr>
          <w:delText>s available</w:delText>
        </w:r>
        <w:r w:rsidR="00B16FB2" w:rsidRPr="00FC00F3" w:rsidDel="00407D4B">
          <w:rPr>
            <w:rFonts w:ascii="Times New Roman" w:hAnsi="Times New Roman" w:cs="Times New Roman"/>
            <w:color w:val="000000"/>
            <w:sz w:val="24"/>
            <w:szCs w:val="24"/>
          </w:rPr>
          <w:delText xml:space="preserve">, </w:delText>
        </w:r>
      </w:del>
      <w:r w:rsidR="00B16FB2" w:rsidRPr="00FC00F3">
        <w:rPr>
          <w:rFonts w:ascii="Times New Roman" w:hAnsi="Times New Roman" w:cs="Times New Roman"/>
          <w:bCs/>
          <w:color w:val="000000"/>
          <w:sz w:val="24"/>
          <w:szCs w:val="24"/>
        </w:rPr>
        <w:t xml:space="preserve">the mean number of sessions attended was </w:t>
      </w:r>
      <w:ins w:id="42" w:author="Jane Kohlhoff" w:date="2024-09-18T07:07:00Z" w16du:dateUtc="2024-09-17T21:07:00Z">
        <w:r w:rsidR="00ED3A67">
          <w:rPr>
            <w:rFonts w:ascii="Times New Roman" w:hAnsi="Times New Roman" w:cs="Times New Roman"/>
            <w:bCs/>
            <w:color w:val="000000"/>
            <w:sz w:val="24"/>
            <w:szCs w:val="24"/>
          </w:rPr>
          <w:t>6</w:t>
        </w:r>
      </w:ins>
      <w:ins w:id="43" w:author="Jane Kohlhoff" w:date="2024-09-18T07:08:00Z" w16du:dateUtc="2024-09-17T21:08:00Z">
        <w:r w:rsidR="00ED3A67">
          <w:rPr>
            <w:rFonts w:ascii="Times New Roman" w:hAnsi="Times New Roman" w:cs="Times New Roman"/>
            <w:bCs/>
            <w:color w:val="000000"/>
            <w:sz w:val="24"/>
            <w:szCs w:val="24"/>
          </w:rPr>
          <w:t xml:space="preserve"> </w:t>
        </w:r>
      </w:ins>
      <w:del w:id="44" w:author="Jane Kohlhoff" w:date="2024-09-18T07:07:00Z" w16du:dateUtc="2024-09-17T21:07:00Z">
        <w:r w:rsidR="00B16FB2" w:rsidRPr="00FC00F3" w:rsidDel="00ED3A67">
          <w:rPr>
            <w:rFonts w:ascii="Times New Roman" w:hAnsi="Times New Roman" w:cs="Times New Roman"/>
            <w:bCs/>
            <w:color w:val="000000"/>
            <w:sz w:val="24"/>
            <w:szCs w:val="24"/>
          </w:rPr>
          <w:delText xml:space="preserve">5.64 </w:delText>
        </w:r>
      </w:del>
      <w:r w:rsidR="00B16FB2" w:rsidRPr="00FC00F3">
        <w:rPr>
          <w:rFonts w:ascii="Times New Roman" w:hAnsi="Times New Roman" w:cs="Times New Roman"/>
          <w:bCs/>
          <w:color w:val="000000"/>
          <w:sz w:val="24"/>
          <w:szCs w:val="24"/>
        </w:rPr>
        <w:t>(SD</w:t>
      </w:r>
      <w:r w:rsidR="006C0F96" w:rsidRPr="00FC00F3">
        <w:rPr>
          <w:rFonts w:ascii="Times New Roman" w:hAnsi="Times New Roman" w:cs="Times New Roman"/>
          <w:bCs/>
          <w:color w:val="000000"/>
          <w:sz w:val="24"/>
          <w:szCs w:val="24"/>
        </w:rPr>
        <w:t xml:space="preserve"> </w:t>
      </w:r>
      <w:r w:rsidR="00FF1C68" w:rsidRPr="00FC00F3">
        <w:rPr>
          <w:rFonts w:ascii="Times New Roman" w:hAnsi="Times New Roman" w:cs="Times New Roman"/>
          <w:bCs/>
          <w:color w:val="000000"/>
          <w:sz w:val="24"/>
          <w:szCs w:val="24"/>
        </w:rPr>
        <w:t xml:space="preserve">= </w:t>
      </w:r>
      <w:r w:rsidR="00B16FB2" w:rsidRPr="00FC00F3">
        <w:rPr>
          <w:rFonts w:ascii="Times New Roman" w:hAnsi="Times New Roman" w:cs="Times New Roman"/>
          <w:bCs/>
          <w:color w:val="000000"/>
          <w:sz w:val="24"/>
          <w:szCs w:val="24"/>
        </w:rPr>
        <w:t>1.</w:t>
      </w:r>
      <w:del w:id="45" w:author="Jane Kohlhoff" w:date="2024-09-18T07:07:00Z" w16du:dateUtc="2024-09-17T21:07:00Z">
        <w:r w:rsidR="00B16FB2" w:rsidRPr="00FC00F3" w:rsidDel="00ED3A67">
          <w:rPr>
            <w:rFonts w:ascii="Times New Roman" w:hAnsi="Times New Roman" w:cs="Times New Roman"/>
            <w:bCs/>
            <w:color w:val="000000"/>
            <w:sz w:val="24"/>
            <w:szCs w:val="24"/>
          </w:rPr>
          <w:delText>65</w:delText>
        </w:r>
      </w:del>
      <w:ins w:id="46" w:author="Jane Kohlhoff" w:date="2024-09-18T07:07:00Z" w16du:dateUtc="2024-09-17T21:07:00Z">
        <w:r w:rsidR="00ED3A67">
          <w:rPr>
            <w:rFonts w:ascii="Times New Roman" w:hAnsi="Times New Roman" w:cs="Times New Roman"/>
            <w:bCs/>
            <w:color w:val="000000"/>
            <w:sz w:val="24"/>
            <w:szCs w:val="24"/>
          </w:rPr>
          <w:t>27</w:t>
        </w:r>
      </w:ins>
      <w:r w:rsidR="00B16FB2" w:rsidRPr="00FC00F3">
        <w:rPr>
          <w:rFonts w:ascii="Times New Roman" w:hAnsi="Times New Roman" w:cs="Times New Roman"/>
          <w:bCs/>
          <w:color w:val="000000"/>
          <w:sz w:val="24"/>
          <w:szCs w:val="24"/>
        </w:rPr>
        <w:t xml:space="preserve">, range </w:t>
      </w:r>
      <w:r w:rsidR="00FF1C68" w:rsidRPr="00FC00F3">
        <w:rPr>
          <w:rFonts w:ascii="Times New Roman" w:hAnsi="Times New Roman" w:cs="Times New Roman"/>
          <w:bCs/>
          <w:color w:val="000000"/>
          <w:sz w:val="24"/>
          <w:szCs w:val="24"/>
        </w:rPr>
        <w:t xml:space="preserve">= </w:t>
      </w:r>
      <w:del w:id="47" w:author="Jane Kohlhoff" w:date="2024-09-18T07:06:00Z" w16du:dateUtc="2024-09-17T21:06:00Z">
        <w:r w:rsidR="00B16FB2" w:rsidRPr="00FC00F3" w:rsidDel="00ED3A67">
          <w:rPr>
            <w:rFonts w:ascii="Times New Roman" w:hAnsi="Times New Roman" w:cs="Times New Roman"/>
            <w:bCs/>
            <w:color w:val="000000"/>
            <w:sz w:val="24"/>
            <w:szCs w:val="24"/>
          </w:rPr>
          <w:delText>2</w:delText>
        </w:r>
      </w:del>
      <w:ins w:id="48" w:author="Jane Kohlhoff" w:date="2024-09-18T07:06:00Z" w16du:dateUtc="2024-09-17T21:06:00Z">
        <w:r w:rsidR="00ED3A67">
          <w:rPr>
            <w:rFonts w:ascii="Times New Roman" w:hAnsi="Times New Roman" w:cs="Times New Roman"/>
            <w:bCs/>
            <w:color w:val="000000"/>
            <w:sz w:val="24"/>
            <w:szCs w:val="24"/>
          </w:rPr>
          <w:t>4</w:t>
        </w:r>
      </w:ins>
      <w:r w:rsidR="00B16FB2" w:rsidRPr="00FC00F3">
        <w:rPr>
          <w:rFonts w:ascii="Times New Roman" w:hAnsi="Times New Roman" w:cs="Times New Roman"/>
          <w:bCs/>
          <w:color w:val="000000"/>
          <w:sz w:val="24"/>
          <w:szCs w:val="24"/>
        </w:rPr>
        <w:t>-8) and the mean total</w:t>
      </w:r>
      <w:r w:rsidR="00F21C5A" w:rsidRPr="00FC00F3">
        <w:rPr>
          <w:rFonts w:ascii="Times New Roman" w:hAnsi="Times New Roman" w:cs="Times New Roman"/>
          <w:bCs/>
          <w:color w:val="000000"/>
          <w:sz w:val="24"/>
          <w:szCs w:val="24"/>
        </w:rPr>
        <w:t xml:space="preserve"> </w:t>
      </w:r>
      <w:r w:rsidR="00B16FB2" w:rsidRPr="00FC00F3">
        <w:rPr>
          <w:rFonts w:ascii="Times New Roman" w:hAnsi="Times New Roman" w:cs="Times New Roman"/>
          <w:bCs/>
          <w:color w:val="000000"/>
          <w:sz w:val="24"/>
          <w:szCs w:val="24"/>
        </w:rPr>
        <w:t xml:space="preserve">amount </w:t>
      </w:r>
      <w:r w:rsidR="00F21C5A" w:rsidRPr="00FC00F3">
        <w:rPr>
          <w:rFonts w:ascii="Times New Roman" w:hAnsi="Times New Roman" w:cs="Times New Roman"/>
          <w:bCs/>
          <w:color w:val="000000"/>
          <w:sz w:val="24"/>
          <w:szCs w:val="24"/>
        </w:rPr>
        <w:t xml:space="preserve">of </w:t>
      </w:r>
      <w:r w:rsidR="00B16FB2" w:rsidRPr="00FC00F3">
        <w:rPr>
          <w:rFonts w:ascii="Times New Roman" w:hAnsi="Times New Roman" w:cs="Times New Roman"/>
          <w:bCs/>
          <w:color w:val="000000"/>
          <w:sz w:val="24"/>
          <w:szCs w:val="24"/>
        </w:rPr>
        <w:t>group time was</w:t>
      </w:r>
      <w:r w:rsidR="00F21C5A" w:rsidRPr="00FC00F3">
        <w:rPr>
          <w:rFonts w:ascii="Times New Roman" w:hAnsi="Times New Roman" w:cs="Times New Roman"/>
          <w:bCs/>
          <w:color w:val="000000"/>
          <w:sz w:val="24"/>
          <w:szCs w:val="24"/>
        </w:rPr>
        <w:t xml:space="preserve"> </w:t>
      </w:r>
      <w:r w:rsidR="00B16FB2" w:rsidRPr="00FC00F3">
        <w:rPr>
          <w:rFonts w:ascii="Times New Roman" w:hAnsi="Times New Roman" w:cs="Times New Roman"/>
          <w:bCs/>
          <w:color w:val="000000"/>
          <w:sz w:val="24"/>
          <w:szCs w:val="24"/>
        </w:rPr>
        <w:t>11.</w:t>
      </w:r>
      <w:del w:id="49" w:author="Jane Kohlhoff" w:date="2024-09-18T07:07:00Z" w16du:dateUtc="2024-09-17T21:07:00Z">
        <w:r w:rsidR="00B16FB2" w:rsidRPr="00FC00F3" w:rsidDel="00ED3A67">
          <w:rPr>
            <w:rFonts w:ascii="Times New Roman" w:hAnsi="Times New Roman" w:cs="Times New Roman"/>
            <w:bCs/>
            <w:color w:val="000000"/>
            <w:sz w:val="24"/>
            <w:szCs w:val="24"/>
          </w:rPr>
          <w:delText xml:space="preserve">03 </w:delText>
        </w:r>
      </w:del>
      <w:ins w:id="50" w:author="Jane Kohlhoff" w:date="2024-09-18T07:07:00Z" w16du:dateUtc="2024-09-17T21:07:00Z">
        <w:r w:rsidR="00ED3A67">
          <w:rPr>
            <w:rFonts w:ascii="Times New Roman" w:hAnsi="Times New Roman" w:cs="Times New Roman"/>
            <w:bCs/>
            <w:color w:val="000000"/>
            <w:sz w:val="24"/>
            <w:szCs w:val="24"/>
          </w:rPr>
          <w:t>72</w:t>
        </w:r>
        <w:r w:rsidR="00ED3A67" w:rsidRPr="00FC00F3">
          <w:rPr>
            <w:rFonts w:ascii="Times New Roman" w:hAnsi="Times New Roman" w:cs="Times New Roman"/>
            <w:bCs/>
            <w:color w:val="000000"/>
            <w:sz w:val="24"/>
            <w:szCs w:val="24"/>
          </w:rPr>
          <w:t xml:space="preserve"> </w:t>
        </w:r>
      </w:ins>
      <w:r w:rsidR="00CA3C54" w:rsidRPr="00FC00F3">
        <w:rPr>
          <w:rFonts w:ascii="Times New Roman" w:hAnsi="Times New Roman" w:cs="Times New Roman"/>
          <w:bCs/>
          <w:color w:val="000000"/>
          <w:sz w:val="24"/>
          <w:szCs w:val="24"/>
        </w:rPr>
        <w:t xml:space="preserve">hours </w:t>
      </w:r>
      <w:r w:rsidR="00F21C5A" w:rsidRPr="00FC00F3">
        <w:rPr>
          <w:rFonts w:ascii="Times New Roman" w:hAnsi="Times New Roman" w:cs="Times New Roman"/>
          <w:bCs/>
          <w:color w:val="000000"/>
          <w:sz w:val="24"/>
          <w:szCs w:val="24"/>
        </w:rPr>
        <w:t xml:space="preserve">(SD </w:t>
      </w:r>
      <w:r w:rsidR="00FF1C68" w:rsidRPr="00FC00F3">
        <w:rPr>
          <w:rFonts w:ascii="Times New Roman" w:hAnsi="Times New Roman" w:cs="Times New Roman"/>
          <w:bCs/>
          <w:color w:val="000000"/>
          <w:sz w:val="24"/>
          <w:szCs w:val="24"/>
        </w:rPr>
        <w:t xml:space="preserve">= </w:t>
      </w:r>
      <w:del w:id="51" w:author="Jane Kohlhoff" w:date="2024-09-18T07:08:00Z" w16du:dateUtc="2024-09-17T21:08:00Z">
        <w:r w:rsidR="00B16FB2" w:rsidRPr="00FC00F3" w:rsidDel="00ED3A67">
          <w:rPr>
            <w:rFonts w:ascii="Times New Roman" w:hAnsi="Times New Roman" w:cs="Times New Roman"/>
            <w:bCs/>
            <w:color w:val="000000"/>
            <w:sz w:val="24"/>
            <w:szCs w:val="24"/>
          </w:rPr>
          <w:delText>3.43</w:delText>
        </w:r>
      </w:del>
      <w:ins w:id="52" w:author="Jane Kohlhoff" w:date="2024-09-18T07:08:00Z" w16du:dateUtc="2024-09-17T21:08:00Z">
        <w:r w:rsidR="00ED3A67">
          <w:rPr>
            <w:rFonts w:ascii="Times New Roman" w:hAnsi="Times New Roman" w:cs="Times New Roman"/>
            <w:bCs/>
            <w:color w:val="000000"/>
            <w:sz w:val="24"/>
            <w:szCs w:val="24"/>
          </w:rPr>
          <w:t>2.86</w:t>
        </w:r>
      </w:ins>
      <w:r w:rsidR="00F21C5A" w:rsidRPr="00FC00F3">
        <w:rPr>
          <w:rFonts w:ascii="Times New Roman" w:hAnsi="Times New Roman" w:cs="Times New Roman"/>
          <w:bCs/>
          <w:color w:val="000000"/>
          <w:sz w:val="24"/>
          <w:szCs w:val="24"/>
        </w:rPr>
        <w:t xml:space="preserve">, range </w:t>
      </w:r>
      <w:r w:rsidR="00FF1C68" w:rsidRPr="00FC00F3">
        <w:rPr>
          <w:rFonts w:ascii="Times New Roman" w:hAnsi="Times New Roman" w:cs="Times New Roman"/>
          <w:bCs/>
          <w:color w:val="000000"/>
          <w:sz w:val="24"/>
          <w:szCs w:val="24"/>
        </w:rPr>
        <w:t xml:space="preserve">= </w:t>
      </w:r>
      <w:del w:id="53" w:author="Jane Kohlhoff" w:date="2024-09-18T07:06:00Z" w16du:dateUtc="2024-09-17T21:06:00Z">
        <w:r w:rsidR="00B16FB2" w:rsidRPr="00FC00F3" w:rsidDel="00ED3A67">
          <w:rPr>
            <w:rFonts w:ascii="Times New Roman" w:hAnsi="Times New Roman" w:cs="Times New Roman"/>
            <w:bCs/>
            <w:color w:val="000000"/>
            <w:sz w:val="24"/>
            <w:szCs w:val="24"/>
          </w:rPr>
          <w:delText xml:space="preserve">4 </w:delText>
        </w:r>
      </w:del>
      <w:ins w:id="54" w:author="Jane Kohlhoff" w:date="2024-09-18T07:06:00Z" w16du:dateUtc="2024-09-17T21:06:00Z">
        <w:r w:rsidR="00ED3A67">
          <w:rPr>
            <w:rFonts w:ascii="Times New Roman" w:hAnsi="Times New Roman" w:cs="Times New Roman"/>
            <w:bCs/>
            <w:color w:val="000000"/>
            <w:sz w:val="24"/>
            <w:szCs w:val="24"/>
          </w:rPr>
          <w:t>8</w:t>
        </w:r>
        <w:r w:rsidR="00ED3A67" w:rsidRPr="00FC00F3">
          <w:rPr>
            <w:rFonts w:ascii="Times New Roman" w:hAnsi="Times New Roman" w:cs="Times New Roman"/>
            <w:bCs/>
            <w:color w:val="000000"/>
            <w:sz w:val="24"/>
            <w:szCs w:val="24"/>
          </w:rPr>
          <w:t xml:space="preserve"> </w:t>
        </w:r>
      </w:ins>
      <w:r w:rsidR="00F21C5A" w:rsidRPr="00FC00F3">
        <w:rPr>
          <w:rFonts w:ascii="Times New Roman" w:hAnsi="Times New Roman" w:cs="Times New Roman"/>
          <w:bCs/>
          <w:color w:val="000000"/>
          <w:sz w:val="24"/>
          <w:szCs w:val="24"/>
        </w:rPr>
        <w:t>-</w:t>
      </w:r>
      <w:r w:rsidR="00B16FB2" w:rsidRPr="00FC00F3">
        <w:rPr>
          <w:rFonts w:ascii="Times New Roman" w:hAnsi="Times New Roman" w:cs="Times New Roman"/>
          <w:bCs/>
          <w:color w:val="000000"/>
          <w:sz w:val="24"/>
          <w:szCs w:val="24"/>
        </w:rPr>
        <w:t xml:space="preserve"> 16</w:t>
      </w:r>
      <w:r w:rsidR="00F21C5A" w:rsidRPr="00FC00F3">
        <w:rPr>
          <w:rFonts w:ascii="Times New Roman" w:hAnsi="Times New Roman" w:cs="Times New Roman"/>
          <w:bCs/>
          <w:color w:val="000000"/>
          <w:sz w:val="24"/>
          <w:szCs w:val="24"/>
        </w:rPr>
        <w:t>)</w:t>
      </w:r>
      <w:r w:rsidR="00B16FB2" w:rsidRPr="00FC00F3">
        <w:rPr>
          <w:rFonts w:ascii="Times New Roman" w:hAnsi="Times New Roman" w:cs="Times New Roman"/>
          <w:bCs/>
          <w:color w:val="000000"/>
          <w:sz w:val="24"/>
          <w:szCs w:val="24"/>
        </w:rPr>
        <w:t>.</w:t>
      </w:r>
      <w:r w:rsidR="00F21C5A" w:rsidRPr="00FC00F3">
        <w:rPr>
          <w:rFonts w:ascii="Times New Roman" w:hAnsi="Times New Roman" w:cs="Times New Roman"/>
          <w:bCs/>
          <w:color w:val="000000"/>
          <w:sz w:val="24"/>
          <w:szCs w:val="24"/>
        </w:rPr>
        <w:t xml:space="preserve"> </w:t>
      </w:r>
      <w:r w:rsidR="00ED569D" w:rsidRPr="00FC00F3">
        <w:rPr>
          <w:rFonts w:ascii="Times New Roman" w:hAnsi="Times New Roman" w:cs="Times New Roman"/>
          <w:bCs/>
          <w:color w:val="000000"/>
          <w:sz w:val="24"/>
          <w:szCs w:val="24"/>
        </w:rPr>
        <w:t>The</w:t>
      </w:r>
      <w:r w:rsidRPr="00FC00F3">
        <w:rPr>
          <w:rFonts w:ascii="Times New Roman" w:hAnsi="Times New Roman" w:cs="Times New Roman"/>
          <w:bCs/>
          <w:color w:val="000000"/>
          <w:sz w:val="24"/>
          <w:szCs w:val="24"/>
        </w:rPr>
        <w:t xml:space="preserve"> COS-P groups </w:t>
      </w:r>
      <w:r w:rsidR="00ED569D" w:rsidRPr="00FC00F3">
        <w:rPr>
          <w:rFonts w:ascii="Times New Roman" w:hAnsi="Times New Roman" w:cs="Times New Roman"/>
          <w:bCs/>
          <w:color w:val="000000"/>
          <w:sz w:val="24"/>
          <w:szCs w:val="24"/>
        </w:rPr>
        <w:t>were</w:t>
      </w:r>
      <w:r w:rsidRPr="00FC00F3">
        <w:rPr>
          <w:rFonts w:ascii="Times New Roman" w:hAnsi="Times New Roman" w:cs="Times New Roman"/>
          <w:bCs/>
          <w:color w:val="000000"/>
          <w:sz w:val="24"/>
          <w:szCs w:val="24"/>
        </w:rPr>
        <w:t xml:space="preserve"> provided on-site at </w:t>
      </w:r>
      <w:r w:rsidR="00876E74" w:rsidRPr="00FC00F3">
        <w:rPr>
          <w:rFonts w:ascii="Times New Roman" w:hAnsi="Times New Roman" w:cs="Times New Roman"/>
          <w:bCs/>
          <w:color w:val="000000"/>
          <w:sz w:val="24"/>
          <w:szCs w:val="24"/>
        </w:rPr>
        <w:t xml:space="preserve">the </w:t>
      </w:r>
      <w:r w:rsidR="00ED569D" w:rsidRPr="00FC00F3">
        <w:rPr>
          <w:rFonts w:ascii="Times New Roman" w:hAnsi="Times New Roman" w:cs="Times New Roman"/>
          <w:bCs/>
          <w:color w:val="000000"/>
          <w:sz w:val="24"/>
          <w:szCs w:val="24"/>
        </w:rPr>
        <w:t>clinic</w:t>
      </w:r>
      <w:r w:rsidRPr="00FC00F3">
        <w:rPr>
          <w:rFonts w:ascii="Times New Roman" w:hAnsi="Times New Roman" w:cs="Times New Roman"/>
          <w:bCs/>
          <w:color w:val="000000"/>
          <w:sz w:val="24"/>
          <w:szCs w:val="24"/>
        </w:rPr>
        <w:t xml:space="preserve">, co-facilitated by two clinicians who </w:t>
      </w:r>
      <w:r w:rsidR="00ED569D" w:rsidRPr="00FC00F3">
        <w:rPr>
          <w:rFonts w:ascii="Times New Roman" w:hAnsi="Times New Roman" w:cs="Times New Roman"/>
          <w:bCs/>
          <w:color w:val="000000"/>
          <w:sz w:val="24"/>
          <w:szCs w:val="24"/>
        </w:rPr>
        <w:t xml:space="preserve">had </w:t>
      </w:r>
      <w:r w:rsidRPr="00FC00F3">
        <w:rPr>
          <w:rFonts w:ascii="Times New Roman" w:hAnsi="Times New Roman" w:cs="Times New Roman"/>
          <w:bCs/>
          <w:color w:val="000000"/>
          <w:sz w:val="24"/>
          <w:szCs w:val="24"/>
        </w:rPr>
        <w:t>been trained and accredited in the intervention, at least one of whom ha</w:t>
      </w:r>
      <w:r w:rsidR="00ED569D" w:rsidRPr="00FC00F3">
        <w:rPr>
          <w:rFonts w:ascii="Times New Roman" w:hAnsi="Times New Roman" w:cs="Times New Roman"/>
          <w:bCs/>
          <w:color w:val="000000"/>
          <w:sz w:val="24"/>
          <w:szCs w:val="24"/>
        </w:rPr>
        <w:t>d</w:t>
      </w:r>
      <w:r w:rsidRPr="00FC00F3">
        <w:rPr>
          <w:rFonts w:ascii="Times New Roman" w:hAnsi="Times New Roman" w:cs="Times New Roman"/>
          <w:bCs/>
          <w:color w:val="000000"/>
          <w:sz w:val="24"/>
          <w:szCs w:val="24"/>
        </w:rPr>
        <w:t xml:space="preserve"> experience in running previous </w:t>
      </w:r>
      <w:r w:rsidR="00120EC7" w:rsidRPr="00FC00F3">
        <w:rPr>
          <w:rFonts w:ascii="Times New Roman" w:hAnsi="Times New Roman" w:cs="Times New Roman"/>
          <w:bCs/>
          <w:color w:val="000000"/>
          <w:sz w:val="24"/>
          <w:szCs w:val="24"/>
        </w:rPr>
        <w:t xml:space="preserve">COS-P </w:t>
      </w:r>
      <w:r w:rsidRPr="00FC00F3">
        <w:rPr>
          <w:rFonts w:ascii="Times New Roman" w:hAnsi="Times New Roman" w:cs="Times New Roman"/>
          <w:bCs/>
          <w:color w:val="000000"/>
          <w:sz w:val="24"/>
          <w:szCs w:val="24"/>
        </w:rPr>
        <w:t xml:space="preserve">groups and </w:t>
      </w:r>
      <w:r w:rsidR="00ED569D" w:rsidRPr="00FC00F3">
        <w:rPr>
          <w:rFonts w:ascii="Times New Roman" w:hAnsi="Times New Roman" w:cs="Times New Roman"/>
          <w:bCs/>
          <w:color w:val="000000"/>
          <w:sz w:val="24"/>
          <w:szCs w:val="24"/>
        </w:rPr>
        <w:t>one who</w:t>
      </w:r>
      <w:r w:rsidRPr="00FC00F3">
        <w:rPr>
          <w:rFonts w:ascii="Times New Roman" w:hAnsi="Times New Roman" w:cs="Times New Roman"/>
          <w:bCs/>
          <w:color w:val="000000"/>
          <w:sz w:val="24"/>
          <w:szCs w:val="24"/>
        </w:rPr>
        <w:t xml:space="preserve"> ha</w:t>
      </w:r>
      <w:r w:rsidR="00ED569D" w:rsidRPr="00FC00F3">
        <w:rPr>
          <w:rFonts w:ascii="Times New Roman" w:hAnsi="Times New Roman" w:cs="Times New Roman"/>
          <w:bCs/>
          <w:color w:val="000000"/>
          <w:sz w:val="24"/>
          <w:szCs w:val="24"/>
        </w:rPr>
        <w:t>d</w:t>
      </w:r>
      <w:r w:rsidRPr="00FC00F3">
        <w:rPr>
          <w:rFonts w:ascii="Times New Roman" w:hAnsi="Times New Roman" w:cs="Times New Roman"/>
          <w:bCs/>
          <w:color w:val="000000"/>
          <w:sz w:val="24"/>
          <w:szCs w:val="24"/>
        </w:rPr>
        <w:t xml:space="preserve"> no training or experience delivering PCIT-T. </w:t>
      </w:r>
      <w:r w:rsidR="00876E74" w:rsidRPr="00FC00F3">
        <w:rPr>
          <w:rFonts w:ascii="Times New Roman" w:hAnsi="Times New Roman" w:cs="Times New Roman"/>
          <w:bCs/>
          <w:color w:val="000000"/>
          <w:sz w:val="24"/>
          <w:szCs w:val="24"/>
        </w:rPr>
        <w:t xml:space="preserve">Across the trial, </w:t>
      </w:r>
      <w:r w:rsidR="00292917" w:rsidRPr="00FC00F3">
        <w:rPr>
          <w:rFonts w:ascii="Times New Roman" w:hAnsi="Times New Roman" w:cs="Times New Roman"/>
          <w:bCs/>
          <w:color w:val="000000"/>
          <w:sz w:val="24"/>
          <w:szCs w:val="24"/>
        </w:rPr>
        <w:t>7</w:t>
      </w:r>
      <w:r w:rsidR="00876E74" w:rsidRPr="00FC00F3">
        <w:rPr>
          <w:rFonts w:ascii="Times New Roman" w:hAnsi="Times New Roman" w:cs="Times New Roman"/>
          <w:bCs/>
          <w:color w:val="000000"/>
          <w:sz w:val="24"/>
          <w:szCs w:val="24"/>
        </w:rPr>
        <w:t xml:space="preserve"> COS-P groups were run and there were </w:t>
      </w:r>
      <w:r w:rsidR="00292917" w:rsidRPr="00FC00F3">
        <w:rPr>
          <w:rFonts w:ascii="Times New Roman" w:hAnsi="Times New Roman" w:cs="Times New Roman"/>
          <w:bCs/>
          <w:color w:val="000000"/>
          <w:sz w:val="24"/>
          <w:szCs w:val="24"/>
        </w:rPr>
        <w:t>7</w:t>
      </w:r>
      <w:r w:rsidR="00876E74" w:rsidRPr="00FC00F3">
        <w:rPr>
          <w:rFonts w:ascii="Times New Roman" w:hAnsi="Times New Roman" w:cs="Times New Roman"/>
          <w:bCs/>
          <w:color w:val="000000"/>
          <w:sz w:val="24"/>
          <w:szCs w:val="24"/>
        </w:rPr>
        <w:t xml:space="preserve"> different COS-P facilitators (professional backgrounds: Clinical Psychology, </w:t>
      </w:r>
      <w:r w:rsidR="00876E74" w:rsidRPr="00FC00F3">
        <w:rPr>
          <w:rFonts w:ascii="Times New Roman" w:hAnsi="Times New Roman" w:cs="Times New Roman"/>
          <w:bCs/>
          <w:i/>
          <w:iCs/>
          <w:color w:val="000000"/>
          <w:sz w:val="24"/>
          <w:szCs w:val="24"/>
        </w:rPr>
        <w:t>n</w:t>
      </w:r>
      <w:r w:rsidR="00FF1C68" w:rsidRPr="00FC00F3">
        <w:rPr>
          <w:rFonts w:ascii="Times New Roman" w:hAnsi="Times New Roman" w:cs="Times New Roman"/>
          <w:bCs/>
          <w:i/>
          <w:iCs/>
          <w:color w:val="000000"/>
          <w:sz w:val="24"/>
          <w:szCs w:val="24"/>
        </w:rPr>
        <w:t xml:space="preserve"> </w:t>
      </w:r>
      <w:r w:rsidR="00876E74" w:rsidRPr="00FC00F3">
        <w:rPr>
          <w:rFonts w:ascii="Times New Roman" w:hAnsi="Times New Roman" w:cs="Times New Roman"/>
          <w:bCs/>
          <w:color w:val="000000"/>
          <w:sz w:val="24"/>
          <w:szCs w:val="24"/>
        </w:rPr>
        <w:t>=</w:t>
      </w:r>
      <w:r w:rsidR="00FF1C68" w:rsidRPr="00FC00F3">
        <w:rPr>
          <w:rFonts w:ascii="Times New Roman" w:hAnsi="Times New Roman" w:cs="Times New Roman"/>
          <w:bCs/>
          <w:color w:val="000000"/>
          <w:sz w:val="24"/>
          <w:szCs w:val="24"/>
        </w:rPr>
        <w:t xml:space="preserve"> </w:t>
      </w:r>
      <w:r w:rsidR="00876E74" w:rsidRPr="00FC00F3">
        <w:rPr>
          <w:rFonts w:ascii="Times New Roman" w:hAnsi="Times New Roman" w:cs="Times New Roman"/>
          <w:bCs/>
          <w:color w:val="000000"/>
          <w:sz w:val="24"/>
          <w:szCs w:val="24"/>
        </w:rPr>
        <w:t xml:space="preserve">4; Psychiatry, </w:t>
      </w:r>
      <w:r w:rsidR="00876E74" w:rsidRPr="00FC00F3">
        <w:rPr>
          <w:rFonts w:ascii="Times New Roman" w:hAnsi="Times New Roman" w:cs="Times New Roman"/>
          <w:bCs/>
          <w:i/>
          <w:iCs/>
          <w:color w:val="000000"/>
          <w:sz w:val="24"/>
          <w:szCs w:val="24"/>
        </w:rPr>
        <w:t>n</w:t>
      </w:r>
      <w:r w:rsidR="00FF1C68" w:rsidRPr="00FC00F3">
        <w:rPr>
          <w:rFonts w:ascii="Times New Roman" w:hAnsi="Times New Roman" w:cs="Times New Roman"/>
          <w:bCs/>
          <w:i/>
          <w:iCs/>
          <w:color w:val="000000"/>
          <w:sz w:val="24"/>
          <w:szCs w:val="24"/>
        </w:rPr>
        <w:t xml:space="preserve"> </w:t>
      </w:r>
      <w:r w:rsidR="00876E74" w:rsidRPr="00FC00F3">
        <w:rPr>
          <w:rFonts w:ascii="Times New Roman" w:hAnsi="Times New Roman" w:cs="Times New Roman"/>
          <w:bCs/>
          <w:color w:val="000000"/>
          <w:sz w:val="24"/>
          <w:szCs w:val="24"/>
        </w:rPr>
        <w:t>=</w:t>
      </w:r>
      <w:r w:rsidR="00FF1C68" w:rsidRPr="00FC00F3">
        <w:rPr>
          <w:rFonts w:ascii="Times New Roman" w:hAnsi="Times New Roman" w:cs="Times New Roman"/>
          <w:bCs/>
          <w:color w:val="000000"/>
          <w:sz w:val="24"/>
          <w:szCs w:val="24"/>
        </w:rPr>
        <w:t xml:space="preserve"> </w:t>
      </w:r>
      <w:r w:rsidR="00876E74" w:rsidRPr="00FC00F3">
        <w:rPr>
          <w:rFonts w:ascii="Times New Roman" w:hAnsi="Times New Roman" w:cs="Times New Roman"/>
          <w:bCs/>
          <w:color w:val="000000"/>
          <w:sz w:val="24"/>
          <w:szCs w:val="24"/>
        </w:rPr>
        <w:t xml:space="preserve">1; Nursing, </w:t>
      </w:r>
      <w:r w:rsidR="00876E74" w:rsidRPr="00FC00F3">
        <w:rPr>
          <w:rFonts w:ascii="Times New Roman" w:hAnsi="Times New Roman" w:cs="Times New Roman"/>
          <w:bCs/>
          <w:i/>
          <w:iCs/>
          <w:color w:val="000000"/>
          <w:sz w:val="24"/>
          <w:szCs w:val="24"/>
        </w:rPr>
        <w:t>n</w:t>
      </w:r>
      <w:r w:rsidR="00FF1C68" w:rsidRPr="00FC00F3">
        <w:rPr>
          <w:rFonts w:ascii="Times New Roman" w:hAnsi="Times New Roman" w:cs="Times New Roman"/>
          <w:bCs/>
          <w:i/>
          <w:iCs/>
          <w:color w:val="000000"/>
          <w:sz w:val="24"/>
          <w:szCs w:val="24"/>
        </w:rPr>
        <w:t xml:space="preserve"> </w:t>
      </w:r>
      <w:r w:rsidR="00876E74" w:rsidRPr="00FC00F3">
        <w:rPr>
          <w:rFonts w:ascii="Times New Roman" w:hAnsi="Times New Roman" w:cs="Times New Roman"/>
          <w:bCs/>
          <w:color w:val="000000"/>
          <w:sz w:val="24"/>
          <w:szCs w:val="24"/>
        </w:rPr>
        <w:t>=</w:t>
      </w:r>
      <w:r w:rsidR="00FF1C68" w:rsidRPr="00FC00F3">
        <w:rPr>
          <w:rFonts w:ascii="Times New Roman" w:hAnsi="Times New Roman" w:cs="Times New Roman"/>
          <w:bCs/>
          <w:color w:val="000000"/>
          <w:sz w:val="24"/>
          <w:szCs w:val="24"/>
        </w:rPr>
        <w:t xml:space="preserve"> </w:t>
      </w:r>
      <w:r w:rsidR="00876E74" w:rsidRPr="00FC00F3">
        <w:rPr>
          <w:rFonts w:ascii="Times New Roman" w:hAnsi="Times New Roman" w:cs="Times New Roman"/>
          <w:bCs/>
          <w:color w:val="000000"/>
          <w:sz w:val="24"/>
          <w:szCs w:val="24"/>
        </w:rPr>
        <w:t xml:space="preserve">2). COS-P </w:t>
      </w:r>
      <w:r w:rsidR="00876E74" w:rsidRPr="00FC00F3">
        <w:rPr>
          <w:rFonts w:ascii="Times New Roman" w:hAnsi="Times New Roman" w:cs="Times New Roman"/>
          <w:bCs/>
          <w:color w:val="000000"/>
          <w:sz w:val="24"/>
          <w:szCs w:val="24"/>
        </w:rPr>
        <w:lastRenderedPageBreak/>
        <w:t xml:space="preserve">facilitators were chosen based on clinical availability at the time of the trial; all were clinicians employed and working in perinatal, infant and early childhood mental health at the Clinical service. </w:t>
      </w:r>
      <w:r w:rsidR="00F21C5A" w:rsidRPr="00FC00F3">
        <w:rPr>
          <w:rFonts w:ascii="Times New Roman" w:hAnsi="Times New Roman" w:cs="Times New Roman"/>
          <w:bCs/>
          <w:color w:val="000000"/>
          <w:sz w:val="24"/>
          <w:szCs w:val="24"/>
        </w:rPr>
        <w:t>To</w:t>
      </w:r>
      <w:r w:rsidR="00ED569D" w:rsidRPr="00FC00F3">
        <w:rPr>
          <w:rFonts w:ascii="Times New Roman" w:hAnsi="Times New Roman" w:cs="Times New Roman"/>
          <w:bCs/>
          <w:color w:val="000000"/>
          <w:sz w:val="24"/>
          <w:szCs w:val="24"/>
        </w:rPr>
        <w:t xml:space="preserve"> ensure that the COS-P groups had </w:t>
      </w:r>
      <w:proofErr w:type="gramStart"/>
      <w:r w:rsidR="00ED569D" w:rsidRPr="00FC00F3">
        <w:rPr>
          <w:rFonts w:ascii="Times New Roman" w:hAnsi="Times New Roman" w:cs="Times New Roman"/>
          <w:bCs/>
          <w:color w:val="000000"/>
          <w:sz w:val="24"/>
          <w:szCs w:val="24"/>
        </w:rPr>
        <w:t>sufficient numbers of</w:t>
      </w:r>
      <w:proofErr w:type="gramEnd"/>
      <w:r w:rsidR="00ED569D" w:rsidRPr="00FC00F3">
        <w:rPr>
          <w:rFonts w:ascii="Times New Roman" w:hAnsi="Times New Roman" w:cs="Times New Roman"/>
          <w:bCs/>
          <w:color w:val="000000"/>
          <w:sz w:val="24"/>
          <w:szCs w:val="24"/>
        </w:rPr>
        <w:t xml:space="preserve"> participants, they were attended by a mix of trial participants and non-trial participants with children in the same age range (who were referred from within the same clinic</w:t>
      </w:r>
      <w:r w:rsidR="00676AE7" w:rsidRPr="00FC00F3">
        <w:rPr>
          <w:rFonts w:ascii="Times New Roman" w:hAnsi="Times New Roman" w:cs="Times New Roman"/>
          <w:bCs/>
          <w:color w:val="000000"/>
          <w:sz w:val="24"/>
          <w:szCs w:val="24"/>
        </w:rPr>
        <w:t>)</w:t>
      </w:r>
      <w:r w:rsidR="00FF1C68" w:rsidRPr="00FC00F3">
        <w:rPr>
          <w:rFonts w:ascii="Times New Roman" w:hAnsi="Times New Roman" w:cs="Times New Roman"/>
          <w:bCs/>
          <w:color w:val="000000"/>
          <w:sz w:val="24"/>
          <w:szCs w:val="24"/>
        </w:rPr>
        <w:t xml:space="preserve">. </w:t>
      </w:r>
      <w:r w:rsidR="00876E74" w:rsidRPr="00FC00F3">
        <w:rPr>
          <w:rFonts w:ascii="Times New Roman" w:hAnsi="Times New Roman" w:cs="Times New Roman"/>
          <w:bCs/>
          <w:color w:val="000000"/>
          <w:sz w:val="24"/>
          <w:szCs w:val="24"/>
        </w:rPr>
        <w:t xml:space="preserve">Childcare during the groups was provided on-site. </w:t>
      </w:r>
      <w:r w:rsidRPr="00FC00F3">
        <w:rPr>
          <w:rFonts w:ascii="Times New Roman" w:hAnsi="Times New Roman" w:cs="Times New Roman"/>
          <w:bCs/>
          <w:color w:val="000000"/>
          <w:sz w:val="24"/>
          <w:szCs w:val="24"/>
        </w:rPr>
        <w:t xml:space="preserve">Treatment fidelity </w:t>
      </w:r>
      <w:r w:rsidR="00ED569D" w:rsidRPr="00FC00F3">
        <w:rPr>
          <w:rFonts w:ascii="Times New Roman" w:hAnsi="Times New Roman" w:cs="Times New Roman"/>
          <w:bCs/>
          <w:color w:val="000000"/>
          <w:sz w:val="24"/>
          <w:szCs w:val="24"/>
        </w:rPr>
        <w:t>was</w:t>
      </w:r>
      <w:r w:rsidRPr="00FC00F3">
        <w:rPr>
          <w:rFonts w:ascii="Times New Roman" w:hAnsi="Times New Roman" w:cs="Times New Roman"/>
          <w:bCs/>
          <w:color w:val="000000"/>
          <w:sz w:val="24"/>
          <w:szCs w:val="24"/>
        </w:rPr>
        <w:t xml:space="preserve"> maximized </w:t>
      </w:r>
      <w:r w:rsidR="00533C28" w:rsidRPr="00FC00F3">
        <w:rPr>
          <w:rFonts w:ascii="Times New Roman" w:hAnsi="Times New Roman" w:cs="Times New Roman"/>
          <w:bCs/>
          <w:color w:val="000000"/>
          <w:sz w:val="24"/>
          <w:szCs w:val="24"/>
        </w:rPr>
        <w:t>usin</w:t>
      </w:r>
      <w:r w:rsidR="00FF1C68" w:rsidRPr="00FC00F3">
        <w:rPr>
          <w:rFonts w:ascii="Times New Roman" w:hAnsi="Times New Roman" w:cs="Times New Roman"/>
          <w:bCs/>
          <w:color w:val="000000"/>
          <w:sz w:val="24"/>
          <w:szCs w:val="24"/>
        </w:rPr>
        <w:t xml:space="preserve">g: 1) </w:t>
      </w:r>
      <w:r w:rsidRPr="00FC00F3">
        <w:rPr>
          <w:rFonts w:ascii="Times New Roman" w:hAnsi="Times New Roman" w:cs="Times New Roman"/>
          <w:bCs/>
          <w:color w:val="000000"/>
          <w:sz w:val="24"/>
          <w:szCs w:val="24"/>
        </w:rPr>
        <w:t>fidelity checklists, completed individually by each of the group facilitators at the end of each session</w:t>
      </w:r>
      <w:r w:rsidR="00FF1C68" w:rsidRPr="00FC00F3">
        <w:rPr>
          <w:rFonts w:ascii="Times New Roman" w:hAnsi="Times New Roman" w:cs="Times New Roman"/>
          <w:bCs/>
          <w:color w:val="000000"/>
          <w:sz w:val="24"/>
          <w:szCs w:val="24"/>
        </w:rPr>
        <w:t xml:space="preserve">; </w:t>
      </w:r>
      <w:r w:rsidRPr="00FC00F3">
        <w:rPr>
          <w:rFonts w:ascii="Times New Roman" w:hAnsi="Times New Roman" w:cs="Times New Roman"/>
          <w:bCs/>
          <w:color w:val="000000"/>
          <w:sz w:val="24"/>
          <w:szCs w:val="24"/>
        </w:rPr>
        <w:t xml:space="preserve">and </w:t>
      </w:r>
      <w:r w:rsidR="00FF1C68" w:rsidRPr="00FC00F3">
        <w:rPr>
          <w:rFonts w:ascii="Times New Roman" w:hAnsi="Times New Roman" w:cs="Times New Roman"/>
          <w:bCs/>
          <w:color w:val="000000"/>
          <w:sz w:val="24"/>
          <w:szCs w:val="24"/>
        </w:rPr>
        <w:t xml:space="preserve">2) </w:t>
      </w:r>
      <w:r w:rsidRPr="00FC00F3">
        <w:rPr>
          <w:rFonts w:ascii="Times New Roman" w:hAnsi="Times New Roman" w:cs="Times New Roman"/>
          <w:bCs/>
          <w:color w:val="000000"/>
          <w:sz w:val="24"/>
          <w:szCs w:val="24"/>
        </w:rPr>
        <w:t xml:space="preserve">1-hour clinical reflective supervision sessions, provided to the group facilitators twice </w:t>
      </w:r>
      <w:proofErr w:type="gramStart"/>
      <w:r w:rsidRPr="00FC00F3">
        <w:rPr>
          <w:rFonts w:ascii="Times New Roman" w:hAnsi="Times New Roman" w:cs="Times New Roman"/>
          <w:bCs/>
          <w:color w:val="000000"/>
          <w:sz w:val="24"/>
          <w:szCs w:val="24"/>
        </w:rPr>
        <w:t>during the course of</w:t>
      </w:r>
      <w:proofErr w:type="gramEnd"/>
      <w:r w:rsidRPr="00FC00F3">
        <w:rPr>
          <w:rFonts w:ascii="Times New Roman" w:hAnsi="Times New Roman" w:cs="Times New Roman"/>
          <w:bCs/>
          <w:color w:val="000000"/>
          <w:sz w:val="24"/>
          <w:szCs w:val="24"/>
        </w:rPr>
        <w:t xml:space="preserve"> each group program by an experienced COS-P facilitator and clinical supervisor.</w:t>
      </w:r>
    </w:p>
    <w:p w14:paraId="67466213" w14:textId="758A2AD0" w:rsidR="00F005FF" w:rsidRPr="00FC00F3" w:rsidRDefault="00F005FF" w:rsidP="00F005FF">
      <w:pPr>
        <w:spacing w:line="480" w:lineRule="auto"/>
        <w:ind w:firstLine="720"/>
        <w:contextualSpacing/>
        <w:rPr>
          <w:rFonts w:ascii="Times New Roman" w:hAnsi="Times New Roman" w:cs="Times New Roman"/>
          <w:color w:val="000000"/>
          <w:sz w:val="24"/>
          <w:szCs w:val="24"/>
          <w:lang w:val="en-US"/>
        </w:rPr>
      </w:pPr>
      <w:r w:rsidRPr="00FC00F3">
        <w:rPr>
          <w:rFonts w:ascii="Times New Roman" w:hAnsi="Times New Roman" w:cs="Times New Roman"/>
          <w:i/>
          <w:color w:val="000000"/>
          <w:sz w:val="24"/>
          <w:szCs w:val="24"/>
        </w:rPr>
        <w:t>Waitlist</w:t>
      </w:r>
      <w:r w:rsidR="00EE2756" w:rsidRPr="00FC00F3">
        <w:rPr>
          <w:rFonts w:ascii="Times New Roman" w:hAnsi="Times New Roman" w:cs="Times New Roman"/>
          <w:i/>
          <w:color w:val="000000"/>
          <w:sz w:val="24"/>
          <w:szCs w:val="24"/>
        </w:rPr>
        <w:t xml:space="preserve"> Controls</w:t>
      </w:r>
      <w:r w:rsidRPr="00FC00F3">
        <w:rPr>
          <w:rFonts w:ascii="Times New Roman" w:hAnsi="Times New Roman" w:cs="Times New Roman"/>
          <w:i/>
          <w:color w:val="000000"/>
          <w:sz w:val="24"/>
          <w:szCs w:val="24"/>
        </w:rPr>
        <w:t>.</w:t>
      </w:r>
      <w:r w:rsidRPr="00FC00F3">
        <w:rPr>
          <w:rFonts w:ascii="Times New Roman" w:hAnsi="Times New Roman" w:cs="Times New Roman"/>
          <w:color w:val="000000"/>
          <w:sz w:val="24"/>
          <w:szCs w:val="24"/>
        </w:rPr>
        <w:t xml:space="preserve"> Participants allocated to </w:t>
      </w:r>
      <w:r w:rsidR="00ED569D" w:rsidRPr="00FC00F3">
        <w:rPr>
          <w:rFonts w:ascii="Times New Roman" w:hAnsi="Times New Roman" w:cs="Times New Roman"/>
          <w:color w:val="000000"/>
          <w:sz w:val="24"/>
          <w:szCs w:val="24"/>
        </w:rPr>
        <w:t xml:space="preserve">the waitlist control condition </w:t>
      </w:r>
      <w:r w:rsidRPr="00FC00F3">
        <w:rPr>
          <w:rFonts w:ascii="Times New Roman" w:hAnsi="Times New Roman" w:cs="Times New Roman"/>
          <w:color w:val="000000"/>
          <w:sz w:val="24"/>
          <w:szCs w:val="24"/>
        </w:rPr>
        <w:t>complete</w:t>
      </w:r>
      <w:r w:rsidR="00ED569D" w:rsidRPr="00FC00F3">
        <w:rPr>
          <w:rFonts w:ascii="Times New Roman" w:hAnsi="Times New Roman" w:cs="Times New Roman"/>
          <w:color w:val="000000"/>
          <w:sz w:val="24"/>
          <w:szCs w:val="24"/>
        </w:rPr>
        <w:t>d</w:t>
      </w:r>
      <w:r w:rsidRPr="00FC00F3">
        <w:rPr>
          <w:rFonts w:ascii="Times New Roman" w:hAnsi="Times New Roman" w:cs="Times New Roman"/>
          <w:color w:val="000000"/>
          <w:sz w:val="24"/>
          <w:szCs w:val="24"/>
        </w:rPr>
        <w:t xml:space="preserve"> the T1 assessment </w:t>
      </w:r>
      <w:r w:rsidR="00ED569D" w:rsidRPr="00FC00F3">
        <w:rPr>
          <w:rFonts w:ascii="Times New Roman" w:hAnsi="Times New Roman" w:cs="Times New Roman"/>
          <w:color w:val="000000"/>
          <w:sz w:val="24"/>
          <w:szCs w:val="24"/>
        </w:rPr>
        <w:t xml:space="preserve">and then </w:t>
      </w:r>
      <w:r w:rsidRPr="00FC00F3">
        <w:rPr>
          <w:rFonts w:ascii="Times New Roman" w:hAnsi="Times New Roman" w:cs="Times New Roman"/>
          <w:color w:val="000000"/>
          <w:sz w:val="24"/>
          <w:szCs w:val="24"/>
        </w:rPr>
        <w:t>no treatment for 8-</w:t>
      </w:r>
      <w:r w:rsidR="00ED569D" w:rsidRPr="00FC00F3">
        <w:rPr>
          <w:rFonts w:ascii="Times New Roman" w:hAnsi="Times New Roman" w:cs="Times New Roman"/>
          <w:color w:val="000000"/>
          <w:sz w:val="24"/>
          <w:szCs w:val="24"/>
        </w:rPr>
        <w:t>weeks</w:t>
      </w:r>
      <w:r w:rsidRPr="00FC00F3">
        <w:rPr>
          <w:rFonts w:ascii="Times New Roman" w:hAnsi="Times New Roman" w:cs="Times New Roman"/>
          <w:color w:val="000000"/>
          <w:sz w:val="24"/>
          <w:szCs w:val="24"/>
        </w:rPr>
        <w:t xml:space="preserve">. They </w:t>
      </w:r>
      <w:r w:rsidR="00ED569D" w:rsidRPr="00FC00F3">
        <w:rPr>
          <w:rFonts w:ascii="Times New Roman" w:hAnsi="Times New Roman" w:cs="Times New Roman"/>
          <w:color w:val="000000"/>
          <w:sz w:val="24"/>
          <w:szCs w:val="24"/>
        </w:rPr>
        <w:t>then</w:t>
      </w:r>
      <w:r w:rsidRPr="00FC00F3">
        <w:rPr>
          <w:rFonts w:ascii="Times New Roman" w:hAnsi="Times New Roman" w:cs="Times New Roman"/>
          <w:color w:val="000000"/>
          <w:sz w:val="24"/>
          <w:szCs w:val="24"/>
        </w:rPr>
        <w:t xml:space="preserve"> complete</w:t>
      </w:r>
      <w:r w:rsidR="00ED569D" w:rsidRPr="00FC00F3">
        <w:rPr>
          <w:rFonts w:ascii="Times New Roman" w:hAnsi="Times New Roman" w:cs="Times New Roman"/>
          <w:color w:val="000000"/>
          <w:sz w:val="24"/>
          <w:szCs w:val="24"/>
        </w:rPr>
        <w:t>d</w:t>
      </w:r>
      <w:r w:rsidRPr="00FC00F3">
        <w:rPr>
          <w:rFonts w:ascii="Times New Roman" w:hAnsi="Times New Roman" w:cs="Times New Roman"/>
          <w:color w:val="000000"/>
          <w:sz w:val="24"/>
          <w:szCs w:val="24"/>
        </w:rPr>
        <w:t xml:space="preserve"> the T2 assessment,</w:t>
      </w:r>
      <w:r w:rsidR="00ED569D"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represent</w:t>
      </w:r>
      <w:r w:rsidR="00ED569D" w:rsidRPr="00FC00F3">
        <w:rPr>
          <w:rFonts w:ascii="Times New Roman" w:hAnsi="Times New Roman" w:cs="Times New Roman"/>
          <w:color w:val="000000"/>
          <w:sz w:val="24"/>
          <w:szCs w:val="24"/>
        </w:rPr>
        <w:t>ing</w:t>
      </w:r>
      <w:r w:rsidRPr="00FC00F3">
        <w:rPr>
          <w:rFonts w:ascii="Times New Roman" w:hAnsi="Times New Roman" w:cs="Times New Roman"/>
          <w:color w:val="000000"/>
          <w:sz w:val="24"/>
          <w:szCs w:val="24"/>
        </w:rPr>
        <w:t xml:space="preserve"> the completion of their participation in the study. </w:t>
      </w:r>
      <w:r w:rsidR="00360053" w:rsidRPr="00FC00F3">
        <w:rPr>
          <w:rFonts w:ascii="Times New Roman" w:hAnsi="Times New Roman" w:cs="Times New Roman"/>
          <w:color w:val="000000"/>
          <w:sz w:val="24"/>
          <w:szCs w:val="24"/>
        </w:rPr>
        <w:t xml:space="preserve">Participants </w:t>
      </w:r>
      <w:r w:rsidRPr="00FC00F3">
        <w:rPr>
          <w:rFonts w:ascii="Times New Roman" w:hAnsi="Times New Roman" w:cs="Times New Roman"/>
          <w:color w:val="000000"/>
          <w:sz w:val="24"/>
          <w:szCs w:val="24"/>
        </w:rPr>
        <w:t xml:space="preserve">allocated to the waitlist condition </w:t>
      </w:r>
      <w:r w:rsidR="00360053" w:rsidRPr="00FC00F3">
        <w:rPr>
          <w:rFonts w:ascii="Times New Roman" w:hAnsi="Times New Roman" w:cs="Times New Roman"/>
          <w:color w:val="000000"/>
          <w:sz w:val="24"/>
          <w:szCs w:val="24"/>
        </w:rPr>
        <w:t>were</w:t>
      </w:r>
      <w:r w:rsidRPr="00FC00F3">
        <w:rPr>
          <w:rFonts w:ascii="Times New Roman" w:hAnsi="Times New Roman" w:cs="Times New Roman"/>
          <w:color w:val="000000"/>
          <w:sz w:val="24"/>
          <w:szCs w:val="24"/>
        </w:rPr>
        <w:t xml:space="preserve"> offered the opportunity to receive PCIT-T or COS-P (</w:t>
      </w:r>
      <w:r w:rsidR="00360053" w:rsidRPr="00FC00F3">
        <w:rPr>
          <w:rFonts w:ascii="Times New Roman" w:hAnsi="Times New Roman" w:cs="Times New Roman"/>
          <w:color w:val="000000"/>
          <w:sz w:val="24"/>
          <w:szCs w:val="24"/>
        </w:rPr>
        <w:t>their</w:t>
      </w:r>
      <w:r w:rsidRPr="00FC00F3">
        <w:rPr>
          <w:rFonts w:ascii="Times New Roman" w:hAnsi="Times New Roman" w:cs="Times New Roman"/>
          <w:color w:val="000000"/>
          <w:sz w:val="24"/>
          <w:szCs w:val="24"/>
        </w:rPr>
        <w:t xml:space="preserve"> cho</w:t>
      </w:r>
      <w:r w:rsidR="00360053" w:rsidRPr="00FC00F3">
        <w:rPr>
          <w:rFonts w:ascii="Times New Roman" w:hAnsi="Times New Roman" w:cs="Times New Roman"/>
          <w:color w:val="000000"/>
          <w:sz w:val="24"/>
          <w:szCs w:val="24"/>
        </w:rPr>
        <w:t>ice</w:t>
      </w:r>
      <w:r w:rsidRPr="00FC00F3">
        <w:rPr>
          <w:rFonts w:ascii="Times New Roman" w:hAnsi="Times New Roman" w:cs="Times New Roman"/>
          <w:color w:val="000000"/>
          <w:sz w:val="24"/>
          <w:szCs w:val="24"/>
        </w:rPr>
        <w:t>) at the completion of the T2 assessment</w:t>
      </w:r>
      <w:r w:rsidR="00360053" w:rsidRPr="00FC00F3">
        <w:rPr>
          <w:rFonts w:ascii="Times New Roman" w:hAnsi="Times New Roman" w:cs="Times New Roman"/>
          <w:color w:val="000000"/>
          <w:sz w:val="24"/>
          <w:szCs w:val="24"/>
        </w:rPr>
        <w:t xml:space="preserve"> (not as part of the trial)</w:t>
      </w:r>
      <w:r w:rsidRPr="00FC00F3">
        <w:rPr>
          <w:rFonts w:ascii="Times New Roman" w:hAnsi="Times New Roman" w:cs="Times New Roman"/>
          <w:color w:val="000000"/>
          <w:sz w:val="24"/>
          <w:szCs w:val="24"/>
        </w:rPr>
        <w:t>.</w:t>
      </w:r>
    </w:p>
    <w:p w14:paraId="122D6672" w14:textId="77777777" w:rsidR="00F005FF" w:rsidRPr="00FC00F3" w:rsidRDefault="00F005FF" w:rsidP="00F005FF">
      <w:pPr>
        <w:spacing w:line="480" w:lineRule="auto"/>
        <w:contextualSpacing/>
        <w:rPr>
          <w:rFonts w:ascii="Times New Roman" w:eastAsiaTheme="majorEastAsia" w:hAnsi="Times New Roman" w:cs="Times New Roman"/>
          <w:b/>
          <w:bCs/>
          <w:color w:val="000000"/>
          <w:sz w:val="24"/>
          <w:szCs w:val="24"/>
          <w:lang w:val="en-US"/>
        </w:rPr>
      </w:pPr>
      <w:bookmarkStart w:id="55" w:name="_Hlk167254054"/>
      <w:r w:rsidRPr="00FC00F3">
        <w:rPr>
          <w:rFonts w:ascii="Times New Roman" w:eastAsiaTheme="majorEastAsia" w:hAnsi="Times New Roman" w:cs="Times New Roman"/>
          <w:b/>
          <w:bCs/>
          <w:color w:val="000000"/>
          <w:sz w:val="24"/>
          <w:szCs w:val="24"/>
          <w:lang w:val="en-US"/>
        </w:rPr>
        <w:t>Measures</w:t>
      </w:r>
    </w:p>
    <w:p w14:paraId="4BE55910" w14:textId="30705C97" w:rsidR="000734FE" w:rsidRPr="00FC00F3" w:rsidRDefault="00D85B8C" w:rsidP="00F005FF">
      <w:pPr>
        <w:widowControl w:val="0"/>
        <w:autoSpaceDE w:val="0"/>
        <w:autoSpaceDN w:val="0"/>
        <w:adjustRightInd w:val="0"/>
        <w:spacing w:line="480" w:lineRule="auto"/>
        <w:ind w:firstLine="720"/>
        <w:contextualSpacing/>
        <w:rPr>
          <w:rFonts w:ascii="Times New Roman" w:hAnsi="Times New Roman" w:cs="Times New Roman"/>
          <w:b/>
          <w:bCs/>
          <w:iCs/>
          <w:color w:val="000000"/>
          <w:sz w:val="24"/>
          <w:szCs w:val="24"/>
        </w:rPr>
      </w:pPr>
      <w:r w:rsidRPr="00FC00F3">
        <w:rPr>
          <w:rFonts w:ascii="Times New Roman" w:hAnsi="Times New Roman" w:cs="Times New Roman"/>
          <w:b/>
          <w:bCs/>
          <w:iCs/>
          <w:color w:val="000000"/>
          <w:sz w:val="24"/>
          <w:szCs w:val="24"/>
        </w:rPr>
        <w:t>Parenting Outcomes</w:t>
      </w:r>
    </w:p>
    <w:p w14:paraId="4527F48D" w14:textId="09670095" w:rsidR="00F005FF" w:rsidRPr="00FC00F3" w:rsidRDefault="00F005FF" w:rsidP="00F005FF">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r w:rsidRPr="00FC00F3">
        <w:rPr>
          <w:rFonts w:ascii="Times New Roman" w:hAnsi="Times New Roman" w:cs="Times New Roman"/>
          <w:b/>
          <w:bCs/>
          <w:iCs/>
          <w:color w:val="000000"/>
          <w:sz w:val="24"/>
          <w:szCs w:val="24"/>
        </w:rPr>
        <w:t xml:space="preserve">Positive and negative </w:t>
      </w:r>
      <w:r w:rsidR="0065248C" w:rsidRPr="00FC00F3">
        <w:rPr>
          <w:rFonts w:ascii="Times New Roman" w:hAnsi="Times New Roman" w:cs="Times New Roman"/>
          <w:b/>
          <w:bCs/>
          <w:iCs/>
          <w:color w:val="000000"/>
          <w:sz w:val="24"/>
          <w:szCs w:val="24"/>
        </w:rPr>
        <w:t xml:space="preserve">child-directed </w:t>
      </w:r>
      <w:r w:rsidR="000C268D" w:rsidRPr="00FC00F3">
        <w:rPr>
          <w:rFonts w:ascii="Times New Roman" w:hAnsi="Times New Roman" w:cs="Times New Roman"/>
          <w:b/>
          <w:bCs/>
          <w:iCs/>
          <w:color w:val="000000"/>
          <w:sz w:val="24"/>
          <w:szCs w:val="24"/>
        </w:rPr>
        <w:t>verbalizations</w:t>
      </w:r>
      <w:r w:rsidR="00F823FE" w:rsidRPr="00FC00F3">
        <w:rPr>
          <w:rFonts w:ascii="Times New Roman" w:hAnsi="Times New Roman" w:cs="Times New Roman"/>
          <w:b/>
          <w:bCs/>
          <w:iCs/>
          <w:color w:val="000000"/>
          <w:sz w:val="24"/>
          <w:szCs w:val="24"/>
        </w:rPr>
        <w:t xml:space="preserve"> </w:t>
      </w:r>
      <w:r w:rsidR="005E6CF3" w:rsidRPr="00FC00F3">
        <w:rPr>
          <w:rFonts w:ascii="Times New Roman" w:hAnsi="Times New Roman" w:cs="Times New Roman"/>
          <w:color w:val="000000"/>
          <w:sz w:val="24"/>
          <w:szCs w:val="24"/>
        </w:rPr>
        <w:t xml:space="preserve">were coded from 20-min parent-child interaction sessions using the Dyadic Parent-Child Interaction Coding System, Fourth Edition </w:t>
      </w:r>
      <w:r w:rsidR="005E6CF3"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&lt;EndNote&gt;&lt;Cite&gt;&lt;Author&gt;Eyberg&lt;/Author&gt;&lt;Year&gt;2013&lt;/Year&gt;&lt;RecNum&gt;1210&lt;/RecNum&gt;&lt;Prefix&gt;DPICS-IV`; &lt;/Prefix&gt;&lt;DisplayText&gt;(DPICS-IV; Eyberg et al., 2013)&lt;/DisplayText&gt;&lt;record&gt;&lt;rec-number&gt;1210&lt;/rec-number&gt;&lt;foreign-keys&gt;&lt;key app="EN" db-id="xpzvv0f2z5pxwhed0r6xa9er59e9pdxvards" timestamp="1552879050"&gt;1210&lt;/key&gt;&lt;/foreign-keys&gt;&lt;ref-type name="Book"&gt;6&lt;/ref-type&gt;&lt;contributors&gt;&lt;authors&gt;&lt;author&gt;Eyberg, S.M.&lt;/author&gt;&lt;author&gt;Nelson, M.M.&lt;/author&gt;&lt;author&gt;Ginn, N.C.&lt;/author&gt;&lt;author&gt;Bhuiyan, N.&lt;/author&gt;&lt;author&gt;Boggs, S.R.&lt;/author&gt;&lt;/authors&gt;&lt;/contributors&gt;&lt;titles&gt;&lt;title&gt;Dyadic parent–child interaction coding system (DPICS), 4th edition (DPICS-IV) comprehensive manual for research and training&lt;/title&gt;&lt;/titles&gt;&lt;dates&gt;&lt;year&gt;2013&lt;/year&gt;&lt;/dates&gt;&lt;pub-location&gt;Gainesville, FL&lt;/pub-location&gt;&lt;publisher&gt;PCIT International&lt;/publisher&gt;&lt;urls&gt;&lt;/urls&gt;&lt;/record&gt;&lt;/Cite&gt;&lt;/EndNote&gt;</w:instrText>
      </w:r>
      <w:r w:rsidR="005E6CF3"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(DPICS-IV; Eyberg et al., 2013)</w:t>
      </w:r>
      <w:r w:rsidR="005E6CF3" w:rsidRPr="00FC00F3">
        <w:rPr>
          <w:rFonts w:ascii="Times New Roman" w:hAnsi="Times New Roman" w:cs="Times New Roman"/>
          <w:color w:val="000000"/>
          <w:sz w:val="24"/>
          <w:szCs w:val="24"/>
        </w:rPr>
        <w:fldChar w:fldCharType="end"/>
      </w:r>
      <w:r w:rsidR="00870F19" w:rsidRPr="00FC00F3">
        <w:rPr>
          <w:rFonts w:ascii="Times New Roman" w:hAnsi="Times New Roman" w:cs="Times New Roman"/>
          <w:color w:val="000000"/>
          <w:sz w:val="24"/>
          <w:szCs w:val="24"/>
        </w:rPr>
        <w:t xml:space="preserve">. Coders </w:t>
      </w:r>
      <w:r w:rsidR="007025B9" w:rsidRPr="00FC00F3">
        <w:rPr>
          <w:rFonts w:ascii="Times New Roman" w:hAnsi="Times New Roman" w:cs="Times New Roman"/>
          <w:color w:val="000000"/>
          <w:sz w:val="24"/>
          <w:szCs w:val="24"/>
        </w:rPr>
        <w:t xml:space="preserve">transcribed </w:t>
      </w:r>
      <w:r w:rsidR="00870F19" w:rsidRPr="00FC00F3">
        <w:rPr>
          <w:rFonts w:ascii="Times New Roman" w:hAnsi="Times New Roman" w:cs="Times New Roman"/>
          <w:color w:val="000000"/>
          <w:sz w:val="24"/>
          <w:szCs w:val="24"/>
        </w:rPr>
        <w:t>the video</w:t>
      </w:r>
      <w:r w:rsidR="005E6CF3" w:rsidRPr="00FC00F3">
        <w:rPr>
          <w:rFonts w:ascii="Times New Roman" w:hAnsi="Times New Roman" w:cs="Times New Roman"/>
          <w:color w:val="000000"/>
          <w:sz w:val="24"/>
          <w:szCs w:val="24"/>
        </w:rPr>
        <w:t xml:space="preserve">-recorded sessions </w:t>
      </w:r>
      <w:r w:rsidR="00870F19" w:rsidRPr="00FC00F3">
        <w:rPr>
          <w:rFonts w:ascii="Times New Roman" w:hAnsi="Times New Roman" w:cs="Times New Roman"/>
          <w:color w:val="000000"/>
          <w:sz w:val="24"/>
          <w:szCs w:val="24"/>
        </w:rPr>
        <w:t>verbatim, creating moment-by-moment transcription</w:t>
      </w:r>
      <w:r w:rsidR="005E6CF3" w:rsidRPr="00FC00F3">
        <w:rPr>
          <w:rFonts w:ascii="Times New Roman" w:hAnsi="Times New Roman" w:cs="Times New Roman"/>
          <w:color w:val="000000"/>
          <w:sz w:val="24"/>
          <w:szCs w:val="24"/>
        </w:rPr>
        <w:t>s</w:t>
      </w:r>
      <w:r w:rsidR="007025B9" w:rsidRPr="00FC00F3">
        <w:rPr>
          <w:rFonts w:ascii="Times New Roman" w:hAnsi="Times New Roman" w:cs="Times New Roman"/>
          <w:color w:val="000000"/>
          <w:sz w:val="24"/>
          <w:szCs w:val="24"/>
        </w:rPr>
        <w:t xml:space="preserve">, and </w:t>
      </w:r>
      <w:r w:rsidR="005E6CF3" w:rsidRPr="00FC00F3">
        <w:rPr>
          <w:rFonts w:ascii="Times New Roman" w:hAnsi="Times New Roman" w:cs="Times New Roman"/>
          <w:color w:val="000000"/>
          <w:sz w:val="24"/>
          <w:szCs w:val="24"/>
        </w:rPr>
        <w:t xml:space="preserve">then </w:t>
      </w:r>
      <w:r w:rsidR="00360053" w:rsidRPr="00FC00F3">
        <w:rPr>
          <w:rFonts w:ascii="Times New Roman" w:hAnsi="Times New Roman" w:cs="Times New Roman"/>
          <w:color w:val="000000"/>
          <w:sz w:val="24"/>
          <w:szCs w:val="24"/>
        </w:rPr>
        <w:t>coded</w:t>
      </w:r>
      <w:r w:rsidR="00870F19" w:rsidRPr="00FC00F3">
        <w:rPr>
          <w:rFonts w:ascii="Times New Roman" w:hAnsi="Times New Roman" w:cs="Times New Roman"/>
          <w:color w:val="000000"/>
          <w:sz w:val="24"/>
          <w:szCs w:val="24"/>
        </w:rPr>
        <w:t xml:space="preserve"> </w:t>
      </w:r>
      <w:r w:rsidR="005E6CF3" w:rsidRPr="00FC00F3">
        <w:rPr>
          <w:rFonts w:ascii="Times New Roman" w:hAnsi="Times New Roman" w:cs="Times New Roman"/>
          <w:color w:val="000000"/>
          <w:sz w:val="24"/>
          <w:szCs w:val="24"/>
        </w:rPr>
        <w:t xml:space="preserve">parent and child </w:t>
      </w:r>
      <w:r w:rsidR="000C268D" w:rsidRPr="00FC00F3">
        <w:rPr>
          <w:rFonts w:ascii="Times New Roman" w:hAnsi="Times New Roman" w:cs="Times New Roman"/>
          <w:color w:val="000000"/>
          <w:sz w:val="24"/>
          <w:szCs w:val="24"/>
        </w:rPr>
        <w:t>verbalizations</w:t>
      </w:r>
      <w:r w:rsidR="005E6CF3" w:rsidRPr="00FC00F3">
        <w:rPr>
          <w:rFonts w:ascii="Times New Roman" w:hAnsi="Times New Roman" w:cs="Times New Roman"/>
          <w:color w:val="000000"/>
          <w:sz w:val="24"/>
          <w:szCs w:val="24"/>
        </w:rPr>
        <w:t xml:space="preserve"> </w:t>
      </w:r>
      <w:r w:rsidR="00870F19" w:rsidRPr="00FC00F3">
        <w:rPr>
          <w:rFonts w:ascii="Times New Roman" w:hAnsi="Times New Roman" w:cs="Times New Roman"/>
          <w:color w:val="000000"/>
          <w:sz w:val="24"/>
          <w:szCs w:val="24"/>
        </w:rPr>
        <w:t>(using the transcription and video)</w:t>
      </w:r>
      <w:r w:rsidRPr="00FC00F3">
        <w:rPr>
          <w:rFonts w:ascii="Times New Roman" w:hAnsi="Times New Roman" w:cs="Times New Roman"/>
          <w:color w:val="000000"/>
          <w:sz w:val="24"/>
          <w:szCs w:val="24"/>
        </w:rPr>
        <w:t xml:space="preserve"> </w:t>
      </w:r>
      <w:r w:rsidR="005E6CF3" w:rsidRPr="00FC00F3">
        <w:rPr>
          <w:rFonts w:ascii="Times New Roman" w:hAnsi="Times New Roman" w:cs="Times New Roman"/>
          <w:color w:val="000000"/>
          <w:sz w:val="24"/>
          <w:szCs w:val="24"/>
        </w:rPr>
        <w:t xml:space="preserve">according </w:t>
      </w:r>
      <w:r w:rsidR="00EB5645" w:rsidRPr="00FC00F3">
        <w:rPr>
          <w:rFonts w:ascii="Times New Roman" w:hAnsi="Times New Roman" w:cs="Times New Roman"/>
          <w:color w:val="000000"/>
          <w:sz w:val="24"/>
          <w:szCs w:val="24"/>
        </w:rPr>
        <w:t xml:space="preserve">to </w:t>
      </w:r>
      <w:r w:rsidR="005E6CF3" w:rsidRPr="00FC00F3">
        <w:rPr>
          <w:rFonts w:ascii="Times New Roman" w:hAnsi="Times New Roman" w:cs="Times New Roman"/>
          <w:color w:val="000000"/>
          <w:sz w:val="24"/>
          <w:szCs w:val="24"/>
        </w:rPr>
        <w:t>the DPICS-IV</w:t>
      </w:r>
      <w:r w:rsidR="00EB5645" w:rsidRPr="00FC00F3">
        <w:rPr>
          <w:rFonts w:ascii="Times New Roman" w:hAnsi="Times New Roman" w:cs="Times New Roman"/>
          <w:color w:val="000000"/>
          <w:sz w:val="24"/>
          <w:szCs w:val="24"/>
        </w:rPr>
        <w:t xml:space="preserve"> coding scheme</w:t>
      </w:r>
      <w:r w:rsidRPr="00FC00F3">
        <w:rPr>
          <w:rFonts w:ascii="Times New Roman" w:hAnsi="Times New Roman" w:cs="Times New Roman"/>
          <w:color w:val="000000"/>
          <w:sz w:val="24"/>
          <w:szCs w:val="24"/>
        </w:rPr>
        <w:t>. A ‘positive parenting’ score (total number of labe</w:t>
      </w:r>
      <w:r w:rsidR="007025B9" w:rsidRPr="00FC00F3">
        <w:rPr>
          <w:rFonts w:ascii="Times New Roman" w:hAnsi="Times New Roman" w:cs="Times New Roman"/>
          <w:color w:val="000000"/>
          <w:sz w:val="24"/>
          <w:szCs w:val="24"/>
        </w:rPr>
        <w:t>l</w:t>
      </w:r>
      <w:r w:rsidRPr="00FC00F3">
        <w:rPr>
          <w:rFonts w:ascii="Times New Roman" w:hAnsi="Times New Roman" w:cs="Times New Roman"/>
          <w:color w:val="000000"/>
          <w:sz w:val="24"/>
          <w:szCs w:val="24"/>
        </w:rPr>
        <w:t>led praises</w:t>
      </w:r>
      <w:r w:rsidR="00674C17" w:rsidRPr="00FC00F3">
        <w:rPr>
          <w:rFonts w:ascii="Times New Roman" w:hAnsi="Times New Roman" w:cs="Times New Roman"/>
          <w:color w:val="000000"/>
          <w:sz w:val="24"/>
          <w:szCs w:val="24"/>
        </w:rPr>
        <w:t xml:space="preserve">, i.e., specific praise of a child's </w:t>
      </w:r>
      <w:proofErr w:type="spellStart"/>
      <w:r w:rsidR="00674C17" w:rsidRPr="00FC00F3">
        <w:rPr>
          <w:rFonts w:ascii="Times New Roman" w:hAnsi="Times New Roman" w:cs="Times New Roman"/>
          <w:color w:val="000000"/>
          <w:sz w:val="24"/>
          <w:szCs w:val="24"/>
        </w:rPr>
        <w:t>behaviors</w:t>
      </w:r>
      <w:proofErr w:type="spellEnd"/>
      <w:r w:rsidR="00674C17" w:rsidRPr="00FC00F3">
        <w:rPr>
          <w:rFonts w:ascii="Times New Roman" w:hAnsi="Times New Roman" w:cs="Times New Roman"/>
          <w:color w:val="000000"/>
          <w:sz w:val="24"/>
          <w:szCs w:val="24"/>
        </w:rPr>
        <w:t>, product</w:t>
      </w:r>
      <w:r w:rsidR="00D85B8C" w:rsidRPr="00FC00F3">
        <w:rPr>
          <w:rFonts w:ascii="Times New Roman" w:hAnsi="Times New Roman" w:cs="Times New Roman"/>
          <w:color w:val="000000"/>
          <w:sz w:val="24"/>
          <w:szCs w:val="24"/>
        </w:rPr>
        <w:t>s (e.g., creation)</w:t>
      </w:r>
      <w:r w:rsidR="00674C17" w:rsidRPr="00FC00F3">
        <w:rPr>
          <w:rFonts w:ascii="Times New Roman" w:hAnsi="Times New Roman" w:cs="Times New Roman"/>
          <w:color w:val="000000"/>
          <w:sz w:val="24"/>
          <w:szCs w:val="24"/>
        </w:rPr>
        <w:t>, or attributes</w:t>
      </w:r>
      <w:r w:rsidRPr="00FC00F3">
        <w:rPr>
          <w:rFonts w:ascii="Times New Roman" w:hAnsi="Times New Roman" w:cs="Times New Roman"/>
          <w:color w:val="000000"/>
          <w:sz w:val="24"/>
          <w:szCs w:val="24"/>
        </w:rPr>
        <w:t>) and a ‘negative parenting’ score (total number of negative statements</w:t>
      </w:r>
      <w:r w:rsidR="00674C17" w:rsidRPr="00FC00F3">
        <w:rPr>
          <w:rFonts w:ascii="Times New Roman" w:hAnsi="Times New Roman" w:cs="Times New Roman"/>
          <w:color w:val="000000"/>
          <w:sz w:val="24"/>
          <w:szCs w:val="24"/>
        </w:rPr>
        <w:t xml:space="preserve"> directed towards the child</w:t>
      </w:r>
      <w:r w:rsidRPr="00FC00F3">
        <w:rPr>
          <w:rFonts w:ascii="Times New Roman" w:hAnsi="Times New Roman" w:cs="Times New Roman"/>
          <w:color w:val="000000"/>
          <w:sz w:val="24"/>
          <w:szCs w:val="24"/>
        </w:rPr>
        <w:t xml:space="preserve">) </w:t>
      </w:r>
      <w:r w:rsidR="00360053" w:rsidRPr="00FC00F3">
        <w:rPr>
          <w:rFonts w:ascii="Times New Roman" w:hAnsi="Times New Roman" w:cs="Times New Roman"/>
          <w:color w:val="000000"/>
          <w:sz w:val="24"/>
          <w:szCs w:val="24"/>
        </w:rPr>
        <w:t>was</w:t>
      </w:r>
      <w:r w:rsidRPr="00FC00F3">
        <w:rPr>
          <w:rFonts w:ascii="Times New Roman" w:hAnsi="Times New Roman" w:cs="Times New Roman"/>
          <w:color w:val="000000"/>
          <w:sz w:val="24"/>
          <w:szCs w:val="24"/>
        </w:rPr>
        <w:t xml:space="preserve"> calculated based on the </w:t>
      </w:r>
      <w:r w:rsidRPr="00FC00F3">
        <w:rPr>
          <w:rFonts w:ascii="Times New Roman" w:hAnsi="Times New Roman" w:cs="Times New Roman"/>
          <w:color w:val="000000"/>
          <w:sz w:val="24"/>
          <w:szCs w:val="24"/>
        </w:rPr>
        <w:lastRenderedPageBreak/>
        <w:t xml:space="preserve">number of times the </w:t>
      </w:r>
      <w:r w:rsidR="000C268D" w:rsidRPr="00FC00F3">
        <w:rPr>
          <w:rFonts w:ascii="Times New Roman" w:hAnsi="Times New Roman" w:cs="Times New Roman"/>
          <w:color w:val="000000"/>
          <w:sz w:val="24"/>
          <w:szCs w:val="24"/>
        </w:rPr>
        <w:t>verbalizations</w:t>
      </w:r>
      <w:r w:rsidRPr="00FC00F3">
        <w:rPr>
          <w:rFonts w:ascii="Times New Roman" w:hAnsi="Times New Roman" w:cs="Times New Roman"/>
          <w:color w:val="000000"/>
          <w:sz w:val="24"/>
          <w:szCs w:val="24"/>
        </w:rPr>
        <w:t xml:space="preserve"> </w:t>
      </w:r>
      <w:r w:rsidR="00360053" w:rsidRPr="00FC00F3">
        <w:rPr>
          <w:rFonts w:ascii="Times New Roman" w:hAnsi="Times New Roman" w:cs="Times New Roman"/>
          <w:color w:val="000000"/>
          <w:sz w:val="24"/>
          <w:szCs w:val="24"/>
        </w:rPr>
        <w:t xml:space="preserve">were </w:t>
      </w:r>
      <w:r w:rsidRPr="00FC00F3">
        <w:rPr>
          <w:rFonts w:ascii="Times New Roman" w:hAnsi="Times New Roman" w:cs="Times New Roman"/>
          <w:color w:val="000000"/>
          <w:sz w:val="24"/>
          <w:szCs w:val="24"/>
        </w:rPr>
        <w:t xml:space="preserve">observed. To create standardized scores, frequency counts </w:t>
      </w:r>
      <w:r w:rsidR="00360053" w:rsidRPr="00FC00F3">
        <w:rPr>
          <w:rFonts w:ascii="Times New Roman" w:hAnsi="Times New Roman" w:cs="Times New Roman"/>
          <w:color w:val="000000"/>
          <w:sz w:val="24"/>
          <w:szCs w:val="24"/>
        </w:rPr>
        <w:t>were</w:t>
      </w:r>
      <w:r w:rsidRPr="00FC00F3">
        <w:rPr>
          <w:rFonts w:ascii="Times New Roman" w:hAnsi="Times New Roman" w:cs="Times New Roman"/>
          <w:color w:val="000000"/>
          <w:sz w:val="24"/>
          <w:szCs w:val="24"/>
        </w:rPr>
        <w:t xml:space="preserve"> transformed into ratios </w:t>
      </w:r>
      <w:r w:rsidR="00360053" w:rsidRPr="00FC00F3">
        <w:rPr>
          <w:rFonts w:ascii="Times New Roman" w:hAnsi="Times New Roman" w:cs="Times New Roman"/>
          <w:color w:val="000000"/>
          <w:sz w:val="24"/>
          <w:szCs w:val="24"/>
        </w:rPr>
        <w:t>as follows</w:t>
      </w:r>
      <w:r w:rsidRPr="00FC00F3">
        <w:rPr>
          <w:rFonts w:ascii="Times New Roman" w:hAnsi="Times New Roman" w:cs="Times New Roman"/>
          <w:color w:val="000000"/>
          <w:sz w:val="24"/>
          <w:szCs w:val="24"/>
        </w:rPr>
        <w:t xml:space="preserve">: </w:t>
      </w:r>
      <w:r w:rsidR="00FF1C68" w:rsidRPr="00FC00F3">
        <w:rPr>
          <w:rFonts w:ascii="Times New Roman" w:hAnsi="Times New Roman" w:cs="Times New Roman"/>
          <w:color w:val="000000"/>
          <w:sz w:val="24"/>
          <w:szCs w:val="24"/>
        </w:rPr>
        <w:t xml:space="preserve">1) </w:t>
      </w:r>
      <w:r w:rsidRPr="00FC00F3">
        <w:rPr>
          <w:rFonts w:ascii="Times New Roman" w:hAnsi="Times New Roman" w:cs="Times New Roman"/>
          <w:color w:val="000000"/>
          <w:sz w:val="24"/>
          <w:szCs w:val="24"/>
        </w:rPr>
        <w:t xml:space="preserve">total number of labelled praises divided by total number of </w:t>
      </w:r>
      <w:r w:rsidR="000C268D" w:rsidRPr="00FC00F3">
        <w:rPr>
          <w:rFonts w:ascii="Times New Roman" w:hAnsi="Times New Roman" w:cs="Times New Roman"/>
          <w:color w:val="000000"/>
          <w:sz w:val="24"/>
          <w:szCs w:val="24"/>
        </w:rPr>
        <w:t>verbalizations</w:t>
      </w:r>
      <w:r w:rsidRPr="00FC00F3">
        <w:rPr>
          <w:rFonts w:ascii="Times New Roman" w:hAnsi="Times New Roman" w:cs="Times New Roman"/>
          <w:color w:val="000000"/>
          <w:sz w:val="24"/>
          <w:szCs w:val="24"/>
        </w:rPr>
        <w:t xml:space="preserve">, and </w:t>
      </w:r>
      <w:r w:rsidR="00FF1C68" w:rsidRPr="00FC00F3">
        <w:rPr>
          <w:rFonts w:ascii="Times New Roman" w:hAnsi="Times New Roman" w:cs="Times New Roman"/>
          <w:color w:val="000000"/>
          <w:sz w:val="24"/>
          <w:szCs w:val="24"/>
        </w:rPr>
        <w:t>2</w:t>
      </w:r>
      <w:proofErr w:type="gramStart"/>
      <w:r w:rsidR="00FF1C68"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 total</w:t>
      </w:r>
      <w:proofErr w:type="gramEnd"/>
      <w:r w:rsidRPr="00FC00F3">
        <w:rPr>
          <w:rFonts w:ascii="Times New Roman" w:hAnsi="Times New Roman" w:cs="Times New Roman"/>
          <w:color w:val="000000"/>
          <w:sz w:val="24"/>
          <w:szCs w:val="24"/>
        </w:rPr>
        <w:t xml:space="preserve"> number of negative statements divided by total number of verbalizations.</w:t>
      </w:r>
      <w:r w:rsidR="00707ED6" w:rsidRPr="00FC00F3">
        <w:rPr>
          <w:rFonts w:ascii="Times New Roman" w:hAnsi="Times New Roman" w:cs="Times New Roman"/>
          <w:color w:val="000000"/>
          <w:sz w:val="24"/>
          <w:szCs w:val="24"/>
        </w:rPr>
        <w:t xml:space="preserve"> </w:t>
      </w:r>
      <w:r w:rsidR="0065248C" w:rsidRPr="00FC00F3">
        <w:rPr>
          <w:rFonts w:ascii="Times New Roman" w:hAnsi="Times New Roman" w:cs="Times New Roman"/>
          <w:color w:val="000000"/>
          <w:sz w:val="24"/>
          <w:szCs w:val="24"/>
        </w:rPr>
        <w:t>The</w:t>
      </w:r>
      <w:r w:rsidR="00870F19" w:rsidRPr="00FC00F3">
        <w:rPr>
          <w:rFonts w:ascii="Times New Roman" w:hAnsi="Times New Roman" w:cs="Times New Roman"/>
          <w:color w:val="000000"/>
          <w:sz w:val="24"/>
          <w:szCs w:val="24"/>
        </w:rPr>
        <w:t xml:space="preserve"> DPICS-</w:t>
      </w:r>
      <w:r w:rsidR="004A392F" w:rsidRPr="00FC00F3">
        <w:rPr>
          <w:rFonts w:ascii="Times New Roman" w:hAnsi="Times New Roman" w:cs="Times New Roman"/>
          <w:color w:val="000000"/>
          <w:sz w:val="24"/>
          <w:szCs w:val="24"/>
        </w:rPr>
        <w:t>I</w:t>
      </w:r>
      <w:r w:rsidR="00870F19" w:rsidRPr="00FC00F3">
        <w:rPr>
          <w:rFonts w:ascii="Times New Roman" w:hAnsi="Times New Roman" w:cs="Times New Roman"/>
          <w:color w:val="000000"/>
          <w:sz w:val="24"/>
          <w:szCs w:val="24"/>
        </w:rPr>
        <w:t xml:space="preserve">V </w:t>
      </w:r>
      <w:r w:rsidR="00707ED6" w:rsidRPr="00FC00F3">
        <w:rPr>
          <w:rFonts w:ascii="Times New Roman" w:hAnsi="Times New Roman" w:cs="Times New Roman"/>
          <w:color w:val="000000"/>
          <w:sz w:val="24"/>
          <w:szCs w:val="24"/>
        </w:rPr>
        <w:t xml:space="preserve">coding was conducted by </w:t>
      </w:r>
      <w:r w:rsidR="00422A04" w:rsidRPr="00FC00F3">
        <w:rPr>
          <w:rFonts w:ascii="Times New Roman" w:hAnsi="Times New Roman" w:cs="Times New Roman"/>
          <w:color w:val="000000"/>
          <w:sz w:val="24"/>
          <w:szCs w:val="24"/>
        </w:rPr>
        <w:t>graduate level research assistants</w:t>
      </w:r>
      <w:r w:rsidR="005C7B47" w:rsidRPr="00FC00F3">
        <w:rPr>
          <w:rFonts w:ascii="Times New Roman" w:hAnsi="Times New Roman" w:cs="Times New Roman"/>
          <w:color w:val="000000"/>
          <w:sz w:val="24"/>
          <w:szCs w:val="24"/>
        </w:rPr>
        <w:t xml:space="preserve"> trained </w:t>
      </w:r>
      <w:r w:rsidR="00870F19" w:rsidRPr="00FC00F3">
        <w:rPr>
          <w:rFonts w:ascii="Times New Roman" w:hAnsi="Times New Roman" w:cs="Times New Roman"/>
          <w:color w:val="000000"/>
          <w:sz w:val="24"/>
          <w:szCs w:val="24"/>
        </w:rPr>
        <w:t xml:space="preserve">by a PCIT International Global Trainer. All coders were </w:t>
      </w:r>
      <w:r w:rsidR="005C7B47" w:rsidRPr="00FC00F3">
        <w:rPr>
          <w:rFonts w:ascii="Times New Roman" w:hAnsi="Times New Roman" w:cs="Times New Roman"/>
          <w:color w:val="000000"/>
          <w:sz w:val="24"/>
          <w:szCs w:val="24"/>
        </w:rPr>
        <w:t>masked to participant group allocation and assessment time point.</w:t>
      </w:r>
      <w:r w:rsidR="00707ED6" w:rsidRPr="00FC00F3">
        <w:rPr>
          <w:rFonts w:ascii="Times New Roman" w:hAnsi="Times New Roman" w:cs="Times New Roman"/>
          <w:color w:val="000000"/>
          <w:sz w:val="24"/>
          <w:szCs w:val="24"/>
        </w:rPr>
        <w:t xml:space="preserve"> </w:t>
      </w:r>
      <w:r w:rsidR="00870F19" w:rsidRPr="00FC00F3">
        <w:rPr>
          <w:rFonts w:ascii="Times New Roman" w:hAnsi="Times New Roman" w:cs="Times New Roman"/>
          <w:color w:val="000000"/>
          <w:sz w:val="24"/>
          <w:szCs w:val="24"/>
        </w:rPr>
        <w:t xml:space="preserve">Of the </w:t>
      </w:r>
      <w:r w:rsidR="00C12E36" w:rsidRPr="00FC00F3">
        <w:rPr>
          <w:rFonts w:ascii="Times New Roman" w:hAnsi="Times New Roman" w:cs="Times New Roman"/>
          <w:color w:val="000000"/>
          <w:sz w:val="24"/>
          <w:szCs w:val="24"/>
        </w:rPr>
        <w:t xml:space="preserve">178 coded </w:t>
      </w:r>
      <w:r w:rsidR="00870F19" w:rsidRPr="00FC00F3">
        <w:rPr>
          <w:rFonts w:ascii="Times New Roman" w:hAnsi="Times New Roman" w:cs="Times New Roman"/>
          <w:color w:val="000000"/>
          <w:sz w:val="24"/>
          <w:szCs w:val="24"/>
        </w:rPr>
        <w:t xml:space="preserve">videos, </w:t>
      </w:r>
      <w:r w:rsidR="00C12E36" w:rsidRPr="00FC00F3">
        <w:rPr>
          <w:rFonts w:ascii="Times New Roman" w:hAnsi="Times New Roman" w:cs="Times New Roman"/>
          <w:color w:val="000000"/>
          <w:sz w:val="24"/>
          <w:szCs w:val="24"/>
        </w:rPr>
        <w:t>25</w:t>
      </w:r>
      <w:r w:rsidR="00870F19" w:rsidRPr="00FC00F3">
        <w:rPr>
          <w:rFonts w:ascii="Times New Roman" w:hAnsi="Times New Roman" w:cs="Times New Roman"/>
          <w:color w:val="000000"/>
          <w:sz w:val="24"/>
          <w:szCs w:val="24"/>
        </w:rPr>
        <w:t>% (</w:t>
      </w:r>
      <w:r w:rsidR="00870F19"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870F19"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870F19" w:rsidRPr="00FC00F3">
        <w:rPr>
          <w:rFonts w:ascii="Times New Roman" w:hAnsi="Times New Roman" w:cs="Times New Roman"/>
          <w:color w:val="000000"/>
          <w:sz w:val="24"/>
          <w:szCs w:val="24"/>
        </w:rPr>
        <w:t>44) were double coded</w:t>
      </w:r>
      <w:r w:rsidR="00C12E36" w:rsidRPr="00FC00F3">
        <w:rPr>
          <w:rFonts w:ascii="Times New Roman" w:hAnsi="Times New Roman" w:cs="Times New Roman"/>
          <w:color w:val="000000"/>
          <w:sz w:val="24"/>
          <w:szCs w:val="24"/>
        </w:rPr>
        <w:t xml:space="preserve"> (</w:t>
      </w:r>
      <w:r w:rsidR="00C12E36"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C12E36"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C12E36" w:rsidRPr="00FC00F3">
        <w:rPr>
          <w:rFonts w:ascii="Times New Roman" w:hAnsi="Times New Roman" w:cs="Times New Roman"/>
          <w:color w:val="000000"/>
          <w:sz w:val="24"/>
          <w:szCs w:val="24"/>
        </w:rPr>
        <w:t xml:space="preserve">24 at T1, </w:t>
      </w:r>
      <w:r w:rsidR="00C12E36"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C12E36"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C12E36" w:rsidRPr="00FC00F3">
        <w:rPr>
          <w:rFonts w:ascii="Times New Roman" w:hAnsi="Times New Roman" w:cs="Times New Roman"/>
          <w:color w:val="000000"/>
          <w:sz w:val="24"/>
          <w:szCs w:val="24"/>
        </w:rPr>
        <w:t xml:space="preserve">9 at T2, and </w:t>
      </w:r>
      <w:r w:rsidR="00C12E36"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C12E36"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C12E36" w:rsidRPr="00FC00F3">
        <w:rPr>
          <w:rFonts w:ascii="Times New Roman" w:hAnsi="Times New Roman" w:cs="Times New Roman"/>
          <w:color w:val="000000"/>
          <w:sz w:val="24"/>
          <w:szCs w:val="24"/>
        </w:rPr>
        <w:t>11 at T3). I</w:t>
      </w:r>
      <w:r w:rsidR="004775CD" w:rsidRPr="00FC00F3">
        <w:rPr>
          <w:rFonts w:ascii="Times New Roman" w:hAnsi="Times New Roman" w:cs="Times New Roman"/>
          <w:color w:val="000000"/>
          <w:sz w:val="24"/>
          <w:szCs w:val="24"/>
        </w:rPr>
        <w:t>nterrater reliability</w:t>
      </w:r>
      <w:r w:rsidR="00C12E36" w:rsidRPr="00FC00F3">
        <w:rPr>
          <w:rFonts w:ascii="Times New Roman" w:hAnsi="Times New Roman" w:cs="Times New Roman"/>
          <w:color w:val="000000"/>
          <w:sz w:val="24"/>
          <w:szCs w:val="24"/>
        </w:rPr>
        <w:t xml:space="preserve"> was</w:t>
      </w:r>
      <w:r w:rsidR="004775CD" w:rsidRPr="00FC00F3">
        <w:rPr>
          <w:rFonts w:ascii="Times New Roman" w:hAnsi="Times New Roman" w:cs="Times New Roman"/>
          <w:color w:val="000000"/>
          <w:sz w:val="24"/>
          <w:szCs w:val="24"/>
        </w:rPr>
        <w:t xml:space="preserve"> assessed using the Cohen’s Kappa statistic, which accounts for chance agreement</w:t>
      </w:r>
      <w:r w:rsidR="00870F19" w:rsidRPr="00FC00F3">
        <w:rPr>
          <w:rFonts w:ascii="Times New Roman" w:hAnsi="Times New Roman" w:cs="Times New Roman"/>
          <w:color w:val="000000"/>
          <w:sz w:val="24"/>
          <w:szCs w:val="24"/>
        </w:rPr>
        <w:t>. The agreement</w:t>
      </w:r>
      <w:r w:rsidR="00B843FC" w:rsidRPr="00FC00F3">
        <w:rPr>
          <w:rFonts w:ascii="Times New Roman" w:hAnsi="Times New Roman" w:cs="Times New Roman"/>
          <w:color w:val="000000"/>
          <w:sz w:val="24"/>
          <w:szCs w:val="24"/>
        </w:rPr>
        <w:t>s</w:t>
      </w:r>
      <w:r w:rsidR="00870F19" w:rsidRPr="00FC00F3">
        <w:rPr>
          <w:rFonts w:ascii="Times New Roman" w:hAnsi="Times New Roman" w:cs="Times New Roman"/>
          <w:color w:val="000000"/>
          <w:sz w:val="24"/>
          <w:szCs w:val="24"/>
        </w:rPr>
        <w:t xml:space="preserve"> between coders for the total number of codes</w:t>
      </w:r>
      <w:r w:rsidR="00B843FC" w:rsidRPr="00FC00F3">
        <w:rPr>
          <w:rFonts w:ascii="Times New Roman" w:hAnsi="Times New Roman" w:cs="Times New Roman"/>
          <w:color w:val="000000"/>
          <w:sz w:val="24"/>
          <w:szCs w:val="24"/>
        </w:rPr>
        <w:t xml:space="preserve">, </w:t>
      </w:r>
      <w:r w:rsidR="00870F19" w:rsidRPr="00FC00F3">
        <w:rPr>
          <w:rFonts w:ascii="Times New Roman" w:hAnsi="Times New Roman" w:cs="Times New Roman"/>
          <w:color w:val="000000"/>
          <w:sz w:val="24"/>
          <w:szCs w:val="24"/>
        </w:rPr>
        <w:t xml:space="preserve">labelled praise </w:t>
      </w:r>
      <w:r w:rsidR="00B843FC" w:rsidRPr="00FC00F3">
        <w:rPr>
          <w:rFonts w:ascii="Times New Roman" w:hAnsi="Times New Roman" w:cs="Times New Roman"/>
          <w:color w:val="000000"/>
          <w:sz w:val="24"/>
          <w:szCs w:val="24"/>
        </w:rPr>
        <w:t xml:space="preserve">and negative talk codes were κ = .894 (95% CI, .887 to .901), </w:t>
      </w:r>
      <w:r w:rsidR="00870F19" w:rsidRPr="00FC00F3">
        <w:rPr>
          <w:rFonts w:ascii="Times New Roman" w:hAnsi="Times New Roman" w:cs="Times New Roman"/>
          <w:color w:val="000000"/>
          <w:sz w:val="24"/>
          <w:szCs w:val="24"/>
        </w:rPr>
        <w:t xml:space="preserve">κ = .961 </w:t>
      </w:r>
      <w:r w:rsidR="00B843FC" w:rsidRPr="00FC00F3">
        <w:rPr>
          <w:rFonts w:ascii="Times New Roman" w:hAnsi="Times New Roman" w:cs="Times New Roman"/>
          <w:color w:val="000000"/>
          <w:sz w:val="24"/>
          <w:szCs w:val="24"/>
        </w:rPr>
        <w:t>(</w:t>
      </w:r>
      <w:r w:rsidR="00870F19" w:rsidRPr="00FC00F3">
        <w:rPr>
          <w:rFonts w:ascii="Times New Roman" w:hAnsi="Times New Roman" w:cs="Times New Roman"/>
          <w:color w:val="000000"/>
          <w:sz w:val="24"/>
          <w:szCs w:val="24"/>
        </w:rPr>
        <w:t>95% CI, .946 to .976</w:t>
      </w:r>
      <w:r w:rsidR="00B843FC" w:rsidRPr="00FC00F3">
        <w:rPr>
          <w:rFonts w:ascii="Times New Roman" w:hAnsi="Times New Roman" w:cs="Times New Roman"/>
          <w:color w:val="000000"/>
          <w:sz w:val="24"/>
          <w:szCs w:val="24"/>
        </w:rPr>
        <w:t>)</w:t>
      </w:r>
      <w:r w:rsidR="00870F19" w:rsidRPr="00FC00F3">
        <w:rPr>
          <w:rFonts w:ascii="Times New Roman" w:hAnsi="Times New Roman" w:cs="Times New Roman"/>
          <w:color w:val="000000"/>
          <w:sz w:val="24"/>
          <w:szCs w:val="24"/>
        </w:rPr>
        <w:t xml:space="preserve">, </w:t>
      </w:r>
      <w:r w:rsidR="00B843FC" w:rsidRPr="00FC00F3">
        <w:rPr>
          <w:rFonts w:ascii="Times New Roman" w:hAnsi="Times New Roman" w:cs="Times New Roman"/>
          <w:color w:val="000000"/>
          <w:sz w:val="24"/>
          <w:szCs w:val="24"/>
        </w:rPr>
        <w:t xml:space="preserve">and </w:t>
      </w:r>
      <w:r w:rsidR="00870F19" w:rsidRPr="00FC00F3">
        <w:rPr>
          <w:rFonts w:ascii="Times New Roman" w:hAnsi="Times New Roman" w:cs="Times New Roman"/>
          <w:color w:val="000000"/>
          <w:sz w:val="24"/>
          <w:szCs w:val="24"/>
        </w:rPr>
        <w:t xml:space="preserve">κ = .846 </w:t>
      </w:r>
      <w:r w:rsidR="00B843FC" w:rsidRPr="00FC00F3">
        <w:rPr>
          <w:rFonts w:ascii="Times New Roman" w:hAnsi="Times New Roman" w:cs="Times New Roman"/>
          <w:color w:val="000000"/>
          <w:sz w:val="24"/>
          <w:szCs w:val="24"/>
        </w:rPr>
        <w:t>(</w:t>
      </w:r>
      <w:r w:rsidR="00870F19" w:rsidRPr="00FC00F3">
        <w:rPr>
          <w:rFonts w:ascii="Times New Roman" w:hAnsi="Times New Roman" w:cs="Times New Roman"/>
          <w:color w:val="000000"/>
          <w:sz w:val="24"/>
          <w:szCs w:val="24"/>
        </w:rPr>
        <w:t>95% CI, .831 to .860</w:t>
      </w:r>
      <w:r w:rsidR="00B843FC" w:rsidRPr="00FC00F3">
        <w:rPr>
          <w:rFonts w:ascii="Times New Roman" w:hAnsi="Times New Roman" w:cs="Times New Roman"/>
          <w:color w:val="000000"/>
          <w:sz w:val="24"/>
          <w:szCs w:val="24"/>
        </w:rPr>
        <w:t>), respectively</w:t>
      </w:r>
      <w:r w:rsidR="00870F19" w:rsidRPr="00FC00F3">
        <w:rPr>
          <w:rFonts w:ascii="Times New Roman" w:hAnsi="Times New Roman" w:cs="Times New Roman"/>
          <w:color w:val="000000"/>
          <w:sz w:val="24"/>
          <w:szCs w:val="24"/>
        </w:rPr>
        <w:t xml:space="preserve">. </w:t>
      </w:r>
    </w:p>
    <w:p w14:paraId="28DDA0DD" w14:textId="5E572218" w:rsidR="00F005FF" w:rsidRPr="00FC00F3" w:rsidRDefault="00F005FF" w:rsidP="004A392F">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56" w:name="_Hlk161651906"/>
      <w:r w:rsidRPr="00FC00F3">
        <w:rPr>
          <w:rFonts w:ascii="Times New Roman" w:hAnsi="Times New Roman" w:cs="Times New Roman"/>
          <w:b/>
          <w:bCs/>
          <w:iCs/>
          <w:color w:val="000000"/>
          <w:sz w:val="24"/>
          <w:szCs w:val="24"/>
        </w:rPr>
        <w:t>Parenting sensitivity</w:t>
      </w:r>
      <w:r w:rsidR="006633D3" w:rsidRPr="00FC00F3">
        <w:rPr>
          <w:rFonts w:ascii="Times New Roman" w:hAnsi="Times New Roman" w:cs="Times New Roman"/>
          <w:sz w:val="24"/>
          <w:szCs w:val="24"/>
        </w:rPr>
        <w:t xml:space="preserve"> </w:t>
      </w:r>
      <w:bookmarkEnd w:id="56"/>
      <w:r w:rsidR="0010402D" w:rsidRPr="00FC00F3">
        <w:rPr>
          <w:rFonts w:ascii="Times New Roman" w:hAnsi="Times New Roman" w:cs="Times New Roman"/>
          <w:color w:val="000000"/>
          <w:sz w:val="24"/>
          <w:szCs w:val="24"/>
        </w:rPr>
        <w:t xml:space="preserve">was coded </w:t>
      </w:r>
      <w:r w:rsidR="005E6CF3" w:rsidRPr="00FC00F3">
        <w:rPr>
          <w:rFonts w:ascii="Times New Roman" w:hAnsi="Times New Roman" w:cs="Times New Roman"/>
          <w:color w:val="000000"/>
          <w:sz w:val="24"/>
          <w:szCs w:val="24"/>
        </w:rPr>
        <w:t>from the 20-min parent-child interaction sessions</w:t>
      </w:r>
      <w:r w:rsidRPr="00FC00F3">
        <w:rPr>
          <w:rFonts w:ascii="Times New Roman" w:hAnsi="Times New Roman" w:cs="Times New Roman"/>
          <w:color w:val="000000"/>
          <w:sz w:val="24"/>
          <w:szCs w:val="24"/>
        </w:rPr>
        <w:t xml:space="preserve"> using the </w:t>
      </w:r>
      <w:r w:rsidR="00FD1BB1" w:rsidRPr="00FC00F3">
        <w:rPr>
          <w:rFonts w:ascii="Times New Roman" w:hAnsi="Times New Roman" w:cs="Times New Roman"/>
          <w:color w:val="000000"/>
          <w:sz w:val="24"/>
          <w:szCs w:val="24"/>
        </w:rPr>
        <w:t xml:space="preserve">National Institute of Child Health and Human Development </w:t>
      </w:r>
      <w:r w:rsidRPr="00FC00F3">
        <w:rPr>
          <w:rFonts w:ascii="Times New Roman" w:hAnsi="Times New Roman" w:cs="Times New Roman"/>
          <w:color w:val="000000"/>
          <w:sz w:val="24"/>
          <w:szCs w:val="24"/>
        </w:rPr>
        <w:t xml:space="preserve">Study of Early Child Care and Youth Development: Sensitivity Scales </w:t>
      </w:r>
      <w:r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&lt;EndNote&gt;&lt;Cite&gt;&lt;Author&gt;NICHD Early Child Care Research Network&lt;/Author&gt;&lt;Year&gt;2006&lt;/Year&gt;&lt;RecNum&gt;1446&lt;/RecNum&gt;&lt;Prefix&gt;NICHD-SECCYD`; &lt;/Prefix&gt;&lt;DisplayText&gt;(NICHD-SECCYD; NICHD Early Child Care Research Network, 2006)&lt;/DisplayText&gt;&lt;record&gt;&lt;rec-number&gt;1446&lt;/rec-number&gt;&lt;foreign-keys&gt;&lt;key app="EN" db-id="ards0dvaofa9d9es2f6vrf9iarwfp0z2w20v" timestamp="1696903319" guid="c09d9b28-c7ae-410a-9db0-0b7e050e8f4c"&gt;1446&lt;/key&gt;&lt;/foreign-keys&gt;&lt;ref-type name="Journal Article"&gt;17&lt;/ref-type&gt;&lt;contributors&gt;&lt;authors&gt;&lt;author&gt;NICHD Early Child Care Research Network,&lt;/author&gt;&lt;/authors&gt;&lt;/contributors&gt;&lt;titles&gt;&lt;title&gt;Child-care effect sizes for the NICHD study of early child care and youth development&lt;/title&gt;&lt;secondary-title&gt;American Psychologist&lt;/secondary-title&gt;&lt;/titles&gt;&lt;periodical&gt;&lt;full-title&gt;American Psychologist&lt;/full-title&gt;&lt;/periodical&gt;&lt;pages&gt;99–116&lt;/pages&gt;&lt;volume&gt;61&lt;/volume&gt;&lt;number&gt;2&lt;/number&gt;&lt;dates&gt;&lt;year&gt;2006&lt;/year&gt;&lt;/dates&gt;&lt;urls&gt;&lt;/urls&gt;&lt;/record&gt;&lt;/Cite&gt;&lt;/EndNote&gt;</w:instrText>
      </w:r>
      <w:r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(NICHD-SECCYD; NICHD Early Child Care Research Network, 2006)</w:t>
      </w:r>
      <w:r w:rsidRPr="00FC00F3">
        <w:rPr>
          <w:rFonts w:ascii="Times New Roman" w:hAnsi="Times New Roman" w:cs="Times New Roman"/>
          <w:color w:val="000000"/>
          <w:sz w:val="24"/>
          <w:szCs w:val="24"/>
        </w:rPr>
        <w:fldChar w:fldCharType="end"/>
      </w:r>
      <w:r w:rsidR="00707ED6" w:rsidRPr="00FC00F3">
        <w:rPr>
          <w:rFonts w:ascii="Times New Roman" w:hAnsi="Times New Roman" w:cs="Times New Roman"/>
          <w:color w:val="000000"/>
          <w:sz w:val="24"/>
          <w:szCs w:val="24"/>
        </w:rPr>
        <w:t xml:space="preserve">, </w:t>
      </w:r>
      <w:r w:rsidR="005E6CF3" w:rsidRPr="00FC00F3">
        <w:rPr>
          <w:rFonts w:ascii="Times New Roman" w:hAnsi="Times New Roman" w:cs="Times New Roman"/>
          <w:color w:val="000000"/>
          <w:sz w:val="24"/>
          <w:szCs w:val="24"/>
        </w:rPr>
        <w:t>C</w:t>
      </w:r>
      <w:r w:rsidRPr="00FC00F3">
        <w:rPr>
          <w:rFonts w:ascii="Times New Roman" w:hAnsi="Times New Roman" w:cs="Times New Roman"/>
          <w:color w:val="000000"/>
          <w:sz w:val="24"/>
          <w:szCs w:val="24"/>
        </w:rPr>
        <w:t>omposite parental sensitivity score</w:t>
      </w:r>
      <w:r w:rsidR="005E6CF3" w:rsidRPr="00FC00F3">
        <w:rPr>
          <w:rFonts w:ascii="Times New Roman" w:hAnsi="Times New Roman" w:cs="Times New Roman"/>
          <w:color w:val="000000"/>
          <w:sz w:val="24"/>
          <w:szCs w:val="24"/>
        </w:rPr>
        <w:t>s were</w:t>
      </w:r>
      <w:r w:rsidRPr="00FC00F3">
        <w:rPr>
          <w:rFonts w:ascii="Times New Roman" w:hAnsi="Times New Roman" w:cs="Times New Roman"/>
          <w:color w:val="000000"/>
          <w:sz w:val="24"/>
          <w:szCs w:val="24"/>
        </w:rPr>
        <w:t xml:space="preserve"> calculated by summing scores on </w:t>
      </w:r>
      <w:r w:rsidR="005E6CF3" w:rsidRPr="00FC00F3">
        <w:rPr>
          <w:rFonts w:ascii="Times New Roman" w:hAnsi="Times New Roman" w:cs="Times New Roman"/>
          <w:color w:val="000000"/>
          <w:sz w:val="24"/>
          <w:szCs w:val="24"/>
        </w:rPr>
        <w:t xml:space="preserve">the </w:t>
      </w:r>
      <w:r w:rsidRPr="00FC00F3">
        <w:rPr>
          <w:rFonts w:ascii="Times New Roman" w:hAnsi="Times New Roman" w:cs="Times New Roman"/>
          <w:color w:val="000000"/>
          <w:sz w:val="24"/>
          <w:szCs w:val="24"/>
        </w:rPr>
        <w:t xml:space="preserve">six </w:t>
      </w:r>
      <w:r w:rsidR="005E6CF3" w:rsidRPr="00FC00F3">
        <w:rPr>
          <w:rFonts w:ascii="Times New Roman" w:hAnsi="Times New Roman" w:cs="Times New Roman"/>
          <w:color w:val="000000"/>
          <w:sz w:val="24"/>
          <w:szCs w:val="24"/>
        </w:rPr>
        <w:t xml:space="preserve">NICHD </w:t>
      </w:r>
      <w:r w:rsidRPr="00FC00F3">
        <w:rPr>
          <w:rFonts w:ascii="Times New Roman" w:hAnsi="Times New Roman" w:cs="Times New Roman"/>
          <w:color w:val="000000"/>
          <w:sz w:val="24"/>
          <w:szCs w:val="24"/>
        </w:rPr>
        <w:t>scales</w:t>
      </w:r>
      <w:r w:rsidR="005E6CF3" w:rsidRPr="00FC00F3">
        <w:rPr>
          <w:rFonts w:ascii="Times New Roman" w:hAnsi="Times New Roman" w:cs="Times New Roman"/>
          <w:color w:val="000000"/>
          <w:sz w:val="24"/>
          <w:szCs w:val="24"/>
        </w:rPr>
        <w:t xml:space="preserve"> [sensitivity, positive regard for the child, negative regard for the child (reversed), intrusiveness (reversed), respect for autonomy, and hostility (reversed)], </w:t>
      </w:r>
      <w:r w:rsidRPr="00FC00F3">
        <w:rPr>
          <w:rFonts w:ascii="Times New Roman" w:hAnsi="Times New Roman" w:cs="Times New Roman"/>
          <w:color w:val="000000"/>
          <w:sz w:val="24"/>
          <w:szCs w:val="24"/>
        </w:rPr>
        <w:t xml:space="preserve">each scored on a 4-point scale </w:t>
      </w:r>
      <w:r w:rsidR="005E6CF3" w:rsidRPr="00FC00F3">
        <w:rPr>
          <w:rFonts w:ascii="Times New Roman" w:hAnsi="Times New Roman" w:cs="Times New Roman"/>
          <w:color w:val="000000"/>
          <w:sz w:val="24"/>
          <w:szCs w:val="24"/>
        </w:rPr>
        <w:t>with</w:t>
      </w:r>
      <w:r w:rsidRPr="00FC00F3">
        <w:rPr>
          <w:rFonts w:ascii="Times New Roman" w:hAnsi="Times New Roman" w:cs="Times New Roman"/>
          <w:color w:val="000000"/>
          <w:sz w:val="24"/>
          <w:szCs w:val="24"/>
        </w:rPr>
        <w:t xml:space="preserve"> higher scores indicat</w:t>
      </w:r>
      <w:r w:rsidR="005E6CF3" w:rsidRPr="00FC00F3">
        <w:rPr>
          <w:rFonts w:ascii="Times New Roman" w:hAnsi="Times New Roman" w:cs="Times New Roman"/>
          <w:color w:val="000000"/>
          <w:sz w:val="24"/>
          <w:szCs w:val="24"/>
        </w:rPr>
        <w:t>ing</w:t>
      </w:r>
      <w:r w:rsidRPr="00FC00F3">
        <w:rPr>
          <w:rFonts w:ascii="Times New Roman" w:hAnsi="Times New Roman" w:cs="Times New Roman"/>
          <w:color w:val="000000"/>
          <w:sz w:val="24"/>
          <w:szCs w:val="24"/>
        </w:rPr>
        <w:t xml:space="preserve"> that the variable </w:t>
      </w:r>
      <w:r w:rsidR="005E6CF3" w:rsidRPr="00FC00F3">
        <w:rPr>
          <w:rFonts w:ascii="Times New Roman" w:hAnsi="Times New Roman" w:cs="Times New Roman"/>
          <w:color w:val="000000"/>
          <w:sz w:val="24"/>
          <w:szCs w:val="24"/>
        </w:rPr>
        <w:t>wa</w:t>
      </w:r>
      <w:r w:rsidRPr="00FC00F3">
        <w:rPr>
          <w:rFonts w:ascii="Times New Roman" w:hAnsi="Times New Roman" w:cs="Times New Roman"/>
          <w:color w:val="000000"/>
          <w:sz w:val="24"/>
          <w:szCs w:val="24"/>
        </w:rPr>
        <w:t>s more characteristic of the parent.</w:t>
      </w:r>
      <w:r w:rsidR="00B10553" w:rsidRPr="00FC00F3">
        <w:rPr>
          <w:rFonts w:ascii="Times New Roman" w:hAnsi="Times New Roman" w:cs="Times New Roman"/>
          <w:color w:val="000000"/>
          <w:sz w:val="24"/>
          <w:szCs w:val="24"/>
        </w:rPr>
        <w:t xml:space="preserve"> </w:t>
      </w:r>
      <w:r w:rsidR="004A392F" w:rsidRPr="00FC00F3">
        <w:rPr>
          <w:rFonts w:ascii="Times New Roman" w:hAnsi="Times New Roman" w:cs="Times New Roman"/>
          <w:color w:val="000000"/>
          <w:sz w:val="24"/>
          <w:szCs w:val="24"/>
        </w:rPr>
        <w:t xml:space="preserve">For the current study, </w:t>
      </w:r>
      <w:r w:rsidR="005E6CF3" w:rsidRPr="00FC00F3">
        <w:rPr>
          <w:rFonts w:ascii="Times New Roman" w:hAnsi="Times New Roman" w:cs="Times New Roman"/>
          <w:color w:val="000000"/>
          <w:sz w:val="24"/>
          <w:szCs w:val="24"/>
        </w:rPr>
        <w:t xml:space="preserve">the </w:t>
      </w:r>
      <w:r w:rsidR="004A392F" w:rsidRPr="00FC00F3">
        <w:rPr>
          <w:rFonts w:ascii="Times New Roman" w:hAnsi="Times New Roman" w:cs="Times New Roman"/>
          <w:color w:val="000000"/>
          <w:sz w:val="24"/>
          <w:szCs w:val="24"/>
        </w:rPr>
        <w:t>NICHD-SECCYD</w:t>
      </w:r>
      <w:r w:rsidR="004A392F" w:rsidRPr="00FC00F3" w:rsidDel="005170B4">
        <w:rPr>
          <w:rFonts w:ascii="Times New Roman" w:hAnsi="Times New Roman" w:cs="Times New Roman"/>
          <w:color w:val="000000"/>
          <w:sz w:val="24"/>
          <w:szCs w:val="24"/>
        </w:rPr>
        <w:t xml:space="preserve"> </w:t>
      </w:r>
      <w:r w:rsidR="004A392F" w:rsidRPr="00FC00F3">
        <w:rPr>
          <w:rFonts w:ascii="Times New Roman" w:hAnsi="Times New Roman" w:cs="Times New Roman"/>
          <w:color w:val="000000"/>
          <w:sz w:val="24"/>
          <w:szCs w:val="24"/>
        </w:rPr>
        <w:t xml:space="preserve">coding was conducted by </w:t>
      </w:r>
      <w:r w:rsidR="00104C2B" w:rsidRPr="00FC00F3">
        <w:rPr>
          <w:rFonts w:ascii="Times New Roman" w:hAnsi="Times New Roman" w:cs="Times New Roman"/>
          <w:color w:val="000000"/>
          <w:sz w:val="24"/>
          <w:szCs w:val="24"/>
        </w:rPr>
        <w:t xml:space="preserve">three </w:t>
      </w:r>
      <w:r w:rsidR="005E6CF3" w:rsidRPr="00FC00F3">
        <w:rPr>
          <w:rFonts w:ascii="Times New Roman" w:hAnsi="Times New Roman" w:cs="Times New Roman"/>
          <w:color w:val="000000"/>
          <w:sz w:val="24"/>
          <w:szCs w:val="24"/>
        </w:rPr>
        <w:t xml:space="preserve">coders, </w:t>
      </w:r>
      <w:r w:rsidR="00B10553" w:rsidRPr="00FC00F3">
        <w:rPr>
          <w:rFonts w:ascii="Times New Roman" w:hAnsi="Times New Roman" w:cs="Times New Roman"/>
          <w:color w:val="000000"/>
          <w:sz w:val="24"/>
          <w:szCs w:val="24"/>
        </w:rPr>
        <w:t xml:space="preserve">each </w:t>
      </w:r>
      <w:r w:rsidR="004A392F" w:rsidRPr="00FC00F3">
        <w:rPr>
          <w:rFonts w:ascii="Times New Roman" w:hAnsi="Times New Roman" w:cs="Times New Roman"/>
          <w:color w:val="000000"/>
          <w:sz w:val="24"/>
          <w:szCs w:val="24"/>
        </w:rPr>
        <w:t xml:space="preserve">masked to participant group allocation and assessment time point. Of the </w:t>
      </w:r>
      <w:r w:rsidR="00104C2B" w:rsidRPr="00FC00F3">
        <w:rPr>
          <w:rFonts w:ascii="Times New Roman" w:hAnsi="Times New Roman" w:cs="Times New Roman"/>
          <w:color w:val="000000"/>
          <w:sz w:val="24"/>
          <w:szCs w:val="24"/>
        </w:rPr>
        <w:t xml:space="preserve">159 </w:t>
      </w:r>
      <w:r w:rsidR="00C12E36" w:rsidRPr="00FC00F3">
        <w:rPr>
          <w:rFonts w:ascii="Times New Roman" w:hAnsi="Times New Roman" w:cs="Times New Roman"/>
          <w:color w:val="000000"/>
          <w:sz w:val="24"/>
          <w:szCs w:val="24"/>
        </w:rPr>
        <w:t xml:space="preserve">coded </w:t>
      </w:r>
      <w:r w:rsidR="00104C2B" w:rsidRPr="00FC00F3">
        <w:rPr>
          <w:rFonts w:ascii="Times New Roman" w:hAnsi="Times New Roman" w:cs="Times New Roman"/>
          <w:color w:val="000000"/>
          <w:sz w:val="24"/>
          <w:szCs w:val="24"/>
        </w:rPr>
        <w:t xml:space="preserve">videos </w:t>
      </w:r>
      <w:r w:rsidR="00B10553" w:rsidRPr="00FC00F3">
        <w:rPr>
          <w:rFonts w:ascii="Times New Roman" w:hAnsi="Times New Roman" w:cs="Times New Roman"/>
          <w:color w:val="000000"/>
          <w:sz w:val="24"/>
          <w:szCs w:val="24"/>
        </w:rPr>
        <w:t>(</w:t>
      </w:r>
      <w:r w:rsidR="00B10553"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B10553"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B10553" w:rsidRPr="00FC00F3">
        <w:rPr>
          <w:rFonts w:ascii="Times New Roman" w:hAnsi="Times New Roman" w:cs="Times New Roman"/>
          <w:color w:val="000000"/>
          <w:sz w:val="24"/>
          <w:szCs w:val="24"/>
        </w:rPr>
        <w:t xml:space="preserve">84 at T1, </w:t>
      </w:r>
      <w:r w:rsidR="00B10553"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B10553"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B10553" w:rsidRPr="00FC00F3">
        <w:rPr>
          <w:rFonts w:ascii="Times New Roman" w:hAnsi="Times New Roman" w:cs="Times New Roman"/>
          <w:color w:val="000000"/>
          <w:sz w:val="24"/>
          <w:szCs w:val="24"/>
        </w:rPr>
        <w:t xml:space="preserve">54 at T2, </w:t>
      </w:r>
      <w:r w:rsidR="00B10553"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B10553"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B10553" w:rsidRPr="00FC00F3">
        <w:rPr>
          <w:rFonts w:ascii="Times New Roman" w:hAnsi="Times New Roman" w:cs="Times New Roman"/>
          <w:color w:val="000000"/>
          <w:sz w:val="24"/>
          <w:szCs w:val="24"/>
        </w:rPr>
        <w:t>21 at T3)</w:t>
      </w:r>
      <w:r w:rsidR="004A392F" w:rsidRPr="00FC00F3">
        <w:rPr>
          <w:rFonts w:ascii="Times New Roman" w:hAnsi="Times New Roman" w:cs="Times New Roman"/>
          <w:color w:val="000000"/>
          <w:sz w:val="24"/>
          <w:szCs w:val="24"/>
        </w:rPr>
        <w:t xml:space="preserve">, </w:t>
      </w:r>
      <w:r w:rsidR="00104C2B" w:rsidRPr="00FC00F3">
        <w:rPr>
          <w:rFonts w:ascii="Times New Roman" w:hAnsi="Times New Roman" w:cs="Times New Roman"/>
          <w:color w:val="000000"/>
          <w:sz w:val="24"/>
          <w:szCs w:val="24"/>
        </w:rPr>
        <w:t>23</w:t>
      </w:r>
      <w:r w:rsidR="004A392F" w:rsidRPr="00FC00F3">
        <w:rPr>
          <w:rFonts w:ascii="Times New Roman" w:hAnsi="Times New Roman" w:cs="Times New Roman"/>
          <w:color w:val="000000"/>
          <w:sz w:val="24"/>
          <w:szCs w:val="24"/>
        </w:rPr>
        <w:t>% (</w:t>
      </w:r>
      <w:r w:rsidR="004A392F" w:rsidRPr="00FC00F3">
        <w:rPr>
          <w:rFonts w:ascii="Times New Roman" w:hAnsi="Times New Roman" w:cs="Times New Roman"/>
          <w:i/>
          <w:iCs/>
          <w:color w:val="000000"/>
          <w:sz w:val="24"/>
          <w:szCs w:val="24"/>
        </w:rPr>
        <w:t>n</w:t>
      </w:r>
      <w:r w:rsidR="00FF1C68" w:rsidRPr="00FC00F3">
        <w:rPr>
          <w:rFonts w:ascii="Times New Roman" w:hAnsi="Times New Roman" w:cs="Times New Roman"/>
          <w:color w:val="000000"/>
          <w:sz w:val="24"/>
          <w:szCs w:val="24"/>
        </w:rPr>
        <w:t xml:space="preserve"> </w:t>
      </w:r>
      <w:r w:rsidR="004A392F"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B23F5F" w:rsidRPr="00FC00F3">
        <w:rPr>
          <w:rFonts w:ascii="Times New Roman" w:hAnsi="Times New Roman" w:cs="Times New Roman"/>
          <w:color w:val="000000"/>
          <w:sz w:val="24"/>
          <w:szCs w:val="24"/>
        </w:rPr>
        <w:t>3</w:t>
      </w:r>
      <w:r w:rsidR="00104C2B" w:rsidRPr="00FC00F3">
        <w:rPr>
          <w:rFonts w:ascii="Times New Roman" w:hAnsi="Times New Roman" w:cs="Times New Roman"/>
          <w:color w:val="000000"/>
          <w:sz w:val="24"/>
          <w:szCs w:val="24"/>
        </w:rPr>
        <w:t>6</w:t>
      </w:r>
      <w:r w:rsidR="004A392F" w:rsidRPr="00FC00F3">
        <w:rPr>
          <w:rFonts w:ascii="Times New Roman" w:hAnsi="Times New Roman" w:cs="Times New Roman"/>
          <w:color w:val="000000"/>
          <w:sz w:val="24"/>
          <w:szCs w:val="24"/>
        </w:rPr>
        <w:t xml:space="preserve">) were </w:t>
      </w:r>
      <w:r w:rsidR="00B10553" w:rsidRPr="00FC00F3">
        <w:rPr>
          <w:rFonts w:ascii="Times New Roman" w:hAnsi="Times New Roman" w:cs="Times New Roman"/>
          <w:color w:val="000000"/>
          <w:sz w:val="24"/>
          <w:szCs w:val="24"/>
        </w:rPr>
        <w:t>triple</w:t>
      </w:r>
      <w:r w:rsidR="004A392F" w:rsidRPr="00FC00F3">
        <w:rPr>
          <w:rFonts w:ascii="Times New Roman" w:hAnsi="Times New Roman" w:cs="Times New Roman"/>
          <w:color w:val="000000"/>
          <w:sz w:val="24"/>
          <w:szCs w:val="24"/>
        </w:rPr>
        <w:t xml:space="preserve"> coded</w:t>
      </w:r>
      <w:r w:rsidR="00B10553" w:rsidRPr="00FC00F3">
        <w:rPr>
          <w:rFonts w:ascii="Times New Roman" w:hAnsi="Times New Roman" w:cs="Times New Roman"/>
          <w:color w:val="000000"/>
          <w:sz w:val="24"/>
          <w:szCs w:val="24"/>
        </w:rPr>
        <w:t xml:space="preserve"> (i</w:t>
      </w:r>
      <w:r w:rsidR="00104C2B" w:rsidRPr="00FC00F3">
        <w:rPr>
          <w:rFonts w:ascii="Times New Roman" w:hAnsi="Times New Roman" w:cs="Times New Roman"/>
          <w:color w:val="000000"/>
          <w:sz w:val="24"/>
          <w:szCs w:val="24"/>
        </w:rPr>
        <w:t>ntra-class coefficient</w:t>
      </w:r>
      <w:r w:rsidR="00540ADF" w:rsidRPr="00FC00F3">
        <w:rPr>
          <w:rFonts w:ascii="Times New Roman" w:hAnsi="Times New Roman" w:cs="Times New Roman"/>
          <w:color w:val="000000"/>
          <w:sz w:val="24"/>
          <w:szCs w:val="24"/>
        </w:rPr>
        <w:t>,</w:t>
      </w:r>
      <w:r w:rsidR="00ED70F3" w:rsidRPr="00FC00F3">
        <w:rPr>
          <w:rFonts w:ascii="Times New Roman" w:hAnsi="Times New Roman" w:cs="Times New Roman"/>
          <w:color w:val="000000"/>
          <w:sz w:val="24"/>
          <w:szCs w:val="24"/>
        </w:rPr>
        <w:t xml:space="preserve"> ICC </w:t>
      </w:r>
      <w:r w:rsidR="00B10553" w:rsidRPr="00FC00F3">
        <w:rPr>
          <w:rFonts w:ascii="Times New Roman" w:hAnsi="Times New Roman" w:cs="Times New Roman"/>
          <w:color w:val="000000"/>
          <w:sz w:val="24"/>
          <w:szCs w:val="24"/>
        </w:rPr>
        <w:t>=</w:t>
      </w:r>
      <w:r w:rsidR="009707D0" w:rsidRPr="00FC00F3">
        <w:rPr>
          <w:rFonts w:ascii="Times New Roman" w:hAnsi="Times New Roman" w:cs="Times New Roman"/>
          <w:color w:val="000000"/>
          <w:sz w:val="24"/>
          <w:szCs w:val="24"/>
        </w:rPr>
        <w:t xml:space="preserve"> </w:t>
      </w:r>
      <w:r w:rsidR="00B10553" w:rsidRPr="00FC00F3">
        <w:rPr>
          <w:rFonts w:ascii="Times New Roman" w:hAnsi="Times New Roman" w:cs="Times New Roman"/>
          <w:color w:val="000000"/>
          <w:sz w:val="24"/>
          <w:szCs w:val="24"/>
        </w:rPr>
        <w:t>.95</w:t>
      </w:r>
      <w:r w:rsidR="000E74D1" w:rsidRPr="00FC00F3">
        <w:rPr>
          <w:rFonts w:ascii="Times New Roman" w:hAnsi="Times New Roman" w:cs="Times New Roman"/>
          <w:color w:val="000000"/>
          <w:sz w:val="24"/>
          <w:szCs w:val="24"/>
        </w:rPr>
        <w:t>, 95% CI, .91-.97</w:t>
      </w:r>
      <w:r w:rsidR="00B10553" w:rsidRPr="00FC00F3">
        <w:rPr>
          <w:rFonts w:ascii="Times New Roman" w:hAnsi="Times New Roman" w:cs="Times New Roman"/>
          <w:color w:val="000000"/>
          <w:sz w:val="24"/>
          <w:szCs w:val="24"/>
        </w:rPr>
        <w:t>)</w:t>
      </w:r>
      <w:r w:rsidR="00F962EF" w:rsidRPr="00FC00F3">
        <w:rPr>
          <w:rFonts w:ascii="Times New Roman" w:hAnsi="Times New Roman" w:cs="Times New Roman"/>
          <w:color w:val="000000"/>
          <w:sz w:val="24"/>
          <w:szCs w:val="24"/>
        </w:rPr>
        <w:t xml:space="preserve">. </w:t>
      </w:r>
    </w:p>
    <w:p w14:paraId="0B8F0D09" w14:textId="6428C4BF" w:rsidR="0065248C" w:rsidRPr="00FC00F3" w:rsidRDefault="0065248C" w:rsidP="00FF6CC4">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57" w:name="_Hlk161651951"/>
      <w:r w:rsidRPr="00FC00F3">
        <w:rPr>
          <w:rFonts w:ascii="Times New Roman" w:hAnsi="Times New Roman" w:cs="Times New Roman"/>
          <w:b/>
          <w:bCs/>
          <w:color w:val="000000"/>
          <w:kern w:val="0"/>
          <w:sz w:val="24"/>
          <w:szCs w:val="24"/>
          <w14:ligatures w14:val="none"/>
        </w:rPr>
        <w:t>Parental mentalization</w:t>
      </w:r>
      <w:bookmarkEnd w:id="57"/>
      <w:r w:rsidRPr="00FC00F3">
        <w:rPr>
          <w:rFonts w:ascii="Times New Roman" w:hAnsi="Times New Roman" w:cs="Times New Roman"/>
          <w:color w:val="000000"/>
          <w:sz w:val="24"/>
          <w:szCs w:val="24"/>
        </w:rPr>
        <w:t xml:space="preserve"> was assessed in two ways: observed (operationalised as </w:t>
      </w:r>
      <w:bookmarkStart w:id="58" w:name="_Hlk179522017"/>
      <w:r w:rsidRPr="00FC00F3">
        <w:rPr>
          <w:rFonts w:ascii="Times New Roman" w:hAnsi="Times New Roman" w:cs="Times New Roman"/>
          <w:color w:val="000000"/>
          <w:sz w:val="24"/>
          <w:szCs w:val="24"/>
        </w:rPr>
        <w:t>mind-mindedness</w:t>
      </w:r>
      <w:ins w:id="59" w:author="Jane Kohlhoff" w:date="2024-10-11T06:52:00Z" w16du:dateUtc="2024-10-10T19:52:00Z">
        <w:r w:rsidR="009E1318">
          <w:rPr>
            <w:rFonts w:ascii="Times New Roman" w:hAnsi="Times New Roman" w:cs="Times New Roman"/>
            <w:color w:val="000000"/>
            <w:sz w:val="24"/>
            <w:szCs w:val="24"/>
          </w:rPr>
          <w:t xml:space="preserve">, defined as </w:t>
        </w:r>
      </w:ins>
      <w:ins w:id="60" w:author="Jane Kohlhoff" w:date="2024-10-11T06:52:00Z">
        <w:r w:rsidR="009E1318" w:rsidRPr="009E1318">
          <w:rPr>
            <w:rFonts w:ascii="Times New Roman" w:hAnsi="Times New Roman" w:cs="Times New Roman"/>
            <w:color w:val="000000"/>
            <w:sz w:val="24"/>
            <w:szCs w:val="24"/>
          </w:rPr>
          <w:t xml:space="preserve">the propensity to view </w:t>
        </w:r>
      </w:ins>
      <w:ins w:id="61" w:author="Jane Kohlhoff" w:date="2024-10-11T06:52:00Z" w16du:dateUtc="2024-10-10T19:52:00Z">
        <w:r w:rsidR="009E1318">
          <w:rPr>
            <w:rFonts w:ascii="Times New Roman" w:hAnsi="Times New Roman" w:cs="Times New Roman"/>
            <w:color w:val="000000"/>
            <w:sz w:val="24"/>
            <w:szCs w:val="24"/>
          </w:rPr>
          <w:t xml:space="preserve">the </w:t>
        </w:r>
      </w:ins>
      <w:ins w:id="62" w:author="Jane Kohlhoff" w:date="2024-10-11T06:52:00Z">
        <w:r w:rsidR="009E1318" w:rsidRPr="009E1318">
          <w:rPr>
            <w:rFonts w:ascii="Times New Roman" w:hAnsi="Times New Roman" w:cs="Times New Roman"/>
            <w:color w:val="000000"/>
            <w:sz w:val="24"/>
            <w:szCs w:val="24"/>
          </w:rPr>
          <w:t xml:space="preserve">child as an </w:t>
        </w:r>
      </w:ins>
      <w:ins w:id="63" w:author="Jane Kohlhoff" w:date="2024-10-11T06:52:00Z" w16du:dateUtc="2024-10-10T19:52:00Z">
        <w:r w:rsidR="009E1318">
          <w:rPr>
            <w:rFonts w:ascii="Times New Roman" w:hAnsi="Times New Roman" w:cs="Times New Roman"/>
            <w:color w:val="000000"/>
            <w:sz w:val="24"/>
            <w:szCs w:val="24"/>
          </w:rPr>
          <w:t>‘</w:t>
        </w:r>
      </w:ins>
      <w:ins w:id="64" w:author="Jane Kohlhoff" w:date="2024-10-11T06:52:00Z">
        <w:r w:rsidR="009E1318" w:rsidRPr="009E1318">
          <w:rPr>
            <w:rFonts w:ascii="Times New Roman" w:hAnsi="Times New Roman" w:cs="Times New Roman"/>
            <w:color w:val="000000"/>
            <w:sz w:val="24"/>
            <w:szCs w:val="24"/>
          </w:rPr>
          <w:t>agent</w:t>
        </w:r>
      </w:ins>
      <w:ins w:id="65" w:author="Jane Kohlhoff" w:date="2024-10-11T06:52:00Z" w16du:dateUtc="2024-10-10T19:52:00Z">
        <w:r w:rsidR="009E1318">
          <w:rPr>
            <w:rFonts w:ascii="Times New Roman" w:hAnsi="Times New Roman" w:cs="Times New Roman"/>
            <w:color w:val="000000"/>
            <w:sz w:val="24"/>
            <w:szCs w:val="24"/>
          </w:rPr>
          <w:t>’</w:t>
        </w:r>
      </w:ins>
      <w:ins w:id="66" w:author="Jane Kohlhoff" w:date="2024-10-11T06:52:00Z">
        <w:r w:rsidR="009E1318" w:rsidRPr="009E1318">
          <w:rPr>
            <w:rFonts w:ascii="Times New Roman" w:hAnsi="Times New Roman" w:cs="Times New Roman"/>
            <w:color w:val="000000"/>
            <w:sz w:val="24"/>
            <w:szCs w:val="24"/>
          </w:rPr>
          <w:t xml:space="preserve"> with independent thoughts and feelings</w:t>
        </w:r>
      </w:ins>
      <w:ins w:id="67" w:author="Jane Kohlhoff" w:date="2024-10-11T06:52:00Z" w16du:dateUtc="2024-10-10T19:52:00Z">
        <w:r w:rsidR="009E1318">
          <w:rPr>
            <w:rFonts w:ascii="Times New Roman" w:hAnsi="Times New Roman" w:cs="Times New Roman"/>
            <w:color w:val="000000"/>
            <w:sz w:val="24"/>
            <w:szCs w:val="24"/>
          </w:rPr>
          <w:t xml:space="preserve"> </w:t>
        </w:r>
      </w:ins>
      <w:r w:rsidR="00CF1A59">
        <w:rPr>
          <w:rFonts w:ascii="Times New Roman" w:hAnsi="Times New Roman" w:cs="Times New Roman"/>
          <w:color w:val="000000"/>
          <w:sz w:val="24"/>
          <w:szCs w:val="24"/>
        </w:rPr>
        <w:fldChar w:fldCharType="begin"/>
      </w:r>
      <w:r w:rsidR="00CF1A59">
        <w:rPr>
          <w:rFonts w:ascii="Times New Roman" w:hAnsi="Times New Roman" w:cs="Times New Roman"/>
          <w:color w:val="000000"/>
          <w:sz w:val="24"/>
          <w:szCs w:val="24"/>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CF1A59">
        <w:rPr>
          <w:rFonts w:ascii="Times New Roman" w:hAnsi="Times New Roman" w:cs="Times New Roman"/>
          <w:color w:val="000000"/>
          <w:sz w:val="24"/>
          <w:szCs w:val="24"/>
        </w:rPr>
        <w:fldChar w:fldCharType="separate"/>
      </w:r>
      <w:r w:rsidR="00CF1A59">
        <w:rPr>
          <w:rFonts w:ascii="Times New Roman" w:hAnsi="Times New Roman" w:cs="Times New Roman"/>
          <w:noProof/>
          <w:color w:val="000000"/>
          <w:sz w:val="24"/>
          <w:szCs w:val="24"/>
        </w:rPr>
        <w:t>(Meins &amp; Fernyhough, 2015)</w:t>
      </w:r>
      <w:r w:rsidR="00CF1A59">
        <w:rPr>
          <w:rFonts w:ascii="Times New Roman" w:hAnsi="Times New Roman" w:cs="Times New Roman"/>
          <w:color w:val="000000"/>
          <w:sz w:val="24"/>
          <w:szCs w:val="24"/>
        </w:rPr>
        <w:fldChar w:fldCharType="end"/>
      </w:r>
      <w:r w:rsidRPr="00FC00F3">
        <w:rPr>
          <w:rFonts w:ascii="Times New Roman" w:hAnsi="Times New Roman" w:cs="Times New Roman"/>
          <w:color w:val="000000"/>
          <w:sz w:val="24"/>
          <w:szCs w:val="24"/>
        </w:rPr>
        <w:t xml:space="preserve">) </w:t>
      </w:r>
      <w:bookmarkEnd w:id="58"/>
      <w:r w:rsidRPr="00FC00F3">
        <w:rPr>
          <w:rFonts w:ascii="Times New Roman" w:hAnsi="Times New Roman" w:cs="Times New Roman"/>
          <w:color w:val="000000"/>
          <w:sz w:val="24"/>
          <w:szCs w:val="24"/>
        </w:rPr>
        <w:t xml:space="preserve">and parent-report (reflective </w:t>
      </w:r>
      <w:r w:rsidRPr="00FC00F3">
        <w:rPr>
          <w:rFonts w:ascii="Times New Roman" w:hAnsi="Times New Roman" w:cs="Times New Roman"/>
          <w:color w:val="000000"/>
          <w:sz w:val="24"/>
          <w:szCs w:val="24"/>
        </w:rPr>
        <w:lastRenderedPageBreak/>
        <w:t xml:space="preserve">functioning). </w:t>
      </w:r>
      <w:r w:rsidR="00B10553" w:rsidRPr="00FC00F3">
        <w:rPr>
          <w:rFonts w:ascii="Times New Roman" w:hAnsi="Times New Roman" w:cs="Times New Roman"/>
          <w:color w:val="000000"/>
          <w:sz w:val="24"/>
          <w:szCs w:val="24"/>
        </w:rPr>
        <w:t>M</w:t>
      </w:r>
      <w:r w:rsidRPr="00FC00F3">
        <w:rPr>
          <w:rFonts w:ascii="Times New Roman" w:hAnsi="Times New Roman" w:cs="Times New Roman"/>
          <w:color w:val="000000"/>
          <w:sz w:val="24"/>
          <w:szCs w:val="24"/>
        </w:rPr>
        <w:t xml:space="preserve">ind-mindedness was coded from the 20-minute parent-toddler interaction. Parent and child </w:t>
      </w:r>
      <w:r w:rsidR="000C268D" w:rsidRPr="00FC00F3">
        <w:rPr>
          <w:rFonts w:ascii="Times New Roman" w:hAnsi="Times New Roman" w:cs="Times New Roman"/>
          <w:color w:val="000000"/>
          <w:sz w:val="24"/>
          <w:szCs w:val="24"/>
        </w:rPr>
        <w:t>verbalizations</w:t>
      </w:r>
      <w:r w:rsidRPr="00FC00F3">
        <w:rPr>
          <w:rFonts w:ascii="Times New Roman" w:hAnsi="Times New Roman" w:cs="Times New Roman"/>
          <w:color w:val="000000"/>
          <w:sz w:val="24"/>
          <w:szCs w:val="24"/>
        </w:rPr>
        <w:t xml:space="preserve"> during the interaction were transcribed verbatim and then divided into individual comments based on temporal (1-second gap) or semantic discontinuitie</w:t>
      </w:r>
      <w:r w:rsidR="00994B71" w:rsidRPr="00FC00F3">
        <w:rPr>
          <w:rFonts w:ascii="Times New Roman" w:hAnsi="Times New Roman" w:cs="Times New Roman"/>
          <w:color w:val="000000"/>
          <w:sz w:val="24"/>
          <w:szCs w:val="24"/>
        </w:rPr>
        <w:t xml:space="preserve">s. Comments were then </w:t>
      </w:r>
      <w:r w:rsidRPr="00FC00F3">
        <w:rPr>
          <w:rFonts w:ascii="Times New Roman" w:hAnsi="Times New Roman" w:cs="Times New Roman"/>
          <w:color w:val="000000"/>
          <w:sz w:val="24"/>
          <w:szCs w:val="24"/>
        </w:rPr>
        <w:t xml:space="preserve">coded according to </w:t>
      </w:r>
      <w:r w:rsidRPr="00FC00F3">
        <w:rPr>
          <w:rFonts w:ascii="Times New Roman" w:hAnsi="Times New Roman" w:cs="Times New Roman"/>
          <w:noProof/>
          <w:color w:val="000000"/>
          <w:sz w:val="24"/>
          <w:szCs w:val="24"/>
        </w:rPr>
        <w:t>Meins and Fernyhough’s</w:t>
      </w:r>
      <w:r w:rsidRPr="00FC00F3">
        <w:rPr>
          <w:rFonts w:ascii="Times New Roman" w:hAnsi="Times New Roman" w:cs="Times New Roman"/>
          <w:color w:val="000000"/>
          <w:sz w:val="24"/>
          <w:szCs w:val="24"/>
        </w:rPr>
        <w:t xml:space="preserve"> mind-mindedness coding guidelines </w:t>
      </w:r>
      <w:r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(Meins &amp; Fernyhough, 2015)</w:t>
      </w:r>
      <w:r w:rsidRPr="00FC00F3">
        <w:rPr>
          <w:rFonts w:ascii="Times New Roman" w:hAnsi="Times New Roman" w:cs="Times New Roman"/>
          <w:color w:val="000000"/>
          <w:sz w:val="24"/>
          <w:szCs w:val="24"/>
        </w:rPr>
        <w:fldChar w:fldCharType="end"/>
      </w:r>
      <w:r w:rsidR="00E92876" w:rsidRPr="00FC00F3">
        <w:rPr>
          <w:rFonts w:ascii="Times New Roman" w:hAnsi="Times New Roman" w:cs="Times New Roman"/>
          <w:color w:val="000000"/>
          <w:sz w:val="24"/>
          <w:szCs w:val="24"/>
        </w:rPr>
        <w:t>.</w:t>
      </w:r>
      <w:r w:rsidR="00B10553" w:rsidRPr="00FC00F3">
        <w:rPr>
          <w:rFonts w:ascii="Times New Roman" w:hAnsi="Times New Roman" w:cs="Times New Roman"/>
          <w:color w:val="000000"/>
          <w:sz w:val="24"/>
          <w:szCs w:val="24"/>
        </w:rPr>
        <w:t xml:space="preserve"> </w:t>
      </w:r>
      <w:r w:rsidR="00C12E36" w:rsidRPr="00FC00F3">
        <w:rPr>
          <w:rFonts w:ascii="Times New Roman" w:hAnsi="Times New Roman" w:cs="Times New Roman"/>
          <w:color w:val="000000"/>
          <w:sz w:val="24"/>
          <w:szCs w:val="24"/>
        </w:rPr>
        <w:t>This</w:t>
      </w:r>
      <w:r w:rsidR="00B10553"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involved applying one of five categories (‘Mental’, ‘</w:t>
      </w:r>
      <w:proofErr w:type="spellStart"/>
      <w:r w:rsidR="000C268D" w:rsidRPr="00FC00F3">
        <w:rPr>
          <w:rFonts w:ascii="Times New Roman" w:hAnsi="Times New Roman" w:cs="Times New Roman"/>
          <w:color w:val="000000"/>
          <w:sz w:val="24"/>
          <w:szCs w:val="24"/>
        </w:rPr>
        <w:t>Behavioral</w:t>
      </w:r>
      <w:proofErr w:type="spellEnd"/>
      <w:r w:rsidRPr="00FC00F3">
        <w:rPr>
          <w:rFonts w:ascii="Times New Roman" w:hAnsi="Times New Roman" w:cs="Times New Roman"/>
          <w:color w:val="000000"/>
          <w:sz w:val="24"/>
          <w:szCs w:val="24"/>
        </w:rPr>
        <w:t xml:space="preserve">’, ‘Physical’, ‘General’, ‘Self-referential’) to </w:t>
      </w:r>
      <w:r w:rsidR="004A3638" w:rsidRPr="00FC00F3">
        <w:rPr>
          <w:rFonts w:ascii="Times New Roman" w:hAnsi="Times New Roman" w:cs="Times New Roman"/>
          <w:color w:val="000000"/>
          <w:sz w:val="24"/>
          <w:szCs w:val="24"/>
        </w:rPr>
        <w:t>every</w:t>
      </w:r>
      <w:r w:rsidRPr="00FC00F3">
        <w:rPr>
          <w:rFonts w:ascii="Times New Roman" w:hAnsi="Times New Roman" w:cs="Times New Roman"/>
          <w:color w:val="000000"/>
          <w:sz w:val="24"/>
          <w:szCs w:val="24"/>
        </w:rPr>
        <w:t xml:space="preserve"> comment. Comments coded as ‘Mental’ attributes were descriptors related to the child’s mental life, intentions, interests, likes and emotions. </w:t>
      </w:r>
      <w:proofErr w:type="spellStart"/>
      <w:r w:rsidR="000C268D" w:rsidRPr="00FC00F3">
        <w:rPr>
          <w:rFonts w:ascii="Times New Roman" w:hAnsi="Times New Roman" w:cs="Times New Roman"/>
          <w:color w:val="000000"/>
          <w:sz w:val="24"/>
          <w:szCs w:val="24"/>
        </w:rPr>
        <w:t>Behavioral</w:t>
      </w:r>
      <w:proofErr w:type="spellEnd"/>
      <w:r w:rsidRPr="00FC00F3">
        <w:rPr>
          <w:rFonts w:ascii="Times New Roman" w:hAnsi="Times New Roman" w:cs="Times New Roman"/>
          <w:color w:val="000000"/>
          <w:sz w:val="24"/>
          <w:szCs w:val="24"/>
        </w:rPr>
        <w:t xml:space="preserve"> attributes referred to the child’s </w:t>
      </w:r>
      <w:proofErr w:type="spellStart"/>
      <w:r w:rsidRPr="00FC00F3">
        <w:rPr>
          <w:rFonts w:ascii="Times New Roman" w:hAnsi="Times New Roman" w:cs="Times New Roman"/>
          <w:color w:val="000000"/>
          <w:sz w:val="24"/>
          <w:szCs w:val="24"/>
        </w:rPr>
        <w:t>behavior</w:t>
      </w:r>
      <w:proofErr w:type="spellEnd"/>
      <w:r w:rsidRPr="00FC00F3">
        <w:rPr>
          <w:rFonts w:ascii="Times New Roman" w:hAnsi="Times New Roman" w:cs="Times New Roman"/>
          <w:color w:val="000000"/>
          <w:sz w:val="24"/>
          <w:szCs w:val="24"/>
        </w:rPr>
        <w:t xml:space="preserve"> (e.g., games or activities that the child does). Physical attributes were comments about the child’s appearance, position in the family or age; and general attributes include comments that did not fit into the other three categories. The self-referential code was given when the parent spoke about themselves, rather than the child.</w:t>
      </w:r>
      <w:r w:rsidR="004A3638" w:rsidRPr="00FC00F3">
        <w:rPr>
          <w:rFonts w:ascii="Times New Roman" w:hAnsi="Times New Roman" w:cs="Times New Roman"/>
          <w:color w:val="000000"/>
          <w:sz w:val="24"/>
          <w:szCs w:val="24"/>
        </w:rPr>
        <w:t xml:space="preserve"> </w:t>
      </w:r>
      <w:r w:rsidR="00CF3FA9" w:rsidRPr="00FC00F3">
        <w:rPr>
          <w:rFonts w:ascii="Times New Roman" w:hAnsi="Times New Roman" w:cs="Times New Roman"/>
          <w:color w:val="000000"/>
          <w:sz w:val="24"/>
          <w:szCs w:val="24"/>
        </w:rPr>
        <w:t>Comments</w:t>
      </w:r>
      <w:r w:rsidR="005201B2" w:rsidRPr="00FC00F3">
        <w:rPr>
          <w:rFonts w:ascii="Times New Roman" w:hAnsi="Times New Roman" w:cs="Times New Roman"/>
          <w:color w:val="000000"/>
          <w:sz w:val="24"/>
          <w:szCs w:val="24"/>
        </w:rPr>
        <w:t xml:space="preserve"> coded as ‘mental’ comments were </w:t>
      </w:r>
      <w:r w:rsidR="00CF3FA9" w:rsidRPr="00FC00F3">
        <w:rPr>
          <w:rFonts w:ascii="Times New Roman" w:hAnsi="Times New Roman" w:cs="Times New Roman"/>
          <w:color w:val="000000"/>
          <w:sz w:val="24"/>
          <w:szCs w:val="24"/>
        </w:rPr>
        <w:t>then coded</w:t>
      </w:r>
      <w:r w:rsidR="005201B2" w:rsidRPr="00FC00F3">
        <w:rPr>
          <w:rFonts w:ascii="Times New Roman" w:hAnsi="Times New Roman" w:cs="Times New Roman"/>
          <w:color w:val="000000"/>
          <w:sz w:val="24"/>
          <w:szCs w:val="24"/>
        </w:rPr>
        <w:t xml:space="preserve"> as either “appropriate”</w:t>
      </w:r>
      <w:r w:rsidR="00994B71" w:rsidRPr="00FC00F3">
        <w:rPr>
          <w:rFonts w:ascii="Times New Roman" w:hAnsi="Times New Roman" w:cs="Times New Roman"/>
          <w:color w:val="000000"/>
          <w:sz w:val="24"/>
          <w:szCs w:val="24"/>
        </w:rPr>
        <w:t xml:space="preserve"> (i.e., reflected a correct interpretation of the child’s internal state, linked current activity with similar events in the past or future, or served to clarify how to proceed after a lull in the interaction)</w:t>
      </w:r>
      <w:r w:rsidR="005201B2" w:rsidRPr="00FC00F3">
        <w:rPr>
          <w:rFonts w:ascii="Times New Roman" w:hAnsi="Times New Roman" w:cs="Times New Roman"/>
          <w:color w:val="000000"/>
          <w:sz w:val="24"/>
          <w:szCs w:val="24"/>
        </w:rPr>
        <w:t xml:space="preserve"> or “non-attuned”</w:t>
      </w:r>
      <w:r w:rsidR="00994B71" w:rsidRPr="00FC00F3">
        <w:rPr>
          <w:rFonts w:ascii="Times New Roman" w:hAnsi="Times New Roman" w:cs="Times New Roman"/>
          <w:color w:val="000000"/>
          <w:sz w:val="24"/>
          <w:szCs w:val="24"/>
        </w:rPr>
        <w:t xml:space="preserve"> (</w:t>
      </w:r>
      <w:r w:rsidR="00CF3FA9" w:rsidRPr="00FC00F3">
        <w:rPr>
          <w:rFonts w:ascii="Times New Roman" w:hAnsi="Times New Roman" w:cs="Times New Roman"/>
          <w:color w:val="000000"/>
          <w:sz w:val="24"/>
          <w:szCs w:val="24"/>
        </w:rPr>
        <w:t>incorrect reading of the child’s current internal state</w:t>
      </w:r>
      <w:r w:rsidR="00994B71" w:rsidRPr="00FC00F3">
        <w:rPr>
          <w:rFonts w:ascii="Times New Roman" w:hAnsi="Times New Roman" w:cs="Times New Roman"/>
          <w:color w:val="000000"/>
          <w:sz w:val="24"/>
          <w:szCs w:val="24"/>
        </w:rPr>
        <w:t xml:space="preserve">; </w:t>
      </w:r>
      <w:r w:rsidR="00CF3FA9" w:rsidRPr="00FC00F3">
        <w:rPr>
          <w:rFonts w:ascii="Times New Roman" w:hAnsi="Times New Roman" w:cs="Times New Roman"/>
          <w:color w:val="000000"/>
          <w:sz w:val="24"/>
          <w:szCs w:val="24"/>
        </w:rPr>
        <w:t>referred to a past or future event unrelated to the infant’s current activity</w:t>
      </w:r>
      <w:r w:rsidR="00994B71" w:rsidRPr="00FC00F3">
        <w:rPr>
          <w:rFonts w:ascii="Times New Roman" w:hAnsi="Times New Roman" w:cs="Times New Roman"/>
          <w:color w:val="000000"/>
          <w:sz w:val="24"/>
          <w:szCs w:val="24"/>
        </w:rPr>
        <w:t xml:space="preserve">; </w:t>
      </w:r>
      <w:r w:rsidR="00CF3FA9" w:rsidRPr="00FC00F3">
        <w:rPr>
          <w:rFonts w:ascii="Times New Roman" w:hAnsi="Times New Roman" w:cs="Times New Roman"/>
          <w:color w:val="000000"/>
          <w:sz w:val="24"/>
          <w:szCs w:val="24"/>
        </w:rPr>
        <w:t>question</w:t>
      </w:r>
      <w:r w:rsidR="00994B71" w:rsidRPr="00FC00F3">
        <w:rPr>
          <w:rFonts w:ascii="Times New Roman" w:hAnsi="Times New Roman" w:cs="Times New Roman"/>
          <w:color w:val="000000"/>
          <w:sz w:val="24"/>
          <w:szCs w:val="24"/>
        </w:rPr>
        <w:t>s</w:t>
      </w:r>
      <w:r w:rsidR="00CF3FA9" w:rsidRPr="00FC00F3">
        <w:rPr>
          <w:rFonts w:ascii="Times New Roman" w:hAnsi="Times New Roman" w:cs="Times New Roman"/>
          <w:color w:val="000000"/>
          <w:sz w:val="24"/>
          <w:szCs w:val="24"/>
        </w:rPr>
        <w:t xml:space="preserve"> or suggest</w:t>
      </w:r>
      <w:r w:rsidR="00994B71" w:rsidRPr="00FC00F3">
        <w:rPr>
          <w:rFonts w:ascii="Times New Roman" w:hAnsi="Times New Roman" w:cs="Times New Roman"/>
          <w:color w:val="000000"/>
          <w:sz w:val="24"/>
          <w:szCs w:val="24"/>
        </w:rPr>
        <w:t>ions</w:t>
      </w:r>
      <w:r w:rsidR="00CF3FA9" w:rsidRPr="00FC00F3">
        <w:rPr>
          <w:rFonts w:ascii="Times New Roman" w:hAnsi="Times New Roman" w:cs="Times New Roman"/>
          <w:color w:val="000000"/>
          <w:sz w:val="24"/>
          <w:szCs w:val="24"/>
        </w:rPr>
        <w:t xml:space="preserve"> of what the child should do when the child was already actively engaged in something else</w:t>
      </w:r>
      <w:r w:rsidR="00994B71" w:rsidRPr="00FC00F3">
        <w:rPr>
          <w:rFonts w:ascii="Times New Roman" w:hAnsi="Times New Roman" w:cs="Times New Roman"/>
          <w:color w:val="000000"/>
          <w:sz w:val="24"/>
          <w:szCs w:val="24"/>
        </w:rPr>
        <w:t xml:space="preserve">; </w:t>
      </w:r>
      <w:r w:rsidR="00CF3FA9" w:rsidRPr="00FC00F3">
        <w:rPr>
          <w:rFonts w:ascii="Times New Roman" w:hAnsi="Times New Roman" w:cs="Times New Roman"/>
          <w:color w:val="000000"/>
          <w:sz w:val="24"/>
          <w:szCs w:val="24"/>
        </w:rPr>
        <w:t>attributi</w:t>
      </w:r>
      <w:r w:rsidR="00994B71" w:rsidRPr="00FC00F3">
        <w:rPr>
          <w:rFonts w:ascii="Times New Roman" w:hAnsi="Times New Roman" w:cs="Times New Roman"/>
          <w:color w:val="000000"/>
          <w:sz w:val="24"/>
          <w:szCs w:val="24"/>
        </w:rPr>
        <w:t>ons of</w:t>
      </w:r>
      <w:r w:rsidR="00CF3FA9" w:rsidRPr="00FC00F3">
        <w:rPr>
          <w:rFonts w:ascii="Times New Roman" w:hAnsi="Times New Roman" w:cs="Times New Roman"/>
          <w:color w:val="000000"/>
          <w:sz w:val="24"/>
          <w:szCs w:val="24"/>
        </w:rPr>
        <w:t xml:space="preserve"> internal states not implied by the infant’s </w:t>
      </w:r>
      <w:proofErr w:type="spellStart"/>
      <w:r w:rsidR="003A01DB" w:rsidRPr="00FC00F3">
        <w:rPr>
          <w:rFonts w:ascii="Times New Roman" w:hAnsi="Times New Roman" w:cs="Times New Roman"/>
          <w:color w:val="000000"/>
          <w:sz w:val="24"/>
          <w:szCs w:val="24"/>
        </w:rPr>
        <w:t>behavior</w:t>
      </w:r>
      <w:proofErr w:type="spellEnd"/>
      <w:r w:rsidR="00994B71" w:rsidRPr="00FC00F3">
        <w:rPr>
          <w:rFonts w:ascii="Times New Roman" w:hAnsi="Times New Roman" w:cs="Times New Roman"/>
          <w:color w:val="000000"/>
          <w:sz w:val="24"/>
          <w:szCs w:val="24"/>
        </w:rPr>
        <w:t>)</w:t>
      </w:r>
      <w:r w:rsidR="00CF3FA9" w:rsidRPr="00FC00F3">
        <w:rPr>
          <w:rFonts w:ascii="Times New Roman" w:hAnsi="Times New Roman" w:cs="Times New Roman"/>
          <w:color w:val="000000"/>
          <w:sz w:val="24"/>
          <w:szCs w:val="24"/>
        </w:rPr>
        <w:t xml:space="preserve">. </w:t>
      </w:r>
      <w:r w:rsidR="00994B71" w:rsidRPr="00FC00F3">
        <w:rPr>
          <w:rFonts w:ascii="Times New Roman" w:hAnsi="Times New Roman" w:cs="Times New Roman"/>
          <w:color w:val="000000"/>
          <w:sz w:val="24"/>
          <w:szCs w:val="24"/>
        </w:rPr>
        <w:t>F</w:t>
      </w:r>
      <w:r w:rsidR="00CF3FA9" w:rsidRPr="00FC00F3">
        <w:rPr>
          <w:rFonts w:ascii="Times New Roman" w:hAnsi="Times New Roman" w:cs="Times New Roman"/>
          <w:color w:val="000000"/>
          <w:sz w:val="24"/>
          <w:szCs w:val="24"/>
        </w:rPr>
        <w:t xml:space="preserve">requency counts were </w:t>
      </w:r>
      <w:r w:rsidR="00994B71" w:rsidRPr="00FC00F3">
        <w:rPr>
          <w:rFonts w:ascii="Times New Roman" w:hAnsi="Times New Roman" w:cs="Times New Roman"/>
          <w:color w:val="000000"/>
          <w:sz w:val="24"/>
          <w:szCs w:val="24"/>
        </w:rPr>
        <w:t xml:space="preserve">then </w:t>
      </w:r>
      <w:r w:rsidR="00CF3FA9" w:rsidRPr="00FC00F3">
        <w:rPr>
          <w:rFonts w:ascii="Times New Roman" w:hAnsi="Times New Roman" w:cs="Times New Roman"/>
          <w:color w:val="000000"/>
          <w:sz w:val="24"/>
          <w:szCs w:val="24"/>
        </w:rPr>
        <w:t xml:space="preserve">transformed into ratios as follows: 1) total number of appropriate mental-state comments divided by total number of </w:t>
      </w:r>
      <w:r w:rsidR="000C268D" w:rsidRPr="00FC00F3">
        <w:rPr>
          <w:rFonts w:ascii="Times New Roman" w:hAnsi="Times New Roman" w:cs="Times New Roman"/>
          <w:color w:val="000000"/>
          <w:sz w:val="24"/>
          <w:szCs w:val="24"/>
        </w:rPr>
        <w:t>verbalizations</w:t>
      </w:r>
      <w:r w:rsidR="00CF3FA9" w:rsidRPr="00FC00F3">
        <w:rPr>
          <w:rFonts w:ascii="Times New Roman" w:hAnsi="Times New Roman" w:cs="Times New Roman"/>
          <w:color w:val="000000"/>
          <w:sz w:val="24"/>
          <w:szCs w:val="24"/>
        </w:rPr>
        <w:t>, and 2) total number of non-attuned mental-state comments divided by total number of verbalizations. M</w:t>
      </w:r>
      <w:r w:rsidR="00F962EF" w:rsidRPr="00FC00F3">
        <w:rPr>
          <w:rFonts w:ascii="Times New Roman" w:hAnsi="Times New Roman" w:cs="Times New Roman"/>
          <w:color w:val="000000"/>
          <w:sz w:val="24"/>
          <w:szCs w:val="24"/>
        </w:rPr>
        <w:t>ind-mindedness</w:t>
      </w:r>
      <w:r w:rsidR="00F962EF" w:rsidRPr="00FC00F3" w:rsidDel="005170B4">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coding was conducted by two coders</w:t>
      </w:r>
      <w:r w:rsidR="00994B71" w:rsidRPr="00FC00F3">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 xml:space="preserve">masked to participant group allocation and assessment time point. Of the 166 </w:t>
      </w:r>
      <w:r w:rsidR="00C12E36" w:rsidRPr="00FC00F3">
        <w:rPr>
          <w:rFonts w:ascii="Times New Roman" w:hAnsi="Times New Roman" w:cs="Times New Roman"/>
          <w:color w:val="000000"/>
          <w:sz w:val="24"/>
          <w:szCs w:val="24"/>
        </w:rPr>
        <w:t xml:space="preserve">coded </w:t>
      </w:r>
      <w:r w:rsidR="00F962EF" w:rsidRPr="00FC00F3">
        <w:rPr>
          <w:rFonts w:ascii="Times New Roman" w:hAnsi="Times New Roman" w:cs="Times New Roman"/>
          <w:color w:val="000000"/>
          <w:sz w:val="24"/>
          <w:szCs w:val="24"/>
        </w:rPr>
        <w:t>videos (</w:t>
      </w:r>
      <w:r w:rsidR="00F962EF"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F962EF"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 xml:space="preserve">88 at T1, </w:t>
      </w:r>
      <w:r w:rsidR="00F962EF"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F962EF"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 xml:space="preserve">61 at T2, </w:t>
      </w:r>
      <w:r w:rsidR="00F962EF"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F962EF"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 xml:space="preserve">17 at T3), </w:t>
      </w:r>
      <w:r w:rsidR="00540ADF" w:rsidRPr="00FC00F3">
        <w:rPr>
          <w:rFonts w:ascii="Times New Roman" w:hAnsi="Times New Roman" w:cs="Times New Roman"/>
          <w:color w:val="000000"/>
          <w:sz w:val="24"/>
          <w:szCs w:val="24"/>
        </w:rPr>
        <w:t>2</w:t>
      </w:r>
      <w:r w:rsidR="004A3638" w:rsidRPr="00FC00F3">
        <w:rPr>
          <w:rFonts w:ascii="Times New Roman" w:hAnsi="Times New Roman" w:cs="Times New Roman"/>
          <w:color w:val="000000"/>
          <w:sz w:val="24"/>
          <w:szCs w:val="24"/>
        </w:rPr>
        <w:t>3</w:t>
      </w:r>
      <w:r w:rsidR="00F962EF" w:rsidRPr="00FC00F3">
        <w:rPr>
          <w:rFonts w:ascii="Times New Roman" w:hAnsi="Times New Roman" w:cs="Times New Roman"/>
          <w:color w:val="000000"/>
          <w:sz w:val="24"/>
          <w:szCs w:val="24"/>
        </w:rPr>
        <w:t>% (</w:t>
      </w:r>
      <w:r w:rsidR="00F962EF" w:rsidRPr="00FC00F3">
        <w:rPr>
          <w:rFonts w:ascii="Times New Roman" w:hAnsi="Times New Roman" w:cs="Times New Roman"/>
          <w:i/>
          <w:iCs/>
          <w:color w:val="000000"/>
          <w:sz w:val="24"/>
          <w:szCs w:val="24"/>
        </w:rPr>
        <w:t>n</w:t>
      </w:r>
      <w:r w:rsidR="00FF1C68" w:rsidRPr="00FC00F3">
        <w:rPr>
          <w:rFonts w:ascii="Times New Roman" w:hAnsi="Times New Roman" w:cs="Times New Roman"/>
          <w:i/>
          <w:iCs/>
          <w:color w:val="000000"/>
          <w:sz w:val="24"/>
          <w:szCs w:val="24"/>
        </w:rPr>
        <w:t xml:space="preserve"> </w:t>
      </w:r>
      <w:r w:rsidR="00F962EF" w:rsidRPr="00FC00F3">
        <w:rPr>
          <w:rFonts w:ascii="Times New Roman" w:hAnsi="Times New Roman" w:cs="Times New Roman"/>
          <w:color w:val="000000"/>
          <w:sz w:val="24"/>
          <w:szCs w:val="24"/>
        </w:rPr>
        <w:t>=</w:t>
      </w:r>
      <w:r w:rsidR="00FF1C68" w:rsidRPr="00FC00F3">
        <w:rPr>
          <w:rFonts w:ascii="Times New Roman" w:hAnsi="Times New Roman" w:cs="Times New Roman"/>
          <w:color w:val="000000"/>
          <w:sz w:val="24"/>
          <w:szCs w:val="24"/>
        </w:rPr>
        <w:t xml:space="preserve"> </w:t>
      </w:r>
      <w:r w:rsidR="004A3638" w:rsidRPr="00FC00F3">
        <w:rPr>
          <w:rFonts w:ascii="Times New Roman" w:hAnsi="Times New Roman" w:cs="Times New Roman"/>
          <w:color w:val="000000"/>
          <w:sz w:val="24"/>
          <w:szCs w:val="24"/>
        </w:rPr>
        <w:t>38</w:t>
      </w:r>
      <w:r w:rsidR="00F962EF" w:rsidRPr="00FC00F3">
        <w:rPr>
          <w:rFonts w:ascii="Times New Roman" w:hAnsi="Times New Roman" w:cs="Times New Roman"/>
          <w:color w:val="000000"/>
          <w:sz w:val="24"/>
          <w:szCs w:val="24"/>
        </w:rPr>
        <w:t>) were double coded (</w:t>
      </w:r>
      <w:r w:rsidR="00ED70F3" w:rsidRPr="00FC00F3">
        <w:rPr>
          <w:rFonts w:ascii="Times New Roman" w:hAnsi="Times New Roman" w:cs="Times New Roman"/>
          <w:i/>
          <w:iCs/>
          <w:color w:val="000000"/>
          <w:sz w:val="24"/>
          <w:szCs w:val="24"/>
        </w:rPr>
        <w:t>ICC</w:t>
      </w:r>
      <w:r w:rsidR="00540ADF" w:rsidRPr="00FC00F3">
        <w:rPr>
          <w:rFonts w:ascii="Times New Roman" w:hAnsi="Times New Roman" w:cs="Times New Roman"/>
          <w:color w:val="000000"/>
          <w:sz w:val="24"/>
          <w:szCs w:val="24"/>
        </w:rPr>
        <w:t xml:space="preserve"> </w:t>
      </w:r>
      <w:r w:rsidR="00F962EF" w:rsidRPr="00FC00F3">
        <w:rPr>
          <w:rFonts w:ascii="Times New Roman" w:hAnsi="Times New Roman" w:cs="Times New Roman"/>
          <w:color w:val="000000"/>
          <w:sz w:val="24"/>
          <w:szCs w:val="24"/>
        </w:rPr>
        <w:t>= .</w:t>
      </w:r>
      <w:r w:rsidR="00CF3FA9" w:rsidRPr="00FC00F3">
        <w:rPr>
          <w:rFonts w:ascii="Times New Roman" w:hAnsi="Times New Roman" w:cs="Times New Roman"/>
          <w:color w:val="000000"/>
          <w:sz w:val="24"/>
          <w:szCs w:val="24"/>
        </w:rPr>
        <w:t>99</w:t>
      </w:r>
      <w:r w:rsidR="000E74D1" w:rsidRPr="00FC00F3">
        <w:rPr>
          <w:rFonts w:ascii="Times New Roman" w:hAnsi="Times New Roman" w:cs="Times New Roman"/>
          <w:color w:val="000000"/>
          <w:sz w:val="24"/>
          <w:szCs w:val="24"/>
        </w:rPr>
        <w:t>, 95% CI, .98-.96</w:t>
      </w:r>
      <w:r w:rsidR="00F962EF" w:rsidRPr="00FC00F3">
        <w:rPr>
          <w:rFonts w:ascii="Times New Roman" w:hAnsi="Times New Roman" w:cs="Times New Roman"/>
          <w:color w:val="000000"/>
          <w:sz w:val="24"/>
          <w:szCs w:val="24"/>
        </w:rPr>
        <w:t xml:space="preserve">). </w:t>
      </w:r>
    </w:p>
    <w:p w14:paraId="0319C262" w14:textId="786D7B39" w:rsidR="0065248C" w:rsidRPr="00FC00F3" w:rsidRDefault="0065248C" w:rsidP="0065248C">
      <w:pPr>
        <w:widowControl w:val="0"/>
        <w:autoSpaceDE w:val="0"/>
        <w:autoSpaceDN w:val="0"/>
        <w:adjustRightInd w:val="0"/>
        <w:spacing w:line="480" w:lineRule="auto"/>
        <w:ind w:firstLine="720"/>
        <w:contextualSpacing/>
        <w:rPr>
          <w:rFonts w:ascii="Times New Roman" w:hAnsi="Times New Roman" w:cs="Times New Roman"/>
          <w:i/>
          <w:color w:val="000000"/>
          <w:sz w:val="24"/>
          <w:szCs w:val="24"/>
          <w:highlight w:val="yellow"/>
        </w:rPr>
      </w:pPr>
      <w:r w:rsidRPr="00FC00F3">
        <w:rPr>
          <w:rFonts w:ascii="Times New Roman" w:hAnsi="Times New Roman" w:cs="Times New Roman"/>
          <w:color w:val="000000"/>
          <w:sz w:val="24"/>
          <w:szCs w:val="24"/>
        </w:rPr>
        <w:lastRenderedPageBreak/>
        <w:t xml:space="preserve">Parent-reported mentalisation was assessed using Diamond’s reflective functioning scale </w:t>
      </w:r>
      <w:r w:rsidR="001E263D"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&lt;EndNote&gt;&lt;Cite&gt;&lt;Author&gt;Diamond&lt;/Author&gt;&lt;Year&gt;2014&lt;/Year&gt;&lt;RecNum&gt;3427&lt;/RecNum&gt;&lt;Prefix&gt;DRFS`; &lt;/Prefix&gt;&lt;DisplayText&gt;(DRFS; Diamond, 2014)&lt;/DisplayText&gt;&lt;record&gt;&lt;rec-number&gt;3427&lt;/rec-number&gt;&lt;foreign-keys&gt;&lt;key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1E263D"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(DRFS; Diamond, 2014)</w:t>
      </w:r>
      <w:r w:rsidR="001E263D" w:rsidRPr="00FC00F3">
        <w:rPr>
          <w:rFonts w:ascii="Times New Roman" w:hAnsi="Times New Roman" w:cs="Times New Roman"/>
          <w:color w:val="000000"/>
          <w:sz w:val="24"/>
          <w:szCs w:val="24"/>
        </w:rPr>
        <w:fldChar w:fldCharType="end"/>
      </w:r>
      <w:r w:rsidR="001E263D"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kern w:val="0"/>
          <w:sz w:val="24"/>
          <w:szCs w:val="24"/>
          <w14:ligatures w14:val="none"/>
        </w:rPr>
        <w:t xml:space="preserve">administered as part of the Composite Caregiving Questionnaire </w:t>
      </w:r>
      <w:r w:rsidR="001E263D"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&lt;EndNote&gt;&lt;Cite&gt;&lt;Author&gt;Maxwell&lt;/Author&gt;&lt;Year&gt;2021&lt;/Year&gt;&lt;RecNum&gt;3425&lt;/RecNum&gt;&lt;Prefix&gt;CCQ`; &lt;/Prefix&gt;&lt;DisplayText&gt;(CCQ; 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1E263D"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(CCQ; Maxwell et al., 2021)</w:t>
      </w:r>
      <w:r w:rsidR="001E263D" w:rsidRPr="00FC00F3">
        <w:rPr>
          <w:rFonts w:ascii="Times New Roman" w:hAnsi="Times New Roman" w:cs="Times New Roman"/>
          <w:color w:val="000000"/>
          <w:kern w:val="0"/>
          <w:sz w:val="24"/>
          <w:szCs w:val="24"/>
          <w14:ligatures w14:val="none"/>
        </w:rPr>
        <w:fldChar w:fldCharType="end"/>
      </w:r>
      <w:r w:rsidRPr="00FC00F3">
        <w:rPr>
          <w:rFonts w:ascii="Times New Roman" w:hAnsi="Times New Roman" w:cs="Times New Roman"/>
          <w:color w:val="000000"/>
          <w:kern w:val="0"/>
          <w:sz w:val="24"/>
          <w:szCs w:val="24"/>
          <w14:ligatures w14:val="none"/>
        </w:rPr>
        <w:t xml:space="preserve">. The DRFS comprises </w:t>
      </w:r>
      <w:r w:rsidR="001E263D" w:rsidRPr="00FC00F3">
        <w:rPr>
          <w:rFonts w:ascii="Times New Roman" w:hAnsi="Times New Roman" w:cs="Times New Roman"/>
          <w:color w:val="000000"/>
          <w:kern w:val="0"/>
          <w:sz w:val="24"/>
          <w:szCs w:val="24"/>
          <w14:ligatures w14:val="none"/>
        </w:rPr>
        <w:t>18 parent-report items</w:t>
      </w:r>
      <w:r w:rsidR="00A56520" w:rsidRPr="00FC00F3">
        <w:rPr>
          <w:rFonts w:ascii="Times New Roman" w:hAnsi="Times New Roman" w:cs="Times New Roman"/>
          <w:color w:val="000000"/>
          <w:kern w:val="0"/>
          <w:sz w:val="24"/>
          <w:szCs w:val="24"/>
          <w14:ligatures w14:val="none"/>
        </w:rPr>
        <w:t xml:space="preserve">, </w:t>
      </w:r>
      <w:r w:rsidR="00767766" w:rsidRPr="00FC00F3">
        <w:rPr>
          <w:rFonts w:ascii="Times New Roman" w:hAnsi="Times New Roman" w:cs="Times New Roman"/>
          <w:color w:val="000000"/>
          <w:kern w:val="0"/>
          <w:sz w:val="24"/>
          <w:szCs w:val="24"/>
          <w14:ligatures w14:val="none"/>
        </w:rPr>
        <w:t>each answered</w:t>
      </w:r>
      <w:r w:rsidR="00965E7D" w:rsidRPr="00FC00F3">
        <w:rPr>
          <w:rFonts w:ascii="Times New Roman" w:hAnsi="Times New Roman" w:cs="Times New Roman"/>
          <w:color w:val="000000"/>
          <w:kern w:val="0"/>
          <w:sz w:val="24"/>
          <w:szCs w:val="24"/>
          <w14:ligatures w14:val="none"/>
        </w:rPr>
        <w:t xml:space="preserve"> on a </w:t>
      </w:r>
      <w:r w:rsidR="00A56520" w:rsidRPr="00FC00F3">
        <w:rPr>
          <w:rFonts w:ascii="Times New Roman" w:hAnsi="Times New Roman" w:cs="Times New Roman"/>
          <w:color w:val="000000"/>
          <w:kern w:val="0"/>
          <w:sz w:val="24"/>
          <w:szCs w:val="24"/>
          <w14:ligatures w14:val="none"/>
        </w:rPr>
        <w:t>4</w:t>
      </w:r>
      <w:r w:rsidR="00965E7D" w:rsidRPr="00FC00F3">
        <w:rPr>
          <w:rFonts w:ascii="Times New Roman" w:hAnsi="Times New Roman" w:cs="Times New Roman"/>
          <w:color w:val="000000"/>
          <w:kern w:val="0"/>
          <w:sz w:val="24"/>
          <w:szCs w:val="24"/>
          <w14:ligatures w14:val="none"/>
        </w:rPr>
        <w:t>-point scale</w:t>
      </w:r>
      <w:r w:rsidR="00767766" w:rsidRPr="00FC00F3">
        <w:rPr>
          <w:rFonts w:ascii="Times New Roman" w:hAnsi="Times New Roman" w:cs="Times New Roman"/>
          <w:color w:val="000000"/>
          <w:kern w:val="0"/>
          <w:sz w:val="24"/>
          <w:szCs w:val="24"/>
          <w14:ligatures w14:val="none"/>
        </w:rPr>
        <w:t>.</w:t>
      </w:r>
      <w:r w:rsidR="00A56520" w:rsidRPr="00FC00F3">
        <w:rPr>
          <w:rFonts w:ascii="Times New Roman" w:hAnsi="Times New Roman" w:cs="Times New Roman"/>
          <w:color w:val="000000"/>
          <w:kern w:val="0"/>
          <w:sz w:val="24"/>
          <w:szCs w:val="24"/>
          <w14:ligatures w14:val="none"/>
        </w:rPr>
        <w:t xml:space="preserve"> </w:t>
      </w:r>
      <w:r w:rsidR="00965E7D" w:rsidRPr="00FC00F3">
        <w:rPr>
          <w:rFonts w:ascii="Times New Roman" w:hAnsi="Times New Roman" w:cs="Times New Roman"/>
          <w:color w:val="000000"/>
          <w:kern w:val="0"/>
          <w:sz w:val="24"/>
          <w:szCs w:val="24"/>
          <w14:ligatures w14:val="none"/>
        </w:rPr>
        <w:t xml:space="preserve">Scores </w:t>
      </w:r>
      <w:r w:rsidR="001E263D" w:rsidRPr="00FC00F3">
        <w:rPr>
          <w:rFonts w:ascii="Times New Roman" w:hAnsi="Times New Roman" w:cs="Times New Roman"/>
          <w:color w:val="000000"/>
          <w:kern w:val="0"/>
          <w:sz w:val="24"/>
          <w:szCs w:val="24"/>
          <w14:ligatures w14:val="none"/>
        </w:rPr>
        <w:t xml:space="preserve">load onto </w:t>
      </w:r>
      <w:r w:rsidR="00A56520" w:rsidRPr="00FC00F3">
        <w:rPr>
          <w:rFonts w:ascii="Times New Roman" w:hAnsi="Times New Roman" w:cs="Times New Roman"/>
          <w:color w:val="000000"/>
          <w:kern w:val="0"/>
          <w:sz w:val="24"/>
          <w:szCs w:val="24"/>
          <w14:ligatures w14:val="none"/>
        </w:rPr>
        <w:t>3</w:t>
      </w:r>
      <w:r w:rsidR="001E263D" w:rsidRPr="00FC00F3">
        <w:rPr>
          <w:rFonts w:ascii="Times New Roman" w:hAnsi="Times New Roman" w:cs="Times New Roman"/>
          <w:color w:val="000000"/>
          <w:kern w:val="0"/>
          <w:sz w:val="24"/>
          <w:szCs w:val="24"/>
          <w14:ligatures w14:val="none"/>
        </w:rPr>
        <w:t xml:space="preserve"> scales</w:t>
      </w:r>
      <w:r w:rsidR="00A56520" w:rsidRPr="00FC00F3">
        <w:rPr>
          <w:rFonts w:ascii="Times New Roman" w:hAnsi="Times New Roman" w:cs="Times New Roman"/>
          <w:color w:val="000000"/>
          <w:kern w:val="0"/>
          <w:sz w:val="24"/>
          <w:szCs w:val="24"/>
          <w14:ligatures w14:val="none"/>
        </w:rPr>
        <w:t xml:space="preserve"> (Cue recognition</w:t>
      </w:r>
      <w:r w:rsidR="001E263D" w:rsidRPr="00FC00F3">
        <w:rPr>
          <w:rFonts w:ascii="Times New Roman" w:hAnsi="Times New Roman" w:cs="Times New Roman"/>
          <w:color w:val="000000"/>
          <w:kern w:val="0"/>
          <w:sz w:val="24"/>
          <w:szCs w:val="24"/>
          <w14:ligatures w14:val="none"/>
        </w:rPr>
        <w:t xml:space="preserve">, </w:t>
      </w:r>
      <w:r w:rsidR="00A56520" w:rsidRPr="00FC00F3">
        <w:rPr>
          <w:rFonts w:ascii="Times New Roman" w:hAnsi="Times New Roman" w:cs="Times New Roman"/>
          <w:color w:val="000000"/>
          <w:kern w:val="0"/>
          <w:sz w:val="24"/>
          <w:szCs w:val="24"/>
          <w14:ligatures w14:val="none"/>
        </w:rPr>
        <w:t>Mentalisation of Infant</w:t>
      </w:r>
      <w:r w:rsidR="001E263D" w:rsidRPr="00FC00F3">
        <w:rPr>
          <w:rFonts w:ascii="Times New Roman" w:hAnsi="Times New Roman" w:cs="Times New Roman"/>
          <w:color w:val="000000"/>
          <w:kern w:val="0"/>
          <w:sz w:val="24"/>
          <w:szCs w:val="24"/>
          <w14:ligatures w14:val="none"/>
        </w:rPr>
        <w:t>,</w:t>
      </w:r>
      <w:r w:rsidR="00A56520" w:rsidRPr="00FC00F3">
        <w:rPr>
          <w:rFonts w:ascii="Times New Roman" w:hAnsi="Times New Roman" w:cs="Times New Roman"/>
          <w:color w:val="000000"/>
          <w:kern w:val="0"/>
          <w:sz w:val="24"/>
          <w:szCs w:val="24"/>
          <w14:ligatures w14:val="none"/>
        </w:rPr>
        <w:t xml:space="preserve"> Own childhood experience) and a total score can also be computed</w:t>
      </w:r>
      <w:r w:rsidR="00767766" w:rsidRPr="00FC00F3">
        <w:rPr>
          <w:rFonts w:ascii="Times New Roman" w:hAnsi="Times New Roman" w:cs="Times New Roman"/>
          <w:color w:val="000000"/>
          <w:kern w:val="0"/>
          <w:sz w:val="24"/>
          <w:szCs w:val="24"/>
          <w14:ligatures w14:val="none"/>
        </w:rPr>
        <w:t xml:space="preserve"> (score range </w:t>
      </w:r>
      <w:r w:rsidR="002B17F3" w:rsidRPr="00FC00F3">
        <w:rPr>
          <w:rFonts w:ascii="Times New Roman" w:hAnsi="Times New Roman" w:cs="Times New Roman"/>
          <w:color w:val="000000"/>
          <w:kern w:val="0"/>
          <w:sz w:val="24"/>
          <w:szCs w:val="24"/>
          <w14:ligatures w14:val="none"/>
        </w:rPr>
        <w:t xml:space="preserve">= </w:t>
      </w:r>
      <w:r w:rsidR="007556E4" w:rsidRPr="00FC00F3">
        <w:rPr>
          <w:rFonts w:ascii="Times New Roman" w:hAnsi="Times New Roman" w:cs="Times New Roman"/>
          <w:color w:val="000000"/>
          <w:kern w:val="0"/>
          <w:sz w:val="24"/>
          <w:szCs w:val="24"/>
          <w14:ligatures w14:val="none"/>
        </w:rPr>
        <w:t>0</w:t>
      </w:r>
      <w:r w:rsidR="00767766" w:rsidRPr="00FC00F3">
        <w:rPr>
          <w:rFonts w:ascii="Times New Roman" w:hAnsi="Times New Roman" w:cs="Times New Roman"/>
          <w:color w:val="000000"/>
          <w:kern w:val="0"/>
          <w:sz w:val="24"/>
          <w:szCs w:val="24"/>
          <w14:ligatures w14:val="none"/>
        </w:rPr>
        <w:t>-</w:t>
      </w:r>
      <w:r w:rsidR="007556E4" w:rsidRPr="00FC00F3">
        <w:rPr>
          <w:rFonts w:ascii="Times New Roman" w:hAnsi="Times New Roman" w:cs="Times New Roman"/>
          <w:color w:val="000000"/>
          <w:kern w:val="0"/>
          <w:sz w:val="24"/>
          <w:szCs w:val="24"/>
          <w14:ligatures w14:val="none"/>
        </w:rPr>
        <w:t>54</w:t>
      </w:r>
      <w:r w:rsidR="00767766" w:rsidRPr="00FC00F3">
        <w:rPr>
          <w:rFonts w:ascii="Times New Roman" w:hAnsi="Times New Roman" w:cs="Times New Roman"/>
          <w:color w:val="000000"/>
          <w:kern w:val="0"/>
          <w:sz w:val="24"/>
          <w:szCs w:val="24"/>
          <w14:ligatures w14:val="none"/>
        </w:rPr>
        <w:t>; higher scores reflecting better parental reflective functioning)</w:t>
      </w:r>
      <w:r w:rsidR="001E263D" w:rsidRPr="00FC00F3">
        <w:rPr>
          <w:rFonts w:ascii="Times New Roman" w:hAnsi="Times New Roman" w:cs="Times New Roman"/>
          <w:color w:val="000000"/>
          <w:kern w:val="0"/>
          <w:sz w:val="24"/>
          <w:szCs w:val="24"/>
          <w14:ligatures w14:val="none"/>
        </w:rPr>
        <w:t xml:space="preserve">. </w:t>
      </w:r>
      <w:r w:rsidRPr="00FC00F3">
        <w:rPr>
          <w:rFonts w:ascii="Times New Roman" w:hAnsi="Times New Roman" w:cs="Times New Roman"/>
          <w:color w:val="000000"/>
          <w:kern w:val="0"/>
          <w:sz w:val="24"/>
          <w:szCs w:val="24"/>
          <w14:ligatures w14:val="none"/>
        </w:rPr>
        <w:t xml:space="preserve">In the current study, the </w:t>
      </w:r>
      <w:r w:rsidR="001E263D" w:rsidRPr="00FC00F3">
        <w:rPr>
          <w:rFonts w:ascii="Times New Roman" w:hAnsi="Times New Roman" w:cs="Times New Roman"/>
          <w:color w:val="000000"/>
          <w:kern w:val="0"/>
          <w:sz w:val="24"/>
          <w:szCs w:val="24"/>
          <w14:ligatures w14:val="none"/>
        </w:rPr>
        <w:t xml:space="preserve">total DRFS score was used. The </w:t>
      </w:r>
      <w:r w:rsidRPr="00FC00F3">
        <w:rPr>
          <w:rFonts w:ascii="Times New Roman" w:hAnsi="Times New Roman" w:cs="Times New Roman"/>
          <w:color w:val="000000"/>
          <w:kern w:val="0"/>
          <w:sz w:val="24"/>
          <w:szCs w:val="24"/>
          <w14:ligatures w14:val="none"/>
        </w:rPr>
        <w:t xml:space="preserve">Cronbach’s alpha for </w:t>
      </w:r>
      <w:r w:rsidR="001E263D" w:rsidRPr="00FC00F3">
        <w:rPr>
          <w:rFonts w:ascii="Times New Roman" w:hAnsi="Times New Roman" w:cs="Times New Roman"/>
          <w:color w:val="000000"/>
          <w:kern w:val="0"/>
          <w:sz w:val="24"/>
          <w:szCs w:val="24"/>
          <w14:ligatures w14:val="none"/>
        </w:rPr>
        <w:t>the total DRFS score at T1 was</w:t>
      </w:r>
      <w:r w:rsidR="000163E8" w:rsidRPr="00FC00F3">
        <w:rPr>
          <w:rFonts w:ascii="Times New Roman" w:hAnsi="Times New Roman" w:cs="Times New Roman"/>
          <w:color w:val="000000"/>
          <w:kern w:val="0"/>
          <w:sz w:val="24"/>
          <w:szCs w:val="24"/>
          <w14:ligatures w14:val="none"/>
        </w:rPr>
        <w:t xml:space="preserve"> </w:t>
      </w:r>
      <w:r w:rsidRPr="00FC00F3">
        <w:rPr>
          <w:rFonts w:ascii="Times New Roman" w:hAnsi="Times New Roman" w:cs="Times New Roman"/>
          <w:color w:val="000000"/>
          <w:kern w:val="0"/>
          <w:sz w:val="24"/>
          <w:szCs w:val="24"/>
          <w14:ligatures w14:val="none"/>
        </w:rPr>
        <w:t>.76.</w:t>
      </w:r>
    </w:p>
    <w:p w14:paraId="2041141C" w14:textId="730EED62" w:rsidR="0010402D" w:rsidRPr="00FC00F3" w:rsidRDefault="0065248C" w:rsidP="00F005FF">
      <w:pPr>
        <w:pStyle w:val="Default"/>
        <w:spacing w:line="480" w:lineRule="auto"/>
        <w:ind w:firstLine="720"/>
        <w:rPr>
          <w:rFonts w:ascii="Times New Roman" w:eastAsiaTheme="minorEastAsia" w:hAnsi="Times New Roman" w:cs="Times New Roman"/>
          <w:lang w:val="en-US"/>
        </w:rPr>
      </w:pPr>
      <w:r w:rsidRPr="00FC00F3">
        <w:rPr>
          <w:rFonts w:ascii="Times New Roman" w:hAnsi="Times New Roman" w:cs="Times New Roman"/>
          <w:b/>
          <w:bCs/>
        </w:rPr>
        <w:t>Parent</w:t>
      </w:r>
      <w:r w:rsidR="007556E4" w:rsidRPr="00FC00F3">
        <w:rPr>
          <w:rFonts w:ascii="Times New Roman" w:hAnsi="Times New Roman" w:cs="Times New Roman"/>
          <w:b/>
          <w:bCs/>
        </w:rPr>
        <w:t>al</w:t>
      </w:r>
      <w:r w:rsidRPr="00FC00F3">
        <w:rPr>
          <w:rFonts w:ascii="Times New Roman" w:hAnsi="Times New Roman" w:cs="Times New Roman"/>
          <w:b/>
          <w:bCs/>
        </w:rPr>
        <w:t xml:space="preserve"> s</w:t>
      </w:r>
      <w:r w:rsidR="005E6CF3" w:rsidRPr="00FC00F3">
        <w:rPr>
          <w:rFonts w:ascii="Times New Roman" w:hAnsi="Times New Roman" w:cs="Times New Roman"/>
          <w:b/>
          <w:bCs/>
        </w:rPr>
        <w:t>elf-efficacy regarding empathy and emotional understanding</w:t>
      </w:r>
      <w:r w:rsidR="005E6CF3" w:rsidRPr="00FC00F3">
        <w:rPr>
          <w:rFonts w:ascii="Times New Roman" w:hAnsi="Times New Roman" w:cs="Times New Roman"/>
        </w:rPr>
        <w:t xml:space="preserve"> was assessed using the </w:t>
      </w:r>
      <w:r w:rsidR="006C2E68" w:rsidRPr="00FC00F3">
        <w:rPr>
          <w:rFonts w:ascii="Times New Roman" w:hAnsi="Times New Roman" w:cs="Times New Roman"/>
        </w:rPr>
        <w:t xml:space="preserve">empathy and emotion subscales of the Tool to Measure Parenting Self-Efficacy </w:t>
      </w:r>
      <w:r w:rsidR="00A56520" w:rsidRPr="00FC00F3">
        <w:rPr>
          <w:rFonts w:ascii="Times New Roman" w:hAnsi="Times New Roman" w:cs="Times New Roman"/>
        </w:rPr>
        <w:fldChar w:fldCharType="begin"/>
      </w:r>
      <w:r w:rsidR="00D2403F">
        <w:rPr>
          <w:rFonts w:ascii="Times New Roman" w:hAnsi="Times New Roman" w:cs="Times New Roman"/>
        </w:rPr>
        <w:instrText xml:space="preserve"> ADDIN EN.CITE &lt;EndNote&gt;&lt;Cite&gt;&lt;Author&gt;Kendall&lt;/Author&gt;&lt;Year&gt;2005&lt;/Year&gt;&lt;RecNum&gt;3428&lt;/RecNum&gt;&lt;Prefix&gt;TOPSE`; &lt;/Prefix&gt;&lt;DisplayText&gt;(TOPSE; Kendall &amp;amp; Bloomfield, 2005)&lt;/DisplayText&gt;&lt;record&gt;&lt;rec-number&gt;3428&lt;/rec-number&gt;&lt;foreign-keys&gt;&lt;key app="EN" db-id="ards0dvaofa9d9es2f6vrf9iarwfp0z2w20v" timestamp="1696905174" guid="d94d9a77-109f-45ff-b371-c46831c32f8a"&gt;3428&lt;/key&gt;&lt;/foreign-keys&gt;&lt;ref-type name="Journal Article"&gt;17&lt;/ref-type&gt;&lt;contributors&gt;&lt;authors&gt;&lt;author&gt;Kendall, Sally&lt;/author&gt;&lt;author&gt;Bloomfield, Linda&lt;/author&gt;&lt;/authors&gt;&lt;/contributors&gt;&lt;titles&gt;&lt;title&gt;Developing and validating a tool to measure parenting self‐efficacy&lt;/title&gt;&lt;secondary-title&gt;Journal of advanced nursing&lt;/secondary-title&gt;&lt;/titles&gt;&lt;periodical&gt;&lt;full-title&gt;Journal of Advanced Nursing&lt;/full-title&gt;&lt;/periodical&gt;&lt;pages&gt;174-181&lt;/pages&gt;&lt;volume&gt;51&lt;/volume&gt;&lt;number&gt;2&lt;/number&gt;&lt;dates&gt;&lt;year&gt;2005&lt;/year&gt;&lt;/dates&gt;&lt;isbn&gt;0309-2402&lt;/isbn&gt;&lt;urls&gt;&lt;/urls&gt;&lt;/record&gt;&lt;/Cite&gt;&lt;/EndNote&gt;</w:instrText>
      </w:r>
      <w:r w:rsidR="00A56520" w:rsidRPr="00FC00F3">
        <w:rPr>
          <w:rFonts w:ascii="Times New Roman" w:hAnsi="Times New Roman" w:cs="Times New Roman"/>
        </w:rPr>
        <w:fldChar w:fldCharType="separate"/>
      </w:r>
      <w:r w:rsidR="00D2403F">
        <w:rPr>
          <w:rFonts w:ascii="Times New Roman" w:hAnsi="Times New Roman" w:cs="Times New Roman"/>
          <w:noProof/>
        </w:rPr>
        <w:t>(TOPSE; Kendall &amp; Bloomfield, 2005)</w:t>
      </w:r>
      <w:r w:rsidR="00A56520" w:rsidRPr="00FC00F3">
        <w:rPr>
          <w:rFonts w:ascii="Times New Roman" w:hAnsi="Times New Roman" w:cs="Times New Roman"/>
        </w:rPr>
        <w:fldChar w:fldCharType="end"/>
      </w:r>
      <w:r w:rsidR="005E6CF3" w:rsidRPr="00FC00F3">
        <w:rPr>
          <w:rFonts w:ascii="Times New Roman" w:hAnsi="Times New Roman" w:cs="Times New Roman"/>
        </w:rPr>
        <w:t xml:space="preserve">, administered as part of </w:t>
      </w:r>
      <w:r w:rsidR="00965E7D" w:rsidRPr="00FC00F3">
        <w:rPr>
          <w:rFonts w:ascii="Times New Roman" w:hAnsi="Times New Roman" w:cs="Times New Roman"/>
        </w:rPr>
        <w:t xml:space="preserve">the CCQ </w:t>
      </w:r>
      <w:r w:rsidR="00965E7D" w:rsidRPr="00FC00F3">
        <w:rPr>
          <w:rFonts w:ascii="Times New Roman" w:hAnsi="Times New Roman" w:cs="Times New Roman"/>
        </w:rPr>
        <w:fldChar w:fldCharType="begin"/>
      </w:r>
      <w:r w:rsidR="00D2403F">
        <w:rPr>
          <w:rFonts w:ascii="Times New Roman" w:hAnsi="Times New Roman" w:cs="Times New Roman"/>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FC00F3">
        <w:rPr>
          <w:rFonts w:ascii="Times New Roman" w:hAnsi="Times New Roman" w:cs="Times New Roman"/>
        </w:rPr>
        <w:fldChar w:fldCharType="separate"/>
      </w:r>
      <w:r w:rsidR="00D2403F">
        <w:rPr>
          <w:rFonts w:ascii="Times New Roman" w:hAnsi="Times New Roman" w:cs="Times New Roman"/>
          <w:noProof/>
        </w:rPr>
        <w:t>(Maxwell et al., 2021)</w:t>
      </w:r>
      <w:r w:rsidR="00965E7D" w:rsidRPr="00FC00F3">
        <w:rPr>
          <w:rFonts w:ascii="Times New Roman" w:hAnsi="Times New Roman" w:cs="Times New Roman"/>
        </w:rPr>
        <w:fldChar w:fldCharType="end"/>
      </w:r>
      <w:r w:rsidR="005E6CF3" w:rsidRPr="00FC00F3">
        <w:rPr>
          <w:rFonts w:ascii="Times New Roman" w:hAnsi="Times New Roman" w:cs="Times New Roman"/>
        </w:rPr>
        <w:t>.</w:t>
      </w:r>
      <w:r w:rsidR="005E6CF3" w:rsidRPr="00FC00F3">
        <w:rPr>
          <w:rFonts w:ascii="Times New Roman" w:hAnsi="Times New Roman" w:cs="Times New Roman"/>
          <w:b/>
          <w:bCs/>
          <w:i/>
          <w:iCs/>
        </w:rPr>
        <w:t xml:space="preserve"> </w:t>
      </w:r>
      <w:r w:rsidR="002A074C" w:rsidRPr="00FC00F3">
        <w:rPr>
          <w:rFonts w:ascii="Times New Roman" w:hAnsi="Times New Roman" w:cs="Times New Roman"/>
        </w:rPr>
        <w:t xml:space="preserve">The </w:t>
      </w:r>
      <w:r w:rsidR="001E42F2" w:rsidRPr="00FC00F3">
        <w:rPr>
          <w:rFonts w:ascii="Times New Roman" w:hAnsi="Times New Roman" w:cs="Times New Roman"/>
        </w:rPr>
        <w:t>TOPSE-empathy and the TOPSE-emotion</w:t>
      </w:r>
      <w:r w:rsidR="002A074C" w:rsidRPr="00FC00F3">
        <w:rPr>
          <w:rFonts w:ascii="Times New Roman" w:hAnsi="Times New Roman" w:cs="Times New Roman"/>
        </w:rPr>
        <w:t xml:space="preserve"> scale</w:t>
      </w:r>
      <w:r w:rsidR="001E42F2" w:rsidRPr="00FC00F3">
        <w:rPr>
          <w:rFonts w:ascii="Times New Roman" w:hAnsi="Times New Roman" w:cs="Times New Roman"/>
        </w:rPr>
        <w:t>s each</w:t>
      </w:r>
      <w:r w:rsidR="002A074C" w:rsidRPr="00FC00F3">
        <w:rPr>
          <w:rFonts w:ascii="Times New Roman" w:hAnsi="Times New Roman" w:cs="Times New Roman"/>
        </w:rPr>
        <w:t xml:space="preserve"> comprise 7 items answered on</w:t>
      </w:r>
      <w:r w:rsidR="00965E7D" w:rsidRPr="00FC00F3">
        <w:rPr>
          <w:rFonts w:ascii="Times New Roman" w:hAnsi="Times New Roman" w:cs="Times New Roman"/>
        </w:rPr>
        <w:t xml:space="preserve"> a</w:t>
      </w:r>
      <w:r w:rsidR="002A074C" w:rsidRPr="00FC00F3">
        <w:rPr>
          <w:rFonts w:ascii="Times New Roman" w:hAnsi="Times New Roman" w:cs="Times New Roman"/>
        </w:rPr>
        <w:t xml:space="preserve"> five-point scale. Item scores </w:t>
      </w:r>
      <w:r w:rsidR="007556E4" w:rsidRPr="00FC00F3">
        <w:rPr>
          <w:rFonts w:ascii="Times New Roman" w:hAnsi="Times New Roman" w:cs="Times New Roman"/>
        </w:rPr>
        <w:t xml:space="preserve">for each scale </w:t>
      </w:r>
      <w:r w:rsidR="002A074C" w:rsidRPr="00FC00F3">
        <w:rPr>
          <w:rFonts w:ascii="Times New Roman" w:hAnsi="Times New Roman" w:cs="Times New Roman"/>
        </w:rPr>
        <w:t>are totalled</w:t>
      </w:r>
      <w:r w:rsidR="007556E4" w:rsidRPr="00FC00F3">
        <w:rPr>
          <w:rFonts w:ascii="Times New Roman" w:hAnsi="Times New Roman" w:cs="Times New Roman"/>
        </w:rPr>
        <w:t xml:space="preserve"> (score range </w:t>
      </w:r>
      <w:r w:rsidR="002B17F3" w:rsidRPr="00FC00F3">
        <w:rPr>
          <w:rFonts w:ascii="Times New Roman" w:hAnsi="Times New Roman" w:cs="Times New Roman"/>
        </w:rPr>
        <w:t xml:space="preserve">= </w:t>
      </w:r>
      <w:r w:rsidR="007556E4" w:rsidRPr="00FC00F3">
        <w:rPr>
          <w:rFonts w:ascii="Times New Roman" w:hAnsi="Times New Roman" w:cs="Times New Roman"/>
        </w:rPr>
        <w:t xml:space="preserve">0-60; </w:t>
      </w:r>
      <w:r w:rsidR="002A074C" w:rsidRPr="00FC00F3">
        <w:rPr>
          <w:rFonts w:ascii="Times New Roman" w:hAnsi="Times New Roman" w:cs="Times New Roman"/>
        </w:rPr>
        <w:t>higher scores indica</w:t>
      </w:r>
      <w:r w:rsidR="007556E4" w:rsidRPr="00FC00F3">
        <w:rPr>
          <w:rFonts w:ascii="Times New Roman" w:hAnsi="Times New Roman" w:cs="Times New Roman"/>
        </w:rPr>
        <w:t>te</w:t>
      </w:r>
      <w:r w:rsidR="002A074C" w:rsidRPr="00FC00F3">
        <w:rPr>
          <w:rFonts w:ascii="Times New Roman" w:hAnsi="Times New Roman" w:cs="Times New Roman"/>
        </w:rPr>
        <w:t xml:space="preserve"> greater </w:t>
      </w:r>
      <w:r w:rsidR="001E42F2" w:rsidRPr="00FC00F3">
        <w:rPr>
          <w:rFonts w:ascii="Times New Roman" w:hAnsi="Times New Roman" w:cs="Times New Roman"/>
        </w:rPr>
        <w:t>empathy/emotion</w:t>
      </w:r>
      <w:r w:rsidR="007556E4" w:rsidRPr="00FC00F3">
        <w:rPr>
          <w:rFonts w:ascii="Times New Roman" w:hAnsi="Times New Roman" w:cs="Times New Roman"/>
        </w:rPr>
        <w:t>)</w:t>
      </w:r>
      <w:r w:rsidR="002A074C" w:rsidRPr="00FC00F3">
        <w:rPr>
          <w:rFonts w:ascii="Times New Roman" w:hAnsi="Times New Roman" w:cs="Times New Roman"/>
        </w:rPr>
        <w:t xml:space="preserve">. </w:t>
      </w:r>
      <w:r w:rsidR="00D42ADD" w:rsidRPr="00FC00F3">
        <w:rPr>
          <w:rFonts w:ascii="Times New Roman" w:hAnsi="Times New Roman" w:cs="Times New Roman"/>
        </w:rPr>
        <w:t>In the current study, the Cronbach’s alphas for the TOPSE-empathy and the TOPSE</w:t>
      </w:r>
      <w:r w:rsidR="001E42F2" w:rsidRPr="00FC00F3">
        <w:rPr>
          <w:rFonts w:ascii="Times New Roman" w:hAnsi="Times New Roman" w:cs="Times New Roman"/>
        </w:rPr>
        <w:t>-</w:t>
      </w:r>
      <w:r w:rsidR="00D42ADD" w:rsidRPr="00FC00F3">
        <w:rPr>
          <w:rFonts w:ascii="Times New Roman" w:hAnsi="Times New Roman" w:cs="Times New Roman"/>
        </w:rPr>
        <w:t>emotion scales at T1 were .81 and .77, respectively.</w:t>
      </w:r>
    </w:p>
    <w:p w14:paraId="300BFFE9" w14:textId="40F1BD2E" w:rsidR="0065248C" w:rsidRPr="00FC00F3"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bookmarkStart w:id="68" w:name="_Hlk161651963"/>
      <w:bookmarkStart w:id="69" w:name="_Hlk161651930"/>
      <w:r w:rsidRPr="00FC00F3">
        <w:rPr>
          <w:rFonts w:ascii="Times New Roman" w:hAnsi="Times New Roman" w:cs="Times New Roman"/>
          <w:b/>
          <w:bCs/>
          <w:color w:val="000000"/>
          <w:kern w:val="0"/>
          <w:sz w:val="24"/>
          <w:szCs w:val="24"/>
          <w14:ligatures w14:val="none"/>
        </w:rPr>
        <w:t>Parental emotion regulation</w:t>
      </w:r>
      <w:r w:rsidRPr="00FC00F3">
        <w:rPr>
          <w:rFonts w:ascii="Times New Roman" w:hAnsi="Times New Roman" w:cs="Times New Roman"/>
          <w:color w:val="000000"/>
          <w:kern w:val="0"/>
          <w:sz w:val="24"/>
          <w:szCs w:val="24"/>
          <w14:ligatures w14:val="none"/>
        </w:rPr>
        <w:t xml:space="preserve"> </w:t>
      </w:r>
      <w:bookmarkEnd w:id="68"/>
      <w:r w:rsidRPr="00FC00F3">
        <w:rPr>
          <w:rFonts w:ascii="Times New Roman" w:hAnsi="Times New Roman" w:cs="Times New Roman"/>
          <w:color w:val="000000"/>
          <w:kern w:val="0"/>
          <w:sz w:val="24"/>
          <w:szCs w:val="24"/>
          <w14:ligatures w14:val="none"/>
        </w:rPr>
        <w:t xml:space="preserve">was assessed using the Difficulties in Emotion Regulation Scale </w:t>
      </w:r>
      <w:r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&lt;EndNote&gt;&lt;Cite&gt;&lt;Author&gt;Gratz&lt;/Author&gt;&lt;Year&gt;2004&lt;/Year&gt;&lt;RecNum&gt;1653&lt;/RecNum&gt;&lt;Prefix&gt;DERS`; &lt;/Prefix&gt;&lt;DisplayText&gt;(DERS; Gratz &amp;amp; Roemer, 2004)&lt;/DisplayText&gt;&lt;record&gt;&lt;rec-number&gt;1653&lt;/rec-number&gt;&lt;foreign-keys&gt;&lt;key app="EN" db-id="xpzvv0f2z5pxwhed0r6xa9er59e9pdxvards" timestamp="1583810627"&gt;1653&lt;/key&gt;&lt;/foreign-keys&gt;&lt;ref-type name="Journal Article"&gt;17&lt;/ref-type&gt;&lt;contributors&gt;&lt;authors&gt;&lt;author&gt;Gratz, Kim L&lt;/author&gt;&lt;author&gt;Roemer, Lizabeth&lt;/author&gt;&lt;/authors&gt;&lt;/contributors&gt;&lt;titles&gt;&lt;title&gt;Multidimensional assessment of emotion regulation and dysregulation: development, factor structure, and initial validation of the Difficulties in Emotion Regulation Scale&lt;/title&gt;&lt;secondary-title&gt;Journal of Psychopathology and Behavioral Assessment&lt;/secondary-title&gt;&lt;/titles&gt;&lt;periodical&gt;&lt;full-title&gt;Journal of Psychopathology and Behavioral Assessment&lt;/full-title&gt;&lt;/periodical&gt;&lt;pages&gt;41-54&lt;/pages&gt;&lt;volume&gt;26&lt;/volume&gt;&lt;number&gt;1&lt;/number&gt;&lt;dates&gt;&lt;year&gt;2004&lt;/year&gt;&lt;/dates&gt;&lt;urls&gt;&lt;/urls&gt;&lt;/record&gt;&lt;/Cite&gt;&lt;/EndNote&gt;</w:instrText>
      </w:r>
      <w:r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(DERS; Gratz &amp; Roemer, 2004)</w:t>
      </w:r>
      <w:r w:rsidRPr="00FC00F3">
        <w:rPr>
          <w:rFonts w:ascii="Times New Roman" w:hAnsi="Times New Roman" w:cs="Times New Roman"/>
          <w:color w:val="000000"/>
          <w:kern w:val="0"/>
          <w:sz w:val="24"/>
          <w:szCs w:val="24"/>
          <w14:ligatures w14:val="none"/>
        </w:rPr>
        <w:fldChar w:fldCharType="end"/>
      </w:r>
      <w:r w:rsidR="00965E7D" w:rsidRPr="00FC00F3">
        <w:rPr>
          <w:rFonts w:ascii="Times New Roman" w:hAnsi="Times New Roman" w:cs="Times New Roman"/>
          <w:color w:val="000000"/>
          <w:kern w:val="0"/>
          <w:sz w:val="24"/>
          <w:szCs w:val="24"/>
          <w14:ligatures w14:val="none"/>
        </w:rPr>
        <w:t>. The DERS comprises</w:t>
      </w:r>
      <w:r w:rsidRPr="00FC00F3">
        <w:rPr>
          <w:rFonts w:ascii="Times New Roman" w:hAnsi="Times New Roman" w:cs="Times New Roman"/>
          <w:color w:val="000000"/>
          <w:kern w:val="0"/>
          <w:sz w:val="24"/>
          <w:szCs w:val="24"/>
          <w14:ligatures w14:val="none"/>
        </w:rPr>
        <w:t xml:space="preserve"> 36</w:t>
      </w:r>
      <w:r w:rsidR="00965E7D" w:rsidRPr="00FC00F3">
        <w:rPr>
          <w:rFonts w:ascii="Times New Roman" w:hAnsi="Times New Roman" w:cs="Times New Roman"/>
          <w:color w:val="000000"/>
          <w:kern w:val="0"/>
          <w:sz w:val="24"/>
          <w:szCs w:val="24"/>
          <w14:ligatures w14:val="none"/>
        </w:rPr>
        <w:t xml:space="preserve"> </w:t>
      </w:r>
      <w:r w:rsidRPr="00FC00F3">
        <w:rPr>
          <w:rFonts w:ascii="Times New Roman" w:hAnsi="Times New Roman" w:cs="Times New Roman"/>
          <w:color w:val="000000"/>
          <w:kern w:val="0"/>
          <w:sz w:val="24"/>
          <w:szCs w:val="24"/>
          <w14:ligatures w14:val="none"/>
        </w:rPr>
        <w:t>self-report</w:t>
      </w:r>
      <w:r w:rsidR="00965E7D" w:rsidRPr="00FC00F3">
        <w:rPr>
          <w:rFonts w:ascii="Times New Roman" w:hAnsi="Times New Roman" w:cs="Times New Roman"/>
          <w:color w:val="000000"/>
          <w:kern w:val="0"/>
          <w:sz w:val="24"/>
          <w:szCs w:val="24"/>
          <w14:ligatures w14:val="none"/>
        </w:rPr>
        <w:t xml:space="preserve"> items, answered on a </w:t>
      </w:r>
      <w:r w:rsidR="00767766" w:rsidRPr="00FC00F3">
        <w:rPr>
          <w:rFonts w:ascii="Times New Roman" w:hAnsi="Times New Roman" w:cs="Times New Roman"/>
          <w:color w:val="000000"/>
          <w:kern w:val="0"/>
          <w:sz w:val="24"/>
          <w:szCs w:val="24"/>
          <w14:ligatures w14:val="none"/>
        </w:rPr>
        <w:t>5</w:t>
      </w:r>
      <w:r w:rsidR="00965E7D" w:rsidRPr="00FC00F3">
        <w:rPr>
          <w:rFonts w:ascii="Times New Roman" w:hAnsi="Times New Roman" w:cs="Times New Roman"/>
          <w:color w:val="000000"/>
          <w:kern w:val="0"/>
          <w:sz w:val="24"/>
          <w:szCs w:val="24"/>
          <w14:ligatures w14:val="none"/>
        </w:rPr>
        <w:t>-point scale</w:t>
      </w:r>
      <w:r w:rsidRPr="00FC00F3">
        <w:rPr>
          <w:rFonts w:ascii="Times New Roman" w:hAnsi="Times New Roman" w:cs="Times New Roman"/>
          <w:color w:val="000000"/>
          <w:kern w:val="0"/>
          <w:sz w:val="24"/>
          <w:szCs w:val="24"/>
          <w14:ligatures w14:val="none"/>
        </w:rPr>
        <w:t xml:space="preserve">. The DERS yields six subscale scores: 1) Nonacceptance of emotional responses, 2) Difficulties engaging in goal directed </w:t>
      </w:r>
      <w:proofErr w:type="spellStart"/>
      <w:r w:rsidRPr="00FC00F3">
        <w:rPr>
          <w:rFonts w:ascii="Times New Roman" w:hAnsi="Times New Roman" w:cs="Times New Roman"/>
          <w:color w:val="000000"/>
          <w:kern w:val="0"/>
          <w:sz w:val="24"/>
          <w:szCs w:val="24"/>
          <w14:ligatures w14:val="none"/>
        </w:rPr>
        <w:t>behavior</w:t>
      </w:r>
      <w:proofErr w:type="spellEnd"/>
      <w:r w:rsidRPr="00FC00F3">
        <w:rPr>
          <w:rFonts w:ascii="Times New Roman" w:hAnsi="Times New Roman" w:cs="Times New Roman"/>
          <w:color w:val="000000"/>
          <w:kern w:val="0"/>
          <w:sz w:val="24"/>
          <w:szCs w:val="24"/>
          <w14:ligatures w14:val="none"/>
        </w:rPr>
        <w:t>, 3) Impulse control difficulties, 4) Lack of emotional awareness, 5) Limited access to emotion regulation strategies, and 6) Lack of emotional clarity</w:t>
      </w:r>
      <w:r w:rsidR="007556E4" w:rsidRPr="00FC00F3">
        <w:rPr>
          <w:rFonts w:ascii="Times New Roman" w:hAnsi="Times New Roman" w:cs="Times New Roman"/>
          <w:color w:val="000000"/>
          <w:kern w:val="0"/>
          <w:sz w:val="24"/>
          <w:szCs w:val="24"/>
          <w14:ligatures w14:val="none"/>
        </w:rPr>
        <w:t xml:space="preserve">, and a total score (range </w:t>
      </w:r>
      <w:r w:rsidR="002B17F3" w:rsidRPr="00FC00F3">
        <w:rPr>
          <w:rFonts w:ascii="Times New Roman" w:hAnsi="Times New Roman" w:cs="Times New Roman"/>
          <w:color w:val="000000"/>
          <w:kern w:val="0"/>
          <w:sz w:val="24"/>
          <w:szCs w:val="24"/>
          <w14:ligatures w14:val="none"/>
        </w:rPr>
        <w:t xml:space="preserve">= </w:t>
      </w:r>
      <w:r w:rsidR="007556E4" w:rsidRPr="00FC00F3">
        <w:rPr>
          <w:rFonts w:ascii="Times New Roman" w:hAnsi="Times New Roman" w:cs="Times New Roman"/>
          <w:color w:val="000000"/>
          <w:kern w:val="0"/>
          <w:sz w:val="24"/>
          <w:szCs w:val="24"/>
          <w14:ligatures w14:val="none"/>
        </w:rPr>
        <w:t>36-80, higher scores indicate greater emotion dysregulation)</w:t>
      </w:r>
      <w:r w:rsidRPr="00FC00F3">
        <w:rPr>
          <w:rFonts w:ascii="Times New Roman" w:hAnsi="Times New Roman" w:cs="Times New Roman"/>
          <w:color w:val="000000"/>
          <w:kern w:val="0"/>
          <w:sz w:val="24"/>
          <w:szCs w:val="24"/>
          <w14:ligatures w14:val="none"/>
        </w:rPr>
        <w:t>. In the current study, the total DERS score was used. The Cronbach’s alpha for the total DERS at T1 was .85.</w:t>
      </w:r>
    </w:p>
    <w:bookmarkEnd w:id="69"/>
    <w:p w14:paraId="5DCF2DD0" w14:textId="20FD1E7F" w:rsidR="00F005FF" w:rsidRPr="00FC00F3" w:rsidRDefault="006633D3" w:rsidP="00F005FF">
      <w:pPr>
        <w:widowControl w:val="0"/>
        <w:autoSpaceDE w:val="0"/>
        <w:autoSpaceDN w:val="0"/>
        <w:adjustRightInd w:val="0"/>
        <w:spacing w:line="480" w:lineRule="auto"/>
        <w:ind w:firstLine="720"/>
        <w:contextualSpacing/>
        <w:rPr>
          <w:rFonts w:ascii="Times New Roman" w:hAnsi="Times New Roman" w:cs="Times New Roman"/>
          <w:color w:val="000000"/>
          <w:kern w:val="0"/>
          <w:sz w:val="24"/>
          <w:szCs w:val="24"/>
          <w14:ligatures w14:val="none"/>
        </w:rPr>
      </w:pPr>
      <w:r w:rsidRPr="00FC00F3">
        <w:rPr>
          <w:rFonts w:ascii="Times New Roman" w:hAnsi="Times New Roman" w:cs="Times New Roman"/>
          <w:b/>
          <w:bCs/>
          <w:color w:val="000000"/>
          <w:kern w:val="0"/>
          <w:sz w:val="24"/>
          <w:szCs w:val="24"/>
          <w14:ligatures w14:val="none"/>
        </w:rPr>
        <w:t>C</w:t>
      </w:r>
      <w:r w:rsidR="002A074C" w:rsidRPr="00FC00F3">
        <w:rPr>
          <w:rFonts w:ascii="Times New Roman" w:hAnsi="Times New Roman" w:cs="Times New Roman"/>
          <w:b/>
          <w:bCs/>
          <w:color w:val="000000"/>
          <w:kern w:val="0"/>
          <w:sz w:val="24"/>
          <w:szCs w:val="24"/>
          <w14:ligatures w14:val="none"/>
        </w:rPr>
        <w:t>aregiving helplessness</w:t>
      </w:r>
      <w:r w:rsidR="002A074C" w:rsidRPr="00FC00F3">
        <w:rPr>
          <w:rFonts w:ascii="Times New Roman" w:hAnsi="Times New Roman" w:cs="Times New Roman"/>
          <w:color w:val="000000"/>
          <w:kern w:val="0"/>
          <w:sz w:val="24"/>
          <w:szCs w:val="24"/>
          <w14:ligatures w14:val="none"/>
        </w:rPr>
        <w:t xml:space="preserve"> </w:t>
      </w:r>
      <w:r w:rsidR="00575137" w:rsidRPr="00FC00F3">
        <w:rPr>
          <w:rFonts w:ascii="Times New Roman" w:hAnsi="Times New Roman" w:cs="Times New Roman"/>
          <w:color w:val="000000"/>
          <w:kern w:val="0"/>
          <w:sz w:val="24"/>
          <w:szCs w:val="24"/>
          <w14:ligatures w14:val="none"/>
        </w:rPr>
        <w:t>was</w:t>
      </w:r>
      <w:r w:rsidR="00F005FF" w:rsidRPr="00FC00F3">
        <w:rPr>
          <w:rFonts w:ascii="Times New Roman" w:hAnsi="Times New Roman" w:cs="Times New Roman"/>
          <w:color w:val="000000"/>
          <w:kern w:val="0"/>
          <w:sz w:val="24"/>
          <w:szCs w:val="24"/>
          <w14:ligatures w14:val="none"/>
        </w:rPr>
        <w:t xml:space="preserve"> assessed using the </w:t>
      </w:r>
      <w:r w:rsidR="00575137" w:rsidRPr="00FC00F3">
        <w:rPr>
          <w:rFonts w:ascii="Times New Roman" w:hAnsi="Times New Roman" w:cs="Times New Roman"/>
          <w:color w:val="000000"/>
          <w:kern w:val="0"/>
          <w:sz w:val="24"/>
          <w:szCs w:val="24"/>
          <w14:ligatures w14:val="none"/>
        </w:rPr>
        <w:t xml:space="preserve">‘mother helpless’ subscale of the </w:t>
      </w:r>
      <w:r w:rsidR="00F005FF" w:rsidRPr="00FC00F3">
        <w:rPr>
          <w:rFonts w:ascii="Times New Roman" w:hAnsi="Times New Roman" w:cs="Times New Roman"/>
          <w:color w:val="000000"/>
          <w:kern w:val="0"/>
          <w:sz w:val="24"/>
          <w:szCs w:val="24"/>
          <w14:ligatures w14:val="none"/>
        </w:rPr>
        <w:t xml:space="preserve">Caregiving Helplessness Questionnaire </w:t>
      </w:r>
      <w:r w:rsidR="00F005FF"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&lt;EndNote&gt;&lt;Cite&gt;&lt;Author&gt;Solomon&lt;/Author&gt;&lt;Year&gt;1999&lt;/Year&gt;&lt;RecNum&gt;422&lt;/RecNum&gt;&lt;Prefix&gt;CHQ`; &lt;/Prefix&gt;&lt;DisplayText&gt;(CHQ; Solomon &amp;amp; George, 1999)&lt;/DisplayText&gt;&lt;record&gt;&lt;rec-number&gt;422&lt;/rec-number&gt;&lt;foreign-keys&gt;&lt;key app="EN" db-id="xpzvv0f2z5pxwhed0r6xa9er59e9pdxvards" timestamp="0"&gt;422&lt;/key&gt;&lt;/foreign-keys&gt;&lt;ref-type name="Book Section"&gt;5&lt;/ref-type&gt;&lt;contributors&gt;&lt;authors&gt;&lt;author&gt;Solomon, J.&lt;/author&gt;&lt;author&gt;George, C.&lt;/author&gt;&lt;/authors&gt;&lt;tertiary-authors&gt;&lt;author&gt;Cassidy, J.&lt;/author&gt;&lt;author&gt;Shaver, P. R.&lt;/author&gt;&lt;/tertiary-authors&gt;&lt;/contributors&gt;&lt;titles&gt;&lt;title&gt;The measurement of attachment security in infancy and childhood&lt;/title&gt;&lt;secondary-title&gt;Handbook of Attachment: Theory, Research, and Clinical Applications&lt;/secondary-title&gt;&lt;short-title&gt;The measurement of attachment security in infancy and childhood&lt;/short-title&gt;&lt;/titles&gt;&lt;pages&gt;287-316&lt;/pages&gt;&lt;dates&gt;&lt;year&gt;1999&lt;/year&gt;&lt;/dates&gt;&lt;pub-location&gt;New York&lt;/pub-location&gt;&lt;publisher&gt;Guilford Publications&lt;/publisher&gt;&lt;urls&gt;&lt;/urls&gt;&lt;/record&gt;&lt;/Cite&gt;&lt;/EndNote&gt;</w:instrText>
      </w:r>
      <w:r w:rsidR="00F005FF"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(CHQ; Solomon &amp; George, 1999)</w:t>
      </w:r>
      <w:r w:rsidR="00F005FF" w:rsidRPr="00FC00F3">
        <w:rPr>
          <w:rFonts w:ascii="Times New Roman" w:hAnsi="Times New Roman" w:cs="Times New Roman"/>
          <w:color w:val="000000"/>
          <w:kern w:val="0"/>
          <w:sz w:val="24"/>
          <w:szCs w:val="24"/>
          <w14:ligatures w14:val="none"/>
        </w:rPr>
        <w:fldChar w:fldCharType="end"/>
      </w:r>
      <w:r w:rsidR="00575137" w:rsidRPr="00FC00F3">
        <w:rPr>
          <w:rFonts w:ascii="Times New Roman" w:hAnsi="Times New Roman" w:cs="Times New Roman"/>
          <w:color w:val="000000"/>
          <w:kern w:val="0"/>
          <w:sz w:val="24"/>
          <w:szCs w:val="24"/>
          <w14:ligatures w14:val="none"/>
        </w:rPr>
        <w:t xml:space="preserve">, </w:t>
      </w:r>
      <w:r w:rsidR="00965E7D" w:rsidRPr="00FC00F3">
        <w:rPr>
          <w:rFonts w:ascii="Times New Roman" w:hAnsi="Times New Roman" w:cs="Times New Roman"/>
          <w:color w:val="000000"/>
          <w:kern w:val="0"/>
          <w:sz w:val="24"/>
          <w:szCs w:val="24"/>
          <w14:ligatures w14:val="none"/>
        </w:rPr>
        <w:t xml:space="preserve">administered as part of the CCQ </w:t>
      </w:r>
      <w:r w:rsidR="00965E7D"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(Maxwell et al., 2021)</w:t>
      </w:r>
      <w:r w:rsidR="00965E7D" w:rsidRPr="00FC00F3">
        <w:rPr>
          <w:rFonts w:ascii="Times New Roman" w:hAnsi="Times New Roman" w:cs="Times New Roman"/>
          <w:color w:val="000000"/>
          <w:kern w:val="0"/>
          <w:sz w:val="24"/>
          <w:szCs w:val="24"/>
          <w14:ligatures w14:val="none"/>
        </w:rPr>
        <w:fldChar w:fldCharType="end"/>
      </w:r>
      <w:r w:rsidR="00F005FF" w:rsidRPr="00FC00F3">
        <w:rPr>
          <w:rFonts w:ascii="Times New Roman" w:hAnsi="Times New Roman" w:cs="Times New Roman"/>
          <w:color w:val="000000"/>
          <w:kern w:val="0"/>
          <w:sz w:val="24"/>
          <w:szCs w:val="24"/>
          <w14:ligatures w14:val="none"/>
        </w:rPr>
        <w:t xml:space="preserve">. The </w:t>
      </w:r>
      <w:r w:rsidR="00575137" w:rsidRPr="00FC00F3">
        <w:rPr>
          <w:rFonts w:ascii="Times New Roman" w:hAnsi="Times New Roman" w:cs="Times New Roman"/>
          <w:color w:val="000000"/>
          <w:kern w:val="0"/>
          <w:sz w:val="24"/>
          <w:szCs w:val="24"/>
          <w14:ligatures w14:val="none"/>
        </w:rPr>
        <w:t>CHQ-mother helpless scale</w:t>
      </w:r>
      <w:r w:rsidR="00F005FF" w:rsidRPr="00FC00F3">
        <w:rPr>
          <w:rFonts w:ascii="Times New Roman" w:hAnsi="Times New Roman" w:cs="Times New Roman"/>
          <w:color w:val="000000"/>
          <w:kern w:val="0"/>
          <w:sz w:val="24"/>
          <w:szCs w:val="24"/>
          <w14:ligatures w14:val="none"/>
        </w:rPr>
        <w:t xml:space="preserve"> comprises 7 items, </w:t>
      </w:r>
      <w:r w:rsidR="00F005FF" w:rsidRPr="00FC00F3">
        <w:rPr>
          <w:rFonts w:ascii="Times New Roman" w:hAnsi="Times New Roman" w:cs="Times New Roman"/>
          <w:color w:val="000000"/>
          <w:kern w:val="0"/>
          <w:sz w:val="24"/>
          <w:szCs w:val="24"/>
          <w14:ligatures w14:val="none"/>
        </w:rPr>
        <w:lastRenderedPageBreak/>
        <w:t>each answered on a five-point scale</w:t>
      </w:r>
      <w:r w:rsidR="00575137" w:rsidRPr="00FC00F3">
        <w:rPr>
          <w:rFonts w:ascii="Times New Roman" w:hAnsi="Times New Roman" w:cs="Times New Roman"/>
          <w:color w:val="000000"/>
          <w:kern w:val="0"/>
          <w:sz w:val="24"/>
          <w:szCs w:val="24"/>
          <w14:ligatures w14:val="none"/>
        </w:rPr>
        <w:t>. Item scores are totalled</w:t>
      </w:r>
      <w:r w:rsidR="007556E4" w:rsidRPr="00FC00F3">
        <w:rPr>
          <w:rFonts w:ascii="Times New Roman" w:hAnsi="Times New Roman" w:cs="Times New Roman"/>
          <w:color w:val="000000"/>
          <w:kern w:val="0"/>
          <w:sz w:val="24"/>
          <w:szCs w:val="24"/>
          <w14:ligatures w14:val="none"/>
        </w:rPr>
        <w:t xml:space="preserve"> (score range </w:t>
      </w:r>
      <w:r w:rsidR="002B17F3" w:rsidRPr="00FC00F3">
        <w:rPr>
          <w:rFonts w:ascii="Times New Roman" w:hAnsi="Times New Roman" w:cs="Times New Roman"/>
          <w:color w:val="000000"/>
          <w:kern w:val="0"/>
          <w:sz w:val="24"/>
          <w:szCs w:val="24"/>
          <w14:ligatures w14:val="none"/>
        </w:rPr>
        <w:t xml:space="preserve">= </w:t>
      </w:r>
      <w:r w:rsidR="007556E4" w:rsidRPr="00FC00F3">
        <w:rPr>
          <w:rFonts w:ascii="Times New Roman" w:hAnsi="Times New Roman" w:cs="Times New Roman"/>
          <w:color w:val="000000"/>
          <w:kern w:val="0"/>
          <w:sz w:val="24"/>
          <w:szCs w:val="24"/>
          <w14:ligatures w14:val="none"/>
        </w:rPr>
        <w:t>7-35;</w:t>
      </w:r>
      <w:r w:rsidR="00F005FF" w:rsidRPr="00FC00F3">
        <w:rPr>
          <w:rFonts w:ascii="Times New Roman" w:hAnsi="Times New Roman" w:cs="Times New Roman"/>
          <w:color w:val="000000"/>
          <w:kern w:val="0"/>
          <w:sz w:val="24"/>
          <w:szCs w:val="24"/>
          <w14:ligatures w14:val="none"/>
        </w:rPr>
        <w:t xml:space="preserve"> higher scores indica</w:t>
      </w:r>
      <w:r w:rsidR="007556E4" w:rsidRPr="00FC00F3">
        <w:rPr>
          <w:rFonts w:ascii="Times New Roman" w:hAnsi="Times New Roman" w:cs="Times New Roman"/>
          <w:color w:val="000000"/>
          <w:kern w:val="0"/>
          <w:sz w:val="24"/>
          <w:szCs w:val="24"/>
          <w14:ligatures w14:val="none"/>
        </w:rPr>
        <w:t xml:space="preserve">te </w:t>
      </w:r>
      <w:r w:rsidR="00F005FF" w:rsidRPr="00FC00F3">
        <w:rPr>
          <w:rFonts w:ascii="Times New Roman" w:hAnsi="Times New Roman" w:cs="Times New Roman"/>
          <w:color w:val="000000"/>
          <w:kern w:val="0"/>
          <w:sz w:val="24"/>
          <w:szCs w:val="24"/>
          <w14:ligatures w14:val="none"/>
        </w:rPr>
        <w:t xml:space="preserve">greater </w:t>
      </w:r>
      <w:r w:rsidR="00575137" w:rsidRPr="00FC00F3">
        <w:rPr>
          <w:rFonts w:ascii="Times New Roman" w:hAnsi="Times New Roman" w:cs="Times New Roman"/>
          <w:color w:val="000000"/>
          <w:kern w:val="0"/>
          <w:sz w:val="24"/>
          <w:szCs w:val="24"/>
          <w14:ligatures w14:val="none"/>
        </w:rPr>
        <w:t xml:space="preserve">caregiving </w:t>
      </w:r>
      <w:r w:rsidR="00F005FF" w:rsidRPr="00FC00F3">
        <w:rPr>
          <w:rFonts w:ascii="Times New Roman" w:hAnsi="Times New Roman" w:cs="Times New Roman"/>
          <w:color w:val="000000"/>
          <w:kern w:val="0"/>
          <w:sz w:val="24"/>
          <w:szCs w:val="24"/>
          <w14:ligatures w14:val="none"/>
        </w:rPr>
        <w:t>helplessness</w:t>
      </w:r>
      <w:r w:rsidR="007556E4" w:rsidRPr="00FC00F3">
        <w:rPr>
          <w:rFonts w:ascii="Times New Roman" w:hAnsi="Times New Roman" w:cs="Times New Roman"/>
          <w:color w:val="000000"/>
          <w:kern w:val="0"/>
          <w:sz w:val="24"/>
          <w:szCs w:val="24"/>
          <w14:ligatures w14:val="none"/>
        </w:rPr>
        <w:t>)</w:t>
      </w:r>
      <w:r w:rsidR="00F005FF" w:rsidRPr="00FC00F3">
        <w:rPr>
          <w:rFonts w:ascii="Times New Roman" w:hAnsi="Times New Roman" w:cs="Times New Roman"/>
          <w:color w:val="000000"/>
          <w:kern w:val="0"/>
          <w:sz w:val="24"/>
          <w:szCs w:val="24"/>
          <w14:ligatures w14:val="none"/>
        </w:rPr>
        <w:t xml:space="preserve">. </w:t>
      </w:r>
      <w:r w:rsidR="00575137" w:rsidRPr="00FC00F3">
        <w:rPr>
          <w:rFonts w:ascii="Times New Roman" w:hAnsi="Times New Roman" w:cs="Times New Roman"/>
          <w:color w:val="000000"/>
          <w:kern w:val="0"/>
          <w:sz w:val="24"/>
          <w:szCs w:val="24"/>
          <w14:ligatures w14:val="none"/>
        </w:rPr>
        <w:t xml:space="preserve">In the current study, the </w:t>
      </w:r>
      <w:r w:rsidR="00514D86" w:rsidRPr="00FC00F3">
        <w:rPr>
          <w:rFonts w:ascii="Times New Roman" w:hAnsi="Times New Roman" w:cs="Times New Roman"/>
          <w:color w:val="000000"/>
          <w:kern w:val="0"/>
          <w:sz w:val="24"/>
          <w:szCs w:val="24"/>
          <w14:ligatures w14:val="none"/>
        </w:rPr>
        <w:t>C</w:t>
      </w:r>
      <w:r w:rsidR="00575137" w:rsidRPr="00FC00F3">
        <w:rPr>
          <w:rFonts w:ascii="Times New Roman" w:hAnsi="Times New Roman" w:cs="Times New Roman"/>
          <w:color w:val="000000"/>
          <w:kern w:val="0"/>
          <w:sz w:val="24"/>
          <w:szCs w:val="24"/>
          <w14:ligatures w14:val="none"/>
        </w:rPr>
        <w:t>ronbach</w:t>
      </w:r>
      <w:r w:rsidR="001E42F2" w:rsidRPr="00FC00F3">
        <w:rPr>
          <w:rFonts w:ascii="Times New Roman" w:hAnsi="Times New Roman" w:cs="Times New Roman"/>
          <w:color w:val="000000"/>
          <w:kern w:val="0"/>
          <w:sz w:val="24"/>
          <w:szCs w:val="24"/>
          <w14:ligatures w14:val="none"/>
        </w:rPr>
        <w:t>’</w:t>
      </w:r>
      <w:r w:rsidR="00D42ADD" w:rsidRPr="00FC00F3">
        <w:rPr>
          <w:rFonts w:ascii="Times New Roman" w:hAnsi="Times New Roman" w:cs="Times New Roman"/>
          <w:color w:val="000000"/>
          <w:kern w:val="0"/>
          <w:sz w:val="24"/>
          <w:szCs w:val="24"/>
          <w14:ligatures w14:val="none"/>
        </w:rPr>
        <w:t>s</w:t>
      </w:r>
      <w:r w:rsidR="00575137" w:rsidRPr="00FC00F3">
        <w:rPr>
          <w:rFonts w:ascii="Times New Roman" w:hAnsi="Times New Roman" w:cs="Times New Roman"/>
          <w:color w:val="000000"/>
          <w:kern w:val="0"/>
          <w:sz w:val="24"/>
          <w:szCs w:val="24"/>
          <w14:ligatures w14:val="none"/>
        </w:rPr>
        <w:t xml:space="preserve"> alpha for the CHQ mother helpless subscale </w:t>
      </w:r>
      <w:r w:rsidR="0010402D" w:rsidRPr="00FC00F3">
        <w:rPr>
          <w:rFonts w:ascii="Times New Roman" w:hAnsi="Times New Roman" w:cs="Times New Roman"/>
          <w:color w:val="000000"/>
          <w:kern w:val="0"/>
          <w:sz w:val="24"/>
          <w:szCs w:val="24"/>
          <w14:ligatures w14:val="none"/>
        </w:rPr>
        <w:t xml:space="preserve">at T1 </w:t>
      </w:r>
      <w:r w:rsidR="00575137" w:rsidRPr="00FC00F3">
        <w:rPr>
          <w:rFonts w:ascii="Times New Roman" w:hAnsi="Times New Roman" w:cs="Times New Roman"/>
          <w:color w:val="000000"/>
          <w:kern w:val="0"/>
          <w:sz w:val="24"/>
          <w:szCs w:val="24"/>
          <w14:ligatures w14:val="none"/>
        </w:rPr>
        <w:t>w</w:t>
      </w:r>
      <w:r w:rsidR="0010402D" w:rsidRPr="00FC00F3">
        <w:rPr>
          <w:rFonts w:ascii="Times New Roman" w:hAnsi="Times New Roman" w:cs="Times New Roman"/>
          <w:color w:val="000000"/>
          <w:kern w:val="0"/>
          <w:sz w:val="24"/>
          <w:szCs w:val="24"/>
          <w14:ligatures w14:val="none"/>
        </w:rPr>
        <w:t>as</w:t>
      </w:r>
      <w:r w:rsidR="00575137" w:rsidRPr="00FC00F3">
        <w:rPr>
          <w:rFonts w:ascii="Times New Roman" w:hAnsi="Times New Roman" w:cs="Times New Roman"/>
          <w:color w:val="000000"/>
          <w:kern w:val="0"/>
          <w:sz w:val="24"/>
          <w:szCs w:val="24"/>
          <w14:ligatures w14:val="none"/>
        </w:rPr>
        <w:t xml:space="preserve"> </w:t>
      </w:r>
      <w:r w:rsidR="00514D86" w:rsidRPr="00FC00F3">
        <w:rPr>
          <w:rFonts w:ascii="Times New Roman" w:hAnsi="Times New Roman" w:cs="Times New Roman"/>
          <w:color w:val="000000"/>
          <w:kern w:val="0"/>
          <w:sz w:val="24"/>
          <w:szCs w:val="24"/>
          <w14:ligatures w14:val="none"/>
        </w:rPr>
        <w:t>.84.</w:t>
      </w:r>
    </w:p>
    <w:p w14:paraId="65A4EFB8" w14:textId="61AE7821" w:rsidR="0065248C" w:rsidRPr="00FC00F3" w:rsidRDefault="0065248C" w:rsidP="0065248C">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bookmarkStart w:id="70" w:name="_Hlk161651983"/>
      <w:bookmarkStart w:id="71" w:name="_Hlk161651974"/>
      <w:r w:rsidRPr="00FC00F3">
        <w:rPr>
          <w:rFonts w:ascii="Times New Roman" w:hAnsi="Times New Roman" w:cs="Times New Roman"/>
          <w:b/>
          <w:bCs/>
          <w:color w:val="000000"/>
          <w:sz w:val="24"/>
          <w:szCs w:val="24"/>
        </w:rPr>
        <w:t>Parenting hostility</w:t>
      </w:r>
      <w:r w:rsidRPr="00FC00F3">
        <w:rPr>
          <w:rFonts w:ascii="Times New Roman" w:hAnsi="Times New Roman" w:cs="Times New Roman"/>
          <w:color w:val="000000"/>
          <w:sz w:val="24"/>
          <w:szCs w:val="24"/>
        </w:rPr>
        <w:t xml:space="preserve"> </w:t>
      </w:r>
      <w:bookmarkEnd w:id="70"/>
      <w:r w:rsidRPr="00FC00F3">
        <w:rPr>
          <w:rFonts w:ascii="Times New Roman" w:hAnsi="Times New Roman" w:cs="Times New Roman"/>
          <w:color w:val="000000"/>
          <w:kern w:val="0"/>
          <w:sz w:val="24"/>
          <w:szCs w:val="24"/>
          <w14:ligatures w14:val="none"/>
        </w:rPr>
        <w:t xml:space="preserve">was assessed using the </w:t>
      </w:r>
      <w:r w:rsidR="00965E7D" w:rsidRPr="00FC00F3">
        <w:rPr>
          <w:rFonts w:ascii="Times New Roman" w:hAnsi="Times New Roman" w:cs="Times New Roman"/>
          <w:color w:val="000000"/>
          <w:kern w:val="0"/>
          <w:sz w:val="24"/>
          <w:szCs w:val="24"/>
          <w14:ligatures w14:val="none"/>
        </w:rPr>
        <w:t>L</w:t>
      </w:r>
      <w:r w:rsidR="006C2E68" w:rsidRPr="00FC00F3">
        <w:rPr>
          <w:rFonts w:ascii="Times New Roman" w:hAnsi="Times New Roman" w:cs="Times New Roman"/>
          <w:color w:val="000000"/>
          <w:kern w:val="0"/>
          <w:sz w:val="24"/>
          <w:szCs w:val="24"/>
          <w14:ligatures w14:val="none"/>
        </w:rPr>
        <w:t>ongitudinal Study of Australian Children (LSAC)</w:t>
      </w:r>
      <w:r w:rsidR="00965E7D" w:rsidRPr="00FC00F3">
        <w:rPr>
          <w:rFonts w:ascii="Times New Roman" w:hAnsi="Times New Roman" w:cs="Times New Roman"/>
          <w:color w:val="000000"/>
          <w:kern w:val="0"/>
          <w:sz w:val="24"/>
          <w:szCs w:val="24"/>
          <w14:ligatures w14:val="none"/>
        </w:rPr>
        <w:t xml:space="preserve"> </w:t>
      </w:r>
      <w:r w:rsidRPr="00FC00F3">
        <w:rPr>
          <w:rFonts w:ascii="Times New Roman" w:hAnsi="Times New Roman" w:cs="Times New Roman"/>
          <w:color w:val="000000"/>
          <w:kern w:val="0"/>
          <w:sz w:val="24"/>
          <w:szCs w:val="24"/>
          <w14:ligatures w14:val="none"/>
        </w:rPr>
        <w:t xml:space="preserve">Parenting Hostility </w:t>
      </w:r>
      <w:r w:rsidR="006C2E68" w:rsidRPr="00FC00F3">
        <w:rPr>
          <w:rFonts w:ascii="Times New Roman" w:hAnsi="Times New Roman" w:cs="Times New Roman"/>
          <w:color w:val="000000"/>
          <w:kern w:val="0"/>
          <w:sz w:val="24"/>
          <w:szCs w:val="24"/>
          <w14:ligatures w14:val="none"/>
        </w:rPr>
        <w:t>s</w:t>
      </w:r>
      <w:r w:rsidRPr="00FC00F3">
        <w:rPr>
          <w:rFonts w:ascii="Times New Roman" w:hAnsi="Times New Roman" w:cs="Times New Roman"/>
          <w:color w:val="000000"/>
          <w:kern w:val="0"/>
          <w:sz w:val="24"/>
          <w:szCs w:val="24"/>
          <w14:ligatures w14:val="none"/>
        </w:rPr>
        <w:t>cale</w:t>
      </w:r>
      <w:r w:rsidR="006C2E68" w:rsidRPr="00FC00F3">
        <w:rPr>
          <w:rFonts w:ascii="Times New Roman" w:hAnsi="Times New Roman" w:cs="Times New Roman"/>
          <w:color w:val="000000"/>
          <w:kern w:val="0"/>
          <w:sz w:val="24"/>
          <w:szCs w:val="24"/>
          <w14:ligatures w14:val="none"/>
        </w:rPr>
        <w:t xml:space="preserve"> </w:t>
      </w:r>
      <w:r w:rsidR="006C2E68"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&lt;EndNote&gt;&lt;Cite&gt;&lt;Author&gt;Prior&lt;/Author&gt;&lt;Year&gt;2000&lt;/Year&gt;&lt;RecNum&gt;3655&lt;/RecNum&gt;&lt;DisplayText&gt;(Prior et al., 2000)&lt;/DisplayText&gt;&lt;record&gt;&lt;rec-number&gt;3655&lt;/rec-number&gt;&lt;foreign-keys&gt;&lt;key app="EN" db-id="ards0dvaofa9d9es2f6vrf9iarwfp0z2w20v" timestamp="1712142662" guid="a6b82b7a-9e83-482c-a4ec-6bd11d938057"&gt;3655&lt;/key&gt;&lt;/foreign-keys&gt;&lt;ref-type name="Report"&gt;27&lt;/ref-type&gt;&lt;contributors&gt;&lt;authors&gt;&lt;author&gt;Prior, M.&lt;/author&gt;&lt;author&gt;Sanson, A.&lt;/author&gt;&lt;author&gt;Smart, D.&lt;/author&gt;&lt;author&gt;Oberklaid, F.&lt;/author&gt;&lt;/authors&gt;&lt;/contributors&gt;&lt;titles&gt;&lt;title&gt;Pathways from infancy to adolescence: Australian Temperament Project 1983-2000. &lt;/title&gt;&lt;/titles&gt;&lt;dates&gt;&lt;year&gt;2000&lt;/year&gt;&lt;/dates&gt;&lt;pub-location&gt;https://aifs.gov.au/sites/default/files/institute/pubs/resreport4/aifsreport4.pdf.&lt;/pub-location&gt;&lt;urls&gt;&lt;/urls&gt;&lt;/record&gt;&lt;/Cite&gt;&lt;/EndNote&gt;</w:instrText>
      </w:r>
      <w:r w:rsidR="006C2E68"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(Prior et al., 2000)</w:t>
      </w:r>
      <w:r w:rsidR="006C2E68" w:rsidRPr="00FC00F3">
        <w:rPr>
          <w:rFonts w:ascii="Times New Roman" w:hAnsi="Times New Roman" w:cs="Times New Roman"/>
          <w:color w:val="000000"/>
          <w:kern w:val="0"/>
          <w:sz w:val="24"/>
          <w:szCs w:val="24"/>
          <w14:ligatures w14:val="none"/>
        </w:rPr>
        <w:fldChar w:fldCharType="end"/>
      </w:r>
      <w:r w:rsidRPr="00FC00F3">
        <w:rPr>
          <w:rFonts w:ascii="Times New Roman" w:hAnsi="Times New Roman" w:cs="Times New Roman"/>
          <w:color w:val="000000"/>
          <w:kern w:val="0"/>
          <w:sz w:val="24"/>
          <w:szCs w:val="24"/>
          <w14:ligatures w14:val="none"/>
        </w:rPr>
        <w:t xml:space="preserve">, </w:t>
      </w:r>
      <w:r w:rsidR="00965E7D" w:rsidRPr="00FC00F3">
        <w:rPr>
          <w:rFonts w:ascii="Times New Roman" w:hAnsi="Times New Roman" w:cs="Times New Roman"/>
          <w:color w:val="000000"/>
          <w:kern w:val="0"/>
          <w:sz w:val="24"/>
          <w:szCs w:val="24"/>
          <w14:ligatures w14:val="none"/>
        </w:rPr>
        <w:t xml:space="preserve">administered as part of the CCQ </w:t>
      </w:r>
      <w:r w:rsidR="00965E7D" w:rsidRPr="00FC00F3">
        <w:rPr>
          <w:rFonts w:ascii="Times New Roman" w:hAnsi="Times New Roman" w:cs="Times New Roman"/>
          <w:color w:val="000000"/>
          <w:kern w:val="0"/>
          <w:sz w:val="24"/>
          <w:szCs w:val="24"/>
          <w14:ligatures w14:val="none"/>
        </w:rPr>
        <w:fldChar w:fldCharType="begin"/>
      </w:r>
      <w:r w:rsidR="00D2403F">
        <w:rPr>
          <w:rFonts w:ascii="Times New Roman" w:hAnsi="Times New Roman" w:cs="Times New Roman"/>
          <w:color w:val="000000"/>
          <w:kern w:val="0"/>
          <w:sz w:val="24"/>
          <w:szCs w:val="24"/>
          <w14:ligatures w14:val="none"/>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965E7D" w:rsidRPr="00FC00F3">
        <w:rPr>
          <w:rFonts w:ascii="Times New Roman" w:hAnsi="Times New Roman" w:cs="Times New Roman"/>
          <w:color w:val="000000"/>
          <w:kern w:val="0"/>
          <w:sz w:val="24"/>
          <w:szCs w:val="24"/>
          <w14:ligatures w14:val="none"/>
        </w:rPr>
        <w:fldChar w:fldCharType="separate"/>
      </w:r>
      <w:r w:rsidR="00D2403F">
        <w:rPr>
          <w:rFonts w:ascii="Times New Roman" w:hAnsi="Times New Roman" w:cs="Times New Roman"/>
          <w:noProof/>
          <w:color w:val="000000"/>
          <w:kern w:val="0"/>
          <w:sz w:val="24"/>
          <w:szCs w:val="24"/>
          <w14:ligatures w14:val="none"/>
        </w:rPr>
        <w:t>(Maxwell et al., 2021)</w:t>
      </w:r>
      <w:r w:rsidR="00965E7D" w:rsidRPr="00FC00F3">
        <w:rPr>
          <w:rFonts w:ascii="Times New Roman" w:hAnsi="Times New Roman" w:cs="Times New Roman"/>
          <w:color w:val="000000"/>
          <w:kern w:val="0"/>
          <w:sz w:val="24"/>
          <w:szCs w:val="24"/>
          <w14:ligatures w14:val="none"/>
        </w:rPr>
        <w:fldChar w:fldCharType="end"/>
      </w:r>
      <w:r w:rsidR="00965E7D" w:rsidRPr="00FC00F3">
        <w:rPr>
          <w:rFonts w:ascii="Times New Roman" w:hAnsi="Times New Roman" w:cs="Times New Roman"/>
          <w:color w:val="000000"/>
          <w:kern w:val="0"/>
          <w:sz w:val="24"/>
          <w:szCs w:val="24"/>
          <w14:ligatures w14:val="none"/>
        </w:rPr>
        <w:t xml:space="preserve">. </w:t>
      </w:r>
      <w:r w:rsidRPr="00FC00F3">
        <w:rPr>
          <w:rFonts w:ascii="Times New Roman" w:hAnsi="Times New Roman" w:cs="Times New Roman"/>
          <w:color w:val="000000"/>
          <w:kern w:val="0"/>
          <w:sz w:val="24"/>
          <w:szCs w:val="24"/>
          <w14:ligatures w14:val="none"/>
        </w:rPr>
        <w:t>The</w:t>
      </w:r>
      <w:r w:rsidR="00965E7D" w:rsidRPr="00FC00F3">
        <w:rPr>
          <w:rFonts w:ascii="Times New Roman" w:hAnsi="Times New Roman" w:cs="Times New Roman"/>
          <w:color w:val="000000"/>
          <w:kern w:val="0"/>
          <w:sz w:val="24"/>
          <w:szCs w:val="24"/>
          <w14:ligatures w14:val="none"/>
        </w:rPr>
        <w:t xml:space="preserve"> LSAC </w:t>
      </w:r>
      <w:r w:rsidRPr="00FC00F3">
        <w:rPr>
          <w:rFonts w:ascii="Times New Roman" w:hAnsi="Times New Roman" w:cs="Times New Roman"/>
          <w:color w:val="000000"/>
          <w:kern w:val="0"/>
          <w:sz w:val="24"/>
          <w:szCs w:val="24"/>
          <w14:ligatures w14:val="none"/>
        </w:rPr>
        <w:t>Parent</w:t>
      </w:r>
      <w:r w:rsidR="00370D11" w:rsidRPr="00FC00F3">
        <w:rPr>
          <w:rFonts w:ascii="Times New Roman" w:hAnsi="Times New Roman" w:cs="Times New Roman"/>
          <w:color w:val="000000"/>
          <w:kern w:val="0"/>
          <w:sz w:val="24"/>
          <w:szCs w:val="24"/>
          <w14:ligatures w14:val="none"/>
        </w:rPr>
        <w:t>ing</w:t>
      </w:r>
      <w:r w:rsidRPr="00FC00F3">
        <w:rPr>
          <w:rFonts w:ascii="Times New Roman" w:hAnsi="Times New Roman" w:cs="Times New Roman"/>
          <w:color w:val="000000"/>
          <w:kern w:val="0"/>
          <w:sz w:val="24"/>
          <w:szCs w:val="24"/>
          <w14:ligatures w14:val="none"/>
        </w:rPr>
        <w:t xml:space="preserve"> hostility scale</w:t>
      </w:r>
      <w:r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sz w:val="24"/>
          <w:szCs w:val="24"/>
        </w:rPr>
        <w:t xml:space="preserve">comprises </w:t>
      </w:r>
      <w:r w:rsidR="007556E4" w:rsidRPr="00FC00F3">
        <w:rPr>
          <w:rFonts w:ascii="Times New Roman" w:hAnsi="Times New Roman" w:cs="Times New Roman"/>
          <w:color w:val="000000"/>
          <w:sz w:val="24"/>
          <w:szCs w:val="24"/>
        </w:rPr>
        <w:t>5</w:t>
      </w:r>
      <w:r w:rsidR="00965E7D" w:rsidRPr="00FC00F3">
        <w:rPr>
          <w:rFonts w:ascii="Times New Roman" w:hAnsi="Times New Roman" w:cs="Times New Roman"/>
          <w:color w:val="000000"/>
          <w:sz w:val="24"/>
          <w:szCs w:val="24"/>
        </w:rPr>
        <w:t xml:space="preserve"> items, </w:t>
      </w:r>
      <w:r w:rsidR="00965E7D" w:rsidRPr="00FC00F3">
        <w:rPr>
          <w:rFonts w:ascii="Times New Roman" w:hAnsi="Times New Roman" w:cs="Times New Roman"/>
          <w:color w:val="000000"/>
          <w:kern w:val="0"/>
          <w:sz w:val="24"/>
          <w:szCs w:val="24"/>
          <w14:ligatures w14:val="none"/>
        </w:rPr>
        <w:t>each answered on a five-point scale</w:t>
      </w:r>
      <w:r w:rsidR="0005267C" w:rsidRPr="00FC00F3">
        <w:rPr>
          <w:rFonts w:ascii="Times New Roman" w:hAnsi="Times New Roman" w:cs="Times New Roman"/>
          <w:color w:val="000000"/>
          <w:kern w:val="0"/>
          <w:sz w:val="24"/>
          <w:szCs w:val="24"/>
          <w14:ligatures w14:val="none"/>
        </w:rPr>
        <w:t>; i</w:t>
      </w:r>
      <w:r w:rsidR="00965E7D" w:rsidRPr="00FC00F3">
        <w:rPr>
          <w:rFonts w:ascii="Times New Roman" w:hAnsi="Times New Roman" w:cs="Times New Roman"/>
          <w:color w:val="000000"/>
          <w:kern w:val="0"/>
          <w:sz w:val="24"/>
          <w:szCs w:val="24"/>
          <w14:ligatures w14:val="none"/>
        </w:rPr>
        <w:t>tem scores are totalled</w:t>
      </w:r>
      <w:r w:rsidR="007556E4" w:rsidRPr="00FC00F3">
        <w:rPr>
          <w:rFonts w:ascii="Times New Roman" w:hAnsi="Times New Roman" w:cs="Times New Roman"/>
          <w:color w:val="000000"/>
          <w:kern w:val="0"/>
          <w:sz w:val="24"/>
          <w:szCs w:val="24"/>
          <w14:ligatures w14:val="none"/>
        </w:rPr>
        <w:t xml:space="preserve"> (score range </w:t>
      </w:r>
      <w:r w:rsidR="002B17F3" w:rsidRPr="00FC00F3">
        <w:rPr>
          <w:rFonts w:ascii="Times New Roman" w:hAnsi="Times New Roman" w:cs="Times New Roman"/>
          <w:color w:val="000000"/>
          <w:kern w:val="0"/>
          <w:sz w:val="24"/>
          <w:szCs w:val="24"/>
          <w14:ligatures w14:val="none"/>
        </w:rPr>
        <w:t xml:space="preserve">= </w:t>
      </w:r>
      <w:r w:rsidR="007556E4" w:rsidRPr="00FC00F3">
        <w:rPr>
          <w:rFonts w:ascii="Times New Roman" w:hAnsi="Times New Roman" w:cs="Times New Roman"/>
          <w:color w:val="000000"/>
          <w:kern w:val="0"/>
          <w:sz w:val="24"/>
          <w:szCs w:val="24"/>
          <w14:ligatures w14:val="none"/>
        </w:rPr>
        <w:t xml:space="preserve">0-15; </w:t>
      </w:r>
      <w:r w:rsidR="00965E7D" w:rsidRPr="00FC00F3">
        <w:rPr>
          <w:rFonts w:ascii="Times New Roman" w:hAnsi="Times New Roman" w:cs="Times New Roman"/>
          <w:color w:val="000000"/>
          <w:kern w:val="0"/>
          <w:sz w:val="24"/>
          <w:szCs w:val="24"/>
          <w14:ligatures w14:val="none"/>
        </w:rPr>
        <w:t>higher scores indica</w:t>
      </w:r>
      <w:r w:rsidR="007556E4" w:rsidRPr="00FC00F3">
        <w:rPr>
          <w:rFonts w:ascii="Times New Roman" w:hAnsi="Times New Roman" w:cs="Times New Roman"/>
          <w:color w:val="000000"/>
          <w:kern w:val="0"/>
          <w:sz w:val="24"/>
          <w:szCs w:val="24"/>
          <w14:ligatures w14:val="none"/>
        </w:rPr>
        <w:t>te</w:t>
      </w:r>
      <w:r w:rsidR="00965E7D" w:rsidRPr="00FC00F3">
        <w:rPr>
          <w:rFonts w:ascii="Times New Roman" w:hAnsi="Times New Roman" w:cs="Times New Roman"/>
          <w:color w:val="000000"/>
          <w:kern w:val="0"/>
          <w:sz w:val="24"/>
          <w:szCs w:val="24"/>
          <w14:ligatures w14:val="none"/>
        </w:rPr>
        <w:t xml:space="preserve"> greater </w:t>
      </w:r>
      <w:r w:rsidR="00965E7D" w:rsidRPr="00FC00F3">
        <w:rPr>
          <w:rFonts w:ascii="Times New Roman" w:hAnsi="Times New Roman" w:cs="Times New Roman"/>
          <w:color w:val="000000"/>
          <w:sz w:val="24"/>
          <w:szCs w:val="24"/>
        </w:rPr>
        <w:t>hostility</w:t>
      </w:r>
      <w:r w:rsidR="007556E4" w:rsidRPr="00FC00F3">
        <w:rPr>
          <w:rFonts w:ascii="Times New Roman" w:hAnsi="Times New Roman" w:cs="Times New Roman"/>
          <w:color w:val="000000"/>
          <w:sz w:val="24"/>
          <w:szCs w:val="24"/>
        </w:rPr>
        <w:t>)</w:t>
      </w:r>
      <w:r w:rsidR="00965E7D" w:rsidRPr="00FC00F3">
        <w:rPr>
          <w:rFonts w:ascii="Times New Roman" w:hAnsi="Times New Roman" w:cs="Times New Roman"/>
          <w:color w:val="000000"/>
          <w:sz w:val="24"/>
          <w:szCs w:val="24"/>
        </w:rPr>
        <w:t>.</w:t>
      </w:r>
      <w:r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kern w:val="0"/>
          <w:sz w:val="24"/>
          <w:szCs w:val="24"/>
          <w14:ligatures w14:val="none"/>
        </w:rPr>
        <w:t>In the current study, t</w:t>
      </w:r>
      <w:r w:rsidRPr="00FC00F3">
        <w:rPr>
          <w:rFonts w:ascii="Times New Roman" w:hAnsi="Times New Roman" w:cs="Times New Roman"/>
          <w:color w:val="000000"/>
          <w:kern w:val="0"/>
          <w:sz w:val="24"/>
          <w:szCs w:val="24"/>
          <w14:ligatures w14:val="none"/>
        </w:rPr>
        <w:t xml:space="preserve">he </w:t>
      </w:r>
      <w:r w:rsidR="00965E7D" w:rsidRPr="00FC00F3">
        <w:rPr>
          <w:rFonts w:ascii="Times New Roman" w:hAnsi="Times New Roman" w:cs="Times New Roman"/>
          <w:color w:val="000000"/>
          <w:kern w:val="0"/>
          <w:sz w:val="24"/>
          <w:szCs w:val="24"/>
          <w14:ligatures w14:val="none"/>
        </w:rPr>
        <w:t>C</w:t>
      </w:r>
      <w:r w:rsidRPr="00FC00F3">
        <w:rPr>
          <w:rFonts w:ascii="Times New Roman" w:hAnsi="Times New Roman" w:cs="Times New Roman"/>
          <w:color w:val="000000"/>
          <w:kern w:val="0"/>
          <w:sz w:val="24"/>
          <w:szCs w:val="24"/>
          <w14:ligatures w14:val="none"/>
        </w:rPr>
        <w:t xml:space="preserve">ronbach’s alpha for the </w:t>
      </w:r>
      <w:r w:rsidR="00965E7D" w:rsidRPr="00FC00F3">
        <w:rPr>
          <w:rFonts w:ascii="Times New Roman" w:hAnsi="Times New Roman" w:cs="Times New Roman"/>
          <w:color w:val="000000"/>
          <w:sz w:val="24"/>
          <w:szCs w:val="24"/>
        </w:rPr>
        <w:t>LSAC</w:t>
      </w:r>
      <w:r w:rsidRPr="00FC00F3">
        <w:rPr>
          <w:rFonts w:ascii="Times New Roman" w:hAnsi="Times New Roman" w:cs="Times New Roman"/>
          <w:color w:val="000000"/>
          <w:kern w:val="0"/>
          <w:sz w:val="24"/>
          <w:szCs w:val="24"/>
          <w14:ligatures w14:val="none"/>
        </w:rPr>
        <w:t>-Parental hostility scale at T1 was .88.</w:t>
      </w:r>
    </w:p>
    <w:p w14:paraId="67703CFB" w14:textId="7ACC26F7" w:rsidR="009F6F9C" w:rsidRPr="00FC00F3" w:rsidRDefault="00F005FF" w:rsidP="009707D0">
      <w:pPr>
        <w:widowControl w:val="0"/>
        <w:autoSpaceDE w:val="0"/>
        <w:autoSpaceDN w:val="0"/>
        <w:adjustRightInd w:val="0"/>
        <w:spacing w:line="480" w:lineRule="auto"/>
        <w:ind w:firstLine="720"/>
        <w:rPr>
          <w:rFonts w:ascii="Times New Roman" w:hAnsi="Times New Roman" w:cs="Times New Roman"/>
          <w:color w:val="000000"/>
          <w:kern w:val="0"/>
          <w:sz w:val="24"/>
          <w:szCs w:val="24"/>
          <w14:ligatures w14:val="none"/>
        </w:rPr>
      </w:pPr>
      <w:r w:rsidRPr="00FC00F3">
        <w:rPr>
          <w:rFonts w:ascii="Times New Roman" w:hAnsi="Times New Roman" w:cs="Times New Roman"/>
          <w:b/>
          <w:bCs/>
          <w:iCs/>
          <w:color w:val="000000"/>
          <w:sz w:val="24"/>
          <w:szCs w:val="24"/>
        </w:rPr>
        <w:t>Child abuse potential</w:t>
      </w:r>
      <w:r w:rsidR="0042149A" w:rsidRPr="00FC00F3">
        <w:rPr>
          <w:rFonts w:ascii="Times New Roman" w:hAnsi="Times New Roman" w:cs="Times New Roman"/>
          <w:i/>
          <w:color w:val="000000"/>
          <w:sz w:val="24"/>
          <w:szCs w:val="24"/>
        </w:rPr>
        <w:t xml:space="preserve"> </w:t>
      </w:r>
      <w:bookmarkEnd w:id="71"/>
      <w:r w:rsidR="00514D86" w:rsidRPr="00FC00F3">
        <w:rPr>
          <w:rFonts w:ascii="Times New Roman" w:hAnsi="Times New Roman" w:cs="Times New Roman"/>
          <w:iCs/>
          <w:color w:val="000000"/>
          <w:sz w:val="24"/>
          <w:szCs w:val="24"/>
        </w:rPr>
        <w:t>was</w:t>
      </w:r>
      <w:r w:rsidR="0042149A" w:rsidRPr="00FC00F3">
        <w:rPr>
          <w:rFonts w:ascii="Times New Roman" w:hAnsi="Times New Roman" w:cs="Times New Roman"/>
          <w:iCs/>
          <w:color w:val="000000"/>
          <w:sz w:val="24"/>
          <w:szCs w:val="24"/>
        </w:rPr>
        <w:t xml:space="preserve"> </w:t>
      </w:r>
      <w:r w:rsidRPr="00FC00F3">
        <w:rPr>
          <w:rFonts w:ascii="Times New Roman" w:hAnsi="Times New Roman" w:cs="Times New Roman"/>
          <w:iCs/>
          <w:color w:val="000000"/>
          <w:sz w:val="24"/>
          <w:szCs w:val="24"/>
        </w:rPr>
        <w:t>assessed</w:t>
      </w:r>
      <w:r w:rsidRPr="00FC00F3">
        <w:rPr>
          <w:rFonts w:ascii="Times New Roman" w:hAnsi="Times New Roman" w:cs="Times New Roman"/>
          <w:color w:val="000000"/>
          <w:sz w:val="24"/>
          <w:szCs w:val="24"/>
        </w:rPr>
        <w:t xml:space="preserve"> using the Brief Child Abuse Potential Inventory </w:t>
      </w:r>
      <w:r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&lt;EndNote&gt;&lt;Cite&gt;&lt;Author&gt;Ondersma&lt;/Author&gt;&lt;Year&gt;2005&lt;/Year&gt;&lt;RecNum&gt;182&lt;/RecNum&gt;&lt;Prefix&gt;BCAP`; &lt;/Prefix&gt;&lt;DisplayText&gt;(BCAP; Ondersma et al., 2005)&lt;/DisplayText&gt;&lt;record&gt;&lt;rec-number&gt;182&lt;/rec-number&gt;&lt;foreign-keys&gt;&lt;key app="EN" db-id="xpzvv0f2z5pxwhed0r6xa9er59e9pdxvards" timestamp="0"&gt;182&lt;/key&gt;&lt;/foreign-keys&gt;&lt;ref-type name="Journal Article"&gt;17&lt;/ref-type&gt;&lt;contributors&gt;&lt;authors&gt;&lt;author&gt;Ondersma, Steven J&lt;/author&gt;&lt;author&gt;Chaffin, Mark J&lt;/author&gt;&lt;author&gt;Mullins, Sharon M&lt;/author&gt;&lt;author&gt;LeBreton, James M&lt;/author&gt;&lt;/authors&gt;&lt;/contributors&gt;&lt;titles&gt;&lt;title&gt;A brief form of the Child Abuse Potential Inventory: Development and validation&lt;/title&gt;&lt;secondary-title&gt;Journal of Clinical Child and Adolescent Psychology&lt;/secondary-title&gt;&lt;short-title&gt;A brief form of the Child Abuse Potential Inventory: Development and validation&lt;/short-title&gt;&lt;/titles&gt;&lt;periodical&gt;&lt;full-title&gt;Journal of Clinical Child and Adolescent Psychology&lt;/full-title&gt;&lt;/periodical&gt;&lt;pages&gt;301-311&lt;/pages&gt;&lt;volume&gt;34&lt;/volume&gt;&lt;number&gt;2&lt;/number&gt;&lt;dates&gt;&lt;year&gt;2005&lt;/year&gt;&lt;/dates&gt;&lt;isbn&gt;1537-4416&lt;/isbn&gt;&lt;urls&gt;&lt;/urls&gt;&lt;/record&gt;&lt;/Cite&gt;&lt;/EndNote&gt;</w:instrText>
      </w:r>
      <w:r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(BCAP; Ondersma et al., 2005)</w:t>
      </w:r>
      <w:r w:rsidRPr="00FC00F3">
        <w:rPr>
          <w:rFonts w:ascii="Times New Roman" w:hAnsi="Times New Roman" w:cs="Times New Roman"/>
          <w:color w:val="000000"/>
          <w:sz w:val="24"/>
          <w:szCs w:val="24"/>
        </w:rPr>
        <w:fldChar w:fldCharType="end"/>
      </w:r>
      <w:r w:rsidR="0005267C" w:rsidRPr="00FC00F3">
        <w:rPr>
          <w:rFonts w:ascii="Times New Roman" w:hAnsi="Times New Roman" w:cs="Times New Roman"/>
          <w:color w:val="000000"/>
          <w:sz w:val="24"/>
          <w:szCs w:val="24"/>
        </w:rPr>
        <w:t>,</w:t>
      </w:r>
      <w:r w:rsidRPr="00FC00F3">
        <w:rPr>
          <w:rFonts w:ascii="Times New Roman" w:hAnsi="Times New Roman" w:cs="Times New Roman"/>
          <w:color w:val="000000"/>
          <w:sz w:val="24"/>
          <w:szCs w:val="24"/>
        </w:rPr>
        <w:t xml:space="preserve"> </w:t>
      </w:r>
      <w:r w:rsidR="0005267C" w:rsidRPr="00FC00F3">
        <w:rPr>
          <w:rFonts w:ascii="Times New Roman" w:hAnsi="Times New Roman" w:cs="Times New Roman"/>
          <w:color w:val="000000"/>
          <w:sz w:val="24"/>
          <w:szCs w:val="24"/>
        </w:rPr>
        <w:t xml:space="preserve">an abbreviated version of the widely-used 160-item Child Abuse Potential Inventory </w:t>
      </w:r>
      <w:r w:rsidR="0005267C"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&lt;EndNote&gt;&lt;Cite&gt;&lt;Author&gt;Milner&lt;/Author&gt;&lt;Year&gt;1986&lt;/Year&gt;&lt;RecNum&gt;1012&lt;/RecNum&gt;&lt;DisplayText&gt;(Milner et al., 1986)&lt;/DisplayText&gt;&lt;record&gt;&lt;rec-number&gt;1012&lt;/rec-number&gt;&lt;foreign-keys&gt;&lt;key app="EN" db-id="xpzvv0f2z5pxwhed0r6xa9er59e9pdxvards" timestamp="1552879038"&gt;1012&lt;/key&gt;&lt;/foreign-keys&gt;&lt;ref-type name="Journal Article"&gt;17&lt;/ref-type&gt;&lt;contributors&gt;&lt;authors&gt;&lt;author&gt;Milner, J. S.&lt;/author&gt;&lt;author&gt;Gold, R. G.&lt;/author&gt;&lt;author&gt;Wimberley, R. C. &lt;/author&gt;&lt;/authors&gt;&lt;/contributors&gt;&lt;titles&gt;&lt;title&gt;Prediction and explanation of child abuse: Cross-validation of the Child Abuse Potential Inventory&lt;/title&gt;&lt;secondary-title&gt;Journal of Consulting and Clinical Psychology&lt;/secondary-title&gt;&lt;/titles&gt;&lt;periodical&gt;&lt;full-title&gt;Journal of Consulting and Clinical Psychology&lt;/full-title&gt;&lt;/periodical&gt;&lt;pages&gt;865–866&lt;/pages&gt;&lt;volume&gt;54&lt;/volume&gt;&lt;dates&gt;&lt;year&gt;1986&lt;/year&gt;&lt;/dates&gt;&lt;urls&gt;&lt;/urls&gt;&lt;/record&gt;&lt;/Cite&gt;&lt;/EndNote&gt;</w:instrText>
      </w:r>
      <w:r w:rsidR="0005267C"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(Milner et al., 1986)</w:t>
      </w:r>
      <w:r w:rsidR="0005267C" w:rsidRPr="00FC00F3">
        <w:rPr>
          <w:rFonts w:ascii="Times New Roman" w:hAnsi="Times New Roman" w:cs="Times New Roman"/>
          <w:color w:val="000000"/>
          <w:sz w:val="24"/>
          <w:szCs w:val="24"/>
        </w:rPr>
        <w:fldChar w:fldCharType="end"/>
      </w:r>
      <w:r w:rsidR="0005267C"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 xml:space="preserve">The BCAP </w:t>
      </w:r>
      <w:r w:rsidR="00965E7D" w:rsidRPr="00FC00F3">
        <w:rPr>
          <w:rFonts w:ascii="Times New Roman" w:hAnsi="Times New Roman" w:cs="Times New Roman"/>
          <w:color w:val="000000"/>
          <w:sz w:val="24"/>
          <w:szCs w:val="24"/>
        </w:rPr>
        <w:t xml:space="preserve">comprises </w:t>
      </w:r>
      <w:r w:rsidRPr="00FC00F3">
        <w:rPr>
          <w:rFonts w:ascii="Times New Roman" w:hAnsi="Times New Roman" w:cs="Times New Roman"/>
          <w:color w:val="000000"/>
          <w:sz w:val="24"/>
          <w:szCs w:val="24"/>
        </w:rPr>
        <w:t>24</w:t>
      </w:r>
      <w:r w:rsidR="00965E7D" w:rsidRPr="00FC00F3">
        <w:rPr>
          <w:rFonts w:ascii="Times New Roman" w:hAnsi="Times New Roman" w:cs="Times New Roman"/>
          <w:color w:val="000000"/>
          <w:sz w:val="24"/>
          <w:szCs w:val="24"/>
        </w:rPr>
        <w:t xml:space="preserve"> self-report </w:t>
      </w:r>
      <w:r w:rsidRPr="00FC00F3">
        <w:rPr>
          <w:rFonts w:ascii="Times New Roman" w:hAnsi="Times New Roman" w:cs="Times New Roman"/>
          <w:color w:val="000000"/>
          <w:sz w:val="24"/>
          <w:szCs w:val="24"/>
        </w:rPr>
        <w:t xml:space="preserve">items, each rated as ‘agree’ or ‘disagree’. </w:t>
      </w:r>
      <w:r w:rsidR="00965E7D" w:rsidRPr="00FC00F3">
        <w:rPr>
          <w:rFonts w:ascii="Times New Roman" w:hAnsi="Times New Roman" w:cs="Times New Roman"/>
          <w:color w:val="000000"/>
          <w:sz w:val="24"/>
          <w:szCs w:val="24"/>
        </w:rPr>
        <w:t xml:space="preserve">Scores are totalled to yield a total Risk and </w:t>
      </w:r>
      <w:r w:rsidR="007556E4" w:rsidRPr="00FC00F3">
        <w:rPr>
          <w:rFonts w:ascii="Times New Roman" w:hAnsi="Times New Roman" w:cs="Times New Roman"/>
          <w:color w:val="000000"/>
          <w:sz w:val="24"/>
          <w:szCs w:val="24"/>
        </w:rPr>
        <w:t xml:space="preserve">a </w:t>
      </w:r>
      <w:r w:rsidR="00965E7D" w:rsidRPr="00FC00F3">
        <w:rPr>
          <w:rFonts w:ascii="Times New Roman" w:hAnsi="Times New Roman" w:cs="Times New Roman"/>
          <w:color w:val="000000"/>
          <w:sz w:val="24"/>
          <w:szCs w:val="24"/>
        </w:rPr>
        <w:t>Lie score</w:t>
      </w:r>
      <w:r w:rsidR="0005267C" w:rsidRPr="00FC00F3">
        <w:rPr>
          <w:rFonts w:ascii="Times New Roman" w:hAnsi="Times New Roman" w:cs="Times New Roman"/>
          <w:color w:val="000000"/>
          <w:sz w:val="24"/>
          <w:szCs w:val="24"/>
        </w:rPr>
        <w:t xml:space="preserve">. </w:t>
      </w:r>
      <w:r w:rsidR="0042149A" w:rsidRPr="00FC00F3">
        <w:rPr>
          <w:rFonts w:ascii="Times New Roman" w:hAnsi="Times New Roman" w:cs="Times New Roman"/>
          <w:color w:val="000000"/>
          <w:kern w:val="0"/>
          <w:sz w:val="24"/>
          <w:szCs w:val="24"/>
          <w14:ligatures w14:val="none"/>
        </w:rPr>
        <w:t xml:space="preserve">In the current study, the </w:t>
      </w:r>
      <w:r w:rsidR="00965E7D" w:rsidRPr="00FC00F3">
        <w:rPr>
          <w:rFonts w:ascii="Times New Roman" w:hAnsi="Times New Roman" w:cs="Times New Roman"/>
          <w:color w:val="000000"/>
          <w:kern w:val="0"/>
          <w:sz w:val="24"/>
          <w:szCs w:val="24"/>
          <w14:ligatures w14:val="none"/>
        </w:rPr>
        <w:t xml:space="preserve">total risk score was used, with the Lie score used as a covariate. </w:t>
      </w:r>
      <w:r w:rsidR="0042149A" w:rsidRPr="00FC00F3">
        <w:rPr>
          <w:rFonts w:ascii="Times New Roman" w:hAnsi="Times New Roman" w:cs="Times New Roman"/>
          <w:color w:val="000000"/>
          <w:kern w:val="0"/>
          <w:sz w:val="24"/>
          <w:szCs w:val="24"/>
          <w14:ligatures w14:val="none"/>
        </w:rPr>
        <w:t xml:space="preserve">The </w:t>
      </w:r>
      <w:r w:rsidR="009707D0" w:rsidRPr="00FC00F3">
        <w:rPr>
          <w:rFonts w:ascii="Times New Roman" w:hAnsi="Times New Roman" w:cs="Times New Roman"/>
          <w:color w:val="000000"/>
          <w:kern w:val="0"/>
          <w:sz w:val="24"/>
          <w:szCs w:val="24"/>
          <w14:ligatures w14:val="none"/>
        </w:rPr>
        <w:t>Cronbach’s</w:t>
      </w:r>
      <w:r w:rsidR="0042149A" w:rsidRPr="00FC00F3">
        <w:rPr>
          <w:rFonts w:ascii="Times New Roman" w:hAnsi="Times New Roman" w:cs="Times New Roman"/>
          <w:color w:val="000000"/>
          <w:kern w:val="0"/>
          <w:sz w:val="24"/>
          <w:szCs w:val="24"/>
          <w14:ligatures w14:val="none"/>
        </w:rPr>
        <w:t xml:space="preserve"> alphas for the BCAP </w:t>
      </w:r>
      <w:r w:rsidR="004D6A26" w:rsidRPr="00FC00F3">
        <w:rPr>
          <w:rFonts w:ascii="Times New Roman" w:hAnsi="Times New Roman" w:cs="Times New Roman"/>
          <w:color w:val="000000"/>
          <w:kern w:val="0"/>
          <w:sz w:val="24"/>
          <w:szCs w:val="24"/>
          <w14:ligatures w14:val="none"/>
        </w:rPr>
        <w:t xml:space="preserve">total risk score </w:t>
      </w:r>
      <w:r w:rsidR="009707D0" w:rsidRPr="00FC00F3">
        <w:rPr>
          <w:rFonts w:ascii="Times New Roman" w:hAnsi="Times New Roman" w:cs="Times New Roman"/>
          <w:color w:val="000000"/>
          <w:kern w:val="0"/>
          <w:sz w:val="24"/>
          <w:szCs w:val="24"/>
          <w14:ligatures w14:val="none"/>
        </w:rPr>
        <w:t xml:space="preserve">at T1 was </w:t>
      </w:r>
      <w:r w:rsidR="004D6A26" w:rsidRPr="00FC00F3">
        <w:rPr>
          <w:rFonts w:ascii="Times New Roman" w:hAnsi="Times New Roman" w:cs="Times New Roman"/>
          <w:color w:val="000000"/>
          <w:kern w:val="0"/>
          <w:sz w:val="24"/>
          <w:szCs w:val="24"/>
          <w14:ligatures w14:val="none"/>
        </w:rPr>
        <w:t>.89</w:t>
      </w:r>
      <w:r w:rsidR="007B01E0" w:rsidRPr="00FC00F3">
        <w:rPr>
          <w:rFonts w:ascii="Times New Roman" w:hAnsi="Times New Roman" w:cs="Times New Roman"/>
          <w:color w:val="000000"/>
          <w:kern w:val="0"/>
          <w:sz w:val="24"/>
          <w:szCs w:val="24"/>
          <w14:ligatures w14:val="none"/>
        </w:rPr>
        <w:t>.</w:t>
      </w:r>
    </w:p>
    <w:p w14:paraId="254AC9ED" w14:textId="4C1C1F5C" w:rsidR="00603B0B" w:rsidRPr="00FC00F3" w:rsidRDefault="00603B0B" w:rsidP="00603B0B">
      <w:pPr>
        <w:spacing w:line="480" w:lineRule="auto"/>
        <w:ind w:firstLine="720"/>
        <w:rPr>
          <w:rFonts w:ascii="Times New Roman" w:eastAsia="Times New Roman" w:hAnsi="Times New Roman" w:cs="Times New Roman"/>
          <w:sz w:val="24"/>
          <w:szCs w:val="24"/>
        </w:rPr>
      </w:pPr>
      <w:bookmarkStart w:id="72" w:name="_Hlk161651989"/>
      <w:r w:rsidRPr="00FC00F3">
        <w:rPr>
          <w:rFonts w:ascii="Times New Roman" w:hAnsi="Times New Roman" w:cs="Times New Roman"/>
          <w:b/>
          <w:bCs/>
          <w:iCs/>
          <w:color w:val="000000"/>
          <w:sz w:val="24"/>
          <w:szCs w:val="24"/>
        </w:rPr>
        <w:t>Parenting stress</w:t>
      </w:r>
      <w:r w:rsidRPr="00FC00F3">
        <w:rPr>
          <w:rFonts w:ascii="Times New Roman" w:hAnsi="Times New Roman" w:cs="Times New Roman"/>
          <w:color w:val="000000"/>
          <w:sz w:val="24"/>
          <w:szCs w:val="24"/>
        </w:rPr>
        <w:t xml:space="preserve"> </w:t>
      </w:r>
      <w:bookmarkEnd w:id="72"/>
      <w:r w:rsidRPr="00FC00F3">
        <w:rPr>
          <w:rFonts w:ascii="Times New Roman" w:hAnsi="Times New Roman" w:cs="Times New Roman"/>
          <w:color w:val="000000"/>
          <w:sz w:val="24"/>
          <w:szCs w:val="24"/>
        </w:rPr>
        <w:t>was assessed using the Parenting Stress Index–Short Form</w:t>
      </w:r>
      <w:r w:rsidR="00965E7D"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&lt;EndNote&gt;&lt;Cite&gt;&lt;Author&gt;Abidin&lt;/Author&gt;&lt;Year&gt;1995&lt;/Year&gt;&lt;RecNum&gt;712&lt;/RecNum&gt;&lt;Prefix&gt;PSI-SF`; &lt;/Prefix&gt;&lt;DisplayText&gt;(PSI-SF; Abidin, 1995)&lt;/DisplayText&gt;&lt;record&gt;&lt;rec-number&gt;712&lt;/rec-number&gt;&lt;foreign-keys&gt;&lt;key app="EN" db-id="xpzvv0f2z5pxwhed0r6xa9er59e9pdxvards" timestamp="1552878965"&gt;712&lt;/key&gt;&lt;/foreign-keys&gt;&lt;ref-type name="Book"&gt;6&lt;/ref-type&gt;&lt;contributors&gt;&lt;authors&gt;&lt;author&gt;Abidin, R. R.&lt;/author&gt;&lt;/authors&gt;&lt;/contributors&gt;&lt;titles&gt;&lt;title&gt;Parenting Stress Index: Professional Manual, 3rd Edn&lt;/title&gt;&lt;/titles&gt;&lt;dates&gt;&lt;year&gt;1995&lt;/year&gt;&lt;/dates&gt;&lt;pub-location&gt;Lutz, FL&lt;/pub-location&gt;&lt;publisher&gt;Psychological Assessment Resources, Inc&lt;/publisher&gt;&lt;urls&gt;&lt;/urls&gt;&lt;/record&gt;&lt;/Cite&gt;&lt;/EndNote&gt;</w:instrText>
      </w:r>
      <w:r w:rsidR="00965E7D"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(PSI-SF; Abidin, 1995)</w:t>
      </w:r>
      <w:r w:rsidR="00965E7D" w:rsidRPr="00FC00F3">
        <w:rPr>
          <w:rFonts w:ascii="Times New Roman" w:hAnsi="Times New Roman" w:cs="Times New Roman"/>
          <w:color w:val="000000"/>
          <w:sz w:val="24"/>
          <w:szCs w:val="24"/>
        </w:rPr>
        <w:fldChar w:fldCharType="end"/>
      </w:r>
      <w:r w:rsidR="00965E7D" w:rsidRPr="00FC00F3">
        <w:rPr>
          <w:rFonts w:ascii="Times New Roman" w:hAnsi="Times New Roman" w:cs="Times New Roman"/>
          <w:color w:val="000000"/>
          <w:sz w:val="24"/>
          <w:szCs w:val="24"/>
        </w:rPr>
        <w:t>. The PSI-SF</w:t>
      </w:r>
      <w:r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sz w:val="24"/>
          <w:szCs w:val="24"/>
        </w:rPr>
        <w:t xml:space="preserve">comprises </w:t>
      </w:r>
      <w:r w:rsidRPr="00FC00F3">
        <w:rPr>
          <w:rFonts w:ascii="Times New Roman" w:hAnsi="Times New Roman" w:cs="Times New Roman"/>
          <w:color w:val="000000"/>
          <w:sz w:val="24"/>
          <w:szCs w:val="24"/>
        </w:rPr>
        <w:t>36</w:t>
      </w:r>
      <w:r w:rsidR="00965E7D" w:rsidRPr="00FC00F3">
        <w:rPr>
          <w:rFonts w:ascii="Times New Roman" w:hAnsi="Times New Roman" w:cs="Times New Roman"/>
          <w:color w:val="000000"/>
          <w:sz w:val="24"/>
          <w:szCs w:val="24"/>
        </w:rPr>
        <w:t xml:space="preserve"> self-report </w:t>
      </w:r>
      <w:r w:rsidRPr="00FC00F3">
        <w:rPr>
          <w:rFonts w:ascii="Times New Roman" w:hAnsi="Times New Roman" w:cs="Times New Roman"/>
          <w:color w:val="000000"/>
          <w:sz w:val="24"/>
          <w:szCs w:val="24"/>
        </w:rPr>
        <w:t>item</w:t>
      </w:r>
      <w:r w:rsidR="00965E7D" w:rsidRPr="00FC00F3">
        <w:rPr>
          <w:rFonts w:ascii="Times New Roman" w:hAnsi="Times New Roman" w:cs="Times New Roman"/>
          <w:color w:val="000000"/>
          <w:sz w:val="24"/>
          <w:szCs w:val="24"/>
        </w:rPr>
        <w:t>s</w:t>
      </w:r>
      <w:r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kern w:val="0"/>
          <w:sz w:val="24"/>
          <w:szCs w:val="24"/>
          <w14:ligatures w14:val="none"/>
        </w:rPr>
        <w:t>each answered on a five-point scale</w:t>
      </w:r>
      <w:r w:rsidR="0005267C" w:rsidRPr="00FC00F3">
        <w:rPr>
          <w:rFonts w:ascii="Times New Roman" w:hAnsi="Times New Roman" w:cs="Times New Roman"/>
          <w:color w:val="000000"/>
          <w:kern w:val="0"/>
          <w:sz w:val="24"/>
          <w:szCs w:val="24"/>
          <w14:ligatures w14:val="none"/>
        </w:rPr>
        <w:t xml:space="preserve">. </w:t>
      </w:r>
      <w:r w:rsidR="00965E7D" w:rsidRPr="00FC00F3">
        <w:rPr>
          <w:rFonts w:ascii="Times New Roman" w:hAnsi="Times New Roman" w:cs="Times New Roman"/>
          <w:color w:val="000000"/>
          <w:sz w:val="24"/>
          <w:szCs w:val="24"/>
        </w:rPr>
        <w:t>Items load onto</w:t>
      </w:r>
      <w:r w:rsidRPr="00FC00F3">
        <w:rPr>
          <w:rFonts w:ascii="Times New Roman" w:hAnsi="Times New Roman" w:cs="Times New Roman"/>
          <w:color w:val="000000"/>
          <w:sz w:val="24"/>
          <w:szCs w:val="24"/>
        </w:rPr>
        <w:t xml:space="preserve"> three subscales: ‘Parental Distress’, ‘Parent–child Dysfunctional Interaction’, and ‘Difficult Child’, </w:t>
      </w:r>
      <w:r w:rsidR="00965E7D" w:rsidRPr="00FC00F3">
        <w:rPr>
          <w:rFonts w:ascii="Times New Roman" w:hAnsi="Times New Roman" w:cs="Times New Roman"/>
          <w:color w:val="000000"/>
          <w:sz w:val="24"/>
          <w:szCs w:val="24"/>
        </w:rPr>
        <w:t xml:space="preserve">and a total score </w:t>
      </w:r>
      <w:r w:rsidR="007556E4" w:rsidRPr="00FC00F3">
        <w:rPr>
          <w:rFonts w:ascii="Times New Roman" w:hAnsi="Times New Roman" w:cs="Times New Roman"/>
          <w:color w:val="000000"/>
          <w:sz w:val="24"/>
          <w:szCs w:val="24"/>
        </w:rPr>
        <w:t xml:space="preserve">(score range </w:t>
      </w:r>
      <w:r w:rsidR="00AB284B" w:rsidRPr="00FC00F3">
        <w:rPr>
          <w:rFonts w:ascii="Times New Roman" w:hAnsi="Times New Roman" w:cs="Times New Roman"/>
          <w:color w:val="000000"/>
          <w:sz w:val="24"/>
          <w:szCs w:val="24"/>
        </w:rPr>
        <w:t xml:space="preserve">= </w:t>
      </w:r>
      <w:r w:rsidR="007556E4" w:rsidRPr="00FC00F3">
        <w:rPr>
          <w:rFonts w:ascii="Times New Roman" w:hAnsi="Times New Roman" w:cs="Times New Roman"/>
          <w:color w:val="000000"/>
          <w:sz w:val="24"/>
          <w:szCs w:val="24"/>
        </w:rPr>
        <w:t>36-180</w:t>
      </w:r>
      <w:r w:rsidR="00965E7D" w:rsidRPr="00FC00F3">
        <w:rPr>
          <w:rFonts w:ascii="Times New Roman" w:hAnsi="Times New Roman" w:cs="Times New Roman"/>
          <w:color w:val="000000"/>
          <w:sz w:val="24"/>
          <w:szCs w:val="24"/>
        </w:rPr>
        <w:t>; h</w:t>
      </w:r>
      <w:r w:rsidRPr="00FC00F3">
        <w:rPr>
          <w:rFonts w:ascii="Times New Roman" w:hAnsi="Times New Roman" w:cs="Times New Roman"/>
          <w:color w:val="000000"/>
          <w:sz w:val="24"/>
          <w:szCs w:val="24"/>
        </w:rPr>
        <w:t>igher scores indicat</w:t>
      </w:r>
      <w:r w:rsidR="007556E4" w:rsidRPr="00FC00F3">
        <w:rPr>
          <w:rFonts w:ascii="Times New Roman" w:hAnsi="Times New Roman" w:cs="Times New Roman"/>
          <w:color w:val="000000"/>
          <w:sz w:val="24"/>
          <w:szCs w:val="24"/>
        </w:rPr>
        <w:t>e greater</w:t>
      </w:r>
      <w:r w:rsidRPr="00FC00F3">
        <w:rPr>
          <w:rFonts w:ascii="Times New Roman" w:hAnsi="Times New Roman" w:cs="Times New Roman"/>
          <w:color w:val="000000"/>
          <w:sz w:val="24"/>
          <w:szCs w:val="24"/>
        </w:rPr>
        <w:t xml:space="preserve"> </w:t>
      </w:r>
      <w:r w:rsidR="00965E7D" w:rsidRPr="00FC00F3">
        <w:rPr>
          <w:rFonts w:ascii="Times New Roman" w:hAnsi="Times New Roman" w:cs="Times New Roman"/>
          <w:color w:val="000000"/>
          <w:sz w:val="24"/>
          <w:szCs w:val="24"/>
        </w:rPr>
        <w:t>parenting stress</w:t>
      </w:r>
      <w:r w:rsidR="007556E4" w:rsidRPr="00FC00F3">
        <w:rPr>
          <w:rFonts w:ascii="Times New Roman" w:hAnsi="Times New Roman" w:cs="Times New Roman"/>
          <w:color w:val="000000"/>
          <w:sz w:val="24"/>
          <w:szCs w:val="24"/>
        </w:rPr>
        <w:t>)</w:t>
      </w:r>
      <w:r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kern w:val="0"/>
          <w:sz w:val="24"/>
          <w:szCs w:val="24"/>
          <w14:ligatures w14:val="none"/>
        </w:rPr>
        <w:t xml:space="preserve">In the current study, the </w:t>
      </w:r>
      <w:r w:rsidR="004D6A26" w:rsidRPr="00FC00F3">
        <w:rPr>
          <w:rFonts w:ascii="Times New Roman" w:hAnsi="Times New Roman" w:cs="Times New Roman"/>
          <w:color w:val="000000"/>
          <w:kern w:val="0"/>
          <w:sz w:val="24"/>
          <w:szCs w:val="24"/>
          <w14:ligatures w14:val="none"/>
        </w:rPr>
        <w:t>C</w:t>
      </w:r>
      <w:r w:rsidRPr="00FC00F3">
        <w:rPr>
          <w:rFonts w:ascii="Times New Roman" w:hAnsi="Times New Roman" w:cs="Times New Roman"/>
          <w:color w:val="000000"/>
          <w:kern w:val="0"/>
          <w:sz w:val="24"/>
          <w:szCs w:val="24"/>
          <w14:ligatures w14:val="none"/>
        </w:rPr>
        <w:t xml:space="preserve">ronbach’s alphas for the </w:t>
      </w:r>
      <w:r w:rsidR="004D6A26" w:rsidRPr="00FC00F3">
        <w:rPr>
          <w:rFonts w:ascii="Times New Roman" w:hAnsi="Times New Roman" w:cs="Times New Roman"/>
          <w:color w:val="000000"/>
          <w:sz w:val="24"/>
          <w:szCs w:val="24"/>
        </w:rPr>
        <w:t>PSI-SF</w:t>
      </w:r>
      <w:r w:rsidRPr="00FC00F3">
        <w:rPr>
          <w:rFonts w:ascii="Times New Roman" w:hAnsi="Times New Roman" w:cs="Times New Roman"/>
          <w:color w:val="000000"/>
          <w:kern w:val="0"/>
          <w:sz w:val="24"/>
          <w:szCs w:val="24"/>
          <w14:ligatures w14:val="none"/>
        </w:rPr>
        <w:t xml:space="preserve"> </w:t>
      </w:r>
      <w:r w:rsidR="009277E1" w:rsidRPr="00FC00F3">
        <w:rPr>
          <w:rFonts w:ascii="Times New Roman" w:hAnsi="Times New Roman" w:cs="Times New Roman"/>
          <w:color w:val="000000"/>
          <w:kern w:val="0"/>
          <w:sz w:val="24"/>
          <w:szCs w:val="24"/>
          <w14:ligatures w14:val="none"/>
        </w:rPr>
        <w:t>at T1 was</w:t>
      </w:r>
      <w:r w:rsidRPr="00FC00F3">
        <w:rPr>
          <w:rFonts w:ascii="Times New Roman" w:hAnsi="Times New Roman" w:cs="Times New Roman"/>
          <w:color w:val="000000"/>
          <w:kern w:val="0"/>
          <w:sz w:val="24"/>
          <w:szCs w:val="24"/>
          <w14:ligatures w14:val="none"/>
        </w:rPr>
        <w:t xml:space="preserve"> </w:t>
      </w:r>
      <w:r w:rsidR="00793CAF" w:rsidRPr="00FC00F3">
        <w:rPr>
          <w:rFonts w:ascii="Times New Roman" w:hAnsi="Times New Roman" w:cs="Times New Roman"/>
          <w:color w:val="000000"/>
          <w:kern w:val="0"/>
          <w:sz w:val="24"/>
          <w:szCs w:val="24"/>
          <w14:ligatures w14:val="none"/>
        </w:rPr>
        <w:t>.91</w:t>
      </w:r>
      <w:r w:rsidR="009277E1" w:rsidRPr="00FC00F3">
        <w:rPr>
          <w:rFonts w:ascii="Times New Roman" w:hAnsi="Times New Roman" w:cs="Times New Roman"/>
          <w:color w:val="000000"/>
          <w:kern w:val="0"/>
          <w:sz w:val="24"/>
          <w:szCs w:val="24"/>
          <w14:ligatures w14:val="none"/>
        </w:rPr>
        <w:t>.</w:t>
      </w:r>
      <w:r w:rsidR="00E1285E" w:rsidRPr="00FC00F3">
        <w:rPr>
          <w:rFonts w:ascii="Times New Roman" w:hAnsi="Times New Roman" w:cs="Times New Roman"/>
          <w:color w:val="000000"/>
          <w:kern w:val="0"/>
          <w:sz w:val="24"/>
          <w:szCs w:val="24"/>
          <w14:ligatures w14:val="none"/>
        </w:rPr>
        <w:t xml:space="preserve"> </w:t>
      </w:r>
    </w:p>
    <w:p w14:paraId="427893F7" w14:textId="77777777" w:rsidR="00603B0B" w:rsidRPr="00FC00F3" w:rsidRDefault="00603B0B" w:rsidP="00F005FF">
      <w:pPr>
        <w:widowControl w:val="0"/>
        <w:autoSpaceDE w:val="0"/>
        <w:autoSpaceDN w:val="0"/>
        <w:adjustRightInd w:val="0"/>
        <w:spacing w:line="480" w:lineRule="auto"/>
        <w:ind w:firstLine="720"/>
        <w:contextualSpacing/>
        <w:rPr>
          <w:rFonts w:ascii="Times New Roman" w:eastAsia="Times New Roman" w:hAnsi="Times New Roman" w:cs="Times New Roman"/>
          <w:b/>
          <w:iCs/>
          <w:sz w:val="24"/>
          <w:szCs w:val="24"/>
          <w:lang w:val="en-GB" w:eastAsia="en-GB"/>
        </w:rPr>
      </w:pPr>
      <w:r w:rsidRPr="00FC00F3">
        <w:rPr>
          <w:rFonts w:ascii="Times New Roman" w:eastAsia="Times New Roman" w:hAnsi="Times New Roman" w:cs="Times New Roman"/>
          <w:b/>
          <w:iCs/>
          <w:sz w:val="24"/>
          <w:szCs w:val="24"/>
          <w:lang w:val="en-GB" w:eastAsia="en-GB"/>
        </w:rPr>
        <w:t>Child Outcomes</w:t>
      </w:r>
    </w:p>
    <w:p w14:paraId="52D49D11" w14:textId="4E662CE3" w:rsidR="005D2B98" w:rsidRPr="00FC00F3" w:rsidRDefault="00F005FF" w:rsidP="0065248C">
      <w:pPr>
        <w:widowControl w:val="0"/>
        <w:autoSpaceDE w:val="0"/>
        <w:autoSpaceDN w:val="0"/>
        <w:adjustRightInd w:val="0"/>
        <w:spacing w:line="480" w:lineRule="auto"/>
        <w:ind w:firstLine="720"/>
        <w:contextualSpacing/>
        <w:rPr>
          <w:rFonts w:ascii="Times New Roman" w:hAnsi="Times New Roman" w:cs="Times New Roman"/>
          <w:color w:val="000000"/>
          <w:sz w:val="24"/>
          <w:szCs w:val="24"/>
        </w:rPr>
      </w:pPr>
      <w:bookmarkStart w:id="73" w:name="_Hlk161651999"/>
      <w:r w:rsidRPr="00FC00F3">
        <w:rPr>
          <w:rFonts w:ascii="Times New Roman" w:hAnsi="Times New Roman" w:cs="Times New Roman"/>
          <w:b/>
          <w:bCs/>
          <w:color w:val="000000"/>
          <w:sz w:val="24"/>
          <w:szCs w:val="24"/>
        </w:rPr>
        <w:t>Child social-emotional functioning</w:t>
      </w:r>
      <w:r w:rsidRPr="00FC00F3">
        <w:rPr>
          <w:rFonts w:ascii="Times New Roman" w:hAnsi="Times New Roman" w:cs="Times New Roman"/>
          <w:color w:val="000000"/>
          <w:sz w:val="24"/>
          <w:szCs w:val="24"/>
        </w:rPr>
        <w:t xml:space="preserve"> </w:t>
      </w:r>
      <w:bookmarkEnd w:id="73"/>
      <w:r w:rsidR="0065248C" w:rsidRPr="00FC00F3">
        <w:rPr>
          <w:rFonts w:ascii="Times New Roman" w:eastAsia="Times New Roman" w:hAnsi="Times New Roman" w:cs="Times New Roman"/>
          <w:kern w:val="0"/>
          <w:sz w:val="24"/>
          <w:szCs w:val="24"/>
          <w:lang w:val="en-GB" w:eastAsia="en-GB"/>
          <w14:ligatures w14:val="none"/>
        </w:rPr>
        <w:t xml:space="preserve">was assessed with the </w:t>
      </w:r>
      <w:r w:rsidR="0065248C" w:rsidRPr="00FC00F3">
        <w:rPr>
          <w:rFonts w:ascii="Times New Roman" w:hAnsi="Times New Roman" w:cs="Times New Roman"/>
          <w:color w:val="000000"/>
          <w:sz w:val="24"/>
          <w:szCs w:val="24"/>
        </w:rPr>
        <w:t xml:space="preserve">Devereux Early Childhood Assessment </w:t>
      </w:r>
      <w:r w:rsidR="0065248C" w:rsidRPr="00FC00F3">
        <w:rPr>
          <w:rFonts w:ascii="Times New Roman" w:hAnsi="Times New Roman" w:cs="Times New Roman"/>
          <w:color w:val="000000"/>
          <w:sz w:val="24"/>
          <w:szCs w:val="24"/>
        </w:rPr>
        <w:fldChar w:fldCharType="begin"/>
      </w:r>
      <w:r w:rsidR="00D2403F">
        <w:rPr>
          <w:rFonts w:ascii="Times New Roman" w:hAnsi="Times New Roman" w:cs="Times New Roman"/>
          <w:color w:val="000000"/>
          <w:sz w:val="24"/>
          <w:szCs w:val="24"/>
        </w:rPr>
        <w:instrText xml:space="preserve"> ADDIN EN.CITE &lt;EndNote&gt;&lt;Cite&gt;&lt;Author&gt;LeBuffe&lt;/Author&gt;&lt;Year&gt;2009&lt;/Year&gt;&lt;RecNum&gt;1186&lt;/RecNum&gt;&lt;Prefix&gt;DECA`; &lt;/Prefix&gt;&lt;DisplayText&gt;(DECA; LeBuffe &amp;amp; Naglieri, 2009; Powell et al., 2007)&lt;/DisplayText&gt;&lt;record&gt;&lt;rec-number&gt;1186&lt;/rec-number&gt;&lt;foreign-keys&gt;&lt;key app="EN" db-id="xpzvv0f2z5pxwhed0r6xa9er59e9pdxvards" timestamp="1552879049"&gt;1186&lt;/key&gt;&lt;/foreign-keys&gt;&lt;ref-type name="Journal Article"&gt;17&lt;/ref-type&gt;&lt;contributors&gt;&lt;authors&gt;&lt;author&gt;LeBuffe, P.A.&lt;/author&gt;&lt;author&gt;Naglieri, J.A.&lt;/author&gt;&lt;/authors&gt;&lt;/contributors&gt;&lt;titles&gt;&lt;title&gt;The Devereux Early Childhood Assessment (DECA): A Measure of Within-Child Protective Factors in Preschool Children&lt;/title&gt;&lt;secondary-title&gt;NHSA Dialog&lt;/secondary-title&gt;&lt;/titles&gt;&lt;periodical&gt;&lt;full-title&gt;NHSA Dialog&lt;/full-title&gt;&lt;/periodical&gt;&lt;pages&gt;75-80&lt;/pages&gt;&lt;volume&gt;3&lt;/volume&gt;&lt;number&gt;1&lt;/number&gt;&lt;dates&gt;&lt;year&gt;2009&lt;/year&gt;&lt;/dates&gt;&lt;urls&gt;&lt;/urls&gt;&lt;/record&gt;&lt;/Cite&gt;&lt;Cite&gt;&lt;Author&gt;Powell&lt;/Author&gt;&lt;Year&gt;2007&lt;/Year&gt;&lt;RecNum&gt;1467&lt;/RecNum&gt;&lt;record&gt;&lt;rec-number&gt;1467&lt;/rec-number&gt;&lt;foreign-keys&gt;&lt;key app="EN" db-id="ards0dvaofa9d9es2f6vrf9iarwfp0z2w20v" timestamp="1696903321" guid="c9f873cd-1063-461d-ba92-852b76550409"&gt;1467&lt;/key&gt;&lt;/foreign-keys&gt;&lt;ref-type name="Book"&gt;6&lt;/ref-type&gt;&lt;contributors&gt;&lt;authors&gt;&lt;author&gt;Powell, G.&lt;/author&gt;&lt;author&gt;Mackrain, M.&lt;/author&gt;&lt;author&gt;LeBuffe, P.&lt;/author&gt;&lt;/authors&gt;&lt;/contributors&gt;&lt;titles&gt;&lt;title&gt;Devereux Early Childhood Assessment for Infants and Toddlers&lt;/title&gt;&lt;/titles&gt;&lt;dates&gt;&lt;year&gt;2007&lt;/year&gt;&lt;/dates&gt;&lt;pub-location&gt;Lewisville, NC&lt;/pub-location&gt;&lt;publisher&gt;Kaplan Early Learning Corporation&lt;/publisher&gt;&lt;urls&gt;&lt;/urls&gt;&lt;/record&gt;&lt;/Cite&gt;&lt;/EndNote&gt;</w:instrText>
      </w:r>
      <w:r w:rsidR="0065248C" w:rsidRPr="00FC00F3">
        <w:rPr>
          <w:rFonts w:ascii="Times New Roman" w:hAnsi="Times New Roman" w:cs="Times New Roman"/>
          <w:color w:val="000000"/>
          <w:sz w:val="24"/>
          <w:szCs w:val="24"/>
        </w:rPr>
        <w:fldChar w:fldCharType="separate"/>
      </w:r>
      <w:r w:rsidR="00D2403F">
        <w:rPr>
          <w:rFonts w:ascii="Times New Roman" w:hAnsi="Times New Roman" w:cs="Times New Roman"/>
          <w:noProof/>
          <w:color w:val="000000"/>
          <w:sz w:val="24"/>
          <w:szCs w:val="24"/>
        </w:rPr>
        <w:t>(DECA; LeBuffe &amp; Naglieri, 2009; Powell et al., 2007)</w:t>
      </w:r>
      <w:r w:rsidR="0065248C" w:rsidRPr="00FC00F3">
        <w:rPr>
          <w:rFonts w:ascii="Times New Roman" w:hAnsi="Times New Roman" w:cs="Times New Roman"/>
          <w:color w:val="000000"/>
          <w:sz w:val="24"/>
          <w:szCs w:val="24"/>
        </w:rPr>
        <w:fldChar w:fldCharType="end"/>
      </w:r>
      <w:r w:rsidR="0065248C" w:rsidRPr="00FC00F3">
        <w:rPr>
          <w:rFonts w:ascii="Times New Roman" w:eastAsia="Times New Roman" w:hAnsi="Times New Roman" w:cs="Times New Roman"/>
          <w:kern w:val="0"/>
          <w:sz w:val="24"/>
          <w:szCs w:val="24"/>
          <w:lang w:val="en-GB" w:eastAsia="en-GB"/>
          <w14:ligatures w14:val="none"/>
        </w:rPr>
        <w:t xml:space="preserve">, and the </w:t>
      </w:r>
      <w:r w:rsidR="008E27A1" w:rsidRPr="00FC00F3">
        <w:rPr>
          <w:rFonts w:ascii="Times New Roman" w:eastAsia="Times New Roman" w:hAnsi="Times New Roman" w:cs="Times New Roman"/>
          <w:kern w:val="0"/>
          <w:sz w:val="24"/>
          <w:szCs w:val="24"/>
          <w:lang w:val="en-GB" w:eastAsia="en-GB"/>
          <w14:ligatures w14:val="none"/>
        </w:rPr>
        <w:t xml:space="preserve">Brief </w:t>
      </w:r>
      <w:r w:rsidR="008E27A1" w:rsidRPr="00FC00F3">
        <w:rPr>
          <w:rFonts w:ascii="Times New Roman" w:eastAsia="Times New Roman" w:hAnsi="Times New Roman" w:cs="Times New Roman"/>
          <w:kern w:val="0"/>
          <w:sz w:val="24"/>
          <w:szCs w:val="24"/>
          <w:lang w:val="en-GB" w:eastAsia="en-GB"/>
          <w14:ligatures w14:val="none"/>
        </w:rPr>
        <w:lastRenderedPageBreak/>
        <w:t xml:space="preserve">Infant-Toddler Social Emotional Assessment </w:t>
      </w:r>
      <w:r w:rsidR="008E27A1"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008E27A1" w:rsidRPr="00FC00F3">
        <w:rPr>
          <w:rFonts w:ascii="Times New Roman" w:eastAsia="Times New Roman" w:hAnsi="Times New Roman" w:cs="Times New Roman"/>
          <w:kern w:val="0"/>
          <w:sz w:val="24"/>
          <w:szCs w:val="24"/>
          <w:lang w:val="en-GB" w:eastAsia="en-GB"/>
          <w14:ligatures w14:val="none"/>
        </w:rPr>
      </w:r>
      <w:r w:rsidR="008E27A1"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(BITSEA; Briggs-Gowan et al., 2004; Briggs-Gowan et al., 2013)</w:t>
      </w:r>
      <w:r w:rsidR="008E27A1" w:rsidRPr="00FC00F3">
        <w:rPr>
          <w:rFonts w:ascii="Times New Roman" w:eastAsia="Times New Roman" w:hAnsi="Times New Roman" w:cs="Times New Roman"/>
          <w:kern w:val="0"/>
          <w:sz w:val="24"/>
          <w:szCs w:val="24"/>
          <w:lang w:val="en-GB" w:eastAsia="en-GB"/>
          <w14:ligatures w14:val="none"/>
        </w:rPr>
        <w:fldChar w:fldCharType="end"/>
      </w:r>
      <w:r w:rsidR="008E27A1" w:rsidRPr="00FC00F3">
        <w:rPr>
          <w:rFonts w:ascii="Times New Roman" w:eastAsia="Times New Roman" w:hAnsi="Times New Roman" w:cs="Times New Roman"/>
          <w:kern w:val="0"/>
          <w:sz w:val="24"/>
          <w:szCs w:val="24"/>
          <w:lang w:val="en-GB" w:eastAsia="en-GB"/>
          <w14:ligatures w14:val="none"/>
        </w:rPr>
        <w:t>.</w:t>
      </w:r>
      <w:r w:rsidR="0065248C" w:rsidRPr="00FC00F3">
        <w:rPr>
          <w:rFonts w:ascii="Times New Roman" w:eastAsia="Times New Roman" w:hAnsi="Times New Roman" w:cs="Times New Roman"/>
          <w:kern w:val="0"/>
          <w:sz w:val="24"/>
          <w:szCs w:val="24"/>
          <w:lang w:val="en-GB" w:eastAsia="en-GB"/>
          <w14:ligatures w14:val="none"/>
        </w:rPr>
        <w:t xml:space="preserve"> </w:t>
      </w:r>
      <w:r w:rsidR="0065248C" w:rsidRPr="00FC00F3">
        <w:rPr>
          <w:rFonts w:ascii="Times New Roman" w:hAnsi="Times New Roman" w:cs="Times New Roman"/>
          <w:color w:val="000000"/>
          <w:sz w:val="24"/>
          <w:szCs w:val="24"/>
        </w:rPr>
        <w:t>The</w:t>
      </w:r>
      <w:r w:rsidRPr="00FC00F3">
        <w:rPr>
          <w:rFonts w:ascii="Times New Roman" w:hAnsi="Times New Roman" w:cs="Times New Roman"/>
          <w:color w:val="000000"/>
          <w:sz w:val="24"/>
          <w:szCs w:val="24"/>
        </w:rPr>
        <w:t xml:space="preserve"> </w:t>
      </w:r>
      <w:r w:rsidR="008E27A1" w:rsidRPr="00FC00F3">
        <w:rPr>
          <w:rFonts w:ascii="Times New Roman" w:hAnsi="Times New Roman" w:cs="Times New Roman"/>
          <w:color w:val="000000"/>
          <w:sz w:val="24"/>
          <w:szCs w:val="24"/>
        </w:rPr>
        <w:t>DECA</w:t>
      </w:r>
      <w:r w:rsidR="0065248C" w:rsidRPr="00FC00F3">
        <w:rPr>
          <w:rFonts w:ascii="Times New Roman" w:hAnsi="Times New Roman" w:cs="Times New Roman"/>
          <w:color w:val="000000"/>
          <w:sz w:val="24"/>
          <w:szCs w:val="24"/>
        </w:rPr>
        <w:t xml:space="preserve"> is</w:t>
      </w:r>
      <w:r w:rsidRPr="00FC00F3">
        <w:rPr>
          <w:rFonts w:ascii="Times New Roman" w:hAnsi="Times New Roman" w:cs="Times New Roman"/>
          <w:color w:val="000000"/>
          <w:sz w:val="24"/>
          <w:szCs w:val="24"/>
        </w:rPr>
        <w:t xml:space="preserve"> a strengths-based parent-report scale designed to assess emotional, social, and </w:t>
      </w:r>
      <w:proofErr w:type="spellStart"/>
      <w:r w:rsidR="000C268D" w:rsidRPr="00FC00F3">
        <w:rPr>
          <w:rFonts w:ascii="Times New Roman" w:hAnsi="Times New Roman" w:cs="Times New Roman"/>
          <w:color w:val="000000"/>
          <w:sz w:val="24"/>
          <w:szCs w:val="24"/>
        </w:rPr>
        <w:t>behavioral</w:t>
      </w:r>
      <w:proofErr w:type="spellEnd"/>
      <w:r w:rsidRPr="00FC00F3">
        <w:rPr>
          <w:rFonts w:ascii="Times New Roman" w:hAnsi="Times New Roman" w:cs="Times New Roman"/>
          <w:color w:val="000000"/>
          <w:sz w:val="24"/>
          <w:szCs w:val="24"/>
        </w:rPr>
        <w:t xml:space="preserve"> capacities during early childhood. </w:t>
      </w:r>
      <w:r w:rsidR="00A07837" w:rsidRPr="00FC00F3">
        <w:rPr>
          <w:rFonts w:ascii="Times New Roman" w:hAnsi="Times New Roman" w:cs="Times New Roman"/>
          <w:color w:val="000000"/>
          <w:sz w:val="24"/>
          <w:szCs w:val="24"/>
        </w:rPr>
        <w:t>It has</w:t>
      </w:r>
      <w:r w:rsidRPr="00FC00F3">
        <w:rPr>
          <w:rFonts w:ascii="Times New Roman" w:hAnsi="Times New Roman" w:cs="Times New Roman"/>
          <w:color w:val="000000"/>
          <w:sz w:val="24"/>
          <w:szCs w:val="24"/>
        </w:rPr>
        <w:t xml:space="preserve"> two aged-based versions, an infant version (DECA-I; designed for ages 1-18 months; 33 items) and a toddler version (DECA-T; designed for ages 18-36 months; 36 item</w:t>
      </w:r>
      <w:r w:rsidR="004D6A26" w:rsidRPr="00FC00F3">
        <w:rPr>
          <w:rFonts w:ascii="Times New Roman" w:hAnsi="Times New Roman" w:cs="Times New Roman"/>
          <w:color w:val="000000"/>
          <w:sz w:val="24"/>
          <w:szCs w:val="24"/>
        </w:rPr>
        <w:t>s)</w:t>
      </w:r>
      <w:r w:rsidRPr="00FC00F3">
        <w:rPr>
          <w:rFonts w:ascii="Times New Roman" w:hAnsi="Times New Roman" w:cs="Times New Roman"/>
          <w:color w:val="000000"/>
          <w:sz w:val="24"/>
          <w:szCs w:val="24"/>
        </w:rPr>
        <w:t xml:space="preserve">. The DECA-I comprises two scales (initiative, attachment/relationships) </w:t>
      </w:r>
      <w:r w:rsidR="00603B0B" w:rsidRPr="00FC00F3">
        <w:rPr>
          <w:rFonts w:ascii="Times New Roman" w:hAnsi="Times New Roman" w:cs="Times New Roman"/>
          <w:color w:val="000000"/>
          <w:sz w:val="24"/>
          <w:szCs w:val="24"/>
        </w:rPr>
        <w:t>and the</w:t>
      </w:r>
      <w:r w:rsidRPr="00FC00F3">
        <w:rPr>
          <w:rFonts w:ascii="Times New Roman" w:hAnsi="Times New Roman" w:cs="Times New Roman"/>
          <w:color w:val="000000"/>
          <w:sz w:val="24"/>
          <w:szCs w:val="24"/>
        </w:rPr>
        <w:t xml:space="preserve"> DECA-T comprises three subscales (initiative, attachment/relationships, self-regulation). In this study, </w:t>
      </w:r>
      <w:r w:rsidR="00603B0B" w:rsidRPr="00FC00F3">
        <w:rPr>
          <w:rFonts w:ascii="Times New Roman" w:hAnsi="Times New Roman" w:cs="Times New Roman"/>
          <w:color w:val="000000"/>
          <w:sz w:val="24"/>
          <w:szCs w:val="24"/>
        </w:rPr>
        <w:t>parents</w:t>
      </w:r>
      <w:r w:rsidRPr="00FC00F3">
        <w:rPr>
          <w:rFonts w:ascii="Times New Roman" w:hAnsi="Times New Roman" w:cs="Times New Roman"/>
          <w:color w:val="000000"/>
          <w:sz w:val="24"/>
          <w:szCs w:val="24"/>
        </w:rPr>
        <w:t xml:space="preserve"> complete</w:t>
      </w:r>
      <w:r w:rsidR="00603B0B" w:rsidRPr="00FC00F3">
        <w:rPr>
          <w:rFonts w:ascii="Times New Roman" w:hAnsi="Times New Roman" w:cs="Times New Roman"/>
          <w:color w:val="000000"/>
          <w:sz w:val="24"/>
          <w:szCs w:val="24"/>
        </w:rPr>
        <w:t>d</w:t>
      </w:r>
      <w:r w:rsidRPr="00FC00F3">
        <w:rPr>
          <w:rFonts w:ascii="Times New Roman" w:hAnsi="Times New Roman" w:cs="Times New Roman"/>
          <w:color w:val="000000"/>
          <w:sz w:val="24"/>
          <w:szCs w:val="24"/>
        </w:rPr>
        <w:t xml:space="preserve"> the DECA-I or DECA-T depending on the</w:t>
      </w:r>
      <w:r w:rsidR="00603B0B" w:rsidRPr="00FC00F3">
        <w:rPr>
          <w:rFonts w:ascii="Times New Roman" w:hAnsi="Times New Roman" w:cs="Times New Roman"/>
          <w:color w:val="000000"/>
          <w:sz w:val="24"/>
          <w:szCs w:val="24"/>
        </w:rPr>
        <w:t xml:space="preserve"> </w:t>
      </w:r>
      <w:r w:rsidRPr="00FC00F3">
        <w:rPr>
          <w:rFonts w:ascii="Times New Roman" w:hAnsi="Times New Roman" w:cs="Times New Roman"/>
          <w:color w:val="000000"/>
          <w:sz w:val="24"/>
          <w:szCs w:val="24"/>
        </w:rPr>
        <w:t>age</w:t>
      </w:r>
      <w:r w:rsidR="00603B0B" w:rsidRPr="00FC00F3">
        <w:rPr>
          <w:rFonts w:ascii="Times New Roman" w:hAnsi="Times New Roman" w:cs="Times New Roman"/>
          <w:color w:val="000000"/>
          <w:sz w:val="24"/>
          <w:szCs w:val="24"/>
        </w:rPr>
        <w:t xml:space="preserve"> of their child</w:t>
      </w:r>
      <w:r w:rsidR="004D6A26" w:rsidRPr="00FC00F3">
        <w:rPr>
          <w:rFonts w:ascii="Times New Roman" w:hAnsi="Times New Roman" w:cs="Times New Roman"/>
          <w:color w:val="000000"/>
          <w:sz w:val="24"/>
          <w:szCs w:val="24"/>
        </w:rPr>
        <w:t xml:space="preserve">; t-scores were calculated and used to enable inclusion of participants who completed the two different forms of the measure in the same analyses. </w:t>
      </w:r>
      <w:r w:rsidR="009277E1" w:rsidRPr="00FC00F3">
        <w:rPr>
          <w:rFonts w:ascii="Times New Roman" w:hAnsi="Times New Roman" w:cs="Times New Roman"/>
          <w:color w:val="000000"/>
          <w:sz w:val="24"/>
          <w:szCs w:val="24"/>
        </w:rPr>
        <w:t xml:space="preserve">In the current study, </w:t>
      </w:r>
      <w:r w:rsidR="00D42ADD" w:rsidRPr="00FC00F3">
        <w:rPr>
          <w:rFonts w:ascii="Times New Roman" w:hAnsi="Times New Roman" w:cs="Times New Roman"/>
          <w:color w:val="000000"/>
          <w:sz w:val="24"/>
          <w:szCs w:val="24"/>
        </w:rPr>
        <w:t>the Cronbach’s alphas for the DECA-I initiative and attachment/relationships subscales at T1 were both .93. T</w:t>
      </w:r>
      <w:r w:rsidR="009277E1" w:rsidRPr="00FC00F3">
        <w:rPr>
          <w:rFonts w:ascii="Times New Roman" w:hAnsi="Times New Roman" w:cs="Times New Roman"/>
          <w:color w:val="000000"/>
          <w:sz w:val="24"/>
          <w:szCs w:val="24"/>
        </w:rPr>
        <w:t xml:space="preserve">he </w:t>
      </w:r>
      <w:r w:rsidR="004D6A26" w:rsidRPr="00FC00F3">
        <w:rPr>
          <w:rFonts w:ascii="Times New Roman" w:hAnsi="Times New Roman" w:cs="Times New Roman"/>
          <w:color w:val="000000"/>
          <w:sz w:val="24"/>
          <w:szCs w:val="24"/>
        </w:rPr>
        <w:t>C</w:t>
      </w:r>
      <w:r w:rsidR="009277E1" w:rsidRPr="00FC00F3">
        <w:rPr>
          <w:rFonts w:ascii="Times New Roman" w:hAnsi="Times New Roman" w:cs="Times New Roman"/>
          <w:color w:val="000000"/>
          <w:sz w:val="24"/>
          <w:szCs w:val="24"/>
        </w:rPr>
        <w:t>ronbach’s alphas for the DECA</w:t>
      </w:r>
      <w:r w:rsidR="00F7656A" w:rsidRPr="00FC00F3">
        <w:rPr>
          <w:rFonts w:ascii="Times New Roman" w:hAnsi="Times New Roman" w:cs="Times New Roman"/>
          <w:color w:val="000000"/>
          <w:sz w:val="24"/>
          <w:szCs w:val="24"/>
        </w:rPr>
        <w:t>-T</w:t>
      </w:r>
      <w:r w:rsidR="009277E1" w:rsidRPr="00FC00F3">
        <w:rPr>
          <w:rFonts w:ascii="Times New Roman" w:hAnsi="Times New Roman" w:cs="Times New Roman"/>
          <w:color w:val="000000"/>
          <w:sz w:val="24"/>
          <w:szCs w:val="24"/>
        </w:rPr>
        <w:t xml:space="preserve"> initiative, attachment/relationships, and self-regulation subscales at T1 were </w:t>
      </w:r>
      <w:r w:rsidR="00D42ADD" w:rsidRPr="00FC00F3">
        <w:rPr>
          <w:rFonts w:ascii="Times New Roman" w:hAnsi="Times New Roman" w:cs="Times New Roman"/>
          <w:color w:val="000000"/>
          <w:sz w:val="24"/>
          <w:szCs w:val="24"/>
        </w:rPr>
        <w:t>.87</w:t>
      </w:r>
      <w:r w:rsidR="009277E1" w:rsidRPr="00FC00F3">
        <w:rPr>
          <w:rFonts w:ascii="Times New Roman" w:hAnsi="Times New Roman" w:cs="Times New Roman"/>
          <w:color w:val="000000"/>
          <w:sz w:val="24"/>
          <w:szCs w:val="24"/>
        </w:rPr>
        <w:t xml:space="preserve">, </w:t>
      </w:r>
      <w:r w:rsidR="00D42ADD" w:rsidRPr="00FC00F3">
        <w:rPr>
          <w:rFonts w:ascii="Times New Roman" w:hAnsi="Times New Roman" w:cs="Times New Roman"/>
          <w:color w:val="000000"/>
          <w:sz w:val="24"/>
          <w:szCs w:val="24"/>
        </w:rPr>
        <w:t>.92</w:t>
      </w:r>
      <w:r w:rsidR="009277E1" w:rsidRPr="00FC00F3">
        <w:rPr>
          <w:rFonts w:ascii="Times New Roman" w:hAnsi="Times New Roman" w:cs="Times New Roman"/>
          <w:color w:val="000000"/>
          <w:sz w:val="24"/>
          <w:szCs w:val="24"/>
        </w:rPr>
        <w:t xml:space="preserve"> and </w:t>
      </w:r>
      <w:r w:rsidR="00D42ADD" w:rsidRPr="00FC00F3">
        <w:rPr>
          <w:rFonts w:ascii="Times New Roman" w:hAnsi="Times New Roman" w:cs="Times New Roman"/>
          <w:color w:val="000000"/>
          <w:sz w:val="24"/>
          <w:szCs w:val="24"/>
        </w:rPr>
        <w:t>.68</w:t>
      </w:r>
      <w:r w:rsidR="009277E1" w:rsidRPr="00FC00F3">
        <w:rPr>
          <w:rFonts w:ascii="Times New Roman" w:hAnsi="Times New Roman" w:cs="Times New Roman"/>
          <w:color w:val="000000"/>
          <w:sz w:val="24"/>
          <w:szCs w:val="24"/>
        </w:rPr>
        <w:t>, respectively</w:t>
      </w:r>
      <w:r w:rsidR="009555A6" w:rsidRPr="00FC00F3">
        <w:rPr>
          <w:rFonts w:ascii="Times New Roman" w:hAnsi="Times New Roman" w:cs="Times New Roman"/>
          <w:color w:val="000000"/>
          <w:sz w:val="24"/>
          <w:szCs w:val="24"/>
        </w:rPr>
        <w:t>.</w:t>
      </w:r>
      <w:r w:rsidR="0065248C" w:rsidRPr="00FC00F3">
        <w:rPr>
          <w:rFonts w:ascii="Times New Roman" w:hAnsi="Times New Roman" w:cs="Times New Roman"/>
          <w:color w:val="000000"/>
          <w:sz w:val="24"/>
          <w:szCs w:val="24"/>
        </w:rPr>
        <w:t xml:space="preserve"> </w:t>
      </w:r>
    </w:p>
    <w:p w14:paraId="27F2C9C4" w14:textId="65E247A7" w:rsidR="00F005FF" w:rsidRPr="00FC00F3" w:rsidRDefault="0065248C" w:rsidP="0065248C">
      <w:pPr>
        <w:widowControl w:val="0"/>
        <w:autoSpaceDE w:val="0"/>
        <w:autoSpaceDN w:val="0"/>
        <w:adjustRightInd w:val="0"/>
        <w:spacing w:line="480" w:lineRule="auto"/>
        <w:ind w:firstLine="720"/>
        <w:contextualSpacing/>
        <w:rPr>
          <w:rFonts w:ascii="Times New Roman" w:eastAsia="Times New Roman" w:hAnsi="Times New Roman" w:cs="Times New Roman"/>
          <w:kern w:val="0"/>
          <w:sz w:val="24"/>
          <w:szCs w:val="24"/>
          <w:lang w:val="en-GB" w:eastAsia="en-GB"/>
          <w14:ligatures w14:val="none"/>
        </w:rPr>
      </w:pPr>
      <w:r w:rsidRPr="00FC00F3">
        <w:rPr>
          <w:rFonts w:ascii="Times New Roman" w:hAnsi="Times New Roman" w:cs="Times New Roman"/>
          <w:color w:val="000000"/>
          <w:sz w:val="24"/>
          <w:szCs w:val="24"/>
        </w:rPr>
        <w:t>The BITSEA</w:t>
      </w:r>
      <w:r w:rsidR="008E27A1" w:rsidRPr="00FC00F3">
        <w:rPr>
          <w:rFonts w:ascii="Times New Roman" w:hAnsi="Times New Roman" w:cs="Times New Roman"/>
          <w:color w:val="000000"/>
          <w:sz w:val="24"/>
          <w:szCs w:val="24"/>
        </w:rPr>
        <w:t xml:space="preserve"> is a parent-report screener for social-emotional issues in infants and toddlers. It comprises </w:t>
      </w:r>
      <w:r w:rsidR="0036596B" w:rsidRPr="00FC00F3">
        <w:rPr>
          <w:rFonts w:ascii="Times New Roman" w:hAnsi="Times New Roman" w:cs="Times New Roman"/>
          <w:color w:val="000000"/>
          <w:sz w:val="24"/>
          <w:szCs w:val="24"/>
        </w:rPr>
        <w:t xml:space="preserve">42 </w:t>
      </w:r>
      <w:r w:rsidR="008E27A1" w:rsidRPr="00FC00F3">
        <w:rPr>
          <w:rFonts w:ascii="Times New Roman" w:hAnsi="Times New Roman" w:cs="Times New Roman"/>
          <w:color w:val="000000"/>
          <w:sz w:val="24"/>
          <w:szCs w:val="24"/>
        </w:rPr>
        <w:t xml:space="preserve">items, each answered on a </w:t>
      </w:r>
      <w:r w:rsidR="0036596B" w:rsidRPr="00FC00F3">
        <w:rPr>
          <w:rFonts w:ascii="Times New Roman" w:hAnsi="Times New Roman" w:cs="Times New Roman"/>
          <w:color w:val="000000"/>
          <w:sz w:val="24"/>
          <w:szCs w:val="24"/>
        </w:rPr>
        <w:t>3</w:t>
      </w:r>
      <w:r w:rsidR="008E27A1" w:rsidRPr="00FC00F3">
        <w:rPr>
          <w:rFonts w:ascii="Times New Roman" w:hAnsi="Times New Roman" w:cs="Times New Roman"/>
          <w:color w:val="000000"/>
          <w:sz w:val="24"/>
          <w:szCs w:val="24"/>
        </w:rPr>
        <w:t xml:space="preserve">-point scale. Items load onto two subscales: </w:t>
      </w:r>
      <w:r w:rsidR="0036596B" w:rsidRPr="00FC00F3">
        <w:rPr>
          <w:rFonts w:ascii="Times New Roman" w:hAnsi="Times New Roman" w:cs="Times New Roman"/>
          <w:color w:val="000000"/>
          <w:sz w:val="24"/>
          <w:szCs w:val="24"/>
        </w:rPr>
        <w:t>‘General problems’</w:t>
      </w:r>
      <w:r w:rsidR="008E27A1" w:rsidRPr="00FC00F3">
        <w:rPr>
          <w:rFonts w:ascii="Times New Roman" w:hAnsi="Times New Roman" w:cs="Times New Roman"/>
          <w:color w:val="000000"/>
          <w:sz w:val="24"/>
          <w:szCs w:val="24"/>
        </w:rPr>
        <w:t xml:space="preserve"> (</w:t>
      </w:r>
      <w:r w:rsidR="0036596B" w:rsidRPr="00FC00F3">
        <w:rPr>
          <w:rFonts w:ascii="Times New Roman" w:hAnsi="Times New Roman" w:cs="Times New Roman"/>
          <w:color w:val="000000"/>
          <w:sz w:val="24"/>
          <w:szCs w:val="24"/>
        </w:rPr>
        <w:t xml:space="preserve">31 items; </w:t>
      </w:r>
      <w:r w:rsidR="008E27A1" w:rsidRPr="00FC00F3">
        <w:rPr>
          <w:rFonts w:ascii="Times New Roman" w:hAnsi="Times New Roman" w:cs="Times New Roman"/>
          <w:color w:val="000000"/>
          <w:sz w:val="24"/>
          <w:szCs w:val="24"/>
        </w:rPr>
        <w:t xml:space="preserve">higher scores indicate greater </w:t>
      </w:r>
      <w:proofErr w:type="spellStart"/>
      <w:r w:rsidR="003A01DB" w:rsidRPr="00FC00F3">
        <w:rPr>
          <w:rFonts w:ascii="Times New Roman" w:hAnsi="Times New Roman" w:cs="Times New Roman"/>
          <w:color w:val="000000"/>
          <w:sz w:val="24"/>
          <w:szCs w:val="24"/>
        </w:rPr>
        <w:t>behavior</w:t>
      </w:r>
      <w:r w:rsidR="008E27A1" w:rsidRPr="00FC00F3">
        <w:rPr>
          <w:rFonts w:ascii="Times New Roman" w:hAnsi="Times New Roman" w:cs="Times New Roman"/>
          <w:color w:val="000000"/>
          <w:sz w:val="24"/>
          <w:szCs w:val="24"/>
        </w:rPr>
        <w:t>al</w:t>
      </w:r>
      <w:proofErr w:type="spellEnd"/>
      <w:r w:rsidR="008E27A1" w:rsidRPr="00FC00F3">
        <w:rPr>
          <w:rFonts w:ascii="Times New Roman" w:hAnsi="Times New Roman" w:cs="Times New Roman"/>
          <w:color w:val="000000"/>
          <w:sz w:val="24"/>
          <w:szCs w:val="24"/>
        </w:rPr>
        <w:t xml:space="preserve"> problems) and </w:t>
      </w:r>
      <w:r w:rsidR="0036596B" w:rsidRPr="00FC00F3">
        <w:rPr>
          <w:rFonts w:ascii="Times New Roman" w:hAnsi="Times New Roman" w:cs="Times New Roman"/>
          <w:color w:val="000000"/>
          <w:sz w:val="24"/>
          <w:szCs w:val="24"/>
        </w:rPr>
        <w:t>‘</w:t>
      </w:r>
      <w:r w:rsidR="008E27A1" w:rsidRPr="00FC00F3">
        <w:rPr>
          <w:rFonts w:ascii="Times New Roman" w:hAnsi="Times New Roman" w:cs="Times New Roman"/>
          <w:color w:val="000000"/>
          <w:sz w:val="24"/>
          <w:szCs w:val="24"/>
        </w:rPr>
        <w:t>Competence</w:t>
      </w:r>
      <w:r w:rsidR="0036596B" w:rsidRPr="00FC00F3">
        <w:rPr>
          <w:rFonts w:ascii="Times New Roman" w:hAnsi="Times New Roman" w:cs="Times New Roman"/>
          <w:color w:val="000000"/>
          <w:sz w:val="24"/>
          <w:szCs w:val="24"/>
        </w:rPr>
        <w:t>’</w:t>
      </w:r>
      <w:r w:rsidR="008E27A1" w:rsidRPr="00FC00F3">
        <w:rPr>
          <w:rFonts w:ascii="Times New Roman" w:hAnsi="Times New Roman" w:cs="Times New Roman"/>
          <w:color w:val="000000"/>
          <w:sz w:val="24"/>
          <w:szCs w:val="24"/>
        </w:rPr>
        <w:t xml:space="preserve"> (</w:t>
      </w:r>
      <w:r w:rsidR="0036596B" w:rsidRPr="00FC00F3">
        <w:rPr>
          <w:rFonts w:ascii="Times New Roman" w:hAnsi="Times New Roman" w:cs="Times New Roman"/>
          <w:color w:val="000000"/>
          <w:sz w:val="24"/>
          <w:szCs w:val="24"/>
        </w:rPr>
        <w:t xml:space="preserve">11 items; </w:t>
      </w:r>
      <w:r w:rsidR="008E27A1" w:rsidRPr="00FC00F3">
        <w:rPr>
          <w:rFonts w:ascii="Times New Roman" w:hAnsi="Times New Roman" w:cs="Times New Roman"/>
          <w:color w:val="000000"/>
          <w:sz w:val="24"/>
          <w:szCs w:val="24"/>
        </w:rPr>
        <w:t xml:space="preserve">higher scores indicate better social competence). In this study, the Competence scale was used to assess </w:t>
      </w:r>
      <w:r w:rsidR="00D263DA" w:rsidRPr="00FC00F3">
        <w:rPr>
          <w:rFonts w:ascii="Times New Roman" w:hAnsi="Times New Roman" w:cs="Times New Roman"/>
          <w:color w:val="000000"/>
          <w:sz w:val="24"/>
          <w:szCs w:val="24"/>
        </w:rPr>
        <w:t xml:space="preserve">the </w:t>
      </w:r>
      <w:r w:rsidR="008E27A1" w:rsidRPr="00FC00F3">
        <w:rPr>
          <w:rFonts w:ascii="Times New Roman" w:hAnsi="Times New Roman" w:cs="Times New Roman"/>
          <w:color w:val="000000"/>
          <w:sz w:val="24"/>
          <w:szCs w:val="24"/>
        </w:rPr>
        <w:t>child</w:t>
      </w:r>
      <w:r w:rsidR="00D263DA" w:rsidRPr="00FC00F3">
        <w:rPr>
          <w:rFonts w:ascii="Times New Roman" w:hAnsi="Times New Roman" w:cs="Times New Roman"/>
          <w:color w:val="000000"/>
          <w:sz w:val="24"/>
          <w:szCs w:val="24"/>
        </w:rPr>
        <w:t>’s</w:t>
      </w:r>
      <w:r w:rsidR="008E27A1" w:rsidRPr="00FC00F3">
        <w:rPr>
          <w:rFonts w:ascii="Times New Roman" w:hAnsi="Times New Roman" w:cs="Times New Roman"/>
          <w:color w:val="000000"/>
          <w:sz w:val="24"/>
          <w:szCs w:val="24"/>
        </w:rPr>
        <w:t xml:space="preserve"> social-emotional </w:t>
      </w:r>
      <w:r w:rsidR="0036596B" w:rsidRPr="00FC00F3">
        <w:rPr>
          <w:rFonts w:ascii="Times New Roman" w:hAnsi="Times New Roman" w:cs="Times New Roman"/>
          <w:color w:val="000000"/>
          <w:sz w:val="24"/>
          <w:szCs w:val="24"/>
        </w:rPr>
        <w:t>abilities</w:t>
      </w:r>
      <w:r w:rsidR="008E27A1" w:rsidRPr="00FC00F3">
        <w:rPr>
          <w:rFonts w:ascii="Times New Roman" w:hAnsi="Times New Roman" w:cs="Times New Roman"/>
          <w:color w:val="000000"/>
          <w:sz w:val="24"/>
          <w:szCs w:val="24"/>
        </w:rPr>
        <w:t xml:space="preserve">. The Cronbach’s alpha for the </w:t>
      </w:r>
      <w:r w:rsidR="005D2B98" w:rsidRPr="00FC00F3">
        <w:rPr>
          <w:rFonts w:ascii="Times New Roman" w:hAnsi="Times New Roman" w:cs="Times New Roman"/>
          <w:color w:val="000000"/>
          <w:sz w:val="24"/>
          <w:szCs w:val="24"/>
        </w:rPr>
        <w:t xml:space="preserve">BITSEA </w:t>
      </w:r>
      <w:r w:rsidR="008E27A1" w:rsidRPr="00FC00F3">
        <w:rPr>
          <w:rFonts w:ascii="Times New Roman" w:hAnsi="Times New Roman" w:cs="Times New Roman"/>
          <w:color w:val="000000"/>
          <w:sz w:val="24"/>
          <w:szCs w:val="24"/>
        </w:rPr>
        <w:t>Competence scale at T1 was .</w:t>
      </w:r>
      <w:r w:rsidR="00A9266F" w:rsidRPr="00FC00F3">
        <w:rPr>
          <w:rFonts w:ascii="Times New Roman" w:hAnsi="Times New Roman" w:cs="Times New Roman"/>
          <w:color w:val="000000"/>
          <w:sz w:val="24"/>
          <w:szCs w:val="24"/>
        </w:rPr>
        <w:t>70</w:t>
      </w:r>
      <w:r w:rsidR="008E27A1" w:rsidRPr="00FC00F3">
        <w:rPr>
          <w:rFonts w:ascii="Times New Roman" w:hAnsi="Times New Roman" w:cs="Times New Roman"/>
          <w:color w:val="000000"/>
          <w:sz w:val="24"/>
          <w:szCs w:val="24"/>
        </w:rPr>
        <w:t>.</w:t>
      </w:r>
    </w:p>
    <w:p w14:paraId="5CDC8687" w14:textId="78FC7AD6" w:rsidR="0065248C" w:rsidRPr="00FC00F3" w:rsidRDefault="0065248C" w:rsidP="0065248C">
      <w:pPr>
        <w:widowControl w:val="0"/>
        <w:autoSpaceDE w:val="0"/>
        <w:autoSpaceDN w:val="0"/>
        <w:adjustRightInd w:val="0"/>
        <w:spacing w:line="480" w:lineRule="auto"/>
        <w:ind w:firstLine="720"/>
        <w:rPr>
          <w:rFonts w:ascii="Times New Roman" w:hAnsi="Times New Roman" w:cs="Times New Roman"/>
          <w:color w:val="000000"/>
          <w:sz w:val="24"/>
          <w:szCs w:val="24"/>
          <w:lang w:val="en-US"/>
        </w:rPr>
      </w:pPr>
      <w:bookmarkStart w:id="74" w:name="_Hlk161652030"/>
      <w:bookmarkStart w:id="75" w:name="_Hlk161652009"/>
      <w:r w:rsidRPr="00FC00F3">
        <w:rPr>
          <w:rFonts w:ascii="Times New Roman" w:hAnsi="Times New Roman" w:cs="Times New Roman"/>
          <w:b/>
          <w:bCs/>
          <w:iCs/>
          <w:color w:val="000000"/>
          <w:sz w:val="24"/>
          <w:szCs w:val="24"/>
          <w:lang w:val="en-US"/>
        </w:rPr>
        <w:t>Child attachment security</w:t>
      </w:r>
      <w:r w:rsidRPr="00FC00F3">
        <w:rPr>
          <w:rFonts w:ascii="Times New Roman" w:hAnsi="Times New Roman" w:cs="Times New Roman"/>
          <w:color w:val="000000"/>
          <w:sz w:val="24"/>
          <w:szCs w:val="24"/>
          <w:lang w:val="en-US"/>
        </w:rPr>
        <w:t xml:space="preserve"> </w:t>
      </w:r>
      <w:bookmarkEnd w:id="74"/>
      <w:r w:rsidRPr="00FC00F3">
        <w:rPr>
          <w:rFonts w:ascii="Times New Roman" w:hAnsi="Times New Roman" w:cs="Times New Roman"/>
          <w:color w:val="000000"/>
          <w:sz w:val="24"/>
          <w:szCs w:val="24"/>
          <w:lang w:val="en-US"/>
        </w:rPr>
        <w:t>was assessed in two ways allowing assessment of attachment dimensionally and categorically. First, to examine attachment security dimensionally, the video-taped home visit was coded using the Attachment Q-s</w:t>
      </w:r>
      <w:r w:rsidR="00BB49E1" w:rsidRPr="00FC00F3">
        <w:rPr>
          <w:rFonts w:ascii="Times New Roman" w:hAnsi="Times New Roman" w:cs="Times New Roman"/>
          <w:color w:val="000000"/>
          <w:sz w:val="24"/>
          <w:szCs w:val="24"/>
          <w:lang w:val="en-US"/>
        </w:rPr>
        <w:t>et</w:t>
      </w:r>
      <w:r w:rsidRPr="00FC00F3">
        <w:rPr>
          <w:rFonts w:ascii="Times New Roman" w:hAnsi="Times New Roman" w:cs="Times New Roman"/>
          <w:color w:val="000000"/>
          <w:sz w:val="24"/>
          <w:szCs w:val="24"/>
          <w:lang w:val="en-US"/>
        </w:rPr>
        <w:t xml:space="preserve"> (AQS) </w:t>
      </w:r>
      <w:r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&lt;EndNote&gt;&lt;Cite&gt;&lt;Author&gt;Vaughn&lt;/Author&gt;&lt;Year&gt;1990&lt;/Year&gt;&lt;RecNum&gt;1005&lt;/RecNum&gt;&lt;DisplayText&gt;(Vaughn &amp;amp; Waters, 1990; Waters &amp;amp; Deane, 1985)&lt;/DisplayText&gt;&lt;record&gt;&lt;rec-number&gt;1005&lt;/rec-number&gt;&lt;foreign-keys&gt;&lt;key app="EN" db-id="xpzvv0f2z5pxwhed0r6xa9er59e9pdxvards" timestamp="1552879038"&gt;1005&lt;/key&gt;&lt;/foreign-keys&gt;&lt;ref-type name="Journal Article"&gt;17&lt;/ref-type&gt;&lt;contributors&gt;&lt;authors&gt;&lt;author&gt;Vaughn, B. E.&lt;/author&gt;&lt;author&gt;Waters, E.&lt;/author&gt;&lt;/authors&gt;&lt;/contributors&gt;&lt;titles&gt;&lt;title&gt;Attachment behavior at home and in the laboratory: Q-sort observations and strange situation classifications of one-year-olds&lt;/title&gt;&lt;secondary-title&gt;Child Development&lt;/secondary-title&gt;&lt;/titles&gt;&lt;periodical&gt;&lt;full-title&gt;Child Development&lt;/full-title&gt;&lt;/periodical&gt;&lt;pages&gt;1965 – 1973&lt;/pages&gt;&lt;volume&gt;61&lt;/volume&gt;&lt;dates&gt;&lt;year&gt;1990&lt;/year&gt;&lt;/dates&gt;&lt;urls&gt;&lt;/urls&gt;&lt;/record&gt;&lt;/Cite&gt;&lt;Cite&gt;&lt;Author&gt;Waters&lt;/Author&gt;&lt;Year&gt;1985&lt;/Year&gt;&lt;RecNum&gt;1006&lt;/RecNum&gt;&lt;record&gt;&lt;rec-number&gt;1006&lt;/rec-number&gt;&lt;foreign-keys&gt;&lt;key app="EN" db-id="xpzvv0f2z5pxwhed0r6xa9er59e9pdxvards" timestamp="1552879038"&gt;1006&lt;/key&gt;&lt;/foreign-keys&gt;&lt;ref-type name="Book Section"&gt;5&lt;/ref-type&gt;&lt;contributors&gt;&lt;authors&gt;&lt;author&gt;Waters, E.&lt;/author&gt;&lt;author&gt;Deane, K.&lt;/author&gt;&lt;/authors&gt;&lt;secondary-authors&gt;&lt;author&gt;Bretherton, I.&lt;/author&gt;&lt;author&gt;Waters, E.&lt;/author&gt;&lt;/secondary-authors&gt;&lt;/contributors&gt;&lt;titles&gt;&lt;title&gt;Defining and assessing individual differences in attachment relationships: Q-methodology and the organization of behavior in infancy and early childhood&lt;/title&gt;&lt;secondary-title&gt;Growing points of attachment theory and research. Monographs of the Society for Research in Child Development, 50 (Serial No. 209)&lt;/secondary-title&gt;&lt;/titles&gt;&lt;pages&gt;41 – 65&lt;/pages&gt;&lt;dates&gt;&lt;year&gt;1985&lt;/year&gt;&lt;/dates&gt;&lt;urls&gt;&lt;/urls&gt;&lt;/record&gt;&lt;/Cite&gt;&lt;/EndNote&gt;</w:instrText>
      </w:r>
      <w:r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(Vaughn &amp; Waters, 1990; Waters &amp; Deane, 1985)</w:t>
      </w:r>
      <w:r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 xml:space="preserve">, a validated coding procedure designed to assess attachment security in a naturalistic environment in children aged 12-48 months. In the AQS, various descriptors of child behavior, including attachment behavior, are sorted into </w:t>
      </w:r>
      <w:r w:rsidRPr="00FC00F3">
        <w:rPr>
          <w:rFonts w:ascii="Times New Roman" w:hAnsi="Times New Roman" w:cs="Times New Roman"/>
          <w:color w:val="000000"/>
          <w:sz w:val="24"/>
          <w:szCs w:val="24"/>
          <w:lang w:val="en-US"/>
        </w:rPr>
        <w:lastRenderedPageBreak/>
        <w:t>nine piles from “most characteristic” to “least characteristic</w:t>
      </w:r>
      <w:r w:rsidR="00BB49E1" w:rsidRPr="00FC00F3">
        <w:rPr>
          <w:rFonts w:ascii="Times New Roman" w:hAnsi="Times New Roman" w:cs="Times New Roman"/>
          <w:color w:val="000000"/>
          <w:sz w:val="24"/>
          <w:szCs w:val="24"/>
          <w:lang w:val="en-US"/>
        </w:rPr>
        <w:t>”</w:t>
      </w:r>
      <w:r w:rsidRPr="00FC00F3">
        <w:rPr>
          <w:rFonts w:ascii="Times New Roman" w:hAnsi="Times New Roman" w:cs="Times New Roman"/>
          <w:color w:val="000000"/>
          <w:sz w:val="24"/>
          <w:szCs w:val="24"/>
          <w:lang w:val="en-US"/>
        </w:rPr>
        <w:t xml:space="preserve">. An overall security score is derived by correlating the sort for each child with a criterion sort of the prototypical behavior of a secure child.  </w:t>
      </w:r>
      <w:r w:rsidR="00142A69" w:rsidRPr="00FC00F3">
        <w:rPr>
          <w:rFonts w:ascii="Times New Roman" w:hAnsi="Times New Roman" w:cs="Times New Roman"/>
          <w:color w:val="000000"/>
          <w:sz w:val="24"/>
          <w:szCs w:val="24"/>
          <w:lang w:val="en-US"/>
        </w:rPr>
        <w:t>All home visits were video recorded and coded by 5 trained and reliable AQS coders who were masked to intervention assignment and time point; 29.7% (</w:t>
      </w:r>
      <w:r w:rsidR="00142A69" w:rsidRPr="00FC00F3">
        <w:rPr>
          <w:rFonts w:ascii="Times New Roman" w:hAnsi="Times New Roman" w:cs="Times New Roman"/>
          <w:i/>
          <w:iCs/>
          <w:color w:val="000000"/>
          <w:sz w:val="24"/>
          <w:szCs w:val="24"/>
          <w:lang w:val="en-US"/>
        </w:rPr>
        <w:t>n</w:t>
      </w:r>
      <w:r w:rsidR="00142A69" w:rsidRPr="00FC00F3">
        <w:rPr>
          <w:rFonts w:ascii="Times New Roman" w:hAnsi="Times New Roman" w:cs="Times New Roman"/>
          <w:color w:val="000000"/>
          <w:sz w:val="24"/>
          <w:szCs w:val="24"/>
          <w:lang w:val="en-US"/>
        </w:rPr>
        <w:t>=41) of the home visits were double coded</w:t>
      </w:r>
      <w:r w:rsidR="00A07837" w:rsidRPr="00FC00F3">
        <w:rPr>
          <w:rFonts w:ascii="Times New Roman" w:hAnsi="Times New Roman" w:cs="Times New Roman"/>
          <w:color w:val="000000"/>
          <w:sz w:val="24"/>
          <w:szCs w:val="24"/>
          <w:lang w:val="en-US"/>
        </w:rPr>
        <w:t xml:space="preserve"> (</w:t>
      </w:r>
      <w:r w:rsidR="00142A69" w:rsidRPr="00FC00F3">
        <w:rPr>
          <w:rFonts w:ascii="Times New Roman" w:hAnsi="Times New Roman" w:cs="Times New Roman"/>
          <w:color w:val="000000"/>
          <w:sz w:val="24"/>
          <w:szCs w:val="24"/>
          <w:lang w:val="en-US"/>
        </w:rPr>
        <w:t>ICC = 0.621</w:t>
      </w:r>
      <w:r w:rsidR="00A07837" w:rsidRPr="00FC00F3">
        <w:rPr>
          <w:rFonts w:ascii="Times New Roman" w:hAnsi="Times New Roman" w:cs="Times New Roman"/>
          <w:color w:val="000000"/>
          <w:sz w:val="24"/>
          <w:szCs w:val="24"/>
          <w:lang w:val="en-US"/>
        </w:rPr>
        <w:t xml:space="preserve">, 95% CI, </w:t>
      </w:r>
      <w:r w:rsidR="00A9266F" w:rsidRPr="00FC00F3">
        <w:rPr>
          <w:rFonts w:ascii="Times New Roman" w:hAnsi="Times New Roman" w:cs="Times New Roman"/>
          <w:color w:val="000000"/>
          <w:sz w:val="24"/>
          <w:szCs w:val="24"/>
          <w:lang w:val="en-US"/>
        </w:rPr>
        <w:t>0.4-0.86).</w:t>
      </w:r>
    </w:p>
    <w:p w14:paraId="1321DAA3" w14:textId="236B7A60" w:rsidR="0065248C" w:rsidRPr="00FC00F3" w:rsidRDefault="0065248C" w:rsidP="0065248C">
      <w:pPr>
        <w:widowControl w:val="0"/>
        <w:autoSpaceDE w:val="0"/>
        <w:autoSpaceDN w:val="0"/>
        <w:adjustRightInd w:val="0"/>
        <w:spacing w:line="480" w:lineRule="auto"/>
        <w:ind w:firstLine="720"/>
        <w:rPr>
          <w:rFonts w:ascii="Times New Roman" w:hAnsi="Times New Roman" w:cs="Times New Roman"/>
          <w:sz w:val="24"/>
          <w:szCs w:val="24"/>
        </w:rPr>
      </w:pPr>
      <w:r w:rsidRPr="00FC00F3">
        <w:rPr>
          <w:rFonts w:ascii="Times New Roman" w:hAnsi="Times New Roman" w:cs="Times New Roman"/>
          <w:color w:val="000000"/>
          <w:sz w:val="24"/>
          <w:szCs w:val="24"/>
          <w:lang w:val="en-US"/>
        </w:rPr>
        <w:t xml:space="preserve">Second, to examine attachment security categorically, including disorganization, child behavior observed during the SSP </w:t>
      </w:r>
      <w:r w:rsidR="00580F53" w:rsidRPr="00FC00F3">
        <w:rPr>
          <w:rFonts w:ascii="Times New Roman" w:hAnsi="Times New Roman" w:cs="Times New Roman"/>
          <w:color w:val="000000"/>
          <w:sz w:val="24"/>
          <w:szCs w:val="24"/>
          <w:lang w:val="en-US"/>
        </w:rPr>
        <w:t xml:space="preserve">was </w:t>
      </w:r>
      <w:r w:rsidRPr="00FC00F3">
        <w:rPr>
          <w:rFonts w:ascii="Times New Roman" w:hAnsi="Times New Roman" w:cs="Times New Roman"/>
          <w:color w:val="000000"/>
          <w:sz w:val="24"/>
          <w:szCs w:val="24"/>
          <w:lang w:val="en-US"/>
        </w:rPr>
        <w:t xml:space="preserve">coded according to the coding systems of Ainsworth </w:t>
      </w:r>
      <w:r w:rsidR="00F57763"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&lt;EndNote&gt;&lt;Cite&gt;&lt;Author&gt;Ainsworth&lt;/Author&gt;&lt;Year&gt;1978&lt;/Year&gt;&lt;RecNum&gt;26&lt;/RecNum&gt;&lt;DisplayText&gt;(Ainsworth et al., 1978)&lt;/DisplayText&gt;&lt;record&gt;&lt;rec-number&gt;26&lt;/rec-number&gt;&lt;foreign-keys&gt;&lt;key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F57763"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(Ainsworth et al., 1978)</w:t>
      </w:r>
      <w:r w:rsidR="00F57763"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 xml:space="preserve"> and Main and Solomon </w:t>
      </w:r>
      <w:r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(Main &amp; Solomon, 1986)</w:t>
      </w:r>
      <w:r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 xml:space="preserve">. The SSP has demonstrated validity </w:t>
      </w:r>
      <w:r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&lt;EndNote&gt;&lt;Cite&gt;&lt;Author&gt;Bick&lt;/Author&gt;&lt;Year&gt;2012&lt;/Year&gt;&lt;RecNum&gt;1463&lt;/RecNum&gt;&lt;DisplayText&gt;(Bick et al., 2012; Wolff &amp;amp; Ijzendoorn, 1997)&lt;/DisplayText&gt;&lt;record&gt;&lt;rec-number&gt;1463&lt;/rec-number&gt;&lt;foreign-keys&gt;&lt;key app="EN" db-id="ards0dvaofa9d9es2f6vrf9iarwfp0z2w20v" timestamp="1696903320" guid="d0c4e711-3429-4198-9b18-adcdff23ea83"&gt;1463&lt;/key&gt;&lt;/foreign-keys&gt;&lt;ref-type name="Journal Article"&gt;17&lt;/ref-type&gt;&lt;contributors&gt;&lt;authors&gt;&lt;author&gt;Bick, J.&lt;/author&gt;&lt;author&gt;Dozier, M.&lt;/author&gt;&lt;author&gt;Perkins, E.&lt;/author&gt;&lt;/authors&gt;&lt;/contributors&gt;&lt;titles&gt;&lt;title&gt;Convergence between attachment classifications and natural reunion behavior among children and parents in a child care setting&lt;/title&gt;&lt;secondary-title&gt;Attach Hum Dev&lt;/secondary-title&gt;&lt;/titles&gt;&lt;periodical&gt;&lt;full-title&gt;Attach Hum Dev&lt;/full-title&gt;&lt;/periodical&gt;&lt;pages&gt;1-10&lt;/pages&gt;&lt;volume&gt;14&lt;/volume&gt;&lt;number&gt;1&lt;/number&gt;&lt;dates&gt;&lt;year&gt;2012&lt;/year&gt;&lt;/dates&gt;&lt;urls&gt;&lt;/urls&gt;&lt;electronic-resource-num&gt;10.1080/14616734.2012.636645&lt;/electronic-resource-num&gt;&lt;/record&gt;&lt;/Cite&gt;&lt;Cite&gt;&lt;Author&gt;Wolff&lt;/Author&gt;&lt;Year&gt;1997&lt;/Year&gt;&lt;RecNum&gt;427&lt;/RecNum&gt;&lt;record&gt;&lt;rec-number&gt;427&lt;/rec-number&gt;&lt;foreign-keys&gt;&lt;key app="EN" db-id="xpzvv0f2z5pxwhed0r6xa9er59e9pdxvards" timestamp="0"&gt;427&lt;/key&gt;&lt;/foreign-keys&gt;&lt;ref-type name="Journal Article"&gt;17&lt;/ref-type&gt;&lt;contributors&gt;&lt;authors&gt;&lt;author&gt;Wolff, Marianne S&lt;/author&gt;&lt;author&gt;Ijzendoorn, Marinus H&lt;/author&gt;&lt;/authors&gt;&lt;/contributors&gt;&lt;titles&gt;&lt;title&gt;Sensitivity and attachment: A meta‐analysis on parental antecedents of infant attachment&lt;/title&gt;&lt;secondary-title&gt;Child Dev&lt;/secondary-title&gt;&lt;short-title&gt;Sensitivity and attachment: A meta‐analysis on parental antecedents of infant attachment&lt;/short-title&gt;&lt;/titles&gt;&lt;periodical&gt;&lt;full-title&gt;Child Dev&lt;/full-title&gt;&lt;/periodical&gt;&lt;pages&gt;571-591&lt;/pages&gt;&lt;volume&gt;68&lt;/volume&gt;&lt;number&gt;4&lt;/number&gt;&lt;dates&gt;&lt;year&gt;1997&lt;/year&gt;&lt;/dates&gt;&lt;isbn&gt;1467-8624&lt;/isbn&gt;&lt;urls&gt;&lt;/urls&gt;&lt;electronic-resource-num&gt;https://doi.org/10.1111/j.1467-8624.1997.tb04218.x&lt;/electronic-resource-num&gt;&lt;/record&gt;&lt;/Cite&gt;&lt;/EndNote&gt;</w:instrText>
      </w:r>
      <w:r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(Bick et al., 2012; Wolff &amp; Ijzendoorn, 1997)</w:t>
      </w:r>
      <w:r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 xml:space="preserve"> and is widely considered to be the gold standard measure of infant attachment. The SSP comprises eight three-minute episodes involving separations and reunions between the mother, the child and a friendly stranger. Infants are subsequently assigned to one of three ‘organized’ classifications based on their observed behavior, namely secure (B), anxious-avoidant (A), or anxious-resistant (C), following the Ainsworth coding system</w:t>
      </w:r>
      <w:r w:rsidR="00F57763" w:rsidRPr="00FC00F3">
        <w:rPr>
          <w:rFonts w:ascii="Times New Roman" w:hAnsi="Times New Roman" w:cs="Times New Roman"/>
          <w:color w:val="000000"/>
          <w:sz w:val="24"/>
          <w:szCs w:val="24"/>
          <w:lang w:val="en-US"/>
        </w:rPr>
        <w:t xml:space="preserve"> </w:t>
      </w:r>
      <w:r w:rsidR="00E41D3E"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&lt;EndNote&gt;&lt;Cite&gt;&lt;Author&gt;Ainsworth&lt;/Author&gt;&lt;Year&gt;1978&lt;/Year&gt;&lt;RecNum&gt;26&lt;/RecNum&gt;&lt;DisplayText&gt;(Ainsworth et al., 1978)&lt;/DisplayText&gt;&lt;record&gt;&lt;rec-number&gt;26&lt;/rec-number&gt;&lt;foreign-keys&gt;&lt;key app="EN" db-id="ards0dvaofa9d9es2f6vrf9iarwfp0z2w20v" timestamp="1696903222" guid="529b8306-0e00-43f0-8c34-35fb50406625"&gt;26&lt;/key&gt;&lt;/foreign-keys&gt;&lt;ref-type name="Book"&gt;6&lt;/ref-type&gt;&lt;contributors&gt;&lt;authors&gt;&lt;author&gt;Ainsworth, M.&lt;/author&gt;&lt;author&gt;Blehar, M.C.&lt;/author&gt;&lt;author&gt;Waters, E.&lt;/author&gt;&lt;author&gt;Wall, S.N.&lt;/author&gt;&lt;/authors&gt;&lt;/contributors&gt;&lt;titles&gt;&lt;title&gt;Patterns of attachment: assessed in the strange situation and at home&lt;/title&gt;&lt;/titles&gt;&lt;dates&gt;&lt;year&gt;1978&lt;/year&gt;&lt;/dates&gt;&lt;pub-location&gt;Hillsdale, NJ&lt;/pub-location&gt;&lt;publisher&gt;Erlbaum&lt;/publisher&gt;&lt;urls&gt;&lt;/urls&gt;&lt;/record&gt;&lt;/Cite&gt;&lt;/EndNote&gt;</w:instrText>
      </w:r>
      <w:r w:rsidR="00E41D3E"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(Ainsworth et al., 1978)</w:t>
      </w:r>
      <w:r w:rsidR="00E41D3E" w:rsidRPr="00FC00F3">
        <w:rPr>
          <w:rFonts w:ascii="Times New Roman" w:hAnsi="Times New Roman" w:cs="Times New Roman"/>
          <w:color w:val="000000"/>
          <w:sz w:val="24"/>
          <w:szCs w:val="24"/>
          <w:lang w:val="en-US"/>
        </w:rPr>
        <w:fldChar w:fldCharType="end"/>
      </w:r>
      <w:r w:rsidR="00F57763" w:rsidRPr="00FC00F3">
        <w:rPr>
          <w:rFonts w:ascii="Times New Roman" w:hAnsi="Times New Roman" w:cs="Times New Roman"/>
          <w:color w:val="000000"/>
          <w:sz w:val="24"/>
          <w:szCs w:val="24"/>
          <w:lang w:val="en-US"/>
        </w:rPr>
        <w:t>.</w:t>
      </w:r>
      <w:r w:rsidRPr="00FC00F3">
        <w:rPr>
          <w:rFonts w:ascii="Times New Roman" w:hAnsi="Times New Roman" w:cs="Times New Roman"/>
          <w:color w:val="000000"/>
          <w:sz w:val="24"/>
          <w:szCs w:val="24"/>
          <w:lang w:val="en-US"/>
        </w:rPr>
        <w:t xml:space="preserve"> In addition, a primary ‘disorganized’ (‘D’) classification can also be applied with the ABC classifications as secondary, using procedures described by Main and Solomon </w:t>
      </w:r>
      <w:r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&lt;EndNote&gt;&lt;Cite&gt;&lt;Author&gt;Main&lt;/Author&gt;&lt;Year&gt;1986&lt;/Year&gt;&lt;RecNum&gt;998&lt;/RecNum&gt;&lt;DisplayText&gt;(Main &amp;amp; Solomon, 1986)&lt;/DisplayText&gt;&lt;record&gt;&lt;rec-number&gt;998&lt;/rec-number&gt;&lt;foreign-keys&gt;&lt;key app="EN" db-id="xpzvv0f2z5pxwhed0r6xa9er59e9pdxvards" timestamp="1552879038"&gt;998&lt;/key&gt;&lt;/foreign-keys&gt;&lt;ref-type name="Book Section"&gt;5&lt;/ref-type&gt;&lt;contributors&gt;&lt;authors&gt;&lt;author&gt;Main, M.&lt;/author&gt;&lt;author&gt;Solomon, J.&lt;/author&gt;&lt;/authors&gt;&lt;secondary-authors&gt;&lt;author&gt;T. B. Brazelton&lt;/author&gt;&lt;author&gt;M. W. Yogman&lt;/author&gt;&lt;/secondary-authors&gt;&lt;/contributors&gt;&lt;titles&gt;&lt;title&gt;Discovery of an insecure-disorganized/disoriented attachment pattern&lt;/title&gt;&lt;secondary-title&gt;Affective development in infancy&lt;/secondary-title&gt;&lt;/titles&gt;&lt;pages&gt;95-124&lt;/pages&gt;&lt;dates&gt;&lt;year&gt;1986&lt;/year&gt;&lt;/dates&gt;&lt;pub-location&gt;Westport, CT, US&lt;/pub-location&gt;&lt;publisher&gt;Ablex Publishing&lt;/publisher&gt;&lt;urls&gt;&lt;/urls&gt;&lt;/record&gt;&lt;/Cite&gt;&lt;/EndNote&gt;</w:instrText>
      </w:r>
      <w:r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(Main &amp; Solomon, 1986)</w:t>
      </w:r>
      <w:r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 xml:space="preserve">. </w:t>
      </w:r>
      <w:r w:rsidR="00142A69" w:rsidRPr="00FC00F3">
        <w:rPr>
          <w:rFonts w:ascii="Times New Roman" w:hAnsi="Times New Roman" w:cs="Times New Roman"/>
          <w:color w:val="000000"/>
          <w:sz w:val="24"/>
          <w:szCs w:val="24"/>
          <w:lang w:val="en-US"/>
        </w:rPr>
        <w:t xml:space="preserve">All SSP assessments were video recorded and coded by experienced SSP coders and trainers from the University of Minnesota; 28% </w:t>
      </w:r>
      <w:r w:rsidR="00142A69" w:rsidRPr="00FC00F3">
        <w:rPr>
          <w:rFonts w:ascii="Times New Roman" w:hAnsi="Times New Roman" w:cs="Times New Roman"/>
          <w:i/>
          <w:iCs/>
          <w:color w:val="000000"/>
          <w:sz w:val="24"/>
          <w:szCs w:val="24"/>
          <w:lang w:val="en-US"/>
        </w:rPr>
        <w:t>(n</w:t>
      </w:r>
      <w:r w:rsidR="00AB284B" w:rsidRPr="00FC00F3">
        <w:rPr>
          <w:rFonts w:ascii="Times New Roman" w:hAnsi="Times New Roman" w:cs="Times New Roman"/>
          <w:i/>
          <w:iCs/>
          <w:color w:val="000000"/>
          <w:sz w:val="24"/>
          <w:szCs w:val="24"/>
          <w:lang w:val="en-US"/>
        </w:rPr>
        <w:t xml:space="preserve"> </w:t>
      </w:r>
      <w:r w:rsidR="00142A69" w:rsidRPr="00FC00F3">
        <w:rPr>
          <w:rFonts w:ascii="Times New Roman" w:hAnsi="Times New Roman" w:cs="Times New Roman"/>
          <w:color w:val="000000"/>
          <w:sz w:val="24"/>
          <w:szCs w:val="24"/>
          <w:lang w:val="en-US"/>
        </w:rPr>
        <w:t>=</w:t>
      </w:r>
      <w:r w:rsidR="00AB284B" w:rsidRPr="00FC00F3">
        <w:rPr>
          <w:rFonts w:ascii="Times New Roman" w:hAnsi="Times New Roman" w:cs="Times New Roman"/>
          <w:color w:val="000000"/>
          <w:sz w:val="24"/>
          <w:szCs w:val="24"/>
          <w:lang w:val="en-US"/>
        </w:rPr>
        <w:t xml:space="preserve"> </w:t>
      </w:r>
      <w:r w:rsidR="00142A69" w:rsidRPr="00FC00F3">
        <w:rPr>
          <w:rFonts w:ascii="Times New Roman" w:hAnsi="Times New Roman" w:cs="Times New Roman"/>
          <w:color w:val="000000"/>
          <w:sz w:val="24"/>
          <w:szCs w:val="24"/>
          <w:lang w:val="en-US"/>
        </w:rPr>
        <w:t xml:space="preserve">30) of the SSP tapes were double coded, inter-rater agreement </w:t>
      </w:r>
      <w:r w:rsidR="00F3402C" w:rsidRPr="00FC00F3">
        <w:rPr>
          <w:rFonts w:ascii="Times New Roman" w:hAnsi="Times New Roman" w:cs="Times New Roman"/>
          <w:color w:val="000000"/>
          <w:sz w:val="24"/>
          <w:szCs w:val="24"/>
          <w:lang w:val="en-US"/>
        </w:rPr>
        <w:t xml:space="preserve">was </w:t>
      </w:r>
      <w:r w:rsidR="00142A69" w:rsidRPr="00FC00F3">
        <w:rPr>
          <w:rFonts w:ascii="Times New Roman" w:hAnsi="Times New Roman" w:cs="Times New Roman"/>
          <w:color w:val="000000"/>
          <w:sz w:val="24"/>
          <w:szCs w:val="24"/>
          <w:lang w:val="en-US"/>
        </w:rPr>
        <w:t>86% (</w:t>
      </w:r>
      <w:r w:rsidR="00142A69" w:rsidRPr="00FC00F3">
        <w:rPr>
          <w:rFonts w:ascii="Times New Roman" w:hAnsi="Times New Roman" w:cs="Times New Roman"/>
          <w:i/>
          <w:iCs/>
          <w:color w:val="000000"/>
          <w:sz w:val="24"/>
          <w:szCs w:val="24"/>
          <w:lang w:val="en-US"/>
        </w:rPr>
        <w:t>k</w:t>
      </w:r>
      <w:r w:rsidR="00142A69" w:rsidRPr="00FC00F3">
        <w:rPr>
          <w:rFonts w:ascii="Times New Roman" w:hAnsi="Times New Roman" w:cs="Times New Roman"/>
          <w:color w:val="000000"/>
          <w:sz w:val="24"/>
          <w:szCs w:val="24"/>
          <w:lang w:val="en-US"/>
        </w:rPr>
        <w:t xml:space="preserve"> = .78, </w:t>
      </w:r>
      <w:r w:rsidR="00142A69" w:rsidRPr="00FC00F3">
        <w:rPr>
          <w:rFonts w:ascii="Times New Roman" w:hAnsi="Times New Roman" w:cs="Times New Roman"/>
          <w:i/>
          <w:iCs/>
          <w:color w:val="000000"/>
          <w:sz w:val="24"/>
          <w:szCs w:val="24"/>
          <w:lang w:val="en-US"/>
        </w:rPr>
        <w:t>p</w:t>
      </w:r>
      <w:r w:rsidR="00AB284B" w:rsidRPr="00FC00F3">
        <w:rPr>
          <w:rFonts w:ascii="Times New Roman" w:hAnsi="Times New Roman" w:cs="Times New Roman"/>
          <w:i/>
          <w:iCs/>
          <w:color w:val="000000"/>
          <w:sz w:val="24"/>
          <w:szCs w:val="24"/>
          <w:lang w:val="en-US"/>
        </w:rPr>
        <w:t xml:space="preserve"> </w:t>
      </w:r>
      <w:r w:rsidR="00142A69" w:rsidRPr="00FC00F3">
        <w:rPr>
          <w:rFonts w:ascii="Times New Roman" w:hAnsi="Times New Roman" w:cs="Times New Roman"/>
          <w:color w:val="000000"/>
          <w:sz w:val="24"/>
          <w:szCs w:val="24"/>
          <w:lang w:val="en-US"/>
        </w:rPr>
        <w:t>&lt;</w:t>
      </w:r>
      <w:r w:rsidR="00AB284B" w:rsidRPr="00FC00F3">
        <w:rPr>
          <w:rFonts w:ascii="Times New Roman" w:hAnsi="Times New Roman" w:cs="Times New Roman"/>
          <w:color w:val="000000"/>
          <w:sz w:val="24"/>
          <w:szCs w:val="24"/>
          <w:lang w:val="en-US"/>
        </w:rPr>
        <w:t xml:space="preserve"> </w:t>
      </w:r>
      <w:r w:rsidR="00142A69" w:rsidRPr="00FC00F3">
        <w:rPr>
          <w:rFonts w:ascii="Times New Roman" w:hAnsi="Times New Roman" w:cs="Times New Roman"/>
          <w:color w:val="000000"/>
          <w:sz w:val="24"/>
          <w:szCs w:val="24"/>
          <w:lang w:val="en-US"/>
        </w:rPr>
        <w:t>.001).</w:t>
      </w:r>
    </w:p>
    <w:p w14:paraId="1DD96AF3" w14:textId="6F943348" w:rsidR="00955BBD" w:rsidRPr="00FC00F3" w:rsidRDefault="00F005FF" w:rsidP="00955BBD">
      <w:pPr>
        <w:pStyle w:val="paragraph"/>
        <w:textAlignment w:val="baseline"/>
        <w:rPr>
          <w:rStyle w:val="normaltextrun1"/>
        </w:rPr>
      </w:pPr>
      <w:r w:rsidRPr="00FC00F3">
        <w:rPr>
          <w:b/>
          <w:iCs/>
          <w:lang w:val="en-GB" w:eastAsia="en-GB"/>
        </w:rPr>
        <w:t>Toddler emotion-regulation maturity</w:t>
      </w:r>
      <w:r w:rsidRPr="00FC00F3">
        <w:rPr>
          <w:bCs/>
          <w:lang w:val="en-GB" w:eastAsia="en-GB"/>
        </w:rPr>
        <w:t xml:space="preserve"> </w:t>
      </w:r>
      <w:bookmarkEnd w:id="75"/>
      <w:r w:rsidR="005549B6" w:rsidRPr="00FC00F3">
        <w:rPr>
          <w:bCs/>
          <w:lang w:val="en-GB" w:eastAsia="en-GB"/>
        </w:rPr>
        <w:t>was</w:t>
      </w:r>
      <w:r w:rsidRPr="00FC00F3">
        <w:rPr>
          <w:bCs/>
          <w:lang w:val="en-GB" w:eastAsia="en-GB"/>
        </w:rPr>
        <w:t xml:space="preserve"> rated from videotapes of the 5-min ‘toddler frustration task’ using the coding protocol developed by </w:t>
      </w:r>
      <w:r w:rsidRPr="00FC00F3">
        <w:rPr>
          <w:bCs/>
          <w:lang w:val="en-GB" w:eastAsia="en-GB"/>
        </w:rPr>
        <w:fldChar w:fldCharType="begin"/>
      </w:r>
      <w:r w:rsidR="00D2403F">
        <w:rPr>
          <w:bCs/>
          <w:lang w:val="en-GB" w:eastAsia="en-GB"/>
        </w:rPr>
        <w:instrText xml:space="preserve"> ADDIN EN.CITE &lt;EndNote&gt;&lt;Cite AuthorYear="1"&gt;&lt;Author&gt;Johnson&lt;/Author&gt;&lt;Year&gt;2015&lt;/Year&gt;&lt;RecNum&gt;1163&lt;/RecNum&gt;&lt;DisplayText&gt;Johnson (2015)&lt;/DisplayText&gt;&lt;record&gt;&lt;rec-number&gt;1163&lt;/rec-number&gt;&lt;foreign-keys&gt;&lt;key app="EN" db-id="xpzvv0f2z5pxwhed0r6xa9er59e9pdxvards" timestamp="1552879049"&gt;1163&lt;/key&gt;&lt;/foreign-keys&gt;&lt;ref-type name="Thesis"&gt;32&lt;/ref-type&gt;&lt;contributors&gt;&lt;authors&gt;&lt;author&gt;Johnson, N.&lt;/author&gt;&lt;/authors&gt;&lt;/contributors&gt;&lt;titles&gt;&lt;title&gt;Maternal Psychological Maturity, Parenting and Toddler Regulation&lt;/title&gt;&lt;secondary-title&gt;Department of Psychology, Faculty of Human Sciences&lt;/secondary-title&gt;&lt;/titles&gt;&lt;volume&gt;Doctor of Philosophy/Master of Clinical Psychology&lt;/volume&gt;&lt;dates&gt;&lt;year&gt;2015&lt;/year&gt;&lt;/dates&gt;&lt;publisher&gt;Macquarie University&lt;/publisher&gt;&lt;urls&gt;&lt;/urls&gt;&lt;/record&gt;&lt;/Cite&gt;&lt;/EndNote&gt;</w:instrText>
      </w:r>
      <w:r w:rsidRPr="00FC00F3">
        <w:rPr>
          <w:bCs/>
          <w:lang w:val="en-GB" w:eastAsia="en-GB"/>
        </w:rPr>
        <w:fldChar w:fldCharType="separate"/>
      </w:r>
      <w:r w:rsidR="00D2403F">
        <w:rPr>
          <w:bCs/>
          <w:noProof/>
          <w:lang w:val="en-GB" w:eastAsia="en-GB"/>
        </w:rPr>
        <w:t>Johnson (2015)</w:t>
      </w:r>
      <w:r w:rsidRPr="00FC00F3">
        <w:rPr>
          <w:bCs/>
          <w:lang w:val="en-GB" w:eastAsia="en-GB"/>
        </w:rPr>
        <w:fldChar w:fldCharType="end"/>
      </w:r>
      <w:r w:rsidRPr="00FC00F3">
        <w:rPr>
          <w:bCs/>
          <w:lang w:val="en-GB" w:eastAsia="en-GB"/>
        </w:rPr>
        <w:t xml:space="preserve">. </w:t>
      </w:r>
      <w:r w:rsidR="00955BBD" w:rsidRPr="00FC00F3">
        <w:rPr>
          <w:bCs/>
        </w:rPr>
        <w:t>First,</w:t>
      </w:r>
      <w:r w:rsidR="00955BBD" w:rsidRPr="00FC00F3">
        <w:rPr>
          <w:iCs/>
        </w:rPr>
        <w:t xml:space="preserve"> displays of distress </w:t>
      </w:r>
      <w:r w:rsidR="00955BBD" w:rsidRPr="00FC00F3">
        <w:t xml:space="preserve">during the five minutes were coded in 30 x 10 second intervals on a four-point scale ranging from 0 (no distress) to 4 (extreme distress, e.g., screaming, gasping for air, having a tantrum, crying persistently with consistent or increasing intensity, hitting the box or mother while crying). If a child demonstrated both mild and moderate distress in one </w:t>
      </w:r>
      <w:r w:rsidR="00955BBD" w:rsidRPr="00FC00F3">
        <w:lastRenderedPageBreak/>
        <w:t>interval, only the highest level of distress (e.g., moderate) was coded. Overall distress scores were calculated by adding the scores, with higher scores indicating greater distress. Next, maturity of ER Strategies was</w:t>
      </w:r>
      <w:r w:rsidR="00955BBD" w:rsidRPr="00FC00F3">
        <w:rPr>
          <w:b/>
          <w:bCs/>
          <w:i/>
          <w:iCs/>
        </w:rPr>
        <w:t xml:space="preserve"> </w:t>
      </w:r>
      <w:r w:rsidR="00955BBD" w:rsidRPr="00FC00F3">
        <w:t xml:space="preserve">coded for the intervals in which participants did not display distress (i.e., distress score of zero). Specifically, </w:t>
      </w:r>
      <w:proofErr w:type="spellStart"/>
      <w:r w:rsidR="00955BBD" w:rsidRPr="00FC00F3">
        <w:t>behaviors</w:t>
      </w:r>
      <w:proofErr w:type="spellEnd"/>
      <w:r w:rsidR="00955BBD" w:rsidRPr="00FC00F3">
        <w:t xml:space="preserve"> observed during these time intervals were coded on one of three scales reflecting least mature (attentional deployment) to most mature (cognitive change) regulatory strategies. A code of </w:t>
      </w:r>
      <w:r w:rsidR="00955BBD" w:rsidRPr="00FC00F3">
        <w:rPr>
          <w:i/>
          <w:iCs/>
        </w:rPr>
        <w:t>Attentional Deployment</w:t>
      </w:r>
      <w:r w:rsidR="00955BBD" w:rsidRPr="00FC00F3">
        <w:t xml:space="preserve"> was given for </w:t>
      </w:r>
      <w:proofErr w:type="spellStart"/>
      <w:r w:rsidR="00955BBD" w:rsidRPr="00FC00F3">
        <w:t>behaviors</w:t>
      </w:r>
      <w:proofErr w:type="spellEnd"/>
      <w:r w:rsidR="00955BBD" w:rsidRPr="00FC00F3">
        <w:t xml:space="preserve"> such as diverting attention away from the stressful situation without trying to change the situation in any way (e.g., looking at the door). </w:t>
      </w:r>
      <w:r w:rsidR="00955BBD" w:rsidRPr="00FC00F3">
        <w:rPr>
          <w:i/>
          <w:iCs/>
        </w:rPr>
        <w:t>Situation Modification</w:t>
      </w:r>
      <w:r w:rsidR="00955BBD" w:rsidRPr="00FC00F3">
        <w:t xml:space="preserve"> was coded for active </w:t>
      </w:r>
      <w:proofErr w:type="spellStart"/>
      <w:r w:rsidR="00955BBD" w:rsidRPr="00FC00F3">
        <w:t>behaviors</w:t>
      </w:r>
      <w:proofErr w:type="spellEnd"/>
      <w:r w:rsidR="00955BBD" w:rsidRPr="00FC00F3">
        <w:t xml:space="preserve"> that changed the situation to decrease/increase the likelihood of negative/positive reactions (e.g., walking away from the box, playing with something else in the room). </w:t>
      </w:r>
      <w:r w:rsidR="00955BBD" w:rsidRPr="00FC00F3">
        <w:rPr>
          <w:i/>
          <w:iCs/>
        </w:rPr>
        <w:t>Cognitive Change</w:t>
      </w:r>
      <w:r w:rsidR="00955BBD" w:rsidRPr="00FC00F3">
        <w:t xml:space="preserve"> was coded for </w:t>
      </w:r>
      <w:proofErr w:type="spellStart"/>
      <w:r w:rsidR="00955BBD" w:rsidRPr="00FC00F3">
        <w:t>behaviors</w:t>
      </w:r>
      <w:proofErr w:type="spellEnd"/>
      <w:r w:rsidR="00955BBD" w:rsidRPr="00FC00F3">
        <w:t xml:space="preserve"> that indicated that the child had changed the way they perceived the task or reassessed their capacity to manage the demands of the task (e.g., trying different strategies to open the box such as flipping the box). Scores on the </w:t>
      </w:r>
      <w:r w:rsidR="00955BBD" w:rsidRPr="00FC00F3">
        <w:rPr>
          <w:i/>
          <w:iCs/>
        </w:rPr>
        <w:t>Attentional Deployment</w:t>
      </w:r>
      <w:r w:rsidR="00955BBD" w:rsidRPr="00FC00F3">
        <w:t xml:space="preserve">, </w:t>
      </w:r>
      <w:r w:rsidR="00955BBD" w:rsidRPr="00FC00F3">
        <w:rPr>
          <w:i/>
          <w:iCs/>
        </w:rPr>
        <w:t>Situation Modification</w:t>
      </w:r>
      <w:r w:rsidR="00955BBD" w:rsidRPr="00FC00F3">
        <w:t xml:space="preserve"> and </w:t>
      </w:r>
      <w:r w:rsidR="00955BBD" w:rsidRPr="00FC00F3">
        <w:rPr>
          <w:i/>
          <w:iCs/>
        </w:rPr>
        <w:t>Cognitive Change</w:t>
      </w:r>
      <w:r w:rsidR="00955BBD" w:rsidRPr="00FC00F3">
        <w:t xml:space="preserve"> scales for each of the 10 second intervals were added, then weighted to reflect increasing maturity, and combined to form a composite ER maturity score (ER Maturity score = 1 x Attentional Deployment + 2 x Situation Modification + 3 x Cognitive Change) with higher scores indicating greater maturity. </w:t>
      </w:r>
      <w:r w:rsidR="00955BBD" w:rsidRPr="00FC00F3">
        <w:rPr>
          <w:rStyle w:val="normaltextrun1"/>
          <w:rFonts w:eastAsia="Calibri"/>
        </w:rPr>
        <w:t xml:space="preserve">Coding was conducted by two coders; </w:t>
      </w:r>
      <w:r w:rsidR="00955BBD" w:rsidRPr="00FC00F3">
        <w:t>5% of the tapes were initially coded by the two coders together, with codes allocated via consensus.</w:t>
      </w:r>
      <w:r w:rsidR="00955BBD" w:rsidRPr="00FC00F3">
        <w:rPr>
          <w:rStyle w:val="normaltextrun1"/>
          <w:rFonts w:eastAsia="Calibri"/>
        </w:rPr>
        <w:t xml:space="preserve"> </w:t>
      </w:r>
      <w:r w:rsidR="00955BBD" w:rsidRPr="00FC00F3">
        <w:t>A further 30% of the tapes were independently coded by the two coders to determine coding reliability</w:t>
      </w:r>
      <w:r w:rsidR="00FF6CC4" w:rsidRPr="00FC00F3">
        <w:t xml:space="preserve">. The ICCs for </w:t>
      </w:r>
      <w:r w:rsidR="00955BBD" w:rsidRPr="00FC00F3">
        <w:rPr>
          <w:shd w:val="clear" w:color="auto" w:fill="FFFFFF"/>
        </w:rPr>
        <w:t xml:space="preserve">toddler distress, attentional deployment, situation modification, </w:t>
      </w:r>
      <w:r w:rsidR="00D15714" w:rsidRPr="00FC00F3">
        <w:rPr>
          <w:shd w:val="clear" w:color="auto" w:fill="FFFFFF"/>
        </w:rPr>
        <w:t xml:space="preserve">and </w:t>
      </w:r>
      <w:r w:rsidR="00955BBD" w:rsidRPr="00FC00F3">
        <w:rPr>
          <w:shd w:val="clear" w:color="auto" w:fill="FFFFFF"/>
        </w:rPr>
        <w:t xml:space="preserve">cognitive change </w:t>
      </w:r>
      <w:r w:rsidR="00FF6CC4" w:rsidRPr="00FC00F3">
        <w:rPr>
          <w:shd w:val="clear" w:color="auto" w:fill="FFFFFF"/>
        </w:rPr>
        <w:t>were</w:t>
      </w:r>
      <w:r w:rsidR="00955BBD" w:rsidRPr="00FC00F3">
        <w:rPr>
          <w:shd w:val="clear" w:color="auto" w:fill="FFFFFF"/>
        </w:rPr>
        <w:t xml:space="preserve"> .93, .80, .88, </w:t>
      </w:r>
      <w:r w:rsidR="00D15714" w:rsidRPr="00FC00F3">
        <w:rPr>
          <w:shd w:val="clear" w:color="auto" w:fill="FFFFFF"/>
        </w:rPr>
        <w:t xml:space="preserve">and </w:t>
      </w:r>
      <w:r w:rsidR="00955BBD" w:rsidRPr="00FC00F3">
        <w:rPr>
          <w:shd w:val="clear" w:color="auto" w:fill="FFFFFF"/>
        </w:rPr>
        <w:t xml:space="preserve">.98, respectively. </w:t>
      </w:r>
    </w:p>
    <w:p w14:paraId="543C5374" w14:textId="455F42FD" w:rsidR="00F005FF" w:rsidRPr="00FC00F3" w:rsidRDefault="0065248C" w:rsidP="00BF2DFD">
      <w:pPr>
        <w:widowControl w:val="0"/>
        <w:autoSpaceDE w:val="0"/>
        <w:autoSpaceDN w:val="0"/>
        <w:adjustRightInd w:val="0"/>
        <w:spacing w:line="480" w:lineRule="auto"/>
        <w:ind w:firstLine="720"/>
        <w:contextualSpacing/>
        <w:rPr>
          <w:rFonts w:ascii="Times New Roman" w:eastAsia="Times New Roman" w:hAnsi="Times New Roman" w:cs="Times New Roman"/>
          <w:bCs/>
          <w:sz w:val="24"/>
          <w:szCs w:val="24"/>
          <w:lang w:val="en-GB" w:eastAsia="en-GB"/>
        </w:rPr>
      </w:pPr>
      <w:r w:rsidRPr="00FC00F3">
        <w:rPr>
          <w:rFonts w:ascii="Times New Roman" w:eastAsia="Times New Roman" w:hAnsi="Times New Roman" w:cs="Times New Roman"/>
          <w:b/>
          <w:sz w:val="24"/>
          <w:szCs w:val="24"/>
          <w:lang w:val="en-GB" w:eastAsia="en-GB"/>
        </w:rPr>
        <w:t xml:space="preserve">Problematic child </w:t>
      </w:r>
      <w:proofErr w:type="spellStart"/>
      <w:r w:rsidR="003A01DB" w:rsidRPr="00FC00F3">
        <w:rPr>
          <w:rFonts w:ascii="Times New Roman" w:eastAsia="Times New Roman" w:hAnsi="Times New Roman" w:cs="Times New Roman"/>
          <w:b/>
          <w:sz w:val="24"/>
          <w:szCs w:val="24"/>
          <w:lang w:val="en-GB" w:eastAsia="en-GB"/>
        </w:rPr>
        <w:t>behavior</w:t>
      </w:r>
      <w:r w:rsidRPr="00FC00F3">
        <w:rPr>
          <w:rFonts w:ascii="Times New Roman" w:eastAsia="Times New Roman" w:hAnsi="Times New Roman" w:cs="Times New Roman"/>
          <w:b/>
          <w:sz w:val="24"/>
          <w:szCs w:val="24"/>
          <w:lang w:val="en-GB" w:eastAsia="en-GB"/>
        </w:rPr>
        <w:t>s</w:t>
      </w:r>
      <w:proofErr w:type="spellEnd"/>
      <w:r w:rsidRPr="00FC00F3">
        <w:rPr>
          <w:rFonts w:ascii="Times New Roman" w:eastAsia="Times New Roman" w:hAnsi="Times New Roman" w:cs="Times New Roman"/>
          <w:bCs/>
          <w:sz w:val="24"/>
          <w:szCs w:val="24"/>
          <w:lang w:val="en-GB" w:eastAsia="en-GB"/>
        </w:rPr>
        <w:t xml:space="preserve"> were assessed </w:t>
      </w:r>
      <w:r w:rsidR="00A07837" w:rsidRPr="00FC00F3">
        <w:rPr>
          <w:rFonts w:ascii="Times New Roman" w:eastAsia="Times New Roman" w:hAnsi="Times New Roman" w:cs="Times New Roman"/>
          <w:bCs/>
          <w:sz w:val="24"/>
          <w:szCs w:val="24"/>
          <w:lang w:val="en-GB" w:eastAsia="en-GB"/>
        </w:rPr>
        <w:t xml:space="preserve">with two measures: </w:t>
      </w:r>
      <w:r w:rsidRPr="00FC00F3">
        <w:rPr>
          <w:rFonts w:ascii="Times New Roman" w:eastAsia="Times New Roman" w:hAnsi="Times New Roman" w:cs="Times New Roman"/>
          <w:bCs/>
          <w:sz w:val="24"/>
          <w:szCs w:val="24"/>
          <w:lang w:val="en-GB" w:eastAsia="en-GB"/>
        </w:rPr>
        <w:t xml:space="preserve">the Child </w:t>
      </w:r>
      <w:proofErr w:type="spellStart"/>
      <w:r w:rsidRPr="00FC00F3">
        <w:rPr>
          <w:rFonts w:ascii="Times New Roman" w:eastAsia="Times New Roman" w:hAnsi="Times New Roman" w:cs="Times New Roman"/>
          <w:bCs/>
          <w:sz w:val="24"/>
          <w:szCs w:val="24"/>
          <w:lang w:val="en-GB" w:eastAsia="en-GB"/>
        </w:rPr>
        <w:t>Behavior</w:t>
      </w:r>
      <w:proofErr w:type="spellEnd"/>
      <w:r w:rsidRPr="00FC00F3">
        <w:rPr>
          <w:rFonts w:ascii="Times New Roman" w:eastAsia="Times New Roman" w:hAnsi="Times New Roman" w:cs="Times New Roman"/>
          <w:bCs/>
          <w:sz w:val="24"/>
          <w:szCs w:val="24"/>
          <w:lang w:val="en-GB" w:eastAsia="en-GB"/>
        </w:rPr>
        <w:t xml:space="preserve"> Checklist for ages 1.5–5 years </w:t>
      </w:r>
      <w:r w:rsidRPr="00FC00F3">
        <w:rPr>
          <w:rFonts w:ascii="Times New Roman" w:eastAsia="Times New Roman" w:hAnsi="Times New Roman" w:cs="Times New Roman"/>
          <w:bCs/>
          <w:sz w:val="24"/>
          <w:szCs w:val="24"/>
          <w:lang w:val="en-GB" w:eastAsia="en-GB"/>
        </w:rPr>
        <w:fldChar w:fldCharType="begin"/>
      </w:r>
      <w:r w:rsidR="00D2403F">
        <w:rPr>
          <w:rFonts w:ascii="Times New Roman" w:eastAsia="Times New Roman" w:hAnsi="Times New Roman" w:cs="Times New Roman"/>
          <w:bCs/>
          <w:sz w:val="24"/>
          <w:szCs w:val="24"/>
          <w:lang w:val="en-GB" w:eastAsia="en-GB"/>
        </w:rPr>
        <w:instrText xml:space="preserve"> ADDIN EN.CITE &lt;EndNote&gt;&lt;Cite&gt;&lt;Author&gt;Achenbach&lt;/Author&gt;&lt;Year&gt;2000&lt;/Year&gt;&lt;RecNum&gt;791&lt;/RecNum&gt;&lt;Prefix&gt;CBCL/1.5–5`; &lt;/Prefix&gt;&lt;DisplayText&gt;(CBCL/1.5–5; Achenbach &amp;amp; Rescorla, 2000)&lt;/DisplayText&gt;&lt;record&gt;&lt;rec-number&gt;791&lt;/rec-number&gt;&lt;foreign-keys&gt;&lt;key app="EN" db-id="xpzvv0f2z5pxwhed0r6xa9er59e9pdxvards" timestamp="1552879013"&gt;791&lt;/key&gt;&lt;/foreign-keys&gt;&lt;ref-type name="Book"&gt;6&lt;/ref-type&gt;&lt;contributors&gt;&lt;authors&gt;&lt;author&gt;Achenbach, T. M.&lt;/author&gt;&lt;author&gt;Rescorla, L. A.&lt;/author&gt;&lt;/authors&gt;&lt;/contributors&gt;&lt;titles&gt;&lt;title&gt;Manual for the ASEBA Preschool forms and profiles&lt;/title&gt;&lt;/titles&gt;&lt;dates&gt;&lt;year&gt;2000&lt;/year&gt;&lt;/dates&gt;&lt;pub-location&gt;Burlington, V.T.&lt;/pub-location&gt;&lt;publisher&gt;University of Vermont, Research Center for Children, Youth &amp;amp; Families&lt;/publisher&gt;&lt;urls&gt;&lt;/urls&gt;&lt;/record&gt;&lt;/Cite&gt;&lt;/EndNote&gt;</w:instrText>
      </w:r>
      <w:r w:rsidRPr="00FC00F3">
        <w:rPr>
          <w:rFonts w:ascii="Times New Roman" w:eastAsia="Times New Roman" w:hAnsi="Times New Roman" w:cs="Times New Roman"/>
          <w:bCs/>
          <w:sz w:val="24"/>
          <w:szCs w:val="24"/>
          <w:lang w:val="en-GB" w:eastAsia="en-GB"/>
        </w:rPr>
        <w:fldChar w:fldCharType="separate"/>
      </w:r>
      <w:r w:rsidR="00D2403F">
        <w:rPr>
          <w:rFonts w:ascii="Times New Roman" w:eastAsia="Times New Roman" w:hAnsi="Times New Roman" w:cs="Times New Roman"/>
          <w:bCs/>
          <w:noProof/>
          <w:sz w:val="24"/>
          <w:szCs w:val="24"/>
          <w:lang w:val="en-GB" w:eastAsia="en-GB"/>
        </w:rPr>
        <w:t>(CBCL/1.5–5; Achenbach &amp; Rescorla, 2000)</w:t>
      </w:r>
      <w:r w:rsidRPr="00FC00F3">
        <w:rPr>
          <w:rFonts w:ascii="Times New Roman" w:eastAsia="Times New Roman" w:hAnsi="Times New Roman" w:cs="Times New Roman"/>
          <w:bCs/>
          <w:sz w:val="24"/>
          <w:szCs w:val="24"/>
          <w:lang w:val="en-GB" w:eastAsia="en-GB"/>
        </w:rPr>
        <w:fldChar w:fldCharType="end"/>
      </w:r>
      <w:r w:rsidRPr="00FC00F3">
        <w:rPr>
          <w:rFonts w:ascii="Times New Roman" w:eastAsia="Times New Roman" w:hAnsi="Times New Roman" w:cs="Times New Roman"/>
          <w:bCs/>
          <w:sz w:val="24"/>
          <w:szCs w:val="24"/>
          <w:lang w:val="en-GB" w:eastAsia="en-GB"/>
        </w:rPr>
        <w:t xml:space="preserve">, and the </w:t>
      </w:r>
      <w:r w:rsidR="00A9266F" w:rsidRPr="00FC00F3">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A9266F"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00A9266F" w:rsidRPr="00FC00F3">
        <w:rPr>
          <w:rFonts w:ascii="Times New Roman" w:eastAsia="Times New Roman" w:hAnsi="Times New Roman" w:cs="Times New Roman"/>
          <w:kern w:val="0"/>
          <w:sz w:val="24"/>
          <w:szCs w:val="24"/>
          <w:lang w:val="en-GB" w:eastAsia="en-GB"/>
          <w14:ligatures w14:val="none"/>
        </w:rPr>
      </w:r>
      <w:r w:rsidR="00A9266F"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(BITSEA; Briggs-Gowan et al., 2004; Briggs-</w:t>
      </w:r>
      <w:r w:rsidR="00D2403F">
        <w:rPr>
          <w:rFonts w:ascii="Times New Roman" w:eastAsia="Times New Roman" w:hAnsi="Times New Roman" w:cs="Times New Roman"/>
          <w:noProof/>
          <w:kern w:val="0"/>
          <w:sz w:val="24"/>
          <w:szCs w:val="24"/>
          <w:lang w:val="en-GB" w:eastAsia="en-GB"/>
          <w14:ligatures w14:val="none"/>
        </w:rPr>
        <w:lastRenderedPageBreak/>
        <w:t>Gowan et al., 2013)</w:t>
      </w:r>
      <w:r w:rsidR="00A9266F" w:rsidRPr="00FC00F3">
        <w:rPr>
          <w:rFonts w:ascii="Times New Roman" w:eastAsia="Times New Roman" w:hAnsi="Times New Roman" w:cs="Times New Roman"/>
          <w:kern w:val="0"/>
          <w:sz w:val="24"/>
          <w:szCs w:val="24"/>
          <w:lang w:val="en-GB" w:eastAsia="en-GB"/>
          <w14:ligatures w14:val="none"/>
        </w:rPr>
        <w:fldChar w:fldCharType="end"/>
      </w:r>
      <w:r w:rsidR="00A9266F"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bCs/>
          <w:sz w:val="24"/>
          <w:szCs w:val="24"/>
          <w:lang w:val="en-GB" w:eastAsia="en-GB"/>
        </w:rPr>
        <w:t>T</w:t>
      </w:r>
      <w:r w:rsidR="00F005FF" w:rsidRPr="00FC00F3">
        <w:rPr>
          <w:rFonts w:ascii="Times New Roman" w:eastAsia="Times New Roman" w:hAnsi="Times New Roman" w:cs="Times New Roman"/>
          <w:bCs/>
          <w:sz w:val="24"/>
          <w:szCs w:val="24"/>
          <w:lang w:val="en-GB" w:eastAsia="en-GB"/>
        </w:rPr>
        <w:t>he CBCL/1.5–5</w:t>
      </w:r>
      <w:r w:rsidRPr="00FC00F3">
        <w:rPr>
          <w:rFonts w:ascii="Times New Roman" w:eastAsia="Times New Roman" w:hAnsi="Times New Roman" w:cs="Times New Roman"/>
          <w:bCs/>
          <w:sz w:val="24"/>
          <w:szCs w:val="24"/>
          <w:lang w:val="en-GB" w:eastAsia="en-GB"/>
        </w:rPr>
        <w:t xml:space="preserve"> is</w:t>
      </w:r>
      <w:r w:rsidR="00F005FF" w:rsidRPr="00FC00F3">
        <w:rPr>
          <w:rFonts w:ascii="Times New Roman" w:eastAsia="Times New Roman" w:hAnsi="Times New Roman" w:cs="Times New Roman"/>
          <w:bCs/>
          <w:sz w:val="24"/>
          <w:szCs w:val="24"/>
          <w:lang w:val="en-GB" w:eastAsia="en-GB"/>
        </w:rPr>
        <w:t xml:space="preserve"> a validated parent report scale designed to measure </w:t>
      </w:r>
      <w:proofErr w:type="spellStart"/>
      <w:r w:rsidR="000C268D" w:rsidRPr="00FC00F3">
        <w:rPr>
          <w:rFonts w:ascii="Times New Roman" w:eastAsia="Times New Roman" w:hAnsi="Times New Roman" w:cs="Times New Roman"/>
          <w:bCs/>
          <w:sz w:val="24"/>
          <w:szCs w:val="24"/>
          <w:lang w:val="en-GB" w:eastAsia="en-GB"/>
        </w:rPr>
        <w:t>behavioral</w:t>
      </w:r>
      <w:proofErr w:type="spellEnd"/>
      <w:r w:rsidR="00F005FF" w:rsidRPr="00FC00F3">
        <w:rPr>
          <w:rFonts w:ascii="Times New Roman" w:eastAsia="Times New Roman" w:hAnsi="Times New Roman" w:cs="Times New Roman"/>
          <w:bCs/>
          <w:sz w:val="24"/>
          <w:szCs w:val="24"/>
          <w:lang w:val="en-GB" w:eastAsia="en-GB"/>
        </w:rPr>
        <w:t xml:space="preserve">, emotional and social functioning in children aged 1.5-5 years, and which has been used reliably with children as young as 12 months </w:t>
      </w:r>
      <w:r w:rsidR="00F005FF" w:rsidRPr="00FC00F3">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PjxSZWNOdW0+NzE3PC9SZWNOdW0+PERpc3BsYXlUZXh0PihLb2hsaG9mZiBldCBhbC4sIDIwMjE7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</w:fldData>
        </w:fldChar>
      </w:r>
      <w:r w:rsidR="00D2403F">
        <w:rPr>
          <w:rFonts w:ascii="Times New Roman" w:eastAsia="Times New Roman" w:hAnsi="Times New Roman" w:cs="Times New Roman"/>
          <w:bCs/>
          <w:sz w:val="24"/>
          <w:szCs w:val="24"/>
          <w:lang w:val="en-GB" w:eastAsia="en-GB"/>
        </w:rPr>
        <w:instrText xml:space="preserve"> ADDIN EN.CITE </w:instrText>
      </w:r>
      <w:r w:rsidR="00D2403F">
        <w:rPr>
          <w:rFonts w:ascii="Times New Roman" w:eastAsia="Times New Roman" w:hAnsi="Times New Roman" w:cs="Times New Roman"/>
          <w:bCs/>
          <w:sz w:val="24"/>
          <w:szCs w:val="24"/>
          <w:lang w:val="en-GB" w:eastAsia="en-GB"/>
        </w:rPr>
        <w:fldChar w:fldCharType="begin">
          <w:fldData xml:space="preserve">PEVuZE5vdGU+PENpdGU+PEF1dGhvcj52YW4gWmVpamw8L0F1dGhvcj48WWVhcj4yMDA2PC9ZZWFy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</w:fldData>
        </w:fldChar>
      </w:r>
      <w:r w:rsidR="00D2403F">
        <w:rPr>
          <w:rFonts w:ascii="Times New Roman" w:eastAsia="Times New Roman" w:hAnsi="Times New Roman" w:cs="Times New Roman"/>
          <w:bCs/>
          <w:sz w:val="24"/>
          <w:szCs w:val="24"/>
          <w:lang w:val="en-GB" w:eastAsia="en-GB"/>
        </w:rPr>
        <w:instrText xml:space="preserve"> ADDIN EN.CITE.DATA </w:instrText>
      </w:r>
      <w:r w:rsidR="00D2403F">
        <w:rPr>
          <w:rFonts w:ascii="Times New Roman" w:eastAsia="Times New Roman" w:hAnsi="Times New Roman" w:cs="Times New Roman"/>
          <w:bCs/>
          <w:sz w:val="24"/>
          <w:szCs w:val="24"/>
          <w:lang w:val="en-GB" w:eastAsia="en-GB"/>
        </w:rPr>
      </w:r>
      <w:r w:rsidR="00D2403F">
        <w:rPr>
          <w:rFonts w:ascii="Times New Roman" w:eastAsia="Times New Roman" w:hAnsi="Times New Roman" w:cs="Times New Roman"/>
          <w:bCs/>
          <w:sz w:val="24"/>
          <w:szCs w:val="24"/>
          <w:lang w:val="en-GB" w:eastAsia="en-GB"/>
        </w:rPr>
        <w:fldChar w:fldCharType="end"/>
      </w:r>
      <w:r w:rsidR="00F005FF" w:rsidRPr="00FC00F3">
        <w:rPr>
          <w:rFonts w:ascii="Times New Roman" w:eastAsia="Times New Roman" w:hAnsi="Times New Roman" w:cs="Times New Roman"/>
          <w:bCs/>
          <w:sz w:val="24"/>
          <w:szCs w:val="24"/>
          <w:lang w:val="en-GB" w:eastAsia="en-GB"/>
        </w:rPr>
      </w:r>
      <w:r w:rsidR="00F005FF" w:rsidRPr="00FC00F3">
        <w:rPr>
          <w:rFonts w:ascii="Times New Roman" w:eastAsia="Times New Roman" w:hAnsi="Times New Roman" w:cs="Times New Roman"/>
          <w:bCs/>
          <w:sz w:val="24"/>
          <w:szCs w:val="24"/>
          <w:lang w:val="en-GB" w:eastAsia="en-GB"/>
        </w:rPr>
        <w:fldChar w:fldCharType="separate"/>
      </w:r>
      <w:r w:rsidR="00D2403F">
        <w:rPr>
          <w:rFonts w:ascii="Times New Roman" w:eastAsia="Times New Roman" w:hAnsi="Times New Roman" w:cs="Times New Roman"/>
          <w:bCs/>
          <w:noProof/>
          <w:sz w:val="24"/>
          <w:szCs w:val="24"/>
          <w:lang w:val="en-GB" w:eastAsia="en-GB"/>
        </w:rPr>
        <w:t>(Kohlhoff et al., 2021; van Zeijl et al., 2006)</w:t>
      </w:r>
      <w:r w:rsidR="00F005FF" w:rsidRPr="00FC00F3">
        <w:rPr>
          <w:rFonts w:ascii="Times New Roman" w:eastAsia="Times New Roman" w:hAnsi="Times New Roman" w:cs="Times New Roman"/>
          <w:bCs/>
          <w:sz w:val="24"/>
          <w:szCs w:val="24"/>
          <w:lang w:val="en-GB" w:eastAsia="en-GB"/>
        </w:rPr>
        <w:fldChar w:fldCharType="end"/>
      </w:r>
      <w:r w:rsidR="00F005FF" w:rsidRPr="00FC00F3">
        <w:rPr>
          <w:rFonts w:ascii="Times New Roman" w:eastAsia="Times New Roman" w:hAnsi="Times New Roman" w:cs="Times New Roman"/>
          <w:bCs/>
          <w:sz w:val="24"/>
          <w:szCs w:val="24"/>
          <w:lang w:val="en-GB" w:eastAsia="en-GB"/>
        </w:rPr>
        <w:t xml:space="preserve">. The CBCL/1.5– 5 comprises 99 items, each rated in terms of the frequency with which the child displays given problem </w:t>
      </w:r>
      <w:proofErr w:type="spellStart"/>
      <w:r w:rsidR="00F005FF" w:rsidRPr="00FC00F3">
        <w:rPr>
          <w:rFonts w:ascii="Times New Roman" w:eastAsia="Times New Roman" w:hAnsi="Times New Roman" w:cs="Times New Roman"/>
          <w:bCs/>
          <w:sz w:val="24"/>
          <w:szCs w:val="24"/>
          <w:lang w:val="en-GB" w:eastAsia="en-GB"/>
        </w:rPr>
        <w:t>behaviors</w:t>
      </w:r>
      <w:proofErr w:type="spellEnd"/>
      <w:r w:rsidR="00F005FF" w:rsidRPr="00FC00F3">
        <w:rPr>
          <w:rFonts w:ascii="Times New Roman" w:eastAsia="Times New Roman" w:hAnsi="Times New Roman" w:cs="Times New Roman"/>
          <w:bCs/>
          <w:sz w:val="24"/>
          <w:szCs w:val="24"/>
          <w:lang w:val="en-GB" w:eastAsia="en-GB"/>
        </w:rPr>
        <w:t xml:space="preserve"> on a scale of 0-2 (higher scores indicating presence of the </w:t>
      </w:r>
      <w:proofErr w:type="spellStart"/>
      <w:r w:rsidR="00F005FF" w:rsidRPr="00FC00F3">
        <w:rPr>
          <w:rFonts w:ascii="Times New Roman" w:eastAsia="Times New Roman" w:hAnsi="Times New Roman" w:cs="Times New Roman"/>
          <w:bCs/>
          <w:sz w:val="24"/>
          <w:szCs w:val="24"/>
          <w:lang w:val="en-GB" w:eastAsia="en-GB"/>
        </w:rPr>
        <w:t>behavior</w:t>
      </w:r>
      <w:proofErr w:type="spellEnd"/>
      <w:r w:rsidR="00F005FF" w:rsidRPr="00FC00F3">
        <w:rPr>
          <w:rFonts w:ascii="Times New Roman" w:eastAsia="Times New Roman" w:hAnsi="Times New Roman" w:cs="Times New Roman"/>
          <w:bCs/>
          <w:sz w:val="24"/>
          <w:szCs w:val="24"/>
          <w:lang w:val="en-GB" w:eastAsia="en-GB"/>
        </w:rPr>
        <w:t>). CBCL scores can be summed to yield externalizing</w:t>
      </w:r>
      <w:r w:rsidR="00AE335A" w:rsidRPr="00FC00F3">
        <w:rPr>
          <w:rFonts w:ascii="Times New Roman" w:eastAsia="Times New Roman" w:hAnsi="Times New Roman" w:cs="Times New Roman"/>
          <w:bCs/>
          <w:sz w:val="24"/>
          <w:szCs w:val="24"/>
          <w:lang w:val="en-GB" w:eastAsia="en-GB"/>
        </w:rPr>
        <w:t xml:space="preserve"> and internalizing</w:t>
      </w:r>
      <w:r w:rsidR="00F005FF" w:rsidRPr="00FC00F3">
        <w:rPr>
          <w:rFonts w:ascii="Times New Roman" w:eastAsia="Times New Roman" w:hAnsi="Times New Roman" w:cs="Times New Roman"/>
          <w:bCs/>
          <w:sz w:val="24"/>
          <w:szCs w:val="24"/>
          <w:lang w:val="en-GB" w:eastAsia="en-GB"/>
        </w:rPr>
        <w:t xml:space="preserve"> sub-scale score</w:t>
      </w:r>
      <w:r w:rsidR="00AE335A" w:rsidRPr="00FC00F3">
        <w:rPr>
          <w:rFonts w:ascii="Times New Roman" w:eastAsia="Times New Roman" w:hAnsi="Times New Roman" w:cs="Times New Roman"/>
          <w:bCs/>
          <w:sz w:val="24"/>
          <w:szCs w:val="24"/>
          <w:lang w:val="en-GB" w:eastAsia="en-GB"/>
        </w:rPr>
        <w:t>s</w:t>
      </w:r>
      <w:r w:rsidR="00F005FF" w:rsidRPr="00FC00F3">
        <w:rPr>
          <w:rFonts w:ascii="Times New Roman" w:eastAsia="Times New Roman" w:hAnsi="Times New Roman" w:cs="Times New Roman"/>
          <w:bCs/>
          <w:sz w:val="24"/>
          <w:szCs w:val="24"/>
          <w:lang w:val="en-GB" w:eastAsia="en-GB"/>
        </w:rPr>
        <w:t xml:space="preserve">. In the current study, </w:t>
      </w:r>
      <w:r w:rsidR="00AE335A" w:rsidRPr="00FC00F3">
        <w:rPr>
          <w:rFonts w:ascii="Times New Roman" w:eastAsia="Times New Roman" w:hAnsi="Times New Roman" w:cs="Times New Roman"/>
          <w:bCs/>
          <w:sz w:val="24"/>
          <w:szCs w:val="24"/>
          <w:lang w:val="en-GB" w:eastAsia="en-GB"/>
        </w:rPr>
        <w:t>t</w:t>
      </w:r>
      <w:r w:rsidR="009555A6" w:rsidRPr="00FC00F3">
        <w:rPr>
          <w:rFonts w:ascii="Times New Roman" w:eastAsia="Times New Roman" w:hAnsi="Times New Roman" w:cs="Times New Roman"/>
          <w:bCs/>
          <w:sz w:val="24"/>
          <w:szCs w:val="24"/>
          <w:lang w:val="en-GB" w:eastAsia="en-GB"/>
        </w:rPr>
        <w:t xml:space="preserve">he </w:t>
      </w:r>
      <w:proofErr w:type="spellStart"/>
      <w:r w:rsidR="009555A6" w:rsidRPr="00FC00F3">
        <w:rPr>
          <w:rFonts w:ascii="Times New Roman" w:eastAsia="Times New Roman" w:hAnsi="Times New Roman" w:cs="Times New Roman"/>
          <w:bCs/>
          <w:sz w:val="24"/>
          <w:szCs w:val="24"/>
          <w:lang w:val="en-GB" w:eastAsia="en-GB"/>
        </w:rPr>
        <w:t>cronbach’s</w:t>
      </w:r>
      <w:proofErr w:type="spellEnd"/>
      <w:r w:rsidR="009555A6" w:rsidRPr="00FC00F3">
        <w:rPr>
          <w:rFonts w:ascii="Times New Roman" w:eastAsia="Times New Roman" w:hAnsi="Times New Roman" w:cs="Times New Roman"/>
          <w:bCs/>
          <w:sz w:val="24"/>
          <w:szCs w:val="24"/>
          <w:lang w:val="en-GB" w:eastAsia="en-GB"/>
        </w:rPr>
        <w:t xml:space="preserve"> alphas for the </w:t>
      </w:r>
      <w:r w:rsidR="005B7BB5" w:rsidRPr="00FC00F3">
        <w:rPr>
          <w:rFonts w:ascii="Times New Roman" w:eastAsia="Times New Roman" w:hAnsi="Times New Roman" w:cs="Times New Roman"/>
          <w:bCs/>
          <w:sz w:val="24"/>
          <w:szCs w:val="24"/>
          <w:lang w:val="en-GB" w:eastAsia="en-GB"/>
        </w:rPr>
        <w:t>externalizing</w:t>
      </w:r>
      <w:r w:rsidR="009555A6" w:rsidRPr="00FC00F3">
        <w:rPr>
          <w:rFonts w:ascii="Times New Roman" w:eastAsia="Times New Roman" w:hAnsi="Times New Roman" w:cs="Times New Roman"/>
          <w:bCs/>
          <w:sz w:val="24"/>
          <w:szCs w:val="24"/>
          <w:lang w:val="en-GB" w:eastAsia="en-GB"/>
        </w:rPr>
        <w:t xml:space="preserve"> and </w:t>
      </w:r>
      <w:r w:rsidR="005B7BB5" w:rsidRPr="00FC00F3">
        <w:rPr>
          <w:rFonts w:ascii="Times New Roman" w:eastAsia="Times New Roman" w:hAnsi="Times New Roman" w:cs="Times New Roman"/>
          <w:bCs/>
          <w:sz w:val="24"/>
          <w:szCs w:val="24"/>
          <w:lang w:val="en-GB" w:eastAsia="en-GB"/>
        </w:rPr>
        <w:t>internalizing</w:t>
      </w:r>
      <w:r w:rsidR="009555A6" w:rsidRPr="00FC00F3">
        <w:rPr>
          <w:rFonts w:ascii="Times New Roman" w:eastAsia="Times New Roman" w:hAnsi="Times New Roman" w:cs="Times New Roman"/>
          <w:bCs/>
          <w:sz w:val="24"/>
          <w:szCs w:val="24"/>
          <w:lang w:val="en-GB" w:eastAsia="en-GB"/>
        </w:rPr>
        <w:t xml:space="preserve"> subscales were .91 and .87, respectively.</w:t>
      </w:r>
      <w:r w:rsidRPr="00FC00F3">
        <w:rPr>
          <w:rFonts w:ascii="Times New Roman" w:eastAsia="Times New Roman" w:hAnsi="Times New Roman" w:cs="Times New Roman"/>
          <w:bCs/>
          <w:sz w:val="24"/>
          <w:szCs w:val="24"/>
          <w:lang w:val="en-GB" w:eastAsia="en-GB"/>
        </w:rPr>
        <w:t xml:space="preserve"> The </w:t>
      </w:r>
      <w:r w:rsidR="00A9266F" w:rsidRPr="00FC00F3">
        <w:rPr>
          <w:rFonts w:ascii="Times New Roman" w:eastAsia="Times New Roman" w:hAnsi="Times New Roman" w:cs="Times New Roman"/>
          <w:bCs/>
          <w:sz w:val="24"/>
          <w:szCs w:val="24"/>
          <w:lang w:val="en-GB" w:eastAsia="en-GB"/>
        </w:rPr>
        <w:t xml:space="preserve">‘General Problems’ scale </w:t>
      </w:r>
      <w:r w:rsidR="00836EE1" w:rsidRPr="00FC00F3">
        <w:rPr>
          <w:rFonts w:ascii="Times New Roman" w:eastAsia="Times New Roman" w:hAnsi="Times New Roman" w:cs="Times New Roman"/>
          <w:bCs/>
          <w:sz w:val="24"/>
          <w:szCs w:val="24"/>
          <w:lang w:val="en-GB" w:eastAsia="en-GB"/>
        </w:rPr>
        <w:t xml:space="preserve">of the BITSEA (described above) </w:t>
      </w:r>
      <w:r w:rsidR="00A9266F" w:rsidRPr="00FC00F3">
        <w:rPr>
          <w:rFonts w:ascii="Times New Roman" w:eastAsia="Times New Roman" w:hAnsi="Times New Roman" w:cs="Times New Roman"/>
          <w:bCs/>
          <w:sz w:val="24"/>
          <w:szCs w:val="24"/>
          <w:lang w:val="en-GB" w:eastAsia="en-GB"/>
        </w:rPr>
        <w:t xml:space="preserve">was used in the current study as a general measure of problematic child </w:t>
      </w:r>
      <w:proofErr w:type="spellStart"/>
      <w:r w:rsidR="003A01DB" w:rsidRPr="00FC00F3">
        <w:rPr>
          <w:rFonts w:ascii="Times New Roman" w:eastAsia="Times New Roman" w:hAnsi="Times New Roman" w:cs="Times New Roman"/>
          <w:bCs/>
          <w:sz w:val="24"/>
          <w:szCs w:val="24"/>
          <w:lang w:val="en-GB" w:eastAsia="en-GB"/>
        </w:rPr>
        <w:t>behavior</w:t>
      </w:r>
      <w:proofErr w:type="spellEnd"/>
      <w:r w:rsidR="00A9266F" w:rsidRPr="00FC00F3">
        <w:rPr>
          <w:rFonts w:ascii="Times New Roman" w:eastAsia="Times New Roman" w:hAnsi="Times New Roman" w:cs="Times New Roman"/>
          <w:bCs/>
          <w:sz w:val="24"/>
          <w:szCs w:val="24"/>
          <w:lang w:val="en-GB" w:eastAsia="en-GB"/>
        </w:rPr>
        <w:t>. The Cronbach’s alpha for the BITSEA general problems scale at T1 was .83.</w:t>
      </w:r>
    </w:p>
    <w:bookmarkEnd w:id="55"/>
    <w:p w14:paraId="295A606F" w14:textId="292C7A62" w:rsidR="00F005FF" w:rsidRPr="00FC00F3" w:rsidRDefault="00F005FF" w:rsidP="00F005FF">
      <w:pPr>
        <w:widowControl w:val="0"/>
        <w:autoSpaceDE w:val="0"/>
        <w:autoSpaceDN w:val="0"/>
        <w:adjustRightInd w:val="0"/>
        <w:spacing w:line="480" w:lineRule="auto"/>
        <w:rPr>
          <w:rFonts w:ascii="Times New Roman" w:hAnsi="Times New Roman" w:cs="Times New Roman"/>
          <w:b/>
          <w:color w:val="000000"/>
          <w:sz w:val="24"/>
          <w:szCs w:val="24"/>
          <w:lang w:val="en-US"/>
        </w:rPr>
      </w:pPr>
      <w:r w:rsidRPr="00FC00F3">
        <w:rPr>
          <w:rFonts w:ascii="Times New Roman" w:hAnsi="Times New Roman" w:cs="Times New Roman"/>
          <w:b/>
          <w:color w:val="000000"/>
          <w:sz w:val="24"/>
          <w:szCs w:val="24"/>
          <w:lang w:val="en-US"/>
        </w:rPr>
        <w:t xml:space="preserve">Statistical </w:t>
      </w:r>
      <w:r w:rsidR="006633D3" w:rsidRPr="00FC00F3">
        <w:rPr>
          <w:rFonts w:ascii="Times New Roman" w:hAnsi="Times New Roman" w:cs="Times New Roman"/>
          <w:b/>
          <w:color w:val="000000"/>
          <w:sz w:val="24"/>
          <w:szCs w:val="24"/>
          <w:lang w:val="en-US"/>
        </w:rPr>
        <w:t>A</w:t>
      </w:r>
      <w:r w:rsidRPr="00FC00F3">
        <w:rPr>
          <w:rFonts w:ascii="Times New Roman" w:hAnsi="Times New Roman" w:cs="Times New Roman"/>
          <w:b/>
          <w:color w:val="000000"/>
          <w:sz w:val="24"/>
          <w:szCs w:val="24"/>
          <w:lang w:val="en-US"/>
        </w:rPr>
        <w:t>nalysis</w:t>
      </w:r>
    </w:p>
    <w:p w14:paraId="3452CA19" w14:textId="08F64155" w:rsidR="00662E07" w:rsidRPr="00FC00F3" w:rsidRDefault="00FB736D" w:rsidP="00662E07">
      <w:pPr>
        <w:spacing w:line="480" w:lineRule="auto"/>
        <w:ind w:firstLine="720"/>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Demographic variables were examined with basic desc</w:t>
      </w:r>
      <w:r w:rsidR="00CB5520" w:rsidRPr="00FC00F3">
        <w:rPr>
          <w:rFonts w:ascii="Times New Roman" w:hAnsi="Times New Roman" w:cs="Times New Roman"/>
          <w:color w:val="000000"/>
          <w:sz w:val="24"/>
          <w:szCs w:val="24"/>
          <w:lang w:val="en-US"/>
        </w:rPr>
        <w:t>r</w:t>
      </w:r>
      <w:r w:rsidRPr="00FC00F3">
        <w:rPr>
          <w:rFonts w:ascii="Times New Roman" w:hAnsi="Times New Roman" w:cs="Times New Roman"/>
          <w:color w:val="000000"/>
          <w:sz w:val="24"/>
          <w:szCs w:val="24"/>
          <w:lang w:val="en-US"/>
        </w:rPr>
        <w:t>iptive statistics.</w:t>
      </w:r>
      <w:r w:rsidR="003C2D9C" w:rsidRPr="00FC00F3">
        <w:rPr>
          <w:rFonts w:ascii="Times New Roman" w:hAnsi="Times New Roman" w:cs="Times New Roman"/>
          <w:color w:val="000000"/>
          <w:sz w:val="24"/>
          <w:szCs w:val="24"/>
          <w:lang w:val="en-US"/>
        </w:rPr>
        <w:t xml:space="preserve"> Frequencies and percentages for categorical variables and means and standard deviations </w:t>
      </w:r>
      <w:r w:rsidR="00EC6F8B" w:rsidRPr="00FC00F3">
        <w:rPr>
          <w:rFonts w:ascii="Times New Roman" w:hAnsi="Times New Roman" w:cs="Times New Roman"/>
          <w:color w:val="000000"/>
          <w:sz w:val="24"/>
          <w:szCs w:val="24"/>
          <w:lang w:val="en-US"/>
        </w:rPr>
        <w:t xml:space="preserve">(for </w:t>
      </w:r>
      <w:proofErr w:type="gramStart"/>
      <w:r w:rsidR="00EC6F8B" w:rsidRPr="00FC00F3">
        <w:rPr>
          <w:rFonts w:ascii="Times New Roman" w:hAnsi="Times New Roman" w:cs="Times New Roman"/>
          <w:color w:val="000000"/>
          <w:sz w:val="24"/>
          <w:szCs w:val="24"/>
          <w:lang w:val="en-US"/>
        </w:rPr>
        <w:t>normally-distributed</w:t>
      </w:r>
      <w:proofErr w:type="gramEnd"/>
      <w:r w:rsidR="00EC6F8B" w:rsidRPr="00FC00F3">
        <w:rPr>
          <w:rFonts w:ascii="Times New Roman" w:hAnsi="Times New Roman" w:cs="Times New Roman"/>
          <w:color w:val="000000"/>
          <w:sz w:val="24"/>
          <w:szCs w:val="24"/>
          <w:lang w:val="en-US"/>
        </w:rPr>
        <w:t xml:space="preserve"> variables) </w:t>
      </w:r>
      <w:r w:rsidR="00E70A12" w:rsidRPr="00FC00F3">
        <w:rPr>
          <w:rFonts w:ascii="Times New Roman" w:hAnsi="Times New Roman" w:cs="Times New Roman"/>
          <w:color w:val="000000"/>
          <w:sz w:val="24"/>
          <w:szCs w:val="24"/>
          <w:lang w:val="en-US"/>
        </w:rPr>
        <w:t xml:space="preserve">or medians and first and third quartiles </w:t>
      </w:r>
      <w:r w:rsidR="00EC6F8B" w:rsidRPr="00FC00F3">
        <w:rPr>
          <w:rFonts w:ascii="Times New Roman" w:hAnsi="Times New Roman" w:cs="Times New Roman"/>
          <w:color w:val="000000"/>
          <w:sz w:val="24"/>
          <w:szCs w:val="24"/>
          <w:lang w:val="en-US"/>
        </w:rPr>
        <w:t xml:space="preserve">(for skewed variables) </w:t>
      </w:r>
      <w:r w:rsidR="00E70A12" w:rsidRPr="00FC00F3">
        <w:rPr>
          <w:rFonts w:ascii="Times New Roman" w:hAnsi="Times New Roman" w:cs="Times New Roman"/>
          <w:color w:val="000000"/>
          <w:sz w:val="24"/>
          <w:szCs w:val="24"/>
          <w:lang w:val="en-US"/>
        </w:rPr>
        <w:t xml:space="preserve">were </w:t>
      </w:r>
      <w:r w:rsidR="00EC6F8B" w:rsidRPr="00FC00F3">
        <w:rPr>
          <w:rFonts w:ascii="Times New Roman" w:hAnsi="Times New Roman" w:cs="Times New Roman"/>
          <w:color w:val="000000"/>
          <w:sz w:val="24"/>
          <w:szCs w:val="24"/>
          <w:lang w:val="en-US"/>
        </w:rPr>
        <w:t>calculated</w:t>
      </w:r>
      <w:r w:rsidR="00E70A12" w:rsidRPr="00FC00F3">
        <w:rPr>
          <w:rFonts w:ascii="Times New Roman" w:hAnsi="Times New Roman" w:cs="Times New Roman"/>
          <w:color w:val="000000"/>
          <w:sz w:val="24"/>
          <w:szCs w:val="24"/>
          <w:lang w:val="en-US"/>
        </w:rPr>
        <w:t xml:space="preserve"> </w:t>
      </w:r>
      <w:r w:rsidR="00EC6F8B" w:rsidRPr="00FC00F3">
        <w:rPr>
          <w:rFonts w:ascii="Times New Roman" w:hAnsi="Times New Roman" w:cs="Times New Roman"/>
          <w:color w:val="000000"/>
          <w:sz w:val="24"/>
          <w:szCs w:val="24"/>
          <w:lang w:val="en-US"/>
        </w:rPr>
        <w:t xml:space="preserve">for </w:t>
      </w:r>
      <w:r w:rsidR="00E70A12" w:rsidRPr="00FC00F3">
        <w:rPr>
          <w:rFonts w:ascii="Times New Roman" w:hAnsi="Times New Roman" w:cs="Times New Roman"/>
          <w:color w:val="000000"/>
          <w:sz w:val="24"/>
          <w:szCs w:val="24"/>
          <w:lang w:val="en-US"/>
        </w:rPr>
        <w:t>quantitative variables</w:t>
      </w:r>
      <w:r w:rsidR="00EC6F8B" w:rsidRPr="00FC00F3">
        <w:rPr>
          <w:rFonts w:ascii="Times New Roman" w:hAnsi="Times New Roman" w:cs="Times New Roman"/>
          <w:color w:val="000000"/>
          <w:sz w:val="24"/>
          <w:szCs w:val="24"/>
          <w:lang w:val="en-US"/>
        </w:rPr>
        <w:t>.</w:t>
      </w:r>
      <w:r w:rsidR="00E70A12" w:rsidRPr="00FC00F3">
        <w:rPr>
          <w:rFonts w:ascii="Times New Roman" w:hAnsi="Times New Roman" w:cs="Times New Roman"/>
          <w:color w:val="000000"/>
          <w:sz w:val="24"/>
          <w:szCs w:val="24"/>
          <w:lang w:val="en-US"/>
        </w:rPr>
        <w:t xml:space="preserve"> </w:t>
      </w:r>
    </w:p>
    <w:p w14:paraId="7F161241" w14:textId="2A81884D" w:rsidR="00287868" w:rsidRPr="00FC00F3" w:rsidRDefault="000E74D1" w:rsidP="00662E07">
      <w:pPr>
        <w:spacing w:line="480" w:lineRule="auto"/>
        <w:ind w:firstLine="720"/>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C</w:t>
      </w:r>
      <w:r w:rsidR="00287868" w:rsidRPr="00FC00F3">
        <w:rPr>
          <w:rFonts w:ascii="Times New Roman" w:hAnsi="Times New Roman" w:cs="Times New Roman"/>
          <w:color w:val="000000"/>
          <w:sz w:val="24"/>
          <w:szCs w:val="24"/>
          <w:lang w:val="en-US"/>
        </w:rPr>
        <w:t>ontinuous outcome variables were</w:t>
      </w:r>
      <w:r w:rsidRPr="00FC00F3">
        <w:rPr>
          <w:rFonts w:ascii="Times New Roman" w:hAnsi="Times New Roman" w:cs="Times New Roman"/>
          <w:color w:val="000000"/>
          <w:sz w:val="24"/>
          <w:szCs w:val="24"/>
          <w:lang w:val="en-US"/>
        </w:rPr>
        <w:t xml:space="preserve"> then</w:t>
      </w:r>
      <w:r w:rsidR="00287868" w:rsidRPr="00FC00F3">
        <w:rPr>
          <w:rFonts w:ascii="Times New Roman" w:hAnsi="Times New Roman" w:cs="Times New Roman"/>
          <w:color w:val="000000"/>
          <w:sz w:val="24"/>
          <w:szCs w:val="24"/>
          <w:lang w:val="en-US"/>
        </w:rPr>
        <w:t xml:space="preserve"> analyzed across the three time </w:t>
      </w:r>
      <w:r w:rsidR="006633D3" w:rsidRPr="00FC00F3">
        <w:rPr>
          <w:rFonts w:ascii="Times New Roman" w:hAnsi="Times New Roman" w:cs="Times New Roman"/>
          <w:color w:val="000000"/>
          <w:sz w:val="24"/>
          <w:szCs w:val="24"/>
          <w:lang w:val="en-US"/>
        </w:rPr>
        <w:t xml:space="preserve">points </w:t>
      </w:r>
      <w:r w:rsidR="00287868" w:rsidRPr="00FC00F3">
        <w:rPr>
          <w:rFonts w:ascii="Times New Roman" w:hAnsi="Times New Roman" w:cs="Times New Roman"/>
          <w:color w:val="000000"/>
          <w:sz w:val="24"/>
          <w:szCs w:val="24"/>
          <w:lang w:val="en-US"/>
        </w:rPr>
        <w:t xml:space="preserve">(T1, T2, T3) using </w:t>
      </w:r>
      <w:proofErr w:type="gramStart"/>
      <w:r w:rsidR="00287868" w:rsidRPr="00FC00F3">
        <w:rPr>
          <w:rFonts w:ascii="Times New Roman" w:hAnsi="Times New Roman" w:cs="Times New Roman"/>
          <w:color w:val="000000"/>
          <w:sz w:val="24"/>
          <w:szCs w:val="24"/>
          <w:lang w:val="en-US"/>
        </w:rPr>
        <w:t>a linear</w:t>
      </w:r>
      <w:proofErr w:type="gramEnd"/>
      <w:r w:rsidR="00287868" w:rsidRPr="00FC00F3">
        <w:rPr>
          <w:rFonts w:ascii="Times New Roman" w:hAnsi="Times New Roman" w:cs="Times New Roman"/>
          <w:color w:val="000000"/>
          <w:sz w:val="24"/>
          <w:szCs w:val="24"/>
          <w:lang w:val="en-US"/>
        </w:rPr>
        <w:t xml:space="preserve"> mixed models </w:t>
      </w:r>
      <w:r w:rsidR="003B6F02" w:rsidRPr="00FC00F3">
        <w:rPr>
          <w:rFonts w:ascii="Times New Roman" w:hAnsi="Times New Roman" w:cs="Times New Roman"/>
          <w:color w:val="000000"/>
          <w:sz w:val="24"/>
          <w:szCs w:val="24"/>
          <w:lang w:val="en-US"/>
        </w:rPr>
        <w:t>with random effect for individual</w:t>
      </w:r>
      <w:r w:rsidR="001961AB" w:rsidRPr="00FC00F3">
        <w:rPr>
          <w:rFonts w:ascii="Times New Roman" w:hAnsi="Times New Roman" w:cs="Times New Roman"/>
          <w:color w:val="000000"/>
          <w:sz w:val="24"/>
          <w:szCs w:val="24"/>
          <w:lang w:val="en-US"/>
        </w:rPr>
        <w:t xml:space="preserve"> and fixed effects of group, time</w:t>
      </w:r>
      <w:r w:rsidR="003B6F02" w:rsidRPr="00FC00F3">
        <w:rPr>
          <w:rFonts w:ascii="Times New Roman" w:hAnsi="Times New Roman" w:cs="Times New Roman"/>
          <w:color w:val="000000"/>
          <w:sz w:val="24"/>
          <w:szCs w:val="24"/>
          <w:lang w:val="en-US"/>
        </w:rPr>
        <w:t xml:space="preserve"> </w:t>
      </w:r>
      <w:r w:rsidR="001961AB" w:rsidRPr="00FC00F3">
        <w:rPr>
          <w:rFonts w:ascii="Times New Roman" w:hAnsi="Times New Roman" w:cs="Times New Roman"/>
          <w:color w:val="000000"/>
          <w:sz w:val="24"/>
          <w:szCs w:val="24"/>
          <w:lang w:val="en-US"/>
        </w:rPr>
        <w:t xml:space="preserve">and their interaction. </w:t>
      </w:r>
      <w:r w:rsidR="00287868" w:rsidRPr="00FC00F3">
        <w:rPr>
          <w:rFonts w:ascii="Times New Roman" w:hAnsi="Times New Roman" w:cs="Times New Roman"/>
          <w:color w:val="000000"/>
          <w:sz w:val="24"/>
          <w:szCs w:val="24"/>
          <w:lang w:val="en-US"/>
        </w:rPr>
        <w:t xml:space="preserve">For variables that were calculated as percentage scores (DPICS-positive </w:t>
      </w:r>
      <w:r w:rsidR="000C268D" w:rsidRPr="00FC00F3">
        <w:rPr>
          <w:rFonts w:ascii="Times New Roman" w:hAnsi="Times New Roman" w:cs="Times New Roman"/>
          <w:color w:val="000000"/>
          <w:sz w:val="24"/>
          <w:szCs w:val="24"/>
          <w:lang w:val="en-US"/>
        </w:rPr>
        <w:t>verbalizations</w:t>
      </w:r>
      <w:r w:rsidR="00287868" w:rsidRPr="00FC00F3">
        <w:rPr>
          <w:rFonts w:ascii="Times New Roman" w:hAnsi="Times New Roman" w:cs="Times New Roman"/>
          <w:color w:val="000000"/>
          <w:sz w:val="24"/>
          <w:szCs w:val="24"/>
          <w:lang w:val="en-US"/>
        </w:rPr>
        <w:t xml:space="preserve">, DPICS-negative </w:t>
      </w:r>
      <w:r w:rsidR="000C268D" w:rsidRPr="00FC00F3">
        <w:rPr>
          <w:rFonts w:ascii="Times New Roman" w:hAnsi="Times New Roman" w:cs="Times New Roman"/>
          <w:color w:val="000000"/>
          <w:sz w:val="24"/>
          <w:szCs w:val="24"/>
          <w:lang w:val="en-US"/>
        </w:rPr>
        <w:t>verbalizations</w:t>
      </w:r>
      <w:r w:rsidR="00287868" w:rsidRPr="00FC00F3">
        <w:rPr>
          <w:rFonts w:ascii="Times New Roman" w:hAnsi="Times New Roman" w:cs="Times New Roman"/>
          <w:color w:val="000000"/>
          <w:sz w:val="24"/>
          <w:szCs w:val="24"/>
          <w:lang w:val="en-US"/>
        </w:rPr>
        <w:t>, DPICS-compliance, MM-attuned, MM-non</w:t>
      </w:r>
      <w:r w:rsidR="000C268D" w:rsidRPr="00FC00F3">
        <w:rPr>
          <w:rFonts w:ascii="Times New Roman" w:hAnsi="Times New Roman" w:cs="Times New Roman"/>
          <w:color w:val="000000"/>
          <w:sz w:val="24"/>
          <w:szCs w:val="24"/>
          <w:lang w:val="en-US"/>
        </w:rPr>
        <w:t>-</w:t>
      </w:r>
      <w:r w:rsidR="00287868" w:rsidRPr="00FC00F3">
        <w:rPr>
          <w:rFonts w:ascii="Times New Roman" w:hAnsi="Times New Roman" w:cs="Times New Roman"/>
          <w:color w:val="000000"/>
          <w:sz w:val="24"/>
          <w:szCs w:val="24"/>
          <w:lang w:val="en-US"/>
        </w:rPr>
        <w:t xml:space="preserve">attuned), generalized linear mixed models with binomial distribution and logit link were conducted with the </w:t>
      </w:r>
      <w:r w:rsidR="00323F5E" w:rsidRPr="00FC00F3">
        <w:rPr>
          <w:rFonts w:ascii="Times New Roman" w:hAnsi="Times New Roman" w:cs="Times New Roman"/>
          <w:color w:val="000000"/>
          <w:sz w:val="24"/>
          <w:szCs w:val="24"/>
          <w:lang w:val="en-US"/>
        </w:rPr>
        <w:t xml:space="preserve">total number of </w:t>
      </w:r>
      <w:r w:rsidR="000C268D" w:rsidRPr="00FC00F3">
        <w:rPr>
          <w:rFonts w:ascii="Times New Roman" w:hAnsi="Times New Roman" w:cs="Times New Roman"/>
          <w:color w:val="000000"/>
          <w:sz w:val="24"/>
          <w:szCs w:val="24"/>
          <w:lang w:val="en-US"/>
        </w:rPr>
        <w:t>occurrences</w:t>
      </w:r>
      <w:r w:rsidR="00DC0EC2" w:rsidRPr="00FC00F3">
        <w:rPr>
          <w:rFonts w:ascii="Times New Roman" w:hAnsi="Times New Roman" w:cs="Times New Roman"/>
          <w:color w:val="000000"/>
          <w:sz w:val="24"/>
          <w:szCs w:val="24"/>
          <w:lang w:val="en-US"/>
        </w:rPr>
        <w:t xml:space="preserve"> and the total number of opportunities </w:t>
      </w:r>
      <w:r w:rsidR="00C47B07" w:rsidRPr="00FC00F3">
        <w:rPr>
          <w:rFonts w:ascii="Times New Roman" w:hAnsi="Times New Roman" w:cs="Times New Roman"/>
          <w:color w:val="000000"/>
          <w:sz w:val="24"/>
          <w:szCs w:val="24"/>
          <w:lang w:val="en-US"/>
        </w:rPr>
        <w:t xml:space="preserve">defining the proportion </w:t>
      </w:r>
      <w:r w:rsidR="00287868" w:rsidRPr="00FC00F3">
        <w:rPr>
          <w:rFonts w:ascii="Times New Roman" w:hAnsi="Times New Roman" w:cs="Times New Roman"/>
          <w:color w:val="000000"/>
          <w:sz w:val="24"/>
          <w:szCs w:val="24"/>
          <w:lang w:val="en-US"/>
        </w:rPr>
        <w:t xml:space="preserve">(e.g., the proportion of all </w:t>
      </w:r>
      <w:r w:rsidR="000C268D" w:rsidRPr="00FC00F3">
        <w:rPr>
          <w:rFonts w:ascii="Times New Roman" w:hAnsi="Times New Roman" w:cs="Times New Roman"/>
          <w:color w:val="000000"/>
          <w:sz w:val="24"/>
          <w:szCs w:val="24"/>
          <w:lang w:val="en-US"/>
        </w:rPr>
        <w:t>verbalizations</w:t>
      </w:r>
      <w:r w:rsidR="00287868" w:rsidRPr="00FC00F3">
        <w:rPr>
          <w:rFonts w:ascii="Times New Roman" w:hAnsi="Times New Roman" w:cs="Times New Roman"/>
          <w:color w:val="000000"/>
          <w:sz w:val="24"/>
          <w:szCs w:val="24"/>
          <w:lang w:val="en-US"/>
        </w:rPr>
        <w:t xml:space="preserve"> </w:t>
      </w:r>
      <w:r w:rsidR="00C47B07" w:rsidRPr="00FC00F3">
        <w:rPr>
          <w:rFonts w:ascii="Times New Roman" w:hAnsi="Times New Roman" w:cs="Times New Roman"/>
          <w:color w:val="000000"/>
          <w:sz w:val="24"/>
          <w:szCs w:val="24"/>
          <w:lang w:val="en-US"/>
        </w:rPr>
        <w:t>[total number of oppo</w:t>
      </w:r>
      <w:r w:rsidR="003A1F9B" w:rsidRPr="00FC00F3">
        <w:rPr>
          <w:rFonts w:ascii="Times New Roman" w:hAnsi="Times New Roman" w:cs="Times New Roman"/>
          <w:color w:val="000000"/>
          <w:sz w:val="24"/>
          <w:szCs w:val="24"/>
          <w:lang w:val="en-US"/>
        </w:rPr>
        <w:t>rt</w:t>
      </w:r>
      <w:r w:rsidR="00C47B07" w:rsidRPr="00FC00F3">
        <w:rPr>
          <w:rFonts w:ascii="Times New Roman" w:hAnsi="Times New Roman" w:cs="Times New Roman"/>
          <w:color w:val="000000"/>
          <w:sz w:val="24"/>
          <w:szCs w:val="24"/>
          <w:lang w:val="en-US"/>
        </w:rPr>
        <w:t xml:space="preserve">unities] </w:t>
      </w:r>
      <w:r w:rsidR="00287868" w:rsidRPr="00FC00F3">
        <w:rPr>
          <w:rFonts w:ascii="Times New Roman" w:hAnsi="Times New Roman" w:cs="Times New Roman"/>
          <w:color w:val="000000"/>
          <w:sz w:val="24"/>
          <w:szCs w:val="24"/>
          <w:lang w:val="en-US"/>
        </w:rPr>
        <w:t xml:space="preserve">that were positive statements </w:t>
      </w:r>
      <w:r w:rsidR="003A1F9B" w:rsidRPr="00FC00F3">
        <w:rPr>
          <w:rFonts w:ascii="Times New Roman" w:hAnsi="Times New Roman" w:cs="Times New Roman"/>
          <w:color w:val="000000"/>
          <w:sz w:val="24"/>
          <w:szCs w:val="24"/>
          <w:lang w:val="en-US"/>
        </w:rPr>
        <w:t xml:space="preserve">[total number of occurrences] </w:t>
      </w:r>
      <w:r w:rsidR="00287868" w:rsidRPr="00FC00F3">
        <w:rPr>
          <w:rFonts w:ascii="Times New Roman" w:hAnsi="Times New Roman" w:cs="Times New Roman"/>
          <w:color w:val="000000"/>
          <w:sz w:val="24"/>
          <w:szCs w:val="24"/>
          <w:lang w:val="en-US"/>
        </w:rPr>
        <w:t xml:space="preserve">directed towards the child). </w:t>
      </w:r>
      <w:r w:rsidR="00034D32" w:rsidRPr="00FC00F3">
        <w:rPr>
          <w:rFonts w:ascii="Times New Roman" w:hAnsi="Times New Roman" w:cs="Times New Roman"/>
          <w:color w:val="000000"/>
          <w:sz w:val="24"/>
          <w:szCs w:val="24"/>
          <w:lang w:val="en-US"/>
        </w:rPr>
        <w:t xml:space="preserve">Planned comparisons addressing </w:t>
      </w:r>
      <w:r w:rsidR="00E6424E" w:rsidRPr="00FC00F3">
        <w:rPr>
          <w:rFonts w:ascii="Times New Roman" w:hAnsi="Times New Roman" w:cs="Times New Roman"/>
          <w:color w:val="000000"/>
          <w:sz w:val="24"/>
          <w:szCs w:val="24"/>
          <w:lang w:val="en-US"/>
        </w:rPr>
        <w:t xml:space="preserve">hypotheses 1 </w:t>
      </w:r>
      <w:r w:rsidR="00AE335A" w:rsidRPr="00FC00F3">
        <w:rPr>
          <w:rFonts w:ascii="Times New Roman" w:hAnsi="Times New Roman" w:cs="Times New Roman"/>
          <w:color w:val="000000"/>
          <w:sz w:val="24"/>
          <w:szCs w:val="24"/>
          <w:lang w:val="en-US"/>
        </w:rPr>
        <w:t>and</w:t>
      </w:r>
      <w:r w:rsidR="00E6424E" w:rsidRPr="00FC00F3">
        <w:rPr>
          <w:rFonts w:ascii="Times New Roman" w:hAnsi="Times New Roman" w:cs="Times New Roman"/>
          <w:color w:val="000000"/>
          <w:sz w:val="24"/>
          <w:szCs w:val="24"/>
          <w:lang w:val="en-US"/>
        </w:rPr>
        <w:t xml:space="preserve"> 2 were specified, with family-</w:t>
      </w:r>
      <w:r w:rsidR="00E6424E" w:rsidRPr="00FC00F3">
        <w:rPr>
          <w:rFonts w:ascii="Times New Roman" w:hAnsi="Times New Roman" w:cs="Times New Roman"/>
          <w:color w:val="000000"/>
          <w:sz w:val="24"/>
          <w:szCs w:val="24"/>
          <w:lang w:val="en-US"/>
        </w:rPr>
        <w:lastRenderedPageBreak/>
        <w:t xml:space="preserve">wise adjustments to the raw p-values to account for multiple comparisons using Holm's (1979) stepdown Bonferroni procedure. </w:t>
      </w:r>
      <w:r w:rsidR="00287868" w:rsidRPr="00FC00F3">
        <w:rPr>
          <w:rFonts w:ascii="Times New Roman" w:hAnsi="Times New Roman" w:cs="Times New Roman"/>
          <w:color w:val="000000"/>
          <w:sz w:val="24"/>
          <w:szCs w:val="24"/>
          <w:lang w:val="en-US"/>
        </w:rPr>
        <w:t xml:space="preserve">Intention-to-treat analyses </w:t>
      </w:r>
      <w:r w:rsidR="00287868"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&lt;EndNote&gt;&lt;Cite&gt;&lt;Author&gt;Gupta&lt;/Author&gt;&lt;Year&gt;2011&lt;/Year&gt;&lt;RecNum&gt;1247&lt;/RecNum&gt;&lt;Prefix&gt;ITT`; &lt;/Prefix&gt;&lt;DisplayText&gt;(ITT; Gupta, 2011)&lt;/DisplayText&gt;&lt;record&gt;&lt;rec-number&gt;1247&lt;/rec-number&gt;&lt;foreign-keys&gt;&lt;key app="EN" db-id="xpzvv0f2z5pxwhed0r6xa9er59e9pdxvards" timestamp="1552879050"&gt;1247&lt;/key&gt;&lt;/foreign-keys&gt;&lt;ref-type name="Journal Article"&gt;17&lt;/ref-type&gt;&lt;contributors&gt;&lt;authors&gt;&lt;author&gt;Gupta, S. K.&lt;/author&gt;&lt;/authors&gt;&lt;/contributors&gt;&lt;titles&gt;&lt;title&gt;Intention-to-treat concept: A review&lt;/title&gt;&lt;secondary-title&gt;Perspectives in Clinical Research&lt;/secondary-title&gt;&lt;/titles&gt;&lt;periodical&gt;&lt;full-title&gt;Perspectives in Clinical Research&lt;/full-title&gt;&lt;/periodical&gt;&lt;pages&gt;109–112&lt;/pages&gt;&lt;volume&gt;2&lt;/volume&gt;&lt;dates&gt;&lt;year&gt;2011&lt;/year&gt;&lt;/dates&gt;&lt;urls&gt;&lt;/urls&gt;&lt;electronic-resource-num&gt;10.4103/2229-3485.83221&lt;/electronic-resource-num&gt;&lt;/record&gt;&lt;/Cite&gt;&lt;/EndNote&gt;</w:instrText>
      </w:r>
      <w:r w:rsidR="00287868"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(ITT; Gupta, 2011)</w:t>
      </w:r>
      <w:r w:rsidR="00287868" w:rsidRPr="00FC00F3">
        <w:rPr>
          <w:rFonts w:ascii="Times New Roman" w:hAnsi="Times New Roman" w:cs="Times New Roman"/>
          <w:color w:val="000000"/>
          <w:sz w:val="24"/>
          <w:szCs w:val="24"/>
          <w:lang w:val="en-US"/>
        </w:rPr>
        <w:fldChar w:fldCharType="end"/>
      </w:r>
      <w:r w:rsidR="00287868" w:rsidRPr="00FC00F3">
        <w:rPr>
          <w:rFonts w:ascii="Times New Roman" w:hAnsi="Times New Roman" w:cs="Times New Roman"/>
          <w:color w:val="000000"/>
          <w:sz w:val="24"/>
          <w:szCs w:val="24"/>
          <w:lang w:val="en-US"/>
        </w:rPr>
        <w:t xml:space="preserve"> were used, with participants included in the analyses within their randomly assigned treatment condition regardless of the amount of treatment received and group mean values estimated based on all observed data of those in the ITT sample. </w:t>
      </w:r>
    </w:p>
    <w:p w14:paraId="0B324D42" w14:textId="573DC20A" w:rsidR="00F005FF" w:rsidRPr="00FC00F3" w:rsidRDefault="008229F8" w:rsidP="00662E07">
      <w:pPr>
        <w:spacing w:line="480" w:lineRule="auto"/>
        <w:ind w:firstLine="720"/>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T</w:t>
      </w:r>
      <w:r w:rsidR="00662E07" w:rsidRPr="00FC00F3">
        <w:rPr>
          <w:rFonts w:ascii="Times New Roman" w:hAnsi="Times New Roman" w:cs="Times New Roman"/>
          <w:color w:val="000000"/>
          <w:sz w:val="24"/>
          <w:szCs w:val="24"/>
          <w:lang w:val="en-US"/>
        </w:rPr>
        <w:t xml:space="preserve">o test the </w:t>
      </w:r>
      <w:r w:rsidR="000B5B16" w:rsidRPr="00FC00F3">
        <w:rPr>
          <w:rFonts w:ascii="Times New Roman" w:hAnsi="Times New Roman" w:cs="Times New Roman"/>
          <w:color w:val="000000"/>
          <w:sz w:val="24"/>
          <w:szCs w:val="24"/>
          <w:lang w:val="en-US"/>
        </w:rPr>
        <w:t>first</w:t>
      </w:r>
      <w:r w:rsidR="00662E07" w:rsidRPr="00FC00F3">
        <w:rPr>
          <w:rFonts w:ascii="Times New Roman" w:hAnsi="Times New Roman" w:cs="Times New Roman"/>
          <w:color w:val="000000"/>
          <w:sz w:val="24"/>
          <w:szCs w:val="24"/>
          <w:lang w:val="en-US"/>
        </w:rPr>
        <w:t xml:space="preserve"> hypothes</w:t>
      </w:r>
      <w:r w:rsidR="000B5B16" w:rsidRPr="00FC00F3">
        <w:rPr>
          <w:rFonts w:ascii="Times New Roman" w:hAnsi="Times New Roman" w:cs="Times New Roman"/>
          <w:color w:val="000000"/>
          <w:sz w:val="24"/>
          <w:szCs w:val="24"/>
          <w:lang w:val="en-US"/>
        </w:rPr>
        <w:t>i</w:t>
      </w:r>
      <w:r w:rsidR="00662E07" w:rsidRPr="00FC00F3">
        <w:rPr>
          <w:rFonts w:ascii="Times New Roman" w:hAnsi="Times New Roman" w:cs="Times New Roman"/>
          <w:color w:val="000000"/>
          <w:sz w:val="24"/>
          <w:szCs w:val="24"/>
          <w:lang w:val="en-US"/>
        </w:rPr>
        <w:t xml:space="preserve">s </w:t>
      </w:r>
      <w:r w:rsidR="000B5B16" w:rsidRPr="00FC00F3">
        <w:rPr>
          <w:rFonts w:ascii="Times New Roman" w:hAnsi="Times New Roman" w:cs="Times New Roman"/>
          <w:color w:val="000000"/>
          <w:sz w:val="24"/>
          <w:szCs w:val="24"/>
          <w:lang w:val="en-US"/>
        </w:rPr>
        <w:t xml:space="preserve">(i.e., </w:t>
      </w:r>
      <w:r w:rsidR="00662E07" w:rsidRPr="00FC00F3">
        <w:rPr>
          <w:rFonts w:ascii="Times New Roman" w:hAnsi="Times New Roman" w:cs="Times New Roman"/>
          <w:color w:val="000000"/>
          <w:sz w:val="24"/>
          <w:szCs w:val="24"/>
          <w:lang w:val="en-US"/>
        </w:rPr>
        <w:t xml:space="preserve">that parent-child dyads who received PCIT-T would show positive outcomes </w:t>
      </w:r>
      <w:r w:rsidR="003F743F" w:rsidRPr="00FC00F3">
        <w:rPr>
          <w:rFonts w:ascii="Times New Roman" w:hAnsi="Times New Roman" w:cs="Times New Roman"/>
          <w:color w:val="000000"/>
          <w:sz w:val="24"/>
          <w:szCs w:val="24"/>
          <w:lang w:val="en-US"/>
        </w:rPr>
        <w:t>at</w:t>
      </w:r>
      <w:r w:rsidR="00662E07" w:rsidRPr="00FC00F3">
        <w:rPr>
          <w:rFonts w:ascii="Times New Roman" w:hAnsi="Times New Roman" w:cs="Times New Roman"/>
          <w:color w:val="000000"/>
          <w:sz w:val="24"/>
          <w:szCs w:val="24"/>
          <w:lang w:val="en-US"/>
        </w:rPr>
        <w:t xml:space="preserve"> T2 and T3, and</w:t>
      </w:r>
      <w:r w:rsidR="003F743F" w:rsidRPr="00FC00F3">
        <w:rPr>
          <w:rFonts w:ascii="Times New Roman" w:hAnsi="Times New Roman" w:cs="Times New Roman"/>
          <w:color w:val="000000"/>
          <w:sz w:val="24"/>
          <w:szCs w:val="24"/>
          <w:lang w:val="en-US"/>
        </w:rPr>
        <w:t xml:space="preserve"> </w:t>
      </w:r>
      <w:r w:rsidR="00662E07" w:rsidRPr="00FC00F3">
        <w:rPr>
          <w:rFonts w:ascii="Times New Roman" w:hAnsi="Times New Roman" w:cs="Times New Roman"/>
          <w:color w:val="000000"/>
          <w:sz w:val="24"/>
          <w:szCs w:val="24"/>
          <w:lang w:val="en-US"/>
        </w:rPr>
        <w:t>that outcomes for the PCIT-T group would be superior to those of the COS-P and the WL groups</w:t>
      </w:r>
      <w:r w:rsidR="000B5B16" w:rsidRPr="00FC00F3">
        <w:rPr>
          <w:rFonts w:ascii="Times New Roman" w:hAnsi="Times New Roman" w:cs="Times New Roman"/>
          <w:color w:val="000000"/>
          <w:sz w:val="24"/>
          <w:szCs w:val="24"/>
          <w:lang w:val="en-US"/>
        </w:rPr>
        <w:t>)</w:t>
      </w:r>
      <w:r w:rsidR="00662E07" w:rsidRPr="00FC00F3">
        <w:rPr>
          <w:rFonts w:ascii="Times New Roman" w:hAnsi="Times New Roman" w:cs="Times New Roman"/>
          <w:color w:val="000000"/>
          <w:sz w:val="24"/>
          <w:szCs w:val="24"/>
          <w:lang w:val="en-US"/>
        </w:rPr>
        <w:t xml:space="preserve">, </w:t>
      </w:r>
      <w:r w:rsidR="00F005FF" w:rsidRPr="00FC00F3">
        <w:rPr>
          <w:rFonts w:ascii="Times New Roman" w:hAnsi="Times New Roman" w:cs="Times New Roman"/>
          <w:color w:val="000000"/>
          <w:sz w:val="24"/>
          <w:szCs w:val="24"/>
          <w:lang w:val="en-US"/>
        </w:rPr>
        <w:t xml:space="preserve">planned comparisons </w:t>
      </w:r>
      <w:r w:rsidR="002C6276" w:rsidRPr="00FC00F3">
        <w:rPr>
          <w:rFonts w:ascii="Times New Roman" w:hAnsi="Times New Roman" w:cs="Times New Roman"/>
          <w:color w:val="000000"/>
          <w:sz w:val="24"/>
          <w:szCs w:val="24"/>
          <w:lang w:val="en-US"/>
        </w:rPr>
        <w:t xml:space="preserve">were specified </w:t>
      </w:r>
      <w:r w:rsidR="00F005FF" w:rsidRPr="00FC00F3">
        <w:rPr>
          <w:rFonts w:ascii="Times New Roman" w:hAnsi="Times New Roman" w:cs="Times New Roman"/>
          <w:color w:val="000000"/>
          <w:sz w:val="24"/>
          <w:szCs w:val="24"/>
          <w:lang w:val="en-US"/>
        </w:rPr>
        <w:t>to examine</w:t>
      </w:r>
      <w:r w:rsidR="00AE335A" w:rsidRPr="00FC00F3">
        <w:rPr>
          <w:rFonts w:ascii="Times New Roman" w:hAnsi="Times New Roman" w:cs="Times New Roman"/>
          <w:color w:val="000000"/>
          <w:sz w:val="24"/>
          <w:szCs w:val="24"/>
          <w:lang w:val="en-US"/>
        </w:rPr>
        <w:t xml:space="preserve">: 1) </w:t>
      </w:r>
      <w:r w:rsidR="00662E07" w:rsidRPr="00FC00F3">
        <w:rPr>
          <w:rFonts w:ascii="Times New Roman" w:hAnsi="Times New Roman" w:cs="Times New Roman"/>
          <w:color w:val="000000"/>
          <w:sz w:val="24"/>
          <w:szCs w:val="24"/>
          <w:lang w:val="en-US"/>
        </w:rPr>
        <w:t xml:space="preserve">within-group differences </w:t>
      </w:r>
      <w:r w:rsidR="000B5B16" w:rsidRPr="00FC00F3">
        <w:rPr>
          <w:rFonts w:ascii="Times New Roman" w:hAnsi="Times New Roman" w:cs="Times New Roman"/>
          <w:color w:val="000000"/>
          <w:sz w:val="24"/>
          <w:szCs w:val="24"/>
          <w:lang w:val="en-US"/>
        </w:rPr>
        <w:t>from</w:t>
      </w:r>
      <w:r w:rsidR="00662E07" w:rsidRPr="00FC00F3">
        <w:rPr>
          <w:rFonts w:ascii="Times New Roman" w:hAnsi="Times New Roman" w:cs="Times New Roman"/>
          <w:color w:val="000000"/>
          <w:sz w:val="24"/>
          <w:szCs w:val="24"/>
          <w:lang w:val="en-US"/>
        </w:rPr>
        <w:t xml:space="preserve"> T1 </w:t>
      </w:r>
      <w:r w:rsidR="000B5B16" w:rsidRPr="00FC00F3">
        <w:rPr>
          <w:rFonts w:ascii="Times New Roman" w:hAnsi="Times New Roman" w:cs="Times New Roman"/>
          <w:color w:val="000000"/>
          <w:sz w:val="24"/>
          <w:szCs w:val="24"/>
          <w:lang w:val="en-US"/>
        </w:rPr>
        <w:t>to</w:t>
      </w:r>
      <w:r w:rsidR="00662E07" w:rsidRPr="00FC00F3">
        <w:rPr>
          <w:rFonts w:ascii="Times New Roman" w:hAnsi="Times New Roman" w:cs="Times New Roman"/>
          <w:color w:val="000000"/>
          <w:sz w:val="24"/>
          <w:szCs w:val="24"/>
          <w:lang w:val="en-US"/>
        </w:rPr>
        <w:t xml:space="preserve"> T2 for the PCIT-T, COS-P and WL groups, and </w:t>
      </w:r>
      <w:r w:rsidR="000B5B16" w:rsidRPr="00FC00F3">
        <w:rPr>
          <w:rFonts w:ascii="Times New Roman" w:hAnsi="Times New Roman" w:cs="Times New Roman"/>
          <w:color w:val="000000"/>
          <w:sz w:val="24"/>
          <w:szCs w:val="24"/>
          <w:lang w:val="en-US"/>
        </w:rPr>
        <w:t>from</w:t>
      </w:r>
      <w:r w:rsidR="00662E07" w:rsidRPr="00FC00F3">
        <w:rPr>
          <w:rFonts w:ascii="Times New Roman" w:hAnsi="Times New Roman" w:cs="Times New Roman"/>
          <w:color w:val="000000"/>
          <w:sz w:val="24"/>
          <w:szCs w:val="24"/>
          <w:lang w:val="en-US"/>
        </w:rPr>
        <w:t xml:space="preserve"> T</w:t>
      </w:r>
      <w:r w:rsidR="00F61488" w:rsidRPr="00FC00F3">
        <w:rPr>
          <w:rFonts w:ascii="Times New Roman" w:hAnsi="Times New Roman" w:cs="Times New Roman"/>
          <w:color w:val="000000"/>
          <w:sz w:val="24"/>
          <w:szCs w:val="24"/>
          <w:lang w:val="en-US"/>
        </w:rPr>
        <w:t>1</w:t>
      </w:r>
      <w:r w:rsidR="000B5B16" w:rsidRPr="00FC00F3">
        <w:rPr>
          <w:rFonts w:ascii="Times New Roman" w:hAnsi="Times New Roman" w:cs="Times New Roman"/>
          <w:color w:val="000000"/>
          <w:sz w:val="24"/>
          <w:szCs w:val="24"/>
          <w:lang w:val="en-US"/>
        </w:rPr>
        <w:t xml:space="preserve"> to</w:t>
      </w:r>
      <w:r w:rsidR="00662E07" w:rsidRPr="00FC00F3">
        <w:rPr>
          <w:rFonts w:ascii="Times New Roman" w:hAnsi="Times New Roman" w:cs="Times New Roman"/>
          <w:color w:val="000000"/>
          <w:sz w:val="24"/>
          <w:szCs w:val="24"/>
          <w:lang w:val="en-US"/>
        </w:rPr>
        <w:t xml:space="preserve"> T3 for the PCIT-T and COS-P groups, and </w:t>
      </w:r>
      <w:r w:rsidR="00AE335A" w:rsidRPr="00FC00F3">
        <w:rPr>
          <w:rFonts w:ascii="Times New Roman" w:hAnsi="Times New Roman" w:cs="Times New Roman"/>
          <w:color w:val="000000"/>
          <w:sz w:val="24"/>
          <w:szCs w:val="24"/>
          <w:lang w:val="en-US"/>
        </w:rPr>
        <w:t>2)</w:t>
      </w:r>
      <w:r w:rsidR="00662E07" w:rsidRPr="00FC00F3">
        <w:rPr>
          <w:rFonts w:ascii="Times New Roman" w:hAnsi="Times New Roman" w:cs="Times New Roman"/>
          <w:color w:val="000000"/>
          <w:sz w:val="24"/>
          <w:szCs w:val="24"/>
          <w:lang w:val="en-US"/>
        </w:rPr>
        <w:t xml:space="preserve"> </w:t>
      </w:r>
      <w:r w:rsidR="00DF36CA" w:rsidRPr="00FC00F3">
        <w:rPr>
          <w:rFonts w:ascii="Times New Roman" w:hAnsi="Times New Roman" w:cs="Times New Roman"/>
          <w:color w:val="000000"/>
          <w:sz w:val="24"/>
          <w:szCs w:val="24"/>
          <w:lang w:val="en-US"/>
        </w:rPr>
        <w:t xml:space="preserve">between-group </w:t>
      </w:r>
      <w:r w:rsidR="00F005FF" w:rsidRPr="00FC00F3">
        <w:rPr>
          <w:rFonts w:ascii="Times New Roman" w:hAnsi="Times New Roman" w:cs="Times New Roman"/>
          <w:color w:val="000000"/>
          <w:sz w:val="24"/>
          <w:szCs w:val="24"/>
          <w:lang w:val="en-US"/>
        </w:rPr>
        <w:t>differences between the</w:t>
      </w:r>
      <w:r w:rsidR="004A7C90" w:rsidRPr="00FC00F3">
        <w:rPr>
          <w:rFonts w:ascii="Times New Roman" w:hAnsi="Times New Roman" w:cs="Times New Roman"/>
          <w:color w:val="000000"/>
          <w:sz w:val="24"/>
          <w:szCs w:val="24"/>
          <w:lang w:val="en-US"/>
        </w:rPr>
        <w:t xml:space="preserve"> PCIT-T, COS-P and WL</w:t>
      </w:r>
      <w:r w:rsidR="00F005FF" w:rsidRPr="00FC00F3">
        <w:rPr>
          <w:rFonts w:ascii="Times New Roman" w:hAnsi="Times New Roman" w:cs="Times New Roman"/>
          <w:color w:val="000000"/>
          <w:sz w:val="24"/>
          <w:szCs w:val="24"/>
          <w:lang w:val="en-US"/>
        </w:rPr>
        <w:t xml:space="preserve"> groups at </w:t>
      </w:r>
      <w:r w:rsidR="004A7C90" w:rsidRPr="00FC00F3">
        <w:rPr>
          <w:rFonts w:ascii="Times New Roman" w:hAnsi="Times New Roman" w:cs="Times New Roman"/>
          <w:color w:val="000000"/>
          <w:sz w:val="24"/>
          <w:szCs w:val="24"/>
          <w:lang w:val="en-US"/>
        </w:rPr>
        <w:t xml:space="preserve">T1 and </w:t>
      </w:r>
      <w:r w:rsidR="00F005FF" w:rsidRPr="00FC00F3">
        <w:rPr>
          <w:rFonts w:ascii="Times New Roman" w:hAnsi="Times New Roman" w:cs="Times New Roman"/>
          <w:color w:val="000000"/>
          <w:sz w:val="24"/>
          <w:szCs w:val="24"/>
          <w:lang w:val="en-US"/>
        </w:rPr>
        <w:t>T2, and between the PCIT-T and COS-P groups at T3</w:t>
      </w:r>
      <w:r w:rsidR="004A7C90" w:rsidRPr="00FC00F3">
        <w:rPr>
          <w:rFonts w:ascii="Times New Roman" w:hAnsi="Times New Roman" w:cs="Times New Roman"/>
          <w:color w:val="000000"/>
          <w:sz w:val="24"/>
          <w:szCs w:val="24"/>
          <w:lang w:val="en-US"/>
        </w:rPr>
        <w:t>.</w:t>
      </w:r>
      <w:r w:rsidR="00DF36CA" w:rsidRPr="00FC00F3">
        <w:rPr>
          <w:rFonts w:ascii="Times New Roman" w:hAnsi="Times New Roman" w:cs="Times New Roman"/>
          <w:color w:val="000000"/>
          <w:sz w:val="24"/>
          <w:szCs w:val="24"/>
          <w:lang w:val="en-US"/>
        </w:rPr>
        <w:t xml:space="preserve"> </w:t>
      </w:r>
      <w:r w:rsidR="0093741A" w:rsidRPr="00FC00F3">
        <w:rPr>
          <w:rFonts w:ascii="Times New Roman" w:hAnsi="Times New Roman" w:cs="Times New Roman"/>
          <w:color w:val="000000"/>
          <w:sz w:val="24"/>
          <w:szCs w:val="24"/>
          <w:lang w:val="en-US"/>
        </w:rPr>
        <w:t xml:space="preserve">To examine changes in categorical variables (SSP classifications), </w:t>
      </w:r>
      <w:r w:rsidR="00E227EE" w:rsidRPr="00FC00F3">
        <w:rPr>
          <w:rFonts w:ascii="Times New Roman" w:hAnsi="Times New Roman" w:cs="Times New Roman"/>
          <w:color w:val="000000"/>
          <w:sz w:val="24"/>
          <w:szCs w:val="24"/>
          <w:lang w:val="en-US"/>
        </w:rPr>
        <w:t xml:space="preserve">generalized </w:t>
      </w:r>
      <w:r w:rsidR="0093741A" w:rsidRPr="00FC00F3">
        <w:rPr>
          <w:rFonts w:ascii="Times New Roman" w:hAnsi="Times New Roman" w:cs="Times New Roman"/>
          <w:color w:val="000000"/>
          <w:sz w:val="24"/>
          <w:szCs w:val="24"/>
          <w:lang w:val="en-US"/>
        </w:rPr>
        <w:t xml:space="preserve">linear mixed models with binomial distribution and logit link were conducted with insecure attachment (0/1) and disorganized attachment (0/1) as dependent variables. </w:t>
      </w:r>
      <w:r w:rsidR="00DF36CA" w:rsidRPr="00FC00F3">
        <w:rPr>
          <w:rFonts w:ascii="Times New Roman" w:hAnsi="Times New Roman" w:cs="Times New Roman"/>
          <w:color w:val="000000"/>
          <w:sz w:val="24"/>
          <w:szCs w:val="24"/>
          <w:lang w:val="en-US"/>
        </w:rPr>
        <w:t xml:space="preserve">The clinical significance of within-group changes on continuous study variables were assessed using Cohen’s </w:t>
      </w:r>
      <w:r w:rsidR="00DF36CA" w:rsidRPr="00FC00F3">
        <w:rPr>
          <w:rFonts w:ascii="Times New Roman" w:hAnsi="Times New Roman" w:cs="Times New Roman"/>
          <w:i/>
          <w:color w:val="000000"/>
          <w:sz w:val="24"/>
          <w:szCs w:val="24"/>
          <w:lang w:val="en-US"/>
        </w:rPr>
        <w:t>d</w:t>
      </w:r>
      <w:r w:rsidR="00DF36CA" w:rsidRPr="00FC00F3">
        <w:rPr>
          <w:rFonts w:ascii="Times New Roman" w:hAnsi="Times New Roman" w:cs="Times New Roman"/>
          <w:color w:val="000000"/>
          <w:sz w:val="24"/>
          <w:szCs w:val="24"/>
          <w:lang w:val="en-US"/>
        </w:rPr>
        <w:t xml:space="preserve"> with effect sizes evaluated using Cohen’s </w:t>
      </w:r>
      <w:r w:rsidR="00DF36CA"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 ExcludeAuth="1"&gt;&lt;Author&gt;Cohen&lt;/Author&gt;&lt;Year&gt;1988&lt;/Year&gt;&lt;RecNum&gt;1318&lt;/RecNum&gt;&lt;DisplayText&gt;(1988)&lt;/DisplayText&gt;&lt;record&gt;&lt;rec-number&gt;1318&lt;/rec-number&gt;&lt;foreign-keys&gt;&lt;key app="EN" db-id="ards0dvaofa9d9es2f6vrf9iarwfp0z2w20v" timestamp="1696903311" guid="83e4b917-5d63-4bf3-b0d1-a580c5a7587f"&gt;1318&lt;/key&gt;&lt;/foreign-keys&gt;&lt;ref-type name="Book"&gt;6&lt;/ref-type&gt;&lt;contributors&gt;&lt;authors&gt;&lt;author&gt;Cohen, J. &lt;/author&gt;&lt;/authors&gt;&lt;/contributors&gt;&lt;titles&gt;&lt;title&gt;Statistical power analysis for the behavioral sciences (2nd ed.)&lt;/title&gt;&lt;/titles&gt;&lt;dates&gt;&lt;year&gt;1988&lt;/year&gt;&lt;/dates&gt;&lt;pub-location&gt;Hilsdale, NJ&lt;/pub-location&gt;&lt;publisher&gt;Lawrence Erlbaum Associates&lt;/publisher&gt;&lt;urls&gt;&lt;/urls&gt;&lt;/record&gt;&lt;/Cite&gt;&lt;/EndNote&gt;</w:instrText>
      </w:r>
      <w:r w:rsidR="00DF36CA"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(1988)</w:t>
      </w:r>
      <w:r w:rsidR="00DF36CA" w:rsidRPr="00FC00F3">
        <w:rPr>
          <w:rFonts w:ascii="Times New Roman" w:hAnsi="Times New Roman" w:cs="Times New Roman"/>
          <w:color w:val="000000"/>
          <w:sz w:val="24"/>
          <w:szCs w:val="24"/>
          <w:lang w:val="en-US"/>
        </w:rPr>
        <w:fldChar w:fldCharType="end"/>
      </w:r>
      <w:r w:rsidR="00DF36CA" w:rsidRPr="00FC00F3">
        <w:rPr>
          <w:rFonts w:ascii="Times New Roman" w:hAnsi="Times New Roman" w:cs="Times New Roman"/>
          <w:color w:val="000000"/>
          <w:sz w:val="24"/>
          <w:szCs w:val="24"/>
          <w:lang w:val="en-US"/>
        </w:rPr>
        <w:t xml:space="preserve"> guideline</w:t>
      </w:r>
      <w:r w:rsidR="00BB1024" w:rsidRPr="00FC00F3">
        <w:rPr>
          <w:rFonts w:ascii="Times New Roman" w:hAnsi="Times New Roman" w:cs="Times New Roman"/>
          <w:color w:val="000000"/>
          <w:sz w:val="24"/>
          <w:szCs w:val="24"/>
          <w:lang w:val="en-US"/>
        </w:rPr>
        <w:t>s</w:t>
      </w:r>
      <w:r w:rsidR="00DF36CA" w:rsidRPr="00FC00F3">
        <w:rPr>
          <w:rFonts w:ascii="Times New Roman" w:hAnsi="Times New Roman" w:cs="Times New Roman"/>
          <w:color w:val="000000"/>
          <w:sz w:val="24"/>
          <w:szCs w:val="24"/>
          <w:lang w:val="en-US"/>
        </w:rPr>
        <w:t>; for categorical variables, the significance of within-group changes were assessed through examination of Odds Ratios (ORs).</w:t>
      </w:r>
      <w:r w:rsidR="00DF36CA" w:rsidRPr="00FC00F3">
        <w:rPr>
          <w:rFonts w:ascii="Times New Roman" w:eastAsia="Times New Roman" w:hAnsi="Times New Roman" w:cs="Times New Roman"/>
          <w:bCs/>
          <w:sz w:val="24"/>
          <w:szCs w:val="24"/>
          <w:lang w:val="en-GB" w:eastAsia="en-GB"/>
        </w:rPr>
        <w:t> </w:t>
      </w:r>
      <w:r w:rsidR="00662E07" w:rsidRPr="00FC00F3">
        <w:rPr>
          <w:rFonts w:ascii="Times New Roman" w:hAnsi="Times New Roman" w:cs="Times New Roman"/>
          <w:color w:val="000000"/>
          <w:sz w:val="24"/>
          <w:szCs w:val="24"/>
          <w:lang w:val="en-US"/>
        </w:rPr>
        <w:t>To test the second hypothesis</w:t>
      </w:r>
      <w:r w:rsidR="000B5B16" w:rsidRPr="00FC00F3">
        <w:rPr>
          <w:rFonts w:ascii="Times New Roman" w:hAnsi="Times New Roman" w:cs="Times New Roman"/>
          <w:color w:val="000000"/>
          <w:sz w:val="24"/>
          <w:szCs w:val="24"/>
          <w:lang w:val="en-US"/>
        </w:rPr>
        <w:t xml:space="preserve"> (i.e., that there would be a </w:t>
      </w:r>
      <w:r w:rsidR="003F743F" w:rsidRPr="00FC00F3">
        <w:rPr>
          <w:rFonts w:ascii="Times New Roman" w:hAnsi="Times New Roman" w:cs="Times New Roman"/>
          <w:color w:val="000000"/>
          <w:sz w:val="24"/>
          <w:szCs w:val="24"/>
          <w:lang w:val="en-US"/>
        </w:rPr>
        <w:t xml:space="preserve">gradient effect from </w:t>
      </w:r>
      <w:r w:rsidR="000B5B16" w:rsidRPr="00FC00F3">
        <w:rPr>
          <w:rFonts w:ascii="Times New Roman" w:hAnsi="Times New Roman" w:cs="Times New Roman"/>
          <w:color w:val="000000"/>
          <w:sz w:val="24"/>
          <w:szCs w:val="24"/>
          <w:lang w:val="en-US"/>
        </w:rPr>
        <w:t>T1 to T2 with the P</w:t>
      </w:r>
      <w:r w:rsidR="003F743F" w:rsidRPr="00FC00F3">
        <w:rPr>
          <w:rFonts w:ascii="Times New Roman" w:hAnsi="Times New Roman" w:cs="Times New Roman"/>
          <w:color w:val="000000"/>
          <w:sz w:val="24"/>
          <w:szCs w:val="24"/>
          <w:lang w:val="en-US"/>
        </w:rPr>
        <w:t>CIT-T</w:t>
      </w:r>
      <w:r w:rsidR="000B5B16" w:rsidRPr="00FC00F3">
        <w:rPr>
          <w:rFonts w:ascii="Times New Roman" w:hAnsi="Times New Roman" w:cs="Times New Roman"/>
          <w:color w:val="000000"/>
          <w:sz w:val="24"/>
          <w:szCs w:val="24"/>
          <w:lang w:val="en-US"/>
        </w:rPr>
        <w:t xml:space="preserve"> group</w:t>
      </w:r>
      <w:r w:rsidR="003F743F" w:rsidRPr="00FC00F3">
        <w:rPr>
          <w:rFonts w:ascii="Times New Roman" w:hAnsi="Times New Roman" w:cs="Times New Roman"/>
          <w:color w:val="000000"/>
          <w:sz w:val="24"/>
          <w:szCs w:val="24"/>
          <w:lang w:val="en-US"/>
        </w:rPr>
        <w:t xml:space="preserve"> show</w:t>
      </w:r>
      <w:r w:rsidR="000B5B16" w:rsidRPr="00FC00F3">
        <w:rPr>
          <w:rFonts w:ascii="Times New Roman" w:hAnsi="Times New Roman" w:cs="Times New Roman"/>
          <w:color w:val="000000"/>
          <w:sz w:val="24"/>
          <w:szCs w:val="24"/>
          <w:lang w:val="en-US"/>
        </w:rPr>
        <w:t xml:space="preserve">ing </w:t>
      </w:r>
      <w:r w:rsidR="003F743F" w:rsidRPr="00FC00F3">
        <w:rPr>
          <w:rFonts w:ascii="Times New Roman" w:hAnsi="Times New Roman" w:cs="Times New Roman"/>
          <w:color w:val="000000"/>
          <w:sz w:val="24"/>
          <w:szCs w:val="24"/>
          <w:lang w:val="en-US"/>
        </w:rPr>
        <w:t>the greatest and</w:t>
      </w:r>
      <w:r w:rsidR="000B5B16" w:rsidRPr="00FC00F3">
        <w:rPr>
          <w:rFonts w:ascii="Times New Roman" w:hAnsi="Times New Roman" w:cs="Times New Roman"/>
          <w:color w:val="000000"/>
          <w:sz w:val="24"/>
          <w:szCs w:val="24"/>
          <w:lang w:val="en-US"/>
        </w:rPr>
        <w:t xml:space="preserve"> the</w:t>
      </w:r>
      <w:r w:rsidR="003F743F" w:rsidRPr="00FC00F3">
        <w:rPr>
          <w:rFonts w:ascii="Times New Roman" w:hAnsi="Times New Roman" w:cs="Times New Roman"/>
          <w:color w:val="000000"/>
          <w:sz w:val="24"/>
          <w:szCs w:val="24"/>
          <w:lang w:val="en-US"/>
        </w:rPr>
        <w:t xml:space="preserve"> </w:t>
      </w:r>
      <w:r w:rsidR="000B5B16" w:rsidRPr="00FC00F3">
        <w:rPr>
          <w:rFonts w:ascii="Times New Roman" w:hAnsi="Times New Roman" w:cs="Times New Roman"/>
          <w:color w:val="000000"/>
          <w:sz w:val="24"/>
          <w:szCs w:val="24"/>
          <w:lang w:val="en-US"/>
        </w:rPr>
        <w:t>WL</w:t>
      </w:r>
      <w:r w:rsidR="003F743F" w:rsidRPr="00FC00F3">
        <w:rPr>
          <w:rFonts w:ascii="Times New Roman" w:hAnsi="Times New Roman" w:cs="Times New Roman"/>
          <w:color w:val="000000"/>
          <w:sz w:val="24"/>
          <w:szCs w:val="24"/>
          <w:lang w:val="en-US"/>
        </w:rPr>
        <w:t xml:space="preserve"> </w:t>
      </w:r>
      <w:r w:rsidR="000B5B16" w:rsidRPr="00FC00F3">
        <w:rPr>
          <w:rFonts w:ascii="Times New Roman" w:hAnsi="Times New Roman" w:cs="Times New Roman"/>
          <w:color w:val="000000"/>
          <w:sz w:val="24"/>
          <w:szCs w:val="24"/>
          <w:lang w:val="en-US"/>
        </w:rPr>
        <w:t>group s</w:t>
      </w:r>
      <w:r w:rsidR="003F743F" w:rsidRPr="00FC00F3">
        <w:rPr>
          <w:rFonts w:ascii="Times New Roman" w:hAnsi="Times New Roman" w:cs="Times New Roman"/>
          <w:color w:val="000000"/>
          <w:sz w:val="24"/>
          <w:szCs w:val="24"/>
          <w:lang w:val="en-US"/>
        </w:rPr>
        <w:t>how</w:t>
      </w:r>
      <w:r w:rsidR="000B5B16" w:rsidRPr="00FC00F3">
        <w:rPr>
          <w:rFonts w:ascii="Times New Roman" w:hAnsi="Times New Roman" w:cs="Times New Roman"/>
          <w:color w:val="000000"/>
          <w:sz w:val="24"/>
          <w:szCs w:val="24"/>
          <w:lang w:val="en-US"/>
        </w:rPr>
        <w:t xml:space="preserve">ing </w:t>
      </w:r>
      <w:r w:rsidR="003F743F" w:rsidRPr="00FC00F3">
        <w:rPr>
          <w:rFonts w:ascii="Times New Roman" w:hAnsi="Times New Roman" w:cs="Times New Roman"/>
          <w:color w:val="000000"/>
          <w:sz w:val="24"/>
          <w:szCs w:val="24"/>
          <w:lang w:val="en-US"/>
        </w:rPr>
        <w:t xml:space="preserve">the </w:t>
      </w:r>
      <w:r w:rsidR="00370D11" w:rsidRPr="00FC00F3">
        <w:rPr>
          <w:rFonts w:ascii="Times New Roman" w:hAnsi="Times New Roman" w:cs="Times New Roman"/>
          <w:color w:val="000000"/>
          <w:sz w:val="24"/>
          <w:szCs w:val="24"/>
          <w:lang w:val="en-US"/>
        </w:rPr>
        <w:t>l</w:t>
      </w:r>
      <w:r w:rsidR="000B5B16" w:rsidRPr="00FC00F3">
        <w:rPr>
          <w:rFonts w:ascii="Times New Roman" w:hAnsi="Times New Roman" w:cs="Times New Roman"/>
          <w:color w:val="000000"/>
          <w:sz w:val="24"/>
          <w:szCs w:val="24"/>
          <w:lang w:val="en-US"/>
        </w:rPr>
        <w:t>e</w:t>
      </w:r>
      <w:r w:rsidR="00370D11" w:rsidRPr="00FC00F3">
        <w:rPr>
          <w:rFonts w:ascii="Times New Roman" w:hAnsi="Times New Roman" w:cs="Times New Roman"/>
          <w:color w:val="000000"/>
          <w:sz w:val="24"/>
          <w:szCs w:val="24"/>
          <w:lang w:val="en-US"/>
        </w:rPr>
        <w:t>a</w:t>
      </w:r>
      <w:r w:rsidR="000B5B16" w:rsidRPr="00FC00F3">
        <w:rPr>
          <w:rFonts w:ascii="Times New Roman" w:hAnsi="Times New Roman" w:cs="Times New Roman"/>
          <w:color w:val="000000"/>
          <w:sz w:val="24"/>
          <w:szCs w:val="24"/>
          <w:lang w:val="en-US"/>
        </w:rPr>
        <w:t>st</w:t>
      </w:r>
      <w:r w:rsidR="003F743F" w:rsidRPr="00FC00F3">
        <w:rPr>
          <w:rFonts w:ascii="Times New Roman" w:hAnsi="Times New Roman" w:cs="Times New Roman"/>
          <w:color w:val="000000"/>
          <w:sz w:val="24"/>
          <w:szCs w:val="24"/>
          <w:lang w:val="en-US"/>
        </w:rPr>
        <w:t xml:space="preserve"> gains</w:t>
      </w:r>
      <w:r w:rsidR="002843E9" w:rsidRPr="00FC00F3">
        <w:rPr>
          <w:rFonts w:ascii="Times New Roman" w:hAnsi="Times New Roman" w:cs="Times New Roman"/>
          <w:color w:val="000000"/>
          <w:sz w:val="24"/>
          <w:szCs w:val="24"/>
          <w:lang w:val="en-US"/>
        </w:rPr>
        <w:t>, and that this gradient effect would be sustained from T1 to T3 with the PCIT-T group showing better gains than the COS-P group</w:t>
      </w:r>
      <w:r w:rsidR="000B5B16" w:rsidRPr="00FC00F3">
        <w:rPr>
          <w:rFonts w:ascii="Times New Roman" w:hAnsi="Times New Roman" w:cs="Times New Roman"/>
          <w:color w:val="000000"/>
          <w:sz w:val="24"/>
          <w:szCs w:val="24"/>
          <w:lang w:val="en-US"/>
        </w:rPr>
        <w:t xml:space="preserve">), </w:t>
      </w:r>
      <w:r w:rsidR="00DF36CA" w:rsidRPr="00FC00F3">
        <w:rPr>
          <w:rFonts w:ascii="Times New Roman" w:hAnsi="Times New Roman" w:cs="Times New Roman"/>
          <w:color w:val="000000"/>
          <w:sz w:val="24"/>
          <w:szCs w:val="24"/>
          <w:lang w:val="en-US"/>
        </w:rPr>
        <w:t xml:space="preserve">group means were examined to determine whether they were ordered in terms of the hypothesized gradient. In cases where the order was satisfied, significance was tested using </w:t>
      </w:r>
      <w:r w:rsidR="00E227EE" w:rsidRPr="00FC00F3">
        <w:rPr>
          <w:rFonts w:ascii="Times New Roman" w:hAnsi="Times New Roman" w:cs="Times New Roman"/>
          <w:color w:val="000000"/>
          <w:sz w:val="24"/>
          <w:szCs w:val="24"/>
          <w:lang w:val="en-US"/>
        </w:rPr>
        <w:t>planned comparisons</w:t>
      </w:r>
      <w:r w:rsidR="00DF36CA" w:rsidRPr="00FC00F3">
        <w:rPr>
          <w:rFonts w:ascii="Times New Roman" w:hAnsi="Times New Roman" w:cs="Times New Roman"/>
          <w:color w:val="000000"/>
          <w:sz w:val="24"/>
          <w:szCs w:val="24"/>
          <w:lang w:val="en-US"/>
        </w:rPr>
        <w:t>.</w:t>
      </w:r>
    </w:p>
    <w:p w14:paraId="15D0B283" w14:textId="180A8B1D" w:rsidR="00DF36CA" w:rsidRDefault="00DF36CA" w:rsidP="00ED5383">
      <w:pPr>
        <w:spacing w:line="480" w:lineRule="auto"/>
        <w:ind w:firstLine="720"/>
        <w:rPr>
          <w:ins w:id="76" w:author="Jane Kohlhoff" w:date="2024-10-10T20:43:00Z" w16du:dateUtc="2024-10-10T09:43:00Z"/>
          <w:rFonts w:ascii="Times New Roman" w:hAnsi="Times New Roman" w:cs="Times New Roman"/>
          <w:color w:val="000000"/>
          <w:sz w:val="24"/>
          <w:szCs w:val="24"/>
          <w:lang w:val="en-US"/>
        </w:rPr>
      </w:pPr>
      <w:del w:id="77" w:author="Jane Kohlhoff" w:date="2024-10-10T20:42:00Z" w16du:dateUtc="2024-10-10T09:42:00Z">
        <w:r w:rsidRPr="00FC00F3" w:rsidDel="00D2403F">
          <w:rPr>
            <w:rFonts w:ascii="Times New Roman" w:hAnsi="Times New Roman" w:cs="Times New Roman"/>
            <w:color w:val="000000"/>
            <w:sz w:val="24"/>
            <w:szCs w:val="24"/>
            <w:lang w:val="en-US"/>
          </w:rPr>
          <w:delText xml:space="preserve">Finally, </w:delText>
        </w:r>
      </w:del>
      <w:ins w:id="78" w:author="Jane Kohlhoff" w:date="2024-10-10T20:42:00Z" w16du:dateUtc="2024-10-10T09:42:00Z">
        <w:r w:rsidR="00D2403F">
          <w:rPr>
            <w:rFonts w:ascii="Times New Roman" w:hAnsi="Times New Roman" w:cs="Times New Roman"/>
            <w:color w:val="000000"/>
            <w:sz w:val="24"/>
            <w:szCs w:val="24"/>
            <w:lang w:val="en-US"/>
          </w:rPr>
          <w:t>R</w:t>
        </w:r>
      </w:ins>
      <w:del w:id="79" w:author="Jane Kohlhoff" w:date="2024-10-10T20:42:00Z" w16du:dateUtc="2024-10-10T09:42:00Z">
        <w:r w:rsidRPr="00FC00F3" w:rsidDel="00D2403F">
          <w:rPr>
            <w:rFonts w:ascii="Times New Roman" w:hAnsi="Times New Roman" w:cs="Times New Roman"/>
            <w:color w:val="000000"/>
            <w:sz w:val="24"/>
            <w:szCs w:val="24"/>
            <w:lang w:val="en-US"/>
          </w:rPr>
          <w:delText>r</w:delText>
        </w:r>
      </w:del>
      <w:r w:rsidRPr="00FC00F3">
        <w:rPr>
          <w:rFonts w:ascii="Times New Roman" w:hAnsi="Times New Roman" w:cs="Times New Roman"/>
          <w:color w:val="000000"/>
          <w:sz w:val="24"/>
          <w:szCs w:val="24"/>
          <w:lang w:val="en-US"/>
        </w:rPr>
        <w:t xml:space="preserve">eliable change index </w:t>
      </w:r>
      <w:r w:rsidR="006D7D38" w:rsidRPr="00FC00F3">
        <w:rPr>
          <w:rFonts w:ascii="Times New Roman" w:hAnsi="Times New Roman" w:cs="Times New Roman"/>
          <w:color w:val="000000"/>
          <w:sz w:val="24"/>
          <w:szCs w:val="24"/>
          <w:lang w:val="en-US"/>
        </w:rPr>
        <w:t xml:space="preserve">(RCI) </w:t>
      </w:r>
      <w:r w:rsidRPr="00FC00F3">
        <w:rPr>
          <w:rFonts w:ascii="Times New Roman" w:hAnsi="Times New Roman" w:cs="Times New Roman"/>
          <w:color w:val="000000"/>
          <w:sz w:val="24"/>
          <w:szCs w:val="24"/>
          <w:lang w:val="en-US"/>
        </w:rPr>
        <w:t>scores were</w:t>
      </w:r>
      <w:ins w:id="80" w:author="Jane Kohlhoff" w:date="2024-10-10T20:42:00Z" w16du:dateUtc="2024-10-10T09:42:00Z">
        <w:r w:rsidR="00D2403F">
          <w:rPr>
            <w:rFonts w:ascii="Times New Roman" w:hAnsi="Times New Roman" w:cs="Times New Roman"/>
            <w:color w:val="000000"/>
            <w:sz w:val="24"/>
            <w:szCs w:val="24"/>
            <w:lang w:val="en-US"/>
          </w:rPr>
          <w:t xml:space="preserve"> also</w:t>
        </w:r>
      </w:ins>
      <w:r w:rsidRPr="00FC00F3">
        <w:rPr>
          <w:rFonts w:ascii="Times New Roman" w:hAnsi="Times New Roman" w:cs="Times New Roman"/>
          <w:color w:val="000000"/>
          <w:sz w:val="24"/>
          <w:szCs w:val="24"/>
          <w:lang w:val="en-US"/>
        </w:rPr>
        <w:t xml:space="preserve"> calculated to assess whether the magnitude of individual-level change on continuous study measures </w:t>
      </w:r>
      <w:r w:rsidR="006D7D38" w:rsidRPr="00FC00F3">
        <w:rPr>
          <w:rFonts w:ascii="Times New Roman" w:hAnsi="Times New Roman" w:cs="Times New Roman"/>
          <w:color w:val="000000"/>
          <w:sz w:val="24"/>
          <w:szCs w:val="24"/>
          <w:lang w:val="en-US"/>
        </w:rPr>
        <w:t xml:space="preserve">from T1 to T2 </w:t>
      </w:r>
      <w:r w:rsidRPr="00FC00F3">
        <w:rPr>
          <w:rFonts w:ascii="Times New Roman" w:hAnsi="Times New Roman" w:cs="Times New Roman"/>
          <w:color w:val="000000"/>
          <w:sz w:val="24"/>
          <w:szCs w:val="24"/>
          <w:lang w:val="en-US"/>
        </w:rPr>
        <w:t xml:space="preserve">exceeded </w:t>
      </w:r>
      <w:r w:rsidRPr="00FC00F3">
        <w:rPr>
          <w:rFonts w:ascii="Times New Roman" w:hAnsi="Times New Roman" w:cs="Times New Roman"/>
          <w:color w:val="000000"/>
          <w:sz w:val="24"/>
          <w:szCs w:val="24"/>
          <w:lang w:val="en-US"/>
        </w:rPr>
        <w:lastRenderedPageBreak/>
        <w:t xml:space="preserve">the margin of measurement error </w:t>
      </w:r>
      <w:r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&lt;EndNote&gt;&lt;Cite&gt;&lt;Author&gt;Jacobson&lt;/Author&gt;&lt;Year&gt;1991&lt;/Year&gt;&lt;RecNum&gt;1317&lt;/RecNum&gt;&lt;DisplayText&gt;(Jacobson &amp;amp; Truax, 1991)&lt;/DisplayText&gt;&lt;record&gt;&lt;rec-number&gt;1317&lt;/rec-number&gt;&lt;foreign-keys&gt;&lt;key app="EN" db-id="ards0dvaofa9d9es2f6vrf9iarwfp0z2w20v" timestamp="1696903311" guid="33cff14e-c55a-4d8a-ac17-719b1a1120e6"&gt;1317&lt;/key&gt;&lt;/foreign-keys&gt;&lt;ref-type name="Journal Article"&gt;17&lt;/ref-type&gt;&lt;contributors&gt;&lt;authors&gt;&lt;author&gt;Jacobson, N. S.&lt;/author&gt;&lt;author&gt;Truax, P.&lt;/author&gt;&lt;/authors&gt;&lt;/contributors&gt;&lt;titles&gt;&lt;title&gt;Clinical significance: A statistical approach to defining meaningful change in psychotherapy-research&lt;/title&gt;&lt;secondary-title&gt;Journal of Consulting and Clinical Psychology&lt;/secondary-title&gt;&lt;/titles&gt;&lt;periodical&gt;&lt;full-title&gt;Journal of Consulting and Clinical Psychology&lt;/full-title&gt;&lt;/periodical&gt;&lt;pages&gt;12–19&lt;/pages&gt;&lt;volume&gt;59&lt;/volume&gt;&lt;dates&gt;&lt;year&gt;1991&lt;/year&gt;&lt;/dates&gt;&lt;urls&gt;&lt;/urls&gt;&lt;electronic-resource-num&gt;10.1037//0022-006x.59.1.12&lt;/electronic-resource-num&gt;&lt;/record&gt;&lt;/Cite&gt;&lt;/EndNote&gt;</w:instrText>
      </w:r>
      <w:r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(Jacobson &amp; Truax, 1991)</w:t>
      </w:r>
      <w:r w:rsidRPr="00FC00F3">
        <w:rPr>
          <w:rFonts w:ascii="Times New Roman" w:hAnsi="Times New Roman" w:cs="Times New Roman"/>
          <w:color w:val="000000"/>
          <w:sz w:val="24"/>
          <w:szCs w:val="24"/>
          <w:lang w:val="en-US"/>
        </w:rPr>
        <w:fldChar w:fldCharType="end"/>
      </w:r>
      <w:r w:rsidRPr="00FC00F3">
        <w:rPr>
          <w:rFonts w:ascii="Times New Roman" w:hAnsi="Times New Roman" w:cs="Times New Roman"/>
          <w:color w:val="000000"/>
          <w:sz w:val="24"/>
          <w:szCs w:val="24"/>
          <w:lang w:val="en-US"/>
        </w:rPr>
        <w:t>.</w:t>
      </w:r>
      <w:r w:rsidR="006D7D38" w:rsidRPr="00FC00F3">
        <w:rPr>
          <w:rFonts w:ascii="Times New Roman" w:hAnsi="Times New Roman" w:cs="Times New Roman"/>
          <w:color w:val="000000"/>
          <w:sz w:val="24"/>
          <w:szCs w:val="24"/>
          <w:lang w:val="en-US"/>
        </w:rPr>
        <w:t xml:space="preserve"> RCI calculations were not conducted on the T3 data due to small sample size. </w:t>
      </w:r>
    </w:p>
    <w:p w14:paraId="24AEDC27" w14:textId="1EF94D00" w:rsidR="00D2403F" w:rsidRPr="00FC00F3" w:rsidRDefault="00B738E6" w:rsidP="00D2403F">
      <w:pPr>
        <w:spacing w:line="480" w:lineRule="auto"/>
        <w:ind w:firstLine="720"/>
        <w:rPr>
          <w:rFonts w:ascii="Times New Roman" w:hAnsi="Times New Roman" w:cs="Times New Roman"/>
          <w:color w:val="000000"/>
          <w:sz w:val="24"/>
          <w:szCs w:val="24"/>
          <w:lang w:val="en-US"/>
        </w:rPr>
      </w:pPr>
      <w:bookmarkStart w:id="81" w:name="_Hlk179486430"/>
      <w:ins w:id="82" w:author="Jane Kohlhoff" w:date="2024-10-10T22:36:00Z" w16du:dateUtc="2024-10-10T11:36:00Z">
        <w:r>
          <w:rPr>
            <w:rFonts w:ascii="Times New Roman" w:hAnsi="Times New Roman" w:cs="Times New Roman"/>
            <w:color w:val="000000"/>
            <w:sz w:val="24"/>
            <w:szCs w:val="24"/>
            <w:lang w:val="en-US"/>
          </w:rPr>
          <w:t xml:space="preserve">To test the robustness of the data analysis strategy (given missing data associated with participant attrition), for variables that showed a significant change from T1 to T3 (for any group), </w:t>
        </w:r>
      </w:ins>
      <w:ins w:id="83" w:author="Jane Kohlhoff" w:date="2024-10-10T20:43:00Z" w16du:dateUtc="2024-10-10T09:43:00Z">
        <w:r w:rsidR="00D2403F">
          <w:rPr>
            <w:rFonts w:ascii="Times New Roman" w:hAnsi="Times New Roman" w:cs="Times New Roman"/>
            <w:color w:val="000000"/>
            <w:sz w:val="24"/>
            <w:szCs w:val="24"/>
            <w:lang w:val="en-US"/>
          </w:rPr>
          <w:t>a</w:t>
        </w:r>
        <w:r w:rsidR="00D2403F" w:rsidRPr="00D2403F">
          <w:rPr>
            <w:rFonts w:ascii="Times New Roman" w:hAnsi="Times New Roman" w:cs="Times New Roman"/>
            <w:color w:val="000000"/>
            <w:sz w:val="24"/>
            <w:szCs w:val="24"/>
            <w:lang w:val="en-US"/>
            <w:rPrChange w:id="84" w:author="Jane Kohlhoff" w:date="2024-10-10T20:43:00Z" w16du:dateUtc="2024-10-10T09:43:00Z">
              <w:rPr/>
            </w:rPrChange>
          </w:rPr>
          <w:t xml:space="preserve"> </w:t>
        </w:r>
      </w:ins>
      <w:ins w:id="85" w:author="Jane Kohlhoff" w:date="2024-10-10T22:40:00Z" w16du:dateUtc="2024-10-10T11:40:00Z">
        <w:r>
          <w:rPr>
            <w:rFonts w:ascii="Times New Roman" w:hAnsi="Times New Roman" w:cs="Times New Roman"/>
            <w:color w:val="000000"/>
            <w:sz w:val="24"/>
            <w:szCs w:val="24"/>
            <w:lang w:val="en-US"/>
          </w:rPr>
          <w:t xml:space="preserve">post-hoc </w:t>
        </w:r>
      </w:ins>
      <w:ins w:id="86" w:author="Jane Kohlhoff" w:date="2024-10-10T20:43:00Z" w16du:dateUtc="2024-10-10T09:43:00Z">
        <w:r w:rsidR="00D2403F" w:rsidRPr="00D2403F">
          <w:rPr>
            <w:rFonts w:ascii="Times New Roman" w:hAnsi="Times New Roman" w:cs="Times New Roman"/>
            <w:color w:val="000000"/>
            <w:sz w:val="24"/>
            <w:szCs w:val="24"/>
            <w:lang w:val="en-US"/>
            <w:rPrChange w:id="87" w:author="Jane Kohlhoff" w:date="2024-10-10T20:43:00Z" w16du:dateUtc="2024-10-10T09:43:00Z">
              <w:rPr/>
            </w:rPrChange>
          </w:rPr>
          <w:t>sensitivity analysis involving multiple imputation by chained equations was performed using the mice package in R</w:t>
        </w:r>
      </w:ins>
      <w:ins w:id="88" w:author="Jane Kohlhoff" w:date="2024-10-10T20:47:00Z" w16du:dateUtc="2024-10-10T09:47:00Z">
        <w:r w:rsidR="00D2403F">
          <w:rPr>
            <w:rFonts w:ascii="Times New Roman" w:hAnsi="Times New Roman" w:cs="Times New Roman"/>
            <w:color w:val="000000"/>
            <w:sz w:val="24"/>
            <w:szCs w:val="24"/>
            <w:lang w:val="en-US"/>
          </w:rPr>
          <w:t xml:space="preserve"> </w:t>
        </w:r>
      </w:ins>
      <w:r w:rsidR="00D2403F">
        <w:rPr>
          <w:rFonts w:ascii="Times New Roman" w:hAnsi="Times New Roman" w:cs="Times New Roman"/>
          <w:color w:val="000000"/>
          <w:sz w:val="24"/>
          <w:szCs w:val="24"/>
          <w:lang w:val="en-US"/>
        </w:rPr>
        <w:fldChar w:fldCharType="begin"/>
      </w:r>
      <w:r w:rsidR="001B1C9A">
        <w:rPr>
          <w:rFonts w:ascii="Times New Roman" w:hAnsi="Times New Roman" w:cs="Times New Roman"/>
          <w:color w:val="000000"/>
          <w:sz w:val="24"/>
          <w:szCs w:val="24"/>
          <w:lang w:val="en-US"/>
        </w:rPr>
        <w:instrText xml:space="preserve"> ADDIN EN.CITE &lt;EndNote&gt;&lt;Cite&gt;&lt;Author&gt;Van Buuren&lt;/Author&gt;&lt;Year&gt;2011&lt;/Year&gt;&lt;RecNum&gt;3718&lt;/RecNum&gt;&lt;DisplayText&gt;(Thabane et al., 2013; Van Buuren &amp;amp; Groothuis-Oudshoorn, 2011)&lt;/DisplayText&gt;&lt;record&gt;&lt;rec-number&gt;3718&lt;/rec-number&gt;&lt;foreign-keys&gt;&lt;key app="EN" db-id="ards0dvaofa9d9es2f6vrf9iarwfp0z2w20v" timestamp="1728474588" guid="88c059c2-dd23-450a-8f8b-fc369046a402"&gt;3718&lt;/key&gt;&lt;/foreign-keys&gt;&lt;ref-type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-67&lt;/pages&gt;&lt;volume&gt;45&lt;/volume&gt;&lt;dates&gt;&lt;year&gt;2011&lt;/year&gt;&lt;/dates&gt;&lt;isbn&gt;1548-7660&lt;/isbn&gt;&lt;urls&gt;&lt;/urls&gt;&lt;/record&gt;&lt;/Cite&gt;&lt;Cite&gt;&lt;Author&gt;Thabane&lt;/Author&gt;&lt;Year&gt;2013&lt;/Year&gt;&lt;RecNum&gt;3723&lt;/RecNum&gt;&lt;record&gt;&lt;rec-number&gt;3723&lt;/rec-number&gt;&lt;foreign-keys&gt;&lt;key app="EN" db-id="ards0dvaofa9d9es2f6vrf9iarwfp0z2w20v" timestamp="1728560226" guid="98e0d28f-84eb-48a1-acf6-c2e3fd13784f"&gt;3723&lt;/key&gt;&lt;/foreign-keys&gt;&lt;ref-type name="Journal Article"&gt;17&lt;/ref-type&gt;&lt;contributors&gt;&lt;authors&gt;&lt;author&gt;Thabane, Lehana&lt;/author&gt;&lt;author&gt;Mbuagbaw, Lawrence&lt;/author&gt;&lt;author&gt;Zhang, Shiyuan&lt;/author&gt;&lt;author&gt;Samaan, Zainab&lt;/author&gt;&lt;author&gt;Marcucci, Maura&lt;/author&gt;&lt;author&gt;Ye, Chenglin&lt;/author&gt;&lt;author&gt;Thabane, Marroon&lt;/author&gt;&lt;author&gt;Giangregorio, Lora&lt;/author&gt;&lt;author&gt;Dennis, Brittany&lt;/author&gt;&lt;author&gt;Kosa, Daisy&lt;/author&gt;&lt;/authors&gt;&lt;/contributors&gt;&lt;titles&gt;&lt;title&gt;A tutorial on sensitivity analyses in clinical trials: the what, why, when and how&lt;/title&gt;&lt;secondary-title&gt;BMC medical research methodology&lt;/secondary-title&gt;&lt;/titles&gt;&lt;periodical&gt;&lt;full-title&gt;BMC Medical Research Methodology&lt;/full-title&gt;&lt;/periodical&gt;&lt;pages&gt;1-12&lt;/pages&gt;&lt;volume&gt;13&lt;/volume&gt;&lt;dates&gt;&lt;year&gt;2013&lt;/year&gt;&lt;/dates&gt;&lt;urls&gt;&lt;/urls&gt;&lt;/record&gt;&lt;/Cite&gt;&lt;/EndNote&gt;</w:instrText>
      </w:r>
      <w:r w:rsidR="00D2403F">
        <w:rPr>
          <w:rFonts w:ascii="Times New Roman" w:hAnsi="Times New Roman" w:cs="Times New Roman"/>
          <w:color w:val="000000"/>
          <w:sz w:val="24"/>
          <w:szCs w:val="24"/>
          <w:lang w:val="en-US"/>
        </w:rPr>
        <w:fldChar w:fldCharType="separate"/>
      </w:r>
      <w:r>
        <w:rPr>
          <w:rFonts w:ascii="Times New Roman" w:hAnsi="Times New Roman" w:cs="Times New Roman"/>
          <w:noProof/>
          <w:color w:val="000000"/>
          <w:sz w:val="24"/>
          <w:szCs w:val="24"/>
          <w:lang w:val="en-US"/>
        </w:rPr>
        <w:t>(Thabane et al., 2013; Van Buuren &amp; Groothuis-Oudshoorn, 2011)</w:t>
      </w:r>
      <w:r w:rsidR="00D2403F">
        <w:rPr>
          <w:rFonts w:ascii="Times New Roman" w:hAnsi="Times New Roman" w:cs="Times New Roman"/>
          <w:color w:val="000000"/>
          <w:sz w:val="24"/>
          <w:szCs w:val="24"/>
          <w:lang w:val="en-US"/>
        </w:rPr>
        <w:fldChar w:fldCharType="end"/>
      </w:r>
      <w:ins w:id="89" w:author="Jane Kohlhoff" w:date="2024-10-10T20:43:00Z" w16du:dateUtc="2024-10-10T09:43:00Z">
        <w:r w:rsidR="00D2403F" w:rsidRPr="00D2403F">
          <w:rPr>
            <w:rFonts w:ascii="Times New Roman" w:hAnsi="Times New Roman" w:cs="Times New Roman"/>
            <w:color w:val="000000"/>
            <w:sz w:val="24"/>
            <w:szCs w:val="24"/>
            <w:lang w:val="en-US"/>
            <w:rPrChange w:id="90" w:author="Jane Kohlhoff" w:date="2024-10-10T20:43:00Z" w16du:dateUtc="2024-10-10T09:43:00Z">
              <w:rPr/>
            </w:rPrChange>
          </w:rPr>
          <w:t xml:space="preserve">. The imputation model included the following variables as predictors: group and demographics variables </w:t>
        </w:r>
      </w:ins>
      <w:ins w:id="91" w:author="Jane Kohlhoff" w:date="2024-10-10T20:45:00Z" w16du:dateUtc="2024-10-10T09:45:00Z">
        <w:r w:rsidR="00D2403F">
          <w:rPr>
            <w:rFonts w:ascii="Times New Roman" w:hAnsi="Times New Roman" w:cs="Times New Roman"/>
            <w:color w:val="000000"/>
            <w:sz w:val="24"/>
            <w:szCs w:val="24"/>
            <w:lang w:val="en-US"/>
          </w:rPr>
          <w:t>(</w:t>
        </w:r>
      </w:ins>
      <w:ins w:id="92" w:author="Jane Kohlhoff" w:date="2024-10-10T20:43:00Z" w16du:dateUtc="2024-10-10T09:43:00Z">
        <w:r w:rsidR="00D2403F" w:rsidRPr="00D2403F">
          <w:rPr>
            <w:rFonts w:ascii="Times New Roman" w:hAnsi="Times New Roman" w:cs="Times New Roman"/>
            <w:color w:val="000000"/>
            <w:sz w:val="24"/>
            <w:szCs w:val="24"/>
            <w:lang w:val="en-US"/>
            <w:rPrChange w:id="93" w:author="Jane Kohlhoff" w:date="2024-10-10T20:43:00Z" w16du:dateUtc="2024-10-10T09:43:00Z">
              <w:rPr/>
            </w:rPrChange>
          </w:rPr>
          <w:t>age and sex of child, age, education and ethnicity of mother, family income, number of people in household, marital status of parents</w:t>
        </w:r>
      </w:ins>
      <w:ins w:id="94" w:author="Jane Kohlhoff" w:date="2024-10-10T20:45:00Z" w16du:dateUtc="2024-10-10T09:45:00Z">
        <w:r w:rsidR="00D2403F">
          <w:rPr>
            <w:rFonts w:ascii="Times New Roman" w:hAnsi="Times New Roman" w:cs="Times New Roman"/>
            <w:color w:val="000000"/>
            <w:sz w:val="24"/>
            <w:szCs w:val="24"/>
            <w:lang w:val="en-US"/>
          </w:rPr>
          <w:t>)</w:t>
        </w:r>
      </w:ins>
      <w:ins w:id="95" w:author="Jane Kohlhoff" w:date="2024-10-10T20:43:00Z" w16du:dateUtc="2024-10-10T09:43:00Z">
        <w:r w:rsidR="00D2403F" w:rsidRPr="00D2403F">
          <w:rPr>
            <w:rFonts w:ascii="Times New Roman" w:hAnsi="Times New Roman" w:cs="Times New Roman"/>
            <w:color w:val="000000"/>
            <w:sz w:val="24"/>
            <w:szCs w:val="24"/>
            <w:lang w:val="en-US"/>
            <w:rPrChange w:id="96" w:author="Jane Kohlhoff" w:date="2024-10-10T20:43:00Z" w16du:dateUtc="2024-10-10T09:43:00Z">
              <w:rPr/>
            </w:rPrChange>
          </w:rPr>
          <w:t xml:space="preserve">. </w:t>
        </w:r>
      </w:ins>
      <w:bookmarkStart w:id="97" w:name="_Hlk179485697"/>
      <w:ins w:id="98" w:author="Jane Kohlhoff" w:date="2024-10-10T20:59:00Z" w16du:dateUtc="2024-10-10T09:59:00Z">
        <w:r w:rsidR="00D2403F" w:rsidRPr="00D2403F">
          <w:rPr>
            <w:rFonts w:ascii="Times New Roman" w:hAnsi="Times New Roman" w:cs="Times New Roman"/>
            <w:color w:val="000000"/>
            <w:sz w:val="24"/>
            <w:szCs w:val="24"/>
            <w:lang w:val="en-US"/>
            <w:rPrChange w:id="99" w:author="Jane Kohlhoff" w:date="2024-10-10T20:59:00Z" w16du:dateUtc="2024-10-10T09:59:00Z">
              <w:rPr/>
            </w:rPrChange>
          </w:rPr>
          <w:t>Missing values on the variables that showed a significant change from T1 to T3 (for any group) were imputed</w:t>
        </w:r>
      </w:ins>
      <w:ins w:id="100" w:author="Jane Kohlhoff" w:date="2024-10-10T20:43:00Z" w16du:dateUtc="2024-10-10T09:43:00Z">
        <w:r w:rsidR="00D2403F">
          <w:rPr>
            <w:rFonts w:ascii="Times New Roman" w:hAnsi="Times New Roman" w:cs="Times New Roman"/>
            <w:color w:val="000000"/>
            <w:sz w:val="24"/>
            <w:szCs w:val="24"/>
            <w:lang w:val="en-US"/>
          </w:rPr>
          <w:t xml:space="preserve">. </w:t>
        </w:r>
        <w:bookmarkEnd w:id="97"/>
        <w:r w:rsidR="00D2403F" w:rsidRPr="00D2403F">
          <w:rPr>
            <w:rFonts w:ascii="Times New Roman" w:hAnsi="Times New Roman" w:cs="Times New Roman"/>
            <w:color w:val="000000"/>
            <w:sz w:val="24"/>
            <w:szCs w:val="24"/>
            <w:lang w:val="en-US"/>
            <w:rPrChange w:id="101" w:author="Jane Kohlhoff" w:date="2024-10-10T20:43:00Z" w16du:dateUtc="2024-10-10T09:43:00Z">
              <w:rPr/>
            </w:rPrChange>
          </w:rPr>
          <w:t xml:space="preserve">Twenty-five datasets were imputed, using normal Bayesian linear regression for normal continuous variables, and predictive mean matching for count variables. No values were imputed for the waitlist group at </w:t>
        </w:r>
      </w:ins>
      <w:ins w:id="102" w:author="Jane Kohlhoff" w:date="2024-10-10T20:45:00Z" w16du:dateUtc="2024-10-10T09:45:00Z">
        <w:r w:rsidR="00D2403F">
          <w:rPr>
            <w:rFonts w:ascii="Times New Roman" w:hAnsi="Times New Roman" w:cs="Times New Roman"/>
            <w:color w:val="000000"/>
            <w:sz w:val="24"/>
            <w:szCs w:val="24"/>
            <w:lang w:val="en-US"/>
          </w:rPr>
          <w:t>T3</w:t>
        </w:r>
      </w:ins>
      <w:ins w:id="103" w:author="Jane Kohlhoff" w:date="2024-10-10T20:43:00Z" w16du:dateUtc="2024-10-10T09:43:00Z">
        <w:r w:rsidR="00D2403F" w:rsidRPr="00D2403F">
          <w:rPr>
            <w:rFonts w:ascii="Times New Roman" w:hAnsi="Times New Roman" w:cs="Times New Roman"/>
            <w:color w:val="000000"/>
            <w:sz w:val="24"/>
            <w:szCs w:val="24"/>
            <w:lang w:val="en-US"/>
            <w:rPrChange w:id="104" w:author="Jane Kohlhoff" w:date="2024-10-10T20:43:00Z" w16du:dateUtc="2024-10-10T09:43:00Z">
              <w:rPr/>
            </w:rPrChange>
          </w:rPr>
          <w:t xml:space="preserve">. The unadjusted mixed model was run on each imputed dataset, and all results, including the group difference in change (primary outcome) and effect size, were aggregated using Rubin’s Rules </w:t>
        </w:r>
      </w:ins>
      <w:r w:rsidR="00D2403F">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 ExcludeAuth="1"&gt;&lt;Author&gt;Rubin&lt;/Author&gt;&lt;Year&gt;2004&lt;/Year&gt;&lt;RecNum&gt;3717&lt;/RecNum&gt;&lt;DisplayText&gt;(2004)&lt;/DisplayText&gt;&lt;record&gt;&lt;rec-number&gt;3717&lt;/rec-number&gt;&lt;foreign-keys&gt;&lt;key app="EN" db-id="ards0dvaofa9d9es2f6vrf9iarwfp0z2w20v" timestamp="1728474533" guid="a2db29be-da91-4c6f-a442-5ecfcba1d6b0"&gt;3717&lt;/key&gt;&lt;/foreign-keys&gt;&lt;ref-type name="Book"&gt;6&lt;/ref-type&gt;&lt;contributors&gt;&lt;authors&gt;&lt;author&gt;Rubin, Donald B&lt;/author&gt;&lt;/authors&gt;&lt;/contributors&gt;&lt;titles&gt;&lt;title&gt;Multiple imputation for nonresponse in surveys&lt;/title&gt;&lt;/titles&gt;&lt;volume&gt;81&lt;/volume&gt;&lt;dates&gt;&lt;year&gt;2004&lt;/year&gt;&lt;/dates&gt;&lt;publisher&gt;John Wiley &amp;amp; Sons&lt;/publisher&gt;&lt;isbn&gt;0471655740&lt;/isbn&gt;&lt;urls&gt;&lt;/urls&gt;&lt;/record&gt;&lt;/Cite&gt;&lt;/EndNote&gt;</w:instrText>
      </w:r>
      <w:r w:rsidR="00D2403F">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(2004)</w:t>
      </w:r>
      <w:r w:rsidR="00D2403F">
        <w:rPr>
          <w:rFonts w:ascii="Times New Roman" w:hAnsi="Times New Roman" w:cs="Times New Roman"/>
          <w:color w:val="000000"/>
          <w:sz w:val="24"/>
          <w:szCs w:val="24"/>
          <w:lang w:val="en-US"/>
        </w:rPr>
        <w:fldChar w:fldCharType="end"/>
      </w:r>
      <w:ins w:id="105" w:author="Jane Kohlhoff" w:date="2024-10-10T20:46:00Z" w16du:dateUtc="2024-10-10T09:46:00Z">
        <w:r w:rsidR="00D2403F">
          <w:rPr>
            <w:rFonts w:ascii="Times New Roman" w:hAnsi="Times New Roman" w:cs="Times New Roman"/>
            <w:color w:val="000000"/>
            <w:sz w:val="24"/>
            <w:szCs w:val="24"/>
            <w:lang w:val="en-US"/>
          </w:rPr>
          <w:t>.</w:t>
        </w:r>
      </w:ins>
    </w:p>
    <w:bookmarkEnd w:id="81"/>
    <w:p w14:paraId="1D4781FF" w14:textId="23B76013" w:rsidR="00C47A59" w:rsidRPr="00FC00F3" w:rsidRDefault="00C47A59" w:rsidP="00ED5383">
      <w:pPr>
        <w:spacing w:line="480" w:lineRule="auto"/>
        <w:ind w:firstLine="720"/>
        <w:rPr>
          <w:rFonts w:ascii="Times New Roman" w:hAnsi="Times New Roman" w:cs="Times New Roman"/>
          <w:b/>
          <w:bCs/>
          <w:color w:val="000000"/>
          <w:sz w:val="24"/>
          <w:szCs w:val="24"/>
          <w:lang w:val="en-US"/>
        </w:rPr>
      </w:pPr>
      <w:r w:rsidRPr="00FC00F3">
        <w:rPr>
          <w:rFonts w:ascii="Times New Roman" w:hAnsi="Times New Roman" w:cs="Times New Roman"/>
          <w:b/>
          <w:bCs/>
          <w:color w:val="000000"/>
          <w:sz w:val="24"/>
          <w:szCs w:val="24"/>
          <w:lang w:val="en-US"/>
        </w:rPr>
        <w:t>Changes to Protocol</w:t>
      </w:r>
    </w:p>
    <w:p w14:paraId="3622B704" w14:textId="7B61A495" w:rsidR="00AF7301" w:rsidRPr="00FC00F3" w:rsidRDefault="00AF7301" w:rsidP="00ED5383">
      <w:pPr>
        <w:spacing w:line="480" w:lineRule="auto"/>
        <w:ind w:firstLine="720"/>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 xml:space="preserve">The following changes were made to the published study protocol </w:t>
      </w:r>
      <w:r w:rsidR="00FE0F90"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&lt;EndNote&gt;&lt;Cite&gt;&lt;Author&gt;Kohlhoff&lt;/Author&gt;&lt;Year&gt;2020&lt;/Year&gt;&lt;RecNum&gt;2236&lt;/RecNum&gt;&lt;DisplayText&gt;(Kohlhoff, Cibralic, et al., 2020)&lt;/DisplayText&gt;&lt;record&gt;&lt;rec-number&gt;2236&lt;/rec-number&gt;&lt;foreign-keys&gt;&lt;key app="EN" db-id="ards0dvaofa9d9es2f6vrf9iarwfp0z2w20v" timestamp="1696903407" guid="9a319a6e-ea64-483c-bb64-ed18b21b3b22"&gt;2236&lt;/key&gt;&lt;/foreign-keys&gt;&lt;ref-type name="Journal Article"&gt;17&lt;/ref-type&gt;&lt;contributors&gt;&lt;authors&gt;&lt;author&gt;Kohlhoff, J.&lt;/author&gt;&lt;author&gt;Cibralic, S.&lt;/author&gt;&lt;author&gt;Wallace, N.&lt;/author&gt;&lt;author&gt;Morgan, S.&lt;/author&gt;&lt;author&gt;McMahon, C.&lt;/author&gt;&lt;author&gt;Hawkins, E.&lt;/author&gt;&lt;author&gt;Eapen, V.&lt;/author&gt;&lt;author&gt;Briggs, N.&lt;/author&gt;&lt;author&gt;Huber, A.&lt;/author&gt;&lt;author&gt;McNeil, C.&lt;/author&gt;&lt;/authors&gt;&lt;/contributors&gt;&lt;titles&gt;&lt;title&gt;A randomized controlled trial comparing parent child interaction therapy-toddler, circle of security–parenting™ and waitlist controls in the treatment of disruptive behaviors for children aged 14–24 months: study protocol&lt;/title&gt;&lt;secondary-title&gt;BMC psychology&lt;/secondary-title&gt;&lt;/titles&gt;&lt;periodical&gt;&lt;full-title&gt;BMC Psychology&lt;/full-title&gt;&lt;/periodical&gt;&lt;pages&gt;1-14&lt;/pages&gt;&lt;volume&gt;8&lt;/volume&gt;&lt;number&gt;1&lt;/number&gt;&lt;dates&gt;&lt;year&gt;2020&lt;/year&gt;&lt;/dates&gt;&lt;isbn&gt;2050-7283&lt;/isbn&gt;&lt;urls&gt;&lt;/urls&gt;&lt;/record&gt;&lt;/Cite&gt;&lt;/EndNote&gt;</w:instrText>
      </w:r>
      <w:r w:rsidR="00FE0F90"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(Kohlhoff, Cibralic, et al., 2020)</w:t>
      </w:r>
      <w:r w:rsidR="00FE0F90" w:rsidRPr="00FC00F3">
        <w:rPr>
          <w:rFonts w:ascii="Times New Roman" w:hAnsi="Times New Roman" w:cs="Times New Roman"/>
          <w:color w:val="000000"/>
          <w:sz w:val="24"/>
          <w:szCs w:val="24"/>
          <w:lang w:val="en-US"/>
        </w:rPr>
        <w:fldChar w:fldCharType="end"/>
      </w:r>
      <w:r w:rsidR="00A95620" w:rsidRPr="00FC00F3">
        <w:rPr>
          <w:rFonts w:ascii="Times New Roman" w:hAnsi="Times New Roman" w:cs="Times New Roman"/>
          <w:color w:val="000000"/>
          <w:sz w:val="24"/>
          <w:szCs w:val="24"/>
          <w:lang w:val="en-US"/>
        </w:rPr>
        <w:t xml:space="preserve">: </w:t>
      </w:r>
      <w:r w:rsidR="00352B43" w:rsidRPr="00FC00F3">
        <w:rPr>
          <w:rFonts w:ascii="Times New Roman" w:hAnsi="Times New Roman" w:cs="Times New Roman"/>
          <w:color w:val="000000"/>
          <w:sz w:val="24"/>
          <w:szCs w:val="24"/>
          <w:lang w:val="en-US"/>
        </w:rPr>
        <w:t xml:space="preserve">1) </w:t>
      </w:r>
      <w:r w:rsidR="00992309" w:rsidRPr="00FC00F3">
        <w:rPr>
          <w:rFonts w:ascii="Times New Roman" w:hAnsi="Times New Roman" w:cs="Times New Roman"/>
          <w:color w:val="000000"/>
          <w:sz w:val="24"/>
          <w:szCs w:val="24"/>
          <w:lang w:val="en-US"/>
        </w:rPr>
        <w:t>Addition of a</w:t>
      </w:r>
      <w:r w:rsidR="004322DA" w:rsidRPr="00FC00F3">
        <w:rPr>
          <w:rFonts w:ascii="Times New Roman" w:hAnsi="Times New Roman" w:cs="Times New Roman"/>
          <w:color w:val="000000"/>
          <w:sz w:val="24"/>
          <w:szCs w:val="24"/>
          <w:lang w:val="en-US"/>
        </w:rPr>
        <w:t>n extra h</w:t>
      </w:r>
      <w:r w:rsidR="00992309" w:rsidRPr="00FC00F3">
        <w:rPr>
          <w:rFonts w:ascii="Times New Roman" w:hAnsi="Times New Roman" w:cs="Times New Roman"/>
          <w:color w:val="000000"/>
          <w:sz w:val="24"/>
          <w:szCs w:val="24"/>
          <w:lang w:val="en-US"/>
        </w:rPr>
        <w:t>ypothesis</w:t>
      </w:r>
      <w:r w:rsidR="004322DA" w:rsidRPr="00FC00F3">
        <w:rPr>
          <w:rFonts w:ascii="Times New Roman" w:hAnsi="Times New Roman" w:cs="Times New Roman"/>
          <w:color w:val="000000"/>
          <w:sz w:val="24"/>
          <w:szCs w:val="24"/>
          <w:lang w:val="en-US"/>
        </w:rPr>
        <w:t xml:space="preserve"> (</w:t>
      </w:r>
      <w:r w:rsidR="00023D70" w:rsidRPr="00FC00F3">
        <w:rPr>
          <w:rFonts w:ascii="Times New Roman" w:hAnsi="Times New Roman" w:cs="Times New Roman"/>
          <w:color w:val="000000"/>
          <w:sz w:val="24"/>
          <w:szCs w:val="24"/>
          <w:lang w:val="en-US"/>
        </w:rPr>
        <w:t xml:space="preserve">referred to above as the </w:t>
      </w:r>
      <w:r w:rsidR="002A181B" w:rsidRPr="00FC00F3">
        <w:rPr>
          <w:rFonts w:ascii="Times New Roman" w:hAnsi="Times New Roman" w:cs="Times New Roman"/>
          <w:color w:val="000000"/>
          <w:sz w:val="24"/>
          <w:szCs w:val="24"/>
          <w:lang w:val="en-US"/>
        </w:rPr>
        <w:t>‘</w:t>
      </w:r>
      <w:r w:rsidR="00023D70" w:rsidRPr="00FC00F3">
        <w:rPr>
          <w:rFonts w:ascii="Times New Roman" w:hAnsi="Times New Roman" w:cs="Times New Roman"/>
          <w:color w:val="000000"/>
          <w:sz w:val="24"/>
          <w:szCs w:val="24"/>
          <w:lang w:val="en-US"/>
        </w:rPr>
        <w:t xml:space="preserve">primary study </w:t>
      </w:r>
      <w:r w:rsidR="004322DA" w:rsidRPr="00FC00F3">
        <w:rPr>
          <w:rFonts w:ascii="Times New Roman" w:hAnsi="Times New Roman" w:cs="Times New Roman"/>
          <w:color w:val="000000"/>
          <w:sz w:val="24"/>
          <w:szCs w:val="24"/>
          <w:lang w:val="en-US"/>
        </w:rPr>
        <w:t>hypothesi</w:t>
      </w:r>
      <w:r w:rsidR="00023D70" w:rsidRPr="00FC00F3">
        <w:rPr>
          <w:rFonts w:ascii="Times New Roman" w:hAnsi="Times New Roman" w:cs="Times New Roman"/>
          <w:color w:val="000000"/>
          <w:sz w:val="24"/>
          <w:szCs w:val="24"/>
          <w:lang w:val="en-US"/>
        </w:rPr>
        <w:t>s</w:t>
      </w:r>
      <w:r w:rsidR="002A181B" w:rsidRPr="00FC00F3">
        <w:rPr>
          <w:rFonts w:ascii="Times New Roman" w:hAnsi="Times New Roman" w:cs="Times New Roman"/>
          <w:color w:val="000000"/>
          <w:sz w:val="24"/>
          <w:szCs w:val="24"/>
          <w:lang w:val="en-US"/>
        </w:rPr>
        <w:t>’</w:t>
      </w:r>
      <w:r w:rsidR="004322DA" w:rsidRPr="00FC00F3">
        <w:rPr>
          <w:rFonts w:ascii="Times New Roman" w:hAnsi="Times New Roman" w:cs="Times New Roman"/>
          <w:color w:val="000000"/>
          <w:sz w:val="24"/>
          <w:szCs w:val="24"/>
          <w:lang w:val="en-US"/>
        </w:rPr>
        <w:t>) to allow for comparison of within and between group changes</w:t>
      </w:r>
      <w:r w:rsidR="002A181B" w:rsidRPr="00FC00F3">
        <w:rPr>
          <w:rFonts w:ascii="Times New Roman" w:hAnsi="Times New Roman" w:cs="Times New Roman"/>
          <w:color w:val="000000"/>
          <w:sz w:val="24"/>
          <w:szCs w:val="24"/>
          <w:lang w:val="en-US"/>
        </w:rPr>
        <w:t xml:space="preserve"> </w:t>
      </w:r>
      <w:r w:rsidR="00727CC5" w:rsidRPr="00FC00F3">
        <w:rPr>
          <w:rFonts w:ascii="Times New Roman" w:hAnsi="Times New Roman" w:cs="Times New Roman"/>
          <w:color w:val="000000"/>
          <w:sz w:val="24"/>
          <w:szCs w:val="24"/>
          <w:lang w:val="en-US"/>
        </w:rPr>
        <w:t>on key outcome variables</w:t>
      </w:r>
      <w:r w:rsidR="0085718E" w:rsidRPr="00FC00F3">
        <w:rPr>
          <w:rFonts w:ascii="Times New Roman" w:hAnsi="Times New Roman" w:cs="Times New Roman"/>
          <w:color w:val="000000"/>
          <w:sz w:val="24"/>
          <w:szCs w:val="24"/>
          <w:lang w:val="en-US"/>
        </w:rPr>
        <w:t xml:space="preserve">; </w:t>
      </w:r>
      <w:r w:rsidR="00352B43" w:rsidRPr="00FC00F3">
        <w:rPr>
          <w:rFonts w:ascii="Times New Roman" w:hAnsi="Times New Roman" w:cs="Times New Roman"/>
          <w:color w:val="000000"/>
          <w:sz w:val="24"/>
          <w:szCs w:val="24"/>
          <w:lang w:val="en-US"/>
        </w:rPr>
        <w:t xml:space="preserve">2) </w:t>
      </w:r>
      <w:r w:rsidR="007E297E" w:rsidRPr="00FC00F3">
        <w:rPr>
          <w:rFonts w:ascii="Times New Roman" w:hAnsi="Times New Roman" w:cs="Times New Roman"/>
          <w:color w:val="000000"/>
          <w:sz w:val="24"/>
          <w:szCs w:val="24"/>
          <w:lang w:val="en-US"/>
        </w:rPr>
        <w:t>Coping with Toddler’s Negative Emotions Scale (CTNES) scores</w:t>
      </w:r>
      <w:r w:rsidR="006C40B4" w:rsidRPr="00FC00F3">
        <w:rPr>
          <w:rFonts w:ascii="Times New Roman" w:hAnsi="Times New Roman" w:cs="Times New Roman"/>
          <w:color w:val="000000"/>
          <w:sz w:val="24"/>
          <w:szCs w:val="24"/>
          <w:lang w:val="en-US"/>
        </w:rPr>
        <w:t xml:space="preserve"> </w:t>
      </w:r>
      <w:r w:rsidR="002A181B" w:rsidRPr="00FC00F3">
        <w:rPr>
          <w:rFonts w:ascii="Times New Roman" w:hAnsi="Times New Roman" w:cs="Times New Roman"/>
          <w:color w:val="000000"/>
          <w:sz w:val="24"/>
          <w:szCs w:val="24"/>
          <w:lang w:val="en-US"/>
        </w:rPr>
        <w:t>not</w:t>
      </w:r>
      <w:r w:rsidR="007E297E" w:rsidRPr="00FC00F3">
        <w:rPr>
          <w:rFonts w:ascii="Times New Roman" w:hAnsi="Times New Roman" w:cs="Times New Roman"/>
          <w:color w:val="000000"/>
          <w:sz w:val="24"/>
          <w:szCs w:val="24"/>
          <w:lang w:val="en-US"/>
        </w:rPr>
        <w:t xml:space="preserve"> reported</w:t>
      </w:r>
      <w:r w:rsidR="002A181B" w:rsidRPr="00FC00F3">
        <w:rPr>
          <w:rFonts w:ascii="Times New Roman" w:hAnsi="Times New Roman" w:cs="Times New Roman"/>
          <w:color w:val="000000"/>
          <w:sz w:val="24"/>
          <w:szCs w:val="24"/>
          <w:lang w:val="en-US"/>
        </w:rPr>
        <w:t xml:space="preserve"> </w:t>
      </w:r>
      <w:r w:rsidR="0012593D" w:rsidRPr="00FC00F3">
        <w:rPr>
          <w:rFonts w:ascii="Times New Roman" w:hAnsi="Times New Roman" w:cs="Times New Roman"/>
          <w:color w:val="000000"/>
          <w:sz w:val="24"/>
          <w:szCs w:val="24"/>
          <w:lang w:val="en-US"/>
        </w:rPr>
        <w:fldChar w:fldCharType="begin"/>
      </w:r>
      <w:r w:rsidR="00D2403F">
        <w:rPr>
          <w:rFonts w:ascii="Times New Roman" w:hAnsi="Times New Roman" w:cs="Times New Roman"/>
          <w:color w:val="000000"/>
          <w:sz w:val="24"/>
          <w:szCs w:val="24"/>
          <w:lang w:val="en-US"/>
        </w:rPr>
        <w:instrText xml:space="preserve"> ADDIN EN.CITE &lt;EndNote&gt;&lt;Cite&gt;&lt;Author&gt;Spinrad&lt;/Author&gt;&lt;Year&gt;2007&lt;/Year&gt;&lt;RecNum&gt;156&lt;/RecNum&gt;&lt;DisplayText&gt;(Spinrad et al., 2007)&lt;/DisplayText&gt;&lt;record&gt;&lt;rec-number&gt;156&lt;/rec-number&gt;&lt;foreign-keys&gt;&lt;key app="EN" db-id="ards0dvaofa9d9es2f6vrf9iarwfp0z2w20v" timestamp="1696903240" guid="d2bdfebf-b967-4a8f-b7f7-9606c0f4c3a2"&gt;156&lt;/key&gt;&lt;/foreign-keys&gt;&lt;ref-type name="Journal Article"&gt;17&lt;/ref-type&gt;&lt;contributors&gt;&lt;authors&gt;&lt;author&gt;Spinrad, Tracy L&lt;/author&gt;&lt;author&gt;Eisenberg, Nancy&lt;/author&gt;&lt;author&gt;Gaertner, Bridget&lt;/author&gt;&lt;author&gt;Popp, Tierney&lt;/author&gt;&lt;author&gt;Smith, Cynthia L&lt;/author&gt;&lt;author&gt;Kupfer, Anne&lt;/author&gt;&lt;author&gt;Greving, Karissa&lt;/author&gt;&lt;author&gt;Liew, Jeffrey&lt;/author&gt;&lt;author&gt;Hofer, Claire&lt;/author&gt;&lt;/authors&gt;&lt;/contributors&gt;&lt;titles&gt;&lt;title&gt;Relations of maternal socialization and toddlers&amp;apos; effortful control to children&amp;apos;s adjustment and social competence&lt;/title&gt;&lt;secondary-title&gt;Developmental psychology&lt;/secondary-title&gt;&lt;short-title&gt;Relations of maternal socialization and toddlers&amp;apos; effortful control to children&amp;apos;s adjustment and social competence&lt;/short-title&gt;&lt;/titles&gt;&lt;periodical&gt;&lt;full-title&gt;Developmental psychology&lt;/full-title&gt;&lt;/periodical&gt;&lt;pages&gt;1170&lt;/pages&gt;&lt;volume&gt;43&lt;/volume&gt;&lt;number&gt;5&lt;/number&gt;&lt;dates&gt;&lt;year&gt;2007&lt;/year&gt;&lt;/dates&gt;&lt;isbn&gt;1939-0599&lt;/isbn&gt;&lt;urls&gt;&lt;/urls&gt;&lt;/record&gt;&lt;/Cite&gt;&lt;/EndNote&gt;</w:instrText>
      </w:r>
      <w:r w:rsidR="0012593D" w:rsidRPr="00FC00F3">
        <w:rPr>
          <w:rFonts w:ascii="Times New Roman" w:hAnsi="Times New Roman" w:cs="Times New Roman"/>
          <w:color w:val="000000"/>
          <w:sz w:val="24"/>
          <w:szCs w:val="24"/>
          <w:lang w:val="en-US"/>
        </w:rPr>
        <w:fldChar w:fldCharType="separate"/>
      </w:r>
      <w:r w:rsidR="00D2403F">
        <w:rPr>
          <w:rFonts w:ascii="Times New Roman" w:hAnsi="Times New Roman" w:cs="Times New Roman"/>
          <w:noProof/>
          <w:color w:val="000000"/>
          <w:sz w:val="24"/>
          <w:szCs w:val="24"/>
          <w:lang w:val="en-US"/>
        </w:rPr>
        <w:t>(Spinrad et al., 2007)</w:t>
      </w:r>
      <w:r w:rsidR="0012593D" w:rsidRPr="00FC00F3">
        <w:rPr>
          <w:rFonts w:ascii="Times New Roman" w:hAnsi="Times New Roman" w:cs="Times New Roman"/>
          <w:color w:val="000000"/>
          <w:sz w:val="24"/>
          <w:szCs w:val="24"/>
          <w:lang w:val="en-US"/>
        </w:rPr>
        <w:fldChar w:fldCharType="end"/>
      </w:r>
      <w:r w:rsidR="00897263" w:rsidRPr="00FC00F3">
        <w:rPr>
          <w:rFonts w:ascii="Times New Roman" w:hAnsi="Times New Roman" w:cs="Times New Roman"/>
          <w:color w:val="000000"/>
          <w:sz w:val="24"/>
          <w:szCs w:val="24"/>
          <w:lang w:val="en-US"/>
        </w:rPr>
        <w:t xml:space="preserve"> </w:t>
      </w:r>
      <w:r w:rsidR="002A181B" w:rsidRPr="00FC00F3">
        <w:rPr>
          <w:rFonts w:ascii="Times New Roman" w:hAnsi="Times New Roman" w:cs="Times New Roman"/>
          <w:color w:val="000000"/>
          <w:sz w:val="24"/>
          <w:szCs w:val="24"/>
          <w:lang w:val="en-US"/>
        </w:rPr>
        <w:t>due to an administration error</w:t>
      </w:r>
      <w:r w:rsidR="00967D5F" w:rsidRPr="00FC00F3">
        <w:rPr>
          <w:rFonts w:ascii="Times New Roman" w:hAnsi="Times New Roman" w:cs="Times New Roman"/>
          <w:color w:val="000000"/>
          <w:sz w:val="24"/>
          <w:szCs w:val="24"/>
          <w:lang w:val="en-US"/>
        </w:rPr>
        <w:t xml:space="preserve">; </w:t>
      </w:r>
      <w:r w:rsidR="00352B43" w:rsidRPr="00FC00F3">
        <w:rPr>
          <w:rFonts w:ascii="Times New Roman" w:hAnsi="Times New Roman" w:cs="Times New Roman"/>
          <w:color w:val="000000"/>
          <w:sz w:val="24"/>
          <w:szCs w:val="24"/>
          <w:lang w:val="en-US"/>
        </w:rPr>
        <w:t xml:space="preserve">3) </w:t>
      </w:r>
      <w:r w:rsidR="002A181B" w:rsidRPr="00FC00F3">
        <w:rPr>
          <w:rFonts w:ascii="Times New Roman" w:hAnsi="Times New Roman" w:cs="Times New Roman"/>
          <w:color w:val="000000"/>
          <w:sz w:val="24"/>
          <w:szCs w:val="24"/>
          <w:lang w:val="en-US"/>
        </w:rPr>
        <w:t>M</w:t>
      </w:r>
      <w:r w:rsidR="00967D5F" w:rsidRPr="00FC00F3">
        <w:rPr>
          <w:rFonts w:ascii="Times New Roman" w:hAnsi="Times New Roman" w:cs="Times New Roman"/>
          <w:color w:val="000000"/>
          <w:sz w:val="24"/>
          <w:szCs w:val="24"/>
          <w:lang w:val="en-US"/>
        </w:rPr>
        <w:t>ind-mindedness</w:t>
      </w:r>
      <w:r w:rsidR="00992309" w:rsidRPr="00FC00F3">
        <w:rPr>
          <w:rFonts w:ascii="Times New Roman" w:hAnsi="Times New Roman" w:cs="Times New Roman"/>
          <w:color w:val="000000"/>
          <w:sz w:val="24"/>
          <w:szCs w:val="24"/>
          <w:lang w:val="en-US"/>
        </w:rPr>
        <w:t xml:space="preserve"> </w:t>
      </w:r>
      <w:r w:rsidR="001C50DF" w:rsidRPr="00FC00F3">
        <w:rPr>
          <w:rFonts w:ascii="Times New Roman" w:hAnsi="Times New Roman" w:cs="Times New Roman"/>
          <w:color w:val="000000"/>
          <w:sz w:val="24"/>
          <w:szCs w:val="24"/>
          <w:lang w:val="en-US"/>
        </w:rPr>
        <w:t>was coded from</w:t>
      </w:r>
      <w:r w:rsidR="002A181B" w:rsidRPr="00FC00F3">
        <w:rPr>
          <w:rFonts w:ascii="Times New Roman" w:hAnsi="Times New Roman" w:cs="Times New Roman"/>
          <w:color w:val="000000"/>
          <w:sz w:val="24"/>
          <w:szCs w:val="24"/>
          <w:lang w:val="en-US"/>
        </w:rPr>
        <w:t xml:space="preserve"> the</w:t>
      </w:r>
      <w:r w:rsidR="001C50DF" w:rsidRPr="00FC00F3">
        <w:rPr>
          <w:rFonts w:ascii="Times New Roman" w:hAnsi="Times New Roman" w:cs="Times New Roman"/>
          <w:color w:val="000000"/>
          <w:sz w:val="24"/>
          <w:szCs w:val="24"/>
          <w:lang w:val="en-US"/>
        </w:rPr>
        <w:t xml:space="preserve"> 20-min parent-toddler play sessions</w:t>
      </w:r>
      <w:r w:rsidR="006C40B4" w:rsidRPr="00FC00F3">
        <w:rPr>
          <w:rFonts w:ascii="Times New Roman" w:hAnsi="Times New Roman" w:cs="Times New Roman"/>
          <w:color w:val="000000"/>
          <w:sz w:val="24"/>
          <w:szCs w:val="24"/>
          <w:lang w:val="en-US"/>
        </w:rPr>
        <w:t xml:space="preserve"> </w:t>
      </w:r>
      <w:r w:rsidR="001C50DF" w:rsidRPr="00FC00F3">
        <w:rPr>
          <w:rFonts w:ascii="Times New Roman" w:hAnsi="Times New Roman" w:cs="Times New Roman"/>
          <w:color w:val="000000"/>
          <w:sz w:val="24"/>
          <w:szCs w:val="24"/>
          <w:lang w:val="en-US"/>
        </w:rPr>
        <w:t>rather than from 5-minute parent speech samples, due to</w:t>
      </w:r>
      <w:r w:rsidR="00F74BED" w:rsidRPr="00FC00F3">
        <w:rPr>
          <w:rFonts w:ascii="Times New Roman" w:hAnsi="Times New Roman" w:cs="Times New Roman"/>
          <w:color w:val="000000"/>
          <w:sz w:val="24"/>
          <w:szCs w:val="24"/>
          <w:lang w:val="en-US"/>
        </w:rPr>
        <w:t xml:space="preserve"> better data quality; </w:t>
      </w:r>
      <w:r w:rsidR="00352B43" w:rsidRPr="00FC00F3">
        <w:rPr>
          <w:rFonts w:ascii="Times New Roman" w:hAnsi="Times New Roman" w:cs="Times New Roman"/>
          <w:color w:val="000000"/>
          <w:sz w:val="24"/>
          <w:szCs w:val="24"/>
          <w:lang w:val="en-US"/>
        </w:rPr>
        <w:t xml:space="preserve">4) </w:t>
      </w:r>
      <w:r w:rsidR="00E31AD2" w:rsidRPr="00FC00F3">
        <w:rPr>
          <w:rFonts w:ascii="Times New Roman" w:hAnsi="Times New Roman" w:cs="Times New Roman"/>
          <w:color w:val="000000"/>
          <w:sz w:val="24"/>
          <w:szCs w:val="24"/>
          <w:lang w:val="en-US"/>
        </w:rPr>
        <w:t xml:space="preserve">Addition of </w:t>
      </w:r>
      <w:r w:rsidR="00364CC4" w:rsidRPr="00FC00F3">
        <w:rPr>
          <w:rFonts w:ascii="Times New Roman" w:hAnsi="Times New Roman" w:cs="Times New Roman"/>
          <w:color w:val="000000"/>
          <w:sz w:val="24"/>
          <w:szCs w:val="24"/>
          <w:lang w:val="en-US"/>
        </w:rPr>
        <w:t xml:space="preserve">the </w:t>
      </w:r>
      <w:r w:rsidR="00903725" w:rsidRPr="00FC00F3">
        <w:rPr>
          <w:rFonts w:ascii="Times New Roman" w:eastAsia="Times New Roman" w:hAnsi="Times New Roman" w:cs="Times New Roman"/>
          <w:kern w:val="0"/>
          <w:sz w:val="24"/>
          <w:szCs w:val="24"/>
          <w:lang w:val="en-GB" w:eastAsia="en-GB"/>
          <w14:ligatures w14:val="none"/>
        </w:rPr>
        <w:t xml:space="preserve">Brief Infant-Toddler Social Emotional Assessment </w:t>
      </w:r>
      <w:r w:rsidR="00903725"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PEVuZE5vdGU+PENpdGU+PEF1dGhvcj5CcmlnZ3MtR293YW48L0F1dGhvcj48WWVhcj4yMDA0PC9Z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00903725" w:rsidRPr="00FC00F3">
        <w:rPr>
          <w:rFonts w:ascii="Times New Roman" w:eastAsia="Times New Roman" w:hAnsi="Times New Roman" w:cs="Times New Roman"/>
          <w:kern w:val="0"/>
          <w:sz w:val="24"/>
          <w:szCs w:val="24"/>
          <w:lang w:val="en-GB" w:eastAsia="en-GB"/>
          <w14:ligatures w14:val="none"/>
        </w:rPr>
      </w:r>
      <w:r w:rsidR="00903725"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(BITSEA; Briggs-Gowan et al., 2004; Briggs-Gowan et al., 2013)</w:t>
      </w:r>
      <w:r w:rsidR="00903725" w:rsidRPr="00FC00F3">
        <w:rPr>
          <w:rFonts w:ascii="Times New Roman" w:eastAsia="Times New Roman" w:hAnsi="Times New Roman" w:cs="Times New Roman"/>
          <w:kern w:val="0"/>
          <w:sz w:val="24"/>
          <w:szCs w:val="24"/>
          <w:lang w:val="en-GB" w:eastAsia="en-GB"/>
          <w14:ligatures w14:val="none"/>
        </w:rPr>
        <w:fldChar w:fldCharType="end"/>
      </w:r>
      <w:r w:rsidR="00903725" w:rsidRPr="00FC00F3">
        <w:rPr>
          <w:rFonts w:ascii="Times New Roman" w:eastAsia="Times New Roman" w:hAnsi="Times New Roman" w:cs="Times New Roman"/>
          <w:kern w:val="0"/>
          <w:sz w:val="24"/>
          <w:szCs w:val="24"/>
          <w:lang w:val="en-GB" w:eastAsia="en-GB"/>
          <w14:ligatures w14:val="none"/>
        </w:rPr>
        <w:t xml:space="preserve">, </w:t>
      </w:r>
      <w:r w:rsidR="00364CC4" w:rsidRPr="00FC00F3">
        <w:rPr>
          <w:rFonts w:ascii="Times New Roman" w:hAnsi="Times New Roman" w:cs="Times New Roman"/>
          <w:color w:val="000000"/>
          <w:sz w:val="24"/>
          <w:szCs w:val="24"/>
          <w:lang w:val="en-US"/>
        </w:rPr>
        <w:t xml:space="preserve">to </w:t>
      </w:r>
      <w:r w:rsidR="00903725" w:rsidRPr="00FC00F3">
        <w:rPr>
          <w:rFonts w:ascii="Times New Roman" w:hAnsi="Times New Roman" w:cs="Times New Roman"/>
          <w:color w:val="000000"/>
          <w:sz w:val="24"/>
          <w:szCs w:val="24"/>
          <w:lang w:val="en-US"/>
        </w:rPr>
        <w:t xml:space="preserve">allow for </w:t>
      </w:r>
      <w:r w:rsidR="00364CC4" w:rsidRPr="00FC00F3">
        <w:rPr>
          <w:rFonts w:ascii="Times New Roman" w:hAnsi="Times New Roman" w:cs="Times New Roman"/>
          <w:color w:val="000000"/>
          <w:sz w:val="24"/>
          <w:szCs w:val="24"/>
          <w:lang w:val="en-US"/>
        </w:rPr>
        <w:lastRenderedPageBreak/>
        <w:t>assess</w:t>
      </w:r>
      <w:r w:rsidR="00903725" w:rsidRPr="00FC00F3">
        <w:rPr>
          <w:rFonts w:ascii="Times New Roman" w:hAnsi="Times New Roman" w:cs="Times New Roman"/>
          <w:color w:val="000000"/>
          <w:sz w:val="24"/>
          <w:szCs w:val="24"/>
          <w:lang w:val="en-US"/>
        </w:rPr>
        <w:t>ment of</w:t>
      </w:r>
      <w:r w:rsidR="00364CC4" w:rsidRPr="00FC00F3">
        <w:rPr>
          <w:rFonts w:ascii="Times New Roman" w:hAnsi="Times New Roman" w:cs="Times New Roman"/>
          <w:color w:val="000000"/>
          <w:sz w:val="24"/>
          <w:szCs w:val="24"/>
          <w:lang w:val="en-US"/>
        </w:rPr>
        <w:t xml:space="preserve"> general child behavior problems and social competence</w:t>
      </w:r>
      <w:r w:rsidR="002A181B" w:rsidRPr="00FC00F3">
        <w:rPr>
          <w:rFonts w:ascii="Times New Roman" w:hAnsi="Times New Roman" w:cs="Times New Roman"/>
          <w:color w:val="000000"/>
          <w:sz w:val="24"/>
          <w:szCs w:val="24"/>
          <w:lang w:val="en-US"/>
        </w:rPr>
        <w:t xml:space="preserve"> in addition to externalizing and internalizing problems</w:t>
      </w:r>
      <w:r w:rsidR="003B025A" w:rsidRPr="00FC00F3">
        <w:rPr>
          <w:rFonts w:ascii="Times New Roman" w:hAnsi="Times New Roman" w:cs="Times New Roman"/>
          <w:color w:val="000000"/>
          <w:sz w:val="24"/>
          <w:szCs w:val="24"/>
          <w:lang w:val="en-US"/>
        </w:rPr>
        <w:t>.</w:t>
      </w:r>
      <w:r w:rsidR="00364CC4" w:rsidRPr="00FC00F3">
        <w:rPr>
          <w:rFonts w:ascii="Times New Roman" w:hAnsi="Times New Roman" w:cs="Times New Roman"/>
          <w:color w:val="000000"/>
          <w:sz w:val="24"/>
          <w:szCs w:val="24"/>
          <w:lang w:val="en-US"/>
        </w:rPr>
        <w:t xml:space="preserve"> </w:t>
      </w:r>
    </w:p>
    <w:p w14:paraId="555A8F39" w14:textId="0E356A82" w:rsidR="00CD2529" w:rsidRPr="00FC00F3" w:rsidRDefault="00E36229" w:rsidP="00EF4F9D">
      <w:pPr>
        <w:spacing w:line="480" w:lineRule="auto"/>
        <w:rPr>
          <w:rFonts w:ascii="Times New Roman" w:hAnsi="Times New Roman" w:cs="Times New Roman"/>
          <w:b/>
          <w:bCs/>
          <w:sz w:val="24"/>
          <w:szCs w:val="24"/>
        </w:rPr>
      </w:pPr>
      <w:r w:rsidRPr="00FC00F3">
        <w:rPr>
          <w:rFonts w:ascii="Times New Roman" w:hAnsi="Times New Roman" w:cs="Times New Roman"/>
          <w:b/>
          <w:bCs/>
          <w:sz w:val="24"/>
          <w:szCs w:val="24"/>
        </w:rPr>
        <w:t>Results</w:t>
      </w:r>
    </w:p>
    <w:p w14:paraId="68634C22" w14:textId="601F5647" w:rsidR="00CD2529" w:rsidRPr="00FC00F3" w:rsidRDefault="00CD2529" w:rsidP="00EF4F9D">
      <w:pPr>
        <w:spacing w:line="480" w:lineRule="auto"/>
        <w:ind w:firstLine="720"/>
        <w:rPr>
          <w:rFonts w:ascii="Times New Roman" w:hAnsi="Times New Roman" w:cs="Times New Roman"/>
          <w:color w:val="000000"/>
          <w:sz w:val="24"/>
          <w:szCs w:val="24"/>
          <w:lang w:val="en-US"/>
        </w:rPr>
      </w:pPr>
      <w:r w:rsidRPr="00FC00F3">
        <w:rPr>
          <w:rFonts w:ascii="Times New Roman" w:hAnsi="Times New Roman" w:cs="Times New Roman"/>
          <w:color w:val="000000"/>
          <w:sz w:val="24"/>
          <w:szCs w:val="24"/>
          <w:lang w:val="en-US"/>
        </w:rPr>
        <w:t>Table</w:t>
      </w:r>
      <w:r w:rsidR="0086746D" w:rsidRPr="00FC00F3">
        <w:rPr>
          <w:rFonts w:ascii="Times New Roman" w:hAnsi="Times New Roman" w:cs="Times New Roman"/>
          <w:color w:val="000000"/>
          <w:sz w:val="24"/>
          <w:szCs w:val="24"/>
          <w:lang w:val="en-US"/>
        </w:rPr>
        <w:t>s</w:t>
      </w:r>
      <w:r w:rsidRPr="00FC00F3">
        <w:rPr>
          <w:rFonts w:ascii="Times New Roman" w:hAnsi="Times New Roman" w:cs="Times New Roman"/>
          <w:color w:val="000000"/>
          <w:sz w:val="24"/>
          <w:szCs w:val="24"/>
          <w:lang w:val="en-US"/>
        </w:rPr>
        <w:t xml:space="preserve"> 2 and 3 show the</w:t>
      </w:r>
      <w:r w:rsidR="0086746D" w:rsidRPr="00FC00F3">
        <w:rPr>
          <w:rFonts w:ascii="Times New Roman" w:hAnsi="Times New Roman" w:cs="Times New Roman"/>
          <w:color w:val="000000"/>
          <w:sz w:val="24"/>
          <w:szCs w:val="24"/>
          <w:lang w:val="en-US"/>
        </w:rPr>
        <w:t xml:space="preserve"> mean (SD) scores for primary outcomes by group, statistical significance (</w:t>
      </w:r>
      <w:r w:rsidR="0086746D" w:rsidRPr="00FC00F3">
        <w:rPr>
          <w:rFonts w:ascii="Times New Roman" w:hAnsi="Times New Roman" w:cs="Times New Roman"/>
          <w:i/>
          <w:iCs/>
          <w:color w:val="000000"/>
          <w:sz w:val="24"/>
          <w:szCs w:val="24"/>
          <w:lang w:val="en-US"/>
        </w:rPr>
        <w:t xml:space="preserve">p </w:t>
      </w:r>
      <w:r w:rsidR="0086746D" w:rsidRPr="00FC00F3">
        <w:rPr>
          <w:rFonts w:ascii="Times New Roman" w:hAnsi="Times New Roman" w:cs="Times New Roman"/>
          <w:color w:val="000000"/>
          <w:sz w:val="24"/>
          <w:szCs w:val="24"/>
          <w:lang w:val="en-US"/>
        </w:rPr>
        <w:t xml:space="preserve">values) and clinical significance (Cohen’s </w:t>
      </w:r>
      <w:r w:rsidR="0086746D" w:rsidRPr="00FC00F3">
        <w:rPr>
          <w:rFonts w:ascii="Times New Roman" w:hAnsi="Times New Roman" w:cs="Times New Roman"/>
          <w:i/>
          <w:iCs/>
          <w:color w:val="000000"/>
          <w:sz w:val="24"/>
          <w:szCs w:val="24"/>
          <w:lang w:val="en-US"/>
        </w:rPr>
        <w:t xml:space="preserve">d </w:t>
      </w:r>
      <w:r w:rsidR="0086746D" w:rsidRPr="00FC00F3">
        <w:rPr>
          <w:rFonts w:ascii="Times New Roman" w:hAnsi="Times New Roman" w:cs="Times New Roman"/>
          <w:color w:val="000000"/>
          <w:sz w:val="24"/>
          <w:szCs w:val="24"/>
          <w:lang w:val="en-US"/>
        </w:rPr>
        <w:t xml:space="preserve">effect sizes) of </w:t>
      </w:r>
      <w:r w:rsidR="00A436AA" w:rsidRPr="00FC00F3">
        <w:rPr>
          <w:rFonts w:ascii="Times New Roman" w:hAnsi="Times New Roman" w:cs="Times New Roman"/>
          <w:color w:val="000000"/>
          <w:sz w:val="24"/>
          <w:szCs w:val="24"/>
          <w:lang w:val="en-US"/>
        </w:rPr>
        <w:t xml:space="preserve">score </w:t>
      </w:r>
      <w:r w:rsidR="0086746D" w:rsidRPr="00FC00F3">
        <w:rPr>
          <w:rFonts w:ascii="Times New Roman" w:hAnsi="Times New Roman" w:cs="Times New Roman"/>
          <w:color w:val="000000"/>
          <w:sz w:val="24"/>
          <w:szCs w:val="24"/>
          <w:lang w:val="en-US"/>
        </w:rPr>
        <w:t>change</w:t>
      </w:r>
      <w:r w:rsidR="00A436AA" w:rsidRPr="00FC00F3">
        <w:rPr>
          <w:rFonts w:ascii="Times New Roman" w:hAnsi="Times New Roman" w:cs="Times New Roman"/>
          <w:color w:val="000000"/>
          <w:sz w:val="24"/>
          <w:szCs w:val="24"/>
          <w:lang w:val="en-US"/>
        </w:rPr>
        <w:t>s</w:t>
      </w:r>
      <w:r w:rsidR="0086746D" w:rsidRPr="00FC00F3">
        <w:rPr>
          <w:rFonts w:ascii="Times New Roman" w:hAnsi="Times New Roman" w:cs="Times New Roman"/>
          <w:color w:val="000000"/>
          <w:sz w:val="24"/>
          <w:szCs w:val="24"/>
          <w:lang w:val="en-US"/>
        </w:rPr>
        <w:t xml:space="preserve"> </w:t>
      </w:r>
      <w:r w:rsidR="00A436AA" w:rsidRPr="00FC00F3">
        <w:rPr>
          <w:rFonts w:ascii="Times New Roman" w:hAnsi="Times New Roman" w:cs="Times New Roman"/>
          <w:color w:val="000000"/>
          <w:sz w:val="24"/>
          <w:szCs w:val="24"/>
          <w:lang w:val="en-US"/>
        </w:rPr>
        <w:t>and</w:t>
      </w:r>
      <w:r w:rsidR="0086746D" w:rsidRPr="00FC00F3">
        <w:rPr>
          <w:rFonts w:ascii="Times New Roman" w:hAnsi="Times New Roman" w:cs="Times New Roman"/>
          <w:color w:val="000000"/>
          <w:sz w:val="24"/>
          <w:szCs w:val="24"/>
          <w:lang w:val="en-US"/>
        </w:rPr>
        <w:t xml:space="preserve"> between-group differences at T1, T2 and T3. Table </w:t>
      </w:r>
      <w:r w:rsidR="0026542F" w:rsidRPr="00FC00F3">
        <w:rPr>
          <w:rFonts w:ascii="Times New Roman" w:hAnsi="Times New Roman" w:cs="Times New Roman"/>
          <w:color w:val="000000"/>
          <w:sz w:val="24"/>
          <w:szCs w:val="24"/>
          <w:lang w:val="en-US"/>
        </w:rPr>
        <w:t>4</w:t>
      </w:r>
      <w:r w:rsidR="0086746D" w:rsidRPr="00FC00F3">
        <w:rPr>
          <w:rFonts w:ascii="Times New Roman" w:hAnsi="Times New Roman" w:cs="Times New Roman"/>
          <w:color w:val="000000"/>
          <w:sz w:val="24"/>
          <w:szCs w:val="24"/>
          <w:lang w:val="en-US"/>
        </w:rPr>
        <w:t xml:space="preserve"> show</w:t>
      </w:r>
      <w:r w:rsidR="00A436AA" w:rsidRPr="00FC00F3">
        <w:rPr>
          <w:rFonts w:ascii="Times New Roman" w:hAnsi="Times New Roman" w:cs="Times New Roman"/>
          <w:color w:val="000000"/>
          <w:sz w:val="24"/>
          <w:szCs w:val="24"/>
          <w:lang w:val="en-US"/>
        </w:rPr>
        <w:t>s</w:t>
      </w:r>
      <w:r w:rsidR="0086746D" w:rsidRPr="00FC00F3">
        <w:rPr>
          <w:rFonts w:ascii="Times New Roman" w:hAnsi="Times New Roman" w:cs="Times New Roman"/>
          <w:color w:val="000000"/>
          <w:sz w:val="24"/>
          <w:szCs w:val="24"/>
          <w:lang w:val="en-US"/>
        </w:rPr>
        <w:t xml:space="preserve"> the number and percentage of treatment-completing participants with reliable change scores on continuous study variables.</w:t>
      </w:r>
    </w:p>
    <w:p w14:paraId="0166903D" w14:textId="2D3DB903" w:rsidR="00E36229" w:rsidRPr="00FC00F3" w:rsidRDefault="00E36229" w:rsidP="00EF4F9D">
      <w:pPr>
        <w:pStyle w:val="Heading3"/>
        <w:spacing w:line="480" w:lineRule="auto"/>
        <w:ind w:right="0"/>
        <w:rPr>
          <w:rFonts w:cs="Times New Roman"/>
          <w:b/>
          <w:i w:val="0"/>
          <w:szCs w:val="24"/>
        </w:rPr>
      </w:pPr>
      <w:r w:rsidRPr="00FC00F3">
        <w:rPr>
          <w:rFonts w:cs="Times New Roman"/>
          <w:b/>
          <w:i w:val="0"/>
          <w:szCs w:val="24"/>
        </w:rPr>
        <w:t xml:space="preserve">Caregiver </w:t>
      </w:r>
      <w:r w:rsidR="00781356" w:rsidRPr="00FC00F3">
        <w:rPr>
          <w:rFonts w:cs="Times New Roman"/>
          <w:b/>
          <w:i w:val="0"/>
          <w:szCs w:val="24"/>
        </w:rPr>
        <w:t>O</w:t>
      </w:r>
      <w:r w:rsidRPr="00FC00F3">
        <w:rPr>
          <w:rFonts w:cs="Times New Roman"/>
          <w:b/>
          <w:i w:val="0"/>
          <w:szCs w:val="24"/>
        </w:rPr>
        <w:t>utcomes</w:t>
      </w:r>
    </w:p>
    <w:p w14:paraId="0F38EEC3" w14:textId="7710CF25" w:rsidR="00A07EA3" w:rsidRPr="00FC00F3" w:rsidRDefault="00E36229" w:rsidP="00EF4F9D">
      <w:pPr>
        <w:pStyle w:val="Heading3"/>
        <w:spacing w:line="480" w:lineRule="auto"/>
        <w:ind w:right="0" w:firstLine="720"/>
        <w:rPr>
          <w:rFonts w:cs="Times New Roman"/>
          <w:bCs w:val="0"/>
          <w:i w:val="0"/>
          <w:szCs w:val="24"/>
        </w:rPr>
      </w:pPr>
      <w:r w:rsidRPr="00FC00F3">
        <w:rPr>
          <w:rFonts w:cs="Times New Roman"/>
          <w:b/>
          <w:i w:val="0"/>
          <w:szCs w:val="24"/>
        </w:rPr>
        <w:t xml:space="preserve">Positive and </w:t>
      </w:r>
      <w:r w:rsidR="00131FB3" w:rsidRPr="00FC00F3">
        <w:rPr>
          <w:rFonts w:cs="Times New Roman"/>
          <w:b/>
          <w:i w:val="0"/>
          <w:szCs w:val="24"/>
        </w:rPr>
        <w:t>n</w:t>
      </w:r>
      <w:r w:rsidRPr="00FC00F3">
        <w:rPr>
          <w:rFonts w:cs="Times New Roman"/>
          <w:b/>
          <w:i w:val="0"/>
          <w:szCs w:val="24"/>
        </w:rPr>
        <w:t xml:space="preserve">egative </w:t>
      </w:r>
      <w:r w:rsidR="00131FB3" w:rsidRPr="00FC00F3">
        <w:rPr>
          <w:rFonts w:cs="Times New Roman"/>
          <w:b/>
          <w:i w:val="0"/>
          <w:szCs w:val="24"/>
        </w:rPr>
        <w:t xml:space="preserve">child directed </w:t>
      </w:r>
      <w:r w:rsidR="000C268D" w:rsidRPr="00FC00F3">
        <w:rPr>
          <w:rFonts w:cs="Times New Roman"/>
          <w:b/>
          <w:i w:val="0"/>
          <w:szCs w:val="24"/>
        </w:rPr>
        <w:t>verbalizations</w:t>
      </w:r>
      <w:r w:rsidRPr="00FC00F3">
        <w:rPr>
          <w:rFonts w:cs="Times New Roman"/>
          <w:b/>
          <w:i w:val="0"/>
          <w:szCs w:val="24"/>
        </w:rPr>
        <w:t xml:space="preserve">. </w:t>
      </w:r>
      <w:r w:rsidR="006F4FC3" w:rsidRPr="00FC00F3">
        <w:rPr>
          <w:rFonts w:cs="Times New Roman"/>
          <w:bCs w:val="0"/>
          <w:i w:val="0"/>
          <w:szCs w:val="24"/>
        </w:rPr>
        <w:t xml:space="preserve">For positive parenting </w:t>
      </w:r>
      <w:r w:rsidR="000C268D" w:rsidRPr="00FC00F3">
        <w:rPr>
          <w:rFonts w:cs="Times New Roman"/>
          <w:bCs w:val="0"/>
          <w:i w:val="0"/>
          <w:szCs w:val="24"/>
        </w:rPr>
        <w:t>verbalizations</w:t>
      </w:r>
      <w:r w:rsidR="006F4FC3" w:rsidRPr="00FC00F3">
        <w:rPr>
          <w:rFonts w:cs="Times New Roman"/>
          <w:bCs w:val="0"/>
          <w:i w:val="0"/>
          <w:szCs w:val="24"/>
        </w:rPr>
        <w:t xml:space="preserve"> </w:t>
      </w:r>
      <w:r w:rsidR="004D23FC" w:rsidRPr="00FC00F3">
        <w:rPr>
          <w:rFonts w:cs="Times New Roman"/>
          <w:bCs w:val="0"/>
          <w:i w:val="0"/>
          <w:szCs w:val="24"/>
        </w:rPr>
        <w:t xml:space="preserve">assessed using the DPICS-IV, indexed as total proportion of </w:t>
      </w:r>
      <w:r w:rsidR="000C268D" w:rsidRPr="00FC00F3">
        <w:rPr>
          <w:rFonts w:cs="Times New Roman"/>
          <w:bCs w:val="0"/>
          <w:i w:val="0"/>
          <w:szCs w:val="24"/>
        </w:rPr>
        <w:t>verbalizations</w:t>
      </w:r>
      <w:r w:rsidR="004D23FC" w:rsidRPr="00FC00F3">
        <w:rPr>
          <w:rFonts w:cs="Times New Roman"/>
          <w:bCs w:val="0"/>
          <w:i w:val="0"/>
          <w:szCs w:val="24"/>
        </w:rPr>
        <w:t xml:space="preserve"> that were labelled praises, </w:t>
      </w:r>
      <w:r w:rsidR="006F4FC3" w:rsidRPr="00FC00F3">
        <w:rPr>
          <w:rFonts w:cs="Times New Roman"/>
          <w:bCs w:val="0"/>
          <w:i w:val="0"/>
          <w:szCs w:val="24"/>
        </w:rPr>
        <w:t>significant effects were identified for group</w:t>
      </w:r>
      <w:r w:rsidR="004D0740" w:rsidRPr="00FC00F3">
        <w:rPr>
          <w:rFonts w:cs="Times New Roman"/>
          <w:bCs w:val="0"/>
          <w:i w:val="0"/>
          <w:szCs w:val="24"/>
        </w:rPr>
        <w:t xml:space="preserve"> (</w:t>
      </w:r>
      <w:r w:rsidR="004D0740" w:rsidRPr="00FC00F3">
        <w:rPr>
          <w:rFonts w:cs="Times New Roman"/>
          <w:bCs w:val="0"/>
          <w:iCs/>
          <w:szCs w:val="24"/>
        </w:rPr>
        <w:t>p</w:t>
      </w:r>
      <w:r w:rsidR="009B051F" w:rsidRPr="00FC00F3">
        <w:rPr>
          <w:rFonts w:cs="Times New Roman"/>
          <w:bCs w:val="0"/>
          <w:iCs/>
          <w:szCs w:val="24"/>
        </w:rPr>
        <w:t xml:space="preserve"> </w:t>
      </w:r>
      <w:r w:rsidR="00764E70" w:rsidRPr="00FC00F3">
        <w:rPr>
          <w:rFonts w:cs="Times New Roman"/>
          <w:bCs w:val="0"/>
          <w:i w:val="0"/>
          <w:szCs w:val="24"/>
        </w:rPr>
        <w:t>&lt;</w:t>
      </w:r>
      <w:r w:rsidR="009B051F" w:rsidRPr="00FC00F3">
        <w:rPr>
          <w:rFonts w:cs="Times New Roman"/>
          <w:bCs w:val="0"/>
          <w:i w:val="0"/>
          <w:szCs w:val="24"/>
        </w:rPr>
        <w:t xml:space="preserve"> </w:t>
      </w:r>
      <w:r w:rsidR="00764E70" w:rsidRPr="00FC00F3">
        <w:rPr>
          <w:rFonts w:cs="Times New Roman"/>
          <w:bCs w:val="0"/>
          <w:i w:val="0"/>
          <w:szCs w:val="24"/>
        </w:rPr>
        <w:t>.001</w:t>
      </w:r>
      <w:r w:rsidR="004D0740" w:rsidRPr="00FC00F3">
        <w:rPr>
          <w:rFonts w:cs="Times New Roman"/>
          <w:bCs w:val="0"/>
          <w:i w:val="0"/>
          <w:szCs w:val="24"/>
        </w:rPr>
        <w:t xml:space="preserve">), </w:t>
      </w:r>
      <w:r w:rsidR="006F4FC3" w:rsidRPr="00FC00F3">
        <w:rPr>
          <w:rFonts w:cs="Times New Roman"/>
          <w:bCs w:val="0"/>
          <w:i w:val="0"/>
          <w:szCs w:val="24"/>
        </w:rPr>
        <w:t>time</w:t>
      </w:r>
      <w:r w:rsidR="004D23FC" w:rsidRPr="00FC00F3">
        <w:rPr>
          <w:rFonts w:cs="Times New Roman"/>
          <w:bCs w:val="0"/>
          <w:i w:val="0"/>
          <w:szCs w:val="24"/>
        </w:rPr>
        <w:t xml:space="preserve"> </w:t>
      </w:r>
      <w:r w:rsidR="004D0740" w:rsidRPr="00FC00F3">
        <w:rPr>
          <w:rFonts w:cs="Times New Roman"/>
          <w:bCs w:val="0"/>
          <w:i w:val="0"/>
          <w:szCs w:val="24"/>
        </w:rPr>
        <w:t>(</w:t>
      </w:r>
      <w:r w:rsidR="004D0740" w:rsidRPr="00FC00F3">
        <w:rPr>
          <w:rFonts w:cs="Times New Roman"/>
          <w:bCs w:val="0"/>
          <w:iCs/>
          <w:szCs w:val="24"/>
        </w:rPr>
        <w:t>p</w:t>
      </w:r>
      <w:r w:rsidR="009B051F" w:rsidRPr="00FC00F3">
        <w:rPr>
          <w:rFonts w:cs="Times New Roman"/>
          <w:bCs w:val="0"/>
          <w:iCs/>
          <w:szCs w:val="24"/>
        </w:rPr>
        <w:t xml:space="preserve"> </w:t>
      </w:r>
      <w:r w:rsidR="00764E70" w:rsidRPr="00FC00F3">
        <w:rPr>
          <w:rFonts w:cs="Times New Roman"/>
          <w:bCs w:val="0"/>
          <w:i w:val="0"/>
          <w:szCs w:val="24"/>
        </w:rPr>
        <w:t>&lt;</w:t>
      </w:r>
      <w:r w:rsidR="009B051F" w:rsidRPr="00FC00F3">
        <w:rPr>
          <w:rFonts w:cs="Times New Roman"/>
          <w:bCs w:val="0"/>
          <w:i w:val="0"/>
          <w:szCs w:val="24"/>
        </w:rPr>
        <w:t xml:space="preserve"> </w:t>
      </w:r>
      <w:r w:rsidR="00764E70" w:rsidRPr="00FC00F3">
        <w:rPr>
          <w:rFonts w:cs="Times New Roman"/>
          <w:bCs w:val="0"/>
          <w:i w:val="0"/>
          <w:szCs w:val="24"/>
        </w:rPr>
        <w:t>.001</w:t>
      </w:r>
      <w:r w:rsidR="004D0740" w:rsidRPr="00FC00F3">
        <w:rPr>
          <w:rFonts w:cs="Times New Roman"/>
          <w:bCs w:val="0"/>
          <w:i w:val="0"/>
          <w:szCs w:val="24"/>
        </w:rPr>
        <w:t xml:space="preserve">), </w:t>
      </w:r>
      <w:r w:rsidR="006F4FC3" w:rsidRPr="00FC00F3">
        <w:rPr>
          <w:rFonts w:cs="Times New Roman"/>
          <w:bCs w:val="0"/>
          <w:i w:val="0"/>
          <w:szCs w:val="24"/>
        </w:rPr>
        <w:t>and group x time</w:t>
      </w:r>
      <w:r w:rsidR="004D0740" w:rsidRPr="00FC00F3">
        <w:rPr>
          <w:rFonts w:cs="Times New Roman"/>
          <w:bCs w:val="0"/>
          <w:i w:val="0"/>
          <w:szCs w:val="24"/>
        </w:rPr>
        <w:t xml:space="preserve"> (</w:t>
      </w:r>
      <w:r w:rsidR="004D0740" w:rsidRPr="00FC00F3">
        <w:rPr>
          <w:rFonts w:cs="Times New Roman"/>
          <w:bCs w:val="0"/>
          <w:iCs/>
          <w:szCs w:val="24"/>
        </w:rPr>
        <w:t>p</w:t>
      </w:r>
      <w:r w:rsidR="009B051F" w:rsidRPr="00FC00F3">
        <w:rPr>
          <w:rFonts w:cs="Times New Roman"/>
          <w:bCs w:val="0"/>
          <w:iCs/>
          <w:szCs w:val="24"/>
        </w:rPr>
        <w:t xml:space="preserve"> </w:t>
      </w:r>
      <w:r w:rsidR="00764E70" w:rsidRPr="00FC00F3">
        <w:rPr>
          <w:rFonts w:cs="Times New Roman"/>
          <w:bCs w:val="0"/>
          <w:i w:val="0"/>
          <w:szCs w:val="24"/>
        </w:rPr>
        <w:t>&lt;</w:t>
      </w:r>
      <w:r w:rsidR="009B051F" w:rsidRPr="00FC00F3">
        <w:rPr>
          <w:rFonts w:cs="Times New Roman"/>
          <w:bCs w:val="0"/>
          <w:i w:val="0"/>
          <w:szCs w:val="24"/>
        </w:rPr>
        <w:t xml:space="preserve"> </w:t>
      </w:r>
      <w:r w:rsidR="00764E70" w:rsidRPr="00FC00F3">
        <w:rPr>
          <w:rFonts w:cs="Times New Roman"/>
          <w:bCs w:val="0"/>
          <w:i w:val="0"/>
          <w:szCs w:val="24"/>
        </w:rPr>
        <w:t>.001</w:t>
      </w:r>
      <w:r w:rsidR="004D0740" w:rsidRPr="00FC00F3">
        <w:rPr>
          <w:rFonts w:cs="Times New Roman"/>
          <w:bCs w:val="0"/>
          <w:i w:val="0"/>
          <w:szCs w:val="24"/>
        </w:rPr>
        <w:t>)</w:t>
      </w:r>
      <w:r w:rsidR="006F4FC3" w:rsidRPr="00FC00F3">
        <w:rPr>
          <w:rFonts w:cs="Times New Roman"/>
          <w:bCs w:val="0"/>
          <w:i w:val="0"/>
          <w:szCs w:val="24"/>
        </w:rPr>
        <w:t xml:space="preserve">. </w:t>
      </w:r>
      <w:r w:rsidR="00A07EA3" w:rsidRPr="00FC00F3">
        <w:rPr>
          <w:rFonts w:cs="Times New Roman"/>
          <w:bCs w:val="0"/>
          <w:i w:val="0"/>
          <w:szCs w:val="24"/>
        </w:rPr>
        <w:t>P</w:t>
      </w:r>
      <w:r w:rsidR="00156633" w:rsidRPr="00FC00F3">
        <w:rPr>
          <w:rFonts w:cs="Times New Roman"/>
          <w:bCs w:val="0"/>
          <w:i w:val="0"/>
          <w:szCs w:val="24"/>
        </w:rPr>
        <w:t xml:space="preserve">lanned comparisons </w:t>
      </w:r>
      <w:r w:rsidR="00A07EA3" w:rsidRPr="00FC00F3">
        <w:rPr>
          <w:rFonts w:cs="Times New Roman"/>
          <w:bCs w:val="0"/>
          <w:i w:val="0"/>
          <w:szCs w:val="24"/>
        </w:rPr>
        <w:t xml:space="preserve">revealed no significant </w:t>
      </w:r>
      <w:r w:rsidR="004D0740" w:rsidRPr="00FC00F3">
        <w:rPr>
          <w:rFonts w:cs="Times New Roman"/>
          <w:bCs w:val="0"/>
          <w:i w:val="0"/>
          <w:szCs w:val="24"/>
        </w:rPr>
        <w:t xml:space="preserve">between-group differences at T1 </w:t>
      </w:r>
      <w:r w:rsidR="00A07EA3" w:rsidRPr="00FC00F3">
        <w:rPr>
          <w:rFonts w:cs="Times New Roman"/>
          <w:bCs w:val="0"/>
          <w:i w:val="0"/>
          <w:szCs w:val="24"/>
        </w:rPr>
        <w:t xml:space="preserve">but showed that the PCIT-T group used significantly more positive </w:t>
      </w:r>
      <w:r w:rsidR="000C268D" w:rsidRPr="00FC00F3">
        <w:rPr>
          <w:rFonts w:cs="Times New Roman"/>
          <w:bCs w:val="0"/>
          <w:i w:val="0"/>
          <w:szCs w:val="24"/>
        </w:rPr>
        <w:t>verbalizations</w:t>
      </w:r>
      <w:r w:rsidR="00A07EA3" w:rsidRPr="00FC00F3">
        <w:rPr>
          <w:rFonts w:cs="Times New Roman"/>
          <w:bCs w:val="0"/>
          <w:i w:val="0"/>
          <w:szCs w:val="24"/>
        </w:rPr>
        <w:t xml:space="preserve"> than the COS-P </w:t>
      </w:r>
      <w:r w:rsidR="00131FB3" w:rsidRPr="00FC00F3">
        <w:rPr>
          <w:rFonts w:cs="Times New Roman"/>
          <w:bCs w:val="0"/>
          <w:i w:val="0"/>
          <w:szCs w:val="24"/>
        </w:rPr>
        <w:t xml:space="preserve">group at T2 and T3 (T2: </w:t>
      </w:r>
      <w:r w:rsidR="00131FB3" w:rsidRPr="00FC00F3">
        <w:rPr>
          <w:rFonts w:cs="Times New Roman"/>
          <w:bCs w:val="0"/>
          <w:iCs/>
          <w:szCs w:val="24"/>
        </w:rPr>
        <w:t>OR</w:t>
      </w:r>
      <w:r w:rsidR="00131FB3" w:rsidRPr="00FC00F3">
        <w:rPr>
          <w:rFonts w:cs="Times New Roman"/>
          <w:bCs w:val="0"/>
          <w:i w:val="0"/>
          <w:szCs w:val="24"/>
        </w:rPr>
        <w:t xml:space="preserve"> 12.8, </w:t>
      </w:r>
      <w:r w:rsidR="00131FB3" w:rsidRPr="00FC00F3">
        <w:rPr>
          <w:rFonts w:cs="Times New Roman"/>
          <w:bCs w:val="0"/>
          <w:iCs/>
          <w:szCs w:val="24"/>
        </w:rPr>
        <w:t>p</w:t>
      </w:r>
      <w:r w:rsidR="00BF2BB0" w:rsidRPr="00FC00F3">
        <w:rPr>
          <w:rFonts w:cs="Times New Roman"/>
          <w:bCs w:val="0"/>
          <w:iCs/>
          <w:szCs w:val="24"/>
        </w:rPr>
        <w:t xml:space="preserve"> </w:t>
      </w:r>
      <w:r w:rsidR="006F2D8F" w:rsidRPr="00FC00F3">
        <w:rPr>
          <w:rFonts w:cs="Times New Roman"/>
          <w:bCs w:val="0"/>
          <w:i w:val="0"/>
          <w:szCs w:val="24"/>
        </w:rPr>
        <w:t>&lt;</w:t>
      </w:r>
      <w:r w:rsidR="00BF2BB0" w:rsidRPr="00FC00F3">
        <w:rPr>
          <w:rFonts w:cs="Times New Roman"/>
          <w:bCs w:val="0"/>
          <w:i w:val="0"/>
          <w:szCs w:val="24"/>
        </w:rPr>
        <w:t xml:space="preserve"> </w:t>
      </w:r>
      <w:r w:rsidR="00131FB3" w:rsidRPr="00FC00F3">
        <w:rPr>
          <w:rFonts w:cs="Times New Roman"/>
          <w:bCs w:val="0"/>
          <w:i w:val="0"/>
          <w:szCs w:val="24"/>
        </w:rPr>
        <w:t>.00</w:t>
      </w:r>
      <w:r w:rsidR="006F2D8F" w:rsidRPr="00FC00F3">
        <w:rPr>
          <w:rFonts w:cs="Times New Roman"/>
          <w:bCs w:val="0"/>
          <w:i w:val="0"/>
          <w:szCs w:val="24"/>
        </w:rPr>
        <w:t>1</w:t>
      </w:r>
      <w:r w:rsidR="00131FB3" w:rsidRPr="00FC00F3">
        <w:rPr>
          <w:rFonts w:cs="Times New Roman"/>
          <w:bCs w:val="0"/>
          <w:i w:val="0"/>
          <w:szCs w:val="24"/>
        </w:rPr>
        <w:t xml:space="preserve">; T3: </w:t>
      </w:r>
      <w:r w:rsidR="00131FB3" w:rsidRPr="00FC00F3">
        <w:rPr>
          <w:rFonts w:cs="Times New Roman"/>
          <w:bCs w:val="0"/>
          <w:iCs/>
          <w:szCs w:val="24"/>
        </w:rPr>
        <w:t>OR</w:t>
      </w:r>
      <w:r w:rsidR="00131FB3" w:rsidRPr="00FC00F3">
        <w:rPr>
          <w:rFonts w:cs="Times New Roman"/>
          <w:bCs w:val="0"/>
          <w:i w:val="0"/>
          <w:szCs w:val="24"/>
        </w:rPr>
        <w:t xml:space="preserve"> = 7.02, </w:t>
      </w:r>
      <w:r w:rsidR="00131FB3" w:rsidRPr="00FC00F3">
        <w:rPr>
          <w:rFonts w:cs="Times New Roman"/>
          <w:bCs w:val="0"/>
          <w:iCs/>
          <w:szCs w:val="24"/>
        </w:rPr>
        <w:t>p</w:t>
      </w:r>
      <w:r w:rsidR="00BF2BB0" w:rsidRPr="00FC00F3">
        <w:rPr>
          <w:rFonts w:cs="Times New Roman"/>
          <w:bCs w:val="0"/>
          <w:iCs/>
          <w:szCs w:val="24"/>
        </w:rPr>
        <w:t xml:space="preserve"> </w:t>
      </w:r>
      <w:r w:rsidR="006F2D8F" w:rsidRPr="00FC00F3">
        <w:rPr>
          <w:rFonts w:cs="Times New Roman"/>
          <w:bCs w:val="0"/>
          <w:i w:val="0"/>
          <w:szCs w:val="24"/>
        </w:rPr>
        <w:t>&lt;</w:t>
      </w:r>
      <w:r w:rsidR="00BF2BB0" w:rsidRPr="00FC00F3">
        <w:rPr>
          <w:rFonts w:cs="Times New Roman"/>
          <w:bCs w:val="0"/>
          <w:i w:val="0"/>
          <w:szCs w:val="24"/>
        </w:rPr>
        <w:t xml:space="preserve"> </w:t>
      </w:r>
      <w:r w:rsidR="006F2D8F" w:rsidRPr="00FC00F3">
        <w:rPr>
          <w:rFonts w:cs="Times New Roman"/>
          <w:bCs w:val="0"/>
          <w:i w:val="0"/>
          <w:szCs w:val="24"/>
        </w:rPr>
        <w:t>.001</w:t>
      </w:r>
      <w:r w:rsidR="00131FB3" w:rsidRPr="00FC00F3">
        <w:rPr>
          <w:rFonts w:cs="Times New Roman"/>
          <w:bCs w:val="0"/>
          <w:i w:val="0"/>
          <w:szCs w:val="24"/>
        </w:rPr>
        <w:t xml:space="preserve">) </w:t>
      </w:r>
      <w:r w:rsidR="004D0740" w:rsidRPr="00FC00F3">
        <w:rPr>
          <w:rFonts w:cs="Times New Roman"/>
          <w:bCs w:val="0"/>
          <w:i w:val="0"/>
          <w:szCs w:val="24"/>
        </w:rPr>
        <w:t xml:space="preserve">and </w:t>
      </w:r>
      <w:r w:rsidR="00131FB3" w:rsidRPr="00FC00F3">
        <w:rPr>
          <w:rFonts w:cs="Times New Roman"/>
          <w:bCs w:val="0"/>
          <w:i w:val="0"/>
          <w:szCs w:val="24"/>
        </w:rPr>
        <w:t xml:space="preserve">the </w:t>
      </w:r>
      <w:r w:rsidR="004D0740" w:rsidRPr="00FC00F3">
        <w:rPr>
          <w:rFonts w:cs="Times New Roman"/>
          <w:bCs w:val="0"/>
          <w:i w:val="0"/>
          <w:szCs w:val="24"/>
        </w:rPr>
        <w:t xml:space="preserve">WL </w:t>
      </w:r>
      <w:r w:rsidR="00A07EA3" w:rsidRPr="00FC00F3">
        <w:rPr>
          <w:rFonts w:cs="Times New Roman"/>
          <w:bCs w:val="0"/>
          <w:i w:val="0"/>
          <w:szCs w:val="24"/>
        </w:rPr>
        <w:t>group</w:t>
      </w:r>
      <w:r w:rsidR="00131FB3" w:rsidRPr="00FC00F3">
        <w:rPr>
          <w:rFonts w:cs="Times New Roman"/>
          <w:bCs w:val="0"/>
          <w:i w:val="0"/>
          <w:szCs w:val="24"/>
        </w:rPr>
        <w:t xml:space="preserve"> at T2 (</w:t>
      </w:r>
      <w:r w:rsidR="00131FB3" w:rsidRPr="00FC00F3">
        <w:rPr>
          <w:rFonts w:cs="Times New Roman"/>
          <w:bCs w:val="0"/>
          <w:iCs/>
          <w:szCs w:val="24"/>
        </w:rPr>
        <w:t>OR</w:t>
      </w:r>
      <w:r w:rsidR="00131FB3" w:rsidRPr="00FC00F3">
        <w:rPr>
          <w:rFonts w:cs="Times New Roman"/>
          <w:bCs w:val="0"/>
          <w:i w:val="0"/>
          <w:szCs w:val="24"/>
        </w:rPr>
        <w:t xml:space="preserve"> 14.76, </w:t>
      </w:r>
      <w:r w:rsidR="00131FB3" w:rsidRPr="00FC00F3">
        <w:rPr>
          <w:rFonts w:cs="Times New Roman"/>
          <w:bCs w:val="0"/>
          <w:iCs/>
          <w:szCs w:val="24"/>
        </w:rPr>
        <w:t>p</w:t>
      </w:r>
      <w:r w:rsidR="00BF2BB0" w:rsidRPr="00FC00F3">
        <w:rPr>
          <w:rFonts w:cs="Times New Roman"/>
          <w:bCs w:val="0"/>
          <w:iCs/>
          <w:szCs w:val="24"/>
        </w:rPr>
        <w:t xml:space="preserve"> </w:t>
      </w:r>
      <w:r w:rsidR="00CC75CA" w:rsidRPr="00FC00F3">
        <w:rPr>
          <w:rFonts w:cs="Times New Roman"/>
          <w:bCs w:val="0"/>
          <w:i w:val="0"/>
          <w:szCs w:val="24"/>
        </w:rPr>
        <w:t>&lt;</w:t>
      </w:r>
      <w:r w:rsidR="00BF2BB0" w:rsidRPr="00FC00F3">
        <w:rPr>
          <w:rFonts w:cs="Times New Roman"/>
          <w:bCs w:val="0"/>
          <w:i w:val="0"/>
          <w:szCs w:val="24"/>
        </w:rPr>
        <w:t xml:space="preserve"> </w:t>
      </w:r>
      <w:r w:rsidR="00CC75CA" w:rsidRPr="00FC00F3">
        <w:rPr>
          <w:rFonts w:cs="Times New Roman"/>
          <w:bCs w:val="0"/>
          <w:i w:val="0"/>
          <w:szCs w:val="24"/>
        </w:rPr>
        <w:t>.001</w:t>
      </w:r>
      <w:r w:rsidR="00131FB3" w:rsidRPr="00FC00F3">
        <w:rPr>
          <w:rFonts w:cs="Times New Roman"/>
          <w:bCs w:val="0"/>
          <w:i w:val="0"/>
          <w:szCs w:val="24"/>
        </w:rPr>
        <w:t xml:space="preserve">). There were no other significant between group differences. </w:t>
      </w:r>
      <w:r w:rsidR="00A07EA3" w:rsidRPr="00FC00F3">
        <w:rPr>
          <w:rFonts w:cs="Times New Roman"/>
          <w:bCs w:val="0"/>
          <w:i w:val="0"/>
          <w:szCs w:val="24"/>
        </w:rPr>
        <w:t xml:space="preserve">The PCIT-T </w:t>
      </w:r>
      <w:r w:rsidR="00131FB3" w:rsidRPr="00FC00F3">
        <w:rPr>
          <w:rFonts w:cs="Times New Roman"/>
          <w:bCs w:val="0"/>
          <w:i w:val="0"/>
          <w:szCs w:val="24"/>
        </w:rPr>
        <w:t>group</w:t>
      </w:r>
      <w:r w:rsidR="00A07EA3" w:rsidRPr="00FC00F3">
        <w:rPr>
          <w:rFonts w:cs="Times New Roman"/>
          <w:bCs w:val="0"/>
          <w:i w:val="0"/>
          <w:szCs w:val="24"/>
        </w:rPr>
        <w:t xml:space="preserve"> showed significant within-group increases in the number of positive </w:t>
      </w:r>
      <w:r w:rsidR="000C268D" w:rsidRPr="00FC00F3">
        <w:rPr>
          <w:rFonts w:cs="Times New Roman"/>
          <w:bCs w:val="0"/>
          <w:i w:val="0"/>
          <w:szCs w:val="24"/>
        </w:rPr>
        <w:t>verbalizations</w:t>
      </w:r>
      <w:r w:rsidR="00A07EA3" w:rsidRPr="00FC00F3">
        <w:rPr>
          <w:rFonts w:cs="Times New Roman"/>
          <w:bCs w:val="0"/>
          <w:i w:val="0"/>
          <w:szCs w:val="24"/>
        </w:rPr>
        <w:t xml:space="preserve"> from T1 to T2 (</w:t>
      </w:r>
      <w:r w:rsidR="00131FB3" w:rsidRPr="00FC00F3">
        <w:rPr>
          <w:rFonts w:cs="Times New Roman"/>
          <w:bCs w:val="0"/>
          <w:iCs/>
          <w:szCs w:val="24"/>
        </w:rPr>
        <w:t>OR</w:t>
      </w:r>
      <w:r w:rsidR="00131FB3" w:rsidRPr="00FC00F3">
        <w:rPr>
          <w:rFonts w:cs="Times New Roman"/>
          <w:bCs w:val="0"/>
          <w:i w:val="0"/>
          <w:szCs w:val="24"/>
        </w:rPr>
        <w:t xml:space="preserve"> 26.55, </w:t>
      </w:r>
      <w:r w:rsidR="00131FB3" w:rsidRPr="00FC00F3">
        <w:rPr>
          <w:rFonts w:cs="Times New Roman"/>
          <w:bCs w:val="0"/>
          <w:iCs/>
          <w:szCs w:val="24"/>
        </w:rPr>
        <w:t>p</w:t>
      </w:r>
      <w:r w:rsidR="00131FB3" w:rsidRPr="00FC00F3">
        <w:rPr>
          <w:rFonts w:cs="Times New Roman"/>
          <w:bCs w:val="0"/>
          <w:i w:val="0"/>
          <w:szCs w:val="24"/>
        </w:rPr>
        <w:t xml:space="preserve"> </w:t>
      </w:r>
      <w:r w:rsidR="00414200" w:rsidRPr="00FC00F3">
        <w:rPr>
          <w:rFonts w:cs="Times New Roman"/>
          <w:bCs w:val="0"/>
          <w:i w:val="0"/>
          <w:szCs w:val="24"/>
        </w:rPr>
        <w:t>&lt;</w:t>
      </w:r>
      <w:r w:rsidR="00131FB3" w:rsidRPr="00FC00F3">
        <w:rPr>
          <w:rFonts w:cs="Times New Roman"/>
          <w:bCs w:val="0"/>
          <w:i w:val="0"/>
          <w:szCs w:val="24"/>
        </w:rPr>
        <w:t xml:space="preserve"> .00</w:t>
      </w:r>
      <w:r w:rsidR="00414200" w:rsidRPr="00FC00F3">
        <w:rPr>
          <w:rFonts w:cs="Times New Roman"/>
          <w:bCs w:val="0"/>
          <w:i w:val="0"/>
          <w:szCs w:val="24"/>
        </w:rPr>
        <w:t>1</w:t>
      </w:r>
      <w:r w:rsidR="00131FB3" w:rsidRPr="00FC00F3">
        <w:rPr>
          <w:rFonts w:cs="Times New Roman"/>
          <w:bCs w:val="0"/>
          <w:i w:val="0"/>
          <w:szCs w:val="24"/>
        </w:rPr>
        <w:t xml:space="preserve">) and </w:t>
      </w:r>
      <w:r w:rsidR="00A07EA3" w:rsidRPr="00FC00F3">
        <w:rPr>
          <w:rFonts w:cs="Times New Roman"/>
          <w:bCs w:val="0"/>
          <w:i w:val="0"/>
          <w:szCs w:val="24"/>
        </w:rPr>
        <w:t xml:space="preserve">from </w:t>
      </w:r>
      <w:r w:rsidR="00F322AC" w:rsidRPr="00FC00F3">
        <w:rPr>
          <w:rFonts w:cs="Times New Roman"/>
          <w:bCs w:val="0"/>
          <w:i w:val="0"/>
          <w:szCs w:val="24"/>
        </w:rPr>
        <w:t xml:space="preserve">T2 </w:t>
      </w:r>
      <w:r w:rsidR="00A07EA3" w:rsidRPr="00FC00F3">
        <w:rPr>
          <w:rFonts w:cs="Times New Roman"/>
          <w:bCs w:val="0"/>
          <w:i w:val="0"/>
          <w:szCs w:val="24"/>
        </w:rPr>
        <w:t>to T3 (</w:t>
      </w:r>
      <w:r w:rsidR="00131FB3" w:rsidRPr="00FC00F3">
        <w:rPr>
          <w:rFonts w:cs="Times New Roman"/>
          <w:bCs w:val="0"/>
          <w:iCs/>
          <w:szCs w:val="24"/>
        </w:rPr>
        <w:t xml:space="preserve">OR </w:t>
      </w:r>
      <w:r w:rsidR="00131FB3" w:rsidRPr="00FC00F3">
        <w:rPr>
          <w:rFonts w:cs="Times New Roman"/>
          <w:bCs w:val="0"/>
          <w:i w:val="0"/>
          <w:szCs w:val="24"/>
        </w:rPr>
        <w:t xml:space="preserve">15.56, </w:t>
      </w:r>
      <w:r w:rsidR="00131FB3" w:rsidRPr="00FC00F3">
        <w:rPr>
          <w:rFonts w:cs="Times New Roman"/>
          <w:bCs w:val="0"/>
          <w:iCs/>
          <w:szCs w:val="24"/>
        </w:rPr>
        <w:t>p</w:t>
      </w:r>
      <w:r w:rsidR="00131FB3" w:rsidRPr="00FC00F3">
        <w:rPr>
          <w:rFonts w:cs="Times New Roman"/>
          <w:bCs w:val="0"/>
          <w:i w:val="0"/>
          <w:szCs w:val="24"/>
        </w:rPr>
        <w:t xml:space="preserve"> </w:t>
      </w:r>
      <w:r w:rsidR="00E5114D" w:rsidRPr="00FC00F3">
        <w:rPr>
          <w:rFonts w:cs="Times New Roman"/>
          <w:bCs w:val="0"/>
          <w:i w:val="0"/>
          <w:szCs w:val="24"/>
        </w:rPr>
        <w:t>&lt;</w:t>
      </w:r>
      <w:r w:rsidR="00131FB3" w:rsidRPr="00FC00F3">
        <w:rPr>
          <w:rFonts w:cs="Times New Roman"/>
          <w:bCs w:val="0"/>
          <w:i w:val="0"/>
          <w:szCs w:val="24"/>
        </w:rPr>
        <w:t xml:space="preserve"> .00</w:t>
      </w:r>
      <w:r w:rsidR="00E5114D" w:rsidRPr="00FC00F3">
        <w:rPr>
          <w:rFonts w:cs="Times New Roman"/>
          <w:bCs w:val="0"/>
          <w:i w:val="0"/>
          <w:szCs w:val="24"/>
        </w:rPr>
        <w:t>1</w:t>
      </w:r>
      <w:r w:rsidR="00A07EA3" w:rsidRPr="00FC00F3">
        <w:rPr>
          <w:rFonts w:cs="Times New Roman"/>
          <w:bCs w:val="0"/>
          <w:i w:val="0"/>
          <w:szCs w:val="24"/>
        </w:rPr>
        <w:t>)</w:t>
      </w:r>
      <w:r w:rsidR="00131FB3" w:rsidRPr="00FC00F3">
        <w:rPr>
          <w:rFonts w:cs="Times New Roman"/>
          <w:bCs w:val="0"/>
          <w:i w:val="0"/>
          <w:szCs w:val="24"/>
        </w:rPr>
        <w:t>. T</w:t>
      </w:r>
      <w:r w:rsidR="00A07EA3" w:rsidRPr="00FC00F3">
        <w:rPr>
          <w:rFonts w:cs="Times New Roman"/>
          <w:bCs w:val="0"/>
          <w:i w:val="0"/>
          <w:szCs w:val="24"/>
        </w:rPr>
        <w:t>here were no within-group changes for the COS-P or WL groups. The hypothes</w:t>
      </w:r>
      <w:r w:rsidR="00D15714" w:rsidRPr="00FC00F3">
        <w:rPr>
          <w:rFonts w:cs="Times New Roman"/>
          <w:bCs w:val="0"/>
          <w:i w:val="0"/>
          <w:szCs w:val="24"/>
        </w:rPr>
        <w:t>e</w:t>
      </w:r>
      <w:r w:rsidR="00A07EA3" w:rsidRPr="00FC00F3">
        <w:rPr>
          <w:rFonts w:cs="Times New Roman"/>
          <w:bCs w:val="0"/>
          <w:i w:val="0"/>
          <w:szCs w:val="24"/>
        </w:rPr>
        <w:t xml:space="preserve">s that there would be </w:t>
      </w:r>
      <w:r w:rsidR="00836EE1" w:rsidRPr="00FC00F3">
        <w:rPr>
          <w:rFonts w:cs="Times New Roman"/>
          <w:bCs w:val="0"/>
          <w:i w:val="0"/>
          <w:szCs w:val="24"/>
        </w:rPr>
        <w:t xml:space="preserve">a </w:t>
      </w:r>
      <w:r w:rsidR="00A07EA3" w:rsidRPr="00FC00F3">
        <w:rPr>
          <w:rFonts w:cs="Times New Roman"/>
          <w:bCs w:val="0"/>
          <w:i w:val="0"/>
          <w:szCs w:val="24"/>
        </w:rPr>
        <w:t xml:space="preserve">gradient effect in terms of the magnitude of effects from T1 to T2 [PCIT-T &gt; COS-P &gt; WL] </w:t>
      </w:r>
      <w:r w:rsidR="00D15714" w:rsidRPr="00FC00F3">
        <w:rPr>
          <w:rFonts w:cs="Times New Roman"/>
          <w:bCs w:val="0"/>
          <w:i w:val="0"/>
          <w:szCs w:val="24"/>
        </w:rPr>
        <w:t xml:space="preserve">and from T1 to T3 [PCIT-T &gt; COS-P] were </w:t>
      </w:r>
      <w:r w:rsidR="00B36207" w:rsidRPr="00FC00F3">
        <w:rPr>
          <w:rFonts w:cs="Times New Roman"/>
          <w:bCs w:val="0"/>
          <w:i w:val="0"/>
          <w:szCs w:val="24"/>
        </w:rPr>
        <w:t>supported</w:t>
      </w:r>
      <w:r w:rsidR="009125B4" w:rsidRPr="00FC00F3">
        <w:rPr>
          <w:rFonts w:cs="Times New Roman"/>
          <w:bCs w:val="0"/>
          <w:i w:val="0"/>
          <w:szCs w:val="24"/>
        </w:rPr>
        <w:t xml:space="preserve">, </w:t>
      </w:r>
      <w:r w:rsidR="00D15714" w:rsidRPr="00FC00F3">
        <w:rPr>
          <w:rFonts w:cs="Times New Roman"/>
          <w:bCs w:val="0"/>
          <w:i w:val="0"/>
          <w:szCs w:val="24"/>
        </w:rPr>
        <w:t xml:space="preserve">T1 to T2: </w:t>
      </w:r>
      <w:r w:rsidR="00B36207" w:rsidRPr="00FC00F3">
        <w:rPr>
          <w:rFonts w:cs="Times New Roman"/>
          <w:bCs w:val="0"/>
          <w:iCs/>
          <w:szCs w:val="24"/>
        </w:rPr>
        <w:t xml:space="preserve">F </w:t>
      </w:r>
      <w:r w:rsidR="00B36207" w:rsidRPr="00FC00F3">
        <w:rPr>
          <w:rFonts w:cs="Times New Roman"/>
          <w:bCs w:val="0"/>
          <w:i w:val="0"/>
          <w:szCs w:val="24"/>
        </w:rPr>
        <w:t>(2,</w:t>
      </w:r>
      <w:r w:rsidR="00E37F3D" w:rsidRPr="00FC00F3">
        <w:rPr>
          <w:rFonts w:cs="Times New Roman"/>
          <w:bCs w:val="0"/>
          <w:i w:val="0"/>
          <w:szCs w:val="24"/>
        </w:rPr>
        <w:t xml:space="preserve"> </w:t>
      </w:r>
      <w:r w:rsidR="00B36207" w:rsidRPr="00FC00F3">
        <w:rPr>
          <w:rFonts w:cs="Times New Roman"/>
          <w:bCs w:val="0"/>
          <w:i w:val="0"/>
          <w:szCs w:val="24"/>
        </w:rPr>
        <w:t xml:space="preserve">163) = 34.36, </w:t>
      </w:r>
      <w:r w:rsidR="00B36207" w:rsidRPr="00FC00F3">
        <w:rPr>
          <w:rFonts w:cs="Times New Roman"/>
          <w:bCs w:val="0"/>
          <w:iCs/>
          <w:szCs w:val="24"/>
        </w:rPr>
        <w:t>p</w:t>
      </w:r>
      <w:r w:rsidR="00BF2BB0" w:rsidRPr="00FC00F3">
        <w:rPr>
          <w:rFonts w:cs="Times New Roman"/>
          <w:bCs w:val="0"/>
          <w:i w:val="0"/>
          <w:szCs w:val="24"/>
        </w:rPr>
        <w:t xml:space="preserve"> </w:t>
      </w:r>
      <w:r w:rsidR="00B36207" w:rsidRPr="00FC00F3">
        <w:rPr>
          <w:rFonts w:cs="Times New Roman"/>
          <w:bCs w:val="0"/>
          <w:i w:val="0"/>
          <w:szCs w:val="24"/>
        </w:rPr>
        <w:t>&lt;</w:t>
      </w:r>
      <w:r w:rsidR="00BF2BB0" w:rsidRPr="00FC00F3">
        <w:rPr>
          <w:rFonts w:cs="Times New Roman"/>
          <w:bCs w:val="0"/>
          <w:i w:val="0"/>
          <w:szCs w:val="24"/>
        </w:rPr>
        <w:t xml:space="preserve"> </w:t>
      </w:r>
      <w:r w:rsidR="00B36207" w:rsidRPr="00FC00F3">
        <w:rPr>
          <w:rFonts w:cs="Times New Roman"/>
          <w:bCs w:val="0"/>
          <w:i w:val="0"/>
          <w:szCs w:val="24"/>
        </w:rPr>
        <w:t>.001</w:t>
      </w:r>
      <w:r w:rsidR="00D15714" w:rsidRPr="00FC00F3">
        <w:rPr>
          <w:rFonts w:cs="Times New Roman"/>
          <w:bCs w:val="0"/>
          <w:i w:val="0"/>
          <w:szCs w:val="24"/>
        </w:rPr>
        <w:t>; T1 to T3:</w:t>
      </w:r>
      <w:r w:rsidR="0038515E" w:rsidRPr="00FC00F3">
        <w:rPr>
          <w:rFonts w:cs="Times New Roman"/>
          <w:bCs w:val="0"/>
          <w:i w:val="0"/>
          <w:szCs w:val="24"/>
        </w:rPr>
        <w:t xml:space="preserve"> </w:t>
      </w:r>
      <w:r w:rsidR="0038515E" w:rsidRPr="00FC00F3">
        <w:rPr>
          <w:rFonts w:cs="Times New Roman"/>
          <w:bCs w:val="0"/>
          <w:iCs/>
          <w:szCs w:val="24"/>
        </w:rPr>
        <w:t xml:space="preserve">F </w:t>
      </w:r>
      <w:r w:rsidR="0038515E" w:rsidRPr="00FC00F3">
        <w:rPr>
          <w:rFonts w:cs="Times New Roman"/>
          <w:bCs w:val="0"/>
          <w:i w:val="0"/>
          <w:szCs w:val="24"/>
        </w:rPr>
        <w:t xml:space="preserve">(1, 163) = 17.4, </w:t>
      </w:r>
      <w:r w:rsidR="0038515E" w:rsidRPr="00FC00F3">
        <w:rPr>
          <w:rFonts w:cs="Times New Roman"/>
          <w:bCs w:val="0"/>
          <w:iCs/>
          <w:szCs w:val="24"/>
        </w:rPr>
        <w:t>p</w:t>
      </w:r>
      <w:r w:rsidR="0038515E" w:rsidRPr="00FC00F3">
        <w:rPr>
          <w:rFonts w:cs="Times New Roman"/>
          <w:bCs w:val="0"/>
          <w:i w:val="0"/>
          <w:szCs w:val="24"/>
        </w:rPr>
        <w:t xml:space="preserve"> &lt; .05.</w:t>
      </w:r>
    </w:p>
    <w:p w14:paraId="7621FDF8" w14:textId="24BD338F" w:rsidR="00B36207" w:rsidRPr="00FC00F3" w:rsidRDefault="006F4FC3" w:rsidP="00EF4F9D">
      <w:pPr>
        <w:pStyle w:val="Heading3"/>
        <w:spacing w:line="480" w:lineRule="auto"/>
        <w:ind w:right="0" w:firstLine="720"/>
        <w:rPr>
          <w:rFonts w:cs="Times New Roman"/>
          <w:bCs w:val="0"/>
          <w:i w:val="0"/>
          <w:szCs w:val="24"/>
        </w:rPr>
      </w:pPr>
      <w:r w:rsidRPr="00FC00F3">
        <w:rPr>
          <w:rFonts w:cs="Times New Roman"/>
          <w:bCs w:val="0"/>
          <w:i w:val="0"/>
          <w:szCs w:val="24"/>
        </w:rPr>
        <w:t xml:space="preserve">For negative parenting </w:t>
      </w:r>
      <w:r w:rsidR="000C268D" w:rsidRPr="00FC00F3">
        <w:rPr>
          <w:rFonts w:cs="Times New Roman"/>
          <w:bCs w:val="0"/>
          <w:i w:val="0"/>
          <w:szCs w:val="24"/>
        </w:rPr>
        <w:t>verbalizations</w:t>
      </w:r>
      <w:r w:rsidRPr="00FC00F3">
        <w:rPr>
          <w:rFonts w:cs="Times New Roman"/>
          <w:bCs w:val="0"/>
          <w:i w:val="0"/>
          <w:szCs w:val="24"/>
        </w:rPr>
        <w:t xml:space="preserve"> </w:t>
      </w:r>
      <w:r w:rsidR="004D23FC" w:rsidRPr="00FC00F3">
        <w:rPr>
          <w:rFonts w:cs="Times New Roman"/>
          <w:bCs w:val="0"/>
          <w:i w:val="0"/>
          <w:szCs w:val="24"/>
        </w:rPr>
        <w:t xml:space="preserve">assessed using the DPICS-IV, indexed as total proportion of </w:t>
      </w:r>
      <w:r w:rsidR="000C268D" w:rsidRPr="00FC00F3">
        <w:rPr>
          <w:rFonts w:cs="Times New Roman"/>
          <w:bCs w:val="0"/>
          <w:i w:val="0"/>
          <w:szCs w:val="24"/>
        </w:rPr>
        <w:t>verbalizations</w:t>
      </w:r>
      <w:r w:rsidR="004D23FC" w:rsidRPr="00FC00F3">
        <w:rPr>
          <w:rFonts w:cs="Times New Roman"/>
          <w:bCs w:val="0"/>
          <w:i w:val="0"/>
          <w:szCs w:val="24"/>
        </w:rPr>
        <w:t xml:space="preserve"> that were negative statements directed towards the child, </w:t>
      </w:r>
      <w:r w:rsidRPr="00FC00F3">
        <w:rPr>
          <w:rFonts w:cs="Times New Roman"/>
          <w:bCs w:val="0"/>
          <w:i w:val="0"/>
          <w:szCs w:val="24"/>
        </w:rPr>
        <w:t>significant effects were identified for time</w:t>
      </w:r>
      <w:r w:rsidR="0068684E" w:rsidRPr="00FC00F3">
        <w:rPr>
          <w:rFonts w:cs="Times New Roman"/>
          <w:bCs w:val="0"/>
          <w:i w:val="0"/>
          <w:szCs w:val="24"/>
        </w:rPr>
        <w:t xml:space="preserve"> (</w:t>
      </w:r>
      <w:r w:rsidR="0068684E" w:rsidRPr="00FC00F3">
        <w:rPr>
          <w:rFonts w:cs="Times New Roman"/>
          <w:bCs w:val="0"/>
          <w:iCs/>
          <w:szCs w:val="24"/>
        </w:rPr>
        <w:t>p</w:t>
      </w:r>
      <w:r w:rsidR="00DE0BBE" w:rsidRPr="00FC00F3">
        <w:rPr>
          <w:rFonts w:cs="Times New Roman"/>
          <w:bCs w:val="0"/>
          <w:iCs/>
          <w:szCs w:val="24"/>
        </w:rPr>
        <w:t xml:space="preserve"> </w:t>
      </w:r>
      <w:r w:rsidR="0068684E" w:rsidRPr="00FC00F3">
        <w:rPr>
          <w:rFonts w:cs="Times New Roman"/>
          <w:bCs w:val="0"/>
          <w:i w:val="0"/>
          <w:szCs w:val="24"/>
        </w:rPr>
        <w:t>&lt;</w:t>
      </w:r>
      <w:r w:rsidR="00DE0BBE" w:rsidRPr="00FC00F3">
        <w:rPr>
          <w:rFonts w:cs="Times New Roman"/>
          <w:bCs w:val="0"/>
          <w:i w:val="0"/>
          <w:szCs w:val="24"/>
        </w:rPr>
        <w:t xml:space="preserve"> </w:t>
      </w:r>
      <w:r w:rsidR="0068684E" w:rsidRPr="00FC00F3">
        <w:rPr>
          <w:rFonts w:cs="Times New Roman"/>
          <w:bCs w:val="0"/>
          <w:i w:val="0"/>
          <w:szCs w:val="24"/>
        </w:rPr>
        <w:t>.001)</w:t>
      </w:r>
      <w:r w:rsidRPr="00FC00F3">
        <w:rPr>
          <w:rFonts w:cs="Times New Roman"/>
          <w:bCs w:val="0"/>
          <w:i w:val="0"/>
          <w:szCs w:val="24"/>
        </w:rPr>
        <w:t>, and group x time</w:t>
      </w:r>
      <w:r w:rsidR="0068684E" w:rsidRPr="00FC00F3">
        <w:rPr>
          <w:rFonts w:cs="Times New Roman"/>
          <w:bCs w:val="0"/>
          <w:i w:val="0"/>
          <w:szCs w:val="24"/>
        </w:rPr>
        <w:t xml:space="preserve"> (</w:t>
      </w:r>
      <w:r w:rsidR="0068684E" w:rsidRPr="00FC00F3">
        <w:rPr>
          <w:rFonts w:cs="Times New Roman"/>
          <w:bCs w:val="0"/>
          <w:iCs/>
          <w:szCs w:val="24"/>
        </w:rPr>
        <w:t>p</w:t>
      </w:r>
      <w:r w:rsidR="00DE0BBE" w:rsidRPr="00FC00F3">
        <w:rPr>
          <w:rFonts w:cs="Times New Roman"/>
          <w:bCs w:val="0"/>
          <w:i w:val="0"/>
          <w:szCs w:val="24"/>
        </w:rPr>
        <w:t xml:space="preserve"> </w:t>
      </w:r>
      <w:r w:rsidR="0068684E" w:rsidRPr="00FC00F3">
        <w:rPr>
          <w:rFonts w:cs="Times New Roman"/>
          <w:bCs w:val="0"/>
          <w:i w:val="0"/>
          <w:szCs w:val="24"/>
        </w:rPr>
        <w:t>&lt;</w:t>
      </w:r>
      <w:r w:rsidR="00DE0BBE" w:rsidRPr="00FC00F3">
        <w:rPr>
          <w:rFonts w:cs="Times New Roman"/>
          <w:bCs w:val="0"/>
          <w:i w:val="0"/>
          <w:szCs w:val="24"/>
        </w:rPr>
        <w:t xml:space="preserve"> </w:t>
      </w:r>
      <w:r w:rsidR="0068684E" w:rsidRPr="00FC00F3">
        <w:rPr>
          <w:rFonts w:cs="Times New Roman"/>
          <w:bCs w:val="0"/>
          <w:i w:val="0"/>
          <w:szCs w:val="24"/>
        </w:rPr>
        <w:t>.001)</w:t>
      </w:r>
      <w:r w:rsidRPr="00FC00F3">
        <w:rPr>
          <w:rFonts w:cs="Times New Roman"/>
          <w:bCs w:val="0"/>
          <w:i w:val="0"/>
          <w:szCs w:val="24"/>
        </w:rPr>
        <w:t xml:space="preserve">. </w:t>
      </w:r>
      <w:r w:rsidR="00131FB3" w:rsidRPr="00FC00F3">
        <w:rPr>
          <w:rFonts w:cs="Times New Roman"/>
          <w:bCs w:val="0"/>
          <w:i w:val="0"/>
          <w:szCs w:val="24"/>
        </w:rPr>
        <w:t>P</w:t>
      </w:r>
      <w:r w:rsidR="0068684E" w:rsidRPr="00FC00F3">
        <w:rPr>
          <w:rFonts w:cs="Times New Roman"/>
          <w:bCs w:val="0"/>
          <w:i w:val="0"/>
          <w:szCs w:val="24"/>
        </w:rPr>
        <w:t>lanned</w:t>
      </w:r>
      <w:r w:rsidR="00131FB3" w:rsidRPr="00FC00F3">
        <w:rPr>
          <w:rFonts w:cs="Times New Roman"/>
          <w:bCs w:val="0"/>
          <w:i w:val="0"/>
          <w:szCs w:val="24"/>
        </w:rPr>
        <w:t xml:space="preserve"> </w:t>
      </w:r>
      <w:r w:rsidR="00131FB3" w:rsidRPr="00FC00F3">
        <w:rPr>
          <w:rFonts w:cs="Times New Roman"/>
          <w:bCs w:val="0"/>
          <w:i w:val="0"/>
          <w:szCs w:val="24"/>
        </w:rPr>
        <w:lastRenderedPageBreak/>
        <w:t xml:space="preserve">comparisons revealed no significant between-group differences at T1 but showed that the PCIT-T group </w:t>
      </w:r>
      <w:r w:rsidR="00727A2C" w:rsidRPr="00FC00F3">
        <w:rPr>
          <w:rFonts w:cs="Times New Roman"/>
          <w:bCs w:val="0"/>
          <w:i w:val="0"/>
          <w:szCs w:val="24"/>
        </w:rPr>
        <w:t xml:space="preserve">showed lowered odds of </w:t>
      </w:r>
      <w:r w:rsidR="00131FB3" w:rsidRPr="00FC00F3">
        <w:rPr>
          <w:rFonts w:cs="Times New Roman"/>
          <w:bCs w:val="0"/>
          <w:i w:val="0"/>
          <w:szCs w:val="24"/>
        </w:rPr>
        <w:t xml:space="preserve">negative </w:t>
      </w:r>
      <w:r w:rsidR="000C268D" w:rsidRPr="00FC00F3">
        <w:rPr>
          <w:rFonts w:cs="Times New Roman"/>
          <w:bCs w:val="0"/>
          <w:i w:val="0"/>
          <w:szCs w:val="24"/>
        </w:rPr>
        <w:t>verbalizations</w:t>
      </w:r>
      <w:r w:rsidR="00131FB3" w:rsidRPr="00FC00F3">
        <w:rPr>
          <w:rFonts w:cs="Times New Roman"/>
          <w:bCs w:val="0"/>
          <w:i w:val="0"/>
          <w:szCs w:val="24"/>
        </w:rPr>
        <w:t xml:space="preserve"> than the COS-P group at T2 and T3 (T2: </w:t>
      </w:r>
      <w:r w:rsidR="00131FB3" w:rsidRPr="00FC00F3">
        <w:rPr>
          <w:rFonts w:cs="Times New Roman"/>
          <w:bCs w:val="0"/>
          <w:iCs/>
          <w:szCs w:val="24"/>
        </w:rPr>
        <w:t>OR</w:t>
      </w:r>
      <w:r w:rsidR="00131FB3" w:rsidRPr="00FC00F3">
        <w:rPr>
          <w:rFonts w:cs="Times New Roman"/>
          <w:bCs w:val="0"/>
          <w:i w:val="0"/>
          <w:szCs w:val="24"/>
        </w:rPr>
        <w:t xml:space="preserve"> </w:t>
      </w:r>
      <w:r w:rsidR="00E37F3D" w:rsidRPr="00FC00F3">
        <w:rPr>
          <w:rFonts w:cs="Times New Roman"/>
          <w:bCs w:val="0"/>
          <w:i w:val="0"/>
          <w:szCs w:val="24"/>
        </w:rPr>
        <w:t>=</w:t>
      </w:r>
      <w:r w:rsidR="00225993" w:rsidRPr="00FC00F3">
        <w:rPr>
          <w:rFonts w:cs="Times New Roman"/>
          <w:bCs w:val="0"/>
          <w:i w:val="0"/>
          <w:szCs w:val="24"/>
        </w:rPr>
        <w:t xml:space="preserve"> </w:t>
      </w:r>
      <w:r w:rsidR="00131FB3" w:rsidRPr="00FC00F3">
        <w:rPr>
          <w:rFonts w:cs="Times New Roman"/>
          <w:bCs w:val="0"/>
          <w:i w:val="0"/>
          <w:szCs w:val="24"/>
        </w:rPr>
        <w:t xml:space="preserve">.39, </w:t>
      </w:r>
      <w:r w:rsidR="00131FB3" w:rsidRPr="00FC00F3">
        <w:rPr>
          <w:rFonts w:cs="Times New Roman"/>
          <w:bCs w:val="0"/>
          <w:iCs/>
          <w:szCs w:val="24"/>
        </w:rPr>
        <w:t>p</w:t>
      </w:r>
      <w:r w:rsidR="00DE0BBE" w:rsidRPr="00FC00F3">
        <w:rPr>
          <w:rFonts w:cs="Times New Roman"/>
          <w:bCs w:val="0"/>
          <w:iCs/>
          <w:szCs w:val="24"/>
        </w:rPr>
        <w:t xml:space="preserve"> </w:t>
      </w:r>
      <w:r w:rsidR="00DE0BBE" w:rsidRPr="00FC00F3">
        <w:rPr>
          <w:rFonts w:cs="Times New Roman"/>
          <w:bCs w:val="0"/>
          <w:i w:val="0"/>
          <w:szCs w:val="24"/>
        </w:rPr>
        <w:t xml:space="preserve">&lt; </w:t>
      </w:r>
      <w:r w:rsidR="00131FB3" w:rsidRPr="00FC00F3">
        <w:rPr>
          <w:rFonts w:cs="Times New Roman"/>
          <w:bCs w:val="0"/>
          <w:i w:val="0"/>
          <w:szCs w:val="24"/>
        </w:rPr>
        <w:t>.00</w:t>
      </w:r>
      <w:r w:rsidR="00DE0BBE" w:rsidRPr="00FC00F3">
        <w:rPr>
          <w:rFonts w:cs="Times New Roman"/>
          <w:bCs w:val="0"/>
          <w:i w:val="0"/>
          <w:szCs w:val="24"/>
        </w:rPr>
        <w:t>1</w:t>
      </w:r>
      <w:r w:rsidR="00131FB3" w:rsidRPr="00FC00F3">
        <w:rPr>
          <w:rFonts w:cs="Times New Roman"/>
          <w:bCs w:val="0"/>
          <w:i w:val="0"/>
          <w:szCs w:val="24"/>
        </w:rPr>
        <w:t xml:space="preserve">; T3: </w:t>
      </w:r>
      <w:r w:rsidR="00131FB3" w:rsidRPr="00FC00F3">
        <w:rPr>
          <w:rFonts w:cs="Times New Roman"/>
          <w:bCs w:val="0"/>
          <w:iCs/>
          <w:szCs w:val="24"/>
        </w:rPr>
        <w:t>OR</w:t>
      </w:r>
      <w:r w:rsidR="00131FB3" w:rsidRPr="00FC00F3">
        <w:rPr>
          <w:rFonts w:cs="Times New Roman"/>
          <w:bCs w:val="0"/>
          <w:i w:val="0"/>
          <w:szCs w:val="24"/>
        </w:rPr>
        <w:t xml:space="preserve"> = .34, </w:t>
      </w:r>
      <w:r w:rsidR="00131FB3" w:rsidRPr="00FC00F3">
        <w:rPr>
          <w:rFonts w:cs="Times New Roman"/>
          <w:bCs w:val="0"/>
          <w:iCs/>
          <w:szCs w:val="24"/>
        </w:rPr>
        <w:t>p</w:t>
      </w:r>
      <w:r w:rsidR="00DE0BBE" w:rsidRPr="00FC00F3">
        <w:rPr>
          <w:rFonts w:cs="Times New Roman"/>
          <w:bCs w:val="0"/>
          <w:i w:val="0"/>
          <w:szCs w:val="24"/>
        </w:rPr>
        <w:t xml:space="preserve"> &lt; </w:t>
      </w:r>
      <w:r w:rsidR="00131FB3" w:rsidRPr="00FC00F3">
        <w:rPr>
          <w:rFonts w:cs="Times New Roman"/>
          <w:bCs w:val="0"/>
          <w:i w:val="0"/>
          <w:szCs w:val="24"/>
        </w:rPr>
        <w:t>.00</w:t>
      </w:r>
      <w:r w:rsidR="00DE0BBE" w:rsidRPr="00FC00F3">
        <w:rPr>
          <w:rFonts w:cs="Times New Roman"/>
          <w:bCs w:val="0"/>
          <w:i w:val="0"/>
          <w:szCs w:val="24"/>
        </w:rPr>
        <w:t>1</w:t>
      </w:r>
      <w:r w:rsidR="00131FB3" w:rsidRPr="00FC00F3">
        <w:rPr>
          <w:rFonts w:cs="Times New Roman"/>
          <w:bCs w:val="0"/>
          <w:i w:val="0"/>
          <w:szCs w:val="24"/>
        </w:rPr>
        <w:t>) and the WL group at T2 (</w:t>
      </w:r>
      <w:r w:rsidR="00131FB3" w:rsidRPr="00FC00F3">
        <w:rPr>
          <w:rFonts w:cs="Times New Roman"/>
          <w:bCs w:val="0"/>
          <w:iCs/>
          <w:szCs w:val="24"/>
        </w:rPr>
        <w:t>OR</w:t>
      </w:r>
      <w:r w:rsidR="00131FB3" w:rsidRPr="00FC00F3">
        <w:rPr>
          <w:rFonts w:cs="Times New Roman"/>
          <w:bCs w:val="0"/>
          <w:i w:val="0"/>
          <w:szCs w:val="24"/>
        </w:rPr>
        <w:t xml:space="preserve"> </w:t>
      </w:r>
      <w:r w:rsidR="00225993" w:rsidRPr="00FC00F3">
        <w:rPr>
          <w:rFonts w:cs="Times New Roman"/>
          <w:bCs w:val="0"/>
          <w:i w:val="0"/>
          <w:szCs w:val="24"/>
        </w:rPr>
        <w:t xml:space="preserve">= </w:t>
      </w:r>
      <w:r w:rsidR="00131FB3" w:rsidRPr="00FC00F3">
        <w:rPr>
          <w:rFonts w:cs="Times New Roman"/>
          <w:bCs w:val="0"/>
          <w:i w:val="0"/>
          <w:szCs w:val="24"/>
        </w:rPr>
        <w:t xml:space="preserve">.48, </w:t>
      </w:r>
      <w:r w:rsidR="00131FB3" w:rsidRPr="00FC00F3">
        <w:rPr>
          <w:rFonts w:cs="Times New Roman"/>
          <w:bCs w:val="0"/>
          <w:iCs/>
          <w:szCs w:val="24"/>
        </w:rPr>
        <w:t>p</w:t>
      </w:r>
      <w:r w:rsidR="00DE0BBE" w:rsidRPr="00FC00F3">
        <w:rPr>
          <w:rFonts w:cs="Times New Roman"/>
          <w:bCs w:val="0"/>
          <w:iCs/>
          <w:szCs w:val="24"/>
        </w:rPr>
        <w:t xml:space="preserve"> </w:t>
      </w:r>
      <w:r w:rsidR="00DE0BBE" w:rsidRPr="00FC00F3">
        <w:rPr>
          <w:rFonts w:cs="Times New Roman"/>
          <w:bCs w:val="0"/>
          <w:i w:val="0"/>
          <w:szCs w:val="24"/>
        </w:rPr>
        <w:t xml:space="preserve">&lt; </w:t>
      </w:r>
      <w:r w:rsidR="00131FB3" w:rsidRPr="00FC00F3">
        <w:rPr>
          <w:rFonts w:cs="Times New Roman"/>
          <w:bCs w:val="0"/>
          <w:i w:val="0"/>
          <w:szCs w:val="24"/>
        </w:rPr>
        <w:t>.00</w:t>
      </w:r>
      <w:r w:rsidR="00DE0BBE" w:rsidRPr="00FC00F3">
        <w:rPr>
          <w:rFonts w:cs="Times New Roman"/>
          <w:bCs w:val="0"/>
          <w:i w:val="0"/>
          <w:szCs w:val="24"/>
        </w:rPr>
        <w:t>1</w:t>
      </w:r>
      <w:r w:rsidR="00131FB3" w:rsidRPr="00FC00F3">
        <w:rPr>
          <w:rFonts w:cs="Times New Roman"/>
          <w:bCs w:val="0"/>
          <w:i w:val="0"/>
          <w:szCs w:val="24"/>
        </w:rPr>
        <w:t xml:space="preserve">). There were no other significant between group differences. All three groups showed significant within-group decreases in the </w:t>
      </w:r>
      <w:r w:rsidR="00240A2A" w:rsidRPr="00FC00F3">
        <w:rPr>
          <w:rFonts w:cs="Times New Roman"/>
          <w:bCs w:val="0"/>
          <w:i w:val="0"/>
          <w:szCs w:val="24"/>
        </w:rPr>
        <w:t xml:space="preserve">odds </w:t>
      </w:r>
      <w:r w:rsidR="00131FB3" w:rsidRPr="00FC00F3">
        <w:rPr>
          <w:rFonts w:cs="Times New Roman"/>
          <w:bCs w:val="0"/>
          <w:i w:val="0"/>
          <w:szCs w:val="24"/>
        </w:rPr>
        <w:t xml:space="preserve">of negative </w:t>
      </w:r>
      <w:r w:rsidR="000C268D" w:rsidRPr="00FC00F3">
        <w:rPr>
          <w:rFonts w:cs="Times New Roman"/>
          <w:bCs w:val="0"/>
          <w:i w:val="0"/>
          <w:szCs w:val="24"/>
        </w:rPr>
        <w:t>verbalizations</w:t>
      </w:r>
      <w:r w:rsidR="00131FB3" w:rsidRPr="00FC00F3">
        <w:rPr>
          <w:rFonts w:cs="Times New Roman"/>
          <w:bCs w:val="0"/>
          <w:i w:val="0"/>
          <w:szCs w:val="24"/>
        </w:rPr>
        <w:t xml:space="preserve"> from T1 to T2 (PCIT-T: </w:t>
      </w:r>
      <w:r w:rsidR="00131FB3" w:rsidRPr="00FC00F3">
        <w:rPr>
          <w:rFonts w:cs="Times New Roman"/>
          <w:bCs w:val="0"/>
          <w:iCs/>
          <w:szCs w:val="24"/>
        </w:rPr>
        <w:t>OR</w:t>
      </w:r>
      <w:r w:rsidR="00131FB3" w:rsidRPr="00FC00F3">
        <w:rPr>
          <w:rFonts w:cs="Times New Roman"/>
          <w:bCs w:val="0"/>
          <w:i w:val="0"/>
          <w:szCs w:val="24"/>
        </w:rPr>
        <w:t xml:space="preserve"> </w:t>
      </w:r>
      <w:r w:rsidR="00225993" w:rsidRPr="00FC00F3">
        <w:rPr>
          <w:rFonts w:cs="Times New Roman"/>
          <w:bCs w:val="0"/>
          <w:i w:val="0"/>
          <w:szCs w:val="24"/>
        </w:rPr>
        <w:t xml:space="preserve">= </w:t>
      </w:r>
      <w:r w:rsidR="00131FB3" w:rsidRPr="00FC00F3">
        <w:rPr>
          <w:rFonts w:cs="Times New Roman"/>
          <w:bCs w:val="0"/>
          <w:i w:val="0"/>
          <w:szCs w:val="24"/>
        </w:rPr>
        <w:t xml:space="preserve">.25, </w:t>
      </w:r>
      <w:r w:rsidR="00131FB3" w:rsidRPr="00FC00F3">
        <w:rPr>
          <w:rFonts w:cs="Times New Roman"/>
          <w:bCs w:val="0"/>
          <w:iCs/>
          <w:szCs w:val="24"/>
        </w:rPr>
        <w:t>p</w:t>
      </w:r>
      <w:r w:rsidR="00131FB3" w:rsidRPr="00FC00F3">
        <w:rPr>
          <w:rFonts w:cs="Times New Roman"/>
          <w:bCs w:val="0"/>
          <w:i w:val="0"/>
          <w:szCs w:val="24"/>
        </w:rPr>
        <w:t xml:space="preserve"> </w:t>
      </w:r>
      <w:r w:rsidR="00DE0BBE" w:rsidRPr="00FC00F3">
        <w:rPr>
          <w:rFonts w:cs="Times New Roman"/>
          <w:bCs w:val="0"/>
          <w:i w:val="0"/>
          <w:szCs w:val="24"/>
        </w:rPr>
        <w:t>&lt;</w:t>
      </w:r>
      <w:r w:rsidR="00131FB3" w:rsidRPr="00FC00F3">
        <w:rPr>
          <w:rFonts w:cs="Times New Roman"/>
          <w:bCs w:val="0"/>
          <w:i w:val="0"/>
          <w:szCs w:val="24"/>
        </w:rPr>
        <w:t xml:space="preserve"> .00</w:t>
      </w:r>
      <w:r w:rsidR="00DE0BBE" w:rsidRPr="00FC00F3">
        <w:rPr>
          <w:rFonts w:cs="Times New Roman"/>
          <w:bCs w:val="0"/>
          <w:i w:val="0"/>
          <w:szCs w:val="24"/>
        </w:rPr>
        <w:t>1</w:t>
      </w:r>
      <w:r w:rsidR="00131FB3" w:rsidRPr="00FC00F3">
        <w:rPr>
          <w:rFonts w:cs="Times New Roman"/>
          <w:bCs w:val="0"/>
          <w:i w:val="0"/>
          <w:szCs w:val="24"/>
        </w:rPr>
        <w:t xml:space="preserve">; COS-P: </w:t>
      </w:r>
      <w:r w:rsidR="00131FB3" w:rsidRPr="00FC00F3">
        <w:rPr>
          <w:rFonts w:cs="Times New Roman"/>
          <w:bCs w:val="0"/>
          <w:iCs/>
          <w:szCs w:val="24"/>
        </w:rPr>
        <w:t>OR</w:t>
      </w:r>
      <w:r w:rsidR="00225993" w:rsidRPr="00FC00F3">
        <w:rPr>
          <w:rFonts w:cs="Times New Roman"/>
          <w:bCs w:val="0"/>
          <w:iCs/>
          <w:szCs w:val="24"/>
        </w:rPr>
        <w:t xml:space="preserve"> =</w:t>
      </w:r>
      <w:r w:rsidR="00131FB3" w:rsidRPr="00FC00F3">
        <w:rPr>
          <w:rFonts w:cs="Times New Roman"/>
          <w:bCs w:val="0"/>
          <w:i w:val="0"/>
          <w:szCs w:val="24"/>
        </w:rPr>
        <w:t xml:space="preserve"> .70, </w:t>
      </w:r>
      <w:r w:rsidR="00131FB3" w:rsidRPr="00FC00F3">
        <w:rPr>
          <w:rFonts w:cs="Times New Roman"/>
          <w:bCs w:val="0"/>
          <w:iCs/>
          <w:szCs w:val="24"/>
        </w:rPr>
        <w:t>p</w:t>
      </w:r>
      <w:r w:rsidR="00131FB3" w:rsidRPr="00FC00F3">
        <w:rPr>
          <w:rFonts w:cs="Times New Roman"/>
          <w:bCs w:val="0"/>
          <w:i w:val="0"/>
          <w:szCs w:val="24"/>
        </w:rPr>
        <w:t xml:space="preserve"> </w:t>
      </w:r>
      <w:r w:rsidR="00DE0BBE" w:rsidRPr="00FC00F3">
        <w:rPr>
          <w:rFonts w:cs="Times New Roman"/>
          <w:bCs w:val="0"/>
          <w:i w:val="0"/>
          <w:szCs w:val="24"/>
        </w:rPr>
        <w:t>&lt;</w:t>
      </w:r>
      <w:r w:rsidR="00131FB3" w:rsidRPr="00FC00F3">
        <w:rPr>
          <w:rFonts w:cs="Times New Roman"/>
          <w:bCs w:val="0"/>
          <w:i w:val="0"/>
          <w:szCs w:val="24"/>
        </w:rPr>
        <w:t xml:space="preserve"> .00</w:t>
      </w:r>
      <w:r w:rsidR="00DE0BBE" w:rsidRPr="00FC00F3">
        <w:rPr>
          <w:rFonts w:cs="Times New Roman"/>
          <w:bCs w:val="0"/>
          <w:i w:val="0"/>
          <w:szCs w:val="24"/>
        </w:rPr>
        <w:t>1</w:t>
      </w:r>
      <w:r w:rsidR="00131FB3" w:rsidRPr="00FC00F3">
        <w:rPr>
          <w:rFonts w:cs="Times New Roman"/>
          <w:bCs w:val="0"/>
          <w:i w:val="0"/>
          <w:szCs w:val="24"/>
        </w:rPr>
        <w:t xml:space="preserve">; WL: </w:t>
      </w:r>
      <w:r w:rsidR="00131FB3" w:rsidRPr="00FC00F3">
        <w:rPr>
          <w:rFonts w:cs="Times New Roman"/>
          <w:bCs w:val="0"/>
          <w:iCs/>
          <w:szCs w:val="24"/>
        </w:rPr>
        <w:t>OR</w:t>
      </w:r>
      <w:r w:rsidR="00131FB3" w:rsidRPr="00FC00F3">
        <w:rPr>
          <w:rFonts w:cs="Times New Roman"/>
          <w:bCs w:val="0"/>
          <w:i w:val="0"/>
          <w:szCs w:val="24"/>
        </w:rPr>
        <w:t xml:space="preserve"> </w:t>
      </w:r>
      <w:r w:rsidR="00225993" w:rsidRPr="00FC00F3">
        <w:rPr>
          <w:rFonts w:cs="Times New Roman"/>
          <w:bCs w:val="0"/>
          <w:i w:val="0"/>
          <w:szCs w:val="24"/>
        </w:rPr>
        <w:t xml:space="preserve">= </w:t>
      </w:r>
      <w:r w:rsidR="00131FB3" w:rsidRPr="00FC00F3">
        <w:rPr>
          <w:rFonts w:cs="Times New Roman"/>
          <w:bCs w:val="0"/>
          <w:i w:val="0"/>
          <w:szCs w:val="24"/>
        </w:rPr>
        <w:t xml:space="preserve">.47, </w:t>
      </w:r>
      <w:r w:rsidR="00131FB3" w:rsidRPr="00FC00F3">
        <w:rPr>
          <w:rFonts w:cs="Times New Roman"/>
          <w:bCs w:val="0"/>
          <w:iCs/>
          <w:szCs w:val="24"/>
        </w:rPr>
        <w:t>p</w:t>
      </w:r>
      <w:r w:rsidR="00131FB3" w:rsidRPr="00FC00F3">
        <w:rPr>
          <w:rFonts w:cs="Times New Roman"/>
          <w:bCs w:val="0"/>
          <w:i w:val="0"/>
          <w:szCs w:val="24"/>
        </w:rPr>
        <w:t xml:space="preserve"> </w:t>
      </w:r>
      <w:r w:rsidR="00DE0BBE" w:rsidRPr="00FC00F3">
        <w:rPr>
          <w:rFonts w:cs="Times New Roman"/>
          <w:bCs w:val="0"/>
          <w:i w:val="0"/>
          <w:szCs w:val="24"/>
        </w:rPr>
        <w:t>&lt;</w:t>
      </w:r>
      <w:r w:rsidR="00131FB3" w:rsidRPr="00FC00F3">
        <w:rPr>
          <w:rFonts w:cs="Times New Roman"/>
          <w:bCs w:val="0"/>
          <w:i w:val="0"/>
          <w:szCs w:val="24"/>
        </w:rPr>
        <w:t xml:space="preserve"> .00</w:t>
      </w:r>
      <w:r w:rsidR="00DE0BBE" w:rsidRPr="00FC00F3">
        <w:rPr>
          <w:rFonts w:cs="Times New Roman"/>
          <w:bCs w:val="0"/>
          <w:i w:val="0"/>
          <w:szCs w:val="24"/>
        </w:rPr>
        <w:t>1</w:t>
      </w:r>
      <w:r w:rsidR="00131FB3" w:rsidRPr="00FC00F3">
        <w:rPr>
          <w:rFonts w:cs="Times New Roman"/>
          <w:bCs w:val="0"/>
          <w:i w:val="0"/>
          <w:szCs w:val="24"/>
        </w:rPr>
        <w:t>) and the PCIT-T also showed a decrease from T1 to T3 (</w:t>
      </w:r>
      <w:r w:rsidR="00131FB3" w:rsidRPr="00FC00F3">
        <w:rPr>
          <w:rFonts w:cs="Times New Roman"/>
          <w:bCs w:val="0"/>
          <w:iCs/>
          <w:szCs w:val="24"/>
        </w:rPr>
        <w:t xml:space="preserve">OR </w:t>
      </w:r>
      <w:r w:rsidR="00225993" w:rsidRPr="00FC00F3">
        <w:rPr>
          <w:rFonts w:cs="Times New Roman"/>
          <w:bCs w:val="0"/>
          <w:iCs/>
          <w:szCs w:val="24"/>
        </w:rPr>
        <w:t xml:space="preserve">= </w:t>
      </w:r>
      <w:r w:rsidR="00131FB3" w:rsidRPr="00FC00F3">
        <w:rPr>
          <w:rFonts w:cs="Times New Roman"/>
          <w:bCs w:val="0"/>
          <w:i w:val="0"/>
          <w:szCs w:val="24"/>
        </w:rPr>
        <w:t xml:space="preserve">.23, </w:t>
      </w:r>
      <w:r w:rsidR="00131FB3" w:rsidRPr="00FC00F3">
        <w:rPr>
          <w:rFonts w:cs="Times New Roman"/>
          <w:bCs w:val="0"/>
          <w:iCs/>
          <w:szCs w:val="24"/>
        </w:rPr>
        <w:t>p</w:t>
      </w:r>
      <w:r w:rsidR="00131FB3" w:rsidRPr="00FC00F3">
        <w:rPr>
          <w:rFonts w:cs="Times New Roman"/>
          <w:bCs w:val="0"/>
          <w:i w:val="0"/>
          <w:szCs w:val="24"/>
        </w:rPr>
        <w:t xml:space="preserve"> </w:t>
      </w:r>
      <w:r w:rsidR="00DE0BBE" w:rsidRPr="00FC00F3">
        <w:rPr>
          <w:rFonts w:cs="Times New Roman"/>
          <w:bCs w:val="0"/>
          <w:i w:val="0"/>
          <w:szCs w:val="24"/>
        </w:rPr>
        <w:t>&lt;</w:t>
      </w:r>
      <w:r w:rsidR="00131FB3" w:rsidRPr="00FC00F3">
        <w:rPr>
          <w:rFonts w:cs="Times New Roman"/>
          <w:bCs w:val="0"/>
          <w:i w:val="0"/>
          <w:szCs w:val="24"/>
        </w:rPr>
        <w:t xml:space="preserve"> .00</w:t>
      </w:r>
      <w:r w:rsidR="00DE0BBE" w:rsidRPr="00FC00F3">
        <w:rPr>
          <w:rFonts w:cs="Times New Roman"/>
          <w:bCs w:val="0"/>
          <w:i w:val="0"/>
          <w:szCs w:val="24"/>
        </w:rPr>
        <w:t>1</w:t>
      </w:r>
      <w:r w:rsidR="00131FB3" w:rsidRPr="00FC00F3">
        <w:rPr>
          <w:rFonts w:cs="Times New Roman"/>
          <w:bCs w:val="0"/>
          <w:i w:val="0"/>
          <w:szCs w:val="24"/>
        </w:rPr>
        <w:t xml:space="preserve">). </w:t>
      </w:r>
      <w:r w:rsidR="00A07EA3" w:rsidRPr="00FC00F3">
        <w:rPr>
          <w:rFonts w:cs="Times New Roman"/>
          <w:bCs w:val="0"/>
          <w:i w:val="0"/>
          <w:szCs w:val="24"/>
        </w:rPr>
        <w:t xml:space="preserve">The hypotheses that there would be </w:t>
      </w:r>
      <w:r w:rsidR="00836EE1" w:rsidRPr="00FC00F3">
        <w:rPr>
          <w:rFonts w:cs="Times New Roman"/>
          <w:bCs w:val="0"/>
          <w:i w:val="0"/>
          <w:szCs w:val="24"/>
        </w:rPr>
        <w:t xml:space="preserve">a </w:t>
      </w:r>
      <w:r w:rsidR="00A07EA3" w:rsidRPr="00FC00F3">
        <w:rPr>
          <w:rFonts w:cs="Times New Roman"/>
          <w:bCs w:val="0"/>
          <w:i w:val="0"/>
          <w:szCs w:val="24"/>
        </w:rPr>
        <w:t xml:space="preserve">gradient effect in terms of the magnitude of effects from T1 to T2 [PCIT-T &gt; COS-P &gt; WL] </w:t>
      </w:r>
      <w:r w:rsidR="005C4137" w:rsidRPr="00FC00F3">
        <w:rPr>
          <w:rFonts w:cs="Times New Roman"/>
          <w:bCs w:val="0"/>
          <w:i w:val="0"/>
          <w:szCs w:val="24"/>
        </w:rPr>
        <w:t xml:space="preserve">and T1 to T3 [PCIT-T &gt; COS-P] </w:t>
      </w:r>
      <w:r w:rsidR="00B36207" w:rsidRPr="00FC00F3">
        <w:rPr>
          <w:rFonts w:cs="Times New Roman"/>
          <w:bCs w:val="0"/>
          <w:i w:val="0"/>
          <w:szCs w:val="24"/>
        </w:rPr>
        <w:t>w</w:t>
      </w:r>
      <w:r w:rsidR="005C4137" w:rsidRPr="00FC00F3">
        <w:rPr>
          <w:rFonts w:cs="Times New Roman"/>
          <w:bCs w:val="0"/>
          <w:i w:val="0"/>
          <w:szCs w:val="24"/>
        </w:rPr>
        <w:t>ere</w:t>
      </w:r>
      <w:r w:rsidR="00B36207" w:rsidRPr="00FC00F3">
        <w:rPr>
          <w:rFonts w:cs="Times New Roman"/>
          <w:bCs w:val="0"/>
          <w:i w:val="0"/>
          <w:szCs w:val="24"/>
        </w:rPr>
        <w:t xml:space="preserve"> supported</w:t>
      </w:r>
      <w:r w:rsidR="009125B4" w:rsidRPr="00FC00F3">
        <w:rPr>
          <w:rFonts w:cs="Times New Roman"/>
          <w:bCs w:val="0"/>
          <w:i w:val="0"/>
          <w:szCs w:val="24"/>
        </w:rPr>
        <w:t xml:space="preserve">, </w:t>
      </w:r>
      <w:r w:rsidR="005C4137" w:rsidRPr="00FC00F3">
        <w:rPr>
          <w:rFonts w:cs="Times New Roman"/>
          <w:bCs w:val="0"/>
          <w:i w:val="0"/>
          <w:szCs w:val="24"/>
        </w:rPr>
        <w:t xml:space="preserve">T1 to T2: </w:t>
      </w:r>
      <w:r w:rsidR="00D70EB2" w:rsidRPr="00FC00F3">
        <w:rPr>
          <w:rFonts w:cs="Times New Roman"/>
          <w:bCs w:val="0"/>
          <w:iCs/>
          <w:szCs w:val="24"/>
        </w:rPr>
        <w:t>F</w:t>
      </w:r>
      <w:r w:rsidR="0002280D" w:rsidRPr="00FC00F3">
        <w:rPr>
          <w:rFonts w:cs="Times New Roman"/>
          <w:bCs w:val="0"/>
          <w:iCs/>
          <w:szCs w:val="24"/>
        </w:rPr>
        <w:t xml:space="preserve"> </w:t>
      </w:r>
      <w:r w:rsidR="00D70EB2" w:rsidRPr="00FC00F3">
        <w:rPr>
          <w:rFonts w:cs="Times New Roman"/>
          <w:bCs w:val="0"/>
          <w:i w:val="0"/>
          <w:szCs w:val="24"/>
        </w:rPr>
        <w:t>(2,163)</w:t>
      </w:r>
      <w:r w:rsidR="0002280D" w:rsidRPr="00FC00F3">
        <w:rPr>
          <w:rFonts w:cs="Times New Roman"/>
          <w:bCs w:val="0"/>
          <w:i w:val="0"/>
          <w:szCs w:val="24"/>
        </w:rPr>
        <w:t xml:space="preserve"> </w:t>
      </w:r>
      <w:r w:rsidR="00D70EB2" w:rsidRPr="00FC00F3">
        <w:rPr>
          <w:rFonts w:cs="Times New Roman"/>
          <w:bCs w:val="0"/>
          <w:i w:val="0"/>
          <w:szCs w:val="24"/>
        </w:rPr>
        <w:t>=</w:t>
      </w:r>
      <w:r w:rsidR="0002280D" w:rsidRPr="00FC00F3">
        <w:rPr>
          <w:rFonts w:cs="Times New Roman"/>
          <w:bCs w:val="0"/>
          <w:i w:val="0"/>
          <w:szCs w:val="24"/>
        </w:rPr>
        <w:t xml:space="preserve"> </w:t>
      </w:r>
      <w:r w:rsidR="00D70EB2" w:rsidRPr="00FC00F3">
        <w:rPr>
          <w:rFonts w:cs="Times New Roman"/>
          <w:bCs w:val="0"/>
          <w:i w:val="0"/>
          <w:szCs w:val="24"/>
        </w:rPr>
        <w:t xml:space="preserve">47.37, </w:t>
      </w:r>
      <w:r w:rsidR="00D70EB2" w:rsidRPr="00FC00F3">
        <w:rPr>
          <w:rFonts w:cs="Times New Roman"/>
          <w:bCs w:val="0"/>
          <w:iCs/>
          <w:szCs w:val="24"/>
        </w:rPr>
        <w:t>p</w:t>
      </w:r>
      <w:r w:rsidR="00D70EB2" w:rsidRPr="00FC00F3">
        <w:rPr>
          <w:rFonts w:cs="Times New Roman"/>
          <w:bCs w:val="0"/>
          <w:i w:val="0"/>
          <w:szCs w:val="24"/>
        </w:rPr>
        <w:t xml:space="preserve"> &lt; .001</w:t>
      </w:r>
      <w:r w:rsidR="005C4137" w:rsidRPr="00FC00F3">
        <w:rPr>
          <w:rFonts w:cs="Times New Roman"/>
          <w:bCs w:val="0"/>
          <w:i w:val="0"/>
          <w:szCs w:val="24"/>
        </w:rPr>
        <w:t xml:space="preserve">; T1 to T3: </w:t>
      </w:r>
      <w:r w:rsidR="00CA0B29" w:rsidRPr="00FC00F3">
        <w:rPr>
          <w:rFonts w:cs="Times New Roman"/>
          <w:bCs w:val="0"/>
          <w:iCs/>
          <w:szCs w:val="24"/>
        </w:rPr>
        <w:t xml:space="preserve">F </w:t>
      </w:r>
      <w:r w:rsidR="00CA0B29" w:rsidRPr="00FC00F3">
        <w:rPr>
          <w:rFonts w:cs="Times New Roman"/>
          <w:bCs w:val="0"/>
          <w:i w:val="0"/>
          <w:szCs w:val="24"/>
        </w:rPr>
        <w:t xml:space="preserve">(1, 163) = 48.06, </w:t>
      </w:r>
      <w:r w:rsidR="00CA0B29" w:rsidRPr="00FC00F3">
        <w:rPr>
          <w:rFonts w:cs="Times New Roman"/>
          <w:bCs w:val="0"/>
          <w:iCs/>
          <w:szCs w:val="24"/>
        </w:rPr>
        <w:t>p</w:t>
      </w:r>
      <w:r w:rsidR="00CA0B29" w:rsidRPr="00FC00F3">
        <w:rPr>
          <w:rFonts w:cs="Times New Roman"/>
          <w:bCs w:val="0"/>
          <w:i w:val="0"/>
          <w:szCs w:val="24"/>
        </w:rPr>
        <w:t xml:space="preserve"> &lt; .05.</w:t>
      </w:r>
    </w:p>
    <w:p w14:paraId="03C1F11F" w14:textId="619CDF5A" w:rsidR="003E5682" w:rsidRPr="00FC00F3" w:rsidRDefault="000F579F" w:rsidP="00EF4F9D">
      <w:pPr>
        <w:pStyle w:val="Heading3"/>
        <w:spacing w:line="480" w:lineRule="auto"/>
        <w:ind w:firstLine="720"/>
        <w:rPr>
          <w:rFonts w:cs="Times New Roman"/>
          <w:bCs w:val="0"/>
          <w:i w:val="0"/>
          <w:szCs w:val="24"/>
        </w:rPr>
      </w:pPr>
      <w:r w:rsidRPr="00FC00F3">
        <w:rPr>
          <w:rFonts w:cs="Times New Roman"/>
          <w:b/>
          <w:i w:val="0"/>
          <w:szCs w:val="24"/>
        </w:rPr>
        <w:t>Parenting sensitivity.</w:t>
      </w:r>
      <w:r w:rsidR="003E5682" w:rsidRPr="00FC00F3">
        <w:rPr>
          <w:rFonts w:cs="Times New Roman"/>
          <w:bCs w:val="0"/>
          <w:i w:val="0"/>
          <w:szCs w:val="24"/>
        </w:rPr>
        <w:t xml:space="preserve"> </w:t>
      </w:r>
      <w:bookmarkStart w:id="106" w:name="_Hlk162930231"/>
      <w:r w:rsidR="00FA3CE6" w:rsidRPr="00FC00F3">
        <w:rPr>
          <w:rFonts w:cs="Times New Roman"/>
          <w:bCs w:val="0"/>
          <w:i w:val="0"/>
          <w:szCs w:val="24"/>
        </w:rPr>
        <w:t>For</w:t>
      </w:r>
      <w:r w:rsidR="006F4FC3" w:rsidRPr="00FC00F3">
        <w:rPr>
          <w:rFonts w:cs="Times New Roman"/>
          <w:bCs w:val="0"/>
          <w:i w:val="0"/>
          <w:szCs w:val="24"/>
        </w:rPr>
        <w:t xml:space="preserve"> parenting sensitivity </w:t>
      </w:r>
      <w:r w:rsidR="004D23FC" w:rsidRPr="00FC00F3">
        <w:rPr>
          <w:rFonts w:cs="Times New Roman"/>
          <w:bCs w:val="0"/>
          <w:i w:val="0"/>
          <w:szCs w:val="24"/>
        </w:rPr>
        <w:t xml:space="preserve">assessed using the NICHD-Sensitivity scale, </w:t>
      </w:r>
      <w:r w:rsidR="006F4FC3" w:rsidRPr="00FC00F3">
        <w:rPr>
          <w:rFonts w:cs="Times New Roman"/>
          <w:bCs w:val="0"/>
          <w:i w:val="0"/>
          <w:szCs w:val="24"/>
        </w:rPr>
        <w:t xml:space="preserve">significant effects were identified for </w:t>
      </w:r>
      <w:r w:rsidR="004A7C90" w:rsidRPr="00FC00F3">
        <w:rPr>
          <w:rFonts w:cs="Times New Roman"/>
          <w:bCs w:val="0"/>
          <w:i w:val="0"/>
          <w:szCs w:val="24"/>
        </w:rPr>
        <w:t>group (</w:t>
      </w:r>
      <w:r w:rsidR="004A7C90" w:rsidRPr="00FC00F3">
        <w:rPr>
          <w:rFonts w:cs="Times New Roman"/>
          <w:bCs w:val="0"/>
          <w:iCs/>
          <w:szCs w:val="24"/>
        </w:rPr>
        <w:t>p</w:t>
      </w:r>
      <w:r w:rsidR="00C8425E" w:rsidRPr="00FC00F3">
        <w:rPr>
          <w:rFonts w:cs="Times New Roman"/>
          <w:bCs w:val="0"/>
          <w:i w:val="0"/>
          <w:szCs w:val="24"/>
        </w:rPr>
        <w:t xml:space="preserve"> &lt; </w:t>
      </w:r>
      <w:r w:rsidR="004A7C90" w:rsidRPr="00FC00F3">
        <w:rPr>
          <w:rFonts w:cs="Times New Roman"/>
          <w:bCs w:val="0"/>
          <w:i w:val="0"/>
          <w:szCs w:val="24"/>
        </w:rPr>
        <w:t>.001)</w:t>
      </w:r>
      <w:r w:rsidR="006F4FC3" w:rsidRPr="00FC00F3">
        <w:rPr>
          <w:rFonts w:cs="Times New Roman"/>
          <w:bCs w:val="0"/>
          <w:i w:val="0"/>
          <w:szCs w:val="24"/>
        </w:rPr>
        <w:t>,</w:t>
      </w:r>
      <w:r w:rsidR="004A7C90" w:rsidRPr="00FC00F3">
        <w:rPr>
          <w:rFonts w:cs="Times New Roman"/>
          <w:bCs w:val="0"/>
          <w:i w:val="0"/>
          <w:szCs w:val="24"/>
        </w:rPr>
        <w:t xml:space="preserve"> </w:t>
      </w:r>
      <w:r w:rsidR="006F4FC3" w:rsidRPr="00FC00F3">
        <w:rPr>
          <w:rFonts w:cs="Times New Roman"/>
          <w:bCs w:val="0"/>
          <w:i w:val="0"/>
          <w:szCs w:val="24"/>
        </w:rPr>
        <w:t>time</w:t>
      </w:r>
      <w:r w:rsidR="004A7C90" w:rsidRPr="00FC00F3">
        <w:rPr>
          <w:rFonts w:cs="Times New Roman"/>
          <w:bCs w:val="0"/>
          <w:i w:val="0"/>
          <w:szCs w:val="24"/>
        </w:rPr>
        <w:t xml:space="preserve"> (</w:t>
      </w:r>
      <w:r w:rsidR="004A7C90" w:rsidRPr="00FC00F3">
        <w:rPr>
          <w:rFonts w:cs="Times New Roman"/>
          <w:bCs w:val="0"/>
          <w:iCs/>
          <w:szCs w:val="24"/>
        </w:rPr>
        <w:t>p</w:t>
      </w:r>
      <w:r w:rsidR="00C8425E" w:rsidRPr="00FC00F3">
        <w:rPr>
          <w:rFonts w:cs="Times New Roman"/>
          <w:bCs w:val="0"/>
          <w:i w:val="0"/>
          <w:szCs w:val="24"/>
        </w:rPr>
        <w:t xml:space="preserve"> &lt; </w:t>
      </w:r>
      <w:r w:rsidR="004A7C90" w:rsidRPr="00FC00F3">
        <w:rPr>
          <w:rFonts w:cs="Times New Roman"/>
          <w:bCs w:val="0"/>
          <w:i w:val="0"/>
          <w:szCs w:val="24"/>
        </w:rPr>
        <w:t>.00</w:t>
      </w:r>
      <w:r w:rsidR="00C8425E" w:rsidRPr="00FC00F3">
        <w:rPr>
          <w:rFonts w:cs="Times New Roman"/>
          <w:bCs w:val="0"/>
          <w:i w:val="0"/>
          <w:szCs w:val="24"/>
        </w:rPr>
        <w:t>1</w:t>
      </w:r>
      <w:r w:rsidR="004A7C90" w:rsidRPr="00FC00F3">
        <w:rPr>
          <w:rFonts w:cs="Times New Roman"/>
          <w:bCs w:val="0"/>
          <w:i w:val="0"/>
          <w:szCs w:val="24"/>
        </w:rPr>
        <w:t xml:space="preserve">) </w:t>
      </w:r>
      <w:r w:rsidR="006F4FC3" w:rsidRPr="00FC00F3">
        <w:rPr>
          <w:rFonts w:cs="Times New Roman"/>
          <w:bCs w:val="0"/>
          <w:i w:val="0"/>
          <w:szCs w:val="24"/>
        </w:rPr>
        <w:t>and group x time</w:t>
      </w:r>
      <w:r w:rsidR="004A7C90" w:rsidRPr="00FC00F3">
        <w:rPr>
          <w:rFonts w:cs="Times New Roman"/>
          <w:bCs w:val="0"/>
          <w:i w:val="0"/>
          <w:szCs w:val="24"/>
        </w:rPr>
        <w:t xml:space="preserve"> (</w:t>
      </w:r>
      <w:r w:rsidR="004A7C90" w:rsidRPr="00FC00F3">
        <w:rPr>
          <w:rFonts w:cs="Times New Roman"/>
          <w:bCs w:val="0"/>
          <w:iCs/>
          <w:szCs w:val="24"/>
        </w:rPr>
        <w:t>p</w:t>
      </w:r>
      <w:r w:rsidR="00C8425E" w:rsidRPr="00FC00F3">
        <w:rPr>
          <w:rFonts w:cs="Times New Roman"/>
          <w:bCs w:val="0"/>
          <w:i w:val="0"/>
          <w:szCs w:val="24"/>
        </w:rPr>
        <w:t xml:space="preserve"> &lt; </w:t>
      </w:r>
      <w:r w:rsidR="004A7C90" w:rsidRPr="00FC00F3">
        <w:rPr>
          <w:rFonts w:cs="Times New Roman"/>
          <w:bCs w:val="0"/>
          <w:i w:val="0"/>
          <w:szCs w:val="24"/>
        </w:rPr>
        <w:t>.0</w:t>
      </w:r>
      <w:r w:rsidR="00C8425E" w:rsidRPr="00FC00F3">
        <w:rPr>
          <w:rFonts w:cs="Times New Roman"/>
          <w:bCs w:val="0"/>
          <w:i w:val="0"/>
          <w:szCs w:val="24"/>
        </w:rPr>
        <w:t>5</w:t>
      </w:r>
      <w:r w:rsidR="004A7C90" w:rsidRPr="00FC00F3">
        <w:rPr>
          <w:rFonts w:cs="Times New Roman"/>
          <w:bCs w:val="0"/>
          <w:i w:val="0"/>
          <w:szCs w:val="24"/>
        </w:rPr>
        <w:t>). T</w:t>
      </w:r>
      <w:r w:rsidR="003E5682" w:rsidRPr="00FC00F3">
        <w:rPr>
          <w:rFonts w:cs="Times New Roman"/>
          <w:bCs w:val="0"/>
          <w:i w:val="0"/>
          <w:szCs w:val="24"/>
        </w:rPr>
        <w:t xml:space="preserve">here were no significant </w:t>
      </w:r>
      <w:r w:rsidR="006D15E6" w:rsidRPr="00FC00F3">
        <w:rPr>
          <w:rFonts w:cs="Times New Roman"/>
          <w:bCs w:val="0"/>
          <w:i w:val="0"/>
          <w:szCs w:val="24"/>
        </w:rPr>
        <w:t>between group-</w:t>
      </w:r>
      <w:r w:rsidR="003E5682" w:rsidRPr="00FC00F3">
        <w:rPr>
          <w:rFonts w:cs="Times New Roman"/>
          <w:bCs w:val="0"/>
          <w:i w:val="0"/>
          <w:szCs w:val="24"/>
        </w:rPr>
        <w:t xml:space="preserve">differences </w:t>
      </w:r>
      <w:r w:rsidR="004A7C90" w:rsidRPr="00FC00F3">
        <w:rPr>
          <w:rFonts w:cs="Times New Roman"/>
          <w:bCs w:val="0"/>
          <w:i w:val="0"/>
          <w:szCs w:val="24"/>
        </w:rPr>
        <w:t xml:space="preserve">at T1, but </w:t>
      </w:r>
      <w:r w:rsidR="006F4FC3" w:rsidRPr="00FC00F3">
        <w:rPr>
          <w:rFonts w:cs="Times New Roman"/>
          <w:bCs w:val="0"/>
          <w:i w:val="0"/>
          <w:szCs w:val="24"/>
        </w:rPr>
        <w:t>t</w:t>
      </w:r>
      <w:r w:rsidR="003E5682" w:rsidRPr="00FC00F3">
        <w:rPr>
          <w:rFonts w:cs="Times New Roman"/>
          <w:bCs w:val="0"/>
          <w:i w:val="0"/>
          <w:szCs w:val="24"/>
        </w:rPr>
        <w:t>he PCIT-T group had significantly higher sensitivity scores than the COS-P and WL groups at T2</w:t>
      </w:r>
      <w:r w:rsidR="004A7C90" w:rsidRPr="00FC00F3">
        <w:rPr>
          <w:rFonts w:cs="Times New Roman"/>
          <w:bCs w:val="0"/>
          <w:i w:val="0"/>
          <w:szCs w:val="24"/>
        </w:rPr>
        <w:t xml:space="preserve"> (</w:t>
      </w:r>
      <w:proofErr w:type="spellStart"/>
      <w:r w:rsidR="004A7C90" w:rsidRPr="00FC00F3">
        <w:rPr>
          <w:rFonts w:cs="Times New Roman"/>
          <w:bCs w:val="0"/>
          <w:iCs/>
          <w:szCs w:val="24"/>
        </w:rPr>
        <w:t>p</w:t>
      </w:r>
      <w:r w:rsidR="004A7C90" w:rsidRPr="00FC00F3">
        <w:rPr>
          <w:rFonts w:cs="Times New Roman"/>
          <w:bCs w:val="0"/>
          <w:i w:val="0"/>
          <w:szCs w:val="24"/>
        </w:rPr>
        <w:t>s</w:t>
      </w:r>
      <w:proofErr w:type="spellEnd"/>
      <w:r w:rsidR="004A7C90" w:rsidRPr="00FC00F3">
        <w:rPr>
          <w:rFonts w:cs="Times New Roman"/>
          <w:bCs w:val="0"/>
          <w:i w:val="0"/>
          <w:szCs w:val="24"/>
        </w:rPr>
        <w:t xml:space="preserve"> &lt;.0</w:t>
      </w:r>
      <w:r w:rsidR="00C8425E" w:rsidRPr="00FC00F3">
        <w:rPr>
          <w:rFonts w:cs="Times New Roman"/>
          <w:bCs w:val="0"/>
          <w:i w:val="0"/>
          <w:szCs w:val="24"/>
        </w:rPr>
        <w:t>5</w:t>
      </w:r>
      <w:r w:rsidR="004A7C90" w:rsidRPr="00FC00F3">
        <w:rPr>
          <w:rFonts w:cs="Times New Roman"/>
          <w:bCs w:val="0"/>
          <w:i w:val="0"/>
          <w:szCs w:val="24"/>
        </w:rPr>
        <w:t>)</w:t>
      </w:r>
      <w:r w:rsidR="003E5682" w:rsidRPr="00FC00F3">
        <w:rPr>
          <w:rFonts w:cs="Times New Roman"/>
          <w:bCs w:val="0"/>
          <w:i w:val="0"/>
          <w:szCs w:val="24"/>
        </w:rPr>
        <w:t>, and the COS-P group at T3</w:t>
      </w:r>
      <w:r w:rsidR="006D15E6" w:rsidRPr="00FC00F3">
        <w:rPr>
          <w:rFonts w:cs="Times New Roman"/>
          <w:bCs w:val="0"/>
          <w:i w:val="0"/>
          <w:szCs w:val="24"/>
        </w:rPr>
        <w:t xml:space="preserve"> (</w:t>
      </w:r>
      <w:r w:rsidR="006D15E6" w:rsidRPr="00FC00F3">
        <w:rPr>
          <w:rFonts w:cs="Times New Roman"/>
          <w:bCs w:val="0"/>
          <w:iCs/>
          <w:szCs w:val="24"/>
        </w:rPr>
        <w:t>p</w:t>
      </w:r>
      <w:r w:rsidR="00C8425E" w:rsidRPr="00FC00F3">
        <w:rPr>
          <w:rFonts w:cs="Times New Roman"/>
          <w:bCs w:val="0"/>
          <w:i w:val="0"/>
          <w:szCs w:val="24"/>
        </w:rPr>
        <w:t xml:space="preserve"> &lt; </w:t>
      </w:r>
      <w:r w:rsidR="006D15E6" w:rsidRPr="00FC00F3">
        <w:rPr>
          <w:rFonts w:cs="Times New Roman"/>
          <w:bCs w:val="0"/>
          <w:i w:val="0"/>
          <w:szCs w:val="24"/>
        </w:rPr>
        <w:t>.0</w:t>
      </w:r>
      <w:r w:rsidR="00C8425E" w:rsidRPr="00FC00F3">
        <w:rPr>
          <w:rFonts w:cs="Times New Roman"/>
          <w:bCs w:val="0"/>
          <w:i w:val="0"/>
          <w:szCs w:val="24"/>
        </w:rPr>
        <w:t>5</w:t>
      </w:r>
      <w:r w:rsidR="006D15E6" w:rsidRPr="00FC00F3">
        <w:rPr>
          <w:rFonts w:cs="Times New Roman"/>
          <w:bCs w:val="0"/>
          <w:i w:val="0"/>
          <w:szCs w:val="24"/>
        </w:rPr>
        <w:t>)</w:t>
      </w:r>
      <w:r w:rsidR="003E5682" w:rsidRPr="00FC00F3">
        <w:rPr>
          <w:rFonts w:cs="Times New Roman"/>
          <w:bCs w:val="0"/>
          <w:i w:val="0"/>
          <w:szCs w:val="24"/>
        </w:rPr>
        <w:t>. There w</w:t>
      </w:r>
      <w:r w:rsidR="004A7C90" w:rsidRPr="00FC00F3">
        <w:rPr>
          <w:rFonts w:cs="Times New Roman"/>
          <w:bCs w:val="0"/>
          <w:i w:val="0"/>
          <w:szCs w:val="24"/>
        </w:rPr>
        <w:t xml:space="preserve">ere </w:t>
      </w:r>
      <w:r w:rsidR="003E5682" w:rsidRPr="00FC00F3">
        <w:rPr>
          <w:rFonts w:cs="Times New Roman"/>
          <w:bCs w:val="0"/>
          <w:i w:val="0"/>
          <w:szCs w:val="24"/>
        </w:rPr>
        <w:t>significant within</w:t>
      </w:r>
      <w:r w:rsidR="006D15E6" w:rsidRPr="00FC00F3">
        <w:rPr>
          <w:rFonts w:cs="Times New Roman"/>
          <w:bCs w:val="0"/>
          <w:i w:val="0"/>
          <w:szCs w:val="24"/>
        </w:rPr>
        <w:t>-</w:t>
      </w:r>
      <w:r w:rsidR="003E5682" w:rsidRPr="00FC00F3">
        <w:rPr>
          <w:rFonts w:cs="Times New Roman"/>
          <w:bCs w:val="0"/>
          <w:i w:val="0"/>
          <w:szCs w:val="24"/>
        </w:rPr>
        <w:t>group change</w:t>
      </w:r>
      <w:r w:rsidR="004A7C90" w:rsidRPr="00FC00F3">
        <w:rPr>
          <w:rFonts w:cs="Times New Roman"/>
          <w:bCs w:val="0"/>
          <w:i w:val="0"/>
          <w:szCs w:val="24"/>
        </w:rPr>
        <w:t>s</w:t>
      </w:r>
      <w:r w:rsidR="003E5682" w:rsidRPr="00FC00F3">
        <w:rPr>
          <w:rFonts w:cs="Times New Roman"/>
          <w:bCs w:val="0"/>
          <w:i w:val="0"/>
          <w:szCs w:val="24"/>
        </w:rPr>
        <w:t xml:space="preserve"> in parenting sensitivity for the PCIT-T group from T1 to </w:t>
      </w:r>
      <w:r w:rsidR="004A7C90" w:rsidRPr="00FC00F3">
        <w:rPr>
          <w:rFonts w:cs="Times New Roman"/>
          <w:bCs w:val="0"/>
          <w:i w:val="0"/>
          <w:szCs w:val="24"/>
        </w:rPr>
        <w:t>T</w:t>
      </w:r>
      <w:r w:rsidR="003E5682" w:rsidRPr="00FC00F3">
        <w:rPr>
          <w:rFonts w:cs="Times New Roman"/>
          <w:bCs w:val="0"/>
          <w:i w:val="0"/>
          <w:szCs w:val="24"/>
        </w:rPr>
        <w:t>2</w:t>
      </w:r>
      <w:r w:rsidR="006D15E6" w:rsidRPr="00FC00F3">
        <w:rPr>
          <w:rFonts w:cs="Times New Roman"/>
          <w:bCs w:val="0"/>
          <w:i w:val="0"/>
          <w:szCs w:val="24"/>
        </w:rPr>
        <w:t xml:space="preserve"> (</w:t>
      </w:r>
      <w:r w:rsidR="006D15E6" w:rsidRPr="00FC00F3">
        <w:rPr>
          <w:rFonts w:cs="Times New Roman"/>
          <w:bCs w:val="0"/>
          <w:iCs/>
          <w:szCs w:val="24"/>
        </w:rPr>
        <w:t>d</w:t>
      </w:r>
      <w:r w:rsidR="00F77A09" w:rsidRPr="00FC00F3">
        <w:rPr>
          <w:rFonts w:cs="Times New Roman"/>
          <w:bCs w:val="0"/>
          <w:iCs/>
          <w:szCs w:val="24"/>
        </w:rPr>
        <w:t xml:space="preserve"> </w:t>
      </w:r>
      <w:r w:rsidR="006D15E6" w:rsidRPr="00FC00F3">
        <w:rPr>
          <w:rFonts w:cs="Times New Roman"/>
          <w:bCs w:val="0"/>
          <w:i w:val="0"/>
          <w:szCs w:val="24"/>
        </w:rPr>
        <w:t>=</w:t>
      </w:r>
      <w:r w:rsidR="00F77A09" w:rsidRPr="00FC00F3">
        <w:rPr>
          <w:rFonts w:cs="Times New Roman"/>
          <w:bCs w:val="0"/>
          <w:i w:val="0"/>
          <w:szCs w:val="24"/>
        </w:rPr>
        <w:t xml:space="preserve"> </w:t>
      </w:r>
      <w:r w:rsidR="006D15E6" w:rsidRPr="00FC00F3">
        <w:rPr>
          <w:rFonts w:cs="Times New Roman"/>
          <w:bCs w:val="0"/>
          <w:i w:val="0"/>
          <w:szCs w:val="24"/>
        </w:rPr>
        <w:t>1.03; large effect size</w:t>
      </w:r>
      <w:r w:rsidR="0055440F" w:rsidRPr="00FC00F3">
        <w:rPr>
          <w:rFonts w:cs="Times New Roman"/>
          <w:bCs w:val="0"/>
          <w:i w:val="0"/>
          <w:szCs w:val="24"/>
        </w:rPr>
        <w:t xml:space="preserve">; </w:t>
      </w:r>
      <w:r w:rsidR="0055440F" w:rsidRPr="00FC00F3">
        <w:rPr>
          <w:rFonts w:cs="Times New Roman"/>
          <w:bCs w:val="0"/>
          <w:iCs/>
          <w:szCs w:val="24"/>
        </w:rPr>
        <w:t>p</w:t>
      </w:r>
      <w:r w:rsidR="001774C7" w:rsidRPr="00FC00F3">
        <w:rPr>
          <w:rFonts w:cs="Times New Roman"/>
          <w:bCs w:val="0"/>
          <w:i w:val="0"/>
          <w:szCs w:val="24"/>
        </w:rPr>
        <w:t xml:space="preserve"> &lt; .001</w:t>
      </w:r>
      <w:r w:rsidR="006D15E6" w:rsidRPr="00FC00F3">
        <w:rPr>
          <w:rFonts w:cs="Times New Roman"/>
          <w:bCs w:val="0"/>
          <w:i w:val="0"/>
          <w:szCs w:val="24"/>
        </w:rPr>
        <w:t>)</w:t>
      </w:r>
      <w:r w:rsidR="003E5682" w:rsidRPr="00FC00F3">
        <w:rPr>
          <w:rFonts w:cs="Times New Roman"/>
          <w:bCs w:val="0"/>
          <w:i w:val="0"/>
          <w:szCs w:val="24"/>
        </w:rPr>
        <w:t>, and from T1 to T3 (</w:t>
      </w:r>
      <w:r w:rsidR="006D15E6" w:rsidRPr="00FC00F3">
        <w:rPr>
          <w:rFonts w:cs="Times New Roman"/>
          <w:bCs w:val="0"/>
          <w:iCs/>
          <w:szCs w:val="24"/>
        </w:rPr>
        <w:t>d</w:t>
      </w:r>
      <w:r w:rsidR="00F77A09" w:rsidRPr="00FC00F3">
        <w:rPr>
          <w:rFonts w:cs="Times New Roman"/>
          <w:bCs w:val="0"/>
          <w:iCs/>
          <w:szCs w:val="24"/>
        </w:rPr>
        <w:t xml:space="preserve"> </w:t>
      </w:r>
      <w:r w:rsidR="006D15E6" w:rsidRPr="00FC00F3">
        <w:rPr>
          <w:rFonts w:cs="Times New Roman"/>
          <w:bCs w:val="0"/>
          <w:i w:val="0"/>
          <w:szCs w:val="24"/>
        </w:rPr>
        <w:t>=</w:t>
      </w:r>
      <w:r w:rsidR="00F77A09" w:rsidRPr="00FC00F3">
        <w:rPr>
          <w:rFonts w:cs="Times New Roman"/>
          <w:bCs w:val="0"/>
          <w:i w:val="0"/>
          <w:szCs w:val="24"/>
        </w:rPr>
        <w:t xml:space="preserve"> </w:t>
      </w:r>
      <w:r w:rsidR="006D15E6" w:rsidRPr="00FC00F3">
        <w:rPr>
          <w:rFonts w:cs="Times New Roman"/>
          <w:bCs w:val="0"/>
          <w:i w:val="0"/>
          <w:szCs w:val="24"/>
        </w:rPr>
        <w:t xml:space="preserve">.66, medium-large </w:t>
      </w:r>
      <w:r w:rsidR="003E5682" w:rsidRPr="00FC00F3">
        <w:rPr>
          <w:rFonts w:cs="Times New Roman"/>
          <w:bCs w:val="0"/>
          <w:i w:val="0"/>
          <w:szCs w:val="24"/>
        </w:rPr>
        <w:t>effect size</w:t>
      </w:r>
      <w:r w:rsidR="001774C7" w:rsidRPr="00FC00F3">
        <w:rPr>
          <w:rFonts w:cs="Times New Roman"/>
          <w:bCs w:val="0"/>
          <w:i w:val="0"/>
          <w:szCs w:val="24"/>
        </w:rPr>
        <w:t xml:space="preserve">; </w:t>
      </w:r>
      <w:r w:rsidR="001774C7" w:rsidRPr="00FC00F3">
        <w:rPr>
          <w:rFonts w:cs="Times New Roman"/>
          <w:bCs w:val="0"/>
          <w:iCs/>
          <w:szCs w:val="24"/>
        </w:rPr>
        <w:t>p</w:t>
      </w:r>
      <w:r w:rsidR="001774C7" w:rsidRPr="00FC00F3">
        <w:rPr>
          <w:rFonts w:cs="Times New Roman"/>
          <w:bCs w:val="0"/>
          <w:i w:val="0"/>
          <w:szCs w:val="24"/>
        </w:rPr>
        <w:t xml:space="preserve"> </w:t>
      </w:r>
      <w:r w:rsidR="00C8425E" w:rsidRPr="00FC00F3">
        <w:rPr>
          <w:rFonts w:cs="Times New Roman"/>
          <w:bCs w:val="0"/>
          <w:i w:val="0"/>
          <w:szCs w:val="24"/>
        </w:rPr>
        <w:t>&lt;</w:t>
      </w:r>
      <w:r w:rsidR="001774C7" w:rsidRPr="00FC00F3">
        <w:rPr>
          <w:rFonts w:cs="Times New Roman"/>
          <w:bCs w:val="0"/>
          <w:i w:val="0"/>
          <w:szCs w:val="24"/>
        </w:rPr>
        <w:t xml:space="preserve"> 0.0</w:t>
      </w:r>
      <w:r w:rsidR="00C8425E" w:rsidRPr="00FC00F3">
        <w:rPr>
          <w:rFonts w:cs="Times New Roman"/>
          <w:bCs w:val="0"/>
          <w:i w:val="0"/>
          <w:szCs w:val="24"/>
        </w:rPr>
        <w:t>5</w:t>
      </w:r>
      <w:r w:rsidR="006D15E6" w:rsidRPr="00FC00F3">
        <w:rPr>
          <w:rFonts w:cs="Times New Roman"/>
          <w:bCs w:val="0"/>
          <w:i w:val="0"/>
          <w:szCs w:val="24"/>
        </w:rPr>
        <w:t>)</w:t>
      </w:r>
      <w:r w:rsidR="003E5682" w:rsidRPr="00FC00F3">
        <w:rPr>
          <w:rFonts w:cs="Times New Roman"/>
          <w:bCs w:val="0"/>
          <w:i w:val="0"/>
          <w:szCs w:val="24"/>
        </w:rPr>
        <w:t xml:space="preserve">, </w:t>
      </w:r>
      <w:r w:rsidR="004A7C90" w:rsidRPr="00FC00F3">
        <w:rPr>
          <w:rFonts w:cs="Times New Roman"/>
          <w:bCs w:val="0"/>
          <w:i w:val="0"/>
          <w:szCs w:val="24"/>
        </w:rPr>
        <w:t xml:space="preserve">but </w:t>
      </w:r>
      <w:r w:rsidR="006D15E6" w:rsidRPr="00FC00F3">
        <w:rPr>
          <w:rFonts w:cs="Times New Roman"/>
          <w:bCs w:val="0"/>
          <w:i w:val="0"/>
          <w:szCs w:val="24"/>
        </w:rPr>
        <w:t xml:space="preserve">there were </w:t>
      </w:r>
      <w:r w:rsidR="004A7C90" w:rsidRPr="00FC00F3">
        <w:rPr>
          <w:rFonts w:cs="Times New Roman"/>
          <w:bCs w:val="0"/>
          <w:i w:val="0"/>
          <w:szCs w:val="24"/>
        </w:rPr>
        <w:t xml:space="preserve">no </w:t>
      </w:r>
      <w:r w:rsidR="006D15E6" w:rsidRPr="00FC00F3">
        <w:rPr>
          <w:rFonts w:cs="Times New Roman"/>
          <w:bCs w:val="0"/>
          <w:i w:val="0"/>
          <w:szCs w:val="24"/>
        </w:rPr>
        <w:t xml:space="preserve">significant </w:t>
      </w:r>
      <w:r w:rsidR="004A7C90" w:rsidRPr="00FC00F3">
        <w:rPr>
          <w:rFonts w:cs="Times New Roman"/>
          <w:bCs w:val="0"/>
          <w:i w:val="0"/>
          <w:szCs w:val="24"/>
        </w:rPr>
        <w:t xml:space="preserve">within-group </w:t>
      </w:r>
      <w:r w:rsidR="003E5682" w:rsidRPr="00FC00F3">
        <w:rPr>
          <w:rFonts w:cs="Times New Roman"/>
          <w:bCs w:val="0"/>
          <w:i w:val="0"/>
          <w:szCs w:val="24"/>
        </w:rPr>
        <w:t xml:space="preserve">changes for the COS-P or WL groups. </w:t>
      </w:r>
      <w:r w:rsidR="00736AD5" w:rsidRPr="00FC00F3">
        <w:rPr>
          <w:rFonts w:cs="Times New Roman"/>
          <w:bCs w:val="0"/>
          <w:i w:val="0"/>
          <w:szCs w:val="24"/>
        </w:rPr>
        <w:t>While the pattern of differences was consistent with the gradient hypothesis</w:t>
      </w:r>
      <w:r w:rsidR="00B00A86" w:rsidRPr="00FC00F3">
        <w:rPr>
          <w:rFonts w:cs="Times New Roman"/>
          <w:bCs w:val="0"/>
          <w:i w:val="0"/>
          <w:szCs w:val="24"/>
        </w:rPr>
        <w:t xml:space="preserve"> in change from T1 to T2 [PCIT-T &gt; COS-P &gt; WL]</w:t>
      </w:r>
      <w:r w:rsidR="00736AD5" w:rsidRPr="00FC00F3">
        <w:rPr>
          <w:rFonts w:cs="Times New Roman"/>
          <w:bCs w:val="0"/>
          <w:i w:val="0"/>
          <w:szCs w:val="24"/>
        </w:rPr>
        <w:t xml:space="preserve">, the global test of the hypothesis </w:t>
      </w:r>
      <w:r w:rsidR="00B00A86" w:rsidRPr="00FC00F3">
        <w:rPr>
          <w:rFonts w:cs="Times New Roman"/>
          <w:bCs w:val="0"/>
          <w:i w:val="0"/>
          <w:szCs w:val="24"/>
        </w:rPr>
        <w:t>did not achieve significance</w:t>
      </w:r>
      <w:r w:rsidR="00EF60DA" w:rsidRPr="00FC00F3">
        <w:rPr>
          <w:rFonts w:cs="Times New Roman"/>
          <w:bCs w:val="0"/>
          <w:i w:val="0"/>
          <w:szCs w:val="24"/>
        </w:rPr>
        <w:t xml:space="preserve">, </w:t>
      </w:r>
      <w:r w:rsidR="006D15E6" w:rsidRPr="00FC00F3">
        <w:rPr>
          <w:rFonts w:cs="Times New Roman"/>
          <w:bCs w:val="0"/>
          <w:iCs/>
          <w:szCs w:val="24"/>
        </w:rPr>
        <w:t xml:space="preserve">F </w:t>
      </w:r>
      <w:r w:rsidR="006D15E6" w:rsidRPr="00FC00F3">
        <w:rPr>
          <w:rFonts w:cs="Times New Roman"/>
          <w:bCs w:val="0"/>
          <w:i w:val="0"/>
          <w:szCs w:val="24"/>
        </w:rPr>
        <w:t xml:space="preserve">(2,142) = 2.46, </w:t>
      </w:r>
      <w:r w:rsidR="006D15E6" w:rsidRPr="00FC00F3">
        <w:rPr>
          <w:rFonts w:cs="Times New Roman"/>
          <w:bCs w:val="0"/>
          <w:iCs/>
          <w:szCs w:val="24"/>
        </w:rPr>
        <w:t>p</w:t>
      </w:r>
      <w:r w:rsidR="006D15E6" w:rsidRPr="00FC00F3">
        <w:rPr>
          <w:rFonts w:cs="Times New Roman"/>
          <w:bCs w:val="0"/>
          <w:i w:val="0"/>
          <w:szCs w:val="24"/>
        </w:rPr>
        <w:t xml:space="preserve"> = .09</w:t>
      </w:r>
      <w:r w:rsidR="003E5682" w:rsidRPr="00FC00F3">
        <w:rPr>
          <w:rFonts w:cs="Times New Roman"/>
          <w:bCs w:val="0"/>
          <w:i w:val="0"/>
          <w:szCs w:val="24"/>
        </w:rPr>
        <w:t>.</w:t>
      </w:r>
      <w:r w:rsidR="006D15E6" w:rsidRPr="00FC00F3">
        <w:rPr>
          <w:rFonts w:cs="Times New Roman"/>
          <w:bCs w:val="0"/>
          <w:i w:val="0"/>
          <w:szCs w:val="24"/>
        </w:rPr>
        <w:t xml:space="preserve"> </w:t>
      </w:r>
      <w:r w:rsidR="00C30DE1" w:rsidRPr="00FC00F3">
        <w:rPr>
          <w:rFonts w:cs="Times New Roman"/>
          <w:bCs w:val="0"/>
          <w:i w:val="0"/>
          <w:szCs w:val="24"/>
        </w:rPr>
        <w:t xml:space="preserve">The hypothesis that there would be gradient effects in terms of the magnitude of effects from T1 to T3 [PCIT-T &gt; COS-P] </w:t>
      </w:r>
      <w:r w:rsidR="00EF60DA" w:rsidRPr="00FC00F3">
        <w:rPr>
          <w:rFonts w:cs="Times New Roman"/>
          <w:bCs w:val="0"/>
          <w:i w:val="0"/>
          <w:szCs w:val="24"/>
        </w:rPr>
        <w:t>was supported</w:t>
      </w:r>
      <w:r w:rsidR="00CA0B29" w:rsidRPr="00FC00F3">
        <w:rPr>
          <w:rFonts w:cs="Times New Roman"/>
          <w:bCs w:val="0"/>
          <w:i w:val="0"/>
          <w:szCs w:val="24"/>
        </w:rPr>
        <w:t xml:space="preserve">, </w:t>
      </w:r>
      <w:r w:rsidR="00CA0B29" w:rsidRPr="00FC00F3">
        <w:rPr>
          <w:rFonts w:cs="Times New Roman"/>
          <w:bCs w:val="0"/>
          <w:iCs/>
          <w:szCs w:val="24"/>
        </w:rPr>
        <w:t xml:space="preserve">F </w:t>
      </w:r>
      <w:r w:rsidR="00CA0B29" w:rsidRPr="00FC00F3">
        <w:rPr>
          <w:rFonts w:cs="Times New Roman"/>
          <w:bCs w:val="0"/>
          <w:i w:val="0"/>
          <w:szCs w:val="24"/>
        </w:rPr>
        <w:t xml:space="preserve">(1, 142) = 4.73, </w:t>
      </w:r>
      <w:r w:rsidR="00CA0B29" w:rsidRPr="00FC00F3">
        <w:rPr>
          <w:rFonts w:cs="Times New Roman"/>
          <w:bCs w:val="0"/>
          <w:iCs/>
          <w:szCs w:val="24"/>
        </w:rPr>
        <w:t>p</w:t>
      </w:r>
      <w:r w:rsidR="00CA0B29" w:rsidRPr="00FC00F3">
        <w:rPr>
          <w:rFonts w:cs="Times New Roman"/>
          <w:bCs w:val="0"/>
          <w:i w:val="0"/>
          <w:szCs w:val="24"/>
        </w:rPr>
        <w:t xml:space="preserve"> &lt; .05.</w:t>
      </w:r>
    </w:p>
    <w:bookmarkEnd w:id="106"/>
    <w:p w14:paraId="18415B35" w14:textId="5AD8170D" w:rsidR="00F322AC" w:rsidRPr="00FC00F3" w:rsidRDefault="004D23FC" w:rsidP="00EF4F9D">
      <w:pPr>
        <w:spacing w:line="480" w:lineRule="auto"/>
        <w:ind w:firstLine="720"/>
        <w:rPr>
          <w:rFonts w:ascii="Times New Roman" w:hAnsi="Times New Roman" w:cs="Times New Roman"/>
          <w:bCs/>
          <w:iCs/>
          <w:sz w:val="24"/>
          <w:szCs w:val="24"/>
        </w:rPr>
      </w:pPr>
      <w:r w:rsidRPr="00FC00F3">
        <w:rPr>
          <w:rFonts w:ascii="Times New Roman" w:hAnsi="Times New Roman" w:cs="Times New Roman"/>
          <w:b/>
          <w:bCs/>
          <w:iCs/>
          <w:color w:val="000000"/>
          <w:sz w:val="24"/>
          <w:szCs w:val="24"/>
        </w:rPr>
        <w:t xml:space="preserve">Parental mentalization. </w:t>
      </w:r>
      <w:bookmarkStart w:id="107" w:name="_Hlk162930266"/>
      <w:r w:rsidRPr="00FC00F3">
        <w:rPr>
          <w:rFonts w:ascii="Times New Roman" w:hAnsi="Times New Roman" w:cs="Times New Roman"/>
          <w:bCs/>
          <w:iCs/>
          <w:sz w:val="24"/>
          <w:szCs w:val="24"/>
        </w:rPr>
        <w:t>For parental mentalisation</w:t>
      </w:r>
      <w:r w:rsidR="0033643F" w:rsidRPr="00FC00F3">
        <w:rPr>
          <w:rFonts w:ascii="Times New Roman" w:hAnsi="Times New Roman" w:cs="Times New Roman"/>
          <w:bCs/>
          <w:iCs/>
          <w:sz w:val="24"/>
          <w:szCs w:val="24"/>
        </w:rPr>
        <w:t>,</w:t>
      </w:r>
      <w:r w:rsidRPr="00FC00F3">
        <w:rPr>
          <w:rFonts w:ascii="Times New Roman" w:hAnsi="Times New Roman" w:cs="Times New Roman"/>
          <w:bCs/>
          <w:iCs/>
          <w:sz w:val="24"/>
          <w:szCs w:val="24"/>
        </w:rPr>
        <w:t xml:space="preserve"> assessed using the ‘a</w:t>
      </w:r>
      <w:r w:rsidR="00C30A6F" w:rsidRPr="00FC00F3">
        <w:rPr>
          <w:rFonts w:ascii="Times New Roman" w:hAnsi="Times New Roman" w:cs="Times New Roman"/>
          <w:bCs/>
          <w:iCs/>
          <w:sz w:val="24"/>
          <w:szCs w:val="24"/>
        </w:rPr>
        <w:t>ppropriate</w:t>
      </w:r>
      <w:r w:rsidRPr="00FC00F3">
        <w:rPr>
          <w:rFonts w:ascii="Times New Roman" w:hAnsi="Times New Roman" w:cs="Times New Roman"/>
          <w:bCs/>
          <w:iCs/>
          <w:sz w:val="24"/>
          <w:szCs w:val="24"/>
        </w:rPr>
        <w:t>’ mind-mindedness code</w:t>
      </w:r>
      <w:r w:rsidR="0033643F" w:rsidRPr="00FC00F3">
        <w:rPr>
          <w:rFonts w:ascii="Times New Roman" w:hAnsi="Times New Roman" w:cs="Times New Roman"/>
          <w:bCs/>
          <w:iCs/>
          <w:sz w:val="24"/>
          <w:szCs w:val="24"/>
        </w:rPr>
        <w:t xml:space="preserve"> in the MM coding system</w:t>
      </w:r>
      <w:r w:rsidRPr="00FC00F3">
        <w:rPr>
          <w:rFonts w:ascii="Times New Roman" w:hAnsi="Times New Roman" w:cs="Times New Roman"/>
          <w:bCs/>
          <w:iCs/>
          <w:sz w:val="24"/>
          <w:szCs w:val="24"/>
        </w:rPr>
        <w:t xml:space="preserve">, no significant effects were identified for </w:t>
      </w:r>
      <w:r w:rsidRPr="00FC00F3">
        <w:rPr>
          <w:rFonts w:ascii="Times New Roman" w:hAnsi="Times New Roman" w:cs="Times New Roman"/>
          <w:bCs/>
          <w:iCs/>
          <w:sz w:val="24"/>
          <w:szCs w:val="24"/>
        </w:rPr>
        <w:lastRenderedPageBreak/>
        <w:t>group (</w:t>
      </w:r>
      <w:r w:rsidRPr="00FC00F3">
        <w:rPr>
          <w:rFonts w:ascii="Times New Roman" w:hAnsi="Times New Roman" w:cs="Times New Roman"/>
          <w:bCs/>
          <w:i/>
          <w:sz w:val="24"/>
          <w:szCs w:val="24"/>
        </w:rPr>
        <w:t>p</w:t>
      </w:r>
      <w:r w:rsidR="00F77A09"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F77A09"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.785) or group x time (</w:t>
      </w:r>
      <w:r w:rsidRPr="00FC00F3">
        <w:rPr>
          <w:rFonts w:ascii="Times New Roman" w:hAnsi="Times New Roman" w:cs="Times New Roman"/>
          <w:bCs/>
          <w:i/>
          <w:sz w:val="24"/>
          <w:szCs w:val="24"/>
        </w:rPr>
        <w:t>p</w:t>
      </w:r>
      <w:r w:rsidR="00F77A09"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F77A09"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.505) but there was a significant effect for time (</w:t>
      </w:r>
      <w:r w:rsidRPr="00FC00F3">
        <w:rPr>
          <w:rFonts w:ascii="Times New Roman" w:hAnsi="Times New Roman" w:cs="Times New Roman"/>
          <w:bCs/>
          <w:i/>
          <w:sz w:val="24"/>
          <w:szCs w:val="24"/>
        </w:rPr>
        <w:t>p</w:t>
      </w:r>
      <w:r w:rsidR="00BA4F2C" w:rsidRPr="00FC00F3">
        <w:rPr>
          <w:rFonts w:ascii="Times New Roman" w:hAnsi="Times New Roman" w:cs="Times New Roman"/>
          <w:bCs/>
          <w:i/>
          <w:sz w:val="24"/>
          <w:szCs w:val="24"/>
        </w:rPr>
        <w:t xml:space="preserve"> </w:t>
      </w:r>
      <w:r w:rsidR="00BA4F2C" w:rsidRPr="00FC00F3">
        <w:rPr>
          <w:rFonts w:ascii="Times New Roman" w:hAnsi="Times New Roman" w:cs="Times New Roman"/>
          <w:bCs/>
          <w:iCs/>
          <w:sz w:val="24"/>
          <w:szCs w:val="24"/>
        </w:rPr>
        <w:t xml:space="preserve">&lt; </w:t>
      </w:r>
      <w:r w:rsidRPr="00FC00F3">
        <w:rPr>
          <w:rFonts w:ascii="Times New Roman" w:hAnsi="Times New Roman" w:cs="Times New Roman"/>
          <w:bCs/>
          <w:iCs/>
          <w:sz w:val="24"/>
          <w:szCs w:val="24"/>
        </w:rPr>
        <w:t>.0</w:t>
      </w:r>
      <w:r w:rsidR="00BA4F2C" w:rsidRPr="00FC00F3">
        <w:rPr>
          <w:rFonts w:ascii="Times New Roman" w:hAnsi="Times New Roman" w:cs="Times New Roman"/>
          <w:bCs/>
          <w:iCs/>
          <w:sz w:val="24"/>
          <w:szCs w:val="24"/>
        </w:rPr>
        <w:t>5</w:t>
      </w:r>
      <w:r w:rsidRPr="00FC00F3">
        <w:rPr>
          <w:rFonts w:ascii="Times New Roman" w:hAnsi="Times New Roman" w:cs="Times New Roman"/>
          <w:bCs/>
          <w:iCs/>
          <w:sz w:val="24"/>
          <w:szCs w:val="24"/>
        </w:rPr>
        <w:t>). P</w:t>
      </w:r>
      <w:r w:rsidR="007E2899" w:rsidRPr="00FC00F3">
        <w:rPr>
          <w:rFonts w:ascii="Times New Roman" w:hAnsi="Times New Roman" w:cs="Times New Roman"/>
          <w:bCs/>
          <w:iCs/>
          <w:sz w:val="24"/>
          <w:szCs w:val="24"/>
        </w:rPr>
        <w:t xml:space="preserve">lanned comparisons </w:t>
      </w:r>
      <w:r w:rsidRPr="00FC00F3">
        <w:rPr>
          <w:rFonts w:ascii="Times New Roman" w:hAnsi="Times New Roman" w:cs="Times New Roman"/>
          <w:bCs/>
          <w:iCs/>
          <w:sz w:val="24"/>
          <w:szCs w:val="24"/>
        </w:rPr>
        <w:t xml:space="preserve">showed </w:t>
      </w:r>
      <w:r w:rsidRPr="00FC00F3">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&gt; .05).</w:t>
      </w:r>
      <w:r w:rsidRPr="00FC00F3">
        <w:rPr>
          <w:rFonts w:ascii="Times New Roman" w:hAnsi="Times New Roman" w:cs="Times New Roman"/>
          <w:bCs/>
          <w:iCs/>
          <w:sz w:val="24"/>
          <w:szCs w:val="24"/>
        </w:rPr>
        <w:t xml:space="preserve"> </w:t>
      </w:r>
      <w:r w:rsidRPr="00FC00F3">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w:t>
      </w:r>
      <w:r w:rsidR="00EF60DA"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and T</w:t>
      </w:r>
      <w:r w:rsidR="00EF60DA" w:rsidRPr="00FC00F3">
        <w:rPr>
          <w:rFonts w:ascii="Times New Roman" w:eastAsia="Times New Roman" w:hAnsi="Times New Roman" w:cs="Times New Roman"/>
          <w:kern w:val="0"/>
          <w:sz w:val="24"/>
          <w:szCs w:val="24"/>
          <w:lang w:val="en-GB" w:eastAsia="en-GB"/>
          <w14:ligatures w14:val="none"/>
        </w:rPr>
        <w:t>1</w:t>
      </w:r>
      <w:r w:rsidRPr="00FC00F3">
        <w:rPr>
          <w:rFonts w:ascii="Times New Roman" w:eastAsia="Times New Roman" w:hAnsi="Times New Roman" w:cs="Times New Roman"/>
          <w:kern w:val="0"/>
          <w:sz w:val="24"/>
          <w:szCs w:val="24"/>
          <w:lang w:val="en-GB" w:eastAsia="en-GB"/>
          <w14:ligatures w14:val="none"/>
        </w:rPr>
        <w:t xml:space="preserve"> to T3 [PCIT</w:t>
      </w:r>
      <w:r w:rsidR="008E5636" w:rsidRPr="00FC00F3">
        <w:rPr>
          <w:rFonts w:ascii="Times New Roman" w:eastAsia="Times New Roman" w:hAnsi="Times New Roman" w:cs="Times New Roman"/>
          <w:kern w:val="0"/>
          <w:sz w:val="24"/>
          <w:szCs w:val="24"/>
          <w:lang w:val="en-GB" w:eastAsia="en-GB"/>
          <w14:ligatures w14:val="none"/>
        </w:rPr>
        <w:t>-T</w:t>
      </w:r>
      <w:r w:rsidR="0038515E"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&gt; COS-P] were not supported</w:t>
      </w:r>
      <w:r w:rsidR="00C94925" w:rsidRPr="00FC00F3">
        <w:rPr>
          <w:rFonts w:ascii="Times New Roman" w:eastAsia="Times New Roman" w:hAnsi="Times New Roman" w:cs="Times New Roman"/>
          <w:kern w:val="0"/>
          <w:sz w:val="24"/>
          <w:szCs w:val="24"/>
          <w:lang w:val="en-GB" w:eastAsia="en-GB"/>
          <w14:ligatures w14:val="none"/>
        </w:rPr>
        <w:t xml:space="preserve">, </w:t>
      </w:r>
      <w:r w:rsidR="00EF60DA" w:rsidRPr="00FC00F3">
        <w:rPr>
          <w:rFonts w:ascii="Times New Roman" w:eastAsia="Times New Roman" w:hAnsi="Times New Roman" w:cs="Times New Roman"/>
          <w:kern w:val="0"/>
          <w:sz w:val="24"/>
          <w:szCs w:val="24"/>
          <w:lang w:val="en-GB" w:eastAsia="en-GB"/>
          <w14:ligatures w14:val="none"/>
        </w:rPr>
        <w:t xml:space="preserve">T1 to T2: </w:t>
      </w:r>
      <w:r w:rsidR="00EF60DA" w:rsidRPr="00FC00F3">
        <w:rPr>
          <w:rFonts w:ascii="Times New Roman" w:eastAsia="Times New Roman" w:hAnsi="Times New Roman" w:cs="Times New Roman"/>
          <w:i/>
          <w:iCs/>
          <w:kern w:val="0"/>
          <w:sz w:val="24"/>
          <w:szCs w:val="24"/>
          <w:lang w:val="en-GB" w:eastAsia="en-GB"/>
          <w14:ligatures w14:val="none"/>
        </w:rPr>
        <w:t>F</w:t>
      </w:r>
      <w:r w:rsidR="00EF60DA" w:rsidRPr="00FC00F3">
        <w:rPr>
          <w:rFonts w:ascii="Times New Roman" w:eastAsia="Times New Roman" w:hAnsi="Times New Roman" w:cs="Times New Roman"/>
          <w:kern w:val="0"/>
          <w:sz w:val="24"/>
          <w:szCs w:val="24"/>
          <w:lang w:val="en-GB" w:eastAsia="en-GB"/>
          <w14:ligatures w14:val="none"/>
        </w:rPr>
        <w:t xml:space="preserve"> (2,</w:t>
      </w:r>
      <w:r w:rsidR="00F77A09"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155</w:t>
      </w:r>
      <w:r w:rsidR="00EF60DA" w:rsidRPr="00FC00F3">
        <w:rPr>
          <w:rFonts w:ascii="Times New Roman" w:eastAsia="Times New Roman" w:hAnsi="Times New Roman" w:cs="Times New Roman"/>
          <w:kern w:val="0"/>
          <w:sz w:val="24"/>
          <w:szCs w:val="24"/>
          <w:lang w:val="en-GB" w:eastAsia="en-GB"/>
          <w14:ligatures w14:val="none"/>
        </w:rPr>
        <w:t xml:space="preserve">) = </w:t>
      </w:r>
      <w:r w:rsidR="00C30A6F" w:rsidRPr="00FC00F3">
        <w:rPr>
          <w:rFonts w:ascii="Times New Roman" w:eastAsia="Times New Roman" w:hAnsi="Times New Roman" w:cs="Times New Roman"/>
          <w:kern w:val="0"/>
          <w:sz w:val="24"/>
          <w:szCs w:val="24"/>
          <w:lang w:val="en-GB" w:eastAsia="en-GB"/>
          <w14:ligatures w14:val="none"/>
        </w:rPr>
        <w:t>2.54</w:t>
      </w:r>
      <w:r w:rsidR="00EF60DA" w:rsidRPr="00FC00F3">
        <w:rPr>
          <w:rFonts w:ascii="Times New Roman" w:eastAsia="Times New Roman" w:hAnsi="Times New Roman" w:cs="Times New Roman"/>
          <w:kern w:val="0"/>
          <w:sz w:val="24"/>
          <w:szCs w:val="24"/>
          <w:lang w:val="en-GB" w:eastAsia="en-GB"/>
          <w14:ligatures w14:val="none"/>
        </w:rPr>
        <w:t xml:space="preserve">, </w:t>
      </w:r>
      <w:r w:rsidR="00EF60DA" w:rsidRPr="00FC00F3">
        <w:rPr>
          <w:rFonts w:ascii="Times New Roman" w:eastAsia="Times New Roman" w:hAnsi="Times New Roman" w:cs="Times New Roman"/>
          <w:i/>
          <w:iCs/>
          <w:kern w:val="0"/>
          <w:sz w:val="24"/>
          <w:szCs w:val="24"/>
          <w:lang w:val="en-GB" w:eastAsia="en-GB"/>
          <w14:ligatures w14:val="none"/>
        </w:rPr>
        <w:t>p</w:t>
      </w:r>
      <w:r w:rsidR="00EF60DA"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 xml:space="preserve"> .08</w:t>
      </w:r>
      <w:r w:rsidR="00EF60DA" w:rsidRPr="00FC00F3">
        <w:rPr>
          <w:rFonts w:ascii="Times New Roman" w:eastAsia="Times New Roman" w:hAnsi="Times New Roman" w:cs="Times New Roman"/>
          <w:kern w:val="0"/>
          <w:sz w:val="24"/>
          <w:szCs w:val="24"/>
          <w:lang w:val="en-GB" w:eastAsia="en-GB"/>
          <w14:ligatures w14:val="none"/>
        </w:rPr>
        <w:t xml:space="preserve">; T1 to T3: </w:t>
      </w:r>
      <w:r w:rsidR="00EF60DA" w:rsidRPr="00FC00F3">
        <w:rPr>
          <w:rFonts w:ascii="Times New Roman" w:eastAsia="Times New Roman" w:hAnsi="Times New Roman" w:cs="Times New Roman"/>
          <w:i/>
          <w:iCs/>
          <w:kern w:val="0"/>
          <w:sz w:val="24"/>
          <w:szCs w:val="24"/>
          <w:lang w:val="en-GB" w:eastAsia="en-GB"/>
          <w14:ligatures w14:val="none"/>
        </w:rPr>
        <w:t>F</w:t>
      </w:r>
      <w:r w:rsidR="00EF60DA" w:rsidRPr="00FC00F3">
        <w:rPr>
          <w:rFonts w:ascii="Times New Roman" w:eastAsia="Times New Roman" w:hAnsi="Times New Roman" w:cs="Times New Roman"/>
          <w:kern w:val="0"/>
          <w:sz w:val="24"/>
          <w:szCs w:val="24"/>
          <w:lang w:val="en-GB" w:eastAsia="en-GB"/>
          <w14:ligatures w14:val="none"/>
        </w:rPr>
        <w:t xml:space="preserve"> (1,</w:t>
      </w:r>
      <w:r w:rsidR="00F77A09" w:rsidRPr="00FC00F3">
        <w:rPr>
          <w:rFonts w:ascii="Times New Roman" w:eastAsia="Times New Roman" w:hAnsi="Times New Roman" w:cs="Times New Roman"/>
          <w:kern w:val="0"/>
          <w:sz w:val="24"/>
          <w:szCs w:val="24"/>
          <w:lang w:val="en-GB" w:eastAsia="en-GB"/>
          <w14:ligatures w14:val="none"/>
        </w:rPr>
        <w:t xml:space="preserve"> </w:t>
      </w:r>
      <w:r w:rsidR="009C2721" w:rsidRPr="00FC00F3">
        <w:rPr>
          <w:rFonts w:ascii="Times New Roman" w:eastAsia="Times New Roman" w:hAnsi="Times New Roman" w:cs="Times New Roman"/>
          <w:kern w:val="0"/>
          <w:sz w:val="24"/>
          <w:szCs w:val="24"/>
          <w:lang w:val="en-GB" w:eastAsia="en-GB"/>
          <w14:ligatures w14:val="none"/>
        </w:rPr>
        <w:t>155</w:t>
      </w:r>
      <w:r w:rsidR="00EF60DA" w:rsidRPr="00FC00F3">
        <w:rPr>
          <w:rFonts w:ascii="Times New Roman" w:eastAsia="Times New Roman" w:hAnsi="Times New Roman" w:cs="Times New Roman"/>
          <w:kern w:val="0"/>
          <w:sz w:val="24"/>
          <w:szCs w:val="24"/>
          <w:lang w:val="en-GB" w:eastAsia="en-GB"/>
          <w14:ligatures w14:val="none"/>
        </w:rPr>
        <w:t xml:space="preserve">) = </w:t>
      </w:r>
      <w:r w:rsidR="009C2721" w:rsidRPr="00FC00F3">
        <w:rPr>
          <w:rFonts w:ascii="Times New Roman" w:eastAsia="Times New Roman" w:hAnsi="Times New Roman" w:cs="Times New Roman"/>
          <w:kern w:val="0"/>
          <w:sz w:val="24"/>
          <w:szCs w:val="24"/>
          <w:lang w:val="en-GB" w:eastAsia="en-GB"/>
          <w14:ligatures w14:val="none"/>
        </w:rPr>
        <w:t>0.59</w:t>
      </w:r>
      <w:r w:rsidR="00EF60DA" w:rsidRPr="00FC00F3">
        <w:rPr>
          <w:rFonts w:ascii="Times New Roman" w:eastAsia="Times New Roman" w:hAnsi="Times New Roman" w:cs="Times New Roman"/>
          <w:kern w:val="0"/>
          <w:sz w:val="24"/>
          <w:szCs w:val="24"/>
          <w:lang w:val="en-GB" w:eastAsia="en-GB"/>
          <w14:ligatures w14:val="none"/>
        </w:rPr>
        <w:t xml:space="preserve">, </w:t>
      </w:r>
      <w:r w:rsidR="00EF60DA" w:rsidRPr="00FC00F3">
        <w:rPr>
          <w:rFonts w:ascii="Times New Roman" w:eastAsia="Times New Roman" w:hAnsi="Times New Roman" w:cs="Times New Roman"/>
          <w:i/>
          <w:iCs/>
          <w:kern w:val="0"/>
          <w:sz w:val="24"/>
          <w:szCs w:val="24"/>
          <w:lang w:val="en-GB" w:eastAsia="en-GB"/>
          <w14:ligatures w14:val="none"/>
        </w:rPr>
        <w:t>p</w:t>
      </w:r>
      <w:r w:rsidR="00EF60DA" w:rsidRPr="00FC00F3">
        <w:rPr>
          <w:rFonts w:ascii="Times New Roman" w:eastAsia="Times New Roman" w:hAnsi="Times New Roman" w:cs="Times New Roman"/>
          <w:kern w:val="0"/>
          <w:sz w:val="24"/>
          <w:szCs w:val="24"/>
          <w:lang w:val="en-GB" w:eastAsia="en-GB"/>
          <w14:ligatures w14:val="none"/>
        </w:rPr>
        <w:t xml:space="preserve"> =</w:t>
      </w:r>
      <w:r w:rsidR="009C2721" w:rsidRPr="00FC00F3">
        <w:rPr>
          <w:rFonts w:ascii="Times New Roman" w:eastAsia="Times New Roman" w:hAnsi="Times New Roman" w:cs="Times New Roman"/>
          <w:kern w:val="0"/>
          <w:sz w:val="24"/>
          <w:szCs w:val="24"/>
          <w:lang w:val="en-GB" w:eastAsia="en-GB"/>
          <w14:ligatures w14:val="none"/>
        </w:rPr>
        <w:t>.442</w:t>
      </w:r>
      <w:r w:rsidRPr="00FC00F3">
        <w:rPr>
          <w:rFonts w:ascii="Times New Roman" w:eastAsia="Times New Roman" w:hAnsi="Times New Roman" w:cs="Times New Roman"/>
          <w:kern w:val="0"/>
          <w:sz w:val="24"/>
          <w:szCs w:val="24"/>
          <w:lang w:val="en-GB" w:eastAsia="en-GB"/>
          <w14:ligatures w14:val="none"/>
        </w:rPr>
        <w:t>.</w:t>
      </w:r>
      <w:r w:rsidRPr="00FC00F3">
        <w:rPr>
          <w:rFonts w:ascii="Times New Roman" w:hAnsi="Times New Roman" w:cs="Times New Roman"/>
          <w:bCs/>
          <w:iCs/>
          <w:sz w:val="24"/>
          <w:szCs w:val="24"/>
        </w:rPr>
        <w:t xml:space="preserve"> </w:t>
      </w:r>
    </w:p>
    <w:p w14:paraId="76820024" w14:textId="1214F984" w:rsidR="004D23FC" w:rsidRPr="00FC00F3" w:rsidRDefault="004D23FC" w:rsidP="00EF4F9D">
      <w:pPr>
        <w:spacing w:line="480" w:lineRule="auto"/>
        <w:ind w:firstLine="720"/>
        <w:rPr>
          <w:rFonts w:ascii="Times New Roman" w:hAnsi="Times New Roman" w:cs="Times New Roman"/>
          <w:bCs/>
          <w:iCs/>
          <w:sz w:val="24"/>
          <w:szCs w:val="24"/>
        </w:rPr>
      </w:pPr>
      <w:r w:rsidRPr="00FC00F3">
        <w:rPr>
          <w:rFonts w:ascii="Times New Roman" w:hAnsi="Times New Roman" w:cs="Times New Roman"/>
          <w:bCs/>
          <w:iCs/>
          <w:sz w:val="24"/>
          <w:szCs w:val="24"/>
        </w:rPr>
        <w:t>For parental mentalisation assessed using the ‘non-attuned’ mind-mindedness code</w:t>
      </w:r>
      <w:r w:rsidR="0033643F" w:rsidRPr="00FC00F3">
        <w:rPr>
          <w:rFonts w:ascii="Times New Roman" w:hAnsi="Times New Roman" w:cs="Times New Roman"/>
          <w:bCs/>
          <w:iCs/>
          <w:sz w:val="24"/>
          <w:szCs w:val="24"/>
        </w:rPr>
        <w:t xml:space="preserve"> in the MM coding system</w:t>
      </w:r>
      <w:r w:rsidRPr="00FC00F3">
        <w:rPr>
          <w:rFonts w:ascii="Times New Roman" w:hAnsi="Times New Roman" w:cs="Times New Roman"/>
          <w:bCs/>
          <w:iCs/>
          <w:sz w:val="24"/>
          <w:szCs w:val="24"/>
        </w:rPr>
        <w:t>, there were no significant effects for group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EF60DA"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.224) or time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EF60DA"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.733) but there was a significant effect for group x time (</w:t>
      </w:r>
      <w:r w:rsidRPr="00FC00F3">
        <w:rPr>
          <w:rFonts w:ascii="Times New Roman" w:hAnsi="Times New Roman" w:cs="Times New Roman"/>
          <w:bCs/>
          <w:i/>
          <w:sz w:val="24"/>
          <w:szCs w:val="24"/>
        </w:rPr>
        <w:t>p</w:t>
      </w:r>
      <w:r w:rsidR="00EF60DA" w:rsidRPr="00FC00F3">
        <w:rPr>
          <w:rFonts w:ascii="Times New Roman" w:hAnsi="Times New Roman" w:cs="Times New Roman"/>
          <w:bCs/>
          <w:iCs/>
          <w:sz w:val="24"/>
          <w:szCs w:val="24"/>
        </w:rPr>
        <w:t xml:space="preserve"> &lt; </w:t>
      </w:r>
      <w:r w:rsidRPr="00FC00F3">
        <w:rPr>
          <w:rFonts w:ascii="Times New Roman" w:hAnsi="Times New Roman" w:cs="Times New Roman"/>
          <w:bCs/>
          <w:iCs/>
          <w:sz w:val="24"/>
          <w:szCs w:val="24"/>
        </w:rPr>
        <w:t>.00</w:t>
      </w:r>
      <w:r w:rsidR="00EF60DA" w:rsidRPr="00FC00F3">
        <w:rPr>
          <w:rFonts w:ascii="Times New Roman" w:hAnsi="Times New Roman" w:cs="Times New Roman"/>
          <w:bCs/>
          <w:iCs/>
          <w:sz w:val="24"/>
          <w:szCs w:val="24"/>
        </w:rPr>
        <w:t>5</w:t>
      </w:r>
      <w:r w:rsidRPr="00FC00F3">
        <w:rPr>
          <w:rFonts w:ascii="Times New Roman" w:hAnsi="Times New Roman" w:cs="Times New Roman"/>
          <w:bCs/>
          <w:iCs/>
          <w:sz w:val="24"/>
          <w:szCs w:val="24"/>
        </w:rPr>
        <w:t xml:space="preserve">). </w:t>
      </w:r>
      <w:r w:rsidR="00631383" w:rsidRPr="00FC00F3">
        <w:rPr>
          <w:rFonts w:ascii="Times New Roman" w:hAnsi="Times New Roman" w:cs="Times New Roman"/>
          <w:bCs/>
          <w:iCs/>
          <w:sz w:val="24"/>
          <w:szCs w:val="24"/>
        </w:rPr>
        <w:t>Planned comparisons</w:t>
      </w:r>
      <w:r w:rsidR="00F322AC"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 xml:space="preserve">showed the PCIT-T group to use significantly </w:t>
      </w:r>
      <w:r w:rsidR="00CC1FE4" w:rsidRPr="00FC00F3">
        <w:rPr>
          <w:rFonts w:ascii="Times New Roman" w:hAnsi="Times New Roman" w:cs="Times New Roman"/>
          <w:bCs/>
          <w:iCs/>
          <w:sz w:val="24"/>
          <w:szCs w:val="24"/>
        </w:rPr>
        <w:t xml:space="preserve">fewer </w:t>
      </w:r>
      <w:r w:rsidRPr="00FC00F3">
        <w:rPr>
          <w:rFonts w:ascii="Times New Roman" w:hAnsi="Times New Roman" w:cs="Times New Roman"/>
          <w:bCs/>
          <w:iCs/>
          <w:sz w:val="24"/>
          <w:szCs w:val="24"/>
        </w:rPr>
        <w:t>non-attuned comments than the WL group at T2 (</w:t>
      </w:r>
      <w:r w:rsidRPr="00FC00F3">
        <w:rPr>
          <w:rFonts w:ascii="Times New Roman" w:hAnsi="Times New Roman" w:cs="Times New Roman"/>
          <w:bCs/>
          <w:i/>
          <w:sz w:val="24"/>
          <w:szCs w:val="24"/>
        </w:rPr>
        <w:t>p</w:t>
      </w:r>
      <w:r w:rsidR="00EF60DA" w:rsidRPr="00FC00F3">
        <w:rPr>
          <w:rFonts w:ascii="Times New Roman" w:hAnsi="Times New Roman" w:cs="Times New Roman"/>
          <w:bCs/>
          <w:iCs/>
          <w:sz w:val="24"/>
          <w:szCs w:val="24"/>
        </w:rPr>
        <w:t xml:space="preserve"> </w:t>
      </w:r>
      <w:r w:rsidR="000E55E2"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.00</w:t>
      </w:r>
      <w:r w:rsidR="000E55E2" w:rsidRPr="00FC00F3">
        <w:rPr>
          <w:rFonts w:ascii="Times New Roman" w:hAnsi="Times New Roman" w:cs="Times New Roman"/>
          <w:bCs/>
          <w:iCs/>
          <w:sz w:val="24"/>
          <w:szCs w:val="24"/>
        </w:rPr>
        <w:t>5</w:t>
      </w:r>
      <w:r w:rsidRPr="00FC00F3">
        <w:rPr>
          <w:rFonts w:ascii="Times New Roman" w:hAnsi="Times New Roman" w:cs="Times New Roman"/>
          <w:bCs/>
          <w:iCs/>
          <w:sz w:val="24"/>
          <w:szCs w:val="24"/>
        </w:rPr>
        <w:t>)</w:t>
      </w:r>
      <w:r w:rsidR="000E55E2" w:rsidRPr="00FC00F3">
        <w:rPr>
          <w:rFonts w:ascii="Times New Roman" w:hAnsi="Times New Roman" w:cs="Times New Roman"/>
          <w:bCs/>
          <w:iCs/>
          <w:sz w:val="24"/>
          <w:szCs w:val="24"/>
        </w:rPr>
        <w:t xml:space="preserve"> and</w:t>
      </w:r>
      <w:r w:rsidR="00DA4B0D" w:rsidRPr="00FC00F3">
        <w:rPr>
          <w:rFonts w:ascii="Times New Roman" w:hAnsi="Times New Roman" w:cs="Times New Roman"/>
          <w:bCs/>
          <w:iCs/>
          <w:sz w:val="24"/>
          <w:szCs w:val="24"/>
        </w:rPr>
        <w:t xml:space="preserve"> </w:t>
      </w:r>
      <w:r w:rsidR="000E55E2" w:rsidRPr="00FC00F3">
        <w:rPr>
          <w:rFonts w:ascii="Times New Roman" w:hAnsi="Times New Roman" w:cs="Times New Roman"/>
          <w:bCs/>
          <w:iCs/>
          <w:sz w:val="24"/>
          <w:szCs w:val="24"/>
        </w:rPr>
        <w:t>n</w:t>
      </w:r>
      <w:r w:rsidRPr="00FC00F3">
        <w:rPr>
          <w:rFonts w:ascii="Times New Roman" w:hAnsi="Times New Roman" w:cs="Times New Roman"/>
          <w:bCs/>
          <w:iCs/>
          <w:sz w:val="24"/>
          <w:szCs w:val="24"/>
        </w:rPr>
        <w:t xml:space="preserve">o other </w:t>
      </w:r>
      <w:r w:rsidR="000E55E2" w:rsidRPr="00FC00F3">
        <w:rPr>
          <w:rFonts w:ascii="Times New Roman" w:hAnsi="Times New Roman" w:cs="Times New Roman"/>
          <w:bCs/>
          <w:iCs/>
          <w:sz w:val="24"/>
          <w:szCs w:val="24"/>
        </w:rPr>
        <w:t xml:space="preserve">significant </w:t>
      </w:r>
      <w:r w:rsidRPr="00FC00F3">
        <w:rPr>
          <w:rFonts w:ascii="Times New Roman" w:hAnsi="Times New Roman" w:cs="Times New Roman"/>
          <w:bCs/>
          <w:iCs/>
          <w:sz w:val="24"/>
          <w:szCs w:val="24"/>
        </w:rPr>
        <w:t>between-group differences were observed. There was a significant decrease in non-attuned comments for the PCIT-T group from T1 to T2 (</w:t>
      </w:r>
      <w:r w:rsidRPr="00FC00F3">
        <w:rPr>
          <w:rFonts w:ascii="Times New Roman" w:hAnsi="Times New Roman" w:cs="Times New Roman"/>
          <w:bCs/>
          <w:i/>
          <w:sz w:val="24"/>
          <w:szCs w:val="24"/>
        </w:rPr>
        <w:t>p</w:t>
      </w:r>
      <w:r w:rsidRPr="00FC00F3">
        <w:rPr>
          <w:rFonts w:ascii="Times New Roman" w:hAnsi="Times New Roman" w:cs="Times New Roman"/>
          <w:bCs/>
          <w:iCs/>
          <w:sz w:val="24"/>
          <w:szCs w:val="24"/>
        </w:rPr>
        <w:t xml:space="preserve"> </w:t>
      </w:r>
      <w:r w:rsidR="00EF60DA" w:rsidRPr="00FC00F3">
        <w:rPr>
          <w:rFonts w:ascii="Times New Roman" w:hAnsi="Times New Roman" w:cs="Times New Roman"/>
          <w:bCs/>
          <w:iCs/>
          <w:sz w:val="24"/>
          <w:szCs w:val="24"/>
        </w:rPr>
        <w:t>&lt;</w:t>
      </w:r>
      <w:r w:rsidRPr="00FC00F3">
        <w:rPr>
          <w:rFonts w:ascii="Times New Roman" w:hAnsi="Times New Roman" w:cs="Times New Roman"/>
          <w:bCs/>
          <w:iCs/>
          <w:sz w:val="24"/>
          <w:szCs w:val="24"/>
        </w:rPr>
        <w:t xml:space="preserve"> .0</w:t>
      </w:r>
      <w:r w:rsidR="00EF60DA" w:rsidRPr="00FC00F3">
        <w:rPr>
          <w:rFonts w:ascii="Times New Roman" w:hAnsi="Times New Roman" w:cs="Times New Roman"/>
          <w:bCs/>
          <w:iCs/>
          <w:sz w:val="24"/>
          <w:szCs w:val="24"/>
        </w:rPr>
        <w:t>5</w:t>
      </w:r>
      <w:r w:rsidRPr="00FC00F3">
        <w:rPr>
          <w:rFonts w:ascii="Times New Roman" w:hAnsi="Times New Roman" w:cs="Times New Roman"/>
          <w:bCs/>
          <w:iCs/>
          <w:sz w:val="24"/>
          <w:szCs w:val="24"/>
        </w:rPr>
        <w:t xml:space="preserve">, </w:t>
      </w:r>
      <w:r w:rsidRPr="00FC00F3">
        <w:rPr>
          <w:rFonts w:ascii="Times New Roman" w:hAnsi="Times New Roman" w:cs="Times New Roman"/>
          <w:bCs/>
          <w:i/>
          <w:sz w:val="24"/>
          <w:szCs w:val="24"/>
        </w:rPr>
        <w:t>d</w:t>
      </w:r>
      <w:r w:rsidR="002F51F3"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 xml:space="preserve">= </w:t>
      </w:r>
      <w:r w:rsidR="00915AB5" w:rsidRPr="00FC00F3">
        <w:rPr>
          <w:rFonts w:ascii="Times New Roman" w:hAnsi="Times New Roman" w:cs="Times New Roman"/>
          <w:bCs/>
          <w:iCs/>
          <w:sz w:val="24"/>
          <w:szCs w:val="24"/>
        </w:rPr>
        <w:t>-</w:t>
      </w:r>
      <w:r w:rsidRPr="00FC00F3">
        <w:rPr>
          <w:rFonts w:ascii="Times New Roman" w:hAnsi="Times New Roman" w:cs="Times New Roman"/>
          <w:bCs/>
          <w:iCs/>
          <w:sz w:val="24"/>
          <w:szCs w:val="24"/>
        </w:rPr>
        <w:t>0.69; medium to large effect size)</w:t>
      </w:r>
      <w:r w:rsidR="007672BF" w:rsidRPr="00FC00F3">
        <w:rPr>
          <w:rFonts w:ascii="Times New Roman" w:hAnsi="Times New Roman" w:cs="Times New Roman"/>
          <w:bCs/>
          <w:iCs/>
          <w:sz w:val="24"/>
          <w:szCs w:val="24"/>
        </w:rPr>
        <w:t xml:space="preserve"> and</w:t>
      </w:r>
      <w:r w:rsidRPr="00FC00F3">
        <w:rPr>
          <w:rFonts w:ascii="Times New Roman" w:hAnsi="Times New Roman" w:cs="Times New Roman"/>
          <w:bCs/>
          <w:iCs/>
          <w:sz w:val="24"/>
          <w:szCs w:val="24"/>
        </w:rPr>
        <w:t xml:space="preserve"> </w:t>
      </w:r>
      <w:r w:rsidR="007672BF" w:rsidRPr="00FC00F3">
        <w:rPr>
          <w:rFonts w:ascii="Times New Roman" w:hAnsi="Times New Roman" w:cs="Times New Roman"/>
          <w:bCs/>
          <w:iCs/>
          <w:sz w:val="24"/>
          <w:szCs w:val="24"/>
        </w:rPr>
        <w:t>there</w:t>
      </w:r>
      <w:r w:rsidR="007672BF"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were no other significant within-group differences.</w:t>
      </w:r>
      <w:r w:rsidRPr="00FC00F3">
        <w:rPr>
          <w:rFonts w:ascii="Times New Roman" w:hAnsi="Times New Roman" w:cs="Times New Roman"/>
          <w:bCs/>
          <w:iCs/>
          <w:sz w:val="24"/>
          <w:szCs w:val="24"/>
        </w:rPr>
        <w:t xml:space="preserve"> </w:t>
      </w:r>
      <w:r w:rsidRPr="00FC00F3">
        <w:rPr>
          <w:rFonts w:ascii="Times New Roman" w:eastAsia="Times New Roman" w:hAnsi="Times New Roman" w:cs="Times New Roman"/>
          <w:kern w:val="0"/>
          <w:sz w:val="24"/>
          <w:szCs w:val="24"/>
          <w:lang w:val="en-GB" w:eastAsia="en-GB"/>
          <w14:ligatures w14:val="none"/>
        </w:rPr>
        <w:t>The hypothes</w:t>
      </w:r>
      <w:r w:rsidR="005C4137" w:rsidRPr="00FC00F3">
        <w:rPr>
          <w:rFonts w:ascii="Times New Roman" w:eastAsia="Times New Roman" w:hAnsi="Times New Roman" w:cs="Times New Roman"/>
          <w:kern w:val="0"/>
          <w:sz w:val="24"/>
          <w:szCs w:val="24"/>
          <w:lang w:val="en-GB" w:eastAsia="en-GB"/>
          <w14:ligatures w14:val="none"/>
        </w:rPr>
        <w:t>i</w:t>
      </w:r>
      <w:r w:rsidRPr="00FC00F3">
        <w:rPr>
          <w:rFonts w:ascii="Times New Roman" w:eastAsia="Times New Roman" w:hAnsi="Times New Roman" w:cs="Times New Roman"/>
          <w:kern w:val="0"/>
          <w:sz w:val="24"/>
          <w:szCs w:val="24"/>
          <w:lang w:val="en-GB" w:eastAsia="en-GB"/>
          <w14:ligatures w14:val="none"/>
        </w:rPr>
        <w:t xml:space="preserve">s that there would be a gradient effect in terms of the magnitude of gains from T1 to T2 [PCIT-T &gt; COS-P &gt; WL] was </w:t>
      </w:r>
      <w:r w:rsidR="00C30DE1" w:rsidRPr="00FC00F3">
        <w:rPr>
          <w:rFonts w:ascii="Times New Roman" w:eastAsia="Times New Roman" w:hAnsi="Times New Roman" w:cs="Times New Roman"/>
          <w:kern w:val="0"/>
          <w:sz w:val="24"/>
          <w:szCs w:val="24"/>
          <w:lang w:val="en-GB" w:eastAsia="en-GB"/>
          <w14:ligatures w14:val="none"/>
        </w:rPr>
        <w:t>supported</w:t>
      </w:r>
      <w:r w:rsidR="00EF60DA" w:rsidRPr="00FC00F3">
        <w:rPr>
          <w:rFonts w:ascii="Times New Roman" w:eastAsia="Times New Roman" w:hAnsi="Times New Roman" w:cs="Times New Roman"/>
          <w:kern w:val="0"/>
          <w:sz w:val="24"/>
          <w:szCs w:val="24"/>
          <w:lang w:val="en-GB" w:eastAsia="en-GB"/>
          <w14:ligatures w14:val="none"/>
        </w:rPr>
        <w:t xml:space="preserve">, </w:t>
      </w:r>
      <w:r w:rsidR="00C30DE1" w:rsidRPr="00FC00F3">
        <w:rPr>
          <w:rFonts w:ascii="Times New Roman" w:eastAsia="Times New Roman" w:hAnsi="Times New Roman" w:cs="Times New Roman"/>
          <w:i/>
          <w:iCs/>
          <w:kern w:val="0"/>
          <w:sz w:val="24"/>
          <w:szCs w:val="24"/>
          <w:lang w:val="en-GB" w:eastAsia="en-GB"/>
          <w14:ligatures w14:val="none"/>
        </w:rPr>
        <w:t>F</w:t>
      </w:r>
      <w:r w:rsidR="00C30DE1"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2</w:t>
      </w:r>
      <w:r w:rsidR="00C30DE1" w:rsidRPr="00FC00F3">
        <w:rPr>
          <w:rFonts w:ascii="Times New Roman" w:eastAsia="Times New Roman" w:hAnsi="Times New Roman" w:cs="Times New Roman"/>
          <w:kern w:val="0"/>
          <w:sz w:val="24"/>
          <w:szCs w:val="24"/>
          <w:lang w:val="en-GB" w:eastAsia="en-GB"/>
          <w14:ligatures w14:val="none"/>
        </w:rPr>
        <w:t>,</w:t>
      </w:r>
      <w:r w:rsidR="00C30A6F" w:rsidRPr="00FC00F3">
        <w:rPr>
          <w:rFonts w:ascii="Times New Roman" w:eastAsia="Times New Roman" w:hAnsi="Times New Roman" w:cs="Times New Roman"/>
          <w:kern w:val="0"/>
          <w:sz w:val="24"/>
          <w:szCs w:val="24"/>
          <w:lang w:val="en-GB" w:eastAsia="en-GB"/>
          <w14:ligatures w14:val="none"/>
        </w:rPr>
        <w:t xml:space="preserve"> 155</w:t>
      </w:r>
      <w:r w:rsidR="00C30DE1" w:rsidRPr="00FC00F3">
        <w:rPr>
          <w:rFonts w:ascii="Times New Roman" w:eastAsia="Times New Roman" w:hAnsi="Times New Roman" w:cs="Times New Roman"/>
          <w:kern w:val="0"/>
          <w:sz w:val="24"/>
          <w:szCs w:val="24"/>
          <w:lang w:val="en-GB" w:eastAsia="en-GB"/>
          <w14:ligatures w14:val="none"/>
        </w:rPr>
        <w:t xml:space="preserve">) = </w:t>
      </w:r>
      <w:r w:rsidR="00C30A6F" w:rsidRPr="00FC00F3">
        <w:rPr>
          <w:rFonts w:ascii="Times New Roman" w:eastAsia="Times New Roman" w:hAnsi="Times New Roman" w:cs="Times New Roman"/>
          <w:kern w:val="0"/>
          <w:sz w:val="24"/>
          <w:szCs w:val="24"/>
          <w:lang w:val="en-GB" w:eastAsia="en-GB"/>
          <w14:ligatures w14:val="none"/>
        </w:rPr>
        <w:t>4.53</w:t>
      </w:r>
      <w:r w:rsidR="00C30DE1" w:rsidRPr="00FC00F3">
        <w:rPr>
          <w:rFonts w:ascii="Times New Roman" w:eastAsia="Times New Roman" w:hAnsi="Times New Roman" w:cs="Times New Roman"/>
          <w:kern w:val="0"/>
          <w:sz w:val="24"/>
          <w:szCs w:val="24"/>
          <w:lang w:val="en-GB" w:eastAsia="en-GB"/>
          <w14:ligatures w14:val="none"/>
        </w:rPr>
        <w:t xml:space="preserve">, </w:t>
      </w:r>
      <w:r w:rsidR="00C30DE1" w:rsidRPr="00FC00F3">
        <w:rPr>
          <w:rFonts w:ascii="Times New Roman" w:eastAsia="Times New Roman" w:hAnsi="Times New Roman" w:cs="Times New Roman"/>
          <w:i/>
          <w:iCs/>
          <w:kern w:val="0"/>
          <w:sz w:val="24"/>
          <w:szCs w:val="24"/>
          <w:lang w:val="en-GB" w:eastAsia="en-GB"/>
          <w14:ligatures w14:val="none"/>
        </w:rPr>
        <w:t>p</w:t>
      </w:r>
      <w:r w:rsidR="00C30DE1" w:rsidRPr="00FC00F3">
        <w:rPr>
          <w:rFonts w:ascii="Times New Roman" w:eastAsia="Times New Roman" w:hAnsi="Times New Roman" w:cs="Times New Roman"/>
          <w:kern w:val="0"/>
          <w:sz w:val="24"/>
          <w:szCs w:val="24"/>
          <w:lang w:val="en-GB" w:eastAsia="en-GB"/>
          <w14:ligatures w14:val="none"/>
        </w:rPr>
        <w:t xml:space="preserve"> &lt; .0</w:t>
      </w:r>
      <w:r w:rsidR="00C30A6F" w:rsidRPr="00FC00F3">
        <w:rPr>
          <w:rFonts w:ascii="Times New Roman" w:eastAsia="Times New Roman" w:hAnsi="Times New Roman" w:cs="Times New Roman"/>
          <w:kern w:val="0"/>
          <w:sz w:val="24"/>
          <w:szCs w:val="24"/>
          <w:lang w:val="en-GB" w:eastAsia="en-GB"/>
          <w14:ligatures w14:val="none"/>
        </w:rPr>
        <w:t>5</w:t>
      </w:r>
      <w:r w:rsidR="00C30DE1"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The hypothesis of a gradient effect in gains from T1 to T3 [PCIT</w:t>
      </w:r>
      <w:r w:rsidR="008E5636" w:rsidRPr="00FC00F3">
        <w:rPr>
          <w:rFonts w:ascii="Times New Roman" w:eastAsia="Times New Roman" w:hAnsi="Times New Roman" w:cs="Times New Roman"/>
          <w:kern w:val="0"/>
          <w:sz w:val="24"/>
          <w:szCs w:val="24"/>
          <w:lang w:val="en-GB" w:eastAsia="en-GB"/>
          <w14:ligatures w14:val="none"/>
        </w:rPr>
        <w:t>-T</w:t>
      </w:r>
      <w:r w:rsidR="009C2721"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&gt; COS-</w:t>
      </w:r>
      <w:r w:rsidR="008E5636" w:rsidRPr="00FC00F3">
        <w:rPr>
          <w:rFonts w:ascii="Times New Roman" w:eastAsia="Times New Roman" w:hAnsi="Times New Roman" w:cs="Times New Roman"/>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was </w:t>
      </w:r>
      <w:r w:rsidR="00EF60DA" w:rsidRPr="00FC00F3">
        <w:rPr>
          <w:rFonts w:ascii="Times New Roman" w:eastAsia="Times New Roman" w:hAnsi="Times New Roman" w:cs="Times New Roman"/>
          <w:kern w:val="0"/>
          <w:sz w:val="24"/>
          <w:szCs w:val="24"/>
          <w:lang w:val="en-GB" w:eastAsia="en-GB"/>
          <w14:ligatures w14:val="none"/>
        </w:rPr>
        <w:t>not supported,</w:t>
      </w:r>
      <w:r w:rsidR="00EF60DA" w:rsidRPr="00FC00F3">
        <w:rPr>
          <w:rFonts w:ascii="Times New Roman" w:eastAsia="Times New Roman" w:hAnsi="Times New Roman" w:cs="Times New Roman"/>
          <w:i/>
          <w:iCs/>
          <w:kern w:val="0"/>
          <w:sz w:val="24"/>
          <w:szCs w:val="24"/>
          <w:lang w:val="en-GB" w:eastAsia="en-GB"/>
          <w14:ligatures w14:val="none"/>
        </w:rPr>
        <w:t xml:space="preserve"> F</w:t>
      </w:r>
      <w:r w:rsidR="00EF60DA" w:rsidRPr="00FC00F3">
        <w:rPr>
          <w:rFonts w:ascii="Times New Roman" w:eastAsia="Times New Roman" w:hAnsi="Times New Roman" w:cs="Times New Roman"/>
          <w:kern w:val="0"/>
          <w:sz w:val="24"/>
          <w:szCs w:val="24"/>
          <w:lang w:val="en-GB" w:eastAsia="en-GB"/>
          <w14:ligatures w14:val="none"/>
        </w:rPr>
        <w:t xml:space="preserve"> (1, </w:t>
      </w:r>
      <w:r w:rsidR="009C2721" w:rsidRPr="00FC00F3">
        <w:rPr>
          <w:rFonts w:ascii="Times New Roman" w:eastAsia="Times New Roman" w:hAnsi="Times New Roman" w:cs="Times New Roman"/>
          <w:kern w:val="0"/>
          <w:sz w:val="24"/>
          <w:szCs w:val="24"/>
          <w:lang w:val="en-GB" w:eastAsia="en-GB"/>
          <w14:ligatures w14:val="none"/>
        </w:rPr>
        <w:t>155</w:t>
      </w:r>
      <w:r w:rsidR="00EF60DA" w:rsidRPr="00FC00F3">
        <w:rPr>
          <w:rFonts w:ascii="Times New Roman" w:eastAsia="Times New Roman" w:hAnsi="Times New Roman" w:cs="Times New Roman"/>
          <w:kern w:val="0"/>
          <w:sz w:val="24"/>
          <w:szCs w:val="24"/>
          <w:lang w:val="en-GB" w:eastAsia="en-GB"/>
          <w14:ligatures w14:val="none"/>
        </w:rPr>
        <w:t xml:space="preserve">) = </w:t>
      </w:r>
      <w:r w:rsidR="009C2721" w:rsidRPr="00FC00F3">
        <w:rPr>
          <w:rFonts w:ascii="Times New Roman" w:eastAsia="Times New Roman" w:hAnsi="Times New Roman" w:cs="Times New Roman"/>
          <w:kern w:val="0"/>
          <w:sz w:val="24"/>
          <w:szCs w:val="24"/>
          <w:lang w:val="en-GB" w:eastAsia="en-GB"/>
          <w14:ligatures w14:val="none"/>
        </w:rPr>
        <w:t>0.00</w:t>
      </w:r>
      <w:r w:rsidR="00EF60DA" w:rsidRPr="00FC00F3">
        <w:rPr>
          <w:rFonts w:ascii="Times New Roman" w:eastAsia="Times New Roman" w:hAnsi="Times New Roman" w:cs="Times New Roman"/>
          <w:kern w:val="0"/>
          <w:sz w:val="24"/>
          <w:szCs w:val="24"/>
          <w:lang w:val="en-GB" w:eastAsia="en-GB"/>
          <w14:ligatures w14:val="none"/>
        </w:rPr>
        <w:t xml:space="preserve">, </w:t>
      </w:r>
      <w:r w:rsidR="00EF60DA" w:rsidRPr="00FC00F3">
        <w:rPr>
          <w:rFonts w:ascii="Times New Roman" w:eastAsia="Times New Roman" w:hAnsi="Times New Roman" w:cs="Times New Roman"/>
          <w:i/>
          <w:iCs/>
          <w:kern w:val="0"/>
          <w:sz w:val="24"/>
          <w:szCs w:val="24"/>
          <w:lang w:val="en-GB" w:eastAsia="en-GB"/>
          <w14:ligatures w14:val="none"/>
        </w:rPr>
        <w:t>p</w:t>
      </w:r>
      <w:r w:rsidR="00EF60DA" w:rsidRPr="00FC00F3">
        <w:rPr>
          <w:rFonts w:ascii="Times New Roman" w:eastAsia="Times New Roman" w:hAnsi="Times New Roman" w:cs="Times New Roman"/>
          <w:kern w:val="0"/>
          <w:sz w:val="24"/>
          <w:szCs w:val="24"/>
          <w:lang w:val="en-GB" w:eastAsia="en-GB"/>
          <w14:ligatures w14:val="none"/>
        </w:rPr>
        <w:t xml:space="preserve"> =</w:t>
      </w:r>
      <w:r w:rsidR="009C2721" w:rsidRPr="00FC00F3">
        <w:rPr>
          <w:rFonts w:ascii="Times New Roman" w:eastAsia="Times New Roman" w:hAnsi="Times New Roman" w:cs="Times New Roman"/>
          <w:kern w:val="0"/>
          <w:sz w:val="24"/>
          <w:szCs w:val="24"/>
          <w:lang w:val="en-GB" w:eastAsia="en-GB"/>
          <w14:ligatures w14:val="none"/>
        </w:rPr>
        <w:t xml:space="preserve"> .974</w:t>
      </w:r>
      <w:r w:rsidRPr="00FC00F3">
        <w:rPr>
          <w:rFonts w:ascii="Times New Roman" w:eastAsia="Times New Roman" w:hAnsi="Times New Roman" w:cs="Times New Roman"/>
          <w:kern w:val="0"/>
          <w:sz w:val="24"/>
          <w:szCs w:val="24"/>
          <w:lang w:val="en-GB" w:eastAsia="en-GB"/>
          <w14:ligatures w14:val="none"/>
        </w:rPr>
        <w:t>.</w:t>
      </w:r>
    </w:p>
    <w:p w14:paraId="157D0B35" w14:textId="1C70A48A" w:rsidR="004D23FC" w:rsidRPr="00FC00F3"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108" w:name="_Hlk162930277"/>
      <w:bookmarkEnd w:id="107"/>
      <w:r w:rsidRPr="00FC00F3">
        <w:rPr>
          <w:rFonts w:ascii="Times New Roman" w:hAnsi="Times New Roman" w:cs="Times New Roman"/>
          <w:bCs/>
          <w:iCs/>
          <w:sz w:val="24"/>
          <w:szCs w:val="24"/>
        </w:rPr>
        <w:t>For parental</w:t>
      </w:r>
      <w:r w:rsidR="00EF60DA" w:rsidRPr="00FC00F3">
        <w:rPr>
          <w:rFonts w:ascii="Times New Roman" w:hAnsi="Times New Roman" w:cs="Times New Roman"/>
          <w:bCs/>
          <w:iCs/>
          <w:sz w:val="24"/>
          <w:szCs w:val="24"/>
        </w:rPr>
        <w:t xml:space="preserve"> reflectiveness</w:t>
      </w:r>
      <w:r w:rsidR="0033643F" w:rsidRPr="00FC00F3">
        <w:rPr>
          <w:rFonts w:ascii="Times New Roman" w:hAnsi="Times New Roman" w:cs="Times New Roman"/>
          <w:bCs/>
          <w:iCs/>
          <w:sz w:val="24"/>
          <w:szCs w:val="24"/>
        </w:rPr>
        <w:t xml:space="preserve"> assessed</w:t>
      </w:r>
      <w:r w:rsidRPr="00FC00F3">
        <w:rPr>
          <w:rFonts w:ascii="Times New Roman" w:hAnsi="Times New Roman" w:cs="Times New Roman"/>
          <w:bCs/>
          <w:iCs/>
          <w:sz w:val="24"/>
          <w:szCs w:val="24"/>
        </w:rPr>
        <w:t xml:space="preserve"> using the DRFQ, significant effects were identified for time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00EF60DA" w:rsidRPr="00FC00F3">
        <w:rPr>
          <w:rFonts w:ascii="Times New Roman" w:hAnsi="Times New Roman" w:cs="Times New Roman"/>
          <w:bCs/>
          <w:iCs/>
          <w:sz w:val="24"/>
          <w:szCs w:val="24"/>
        </w:rPr>
        <w:t>&lt;</w:t>
      </w:r>
      <w:r w:rsidR="002F51F3"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.0</w:t>
      </w:r>
      <w:r w:rsidR="00EF60DA" w:rsidRPr="00FC00F3">
        <w:rPr>
          <w:rFonts w:ascii="Times New Roman" w:hAnsi="Times New Roman" w:cs="Times New Roman"/>
          <w:bCs/>
          <w:iCs/>
          <w:sz w:val="24"/>
          <w:szCs w:val="24"/>
        </w:rPr>
        <w:t>5</w:t>
      </w:r>
      <w:r w:rsidRPr="00FC00F3">
        <w:rPr>
          <w:rFonts w:ascii="Times New Roman" w:hAnsi="Times New Roman" w:cs="Times New Roman"/>
          <w:bCs/>
          <w:iCs/>
          <w:sz w:val="24"/>
          <w:szCs w:val="24"/>
        </w:rPr>
        <w:t>) but not for group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EF60DA"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.099) or group x time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EF60DA"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 xml:space="preserve">.174). </w:t>
      </w:r>
      <w:r w:rsidR="00631383" w:rsidRPr="00FC00F3">
        <w:rPr>
          <w:rFonts w:ascii="Times New Roman" w:hAnsi="Times New Roman" w:cs="Times New Roman"/>
          <w:bCs/>
          <w:iCs/>
          <w:sz w:val="24"/>
          <w:szCs w:val="24"/>
        </w:rPr>
        <w:t>Planned comparisons</w:t>
      </w:r>
      <w:r w:rsidRPr="00FC00F3">
        <w:rPr>
          <w:rFonts w:ascii="Times New Roman" w:hAnsi="Times New Roman" w:cs="Times New Roman"/>
          <w:bCs/>
          <w:iCs/>
          <w:sz w:val="24"/>
          <w:szCs w:val="24"/>
        </w:rPr>
        <w:t xml:space="preserve"> did not reveal any significant between-group differences (</w:t>
      </w:r>
      <w:proofErr w:type="spellStart"/>
      <w:r w:rsidRPr="00FC00F3">
        <w:rPr>
          <w:rFonts w:ascii="Times New Roman" w:hAnsi="Times New Roman" w:cs="Times New Roman"/>
          <w:bCs/>
          <w:i/>
          <w:sz w:val="24"/>
          <w:szCs w:val="24"/>
        </w:rPr>
        <w:t>p</w:t>
      </w:r>
      <w:r w:rsidRPr="00FC00F3">
        <w:rPr>
          <w:rFonts w:ascii="Times New Roman" w:hAnsi="Times New Roman" w:cs="Times New Roman"/>
          <w:bCs/>
          <w:iCs/>
          <w:sz w:val="24"/>
          <w:szCs w:val="24"/>
        </w:rPr>
        <w:t>s</w:t>
      </w:r>
      <w:proofErr w:type="spellEnd"/>
      <w:r w:rsidRPr="00FC00F3">
        <w:rPr>
          <w:rFonts w:ascii="Times New Roman" w:hAnsi="Times New Roman" w:cs="Times New Roman"/>
          <w:bCs/>
          <w:iCs/>
          <w:sz w:val="24"/>
          <w:szCs w:val="24"/>
        </w:rPr>
        <w:t xml:space="preserve"> &gt; </w:t>
      </w:r>
      <w:r w:rsidR="00BE62C9" w:rsidRPr="00FC00F3">
        <w:rPr>
          <w:rFonts w:ascii="Times New Roman" w:hAnsi="Times New Roman" w:cs="Times New Roman"/>
          <w:bCs/>
          <w:iCs/>
          <w:sz w:val="24"/>
          <w:szCs w:val="24"/>
        </w:rPr>
        <w:t>.</w:t>
      </w:r>
      <w:r w:rsidRPr="00FC00F3">
        <w:rPr>
          <w:rFonts w:ascii="Times New Roman" w:hAnsi="Times New Roman" w:cs="Times New Roman"/>
          <w:bCs/>
          <w:iCs/>
          <w:sz w:val="24"/>
          <w:szCs w:val="24"/>
        </w:rPr>
        <w:t>05) but there was a trend for the PCIT-T group to show higher reflectiveness than the COS-P group (</w:t>
      </w:r>
      <w:r w:rsidRPr="00FC00F3">
        <w:rPr>
          <w:rFonts w:ascii="Times New Roman" w:hAnsi="Times New Roman" w:cs="Times New Roman"/>
          <w:bCs/>
          <w:i/>
          <w:sz w:val="24"/>
          <w:szCs w:val="24"/>
        </w:rPr>
        <w:t>p</w:t>
      </w:r>
      <w:r w:rsidR="00EF60DA" w:rsidRPr="00FC00F3">
        <w:rPr>
          <w:rFonts w:ascii="Times New Roman" w:hAnsi="Times New Roman" w:cs="Times New Roman"/>
          <w:bCs/>
          <w:i/>
          <w:sz w:val="24"/>
          <w:szCs w:val="24"/>
        </w:rPr>
        <w:t xml:space="preserve"> </w:t>
      </w:r>
      <w:r w:rsidRPr="00FC00F3">
        <w:rPr>
          <w:rFonts w:ascii="Times New Roman" w:hAnsi="Times New Roman" w:cs="Times New Roman"/>
          <w:bCs/>
          <w:iCs/>
          <w:sz w:val="24"/>
          <w:szCs w:val="24"/>
        </w:rPr>
        <w:t>=</w:t>
      </w:r>
      <w:r w:rsidR="00EF60DA" w:rsidRPr="00FC00F3">
        <w:rPr>
          <w:rFonts w:ascii="Times New Roman" w:hAnsi="Times New Roman" w:cs="Times New Roman"/>
          <w:bCs/>
          <w:iCs/>
          <w:sz w:val="24"/>
          <w:szCs w:val="24"/>
        </w:rPr>
        <w:t xml:space="preserve"> </w:t>
      </w:r>
      <w:r w:rsidRPr="00FC00F3">
        <w:rPr>
          <w:rFonts w:ascii="Times New Roman" w:hAnsi="Times New Roman" w:cs="Times New Roman"/>
          <w:bCs/>
          <w:iCs/>
          <w:sz w:val="24"/>
          <w:szCs w:val="24"/>
        </w:rPr>
        <w:t>.057). The PCIT-T group showed significant within-group improvements in reflectiveness from T1 to T2 (</w:t>
      </w:r>
      <w:r w:rsidRPr="00FC00F3">
        <w:rPr>
          <w:rFonts w:ascii="Times New Roman" w:hAnsi="Times New Roman" w:cs="Times New Roman"/>
          <w:bCs/>
          <w:i/>
          <w:sz w:val="24"/>
          <w:szCs w:val="24"/>
        </w:rPr>
        <w:t>p</w:t>
      </w:r>
      <w:r w:rsidR="005A4D26" w:rsidRPr="00FC00F3">
        <w:rPr>
          <w:rFonts w:ascii="Times New Roman" w:hAnsi="Times New Roman" w:cs="Times New Roman"/>
          <w:bCs/>
          <w:iCs/>
          <w:sz w:val="24"/>
          <w:szCs w:val="24"/>
        </w:rPr>
        <w:t xml:space="preserve"> &lt; </w:t>
      </w:r>
      <w:r w:rsidRPr="00FC00F3">
        <w:rPr>
          <w:rFonts w:ascii="Times New Roman" w:hAnsi="Times New Roman" w:cs="Times New Roman"/>
          <w:bCs/>
          <w:iCs/>
          <w:sz w:val="24"/>
          <w:szCs w:val="24"/>
        </w:rPr>
        <w:t>.0</w:t>
      </w:r>
      <w:r w:rsidR="005A4D26" w:rsidRPr="00FC00F3">
        <w:rPr>
          <w:rFonts w:ascii="Times New Roman" w:hAnsi="Times New Roman" w:cs="Times New Roman"/>
          <w:bCs/>
          <w:iCs/>
          <w:sz w:val="24"/>
          <w:szCs w:val="24"/>
        </w:rPr>
        <w:t>5</w:t>
      </w:r>
      <w:r w:rsidRPr="00FC00F3">
        <w:rPr>
          <w:rFonts w:ascii="Times New Roman" w:hAnsi="Times New Roman" w:cs="Times New Roman"/>
          <w:bCs/>
          <w:iCs/>
          <w:sz w:val="24"/>
          <w:szCs w:val="24"/>
        </w:rPr>
        <w:t>) and from T1 to T3 (</w:t>
      </w:r>
      <w:r w:rsidRPr="00FC00F3">
        <w:rPr>
          <w:rFonts w:ascii="Times New Roman" w:hAnsi="Times New Roman" w:cs="Times New Roman"/>
          <w:bCs/>
          <w:i/>
          <w:sz w:val="24"/>
          <w:szCs w:val="24"/>
        </w:rPr>
        <w:t>p</w:t>
      </w:r>
      <w:r w:rsidR="005A4D26" w:rsidRPr="00FC00F3">
        <w:rPr>
          <w:rFonts w:ascii="Times New Roman" w:hAnsi="Times New Roman" w:cs="Times New Roman"/>
          <w:bCs/>
          <w:iCs/>
          <w:sz w:val="24"/>
          <w:szCs w:val="24"/>
        </w:rPr>
        <w:t xml:space="preserve"> &lt; </w:t>
      </w:r>
      <w:r w:rsidRPr="00FC00F3">
        <w:rPr>
          <w:rFonts w:ascii="Times New Roman" w:hAnsi="Times New Roman" w:cs="Times New Roman"/>
          <w:bCs/>
          <w:iCs/>
          <w:sz w:val="24"/>
          <w:szCs w:val="24"/>
        </w:rPr>
        <w:t>.00</w:t>
      </w:r>
      <w:r w:rsidR="005A4D26" w:rsidRPr="00FC00F3">
        <w:rPr>
          <w:rFonts w:ascii="Times New Roman" w:hAnsi="Times New Roman" w:cs="Times New Roman"/>
          <w:bCs/>
          <w:iCs/>
          <w:sz w:val="24"/>
          <w:szCs w:val="24"/>
        </w:rPr>
        <w:t>1</w:t>
      </w:r>
      <w:r w:rsidRPr="00FC00F3">
        <w:rPr>
          <w:rFonts w:ascii="Times New Roman" w:hAnsi="Times New Roman" w:cs="Times New Roman"/>
          <w:bCs/>
          <w:iCs/>
          <w:sz w:val="24"/>
          <w:szCs w:val="24"/>
        </w:rPr>
        <w:t xml:space="preserve">). No other within-group differences were identified. </w:t>
      </w:r>
      <w:r w:rsidRPr="00FC00F3">
        <w:rPr>
          <w:rFonts w:ascii="Times New Roman" w:eastAsia="Times New Roman" w:hAnsi="Times New Roman" w:cs="Times New Roman"/>
          <w:kern w:val="0"/>
          <w:sz w:val="24"/>
          <w:szCs w:val="24"/>
          <w:lang w:val="en-GB" w:eastAsia="en-GB"/>
          <w14:ligatures w14:val="none"/>
        </w:rPr>
        <w:t>The hypothes</w:t>
      </w:r>
      <w:r w:rsidR="00F322AC" w:rsidRPr="00FC00F3">
        <w:rPr>
          <w:rFonts w:ascii="Times New Roman" w:eastAsia="Times New Roman" w:hAnsi="Times New Roman" w:cs="Times New Roman"/>
          <w:kern w:val="0"/>
          <w:sz w:val="24"/>
          <w:szCs w:val="24"/>
          <w:lang w:val="en-GB" w:eastAsia="en-GB"/>
          <w14:ligatures w14:val="none"/>
        </w:rPr>
        <w:t>i</w:t>
      </w:r>
      <w:r w:rsidRPr="00FC00F3">
        <w:rPr>
          <w:rFonts w:ascii="Times New Roman" w:eastAsia="Times New Roman" w:hAnsi="Times New Roman" w:cs="Times New Roman"/>
          <w:kern w:val="0"/>
          <w:sz w:val="24"/>
          <w:szCs w:val="24"/>
          <w:lang w:val="en-GB" w:eastAsia="en-GB"/>
          <w14:ligatures w14:val="none"/>
        </w:rPr>
        <w:t xml:space="preserve">s that there would be a gradient effect in terms of the magnitude of gains from T1 to T2 [PCIT-T &gt; COS-P &gt; WL] was </w:t>
      </w:r>
      <w:r w:rsidR="00F367B1" w:rsidRPr="00FC00F3">
        <w:rPr>
          <w:rFonts w:ascii="Times New Roman" w:eastAsia="Times New Roman" w:hAnsi="Times New Roman" w:cs="Times New Roman"/>
          <w:kern w:val="0"/>
          <w:sz w:val="24"/>
          <w:szCs w:val="24"/>
          <w:lang w:val="en-GB" w:eastAsia="en-GB"/>
          <w14:ligatures w14:val="none"/>
        </w:rPr>
        <w:t>not</w:t>
      </w:r>
      <w:r w:rsidRPr="00FC00F3">
        <w:rPr>
          <w:rFonts w:ascii="Times New Roman" w:eastAsia="Times New Roman" w:hAnsi="Times New Roman" w:cs="Times New Roman"/>
          <w:kern w:val="0"/>
          <w:sz w:val="24"/>
          <w:szCs w:val="24"/>
          <w:lang w:val="en-GB" w:eastAsia="en-GB"/>
          <w14:ligatures w14:val="none"/>
        </w:rPr>
        <w:t xml:space="preserve"> confirmed, </w:t>
      </w:r>
      <w:r w:rsidR="00F367B1" w:rsidRPr="00FC00F3">
        <w:rPr>
          <w:rFonts w:ascii="Times New Roman" w:eastAsia="Times New Roman" w:hAnsi="Times New Roman" w:cs="Times New Roman"/>
          <w:kern w:val="0"/>
          <w:sz w:val="24"/>
          <w:szCs w:val="24"/>
          <w:lang w:val="en-GB" w:eastAsia="en-GB"/>
          <w14:ligatures w14:val="none"/>
        </w:rPr>
        <w:t xml:space="preserve">and in fact, while </w:t>
      </w:r>
      <w:r w:rsidRPr="00FC00F3">
        <w:rPr>
          <w:rFonts w:ascii="Times New Roman" w:eastAsia="Times New Roman" w:hAnsi="Times New Roman" w:cs="Times New Roman"/>
          <w:kern w:val="0"/>
          <w:sz w:val="24"/>
          <w:szCs w:val="24"/>
          <w:lang w:val="en-GB" w:eastAsia="en-GB"/>
          <w14:ligatures w14:val="none"/>
        </w:rPr>
        <w:t xml:space="preserve">the </w:t>
      </w:r>
      <w:r w:rsidRPr="00FC00F3">
        <w:rPr>
          <w:rFonts w:ascii="Times New Roman" w:eastAsia="Times New Roman" w:hAnsi="Times New Roman" w:cs="Times New Roman"/>
          <w:kern w:val="0"/>
          <w:sz w:val="24"/>
          <w:szCs w:val="24"/>
          <w:lang w:val="en-GB" w:eastAsia="en-GB"/>
          <w14:ligatures w14:val="none"/>
        </w:rPr>
        <w:lastRenderedPageBreak/>
        <w:t>PCIT-T group show</w:t>
      </w:r>
      <w:r w:rsidR="005A4D26" w:rsidRPr="00FC00F3">
        <w:rPr>
          <w:rFonts w:ascii="Times New Roman" w:eastAsia="Times New Roman" w:hAnsi="Times New Roman" w:cs="Times New Roman"/>
          <w:kern w:val="0"/>
          <w:sz w:val="24"/>
          <w:szCs w:val="24"/>
          <w:lang w:val="en-GB" w:eastAsia="en-GB"/>
          <w14:ligatures w14:val="none"/>
        </w:rPr>
        <w:t>ed</w:t>
      </w:r>
      <w:r w:rsidRPr="00FC00F3">
        <w:rPr>
          <w:rFonts w:ascii="Times New Roman" w:eastAsia="Times New Roman" w:hAnsi="Times New Roman" w:cs="Times New Roman"/>
          <w:kern w:val="0"/>
          <w:sz w:val="24"/>
          <w:szCs w:val="24"/>
          <w:lang w:val="en-GB" w:eastAsia="en-GB"/>
          <w14:ligatures w14:val="none"/>
        </w:rPr>
        <w:t xml:space="preserve"> the greatest degree of improvement</w:t>
      </w:r>
      <w:r w:rsidR="00F322AC"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 xml:space="preserve"> improvement</w:t>
      </w:r>
      <w:r w:rsidR="00F367B1" w:rsidRPr="00FC00F3">
        <w:rPr>
          <w:rFonts w:ascii="Times New Roman" w:eastAsia="Times New Roman" w:hAnsi="Times New Roman" w:cs="Times New Roman"/>
          <w:kern w:val="0"/>
          <w:sz w:val="24"/>
          <w:szCs w:val="24"/>
          <w:lang w:val="en-GB" w:eastAsia="en-GB"/>
          <w14:ligatures w14:val="none"/>
        </w:rPr>
        <w:t>s</w:t>
      </w:r>
      <w:r w:rsidRPr="00FC00F3">
        <w:rPr>
          <w:rFonts w:ascii="Times New Roman" w:eastAsia="Times New Roman" w:hAnsi="Times New Roman" w:cs="Times New Roman"/>
          <w:kern w:val="0"/>
          <w:sz w:val="24"/>
          <w:szCs w:val="24"/>
          <w:lang w:val="en-GB" w:eastAsia="en-GB"/>
          <w14:ligatures w14:val="none"/>
        </w:rPr>
        <w:t xml:space="preserve"> shown by the COS-P and WL groups w</w:t>
      </w:r>
      <w:r w:rsidR="00F367B1" w:rsidRPr="00FC00F3">
        <w:rPr>
          <w:rFonts w:ascii="Times New Roman" w:eastAsia="Times New Roman" w:hAnsi="Times New Roman" w:cs="Times New Roman"/>
          <w:kern w:val="0"/>
          <w:sz w:val="24"/>
          <w:szCs w:val="24"/>
          <w:lang w:val="en-GB" w:eastAsia="en-GB"/>
          <w14:ligatures w14:val="none"/>
        </w:rPr>
        <w:t>ere</w:t>
      </w:r>
      <w:r w:rsidRPr="00FC00F3">
        <w:rPr>
          <w:rFonts w:ascii="Times New Roman" w:eastAsia="Times New Roman" w:hAnsi="Times New Roman" w:cs="Times New Roman"/>
          <w:kern w:val="0"/>
          <w:sz w:val="24"/>
          <w:szCs w:val="24"/>
          <w:lang w:val="en-GB" w:eastAsia="en-GB"/>
          <w14:ligatures w14:val="none"/>
        </w:rPr>
        <w:t xml:space="preserve"> not in the hypothesised order (i.e., </w:t>
      </w:r>
      <w:r w:rsidR="00C30A6F" w:rsidRPr="00FC00F3">
        <w:rPr>
          <w:rFonts w:ascii="Times New Roman" w:eastAsia="Times New Roman" w:hAnsi="Times New Roman" w:cs="Times New Roman"/>
          <w:kern w:val="0"/>
          <w:sz w:val="24"/>
          <w:szCs w:val="24"/>
          <w:lang w:val="en-GB" w:eastAsia="en-GB"/>
          <w14:ligatures w14:val="none"/>
        </w:rPr>
        <w:t>PCIT-T &gt; WL &gt; COS-P</w:t>
      </w:r>
      <w:r w:rsidRPr="00FC00F3">
        <w:rPr>
          <w:rFonts w:ascii="Times New Roman" w:eastAsia="Times New Roman" w:hAnsi="Times New Roman" w:cs="Times New Roman"/>
          <w:kern w:val="0"/>
          <w:sz w:val="24"/>
          <w:szCs w:val="24"/>
          <w:lang w:val="en-GB" w:eastAsia="en-GB"/>
          <w14:ligatures w14:val="none"/>
        </w:rPr>
        <w:t>)</w:t>
      </w:r>
      <w:r w:rsidR="00F367B1" w:rsidRPr="00FC00F3">
        <w:rPr>
          <w:rFonts w:ascii="Times New Roman" w:eastAsia="Times New Roman" w:hAnsi="Times New Roman" w:cs="Times New Roman"/>
          <w:kern w:val="0"/>
          <w:sz w:val="24"/>
          <w:szCs w:val="24"/>
          <w:lang w:val="en-GB" w:eastAsia="en-GB"/>
          <w14:ligatures w14:val="none"/>
        </w:rPr>
        <w:t xml:space="preserve">, </w:t>
      </w:r>
      <w:r w:rsidR="00F367B1" w:rsidRPr="00FC00F3">
        <w:rPr>
          <w:rFonts w:ascii="Times New Roman" w:eastAsia="Times New Roman" w:hAnsi="Times New Roman" w:cs="Times New Roman"/>
          <w:i/>
          <w:iCs/>
          <w:kern w:val="0"/>
          <w:sz w:val="24"/>
          <w:szCs w:val="24"/>
          <w:lang w:val="en-GB" w:eastAsia="en-GB"/>
          <w14:ligatures w14:val="none"/>
        </w:rPr>
        <w:t>F</w:t>
      </w:r>
      <w:r w:rsidR="00F367B1" w:rsidRPr="00FC00F3">
        <w:rPr>
          <w:rFonts w:ascii="Times New Roman" w:eastAsia="Times New Roman" w:hAnsi="Times New Roman" w:cs="Times New Roman"/>
          <w:kern w:val="0"/>
          <w:sz w:val="24"/>
          <w:szCs w:val="24"/>
          <w:lang w:val="en-GB" w:eastAsia="en-GB"/>
          <w14:ligatures w14:val="none"/>
        </w:rPr>
        <w:t xml:space="preserve"> (2,</w:t>
      </w:r>
      <w:r w:rsidR="007C353A" w:rsidRPr="00FC00F3">
        <w:rPr>
          <w:rFonts w:ascii="Times New Roman" w:eastAsia="Times New Roman" w:hAnsi="Times New Roman" w:cs="Times New Roman"/>
          <w:kern w:val="0"/>
          <w:sz w:val="24"/>
          <w:szCs w:val="24"/>
          <w:lang w:val="en-GB" w:eastAsia="en-GB"/>
          <w14:ligatures w14:val="none"/>
        </w:rPr>
        <w:t xml:space="preserve"> </w:t>
      </w:r>
      <w:r w:rsidR="00F367B1" w:rsidRPr="00FC00F3">
        <w:rPr>
          <w:rFonts w:ascii="Times New Roman" w:eastAsia="Times New Roman" w:hAnsi="Times New Roman" w:cs="Times New Roman"/>
          <w:kern w:val="0"/>
          <w:sz w:val="24"/>
          <w:szCs w:val="24"/>
          <w:lang w:val="en-GB" w:eastAsia="en-GB"/>
          <w14:ligatures w14:val="none"/>
        </w:rPr>
        <w:t xml:space="preserve">153) = 2.478, </w:t>
      </w:r>
      <w:r w:rsidR="00F367B1" w:rsidRPr="00FC00F3">
        <w:rPr>
          <w:rFonts w:ascii="Times New Roman" w:eastAsia="Times New Roman" w:hAnsi="Times New Roman" w:cs="Times New Roman"/>
          <w:i/>
          <w:iCs/>
          <w:kern w:val="0"/>
          <w:sz w:val="24"/>
          <w:szCs w:val="24"/>
          <w:lang w:val="en-GB" w:eastAsia="en-GB"/>
          <w14:ligatures w14:val="none"/>
        </w:rPr>
        <w:t>p</w:t>
      </w:r>
      <w:r w:rsidR="00F367B1" w:rsidRPr="00FC00F3">
        <w:rPr>
          <w:rFonts w:ascii="Times New Roman" w:eastAsia="Times New Roman" w:hAnsi="Times New Roman" w:cs="Times New Roman"/>
          <w:kern w:val="0"/>
          <w:sz w:val="24"/>
          <w:szCs w:val="24"/>
          <w:lang w:val="en-GB" w:eastAsia="en-GB"/>
          <w14:ligatures w14:val="none"/>
        </w:rPr>
        <w:t xml:space="preserve"> = .07. </w:t>
      </w:r>
      <w:r w:rsidRPr="00FC00F3">
        <w:rPr>
          <w:rFonts w:ascii="Times New Roman" w:eastAsia="Times New Roman" w:hAnsi="Times New Roman" w:cs="Times New Roman"/>
          <w:kern w:val="0"/>
          <w:sz w:val="24"/>
          <w:szCs w:val="24"/>
          <w:lang w:val="en-GB" w:eastAsia="en-GB"/>
          <w14:ligatures w14:val="none"/>
        </w:rPr>
        <w:t xml:space="preserve">The hypothesis of a gradient effect in terms of gains from </w:t>
      </w:r>
      <w:r w:rsidR="00F322AC" w:rsidRPr="00FC00F3">
        <w:rPr>
          <w:rFonts w:ascii="Times New Roman" w:eastAsia="Times New Roman" w:hAnsi="Times New Roman" w:cs="Times New Roman"/>
          <w:kern w:val="0"/>
          <w:sz w:val="24"/>
          <w:szCs w:val="24"/>
          <w:lang w:val="en-GB" w:eastAsia="en-GB"/>
          <w14:ligatures w14:val="none"/>
        </w:rPr>
        <w:t>T</w:t>
      </w:r>
      <w:r w:rsidR="005A4D26" w:rsidRPr="00FC00F3">
        <w:rPr>
          <w:rFonts w:ascii="Times New Roman" w:eastAsia="Times New Roman" w:hAnsi="Times New Roman" w:cs="Times New Roman"/>
          <w:kern w:val="0"/>
          <w:sz w:val="24"/>
          <w:szCs w:val="24"/>
          <w:lang w:val="en-GB" w:eastAsia="en-GB"/>
          <w14:ligatures w14:val="none"/>
        </w:rPr>
        <w:t>1</w:t>
      </w:r>
      <w:r w:rsidR="00F322A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to T3 [PCIT</w:t>
      </w:r>
      <w:r w:rsidR="00D64C11" w:rsidRPr="00FC00F3">
        <w:rPr>
          <w:rFonts w:ascii="Times New Roman" w:eastAsia="Times New Roman" w:hAnsi="Times New Roman" w:cs="Times New Roman"/>
          <w:kern w:val="0"/>
          <w:sz w:val="24"/>
          <w:szCs w:val="24"/>
          <w:lang w:val="en-GB" w:eastAsia="en-GB"/>
          <w14:ligatures w14:val="none"/>
        </w:rPr>
        <w:t>-T</w:t>
      </w:r>
      <w:r w:rsidR="00897263"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&gt; COS-P]</w:t>
      </w:r>
      <w:r w:rsidR="00F322AC" w:rsidRPr="00FC00F3">
        <w:rPr>
          <w:rFonts w:ascii="Times New Roman" w:eastAsia="Times New Roman" w:hAnsi="Times New Roman" w:cs="Times New Roman"/>
          <w:kern w:val="0"/>
          <w:sz w:val="24"/>
          <w:szCs w:val="24"/>
          <w:lang w:val="en-GB" w:eastAsia="en-GB"/>
          <w14:ligatures w14:val="none"/>
        </w:rPr>
        <w:t xml:space="preserve"> </w:t>
      </w:r>
      <w:r w:rsidR="00AF75A4" w:rsidRPr="00FC00F3">
        <w:rPr>
          <w:rFonts w:ascii="Times New Roman" w:eastAsia="Times New Roman" w:hAnsi="Times New Roman" w:cs="Times New Roman"/>
          <w:kern w:val="0"/>
          <w:sz w:val="24"/>
          <w:szCs w:val="24"/>
          <w:lang w:val="en-GB" w:eastAsia="en-GB"/>
          <w14:ligatures w14:val="none"/>
        </w:rPr>
        <w:t xml:space="preserve">was not </w:t>
      </w:r>
      <w:r w:rsidR="005A4D26" w:rsidRPr="00FC00F3">
        <w:rPr>
          <w:rFonts w:ascii="Times New Roman" w:eastAsia="Times New Roman" w:hAnsi="Times New Roman" w:cs="Times New Roman"/>
          <w:kern w:val="0"/>
          <w:sz w:val="24"/>
          <w:szCs w:val="24"/>
          <w:lang w:val="en-GB" w:eastAsia="en-GB"/>
          <w14:ligatures w14:val="none"/>
        </w:rPr>
        <w:t xml:space="preserve">supported, </w:t>
      </w:r>
      <w:r w:rsidR="0080775C" w:rsidRPr="00FC00F3">
        <w:rPr>
          <w:rFonts w:ascii="Times New Roman" w:eastAsia="Times New Roman" w:hAnsi="Times New Roman" w:cs="Times New Roman"/>
          <w:i/>
          <w:iCs/>
          <w:kern w:val="0"/>
          <w:sz w:val="24"/>
          <w:szCs w:val="24"/>
          <w:lang w:val="en-GB" w:eastAsia="en-GB"/>
          <w14:ligatures w14:val="none"/>
        </w:rPr>
        <w:t xml:space="preserve">F </w:t>
      </w:r>
      <w:r w:rsidR="0080775C" w:rsidRPr="00FC00F3">
        <w:rPr>
          <w:rFonts w:ascii="Times New Roman" w:eastAsia="Times New Roman" w:hAnsi="Times New Roman" w:cs="Times New Roman"/>
          <w:kern w:val="0"/>
          <w:sz w:val="24"/>
          <w:szCs w:val="24"/>
          <w:lang w:val="en-GB" w:eastAsia="en-GB"/>
          <w14:ligatures w14:val="none"/>
        </w:rPr>
        <w:t>(</w:t>
      </w:r>
      <w:r w:rsidR="00D85B8C" w:rsidRPr="00FC00F3">
        <w:rPr>
          <w:rFonts w:ascii="Times New Roman" w:eastAsia="Times New Roman" w:hAnsi="Times New Roman" w:cs="Times New Roman"/>
          <w:kern w:val="0"/>
          <w:sz w:val="24"/>
          <w:szCs w:val="24"/>
          <w:lang w:val="en-GB" w:eastAsia="en-GB"/>
          <w14:ligatures w14:val="none"/>
        </w:rPr>
        <w:t>1</w:t>
      </w:r>
      <w:r w:rsidR="0080775C" w:rsidRPr="00FC00F3">
        <w:rPr>
          <w:rFonts w:ascii="Times New Roman" w:eastAsia="Times New Roman" w:hAnsi="Times New Roman" w:cs="Times New Roman"/>
          <w:kern w:val="0"/>
          <w:sz w:val="24"/>
          <w:szCs w:val="24"/>
          <w:lang w:val="en-GB" w:eastAsia="en-GB"/>
          <w14:ligatures w14:val="none"/>
        </w:rPr>
        <w:t>,</w:t>
      </w:r>
      <w:r w:rsidR="009632BC" w:rsidRPr="00FC00F3">
        <w:rPr>
          <w:rFonts w:ascii="Times New Roman" w:eastAsia="Times New Roman" w:hAnsi="Times New Roman" w:cs="Times New Roman"/>
          <w:kern w:val="0"/>
          <w:sz w:val="24"/>
          <w:szCs w:val="24"/>
          <w:lang w:val="en-GB" w:eastAsia="en-GB"/>
          <w14:ligatures w14:val="none"/>
        </w:rPr>
        <w:t xml:space="preserve"> </w:t>
      </w:r>
      <w:r w:rsidR="00D85B8C" w:rsidRPr="00FC00F3">
        <w:rPr>
          <w:rFonts w:ascii="Times New Roman" w:eastAsia="Times New Roman" w:hAnsi="Times New Roman" w:cs="Times New Roman"/>
          <w:kern w:val="0"/>
          <w:sz w:val="24"/>
          <w:szCs w:val="24"/>
          <w:lang w:val="en-GB" w:eastAsia="en-GB"/>
          <w14:ligatures w14:val="none"/>
        </w:rPr>
        <w:t>153</w:t>
      </w:r>
      <w:r w:rsidR="0080775C" w:rsidRPr="00FC00F3">
        <w:rPr>
          <w:rFonts w:ascii="Times New Roman" w:eastAsia="Times New Roman" w:hAnsi="Times New Roman" w:cs="Times New Roman"/>
          <w:kern w:val="0"/>
          <w:sz w:val="24"/>
          <w:szCs w:val="24"/>
          <w:lang w:val="en-GB" w:eastAsia="en-GB"/>
          <w14:ligatures w14:val="none"/>
        </w:rPr>
        <w:t>) =</w:t>
      </w:r>
      <w:r w:rsidR="009632BC" w:rsidRPr="00FC00F3">
        <w:rPr>
          <w:rFonts w:ascii="Times New Roman" w:eastAsia="Times New Roman" w:hAnsi="Times New Roman" w:cs="Times New Roman"/>
          <w:kern w:val="0"/>
          <w:sz w:val="24"/>
          <w:szCs w:val="24"/>
          <w:lang w:val="en-GB" w:eastAsia="en-GB"/>
          <w14:ligatures w14:val="none"/>
        </w:rPr>
        <w:t xml:space="preserve"> </w:t>
      </w:r>
      <w:r w:rsidR="00D85B8C" w:rsidRPr="00FC00F3">
        <w:rPr>
          <w:rFonts w:ascii="Times New Roman" w:eastAsia="Times New Roman" w:hAnsi="Times New Roman" w:cs="Times New Roman"/>
          <w:kern w:val="0"/>
          <w:sz w:val="24"/>
          <w:szCs w:val="24"/>
          <w:lang w:val="en-GB" w:eastAsia="en-GB"/>
          <w14:ligatures w14:val="none"/>
        </w:rPr>
        <w:t>2.22</w:t>
      </w:r>
      <w:r w:rsidR="00AF480B" w:rsidRPr="00FC00F3">
        <w:rPr>
          <w:rFonts w:ascii="Times New Roman" w:eastAsia="Times New Roman" w:hAnsi="Times New Roman" w:cs="Times New Roman"/>
          <w:kern w:val="0"/>
          <w:sz w:val="24"/>
          <w:szCs w:val="24"/>
          <w:lang w:val="en-GB" w:eastAsia="en-GB"/>
          <w14:ligatures w14:val="none"/>
        </w:rPr>
        <w:t xml:space="preserve">, </w:t>
      </w:r>
      <w:r w:rsidR="00AF480B" w:rsidRPr="00FC00F3">
        <w:rPr>
          <w:rFonts w:ascii="Times New Roman" w:eastAsia="Times New Roman" w:hAnsi="Times New Roman" w:cs="Times New Roman"/>
          <w:i/>
          <w:iCs/>
          <w:kern w:val="0"/>
          <w:sz w:val="24"/>
          <w:szCs w:val="24"/>
          <w:lang w:val="en-GB" w:eastAsia="en-GB"/>
          <w14:ligatures w14:val="none"/>
        </w:rPr>
        <w:t>p</w:t>
      </w:r>
      <w:r w:rsidR="00AF480B" w:rsidRPr="00FC00F3">
        <w:rPr>
          <w:rFonts w:ascii="Times New Roman" w:eastAsia="Times New Roman" w:hAnsi="Times New Roman" w:cs="Times New Roman"/>
          <w:kern w:val="0"/>
          <w:sz w:val="24"/>
          <w:szCs w:val="24"/>
          <w:lang w:val="en-GB" w:eastAsia="en-GB"/>
          <w14:ligatures w14:val="none"/>
        </w:rPr>
        <w:t xml:space="preserve"> =.</w:t>
      </w:r>
      <w:r w:rsidR="00D85B8C" w:rsidRPr="00FC00F3">
        <w:rPr>
          <w:rFonts w:ascii="Times New Roman" w:eastAsia="Times New Roman" w:hAnsi="Times New Roman" w:cs="Times New Roman"/>
          <w:kern w:val="0"/>
          <w:sz w:val="24"/>
          <w:szCs w:val="24"/>
          <w:lang w:val="en-GB" w:eastAsia="en-GB"/>
          <w14:ligatures w14:val="none"/>
        </w:rPr>
        <w:t>14</w:t>
      </w:r>
      <w:r w:rsidR="00AF480B" w:rsidRPr="00FC00F3">
        <w:rPr>
          <w:rFonts w:ascii="Times New Roman" w:eastAsia="Times New Roman" w:hAnsi="Times New Roman" w:cs="Times New Roman"/>
          <w:kern w:val="0"/>
          <w:sz w:val="24"/>
          <w:szCs w:val="24"/>
          <w:lang w:val="en-GB" w:eastAsia="en-GB"/>
          <w14:ligatures w14:val="none"/>
        </w:rPr>
        <w:t>.</w:t>
      </w:r>
    </w:p>
    <w:bookmarkEnd w:id="108"/>
    <w:p w14:paraId="1D7D5A27" w14:textId="1582665B" w:rsidR="004D23FC" w:rsidRPr="00FC00F3"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E</w:t>
      </w:r>
      <w:r w:rsidR="00F269A8" w:rsidRPr="00FC00F3">
        <w:rPr>
          <w:rFonts w:ascii="Times New Roman" w:eastAsia="Times New Roman" w:hAnsi="Times New Roman" w:cs="Times New Roman"/>
          <w:b/>
          <w:bCs/>
          <w:kern w:val="0"/>
          <w:sz w:val="24"/>
          <w:szCs w:val="24"/>
          <w:lang w:val="en-GB" w:eastAsia="en-GB"/>
          <w14:ligatures w14:val="none"/>
        </w:rPr>
        <w:t>mpathy</w:t>
      </w:r>
      <w:r w:rsidR="005E6CF3" w:rsidRPr="00FC00F3">
        <w:rPr>
          <w:rFonts w:ascii="Times New Roman" w:eastAsia="Times New Roman" w:hAnsi="Times New Roman" w:cs="Times New Roman"/>
          <w:b/>
          <w:bCs/>
          <w:kern w:val="0"/>
          <w:sz w:val="24"/>
          <w:szCs w:val="24"/>
          <w:lang w:val="en-GB" w:eastAsia="en-GB"/>
          <w14:ligatures w14:val="none"/>
        </w:rPr>
        <w:t xml:space="preserve"> </w:t>
      </w:r>
      <w:r w:rsidR="00F269A8" w:rsidRPr="00FC00F3">
        <w:rPr>
          <w:rFonts w:ascii="Times New Roman" w:eastAsia="Times New Roman" w:hAnsi="Times New Roman" w:cs="Times New Roman"/>
          <w:b/>
          <w:bCs/>
          <w:kern w:val="0"/>
          <w:sz w:val="24"/>
          <w:szCs w:val="24"/>
          <w:lang w:val="en-GB" w:eastAsia="en-GB"/>
          <w14:ligatures w14:val="none"/>
        </w:rPr>
        <w:t xml:space="preserve">and </w:t>
      </w:r>
      <w:r w:rsidR="005E6CF3" w:rsidRPr="00FC00F3">
        <w:rPr>
          <w:rFonts w:ascii="Times New Roman" w:eastAsia="Times New Roman" w:hAnsi="Times New Roman" w:cs="Times New Roman"/>
          <w:b/>
          <w:bCs/>
          <w:kern w:val="0"/>
          <w:sz w:val="24"/>
          <w:szCs w:val="24"/>
          <w:lang w:val="en-GB" w:eastAsia="en-GB"/>
          <w14:ligatures w14:val="none"/>
        </w:rPr>
        <w:t>e</w:t>
      </w:r>
      <w:r w:rsidR="00F269A8" w:rsidRPr="00FC00F3">
        <w:rPr>
          <w:rFonts w:ascii="Times New Roman" w:eastAsia="Times New Roman" w:hAnsi="Times New Roman" w:cs="Times New Roman"/>
          <w:b/>
          <w:bCs/>
          <w:kern w:val="0"/>
          <w:sz w:val="24"/>
          <w:szCs w:val="24"/>
          <w:lang w:val="en-GB" w:eastAsia="en-GB"/>
          <w14:ligatures w14:val="none"/>
        </w:rPr>
        <w:t>motion</w:t>
      </w:r>
      <w:r w:rsidR="005E6CF3" w:rsidRPr="00FC00F3">
        <w:rPr>
          <w:rFonts w:ascii="Times New Roman" w:eastAsia="Times New Roman" w:hAnsi="Times New Roman" w:cs="Times New Roman"/>
          <w:b/>
          <w:bCs/>
          <w:kern w:val="0"/>
          <w:sz w:val="24"/>
          <w:szCs w:val="24"/>
          <w:lang w:val="en-GB" w:eastAsia="en-GB"/>
          <w14:ligatures w14:val="none"/>
        </w:rPr>
        <w:t>al understanding</w:t>
      </w:r>
      <w:r w:rsidR="00F269A8" w:rsidRPr="00FC00F3">
        <w:rPr>
          <w:rFonts w:ascii="Times New Roman" w:eastAsia="Times New Roman" w:hAnsi="Times New Roman" w:cs="Times New Roman"/>
          <w:b/>
          <w:bCs/>
          <w:kern w:val="0"/>
          <w:sz w:val="24"/>
          <w:szCs w:val="24"/>
          <w:lang w:val="en-GB" w:eastAsia="en-GB"/>
          <w14:ligatures w14:val="none"/>
        </w:rPr>
        <w:t>.</w:t>
      </w:r>
      <w:r w:rsidR="00C953BE" w:rsidRPr="00FC00F3">
        <w:rPr>
          <w:rFonts w:ascii="Times New Roman" w:eastAsia="Times New Roman" w:hAnsi="Times New Roman" w:cs="Times New Roman"/>
          <w:kern w:val="0"/>
          <w:sz w:val="24"/>
          <w:szCs w:val="24"/>
          <w:lang w:val="en-GB" w:eastAsia="en-GB"/>
          <w14:ligatures w14:val="none"/>
        </w:rPr>
        <w:t xml:space="preserve"> </w:t>
      </w:r>
      <w:bookmarkStart w:id="109" w:name="_Hlk162930299"/>
      <w:r w:rsidR="00FA3CE6" w:rsidRPr="00FC00F3">
        <w:rPr>
          <w:rFonts w:ascii="Times New Roman" w:eastAsia="Times New Roman" w:hAnsi="Times New Roman" w:cs="Times New Roman"/>
          <w:kern w:val="0"/>
          <w:sz w:val="24"/>
          <w:szCs w:val="24"/>
          <w:lang w:val="en-GB" w:eastAsia="en-GB"/>
          <w14:ligatures w14:val="none"/>
        </w:rPr>
        <w:t>For</w:t>
      </w:r>
      <w:r w:rsidR="00C953BE" w:rsidRPr="00FC00F3">
        <w:rPr>
          <w:rFonts w:ascii="Times New Roman" w:eastAsia="Times New Roman" w:hAnsi="Times New Roman" w:cs="Times New Roman"/>
          <w:kern w:val="0"/>
          <w:sz w:val="24"/>
          <w:szCs w:val="24"/>
          <w:lang w:val="en-GB" w:eastAsia="en-GB"/>
          <w14:ligatures w14:val="none"/>
        </w:rPr>
        <w:t xml:space="preserve"> parenting self-efficacy regarding empathy</w:t>
      </w:r>
      <w:r w:rsidR="0033643F"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assessed using the TOPSE-Empathy scale</w:t>
      </w:r>
      <w:r w:rsidR="00C953BE" w:rsidRPr="00FC00F3">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.576), time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 xml:space="preserve">.101) </w:t>
      </w:r>
      <w:r w:rsidRPr="00FC00F3">
        <w:rPr>
          <w:rFonts w:ascii="Times New Roman" w:eastAsia="Times New Roman" w:hAnsi="Times New Roman" w:cs="Times New Roman"/>
          <w:kern w:val="0"/>
          <w:sz w:val="24"/>
          <w:szCs w:val="24"/>
          <w:lang w:val="en-GB" w:eastAsia="en-GB"/>
          <w14:ligatures w14:val="none"/>
        </w:rPr>
        <w:t>or</w:t>
      </w:r>
      <w:r w:rsidR="00C953BE" w:rsidRPr="00FC00F3">
        <w:rPr>
          <w:rFonts w:ascii="Times New Roman" w:eastAsia="Times New Roman" w:hAnsi="Times New Roman" w:cs="Times New Roman"/>
          <w:kern w:val="0"/>
          <w:sz w:val="24"/>
          <w:szCs w:val="24"/>
          <w:lang w:val="en-GB" w:eastAsia="en-GB"/>
          <w14:ligatures w14:val="none"/>
        </w:rPr>
        <w:t xml:space="preserve"> group x time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 xml:space="preserve">.250). </w:t>
      </w:r>
      <w:r w:rsidRPr="00FC00F3">
        <w:rPr>
          <w:rFonts w:ascii="Times New Roman" w:eastAsia="Times New Roman" w:hAnsi="Times New Roman" w:cs="Times New Roman"/>
          <w:kern w:val="0"/>
          <w:sz w:val="24"/>
          <w:szCs w:val="24"/>
          <w:lang w:val="en-GB" w:eastAsia="en-GB"/>
          <w14:ligatures w14:val="none"/>
        </w:rPr>
        <w:t>P</w:t>
      </w:r>
      <w:r w:rsidR="00D33AE6" w:rsidRPr="00FC00F3">
        <w:rPr>
          <w:rFonts w:ascii="Times New Roman" w:eastAsia="Times New Roman" w:hAnsi="Times New Roman" w:cs="Times New Roman"/>
          <w:kern w:val="0"/>
          <w:sz w:val="24"/>
          <w:szCs w:val="24"/>
          <w:lang w:val="en-GB" w:eastAsia="en-GB"/>
          <w14:ligatures w14:val="none"/>
        </w:rPr>
        <w:t xml:space="preserve">lanned comparisons </w:t>
      </w:r>
      <w:r w:rsidRPr="00FC00F3">
        <w:rPr>
          <w:rFonts w:ascii="Times New Roman" w:eastAsia="Times New Roman" w:hAnsi="Times New Roman" w:cs="Times New Roman"/>
          <w:kern w:val="0"/>
          <w:sz w:val="24"/>
          <w:szCs w:val="24"/>
          <w:lang w:val="en-GB" w:eastAsia="en-GB"/>
          <w14:ligatures w14:val="none"/>
        </w:rPr>
        <w:t>revealed</w:t>
      </w:r>
      <w:r w:rsidR="00C953BE" w:rsidRPr="00FC00F3">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FC00F3">
        <w:rPr>
          <w:rFonts w:ascii="Times New Roman" w:eastAsia="Times New Roman" w:hAnsi="Times New Roman" w:cs="Times New Roman"/>
          <w:i/>
          <w:iCs/>
          <w:kern w:val="0"/>
          <w:sz w:val="24"/>
          <w:szCs w:val="24"/>
          <w:lang w:val="en-GB" w:eastAsia="en-GB"/>
          <w14:ligatures w14:val="none"/>
        </w:rPr>
        <w:t>p</w:t>
      </w:r>
      <w:r w:rsidR="00C953BE" w:rsidRPr="00FC00F3">
        <w:rPr>
          <w:rFonts w:ascii="Times New Roman" w:eastAsia="Times New Roman" w:hAnsi="Times New Roman" w:cs="Times New Roman"/>
          <w:kern w:val="0"/>
          <w:sz w:val="24"/>
          <w:szCs w:val="24"/>
          <w:lang w:val="en-GB" w:eastAsia="en-GB"/>
          <w14:ligatures w14:val="none"/>
        </w:rPr>
        <w:t>s</w:t>
      </w:r>
      <w:proofErr w:type="spellEnd"/>
      <w:r w:rsidR="00C953BE" w:rsidRPr="00FC00F3">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FC00F3">
        <w:rPr>
          <w:rFonts w:ascii="Times New Roman" w:eastAsia="Times New Roman" w:hAnsi="Times New Roman" w:cs="Times New Roman"/>
          <w:i/>
          <w:iCs/>
          <w:kern w:val="0"/>
          <w:sz w:val="24"/>
          <w:szCs w:val="24"/>
          <w:lang w:val="en-GB" w:eastAsia="en-GB"/>
          <w14:ligatures w14:val="none"/>
        </w:rPr>
        <w:t>p</w:t>
      </w:r>
      <w:r w:rsidR="00C953BE"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kern w:val="0"/>
          <w:sz w:val="24"/>
          <w:szCs w:val="24"/>
          <w:lang w:val="en-GB" w:eastAsia="en-GB"/>
          <w14:ligatures w14:val="none"/>
        </w:rPr>
        <w:t>&lt;</w:t>
      </w:r>
      <w:r w:rsidR="00C953BE" w:rsidRPr="00FC00F3">
        <w:rPr>
          <w:rFonts w:ascii="Times New Roman" w:eastAsia="Times New Roman" w:hAnsi="Times New Roman" w:cs="Times New Roman"/>
          <w:kern w:val="0"/>
          <w:sz w:val="24"/>
          <w:szCs w:val="24"/>
          <w:lang w:val="en-GB" w:eastAsia="en-GB"/>
          <w14:ligatures w14:val="none"/>
        </w:rPr>
        <w:t xml:space="preserve"> .0</w:t>
      </w:r>
      <w:r w:rsidR="005A4D26" w:rsidRPr="00FC00F3">
        <w:rPr>
          <w:rFonts w:ascii="Times New Roman" w:eastAsia="Times New Roman" w:hAnsi="Times New Roman" w:cs="Times New Roman"/>
          <w:kern w:val="0"/>
          <w:sz w:val="24"/>
          <w:szCs w:val="24"/>
          <w:lang w:val="en-GB" w:eastAsia="en-GB"/>
          <w14:ligatures w14:val="none"/>
        </w:rPr>
        <w:t>5</w:t>
      </w:r>
      <w:r w:rsidR="00C953BE"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i/>
          <w:iCs/>
          <w:kern w:val="0"/>
          <w:sz w:val="24"/>
          <w:szCs w:val="24"/>
          <w:lang w:val="en-GB" w:eastAsia="en-GB"/>
          <w14:ligatures w14:val="none"/>
        </w:rPr>
        <w:t>d</w:t>
      </w:r>
      <w:r w:rsidR="007C353A"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7C353A"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.60; medium-large effect size)</w:t>
      </w:r>
      <w:r w:rsidRPr="00FC00F3">
        <w:rPr>
          <w:rFonts w:ascii="Times New Roman" w:eastAsia="Times New Roman" w:hAnsi="Times New Roman" w:cs="Times New Roman"/>
          <w:kern w:val="0"/>
          <w:sz w:val="24"/>
          <w:szCs w:val="24"/>
          <w:lang w:val="en-GB" w:eastAsia="en-GB"/>
          <w14:ligatures w14:val="none"/>
        </w:rPr>
        <w:t xml:space="preserve"> but</w:t>
      </w:r>
      <w:r w:rsidR="00C953BE" w:rsidRPr="00FC00F3">
        <w:rPr>
          <w:rFonts w:ascii="Times New Roman" w:eastAsia="Times New Roman" w:hAnsi="Times New Roman" w:cs="Times New Roman"/>
          <w:kern w:val="0"/>
          <w:sz w:val="24"/>
          <w:szCs w:val="24"/>
          <w:lang w:val="en-GB" w:eastAsia="en-GB"/>
          <w14:ligatures w14:val="none"/>
        </w:rPr>
        <w:t xml:space="preserve"> there were no other significant within-group changes. The hypotheses that there would be gradient effects in terms of the magnitude of gains from T1 to T2 [PCIT-T &gt; COS-P &gt; WL] and </w:t>
      </w:r>
      <w:r w:rsidR="00F322AC" w:rsidRPr="00FC00F3">
        <w:rPr>
          <w:rFonts w:ascii="Times New Roman" w:eastAsia="Times New Roman" w:hAnsi="Times New Roman" w:cs="Times New Roman"/>
          <w:kern w:val="0"/>
          <w:sz w:val="24"/>
          <w:szCs w:val="24"/>
          <w:lang w:val="en-GB" w:eastAsia="en-GB"/>
          <w14:ligatures w14:val="none"/>
        </w:rPr>
        <w:t>T</w:t>
      </w:r>
      <w:r w:rsidR="005A4D26" w:rsidRPr="00FC00F3">
        <w:rPr>
          <w:rFonts w:ascii="Times New Roman" w:eastAsia="Times New Roman" w:hAnsi="Times New Roman" w:cs="Times New Roman"/>
          <w:kern w:val="0"/>
          <w:sz w:val="24"/>
          <w:szCs w:val="24"/>
          <w:lang w:val="en-GB" w:eastAsia="en-GB"/>
          <w14:ligatures w14:val="none"/>
        </w:rPr>
        <w:t>1</w:t>
      </w:r>
      <w:r w:rsidR="00F322AC"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to T3 [PCIT</w:t>
      </w:r>
      <w:r w:rsidR="00A11B11" w:rsidRPr="00FC00F3">
        <w:rPr>
          <w:rFonts w:ascii="Times New Roman" w:eastAsia="Times New Roman" w:hAnsi="Times New Roman" w:cs="Times New Roman"/>
          <w:kern w:val="0"/>
          <w:sz w:val="24"/>
          <w:szCs w:val="24"/>
          <w:lang w:val="en-GB" w:eastAsia="en-GB"/>
          <w14:ligatures w14:val="none"/>
        </w:rPr>
        <w:t xml:space="preserve">-T </w:t>
      </w:r>
      <w:r w:rsidR="00C953BE" w:rsidRPr="00FC00F3">
        <w:rPr>
          <w:rFonts w:ascii="Times New Roman" w:eastAsia="Times New Roman" w:hAnsi="Times New Roman" w:cs="Times New Roman"/>
          <w:kern w:val="0"/>
          <w:sz w:val="24"/>
          <w:szCs w:val="24"/>
          <w:lang w:val="en-GB" w:eastAsia="en-GB"/>
          <w14:ligatures w14:val="none"/>
        </w:rPr>
        <w:t>&gt; COS-P] were not supported</w:t>
      </w:r>
      <w:r w:rsidR="00A11B11"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kern w:val="0"/>
          <w:sz w:val="24"/>
          <w:szCs w:val="24"/>
          <w:lang w:val="en-GB" w:eastAsia="en-GB"/>
          <w14:ligatures w14:val="none"/>
        </w:rPr>
        <w:t xml:space="preserve">T1 to T2: </w:t>
      </w:r>
      <w:r w:rsidR="005A4D26" w:rsidRPr="00FC00F3">
        <w:rPr>
          <w:rFonts w:ascii="Times New Roman" w:eastAsia="Times New Roman" w:hAnsi="Times New Roman" w:cs="Times New Roman"/>
          <w:i/>
          <w:iCs/>
          <w:kern w:val="0"/>
          <w:sz w:val="24"/>
          <w:szCs w:val="24"/>
          <w:lang w:val="en-GB" w:eastAsia="en-GB"/>
          <w14:ligatures w14:val="none"/>
        </w:rPr>
        <w:t>F</w:t>
      </w:r>
      <w:r w:rsidR="005A4D26" w:rsidRPr="00FC00F3">
        <w:rPr>
          <w:rFonts w:ascii="Times New Roman" w:eastAsia="Times New Roman" w:hAnsi="Times New Roman" w:cs="Times New Roman"/>
          <w:kern w:val="0"/>
          <w:sz w:val="24"/>
          <w:szCs w:val="24"/>
          <w:lang w:val="en-GB" w:eastAsia="en-GB"/>
          <w14:ligatures w14:val="none"/>
        </w:rPr>
        <w:t xml:space="preserve"> (2,</w:t>
      </w:r>
      <w:r w:rsidR="007C353A"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155</w:t>
      </w:r>
      <w:r w:rsidR="005A4D26" w:rsidRPr="00FC00F3">
        <w:rPr>
          <w:rFonts w:ascii="Times New Roman" w:eastAsia="Times New Roman" w:hAnsi="Times New Roman" w:cs="Times New Roman"/>
          <w:kern w:val="0"/>
          <w:sz w:val="24"/>
          <w:szCs w:val="24"/>
          <w:lang w:val="en-GB" w:eastAsia="en-GB"/>
          <w14:ligatures w14:val="none"/>
        </w:rPr>
        <w:t xml:space="preserve">) = </w:t>
      </w:r>
      <w:r w:rsidR="00C30A6F" w:rsidRPr="00FC00F3">
        <w:rPr>
          <w:rFonts w:ascii="Times New Roman" w:eastAsia="Times New Roman" w:hAnsi="Times New Roman" w:cs="Times New Roman"/>
          <w:kern w:val="0"/>
          <w:sz w:val="24"/>
          <w:szCs w:val="24"/>
          <w:lang w:val="en-GB" w:eastAsia="en-GB"/>
          <w14:ligatures w14:val="none"/>
        </w:rPr>
        <w:t>.96</w:t>
      </w:r>
      <w:r w:rsidR="005A4D26"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 xml:space="preserve"> .386</w:t>
      </w:r>
      <w:r w:rsidR="005A4D26" w:rsidRPr="00FC00F3">
        <w:rPr>
          <w:rFonts w:ascii="Times New Roman" w:eastAsia="Times New Roman" w:hAnsi="Times New Roman" w:cs="Times New Roman"/>
          <w:kern w:val="0"/>
          <w:sz w:val="24"/>
          <w:szCs w:val="24"/>
          <w:lang w:val="en-GB" w:eastAsia="en-GB"/>
          <w14:ligatures w14:val="none"/>
        </w:rPr>
        <w:t xml:space="preserve">; T1 to T3: </w:t>
      </w:r>
      <w:r w:rsidR="005A4D26" w:rsidRPr="00FC00F3">
        <w:rPr>
          <w:rFonts w:ascii="Times New Roman" w:eastAsia="Times New Roman" w:hAnsi="Times New Roman" w:cs="Times New Roman"/>
          <w:i/>
          <w:iCs/>
          <w:kern w:val="0"/>
          <w:sz w:val="24"/>
          <w:szCs w:val="24"/>
          <w:lang w:val="en-GB" w:eastAsia="en-GB"/>
          <w14:ligatures w14:val="none"/>
        </w:rPr>
        <w:t>F</w:t>
      </w:r>
      <w:r w:rsidR="005A4D26" w:rsidRPr="00FC00F3">
        <w:rPr>
          <w:rFonts w:ascii="Times New Roman" w:eastAsia="Times New Roman" w:hAnsi="Times New Roman" w:cs="Times New Roman"/>
          <w:kern w:val="0"/>
          <w:sz w:val="24"/>
          <w:szCs w:val="24"/>
          <w:lang w:val="en-GB" w:eastAsia="en-GB"/>
          <w14:ligatures w14:val="none"/>
        </w:rPr>
        <w:t xml:space="preserve"> (1,</w:t>
      </w:r>
      <w:r w:rsidR="007C353A" w:rsidRPr="00FC00F3">
        <w:rPr>
          <w:rFonts w:ascii="Times New Roman" w:eastAsia="Times New Roman" w:hAnsi="Times New Roman" w:cs="Times New Roman"/>
          <w:kern w:val="0"/>
          <w:sz w:val="24"/>
          <w:szCs w:val="24"/>
          <w:lang w:val="en-GB" w:eastAsia="en-GB"/>
          <w14:ligatures w14:val="none"/>
        </w:rPr>
        <w:t xml:space="preserve"> </w:t>
      </w:r>
      <w:r w:rsidR="00DD0892" w:rsidRPr="00FC00F3">
        <w:rPr>
          <w:rFonts w:ascii="Times New Roman" w:eastAsia="Times New Roman" w:hAnsi="Times New Roman" w:cs="Times New Roman"/>
          <w:kern w:val="0"/>
          <w:sz w:val="24"/>
          <w:szCs w:val="24"/>
          <w:lang w:val="en-GB" w:eastAsia="en-GB"/>
          <w14:ligatures w14:val="none"/>
        </w:rPr>
        <w:t>155</w:t>
      </w:r>
      <w:r w:rsidR="005A4D26" w:rsidRPr="00FC00F3">
        <w:rPr>
          <w:rFonts w:ascii="Times New Roman" w:eastAsia="Times New Roman" w:hAnsi="Times New Roman" w:cs="Times New Roman"/>
          <w:kern w:val="0"/>
          <w:sz w:val="24"/>
          <w:szCs w:val="24"/>
          <w:lang w:val="en-GB" w:eastAsia="en-GB"/>
          <w14:ligatures w14:val="none"/>
        </w:rPr>
        <w:t xml:space="preserve">) = </w:t>
      </w:r>
      <w:r w:rsidR="00F61116" w:rsidRPr="00FC00F3">
        <w:rPr>
          <w:rFonts w:ascii="Times New Roman" w:eastAsia="Times New Roman" w:hAnsi="Times New Roman" w:cs="Times New Roman"/>
          <w:kern w:val="0"/>
          <w:sz w:val="24"/>
          <w:szCs w:val="24"/>
          <w:lang w:val="en-GB" w:eastAsia="en-GB"/>
          <w14:ligatures w14:val="none"/>
        </w:rPr>
        <w:t>.93</w:t>
      </w:r>
      <w:r w:rsidR="005A4D26"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.338</w:t>
      </w:r>
      <w:r w:rsidR="00C953BE" w:rsidRPr="00FC00F3">
        <w:rPr>
          <w:rFonts w:ascii="Times New Roman" w:eastAsia="Times New Roman" w:hAnsi="Times New Roman" w:cs="Times New Roman"/>
          <w:kern w:val="0"/>
          <w:sz w:val="24"/>
          <w:szCs w:val="24"/>
          <w:lang w:val="en-GB" w:eastAsia="en-GB"/>
          <w14:ligatures w14:val="none"/>
        </w:rPr>
        <w:t>.</w:t>
      </w:r>
    </w:p>
    <w:p w14:paraId="4CEC99F1" w14:textId="64F7D179" w:rsidR="00F269A8" w:rsidRPr="00FC00F3"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bookmarkStart w:id="110" w:name="_Hlk162930309"/>
      <w:bookmarkEnd w:id="109"/>
      <w:r w:rsidRPr="00FC00F3">
        <w:rPr>
          <w:rFonts w:ascii="Times New Roman" w:eastAsia="Times New Roman" w:hAnsi="Times New Roman" w:cs="Times New Roman"/>
          <w:kern w:val="0"/>
          <w:sz w:val="24"/>
          <w:szCs w:val="24"/>
          <w:lang w:val="en-GB" w:eastAsia="en-GB"/>
          <w14:ligatures w14:val="none"/>
        </w:rPr>
        <w:t>For</w:t>
      </w:r>
      <w:r w:rsidR="00C953BE" w:rsidRPr="00FC00F3">
        <w:rPr>
          <w:rFonts w:ascii="Times New Roman" w:eastAsia="Times New Roman" w:hAnsi="Times New Roman" w:cs="Times New Roman"/>
          <w:kern w:val="0"/>
          <w:sz w:val="24"/>
          <w:szCs w:val="24"/>
          <w:lang w:val="en-GB" w:eastAsia="en-GB"/>
          <w14:ligatures w14:val="none"/>
        </w:rPr>
        <w:t xml:space="preserve"> parenting self-efficacy regarding emotion</w:t>
      </w:r>
      <w:r w:rsidR="004D23FC" w:rsidRPr="00FC00F3">
        <w:rPr>
          <w:rFonts w:ascii="Times New Roman" w:eastAsia="Times New Roman" w:hAnsi="Times New Roman" w:cs="Times New Roman"/>
          <w:kern w:val="0"/>
          <w:sz w:val="24"/>
          <w:szCs w:val="24"/>
          <w:lang w:val="en-GB" w:eastAsia="en-GB"/>
          <w14:ligatures w14:val="none"/>
        </w:rPr>
        <w:t xml:space="preserve"> assessed using the TOPSE-Emotion scale</w:t>
      </w:r>
      <w:r w:rsidR="00C953BE" w:rsidRPr="00FC00F3">
        <w:rPr>
          <w:rFonts w:ascii="Times New Roman" w:eastAsia="Times New Roman" w:hAnsi="Times New Roman" w:cs="Times New Roman"/>
          <w:kern w:val="0"/>
          <w:sz w:val="24"/>
          <w:szCs w:val="24"/>
          <w:lang w:val="en-GB" w:eastAsia="en-GB"/>
          <w14:ligatures w14:val="none"/>
        </w:rPr>
        <w:t>, no significant effects were identified for group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.593)</w:t>
      </w:r>
      <w:r w:rsidR="007915B4" w:rsidRPr="00FC00F3">
        <w:rPr>
          <w:rFonts w:ascii="Times New Roman" w:eastAsia="Times New Roman" w:hAnsi="Times New Roman" w:cs="Times New Roman"/>
          <w:kern w:val="0"/>
          <w:sz w:val="24"/>
          <w:szCs w:val="24"/>
          <w:lang w:val="en-GB" w:eastAsia="en-GB"/>
          <w14:ligatures w14:val="none"/>
        </w:rPr>
        <w:t>,</w:t>
      </w:r>
      <w:r w:rsidR="00C953BE" w:rsidRPr="00FC00F3">
        <w:rPr>
          <w:rFonts w:ascii="Times New Roman" w:eastAsia="Times New Roman" w:hAnsi="Times New Roman" w:cs="Times New Roman"/>
          <w:kern w:val="0"/>
          <w:sz w:val="24"/>
          <w:szCs w:val="24"/>
          <w:lang w:val="en-GB" w:eastAsia="en-GB"/>
          <w14:ligatures w14:val="none"/>
        </w:rPr>
        <w:t xml:space="preserve"> time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.432)</w:t>
      </w:r>
      <w:r w:rsidR="004D23FC"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or group x time (</w:t>
      </w:r>
      <w:r w:rsidR="00C953BE"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5A4D26"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 xml:space="preserve">.072). </w:t>
      </w:r>
      <w:r w:rsidR="00544E84" w:rsidRPr="00FC00F3">
        <w:rPr>
          <w:rFonts w:ascii="Times New Roman" w:eastAsia="Times New Roman" w:hAnsi="Times New Roman" w:cs="Times New Roman"/>
          <w:kern w:val="0"/>
          <w:sz w:val="24"/>
          <w:szCs w:val="24"/>
          <w:lang w:val="en-GB" w:eastAsia="en-GB"/>
          <w14:ligatures w14:val="none"/>
        </w:rPr>
        <w:t>Plan</w:t>
      </w:r>
      <w:r w:rsidR="001371F4" w:rsidRPr="00FC00F3">
        <w:rPr>
          <w:rFonts w:ascii="Times New Roman" w:eastAsia="Times New Roman" w:hAnsi="Times New Roman" w:cs="Times New Roman"/>
          <w:kern w:val="0"/>
          <w:sz w:val="24"/>
          <w:szCs w:val="24"/>
          <w:lang w:val="en-GB" w:eastAsia="en-GB"/>
          <w14:ligatures w14:val="none"/>
        </w:rPr>
        <w:t>n</w:t>
      </w:r>
      <w:r w:rsidR="00544E84" w:rsidRPr="00FC00F3">
        <w:rPr>
          <w:rFonts w:ascii="Times New Roman" w:eastAsia="Times New Roman" w:hAnsi="Times New Roman" w:cs="Times New Roman"/>
          <w:kern w:val="0"/>
          <w:sz w:val="24"/>
          <w:szCs w:val="24"/>
          <w:lang w:val="en-GB" w:eastAsia="en-GB"/>
          <w14:ligatures w14:val="none"/>
        </w:rPr>
        <w:t>ed comparisons</w:t>
      </w:r>
      <w:r w:rsidR="004D23FC" w:rsidRPr="00FC00F3">
        <w:rPr>
          <w:rFonts w:ascii="Times New Roman" w:eastAsia="Times New Roman" w:hAnsi="Times New Roman" w:cs="Times New Roman"/>
          <w:kern w:val="0"/>
          <w:sz w:val="24"/>
          <w:szCs w:val="24"/>
          <w:lang w:val="en-GB" w:eastAsia="en-GB"/>
          <w14:ligatures w14:val="none"/>
        </w:rPr>
        <w:t xml:space="preserve"> revealed </w:t>
      </w:r>
      <w:r w:rsidR="00C953BE" w:rsidRPr="00FC00F3">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C953BE" w:rsidRPr="00FC00F3">
        <w:rPr>
          <w:rFonts w:ascii="Times New Roman" w:eastAsia="Times New Roman" w:hAnsi="Times New Roman" w:cs="Times New Roman"/>
          <w:i/>
          <w:iCs/>
          <w:kern w:val="0"/>
          <w:sz w:val="24"/>
          <w:szCs w:val="24"/>
          <w:lang w:val="en-GB" w:eastAsia="en-GB"/>
          <w14:ligatures w14:val="none"/>
        </w:rPr>
        <w:t>p</w:t>
      </w:r>
      <w:r w:rsidR="00C953BE" w:rsidRPr="00FC00F3">
        <w:rPr>
          <w:rFonts w:ascii="Times New Roman" w:eastAsia="Times New Roman" w:hAnsi="Times New Roman" w:cs="Times New Roman"/>
          <w:kern w:val="0"/>
          <w:sz w:val="24"/>
          <w:szCs w:val="24"/>
          <w:lang w:val="en-GB" w:eastAsia="en-GB"/>
          <w14:ligatures w14:val="none"/>
        </w:rPr>
        <w:t>s</w:t>
      </w:r>
      <w:proofErr w:type="spellEnd"/>
      <w:r w:rsidR="00C953BE" w:rsidRPr="00FC00F3">
        <w:rPr>
          <w:rFonts w:ascii="Times New Roman" w:eastAsia="Times New Roman" w:hAnsi="Times New Roman" w:cs="Times New Roman"/>
          <w:kern w:val="0"/>
          <w:sz w:val="24"/>
          <w:szCs w:val="24"/>
          <w:lang w:val="en-GB" w:eastAsia="en-GB"/>
          <w14:ligatures w14:val="none"/>
        </w:rPr>
        <w:t xml:space="preserve"> &gt; .05). There was a significant within-group change for the PCIT-T group from T1 to T2 (</w:t>
      </w:r>
      <w:r w:rsidR="00C953BE" w:rsidRPr="00FC00F3">
        <w:rPr>
          <w:rFonts w:ascii="Times New Roman" w:eastAsia="Times New Roman" w:hAnsi="Times New Roman" w:cs="Times New Roman"/>
          <w:i/>
          <w:iCs/>
          <w:kern w:val="0"/>
          <w:sz w:val="24"/>
          <w:szCs w:val="24"/>
          <w:lang w:val="en-GB" w:eastAsia="en-GB"/>
          <w14:ligatures w14:val="none"/>
        </w:rPr>
        <w:t xml:space="preserve">p </w:t>
      </w:r>
      <w:r w:rsidR="00C953BE" w:rsidRPr="00FC00F3">
        <w:rPr>
          <w:rFonts w:ascii="Times New Roman" w:eastAsia="Times New Roman" w:hAnsi="Times New Roman" w:cs="Times New Roman"/>
          <w:kern w:val="0"/>
          <w:sz w:val="24"/>
          <w:szCs w:val="24"/>
          <w:lang w:val="en-GB" w:eastAsia="en-GB"/>
          <w14:ligatures w14:val="none"/>
        </w:rPr>
        <w:t xml:space="preserve">= .03, </w:t>
      </w:r>
      <w:r w:rsidR="00C953BE" w:rsidRPr="00FC00F3">
        <w:rPr>
          <w:rFonts w:ascii="Times New Roman" w:eastAsia="Times New Roman" w:hAnsi="Times New Roman" w:cs="Times New Roman"/>
          <w:i/>
          <w:iCs/>
          <w:kern w:val="0"/>
          <w:sz w:val="24"/>
          <w:szCs w:val="24"/>
          <w:lang w:val="en-GB" w:eastAsia="en-GB"/>
          <w14:ligatures w14:val="none"/>
        </w:rPr>
        <w:t>d</w:t>
      </w:r>
      <w:r w:rsidR="00CC1252"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 xml:space="preserve">= .46; medium effect size) </w:t>
      </w:r>
      <w:r w:rsidR="004D23FC" w:rsidRPr="00FC00F3">
        <w:rPr>
          <w:rFonts w:ascii="Times New Roman" w:eastAsia="Times New Roman" w:hAnsi="Times New Roman" w:cs="Times New Roman"/>
          <w:kern w:val="0"/>
          <w:sz w:val="24"/>
          <w:szCs w:val="24"/>
          <w:lang w:val="en-GB" w:eastAsia="en-GB"/>
          <w14:ligatures w14:val="none"/>
        </w:rPr>
        <w:t xml:space="preserve">but </w:t>
      </w:r>
      <w:r w:rsidR="00C953BE" w:rsidRPr="00FC00F3">
        <w:rPr>
          <w:rFonts w:ascii="Times New Roman" w:eastAsia="Times New Roman" w:hAnsi="Times New Roman" w:cs="Times New Roman"/>
          <w:kern w:val="0"/>
          <w:sz w:val="24"/>
          <w:szCs w:val="24"/>
          <w:lang w:val="en-GB" w:eastAsia="en-GB"/>
          <w14:ligatures w14:val="none"/>
        </w:rPr>
        <w:t xml:space="preserve">there were no other significant within-group changes. The hypotheses that there would be gradient effects in terms of the magnitude of gains from T1 to T2 [PCIT-T &gt; COS-P &gt; WL] </w:t>
      </w:r>
      <w:r w:rsidR="00F367B1" w:rsidRPr="00FC00F3">
        <w:rPr>
          <w:rFonts w:ascii="Times New Roman" w:eastAsia="Times New Roman" w:hAnsi="Times New Roman" w:cs="Times New Roman"/>
          <w:kern w:val="0"/>
          <w:sz w:val="24"/>
          <w:szCs w:val="24"/>
          <w:lang w:val="en-GB" w:eastAsia="en-GB"/>
          <w14:ligatures w14:val="none"/>
        </w:rPr>
        <w:t>and</w:t>
      </w:r>
      <w:r w:rsidR="00C953BE" w:rsidRPr="00FC00F3">
        <w:rPr>
          <w:rFonts w:ascii="Times New Roman" w:eastAsia="Times New Roman" w:hAnsi="Times New Roman" w:cs="Times New Roman"/>
          <w:kern w:val="0"/>
          <w:sz w:val="24"/>
          <w:szCs w:val="24"/>
          <w:lang w:val="en-GB" w:eastAsia="en-GB"/>
          <w14:ligatures w14:val="none"/>
        </w:rPr>
        <w:t xml:space="preserve"> </w:t>
      </w:r>
      <w:r w:rsidR="00F367B1" w:rsidRPr="00FC00F3">
        <w:rPr>
          <w:rFonts w:ascii="Times New Roman" w:eastAsia="Times New Roman" w:hAnsi="Times New Roman" w:cs="Times New Roman"/>
          <w:kern w:val="0"/>
          <w:sz w:val="24"/>
          <w:szCs w:val="24"/>
          <w:lang w:val="en-GB" w:eastAsia="en-GB"/>
          <w14:ligatures w14:val="none"/>
        </w:rPr>
        <w:t>from T</w:t>
      </w:r>
      <w:r w:rsidR="00C30A6F" w:rsidRPr="00FC00F3">
        <w:rPr>
          <w:rFonts w:ascii="Times New Roman" w:eastAsia="Times New Roman" w:hAnsi="Times New Roman" w:cs="Times New Roman"/>
          <w:kern w:val="0"/>
          <w:sz w:val="24"/>
          <w:szCs w:val="24"/>
          <w:lang w:val="en-GB" w:eastAsia="en-GB"/>
          <w14:ligatures w14:val="none"/>
        </w:rPr>
        <w:t>1</w:t>
      </w:r>
      <w:r w:rsidR="00F367B1" w:rsidRPr="00FC00F3">
        <w:rPr>
          <w:rFonts w:ascii="Times New Roman" w:eastAsia="Times New Roman" w:hAnsi="Times New Roman" w:cs="Times New Roman"/>
          <w:kern w:val="0"/>
          <w:sz w:val="24"/>
          <w:szCs w:val="24"/>
          <w:lang w:val="en-GB" w:eastAsia="en-GB"/>
          <w14:ligatures w14:val="none"/>
        </w:rPr>
        <w:t xml:space="preserve"> to T3</w:t>
      </w:r>
      <w:r w:rsidR="00C953BE" w:rsidRPr="00FC00F3">
        <w:rPr>
          <w:rFonts w:ascii="Times New Roman" w:eastAsia="Times New Roman" w:hAnsi="Times New Roman" w:cs="Times New Roman"/>
          <w:kern w:val="0"/>
          <w:sz w:val="24"/>
          <w:szCs w:val="24"/>
          <w:lang w:val="en-GB" w:eastAsia="en-GB"/>
          <w14:ligatures w14:val="none"/>
        </w:rPr>
        <w:t xml:space="preserve"> [PCIT</w:t>
      </w:r>
      <w:r w:rsidR="00196DA0" w:rsidRPr="00FC00F3">
        <w:rPr>
          <w:rFonts w:ascii="Times New Roman" w:eastAsia="Times New Roman" w:hAnsi="Times New Roman" w:cs="Times New Roman"/>
          <w:kern w:val="0"/>
          <w:sz w:val="24"/>
          <w:szCs w:val="24"/>
          <w:lang w:val="en-GB" w:eastAsia="en-GB"/>
          <w14:ligatures w14:val="none"/>
        </w:rPr>
        <w:t xml:space="preserve">-T </w:t>
      </w:r>
      <w:r w:rsidR="00C953BE" w:rsidRPr="00FC00F3">
        <w:rPr>
          <w:rFonts w:ascii="Times New Roman" w:eastAsia="Times New Roman" w:hAnsi="Times New Roman" w:cs="Times New Roman"/>
          <w:kern w:val="0"/>
          <w:sz w:val="24"/>
          <w:szCs w:val="24"/>
          <w:lang w:val="en-GB" w:eastAsia="en-GB"/>
          <w14:ligatures w14:val="none"/>
        </w:rPr>
        <w:t>&gt; COS-P] w</w:t>
      </w:r>
      <w:r w:rsidR="00F367B1" w:rsidRPr="00FC00F3">
        <w:rPr>
          <w:rFonts w:ascii="Times New Roman" w:eastAsia="Times New Roman" w:hAnsi="Times New Roman" w:cs="Times New Roman"/>
          <w:kern w:val="0"/>
          <w:sz w:val="24"/>
          <w:szCs w:val="24"/>
          <w:lang w:val="en-GB" w:eastAsia="en-GB"/>
          <w14:ligatures w14:val="none"/>
        </w:rPr>
        <w:t>ere</w:t>
      </w:r>
      <w:r w:rsidR="00C953BE" w:rsidRPr="00FC00F3">
        <w:rPr>
          <w:rFonts w:ascii="Times New Roman" w:eastAsia="Times New Roman" w:hAnsi="Times New Roman" w:cs="Times New Roman"/>
          <w:kern w:val="0"/>
          <w:sz w:val="24"/>
          <w:szCs w:val="24"/>
          <w:lang w:val="en-GB" w:eastAsia="en-GB"/>
          <w14:ligatures w14:val="none"/>
        </w:rPr>
        <w:t xml:space="preserve"> not supported</w:t>
      </w:r>
      <w:r w:rsidR="00A11B11"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kern w:val="0"/>
          <w:sz w:val="24"/>
          <w:szCs w:val="24"/>
          <w:lang w:val="en-GB" w:eastAsia="en-GB"/>
          <w14:ligatures w14:val="none"/>
        </w:rPr>
        <w:t xml:space="preserve">T1 to T2: </w:t>
      </w:r>
      <w:r w:rsidR="005A4D26" w:rsidRPr="00FC00F3">
        <w:rPr>
          <w:rFonts w:ascii="Times New Roman" w:eastAsia="Times New Roman" w:hAnsi="Times New Roman" w:cs="Times New Roman"/>
          <w:i/>
          <w:iCs/>
          <w:kern w:val="0"/>
          <w:sz w:val="24"/>
          <w:szCs w:val="24"/>
          <w:lang w:val="en-GB" w:eastAsia="en-GB"/>
          <w14:ligatures w14:val="none"/>
        </w:rPr>
        <w:t>F</w:t>
      </w:r>
      <w:r w:rsidR="005A4D26" w:rsidRPr="00FC00F3">
        <w:rPr>
          <w:rFonts w:ascii="Times New Roman" w:eastAsia="Times New Roman" w:hAnsi="Times New Roman" w:cs="Times New Roman"/>
          <w:kern w:val="0"/>
          <w:sz w:val="24"/>
          <w:szCs w:val="24"/>
          <w:lang w:val="en-GB" w:eastAsia="en-GB"/>
          <w14:ligatures w14:val="none"/>
        </w:rPr>
        <w:t xml:space="preserve"> (2,</w:t>
      </w:r>
      <w:r w:rsidR="00C30A6F" w:rsidRPr="00FC00F3">
        <w:rPr>
          <w:rFonts w:ascii="Times New Roman" w:eastAsia="Times New Roman" w:hAnsi="Times New Roman" w:cs="Times New Roman"/>
          <w:kern w:val="0"/>
          <w:sz w:val="24"/>
          <w:szCs w:val="24"/>
          <w:lang w:val="en-GB" w:eastAsia="en-GB"/>
          <w14:ligatures w14:val="none"/>
        </w:rPr>
        <w:t>155</w:t>
      </w:r>
      <w:r w:rsidR="005A4D26" w:rsidRPr="00FC00F3">
        <w:rPr>
          <w:rFonts w:ascii="Times New Roman" w:eastAsia="Times New Roman" w:hAnsi="Times New Roman" w:cs="Times New Roman"/>
          <w:kern w:val="0"/>
          <w:sz w:val="24"/>
          <w:szCs w:val="24"/>
          <w:lang w:val="en-GB" w:eastAsia="en-GB"/>
          <w14:ligatures w14:val="none"/>
        </w:rPr>
        <w:t xml:space="preserve">) = </w:t>
      </w:r>
      <w:r w:rsidR="00C30A6F" w:rsidRPr="00FC00F3">
        <w:rPr>
          <w:rFonts w:ascii="Times New Roman" w:eastAsia="Times New Roman" w:hAnsi="Times New Roman" w:cs="Times New Roman"/>
          <w:kern w:val="0"/>
          <w:sz w:val="24"/>
          <w:szCs w:val="24"/>
          <w:lang w:val="en-GB" w:eastAsia="en-GB"/>
          <w14:ligatures w14:val="none"/>
        </w:rPr>
        <w:t>2.52</w:t>
      </w:r>
      <w:r w:rsidR="005A4D26"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kern w:val="0"/>
          <w:sz w:val="24"/>
          <w:szCs w:val="24"/>
          <w:lang w:val="en-GB" w:eastAsia="en-GB"/>
          <w14:ligatures w14:val="none"/>
        </w:rPr>
        <w:t xml:space="preserve"> =</w:t>
      </w:r>
      <w:r w:rsidR="00C30A6F" w:rsidRPr="00FC00F3">
        <w:rPr>
          <w:rFonts w:ascii="Times New Roman" w:eastAsia="Times New Roman" w:hAnsi="Times New Roman" w:cs="Times New Roman"/>
          <w:kern w:val="0"/>
          <w:sz w:val="24"/>
          <w:szCs w:val="24"/>
          <w:lang w:val="en-GB" w:eastAsia="en-GB"/>
          <w14:ligatures w14:val="none"/>
        </w:rPr>
        <w:t>.08</w:t>
      </w:r>
      <w:r w:rsidR="005A4D26" w:rsidRPr="00FC00F3">
        <w:rPr>
          <w:rFonts w:ascii="Times New Roman" w:eastAsia="Times New Roman" w:hAnsi="Times New Roman" w:cs="Times New Roman"/>
          <w:kern w:val="0"/>
          <w:sz w:val="24"/>
          <w:szCs w:val="24"/>
          <w:lang w:val="en-GB" w:eastAsia="en-GB"/>
          <w14:ligatures w14:val="none"/>
        </w:rPr>
        <w:t xml:space="preserve">; T1 to T3: </w:t>
      </w:r>
      <w:r w:rsidR="005A4D26" w:rsidRPr="00FC00F3">
        <w:rPr>
          <w:rFonts w:ascii="Times New Roman" w:eastAsia="Times New Roman" w:hAnsi="Times New Roman" w:cs="Times New Roman"/>
          <w:i/>
          <w:iCs/>
          <w:kern w:val="0"/>
          <w:sz w:val="24"/>
          <w:szCs w:val="24"/>
          <w:lang w:val="en-GB" w:eastAsia="en-GB"/>
          <w14:ligatures w14:val="none"/>
        </w:rPr>
        <w:t>F</w:t>
      </w:r>
      <w:r w:rsidR="005A4D26" w:rsidRPr="00FC00F3">
        <w:rPr>
          <w:rFonts w:ascii="Times New Roman" w:eastAsia="Times New Roman" w:hAnsi="Times New Roman" w:cs="Times New Roman"/>
          <w:kern w:val="0"/>
          <w:sz w:val="24"/>
          <w:szCs w:val="24"/>
          <w:lang w:val="en-GB" w:eastAsia="en-GB"/>
          <w14:ligatures w14:val="none"/>
        </w:rPr>
        <w:t xml:space="preserve"> (1,</w:t>
      </w:r>
      <w:r w:rsidR="00F61116" w:rsidRPr="00FC00F3">
        <w:rPr>
          <w:rFonts w:ascii="Times New Roman" w:eastAsia="Times New Roman" w:hAnsi="Times New Roman" w:cs="Times New Roman"/>
          <w:kern w:val="0"/>
          <w:sz w:val="24"/>
          <w:szCs w:val="24"/>
          <w:lang w:val="en-GB" w:eastAsia="en-GB"/>
          <w14:ligatures w14:val="none"/>
        </w:rPr>
        <w:t xml:space="preserve"> 155</w:t>
      </w:r>
      <w:r w:rsidR="005A4D26" w:rsidRPr="00FC00F3">
        <w:rPr>
          <w:rFonts w:ascii="Times New Roman" w:eastAsia="Times New Roman" w:hAnsi="Times New Roman" w:cs="Times New Roman"/>
          <w:kern w:val="0"/>
          <w:sz w:val="24"/>
          <w:szCs w:val="24"/>
          <w:lang w:val="en-GB" w:eastAsia="en-GB"/>
          <w14:ligatures w14:val="none"/>
        </w:rPr>
        <w:t xml:space="preserve">) = </w:t>
      </w:r>
      <w:r w:rsidR="00F61116" w:rsidRPr="00FC00F3">
        <w:rPr>
          <w:rFonts w:ascii="Times New Roman" w:eastAsia="Times New Roman" w:hAnsi="Times New Roman" w:cs="Times New Roman"/>
          <w:kern w:val="0"/>
          <w:sz w:val="24"/>
          <w:szCs w:val="24"/>
          <w:lang w:val="en-GB" w:eastAsia="en-GB"/>
          <w14:ligatures w14:val="none"/>
        </w:rPr>
        <w:t>.27</w:t>
      </w:r>
      <w:r w:rsidR="005A4D26" w:rsidRPr="00FC00F3">
        <w:rPr>
          <w:rFonts w:ascii="Times New Roman" w:eastAsia="Times New Roman" w:hAnsi="Times New Roman" w:cs="Times New Roman"/>
          <w:kern w:val="0"/>
          <w:sz w:val="24"/>
          <w:szCs w:val="24"/>
          <w:lang w:val="en-GB" w:eastAsia="en-GB"/>
          <w14:ligatures w14:val="none"/>
        </w:rPr>
        <w:t xml:space="preserve">, </w:t>
      </w:r>
      <w:r w:rsidR="005A4D26" w:rsidRPr="00FC00F3">
        <w:rPr>
          <w:rFonts w:ascii="Times New Roman" w:eastAsia="Times New Roman" w:hAnsi="Times New Roman" w:cs="Times New Roman"/>
          <w:i/>
          <w:iCs/>
          <w:kern w:val="0"/>
          <w:sz w:val="24"/>
          <w:szCs w:val="24"/>
          <w:lang w:val="en-GB" w:eastAsia="en-GB"/>
          <w14:ligatures w14:val="none"/>
        </w:rPr>
        <w:t>p</w:t>
      </w:r>
      <w:r w:rsidR="005A4D26"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 xml:space="preserve"> .604</w:t>
      </w:r>
      <w:r w:rsidR="00C953BE" w:rsidRPr="00FC00F3">
        <w:rPr>
          <w:rFonts w:ascii="Times New Roman" w:eastAsia="Times New Roman" w:hAnsi="Times New Roman" w:cs="Times New Roman"/>
          <w:kern w:val="0"/>
          <w:sz w:val="24"/>
          <w:szCs w:val="24"/>
          <w:lang w:val="en-GB" w:eastAsia="en-GB"/>
          <w14:ligatures w14:val="none"/>
        </w:rPr>
        <w:t>.</w:t>
      </w:r>
    </w:p>
    <w:bookmarkEnd w:id="110"/>
    <w:p w14:paraId="6D9739FC" w14:textId="2C00E833" w:rsidR="003748CE" w:rsidRPr="00FC00F3" w:rsidRDefault="004D23FC"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hAnsi="Times New Roman" w:cs="Times New Roman"/>
          <w:b/>
          <w:bCs/>
          <w:color w:val="000000"/>
          <w:kern w:val="0"/>
          <w:sz w:val="24"/>
          <w:szCs w:val="24"/>
          <w14:ligatures w14:val="none"/>
        </w:rPr>
        <w:t xml:space="preserve">Parental emotion regulation. </w:t>
      </w:r>
      <w:bookmarkStart w:id="111" w:name="_Hlk162930331"/>
      <w:r w:rsidRPr="00FC00F3">
        <w:rPr>
          <w:rFonts w:ascii="Times New Roman" w:hAnsi="Times New Roman" w:cs="Times New Roman"/>
          <w:color w:val="000000"/>
          <w:kern w:val="0"/>
          <w:sz w:val="24"/>
          <w:szCs w:val="24"/>
          <w14:ligatures w14:val="none"/>
        </w:rPr>
        <w:t xml:space="preserve">For parental emotional regulation </w:t>
      </w:r>
      <w:r w:rsidR="005C4137" w:rsidRPr="00FC00F3">
        <w:rPr>
          <w:rFonts w:ascii="Times New Roman" w:hAnsi="Times New Roman" w:cs="Times New Roman"/>
          <w:color w:val="000000"/>
          <w:kern w:val="0"/>
          <w:sz w:val="24"/>
          <w:szCs w:val="24"/>
          <w14:ligatures w14:val="none"/>
        </w:rPr>
        <w:t xml:space="preserve">difficulties </w:t>
      </w:r>
      <w:r w:rsidRPr="00FC00F3">
        <w:rPr>
          <w:rFonts w:ascii="Times New Roman" w:hAnsi="Times New Roman" w:cs="Times New Roman"/>
          <w:color w:val="000000"/>
          <w:kern w:val="0"/>
          <w:sz w:val="24"/>
          <w:szCs w:val="24"/>
          <w14:ligatures w14:val="none"/>
        </w:rPr>
        <w:t>assessed using the DERS,</w:t>
      </w:r>
      <w:r w:rsidR="00901414" w:rsidRPr="00FC00F3">
        <w:rPr>
          <w:rFonts w:ascii="Times New Roman" w:eastAsia="Times New Roman" w:hAnsi="Times New Roman" w:cs="Times New Roman"/>
          <w:kern w:val="0"/>
          <w:sz w:val="24"/>
          <w:szCs w:val="24"/>
          <w:lang w:val="en-GB" w:eastAsia="en-GB"/>
          <w14:ligatures w14:val="none"/>
        </w:rPr>
        <w:t xml:space="preserve"> no significant effects were identified for group (</w:t>
      </w:r>
      <w:r w:rsidR="00901414" w:rsidRPr="00FC00F3">
        <w:rPr>
          <w:rFonts w:ascii="Times New Roman" w:eastAsia="Times New Roman" w:hAnsi="Times New Roman" w:cs="Times New Roman"/>
          <w:i/>
          <w:iCs/>
          <w:kern w:val="0"/>
          <w:sz w:val="24"/>
          <w:szCs w:val="24"/>
          <w:lang w:val="en-GB" w:eastAsia="en-GB"/>
          <w14:ligatures w14:val="none"/>
        </w:rPr>
        <w:t>p</w:t>
      </w:r>
      <w:r w:rsidR="0008017E" w:rsidRPr="00FC00F3">
        <w:rPr>
          <w:rFonts w:ascii="Times New Roman" w:eastAsia="Times New Roman" w:hAnsi="Times New Roman" w:cs="Times New Roman"/>
          <w:i/>
          <w:iCs/>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08017E"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.33) or time (</w:t>
      </w:r>
      <w:r w:rsidR="00901414" w:rsidRPr="00FC00F3">
        <w:rPr>
          <w:rFonts w:ascii="Times New Roman" w:eastAsia="Times New Roman" w:hAnsi="Times New Roman" w:cs="Times New Roman"/>
          <w:i/>
          <w:iCs/>
          <w:kern w:val="0"/>
          <w:sz w:val="24"/>
          <w:szCs w:val="24"/>
          <w:lang w:val="en-GB" w:eastAsia="en-GB"/>
          <w14:ligatures w14:val="none"/>
        </w:rPr>
        <w:t>p</w:t>
      </w:r>
      <w:r w:rsidR="0008017E" w:rsidRPr="00FC00F3">
        <w:rPr>
          <w:rFonts w:ascii="Times New Roman" w:eastAsia="Times New Roman" w:hAnsi="Times New Roman" w:cs="Times New Roman"/>
          <w:i/>
          <w:iCs/>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08017E"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 xml:space="preserve">.26), or </w:t>
      </w:r>
      <w:r w:rsidR="00901414" w:rsidRPr="00FC00F3">
        <w:rPr>
          <w:rFonts w:ascii="Times New Roman" w:eastAsia="Times New Roman" w:hAnsi="Times New Roman" w:cs="Times New Roman"/>
          <w:kern w:val="0"/>
          <w:sz w:val="24"/>
          <w:szCs w:val="24"/>
          <w:lang w:val="en-GB" w:eastAsia="en-GB"/>
          <w14:ligatures w14:val="none"/>
        </w:rPr>
        <w:lastRenderedPageBreak/>
        <w:t>group x time (</w:t>
      </w:r>
      <w:r w:rsidR="00901414" w:rsidRPr="00FC00F3">
        <w:rPr>
          <w:rFonts w:ascii="Times New Roman" w:eastAsia="Times New Roman" w:hAnsi="Times New Roman" w:cs="Times New Roman"/>
          <w:i/>
          <w:iCs/>
          <w:kern w:val="0"/>
          <w:sz w:val="24"/>
          <w:szCs w:val="24"/>
          <w:lang w:val="en-GB" w:eastAsia="en-GB"/>
          <w14:ligatures w14:val="none"/>
        </w:rPr>
        <w:t>p</w:t>
      </w:r>
      <w:r w:rsidR="0008017E" w:rsidRPr="00FC00F3">
        <w:rPr>
          <w:rFonts w:ascii="Times New Roman" w:eastAsia="Times New Roman" w:hAnsi="Times New Roman" w:cs="Times New Roman"/>
          <w:i/>
          <w:iCs/>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08017E"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 xml:space="preserve">.18). </w:t>
      </w:r>
      <w:r w:rsidR="00631383" w:rsidRPr="00FC00F3">
        <w:rPr>
          <w:rFonts w:ascii="Times New Roman" w:eastAsia="Times New Roman" w:hAnsi="Times New Roman" w:cs="Times New Roman"/>
          <w:kern w:val="0"/>
          <w:sz w:val="24"/>
          <w:szCs w:val="24"/>
          <w:lang w:val="en-GB" w:eastAsia="en-GB"/>
          <w14:ligatures w14:val="none"/>
        </w:rPr>
        <w:t>Planned comparisons</w:t>
      </w:r>
      <w:r w:rsidR="00901414" w:rsidRPr="00FC00F3">
        <w:rPr>
          <w:rFonts w:ascii="Times New Roman" w:eastAsia="Times New Roman" w:hAnsi="Times New Roman" w:cs="Times New Roman"/>
          <w:kern w:val="0"/>
          <w:sz w:val="24"/>
          <w:szCs w:val="24"/>
          <w:lang w:val="en-GB" w:eastAsia="en-GB"/>
          <w14:ligatures w14:val="none"/>
        </w:rPr>
        <w:t xml:space="preserve"> revealed no significant between group-differences at T1, T2 or T3 (</w:t>
      </w:r>
      <w:proofErr w:type="spellStart"/>
      <w:r w:rsidR="00901414" w:rsidRPr="00FC00F3">
        <w:rPr>
          <w:rFonts w:ascii="Times New Roman" w:eastAsia="Times New Roman" w:hAnsi="Times New Roman" w:cs="Times New Roman"/>
          <w:i/>
          <w:iCs/>
          <w:kern w:val="0"/>
          <w:sz w:val="24"/>
          <w:szCs w:val="24"/>
          <w:lang w:val="en-GB" w:eastAsia="en-GB"/>
          <w14:ligatures w14:val="none"/>
        </w:rPr>
        <w:t>p</w:t>
      </w:r>
      <w:r w:rsidR="00901414" w:rsidRPr="00FC00F3">
        <w:rPr>
          <w:rFonts w:ascii="Times New Roman" w:eastAsia="Times New Roman" w:hAnsi="Times New Roman" w:cs="Times New Roman"/>
          <w:kern w:val="0"/>
          <w:sz w:val="24"/>
          <w:szCs w:val="24"/>
          <w:lang w:val="en-GB" w:eastAsia="en-GB"/>
          <w14:ligatures w14:val="none"/>
        </w:rPr>
        <w:t>s</w:t>
      </w:r>
      <w:proofErr w:type="spellEnd"/>
      <w:r w:rsidR="00901414" w:rsidRPr="00FC00F3">
        <w:rPr>
          <w:rFonts w:ascii="Times New Roman" w:eastAsia="Times New Roman" w:hAnsi="Times New Roman" w:cs="Times New Roman"/>
          <w:kern w:val="0"/>
          <w:sz w:val="24"/>
          <w:szCs w:val="24"/>
          <w:lang w:val="en-GB" w:eastAsia="en-GB"/>
          <w14:ligatures w14:val="none"/>
        </w:rPr>
        <w:t xml:space="preserve"> &gt; .05) and no significant within-group changes for any group (</w:t>
      </w:r>
      <w:proofErr w:type="spellStart"/>
      <w:r w:rsidR="00901414" w:rsidRPr="00FC00F3">
        <w:rPr>
          <w:rFonts w:ascii="Times New Roman" w:eastAsia="Times New Roman" w:hAnsi="Times New Roman" w:cs="Times New Roman"/>
          <w:i/>
          <w:iCs/>
          <w:kern w:val="0"/>
          <w:sz w:val="24"/>
          <w:szCs w:val="24"/>
          <w:lang w:val="en-GB" w:eastAsia="en-GB"/>
          <w14:ligatures w14:val="none"/>
        </w:rPr>
        <w:t>p</w:t>
      </w:r>
      <w:r w:rsidR="00901414" w:rsidRPr="00FC00F3">
        <w:rPr>
          <w:rFonts w:ascii="Times New Roman" w:eastAsia="Times New Roman" w:hAnsi="Times New Roman" w:cs="Times New Roman"/>
          <w:kern w:val="0"/>
          <w:sz w:val="24"/>
          <w:szCs w:val="24"/>
          <w:lang w:val="en-GB" w:eastAsia="en-GB"/>
          <w14:ligatures w14:val="none"/>
        </w:rPr>
        <w:t>s</w:t>
      </w:r>
      <w:proofErr w:type="spellEnd"/>
      <w:r w:rsidR="00901414" w:rsidRPr="00FC00F3">
        <w:rPr>
          <w:rFonts w:ascii="Times New Roman" w:eastAsia="Times New Roman" w:hAnsi="Times New Roman" w:cs="Times New Roman"/>
          <w:kern w:val="0"/>
          <w:sz w:val="24"/>
          <w:szCs w:val="24"/>
          <w:lang w:val="en-GB" w:eastAsia="en-GB"/>
          <w14:ligatures w14:val="none"/>
        </w:rPr>
        <w:t xml:space="preserve"> &gt; .05). </w:t>
      </w:r>
      <w:r w:rsidR="0008017E" w:rsidRPr="00FC00F3">
        <w:rPr>
          <w:rFonts w:ascii="Times New Roman" w:eastAsia="Times New Roman" w:hAnsi="Times New Roman" w:cs="Times New Roman"/>
          <w:kern w:val="0"/>
          <w:sz w:val="24"/>
          <w:szCs w:val="24"/>
          <w:lang w:val="en-GB" w:eastAsia="en-GB"/>
          <w14:ligatures w14:val="none"/>
        </w:rPr>
        <w:t xml:space="preserve">In terms of the hypothesis that there would be a gradient effect in terms the degree of change from T1 to T2 [PCIT-T &gt; COS-P &gt; WL], while </w:t>
      </w:r>
      <w:r w:rsidR="00F365D8" w:rsidRPr="00FC00F3">
        <w:rPr>
          <w:rFonts w:ascii="Times New Roman" w:eastAsia="Times New Roman" w:hAnsi="Times New Roman" w:cs="Times New Roman"/>
          <w:kern w:val="0"/>
          <w:sz w:val="24"/>
          <w:szCs w:val="24"/>
          <w:lang w:val="en-GB" w:eastAsia="en-GB"/>
          <w14:ligatures w14:val="none"/>
        </w:rPr>
        <w:t>the global test was significant</w:t>
      </w:r>
      <w:r w:rsidR="0008017E" w:rsidRPr="00FC00F3">
        <w:rPr>
          <w:rFonts w:ascii="Times New Roman" w:eastAsia="Times New Roman" w:hAnsi="Times New Roman" w:cs="Times New Roman"/>
          <w:kern w:val="0"/>
          <w:sz w:val="24"/>
          <w:szCs w:val="24"/>
          <w:lang w:val="en-GB" w:eastAsia="en-GB"/>
          <w14:ligatures w14:val="none"/>
        </w:rPr>
        <w:t xml:space="preserve">, </w:t>
      </w:r>
      <w:r w:rsidR="0008017E" w:rsidRPr="00FC00F3">
        <w:rPr>
          <w:rFonts w:ascii="Times New Roman" w:eastAsia="Times New Roman" w:hAnsi="Times New Roman" w:cs="Times New Roman"/>
          <w:i/>
          <w:iCs/>
          <w:kern w:val="0"/>
          <w:sz w:val="24"/>
          <w:szCs w:val="24"/>
          <w:lang w:val="en-GB" w:eastAsia="en-GB"/>
          <w14:ligatures w14:val="none"/>
        </w:rPr>
        <w:t>F</w:t>
      </w:r>
      <w:r w:rsidR="0008017E" w:rsidRPr="00FC00F3">
        <w:rPr>
          <w:rFonts w:ascii="Times New Roman" w:eastAsia="Times New Roman" w:hAnsi="Times New Roman" w:cs="Times New Roman"/>
          <w:kern w:val="0"/>
          <w:sz w:val="24"/>
          <w:szCs w:val="24"/>
          <w:lang w:val="en-GB" w:eastAsia="en-GB"/>
          <w14:ligatures w14:val="none"/>
        </w:rPr>
        <w:t xml:space="preserve"> (2,</w:t>
      </w:r>
      <w:r w:rsidR="00D75CC2" w:rsidRPr="00FC00F3">
        <w:rPr>
          <w:rFonts w:ascii="Times New Roman" w:eastAsia="Times New Roman" w:hAnsi="Times New Roman" w:cs="Times New Roman"/>
          <w:kern w:val="0"/>
          <w:sz w:val="24"/>
          <w:szCs w:val="24"/>
          <w:lang w:val="en-GB" w:eastAsia="en-GB"/>
          <w14:ligatures w14:val="none"/>
        </w:rPr>
        <w:t>155</w:t>
      </w:r>
      <w:r w:rsidR="0008017E" w:rsidRPr="00FC00F3">
        <w:rPr>
          <w:rFonts w:ascii="Times New Roman" w:eastAsia="Times New Roman" w:hAnsi="Times New Roman" w:cs="Times New Roman"/>
          <w:kern w:val="0"/>
          <w:sz w:val="24"/>
          <w:szCs w:val="24"/>
          <w:lang w:val="en-GB" w:eastAsia="en-GB"/>
          <w14:ligatures w14:val="none"/>
        </w:rPr>
        <w:t xml:space="preserve">) = </w:t>
      </w:r>
      <w:r w:rsidR="00D75CC2" w:rsidRPr="00FC00F3">
        <w:rPr>
          <w:rFonts w:ascii="Times New Roman" w:eastAsia="Times New Roman" w:hAnsi="Times New Roman" w:cs="Times New Roman"/>
          <w:kern w:val="0"/>
          <w:sz w:val="24"/>
          <w:szCs w:val="24"/>
          <w:lang w:val="en-GB" w:eastAsia="en-GB"/>
          <w14:ligatures w14:val="none"/>
        </w:rPr>
        <w:t>3.58</w:t>
      </w:r>
      <w:r w:rsidR="0008017E" w:rsidRPr="00FC00F3">
        <w:rPr>
          <w:rFonts w:ascii="Times New Roman" w:eastAsia="Times New Roman" w:hAnsi="Times New Roman" w:cs="Times New Roman"/>
          <w:kern w:val="0"/>
          <w:sz w:val="24"/>
          <w:szCs w:val="24"/>
          <w:lang w:val="en-GB" w:eastAsia="en-GB"/>
          <w14:ligatures w14:val="none"/>
        </w:rPr>
        <w:t xml:space="preserve">, </w:t>
      </w:r>
      <w:r w:rsidR="0008017E" w:rsidRPr="00FC00F3">
        <w:rPr>
          <w:rFonts w:ascii="Times New Roman" w:eastAsia="Times New Roman" w:hAnsi="Times New Roman" w:cs="Times New Roman"/>
          <w:i/>
          <w:iCs/>
          <w:kern w:val="0"/>
          <w:sz w:val="24"/>
          <w:szCs w:val="24"/>
          <w:lang w:val="en-GB" w:eastAsia="en-GB"/>
          <w14:ligatures w14:val="none"/>
        </w:rPr>
        <w:t>p</w:t>
      </w:r>
      <w:r w:rsidR="0008017E" w:rsidRPr="00FC00F3">
        <w:rPr>
          <w:rFonts w:ascii="Times New Roman" w:eastAsia="Times New Roman" w:hAnsi="Times New Roman" w:cs="Times New Roman"/>
          <w:kern w:val="0"/>
          <w:sz w:val="24"/>
          <w:szCs w:val="24"/>
          <w:lang w:val="en-GB" w:eastAsia="en-GB"/>
          <w14:ligatures w14:val="none"/>
        </w:rPr>
        <w:t xml:space="preserve"> </w:t>
      </w:r>
      <w:r w:rsidR="00D75CC2" w:rsidRPr="00FC00F3">
        <w:rPr>
          <w:rFonts w:ascii="Times New Roman" w:eastAsia="Times New Roman" w:hAnsi="Times New Roman" w:cs="Times New Roman"/>
          <w:kern w:val="0"/>
          <w:sz w:val="24"/>
          <w:szCs w:val="24"/>
          <w:lang w:val="en-GB" w:eastAsia="en-GB"/>
          <w14:ligatures w14:val="none"/>
        </w:rPr>
        <w:t>&lt; .05</w:t>
      </w:r>
      <w:r w:rsidR="0008017E" w:rsidRPr="00FC00F3">
        <w:rPr>
          <w:rFonts w:ascii="Times New Roman" w:eastAsia="Times New Roman" w:hAnsi="Times New Roman" w:cs="Times New Roman"/>
          <w:kern w:val="0"/>
          <w:sz w:val="24"/>
          <w:szCs w:val="24"/>
          <w:lang w:val="en-GB" w:eastAsia="en-GB"/>
          <w14:ligatures w14:val="none"/>
        </w:rPr>
        <w:t>, the hypothesis</w:t>
      </w:r>
      <w:r w:rsidR="00901414" w:rsidRPr="00FC00F3">
        <w:rPr>
          <w:rFonts w:ascii="Times New Roman" w:eastAsia="Times New Roman" w:hAnsi="Times New Roman" w:cs="Times New Roman"/>
          <w:kern w:val="0"/>
          <w:sz w:val="24"/>
          <w:szCs w:val="24"/>
          <w:lang w:val="en-GB" w:eastAsia="en-GB"/>
          <w14:ligatures w14:val="none"/>
        </w:rPr>
        <w:t xml:space="preserve"> </w:t>
      </w:r>
      <w:r w:rsidR="0008017E" w:rsidRPr="00FC00F3">
        <w:rPr>
          <w:rFonts w:ascii="Times New Roman" w:eastAsia="Times New Roman" w:hAnsi="Times New Roman" w:cs="Times New Roman"/>
          <w:kern w:val="0"/>
          <w:sz w:val="24"/>
          <w:szCs w:val="24"/>
          <w:lang w:val="en-GB" w:eastAsia="en-GB"/>
          <w14:ligatures w14:val="none"/>
        </w:rPr>
        <w:t>was not supported because the order of magnitude was not met</w:t>
      </w:r>
      <w:r w:rsidR="003748CE" w:rsidRPr="00FC00F3">
        <w:rPr>
          <w:rFonts w:ascii="Times New Roman" w:eastAsia="Times New Roman" w:hAnsi="Times New Roman" w:cs="Times New Roman"/>
          <w:kern w:val="0"/>
          <w:sz w:val="24"/>
          <w:szCs w:val="24"/>
          <w:lang w:val="en-GB" w:eastAsia="en-GB"/>
          <w14:ligatures w14:val="none"/>
        </w:rPr>
        <w:t xml:space="preserve"> [</w:t>
      </w:r>
      <w:r w:rsidR="000955FF" w:rsidRPr="00FC00F3">
        <w:rPr>
          <w:rFonts w:ascii="Times New Roman" w:eastAsia="Times New Roman" w:hAnsi="Times New Roman" w:cs="Times New Roman"/>
          <w:kern w:val="0"/>
          <w:sz w:val="24"/>
          <w:szCs w:val="24"/>
          <w:lang w:val="en-GB" w:eastAsia="en-GB"/>
          <w14:ligatures w14:val="none"/>
        </w:rPr>
        <w:t xml:space="preserve">order of change = </w:t>
      </w:r>
      <w:r w:rsidR="003748CE" w:rsidRPr="00FC00F3">
        <w:rPr>
          <w:rFonts w:ascii="Times New Roman" w:eastAsia="Times New Roman" w:hAnsi="Times New Roman" w:cs="Times New Roman"/>
          <w:kern w:val="0"/>
          <w:sz w:val="24"/>
          <w:szCs w:val="24"/>
          <w:lang w:val="en-GB" w:eastAsia="en-GB"/>
          <w14:ligatures w14:val="none"/>
        </w:rPr>
        <w:t>PCIT-T &gt; WL &gt; COS-P]</w:t>
      </w:r>
      <w:r w:rsidR="0008017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kern w:val="0"/>
          <w:sz w:val="24"/>
          <w:szCs w:val="24"/>
          <w:lang w:val="en-GB" w:eastAsia="en-GB"/>
          <w14:ligatures w14:val="none"/>
        </w:rPr>
        <w:t>The hypothesis of a gradient effect in terms of gains from T1 to T3 [PCIT</w:t>
      </w:r>
      <w:r w:rsidR="00023A93" w:rsidRPr="00FC00F3">
        <w:rPr>
          <w:rFonts w:ascii="Times New Roman" w:eastAsia="Times New Roman" w:hAnsi="Times New Roman" w:cs="Times New Roman"/>
          <w:kern w:val="0"/>
          <w:sz w:val="24"/>
          <w:szCs w:val="24"/>
          <w:lang w:val="en-GB" w:eastAsia="en-GB"/>
          <w14:ligatures w14:val="none"/>
        </w:rPr>
        <w:t xml:space="preserve">-T </w:t>
      </w:r>
      <w:r w:rsidR="003748CE" w:rsidRPr="00FC00F3">
        <w:rPr>
          <w:rFonts w:ascii="Times New Roman" w:eastAsia="Times New Roman" w:hAnsi="Times New Roman" w:cs="Times New Roman"/>
          <w:kern w:val="0"/>
          <w:sz w:val="24"/>
          <w:szCs w:val="24"/>
          <w:lang w:val="en-GB" w:eastAsia="en-GB"/>
          <w14:ligatures w14:val="none"/>
        </w:rPr>
        <w:t xml:space="preserve">&gt; COS-P] was </w:t>
      </w:r>
      <w:r w:rsidR="00F61116" w:rsidRPr="00FC00F3">
        <w:rPr>
          <w:rFonts w:ascii="Times New Roman" w:eastAsia="Times New Roman" w:hAnsi="Times New Roman" w:cs="Times New Roman"/>
          <w:kern w:val="0"/>
          <w:sz w:val="24"/>
          <w:szCs w:val="24"/>
          <w:lang w:val="en-GB" w:eastAsia="en-GB"/>
          <w14:ligatures w14:val="none"/>
        </w:rPr>
        <w:t>n</w:t>
      </w:r>
      <w:r w:rsidR="003748CE" w:rsidRPr="00FC00F3">
        <w:rPr>
          <w:rFonts w:ascii="Times New Roman" w:eastAsia="Times New Roman" w:hAnsi="Times New Roman" w:cs="Times New Roman"/>
          <w:kern w:val="0"/>
          <w:sz w:val="24"/>
          <w:szCs w:val="24"/>
          <w:lang w:val="en-GB" w:eastAsia="en-GB"/>
          <w14:ligatures w14:val="none"/>
        </w:rPr>
        <w:t>ot supported,</w:t>
      </w:r>
      <w:r w:rsidR="003748CE" w:rsidRPr="00FC00F3">
        <w:rPr>
          <w:rFonts w:ascii="Times New Roman" w:eastAsia="Times New Roman" w:hAnsi="Times New Roman" w:cs="Times New Roman"/>
          <w:i/>
          <w:iCs/>
          <w:kern w:val="0"/>
          <w:sz w:val="24"/>
          <w:szCs w:val="24"/>
          <w:lang w:val="en-GB" w:eastAsia="en-GB"/>
          <w14:ligatures w14:val="none"/>
        </w:rPr>
        <w:t xml:space="preserve"> F</w:t>
      </w:r>
      <w:r w:rsidR="003748CE" w:rsidRPr="00FC00F3">
        <w:rPr>
          <w:rFonts w:ascii="Times New Roman" w:eastAsia="Times New Roman" w:hAnsi="Times New Roman" w:cs="Times New Roman"/>
          <w:kern w:val="0"/>
          <w:sz w:val="24"/>
          <w:szCs w:val="24"/>
          <w:lang w:val="en-GB" w:eastAsia="en-GB"/>
          <w14:ligatures w14:val="none"/>
        </w:rPr>
        <w:t xml:space="preserve"> (1, </w:t>
      </w:r>
      <w:r w:rsidR="00F61116" w:rsidRPr="00FC00F3">
        <w:rPr>
          <w:rFonts w:ascii="Times New Roman" w:eastAsia="Times New Roman" w:hAnsi="Times New Roman" w:cs="Times New Roman"/>
          <w:kern w:val="0"/>
          <w:sz w:val="24"/>
          <w:szCs w:val="24"/>
          <w:lang w:val="en-GB" w:eastAsia="en-GB"/>
          <w14:ligatures w14:val="none"/>
        </w:rPr>
        <w:t>155</w:t>
      </w:r>
      <w:r w:rsidR="003748CE" w:rsidRPr="00FC00F3">
        <w:rPr>
          <w:rFonts w:ascii="Times New Roman" w:eastAsia="Times New Roman" w:hAnsi="Times New Roman" w:cs="Times New Roman"/>
          <w:kern w:val="0"/>
          <w:sz w:val="24"/>
          <w:szCs w:val="24"/>
          <w:lang w:val="en-GB" w:eastAsia="en-GB"/>
          <w14:ligatures w14:val="none"/>
        </w:rPr>
        <w:t xml:space="preserve">) = </w:t>
      </w:r>
      <w:r w:rsidR="00F61116" w:rsidRPr="00FC00F3">
        <w:rPr>
          <w:rFonts w:ascii="Times New Roman" w:eastAsia="Times New Roman" w:hAnsi="Times New Roman" w:cs="Times New Roman"/>
          <w:kern w:val="0"/>
          <w:sz w:val="24"/>
          <w:szCs w:val="24"/>
          <w:lang w:val="en-GB" w:eastAsia="en-GB"/>
          <w14:ligatures w14:val="none"/>
        </w:rPr>
        <w:t>.45</w:t>
      </w:r>
      <w:r w:rsidR="003748C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 xml:space="preserve"> .502</w:t>
      </w:r>
      <w:r w:rsidR="003748CE" w:rsidRPr="00FC00F3">
        <w:rPr>
          <w:rFonts w:ascii="Times New Roman" w:eastAsia="Times New Roman" w:hAnsi="Times New Roman" w:cs="Times New Roman"/>
          <w:kern w:val="0"/>
          <w:sz w:val="24"/>
          <w:szCs w:val="24"/>
          <w:lang w:val="en-GB" w:eastAsia="en-GB"/>
          <w14:ligatures w14:val="none"/>
        </w:rPr>
        <w:t>.</w:t>
      </w:r>
    </w:p>
    <w:bookmarkEnd w:id="111"/>
    <w:p w14:paraId="01087799" w14:textId="03B0FC84" w:rsidR="000F579F" w:rsidRPr="00FC00F3"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Caregiving helplessness</w:t>
      </w:r>
      <w:r w:rsidR="003E5682" w:rsidRPr="00FC00F3">
        <w:rPr>
          <w:rFonts w:ascii="Times New Roman" w:eastAsia="Times New Roman" w:hAnsi="Times New Roman" w:cs="Times New Roman"/>
          <w:b/>
          <w:bCs/>
          <w:kern w:val="0"/>
          <w:sz w:val="24"/>
          <w:szCs w:val="24"/>
          <w:lang w:val="en-GB" w:eastAsia="en-GB"/>
          <w14:ligatures w14:val="none"/>
        </w:rPr>
        <w:t>.</w:t>
      </w:r>
      <w:r w:rsidR="00C953BE" w:rsidRPr="00FC00F3">
        <w:rPr>
          <w:rFonts w:ascii="Times New Roman" w:eastAsia="Times New Roman" w:hAnsi="Times New Roman" w:cs="Times New Roman"/>
          <w:kern w:val="0"/>
          <w:sz w:val="24"/>
          <w:szCs w:val="24"/>
          <w:lang w:val="en-GB" w:eastAsia="en-GB"/>
          <w14:ligatures w14:val="none"/>
        </w:rPr>
        <w:t xml:space="preserve"> </w:t>
      </w:r>
      <w:r w:rsidR="00FA3CE6" w:rsidRPr="00FC00F3">
        <w:rPr>
          <w:rFonts w:ascii="Times New Roman" w:eastAsia="Times New Roman" w:hAnsi="Times New Roman" w:cs="Times New Roman"/>
          <w:kern w:val="0"/>
          <w:sz w:val="24"/>
          <w:szCs w:val="24"/>
          <w:lang w:val="en-GB" w:eastAsia="en-GB"/>
          <w14:ligatures w14:val="none"/>
        </w:rPr>
        <w:t>For</w:t>
      </w:r>
      <w:r w:rsidR="00C953BE" w:rsidRPr="00FC00F3">
        <w:rPr>
          <w:rFonts w:ascii="Times New Roman" w:eastAsia="Times New Roman" w:hAnsi="Times New Roman" w:cs="Times New Roman"/>
          <w:kern w:val="0"/>
          <w:sz w:val="24"/>
          <w:szCs w:val="24"/>
          <w:lang w:val="en-GB" w:eastAsia="en-GB"/>
          <w14:ligatures w14:val="none"/>
        </w:rPr>
        <w:t xml:space="preserve"> caregiving helplessnes</w:t>
      </w:r>
      <w:r w:rsidR="003748CE" w:rsidRPr="00FC00F3">
        <w:rPr>
          <w:rFonts w:ascii="Times New Roman" w:eastAsia="Times New Roman" w:hAnsi="Times New Roman" w:cs="Times New Roman"/>
          <w:kern w:val="0"/>
          <w:sz w:val="24"/>
          <w:szCs w:val="24"/>
          <w:lang w:val="en-GB" w:eastAsia="en-GB"/>
          <w14:ligatures w14:val="none"/>
        </w:rPr>
        <w:t>s</w:t>
      </w:r>
      <w:r w:rsidR="004D23FC" w:rsidRPr="00FC00F3">
        <w:rPr>
          <w:rFonts w:ascii="Times New Roman" w:eastAsia="Times New Roman" w:hAnsi="Times New Roman" w:cs="Times New Roman"/>
          <w:kern w:val="0"/>
          <w:sz w:val="24"/>
          <w:szCs w:val="24"/>
          <w:lang w:val="en-GB" w:eastAsia="en-GB"/>
          <w14:ligatures w14:val="none"/>
        </w:rPr>
        <w:t xml:space="preserve"> assessed using the CHQ-MH</w:t>
      </w:r>
      <w:r w:rsidR="00901414" w:rsidRPr="00FC00F3">
        <w:rPr>
          <w:rFonts w:ascii="Times New Roman" w:eastAsia="Times New Roman" w:hAnsi="Times New Roman" w:cs="Times New Roman"/>
          <w:kern w:val="0"/>
          <w:sz w:val="24"/>
          <w:szCs w:val="24"/>
          <w:lang w:val="en-GB" w:eastAsia="en-GB"/>
          <w14:ligatures w14:val="none"/>
        </w:rPr>
        <w:t xml:space="preserve">, </w:t>
      </w:r>
      <w:r w:rsidR="0033643F" w:rsidRPr="00FC00F3">
        <w:rPr>
          <w:rFonts w:ascii="Times New Roman" w:eastAsia="Times New Roman" w:hAnsi="Times New Roman" w:cs="Times New Roman"/>
          <w:kern w:val="0"/>
          <w:sz w:val="24"/>
          <w:szCs w:val="24"/>
          <w:lang w:val="en-GB" w:eastAsia="en-GB"/>
          <w14:ligatures w14:val="none"/>
        </w:rPr>
        <w:t>a significant effect was found for time (</w:t>
      </w:r>
      <w:r w:rsidR="0033643F"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i/>
          <w:iCs/>
          <w:kern w:val="0"/>
          <w:sz w:val="24"/>
          <w:szCs w:val="24"/>
          <w:lang w:val="en-GB" w:eastAsia="en-GB"/>
          <w14:ligatures w14:val="none"/>
        </w:rPr>
        <w:t xml:space="preserve"> </w:t>
      </w:r>
      <w:r w:rsidR="003748CE" w:rsidRPr="00FC00F3">
        <w:rPr>
          <w:rFonts w:ascii="Times New Roman" w:eastAsia="Times New Roman" w:hAnsi="Times New Roman" w:cs="Times New Roman"/>
          <w:kern w:val="0"/>
          <w:sz w:val="24"/>
          <w:szCs w:val="24"/>
          <w:lang w:val="en-GB" w:eastAsia="en-GB"/>
          <w14:ligatures w14:val="none"/>
        </w:rPr>
        <w:t xml:space="preserve">&lt; </w:t>
      </w:r>
      <w:r w:rsidR="0033643F" w:rsidRPr="00FC00F3">
        <w:rPr>
          <w:rFonts w:ascii="Times New Roman" w:eastAsia="Times New Roman" w:hAnsi="Times New Roman" w:cs="Times New Roman"/>
          <w:kern w:val="0"/>
          <w:sz w:val="24"/>
          <w:szCs w:val="24"/>
          <w:lang w:val="en-GB" w:eastAsia="en-GB"/>
          <w14:ligatures w14:val="none"/>
        </w:rPr>
        <w:t>.0</w:t>
      </w:r>
      <w:r w:rsidR="003748CE" w:rsidRPr="00FC00F3">
        <w:rPr>
          <w:rFonts w:ascii="Times New Roman" w:eastAsia="Times New Roman" w:hAnsi="Times New Roman" w:cs="Times New Roman"/>
          <w:kern w:val="0"/>
          <w:sz w:val="24"/>
          <w:szCs w:val="24"/>
          <w:lang w:val="en-GB" w:eastAsia="en-GB"/>
          <w14:ligatures w14:val="none"/>
        </w:rPr>
        <w:t>5</w:t>
      </w:r>
      <w:r w:rsidR="0033643F" w:rsidRPr="00FC00F3">
        <w:rPr>
          <w:rFonts w:ascii="Times New Roman" w:eastAsia="Times New Roman" w:hAnsi="Times New Roman" w:cs="Times New Roman"/>
          <w:kern w:val="0"/>
          <w:sz w:val="24"/>
          <w:szCs w:val="24"/>
          <w:lang w:val="en-GB" w:eastAsia="en-GB"/>
          <w14:ligatures w14:val="none"/>
        </w:rPr>
        <w:t xml:space="preserve">), </w:t>
      </w:r>
      <w:r w:rsidR="00544A82" w:rsidRPr="00FC00F3">
        <w:rPr>
          <w:rFonts w:ascii="Times New Roman" w:eastAsia="Times New Roman" w:hAnsi="Times New Roman" w:cs="Times New Roman"/>
          <w:kern w:val="0"/>
          <w:sz w:val="24"/>
          <w:szCs w:val="24"/>
          <w:lang w:val="en-GB" w:eastAsia="en-GB"/>
          <w14:ligatures w14:val="none"/>
        </w:rPr>
        <w:t xml:space="preserve">but not for </w:t>
      </w:r>
      <w:r w:rsidR="00C953BE" w:rsidRPr="00FC00F3">
        <w:rPr>
          <w:rFonts w:ascii="Times New Roman" w:eastAsia="Times New Roman" w:hAnsi="Times New Roman" w:cs="Times New Roman"/>
          <w:kern w:val="0"/>
          <w:sz w:val="24"/>
          <w:szCs w:val="24"/>
          <w:lang w:val="en-GB" w:eastAsia="en-GB"/>
          <w14:ligatures w14:val="none"/>
        </w:rPr>
        <w:t>group (</w:t>
      </w:r>
      <w:r w:rsidR="00C953B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3748CE"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.06</w:t>
      </w:r>
      <w:r w:rsidR="00CA5BE4" w:rsidRPr="00FC00F3">
        <w:rPr>
          <w:rFonts w:ascii="Times New Roman" w:eastAsia="Times New Roman" w:hAnsi="Times New Roman" w:cs="Times New Roman"/>
          <w:kern w:val="0"/>
          <w:sz w:val="24"/>
          <w:szCs w:val="24"/>
          <w:lang w:val="en-GB" w:eastAsia="en-GB"/>
          <w14:ligatures w14:val="none"/>
        </w:rPr>
        <w:t>8</w:t>
      </w:r>
      <w:r w:rsidR="00C953BE" w:rsidRPr="00FC00F3">
        <w:rPr>
          <w:rFonts w:ascii="Times New Roman" w:eastAsia="Times New Roman" w:hAnsi="Times New Roman" w:cs="Times New Roman"/>
          <w:kern w:val="0"/>
          <w:sz w:val="24"/>
          <w:szCs w:val="24"/>
          <w:lang w:val="en-GB" w:eastAsia="en-GB"/>
          <w14:ligatures w14:val="none"/>
        </w:rPr>
        <w:t>)</w:t>
      </w:r>
      <w:r w:rsidR="0033643F"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kern w:val="0"/>
          <w:sz w:val="24"/>
          <w:szCs w:val="24"/>
          <w:lang w:val="en-GB" w:eastAsia="en-GB"/>
          <w14:ligatures w14:val="none"/>
        </w:rPr>
        <w:t>or</w:t>
      </w:r>
      <w:r w:rsidR="00C953BE" w:rsidRPr="00FC00F3">
        <w:rPr>
          <w:rFonts w:ascii="Times New Roman" w:eastAsia="Times New Roman" w:hAnsi="Times New Roman" w:cs="Times New Roman"/>
          <w:kern w:val="0"/>
          <w:sz w:val="24"/>
          <w:szCs w:val="24"/>
          <w:lang w:val="en-GB" w:eastAsia="en-GB"/>
          <w14:ligatures w14:val="none"/>
        </w:rPr>
        <w:t xml:space="preserve"> group x time (</w:t>
      </w:r>
      <w:r w:rsidR="00C953B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3748CE" w:rsidRPr="00FC00F3">
        <w:rPr>
          <w:rFonts w:ascii="Times New Roman" w:eastAsia="Times New Roman" w:hAnsi="Times New Roman" w:cs="Times New Roman"/>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 xml:space="preserve">.887). </w:t>
      </w:r>
      <w:r w:rsidR="003B4566" w:rsidRPr="00FC00F3">
        <w:rPr>
          <w:rFonts w:ascii="Times New Roman" w:eastAsia="Times New Roman" w:hAnsi="Times New Roman" w:cs="Times New Roman"/>
          <w:kern w:val="0"/>
          <w:sz w:val="24"/>
          <w:szCs w:val="24"/>
          <w:lang w:val="en-GB" w:eastAsia="en-GB"/>
          <w14:ligatures w14:val="none"/>
        </w:rPr>
        <w:t>P</w:t>
      </w:r>
      <w:r w:rsidR="00F308F0" w:rsidRPr="00FC00F3">
        <w:rPr>
          <w:rFonts w:ascii="Times New Roman" w:eastAsia="Times New Roman" w:hAnsi="Times New Roman" w:cs="Times New Roman"/>
          <w:kern w:val="0"/>
          <w:sz w:val="24"/>
          <w:szCs w:val="24"/>
          <w:lang w:val="en-GB" w:eastAsia="en-GB"/>
          <w14:ligatures w14:val="none"/>
        </w:rPr>
        <w:t>lanned comparisons</w:t>
      </w:r>
      <w:r w:rsidR="003B4566" w:rsidRPr="00FC00F3">
        <w:rPr>
          <w:rFonts w:ascii="Times New Roman" w:eastAsia="Times New Roman" w:hAnsi="Times New Roman" w:cs="Times New Roman"/>
          <w:kern w:val="0"/>
          <w:sz w:val="24"/>
          <w:szCs w:val="24"/>
          <w:lang w:val="en-GB" w:eastAsia="en-GB"/>
          <w14:ligatures w14:val="none"/>
        </w:rPr>
        <w:t xml:space="preserve"> revealed</w:t>
      </w:r>
      <w:r w:rsidR="00C953BE" w:rsidRPr="00FC00F3">
        <w:rPr>
          <w:rFonts w:ascii="Times New Roman" w:eastAsia="Times New Roman" w:hAnsi="Times New Roman" w:cs="Times New Roman"/>
          <w:kern w:val="0"/>
          <w:sz w:val="24"/>
          <w:szCs w:val="24"/>
          <w:lang w:val="en-GB" w:eastAsia="en-GB"/>
          <w14:ligatures w14:val="none"/>
        </w:rPr>
        <w:t xml:space="preserve"> no significant between group-differences at T1, T2 or T3 (</w:t>
      </w:r>
      <w:proofErr w:type="spellStart"/>
      <w:r w:rsidR="00C953BE" w:rsidRPr="00FC00F3">
        <w:rPr>
          <w:rFonts w:ascii="Times New Roman" w:eastAsia="Times New Roman" w:hAnsi="Times New Roman" w:cs="Times New Roman"/>
          <w:i/>
          <w:iCs/>
          <w:kern w:val="0"/>
          <w:sz w:val="24"/>
          <w:szCs w:val="24"/>
          <w:lang w:val="en-GB" w:eastAsia="en-GB"/>
          <w14:ligatures w14:val="none"/>
        </w:rPr>
        <w:t>p</w:t>
      </w:r>
      <w:r w:rsidR="00C953BE" w:rsidRPr="00FC00F3">
        <w:rPr>
          <w:rFonts w:ascii="Times New Roman" w:eastAsia="Times New Roman" w:hAnsi="Times New Roman" w:cs="Times New Roman"/>
          <w:kern w:val="0"/>
          <w:sz w:val="24"/>
          <w:szCs w:val="24"/>
          <w:lang w:val="en-GB" w:eastAsia="en-GB"/>
          <w14:ligatures w14:val="none"/>
        </w:rPr>
        <w:t>s</w:t>
      </w:r>
      <w:proofErr w:type="spellEnd"/>
      <w:r w:rsidR="00C953BE" w:rsidRPr="00FC00F3">
        <w:rPr>
          <w:rFonts w:ascii="Times New Roman" w:eastAsia="Times New Roman" w:hAnsi="Times New Roman" w:cs="Times New Roman"/>
          <w:kern w:val="0"/>
          <w:sz w:val="24"/>
          <w:szCs w:val="24"/>
          <w:lang w:val="en-GB" w:eastAsia="en-GB"/>
          <w14:ligatures w14:val="none"/>
        </w:rPr>
        <w:t xml:space="preserve"> &gt; .05). There wer</w:t>
      </w:r>
      <w:r w:rsidR="003B4566" w:rsidRPr="00FC00F3">
        <w:rPr>
          <w:rFonts w:ascii="Times New Roman" w:eastAsia="Times New Roman" w:hAnsi="Times New Roman" w:cs="Times New Roman"/>
          <w:kern w:val="0"/>
          <w:sz w:val="24"/>
          <w:szCs w:val="24"/>
          <w:lang w:val="en-GB" w:eastAsia="en-GB"/>
          <w14:ligatures w14:val="none"/>
        </w:rPr>
        <w:t>e</w:t>
      </w:r>
      <w:r w:rsidR="00C953BE" w:rsidRPr="00FC00F3">
        <w:rPr>
          <w:rFonts w:ascii="Times New Roman" w:eastAsia="Times New Roman" w:hAnsi="Times New Roman" w:cs="Times New Roman"/>
          <w:kern w:val="0"/>
          <w:sz w:val="24"/>
          <w:szCs w:val="24"/>
          <w:lang w:val="en-GB" w:eastAsia="en-GB"/>
          <w14:ligatures w14:val="none"/>
        </w:rPr>
        <w:t xml:space="preserve"> no significant within-group changes for the PCIT-T group (</w:t>
      </w:r>
      <w:proofErr w:type="spellStart"/>
      <w:r w:rsidR="00C953BE" w:rsidRPr="00FC00F3">
        <w:rPr>
          <w:rFonts w:ascii="Times New Roman" w:eastAsia="Times New Roman" w:hAnsi="Times New Roman" w:cs="Times New Roman"/>
          <w:i/>
          <w:iCs/>
          <w:kern w:val="0"/>
          <w:sz w:val="24"/>
          <w:szCs w:val="24"/>
          <w:lang w:val="en-GB" w:eastAsia="en-GB"/>
          <w14:ligatures w14:val="none"/>
        </w:rPr>
        <w:t>p</w:t>
      </w:r>
      <w:r w:rsidR="00C953BE" w:rsidRPr="00FC00F3">
        <w:rPr>
          <w:rFonts w:ascii="Times New Roman" w:eastAsia="Times New Roman" w:hAnsi="Times New Roman" w:cs="Times New Roman"/>
          <w:kern w:val="0"/>
          <w:sz w:val="24"/>
          <w:szCs w:val="24"/>
          <w:lang w:val="en-GB" w:eastAsia="en-GB"/>
          <w14:ligatures w14:val="none"/>
        </w:rPr>
        <w:t>s</w:t>
      </w:r>
      <w:proofErr w:type="spellEnd"/>
      <w:r w:rsidR="00C953BE" w:rsidRPr="00FC00F3">
        <w:rPr>
          <w:rFonts w:ascii="Times New Roman" w:eastAsia="Times New Roman" w:hAnsi="Times New Roman" w:cs="Times New Roman"/>
          <w:kern w:val="0"/>
          <w:sz w:val="24"/>
          <w:szCs w:val="24"/>
          <w:lang w:val="en-GB" w:eastAsia="en-GB"/>
          <w14:ligatures w14:val="none"/>
        </w:rPr>
        <w:t xml:space="preserve"> &gt; .05)</w:t>
      </w:r>
      <w:r w:rsidR="00692345" w:rsidRPr="00FC00F3">
        <w:rPr>
          <w:rFonts w:ascii="Times New Roman" w:eastAsia="Times New Roman" w:hAnsi="Times New Roman" w:cs="Times New Roman"/>
          <w:kern w:val="0"/>
          <w:sz w:val="24"/>
          <w:szCs w:val="24"/>
          <w:lang w:val="en-GB" w:eastAsia="en-GB"/>
          <w14:ligatures w14:val="none"/>
        </w:rPr>
        <w:t>.</w:t>
      </w:r>
      <w:r w:rsidR="00C953BE" w:rsidRPr="00FC00F3">
        <w:rPr>
          <w:rFonts w:ascii="Times New Roman" w:eastAsia="Times New Roman" w:hAnsi="Times New Roman" w:cs="Times New Roman"/>
          <w:kern w:val="0"/>
          <w:sz w:val="24"/>
          <w:szCs w:val="24"/>
          <w:lang w:val="en-GB" w:eastAsia="en-GB"/>
          <w14:ligatures w14:val="none"/>
        </w:rPr>
        <w:t xml:space="preserve"> </w:t>
      </w:r>
      <w:r w:rsidR="00692345" w:rsidRPr="00FC00F3">
        <w:rPr>
          <w:rFonts w:ascii="Times New Roman" w:eastAsia="Times New Roman" w:hAnsi="Times New Roman" w:cs="Times New Roman"/>
          <w:kern w:val="0"/>
          <w:sz w:val="24"/>
          <w:szCs w:val="24"/>
          <w:lang w:val="en-GB" w:eastAsia="en-GB"/>
          <w14:ligatures w14:val="none"/>
        </w:rPr>
        <w:t>T</w:t>
      </w:r>
      <w:r w:rsidR="00C953BE" w:rsidRPr="00FC00F3">
        <w:rPr>
          <w:rFonts w:ascii="Times New Roman" w:eastAsia="Times New Roman" w:hAnsi="Times New Roman" w:cs="Times New Roman"/>
          <w:kern w:val="0"/>
          <w:sz w:val="24"/>
          <w:szCs w:val="24"/>
          <w:lang w:val="en-GB" w:eastAsia="en-GB"/>
          <w14:ligatures w14:val="none"/>
        </w:rPr>
        <w:t xml:space="preserve">here was </w:t>
      </w:r>
      <w:r w:rsidR="00F308F0" w:rsidRPr="00FC00F3">
        <w:rPr>
          <w:rFonts w:ascii="Times New Roman" w:eastAsia="Times New Roman" w:hAnsi="Times New Roman" w:cs="Times New Roman"/>
          <w:kern w:val="0"/>
          <w:sz w:val="24"/>
          <w:szCs w:val="24"/>
          <w:lang w:val="en-GB" w:eastAsia="en-GB"/>
          <w14:ligatures w14:val="none"/>
        </w:rPr>
        <w:t xml:space="preserve">evidence of a </w:t>
      </w:r>
      <w:r w:rsidR="003748CE" w:rsidRPr="00FC00F3">
        <w:rPr>
          <w:rFonts w:ascii="Times New Roman" w:eastAsia="Times New Roman" w:hAnsi="Times New Roman" w:cs="Times New Roman"/>
          <w:kern w:val="0"/>
          <w:sz w:val="24"/>
          <w:szCs w:val="24"/>
          <w:lang w:val="en-GB" w:eastAsia="en-GB"/>
          <w14:ligatures w14:val="none"/>
        </w:rPr>
        <w:t xml:space="preserve">trend for a </w:t>
      </w:r>
      <w:r w:rsidR="00C953BE" w:rsidRPr="00FC00F3">
        <w:rPr>
          <w:rFonts w:ascii="Times New Roman" w:eastAsia="Times New Roman" w:hAnsi="Times New Roman" w:cs="Times New Roman"/>
          <w:kern w:val="0"/>
          <w:sz w:val="24"/>
          <w:szCs w:val="24"/>
          <w:lang w:val="en-GB" w:eastAsia="en-GB"/>
          <w14:ligatures w14:val="none"/>
        </w:rPr>
        <w:t>decrease in caregiving helplessness for the COS-P group from T1 to T2</w:t>
      </w:r>
      <w:r w:rsidR="00692345" w:rsidRPr="00FC00F3">
        <w:rPr>
          <w:rFonts w:ascii="Times New Roman" w:eastAsia="Times New Roman" w:hAnsi="Times New Roman" w:cs="Times New Roman"/>
          <w:kern w:val="0"/>
          <w:sz w:val="24"/>
          <w:szCs w:val="24"/>
          <w:lang w:val="en-GB" w:eastAsia="en-GB"/>
          <w14:ligatures w14:val="none"/>
        </w:rPr>
        <w:t xml:space="preserve"> (</w:t>
      </w:r>
      <w:r w:rsidR="000C7793" w:rsidRPr="00FC00F3">
        <w:rPr>
          <w:rFonts w:ascii="Times New Roman" w:eastAsia="Times New Roman" w:hAnsi="Times New Roman" w:cs="Times New Roman"/>
          <w:i/>
          <w:iCs/>
          <w:kern w:val="0"/>
          <w:sz w:val="24"/>
          <w:szCs w:val="24"/>
          <w:lang w:val="en-GB" w:eastAsia="en-GB"/>
          <w14:ligatures w14:val="none"/>
        </w:rPr>
        <w:t>p</w:t>
      </w:r>
      <w:r w:rsidR="000C7793" w:rsidRPr="00FC00F3">
        <w:rPr>
          <w:rFonts w:ascii="Times New Roman" w:eastAsia="Times New Roman" w:hAnsi="Times New Roman" w:cs="Times New Roman"/>
          <w:kern w:val="0"/>
          <w:sz w:val="24"/>
          <w:szCs w:val="24"/>
          <w:lang w:val="en-GB" w:eastAsia="en-GB"/>
          <w14:ligatures w14:val="none"/>
        </w:rPr>
        <w:t xml:space="preserve"> = .06; </w:t>
      </w:r>
      <w:r w:rsidR="00C953BE" w:rsidRPr="00FC00F3">
        <w:rPr>
          <w:rFonts w:ascii="Times New Roman" w:eastAsia="Times New Roman" w:hAnsi="Times New Roman" w:cs="Times New Roman"/>
          <w:i/>
          <w:iCs/>
          <w:kern w:val="0"/>
          <w:sz w:val="24"/>
          <w:szCs w:val="24"/>
          <w:lang w:val="en-GB" w:eastAsia="en-GB"/>
          <w14:ligatures w14:val="none"/>
        </w:rPr>
        <w:t>d</w:t>
      </w:r>
      <w:r w:rsidR="00FB1827" w:rsidRPr="00FC00F3">
        <w:rPr>
          <w:rFonts w:ascii="Times New Roman" w:eastAsia="Times New Roman" w:hAnsi="Times New Roman" w:cs="Times New Roman"/>
          <w:i/>
          <w:iCs/>
          <w:kern w:val="0"/>
          <w:sz w:val="24"/>
          <w:szCs w:val="24"/>
          <w:lang w:val="en-GB" w:eastAsia="en-GB"/>
          <w14:ligatures w14:val="none"/>
        </w:rPr>
        <w:t xml:space="preserve"> </w:t>
      </w:r>
      <w:r w:rsidR="00C953BE" w:rsidRPr="00FC00F3">
        <w:rPr>
          <w:rFonts w:ascii="Times New Roman" w:eastAsia="Times New Roman" w:hAnsi="Times New Roman" w:cs="Times New Roman"/>
          <w:kern w:val="0"/>
          <w:sz w:val="24"/>
          <w:szCs w:val="24"/>
          <w:lang w:val="en-GB" w:eastAsia="en-GB"/>
          <w14:ligatures w14:val="none"/>
        </w:rPr>
        <w:t>=</w:t>
      </w:r>
      <w:r w:rsidR="00FC2E4E" w:rsidRPr="00FC00F3">
        <w:rPr>
          <w:rFonts w:ascii="Times New Roman" w:eastAsia="Times New Roman" w:hAnsi="Times New Roman" w:cs="Times New Roman"/>
          <w:kern w:val="0"/>
          <w:sz w:val="24"/>
          <w:szCs w:val="24"/>
          <w:lang w:val="en-GB" w:eastAsia="en-GB"/>
          <w14:ligatures w14:val="none"/>
        </w:rPr>
        <w:t xml:space="preserve"> </w:t>
      </w:r>
      <w:r w:rsidR="00FB1827" w:rsidRPr="00FC00F3">
        <w:rPr>
          <w:rFonts w:ascii="Times New Roman" w:eastAsia="Times New Roman" w:hAnsi="Times New Roman" w:cs="Times New Roman"/>
          <w:kern w:val="0"/>
          <w:sz w:val="24"/>
          <w:szCs w:val="24"/>
          <w:lang w:val="en-GB" w:eastAsia="en-GB"/>
          <w14:ligatures w14:val="none"/>
        </w:rPr>
        <w:t>-</w:t>
      </w:r>
      <w:r w:rsidR="00C953BE" w:rsidRPr="00FC00F3">
        <w:rPr>
          <w:rFonts w:ascii="Times New Roman" w:eastAsia="Times New Roman" w:hAnsi="Times New Roman" w:cs="Times New Roman"/>
          <w:kern w:val="0"/>
          <w:sz w:val="24"/>
          <w:szCs w:val="24"/>
          <w:lang w:val="en-GB" w:eastAsia="en-GB"/>
          <w14:ligatures w14:val="none"/>
        </w:rPr>
        <w:t>.46; medium effect size). There were no other significant within-group changes. The hypotheses that there would be gradient effects in terms of the magnitude of gains from T1 to T2 [PCIT-T &gt; COS-P &gt; WL] and T</w:t>
      </w:r>
      <w:r w:rsidR="003748CE" w:rsidRPr="00FC00F3">
        <w:rPr>
          <w:rFonts w:ascii="Times New Roman" w:eastAsia="Times New Roman" w:hAnsi="Times New Roman" w:cs="Times New Roman"/>
          <w:kern w:val="0"/>
          <w:sz w:val="24"/>
          <w:szCs w:val="24"/>
          <w:lang w:val="en-GB" w:eastAsia="en-GB"/>
          <w14:ligatures w14:val="none"/>
        </w:rPr>
        <w:t>1</w:t>
      </w:r>
      <w:r w:rsidR="00C953BE" w:rsidRPr="00FC00F3">
        <w:rPr>
          <w:rFonts w:ascii="Times New Roman" w:eastAsia="Times New Roman" w:hAnsi="Times New Roman" w:cs="Times New Roman"/>
          <w:kern w:val="0"/>
          <w:sz w:val="24"/>
          <w:szCs w:val="24"/>
          <w:lang w:val="en-GB" w:eastAsia="en-GB"/>
          <w14:ligatures w14:val="none"/>
        </w:rPr>
        <w:t xml:space="preserve"> to T3 [PCIT</w:t>
      </w:r>
      <w:r w:rsidR="00023A93" w:rsidRPr="00FC00F3">
        <w:rPr>
          <w:rFonts w:ascii="Times New Roman" w:eastAsia="Times New Roman" w:hAnsi="Times New Roman" w:cs="Times New Roman"/>
          <w:kern w:val="0"/>
          <w:sz w:val="24"/>
          <w:szCs w:val="24"/>
          <w:lang w:val="en-GB" w:eastAsia="en-GB"/>
          <w14:ligatures w14:val="none"/>
        </w:rPr>
        <w:t xml:space="preserve">-T </w:t>
      </w:r>
      <w:r w:rsidR="00C953BE" w:rsidRPr="00FC00F3">
        <w:rPr>
          <w:rFonts w:ascii="Times New Roman" w:eastAsia="Times New Roman" w:hAnsi="Times New Roman" w:cs="Times New Roman"/>
          <w:kern w:val="0"/>
          <w:sz w:val="24"/>
          <w:szCs w:val="24"/>
          <w:lang w:val="en-GB" w:eastAsia="en-GB"/>
          <w14:ligatures w14:val="none"/>
        </w:rPr>
        <w:t>&gt; COS-P] were not suppor</w:t>
      </w:r>
      <w:r w:rsidR="00A11B11" w:rsidRPr="00FC00F3">
        <w:rPr>
          <w:rFonts w:ascii="Times New Roman" w:eastAsia="Times New Roman" w:hAnsi="Times New Roman" w:cs="Times New Roman"/>
          <w:kern w:val="0"/>
          <w:sz w:val="24"/>
          <w:szCs w:val="24"/>
          <w:lang w:val="en-GB" w:eastAsia="en-GB"/>
          <w14:ligatures w14:val="none"/>
        </w:rPr>
        <w:t>t</w:t>
      </w:r>
      <w:r w:rsidR="00C953BE" w:rsidRPr="00FC00F3">
        <w:rPr>
          <w:rFonts w:ascii="Times New Roman" w:eastAsia="Times New Roman" w:hAnsi="Times New Roman" w:cs="Times New Roman"/>
          <w:kern w:val="0"/>
          <w:sz w:val="24"/>
          <w:szCs w:val="24"/>
          <w:lang w:val="en-GB" w:eastAsia="en-GB"/>
          <w14:ligatures w14:val="none"/>
        </w:rPr>
        <w:t>ed</w:t>
      </w:r>
      <w:r w:rsidR="00A11B11"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kern w:val="0"/>
          <w:sz w:val="24"/>
          <w:szCs w:val="24"/>
          <w:lang w:val="en-GB" w:eastAsia="en-GB"/>
          <w14:ligatures w14:val="none"/>
        </w:rPr>
        <w:t xml:space="preserve">T1 to T2: </w:t>
      </w:r>
      <w:r w:rsidR="003748CE" w:rsidRPr="00FC00F3">
        <w:rPr>
          <w:rFonts w:ascii="Times New Roman" w:eastAsia="Times New Roman" w:hAnsi="Times New Roman" w:cs="Times New Roman"/>
          <w:i/>
          <w:iCs/>
          <w:kern w:val="0"/>
          <w:sz w:val="24"/>
          <w:szCs w:val="24"/>
          <w:lang w:val="en-GB" w:eastAsia="en-GB"/>
          <w14:ligatures w14:val="none"/>
        </w:rPr>
        <w:t>F</w:t>
      </w:r>
      <w:r w:rsidR="003748CE" w:rsidRPr="00FC00F3">
        <w:rPr>
          <w:rFonts w:ascii="Times New Roman" w:eastAsia="Times New Roman" w:hAnsi="Times New Roman" w:cs="Times New Roman"/>
          <w:kern w:val="0"/>
          <w:sz w:val="24"/>
          <w:szCs w:val="24"/>
          <w:lang w:val="en-GB" w:eastAsia="en-GB"/>
          <w14:ligatures w14:val="none"/>
        </w:rPr>
        <w:t xml:space="preserve"> (2,</w:t>
      </w:r>
      <w:r w:rsidR="00D75CC2" w:rsidRPr="00FC00F3">
        <w:rPr>
          <w:rFonts w:ascii="Times New Roman" w:eastAsia="Times New Roman" w:hAnsi="Times New Roman" w:cs="Times New Roman"/>
          <w:kern w:val="0"/>
          <w:sz w:val="24"/>
          <w:szCs w:val="24"/>
          <w:lang w:val="en-GB" w:eastAsia="en-GB"/>
          <w14:ligatures w14:val="none"/>
        </w:rPr>
        <w:t>153</w:t>
      </w:r>
      <w:r w:rsidR="003748CE" w:rsidRPr="00FC00F3">
        <w:rPr>
          <w:rFonts w:ascii="Times New Roman" w:eastAsia="Times New Roman" w:hAnsi="Times New Roman" w:cs="Times New Roman"/>
          <w:kern w:val="0"/>
          <w:sz w:val="24"/>
          <w:szCs w:val="24"/>
          <w:lang w:val="en-GB" w:eastAsia="en-GB"/>
          <w14:ligatures w14:val="none"/>
        </w:rPr>
        <w:t xml:space="preserve">) = </w:t>
      </w:r>
      <w:r w:rsidR="00D75CC2" w:rsidRPr="00FC00F3">
        <w:rPr>
          <w:rFonts w:ascii="Times New Roman" w:eastAsia="Times New Roman" w:hAnsi="Times New Roman" w:cs="Times New Roman"/>
          <w:kern w:val="0"/>
          <w:sz w:val="24"/>
          <w:szCs w:val="24"/>
          <w:lang w:val="en-GB" w:eastAsia="en-GB"/>
          <w14:ligatures w14:val="none"/>
        </w:rPr>
        <w:t>.16</w:t>
      </w:r>
      <w:r w:rsidR="003748C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w:t>
      </w:r>
      <w:r w:rsidR="00D75CC2" w:rsidRPr="00FC00F3">
        <w:rPr>
          <w:rFonts w:ascii="Times New Roman" w:eastAsia="Times New Roman" w:hAnsi="Times New Roman" w:cs="Times New Roman"/>
          <w:kern w:val="0"/>
          <w:sz w:val="24"/>
          <w:szCs w:val="24"/>
          <w:lang w:val="en-GB" w:eastAsia="en-GB"/>
          <w14:ligatures w14:val="none"/>
        </w:rPr>
        <w:t xml:space="preserve"> .851</w:t>
      </w:r>
      <w:r w:rsidR="003748CE" w:rsidRPr="00FC00F3">
        <w:rPr>
          <w:rFonts w:ascii="Times New Roman" w:eastAsia="Times New Roman" w:hAnsi="Times New Roman" w:cs="Times New Roman"/>
          <w:kern w:val="0"/>
          <w:sz w:val="24"/>
          <w:szCs w:val="24"/>
          <w:lang w:val="en-GB" w:eastAsia="en-GB"/>
          <w14:ligatures w14:val="none"/>
        </w:rPr>
        <w:t xml:space="preserve">; T1 to T3: </w:t>
      </w:r>
      <w:r w:rsidR="003748CE" w:rsidRPr="00FC00F3">
        <w:rPr>
          <w:rFonts w:ascii="Times New Roman" w:eastAsia="Times New Roman" w:hAnsi="Times New Roman" w:cs="Times New Roman"/>
          <w:i/>
          <w:iCs/>
          <w:kern w:val="0"/>
          <w:sz w:val="24"/>
          <w:szCs w:val="24"/>
          <w:lang w:val="en-GB" w:eastAsia="en-GB"/>
          <w14:ligatures w14:val="none"/>
        </w:rPr>
        <w:t>F</w:t>
      </w:r>
      <w:r w:rsidR="003748CE" w:rsidRPr="00FC00F3">
        <w:rPr>
          <w:rFonts w:ascii="Times New Roman" w:eastAsia="Times New Roman" w:hAnsi="Times New Roman" w:cs="Times New Roman"/>
          <w:kern w:val="0"/>
          <w:sz w:val="24"/>
          <w:szCs w:val="24"/>
          <w:lang w:val="en-GB" w:eastAsia="en-GB"/>
          <w14:ligatures w14:val="none"/>
        </w:rPr>
        <w:t xml:space="preserve"> (1,</w:t>
      </w:r>
      <w:r w:rsidR="00684485"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153</w:t>
      </w:r>
      <w:r w:rsidR="003748CE" w:rsidRPr="00FC00F3">
        <w:rPr>
          <w:rFonts w:ascii="Times New Roman" w:eastAsia="Times New Roman" w:hAnsi="Times New Roman" w:cs="Times New Roman"/>
          <w:kern w:val="0"/>
          <w:sz w:val="24"/>
          <w:szCs w:val="24"/>
          <w:lang w:val="en-GB" w:eastAsia="en-GB"/>
          <w14:ligatures w14:val="none"/>
        </w:rPr>
        <w:t xml:space="preserve">) = </w:t>
      </w:r>
      <w:r w:rsidR="00F61116" w:rsidRPr="00FC00F3">
        <w:rPr>
          <w:rFonts w:ascii="Times New Roman" w:eastAsia="Times New Roman" w:hAnsi="Times New Roman" w:cs="Times New Roman"/>
          <w:kern w:val="0"/>
          <w:sz w:val="24"/>
          <w:szCs w:val="24"/>
          <w:lang w:val="en-GB" w:eastAsia="en-GB"/>
          <w14:ligatures w14:val="none"/>
        </w:rPr>
        <w:t>.48</w:t>
      </w:r>
      <w:r w:rsidR="003748C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 xml:space="preserve"> .490</w:t>
      </w:r>
      <w:r w:rsidR="003748CE" w:rsidRPr="00FC00F3">
        <w:rPr>
          <w:rFonts w:ascii="Times New Roman" w:eastAsia="Times New Roman" w:hAnsi="Times New Roman" w:cs="Times New Roman"/>
          <w:kern w:val="0"/>
          <w:sz w:val="24"/>
          <w:szCs w:val="24"/>
          <w:lang w:val="en-GB" w:eastAsia="en-GB"/>
          <w14:ligatures w14:val="none"/>
        </w:rPr>
        <w:t>.</w:t>
      </w:r>
    </w:p>
    <w:p w14:paraId="45309D57" w14:textId="4FC46707" w:rsidR="00B41ACE" w:rsidRPr="00FC00F3" w:rsidRDefault="00C0607B" w:rsidP="00EF4F9D">
      <w:pPr>
        <w:spacing w:line="480" w:lineRule="auto"/>
        <w:ind w:firstLine="720"/>
        <w:rPr>
          <w:rFonts w:ascii="Times New Roman" w:eastAsia="Times New Roman" w:hAnsi="Times New Roman" w:cs="Times New Roman"/>
          <w:b/>
          <w:iCs/>
          <w:kern w:val="0"/>
          <w:sz w:val="24"/>
          <w:szCs w:val="24"/>
          <w:lang w:val="en-GB" w:eastAsia="en-GB"/>
          <w14:ligatures w14:val="none"/>
        </w:rPr>
      </w:pPr>
      <w:r w:rsidRPr="00FC00F3">
        <w:rPr>
          <w:rFonts w:ascii="Times New Roman" w:eastAsia="Times New Roman" w:hAnsi="Times New Roman" w:cs="Times New Roman"/>
          <w:b/>
          <w:iCs/>
          <w:kern w:val="0"/>
          <w:sz w:val="24"/>
          <w:szCs w:val="24"/>
          <w:lang w:val="en-GB" w:eastAsia="en-GB"/>
          <w14:ligatures w14:val="none"/>
        </w:rPr>
        <w:t xml:space="preserve">Hostile parenting. </w:t>
      </w:r>
      <w:r w:rsidR="004D23FC" w:rsidRPr="00FC00F3">
        <w:rPr>
          <w:rFonts w:ascii="Times New Roman" w:eastAsia="Times New Roman" w:hAnsi="Times New Roman" w:cs="Times New Roman"/>
          <w:kern w:val="0"/>
          <w:sz w:val="24"/>
          <w:szCs w:val="24"/>
          <w:lang w:val="en-GB" w:eastAsia="en-GB"/>
          <w14:ligatures w14:val="none"/>
        </w:rPr>
        <w:t>For</w:t>
      </w:r>
      <w:r w:rsidRPr="00FC00F3">
        <w:rPr>
          <w:rFonts w:ascii="Times New Roman" w:eastAsia="Times New Roman" w:hAnsi="Times New Roman" w:cs="Times New Roman"/>
          <w:kern w:val="0"/>
          <w:sz w:val="24"/>
          <w:szCs w:val="24"/>
          <w:lang w:val="en-GB" w:eastAsia="en-GB"/>
          <w14:ligatures w14:val="none"/>
        </w:rPr>
        <w:t xml:space="preserve"> parenting hostility</w:t>
      </w:r>
      <w:r w:rsidR="004D23FC" w:rsidRPr="00FC00F3">
        <w:rPr>
          <w:rFonts w:ascii="Times New Roman" w:eastAsia="Times New Roman" w:hAnsi="Times New Roman" w:cs="Times New Roman"/>
          <w:kern w:val="0"/>
          <w:sz w:val="24"/>
          <w:szCs w:val="24"/>
          <w:lang w:val="en-GB" w:eastAsia="en-GB"/>
          <w14:ligatures w14:val="none"/>
        </w:rPr>
        <w:t xml:space="preserve"> assessed using the LSAC hostility scale</w:t>
      </w:r>
      <w:r w:rsidRPr="00FC00F3">
        <w:rPr>
          <w:rFonts w:ascii="Times New Roman" w:eastAsia="Times New Roman" w:hAnsi="Times New Roman" w:cs="Times New Roman"/>
          <w:kern w:val="0"/>
          <w:sz w:val="24"/>
          <w:szCs w:val="24"/>
          <w:lang w:val="en-GB" w:eastAsia="en-GB"/>
          <w14:ligatures w14:val="none"/>
        </w:rPr>
        <w:t>, no significant effects were identified for group (</w:t>
      </w:r>
      <w:r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3748CE"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.112) or group x time (</w:t>
      </w:r>
      <w:r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3748CE"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.828) but there was a significant effect for Time (</w:t>
      </w:r>
      <w:r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&lt; </w:t>
      </w:r>
      <w:r w:rsidRPr="00FC00F3">
        <w:rPr>
          <w:rFonts w:ascii="Times New Roman" w:eastAsia="Times New Roman" w:hAnsi="Times New Roman" w:cs="Times New Roman"/>
          <w:kern w:val="0"/>
          <w:sz w:val="24"/>
          <w:szCs w:val="24"/>
          <w:lang w:val="en-GB" w:eastAsia="en-GB"/>
          <w14:ligatures w14:val="none"/>
        </w:rPr>
        <w:t>.0</w:t>
      </w:r>
      <w:r w:rsidR="003748CE" w:rsidRPr="00FC00F3">
        <w:rPr>
          <w:rFonts w:ascii="Times New Roman" w:eastAsia="Times New Roman" w:hAnsi="Times New Roman" w:cs="Times New Roman"/>
          <w:kern w:val="0"/>
          <w:sz w:val="24"/>
          <w:szCs w:val="24"/>
          <w:lang w:val="en-GB" w:eastAsia="en-GB"/>
          <w14:ligatures w14:val="none"/>
        </w:rPr>
        <w:t>5</w:t>
      </w:r>
      <w:r w:rsidRPr="00FC00F3">
        <w:rPr>
          <w:rFonts w:ascii="Times New Roman" w:eastAsia="Times New Roman" w:hAnsi="Times New Roman" w:cs="Times New Roman"/>
          <w:kern w:val="0"/>
          <w:sz w:val="24"/>
          <w:szCs w:val="24"/>
          <w:lang w:val="en-GB" w:eastAsia="en-GB"/>
          <w14:ligatures w14:val="none"/>
        </w:rPr>
        <w:t>). There were no significant between group-differences at T1, T2 or T3 (</w:t>
      </w:r>
      <w:proofErr w:type="spellStart"/>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&gt; .05), nor were there any significant within-group changes for any group (</w:t>
      </w:r>
      <w:proofErr w:type="spellStart"/>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r w:rsidR="00A11B11" w:rsidRPr="00FC00F3">
        <w:rPr>
          <w:rFonts w:ascii="Times New Roman" w:eastAsia="Times New Roman" w:hAnsi="Times New Roman" w:cs="Times New Roman"/>
          <w:kern w:val="0"/>
          <w:sz w:val="24"/>
          <w:szCs w:val="24"/>
          <w:lang w:val="en-GB" w:eastAsia="en-GB"/>
          <w14:ligatures w14:val="none"/>
        </w:rPr>
        <w:t xml:space="preserve">-T </w:t>
      </w:r>
      <w:r w:rsidRPr="00FC00F3">
        <w:rPr>
          <w:rFonts w:ascii="Times New Roman" w:eastAsia="Times New Roman" w:hAnsi="Times New Roman" w:cs="Times New Roman"/>
          <w:kern w:val="0"/>
          <w:sz w:val="24"/>
          <w:szCs w:val="24"/>
          <w:lang w:val="en-GB" w:eastAsia="en-GB"/>
          <w14:ligatures w14:val="none"/>
        </w:rPr>
        <w:t>&gt; COS-P] were not supported</w:t>
      </w:r>
      <w:r w:rsidR="00A11B11"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kern w:val="0"/>
          <w:sz w:val="24"/>
          <w:szCs w:val="24"/>
          <w:lang w:val="en-GB" w:eastAsia="en-GB"/>
          <w14:ligatures w14:val="none"/>
        </w:rPr>
        <w:t xml:space="preserve">T1 to T2: </w:t>
      </w:r>
      <w:r w:rsidR="003748CE" w:rsidRPr="00FC00F3">
        <w:rPr>
          <w:rFonts w:ascii="Times New Roman" w:eastAsia="Times New Roman" w:hAnsi="Times New Roman" w:cs="Times New Roman"/>
          <w:i/>
          <w:iCs/>
          <w:kern w:val="0"/>
          <w:sz w:val="24"/>
          <w:szCs w:val="24"/>
          <w:lang w:val="en-GB" w:eastAsia="en-GB"/>
          <w14:ligatures w14:val="none"/>
        </w:rPr>
        <w:t>F</w:t>
      </w:r>
      <w:r w:rsidR="003748CE" w:rsidRPr="00FC00F3">
        <w:rPr>
          <w:rFonts w:ascii="Times New Roman" w:eastAsia="Times New Roman" w:hAnsi="Times New Roman" w:cs="Times New Roman"/>
          <w:kern w:val="0"/>
          <w:sz w:val="24"/>
          <w:szCs w:val="24"/>
          <w:lang w:val="en-GB" w:eastAsia="en-GB"/>
          <w14:ligatures w14:val="none"/>
        </w:rPr>
        <w:t xml:space="preserve"> (2,</w:t>
      </w:r>
      <w:r w:rsidR="00684485" w:rsidRPr="00FC00F3">
        <w:rPr>
          <w:rFonts w:ascii="Times New Roman" w:eastAsia="Times New Roman" w:hAnsi="Times New Roman" w:cs="Times New Roman"/>
          <w:kern w:val="0"/>
          <w:sz w:val="24"/>
          <w:szCs w:val="24"/>
          <w:lang w:val="en-GB" w:eastAsia="en-GB"/>
          <w14:ligatures w14:val="none"/>
        </w:rPr>
        <w:t xml:space="preserve"> </w:t>
      </w:r>
      <w:r w:rsidR="00D75CC2" w:rsidRPr="00FC00F3">
        <w:rPr>
          <w:rFonts w:ascii="Times New Roman" w:eastAsia="Times New Roman" w:hAnsi="Times New Roman" w:cs="Times New Roman"/>
          <w:kern w:val="0"/>
          <w:sz w:val="24"/>
          <w:szCs w:val="24"/>
          <w:lang w:val="en-GB" w:eastAsia="en-GB"/>
          <w14:ligatures w14:val="none"/>
        </w:rPr>
        <w:t>155</w:t>
      </w:r>
      <w:r w:rsidR="003748CE" w:rsidRPr="00FC00F3">
        <w:rPr>
          <w:rFonts w:ascii="Times New Roman" w:eastAsia="Times New Roman" w:hAnsi="Times New Roman" w:cs="Times New Roman"/>
          <w:kern w:val="0"/>
          <w:sz w:val="24"/>
          <w:szCs w:val="24"/>
          <w:lang w:val="en-GB" w:eastAsia="en-GB"/>
          <w14:ligatures w14:val="none"/>
        </w:rPr>
        <w:t xml:space="preserve">) = </w:t>
      </w:r>
      <w:r w:rsidR="00D75CC2" w:rsidRPr="00FC00F3">
        <w:rPr>
          <w:rFonts w:ascii="Times New Roman" w:eastAsia="Times New Roman" w:hAnsi="Times New Roman" w:cs="Times New Roman"/>
          <w:kern w:val="0"/>
          <w:sz w:val="24"/>
          <w:szCs w:val="24"/>
          <w:lang w:val="en-GB" w:eastAsia="en-GB"/>
          <w14:ligatures w14:val="none"/>
        </w:rPr>
        <w:t>.01</w:t>
      </w:r>
      <w:r w:rsidR="003748C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w:t>
      </w:r>
      <w:r w:rsidR="00D75CC2" w:rsidRPr="00FC00F3">
        <w:rPr>
          <w:rFonts w:ascii="Times New Roman" w:eastAsia="Times New Roman" w:hAnsi="Times New Roman" w:cs="Times New Roman"/>
          <w:kern w:val="0"/>
          <w:sz w:val="24"/>
          <w:szCs w:val="24"/>
          <w:lang w:val="en-GB" w:eastAsia="en-GB"/>
          <w14:ligatures w14:val="none"/>
        </w:rPr>
        <w:t xml:space="preserve"> .987</w:t>
      </w:r>
      <w:r w:rsidR="003748CE" w:rsidRPr="00FC00F3">
        <w:rPr>
          <w:rFonts w:ascii="Times New Roman" w:eastAsia="Times New Roman" w:hAnsi="Times New Roman" w:cs="Times New Roman"/>
          <w:kern w:val="0"/>
          <w:sz w:val="24"/>
          <w:szCs w:val="24"/>
          <w:lang w:val="en-GB" w:eastAsia="en-GB"/>
          <w14:ligatures w14:val="none"/>
        </w:rPr>
        <w:t xml:space="preserve">; T1 to T3: </w:t>
      </w:r>
      <w:r w:rsidR="003748CE" w:rsidRPr="00FC00F3">
        <w:rPr>
          <w:rFonts w:ascii="Times New Roman" w:eastAsia="Times New Roman" w:hAnsi="Times New Roman" w:cs="Times New Roman"/>
          <w:i/>
          <w:iCs/>
          <w:kern w:val="0"/>
          <w:sz w:val="24"/>
          <w:szCs w:val="24"/>
          <w:lang w:val="en-GB" w:eastAsia="en-GB"/>
          <w14:ligatures w14:val="none"/>
        </w:rPr>
        <w:t>F</w:t>
      </w:r>
      <w:r w:rsidR="003748CE" w:rsidRPr="00FC00F3">
        <w:rPr>
          <w:rFonts w:ascii="Times New Roman" w:eastAsia="Times New Roman" w:hAnsi="Times New Roman" w:cs="Times New Roman"/>
          <w:kern w:val="0"/>
          <w:sz w:val="24"/>
          <w:szCs w:val="24"/>
          <w:lang w:val="en-GB" w:eastAsia="en-GB"/>
          <w14:ligatures w14:val="none"/>
        </w:rPr>
        <w:t xml:space="preserve"> (1,</w:t>
      </w:r>
      <w:r w:rsidR="00684485"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155</w:t>
      </w:r>
      <w:r w:rsidR="003748CE" w:rsidRPr="00FC00F3">
        <w:rPr>
          <w:rFonts w:ascii="Times New Roman" w:eastAsia="Times New Roman" w:hAnsi="Times New Roman" w:cs="Times New Roman"/>
          <w:kern w:val="0"/>
          <w:sz w:val="24"/>
          <w:szCs w:val="24"/>
          <w:lang w:val="en-GB" w:eastAsia="en-GB"/>
          <w14:ligatures w14:val="none"/>
        </w:rPr>
        <w:t xml:space="preserve">) = </w:t>
      </w:r>
      <w:r w:rsidR="00F61116" w:rsidRPr="00FC00F3">
        <w:rPr>
          <w:rFonts w:ascii="Times New Roman" w:eastAsia="Times New Roman" w:hAnsi="Times New Roman" w:cs="Times New Roman"/>
          <w:kern w:val="0"/>
          <w:sz w:val="24"/>
          <w:szCs w:val="24"/>
          <w:lang w:val="en-GB" w:eastAsia="en-GB"/>
          <w14:ligatures w14:val="none"/>
        </w:rPr>
        <w:t>.56</w:t>
      </w:r>
      <w:r w:rsidR="003748CE" w:rsidRPr="00FC00F3">
        <w:rPr>
          <w:rFonts w:ascii="Times New Roman" w:eastAsia="Times New Roman" w:hAnsi="Times New Roman" w:cs="Times New Roman"/>
          <w:kern w:val="0"/>
          <w:sz w:val="24"/>
          <w:szCs w:val="24"/>
          <w:lang w:val="en-GB" w:eastAsia="en-GB"/>
          <w14:ligatures w14:val="none"/>
        </w:rPr>
        <w:t xml:space="preserve">, </w:t>
      </w:r>
      <w:r w:rsidR="003748CE" w:rsidRPr="00FC00F3">
        <w:rPr>
          <w:rFonts w:ascii="Times New Roman" w:eastAsia="Times New Roman" w:hAnsi="Times New Roman" w:cs="Times New Roman"/>
          <w:i/>
          <w:iCs/>
          <w:kern w:val="0"/>
          <w:sz w:val="24"/>
          <w:szCs w:val="24"/>
          <w:lang w:val="en-GB" w:eastAsia="en-GB"/>
          <w14:ligatures w14:val="none"/>
        </w:rPr>
        <w:t>p</w:t>
      </w:r>
      <w:r w:rsidR="003748CE"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 xml:space="preserve"> .456</w:t>
      </w:r>
      <w:r w:rsidR="003748CE" w:rsidRPr="00FC00F3">
        <w:rPr>
          <w:rFonts w:ascii="Times New Roman" w:eastAsia="Times New Roman" w:hAnsi="Times New Roman" w:cs="Times New Roman"/>
          <w:kern w:val="0"/>
          <w:sz w:val="24"/>
          <w:szCs w:val="24"/>
          <w:lang w:val="en-GB" w:eastAsia="en-GB"/>
          <w14:ligatures w14:val="none"/>
        </w:rPr>
        <w:t>.</w:t>
      </w:r>
    </w:p>
    <w:p w14:paraId="0DF59800" w14:textId="00A3A950" w:rsidR="00696929" w:rsidRPr="00FC00F3" w:rsidRDefault="000F579F" w:rsidP="00EF4F9D">
      <w:pPr>
        <w:spacing w:line="480" w:lineRule="auto"/>
        <w:ind w:firstLine="720"/>
        <w:rPr>
          <w:rFonts w:ascii="Times New Roman" w:eastAsia="Times New Roman" w:hAnsi="Times New Roman" w:cs="Times New Roman"/>
          <w:b/>
          <w:bCs/>
          <w:kern w:val="0"/>
          <w:sz w:val="24"/>
          <w:szCs w:val="24"/>
          <w:lang w:val="en-GB" w:eastAsia="en-GB"/>
          <w14:ligatures w14:val="none"/>
        </w:rPr>
      </w:pPr>
      <w:r w:rsidRPr="00FC00F3">
        <w:rPr>
          <w:rFonts w:ascii="Times New Roman" w:hAnsi="Times New Roman" w:cs="Times New Roman"/>
          <w:b/>
          <w:bCs/>
          <w:iCs/>
          <w:color w:val="000000"/>
          <w:sz w:val="24"/>
          <w:szCs w:val="24"/>
        </w:rPr>
        <w:lastRenderedPageBreak/>
        <w:t>Child abuse potential</w:t>
      </w:r>
      <w:r w:rsidR="00696929" w:rsidRPr="00FC00F3">
        <w:rPr>
          <w:rFonts w:ascii="Times New Roman" w:hAnsi="Times New Roman" w:cs="Times New Roman"/>
          <w:b/>
          <w:bCs/>
          <w:iCs/>
          <w:color w:val="000000"/>
          <w:sz w:val="24"/>
          <w:szCs w:val="24"/>
        </w:rPr>
        <w:t xml:space="preserve">. </w:t>
      </w:r>
      <w:r w:rsidR="00696929" w:rsidRPr="00FC00F3">
        <w:rPr>
          <w:rFonts w:ascii="Times New Roman" w:hAnsi="Times New Roman" w:cs="Times New Roman"/>
          <w:iCs/>
          <w:color w:val="000000"/>
          <w:sz w:val="24"/>
          <w:szCs w:val="24"/>
        </w:rPr>
        <w:t>For child abuse potential</w:t>
      </w:r>
      <w:r w:rsidR="004D23FC" w:rsidRPr="00FC00F3">
        <w:rPr>
          <w:rFonts w:ascii="Times New Roman" w:hAnsi="Times New Roman" w:cs="Times New Roman"/>
          <w:iCs/>
          <w:color w:val="000000"/>
          <w:sz w:val="24"/>
          <w:szCs w:val="24"/>
        </w:rPr>
        <w:t xml:space="preserve"> assessed using the BCAP (total score, controlling for total Lie scale score)</w:t>
      </w:r>
      <w:r w:rsidR="00696929" w:rsidRPr="00FC00F3">
        <w:rPr>
          <w:rFonts w:ascii="Times New Roman" w:hAnsi="Times New Roman" w:cs="Times New Roman"/>
          <w:iCs/>
          <w:color w:val="000000"/>
          <w:sz w:val="24"/>
          <w:szCs w:val="24"/>
        </w:rPr>
        <w:t>,</w:t>
      </w:r>
      <w:r w:rsidR="00696929" w:rsidRPr="00FC00F3">
        <w:rPr>
          <w:rFonts w:ascii="Times New Roman" w:hAnsi="Times New Roman" w:cs="Times New Roman"/>
          <w:b/>
          <w:bCs/>
          <w:iCs/>
          <w:color w:val="000000"/>
          <w:sz w:val="24"/>
          <w:szCs w:val="24"/>
        </w:rPr>
        <w:t xml:space="preserve"> </w:t>
      </w:r>
      <w:r w:rsidR="00696929" w:rsidRPr="00FC00F3">
        <w:rPr>
          <w:rFonts w:ascii="Times New Roman" w:hAnsi="Times New Roman" w:cs="Times New Roman"/>
          <w:bCs/>
          <w:iCs/>
          <w:sz w:val="24"/>
          <w:szCs w:val="24"/>
        </w:rPr>
        <w:t>significant effects were identified for time (</w:t>
      </w:r>
      <w:r w:rsidR="00696929" w:rsidRPr="00FC00F3">
        <w:rPr>
          <w:rFonts w:ascii="Times New Roman" w:hAnsi="Times New Roman" w:cs="Times New Roman"/>
          <w:bCs/>
          <w:i/>
          <w:sz w:val="24"/>
          <w:szCs w:val="24"/>
        </w:rPr>
        <w:t>p</w:t>
      </w:r>
      <w:r w:rsidR="00D626DA" w:rsidRPr="00FC00F3">
        <w:rPr>
          <w:rFonts w:ascii="Times New Roman" w:hAnsi="Times New Roman" w:cs="Times New Roman"/>
          <w:bCs/>
          <w:iCs/>
          <w:sz w:val="24"/>
          <w:szCs w:val="24"/>
        </w:rPr>
        <w:t xml:space="preserve"> &lt; .</w:t>
      </w:r>
      <w:r w:rsidR="00696929" w:rsidRPr="00FC00F3">
        <w:rPr>
          <w:rFonts w:ascii="Times New Roman" w:hAnsi="Times New Roman" w:cs="Times New Roman"/>
          <w:bCs/>
          <w:iCs/>
          <w:sz w:val="24"/>
          <w:szCs w:val="24"/>
        </w:rPr>
        <w:t>0</w:t>
      </w:r>
      <w:r w:rsidR="00D626DA" w:rsidRPr="00FC00F3">
        <w:rPr>
          <w:rFonts w:ascii="Times New Roman" w:hAnsi="Times New Roman" w:cs="Times New Roman"/>
          <w:bCs/>
          <w:iCs/>
          <w:sz w:val="24"/>
          <w:szCs w:val="24"/>
        </w:rPr>
        <w:t>5</w:t>
      </w:r>
      <w:r w:rsidR="00696929" w:rsidRPr="00FC00F3">
        <w:rPr>
          <w:rFonts w:ascii="Times New Roman" w:hAnsi="Times New Roman" w:cs="Times New Roman"/>
          <w:bCs/>
          <w:iCs/>
          <w:sz w:val="24"/>
          <w:szCs w:val="24"/>
        </w:rPr>
        <w:t>) but not for group (</w:t>
      </w:r>
      <w:r w:rsidR="00696929" w:rsidRPr="00FC00F3">
        <w:rPr>
          <w:rFonts w:ascii="Times New Roman" w:hAnsi="Times New Roman" w:cs="Times New Roman"/>
          <w:bCs/>
          <w:i/>
          <w:sz w:val="24"/>
          <w:szCs w:val="24"/>
        </w:rPr>
        <w:t>p</w:t>
      </w:r>
      <w:r w:rsidR="00D626DA" w:rsidRPr="00FC00F3">
        <w:rPr>
          <w:rFonts w:ascii="Times New Roman" w:hAnsi="Times New Roman" w:cs="Times New Roman"/>
          <w:bCs/>
          <w:i/>
          <w:sz w:val="24"/>
          <w:szCs w:val="24"/>
        </w:rPr>
        <w:t xml:space="preserve"> </w:t>
      </w:r>
      <w:r w:rsidR="00696929" w:rsidRPr="00FC00F3">
        <w:rPr>
          <w:rFonts w:ascii="Times New Roman" w:hAnsi="Times New Roman" w:cs="Times New Roman"/>
          <w:bCs/>
          <w:iCs/>
          <w:sz w:val="24"/>
          <w:szCs w:val="24"/>
        </w:rPr>
        <w:t>=</w:t>
      </w:r>
      <w:r w:rsidR="00D626DA" w:rsidRPr="00FC00F3">
        <w:rPr>
          <w:rFonts w:ascii="Times New Roman" w:hAnsi="Times New Roman" w:cs="Times New Roman"/>
          <w:bCs/>
          <w:iCs/>
          <w:sz w:val="24"/>
          <w:szCs w:val="24"/>
        </w:rPr>
        <w:t xml:space="preserve"> </w:t>
      </w:r>
      <w:r w:rsidR="00696929" w:rsidRPr="00FC00F3">
        <w:rPr>
          <w:rFonts w:ascii="Times New Roman" w:hAnsi="Times New Roman" w:cs="Times New Roman"/>
          <w:bCs/>
          <w:iCs/>
          <w:sz w:val="24"/>
          <w:szCs w:val="24"/>
        </w:rPr>
        <w:t>0.195) or group x time (</w:t>
      </w:r>
      <w:r w:rsidR="00696929" w:rsidRPr="00FC00F3">
        <w:rPr>
          <w:rFonts w:ascii="Times New Roman" w:hAnsi="Times New Roman" w:cs="Times New Roman"/>
          <w:bCs/>
          <w:i/>
          <w:sz w:val="24"/>
          <w:szCs w:val="24"/>
        </w:rPr>
        <w:t>p</w:t>
      </w:r>
      <w:r w:rsidR="00D626DA" w:rsidRPr="00FC00F3">
        <w:rPr>
          <w:rFonts w:ascii="Times New Roman" w:hAnsi="Times New Roman" w:cs="Times New Roman"/>
          <w:bCs/>
          <w:i/>
          <w:sz w:val="24"/>
          <w:szCs w:val="24"/>
        </w:rPr>
        <w:t xml:space="preserve"> </w:t>
      </w:r>
      <w:r w:rsidR="00696929" w:rsidRPr="00FC00F3">
        <w:rPr>
          <w:rFonts w:ascii="Times New Roman" w:hAnsi="Times New Roman" w:cs="Times New Roman"/>
          <w:bCs/>
          <w:iCs/>
          <w:sz w:val="24"/>
          <w:szCs w:val="24"/>
        </w:rPr>
        <w:t>=</w:t>
      </w:r>
      <w:r w:rsidR="00D626DA" w:rsidRPr="00FC00F3">
        <w:rPr>
          <w:rFonts w:ascii="Times New Roman" w:hAnsi="Times New Roman" w:cs="Times New Roman"/>
          <w:bCs/>
          <w:iCs/>
          <w:sz w:val="24"/>
          <w:szCs w:val="24"/>
        </w:rPr>
        <w:t xml:space="preserve"> </w:t>
      </w:r>
      <w:r w:rsidR="00696929" w:rsidRPr="00FC00F3">
        <w:rPr>
          <w:rFonts w:ascii="Times New Roman" w:hAnsi="Times New Roman" w:cs="Times New Roman"/>
          <w:bCs/>
          <w:iCs/>
          <w:sz w:val="24"/>
          <w:szCs w:val="24"/>
        </w:rPr>
        <w:t xml:space="preserve">.252). </w:t>
      </w:r>
      <w:r w:rsidR="00403C78" w:rsidRPr="00FC00F3">
        <w:rPr>
          <w:rFonts w:ascii="Times New Roman" w:hAnsi="Times New Roman" w:cs="Times New Roman"/>
          <w:bCs/>
          <w:iCs/>
          <w:sz w:val="24"/>
          <w:szCs w:val="24"/>
        </w:rPr>
        <w:t>Planned comparisons</w:t>
      </w:r>
      <w:r w:rsidR="00696929" w:rsidRPr="00FC00F3">
        <w:rPr>
          <w:rFonts w:ascii="Times New Roman" w:hAnsi="Times New Roman" w:cs="Times New Roman"/>
          <w:bCs/>
          <w:iCs/>
          <w:sz w:val="24"/>
          <w:szCs w:val="24"/>
        </w:rPr>
        <w:t xml:space="preserve"> showed </w:t>
      </w:r>
      <w:r w:rsidR="00696929" w:rsidRPr="00FC00F3">
        <w:rPr>
          <w:rFonts w:ascii="Times New Roman" w:eastAsia="Times New Roman" w:hAnsi="Times New Roman" w:cs="Times New Roman"/>
          <w:kern w:val="0"/>
          <w:sz w:val="24"/>
          <w:szCs w:val="24"/>
          <w:lang w:val="en-GB" w:eastAsia="en-GB"/>
          <w14:ligatures w14:val="none"/>
        </w:rPr>
        <w:t>no significant between group-differences at T1, T2 or T3 (</w:t>
      </w:r>
      <w:proofErr w:type="spellStart"/>
      <w:r w:rsidR="00696929" w:rsidRPr="00FC00F3">
        <w:rPr>
          <w:rFonts w:ascii="Times New Roman" w:eastAsia="Times New Roman" w:hAnsi="Times New Roman" w:cs="Times New Roman"/>
          <w:i/>
          <w:iCs/>
          <w:kern w:val="0"/>
          <w:sz w:val="24"/>
          <w:szCs w:val="24"/>
          <w:lang w:val="en-GB" w:eastAsia="en-GB"/>
          <w14:ligatures w14:val="none"/>
        </w:rPr>
        <w:t>p</w:t>
      </w:r>
      <w:r w:rsidR="00696929" w:rsidRPr="00FC00F3">
        <w:rPr>
          <w:rFonts w:ascii="Times New Roman" w:eastAsia="Times New Roman" w:hAnsi="Times New Roman" w:cs="Times New Roman"/>
          <w:kern w:val="0"/>
          <w:sz w:val="24"/>
          <w:szCs w:val="24"/>
          <w:lang w:val="en-GB" w:eastAsia="en-GB"/>
          <w14:ligatures w14:val="none"/>
        </w:rPr>
        <w:t>s</w:t>
      </w:r>
      <w:proofErr w:type="spellEnd"/>
      <w:r w:rsidR="00696929" w:rsidRPr="00FC00F3">
        <w:rPr>
          <w:rFonts w:ascii="Times New Roman" w:eastAsia="Times New Roman" w:hAnsi="Times New Roman" w:cs="Times New Roman"/>
          <w:kern w:val="0"/>
          <w:sz w:val="24"/>
          <w:szCs w:val="24"/>
          <w:lang w:val="en-GB" w:eastAsia="en-GB"/>
          <w14:ligatures w14:val="none"/>
        </w:rPr>
        <w:t xml:space="preserve"> &gt; .05), or significant within-group changes for any group (</w:t>
      </w:r>
      <w:proofErr w:type="spellStart"/>
      <w:r w:rsidR="00696929" w:rsidRPr="00FC00F3">
        <w:rPr>
          <w:rFonts w:ascii="Times New Roman" w:eastAsia="Times New Roman" w:hAnsi="Times New Roman" w:cs="Times New Roman"/>
          <w:i/>
          <w:iCs/>
          <w:kern w:val="0"/>
          <w:sz w:val="24"/>
          <w:szCs w:val="24"/>
          <w:lang w:val="en-GB" w:eastAsia="en-GB"/>
          <w14:ligatures w14:val="none"/>
        </w:rPr>
        <w:t>p</w:t>
      </w:r>
      <w:r w:rsidR="00696929" w:rsidRPr="00FC00F3">
        <w:rPr>
          <w:rFonts w:ascii="Times New Roman" w:eastAsia="Times New Roman" w:hAnsi="Times New Roman" w:cs="Times New Roman"/>
          <w:kern w:val="0"/>
          <w:sz w:val="24"/>
          <w:szCs w:val="24"/>
          <w:lang w:val="en-GB" w:eastAsia="en-GB"/>
          <w14:ligatures w14:val="none"/>
        </w:rPr>
        <w:t>s</w:t>
      </w:r>
      <w:proofErr w:type="spellEnd"/>
      <w:r w:rsidR="00696929" w:rsidRPr="00FC00F3">
        <w:rPr>
          <w:rFonts w:ascii="Times New Roman" w:eastAsia="Times New Roman" w:hAnsi="Times New Roman" w:cs="Times New Roman"/>
          <w:kern w:val="0"/>
          <w:sz w:val="24"/>
          <w:szCs w:val="24"/>
          <w:lang w:val="en-GB" w:eastAsia="en-GB"/>
          <w14:ligatures w14:val="none"/>
        </w:rPr>
        <w:t xml:space="preserve"> &gt; .05). The hypotheses that there would be gradient effects in terms of the magnitude of gains from T1 to T2 [PCIT-T &gt; COS-P &gt; WL] and T1 to T3 [PCIT</w:t>
      </w:r>
      <w:r w:rsidR="00A11B11" w:rsidRPr="00FC00F3">
        <w:rPr>
          <w:rFonts w:ascii="Times New Roman" w:eastAsia="Times New Roman" w:hAnsi="Times New Roman" w:cs="Times New Roman"/>
          <w:kern w:val="0"/>
          <w:sz w:val="24"/>
          <w:szCs w:val="24"/>
          <w:lang w:val="en-GB" w:eastAsia="en-GB"/>
          <w14:ligatures w14:val="none"/>
        </w:rPr>
        <w:t xml:space="preserve">-T </w:t>
      </w:r>
      <w:r w:rsidR="00696929" w:rsidRPr="00FC00F3">
        <w:rPr>
          <w:rFonts w:ascii="Times New Roman" w:eastAsia="Times New Roman" w:hAnsi="Times New Roman" w:cs="Times New Roman"/>
          <w:kern w:val="0"/>
          <w:sz w:val="24"/>
          <w:szCs w:val="24"/>
          <w:lang w:val="en-GB" w:eastAsia="en-GB"/>
          <w14:ligatures w14:val="none"/>
        </w:rPr>
        <w:t>&gt; COS-P] were not supported</w:t>
      </w:r>
      <w:r w:rsidR="00A11B11" w:rsidRPr="00FC00F3">
        <w:rPr>
          <w:rFonts w:ascii="Times New Roman" w:eastAsia="Times New Roman" w:hAnsi="Times New Roman" w:cs="Times New Roman"/>
          <w:kern w:val="0"/>
          <w:sz w:val="24"/>
          <w:szCs w:val="24"/>
          <w:lang w:val="en-GB" w:eastAsia="en-GB"/>
          <w14:ligatures w14:val="none"/>
        </w:rPr>
        <w:t xml:space="preserve">, </w:t>
      </w:r>
      <w:r w:rsidR="00D626DA" w:rsidRPr="00FC00F3">
        <w:rPr>
          <w:rFonts w:ascii="Times New Roman" w:eastAsia="Times New Roman" w:hAnsi="Times New Roman" w:cs="Times New Roman"/>
          <w:kern w:val="0"/>
          <w:sz w:val="24"/>
          <w:szCs w:val="24"/>
          <w:lang w:val="en-GB" w:eastAsia="en-GB"/>
          <w14:ligatures w14:val="none"/>
        </w:rPr>
        <w:t xml:space="preserve">T1 to T2: </w:t>
      </w:r>
      <w:r w:rsidR="00D626DA" w:rsidRPr="00FC00F3">
        <w:rPr>
          <w:rFonts w:ascii="Times New Roman" w:eastAsia="Times New Roman" w:hAnsi="Times New Roman" w:cs="Times New Roman"/>
          <w:i/>
          <w:iCs/>
          <w:kern w:val="0"/>
          <w:sz w:val="24"/>
          <w:szCs w:val="24"/>
          <w:lang w:val="en-GB" w:eastAsia="en-GB"/>
          <w14:ligatures w14:val="none"/>
        </w:rPr>
        <w:t>F</w:t>
      </w:r>
      <w:r w:rsidR="00D626DA" w:rsidRPr="00FC00F3">
        <w:rPr>
          <w:rFonts w:ascii="Times New Roman" w:eastAsia="Times New Roman" w:hAnsi="Times New Roman" w:cs="Times New Roman"/>
          <w:kern w:val="0"/>
          <w:sz w:val="24"/>
          <w:szCs w:val="24"/>
          <w:lang w:val="en-GB" w:eastAsia="en-GB"/>
          <w14:ligatures w14:val="none"/>
        </w:rPr>
        <w:t xml:space="preserve"> (2,</w:t>
      </w:r>
      <w:r w:rsidR="00684485" w:rsidRPr="00FC00F3">
        <w:rPr>
          <w:rFonts w:ascii="Times New Roman" w:eastAsia="Times New Roman" w:hAnsi="Times New Roman" w:cs="Times New Roman"/>
          <w:kern w:val="0"/>
          <w:sz w:val="24"/>
          <w:szCs w:val="24"/>
          <w:lang w:val="en-GB" w:eastAsia="en-GB"/>
          <w14:ligatures w14:val="none"/>
        </w:rPr>
        <w:t xml:space="preserve"> </w:t>
      </w:r>
      <w:r w:rsidR="00D626DA" w:rsidRPr="00FC00F3">
        <w:rPr>
          <w:rFonts w:ascii="Times New Roman" w:eastAsia="Times New Roman" w:hAnsi="Times New Roman" w:cs="Times New Roman"/>
          <w:kern w:val="0"/>
          <w:sz w:val="24"/>
          <w:szCs w:val="24"/>
          <w:lang w:val="en-GB" w:eastAsia="en-GB"/>
          <w14:ligatures w14:val="none"/>
        </w:rPr>
        <w:t xml:space="preserve">140) = .81, </w:t>
      </w:r>
      <w:r w:rsidR="00D626DA" w:rsidRPr="00FC00F3">
        <w:rPr>
          <w:rFonts w:ascii="Times New Roman" w:eastAsia="Times New Roman" w:hAnsi="Times New Roman" w:cs="Times New Roman"/>
          <w:i/>
          <w:iCs/>
          <w:kern w:val="0"/>
          <w:sz w:val="24"/>
          <w:szCs w:val="24"/>
          <w:lang w:val="en-GB" w:eastAsia="en-GB"/>
          <w14:ligatures w14:val="none"/>
        </w:rPr>
        <w:t>p</w:t>
      </w:r>
      <w:r w:rsidR="00D626DA" w:rsidRPr="00FC00F3">
        <w:rPr>
          <w:rFonts w:ascii="Times New Roman" w:eastAsia="Times New Roman" w:hAnsi="Times New Roman" w:cs="Times New Roman"/>
          <w:kern w:val="0"/>
          <w:sz w:val="24"/>
          <w:szCs w:val="24"/>
          <w:lang w:val="en-GB" w:eastAsia="en-GB"/>
          <w14:ligatures w14:val="none"/>
        </w:rPr>
        <w:t xml:space="preserve"> = .446; T1 to T3: </w:t>
      </w:r>
      <w:r w:rsidR="00D626DA" w:rsidRPr="00FC00F3">
        <w:rPr>
          <w:rFonts w:ascii="Times New Roman" w:eastAsia="Times New Roman" w:hAnsi="Times New Roman" w:cs="Times New Roman"/>
          <w:i/>
          <w:iCs/>
          <w:kern w:val="0"/>
          <w:sz w:val="24"/>
          <w:szCs w:val="24"/>
          <w:lang w:val="en-GB" w:eastAsia="en-GB"/>
          <w14:ligatures w14:val="none"/>
        </w:rPr>
        <w:t>F</w:t>
      </w:r>
      <w:r w:rsidR="00D626DA" w:rsidRPr="00FC00F3">
        <w:rPr>
          <w:rFonts w:ascii="Times New Roman" w:eastAsia="Times New Roman" w:hAnsi="Times New Roman" w:cs="Times New Roman"/>
          <w:kern w:val="0"/>
          <w:sz w:val="24"/>
          <w:szCs w:val="24"/>
          <w:lang w:val="en-GB" w:eastAsia="en-GB"/>
          <w14:ligatures w14:val="none"/>
        </w:rPr>
        <w:t xml:space="preserve"> (1,</w:t>
      </w:r>
      <w:r w:rsidR="00684485"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140</w:t>
      </w:r>
      <w:r w:rsidR="00D626DA" w:rsidRPr="00FC00F3">
        <w:rPr>
          <w:rFonts w:ascii="Times New Roman" w:eastAsia="Times New Roman" w:hAnsi="Times New Roman" w:cs="Times New Roman"/>
          <w:kern w:val="0"/>
          <w:sz w:val="24"/>
          <w:szCs w:val="24"/>
          <w:lang w:val="en-GB" w:eastAsia="en-GB"/>
          <w14:ligatures w14:val="none"/>
        </w:rPr>
        <w:t>) =</w:t>
      </w:r>
      <w:r w:rsidR="00F61116" w:rsidRPr="00FC00F3">
        <w:rPr>
          <w:rFonts w:ascii="Times New Roman" w:eastAsia="Times New Roman" w:hAnsi="Times New Roman" w:cs="Times New Roman"/>
          <w:kern w:val="0"/>
          <w:sz w:val="24"/>
          <w:szCs w:val="24"/>
          <w:lang w:val="en-GB" w:eastAsia="en-GB"/>
          <w14:ligatures w14:val="none"/>
        </w:rPr>
        <w:t xml:space="preserve"> 2.46</w:t>
      </w:r>
      <w:r w:rsidR="00D626DA" w:rsidRPr="00FC00F3">
        <w:rPr>
          <w:rFonts w:ascii="Times New Roman" w:eastAsia="Times New Roman" w:hAnsi="Times New Roman" w:cs="Times New Roman"/>
          <w:kern w:val="0"/>
          <w:sz w:val="24"/>
          <w:szCs w:val="24"/>
          <w:lang w:val="en-GB" w:eastAsia="en-GB"/>
          <w14:ligatures w14:val="none"/>
        </w:rPr>
        <w:t xml:space="preserve">, </w:t>
      </w:r>
      <w:r w:rsidR="00D626DA" w:rsidRPr="00FC00F3">
        <w:rPr>
          <w:rFonts w:ascii="Times New Roman" w:eastAsia="Times New Roman" w:hAnsi="Times New Roman" w:cs="Times New Roman"/>
          <w:i/>
          <w:iCs/>
          <w:kern w:val="0"/>
          <w:sz w:val="24"/>
          <w:szCs w:val="24"/>
          <w:lang w:val="en-GB" w:eastAsia="en-GB"/>
          <w14:ligatures w14:val="none"/>
        </w:rPr>
        <w:t>p</w:t>
      </w:r>
      <w:r w:rsidR="00D626DA" w:rsidRPr="00FC00F3">
        <w:rPr>
          <w:rFonts w:ascii="Times New Roman" w:eastAsia="Times New Roman" w:hAnsi="Times New Roman" w:cs="Times New Roman"/>
          <w:kern w:val="0"/>
          <w:sz w:val="24"/>
          <w:szCs w:val="24"/>
          <w:lang w:val="en-GB" w:eastAsia="en-GB"/>
          <w14:ligatures w14:val="none"/>
        </w:rPr>
        <w:t xml:space="preserve"> =</w:t>
      </w:r>
      <w:r w:rsidR="00F61116" w:rsidRPr="00FC00F3">
        <w:rPr>
          <w:rFonts w:ascii="Times New Roman" w:eastAsia="Times New Roman" w:hAnsi="Times New Roman" w:cs="Times New Roman"/>
          <w:kern w:val="0"/>
          <w:sz w:val="24"/>
          <w:szCs w:val="24"/>
          <w:lang w:val="en-GB" w:eastAsia="en-GB"/>
          <w14:ligatures w14:val="none"/>
        </w:rPr>
        <w:t xml:space="preserve"> .119</w:t>
      </w:r>
      <w:r w:rsidR="00D626DA" w:rsidRPr="00FC00F3">
        <w:rPr>
          <w:rFonts w:ascii="Times New Roman" w:eastAsia="Times New Roman" w:hAnsi="Times New Roman" w:cs="Times New Roman"/>
          <w:kern w:val="0"/>
          <w:sz w:val="24"/>
          <w:szCs w:val="24"/>
          <w:lang w:val="en-GB" w:eastAsia="en-GB"/>
          <w14:ligatures w14:val="none"/>
        </w:rPr>
        <w:t>.</w:t>
      </w:r>
    </w:p>
    <w:p w14:paraId="13036B2E" w14:textId="303AC2A6" w:rsidR="00696929" w:rsidRPr="00FC00F3"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hAnsi="Times New Roman" w:cs="Times New Roman"/>
          <w:b/>
          <w:bCs/>
          <w:iCs/>
          <w:color w:val="000000"/>
          <w:sz w:val="24"/>
          <w:szCs w:val="24"/>
        </w:rPr>
        <w:t>Parenting stress</w:t>
      </w:r>
      <w:r w:rsidR="00696929" w:rsidRPr="00FC00F3">
        <w:rPr>
          <w:rFonts w:ascii="Times New Roman" w:hAnsi="Times New Roman" w:cs="Times New Roman"/>
          <w:b/>
          <w:bCs/>
          <w:iCs/>
          <w:color w:val="000000"/>
          <w:sz w:val="24"/>
          <w:szCs w:val="24"/>
        </w:rPr>
        <w:t xml:space="preserve">. </w:t>
      </w:r>
      <w:r w:rsidR="004D23FC" w:rsidRPr="00FC00F3">
        <w:rPr>
          <w:rFonts w:ascii="Times New Roman" w:hAnsi="Times New Roman" w:cs="Times New Roman"/>
          <w:iCs/>
          <w:color w:val="000000"/>
          <w:sz w:val="24"/>
          <w:szCs w:val="24"/>
        </w:rPr>
        <w:t>For</w:t>
      </w:r>
      <w:r w:rsidR="004D23FC" w:rsidRPr="00FC00F3">
        <w:rPr>
          <w:rFonts w:ascii="Times New Roman" w:hAnsi="Times New Roman" w:cs="Times New Roman"/>
          <w:b/>
          <w:bCs/>
          <w:iCs/>
          <w:color w:val="000000"/>
          <w:sz w:val="24"/>
          <w:szCs w:val="24"/>
        </w:rPr>
        <w:t xml:space="preserve"> </w:t>
      </w:r>
      <w:r w:rsidR="004D23FC" w:rsidRPr="00FC00F3">
        <w:rPr>
          <w:rFonts w:ascii="Times New Roman" w:hAnsi="Times New Roman" w:cs="Times New Roman"/>
          <w:iCs/>
          <w:color w:val="000000"/>
          <w:sz w:val="24"/>
          <w:szCs w:val="24"/>
        </w:rPr>
        <w:t>p</w:t>
      </w:r>
      <w:r w:rsidR="001A14E6" w:rsidRPr="00FC00F3">
        <w:rPr>
          <w:rFonts w:ascii="Times New Roman" w:hAnsi="Times New Roman" w:cs="Times New Roman"/>
          <w:iCs/>
          <w:color w:val="000000"/>
          <w:sz w:val="24"/>
          <w:szCs w:val="24"/>
        </w:rPr>
        <w:t>arenting stress</w:t>
      </w:r>
      <w:r w:rsidR="00901414" w:rsidRPr="00FC00F3">
        <w:rPr>
          <w:rFonts w:ascii="Times New Roman" w:hAnsi="Times New Roman" w:cs="Times New Roman"/>
          <w:iCs/>
          <w:color w:val="000000"/>
          <w:sz w:val="24"/>
          <w:szCs w:val="24"/>
        </w:rPr>
        <w:t>,</w:t>
      </w:r>
      <w:r w:rsidR="001A14E6" w:rsidRPr="00FC00F3">
        <w:rPr>
          <w:rFonts w:ascii="Times New Roman" w:hAnsi="Times New Roman" w:cs="Times New Roman"/>
          <w:iCs/>
          <w:color w:val="000000"/>
          <w:sz w:val="24"/>
          <w:szCs w:val="24"/>
        </w:rPr>
        <w:t xml:space="preserve"> assessed using the PSI-SF</w:t>
      </w:r>
      <w:r w:rsidR="00901414" w:rsidRPr="00FC00F3">
        <w:rPr>
          <w:rFonts w:ascii="Times New Roman" w:hAnsi="Times New Roman" w:cs="Times New Roman"/>
          <w:iCs/>
          <w:color w:val="000000"/>
          <w:sz w:val="24"/>
          <w:szCs w:val="24"/>
        </w:rPr>
        <w:t xml:space="preserve">, </w:t>
      </w:r>
      <w:r w:rsidR="00696929" w:rsidRPr="00FC00F3">
        <w:rPr>
          <w:rFonts w:ascii="Times New Roman" w:hAnsi="Times New Roman" w:cs="Times New Roman"/>
          <w:bCs/>
          <w:iCs/>
          <w:sz w:val="24"/>
          <w:szCs w:val="24"/>
        </w:rPr>
        <w:t>significant effects were identified for time (</w:t>
      </w:r>
      <w:r w:rsidR="00696929" w:rsidRPr="00FC00F3">
        <w:rPr>
          <w:rFonts w:ascii="Times New Roman" w:hAnsi="Times New Roman" w:cs="Times New Roman"/>
          <w:bCs/>
          <w:i/>
          <w:sz w:val="24"/>
          <w:szCs w:val="24"/>
        </w:rPr>
        <w:t>p</w:t>
      </w:r>
      <w:r w:rsidR="00684485" w:rsidRPr="00FC00F3">
        <w:rPr>
          <w:rFonts w:ascii="Times New Roman" w:hAnsi="Times New Roman" w:cs="Times New Roman"/>
          <w:bCs/>
          <w:i/>
          <w:sz w:val="24"/>
          <w:szCs w:val="24"/>
        </w:rPr>
        <w:t xml:space="preserve"> </w:t>
      </w:r>
      <w:r w:rsidR="00696929" w:rsidRPr="00FC00F3">
        <w:rPr>
          <w:rFonts w:ascii="Times New Roman" w:hAnsi="Times New Roman" w:cs="Times New Roman"/>
          <w:bCs/>
          <w:iCs/>
          <w:sz w:val="24"/>
          <w:szCs w:val="24"/>
        </w:rPr>
        <w:t>=</w:t>
      </w:r>
      <w:r w:rsidR="00684485" w:rsidRPr="00FC00F3">
        <w:rPr>
          <w:rFonts w:ascii="Times New Roman" w:hAnsi="Times New Roman" w:cs="Times New Roman"/>
          <w:bCs/>
          <w:iCs/>
          <w:sz w:val="24"/>
          <w:szCs w:val="24"/>
        </w:rPr>
        <w:t xml:space="preserve"> </w:t>
      </w:r>
      <w:r w:rsidR="00696929" w:rsidRPr="00FC00F3">
        <w:rPr>
          <w:rFonts w:ascii="Times New Roman" w:hAnsi="Times New Roman" w:cs="Times New Roman"/>
          <w:bCs/>
          <w:iCs/>
          <w:sz w:val="24"/>
          <w:szCs w:val="24"/>
        </w:rPr>
        <w:t>.</w:t>
      </w:r>
      <w:r w:rsidR="003F7139" w:rsidRPr="00FC00F3">
        <w:rPr>
          <w:rFonts w:ascii="Times New Roman" w:hAnsi="Times New Roman" w:cs="Times New Roman"/>
          <w:bCs/>
          <w:iCs/>
          <w:sz w:val="24"/>
          <w:szCs w:val="24"/>
        </w:rPr>
        <w:t>001</w:t>
      </w:r>
      <w:r w:rsidR="00696929" w:rsidRPr="00FC00F3">
        <w:rPr>
          <w:rFonts w:ascii="Times New Roman" w:hAnsi="Times New Roman" w:cs="Times New Roman"/>
          <w:bCs/>
          <w:iCs/>
          <w:sz w:val="24"/>
          <w:szCs w:val="24"/>
        </w:rPr>
        <w:t>) but not for group (</w:t>
      </w:r>
      <w:r w:rsidR="00696929" w:rsidRPr="00FC00F3">
        <w:rPr>
          <w:rFonts w:ascii="Times New Roman" w:hAnsi="Times New Roman" w:cs="Times New Roman"/>
          <w:bCs/>
          <w:i/>
          <w:sz w:val="24"/>
          <w:szCs w:val="24"/>
        </w:rPr>
        <w:t>p</w:t>
      </w:r>
      <w:r w:rsidR="00684485" w:rsidRPr="00FC00F3">
        <w:rPr>
          <w:rFonts w:ascii="Times New Roman" w:hAnsi="Times New Roman" w:cs="Times New Roman"/>
          <w:bCs/>
          <w:i/>
          <w:sz w:val="24"/>
          <w:szCs w:val="24"/>
        </w:rPr>
        <w:t xml:space="preserve"> </w:t>
      </w:r>
      <w:r w:rsidR="00696929" w:rsidRPr="00FC00F3">
        <w:rPr>
          <w:rFonts w:ascii="Times New Roman" w:hAnsi="Times New Roman" w:cs="Times New Roman"/>
          <w:bCs/>
          <w:iCs/>
          <w:sz w:val="24"/>
          <w:szCs w:val="24"/>
        </w:rPr>
        <w:t>=</w:t>
      </w:r>
      <w:r w:rsidR="00684485" w:rsidRPr="00FC00F3">
        <w:rPr>
          <w:rFonts w:ascii="Times New Roman" w:hAnsi="Times New Roman" w:cs="Times New Roman"/>
          <w:bCs/>
          <w:iCs/>
          <w:sz w:val="24"/>
          <w:szCs w:val="24"/>
        </w:rPr>
        <w:t xml:space="preserve"> </w:t>
      </w:r>
      <w:r w:rsidR="00696929" w:rsidRPr="00FC00F3">
        <w:rPr>
          <w:rFonts w:ascii="Times New Roman" w:hAnsi="Times New Roman" w:cs="Times New Roman"/>
          <w:bCs/>
          <w:iCs/>
          <w:sz w:val="24"/>
          <w:szCs w:val="24"/>
        </w:rPr>
        <w:t>.</w:t>
      </w:r>
      <w:r w:rsidR="003F7139" w:rsidRPr="00FC00F3">
        <w:rPr>
          <w:rFonts w:ascii="Times New Roman" w:hAnsi="Times New Roman" w:cs="Times New Roman"/>
          <w:bCs/>
          <w:iCs/>
          <w:sz w:val="24"/>
          <w:szCs w:val="24"/>
        </w:rPr>
        <w:t>25</w:t>
      </w:r>
      <w:r w:rsidR="00E102DD" w:rsidRPr="00FC00F3">
        <w:rPr>
          <w:rFonts w:ascii="Times New Roman" w:hAnsi="Times New Roman" w:cs="Times New Roman"/>
          <w:bCs/>
          <w:iCs/>
          <w:sz w:val="24"/>
          <w:szCs w:val="24"/>
        </w:rPr>
        <w:t>3</w:t>
      </w:r>
      <w:r w:rsidR="00696929" w:rsidRPr="00FC00F3">
        <w:rPr>
          <w:rFonts w:ascii="Times New Roman" w:hAnsi="Times New Roman" w:cs="Times New Roman"/>
          <w:bCs/>
          <w:iCs/>
          <w:sz w:val="24"/>
          <w:szCs w:val="24"/>
        </w:rPr>
        <w:t>) or group x time (</w:t>
      </w:r>
      <w:r w:rsidR="00696929" w:rsidRPr="00FC00F3">
        <w:rPr>
          <w:rFonts w:ascii="Times New Roman" w:hAnsi="Times New Roman" w:cs="Times New Roman"/>
          <w:bCs/>
          <w:i/>
          <w:sz w:val="24"/>
          <w:szCs w:val="24"/>
        </w:rPr>
        <w:t>p</w:t>
      </w:r>
      <w:r w:rsidR="00684485" w:rsidRPr="00FC00F3">
        <w:rPr>
          <w:rFonts w:ascii="Times New Roman" w:hAnsi="Times New Roman" w:cs="Times New Roman"/>
          <w:bCs/>
          <w:i/>
          <w:sz w:val="24"/>
          <w:szCs w:val="24"/>
        </w:rPr>
        <w:t xml:space="preserve"> </w:t>
      </w:r>
      <w:r w:rsidR="00696929" w:rsidRPr="00FC00F3">
        <w:rPr>
          <w:rFonts w:ascii="Times New Roman" w:hAnsi="Times New Roman" w:cs="Times New Roman"/>
          <w:bCs/>
          <w:iCs/>
          <w:sz w:val="24"/>
          <w:szCs w:val="24"/>
        </w:rPr>
        <w:t>=</w:t>
      </w:r>
      <w:r w:rsidR="00684485" w:rsidRPr="00FC00F3">
        <w:rPr>
          <w:rFonts w:ascii="Times New Roman" w:hAnsi="Times New Roman" w:cs="Times New Roman"/>
          <w:bCs/>
          <w:iCs/>
          <w:sz w:val="24"/>
          <w:szCs w:val="24"/>
        </w:rPr>
        <w:t xml:space="preserve"> </w:t>
      </w:r>
      <w:r w:rsidR="00696929" w:rsidRPr="00FC00F3">
        <w:rPr>
          <w:rFonts w:ascii="Times New Roman" w:hAnsi="Times New Roman" w:cs="Times New Roman"/>
          <w:bCs/>
          <w:iCs/>
          <w:sz w:val="24"/>
          <w:szCs w:val="24"/>
        </w:rPr>
        <w:t>.</w:t>
      </w:r>
      <w:r w:rsidR="00E102DD" w:rsidRPr="00FC00F3">
        <w:rPr>
          <w:rFonts w:ascii="Times New Roman" w:hAnsi="Times New Roman" w:cs="Times New Roman"/>
          <w:bCs/>
          <w:iCs/>
          <w:sz w:val="24"/>
          <w:szCs w:val="24"/>
        </w:rPr>
        <w:t>124</w:t>
      </w:r>
      <w:r w:rsidR="00696929" w:rsidRPr="00FC00F3">
        <w:rPr>
          <w:rFonts w:ascii="Times New Roman" w:hAnsi="Times New Roman" w:cs="Times New Roman"/>
          <w:bCs/>
          <w:iCs/>
          <w:sz w:val="24"/>
          <w:szCs w:val="24"/>
        </w:rPr>
        <w:t xml:space="preserve">). </w:t>
      </w:r>
      <w:r w:rsidR="00544E84" w:rsidRPr="00FC00F3">
        <w:rPr>
          <w:rFonts w:ascii="Times New Roman" w:hAnsi="Times New Roman" w:cs="Times New Roman"/>
          <w:bCs/>
          <w:iCs/>
          <w:sz w:val="24"/>
          <w:szCs w:val="24"/>
        </w:rPr>
        <w:t>Plan</w:t>
      </w:r>
      <w:r w:rsidR="00D5464E" w:rsidRPr="00FC00F3">
        <w:rPr>
          <w:rFonts w:ascii="Times New Roman" w:hAnsi="Times New Roman" w:cs="Times New Roman"/>
          <w:bCs/>
          <w:iCs/>
          <w:sz w:val="24"/>
          <w:szCs w:val="24"/>
        </w:rPr>
        <w:t>n</w:t>
      </w:r>
      <w:r w:rsidR="00544E84" w:rsidRPr="00FC00F3">
        <w:rPr>
          <w:rFonts w:ascii="Times New Roman" w:hAnsi="Times New Roman" w:cs="Times New Roman"/>
          <w:bCs/>
          <w:iCs/>
          <w:sz w:val="24"/>
          <w:szCs w:val="24"/>
        </w:rPr>
        <w:t>ed comparisons</w:t>
      </w:r>
      <w:r w:rsidR="00696929" w:rsidRPr="00FC00F3">
        <w:rPr>
          <w:rFonts w:ascii="Times New Roman" w:hAnsi="Times New Roman" w:cs="Times New Roman"/>
          <w:bCs/>
          <w:iCs/>
          <w:sz w:val="24"/>
          <w:szCs w:val="24"/>
        </w:rPr>
        <w:t xml:space="preserve"> revealed no between-group differences at any time point. The PCIT-T and COS-P groups each showed significant within-group decreases in parenting stress from T1 to T2 (</w:t>
      </w:r>
      <w:r w:rsidR="00901414" w:rsidRPr="00FC00F3">
        <w:rPr>
          <w:rFonts w:ascii="Times New Roman" w:hAnsi="Times New Roman" w:cs="Times New Roman"/>
          <w:bCs/>
          <w:iCs/>
          <w:sz w:val="24"/>
          <w:szCs w:val="24"/>
        </w:rPr>
        <w:t xml:space="preserve">PCIT-T: </w:t>
      </w:r>
      <w:r w:rsidR="00901414" w:rsidRPr="00FC00F3">
        <w:rPr>
          <w:rFonts w:ascii="Times New Roman" w:hAnsi="Times New Roman" w:cs="Times New Roman"/>
          <w:bCs/>
          <w:i/>
          <w:sz w:val="24"/>
          <w:szCs w:val="24"/>
        </w:rPr>
        <w:t>p</w:t>
      </w:r>
      <w:r w:rsidR="00684485"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684485"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.0</w:t>
      </w:r>
      <w:r w:rsidR="00E102DD" w:rsidRPr="00FC00F3">
        <w:rPr>
          <w:rFonts w:ascii="Times New Roman" w:hAnsi="Times New Roman" w:cs="Times New Roman"/>
          <w:bCs/>
          <w:iCs/>
          <w:sz w:val="24"/>
          <w:szCs w:val="24"/>
        </w:rPr>
        <w:t>07</w:t>
      </w:r>
      <w:r w:rsidR="00901414" w:rsidRPr="00FC00F3">
        <w:rPr>
          <w:rFonts w:ascii="Times New Roman" w:hAnsi="Times New Roman" w:cs="Times New Roman"/>
          <w:bCs/>
          <w:iCs/>
          <w:sz w:val="24"/>
          <w:szCs w:val="24"/>
        </w:rPr>
        <w:t xml:space="preserve">, </w:t>
      </w:r>
      <w:r w:rsidR="00901414" w:rsidRPr="00FC00F3">
        <w:rPr>
          <w:rFonts w:ascii="Times New Roman" w:hAnsi="Times New Roman" w:cs="Times New Roman"/>
          <w:bCs/>
          <w:i/>
          <w:sz w:val="24"/>
          <w:szCs w:val="24"/>
        </w:rPr>
        <w:t>d</w:t>
      </w:r>
      <w:r w:rsidR="00684485"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684485"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 xml:space="preserve">.47, medium effect size; COS-P: </w:t>
      </w:r>
      <w:r w:rsidR="00901414" w:rsidRPr="00FC00F3">
        <w:rPr>
          <w:rFonts w:ascii="Times New Roman" w:hAnsi="Times New Roman" w:cs="Times New Roman"/>
          <w:bCs/>
          <w:i/>
          <w:sz w:val="24"/>
          <w:szCs w:val="24"/>
        </w:rPr>
        <w:t>p</w:t>
      </w:r>
      <w:r w:rsidR="00CA79EE"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CA79EE"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.0</w:t>
      </w:r>
      <w:r w:rsidR="00F12C3F" w:rsidRPr="00FC00F3">
        <w:rPr>
          <w:rFonts w:ascii="Times New Roman" w:hAnsi="Times New Roman" w:cs="Times New Roman"/>
          <w:bCs/>
          <w:iCs/>
          <w:sz w:val="24"/>
          <w:szCs w:val="24"/>
        </w:rPr>
        <w:t>25</w:t>
      </w:r>
      <w:r w:rsidR="00901414" w:rsidRPr="00FC00F3">
        <w:rPr>
          <w:rFonts w:ascii="Times New Roman" w:hAnsi="Times New Roman" w:cs="Times New Roman"/>
          <w:bCs/>
          <w:iCs/>
          <w:sz w:val="24"/>
          <w:szCs w:val="24"/>
        </w:rPr>
        <w:t xml:space="preserve">, </w:t>
      </w:r>
      <w:r w:rsidR="00901414" w:rsidRPr="00FC00F3">
        <w:rPr>
          <w:rFonts w:ascii="Times New Roman" w:hAnsi="Times New Roman" w:cs="Times New Roman"/>
          <w:bCs/>
          <w:i/>
          <w:sz w:val="24"/>
          <w:szCs w:val="24"/>
        </w:rPr>
        <w:t>d</w:t>
      </w:r>
      <w:r w:rsidR="00CA79EE"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 .55, medium effect size</w:t>
      </w:r>
      <w:r w:rsidR="00696929" w:rsidRPr="00FC00F3">
        <w:rPr>
          <w:rFonts w:ascii="Times New Roman" w:hAnsi="Times New Roman" w:cs="Times New Roman"/>
          <w:bCs/>
          <w:iCs/>
          <w:sz w:val="24"/>
          <w:szCs w:val="24"/>
        </w:rPr>
        <w:t>) and from T1 to T3 (</w:t>
      </w:r>
      <w:r w:rsidR="00901414" w:rsidRPr="00FC00F3">
        <w:rPr>
          <w:rFonts w:ascii="Times New Roman" w:hAnsi="Times New Roman" w:cs="Times New Roman"/>
          <w:bCs/>
          <w:iCs/>
          <w:sz w:val="24"/>
          <w:szCs w:val="24"/>
        </w:rPr>
        <w:t xml:space="preserve">PCIT-T: </w:t>
      </w:r>
      <w:r w:rsidR="00901414" w:rsidRPr="00FC00F3">
        <w:rPr>
          <w:rFonts w:ascii="Times New Roman" w:hAnsi="Times New Roman" w:cs="Times New Roman"/>
          <w:bCs/>
          <w:i/>
          <w:sz w:val="24"/>
          <w:szCs w:val="24"/>
        </w:rPr>
        <w:t>p</w:t>
      </w:r>
      <w:r w:rsidR="00CA79EE"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CA79EE"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.0</w:t>
      </w:r>
      <w:r w:rsidR="00F12C3F" w:rsidRPr="00FC00F3">
        <w:rPr>
          <w:rFonts w:ascii="Times New Roman" w:hAnsi="Times New Roman" w:cs="Times New Roman"/>
          <w:bCs/>
          <w:iCs/>
          <w:sz w:val="24"/>
          <w:szCs w:val="24"/>
        </w:rPr>
        <w:t>2</w:t>
      </w:r>
      <w:r w:rsidR="00392704" w:rsidRPr="00FC00F3">
        <w:rPr>
          <w:rFonts w:ascii="Times New Roman" w:hAnsi="Times New Roman" w:cs="Times New Roman"/>
          <w:bCs/>
          <w:iCs/>
          <w:sz w:val="24"/>
          <w:szCs w:val="24"/>
        </w:rPr>
        <w:t>8</w:t>
      </w:r>
      <w:r w:rsidR="00901414" w:rsidRPr="00FC00F3">
        <w:rPr>
          <w:rFonts w:ascii="Times New Roman" w:hAnsi="Times New Roman" w:cs="Times New Roman"/>
          <w:bCs/>
          <w:iCs/>
          <w:sz w:val="24"/>
          <w:szCs w:val="24"/>
        </w:rPr>
        <w:t xml:space="preserve">, </w:t>
      </w:r>
      <w:r w:rsidR="00901414" w:rsidRPr="00FC00F3">
        <w:rPr>
          <w:rFonts w:ascii="Times New Roman" w:hAnsi="Times New Roman" w:cs="Times New Roman"/>
          <w:bCs/>
          <w:i/>
          <w:sz w:val="24"/>
          <w:szCs w:val="24"/>
        </w:rPr>
        <w:t>d</w:t>
      </w:r>
      <w:r w:rsidR="00CA79EE"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CA79EE"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.4</w:t>
      </w:r>
      <w:r w:rsidR="00F12C3F" w:rsidRPr="00FC00F3">
        <w:rPr>
          <w:rFonts w:ascii="Times New Roman" w:hAnsi="Times New Roman" w:cs="Times New Roman"/>
          <w:bCs/>
          <w:iCs/>
          <w:sz w:val="24"/>
          <w:szCs w:val="24"/>
        </w:rPr>
        <w:t>3</w:t>
      </w:r>
      <w:r w:rsidR="00901414" w:rsidRPr="00FC00F3">
        <w:rPr>
          <w:rFonts w:ascii="Times New Roman" w:hAnsi="Times New Roman" w:cs="Times New Roman"/>
          <w:bCs/>
          <w:iCs/>
          <w:sz w:val="24"/>
          <w:szCs w:val="24"/>
        </w:rPr>
        <w:t xml:space="preserve">, medium effect size; COS-P: </w:t>
      </w:r>
      <w:r w:rsidR="00901414" w:rsidRPr="00FC00F3">
        <w:rPr>
          <w:rFonts w:ascii="Times New Roman" w:hAnsi="Times New Roman" w:cs="Times New Roman"/>
          <w:bCs/>
          <w:i/>
          <w:sz w:val="24"/>
          <w:szCs w:val="24"/>
        </w:rPr>
        <w:t>p</w:t>
      </w:r>
      <w:r w:rsidR="00CA79EE"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CA79EE"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.0</w:t>
      </w:r>
      <w:r w:rsidR="00392704" w:rsidRPr="00FC00F3">
        <w:rPr>
          <w:rFonts w:ascii="Times New Roman" w:hAnsi="Times New Roman" w:cs="Times New Roman"/>
          <w:bCs/>
          <w:iCs/>
          <w:sz w:val="24"/>
          <w:szCs w:val="24"/>
        </w:rPr>
        <w:t>28</w:t>
      </w:r>
      <w:r w:rsidR="00901414" w:rsidRPr="00FC00F3">
        <w:rPr>
          <w:rFonts w:ascii="Times New Roman" w:hAnsi="Times New Roman" w:cs="Times New Roman"/>
          <w:bCs/>
          <w:iCs/>
          <w:sz w:val="24"/>
          <w:szCs w:val="24"/>
        </w:rPr>
        <w:t xml:space="preserve">, </w:t>
      </w:r>
      <w:r w:rsidR="00901414" w:rsidRPr="00FC00F3">
        <w:rPr>
          <w:rFonts w:ascii="Times New Roman" w:hAnsi="Times New Roman" w:cs="Times New Roman"/>
          <w:bCs/>
          <w:i/>
          <w:sz w:val="24"/>
          <w:szCs w:val="24"/>
        </w:rPr>
        <w:t>d</w:t>
      </w:r>
      <w:r w:rsidR="00392704" w:rsidRPr="00FC00F3">
        <w:rPr>
          <w:rFonts w:ascii="Times New Roman" w:hAnsi="Times New Roman" w:cs="Times New Roman"/>
          <w:bCs/>
          <w:i/>
          <w:sz w:val="24"/>
          <w:szCs w:val="24"/>
        </w:rPr>
        <w:t xml:space="preserve"> </w:t>
      </w:r>
      <w:r w:rsidR="00901414" w:rsidRPr="00FC00F3">
        <w:rPr>
          <w:rFonts w:ascii="Times New Roman" w:hAnsi="Times New Roman" w:cs="Times New Roman"/>
          <w:bCs/>
          <w:iCs/>
          <w:sz w:val="24"/>
          <w:szCs w:val="24"/>
        </w:rPr>
        <w:t>=</w:t>
      </w:r>
      <w:r w:rsidR="00392704" w:rsidRPr="00FC00F3">
        <w:rPr>
          <w:rFonts w:ascii="Times New Roman" w:hAnsi="Times New Roman" w:cs="Times New Roman"/>
          <w:bCs/>
          <w:iCs/>
          <w:sz w:val="24"/>
          <w:szCs w:val="24"/>
        </w:rPr>
        <w:t xml:space="preserve"> </w:t>
      </w:r>
      <w:r w:rsidR="00901414" w:rsidRPr="00FC00F3">
        <w:rPr>
          <w:rFonts w:ascii="Times New Roman" w:hAnsi="Times New Roman" w:cs="Times New Roman"/>
          <w:bCs/>
          <w:iCs/>
          <w:sz w:val="24"/>
          <w:szCs w:val="24"/>
        </w:rPr>
        <w:t>.79, large effect size</w:t>
      </w:r>
      <w:r w:rsidR="00696929" w:rsidRPr="00FC00F3">
        <w:rPr>
          <w:rFonts w:ascii="Times New Roman" w:hAnsi="Times New Roman" w:cs="Times New Roman"/>
          <w:bCs/>
          <w:iCs/>
          <w:sz w:val="24"/>
          <w:szCs w:val="24"/>
        </w:rPr>
        <w:t xml:space="preserve">) </w:t>
      </w:r>
      <w:r w:rsidR="00692345" w:rsidRPr="00FC00F3">
        <w:rPr>
          <w:rFonts w:ascii="Times New Roman" w:hAnsi="Times New Roman" w:cs="Times New Roman"/>
          <w:bCs/>
          <w:iCs/>
          <w:sz w:val="24"/>
          <w:szCs w:val="24"/>
        </w:rPr>
        <w:t xml:space="preserve">but </w:t>
      </w:r>
      <w:r w:rsidR="00696929" w:rsidRPr="00FC00F3">
        <w:rPr>
          <w:rFonts w:ascii="Times New Roman" w:hAnsi="Times New Roman" w:cs="Times New Roman"/>
          <w:bCs/>
          <w:iCs/>
          <w:sz w:val="24"/>
          <w:szCs w:val="24"/>
        </w:rPr>
        <w:t>the WL group showed no within-group change.</w:t>
      </w:r>
      <w:r w:rsidR="00696929" w:rsidRPr="00FC00F3">
        <w:rPr>
          <w:rFonts w:ascii="Times New Roman" w:eastAsia="Times New Roman" w:hAnsi="Times New Roman" w:cs="Times New Roman"/>
          <w:kern w:val="0"/>
          <w:sz w:val="24"/>
          <w:szCs w:val="24"/>
          <w:lang w:val="en-GB" w:eastAsia="en-GB"/>
          <w14:ligatures w14:val="none"/>
        </w:rPr>
        <w:t xml:space="preserve"> The hypotheses that there would be gradient effects in terms of the magnitude of gains from T1 to T2 [PCIT-T &gt; COS-P &gt; WL] and T1 to T3 [PCIT</w:t>
      </w:r>
      <w:r w:rsidR="00D626DA" w:rsidRPr="00FC00F3">
        <w:rPr>
          <w:rFonts w:ascii="Times New Roman" w:eastAsia="Times New Roman" w:hAnsi="Times New Roman" w:cs="Times New Roman"/>
          <w:kern w:val="0"/>
          <w:sz w:val="24"/>
          <w:szCs w:val="24"/>
          <w:lang w:val="en-GB" w:eastAsia="en-GB"/>
          <w14:ligatures w14:val="none"/>
        </w:rPr>
        <w:t xml:space="preserve">-T </w:t>
      </w:r>
      <w:r w:rsidR="00696929" w:rsidRPr="00FC00F3">
        <w:rPr>
          <w:rFonts w:ascii="Times New Roman" w:eastAsia="Times New Roman" w:hAnsi="Times New Roman" w:cs="Times New Roman"/>
          <w:kern w:val="0"/>
          <w:sz w:val="24"/>
          <w:szCs w:val="24"/>
          <w:lang w:val="en-GB" w:eastAsia="en-GB"/>
          <w14:ligatures w14:val="none"/>
        </w:rPr>
        <w:t>&gt; COS-P], were not supported</w:t>
      </w:r>
      <w:r w:rsidR="00D626DA" w:rsidRPr="00FC00F3">
        <w:rPr>
          <w:rFonts w:ascii="Times New Roman" w:eastAsia="Times New Roman" w:hAnsi="Times New Roman" w:cs="Times New Roman"/>
          <w:kern w:val="0"/>
          <w:sz w:val="24"/>
          <w:szCs w:val="24"/>
          <w:lang w:val="en-GB" w:eastAsia="en-GB"/>
          <w14:ligatures w14:val="none"/>
        </w:rPr>
        <w:t xml:space="preserve"> (T1 to T2: </w:t>
      </w:r>
      <w:r w:rsidR="00D626DA" w:rsidRPr="00FC00F3">
        <w:rPr>
          <w:rFonts w:ascii="Times New Roman" w:eastAsia="Times New Roman" w:hAnsi="Times New Roman" w:cs="Times New Roman"/>
          <w:i/>
          <w:iCs/>
          <w:kern w:val="0"/>
          <w:sz w:val="24"/>
          <w:szCs w:val="24"/>
          <w:lang w:val="en-GB" w:eastAsia="en-GB"/>
          <w14:ligatures w14:val="none"/>
        </w:rPr>
        <w:t>F</w:t>
      </w:r>
      <w:r w:rsidR="00D626DA" w:rsidRPr="00FC00F3">
        <w:rPr>
          <w:rFonts w:ascii="Times New Roman" w:eastAsia="Times New Roman" w:hAnsi="Times New Roman" w:cs="Times New Roman"/>
          <w:kern w:val="0"/>
          <w:sz w:val="24"/>
          <w:szCs w:val="24"/>
          <w:lang w:val="en-GB" w:eastAsia="en-GB"/>
          <w14:ligatures w14:val="none"/>
        </w:rPr>
        <w:t xml:space="preserve"> (2,</w:t>
      </w:r>
      <w:r w:rsidR="001C3868" w:rsidRPr="00FC00F3">
        <w:rPr>
          <w:rFonts w:ascii="Times New Roman" w:eastAsia="Times New Roman" w:hAnsi="Times New Roman" w:cs="Times New Roman"/>
          <w:kern w:val="0"/>
          <w:sz w:val="24"/>
          <w:szCs w:val="24"/>
          <w:lang w:val="en-GB" w:eastAsia="en-GB"/>
          <w14:ligatures w14:val="none"/>
        </w:rPr>
        <w:t>130</w:t>
      </w:r>
      <w:r w:rsidR="00D626DA" w:rsidRPr="00FC00F3">
        <w:rPr>
          <w:rFonts w:ascii="Times New Roman" w:eastAsia="Times New Roman" w:hAnsi="Times New Roman" w:cs="Times New Roman"/>
          <w:kern w:val="0"/>
          <w:sz w:val="24"/>
          <w:szCs w:val="24"/>
          <w:lang w:val="en-GB" w:eastAsia="en-GB"/>
          <w14:ligatures w14:val="none"/>
        </w:rPr>
        <w:t xml:space="preserve">) = </w:t>
      </w:r>
      <w:r w:rsidR="001C3868" w:rsidRPr="00FC00F3">
        <w:rPr>
          <w:rFonts w:ascii="Times New Roman" w:eastAsia="Times New Roman" w:hAnsi="Times New Roman" w:cs="Times New Roman"/>
          <w:kern w:val="0"/>
          <w:sz w:val="24"/>
          <w:szCs w:val="24"/>
          <w:lang w:val="en-GB" w:eastAsia="en-GB"/>
          <w14:ligatures w14:val="none"/>
        </w:rPr>
        <w:t>2</w:t>
      </w:r>
      <w:r w:rsidR="00D626DA" w:rsidRPr="00FC00F3">
        <w:rPr>
          <w:rFonts w:ascii="Times New Roman" w:eastAsia="Times New Roman" w:hAnsi="Times New Roman" w:cs="Times New Roman"/>
          <w:kern w:val="0"/>
          <w:sz w:val="24"/>
          <w:szCs w:val="24"/>
          <w:lang w:val="en-GB" w:eastAsia="en-GB"/>
          <w14:ligatures w14:val="none"/>
        </w:rPr>
        <w:t>.</w:t>
      </w:r>
      <w:r w:rsidR="001C3868" w:rsidRPr="00FC00F3">
        <w:rPr>
          <w:rFonts w:ascii="Times New Roman" w:eastAsia="Times New Roman" w:hAnsi="Times New Roman" w:cs="Times New Roman"/>
          <w:kern w:val="0"/>
          <w:sz w:val="24"/>
          <w:szCs w:val="24"/>
          <w:lang w:val="en-GB" w:eastAsia="en-GB"/>
          <w14:ligatures w14:val="none"/>
        </w:rPr>
        <w:t>19</w:t>
      </w:r>
      <w:r w:rsidR="00D626DA" w:rsidRPr="00FC00F3">
        <w:rPr>
          <w:rFonts w:ascii="Times New Roman" w:eastAsia="Times New Roman" w:hAnsi="Times New Roman" w:cs="Times New Roman"/>
          <w:kern w:val="0"/>
          <w:sz w:val="24"/>
          <w:szCs w:val="24"/>
          <w:lang w:val="en-GB" w:eastAsia="en-GB"/>
          <w14:ligatures w14:val="none"/>
        </w:rPr>
        <w:t xml:space="preserve">, </w:t>
      </w:r>
      <w:r w:rsidR="00D626DA" w:rsidRPr="00FC00F3">
        <w:rPr>
          <w:rFonts w:ascii="Times New Roman" w:eastAsia="Times New Roman" w:hAnsi="Times New Roman" w:cs="Times New Roman"/>
          <w:i/>
          <w:iCs/>
          <w:kern w:val="0"/>
          <w:sz w:val="24"/>
          <w:szCs w:val="24"/>
          <w:lang w:val="en-GB" w:eastAsia="en-GB"/>
          <w14:ligatures w14:val="none"/>
        </w:rPr>
        <w:t>p</w:t>
      </w:r>
      <w:r w:rsidR="00D626DA" w:rsidRPr="00FC00F3">
        <w:rPr>
          <w:rFonts w:ascii="Times New Roman" w:eastAsia="Times New Roman" w:hAnsi="Times New Roman" w:cs="Times New Roman"/>
          <w:kern w:val="0"/>
          <w:sz w:val="24"/>
          <w:szCs w:val="24"/>
          <w:lang w:val="en-GB" w:eastAsia="en-GB"/>
          <w14:ligatures w14:val="none"/>
        </w:rPr>
        <w:t xml:space="preserve"> = </w:t>
      </w:r>
      <w:r w:rsidR="001C3868" w:rsidRPr="00FC00F3">
        <w:rPr>
          <w:rFonts w:ascii="Times New Roman" w:eastAsia="Times New Roman" w:hAnsi="Times New Roman" w:cs="Times New Roman"/>
          <w:kern w:val="0"/>
          <w:sz w:val="24"/>
          <w:szCs w:val="24"/>
          <w:lang w:val="en-GB" w:eastAsia="en-GB"/>
          <w14:ligatures w14:val="none"/>
        </w:rPr>
        <w:t>.117</w:t>
      </w:r>
      <w:r w:rsidR="00D626DA" w:rsidRPr="00FC00F3">
        <w:rPr>
          <w:rFonts w:ascii="Times New Roman" w:eastAsia="Times New Roman" w:hAnsi="Times New Roman" w:cs="Times New Roman"/>
          <w:kern w:val="0"/>
          <w:sz w:val="24"/>
          <w:szCs w:val="24"/>
          <w:lang w:val="en-GB" w:eastAsia="en-GB"/>
          <w14:ligatures w14:val="none"/>
        </w:rPr>
        <w:t xml:space="preserve">; T1 to T3: </w:t>
      </w:r>
      <w:r w:rsidR="00D626DA" w:rsidRPr="00FC00F3">
        <w:rPr>
          <w:rFonts w:ascii="Times New Roman" w:eastAsia="Times New Roman" w:hAnsi="Times New Roman" w:cs="Times New Roman"/>
          <w:i/>
          <w:iCs/>
          <w:kern w:val="0"/>
          <w:sz w:val="24"/>
          <w:szCs w:val="24"/>
          <w:lang w:val="en-GB" w:eastAsia="en-GB"/>
          <w14:ligatures w14:val="none"/>
        </w:rPr>
        <w:t>F</w:t>
      </w:r>
      <w:r w:rsidR="00D626DA" w:rsidRPr="00FC00F3">
        <w:rPr>
          <w:rFonts w:ascii="Times New Roman" w:eastAsia="Times New Roman" w:hAnsi="Times New Roman" w:cs="Times New Roman"/>
          <w:kern w:val="0"/>
          <w:sz w:val="24"/>
          <w:szCs w:val="24"/>
          <w:lang w:val="en-GB" w:eastAsia="en-GB"/>
          <w14:ligatures w14:val="none"/>
        </w:rPr>
        <w:t xml:space="preserve"> (1,</w:t>
      </w:r>
      <w:r w:rsidR="004A7D11" w:rsidRPr="00FC00F3">
        <w:rPr>
          <w:rFonts w:ascii="Times New Roman" w:eastAsia="Times New Roman" w:hAnsi="Times New Roman" w:cs="Times New Roman"/>
          <w:kern w:val="0"/>
          <w:sz w:val="24"/>
          <w:szCs w:val="24"/>
          <w:lang w:val="en-GB" w:eastAsia="en-GB"/>
          <w14:ligatures w14:val="none"/>
        </w:rPr>
        <w:t>1</w:t>
      </w:r>
      <w:r w:rsidR="00A60B2E" w:rsidRPr="00FC00F3">
        <w:rPr>
          <w:rFonts w:ascii="Times New Roman" w:eastAsia="Times New Roman" w:hAnsi="Times New Roman" w:cs="Times New Roman"/>
          <w:kern w:val="0"/>
          <w:sz w:val="24"/>
          <w:szCs w:val="24"/>
          <w:lang w:val="en-GB" w:eastAsia="en-GB"/>
          <w14:ligatures w14:val="none"/>
        </w:rPr>
        <w:t>30</w:t>
      </w:r>
      <w:r w:rsidR="00D626DA" w:rsidRPr="00FC00F3">
        <w:rPr>
          <w:rFonts w:ascii="Times New Roman" w:eastAsia="Times New Roman" w:hAnsi="Times New Roman" w:cs="Times New Roman"/>
          <w:kern w:val="0"/>
          <w:sz w:val="24"/>
          <w:szCs w:val="24"/>
          <w:lang w:val="en-GB" w:eastAsia="en-GB"/>
          <w14:ligatures w14:val="none"/>
        </w:rPr>
        <w:t>) =</w:t>
      </w:r>
      <w:r w:rsidR="00CA79EE" w:rsidRPr="00FC00F3">
        <w:rPr>
          <w:rFonts w:ascii="Times New Roman" w:eastAsia="Times New Roman" w:hAnsi="Times New Roman" w:cs="Times New Roman"/>
          <w:kern w:val="0"/>
          <w:sz w:val="24"/>
          <w:szCs w:val="24"/>
          <w:lang w:val="en-GB" w:eastAsia="en-GB"/>
          <w14:ligatures w14:val="none"/>
        </w:rPr>
        <w:t xml:space="preserve"> </w:t>
      </w:r>
      <w:r w:rsidR="00A60B2E" w:rsidRPr="00FC00F3">
        <w:rPr>
          <w:rFonts w:ascii="Times New Roman" w:eastAsia="Times New Roman" w:hAnsi="Times New Roman" w:cs="Times New Roman"/>
          <w:kern w:val="0"/>
          <w:sz w:val="24"/>
          <w:szCs w:val="24"/>
          <w:lang w:val="en-GB" w:eastAsia="en-GB"/>
          <w14:ligatures w14:val="none"/>
        </w:rPr>
        <w:t>1</w:t>
      </w:r>
      <w:r w:rsidR="004A7D11" w:rsidRPr="00FC00F3">
        <w:rPr>
          <w:rFonts w:ascii="Times New Roman" w:eastAsia="Times New Roman" w:hAnsi="Times New Roman" w:cs="Times New Roman"/>
          <w:kern w:val="0"/>
          <w:sz w:val="24"/>
          <w:szCs w:val="24"/>
          <w:lang w:val="en-GB" w:eastAsia="en-GB"/>
          <w14:ligatures w14:val="none"/>
        </w:rPr>
        <w:t>.</w:t>
      </w:r>
      <w:r w:rsidR="00A60B2E" w:rsidRPr="00FC00F3">
        <w:rPr>
          <w:rFonts w:ascii="Times New Roman" w:eastAsia="Times New Roman" w:hAnsi="Times New Roman" w:cs="Times New Roman"/>
          <w:kern w:val="0"/>
          <w:sz w:val="24"/>
          <w:szCs w:val="24"/>
          <w:lang w:val="en-GB" w:eastAsia="en-GB"/>
          <w14:ligatures w14:val="none"/>
        </w:rPr>
        <w:t>19</w:t>
      </w:r>
      <w:r w:rsidR="00D626DA" w:rsidRPr="00FC00F3">
        <w:rPr>
          <w:rFonts w:ascii="Times New Roman" w:eastAsia="Times New Roman" w:hAnsi="Times New Roman" w:cs="Times New Roman"/>
          <w:kern w:val="0"/>
          <w:sz w:val="24"/>
          <w:szCs w:val="24"/>
          <w:lang w:val="en-GB" w:eastAsia="en-GB"/>
          <w14:ligatures w14:val="none"/>
        </w:rPr>
        <w:t xml:space="preserve">, </w:t>
      </w:r>
      <w:r w:rsidR="00D626DA" w:rsidRPr="00FC00F3">
        <w:rPr>
          <w:rFonts w:ascii="Times New Roman" w:eastAsia="Times New Roman" w:hAnsi="Times New Roman" w:cs="Times New Roman"/>
          <w:i/>
          <w:iCs/>
          <w:kern w:val="0"/>
          <w:sz w:val="24"/>
          <w:szCs w:val="24"/>
          <w:lang w:val="en-GB" w:eastAsia="en-GB"/>
          <w14:ligatures w14:val="none"/>
        </w:rPr>
        <w:t>p</w:t>
      </w:r>
      <w:r w:rsidR="00D626DA" w:rsidRPr="00FC00F3">
        <w:rPr>
          <w:rFonts w:ascii="Times New Roman" w:eastAsia="Times New Roman" w:hAnsi="Times New Roman" w:cs="Times New Roman"/>
          <w:kern w:val="0"/>
          <w:sz w:val="24"/>
          <w:szCs w:val="24"/>
          <w:lang w:val="en-GB" w:eastAsia="en-GB"/>
          <w14:ligatures w14:val="none"/>
        </w:rPr>
        <w:t xml:space="preserve"> </w:t>
      </w:r>
      <w:r w:rsidR="00A60B2E" w:rsidRPr="00FC00F3">
        <w:rPr>
          <w:rFonts w:ascii="Times New Roman" w:eastAsia="Times New Roman" w:hAnsi="Times New Roman" w:cs="Times New Roman"/>
          <w:kern w:val="0"/>
          <w:sz w:val="24"/>
          <w:szCs w:val="24"/>
          <w:lang w:val="en-GB" w:eastAsia="en-GB"/>
          <w14:ligatures w14:val="none"/>
        </w:rPr>
        <w:t>=.277</w:t>
      </w:r>
      <w:r w:rsidR="00D626DA" w:rsidRPr="00FC00F3">
        <w:rPr>
          <w:rFonts w:ascii="Times New Roman" w:eastAsia="Times New Roman" w:hAnsi="Times New Roman" w:cs="Times New Roman"/>
          <w:kern w:val="0"/>
          <w:sz w:val="24"/>
          <w:szCs w:val="24"/>
          <w:lang w:val="en-GB" w:eastAsia="en-GB"/>
          <w14:ligatures w14:val="none"/>
        </w:rPr>
        <w:t>).</w:t>
      </w:r>
    </w:p>
    <w:p w14:paraId="20D250BC" w14:textId="49C434C5" w:rsidR="00696929" w:rsidRPr="00FC00F3" w:rsidRDefault="00FA3CE6" w:rsidP="00EF4F9D">
      <w:pPr>
        <w:spacing w:line="480" w:lineRule="auto"/>
        <w:ind w:firstLine="720"/>
        <w:rPr>
          <w:rFonts w:ascii="Times New Roman" w:hAnsi="Times New Roman" w:cs="Times New Roman"/>
          <w:b/>
          <w:iCs/>
          <w:sz w:val="24"/>
          <w:szCs w:val="24"/>
        </w:rPr>
      </w:pPr>
      <w:r w:rsidRPr="00FC00F3">
        <w:rPr>
          <w:rFonts w:ascii="Times New Roman" w:hAnsi="Times New Roman" w:cs="Times New Roman"/>
          <w:b/>
          <w:iCs/>
          <w:sz w:val="24"/>
          <w:szCs w:val="24"/>
        </w:rPr>
        <w:t>Child outcomes</w:t>
      </w:r>
    </w:p>
    <w:p w14:paraId="5A6C405F" w14:textId="370208C8" w:rsidR="00FA3CE6" w:rsidRPr="00FC00F3" w:rsidRDefault="000F579F"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Child social-emotional functioning</w:t>
      </w:r>
      <w:r w:rsidR="00FA3CE6" w:rsidRPr="00FC00F3">
        <w:rPr>
          <w:rFonts w:ascii="Times New Roman" w:eastAsia="Times New Roman" w:hAnsi="Times New Roman" w:cs="Times New Roman"/>
          <w:b/>
          <w:bCs/>
          <w:kern w:val="0"/>
          <w:sz w:val="24"/>
          <w:szCs w:val="24"/>
          <w:lang w:val="en-GB" w:eastAsia="en-GB"/>
          <w14:ligatures w14:val="none"/>
        </w:rPr>
        <w:t xml:space="preserve">. </w:t>
      </w:r>
      <w:r w:rsidR="00FA3CE6" w:rsidRPr="00FC00F3">
        <w:rPr>
          <w:rFonts w:ascii="Times New Roman" w:eastAsia="Times New Roman" w:hAnsi="Times New Roman" w:cs="Times New Roman"/>
          <w:kern w:val="0"/>
          <w:sz w:val="24"/>
          <w:szCs w:val="24"/>
          <w:lang w:val="en-GB" w:eastAsia="en-GB"/>
          <w14:ligatures w14:val="none"/>
        </w:rPr>
        <w:t>For Attachment and Relationships</w:t>
      </w:r>
      <w:r w:rsidR="00901414" w:rsidRPr="00FC00F3">
        <w:rPr>
          <w:rFonts w:ascii="Times New Roman" w:eastAsia="Times New Roman" w:hAnsi="Times New Roman" w:cs="Times New Roman"/>
          <w:kern w:val="0"/>
          <w:sz w:val="24"/>
          <w:szCs w:val="24"/>
          <w:lang w:val="en-GB" w:eastAsia="en-GB"/>
          <w14:ligatures w14:val="none"/>
        </w:rPr>
        <w:t>, assessed using the DECA-attachment scale</w:t>
      </w:r>
      <w:r w:rsidR="00FA3CE6" w:rsidRPr="00FC00F3">
        <w:rPr>
          <w:rFonts w:ascii="Times New Roman" w:eastAsia="Times New Roman" w:hAnsi="Times New Roman" w:cs="Times New Roman"/>
          <w:kern w:val="0"/>
          <w:sz w:val="24"/>
          <w:szCs w:val="24"/>
          <w:lang w:val="en-GB" w:eastAsia="en-GB"/>
          <w14:ligatures w14:val="none"/>
        </w:rPr>
        <w:t xml:space="preserve">, </w:t>
      </w:r>
      <w:r w:rsidR="00FA3CE6" w:rsidRPr="00FC00F3">
        <w:rPr>
          <w:rFonts w:ascii="Times New Roman" w:hAnsi="Times New Roman" w:cs="Times New Roman"/>
          <w:bCs/>
          <w:iCs/>
          <w:sz w:val="24"/>
          <w:szCs w:val="24"/>
        </w:rPr>
        <w:t>significant effects were identified for group (</w:t>
      </w:r>
      <w:r w:rsidR="00FA3CE6" w:rsidRPr="00FC00F3">
        <w:rPr>
          <w:rFonts w:ascii="Times New Roman" w:hAnsi="Times New Roman" w:cs="Times New Roman"/>
          <w:bCs/>
          <w:i/>
          <w:sz w:val="24"/>
          <w:szCs w:val="24"/>
        </w:rPr>
        <w:t>p</w:t>
      </w:r>
      <w:r w:rsidR="00EA7DFE" w:rsidRPr="00FC00F3">
        <w:rPr>
          <w:rFonts w:ascii="Times New Roman" w:hAnsi="Times New Roman" w:cs="Times New Roman"/>
          <w:bCs/>
          <w:i/>
          <w:sz w:val="24"/>
          <w:szCs w:val="24"/>
        </w:rPr>
        <w:t xml:space="preserve"> </w:t>
      </w:r>
      <w:r w:rsidR="00FA3CE6" w:rsidRPr="00FC00F3">
        <w:rPr>
          <w:rFonts w:ascii="Times New Roman" w:hAnsi="Times New Roman" w:cs="Times New Roman"/>
          <w:bCs/>
          <w:iCs/>
          <w:sz w:val="24"/>
          <w:szCs w:val="24"/>
        </w:rPr>
        <w:t>=</w:t>
      </w:r>
      <w:r w:rsidR="00EA7DFE" w:rsidRPr="00FC00F3">
        <w:rPr>
          <w:rFonts w:ascii="Times New Roman" w:hAnsi="Times New Roman" w:cs="Times New Roman"/>
          <w:bCs/>
          <w:iCs/>
          <w:sz w:val="24"/>
          <w:szCs w:val="24"/>
        </w:rPr>
        <w:t xml:space="preserve"> </w:t>
      </w:r>
      <w:r w:rsidR="00FA3CE6" w:rsidRPr="00FC00F3">
        <w:rPr>
          <w:rFonts w:ascii="Times New Roman" w:hAnsi="Times New Roman" w:cs="Times New Roman"/>
          <w:bCs/>
          <w:iCs/>
          <w:sz w:val="24"/>
          <w:szCs w:val="24"/>
        </w:rPr>
        <w:t>.046) but not for time (</w:t>
      </w:r>
      <w:r w:rsidR="00FA3CE6" w:rsidRPr="00FC00F3">
        <w:rPr>
          <w:rFonts w:ascii="Times New Roman" w:hAnsi="Times New Roman" w:cs="Times New Roman"/>
          <w:bCs/>
          <w:i/>
          <w:sz w:val="24"/>
          <w:szCs w:val="24"/>
        </w:rPr>
        <w:t>p</w:t>
      </w:r>
      <w:r w:rsidR="00EA7DFE" w:rsidRPr="00FC00F3">
        <w:rPr>
          <w:rFonts w:ascii="Times New Roman" w:hAnsi="Times New Roman" w:cs="Times New Roman"/>
          <w:bCs/>
          <w:i/>
          <w:sz w:val="24"/>
          <w:szCs w:val="24"/>
        </w:rPr>
        <w:t xml:space="preserve"> </w:t>
      </w:r>
      <w:r w:rsidR="00FA3CE6" w:rsidRPr="00FC00F3">
        <w:rPr>
          <w:rFonts w:ascii="Times New Roman" w:hAnsi="Times New Roman" w:cs="Times New Roman"/>
          <w:bCs/>
          <w:iCs/>
          <w:sz w:val="24"/>
          <w:szCs w:val="24"/>
        </w:rPr>
        <w:t>=</w:t>
      </w:r>
      <w:r w:rsidR="00EA7DFE" w:rsidRPr="00FC00F3">
        <w:rPr>
          <w:rFonts w:ascii="Times New Roman" w:hAnsi="Times New Roman" w:cs="Times New Roman"/>
          <w:bCs/>
          <w:iCs/>
          <w:sz w:val="24"/>
          <w:szCs w:val="24"/>
        </w:rPr>
        <w:t xml:space="preserve"> </w:t>
      </w:r>
      <w:r w:rsidR="00FA3CE6" w:rsidRPr="00FC00F3">
        <w:rPr>
          <w:rFonts w:ascii="Times New Roman" w:hAnsi="Times New Roman" w:cs="Times New Roman"/>
          <w:bCs/>
          <w:iCs/>
          <w:sz w:val="24"/>
          <w:szCs w:val="24"/>
        </w:rPr>
        <w:t>.102) or group x time (</w:t>
      </w:r>
      <w:r w:rsidR="00FA3CE6" w:rsidRPr="00FC00F3">
        <w:rPr>
          <w:rFonts w:ascii="Times New Roman" w:hAnsi="Times New Roman" w:cs="Times New Roman"/>
          <w:bCs/>
          <w:i/>
          <w:sz w:val="24"/>
          <w:szCs w:val="24"/>
        </w:rPr>
        <w:t>p</w:t>
      </w:r>
      <w:r w:rsidR="00EA7DFE" w:rsidRPr="00FC00F3">
        <w:rPr>
          <w:rFonts w:ascii="Times New Roman" w:hAnsi="Times New Roman" w:cs="Times New Roman"/>
          <w:bCs/>
          <w:i/>
          <w:sz w:val="24"/>
          <w:szCs w:val="24"/>
        </w:rPr>
        <w:t xml:space="preserve"> </w:t>
      </w:r>
      <w:r w:rsidR="00FA3CE6" w:rsidRPr="00FC00F3">
        <w:rPr>
          <w:rFonts w:ascii="Times New Roman" w:hAnsi="Times New Roman" w:cs="Times New Roman"/>
          <w:bCs/>
          <w:iCs/>
          <w:sz w:val="24"/>
          <w:szCs w:val="24"/>
        </w:rPr>
        <w:t>=</w:t>
      </w:r>
      <w:r w:rsidR="00EA7DFE" w:rsidRPr="00FC00F3">
        <w:rPr>
          <w:rFonts w:ascii="Times New Roman" w:hAnsi="Times New Roman" w:cs="Times New Roman"/>
          <w:bCs/>
          <w:iCs/>
          <w:sz w:val="24"/>
          <w:szCs w:val="24"/>
        </w:rPr>
        <w:t xml:space="preserve"> </w:t>
      </w:r>
      <w:r w:rsidR="00FA3CE6" w:rsidRPr="00FC00F3">
        <w:rPr>
          <w:rFonts w:ascii="Times New Roman" w:hAnsi="Times New Roman" w:cs="Times New Roman"/>
          <w:bCs/>
          <w:iCs/>
          <w:sz w:val="24"/>
          <w:szCs w:val="24"/>
        </w:rPr>
        <w:t xml:space="preserve">.203). </w:t>
      </w:r>
      <w:r w:rsidR="00544E84" w:rsidRPr="00FC00F3">
        <w:rPr>
          <w:rFonts w:ascii="Times New Roman" w:hAnsi="Times New Roman" w:cs="Times New Roman"/>
          <w:bCs/>
          <w:iCs/>
          <w:sz w:val="24"/>
          <w:szCs w:val="24"/>
        </w:rPr>
        <w:t>Pla</w:t>
      </w:r>
      <w:r w:rsidR="00631383" w:rsidRPr="00FC00F3">
        <w:rPr>
          <w:rFonts w:ascii="Times New Roman" w:hAnsi="Times New Roman" w:cs="Times New Roman"/>
          <w:bCs/>
          <w:iCs/>
          <w:sz w:val="24"/>
          <w:szCs w:val="24"/>
        </w:rPr>
        <w:t>n</w:t>
      </w:r>
      <w:r w:rsidR="00544E84" w:rsidRPr="00FC00F3">
        <w:rPr>
          <w:rFonts w:ascii="Times New Roman" w:hAnsi="Times New Roman" w:cs="Times New Roman"/>
          <w:bCs/>
          <w:iCs/>
          <w:sz w:val="24"/>
          <w:szCs w:val="24"/>
        </w:rPr>
        <w:t>ned comparisons</w:t>
      </w:r>
      <w:r w:rsidR="00FA3CE6" w:rsidRPr="00FC00F3">
        <w:rPr>
          <w:rFonts w:ascii="Times New Roman" w:hAnsi="Times New Roman" w:cs="Times New Roman"/>
          <w:bCs/>
          <w:iCs/>
          <w:sz w:val="24"/>
          <w:szCs w:val="24"/>
        </w:rPr>
        <w:t xml:space="preserve"> revealed </w:t>
      </w:r>
      <w:r w:rsidR="00AF06DA" w:rsidRPr="00FC00F3">
        <w:rPr>
          <w:rFonts w:ascii="Times New Roman" w:hAnsi="Times New Roman" w:cs="Times New Roman"/>
          <w:bCs/>
          <w:iCs/>
          <w:sz w:val="24"/>
          <w:szCs w:val="24"/>
        </w:rPr>
        <w:t xml:space="preserve">a difference between </w:t>
      </w:r>
      <w:r w:rsidR="00AB050A" w:rsidRPr="00FC00F3">
        <w:rPr>
          <w:rFonts w:ascii="Times New Roman" w:hAnsi="Times New Roman" w:cs="Times New Roman"/>
          <w:bCs/>
          <w:iCs/>
          <w:sz w:val="24"/>
          <w:szCs w:val="24"/>
        </w:rPr>
        <w:t xml:space="preserve">the </w:t>
      </w:r>
      <w:r w:rsidR="00AF06DA" w:rsidRPr="00FC00F3">
        <w:rPr>
          <w:rFonts w:ascii="Times New Roman" w:hAnsi="Times New Roman" w:cs="Times New Roman"/>
          <w:bCs/>
          <w:iCs/>
          <w:sz w:val="24"/>
          <w:szCs w:val="24"/>
        </w:rPr>
        <w:t xml:space="preserve">PCIT-T and </w:t>
      </w:r>
      <w:r w:rsidR="00692345" w:rsidRPr="00FC00F3">
        <w:rPr>
          <w:rFonts w:ascii="Times New Roman" w:hAnsi="Times New Roman" w:cs="Times New Roman"/>
          <w:bCs/>
          <w:iCs/>
          <w:sz w:val="24"/>
          <w:szCs w:val="24"/>
        </w:rPr>
        <w:t xml:space="preserve">WL </w:t>
      </w:r>
      <w:r w:rsidR="00AB050A" w:rsidRPr="00FC00F3">
        <w:rPr>
          <w:rFonts w:ascii="Times New Roman" w:hAnsi="Times New Roman" w:cs="Times New Roman"/>
          <w:bCs/>
          <w:iCs/>
          <w:sz w:val="24"/>
          <w:szCs w:val="24"/>
        </w:rPr>
        <w:t xml:space="preserve">groups </w:t>
      </w:r>
      <w:r w:rsidR="00AF06DA" w:rsidRPr="00FC00F3">
        <w:rPr>
          <w:rFonts w:ascii="Times New Roman" w:hAnsi="Times New Roman" w:cs="Times New Roman"/>
          <w:bCs/>
          <w:iCs/>
          <w:sz w:val="24"/>
          <w:szCs w:val="24"/>
        </w:rPr>
        <w:t>at Ti</w:t>
      </w:r>
      <w:r w:rsidR="00AF06DA" w:rsidRPr="00FC00F3">
        <w:rPr>
          <w:rFonts w:ascii="Times New Roman" w:eastAsia="Times New Roman" w:hAnsi="Times New Roman" w:cs="Times New Roman"/>
          <w:kern w:val="0"/>
          <w:sz w:val="24"/>
          <w:szCs w:val="24"/>
          <w:lang w:val="en-GB" w:eastAsia="en-GB"/>
          <w14:ligatures w14:val="none"/>
        </w:rPr>
        <w:t>me 1 (</w:t>
      </w:r>
      <w:r w:rsidR="00AF06DA" w:rsidRPr="00FC00F3">
        <w:rPr>
          <w:rFonts w:ascii="Times New Roman" w:eastAsia="Times New Roman" w:hAnsi="Times New Roman" w:cs="Times New Roman"/>
          <w:i/>
          <w:iCs/>
          <w:kern w:val="0"/>
          <w:sz w:val="24"/>
          <w:szCs w:val="24"/>
          <w:lang w:val="en-GB" w:eastAsia="en-GB"/>
          <w14:ligatures w14:val="none"/>
        </w:rPr>
        <w:t>p</w:t>
      </w:r>
      <w:r w:rsidR="00AB050A" w:rsidRPr="00FC00F3">
        <w:rPr>
          <w:rFonts w:ascii="Times New Roman" w:eastAsia="Times New Roman" w:hAnsi="Times New Roman" w:cs="Times New Roman"/>
          <w:kern w:val="0"/>
          <w:sz w:val="24"/>
          <w:szCs w:val="24"/>
          <w:lang w:val="en-GB" w:eastAsia="en-GB"/>
          <w14:ligatures w14:val="none"/>
        </w:rPr>
        <w:t xml:space="preserve"> </w:t>
      </w:r>
      <w:r w:rsidR="00B66663" w:rsidRPr="00FC00F3">
        <w:rPr>
          <w:rFonts w:ascii="Times New Roman" w:eastAsia="Times New Roman" w:hAnsi="Times New Roman" w:cs="Times New Roman"/>
          <w:kern w:val="0"/>
          <w:sz w:val="24"/>
          <w:szCs w:val="24"/>
          <w:lang w:val="en-GB" w:eastAsia="en-GB"/>
          <w14:ligatures w14:val="none"/>
        </w:rPr>
        <w:t>=</w:t>
      </w:r>
      <w:r w:rsidR="00AB050A" w:rsidRPr="00FC00F3">
        <w:rPr>
          <w:rFonts w:ascii="Times New Roman" w:eastAsia="Times New Roman" w:hAnsi="Times New Roman" w:cs="Times New Roman"/>
          <w:kern w:val="0"/>
          <w:sz w:val="24"/>
          <w:szCs w:val="24"/>
          <w:lang w:val="en-GB" w:eastAsia="en-GB"/>
          <w14:ligatures w14:val="none"/>
        </w:rPr>
        <w:t xml:space="preserve"> </w:t>
      </w:r>
      <w:r w:rsidR="00B66663" w:rsidRPr="00FC00F3">
        <w:rPr>
          <w:rFonts w:ascii="Times New Roman" w:eastAsia="Times New Roman" w:hAnsi="Times New Roman" w:cs="Times New Roman"/>
          <w:kern w:val="0"/>
          <w:sz w:val="24"/>
          <w:szCs w:val="24"/>
          <w:lang w:val="en-GB" w:eastAsia="en-GB"/>
          <w14:ligatures w14:val="none"/>
        </w:rPr>
        <w:t xml:space="preserve">.019) and no other </w:t>
      </w:r>
      <w:r w:rsidR="00FA3CE6" w:rsidRPr="00FC00F3">
        <w:rPr>
          <w:rFonts w:ascii="Times New Roman" w:eastAsia="Times New Roman" w:hAnsi="Times New Roman" w:cs="Times New Roman"/>
          <w:kern w:val="0"/>
          <w:sz w:val="24"/>
          <w:szCs w:val="24"/>
          <w:lang w:val="en-GB" w:eastAsia="en-GB"/>
          <w14:ligatures w14:val="none"/>
        </w:rPr>
        <w:t>between</w:t>
      </w:r>
      <w:r w:rsidR="00FA3CE6" w:rsidRPr="00FC00F3">
        <w:rPr>
          <w:rFonts w:ascii="Times New Roman" w:hAnsi="Times New Roman" w:cs="Times New Roman"/>
          <w:bCs/>
          <w:iCs/>
          <w:sz w:val="24"/>
          <w:szCs w:val="24"/>
        </w:rPr>
        <w:t>-group, or within-group</w:t>
      </w:r>
      <w:r w:rsidR="008A1A82" w:rsidRPr="00FC00F3">
        <w:rPr>
          <w:rFonts w:ascii="Times New Roman" w:hAnsi="Times New Roman" w:cs="Times New Roman"/>
          <w:bCs/>
          <w:iCs/>
          <w:sz w:val="24"/>
          <w:szCs w:val="24"/>
        </w:rPr>
        <w:t>,</w:t>
      </w:r>
      <w:r w:rsidR="00FA3CE6" w:rsidRPr="00FC00F3">
        <w:rPr>
          <w:rFonts w:ascii="Times New Roman" w:hAnsi="Times New Roman" w:cs="Times New Roman"/>
          <w:bCs/>
          <w:iCs/>
          <w:sz w:val="24"/>
          <w:szCs w:val="24"/>
        </w:rPr>
        <w:t xml:space="preserve"> difference</w:t>
      </w:r>
      <w:r w:rsidR="008A1A82" w:rsidRPr="00FC00F3">
        <w:rPr>
          <w:rFonts w:ascii="Times New Roman" w:hAnsi="Times New Roman" w:cs="Times New Roman"/>
          <w:bCs/>
          <w:iCs/>
          <w:sz w:val="24"/>
          <w:szCs w:val="24"/>
        </w:rPr>
        <w:t>s</w:t>
      </w:r>
      <w:r w:rsidR="00FA3CE6" w:rsidRPr="00FC00F3">
        <w:rPr>
          <w:rFonts w:ascii="Times New Roman" w:hAnsi="Times New Roman" w:cs="Times New Roman"/>
          <w:bCs/>
          <w:iCs/>
          <w:sz w:val="24"/>
          <w:szCs w:val="24"/>
        </w:rPr>
        <w:t xml:space="preserve">. </w:t>
      </w:r>
      <w:r w:rsidR="00FA3CE6" w:rsidRPr="00FC00F3">
        <w:rPr>
          <w:rFonts w:ascii="Times New Roman" w:eastAsia="Times New Roman" w:hAnsi="Times New Roman" w:cs="Times New Roman"/>
          <w:kern w:val="0"/>
          <w:sz w:val="24"/>
          <w:szCs w:val="24"/>
          <w:lang w:val="en-GB" w:eastAsia="en-GB"/>
          <w14:ligatures w14:val="none"/>
        </w:rPr>
        <w:t>The hypothes</w:t>
      </w:r>
      <w:r w:rsidR="00A77095" w:rsidRPr="00FC00F3">
        <w:rPr>
          <w:rFonts w:ascii="Times New Roman" w:eastAsia="Times New Roman" w:hAnsi="Times New Roman" w:cs="Times New Roman"/>
          <w:kern w:val="0"/>
          <w:sz w:val="24"/>
          <w:szCs w:val="24"/>
          <w:lang w:val="en-GB" w:eastAsia="en-GB"/>
          <w14:ligatures w14:val="none"/>
        </w:rPr>
        <w:t>i</w:t>
      </w:r>
      <w:r w:rsidR="00FA3CE6" w:rsidRPr="00FC00F3">
        <w:rPr>
          <w:rFonts w:ascii="Times New Roman" w:eastAsia="Times New Roman" w:hAnsi="Times New Roman" w:cs="Times New Roman"/>
          <w:kern w:val="0"/>
          <w:sz w:val="24"/>
          <w:szCs w:val="24"/>
          <w:lang w:val="en-GB" w:eastAsia="en-GB"/>
          <w14:ligatures w14:val="none"/>
        </w:rPr>
        <w:t xml:space="preserve">s that there would be </w:t>
      </w:r>
      <w:r w:rsidR="00A77095" w:rsidRPr="00FC00F3">
        <w:rPr>
          <w:rFonts w:ascii="Times New Roman" w:eastAsia="Times New Roman" w:hAnsi="Times New Roman" w:cs="Times New Roman"/>
          <w:kern w:val="0"/>
          <w:sz w:val="24"/>
          <w:szCs w:val="24"/>
          <w:lang w:val="en-GB" w:eastAsia="en-GB"/>
          <w14:ligatures w14:val="none"/>
        </w:rPr>
        <w:t xml:space="preserve">a </w:t>
      </w:r>
      <w:r w:rsidR="00FA3CE6" w:rsidRPr="00FC00F3">
        <w:rPr>
          <w:rFonts w:ascii="Times New Roman" w:eastAsia="Times New Roman" w:hAnsi="Times New Roman" w:cs="Times New Roman"/>
          <w:kern w:val="0"/>
          <w:sz w:val="24"/>
          <w:szCs w:val="24"/>
          <w:lang w:val="en-GB" w:eastAsia="en-GB"/>
          <w14:ligatures w14:val="none"/>
        </w:rPr>
        <w:t xml:space="preserve">gradient effect in terms of the </w:t>
      </w:r>
      <w:r w:rsidR="00FA3CE6" w:rsidRPr="00FC00F3">
        <w:rPr>
          <w:rFonts w:ascii="Times New Roman" w:eastAsia="Times New Roman" w:hAnsi="Times New Roman" w:cs="Times New Roman"/>
          <w:kern w:val="0"/>
          <w:sz w:val="24"/>
          <w:szCs w:val="24"/>
          <w:lang w:val="en-GB" w:eastAsia="en-GB"/>
          <w14:ligatures w14:val="none"/>
        </w:rPr>
        <w:lastRenderedPageBreak/>
        <w:t xml:space="preserve">magnitude of gains from T1 to T2 [PCIT-T &gt; COS-P &gt; WL] </w:t>
      </w:r>
      <w:r w:rsidR="00A344FF" w:rsidRPr="00FC00F3">
        <w:rPr>
          <w:rFonts w:ascii="Times New Roman" w:eastAsia="Times New Roman" w:hAnsi="Times New Roman" w:cs="Times New Roman"/>
          <w:kern w:val="0"/>
          <w:sz w:val="24"/>
          <w:szCs w:val="24"/>
          <w:lang w:val="en-GB" w:eastAsia="en-GB"/>
          <w14:ligatures w14:val="none"/>
        </w:rPr>
        <w:t xml:space="preserve">was </w:t>
      </w:r>
      <w:r w:rsidR="00A11B11" w:rsidRPr="00FC00F3">
        <w:rPr>
          <w:rFonts w:ascii="Times New Roman" w:eastAsia="Times New Roman" w:hAnsi="Times New Roman" w:cs="Times New Roman"/>
          <w:kern w:val="0"/>
          <w:sz w:val="24"/>
          <w:szCs w:val="24"/>
          <w:lang w:val="en-GB" w:eastAsia="en-GB"/>
          <w14:ligatures w14:val="none"/>
        </w:rPr>
        <w:t xml:space="preserve">not </w:t>
      </w:r>
      <w:r w:rsidR="00A344FF" w:rsidRPr="00FC00F3">
        <w:rPr>
          <w:rFonts w:ascii="Times New Roman" w:eastAsia="Times New Roman" w:hAnsi="Times New Roman" w:cs="Times New Roman"/>
          <w:kern w:val="0"/>
          <w:sz w:val="24"/>
          <w:szCs w:val="24"/>
          <w:lang w:val="en-GB" w:eastAsia="en-GB"/>
          <w14:ligatures w14:val="none"/>
        </w:rPr>
        <w:t>supported</w:t>
      </w:r>
      <w:r w:rsidR="00A11B11" w:rsidRPr="00FC00F3">
        <w:rPr>
          <w:rFonts w:ascii="Times New Roman" w:eastAsia="Times New Roman" w:hAnsi="Times New Roman" w:cs="Times New Roman"/>
          <w:kern w:val="0"/>
          <w:sz w:val="24"/>
          <w:szCs w:val="24"/>
          <w:lang w:val="en-GB" w:eastAsia="en-GB"/>
          <w14:ligatures w14:val="none"/>
        </w:rPr>
        <w:t xml:space="preserve"> because while the </w:t>
      </w:r>
      <w:r w:rsidR="003564B6" w:rsidRPr="00FC00F3">
        <w:rPr>
          <w:rFonts w:ascii="Times New Roman" w:eastAsia="Times New Roman" w:hAnsi="Times New Roman" w:cs="Times New Roman"/>
          <w:kern w:val="0"/>
          <w:sz w:val="24"/>
          <w:szCs w:val="24"/>
          <w:lang w:val="en-GB" w:eastAsia="en-GB"/>
          <w14:ligatures w14:val="none"/>
        </w:rPr>
        <w:t>global</w:t>
      </w:r>
      <w:r w:rsidR="00A11B11" w:rsidRPr="00FC00F3">
        <w:rPr>
          <w:rFonts w:ascii="Times New Roman" w:eastAsia="Times New Roman" w:hAnsi="Times New Roman" w:cs="Times New Roman"/>
          <w:kern w:val="0"/>
          <w:sz w:val="24"/>
          <w:szCs w:val="24"/>
          <w:lang w:val="en-GB" w:eastAsia="en-GB"/>
          <w14:ligatures w14:val="none"/>
        </w:rPr>
        <w:t xml:space="preserve"> test was significant</w:t>
      </w:r>
      <w:r w:rsidR="00772E4F" w:rsidRPr="00FC00F3">
        <w:rPr>
          <w:rFonts w:ascii="Times New Roman" w:eastAsia="Times New Roman" w:hAnsi="Times New Roman" w:cs="Times New Roman"/>
          <w:kern w:val="0"/>
          <w:sz w:val="24"/>
          <w:szCs w:val="24"/>
          <w:lang w:val="en-GB" w:eastAsia="en-GB"/>
          <w14:ligatures w14:val="none"/>
        </w:rPr>
        <w:t xml:space="preserve">, </w:t>
      </w:r>
      <w:r w:rsidR="00772E4F" w:rsidRPr="00FC00F3">
        <w:rPr>
          <w:rFonts w:ascii="Times New Roman" w:eastAsia="Times New Roman" w:hAnsi="Times New Roman" w:cs="Times New Roman"/>
          <w:i/>
          <w:iCs/>
          <w:kern w:val="0"/>
          <w:sz w:val="24"/>
          <w:szCs w:val="24"/>
          <w:lang w:val="en-GB" w:eastAsia="en-GB"/>
          <w14:ligatures w14:val="none"/>
        </w:rPr>
        <w:t>F</w:t>
      </w:r>
      <w:r w:rsidR="00772E4F" w:rsidRPr="00FC00F3">
        <w:rPr>
          <w:rFonts w:ascii="Times New Roman" w:eastAsia="Times New Roman" w:hAnsi="Times New Roman" w:cs="Times New Roman"/>
          <w:kern w:val="0"/>
          <w:sz w:val="24"/>
          <w:szCs w:val="24"/>
          <w:lang w:val="en-GB" w:eastAsia="en-GB"/>
          <w14:ligatures w14:val="none"/>
        </w:rPr>
        <w:t xml:space="preserve"> (2, 160) = 3.50, </w:t>
      </w:r>
      <w:r w:rsidR="00772E4F" w:rsidRPr="00FC00F3">
        <w:rPr>
          <w:rFonts w:ascii="Times New Roman" w:eastAsia="Times New Roman" w:hAnsi="Times New Roman" w:cs="Times New Roman"/>
          <w:i/>
          <w:iCs/>
          <w:kern w:val="0"/>
          <w:sz w:val="24"/>
          <w:szCs w:val="24"/>
          <w:lang w:val="en-GB" w:eastAsia="en-GB"/>
          <w14:ligatures w14:val="none"/>
        </w:rPr>
        <w:t>p</w:t>
      </w:r>
      <w:r w:rsidR="00772E4F" w:rsidRPr="00FC00F3">
        <w:rPr>
          <w:rFonts w:ascii="Times New Roman" w:eastAsia="Times New Roman" w:hAnsi="Times New Roman" w:cs="Times New Roman"/>
          <w:kern w:val="0"/>
          <w:sz w:val="24"/>
          <w:szCs w:val="24"/>
          <w:lang w:val="en-GB" w:eastAsia="en-GB"/>
          <w14:ligatures w14:val="none"/>
        </w:rPr>
        <w:t xml:space="preserve"> &lt; .05</w:t>
      </w:r>
      <w:r w:rsidR="00A11B11" w:rsidRPr="00FC00F3">
        <w:rPr>
          <w:rFonts w:ascii="Times New Roman" w:eastAsia="Times New Roman" w:hAnsi="Times New Roman" w:cs="Times New Roman"/>
          <w:kern w:val="0"/>
          <w:sz w:val="24"/>
          <w:szCs w:val="24"/>
          <w:lang w:val="en-GB" w:eastAsia="en-GB"/>
          <w14:ligatures w14:val="none"/>
        </w:rPr>
        <w:t>,</w:t>
      </w:r>
      <w:r w:rsidR="00A80D7D" w:rsidRPr="00FC00F3">
        <w:rPr>
          <w:rFonts w:ascii="Times New Roman" w:eastAsia="Times New Roman" w:hAnsi="Times New Roman" w:cs="Times New Roman"/>
          <w:kern w:val="0"/>
          <w:sz w:val="24"/>
          <w:szCs w:val="24"/>
          <w:lang w:val="en-GB" w:eastAsia="en-GB"/>
          <w14:ligatures w14:val="none"/>
        </w:rPr>
        <w:t xml:space="preserve"> the pattern of change was not as predicted </w:t>
      </w:r>
      <w:r w:rsidR="00A11B11" w:rsidRPr="00FC00F3">
        <w:rPr>
          <w:rFonts w:ascii="Times New Roman" w:eastAsia="Times New Roman" w:hAnsi="Times New Roman" w:cs="Times New Roman"/>
          <w:kern w:val="0"/>
          <w:sz w:val="24"/>
          <w:szCs w:val="24"/>
          <w:lang w:val="en-GB" w:eastAsia="en-GB"/>
          <w14:ligatures w14:val="none"/>
        </w:rPr>
        <w:t>with the</w:t>
      </w:r>
      <w:r w:rsidR="00A80D7D" w:rsidRPr="00FC00F3">
        <w:rPr>
          <w:rFonts w:ascii="Times New Roman" w:eastAsia="Times New Roman" w:hAnsi="Times New Roman" w:cs="Times New Roman"/>
          <w:kern w:val="0"/>
          <w:sz w:val="24"/>
          <w:szCs w:val="24"/>
          <w:lang w:val="en-GB" w:eastAsia="en-GB"/>
          <w14:ligatures w14:val="none"/>
        </w:rPr>
        <w:t xml:space="preserve"> PCIT-T group show</w:t>
      </w:r>
      <w:r w:rsidR="00A11B11" w:rsidRPr="00FC00F3">
        <w:rPr>
          <w:rFonts w:ascii="Times New Roman" w:eastAsia="Times New Roman" w:hAnsi="Times New Roman" w:cs="Times New Roman"/>
          <w:kern w:val="0"/>
          <w:sz w:val="24"/>
          <w:szCs w:val="24"/>
          <w:lang w:val="en-GB" w:eastAsia="en-GB"/>
          <w14:ligatures w14:val="none"/>
        </w:rPr>
        <w:t>ing</w:t>
      </w:r>
      <w:r w:rsidR="00A80D7D" w:rsidRPr="00FC00F3">
        <w:rPr>
          <w:rFonts w:ascii="Times New Roman" w:eastAsia="Times New Roman" w:hAnsi="Times New Roman" w:cs="Times New Roman"/>
          <w:kern w:val="0"/>
          <w:sz w:val="24"/>
          <w:szCs w:val="24"/>
          <w:lang w:val="en-GB" w:eastAsia="en-GB"/>
          <w14:ligatures w14:val="none"/>
        </w:rPr>
        <w:t xml:space="preserve"> an improvement in attachment and relationships from T1 to T2 and the COS-P group show</w:t>
      </w:r>
      <w:r w:rsidR="00A11B11" w:rsidRPr="00FC00F3">
        <w:rPr>
          <w:rFonts w:ascii="Times New Roman" w:eastAsia="Times New Roman" w:hAnsi="Times New Roman" w:cs="Times New Roman"/>
          <w:kern w:val="0"/>
          <w:sz w:val="24"/>
          <w:szCs w:val="24"/>
          <w:lang w:val="en-GB" w:eastAsia="en-GB"/>
          <w14:ligatures w14:val="none"/>
        </w:rPr>
        <w:t>ing</w:t>
      </w:r>
      <w:r w:rsidR="00A80D7D" w:rsidRPr="00FC00F3">
        <w:rPr>
          <w:rFonts w:ascii="Times New Roman" w:eastAsia="Times New Roman" w:hAnsi="Times New Roman" w:cs="Times New Roman"/>
          <w:kern w:val="0"/>
          <w:sz w:val="24"/>
          <w:szCs w:val="24"/>
          <w:lang w:val="en-GB" w:eastAsia="en-GB"/>
          <w14:ligatures w14:val="none"/>
        </w:rPr>
        <w:t xml:space="preserve"> a deterioration</w:t>
      </w:r>
      <w:r w:rsidR="00772E4F" w:rsidRPr="00FC00F3">
        <w:rPr>
          <w:rFonts w:ascii="Times New Roman" w:eastAsia="Times New Roman" w:hAnsi="Times New Roman" w:cs="Times New Roman"/>
          <w:kern w:val="0"/>
          <w:sz w:val="24"/>
          <w:szCs w:val="24"/>
          <w:lang w:val="en-GB" w:eastAsia="en-GB"/>
          <w14:ligatures w14:val="none"/>
        </w:rPr>
        <w:t xml:space="preserve"> (i.e., order of change = PCIT-T &gt; WL &gt; COS-P)</w:t>
      </w:r>
      <w:r w:rsidR="00154DA3" w:rsidRPr="00FC00F3">
        <w:rPr>
          <w:rFonts w:ascii="Times New Roman" w:eastAsia="Times New Roman" w:hAnsi="Times New Roman" w:cs="Times New Roman"/>
          <w:kern w:val="0"/>
          <w:sz w:val="24"/>
          <w:szCs w:val="24"/>
          <w:lang w:val="en-GB" w:eastAsia="en-GB"/>
          <w14:ligatures w14:val="none"/>
        </w:rPr>
        <w:t xml:space="preserve">. </w:t>
      </w:r>
      <w:r w:rsidR="00023A93" w:rsidRPr="00FC00F3">
        <w:rPr>
          <w:rFonts w:ascii="Times New Roman" w:eastAsia="Times New Roman" w:hAnsi="Times New Roman" w:cs="Times New Roman"/>
          <w:kern w:val="0"/>
          <w:sz w:val="24"/>
          <w:szCs w:val="24"/>
          <w:lang w:val="en-GB" w:eastAsia="en-GB"/>
          <w14:ligatures w14:val="none"/>
        </w:rPr>
        <w:t xml:space="preserve"> The hypothesis of a gradient effect in terms of gains from T1 to T3 [PCIT-T &gt; COS-P] was not supported,</w:t>
      </w:r>
      <w:r w:rsidR="00023A93" w:rsidRPr="00FC00F3">
        <w:rPr>
          <w:rFonts w:ascii="Times New Roman" w:eastAsia="Times New Roman" w:hAnsi="Times New Roman" w:cs="Times New Roman"/>
          <w:i/>
          <w:iCs/>
          <w:kern w:val="0"/>
          <w:sz w:val="24"/>
          <w:szCs w:val="24"/>
          <w:lang w:val="en-GB" w:eastAsia="en-GB"/>
          <w14:ligatures w14:val="none"/>
        </w:rPr>
        <w:t xml:space="preserve"> F</w:t>
      </w:r>
      <w:r w:rsidR="00023A93" w:rsidRPr="00FC00F3">
        <w:rPr>
          <w:rFonts w:ascii="Times New Roman" w:eastAsia="Times New Roman" w:hAnsi="Times New Roman" w:cs="Times New Roman"/>
          <w:kern w:val="0"/>
          <w:sz w:val="24"/>
          <w:szCs w:val="24"/>
          <w:lang w:val="en-GB" w:eastAsia="en-GB"/>
          <w14:ligatures w14:val="none"/>
        </w:rPr>
        <w:t xml:space="preserve"> (1, </w:t>
      </w:r>
      <w:r w:rsidR="004A7D11" w:rsidRPr="00FC00F3">
        <w:rPr>
          <w:rFonts w:ascii="Times New Roman" w:eastAsia="Times New Roman" w:hAnsi="Times New Roman" w:cs="Times New Roman"/>
          <w:kern w:val="0"/>
          <w:sz w:val="24"/>
          <w:szCs w:val="24"/>
          <w:lang w:val="en-GB" w:eastAsia="en-GB"/>
          <w14:ligatures w14:val="none"/>
        </w:rPr>
        <w:t>160</w:t>
      </w:r>
      <w:r w:rsidR="00023A93" w:rsidRPr="00FC00F3">
        <w:rPr>
          <w:rFonts w:ascii="Times New Roman" w:eastAsia="Times New Roman" w:hAnsi="Times New Roman" w:cs="Times New Roman"/>
          <w:kern w:val="0"/>
          <w:sz w:val="24"/>
          <w:szCs w:val="24"/>
          <w:lang w:val="en-GB" w:eastAsia="en-GB"/>
          <w14:ligatures w14:val="none"/>
        </w:rPr>
        <w:t xml:space="preserve">) = </w:t>
      </w:r>
      <w:r w:rsidR="004A7D11" w:rsidRPr="00FC00F3">
        <w:rPr>
          <w:rFonts w:ascii="Times New Roman" w:eastAsia="Times New Roman" w:hAnsi="Times New Roman" w:cs="Times New Roman"/>
          <w:kern w:val="0"/>
          <w:sz w:val="24"/>
          <w:szCs w:val="24"/>
          <w:lang w:val="en-GB" w:eastAsia="en-GB"/>
          <w14:ligatures w14:val="none"/>
        </w:rPr>
        <w:t>0.18</w:t>
      </w:r>
      <w:r w:rsidR="00023A93" w:rsidRPr="00FC00F3">
        <w:rPr>
          <w:rFonts w:ascii="Times New Roman" w:eastAsia="Times New Roman" w:hAnsi="Times New Roman" w:cs="Times New Roman"/>
          <w:kern w:val="0"/>
          <w:sz w:val="24"/>
          <w:szCs w:val="24"/>
          <w:lang w:val="en-GB" w:eastAsia="en-GB"/>
          <w14:ligatures w14:val="none"/>
        </w:rPr>
        <w:t xml:space="preserve">, </w:t>
      </w:r>
      <w:r w:rsidR="00023A93" w:rsidRPr="00FC00F3">
        <w:rPr>
          <w:rFonts w:ascii="Times New Roman" w:eastAsia="Times New Roman" w:hAnsi="Times New Roman" w:cs="Times New Roman"/>
          <w:i/>
          <w:iCs/>
          <w:kern w:val="0"/>
          <w:sz w:val="24"/>
          <w:szCs w:val="24"/>
          <w:lang w:val="en-GB" w:eastAsia="en-GB"/>
          <w14:ligatures w14:val="none"/>
        </w:rPr>
        <w:t>p</w:t>
      </w:r>
      <w:r w:rsidR="00023A93" w:rsidRPr="00FC00F3">
        <w:rPr>
          <w:rFonts w:ascii="Times New Roman" w:eastAsia="Times New Roman" w:hAnsi="Times New Roman" w:cs="Times New Roman"/>
          <w:kern w:val="0"/>
          <w:sz w:val="24"/>
          <w:szCs w:val="24"/>
          <w:lang w:val="en-GB" w:eastAsia="en-GB"/>
          <w14:ligatures w14:val="none"/>
        </w:rPr>
        <w:t xml:space="preserve"> =</w:t>
      </w:r>
      <w:r w:rsidR="004A7D11" w:rsidRPr="00FC00F3">
        <w:rPr>
          <w:rFonts w:ascii="Times New Roman" w:eastAsia="Times New Roman" w:hAnsi="Times New Roman" w:cs="Times New Roman"/>
          <w:kern w:val="0"/>
          <w:sz w:val="24"/>
          <w:szCs w:val="24"/>
          <w:lang w:val="en-GB" w:eastAsia="en-GB"/>
          <w14:ligatures w14:val="none"/>
        </w:rPr>
        <w:t xml:space="preserve"> .669</w:t>
      </w:r>
      <w:r w:rsidR="00023A93" w:rsidRPr="00FC00F3">
        <w:rPr>
          <w:rFonts w:ascii="Times New Roman" w:eastAsia="Times New Roman" w:hAnsi="Times New Roman" w:cs="Times New Roman"/>
          <w:kern w:val="0"/>
          <w:sz w:val="24"/>
          <w:szCs w:val="24"/>
          <w:lang w:val="en-GB" w:eastAsia="en-GB"/>
          <w14:ligatures w14:val="none"/>
        </w:rPr>
        <w:t>.</w:t>
      </w:r>
    </w:p>
    <w:p w14:paraId="46BA5A54" w14:textId="151E2409" w:rsidR="00FA3CE6" w:rsidRPr="00FC00F3"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Initiative </w:t>
      </w:r>
      <w:r w:rsidR="00901414" w:rsidRPr="00FC00F3">
        <w:rPr>
          <w:rFonts w:ascii="Times New Roman" w:eastAsia="Times New Roman" w:hAnsi="Times New Roman" w:cs="Times New Roman"/>
          <w:kern w:val="0"/>
          <w:sz w:val="24"/>
          <w:szCs w:val="24"/>
          <w:lang w:val="en-GB" w:eastAsia="en-GB"/>
          <w14:ligatures w14:val="none"/>
        </w:rPr>
        <w:t xml:space="preserve">assessed using the DECA-Initiative scale, </w:t>
      </w:r>
      <w:r w:rsidRPr="00FC00F3">
        <w:rPr>
          <w:rFonts w:ascii="Times New Roman" w:eastAsia="Times New Roman" w:hAnsi="Times New Roman" w:cs="Times New Roman"/>
          <w:kern w:val="0"/>
          <w:sz w:val="24"/>
          <w:szCs w:val="24"/>
          <w:lang w:val="en-GB" w:eastAsia="en-GB"/>
          <w14:ligatures w14:val="none"/>
        </w:rPr>
        <w:t>no significant effects were identified for group (</w:t>
      </w:r>
      <w:r w:rsidRPr="00FC00F3">
        <w:rPr>
          <w:rFonts w:ascii="Times New Roman" w:eastAsia="Times New Roman" w:hAnsi="Times New Roman" w:cs="Times New Roman"/>
          <w:i/>
          <w:iCs/>
          <w:kern w:val="0"/>
          <w:sz w:val="24"/>
          <w:szCs w:val="24"/>
          <w:lang w:val="en-GB" w:eastAsia="en-GB"/>
          <w14:ligatures w14:val="none"/>
        </w:rPr>
        <w:t>p</w:t>
      </w:r>
      <w:r w:rsidR="005A504B"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5A504B"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.889), time (</w:t>
      </w:r>
      <w:r w:rsidRPr="00FC00F3">
        <w:rPr>
          <w:rFonts w:ascii="Times New Roman" w:eastAsia="Times New Roman" w:hAnsi="Times New Roman" w:cs="Times New Roman"/>
          <w:i/>
          <w:iCs/>
          <w:kern w:val="0"/>
          <w:sz w:val="24"/>
          <w:szCs w:val="24"/>
          <w:lang w:val="en-GB" w:eastAsia="en-GB"/>
          <w14:ligatures w14:val="none"/>
        </w:rPr>
        <w:t>p</w:t>
      </w:r>
      <w:r w:rsidR="005A504B"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5A504B"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.565) or group x time (</w:t>
      </w:r>
      <w:r w:rsidRPr="00FC00F3">
        <w:rPr>
          <w:rFonts w:ascii="Times New Roman" w:eastAsia="Times New Roman" w:hAnsi="Times New Roman" w:cs="Times New Roman"/>
          <w:i/>
          <w:iCs/>
          <w:kern w:val="0"/>
          <w:sz w:val="24"/>
          <w:szCs w:val="24"/>
          <w:lang w:val="en-GB" w:eastAsia="en-GB"/>
          <w14:ligatures w14:val="none"/>
        </w:rPr>
        <w:t>p</w:t>
      </w:r>
      <w:r w:rsidR="005A504B"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5A504B"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.098). </w:t>
      </w:r>
      <w:r w:rsidR="00544E84" w:rsidRPr="00FC00F3">
        <w:rPr>
          <w:rFonts w:ascii="Times New Roman" w:hAnsi="Times New Roman" w:cs="Times New Roman"/>
          <w:bCs/>
          <w:iCs/>
          <w:sz w:val="24"/>
          <w:szCs w:val="24"/>
        </w:rPr>
        <w:t>Pla</w:t>
      </w:r>
      <w:r w:rsidR="00631383" w:rsidRPr="00FC00F3">
        <w:rPr>
          <w:rFonts w:ascii="Times New Roman" w:hAnsi="Times New Roman" w:cs="Times New Roman"/>
          <w:bCs/>
          <w:iCs/>
          <w:sz w:val="24"/>
          <w:szCs w:val="24"/>
        </w:rPr>
        <w:t>n</w:t>
      </w:r>
      <w:r w:rsidR="00544E84" w:rsidRPr="00FC00F3">
        <w:rPr>
          <w:rFonts w:ascii="Times New Roman" w:hAnsi="Times New Roman" w:cs="Times New Roman"/>
          <w:bCs/>
          <w:iCs/>
          <w:sz w:val="24"/>
          <w:szCs w:val="24"/>
        </w:rPr>
        <w:t>ned comparisons</w:t>
      </w:r>
      <w:r w:rsidRPr="00FC00F3">
        <w:rPr>
          <w:rFonts w:ascii="Times New Roman" w:hAnsi="Times New Roman" w:cs="Times New Roman"/>
          <w:bCs/>
          <w:iCs/>
          <w:sz w:val="24"/>
          <w:szCs w:val="24"/>
        </w:rPr>
        <w:t xml:space="preserve"> revealed no between-group differences at any time point, or within-group difference for any group</w:t>
      </w:r>
      <w:r w:rsidR="005A504B" w:rsidRPr="00FC00F3">
        <w:rPr>
          <w:rFonts w:ascii="Times New Roman" w:hAnsi="Times New Roman" w:cs="Times New Roman"/>
          <w:bCs/>
          <w:iCs/>
          <w:sz w:val="24"/>
          <w:szCs w:val="24"/>
        </w:rPr>
        <w:t xml:space="preserve"> (</w:t>
      </w:r>
      <w:proofErr w:type="spellStart"/>
      <w:r w:rsidR="005A504B" w:rsidRPr="00FC00F3">
        <w:rPr>
          <w:rFonts w:ascii="Times New Roman" w:hAnsi="Times New Roman" w:cs="Times New Roman"/>
          <w:bCs/>
          <w:i/>
          <w:sz w:val="24"/>
          <w:szCs w:val="24"/>
        </w:rPr>
        <w:t>p</w:t>
      </w:r>
      <w:r w:rsidR="005A504B" w:rsidRPr="00FC00F3">
        <w:rPr>
          <w:rFonts w:ascii="Times New Roman" w:hAnsi="Times New Roman" w:cs="Times New Roman"/>
          <w:bCs/>
          <w:iCs/>
          <w:sz w:val="24"/>
          <w:szCs w:val="24"/>
        </w:rPr>
        <w:t>s</w:t>
      </w:r>
      <w:proofErr w:type="spellEnd"/>
      <w:r w:rsidR="005A504B" w:rsidRPr="00FC00F3">
        <w:rPr>
          <w:rFonts w:ascii="Times New Roman" w:hAnsi="Times New Roman" w:cs="Times New Roman"/>
          <w:bCs/>
          <w:iCs/>
          <w:sz w:val="24"/>
          <w:szCs w:val="24"/>
        </w:rPr>
        <w:t xml:space="preserve"> &gt; .05)</w:t>
      </w:r>
      <w:r w:rsidRPr="00FC00F3">
        <w:rPr>
          <w:rFonts w:ascii="Times New Roman" w:hAnsi="Times New Roman" w:cs="Times New Roman"/>
          <w:bCs/>
          <w:iCs/>
          <w:sz w:val="24"/>
          <w:szCs w:val="24"/>
        </w:rPr>
        <w:t xml:space="preserve">. </w:t>
      </w:r>
      <w:r w:rsidR="00980D7F" w:rsidRPr="00FC00F3">
        <w:rPr>
          <w:rFonts w:ascii="Times New Roman" w:hAnsi="Times New Roman" w:cs="Times New Roman"/>
          <w:bCs/>
          <w:iCs/>
          <w:sz w:val="24"/>
          <w:szCs w:val="24"/>
        </w:rPr>
        <w:t>The</w:t>
      </w:r>
      <w:r w:rsidR="00A80D7D" w:rsidRPr="00FC00F3">
        <w:rPr>
          <w:rFonts w:ascii="Times New Roman" w:hAnsi="Times New Roman" w:cs="Times New Roman"/>
          <w:bCs/>
          <w:iCs/>
          <w:sz w:val="24"/>
          <w:szCs w:val="24"/>
        </w:rPr>
        <w:t xml:space="preserve"> </w:t>
      </w:r>
      <w:r w:rsidR="00A80D7D" w:rsidRPr="00FC00F3">
        <w:rPr>
          <w:rFonts w:ascii="Times New Roman" w:eastAsia="Times New Roman" w:hAnsi="Times New Roman" w:cs="Times New Roman"/>
          <w:kern w:val="0"/>
          <w:sz w:val="24"/>
          <w:szCs w:val="24"/>
          <w:lang w:val="en-GB" w:eastAsia="en-GB"/>
          <w14:ligatures w14:val="none"/>
        </w:rPr>
        <w:t>hypothes</w:t>
      </w:r>
      <w:r w:rsidR="00980D7F" w:rsidRPr="00FC00F3">
        <w:rPr>
          <w:rFonts w:ascii="Times New Roman" w:eastAsia="Times New Roman" w:hAnsi="Times New Roman" w:cs="Times New Roman"/>
          <w:kern w:val="0"/>
          <w:sz w:val="24"/>
          <w:szCs w:val="24"/>
          <w:lang w:val="en-GB" w:eastAsia="en-GB"/>
          <w14:ligatures w14:val="none"/>
        </w:rPr>
        <w:t>e</w:t>
      </w:r>
      <w:r w:rsidR="00A80D7D" w:rsidRPr="00FC00F3">
        <w:rPr>
          <w:rFonts w:ascii="Times New Roman" w:eastAsia="Times New Roman" w:hAnsi="Times New Roman" w:cs="Times New Roman"/>
          <w:kern w:val="0"/>
          <w:sz w:val="24"/>
          <w:szCs w:val="24"/>
          <w:lang w:val="en-GB" w:eastAsia="en-GB"/>
          <w14:ligatures w14:val="none"/>
        </w:rPr>
        <w:t xml:space="preserve">s that there would be a </w:t>
      </w:r>
      <w:proofErr w:type="gramStart"/>
      <w:r w:rsidR="00A80D7D" w:rsidRPr="00FC00F3">
        <w:rPr>
          <w:rFonts w:ascii="Times New Roman" w:eastAsia="Times New Roman" w:hAnsi="Times New Roman" w:cs="Times New Roman"/>
          <w:kern w:val="0"/>
          <w:sz w:val="24"/>
          <w:szCs w:val="24"/>
          <w:lang w:val="en-GB" w:eastAsia="en-GB"/>
          <w14:ligatures w14:val="none"/>
        </w:rPr>
        <w:t>gradient effect</w:t>
      </w:r>
      <w:r w:rsidR="00980D7F" w:rsidRPr="00FC00F3">
        <w:rPr>
          <w:rFonts w:ascii="Times New Roman" w:eastAsia="Times New Roman" w:hAnsi="Times New Roman" w:cs="Times New Roman"/>
          <w:kern w:val="0"/>
          <w:sz w:val="24"/>
          <w:szCs w:val="24"/>
          <w:lang w:val="en-GB" w:eastAsia="en-GB"/>
          <w14:ligatures w14:val="none"/>
        </w:rPr>
        <w:t>s</w:t>
      </w:r>
      <w:proofErr w:type="gramEnd"/>
      <w:r w:rsidR="00A80D7D" w:rsidRPr="00FC00F3">
        <w:rPr>
          <w:rFonts w:ascii="Times New Roman" w:eastAsia="Times New Roman" w:hAnsi="Times New Roman" w:cs="Times New Roman"/>
          <w:kern w:val="0"/>
          <w:sz w:val="24"/>
          <w:szCs w:val="24"/>
          <w:lang w:val="en-GB" w:eastAsia="en-GB"/>
          <w14:ligatures w14:val="none"/>
        </w:rPr>
        <w:t xml:space="preserve"> from T1 to T2</w:t>
      </w:r>
      <w:r w:rsidR="004E1F92" w:rsidRPr="00FC00F3">
        <w:rPr>
          <w:rFonts w:ascii="Times New Roman" w:eastAsia="Times New Roman" w:hAnsi="Times New Roman" w:cs="Times New Roman"/>
          <w:kern w:val="0"/>
          <w:sz w:val="24"/>
          <w:szCs w:val="24"/>
          <w:lang w:val="en-GB" w:eastAsia="en-GB"/>
          <w14:ligatures w14:val="none"/>
        </w:rPr>
        <w:t xml:space="preserve"> [PCIT-T &gt; COS-P &gt; WL]</w:t>
      </w:r>
      <w:r w:rsidR="00980D7F" w:rsidRPr="00FC00F3">
        <w:rPr>
          <w:rFonts w:ascii="Times New Roman" w:eastAsia="Times New Roman" w:hAnsi="Times New Roman" w:cs="Times New Roman"/>
          <w:kern w:val="0"/>
          <w:sz w:val="24"/>
          <w:szCs w:val="24"/>
          <w:lang w:val="en-GB" w:eastAsia="en-GB"/>
          <w14:ligatures w14:val="none"/>
        </w:rPr>
        <w:t xml:space="preserve"> and T1 to T3 [PCIT-T &gt; COS-P] were not supported, T1 to T2: </w:t>
      </w:r>
      <w:r w:rsidR="00D9436A" w:rsidRPr="00FC00F3">
        <w:rPr>
          <w:rFonts w:ascii="Times New Roman" w:eastAsia="Times New Roman" w:hAnsi="Times New Roman" w:cs="Times New Roman"/>
          <w:i/>
          <w:iCs/>
          <w:kern w:val="0"/>
          <w:sz w:val="24"/>
          <w:szCs w:val="24"/>
          <w:lang w:val="en-GB" w:eastAsia="en-GB"/>
          <w14:ligatures w14:val="none"/>
        </w:rPr>
        <w:t>F</w:t>
      </w:r>
      <w:r w:rsidR="00D9436A" w:rsidRPr="00FC00F3">
        <w:rPr>
          <w:rFonts w:ascii="Times New Roman" w:eastAsia="Times New Roman" w:hAnsi="Times New Roman" w:cs="Times New Roman"/>
          <w:kern w:val="0"/>
          <w:sz w:val="24"/>
          <w:szCs w:val="24"/>
          <w:lang w:val="en-GB" w:eastAsia="en-GB"/>
          <w14:ligatures w14:val="none"/>
        </w:rPr>
        <w:t xml:space="preserve"> (2, 164) = 2.79, </w:t>
      </w:r>
      <w:r w:rsidR="00D809B7" w:rsidRPr="00FC00F3">
        <w:rPr>
          <w:rFonts w:ascii="Times New Roman" w:eastAsia="Times New Roman" w:hAnsi="Times New Roman" w:cs="Times New Roman"/>
          <w:i/>
          <w:iCs/>
          <w:kern w:val="0"/>
          <w:sz w:val="24"/>
          <w:szCs w:val="24"/>
          <w:lang w:val="en-GB" w:eastAsia="en-GB"/>
          <w14:ligatures w14:val="none"/>
        </w:rPr>
        <w:t>p</w:t>
      </w:r>
      <w:r w:rsidR="005A504B" w:rsidRPr="00FC00F3">
        <w:rPr>
          <w:rFonts w:ascii="Times New Roman" w:eastAsia="Times New Roman" w:hAnsi="Times New Roman" w:cs="Times New Roman"/>
          <w:kern w:val="0"/>
          <w:sz w:val="24"/>
          <w:szCs w:val="24"/>
          <w:lang w:val="en-GB" w:eastAsia="en-GB"/>
          <w14:ligatures w14:val="none"/>
        </w:rPr>
        <w:t xml:space="preserve"> </w:t>
      </w:r>
      <w:r w:rsidR="00D809B7" w:rsidRPr="00FC00F3">
        <w:rPr>
          <w:rFonts w:ascii="Times New Roman" w:eastAsia="Times New Roman" w:hAnsi="Times New Roman" w:cs="Times New Roman"/>
          <w:kern w:val="0"/>
          <w:sz w:val="24"/>
          <w:szCs w:val="24"/>
          <w:lang w:val="en-GB" w:eastAsia="en-GB"/>
          <w14:ligatures w14:val="none"/>
        </w:rPr>
        <w:t>=</w:t>
      </w:r>
      <w:r w:rsidR="005A504B" w:rsidRPr="00FC00F3">
        <w:rPr>
          <w:rFonts w:ascii="Times New Roman" w:eastAsia="Times New Roman" w:hAnsi="Times New Roman" w:cs="Times New Roman"/>
          <w:kern w:val="0"/>
          <w:sz w:val="24"/>
          <w:szCs w:val="24"/>
          <w:lang w:val="en-GB" w:eastAsia="en-GB"/>
          <w14:ligatures w14:val="none"/>
        </w:rPr>
        <w:t xml:space="preserve"> </w:t>
      </w:r>
      <w:r w:rsidR="00D809B7" w:rsidRPr="00FC00F3">
        <w:rPr>
          <w:rFonts w:ascii="Times New Roman" w:eastAsia="Times New Roman" w:hAnsi="Times New Roman" w:cs="Times New Roman"/>
          <w:kern w:val="0"/>
          <w:sz w:val="24"/>
          <w:szCs w:val="24"/>
          <w:lang w:val="en-GB" w:eastAsia="en-GB"/>
          <w14:ligatures w14:val="none"/>
        </w:rPr>
        <w:t>0.06</w:t>
      </w:r>
      <w:r w:rsidR="001235F9" w:rsidRPr="00FC00F3">
        <w:rPr>
          <w:rFonts w:ascii="Times New Roman" w:eastAsia="Times New Roman" w:hAnsi="Times New Roman" w:cs="Times New Roman"/>
          <w:kern w:val="0"/>
          <w:sz w:val="24"/>
          <w:szCs w:val="24"/>
          <w:lang w:val="en-GB" w:eastAsia="en-GB"/>
          <w14:ligatures w14:val="none"/>
        </w:rPr>
        <w:t>4</w:t>
      </w:r>
      <w:r w:rsidR="00980D7F" w:rsidRPr="00FC00F3">
        <w:rPr>
          <w:rFonts w:ascii="Times New Roman" w:eastAsia="Times New Roman" w:hAnsi="Times New Roman" w:cs="Times New Roman"/>
          <w:kern w:val="0"/>
          <w:sz w:val="24"/>
          <w:szCs w:val="24"/>
          <w:lang w:val="en-GB" w:eastAsia="en-GB"/>
          <w14:ligatures w14:val="none"/>
        </w:rPr>
        <w:t>; T1 to T3:</w:t>
      </w:r>
      <w:r w:rsidR="001235F9" w:rsidRPr="00FC00F3">
        <w:rPr>
          <w:rFonts w:ascii="Times New Roman" w:eastAsia="Times New Roman" w:hAnsi="Times New Roman" w:cs="Times New Roman"/>
          <w:kern w:val="0"/>
          <w:sz w:val="24"/>
          <w:szCs w:val="24"/>
          <w:lang w:val="en-GB" w:eastAsia="en-GB"/>
          <w14:ligatures w14:val="none"/>
        </w:rPr>
        <w:t xml:space="preserve"> </w:t>
      </w:r>
      <w:r w:rsidR="004E1F92" w:rsidRPr="00FC00F3">
        <w:rPr>
          <w:rFonts w:ascii="Times New Roman" w:eastAsia="Times New Roman" w:hAnsi="Times New Roman" w:cs="Times New Roman"/>
          <w:i/>
          <w:iCs/>
          <w:kern w:val="0"/>
          <w:sz w:val="24"/>
          <w:szCs w:val="24"/>
          <w:lang w:val="en-GB" w:eastAsia="en-GB"/>
          <w14:ligatures w14:val="none"/>
        </w:rPr>
        <w:t>F</w:t>
      </w:r>
      <w:r w:rsidR="004E1F92" w:rsidRPr="00FC00F3">
        <w:rPr>
          <w:rFonts w:ascii="Times New Roman" w:eastAsia="Times New Roman" w:hAnsi="Times New Roman" w:cs="Times New Roman"/>
          <w:kern w:val="0"/>
          <w:sz w:val="24"/>
          <w:szCs w:val="24"/>
          <w:lang w:val="en-GB" w:eastAsia="en-GB"/>
          <w14:ligatures w14:val="none"/>
        </w:rPr>
        <w:t xml:space="preserve"> (1, </w:t>
      </w:r>
      <w:r w:rsidR="0011424C" w:rsidRPr="00FC00F3">
        <w:rPr>
          <w:rFonts w:ascii="Times New Roman" w:eastAsia="Times New Roman" w:hAnsi="Times New Roman" w:cs="Times New Roman"/>
          <w:kern w:val="0"/>
          <w:sz w:val="24"/>
          <w:szCs w:val="24"/>
          <w:lang w:val="en-GB" w:eastAsia="en-GB"/>
          <w14:ligatures w14:val="none"/>
        </w:rPr>
        <w:t>164</w:t>
      </w:r>
      <w:r w:rsidR="004E1F92" w:rsidRPr="00FC00F3">
        <w:rPr>
          <w:rFonts w:ascii="Times New Roman" w:eastAsia="Times New Roman" w:hAnsi="Times New Roman" w:cs="Times New Roman"/>
          <w:kern w:val="0"/>
          <w:sz w:val="24"/>
          <w:szCs w:val="24"/>
          <w:lang w:val="en-GB" w:eastAsia="en-GB"/>
          <w14:ligatures w14:val="none"/>
        </w:rPr>
        <w:t xml:space="preserve">) = </w:t>
      </w:r>
      <w:r w:rsidR="0011424C" w:rsidRPr="00FC00F3">
        <w:rPr>
          <w:rFonts w:ascii="Times New Roman" w:eastAsia="Times New Roman" w:hAnsi="Times New Roman" w:cs="Times New Roman"/>
          <w:kern w:val="0"/>
          <w:sz w:val="24"/>
          <w:szCs w:val="24"/>
          <w:lang w:val="en-GB" w:eastAsia="en-GB"/>
          <w14:ligatures w14:val="none"/>
        </w:rPr>
        <w:t>.56</w:t>
      </w:r>
      <w:r w:rsidR="004E1F92" w:rsidRPr="00FC00F3">
        <w:rPr>
          <w:rFonts w:ascii="Times New Roman" w:eastAsia="Times New Roman" w:hAnsi="Times New Roman" w:cs="Times New Roman"/>
          <w:kern w:val="0"/>
          <w:sz w:val="24"/>
          <w:szCs w:val="24"/>
          <w:lang w:val="en-GB" w:eastAsia="en-GB"/>
          <w14:ligatures w14:val="none"/>
        </w:rPr>
        <w:t xml:space="preserve">, </w:t>
      </w:r>
      <w:r w:rsidR="004E1F92"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kern w:val="0"/>
          <w:sz w:val="24"/>
          <w:szCs w:val="24"/>
          <w:lang w:val="en-GB" w:eastAsia="en-GB"/>
          <w14:ligatures w14:val="none"/>
        </w:rPr>
        <w:t xml:space="preserve"> =</w:t>
      </w:r>
      <w:r w:rsidR="004C491D" w:rsidRPr="00FC00F3">
        <w:rPr>
          <w:rFonts w:ascii="Times New Roman" w:eastAsia="Times New Roman" w:hAnsi="Times New Roman" w:cs="Times New Roman"/>
          <w:kern w:val="0"/>
          <w:sz w:val="24"/>
          <w:szCs w:val="24"/>
          <w:lang w:val="en-GB" w:eastAsia="en-GB"/>
          <w14:ligatures w14:val="none"/>
        </w:rPr>
        <w:t xml:space="preserve"> </w:t>
      </w:r>
      <w:r w:rsidR="0011424C" w:rsidRPr="00FC00F3">
        <w:rPr>
          <w:rFonts w:ascii="Times New Roman" w:eastAsia="Times New Roman" w:hAnsi="Times New Roman" w:cs="Times New Roman"/>
          <w:kern w:val="0"/>
          <w:sz w:val="24"/>
          <w:szCs w:val="24"/>
          <w:lang w:val="en-GB" w:eastAsia="en-GB"/>
          <w14:ligatures w14:val="none"/>
        </w:rPr>
        <w:t>.457</w:t>
      </w:r>
      <w:r w:rsidR="004E1F92" w:rsidRPr="00FC00F3">
        <w:rPr>
          <w:rFonts w:ascii="Times New Roman" w:eastAsia="Times New Roman" w:hAnsi="Times New Roman" w:cs="Times New Roman"/>
          <w:kern w:val="0"/>
          <w:sz w:val="24"/>
          <w:szCs w:val="24"/>
          <w:lang w:val="en-GB" w:eastAsia="en-GB"/>
          <w14:ligatures w14:val="none"/>
        </w:rPr>
        <w:t>.</w:t>
      </w:r>
    </w:p>
    <w:p w14:paraId="2851F013" w14:textId="77F7C897" w:rsidR="00FA3CE6" w:rsidRPr="00FC00F3"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self-regulation </w:t>
      </w:r>
      <w:r w:rsidR="00901414" w:rsidRPr="00FC00F3">
        <w:rPr>
          <w:rFonts w:ascii="Times New Roman" w:eastAsia="Times New Roman" w:hAnsi="Times New Roman" w:cs="Times New Roman"/>
          <w:kern w:val="0"/>
          <w:sz w:val="24"/>
          <w:szCs w:val="24"/>
          <w:lang w:val="en-GB" w:eastAsia="en-GB"/>
          <w14:ligatures w14:val="none"/>
        </w:rPr>
        <w:t xml:space="preserve">assessed using the DECA-self regulation scale, </w:t>
      </w:r>
      <w:r w:rsidRPr="00FC00F3">
        <w:rPr>
          <w:rFonts w:ascii="Times New Roman" w:eastAsia="Times New Roman" w:hAnsi="Times New Roman" w:cs="Times New Roman"/>
          <w:kern w:val="0"/>
          <w:sz w:val="24"/>
          <w:szCs w:val="24"/>
          <w:lang w:val="en-GB" w:eastAsia="en-GB"/>
          <w14:ligatures w14:val="none"/>
        </w:rPr>
        <w:t>no significant effects were identified for group (</w:t>
      </w:r>
      <w:r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4E1F92"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.329), time (</w:t>
      </w:r>
      <w:r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4E1F92"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.776) or group x time (</w:t>
      </w:r>
      <w:r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4E1F92"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.416). </w:t>
      </w:r>
      <w:r w:rsidR="00631383" w:rsidRPr="00FC00F3">
        <w:rPr>
          <w:rFonts w:ascii="Times New Roman" w:hAnsi="Times New Roman" w:cs="Times New Roman"/>
          <w:bCs/>
          <w:iCs/>
          <w:sz w:val="24"/>
          <w:szCs w:val="24"/>
        </w:rPr>
        <w:t>Planned comparisons</w:t>
      </w:r>
      <w:r w:rsidRPr="00FC00F3">
        <w:rPr>
          <w:rFonts w:ascii="Times New Roman" w:hAnsi="Times New Roman" w:cs="Times New Roman"/>
          <w:bCs/>
          <w:iCs/>
          <w:sz w:val="24"/>
          <w:szCs w:val="24"/>
        </w:rPr>
        <w:t xml:space="preserve"> revealed no between-group differences at any time point, or within-group difference for any group</w:t>
      </w:r>
      <w:r w:rsidR="004E1F92" w:rsidRPr="00FC00F3">
        <w:rPr>
          <w:rFonts w:ascii="Times New Roman" w:hAnsi="Times New Roman" w:cs="Times New Roman"/>
          <w:bCs/>
          <w:iCs/>
          <w:sz w:val="24"/>
          <w:szCs w:val="24"/>
        </w:rPr>
        <w:t xml:space="preserve"> (</w:t>
      </w:r>
      <w:proofErr w:type="spellStart"/>
      <w:r w:rsidR="004E1F92" w:rsidRPr="00FC00F3">
        <w:rPr>
          <w:rFonts w:ascii="Times New Roman" w:hAnsi="Times New Roman" w:cs="Times New Roman"/>
          <w:bCs/>
          <w:i/>
          <w:sz w:val="24"/>
          <w:szCs w:val="24"/>
        </w:rPr>
        <w:t>p</w:t>
      </w:r>
      <w:r w:rsidR="004E1F92" w:rsidRPr="00FC00F3">
        <w:rPr>
          <w:rFonts w:ascii="Times New Roman" w:hAnsi="Times New Roman" w:cs="Times New Roman"/>
          <w:bCs/>
          <w:iCs/>
          <w:sz w:val="24"/>
          <w:szCs w:val="24"/>
        </w:rPr>
        <w:t>s</w:t>
      </w:r>
      <w:proofErr w:type="spellEnd"/>
      <w:r w:rsidR="004E1F92" w:rsidRPr="00FC00F3">
        <w:rPr>
          <w:rFonts w:ascii="Times New Roman" w:hAnsi="Times New Roman" w:cs="Times New Roman"/>
          <w:bCs/>
          <w:iCs/>
          <w:sz w:val="24"/>
          <w:szCs w:val="24"/>
        </w:rPr>
        <w:t xml:space="preserve"> &gt; .05)</w:t>
      </w:r>
      <w:r w:rsidRPr="00FC00F3">
        <w:rPr>
          <w:rFonts w:ascii="Times New Roman" w:hAnsi="Times New Roman" w:cs="Times New Roman"/>
          <w:bCs/>
          <w:iCs/>
          <w:sz w:val="24"/>
          <w:szCs w:val="24"/>
        </w:rPr>
        <w:t xml:space="preserve">. </w:t>
      </w:r>
      <w:r w:rsidRPr="00FC00F3">
        <w:rPr>
          <w:rFonts w:ascii="Times New Roman" w:eastAsia="Times New Roman" w:hAnsi="Times New Roman" w:cs="Times New Roman"/>
          <w:kern w:val="0"/>
          <w:sz w:val="24"/>
          <w:szCs w:val="24"/>
          <w:lang w:val="en-GB" w:eastAsia="en-GB"/>
          <w14:ligatures w14:val="none"/>
        </w:rPr>
        <w:t>The hypotheses that there would be gradient effects in terms of the magnitude of gains from T1 to T2 [PCIT-T &gt; COS-P &gt; WL] and T</w:t>
      </w:r>
      <w:r w:rsidR="00961B54" w:rsidRPr="00FC00F3">
        <w:rPr>
          <w:rFonts w:ascii="Times New Roman" w:eastAsia="Times New Roman" w:hAnsi="Times New Roman" w:cs="Times New Roman"/>
          <w:kern w:val="0"/>
          <w:sz w:val="24"/>
          <w:szCs w:val="24"/>
          <w:lang w:val="en-GB" w:eastAsia="en-GB"/>
          <w14:ligatures w14:val="none"/>
        </w:rPr>
        <w:t>2</w:t>
      </w:r>
      <w:r w:rsidRPr="00FC00F3">
        <w:rPr>
          <w:rFonts w:ascii="Times New Roman" w:eastAsia="Times New Roman" w:hAnsi="Times New Roman" w:cs="Times New Roman"/>
          <w:kern w:val="0"/>
          <w:sz w:val="24"/>
          <w:szCs w:val="24"/>
          <w:lang w:val="en-GB" w:eastAsia="en-GB"/>
          <w14:ligatures w14:val="none"/>
        </w:rPr>
        <w:t xml:space="preserve"> to T3 [PCIT</w:t>
      </w:r>
      <w:r w:rsidR="004E1F92" w:rsidRPr="00FC00F3">
        <w:rPr>
          <w:rFonts w:ascii="Times New Roman" w:eastAsia="Times New Roman" w:hAnsi="Times New Roman" w:cs="Times New Roman"/>
          <w:kern w:val="0"/>
          <w:sz w:val="24"/>
          <w:szCs w:val="24"/>
          <w:lang w:val="en-GB" w:eastAsia="en-GB"/>
          <w14:ligatures w14:val="none"/>
        </w:rPr>
        <w:t>-T</w:t>
      </w:r>
      <w:r w:rsidR="00620E44"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&gt; COS-P] were not supported</w:t>
      </w:r>
      <w:r w:rsidR="00620E44" w:rsidRPr="00FC00F3">
        <w:rPr>
          <w:rFonts w:ascii="Times New Roman" w:eastAsia="Times New Roman" w:hAnsi="Times New Roman" w:cs="Times New Roman"/>
          <w:kern w:val="0"/>
          <w:sz w:val="24"/>
          <w:szCs w:val="24"/>
          <w:lang w:val="en-GB" w:eastAsia="en-GB"/>
          <w14:ligatures w14:val="none"/>
        </w:rPr>
        <w:t xml:space="preserve">, </w:t>
      </w:r>
      <w:r w:rsidR="004E1F92" w:rsidRPr="00FC00F3">
        <w:rPr>
          <w:rFonts w:ascii="Times New Roman" w:eastAsia="Times New Roman" w:hAnsi="Times New Roman" w:cs="Times New Roman"/>
          <w:kern w:val="0"/>
          <w:sz w:val="24"/>
          <w:szCs w:val="24"/>
          <w:lang w:val="en-GB" w:eastAsia="en-GB"/>
          <w14:ligatures w14:val="none"/>
        </w:rPr>
        <w:t xml:space="preserve">T1 to T2: </w:t>
      </w:r>
      <w:r w:rsidR="004E1F92" w:rsidRPr="00FC00F3">
        <w:rPr>
          <w:rFonts w:ascii="Times New Roman" w:eastAsia="Times New Roman" w:hAnsi="Times New Roman" w:cs="Times New Roman"/>
          <w:i/>
          <w:iCs/>
          <w:kern w:val="0"/>
          <w:sz w:val="24"/>
          <w:szCs w:val="24"/>
          <w:lang w:val="en-GB" w:eastAsia="en-GB"/>
          <w14:ligatures w14:val="none"/>
        </w:rPr>
        <w:t>F</w:t>
      </w:r>
      <w:r w:rsidR="004E1F92" w:rsidRPr="00FC00F3">
        <w:rPr>
          <w:rFonts w:ascii="Times New Roman" w:eastAsia="Times New Roman" w:hAnsi="Times New Roman" w:cs="Times New Roman"/>
          <w:kern w:val="0"/>
          <w:sz w:val="24"/>
          <w:szCs w:val="24"/>
          <w:lang w:val="en-GB" w:eastAsia="en-GB"/>
          <w14:ligatures w14:val="none"/>
        </w:rPr>
        <w:t xml:space="preserve"> (2,</w:t>
      </w:r>
      <w:r w:rsidR="00630D40" w:rsidRPr="00FC00F3">
        <w:rPr>
          <w:rFonts w:ascii="Times New Roman" w:eastAsia="Times New Roman" w:hAnsi="Times New Roman" w:cs="Times New Roman"/>
          <w:kern w:val="0"/>
          <w:sz w:val="24"/>
          <w:szCs w:val="24"/>
          <w:lang w:val="en-GB" w:eastAsia="en-GB"/>
          <w14:ligatures w14:val="none"/>
        </w:rPr>
        <w:t xml:space="preserve"> </w:t>
      </w:r>
      <w:r w:rsidR="00D9436A" w:rsidRPr="00FC00F3">
        <w:rPr>
          <w:rFonts w:ascii="Times New Roman" w:eastAsia="Times New Roman" w:hAnsi="Times New Roman" w:cs="Times New Roman"/>
          <w:kern w:val="0"/>
          <w:sz w:val="24"/>
          <w:szCs w:val="24"/>
          <w:lang w:val="en-GB" w:eastAsia="en-GB"/>
          <w14:ligatures w14:val="none"/>
        </w:rPr>
        <w:t>131</w:t>
      </w:r>
      <w:r w:rsidR="004E1F92" w:rsidRPr="00FC00F3">
        <w:rPr>
          <w:rFonts w:ascii="Times New Roman" w:eastAsia="Times New Roman" w:hAnsi="Times New Roman" w:cs="Times New Roman"/>
          <w:kern w:val="0"/>
          <w:sz w:val="24"/>
          <w:szCs w:val="24"/>
          <w:lang w:val="en-GB" w:eastAsia="en-GB"/>
          <w14:ligatures w14:val="none"/>
        </w:rPr>
        <w:t xml:space="preserve">) = </w:t>
      </w:r>
      <w:r w:rsidR="00D9436A" w:rsidRPr="00FC00F3">
        <w:rPr>
          <w:rFonts w:ascii="Times New Roman" w:eastAsia="Times New Roman" w:hAnsi="Times New Roman" w:cs="Times New Roman"/>
          <w:kern w:val="0"/>
          <w:sz w:val="24"/>
          <w:szCs w:val="24"/>
          <w:lang w:val="en-GB" w:eastAsia="en-GB"/>
          <w14:ligatures w14:val="none"/>
        </w:rPr>
        <w:t>1.17</w:t>
      </w:r>
      <w:r w:rsidR="004E1F92" w:rsidRPr="00FC00F3">
        <w:rPr>
          <w:rFonts w:ascii="Times New Roman" w:eastAsia="Times New Roman" w:hAnsi="Times New Roman" w:cs="Times New Roman"/>
          <w:kern w:val="0"/>
          <w:sz w:val="24"/>
          <w:szCs w:val="24"/>
          <w:lang w:val="en-GB" w:eastAsia="en-GB"/>
          <w14:ligatures w14:val="none"/>
        </w:rPr>
        <w:t xml:space="preserve">, </w:t>
      </w:r>
      <w:r w:rsidR="004E1F92"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kern w:val="0"/>
          <w:sz w:val="24"/>
          <w:szCs w:val="24"/>
          <w:lang w:val="en-GB" w:eastAsia="en-GB"/>
          <w14:ligatures w14:val="none"/>
        </w:rPr>
        <w:t xml:space="preserve"> = </w:t>
      </w:r>
      <w:r w:rsidR="00D9436A" w:rsidRPr="00FC00F3">
        <w:rPr>
          <w:rFonts w:ascii="Times New Roman" w:eastAsia="Times New Roman" w:hAnsi="Times New Roman" w:cs="Times New Roman"/>
          <w:kern w:val="0"/>
          <w:sz w:val="24"/>
          <w:szCs w:val="24"/>
          <w:lang w:val="en-GB" w:eastAsia="en-GB"/>
          <w14:ligatures w14:val="none"/>
        </w:rPr>
        <w:t>.312</w:t>
      </w:r>
      <w:r w:rsidR="004E1F92" w:rsidRPr="00FC00F3">
        <w:rPr>
          <w:rFonts w:ascii="Times New Roman" w:eastAsia="Times New Roman" w:hAnsi="Times New Roman" w:cs="Times New Roman"/>
          <w:kern w:val="0"/>
          <w:sz w:val="24"/>
          <w:szCs w:val="24"/>
          <w:lang w:val="en-GB" w:eastAsia="en-GB"/>
          <w14:ligatures w14:val="none"/>
        </w:rPr>
        <w:t xml:space="preserve">; T1 to T3: </w:t>
      </w:r>
      <w:r w:rsidR="004E1F92" w:rsidRPr="00FC00F3">
        <w:rPr>
          <w:rFonts w:ascii="Times New Roman" w:eastAsia="Times New Roman" w:hAnsi="Times New Roman" w:cs="Times New Roman"/>
          <w:i/>
          <w:iCs/>
          <w:kern w:val="0"/>
          <w:sz w:val="24"/>
          <w:szCs w:val="24"/>
          <w:lang w:val="en-GB" w:eastAsia="en-GB"/>
          <w14:ligatures w14:val="none"/>
        </w:rPr>
        <w:t>F</w:t>
      </w:r>
      <w:r w:rsidR="004E1F92" w:rsidRPr="00FC00F3">
        <w:rPr>
          <w:rFonts w:ascii="Times New Roman" w:eastAsia="Times New Roman" w:hAnsi="Times New Roman" w:cs="Times New Roman"/>
          <w:kern w:val="0"/>
          <w:sz w:val="24"/>
          <w:szCs w:val="24"/>
          <w:lang w:val="en-GB" w:eastAsia="en-GB"/>
          <w14:ligatures w14:val="none"/>
        </w:rPr>
        <w:t xml:space="preserve"> (1,</w:t>
      </w:r>
      <w:r w:rsidR="0011424C" w:rsidRPr="00FC00F3">
        <w:rPr>
          <w:rFonts w:ascii="Times New Roman" w:eastAsia="Times New Roman" w:hAnsi="Times New Roman" w:cs="Times New Roman"/>
          <w:kern w:val="0"/>
          <w:sz w:val="24"/>
          <w:szCs w:val="24"/>
          <w:lang w:val="en-GB" w:eastAsia="en-GB"/>
          <w14:ligatures w14:val="none"/>
        </w:rPr>
        <w:t xml:space="preserve"> 131</w:t>
      </w:r>
      <w:r w:rsidR="004E1F92" w:rsidRPr="00FC00F3">
        <w:rPr>
          <w:rFonts w:ascii="Times New Roman" w:eastAsia="Times New Roman" w:hAnsi="Times New Roman" w:cs="Times New Roman"/>
          <w:kern w:val="0"/>
          <w:sz w:val="24"/>
          <w:szCs w:val="24"/>
          <w:lang w:val="en-GB" w:eastAsia="en-GB"/>
          <w14:ligatures w14:val="none"/>
        </w:rPr>
        <w:t xml:space="preserve">) = </w:t>
      </w:r>
      <w:r w:rsidR="0011424C" w:rsidRPr="00FC00F3">
        <w:rPr>
          <w:rFonts w:ascii="Times New Roman" w:eastAsia="Times New Roman" w:hAnsi="Times New Roman" w:cs="Times New Roman"/>
          <w:kern w:val="0"/>
          <w:sz w:val="24"/>
          <w:szCs w:val="24"/>
          <w:lang w:val="en-GB" w:eastAsia="en-GB"/>
          <w14:ligatures w14:val="none"/>
        </w:rPr>
        <w:t>.04</w:t>
      </w:r>
      <w:r w:rsidR="004E1F92" w:rsidRPr="00FC00F3">
        <w:rPr>
          <w:rFonts w:ascii="Times New Roman" w:eastAsia="Times New Roman" w:hAnsi="Times New Roman" w:cs="Times New Roman"/>
          <w:kern w:val="0"/>
          <w:sz w:val="24"/>
          <w:szCs w:val="24"/>
          <w:lang w:val="en-GB" w:eastAsia="en-GB"/>
          <w14:ligatures w14:val="none"/>
        </w:rPr>
        <w:t xml:space="preserve">, </w:t>
      </w:r>
      <w:r w:rsidR="004E1F92" w:rsidRPr="00FC00F3">
        <w:rPr>
          <w:rFonts w:ascii="Times New Roman" w:eastAsia="Times New Roman" w:hAnsi="Times New Roman" w:cs="Times New Roman"/>
          <w:i/>
          <w:iCs/>
          <w:kern w:val="0"/>
          <w:sz w:val="24"/>
          <w:szCs w:val="24"/>
          <w:lang w:val="en-GB" w:eastAsia="en-GB"/>
          <w14:ligatures w14:val="none"/>
        </w:rPr>
        <w:t>p</w:t>
      </w:r>
      <w:r w:rsidR="004E1F92" w:rsidRPr="00FC00F3">
        <w:rPr>
          <w:rFonts w:ascii="Times New Roman" w:eastAsia="Times New Roman" w:hAnsi="Times New Roman" w:cs="Times New Roman"/>
          <w:kern w:val="0"/>
          <w:sz w:val="24"/>
          <w:szCs w:val="24"/>
          <w:lang w:val="en-GB" w:eastAsia="en-GB"/>
          <w14:ligatures w14:val="none"/>
        </w:rPr>
        <w:t xml:space="preserve"> =</w:t>
      </w:r>
      <w:r w:rsidR="0011424C" w:rsidRPr="00FC00F3">
        <w:rPr>
          <w:rFonts w:ascii="Times New Roman" w:eastAsia="Times New Roman" w:hAnsi="Times New Roman" w:cs="Times New Roman"/>
          <w:kern w:val="0"/>
          <w:sz w:val="24"/>
          <w:szCs w:val="24"/>
          <w:lang w:val="en-GB" w:eastAsia="en-GB"/>
          <w14:ligatures w14:val="none"/>
        </w:rPr>
        <w:t xml:space="preserve"> .838</w:t>
      </w:r>
      <w:r w:rsidR="004E1F92" w:rsidRPr="00FC00F3">
        <w:rPr>
          <w:rFonts w:ascii="Times New Roman" w:eastAsia="Times New Roman" w:hAnsi="Times New Roman" w:cs="Times New Roman"/>
          <w:kern w:val="0"/>
          <w:sz w:val="24"/>
          <w:szCs w:val="24"/>
          <w:lang w:val="en-GB" w:eastAsia="en-GB"/>
          <w14:ligatures w14:val="none"/>
        </w:rPr>
        <w:t>.</w:t>
      </w:r>
    </w:p>
    <w:p w14:paraId="4296995E" w14:textId="289E5599" w:rsidR="00FA3CE6" w:rsidRPr="00FC00F3"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For social competence</w:t>
      </w:r>
      <w:r w:rsidR="00630D40"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assessed using the BITSEA-comp</w:t>
      </w:r>
      <w:r w:rsidR="006917D6" w:rsidRPr="00FC00F3">
        <w:rPr>
          <w:rFonts w:ascii="Times New Roman" w:eastAsia="Times New Roman" w:hAnsi="Times New Roman" w:cs="Times New Roman"/>
          <w:kern w:val="0"/>
          <w:sz w:val="24"/>
          <w:szCs w:val="24"/>
          <w:lang w:val="en-GB" w:eastAsia="en-GB"/>
          <w14:ligatures w14:val="none"/>
        </w:rPr>
        <w:t>e</w:t>
      </w:r>
      <w:r w:rsidR="00901414" w:rsidRPr="00FC00F3">
        <w:rPr>
          <w:rFonts w:ascii="Times New Roman" w:eastAsia="Times New Roman" w:hAnsi="Times New Roman" w:cs="Times New Roman"/>
          <w:kern w:val="0"/>
          <w:sz w:val="24"/>
          <w:szCs w:val="24"/>
          <w:lang w:val="en-GB" w:eastAsia="en-GB"/>
          <w14:ligatures w14:val="none"/>
        </w:rPr>
        <w:t xml:space="preserve">tence scale, </w:t>
      </w:r>
      <w:r w:rsidRPr="00FC00F3">
        <w:rPr>
          <w:rFonts w:ascii="Times New Roman" w:eastAsia="Times New Roman" w:hAnsi="Times New Roman" w:cs="Times New Roman"/>
          <w:kern w:val="0"/>
          <w:sz w:val="24"/>
          <w:szCs w:val="24"/>
          <w:lang w:val="en-GB" w:eastAsia="en-GB"/>
          <w14:ligatures w14:val="none"/>
        </w:rPr>
        <w:t>a significant effect was identified for time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eastAsia="Times New Roman" w:hAnsi="Times New Roman" w:cs="Times New Roman"/>
          <w:kern w:val="0"/>
          <w:sz w:val="24"/>
          <w:szCs w:val="24"/>
          <w:lang w:val="en-GB" w:eastAsia="en-GB"/>
          <w14:ligatures w14:val="none"/>
        </w:rPr>
        <w:t>&lt;</w:t>
      </w:r>
      <w:r w:rsidRPr="00FC00F3">
        <w:rPr>
          <w:rFonts w:ascii="Times New Roman" w:eastAsia="Times New Roman" w:hAnsi="Times New Roman" w:cs="Times New Roman"/>
          <w:kern w:val="0"/>
          <w:sz w:val="24"/>
          <w:szCs w:val="24"/>
          <w:lang w:val="en-GB" w:eastAsia="en-GB"/>
          <w14:ligatures w14:val="none"/>
        </w:rPr>
        <w:t xml:space="preserve"> .0</w:t>
      </w:r>
      <w:r w:rsidR="00630D40" w:rsidRPr="00FC00F3">
        <w:rPr>
          <w:rFonts w:ascii="Times New Roman" w:eastAsia="Times New Roman" w:hAnsi="Times New Roman" w:cs="Times New Roman"/>
          <w:kern w:val="0"/>
          <w:sz w:val="24"/>
          <w:szCs w:val="24"/>
          <w:lang w:val="en-GB" w:eastAsia="en-GB"/>
          <w14:ligatures w14:val="none"/>
        </w:rPr>
        <w:t>5</w:t>
      </w:r>
      <w:r w:rsidRPr="00FC00F3">
        <w:rPr>
          <w:rFonts w:ascii="Times New Roman" w:eastAsia="Times New Roman" w:hAnsi="Times New Roman" w:cs="Times New Roman"/>
          <w:kern w:val="0"/>
          <w:sz w:val="24"/>
          <w:szCs w:val="24"/>
          <w:lang w:val="en-GB" w:eastAsia="en-GB"/>
          <w14:ligatures w14:val="none"/>
        </w:rPr>
        <w:t>), but not for group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 .749) or group x time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 .130). </w:t>
      </w:r>
      <w:r w:rsidR="00631383" w:rsidRPr="00FC00F3">
        <w:rPr>
          <w:rFonts w:ascii="Times New Roman" w:eastAsia="Times New Roman" w:hAnsi="Times New Roman" w:cs="Times New Roman"/>
          <w:kern w:val="0"/>
          <w:sz w:val="24"/>
          <w:szCs w:val="24"/>
          <w:lang w:val="en-GB" w:eastAsia="en-GB"/>
          <w14:ligatures w14:val="none"/>
        </w:rPr>
        <w:t>Planned comparisons</w:t>
      </w:r>
      <w:r w:rsidRPr="00FC00F3">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630D40"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hAnsi="Times New Roman" w:cs="Times New Roman"/>
          <w:bCs/>
          <w:iCs/>
          <w:sz w:val="24"/>
          <w:szCs w:val="24"/>
        </w:rPr>
        <w:t>(</w:t>
      </w:r>
      <w:proofErr w:type="spellStart"/>
      <w:r w:rsidR="00630D40" w:rsidRPr="00FC00F3">
        <w:rPr>
          <w:rFonts w:ascii="Times New Roman" w:hAnsi="Times New Roman" w:cs="Times New Roman"/>
          <w:bCs/>
          <w:i/>
          <w:sz w:val="24"/>
          <w:szCs w:val="24"/>
        </w:rPr>
        <w:t>p</w:t>
      </w:r>
      <w:r w:rsidR="00630D40" w:rsidRPr="00FC00F3">
        <w:rPr>
          <w:rFonts w:ascii="Times New Roman" w:hAnsi="Times New Roman" w:cs="Times New Roman"/>
          <w:bCs/>
          <w:iCs/>
          <w:sz w:val="24"/>
          <w:szCs w:val="24"/>
        </w:rPr>
        <w:t>s</w:t>
      </w:r>
      <w:proofErr w:type="spellEnd"/>
      <w:r w:rsidR="00630D40" w:rsidRPr="00FC00F3">
        <w:rPr>
          <w:rFonts w:ascii="Times New Roman" w:hAnsi="Times New Roman" w:cs="Times New Roman"/>
          <w:bCs/>
          <w:iCs/>
          <w:sz w:val="24"/>
          <w:szCs w:val="24"/>
        </w:rPr>
        <w:t xml:space="preserve"> &gt; .05)</w:t>
      </w:r>
      <w:r w:rsidRPr="00FC00F3">
        <w:rPr>
          <w:rFonts w:ascii="Times New Roman" w:eastAsia="Times New Roman" w:hAnsi="Times New Roman" w:cs="Times New Roman"/>
          <w:kern w:val="0"/>
          <w:sz w:val="24"/>
          <w:szCs w:val="24"/>
          <w:lang w:val="en-GB" w:eastAsia="en-GB"/>
          <w14:ligatures w14:val="none"/>
        </w:rPr>
        <w:t>. The PCIT-T group showed significant within-group improvements from T1 to T2 (</w:t>
      </w:r>
      <w:r w:rsidRPr="00FC00F3">
        <w:rPr>
          <w:rFonts w:ascii="Times New Roman" w:eastAsia="Times New Roman" w:hAnsi="Times New Roman" w:cs="Times New Roman"/>
          <w:i/>
          <w:iCs/>
          <w:kern w:val="0"/>
          <w:sz w:val="24"/>
          <w:szCs w:val="24"/>
          <w:lang w:val="en-GB" w:eastAsia="en-GB"/>
          <w14:ligatures w14:val="none"/>
        </w:rPr>
        <w:t xml:space="preserve">p </w:t>
      </w:r>
      <w:r w:rsidR="00630D40" w:rsidRPr="00FC00F3">
        <w:rPr>
          <w:rFonts w:ascii="Times New Roman" w:eastAsia="Times New Roman" w:hAnsi="Times New Roman" w:cs="Times New Roman"/>
          <w:kern w:val="0"/>
          <w:sz w:val="24"/>
          <w:szCs w:val="24"/>
          <w:lang w:val="en-GB" w:eastAsia="en-GB"/>
          <w14:ligatures w14:val="none"/>
        </w:rPr>
        <w:t>&lt;</w:t>
      </w:r>
      <w:r w:rsidRPr="00FC00F3">
        <w:rPr>
          <w:rFonts w:ascii="Times New Roman" w:eastAsia="Times New Roman" w:hAnsi="Times New Roman" w:cs="Times New Roman"/>
          <w:kern w:val="0"/>
          <w:sz w:val="24"/>
          <w:szCs w:val="24"/>
          <w:lang w:val="en-GB" w:eastAsia="en-GB"/>
          <w14:ligatures w14:val="none"/>
        </w:rPr>
        <w:t xml:space="preserve"> .0</w:t>
      </w:r>
      <w:r w:rsidR="00630D40" w:rsidRPr="00FC00F3">
        <w:rPr>
          <w:rFonts w:ascii="Times New Roman" w:eastAsia="Times New Roman" w:hAnsi="Times New Roman" w:cs="Times New Roman"/>
          <w:kern w:val="0"/>
          <w:sz w:val="24"/>
          <w:szCs w:val="24"/>
          <w:lang w:val="en-GB" w:eastAsia="en-GB"/>
          <w14:ligatures w14:val="none"/>
        </w:rPr>
        <w:t>5</w:t>
      </w:r>
      <w:r w:rsidR="00901414"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i/>
          <w:iCs/>
          <w:kern w:val="0"/>
          <w:sz w:val="24"/>
          <w:szCs w:val="24"/>
          <w:lang w:val="en-GB" w:eastAsia="en-GB"/>
          <w14:ligatures w14:val="none"/>
        </w:rPr>
        <w:t>d</w:t>
      </w:r>
      <w:r w:rsidR="00630D40"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630D40"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8A5C0D" w:rsidRPr="00FC00F3">
        <w:rPr>
          <w:rFonts w:ascii="Times New Roman" w:eastAsia="Times New Roman" w:hAnsi="Times New Roman" w:cs="Times New Roman"/>
          <w:kern w:val="0"/>
          <w:sz w:val="24"/>
          <w:szCs w:val="24"/>
          <w:lang w:val="en-GB" w:eastAsia="en-GB"/>
          <w14:ligatures w14:val="none"/>
        </w:rPr>
        <w:t>48</w:t>
      </w:r>
      <w:r w:rsidR="00901414" w:rsidRPr="00FC00F3">
        <w:rPr>
          <w:rFonts w:ascii="Times New Roman" w:eastAsia="Times New Roman" w:hAnsi="Times New Roman" w:cs="Times New Roman"/>
          <w:kern w:val="0"/>
          <w:sz w:val="24"/>
          <w:szCs w:val="24"/>
          <w:lang w:val="en-GB" w:eastAsia="en-GB"/>
          <w14:ligatures w14:val="none"/>
        </w:rPr>
        <w:t>, medium effect size</w:t>
      </w:r>
      <w:r w:rsidRPr="00FC00F3">
        <w:rPr>
          <w:rFonts w:ascii="Times New Roman" w:eastAsia="Times New Roman" w:hAnsi="Times New Roman" w:cs="Times New Roman"/>
          <w:kern w:val="0"/>
          <w:sz w:val="24"/>
          <w:szCs w:val="24"/>
          <w:lang w:val="en-GB" w:eastAsia="en-GB"/>
          <w14:ligatures w14:val="none"/>
        </w:rPr>
        <w:t>) and from T</w:t>
      </w:r>
      <w:r w:rsidR="009C5244" w:rsidRPr="00FC00F3">
        <w:rPr>
          <w:rFonts w:ascii="Times New Roman" w:eastAsia="Times New Roman" w:hAnsi="Times New Roman" w:cs="Times New Roman"/>
          <w:kern w:val="0"/>
          <w:sz w:val="24"/>
          <w:szCs w:val="24"/>
          <w:lang w:val="en-GB" w:eastAsia="en-GB"/>
          <w14:ligatures w14:val="none"/>
        </w:rPr>
        <w:t>1</w:t>
      </w:r>
      <w:r w:rsidRPr="00FC00F3">
        <w:rPr>
          <w:rFonts w:ascii="Times New Roman" w:eastAsia="Times New Roman" w:hAnsi="Times New Roman" w:cs="Times New Roman"/>
          <w:kern w:val="0"/>
          <w:sz w:val="24"/>
          <w:szCs w:val="24"/>
          <w:lang w:val="en-GB" w:eastAsia="en-GB"/>
          <w14:ligatures w14:val="none"/>
        </w:rPr>
        <w:t xml:space="preserve"> to T</w:t>
      </w:r>
      <w:r w:rsidR="00901414" w:rsidRPr="00FC00F3">
        <w:rPr>
          <w:rFonts w:ascii="Times New Roman" w:eastAsia="Times New Roman" w:hAnsi="Times New Roman" w:cs="Times New Roman"/>
          <w:kern w:val="0"/>
          <w:sz w:val="24"/>
          <w:szCs w:val="24"/>
          <w:lang w:val="en-GB" w:eastAsia="en-GB"/>
          <w14:ligatures w14:val="none"/>
        </w:rPr>
        <w:t>3</w:t>
      </w:r>
      <w:r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i/>
          <w:iCs/>
          <w:kern w:val="0"/>
          <w:sz w:val="24"/>
          <w:szCs w:val="24"/>
          <w:lang w:val="en-GB" w:eastAsia="en-GB"/>
          <w14:ligatures w14:val="none"/>
        </w:rPr>
        <w:t>p</w:t>
      </w:r>
      <w:r w:rsidR="00630D40" w:rsidRPr="00FC00F3">
        <w:rPr>
          <w:rFonts w:ascii="Times New Roman" w:eastAsia="Times New Roman" w:hAnsi="Times New Roman" w:cs="Times New Roman"/>
          <w:kern w:val="0"/>
          <w:sz w:val="24"/>
          <w:szCs w:val="24"/>
          <w:lang w:val="en-GB" w:eastAsia="en-GB"/>
          <w14:ligatures w14:val="none"/>
        </w:rPr>
        <w:t xml:space="preserve"> &lt; </w:t>
      </w:r>
      <w:r w:rsidRPr="00FC00F3">
        <w:rPr>
          <w:rFonts w:ascii="Times New Roman" w:eastAsia="Times New Roman" w:hAnsi="Times New Roman" w:cs="Times New Roman"/>
          <w:kern w:val="0"/>
          <w:sz w:val="24"/>
          <w:szCs w:val="24"/>
          <w:lang w:val="en-GB" w:eastAsia="en-GB"/>
          <w14:ligatures w14:val="none"/>
        </w:rPr>
        <w:t>.0</w:t>
      </w:r>
      <w:r w:rsidR="00630D40" w:rsidRPr="00FC00F3">
        <w:rPr>
          <w:rFonts w:ascii="Times New Roman" w:eastAsia="Times New Roman" w:hAnsi="Times New Roman" w:cs="Times New Roman"/>
          <w:kern w:val="0"/>
          <w:sz w:val="24"/>
          <w:szCs w:val="24"/>
          <w:lang w:val="en-GB" w:eastAsia="en-GB"/>
          <w14:ligatures w14:val="none"/>
        </w:rPr>
        <w:t>5</w:t>
      </w:r>
      <w:r w:rsidR="00901414"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i/>
          <w:iCs/>
          <w:kern w:val="0"/>
          <w:sz w:val="24"/>
          <w:szCs w:val="24"/>
          <w:lang w:val="en-GB" w:eastAsia="en-GB"/>
          <w14:ligatures w14:val="none"/>
        </w:rPr>
        <w:t>d</w:t>
      </w:r>
      <w:r w:rsidR="00630D40"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630D40" w:rsidRPr="00FC00F3">
        <w:rPr>
          <w:rFonts w:ascii="Times New Roman" w:eastAsia="Times New Roman" w:hAnsi="Times New Roman" w:cs="Times New Roman"/>
          <w:kern w:val="0"/>
          <w:sz w:val="24"/>
          <w:szCs w:val="24"/>
          <w:lang w:val="en-GB" w:eastAsia="en-GB"/>
          <w14:ligatures w14:val="none"/>
        </w:rPr>
        <w:t xml:space="preserve"> </w:t>
      </w:r>
      <w:r w:rsidR="00901414" w:rsidRPr="00FC00F3">
        <w:rPr>
          <w:rFonts w:ascii="Times New Roman" w:eastAsia="Times New Roman" w:hAnsi="Times New Roman" w:cs="Times New Roman"/>
          <w:kern w:val="0"/>
          <w:sz w:val="24"/>
          <w:szCs w:val="24"/>
          <w:lang w:val="en-GB" w:eastAsia="en-GB"/>
          <w14:ligatures w14:val="none"/>
        </w:rPr>
        <w:t>.</w:t>
      </w:r>
      <w:r w:rsidR="009C5244" w:rsidRPr="00FC00F3">
        <w:rPr>
          <w:rFonts w:ascii="Times New Roman" w:eastAsia="Times New Roman" w:hAnsi="Times New Roman" w:cs="Times New Roman"/>
          <w:kern w:val="0"/>
          <w:sz w:val="24"/>
          <w:szCs w:val="24"/>
          <w:lang w:val="en-GB" w:eastAsia="en-GB"/>
          <w14:ligatures w14:val="none"/>
        </w:rPr>
        <w:t>39</w:t>
      </w:r>
      <w:r w:rsidR="00901414" w:rsidRPr="00FC00F3">
        <w:rPr>
          <w:rFonts w:ascii="Times New Roman" w:eastAsia="Times New Roman" w:hAnsi="Times New Roman" w:cs="Times New Roman"/>
          <w:kern w:val="0"/>
          <w:sz w:val="24"/>
          <w:szCs w:val="24"/>
          <w:lang w:val="en-GB" w:eastAsia="en-GB"/>
          <w14:ligatures w14:val="none"/>
        </w:rPr>
        <w:t xml:space="preserve">, medium </w:t>
      </w:r>
      <w:r w:rsidR="00901414" w:rsidRPr="00FC00F3">
        <w:rPr>
          <w:rFonts w:ascii="Times New Roman" w:eastAsia="Times New Roman" w:hAnsi="Times New Roman" w:cs="Times New Roman"/>
          <w:kern w:val="0"/>
          <w:sz w:val="24"/>
          <w:szCs w:val="24"/>
          <w:lang w:val="en-GB" w:eastAsia="en-GB"/>
          <w14:ligatures w14:val="none"/>
        </w:rPr>
        <w:lastRenderedPageBreak/>
        <w:t>effect size</w:t>
      </w:r>
      <w:r w:rsidRPr="00FC00F3">
        <w:rPr>
          <w:rFonts w:ascii="Times New Roman" w:eastAsia="Times New Roman" w:hAnsi="Times New Roman" w:cs="Times New Roman"/>
          <w:kern w:val="0"/>
          <w:sz w:val="24"/>
          <w:szCs w:val="24"/>
          <w:lang w:val="en-GB" w:eastAsia="en-GB"/>
          <w14:ligatures w14:val="none"/>
        </w:rPr>
        <w:t>) and no other within-group differences were identified</w:t>
      </w:r>
      <w:r w:rsidR="00630D40"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hAnsi="Times New Roman" w:cs="Times New Roman"/>
          <w:bCs/>
          <w:iCs/>
          <w:sz w:val="24"/>
          <w:szCs w:val="24"/>
        </w:rPr>
        <w:t>(</w:t>
      </w:r>
      <w:proofErr w:type="spellStart"/>
      <w:r w:rsidR="00630D40" w:rsidRPr="00FC00F3">
        <w:rPr>
          <w:rFonts w:ascii="Times New Roman" w:hAnsi="Times New Roman" w:cs="Times New Roman"/>
          <w:bCs/>
          <w:i/>
          <w:sz w:val="24"/>
          <w:szCs w:val="24"/>
        </w:rPr>
        <w:t>p</w:t>
      </w:r>
      <w:r w:rsidR="00630D40" w:rsidRPr="00FC00F3">
        <w:rPr>
          <w:rFonts w:ascii="Times New Roman" w:hAnsi="Times New Roman" w:cs="Times New Roman"/>
          <w:bCs/>
          <w:iCs/>
          <w:sz w:val="24"/>
          <w:szCs w:val="24"/>
        </w:rPr>
        <w:t>s</w:t>
      </w:r>
      <w:proofErr w:type="spellEnd"/>
      <w:r w:rsidR="00630D40" w:rsidRPr="00FC00F3">
        <w:rPr>
          <w:rFonts w:ascii="Times New Roman" w:hAnsi="Times New Roman" w:cs="Times New Roman"/>
          <w:bCs/>
          <w:iCs/>
          <w:sz w:val="24"/>
          <w:szCs w:val="24"/>
        </w:rPr>
        <w:t xml:space="preserve"> &gt; .05)</w:t>
      </w:r>
      <w:r w:rsidRPr="00FC00F3">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630D40" w:rsidRPr="00FC00F3">
        <w:rPr>
          <w:rFonts w:ascii="Times New Roman" w:eastAsia="Times New Roman" w:hAnsi="Times New Roman" w:cs="Times New Roman"/>
          <w:kern w:val="0"/>
          <w:sz w:val="24"/>
          <w:szCs w:val="24"/>
          <w:lang w:val="en-GB" w:eastAsia="en-GB"/>
          <w14:ligatures w14:val="none"/>
        </w:rPr>
        <w:t>-T</w:t>
      </w:r>
      <w:r w:rsidR="004B19D2"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&gt; COS-P] were not supported</w:t>
      </w:r>
      <w:r w:rsidR="00620E44"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eastAsia="Times New Roman" w:hAnsi="Times New Roman" w:cs="Times New Roman"/>
          <w:kern w:val="0"/>
          <w:sz w:val="24"/>
          <w:szCs w:val="24"/>
          <w:lang w:val="en-GB" w:eastAsia="en-GB"/>
          <w14:ligatures w14:val="none"/>
        </w:rPr>
        <w:t xml:space="preserve">T1 to T2: </w:t>
      </w:r>
      <w:r w:rsidR="00630D40" w:rsidRPr="00FC00F3">
        <w:rPr>
          <w:rFonts w:ascii="Times New Roman" w:eastAsia="Times New Roman" w:hAnsi="Times New Roman" w:cs="Times New Roman"/>
          <w:i/>
          <w:iCs/>
          <w:kern w:val="0"/>
          <w:sz w:val="24"/>
          <w:szCs w:val="24"/>
          <w:lang w:val="en-GB" w:eastAsia="en-GB"/>
          <w14:ligatures w14:val="none"/>
        </w:rPr>
        <w:t>F</w:t>
      </w:r>
      <w:r w:rsidR="00630D40" w:rsidRPr="00FC00F3">
        <w:rPr>
          <w:rFonts w:ascii="Times New Roman" w:eastAsia="Times New Roman" w:hAnsi="Times New Roman" w:cs="Times New Roman"/>
          <w:kern w:val="0"/>
          <w:sz w:val="24"/>
          <w:szCs w:val="24"/>
          <w:lang w:val="en-GB" w:eastAsia="en-GB"/>
          <w14:ligatures w14:val="none"/>
        </w:rPr>
        <w:t xml:space="preserve"> (2,</w:t>
      </w:r>
      <w:r w:rsidR="00A0064C" w:rsidRPr="00FC00F3">
        <w:rPr>
          <w:rFonts w:ascii="Times New Roman" w:eastAsia="Times New Roman" w:hAnsi="Times New Roman" w:cs="Times New Roman"/>
          <w:kern w:val="0"/>
          <w:sz w:val="24"/>
          <w:szCs w:val="24"/>
          <w:lang w:val="en-GB" w:eastAsia="en-GB"/>
          <w14:ligatures w14:val="none"/>
        </w:rPr>
        <w:t xml:space="preserve"> </w:t>
      </w:r>
      <w:r w:rsidR="00293E6A" w:rsidRPr="00FC00F3">
        <w:rPr>
          <w:rFonts w:ascii="Times New Roman" w:eastAsia="Times New Roman" w:hAnsi="Times New Roman" w:cs="Times New Roman"/>
          <w:kern w:val="0"/>
          <w:sz w:val="24"/>
          <w:szCs w:val="24"/>
          <w:lang w:val="en-GB" w:eastAsia="en-GB"/>
          <w14:ligatures w14:val="none"/>
        </w:rPr>
        <w:t>153</w:t>
      </w:r>
      <w:r w:rsidR="00630D40" w:rsidRPr="00FC00F3">
        <w:rPr>
          <w:rFonts w:ascii="Times New Roman" w:eastAsia="Times New Roman" w:hAnsi="Times New Roman" w:cs="Times New Roman"/>
          <w:kern w:val="0"/>
          <w:sz w:val="24"/>
          <w:szCs w:val="24"/>
          <w:lang w:val="en-GB" w:eastAsia="en-GB"/>
          <w14:ligatures w14:val="none"/>
        </w:rPr>
        <w:t>) = .</w:t>
      </w:r>
      <w:r w:rsidR="00293E6A" w:rsidRPr="00FC00F3">
        <w:rPr>
          <w:rFonts w:ascii="Times New Roman" w:eastAsia="Times New Roman" w:hAnsi="Times New Roman" w:cs="Times New Roman"/>
          <w:kern w:val="0"/>
          <w:sz w:val="24"/>
          <w:szCs w:val="24"/>
          <w:lang w:val="en-GB" w:eastAsia="en-GB"/>
          <w14:ligatures w14:val="none"/>
        </w:rPr>
        <w:t>2.67</w:t>
      </w:r>
      <w:r w:rsidR="00630D40"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eastAsia="Times New Roman" w:hAnsi="Times New Roman" w:cs="Times New Roman"/>
          <w:i/>
          <w:iCs/>
          <w:kern w:val="0"/>
          <w:sz w:val="24"/>
          <w:szCs w:val="24"/>
          <w:lang w:val="en-GB" w:eastAsia="en-GB"/>
          <w14:ligatures w14:val="none"/>
        </w:rPr>
        <w:t>p</w:t>
      </w:r>
      <w:r w:rsidR="00630D40" w:rsidRPr="00FC00F3">
        <w:rPr>
          <w:rFonts w:ascii="Times New Roman" w:eastAsia="Times New Roman" w:hAnsi="Times New Roman" w:cs="Times New Roman"/>
          <w:kern w:val="0"/>
          <w:sz w:val="24"/>
          <w:szCs w:val="24"/>
          <w:lang w:val="en-GB" w:eastAsia="en-GB"/>
          <w14:ligatures w14:val="none"/>
        </w:rPr>
        <w:t xml:space="preserve"> = .</w:t>
      </w:r>
      <w:r w:rsidR="00293E6A" w:rsidRPr="00FC00F3">
        <w:rPr>
          <w:rFonts w:ascii="Times New Roman" w:eastAsia="Times New Roman" w:hAnsi="Times New Roman" w:cs="Times New Roman"/>
          <w:kern w:val="0"/>
          <w:sz w:val="24"/>
          <w:szCs w:val="24"/>
          <w:lang w:val="en-GB" w:eastAsia="en-GB"/>
          <w14:ligatures w14:val="none"/>
        </w:rPr>
        <w:t>073</w:t>
      </w:r>
      <w:r w:rsidR="00630D40" w:rsidRPr="00FC00F3">
        <w:rPr>
          <w:rFonts w:ascii="Times New Roman" w:eastAsia="Times New Roman" w:hAnsi="Times New Roman" w:cs="Times New Roman"/>
          <w:kern w:val="0"/>
          <w:sz w:val="24"/>
          <w:szCs w:val="24"/>
          <w:lang w:val="en-GB" w:eastAsia="en-GB"/>
          <w14:ligatures w14:val="none"/>
        </w:rPr>
        <w:t xml:space="preserve">; T1 to T3: </w:t>
      </w:r>
      <w:r w:rsidR="00630D40" w:rsidRPr="00FC00F3">
        <w:rPr>
          <w:rFonts w:ascii="Times New Roman" w:eastAsia="Times New Roman" w:hAnsi="Times New Roman" w:cs="Times New Roman"/>
          <w:i/>
          <w:iCs/>
          <w:kern w:val="0"/>
          <w:sz w:val="24"/>
          <w:szCs w:val="24"/>
          <w:lang w:val="en-GB" w:eastAsia="en-GB"/>
          <w14:ligatures w14:val="none"/>
        </w:rPr>
        <w:t>F</w:t>
      </w:r>
      <w:r w:rsidR="00630D40" w:rsidRPr="00FC00F3">
        <w:rPr>
          <w:rFonts w:ascii="Times New Roman" w:eastAsia="Times New Roman" w:hAnsi="Times New Roman" w:cs="Times New Roman"/>
          <w:kern w:val="0"/>
          <w:sz w:val="24"/>
          <w:szCs w:val="24"/>
          <w:lang w:val="en-GB" w:eastAsia="en-GB"/>
          <w14:ligatures w14:val="none"/>
        </w:rPr>
        <w:t xml:space="preserve"> (1,</w:t>
      </w:r>
      <w:r w:rsidR="0011424C" w:rsidRPr="00FC00F3">
        <w:rPr>
          <w:rFonts w:ascii="Times New Roman" w:eastAsia="Times New Roman" w:hAnsi="Times New Roman" w:cs="Times New Roman"/>
          <w:kern w:val="0"/>
          <w:sz w:val="24"/>
          <w:szCs w:val="24"/>
          <w:lang w:val="en-GB" w:eastAsia="en-GB"/>
          <w14:ligatures w14:val="none"/>
        </w:rPr>
        <w:t>153</w:t>
      </w:r>
      <w:r w:rsidR="00630D40" w:rsidRPr="00FC00F3">
        <w:rPr>
          <w:rFonts w:ascii="Times New Roman" w:eastAsia="Times New Roman" w:hAnsi="Times New Roman" w:cs="Times New Roman"/>
          <w:kern w:val="0"/>
          <w:sz w:val="24"/>
          <w:szCs w:val="24"/>
          <w:lang w:val="en-GB" w:eastAsia="en-GB"/>
          <w14:ligatures w14:val="none"/>
        </w:rPr>
        <w:t xml:space="preserve">) = </w:t>
      </w:r>
      <w:r w:rsidR="0011424C" w:rsidRPr="00FC00F3">
        <w:rPr>
          <w:rFonts w:ascii="Times New Roman" w:eastAsia="Times New Roman" w:hAnsi="Times New Roman" w:cs="Times New Roman"/>
          <w:kern w:val="0"/>
          <w:sz w:val="24"/>
          <w:szCs w:val="24"/>
          <w:lang w:val="en-GB" w:eastAsia="en-GB"/>
          <w14:ligatures w14:val="none"/>
        </w:rPr>
        <w:t>.10</w:t>
      </w:r>
      <w:r w:rsidR="00630D40" w:rsidRPr="00FC00F3">
        <w:rPr>
          <w:rFonts w:ascii="Times New Roman" w:eastAsia="Times New Roman" w:hAnsi="Times New Roman" w:cs="Times New Roman"/>
          <w:kern w:val="0"/>
          <w:sz w:val="24"/>
          <w:szCs w:val="24"/>
          <w:lang w:val="en-GB" w:eastAsia="en-GB"/>
          <w14:ligatures w14:val="none"/>
        </w:rPr>
        <w:t xml:space="preserve">, </w:t>
      </w:r>
      <w:r w:rsidR="00630D40" w:rsidRPr="00FC00F3">
        <w:rPr>
          <w:rFonts w:ascii="Times New Roman" w:eastAsia="Times New Roman" w:hAnsi="Times New Roman" w:cs="Times New Roman"/>
          <w:i/>
          <w:iCs/>
          <w:kern w:val="0"/>
          <w:sz w:val="24"/>
          <w:szCs w:val="24"/>
          <w:lang w:val="en-GB" w:eastAsia="en-GB"/>
          <w14:ligatures w14:val="none"/>
        </w:rPr>
        <w:t>p</w:t>
      </w:r>
      <w:r w:rsidR="00630D40" w:rsidRPr="00FC00F3">
        <w:rPr>
          <w:rFonts w:ascii="Times New Roman" w:eastAsia="Times New Roman" w:hAnsi="Times New Roman" w:cs="Times New Roman"/>
          <w:kern w:val="0"/>
          <w:sz w:val="24"/>
          <w:szCs w:val="24"/>
          <w:lang w:val="en-GB" w:eastAsia="en-GB"/>
          <w14:ligatures w14:val="none"/>
        </w:rPr>
        <w:t xml:space="preserve"> </w:t>
      </w:r>
      <w:r w:rsidR="0011424C" w:rsidRPr="00FC00F3">
        <w:rPr>
          <w:rFonts w:ascii="Times New Roman" w:eastAsia="Times New Roman" w:hAnsi="Times New Roman" w:cs="Times New Roman"/>
          <w:kern w:val="0"/>
          <w:sz w:val="24"/>
          <w:szCs w:val="24"/>
          <w:lang w:val="en-GB" w:eastAsia="en-GB"/>
          <w14:ligatures w14:val="none"/>
        </w:rPr>
        <w:t>=.750</w:t>
      </w:r>
      <w:r w:rsidR="00630D40" w:rsidRPr="00FC00F3">
        <w:rPr>
          <w:rFonts w:ascii="Times New Roman" w:eastAsia="Times New Roman" w:hAnsi="Times New Roman" w:cs="Times New Roman"/>
          <w:kern w:val="0"/>
          <w:sz w:val="24"/>
          <w:szCs w:val="24"/>
          <w:lang w:val="en-GB" w:eastAsia="en-GB"/>
          <w14:ligatures w14:val="none"/>
        </w:rPr>
        <w:t>.</w:t>
      </w:r>
    </w:p>
    <w:p w14:paraId="17855558" w14:textId="0515BAA0" w:rsidR="007B0993" w:rsidRPr="00FC00F3" w:rsidRDefault="007B0993" w:rsidP="007B0993">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Toddler emotion-regulation maturity</w:t>
      </w:r>
      <w:r w:rsidRPr="00FC00F3">
        <w:rPr>
          <w:rFonts w:ascii="Times New Roman" w:eastAsia="Times New Roman" w:hAnsi="Times New Roman" w:cs="Times New Roman"/>
          <w:kern w:val="0"/>
          <w:sz w:val="24"/>
          <w:szCs w:val="24"/>
          <w:lang w:val="en-GB" w:eastAsia="en-GB"/>
          <w14:ligatures w14:val="none"/>
        </w:rPr>
        <w:t>. For toddler emotional regulation maturity there were no significant effects for time (</w:t>
      </w:r>
      <w:r w:rsidRPr="00FC00F3">
        <w:rPr>
          <w:rFonts w:ascii="Times New Roman" w:eastAsia="Times New Roman" w:hAnsi="Times New Roman" w:cs="Times New Roman"/>
          <w:i/>
          <w:iCs/>
          <w:kern w:val="0"/>
          <w:sz w:val="24"/>
          <w:szCs w:val="24"/>
          <w:lang w:val="en-GB" w:eastAsia="en-GB"/>
          <w14:ligatures w14:val="none"/>
        </w:rPr>
        <w:t>p</w:t>
      </w:r>
      <w:r w:rsidR="00A0064C"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.331), group (</w:t>
      </w:r>
      <w:r w:rsidRPr="00FC00F3">
        <w:rPr>
          <w:rFonts w:ascii="Times New Roman" w:eastAsia="Times New Roman" w:hAnsi="Times New Roman" w:cs="Times New Roman"/>
          <w:i/>
          <w:iCs/>
          <w:kern w:val="0"/>
          <w:sz w:val="24"/>
          <w:szCs w:val="24"/>
          <w:lang w:val="en-GB" w:eastAsia="en-GB"/>
          <w14:ligatures w14:val="none"/>
        </w:rPr>
        <w:t>p</w:t>
      </w:r>
      <w:r w:rsidR="00A0064C"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.453) or time x group (</w:t>
      </w:r>
      <w:r w:rsidRPr="00FC00F3">
        <w:rPr>
          <w:rFonts w:ascii="Times New Roman" w:eastAsia="Times New Roman" w:hAnsi="Times New Roman" w:cs="Times New Roman"/>
          <w:i/>
          <w:iCs/>
          <w:kern w:val="0"/>
          <w:sz w:val="24"/>
          <w:szCs w:val="24"/>
          <w:lang w:val="en-GB" w:eastAsia="en-GB"/>
          <w14:ligatures w14:val="none"/>
        </w:rPr>
        <w:t>p</w:t>
      </w:r>
      <w:r w:rsidR="00A0064C"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.125). Planned comparisons revealed no significant between group differences at any time point, and no within-group change for any group. The hypothes</w:t>
      </w:r>
      <w:r w:rsidR="00623018" w:rsidRPr="00FC00F3">
        <w:rPr>
          <w:rFonts w:ascii="Times New Roman" w:eastAsia="Times New Roman" w:hAnsi="Times New Roman" w:cs="Times New Roman"/>
          <w:kern w:val="0"/>
          <w:sz w:val="24"/>
          <w:szCs w:val="24"/>
          <w:lang w:val="en-GB" w:eastAsia="en-GB"/>
          <w14:ligatures w14:val="none"/>
        </w:rPr>
        <w:t>e</w:t>
      </w:r>
      <w:r w:rsidRPr="00FC00F3">
        <w:rPr>
          <w:rFonts w:ascii="Times New Roman" w:eastAsia="Times New Roman" w:hAnsi="Times New Roman" w:cs="Times New Roman"/>
          <w:kern w:val="0"/>
          <w:sz w:val="24"/>
          <w:szCs w:val="24"/>
          <w:lang w:val="en-GB" w:eastAsia="en-GB"/>
          <w14:ligatures w14:val="none"/>
        </w:rPr>
        <w:t>s that there would be gradient effect</w:t>
      </w:r>
      <w:r w:rsidR="00623018" w:rsidRPr="00FC00F3">
        <w:rPr>
          <w:rFonts w:ascii="Times New Roman" w:eastAsia="Times New Roman" w:hAnsi="Times New Roman" w:cs="Times New Roman"/>
          <w:kern w:val="0"/>
          <w:sz w:val="24"/>
          <w:szCs w:val="24"/>
          <w:lang w:val="en-GB" w:eastAsia="en-GB"/>
          <w14:ligatures w14:val="none"/>
        </w:rPr>
        <w:t>s</w:t>
      </w:r>
      <w:r w:rsidRPr="00FC00F3">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r w:rsidR="00D97EAD" w:rsidRPr="00FC00F3">
        <w:rPr>
          <w:rFonts w:ascii="Times New Roman" w:eastAsia="Times New Roman" w:hAnsi="Times New Roman" w:cs="Times New Roman"/>
          <w:kern w:val="0"/>
          <w:sz w:val="24"/>
          <w:szCs w:val="24"/>
          <w:lang w:val="en-GB" w:eastAsia="en-GB"/>
          <w14:ligatures w14:val="none"/>
        </w:rPr>
        <w:t xml:space="preserve">was not supported, </w:t>
      </w:r>
      <w:r w:rsidRPr="00FC00F3">
        <w:rPr>
          <w:rFonts w:ascii="Times New Roman" w:eastAsia="Times New Roman" w:hAnsi="Times New Roman" w:cs="Times New Roman"/>
          <w:i/>
          <w:iCs/>
          <w:kern w:val="0"/>
          <w:sz w:val="24"/>
          <w:szCs w:val="24"/>
          <w:lang w:val="en-GB" w:eastAsia="en-GB"/>
          <w14:ligatures w14:val="none"/>
        </w:rPr>
        <w:t>F</w:t>
      </w:r>
      <w:r w:rsidRPr="00FC00F3">
        <w:rPr>
          <w:rFonts w:ascii="Times New Roman" w:eastAsia="Times New Roman" w:hAnsi="Times New Roman" w:cs="Times New Roman"/>
          <w:kern w:val="0"/>
          <w:sz w:val="24"/>
          <w:szCs w:val="24"/>
          <w:lang w:val="en-GB" w:eastAsia="en-GB"/>
          <w14:ligatures w14:val="none"/>
        </w:rPr>
        <w:t xml:space="preserve"> (2, 62) = .933,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 .399</w:t>
      </w:r>
      <w:r w:rsidR="000C386F" w:rsidRPr="00FC00F3">
        <w:rPr>
          <w:rFonts w:ascii="Times New Roman" w:eastAsia="Times New Roman" w:hAnsi="Times New Roman" w:cs="Times New Roman"/>
          <w:kern w:val="0"/>
          <w:sz w:val="24"/>
          <w:szCs w:val="24"/>
          <w:lang w:val="en-GB" w:eastAsia="en-GB"/>
          <w14:ligatures w14:val="none"/>
        </w:rPr>
        <w:t>; T1 to T3</w:t>
      </w:r>
      <w:r w:rsidR="002D63B7" w:rsidRPr="00FC00F3">
        <w:rPr>
          <w:rFonts w:ascii="Times New Roman" w:eastAsia="Times New Roman" w:hAnsi="Times New Roman" w:cs="Times New Roman"/>
          <w:kern w:val="0"/>
          <w:sz w:val="24"/>
          <w:szCs w:val="24"/>
          <w:lang w:val="en-GB" w:eastAsia="en-GB"/>
          <w14:ligatures w14:val="none"/>
        </w:rPr>
        <w:t>. For the change from T1 to T3, the global test was significant</w:t>
      </w:r>
      <w:r w:rsidR="00F05469" w:rsidRPr="00FC00F3">
        <w:rPr>
          <w:rFonts w:ascii="Times New Roman" w:eastAsia="Times New Roman" w:hAnsi="Times New Roman" w:cs="Times New Roman"/>
          <w:kern w:val="0"/>
          <w:sz w:val="24"/>
          <w:szCs w:val="24"/>
          <w:lang w:val="en-GB" w:eastAsia="en-GB"/>
          <w14:ligatures w14:val="none"/>
        </w:rPr>
        <w:t xml:space="preserve">, </w:t>
      </w:r>
      <w:r w:rsidR="00F05469" w:rsidRPr="00FC00F3">
        <w:rPr>
          <w:rFonts w:ascii="Times New Roman" w:eastAsia="Times New Roman" w:hAnsi="Times New Roman" w:cs="Times New Roman"/>
          <w:i/>
          <w:iCs/>
          <w:kern w:val="0"/>
          <w:sz w:val="24"/>
          <w:szCs w:val="24"/>
          <w:lang w:val="en-GB" w:eastAsia="en-GB"/>
          <w14:ligatures w14:val="none"/>
        </w:rPr>
        <w:t>F</w:t>
      </w:r>
      <w:r w:rsidR="00F05469" w:rsidRPr="00FC00F3">
        <w:rPr>
          <w:rFonts w:ascii="Times New Roman" w:eastAsia="Times New Roman" w:hAnsi="Times New Roman" w:cs="Times New Roman"/>
          <w:kern w:val="0"/>
          <w:sz w:val="24"/>
          <w:szCs w:val="24"/>
          <w:lang w:val="en-GB" w:eastAsia="en-GB"/>
          <w14:ligatures w14:val="none"/>
        </w:rPr>
        <w:t xml:space="preserve"> (1, 62) = 4.24, </w:t>
      </w:r>
      <w:r w:rsidR="00F05469" w:rsidRPr="00FC00F3">
        <w:rPr>
          <w:rFonts w:ascii="Times New Roman" w:eastAsia="Times New Roman" w:hAnsi="Times New Roman" w:cs="Times New Roman"/>
          <w:i/>
          <w:iCs/>
          <w:kern w:val="0"/>
          <w:sz w:val="24"/>
          <w:szCs w:val="24"/>
          <w:lang w:val="en-GB" w:eastAsia="en-GB"/>
          <w14:ligatures w14:val="none"/>
        </w:rPr>
        <w:t>p</w:t>
      </w:r>
      <w:r w:rsidR="00F05469" w:rsidRPr="00FC00F3">
        <w:rPr>
          <w:rFonts w:ascii="Times New Roman" w:eastAsia="Times New Roman" w:hAnsi="Times New Roman" w:cs="Times New Roman"/>
          <w:kern w:val="0"/>
          <w:sz w:val="24"/>
          <w:szCs w:val="24"/>
          <w:lang w:val="en-GB" w:eastAsia="en-GB"/>
          <w14:ligatures w14:val="none"/>
        </w:rPr>
        <w:t xml:space="preserve"> = .044, </w:t>
      </w:r>
      <w:r w:rsidR="002D63B7" w:rsidRPr="00FC00F3">
        <w:rPr>
          <w:rFonts w:ascii="Times New Roman" w:eastAsia="Times New Roman" w:hAnsi="Times New Roman" w:cs="Times New Roman"/>
          <w:kern w:val="0"/>
          <w:sz w:val="24"/>
          <w:szCs w:val="24"/>
          <w:lang w:val="en-GB" w:eastAsia="en-GB"/>
          <w14:ligatures w14:val="none"/>
        </w:rPr>
        <w:t xml:space="preserve">but the </w:t>
      </w:r>
      <w:r w:rsidR="00F05469" w:rsidRPr="00FC00F3">
        <w:rPr>
          <w:rFonts w:ascii="Times New Roman" w:eastAsia="Times New Roman" w:hAnsi="Times New Roman" w:cs="Times New Roman"/>
          <w:kern w:val="0"/>
          <w:sz w:val="24"/>
          <w:szCs w:val="24"/>
          <w:lang w:val="en-GB" w:eastAsia="en-GB"/>
          <w14:ligatures w14:val="none"/>
        </w:rPr>
        <w:t xml:space="preserve">changes were not in hypothesised order, i.e., COS-P showed greater degree of improvement than the PCIT-T group. The </w:t>
      </w:r>
      <w:r w:rsidR="001C4C15" w:rsidRPr="00FC00F3">
        <w:rPr>
          <w:rFonts w:ascii="Times New Roman" w:eastAsia="Times New Roman" w:hAnsi="Times New Roman" w:cs="Times New Roman"/>
          <w:kern w:val="0"/>
          <w:sz w:val="24"/>
          <w:szCs w:val="24"/>
          <w:lang w:val="en-GB" w:eastAsia="en-GB"/>
          <w14:ligatures w14:val="none"/>
        </w:rPr>
        <w:t>sample size at T3 was also very small (</w:t>
      </w:r>
      <w:r w:rsidR="001C4C15" w:rsidRPr="00FC00F3">
        <w:rPr>
          <w:rFonts w:ascii="Times New Roman" w:eastAsia="Times New Roman" w:hAnsi="Times New Roman" w:cs="Times New Roman"/>
          <w:i/>
          <w:iCs/>
          <w:kern w:val="0"/>
          <w:sz w:val="24"/>
          <w:szCs w:val="24"/>
          <w:lang w:val="en-GB" w:eastAsia="en-GB"/>
          <w14:ligatures w14:val="none"/>
        </w:rPr>
        <w:t>n</w:t>
      </w:r>
      <w:r w:rsidR="00A0064C" w:rsidRPr="00FC00F3">
        <w:rPr>
          <w:rFonts w:ascii="Times New Roman" w:eastAsia="Times New Roman" w:hAnsi="Times New Roman" w:cs="Times New Roman"/>
          <w:kern w:val="0"/>
          <w:sz w:val="24"/>
          <w:szCs w:val="24"/>
          <w:lang w:val="en-GB" w:eastAsia="en-GB"/>
          <w14:ligatures w14:val="none"/>
        </w:rPr>
        <w:t xml:space="preserve">s </w:t>
      </w:r>
      <w:r w:rsidR="001C4C15"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001C4C15" w:rsidRPr="00FC00F3">
        <w:rPr>
          <w:rFonts w:ascii="Times New Roman" w:eastAsia="Times New Roman" w:hAnsi="Times New Roman" w:cs="Times New Roman"/>
          <w:kern w:val="0"/>
          <w:sz w:val="24"/>
          <w:szCs w:val="24"/>
          <w:lang w:val="en-GB" w:eastAsia="en-GB"/>
          <w14:ligatures w14:val="none"/>
        </w:rPr>
        <w:t>7 and</w:t>
      </w:r>
      <w:r w:rsidR="00A0064C" w:rsidRPr="00FC00F3">
        <w:rPr>
          <w:rFonts w:ascii="Times New Roman" w:eastAsia="Times New Roman" w:hAnsi="Times New Roman" w:cs="Times New Roman"/>
          <w:kern w:val="0"/>
          <w:sz w:val="24"/>
          <w:szCs w:val="24"/>
          <w:lang w:val="en-GB" w:eastAsia="en-GB"/>
          <w14:ligatures w14:val="none"/>
        </w:rPr>
        <w:t xml:space="preserve"> </w:t>
      </w:r>
      <w:r w:rsidR="001C4C15" w:rsidRPr="00FC00F3">
        <w:rPr>
          <w:rFonts w:ascii="Times New Roman" w:eastAsia="Times New Roman" w:hAnsi="Times New Roman" w:cs="Times New Roman"/>
          <w:kern w:val="0"/>
          <w:sz w:val="24"/>
          <w:szCs w:val="24"/>
          <w:lang w:val="en-GB" w:eastAsia="en-GB"/>
          <w14:ligatures w14:val="none"/>
        </w:rPr>
        <w:t>3 for the PCIT-T and COS-P groups, respectively).</w:t>
      </w:r>
      <w:r w:rsidR="00784689" w:rsidRPr="00FC00F3">
        <w:rPr>
          <w:rFonts w:ascii="Times New Roman" w:eastAsia="Times New Roman" w:hAnsi="Times New Roman" w:cs="Times New Roman"/>
          <w:kern w:val="0"/>
          <w:sz w:val="24"/>
          <w:szCs w:val="24"/>
          <w:lang w:val="en-GB" w:eastAsia="en-GB"/>
          <w14:ligatures w14:val="none"/>
        </w:rPr>
        <w:t xml:space="preserve"> </w:t>
      </w:r>
    </w:p>
    <w:p w14:paraId="36D52E7C" w14:textId="110BA394" w:rsidR="00CC09E7" w:rsidRPr="00FC00F3" w:rsidRDefault="00FA3CE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 xml:space="preserve">Child attachment security. </w:t>
      </w:r>
      <w:r w:rsidR="00901414" w:rsidRPr="00FC00F3">
        <w:rPr>
          <w:rFonts w:ascii="Times New Roman" w:eastAsia="Times New Roman" w:hAnsi="Times New Roman" w:cs="Times New Roman"/>
          <w:kern w:val="0"/>
          <w:sz w:val="24"/>
          <w:szCs w:val="24"/>
          <w:lang w:val="en-GB" w:eastAsia="en-GB"/>
          <w14:ligatures w14:val="none"/>
        </w:rPr>
        <w:t>For c</w:t>
      </w:r>
      <w:r w:rsidRPr="00FC00F3">
        <w:rPr>
          <w:rFonts w:ascii="Times New Roman" w:eastAsia="Times New Roman" w:hAnsi="Times New Roman" w:cs="Times New Roman"/>
          <w:kern w:val="0"/>
          <w:sz w:val="24"/>
          <w:szCs w:val="24"/>
          <w:lang w:val="en-GB" w:eastAsia="en-GB"/>
          <w14:ligatures w14:val="none"/>
        </w:rPr>
        <w:t>hild attachment security</w:t>
      </w:r>
      <w:r w:rsidR="00901414"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 xml:space="preserve"> assessed using the AQS</w:t>
      </w:r>
      <w:r w:rsidR="00901414" w:rsidRPr="00FC00F3">
        <w:rPr>
          <w:rFonts w:ascii="Times New Roman" w:eastAsia="Times New Roman" w:hAnsi="Times New Roman" w:cs="Times New Roman"/>
          <w:kern w:val="0"/>
          <w:sz w:val="24"/>
          <w:szCs w:val="24"/>
          <w:lang w:val="en-GB" w:eastAsia="en-GB"/>
          <w14:ligatures w14:val="none"/>
        </w:rPr>
        <w:t xml:space="preserve">, </w:t>
      </w:r>
      <w:r w:rsidR="00401451" w:rsidRPr="00FC00F3">
        <w:rPr>
          <w:rFonts w:ascii="Times New Roman" w:eastAsia="Times New Roman" w:hAnsi="Times New Roman" w:cs="Times New Roman"/>
          <w:kern w:val="0"/>
          <w:sz w:val="24"/>
          <w:szCs w:val="24"/>
          <w:lang w:val="en-GB" w:eastAsia="en-GB"/>
          <w14:ligatures w14:val="none"/>
        </w:rPr>
        <w:t>no significant effects were identified for time (</w:t>
      </w:r>
      <w:r w:rsidR="00401451" w:rsidRPr="00FC00F3">
        <w:rPr>
          <w:rFonts w:ascii="Times New Roman" w:eastAsia="Times New Roman" w:hAnsi="Times New Roman" w:cs="Times New Roman"/>
          <w:i/>
          <w:iCs/>
          <w:kern w:val="0"/>
          <w:sz w:val="24"/>
          <w:szCs w:val="24"/>
          <w:lang w:val="en-GB" w:eastAsia="en-GB"/>
          <w14:ligatures w14:val="none"/>
        </w:rPr>
        <w:t>p</w:t>
      </w:r>
      <w:r w:rsidR="00401451" w:rsidRPr="00FC00F3">
        <w:rPr>
          <w:rFonts w:ascii="Times New Roman" w:eastAsia="Times New Roman" w:hAnsi="Times New Roman" w:cs="Times New Roman"/>
          <w:kern w:val="0"/>
          <w:sz w:val="24"/>
          <w:szCs w:val="24"/>
          <w:lang w:val="en-GB" w:eastAsia="en-GB"/>
          <w14:ligatures w14:val="none"/>
        </w:rPr>
        <w:t xml:space="preserve"> = .0</w:t>
      </w:r>
      <w:r w:rsidR="005D7CC2" w:rsidRPr="00FC00F3">
        <w:rPr>
          <w:rFonts w:ascii="Times New Roman" w:eastAsia="Times New Roman" w:hAnsi="Times New Roman" w:cs="Times New Roman"/>
          <w:kern w:val="0"/>
          <w:sz w:val="24"/>
          <w:szCs w:val="24"/>
          <w:lang w:val="en-GB" w:eastAsia="en-GB"/>
          <w14:ligatures w14:val="none"/>
        </w:rPr>
        <w:t>83</w:t>
      </w:r>
      <w:r w:rsidR="00401451" w:rsidRPr="00FC00F3">
        <w:rPr>
          <w:rFonts w:ascii="Times New Roman" w:eastAsia="Times New Roman" w:hAnsi="Times New Roman" w:cs="Times New Roman"/>
          <w:kern w:val="0"/>
          <w:sz w:val="24"/>
          <w:szCs w:val="24"/>
          <w:lang w:val="en-GB" w:eastAsia="en-GB"/>
          <w14:ligatures w14:val="none"/>
        </w:rPr>
        <w:t>), group (</w:t>
      </w:r>
      <w:r w:rsidR="00401451" w:rsidRPr="00FC00F3">
        <w:rPr>
          <w:rFonts w:ascii="Times New Roman" w:eastAsia="Times New Roman" w:hAnsi="Times New Roman" w:cs="Times New Roman"/>
          <w:i/>
          <w:iCs/>
          <w:kern w:val="0"/>
          <w:sz w:val="24"/>
          <w:szCs w:val="24"/>
          <w:lang w:val="en-GB" w:eastAsia="en-GB"/>
          <w14:ligatures w14:val="none"/>
        </w:rPr>
        <w:t>p</w:t>
      </w:r>
      <w:r w:rsidR="00401451" w:rsidRPr="00FC00F3">
        <w:rPr>
          <w:rFonts w:ascii="Times New Roman" w:eastAsia="Times New Roman" w:hAnsi="Times New Roman" w:cs="Times New Roman"/>
          <w:kern w:val="0"/>
          <w:sz w:val="24"/>
          <w:szCs w:val="24"/>
          <w:lang w:val="en-GB" w:eastAsia="en-GB"/>
          <w14:ligatures w14:val="none"/>
        </w:rPr>
        <w:t xml:space="preserve"> = .</w:t>
      </w:r>
      <w:r w:rsidR="005D7CC2" w:rsidRPr="00FC00F3">
        <w:rPr>
          <w:rFonts w:ascii="Times New Roman" w:eastAsia="Times New Roman" w:hAnsi="Times New Roman" w:cs="Times New Roman"/>
          <w:kern w:val="0"/>
          <w:sz w:val="24"/>
          <w:szCs w:val="24"/>
          <w:lang w:val="en-GB" w:eastAsia="en-GB"/>
          <w14:ligatures w14:val="none"/>
        </w:rPr>
        <w:t>218</w:t>
      </w:r>
      <w:r w:rsidR="00401451" w:rsidRPr="00FC00F3">
        <w:rPr>
          <w:rFonts w:ascii="Times New Roman" w:eastAsia="Times New Roman" w:hAnsi="Times New Roman" w:cs="Times New Roman"/>
          <w:kern w:val="0"/>
          <w:sz w:val="24"/>
          <w:szCs w:val="24"/>
          <w:lang w:val="en-GB" w:eastAsia="en-GB"/>
          <w14:ligatures w14:val="none"/>
        </w:rPr>
        <w:t>), or group x time (</w:t>
      </w:r>
      <w:r w:rsidR="00401451" w:rsidRPr="00FC00F3">
        <w:rPr>
          <w:rFonts w:ascii="Times New Roman" w:eastAsia="Times New Roman" w:hAnsi="Times New Roman" w:cs="Times New Roman"/>
          <w:i/>
          <w:iCs/>
          <w:kern w:val="0"/>
          <w:sz w:val="24"/>
          <w:szCs w:val="24"/>
          <w:lang w:val="en-GB" w:eastAsia="en-GB"/>
          <w14:ligatures w14:val="none"/>
        </w:rPr>
        <w:t>p</w:t>
      </w:r>
      <w:r w:rsidR="00401451" w:rsidRPr="00FC00F3">
        <w:rPr>
          <w:rFonts w:ascii="Times New Roman" w:eastAsia="Times New Roman" w:hAnsi="Times New Roman" w:cs="Times New Roman"/>
          <w:kern w:val="0"/>
          <w:sz w:val="24"/>
          <w:szCs w:val="24"/>
          <w:lang w:val="en-GB" w:eastAsia="en-GB"/>
          <w14:ligatures w14:val="none"/>
        </w:rPr>
        <w:t xml:space="preserve"> = .3</w:t>
      </w:r>
      <w:r w:rsidR="005D7CC2" w:rsidRPr="00FC00F3">
        <w:rPr>
          <w:rFonts w:ascii="Times New Roman" w:eastAsia="Times New Roman" w:hAnsi="Times New Roman" w:cs="Times New Roman"/>
          <w:kern w:val="0"/>
          <w:sz w:val="24"/>
          <w:szCs w:val="24"/>
          <w:lang w:val="en-GB" w:eastAsia="en-GB"/>
          <w14:ligatures w14:val="none"/>
        </w:rPr>
        <w:t>25</w:t>
      </w:r>
      <w:r w:rsidR="00401451" w:rsidRPr="00FC00F3">
        <w:rPr>
          <w:rFonts w:ascii="Times New Roman" w:eastAsia="Times New Roman" w:hAnsi="Times New Roman" w:cs="Times New Roman"/>
          <w:kern w:val="0"/>
          <w:sz w:val="24"/>
          <w:szCs w:val="24"/>
          <w:lang w:val="en-GB" w:eastAsia="en-GB"/>
          <w14:ligatures w14:val="none"/>
        </w:rPr>
        <w:t xml:space="preserve">). </w:t>
      </w:r>
      <w:r w:rsidR="00631383" w:rsidRPr="00FC00F3">
        <w:rPr>
          <w:rFonts w:ascii="Times New Roman" w:eastAsia="Times New Roman" w:hAnsi="Times New Roman" w:cs="Times New Roman"/>
          <w:kern w:val="0"/>
          <w:sz w:val="24"/>
          <w:szCs w:val="24"/>
          <w:lang w:val="en-GB" w:eastAsia="en-GB"/>
          <w14:ligatures w14:val="none"/>
        </w:rPr>
        <w:t>Planned comparisons</w:t>
      </w:r>
      <w:r w:rsidR="00401451" w:rsidRPr="00FC00F3">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901414" w:rsidRPr="00FC00F3">
        <w:rPr>
          <w:rFonts w:ascii="Times New Roman" w:eastAsia="Times New Roman" w:hAnsi="Times New Roman" w:cs="Times New Roman"/>
          <w:kern w:val="0"/>
          <w:sz w:val="24"/>
          <w:szCs w:val="24"/>
          <w:lang w:val="en-GB" w:eastAsia="en-GB"/>
          <w14:ligatures w14:val="none"/>
        </w:rPr>
        <w:t xml:space="preserve"> </w:t>
      </w:r>
      <w:r w:rsidR="00F21A70" w:rsidRPr="00FC00F3">
        <w:rPr>
          <w:rFonts w:ascii="Times New Roman" w:eastAsia="Times New Roman" w:hAnsi="Times New Roman" w:cs="Times New Roman"/>
          <w:kern w:val="0"/>
          <w:sz w:val="24"/>
          <w:szCs w:val="24"/>
          <w:lang w:val="en-GB" w:eastAsia="en-GB"/>
          <w14:ligatures w14:val="none"/>
        </w:rPr>
        <w:t>and no</w:t>
      </w:r>
      <w:r w:rsidR="00401451" w:rsidRPr="00FC00F3">
        <w:rPr>
          <w:rFonts w:ascii="Times New Roman" w:eastAsia="Times New Roman" w:hAnsi="Times New Roman" w:cs="Times New Roman"/>
          <w:kern w:val="0"/>
          <w:sz w:val="24"/>
          <w:szCs w:val="24"/>
          <w:lang w:val="en-GB" w:eastAsia="en-GB"/>
          <w14:ligatures w14:val="none"/>
        </w:rPr>
        <w:t xml:space="preserve"> significant within-group differences were identified for </w:t>
      </w:r>
      <w:r w:rsidR="00901414" w:rsidRPr="00FC00F3">
        <w:rPr>
          <w:rFonts w:ascii="Times New Roman" w:eastAsia="Times New Roman" w:hAnsi="Times New Roman" w:cs="Times New Roman"/>
          <w:kern w:val="0"/>
          <w:sz w:val="24"/>
          <w:szCs w:val="24"/>
          <w:lang w:val="en-GB" w:eastAsia="en-GB"/>
          <w14:ligatures w14:val="none"/>
        </w:rPr>
        <w:t xml:space="preserve">any </w:t>
      </w:r>
      <w:r w:rsidR="00401451" w:rsidRPr="00FC00F3">
        <w:rPr>
          <w:rFonts w:ascii="Times New Roman" w:eastAsia="Times New Roman" w:hAnsi="Times New Roman" w:cs="Times New Roman"/>
          <w:kern w:val="0"/>
          <w:sz w:val="24"/>
          <w:szCs w:val="24"/>
          <w:lang w:val="en-GB" w:eastAsia="en-GB"/>
          <w14:ligatures w14:val="none"/>
        </w:rPr>
        <w:t>group. The hypothes</w:t>
      </w:r>
      <w:r w:rsidR="0011424C" w:rsidRPr="00FC00F3">
        <w:rPr>
          <w:rFonts w:ascii="Times New Roman" w:eastAsia="Times New Roman" w:hAnsi="Times New Roman" w:cs="Times New Roman"/>
          <w:kern w:val="0"/>
          <w:sz w:val="24"/>
          <w:szCs w:val="24"/>
          <w:lang w:val="en-GB" w:eastAsia="en-GB"/>
          <w14:ligatures w14:val="none"/>
        </w:rPr>
        <w:t>i</w:t>
      </w:r>
      <w:r w:rsidR="00401451" w:rsidRPr="00FC00F3">
        <w:rPr>
          <w:rFonts w:ascii="Times New Roman" w:eastAsia="Times New Roman" w:hAnsi="Times New Roman" w:cs="Times New Roman"/>
          <w:kern w:val="0"/>
          <w:sz w:val="24"/>
          <w:szCs w:val="24"/>
          <w:lang w:val="en-GB" w:eastAsia="en-GB"/>
          <w14:ligatures w14:val="none"/>
        </w:rPr>
        <w:t>s that there would be</w:t>
      </w:r>
      <w:r w:rsidR="0011424C" w:rsidRPr="00FC00F3">
        <w:rPr>
          <w:rFonts w:ascii="Times New Roman" w:eastAsia="Times New Roman" w:hAnsi="Times New Roman" w:cs="Times New Roman"/>
          <w:kern w:val="0"/>
          <w:sz w:val="24"/>
          <w:szCs w:val="24"/>
          <w:lang w:val="en-GB" w:eastAsia="en-GB"/>
          <w14:ligatures w14:val="none"/>
        </w:rPr>
        <w:t xml:space="preserve"> </w:t>
      </w:r>
      <w:r w:rsidR="00401451" w:rsidRPr="00FC00F3">
        <w:rPr>
          <w:rFonts w:ascii="Times New Roman" w:eastAsia="Times New Roman" w:hAnsi="Times New Roman" w:cs="Times New Roman"/>
          <w:kern w:val="0"/>
          <w:sz w:val="24"/>
          <w:szCs w:val="24"/>
          <w:lang w:val="en-GB" w:eastAsia="en-GB"/>
          <w14:ligatures w14:val="none"/>
        </w:rPr>
        <w:t>gradient effect</w:t>
      </w:r>
      <w:r w:rsidR="0011424C" w:rsidRPr="00FC00F3">
        <w:rPr>
          <w:rFonts w:ascii="Times New Roman" w:eastAsia="Times New Roman" w:hAnsi="Times New Roman" w:cs="Times New Roman"/>
          <w:kern w:val="0"/>
          <w:sz w:val="24"/>
          <w:szCs w:val="24"/>
          <w:lang w:val="en-GB" w:eastAsia="en-GB"/>
          <w14:ligatures w14:val="none"/>
        </w:rPr>
        <w:t>s</w:t>
      </w:r>
      <w:r w:rsidR="00401451" w:rsidRPr="00FC00F3">
        <w:rPr>
          <w:rFonts w:ascii="Times New Roman" w:eastAsia="Times New Roman" w:hAnsi="Times New Roman" w:cs="Times New Roman"/>
          <w:kern w:val="0"/>
          <w:sz w:val="24"/>
          <w:szCs w:val="24"/>
          <w:lang w:val="en-GB" w:eastAsia="en-GB"/>
          <w14:ligatures w14:val="none"/>
        </w:rPr>
        <w:t xml:space="preserve"> in terms of the magnitude of gains from T1 to T2 [PCIT-T &gt; COS-P &gt; WL] </w:t>
      </w:r>
      <w:r w:rsidR="0011424C" w:rsidRPr="00FC00F3">
        <w:rPr>
          <w:rFonts w:ascii="Times New Roman" w:eastAsia="Times New Roman" w:hAnsi="Times New Roman" w:cs="Times New Roman"/>
          <w:kern w:val="0"/>
          <w:sz w:val="24"/>
          <w:szCs w:val="24"/>
          <w:lang w:val="en-GB" w:eastAsia="en-GB"/>
          <w14:ligatures w14:val="none"/>
        </w:rPr>
        <w:t xml:space="preserve">or </w:t>
      </w:r>
      <w:r w:rsidR="00401451" w:rsidRPr="00FC00F3">
        <w:rPr>
          <w:rFonts w:ascii="Times New Roman" w:eastAsia="Times New Roman" w:hAnsi="Times New Roman" w:cs="Times New Roman"/>
          <w:kern w:val="0"/>
          <w:sz w:val="24"/>
          <w:szCs w:val="24"/>
          <w:lang w:val="en-GB" w:eastAsia="en-GB"/>
          <w14:ligatures w14:val="none"/>
        </w:rPr>
        <w:t>T1 to T3 [PCIT</w:t>
      </w:r>
      <w:r w:rsidR="009C715C" w:rsidRPr="00FC00F3">
        <w:rPr>
          <w:rFonts w:ascii="Times New Roman" w:eastAsia="Times New Roman" w:hAnsi="Times New Roman" w:cs="Times New Roman"/>
          <w:kern w:val="0"/>
          <w:sz w:val="24"/>
          <w:szCs w:val="24"/>
          <w:lang w:val="en-GB" w:eastAsia="en-GB"/>
          <w14:ligatures w14:val="none"/>
        </w:rPr>
        <w:t>-T</w:t>
      </w:r>
      <w:r w:rsidR="00EC60D1" w:rsidRPr="00FC00F3">
        <w:rPr>
          <w:rFonts w:ascii="Times New Roman" w:eastAsia="Times New Roman" w:hAnsi="Times New Roman" w:cs="Times New Roman"/>
          <w:kern w:val="0"/>
          <w:sz w:val="24"/>
          <w:szCs w:val="24"/>
          <w:lang w:val="en-GB" w:eastAsia="en-GB"/>
          <w14:ligatures w14:val="none"/>
        </w:rPr>
        <w:t xml:space="preserve"> </w:t>
      </w:r>
      <w:r w:rsidR="00401451" w:rsidRPr="00FC00F3">
        <w:rPr>
          <w:rFonts w:ascii="Times New Roman" w:eastAsia="Times New Roman" w:hAnsi="Times New Roman" w:cs="Times New Roman"/>
          <w:kern w:val="0"/>
          <w:sz w:val="24"/>
          <w:szCs w:val="24"/>
          <w:lang w:val="en-GB" w:eastAsia="en-GB"/>
          <w14:ligatures w14:val="none"/>
        </w:rPr>
        <w:t>&gt; COS-P</w:t>
      </w:r>
      <w:r w:rsidR="009C715C" w:rsidRPr="00FC00F3">
        <w:rPr>
          <w:rFonts w:ascii="Times New Roman" w:eastAsia="Times New Roman" w:hAnsi="Times New Roman" w:cs="Times New Roman"/>
          <w:kern w:val="0"/>
          <w:sz w:val="24"/>
          <w:szCs w:val="24"/>
          <w:lang w:val="en-GB" w:eastAsia="en-GB"/>
          <w14:ligatures w14:val="none"/>
        </w:rPr>
        <w:t>]</w:t>
      </w:r>
      <w:r w:rsidR="0011424C" w:rsidRPr="00FC00F3">
        <w:rPr>
          <w:rFonts w:ascii="Times New Roman" w:eastAsia="Times New Roman" w:hAnsi="Times New Roman" w:cs="Times New Roman"/>
          <w:kern w:val="0"/>
          <w:sz w:val="24"/>
          <w:szCs w:val="24"/>
          <w:lang w:val="en-GB" w:eastAsia="en-GB"/>
          <w14:ligatures w14:val="none"/>
        </w:rPr>
        <w:t xml:space="preserve"> were not supported</w:t>
      </w:r>
      <w:r w:rsidR="00EA7145" w:rsidRPr="00FC00F3">
        <w:rPr>
          <w:rFonts w:ascii="Times New Roman" w:eastAsia="Times New Roman" w:hAnsi="Times New Roman" w:cs="Times New Roman"/>
          <w:kern w:val="0"/>
          <w:sz w:val="24"/>
          <w:szCs w:val="24"/>
          <w:lang w:val="en-GB" w:eastAsia="en-GB"/>
          <w14:ligatures w14:val="none"/>
        </w:rPr>
        <w:t xml:space="preserve">, </w:t>
      </w:r>
      <w:r w:rsidR="0011424C" w:rsidRPr="00FC00F3">
        <w:rPr>
          <w:rFonts w:ascii="Times New Roman" w:eastAsia="Times New Roman" w:hAnsi="Times New Roman" w:cs="Times New Roman"/>
          <w:kern w:val="0"/>
          <w:sz w:val="24"/>
          <w:szCs w:val="24"/>
          <w:lang w:val="en-GB" w:eastAsia="en-GB"/>
          <w14:ligatures w14:val="none"/>
        </w:rPr>
        <w:t xml:space="preserve">T1 to T2: </w:t>
      </w:r>
      <w:r w:rsidR="00A963A4" w:rsidRPr="00FC00F3">
        <w:rPr>
          <w:rFonts w:ascii="Times New Roman" w:eastAsia="Times New Roman" w:hAnsi="Times New Roman" w:cs="Times New Roman"/>
          <w:i/>
          <w:iCs/>
          <w:kern w:val="0"/>
          <w:sz w:val="24"/>
          <w:szCs w:val="24"/>
          <w:lang w:val="en-GB" w:eastAsia="en-GB"/>
          <w14:ligatures w14:val="none"/>
        </w:rPr>
        <w:t>F</w:t>
      </w:r>
      <w:r w:rsidR="00A963A4" w:rsidRPr="00FC00F3">
        <w:rPr>
          <w:rFonts w:ascii="Times New Roman" w:eastAsia="Times New Roman" w:hAnsi="Times New Roman" w:cs="Times New Roman"/>
          <w:kern w:val="0"/>
          <w:sz w:val="24"/>
          <w:szCs w:val="24"/>
          <w:lang w:val="en-GB" w:eastAsia="en-GB"/>
          <w14:ligatures w14:val="none"/>
        </w:rPr>
        <w:t xml:space="preserve"> (1,131) = 1.11, </w:t>
      </w:r>
      <w:r w:rsidR="00A963A4" w:rsidRPr="00FC00F3">
        <w:rPr>
          <w:rFonts w:ascii="Times New Roman" w:eastAsia="Times New Roman" w:hAnsi="Times New Roman" w:cs="Times New Roman"/>
          <w:i/>
          <w:iCs/>
          <w:kern w:val="0"/>
          <w:sz w:val="24"/>
          <w:szCs w:val="24"/>
          <w:lang w:val="en-GB" w:eastAsia="en-GB"/>
          <w14:ligatures w14:val="none"/>
        </w:rPr>
        <w:t>p</w:t>
      </w:r>
      <w:r w:rsidR="00A963A4" w:rsidRPr="00FC00F3">
        <w:rPr>
          <w:rFonts w:ascii="Times New Roman" w:eastAsia="Times New Roman" w:hAnsi="Times New Roman" w:cs="Times New Roman"/>
          <w:kern w:val="0"/>
          <w:sz w:val="24"/>
          <w:szCs w:val="24"/>
          <w:lang w:val="en-GB" w:eastAsia="en-GB"/>
          <w14:ligatures w14:val="none"/>
        </w:rPr>
        <w:t xml:space="preserve"> = .332</w:t>
      </w:r>
      <w:r w:rsidR="0011424C" w:rsidRPr="00FC00F3">
        <w:rPr>
          <w:rFonts w:ascii="Times New Roman" w:eastAsia="Times New Roman" w:hAnsi="Times New Roman" w:cs="Times New Roman"/>
          <w:kern w:val="0"/>
          <w:sz w:val="24"/>
          <w:szCs w:val="24"/>
          <w:lang w:val="en-GB" w:eastAsia="en-GB"/>
          <w14:ligatures w14:val="none"/>
        </w:rPr>
        <w:t xml:space="preserve">; T1 to T3, </w:t>
      </w:r>
      <w:r w:rsidR="0011424C" w:rsidRPr="00FC00F3">
        <w:rPr>
          <w:rFonts w:ascii="Times New Roman" w:eastAsia="Times New Roman" w:hAnsi="Times New Roman" w:cs="Times New Roman"/>
          <w:i/>
          <w:iCs/>
          <w:kern w:val="0"/>
          <w:sz w:val="24"/>
          <w:szCs w:val="24"/>
          <w:lang w:val="en-GB" w:eastAsia="en-GB"/>
          <w14:ligatures w14:val="none"/>
        </w:rPr>
        <w:t>F</w:t>
      </w:r>
      <w:r w:rsidR="0011424C" w:rsidRPr="00FC00F3">
        <w:rPr>
          <w:rFonts w:ascii="Times New Roman" w:eastAsia="Times New Roman" w:hAnsi="Times New Roman" w:cs="Times New Roman"/>
          <w:kern w:val="0"/>
          <w:sz w:val="24"/>
          <w:szCs w:val="24"/>
          <w:lang w:val="en-GB" w:eastAsia="en-GB"/>
          <w14:ligatures w14:val="none"/>
        </w:rPr>
        <w:t xml:space="preserve"> (1,131) = .27, </w:t>
      </w:r>
      <w:r w:rsidR="0011424C" w:rsidRPr="00FC00F3">
        <w:rPr>
          <w:rFonts w:ascii="Times New Roman" w:eastAsia="Times New Roman" w:hAnsi="Times New Roman" w:cs="Times New Roman"/>
          <w:i/>
          <w:iCs/>
          <w:kern w:val="0"/>
          <w:sz w:val="24"/>
          <w:szCs w:val="24"/>
          <w:lang w:val="en-GB" w:eastAsia="en-GB"/>
          <w14:ligatures w14:val="none"/>
        </w:rPr>
        <w:t>p</w:t>
      </w:r>
      <w:r w:rsidR="0011424C" w:rsidRPr="00FC00F3">
        <w:rPr>
          <w:rFonts w:ascii="Times New Roman" w:eastAsia="Times New Roman" w:hAnsi="Times New Roman" w:cs="Times New Roman"/>
          <w:kern w:val="0"/>
          <w:sz w:val="24"/>
          <w:szCs w:val="24"/>
          <w:lang w:val="en-GB" w:eastAsia="en-GB"/>
          <w14:ligatures w14:val="none"/>
        </w:rPr>
        <w:t xml:space="preserve"> = .61</w:t>
      </w:r>
      <w:r w:rsidR="00A963A4" w:rsidRPr="00FC00F3">
        <w:rPr>
          <w:rFonts w:ascii="Times New Roman" w:eastAsia="Times New Roman" w:hAnsi="Times New Roman" w:cs="Times New Roman"/>
          <w:kern w:val="0"/>
          <w:sz w:val="24"/>
          <w:szCs w:val="24"/>
          <w:lang w:val="en-GB" w:eastAsia="en-GB"/>
          <w14:ligatures w14:val="none"/>
        </w:rPr>
        <w:t>.</w:t>
      </w:r>
    </w:p>
    <w:p w14:paraId="314CF805" w14:textId="1346B63D" w:rsidR="00401451" w:rsidRPr="00FC00F3" w:rsidRDefault="006917D6" w:rsidP="00EF4F9D">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child attachment security, assessed using the SSP, there were no significant between-group differences in the proportions of children who were classified as insecure at either T1 or T3. While neither group showed a significant reduction from T1 to T3 in terms </w:t>
      </w:r>
      <w:r w:rsidRPr="00FC00F3">
        <w:rPr>
          <w:rFonts w:ascii="Times New Roman" w:eastAsia="Times New Roman" w:hAnsi="Times New Roman" w:cs="Times New Roman"/>
          <w:kern w:val="0"/>
          <w:sz w:val="24"/>
          <w:szCs w:val="24"/>
          <w:lang w:val="en-GB" w:eastAsia="en-GB"/>
          <w14:ligatures w14:val="none"/>
        </w:rPr>
        <w:lastRenderedPageBreak/>
        <w:t xml:space="preserve">of the </w:t>
      </w:r>
      <w:r w:rsidR="008B3D3A" w:rsidRPr="00FC00F3">
        <w:rPr>
          <w:rFonts w:ascii="Times New Roman" w:eastAsia="Times New Roman" w:hAnsi="Times New Roman" w:cs="Times New Roman"/>
          <w:kern w:val="0"/>
          <w:sz w:val="24"/>
          <w:szCs w:val="24"/>
          <w:lang w:val="en-GB" w:eastAsia="en-GB"/>
          <w14:ligatures w14:val="none"/>
        </w:rPr>
        <w:t xml:space="preserve">odds </w:t>
      </w:r>
      <w:r w:rsidRPr="00FC00F3">
        <w:rPr>
          <w:rFonts w:ascii="Times New Roman" w:eastAsia="Times New Roman" w:hAnsi="Times New Roman" w:cs="Times New Roman"/>
          <w:kern w:val="0"/>
          <w:sz w:val="24"/>
          <w:szCs w:val="24"/>
          <w:lang w:val="en-GB" w:eastAsia="en-GB"/>
          <w14:ligatures w14:val="none"/>
        </w:rPr>
        <w:t xml:space="preserve">of being classified as insecure, in both groups there was a reduction in the </w:t>
      </w:r>
      <w:r w:rsidR="005A2503" w:rsidRPr="00FC00F3">
        <w:rPr>
          <w:rFonts w:ascii="Times New Roman" w:eastAsia="Times New Roman" w:hAnsi="Times New Roman" w:cs="Times New Roman"/>
          <w:kern w:val="0"/>
          <w:sz w:val="24"/>
          <w:szCs w:val="24"/>
          <w:lang w:val="en-GB" w:eastAsia="en-GB"/>
          <w14:ligatures w14:val="none"/>
        </w:rPr>
        <w:t>proportion</w:t>
      </w:r>
      <w:r w:rsidR="008B3D3A"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of children classified as insecure (PCIT-T: 62% at T</w:t>
      </w:r>
      <w:r w:rsidR="00CC09E7" w:rsidRPr="00FC00F3">
        <w:rPr>
          <w:rFonts w:ascii="Times New Roman" w:eastAsia="Times New Roman" w:hAnsi="Times New Roman" w:cs="Times New Roman"/>
          <w:kern w:val="0"/>
          <w:sz w:val="24"/>
          <w:szCs w:val="24"/>
          <w:lang w:val="en-GB" w:eastAsia="en-GB"/>
          <w14:ligatures w14:val="none"/>
        </w:rPr>
        <w:t>1</w:t>
      </w:r>
      <w:r w:rsidRPr="00FC00F3">
        <w:rPr>
          <w:rFonts w:ascii="Times New Roman" w:eastAsia="Times New Roman" w:hAnsi="Times New Roman" w:cs="Times New Roman"/>
          <w:kern w:val="0"/>
          <w:sz w:val="24"/>
          <w:szCs w:val="24"/>
          <w:lang w:val="en-GB" w:eastAsia="en-GB"/>
          <w14:ligatures w14:val="none"/>
        </w:rPr>
        <w:t xml:space="preserve"> to 40% at T3</w:t>
      </w:r>
      <w:r w:rsidR="00CC09E7" w:rsidRPr="00FC00F3">
        <w:rPr>
          <w:rFonts w:ascii="Times New Roman" w:eastAsia="Times New Roman" w:hAnsi="Times New Roman" w:cs="Times New Roman"/>
          <w:kern w:val="0"/>
          <w:sz w:val="24"/>
          <w:szCs w:val="24"/>
          <w:lang w:val="en-GB" w:eastAsia="en-GB"/>
          <w14:ligatures w14:val="none"/>
        </w:rPr>
        <w:t>, OR</w:t>
      </w:r>
      <w:r w:rsidR="00A0064C" w:rsidRPr="00FC00F3">
        <w:rPr>
          <w:rFonts w:ascii="Times New Roman" w:eastAsia="Times New Roman" w:hAnsi="Times New Roman" w:cs="Times New Roman"/>
          <w:kern w:val="0"/>
          <w:sz w:val="24"/>
          <w:szCs w:val="24"/>
          <w:lang w:val="en-GB" w:eastAsia="en-GB"/>
          <w14:ligatures w14:val="none"/>
        </w:rPr>
        <w:t xml:space="preserve"> </w:t>
      </w:r>
      <w:r w:rsidR="00856E79" w:rsidRPr="00FC00F3">
        <w:rPr>
          <w:rFonts w:ascii="Times New Roman" w:eastAsia="Times New Roman" w:hAnsi="Times New Roman" w:cs="Times New Roman"/>
          <w:kern w:val="0"/>
          <w:sz w:val="24"/>
          <w:szCs w:val="24"/>
          <w:lang w:val="en-GB" w:eastAsia="en-GB"/>
          <w14:ligatures w14:val="none"/>
        </w:rPr>
        <w:t>=</w:t>
      </w:r>
      <w:r w:rsidR="00CC09E7" w:rsidRPr="00FC00F3">
        <w:rPr>
          <w:rFonts w:ascii="Times New Roman" w:eastAsia="Times New Roman" w:hAnsi="Times New Roman" w:cs="Times New Roman"/>
          <w:kern w:val="0"/>
          <w:sz w:val="24"/>
          <w:szCs w:val="24"/>
          <w:lang w:val="en-GB" w:eastAsia="en-GB"/>
          <w14:ligatures w14:val="none"/>
        </w:rPr>
        <w:t xml:space="preserve"> .39</w:t>
      </w:r>
      <w:r w:rsidRPr="00FC00F3">
        <w:rPr>
          <w:rFonts w:ascii="Times New Roman" w:eastAsia="Times New Roman" w:hAnsi="Times New Roman" w:cs="Times New Roman"/>
          <w:kern w:val="0"/>
          <w:sz w:val="24"/>
          <w:szCs w:val="24"/>
          <w:lang w:val="en-GB" w:eastAsia="en-GB"/>
          <w14:ligatures w14:val="none"/>
        </w:rPr>
        <w:t>; COS-P: 34.5% at T1 to 25% at T3</w:t>
      </w:r>
      <w:r w:rsidR="00CC09E7" w:rsidRPr="00FC00F3">
        <w:rPr>
          <w:rFonts w:ascii="Times New Roman" w:eastAsia="Times New Roman" w:hAnsi="Times New Roman" w:cs="Times New Roman"/>
          <w:kern w:val="0"/>
          <w:sz w:val="24"/>
          <w:szCs w:val="24"/>
          <w:lang w:val="en-GB" w:eastAsia="en-GB"/>
          <w14:ligatures w14:val="none"/>
        </w:rPr>
        <w:t>, OR</w:t>
      </w:r>
      <w:r w:rsidR="00A0064C" w:rsidRPr="00FC00F3">
        <w:rPr>
          <w:rFonts w:ascii="Times New Roman" w:eastAsia="Times New Roman" w:hAnsi="Times New Roman" w:cs="Times New Roman"/>
          <w:kern w:val="0"/>
          <w:sz w:val="24"/>
          <w:szCs w:val="24"/>
          <w:lang w:val="en-GB" w:eastAsia="en-GB"/>
          <w14:ligatures w14:val="none"/>
        </w:rPr>
        <w:t xml:space="preserve"> </w:t>
      </w:r>
      <w:r w:rsidR="00856E79"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00CC09E7" w:rsidRPr="00FC00F3">
        <w:rPr>
          <w:rFonts w:ascii="Times New Roman" w:eastAsia="Times New Roman" w:hAnsi="Times New Roman" w:cs="Times New Roman"/>
          <w:kern w:val="0"/>
          <w:sz w:val="24"/>
          <w:szCs w:val="24"/>
          <w:lang w:val="en-GB" w:eastAsia="en-GB"/>
          <w14:ligatures w14:val="none"/>
        </w:rPr>
        <w:t>.68</w:t>
      </w:r>
      <w:r w:rsidRPr="00FC00F3">
        <w:rPr>
          <w:rFonts w:ascii="Times New Roman" w:eastAsia="Times New Roman" w:hAnsi="Times New Roman" w:cs="Times New Roman"/>
          <w:kern w:val="0"/>
          <w:sz w:val="24"/>
          <w:szCs w:val="24"/>
          <w:lang w:val="en-GB" w:eastAsia="en-GB"/>
          <w14:ligatures w14:val="none"/>
        </w:rPr>
        <w:t>).</w:t>
      </w:r>
      <w:r w:rsidR="00CC09E7" w:rsidRPr="00FC00F3">
        <w:rPr>
          <w:rFonts w:ascii="Times New Roman" w:eastAsia="Times New Roman" w:hAnsi="Times New Roman" w:cs="Times New Roman"/>
          <w:kern w:val="0"/>
          <w:sz w:val="24"/>
          <w:szCs w:val="24"/>
          <w:lang w:val="en-GB" w:eastAsia="en-GB"/>
          <w14:ligatures w14:val="none"/>
        </w:rPr>
        <w:t xml:space="preserve"> For child attachment disorganisation, assessed using the SSP, there were no significant between-group differences in the proportions of children who were classified as insecure at either T1 or T3. While neither group showed a significant reduction from T1 to T3 in terms of the </w:t>
      </w:r>
      <w:r w:rsidR="0007662F" w:rsidRPr="00FC00F3">
        <w:rPr>
          <w:rFonts w:ascii="Times New Roman" w:eastAsia="Times New Roman" w:hAnsi="Times New Roman" w:cs="Times New Roman"/>
          <w:kern w:val="0"/>
          <w:sz w:val="24"/>
          <w:szCs w:val="24"/>
          <w:lang w:val="en-GB" w:eastAsia="en-GB"/>
          <w14:ligatures w14:val="none"/>
        </w:rPr>
        <w:t xml:space="preserve">odds </w:t>
      </w:r>
      <w:r w:rsidR="00CC09E7" w:rsidRPr="00FC00F3">
        <w:rPr>
          <w:rFonts w:ascii="Times New Roman" w:eastAsia="Times New Roman" w:hAnsi="Times New Roman" w:cs="Times New Roman"/>
          <w:kern w:val="0"/>
          <w:sz w:val="24"/>
          <w:szCs w:val="24"/>
          <w:lang w:val="en-GB" w:eastAsia="en-GB"/>
          <w14:ligatures w14:val="none"/>
        </w:rPr>
        <w:t>of being classified as disorganised, in both groups there was a reduction in the proportion of children classified as disorganised (PCIT-T: 65.5% at T1 to 40% at T3, OR</w:t>
      </w:r>
      <w:r w:rsidR="00A0064C" w:rsidRPr="00FC00F3">
        <w:rPr>
          <w:rFonts w:ascii="Times New Roman" w:eastAsia="Times New Roman" w:hAnsi="Times New Roman" w:cs="Times New Roman"/>
          <w:kern w:val="0"/>
          <w:sz w:val="24"/>
          <w:szCs w:val="24"/>
          <w:lang w:val="en-GB" w:eastAsia="en-GB"/>
          <w14:ligatures w14:val="none"/>
        </w:rPr>
        <w:t xml:space="preserve"> </w:t>
      </w:r>
      <w:r w:rsidR="004D02A9"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00CC09E7" w:rsidRPr="00FC00F3">
        <w:rPr>
          <w:rFonts w:ascii="Times New Roman" w:eastAsia="Times New Roman" w:hAnsi="Times New Roman" w:cs="Times New Roman"/>
          <w:kern w:val="0"/>
          <w:sz w:val="24"/>
          <w:szCs w:val="24"/>
          <w:lang w:val="en-GB" w:eastAsia="en-GB"/>
          <w14:ligatures w14:val="none"/>
        </w:rPr>
        <w:t>.31; COS-P: 44.8% at T1 to 25% at T3, OR</w:t>
      </w:r>
      <w:r w:rsidR="00A0064C" w:rsidRPr="00FC00F3">
        <w:rPr>
          <w:rFonts w:ascii="Times New Roman" w:eastAsia="Times New Roman" w:hAnsi="Times New Roman" w:cs="Times New Roman"/>
          <w:kern w:val="0"/>
          <w:sz w:val="24"/>
          <w:szCs w:val="24"/>
          <w:lang w:val="en-GB" w:eastAsia="en-GB"/>
          <w14:ligatures w14:val="none"/>
        </w:rPr>
        <w:t xml:space="preserve"> </w:t>
      </w:r>
      <w:r w:rsidR="004D02A9" w:rsidRPr="00FC00F3">
        <w:rPr>
          <w:rFonts w:ascii="Times New Roman" w:eastAsia="Times New Roman" w:hAnsi="Times New Roman" w:cs="Times New Roman"/>
          <w:kern w:val="0"/>
          <w:sz w:val="24"/>
          <w:szCs w:val="24"/>
          <w:lang w:val="en-GB" w:eastAsia="en-GB"/>
          <w14:ligatures w14:val="none"/>
        </w:rPr>
        <w:t>=</w:t>
      </w:r>
      <w:r w:rsidR="00A0064C" w:rsidRPr="00FC00F3">
        <w:rPr>
          <w:rFonts w:ascii="Times New Roman" w:eastAsia="Times New Roman" w:hAnsi="Times New Roman" w:cs="Times New Roman"/>
          <w:kern w:val="0"/>
          <w:sz w:val="24"/>
          <w:szCs w:val="24"/>
          <w:lang w:val="en-GB" w:eastAsia="en-GB"/>
          <w14:ligatures w14:val="none"/>
        </w:rPr>
        <w:t xml:space="preserve"> </w:t>
      </w:r>
      <w:r w:rsidR="00CC09E7" w:rsidRPr="00FC00F3">
        <w:rPr>
          <w:rFonts w:ascii="Times New Roman" w:eastAsia="Times New Roman" w:hAnsi="Times New Roman" w:cs="Times New Roman"/>
          <w:kern w:val="0"/>
          <w:sz w:val="24"/>
          <w:szCs w:val="24"/>
          <w:lang w:val="en-GB" w:eastAsia="en-GB"/>
          <w14:ligatures w14:val="none"/>
        </w:rPr>
        <w:t xml:space="preserve">.48). </w:t>
      </w:r>
      <w:r w:rsidR="00925099" w:rsidRPr="00FC00F3">
        <w:rPr>
          <w:rFonts w:ascii="Times New Roman" w:eastAsia="Times New Roman" w:hAnsi="Times New Roman" w:cs="Times New Roman"/>
          <w:kern w:val="0"/>
          <w:sz w:val="24"/>
          <w:szCs w:val="24"/>
          <w:lang w:val="en-GB" w:eastAsia="en-GB"/>
          <w14:ligatures w14:val="none"/>
        </w:rPr>
        <w:t>The</w:t>
      </w:r>
      <w:r w:rsidR="00CC09E7" w:rsidRPr="00FC00F3">
        <w:rPr>
          <w:rFonts w:ascii="Times New Roman" w:eastAsia="Times New Roman" w:hAnsi="Times New Roman" w:cs="Times New Roman"/>
          <w:kern w:val="0"/>
          <w:sz w:val="24"/>
          <w:szCs w:val="24"/>
          <w:lang w:val="en-GB" w:eastAsia="en-GB"/>
          <w14:ligatures w14:val="none"/>
        </w:rPr>
        <w:t xml:space="preserve"> hypotheses that there would be gradient effects in terms of the magnitude of gains from T1 to T3 [PCIT</w:t>
      </w:r>
      <w:r w:rsidR="009C715C" w:rsidRPr="00FC00F3">
        <w:rPr>
          <w:rFonts w:ascii="Times New Roman" w:eastAsia="Times New Roman" w:hAnsi="Times New Roman" w:cs="Times New Roman"/>
          <w:kern w:val="0"/>
          <w:sz w:val="24"/>
          <w:szCs w:val="24"/>
          <w:lang w:val="en-GB" w:eastAsia="en-GB"/>
          <w14:ligatures w14:val="none"/>
        </w:rPr>
        <w:t>-T</w:t>
      </w:r>
      <w:r w:rsidR="002F60C0" w:rsidRPr="00FC00F3">
        <w:rPr>
          <w:rFonts w:ascii="Times New Roman" w:eastAsia="Times New Roman" w:hAnsi="Times New Roman" w:cs="Times New Roman"/>
          <w:kern w:val="0"/>
          <w:sz w:val="24"/>
          <w:szCs w:val="24"/>
          <w:lang w:val="en-GB" w:eastAsia="en-GB"/>
          <w14:ligatures w14:val="none"/>
        </w:rPr>
        <w:t xml:space="preserve"> </w:t>
      </w:r>
      <w:r w:rsidR="00CC09E7" w:rsidRPr="00FC00F3">
        <w:rPr>
          <w:rFonts w:ascii="Times New Roman" w:eastAsia="Times New Roman" w:hAnsi="Times New Roman" w:cs="Times New Roman"/>
          <w:kern w:val="0"/>
          <w:sz w:val="24"/>
          <w:szCs w:val="24"/>
          <w:lang w:val="en-GB" w:eastAsia="en-GB"/>
          <w14:ligatures w14:val="none"/>
        </w:rPr>
        <w:t>&gt; COS-P]</w:t>
      </w:r>
      <w:r w:rsidR="00925099" w:rsidRPr="00FC00F3">
        <w:rPr>
          <w:rFonts w:ascii="Times New Roman" w:eastAsia="Times New Roman" w:hAnsi="Times New Roman" w:cs="Times New Roman"/>
          <w:kern w:val="0"/>
          <w:sz w:val="24"/>
          <w:szCs w:val="24"/>
          <w:lang w:val="en-GB" w:eastAsia="en-GB"/>
          <w14:ligatures w14:val="none"/>
        </w:rPr>
        <w:t xml:space="preserve"> for SSP-Insecurity and SSP-disorganisation </w:t>
      </w:r>
      <w:r w:rsidR="00CC09E7" w:rsidRPr="00FC00F3">
        <w:rPr>
          <w:rFonts w:ascii="Times New Roman" w:eastAsia="Times New Roman" w:hAnsi="Times New Roman" w:cs="Times New Roman"/>
          <w:kern w:val="0"/>
          <w:sz w:val="24"/>
          <w:szCs w:val="24"/>
          <w:lang w:val="en-GB" w:eastAsia="en-GB"/>
          <w14:ligatures w14:val="none"/>
        </w:rPr>
        <w:t>were not supported</w:t>
      </w:r>
      <w:r w:rsidR="00D26628" w:rsidRPr="00FC00F3">
        <w:rPr>
          <w:rFonts w:ascii="Times New Roman" w:eastAsia="Times New Roman" w:hAnsi="Times New Roman" w:cs="Times New Roman"/>
          <w:kern w:val="0"/>
          <w:sz w:val="24"/>
          <w:szCs w:val="24"/>
          <w:lang w:val="en-GB" w:eastAsia="en-GB"/>
          <w14:ligatures w14:val="none"/>
        </w:rPr>
        <w:t xml:space="preserve"> (</w:t>
      </w:r>
      <w:proofErr w:type="spellStart"/>
      <w:r w:rsidR="00D05302" w:rsidRPr="00FC00F3">
        <w:rPr>
          <w:rFonts w:ascii="Times New Roman" w:eastAsia="Times New Roman" w:hAnsi="Times New Roman" w:cs="Times New Roman"/>
          <w:i/>
          <w:iCs/>
          <w:kern w:val="0"/>
          <w:sz w:val="24"/>
          <w:szCs w:val="24"/>
          <w:lang w:val="en-GB" w:eastAsia="en-GB"/>
          <w14:ligatures w14:val="none"/>
        </w:rPr>
        <w:t>p</w:t>
      </w:r>
      <w:r w:rsidR="00D05302" w:rsidRPr="00FC00F3">
        <w:rPr>
          <w:rFonts w:ascii="Times New Roman" w:eastAsia="Times New Roman" w:hAnsi="Times New Roman" w:cs="Times New Roman"/>
          <w:kern w:val="0"/>
          <w:sz w:val="24"/>
          <w:szCs w:val="24"/>
          <w:lang w:val="en-GB" w:eastAsia="en-GB"/>
          <w14:ligatures w14:val="none"/>
        </w:rPr>
        <w:t>s</w:t>
      </w:r>
      <w:proofErr w:type="spellEnd"/>
      <w:r w:rsidR="00D05302" w:rsidRPr="00FC00F3">
        <w:rPr>
          <w:rFonts w:ascii="Times New Roman" w:eastAsia="Times New Roman" w:hAnsi="Times New Roman" w:cs="Times New Roman"/>
          <w:kern w:val="0"/>
          <w:sz w:val="24"/>
          <w:szCs w:val="24"/>
          <w:lang w:val="en-GB" w:eastAsia="en-GB"/>
          <w14:ligatures w14:val="none"/>
        </w:rPr>
        <w:t xml:space="preserve"> = .70</w:t>
      </w:r>
      <w:r w:rsidR="00925099" w:rsidRPr="00FC00F3">
        <w:rPr>
          <w:rFonts w:ascii="Times New Roman" w:eastAsia="Times New Roman" w:hAnsi="Times New Roman" w:cs="Times New Roman"/>
          <w:kern w:val="0"/>
          <w:sz w:val="24"/>
          <w:szCs w:val="24"/>
          <w:lang w:val="en-GB" w:eastAsia="en-GB"/>
          <w14:ligatures w14:val="none"/>
        </w:rPr>
        <w:t>8</w:t>
      </w:r>
      <w:r w:rsidR="00DF6555" w:rsidRPr="00FC00F3">
        <w:rPr>
          <w:rFonts w:ascii="Times New Roman" w:eastAsia="Times New Roman" w:hAnsi="Times New Roman" w:cs="Times New Roman"/>
          <w:kern w:val="0"/>
          <w:sz w:val="24"/>
          <w:szCs w:val="24"/>
          <w:lang w:val="en-GB" w:eastAsia="en-GB"/>
          <w14:ligatures w14:val="none"/>
        </w:rPr>
        <w:t xml:space="preserve"> and .780, respectively).</w:t>
      </w:r>
      <w:r w:rsidR="00D05302" w:rsidRPr="00FC00F3">
        <w:rPr>
          <w:rFonts w:ascii="Times New Roman" w:eastAsia="Times New Roman" w:hAnsi="Times New Roman" w:cs="Times New Roman"/>
          <w:kern w:val="0"/>
          <w:sz w:val="24"/>
          <w:szCs w:val="24"/>
          <w:highlight w:val="yellow"/>
          <w:lang w:val="en-GB" w:eastAsia="en-GB"/>
          <w14:ligatures w14:val="none"/>
        </w:rPr>
        <w:t xml:space="preserve"> </w:t>
      </w:r>
    </w:p>
    <w:p w14:paraId="522607CC" w14:textId="4F567233" w:rsidR="00401451" w:rsidRPr="00FC00F3" w:rsidRDefault="00401451" w:rsidP="0005739B">
      <w:pPr>
        <w:tabs>
          <w:tab w:val="left" w:pos="3686"/>
        </w:tabs>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 xml:space="preserve">Problematic child </w:t>
      </w:r>
      <w:proofErr w:type="spellStart"/>
      <w:r w:rsidR="003A01DB" w:rsidRPr="00FC00F3">
        <w:rPr>
          <w:rFonts w:ascii="Times New Roman" w:eastAsia="Times New Roman" w:hAnsi="Times New Roman" w:cs="Times New Roman"/>
          <w:b/>
          <w:bCs/>
          <w:kern w:val="0"/>
          <w:sz w:val="24"/>
          <w:szCs w:val="24"/>
          <w:lang w:val="en-GB" w:eastAsia="en-GB"/>
          <w14:ligatures w14:val="none"/>
        </w:rPr>
        <w:t>behavior</w:t>
      </w:r>
      <w:proofErr w:type="spellEnd"/>
      <w:r w:rsidRPr="00FC00F3">
        <w:rPr>
          <w:rFonts w:ascii="Times New Roman" w:eastAsia="Times New Roman" w:hAnsi="Times New Roman" w:cs="Times New Roman"/>
          <w:b/>
          <w:bCs/>
          <w:kern w:val="0"/>
          <w:sz w:val="24"/>
          <w:szCs w:val="24"/>
          <w:lang w:val="en-GB" w:eastAsia="en-GB"/>
          <w14:ligatures w14:val="none"/>
        </w:rPr>
        <w:t xml:space="preserve">. </w:t>
      </w:r>
      <w:r w:rsidR="00FA700E" w:rsidRPr="00FC00F3">
        <w:rPr>
          <w:rFonts w:ascii="Times New Roman" w:eastAsia="Times New Roman" w:hAnsi="Times New Roman" w:cs="Times New Roman"/>
          <w:kern w:val="0"/>
          <w:sz w:val="24"/>
          <w:szCs w:val="24"/>
          <w:lang w:val="en-GB" w:eastAsia="en-GB"/>
          <w14:ligatures w14:val="none"/>
        </w:rPr>
        <w:t xml:space="preserve">For </w:t>
      </w:r>
      <w:r w:rsidR="005B7BB5" w:rsidRPr="00FC00F3">
        <w:rPr>
          <w:rFonts w:ascii="Times New Roman" w:eastAsia="Times New Roman" w:hAnsi="Times New Roman" w:cs="Times New Roman"/>
          <w:kern w:val="0"/>
          <w:sz w:val="24"/>
          <w:szCs w:val="24"/>
          <w:lang w:val="en-GB" w:eastAsia="en-GB"/>
          <w14:ligatures w14:val="none"/>
        </w:rPr>
        <w:t>externalizing</w:t>
      </w:r>
      <w:r w:rsidR="00FA700E" w:rsidRPr="00FC00F3">
        <w:rPr>
          <w:rFonts w:ascii="Times New Roman" w:eastAsia="Times New Roman" w:hAnsi="Times New Roman" w:cs="Times New Roman"/>
          <w:kern w:val="0"/>
          <w:sz w:val="24"/>
          <w:szCs w:val="24"/>
          <w:lang w:val="en-GB" w:eastAsia="en-GB"/>
          <w14:ligatures w14:val="none"/>
        </w:rPr>
        <w:t xml:space="preserve">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00FA700E"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 xml:space="preserve"> assessed using the CBCL </w:t>
      </w:r>
      <w:r w:rsidR="005B7BB5" w:rsidRPr="00FC00F3">
        <w:rPr>
          <w:rFonts w:ascii="Times New Roman" w:eastAsia="Times New Roman" w:hAnsi="Times New Roman" w:cs="Times New Roman"/>
          <w:kern w:val="0"/>
          <w:sz w:val="24"/>
          <w:szCs w:val="24"/>
          <w:lang w:val="en-GB" w:eastAsia="en-GB"/>
          <w14:ligatures w14:val="none"/>
        </w:rPr>
        <w:t>externalizing</w:t>
      </w:r>
      <w:r w:rsidR="0005739B" w:rsidRPr="00FC00F3">
        <w:rPr>
          <w:rFonts w:ascii="Times New Roman" w:eastAsia="Times New Roman" w:hAnsi="Times New Roman" w:cs="Times New Roman"/>
          <w:kern w:val="0"/>
          <w:sz w:val="24"/>
          <w:szCs w:val="24"/>
          <w:lang w:val="en-GB" w:eastAsia="en-GB"/>
          <w14:ligatures w14:val="none"/>
        </w:rPr>
        <w:t xml:space="preserve"> scale,</w:t>
      </w:r>
      <w:r w:rsidR="00FA700E" w:rsidRPr="00FC00F3">
        <w:rPr>
          <w:rFonts w:ascii="Times New Roman" w:eastAsia="Times New Roman" w:hAnsi="Times New Roman" w:cs="Times New Roman"/>
          <w:kern w:val="0"/>
          <w:sz w:val="24"/>
          <w:szCs w:val="24"/>
          <w:lang w:val="en-GB" w:eastAsia="en-GB"/>
          <w14:ligatures w14:val="none"/>
        </w:rPr>
        <w:t xml:space="preserve"> there was a significant effect for time (</w:t>
      </w:r>
      <w:r w:rsidR="00FA700E" w:rsidRPr="00FC00F3">
        <w:rPr>
          <w:rFonts w:ascii="Times New Roman" w:eastAsia="Times New Roman" w:hAnsi="Times New Roman" w:cs="Times New Roman"/>
          <w:i/>
          <w:iCs/>
          <w:kern w:val="0"/>
          <w:sz w:val="24"/>
          <w:szCs w:val="24"/>
          <w:lang w:val="en-GB" w:eastAsia="en-GB"/>
          <w14:ligatures w14:val="none"/>
        </w:rPr>
        <w:t xml:space="preserve">p </w:t>
      </w:r>
      <w:r w:rsidR="009F771D" w:rsidRPr="00FC00F3">
        <w:rPr>
          <w:rFonts w:ascii="Times New Roman" w:eastAsia="Times New Roman" w:hAnsi="Times New Roman" w:cs="Times New Roman"/>
          <w:kern w:val="0"/>
          <w:sz w:val="24"/>
          <w:szCs w:val="24"/>
          <w:lang w:val="en-GB" w:eastAsia="en-GB"/>
          <w14:ligatures w14:val="none"/>
        </w:rPr>
        <w:t>&lt;</w:t>
      </w:r>
      <w:r w:rsidR="00FA700E" w:rsidRPr="00FC00F3">
        <w:rPr>
          <w:rFonts w:ascii="Times New Roman" w:eastAsia="Times New Roman" w:hAnsi="Times New Roman" w:cs="Times New Roman"/>
          <w:kern w:val="0"/>
          <w:sz w:val="24"/>
          <w:szCs w:val="24"/>
          <w:lang w:val="en-GB" w:eastAsia="en-GB"/>
          <w14:ligatures w14:val="none"/>
        </w:rPr>
        <w:t xml:space="preserve"> .00</w:t>
      </w:r>
      <w:r w:rsidR="009F771D" w:rsidRPr="00FC00F3">
        <w:rPr>
          <w:rFonts w:ascii="Times New Roman" w:eastAsia="Times New Roman" w:hAnsi="Times New Roman" w:cs="Times New Roman"/>
          <w:kern w:val="0"/>
          <w:sz w:val="24"/>
          <w:szCs w:val="24"/>
          <w:lang w:val="en-GB" w:eastAsia="en-GB"/>
          <w14:ligatures w14:val="none"/>
        </w:rPr>
        <w:t>1</w:t>
      </w:r>
      <w:r w:rsidR="00FA700E" w:rsidRPr="00FC00F3">
        <w:rPr>
          <w:rFonts w:ascii="Times New Roman" w:eastAsia="Times New Roman" w:hAnsi="Times New Roman" w:cs="Times New Roman"/>
          <w:kern w:val="0"/>
          <w:sz w:val="24"/>
          <w:szCs w:val="24"/>
          <w:lang w:val="en-GB" w:eastAsia="en-GB"/>
          <w14:ligatures w14:val="none"/>
        </w:rPr>
        <w:t xml:space="preserve">), </w:t>
      </w:r>
      <w:r w:rsidR="00AB050A" w:rsidRPr="00FC00F3">
        <w:rPr>
          <w:rFonts w:ascii="Times New Roman" w:eastAsia="Times New Roman" w:hAnsi="Times New Roman" w:cs="Times New Roman"/>
          <w:kern w:val="0"/>
          <w:sz w:val="24"/>
          <w:szCs w:val="24"/>
          <w:lang w:val="en-GB" w:eastAsia="en-GB"/>
          <w14:ligatures w14:val="none"/>
        </w:rPr>
        <w:t>but not</w:t>
      </w:r>
      <w:r w:rsidR="00A0064C" w:rsidRPr="00FC00F3">
        <w:rPr>
          <w:rFonts w:ascii="Times New Roman" w:eastAsia="Times New Roman" w:hAnsi="Times New Roman" w:cs="Times New Roman"/>
          <w:kern w:val="0"/>
          <w:sz w:val="24"/>
          <w:szCs w:val="24"/>
          <w:lang w:val="en-GB" w:eastAsia="en-GB"/>
          <w14:ligatures w14:val="none"/>
        </w:rPr>
        <w:t xml:space="preserve"> </w:t>
      </w:r>
      <w:r w:rsidR="00FA700E" w:rsidRPr="00FC00F3">
        <w:rPr>
          <w:rFonts w:ascii="Times New Roman" w:eastAsia="Times New Roman" w:hAnsi="Times New Roman" w:cs="Times New Roman"/>
          <w:kern w:val="0"/>
          <w:sz w:val="24"/>
          <w:szCs w:val="24"/>
          <w:lang w:val="en-GB" w:eastAsia="en-GB"/>
          <w14:ligatures w14:val="none"/>
        </w:rPr>
        <w:t>for group (</w:t>
      </w:r>
      <w:r w:rsidR="00FA700E" w:rsidRPr="00FC00F3">
        <w:rPr>
          <w:rFonts w:ascii="Times New Roman" w:eastAsia="Times New Roman" w:hAnsi="Times New Roman" w:cs="Times New Roman"/>
          <w:i/>
          <w:iCs/>
          <w:kern w:val="0"/>
          <w:sz w:val="24"/>
          <w:szCs w:val="24"/>
          <w:lang w:val="en-GB" w:eastAsia="en-GB"/>
          <w14:ligatures w14:val="none"/>
        </w:rPr>
        <w:t>p</w:t>
      </w:r>
      <w:r w:rsidR="00FA700E" w:rsidRPr="00FC00F3">
        <w:rPr>
          <w:rFonts w:ascii="Times New Roman" w:eastAsia="Times New Roman" w:hAnsi="Times New Roman" w:cs="Times New Roman"/>
          <w:kern w:val="0"/>
          <w:sz w:val="24"/>
          <w:szCs w:val="24"/>
          <w:lang w:val="en-GB" w:eastAsia="en-GB"/>
          <w14:ligatures w14:val="none"/>
        </w:rPr>
        <w:t xml:space="preserve"> = 0.071) </w:t>
      </w:r>
      <w:r w:rsidR="009C715C" w:rsidRPr="00FC00F3">
        <w:rPr>
          <w:rFonts w:ascii="Times New Roman" w:eastAsia="Times New Roman" w:hAnsi="Times New Roman" w:cs="Times New Roman"/>
          <w:kern w:val="0"/>
          <w:sz w:val="24"/>
          <w:szCs w:val="24"/>
          <w:lang w:val="en-GB" w:eastAsia="en-GB"/>
          <w14:ligatures w14:val="none"/>
        </w:rPr>
        <w:t>or</w:t>
      </w:r>
      <w:r w:rsidR="00FA700E" w:rsidRPr="00FC00F3">
        <w:rPr>
          <w:rFonts w:ascii="Times New Roman" w:eastAsia="Times New Roman" w:hAnsi="Times New Roman" w:cs="Times New Roman"/>
          <w:kern w:val="0"/>
          <w:sz w:val="24"/>
          <w:szCs w:val="24"/>
          <w:lang w:val="en-GB" w:eastAsia="en-GB"/>
          <w14:ligatures w14:val="none"/>
        </w:rPr>
        <w:t xml:space="preserve"> time x group (</w:t>
      </w:r>
      <w:r w:rsidR="00FA700E" w:rsidRPr="00FC00F3">
        <w:rPr>
          <w:rFonts w:ascii="Times New Roman" w:eastAsia="Times New Roman" w:hAnsi="Times New Roman" w:cs="Times New Roman"/>
          <w:i/>
          <w:iCs/>
          <w:kern w:val="0"/>
          <w:sz w:val="24"/>
          <w:szCs w:val="24"/>
          <w:lang w:val="en-GB" w:eastAsia="en-GB"/>
          <w14:ligatures w14:val="none"/>
        </w:rPr>
        <w:t>p</w:t>
      </w:r>
      <w:r w:rsidR="00FA700E" w:rsidRPr="00FC00F3">
        <w:rPr>
          <w:rFonts w:ascii="Times New Roman" w:eastAsia="Times New Roman" w:hAnsi="Times New Roman" w:cs="Times New Roman"/>
          <w:kern w:val="0"/>
          <w:sz w:val="24"/>
          <w:szCs w:val="24"/>
          <w:lang w:val="en-GB" w:eastAsia="en-GB"/>
          <w14:ligatures w14:val="none"/>
        </w:rPr>
        <w:t xml:space="preserve"> = .591). </w:t>
      </w:r>
      <w:r w:rsidR="00631383" w:rsidRPr="00FC00F3">
        <w:rPr>
          <w:rFonts w:ascii="Times New Roman" w:eastAsia="Times New Roman" w:hAnsi="Times New Roman" w:cs="Times New Roman"/>
          <w:kern w:val="0"/>
          <w:sz w:val="24"/>
          <w:szCs w:val="24"/>
          <w:lang w:val="en-GB" w:eastAsia="en-GB"/>
          <w14:ligatures w14:val="none"/>
        </w:rPr>
        <w:t>Planned comparisons</w:t>
      </w:r>
      <w:r w:rsidR="00FA700E" w:rsidRPr="00FC00F3">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05739B" w:rsidRPr="00FC00F3">
        <w:rPr>
          <w:rFonts w:ascii="Times New Roman" w:eastAsia="Times New Roman" w:hAnsi="Times New Roman" w:cs="Times New Roman"/>
          <w:kern w:val="0"/>
          <w:sz w:val="24"/>
          <w:szCs w:val="24"/>
          <w:lang w:val="en-GB" w:eastAsia="en-GB"/>
          <w14:ligatures w14:val="none"/>
        </w:rPr>
        <w:t xml:space="preserve">. The </w:t>
      </w:r>
      <w:r w:rsidR="00FA700E" w:rsidRPr="00FC00F3">
        <w:rPr>
          <w:rFonts w:ascii="Times New Roman" w:eastAsia="Times New Roman" w:hAnsi="Times New Roman" w:cs="Times New Roman"/>
          <w:kern w:val="0"/>
          <w:sz w:val="24"/>
          <w:szCs w:val="24"/>
          <w:lang w:val="en-GB" w:eastAsia="en-GB"/>
          <w14:ligatures w14:val="none"/>
        </w:rPr>
        <w:t xml:space="preserve">PCIT-T </w:t>
      </w:r>
      <w:r w:rsidR="0005739B" w:rsidRPr="00FC00F3">
        <w:rPr>
          <w:rFonts w:ascii="Times New Roman" w:eastAsia="Times New Roman" w:hAnsi="Times New Roman" w:cs="Times New Roman"/>
          <w:kern w:val="0"/>
          <w:sz w:val="24"/>
          <w:szCs w:val="24"/>
          <w:lang w:val="en-GB" w:eastAsia="en-GB"/>
          <w14:ligatures w14:val="none"/>
        </w:rPr>
        <w:t xml:space="preserve">and COS-P </w:t>
      </w:r>
      <w:r w:rsidR="00FA700E" w:rsidRPr="00FC00F3">
        <w:rPr>
          <w:rFonts w:ascii="Times New Roman" w:eastAsia="Times New Roman" w:hAnsi="Times New Roman" w:cs="Times New Roman"/>
          <w:kern w:val="0"/>
          <w:sz w:val="24"/>
          <w:szCs w:val="24"/>
          <w:lang w:val="en-GB" w:eastAsia="en-GB"/>
          <w14:ligatures w14:val="none"/>
        </w:rPr>
        <w:t>group</w:t>
      </w:r>
      <w:r w:rsidR="0005739B" w:rsidRPr="00FC00F3">
        <w:rPr>
          <w:rFonts w:ascii="Times New Roman" w:eastAsia="Times New Roman" w:hAnsi="Times New Roman" w:cs="Times New Roman"/>
          <w:kern w:val="0"/>
          <w:sz w:val="24"/>
          <w:szCs w:val="24"/>
          <w:lang w:val="en-GB" w:eastAsia="en-GB"/>
          <w14:ligatures w14:val="none"/>
        </w:rPr>
        <w:t>s</w:t>
      </w:r>
      <w:r w:rsidR="00FA700E" w:rsidRPr="00FC00F3">
        <w:rPr>
          <w:rFonts w:ascii="Times New Roman" w:eastAsia="Times New Roman" w:hAnsi="Times New Roman" w:cs="Times New Roman"/>
          <w:kern w:val="0"/>
          <w:sz w:val="24"/>
          <w:szCs w:val="24"/>
          <w:lang w:val="en-GB" w:eastAsia="en-GB"/>
          <w14:ligatures w14:val="none"/>
        </w:rPr>
        <w:t xml:space="preserve"> display</w:t>
      </w:r>
      <w:r w:rsidR="0005739B" w:rsidRPr="00FC00F3">
        <w:rPr>
          <w:rFonts w:ascii="Times New Roman" w:eastAsia="Times New Roman" w:hAnsi="Times New Roman" w:cs="Times New Roman"/>
          <w:kern w:val="0"/>
          <w:sz w:val="24"/>
          <w:szCs w:val="24"/>
          <w:lang w:val="en-GB" w:eastAsia="en-GB"/>
          <w14:ligatures w14:val="none"/>
        </w:rPr>
        <w:t>ed</w:t>
      </w:r>
      <w:r w:rsidR="00FA700E" w:rsidRPr="00FC00F3">
        <w:rPr>
          <w:rFonts w:ascii="Times New Roman" w:eastAsia="Times New Roman" w:hAnsi="Times New Roman" w:cs="Times New Roman"/>
          <w:kern w:val="0"/>
          <w:sz w:val="24"/>
          <w:szCs w:val="24"/>
          <w:lang w:val="en-GB" w:eastAsia="en-GB"/>
          <w14:ligatures w14:val="none"/>
        </w:rPr>
        <w:t xml:space="preserve"> significant within-group decreases in </w:t>
      </w:r>
      <w:r w:rsidR="005B7BB5" w:rsidRPr="00FC00F3">
        <w:rPr>
          <w:rFonts w:ascii="Times New Roman" w:eastAsia="Times New Roman" w:hAnsi="Times New Roman" w:cs="Times New Roman"/>
          <w:kern w:val="0"/>
          <w:sz w:val="24"/>
          <w:szCs w:val="24"/>
          <w:lang w:val="en-GB" w:eastAsia="en-GB"/>
          <w14:ligatures w14:val="none"/>
        </w:rPr>
        <w:t>externalizing</w:t>
      </w:r>
      <w:r w:rsidR="00FA700E" w:rsidRPr="00FC00F3">
        <w:rPr>
          <w:rFonts w:ascii="Times New Roman" w:eastAsia="Times New Roman" w:hAnsi="Times New Roman" w:cs="Times New Roman"/>
          <w:kern w:val="0"/>
          <w:sz w:val="24"/>
          <w:szCs w:val="24"/>
          <w:lang w:val="en-GB" w:eastAsia="en-GB"/>
          <w14:ligatures w14:val="none"/>
        </w:rPr>
        <w:t xml:space="preserve">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00FA700E" w:rsidRPr="00FC00F3">
        <w:rPr>
          <w:rFonts w:ascii="Times New Roman" w:eastAsia="Times New Roman" w:hAnsi="Times New Roman" w:cs="Times New Roman"/>
          <w:kern w:val="0"/>
          <w:sz w:val="24"/>
          <w:szCs w:val="24"/>
          <w:lang w:val="en-GB" w:eastAsia="en-GB"/>
          <w14:ligatures w14:val="none"/>
        </w:rPr>
        <w:t xml:space="preserve"> from T1 to T2 </w:t>
      </w:r>
      <w:r w:rsidR="0005739B" w:rsidRPr="00FC00F3">
        <w:rPr>
          <w:rFonts w:ascii="Times New Roman" w:eastAsia="Times New Roman" w:hAnsi="Times New Roman" w:cs="Times New Roman"/>
          <w:kern w:val="0"/>
          <w:sz w:val="24"/>
          <w:szCs w:val="24"/>
          <w:lang w:val="en-GB" w:eastAsia="en-GB"/>
          <w14:ligatures w14:val="none"/>
        </w:rPr>
        <w:t xml:space="preserve">(PCIT-T: </w:t>
      </w:r>
      <w:r w:rsidR="0005739B" w:rsidRPr="00FC00F3">
        <w:rPr>
          <w:rFonts w:ascii="Times New Roman" w:eastAsia="Times New Roman" w:hAnsi="Times New Roman" w:cs="Times New Roman"/>
          <w:i/>
          <w:iCs/>
          <w:kern w:val="0"/>
          <w:sz w:val="24"/>
          <w:szCs w:val="24"/>
          <w:lang w:val="en-GB" w:eastAsia="en-GB"/>
          <w14:ligatures w14:val="none"/>
        </w:rPr>
        <w:t>p</w:t>
      </w:r>
      <w:r w:rsidR="009C715C" w:rsidRPr="00FC00F3">
        <w:rPr>
          <w:rFonts w:ascii="Times New Roman" w:eastAsia="Times New Roman" w:hAnsi="Times New Roman" w:cs="Times New Roman"/>
          <w:kern w:val="0"/>
          <w:sz w:val="24"/>
          <w:szCs w:val="24"/>
          <w:lang w:val="en-GB" w:eastAsia="en-GB"/>
          <w14:ligatures w14:val="none"/>
        </w:rPr>
        <w:t xml:space="preserve"> &lt; </w:t>
      </w:r>
      <w:r w:rsidR="0005739B" w:rsidRPr="00FC00F3">
        <w:rPr>
          <w:rFonts w:ascii="Times New Roman" w:eastAsia="Times New Roman" w:hAnsi="Times New Roman" w:cs="Times New Roman"/>
          <w:kern w:val="0"/>
          <w:sz w:val="24"/>
          <w:szCs w:val="24"/>
          <w:lang w:val="en-GB" w:eastAsia="en-GB"/>
          <w14:ligatures w14:val="none"/>
        </w:rPr>
        <w:t>.00</w:t>
      </w:r>
      <w:r w:rsidR="009C715C" w:rsidRPr="00FC00F3">
        <w:rPr>
          <w:rFonts w:ascii="Times New Roman" w:eastAsia="Times New Roman" w:hAnsi="Times New Roman" w:cs="Times New Roman"/>
          <w:kern w:val="0"/>
          <w:sz w:val="24"/>
          <w:szCs w:val="24"/>
          <w:lang w:val="en-GB" w:eastAsia="en-GB"/>
          <w14:ligatures w14:val="none"/>
        </w:rPr>
        <w:t>1</w:t>
      </w:r>
      <w:r w:rsidR="0005739B"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i/>
          <w:iCs/>
          <w:kern w:val="0"/>
          <w:sz w:val="24"/>
          <w:szCs w:val="24"/>
          <w:lang w:val="en-GB" w:eastAsia="en-GB"/>
          <w14:ligatures w14:val="none"/>
        </w:rPr>
        <w:t>d</w:t>
      </w:r>
      <w:r w:rsidR="006E61DD"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w:t>
      </w:r>
      <w:r w:rsidR="006E61D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 xml:space="preserve">.61, medium to large effect size; COS-P: </w:t>
      </w:r>
      <w:r w:rsidR="0005739B" w:rsidRPr="00FC00F3">
        <w:rPr>
          <w:rFonts w:ascii="Times New Roman" w:eastAsia="Times New Roman" w:hAnsi="Times New Roman" w:cs="Times New Roman"/>
          <w:i/>
          <w:iCs/>
          <w:kern w:val="0"/>
          <w:sz w:val="24"/>
          <w:szCs w:val="24"/>
          <w:lang w:val="en-GB" w:eastAsia="en-GB"/>
          <w14:ligatures w14:val="none"/>
        </w:rPr>
        <w:t>p</w:t>
      </w:r>
      <w:r w:rsidR="009C715C" w:rsidRPr="00FC00F3">
        <w:rPr>
          <w:rFonts w:ascii="Times New Roman" w:eastAsia="Times New Roman" w:hAnsi="Times New Roman" w:cs="Times New Roman"/>
          <w:kern w:val="0"/>
          <w:sz w:val="24"/>
          <w:szCs w:val="24"/>
          <w:lang w:val="en-GB" w:eastAsia="en-GB"/>
          <w14:ligatures w14:val="none"/>
        </w:rPr>
        <w:t xml:space="preserve"> &lt; </w:t>
      </w:r>
      <w:r w:rsidR="0005739B" w:rsidRPr="00FC00F3">
        <w:rPr>
          <w:rFonts w:ascii="Times New Roman" w:eastAsia="Times New Roman" w:hAnsi="Times New Roman" w:cs="Times New Roman"/>
          <w:kern w:val="0"/>
          <w:sz w:val="24"/>
          <w:szCs w:val="24"/>
          <w:lang w:val="en-GB" w:eastAsia="en-GB"/>
          <w14:ligatures w14:val="none"/>
        </w:rPr>
        <w:t>.0</w:t>
      </w:r>
      <w:r w:rsidR="009C715C" w:rsidRPr="00FC00F3">
        <w:rPr>
          <w:rFonts w:ascii="Times New Roman" w:eastAsia="Times New Roman" w:hAnsi="Times New Roman" w:cs="Times New Roman"/>
          <w:kern w:val="0"/>
          <w:sz w:val="24"/>
          <w:szCs w:val="24"/>
          <w:lang w:val="en-GB" w:eastAsia="en-GB"/>
          <w14:ligatures w14:val="none"/>
        </w:rPr>
        <w:t>5</w:t>
      </w:r>
      <w:r w:rsidR="0005739B"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i/>
          <w:iCs/>
          <w:kern w:val="0"/>
          <w:sz w:val="24"/>
          <w:szCs w:val="24"/>
          <w:lang w:val="en-GB" w:eastAsia="en-GB"/>
          <w14:ligatures w14:val="none"/>
        </w:rPr>
        <w:t>d</w:t>
      </w:r>
      <w:r w:rsidR="006E61DD"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w:t>
      </w:r>
      <w:r w:rsidR="006E61D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 xml:space="preserve">.56, medium to large effect size) </w:t>
      </w:r>
      <w:r w:rsidR="00FA700E" w:rsidRPr="00FC00F3">
        <w:rPr>
          <w:rFonts w:ascii="Times New Roman" w:eastAsia="Times New Roman" w:hAnsi="Times New Roman" w:cs="Times New Roman"/>
          <w:kern w:val="0"/>
          <w:sz w:val="24"/>
          <w:szCs w:val="24"/>
          <w:lang w:val="en-GB" w:eastAsia="en-GB"/>
          <w14:ligatures w14:val="none"/>
        </w:rPr>
        <w:t xml:space="preserve">and </w:t>
      </w:r>
      <w:r w:rsidR="0005739B" w:rsidRPr="00FC00F3">
        <w:rPr>
          <w:rFonts w:ascii="Times New Roman" w:eastAsia="Times New Roman" w:hAnsi="Times New Roman" w:cs="Times New Roman"/>
          <w:kern w:val="0"/>
          <w:sz w:val="24"/>
          <w:szCs w:val="24"/>
          <w:lang w:val="en-GB" w:eastAsia="en-GB"/>
          <w14:ligatures w14:val="none"/>
        </w:rPr>
        <w:t xml:space="preserve">the PCIT-T group showed a significant decrease </w:t>
      </w:r>
      <w:r w:rsidR="00FA700E" w:rsidRPr="00FC00F3">
        <w:rPr>
          <w:rFonts w:ascii="Times New Roman" w:eastAsia="Times New Roman" w:hAnsi="Times New Roman" w:cs="Times New Roman"/>
          <w:kern w:val="0"/>
          <w:sz w:val="24"/>
          <w:szCs w:val="24"/>
          <w:lang w:val="en-GB" w:eastAsia="en-GB"/>
          <w14:ligatures w14:val="none"/>
        </w:rPr>
        <w:t>from T1 to T3 (</w:t>
      </w:r>
      <w:r w:rsidR="0005739B" w:rsidRPr="00FC00F3">
        <w:rPr>
          <w:rFonts w:ascii="Times New Roman" w:eastAsia="Times New Roman" w:hAnsi="Times New Roman" w:cs="Times New Roman"/>
          <w:i/>
          <w:iCs/>
          <w:kern w:val="0"/>
          <w:sz w:val="24"/>
          <w:szCs w:val="24"/>
          <w:lang w:val="en-GB" w:eastAsia="en-GB"/>
          <w14:ligatures w14:val="none"/>
        </w:rPr>
        <w:t>p</w:t>
      </w:r>
      <w:r w:rsidR="009C715C" w:rsidRPr="00FC00F3">
        <w:rPr>
          <w:rFonts w:ascii="Times New Roman" w:eastAsia="Times New Roman" w:hAnsi="Times New Roman" w:cs="Times New Roman"/>
          <w:kern w:val="0"/>
          <w:sz w:val="24"/>
          <w:szCs w:val="24"/>
          <w:lang w:val="en-GB" w:eastAsia="en-GB"/>
          <w14:ligatures w14:val="none"/>
        </w:rPr>
        <w:t xml:space="preserve"> &lt; </w:t>
      </w:r>
      <w:r w:rsidR="0005739B" w:rsidRPr="00FC00F3">
        <w:rPr>
          <w:rFonts w:ascii="Times New Roman" w:eastAsia="Times New Roman" w:hAnsi="Times New Roman" w:cs="Times New Roman"/>
          <w:kern w:val="0"/>
          <w:sz w:val="24"/>
          <w:szCs w:val="24"/>
          <w:lang w:val="en-GB" w:eastAsia="en-GB"/>
          <w14:ligatures w14:val="none"/>
        </w:rPr>
        <w:t>.0</w:t>
      </w:r>
      <w:r w:rsidR="009C715C" w:rsidRPr="00FC00F3">
        <w:rPr>
          <w:rFonts w:ascii="Times New Roman" w:eastAsia="Times New Roman" w:hAnsi="Times New Roman" w:cs="Times New Roman"/>
          <w:kern w:val="0"/>
          <w:sz w:val="24"/>
          <w:szCs w:val="24"/>
          <w:lang w:val="en-GB" w:eastAsia="en-GB"/>
          <w14:ligatures w14:val="none"/>
        </w:rPr>
        <w:t>5</w:t>
      </w:r>
      <w:r w:rsidR="0005739B" w:rsidRPr="00FC00F3">
        <w:rPr>
          <w:rFonts w:ascii="Times New Roman" w:eastAsia="Times New Roman" w:hAnsi="Times New Roman" w:cs="Times New Roman"/>
          <w:i/>
          <w:iCs/>
          <w:kern w:val="0"/>
          <w:sz w:val="24"/>
          <w:szCs w:val="24"/>
          <w:lang w:val="en-GB" w:eastAsia="en-GB"/>
          <w14:ligatures w14:val="none"/>
        </w:rPr>
        <w:t>, d</w:t>
      </w:r>
      <w:r w:rsidR="006E61DD"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w:t>
      </w:r>
      <w:r w:rsidR="006E61D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.51</w:t>
      </w:r>
      <w:r w:rsidR="0005739B"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medium effect size</w:t>
      </w:r>
      <w:r w:rsidR="00FA700E" w:rsidRPr="00FC00F3">
        <w:rPr>
          <w:rFonts w:ascii="Times New Roman" w:eastAsia="Times New Roman" w:hAnsi="Times New Roman" w:cs="Times New Roman"/>
          <w:kern w:val="0"/>
          <w:sz w:val="24"/>
          <w:szCs w:val="24"/>
          <w:lang w:val="en-GB" w:eastAsia="en-GB"/>
          <w14:ligatures w14:val="none"/>
        </w:rPr>
        <w:t>). The hypotheses that there would be gradient effects in terms of the magnitude of gains from T1 to T2 [PCIT-T &gt; COS-P &gt; WL] and T1 to T3 [PCIT</w:t>
      </w:r>
      <w:r w:rsidR="009C715C" w:rsidRPr="00FC00F3">
        <w:rPr>
          <w:rFonts w:ascii="Times New Roman" w:eastAsia="Times New Roman" w:hAnsi="Times New Roman" w:cs="Times New Roman"/>
          <w:kern w:val="0"/>
          <w:sz w:val="24"/>
          <w:szCs w:val="24"/>
          <w:lang w:val="en-GB" w:eastAsia="en-GB"/>
          <w14:ligatures w14:val="none"/>
        </w:rPr>
        <w:t>-T</w:t>
      </w:r>
      <w:r w:rsidR="00E933D8" w:rsidRPr="00FC00F3">
        <w:rPr>
          <w:rFonts w:ascii="Times New Roman" w:eastAsia="Times New Roman" w:hAnsi="Times New Roman" w:cs="Times New Roman"/>
          <w:kern w:val="0"/>
          <w:sz w:val="24"/>
          <w:szCs w:val="24"/>
          <w:lang w:val="en-GB" w:eastAsia="en-GB"/>
          <w14:ligatures w14:val="none"/>
        </w:rPr>
        <w:t xml:space="preserve"> </w:t>
      </w:r>
      <w:r w:rsidR="00FA700E" w:rsidRPr="00FC00F3">
        <w:rPr>
          <w:rFonts w:ascii="Times New Roman" w:eastAsia="Times New Roman" w:hAnsi="Times New Roman" w:cs="Times New Roman"/>
          <w:kern w:val="0"/>
          <w:sz w:val="24"/>
          <w:szCs w:val="24"/>
          <w:lang w:val="en-GB" w:eastAsia="en-GB"/>
          <w14:ligatures w14:val="none"/>
        </w:rPr>
        <w:t>&gt; COS-P] were not supported</w:t>
      </w:r>
      <w:r w:rsidR="00EA7145" w:rsidRPr="00FC00F3">
        <w:rPr>
          <w:rFonts w:ascii="Times New Roman" w:eastAsia="Times New Roman" w:hAnsi="Times New Roman" w:cs="Times New Roman"/>
          <w:kern w:val="0"/>
          <w:sz w:val="24"/>
          <w:szCs w:val="24"/>
          <w:lang w:val="en-GB" w:eastAsia="en-GB"/>
          <w14:ligatures w14:val="none"/>
        </w:rPr>
        <w:t xml:space="preserve">, </w:t>
      </w:r>
      <w:r w:rsidR="009C715C" w:rsidRPr="00FC00F3">
        <w:rPr>
          <w:rFonts w:ascii="Times New Roman" w:eastAsia="Times New Roman" w:hAnsi="Times New Roman" w:cs="Times New Roman"/>
          <w:kern w:val="0"/>
          <w:sz w:val="24"/>
          <w:szCs w:val="24"/>
          <w:lang w:val="en-GB" w:eastAsia="en-GB"/>
          <w14:ligatures w14:val="none"/>
        </w:rPr>
        <w:t xml:space="preserve">T1 to T2: </w:t>
      </w:r>
      <w:r w:rsidR="009C715C" w:rsidRPr="00FC00F3">
        <w:rPr>
          <w:rFonts w:ascii="Times New Roman" w:eastAsia="Times New Roman" w:hAnsi="Times New Roman" w:cs="Times New Roman"/>
          <w:i/>
          <w:iCs/>
          <w:kern w:val="0"/>
          <w:sz w:val="24"/>
          <w:szCs w:val="24"/>
          <w:lang w:val="en-GB" w:eastAsia="en-GB"/>
          <w14:ligatures w14:val="none"/>
        </w:rPr>
        <w:t>F</w:t>
      </w:r>
      <w:r w:rsidR="009C715C" w:rsidRPr="00FC00F3">
        <w:rPr>
          <w:rFonts w:ascii="Times New Roman" w:eastAsia="Times New Roman" w:hAnsi="Times New Roman" w:cs="Times New Roman"/>
          <w:kern w:val="0"/>
          <w:sz w:val="24"/>
          <w:szCs w:val="24"/>
          <w:lang w:val="en-GB" w:eastAsia="en-GB"/>
          <w14:ligatures w14:val="none"/>
        </w:rPr>
        <w:t xml:space="preserve"> (2, </w:t>
      </w:r>
      <w:r w:rsidR="00E933D8" w:rsidRPr="00FC00F3">
        <w:rPr>
          <w:rFonts w:ascii="Times New Roman" w:eastAsia="Times New Roman" w:hAnsi="Times New Roman" w:cs="Times New Roman"/>
          <w:kern w:val="0"/>
          <w:sz w:val="24"/>
          <w:szCs w:val="24"/>
          <w:lang w:val="en-GB" w:eastAsia="en-GB"/>
          <w14:ligatures w14:val="none"/>
        </w:rPr>
        <w:t>155</w:t>
      </w:r>
      <w:r w:rsidR="009C715C" w:rsidRPr="00FC00F3">
        <w:rPr>
          <w:rFonts w:ascii="Times New Roman" w:eastAsia="Times New Roman" w:hAnsi="Times New Roman" w:cs="Times New Roman"/>
          <w:kern w:val="0"/>
          <w:sz w:val="24"/>
          <w:szCs w:val="24"/>
          <w:lang w:val="en-GB" w:eastAsia="en-GB"/>
          <w14:ligatures w14:val="none"/>
        </w:rPr>
        <w:t xml:space="preserve">) = </w:t>
      </w:r>
      <w:r w:rsidR="00E933D8" w:rsidRPr="00FC00F3">
        <w:rPr>
          <w:rFonts w:ascii="Times New Roman" w:eastAsia="Times New Roman" w:hAnsi="Times New Roman" w:cs="Times New Roman"/>
          <w:kern w:val="0"/>
          <w:sz w:val="24"/>
          <w:szCs w:val="24"/>
          <w:lang w:val="en-GB" w:eastAsia="en-GB"/>
          <w14:ligatures w14:val="none"/>
        </w:rPr>
        <w:t>.056</w:t>
      </w:r>
      <w:r w:rsidR="009C715C" w:rsidRPr="00FC00F3">
        <w:rPr>
          <w:rFonts w:ascii="Times New Roman" w:eastAsia="Times New Roman" w:hAnsi="Times New Roman" w:cs="Times New Roman"/>
          <w:kern w:val="0"/>
          <w:sz w:val="24"/>
          <w:szCs w:val="24"/>
          <w:lang w:val="en-GB" w:eastAsia="en-GB"/>
          <w14:ligatures w14:val="none"/>
        </w:rPr>
        <w:t xml:space="preserve">, </w:t>
      </w:r>
      <w:r w:rsidR="009C715C" w:rsidRPr="00FC00F3">
        <w:rPr>
          <w:rFonts w:ascii="Times New Roman" w:eastAsia="Times New Roman" w:hAnsi="Times New Roman" w:cs="Times New Roman"/>
          <w:i/>
          <w:iCs/>
          <w:kern w:val="0"/>
          <w:sz w:val="24"/>
          <w:szCs w:val="24"/>
          <w:lang w:val="en-GB" w:eastAsia="en-GB"/>
          <w14:ligatures w14:val="none"/>
        </w:rPr>
        <w:t>p</w:t>
      </w:r>
      <w:r w:rsidR="009C715C" w:rsidRPr="00FC00F3">
        <w:rPr>
          <w:rFonts w:ascii="Times New Roman" w:eastAsia="Times New Roman" w:hAnsi="Times New Roman" w:cs="Times New Roman"/>
          <w:kern w:val="0"/>
          <w:sz w:val="24"/>
          <w:szCs w:val="24"/>
          <w:lang w:val="en-GB" w:eastAsia="en-GB"/>
          <w14:ligatures w14:val="none"/>
        </w:rPr>
        <w:t xml:space="preserve"> = .</w:t>
      </w:r>
      <w:r w:rsidR="00E933D8" w:rsidRPr="00FC00F3">
        <w:rPr>
          <w:rFonts w:ascii="Times New Roman" w:eastAsia="Times New Roman" w:hAnsi="Times New Roman" w:cs="Times New Roman"/>
          <w:kern w:val="0"/>
          <w:sz w:val="24"/>
          <w:szCs w:val="24"/>
          <w:lang w:val="en-GB" w:eastAsia="en-GB"/>
          <w14:ligatures w14:val="none"/>
        </w:rPr>
        <w:t>572</w:t>
      </w:r>
      <w:r w:rsidR="009C715C" w:rsidRPr="00FC00F3">
        <w:rPr>
          <w:rFonts w:ascii="Times New Roman" w:eastAsia="Times New Roman" w:hAnsi="Times New Roman" w:cs="Times New Roman"/>
          <w:kern w:val="0"/>
          <w:sz w:val="24"/>
          <w:szCs w:val="24"/>
          <w:lang w:val="en-GB" w:eastAsia="en-GB"/>
          <w14:ligatures w14:val="none"/>
        </w:rPr>
        <w:t xml:space="preserve">; T1 to T3: </w:t>
      </w:r>
      <w:r w:rsidR="009C715C" w:rsidRPr="00FC00F3">
        <w:rPr>
          <w:rFonts w:ascii="Times New Roman" w:eastAsia="Times New Roman" w:hAnsi="Times New Roman" w:cs="Times New Roman"/>
          <w:i/>
          <w:iCs/>
          <w:kern w:val="0"/>
          <w:sz w:val="24"/>
          <w:szCs w:val="24"/>
          <w:lang w:val="en-GB" w:eastAsia="en-GB"/>
          <w14:ligatures w14:val="none"/>
        </w:rPr>
        <w:t>F</w:t>
      </w:r>
      <w:r w:rsidR="009C715C" w:rsidRPr="00FC00F3">
        <w:rPr>
          <w:rFonts w:ascii="Times New Roman" w:eastAsia="Times New Roman" w:hAnsi="Times New Roman" w:cs="Times New Roman"/>
          <w:kern w:val="0"/>
          <w:sz w:val="24"/>
          <w:szCs w:val="24"/>
          <w:lang w:val="en-GB" w:eastAsia="en-GB"/>
          <w14:ligatures w14:val="none"/>
        </w:rPr>
        <w:t xml:space="preserve"> (1,</w:t>
      </w:r>
      <w:r w:rsidR="00EC60D1" w:rsidRPr="00FC00F3">
        <w:rPr>
          <w:rFonts w:ascii="Times New Roman" w:eastAsia="Times New Roman" w:hAnsi="Times New Roman" w:cs="Times New Roman"/>
          <w:kern w:val="0"/>
          <w:sz w:val="24"/>
          <w:szCs w:val="24"/>
          <w:lang w:val="en-GB" w:eastAsia="en-GB"/>
          <w14:ligatures w14:val="none"/>
        </w:rPr>
        <w:t>155</w:t>
      </w:r>
      <w:r w:rsidR="009C715C" w:rsidRPr="00FC00F3">
        <w:rPr>
          <w:rFonts w:ascii="Times New Roman" w:eastAsia="Times New Roman" w:hAnsi="Times New Roman" w:cs="Times New Roman"/>
          <w:kern w:val="0"/>
          <w:sz w:val="24"/>
          <w:szCs w:val="24"/>
          <w:lang w:val="en-GB" w:eastAsia="en-GB"/>
          <w14:ligatures w14:val="none"/>
        </w:rPr>
        <w:t xml:space="preserve">) = </w:t>
      </w:r>
      <w:r w:rsidR="00EC60D1" w:rsidRPr="00FC00F3">
        <w:rPr>
          <w:rFonts w:ascii="Times New Roman" w:eastAsia="Times New Roman" w:hAnsi="Times New Roman" w:cs="Times New Roman"/>
          <w:kern w:val="0"/>
          <w:sz w:val="24"/>
          <w:szCs w:val="24"/>
          <w:lang w:val="en-GB" w:eastAsia="en-GB"/>
          <w14:ligatures w14:val="none"/>
        </w:rPr>
        <w:t>.01</w:t>
      </w:r>
      <w:r w:rsidR="009C715C" w:rsidRPr="00FC00F3">
        <w:rPr>
          <w:rFonts w:ascii="Times New Roman" w:eastAsia="Times New Roman" w:hAnsi="Times New Roman" w:cs="Times New Roman"/>
          <w:kern w:val="0"/>
          <w:sz w:val="24"/>
          <w:szCs w:val="24"/>
          <w:lang w:val="en-GB" w:eastAsia="en-GB"/>
          <w14:ligatures w14:val="none"/>
        </w:rPr>
        <w:t xml:space="preserve">, </w:t>
      </w:r>
      <w:r w:rsidR="009C715C" w:rsidRPr="00FC00F3">
        <w:rPr>
          <w:rFonts w:ascii="Times New Roman" w:eastAsia="Times New Roman" w:hAnsi="Times New Roman" w:cs="Times New Roman"/>
          <w:i/>
          <w:iCs/>
          <w:kern w:val="0"/>
          <w:sz w:val="24"/>
          <w:szCs w:val="24"/>
          <w:lang w:val="en-GB" w:eastAsia="en-GB"/>
          <w14:ligatures w14:val="none"/>
        </w:rPr>
        <w:t>p</w:t>
      </w:r>
      <w:r w:rsidR="009C715C" w:rsidRPr="00FC00F3">
        <w:rPr>
          <w:rFonts w:ascii="Times New Roman" w:eastAsia="Times New Roman" w:hAnsi="Times New Roman" w:cs="Times New Roman"/>
          <w:kern w:val="0"/>
          <w:sz w:val="24"/>
          <w:szCs w:val="24"/>
          <w:lang w:val="en-GB" w:eastAsia="en-GB"/>
          <w14:ligatures w14:val="none"/>
        </w:rPr>
        <w:t xml:space="preserve"> =</w:t>
      </w:r>
      <w:r w:rsidR="00EC60D1" w:rsidRPr="00FC00F3">
        <w:rPr>
          <w:rFonts w:ascii="Times New Roman" w:eastAsia="Times New Roman" w:hAnsi="Times New Roman" w:cs="Times New Roman"/>
          <w:kern w:val="0"/>
          <w:sz w:val="24"/>
          <w:szCs w:val="24"/>
          <w:lang w:val="en-GB" w:eastAsia="en-GB"/>
          <w14:ligatures w14:val="none"/>
        </w:rPr>
        <w:t xml:space="preserve"> .908</w:t>
      </w:r>
      <w:r w:rsidR="009C715C" w:rsidRPr="00FC00F3">
        <w:rPr>
          <w:rFonts w:ascii="Times New Roman" w:eastAsia="Times New Roman" w:hAnsi="Times New Roman" w:cs="Times New Roman"/>
          <w:kern w:val="0"/>
          <w:sz w:val="24"/>
          <w:szCs w:val="24"/>
          <w:lang w:val="en-GB" w:eastAsia="en-GB"/>
          <w14:ligatures w14:val="none"/>
        </w:rPr>
        <w:t>.</w:t>
      </w:r>
    </w:p>
    <w:p w14:paraId="0580A02A" w14:textId="59F7C5FC" w:rsidR="00B362A1" w:rsidRPr="00FC00F3" w:rsidRDefault="00FA700E"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w:t>
      </w:r>
      <w:r w:rsidR="005B7BB5" w:rsidRPr="00FC00F3">
        <w:rPr>
          <w:rFonts w:ascii="Times New Roman" w:eastAsia="Times New Roman" w:hAnsi="Times New Roman" w:cs="Times New Roman"/>
          <w:kern w:val="0"/>
          <w:sz w:val="24"/>
          <w:szCs w:val="24"/>
          <w:lang w:val="en-GB" w:eastAsia="en-GB"/>
          <w14:ligatures w14:val="none"/>
        </w:rPr>
        <w:t>internalizing</w:t>
      </w:r>
      <w:r w:rsidRPr="00FC00F3">
        <w:rPr>
          <w:rFonts w:ascii="Times New Roman" w:eastAsia="Times New Roman" w:hAnsi="Times New Roman" w:cs="Times New Roman"/>
          <w:kern w:val="0"/>
          <w:sz w:val="24"/>
          <w:szCs w:val="24"/>
          <w:lang w:val="en-GB" w:eastAsia="en-GB"/>
          <w14:ligatures w14:val="none"/>
        </w:rPr>
        <w:t xml:space="preserve">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 xml:space="preserve">assessed using the CBCL </w:t>
      </w:r>
      <w:r w:rsidR="005B7BB5" w:rsidRPr="00FC00F3">
        <w:rPr>
          <w:rFonts w:ascii="Times New Roman" w:eastAsia="Times New Roman" w:hAnsi="Times New Roman" w:cs="Times New Roman"/>
          <w:kern w:val="0"/>
          <w:sz w:val="24"/>
          <w:szCs w:val="24"/>
          <w:lang w:val="en-GB" w:eastAsia="en-GB"/>
          <w14:ligatures w14:val="none"/>
        </w:rPr>
        <w:t>internalizing</w:t>
      </w:r>
      <w:r w:rsidR="0005739B" w:rsidRPr="00FC00F3">
        <w:rPr>
          <w:rFonts w:ascii="Times New Roman" w:eastAsia="Times New Roman" w:hAnsi="Times New Roman" w:cs="Times New Roman"/>
          <w:kern w:val="0"/>
          <w:sz w:val="24"/>
          <w:szCs w:val="24"/>
          <w:lang w:val="en-GB" w:eastAsia="en-GB"/>
          <w14:ligatures w14:val="none"/>
        </w:rPr>
        <w:t xml:space="preserve"> scale</w:t>
      </w:r>
      <w:r w:rsidR="005C4137"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 xml:space="preserve"> </w:t>
      </w:r>
      <w:r w:rsidR="00B362A1" w:rsidRPr="00FC00F3">
        <w:rPr>
          <w:rFonts w:ascii="Times New Roman" w:eastAsia="Times New Roman" w:hAnsi="Times New Roman" w:cs="Times New Roman"/>
          <w:kern w:val="0"/>
          <w:sz w:val="24"/>
          <w:szCs w:val="24"/>
          <w:lang w:val="en-GB" w:eastAsia="en-GB"/>
          <w14:ligatures w14:val="none"/>
        </w:rPr>
        <w:t>there was a significant effect for time (</w:t>
      </w:r>
      <w:r w:rsidR="00B362A1" w:rsidRPr="00FC00F3">
        <w:rPr>
          <w:rFonts w:ascii="Times New Roman" w:eastAsia="Times New Roman" w:hAnsi="Times New Roman" w:cs="Times New Roman"/>
          <w:i/>
          <w:iCs/>
          <w:kern w:val="0"/>
          <w:sz w:val="24"/>
          <w:szCs w:val="24"/>
          <w:lang w:val="en-GB" w:eastAsia="en-GB"/>
          <w14:ligatures w14:val="none"/>
        </w:rPr>
        <w:t xml:space="preserve">p </w:t>
      </w:r>
      <w:r w:rsidR="009F771D" w:rsidRPr="00FC00F3">
        <w:rPr>
          <w:rFonts w:ascii="Times New Roman" w:eastAsia="Times New Roman" w:hAnsi="Times New Roman" w:cs="Times New Roman"/>
          <w:kern w:val="0"/>
          <w:sz w:val="24"/>
          <w:szCs w:val="24"/>
          <w:lang w:val="en-GB" w:eastAsia="en-GB"/>
          <w14:ligatures w14:val="none"/>
        </w:rPr>
        <w:t>&lt;</w:t>
      </w:r>
      <w:r w:rsidR="00B362A1" w:rsidRPr="00FC00F3">
        <w:rPr>
          <w:rFonts w:ascii="Times New Roman" w:eastAsia="Times New Roman" w:hAnsi="Times New Roman" w:cs="Times New Roman"/>
          <w:kern w:val="0"/>
          <w:sz w:val="24"/>
          <w:szCs w:val="24"/>
          <w:lang w:val="en-GB" w:eastAsia="en-GB"/>
          <w14:ligatures w14:val="none"/>
        </w:rPr>
        <w:t xml:space="preserve"> .00</w:t>
      </w:r>
      <w:r w:rsidR="009F771D" w:rsidRPr="00FC00F3">
        <w:rPr>
          <w:rFonts w:ascii="Times New Roman" w:eastAsia="Times New Roman" w:hAnsi="Times New Roman" w:cs="Times New Roman"/>
          <w:kern w:val="0"/>
          <w:sz w:val="24"/>
          <w:szCs w:val="24"/>
          <w:lang w:val="en-GB" w:eastAsia="en-GB"/>
          <w14:ligatures w14:val="none"/>
        </w:rPr>
        <w:t>1</w:t>
      </w:r>
      <w:r w:rsidR="00B362A1" w:rsidRPr="00FC00F3">
        <w:rPr>
          <w:rFonts w:ascii="Times New Roman" w:eastAsia="Times New Roman" w:hAnsi="Times New Roman" w:cs="Times New Roman"/>
          <w:kern w:val="0"/>
          <w:sz w:val="24"/>
          <w:szCs w:val="24"/>
          <w:lang w:val="en-GB" w:eastAsia="en-GB"/>
          <w14:ligatures w14:val="none"/>
        </w:rPr>
        <w:t>), but no significant differences for group (</w:t>
      </w:r>
      <w:r w:rsidR="00B362A1" w:rsidRPr="00FC00F3">
        <w:rPr>
          <w:rFonts w:ascii="Times New Roman" w:eastAsia="Times New Roman" w:hAnsi="Times New Roman" w:cs="Times New Roman"/>
          <w:i/>
          <w:iCs/>
          <w:kern w:val="0"/>
          <w:sz w:val="24"/>
          <w:szCs w:val="24"/>
          <w:lang w:val="en-GB" w:eastAsia="en-GB"/>
          <w14:ligatures w14:val="none"/>
        </w:rPr>
        <w:t>p</w:t>
      </w:r>
      <w:r w:rsidR="00B362A1" w:rsidRPr="00FC00F3">
        <w:rPr>
          <w:rFonts w:ascii="Times New Roman" w:eastAsia="Times New Roman" w:hAnsi="Times New Roman" w:cs="Times New Roman"/>
          <w:kern w:val="0"/>
          <w:sz w:val="24"/>
          <w:szCs w:val="24"/>
          <w:lang w:val="en-GB" w:eastAsia="en-GB"/>
          <w14:ligatures w14:val="none"/>
        </w:rPr>
        <w:t xml:space="preserve"> = 0.248) or time x group (</w:t>
      </w:r>
      <w:r w:rsidR="00B362A1" w:rsidRPr="00FC00F3">
        <w:rPr>
          <w:rFonts w:ascii="Times New Roman" w:eastAsia="Times New Roman" w:hAnsi="Times New Roman" w:cs="Times New Roman"/>
          <w:i/>
          <w:iCs/>
          <w:kern w:val="0"/>
          <w:sz w:val="24"/>
          <w:szCs w:val="24"/>
          <w:lang w:val="en-GB" w:eastAsia="en-GB"/>
          <w14:ligatures w14:val="none"/>
        </w:rPr>
        <w:t>p</w:t>
      </w:r>
      <w:r w:rsidR="00B362A1" w:rsidRPr="00FC00F3">
        <w:rPr>
          <w:rFonts w:ascii="Times New Roman" w:eastAsia="Times New Roman" w:hAnsi="Times New Roman" w:cs="Times New Roman"/>
          <w:kern w:val="0"/>
          <w:sz w:val="24"/>
          <w:szCs w:val="24"/>
          <w:lang w:val="en-GB" w:eastAsia="en-GB"/>
          <w14:ligatures w14:val="none"/>
        </w:rPr>
        <w:t xml:space="preserve"> = .334). </w:t>
      </w:r>
      <w:r w:rsidR="00631383" w:rsidRPr="00FC00F3">
        <w:rPr>
          <w:rFonts w:ascii="Times New Roman" w:eastAsia="Times New Roman" w:hAnsi="Times New Roman" w:cs="Times New Roman"/>
          <w:kern w:val="0"/>
          <w:sz w:val="24"/>
          <w:szCs w:val="24"/>
          <w:lang w:val="en-GB" w:eastAsia="en-GB"/>
          <w14:ligatures w14:val="none"/>
        </w:rPr>
        <w:t>Planned comparisons</w:t>
      </w:r>
      <w:r w:rsidR="00B362A1" w:rsidRPr="00FC00F3">
        <w:rPr>
          <w:rFonts w:ascii="Times New Roman" w:eastAsia="Times New Roman" w:hAnsi="Times New Roman" w:cs="Times New Roman"/>
          <w:kern w:val="0"/>
          <w:sz w:val="24"/>
          <w:szCs w:val="24"/>
          <w:lang w:val="en-GB" w:eastAsia="en-GB"/>
          <w14:ligatures w14:val="none"/>
        </w:rPr>
        <w:t xml:space="preserve"> revealed </w:t>
      </w:r>
      <w:r w:rsidR="0005739B" w:rsidRPr="00FC00F3">
        <w:rPr>
          <w:rFonts w:ascii="Times New Roman" w:eastAsia="Times New Roman" w:hAnsi="Times New Roman" w:cs="Times New Roman"/>
          <w:kern w:val="0"/>
          <w:sz w:val="24"/>
          <w:szCs w:val="24"/>
          <w:lang w:val="en-GB" w:eastAsia="en-GB"/>
          <w14:ligatures w14:val="none"/>
        </w:rPr>
        <w:t>no</w:t>
      </w:r>
      <w:r w:rsidR="00B362A1" w:rsidRPr="00FC00F3">
        <w:rPr>
          <w:rFonts w:ascii="Times New Roman" w:eastAsia="Times New Roman" w:hAnsi="Times New Roman" w:cs="Times New Roman"/>
          <w:kern w:val="0"/>
          <w:sz w:val="24"/>
          <w:szCs w:val="24"/>
          <w:lang w:val="en-GB" w:eastAsia="en-GB"/>
          <w14:ligatures w14:val="none"/>
        </w:rPr>
        <w:t xml:space="preserve"> significant between group differences at any time point</w:t>
      </w:r>
      <w:r w:rsidR="0005739B" w:rsidRPr="00FC00F3">
        <w:rPr>
          <w:rFonts w:ascii="Times New Roman" w:eastAsia="Times New Roman" w:hAnsi="Times New Roman" w:cs="Times New Roman"/>
          <w:kern w:val="0"/>
          <w:sz w:val="24"/>
          <w:szCs w:val="24"/>
          <w:lang w:val="en-GB" w:eastAsia="en-GB"/>
          <w14:ligatures w14:val="none"/>
        </w:rPr>
        <w:t xml:space="preserve">. The PCIT-T group showed a significant reduction in </w:t>
      </w:r>
      <w:r w:rsidR="005B7BB5" w:rsidRPr="00FC00F3">
        <w:rPr>
          <w:rFonts w:ascii="Times New Roman" w:eastAsia="Times New Roman" w:hAnsi="Times New Roman" w:cs="Times New Roman"/>
          <w:kern w:val="0"/>
          <w:sz w:val="24"/>
          <w:szCs w:val="24"/>
          <w:lang w:val="en-GB" w:eastAsia="en-GB"/>
          <w14:ligatures w14:val="none"/>
        </w:rPr>
        <w:lastRenderedPageBreak/>
        <w:t>internalizing</w:t>
      </w:r>
      <w:r w:rsidR="0005739B" w:rsidRPr="00FC00F3">
        <w:rPr>
          <w:rFonts w:ascii="Times New Roman" w:eastAsia="Times New Roman" w:hAnsi="Times New Roman" w:cs="Times New Roman"/>
          <w:kern w:val="0"/>
          <w:sz w:val="24"/>
          <w:szCs w:val="24"/>
          <w:lang w:val="en-GB" w:eastAsia="en-GB"/>
          <w14:ligatures w14:val="none"/>
        </w:rPr>
        <w:t xml:space="preserve"> symptoms from T1 to T2 (</w:t>
      </w:r>
      <w:r w:rsidR="0005739B" w:rsidRPr="00FC00F3">
        <w:rPr>
          <w:rFonts w:ascii="Times New Roman" w:eastAsia="Times New Roman" w:hAnsi="Times New Roman" w:cs="Times New Roman"/>
          <w:i/>
          <w:iCs/>
          <w:kern w:val="0"/>
          <w:sz w:val="24"/>
          <w:szCs w:val="24"/>
          <w:lang w:val="en-GB" w:eastAsia="en-GB"/>
          <w14:ligatures w14:val="none"/>
        </w:rPr>
        <w:t>p</w:t>
      </w:r>
      <w:r w:rsidR="006E61DD"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w:t>
      </w:r>
      <w:r w:rsidR="006E61DD"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.00</w:t>
      </w:r>
      <w:r w:rsidR="002E047C" w:rsidRPr="00FC00F3">
        <w:rPr>
          <w:rFonts w:ascii="Times New Roman" w:eastAsia="Times New Roman" w:hAnsi="Times New Roman" w:cs="Times New Roman"/>
          <w:kern w:val="0"/>
          <w:sz w:val="24"/>
          <w:szCs w:val="24"/>
          <w:lang w:val="en-GB" w:eastAsia="en-GB"/>
          <w14:ligatures w14:val="none"/>
        </w:rPr>
        <w:t>2</w:t>
      </w:r>
      <w:r w:rsidR="0005739B"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i/>
          <w:iCs/>
          <w:kern w:val="0"/>
          <w:sz w:val="24"/>
          <w:szCs w:val="24"/>
          <w:lang w:val="en-GB" w:eastAsia="en-GB"/>
          <w14:ligatures w14:val="none"/>
        </w:rPr>
        <w:t>d</w:t>
      </w:r>
      <w:r w:rsidR="006E61DD" w:rsidRPr="00FC00F3">
        <w:rPr>
          <w:rFonts w:ascii="Times New Roman" w:eastAsia="Times New Roman" w:hAnsi="Times New Roman" w:cs="Times New Roman"/>
          <w:i/>
          <w:iCs/>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w:t>
      </w:r>
      <w:r w:rsidR="006E61D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0005739B" w:rsidRPr="00FC00F3">
        <w:rPr>
          <w:rFonts w:ascii="Times New Roman" w:eastAsia="Times New Roman" w:hAnsi="Times New Roman" w:cs="Times New Roman"/>
          <w:kern w:val="0"/>
          <w:sz w:val="24"/>
          <w:szCs w:val="24"/>
          <w:lang w:val="en-GB" w:eastAsia="en-GB"/>
          <w14:ligatures w14:val="none"/>
        </w:rPr>
        <w:t>.4</w:t>
      </w:r>
      <w:r w:rsidR="002E047C" w:rsidRPr="00FC00F3">
        <w:rPr>
          <w:rFonts w:ascii="Times New Roman" w:eastAsia="Times New Roman" w:hAnsi="Times New Roman" w:cs="Times New Roman"/>
          <w:kern w:val="0"/>
          <w:sz w:val="24"/>
          <w:szCs w:val="24"/>
          <w:lang w:val="en-GB" w:eastAsia="en-GB"/>
          <w14:ligatures w14:val="none"/>
        </w:rPr>
        <w:t>8</w:t>
      </w:r>
      <w:r w:rsidR="0005739B" w:rsidRPr="00FC00F3">
        <w:rPr>
          <w:rFonts w:ascii="Times New Roman" w:eastAsia="Times New Roman" w:hAnsi="Times New Roman" w:cs="Times New Roman"/>
          <w:kern w:val="0"/>
          <w:sz w:val="24"/>
          <w:szCs w:val="24"/>
          <w:lang w:val="en-GB" w:eastAsia="en-GB"/>
          <w14:ligatures w14:val="none"/>
        </w:rPr>
        <w:t>, medium effect size) but there were</w:t>
      </w:r>
      <w:r w:rsidR="00B362A1" w:rsidRPr="00FC00F3">
        <w:rPr>
          <w:rFonts w:ascii="Times New Roman" w:eastAsia="Times New Roman" w:hAnsi="Times New Roman" w:cs="Times New Roman"/>
          <w:kern w:val="0"/>
          <w:sz w:val="24"/>
          <w:szCs w:val="24"/>
          <w:lang w:val="en-GB" w:eastAsia="en-GB"/>
          <w14:ligatures w14:val="none"/>
        </w:rPr>
        <w:t xml:space="preserve"> no </w:t>
      </w:r>
      <w:r w:rsidR="0005739B" w:rsidRPr="00FC00F3">
        <w:rPr>
          <w:rFonts w:ascii="Times New Roman" w:eastAsia="Times New Roman" w:hAnsi="Times New Roman" w:cs="Times New Roman"/>
          <w:kern w:val="0"/>
          <w:sz w:val="24"/>
          <w:szCs w:val="24"/>
          <w:lang w:val="en-GB" w:eastAsia="en-GB"/>
          <w14:ligatures w14:val="none"/>
        </w:rPr>
        <w:t xml:space="preserve">other significant </w:t>
      </w:r>
      <w:r w:rsidR="00B362A1" w:rsidRPr="00FC00F3">
        <w:rPr>
          <w:rFonts w:ascii="Times New Roman" w:eastAsia="Times New Roman" w:hAnsi="Times New Roman" w:cs="Times New Roman"/>
          <w:kern w:val="0"/>
          <w:sz w:val="24"/>
          <w:szCs w:val="24"/>
          <w:lang w:val="en-GB" w:eastAsia="en-GB"/>
          <w14:ligatures w14:val="none"/>
        </w:rPr>
        <w:t>within-group decreases. The hypotheses that there would be gradient effects in terms of the magnitude of gains from T1 to T2 [PCIT-T &gt; COS-P &gt; WL] and T1 to T3 [PCIT</w:t>
      </w:r>
      <w:r w:rsidR="00E933D8" w:rsidRPr="00FC00F3">
        <w:rPr>
          <w:rFonts w:ascii="Times New Roman" w:eastAsia="Times New Roman" w:hAnsi="Times New Roman" w:cs="Times New Roman"/>
          <w:kern w:val="0"/>
          <w:sz w:val="24"/>
          <w:szCs w:val="24"/>
          <w:lang w:val="en-GB" w:eastAsia="en-GB"/>
          <w14:ligatures w14:val="none"/>
        </w:rPr>
        <w:t>-T</w:t>
      </w:r>
      <w:r w:rsidR="001C7107" w:rsidRPr="00FC00F3">
        <w:rPr>
          <w:rFonts w:ascii="Times New Roman" w:eastAsia="Times New Roman" w:hAnsi="Times New Roman" w:cs="Times New Roman"/>
          <w:kern w:val="0"/>
          <w:sz w:val="24"/>
          <w:szCs w:val="24"/>
          <w:lang w:val="en-GB" w:eastAsia="en-GB"/>
          <w14:ligatures w14:val="none"/>
        </w:rPr>
        <w:t xml:space="preserve"> </w:t>
      </w:r>
      <w:r w:rsidR="00B362A1" w:rsidRPr="00FC00F3">
        <w:rPr>
          <w:rFonts w:ascii="Times New Roman" w:eastAsia="Times New Roman" w:hAnsi="Times New Roman" w:cs="Times New Roman"/>
          <w:kern w:val="0"/>
          <w:sz w:val="24"/>
          <w:szCs w:val="24"/>
          <w:lang w:val="en-GB" w:eastAsia="en-GB"/>
          <w14:ligatures w14:val="none"/>
        </w:rPr>
        <w:t>&gt; COS-</w:t>
      </w:r>
      <w:r w:rsidR="00E933D8" w:rsidRPr="00FC00F3">
        <w:rPr>
          <w:rFonts w:ascii="Times New Roman" w:eastAsia="Times New Roman" w:hAnsi="Times New Roman" w:cs="Times New Roman"/>
          <w:kern w:val="0"/>
          <w:sz w:val="24"/>
          <w:szCs w:val="24"/>
          <w:lang w:val="en-GB" w:eastAsia="en-GB"/>
          <w14:ligatures w14:val="none"/>
        </w:rPr>
        <w:t>P</w:t>
      </w:r>
      <w:r w:rsidR="00B362A1" w:rsidRPr="00FC00F3">
        <w:rPr>
          <w:rFonts w:ascii="Times New Roman" w:eastAsia="Times New Roman" w:hAnsi="Times New Roman" w:cs="Times New Roman"/>
          <w:kern w:val="0"/>
          <w:sz w:val="24"/>
          <w:szCs w:val="24"/>
          <w:lang w:val="en-GB" w:eastAsia="en-GB"/>
          <w14:ligatures w14:val="none"/>
        </w:rPr>
        <w:t>] were not supported</w:t>
      </w:r>
      <w:r w:rsidR="001C7107"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kern w:val="0"/>
          <w:sz w:val="24"/>
          <w:szCs w:val="24"/>
          <w:lang w:val="en-GB" w:eastAsia="en-GB"/>
          <w14:ligatures w14:val="none"/>
        </w:rPr>
        <w:t xml:space="preserve">T1 to T2: </w:t>
      </w:r>
      <w:r w:rsidR="00E933D8" w:rsidRPr="00FC00F3">
        <w:rPr>
          <w:rFonts w:ascii="Times New Roman" w:eastAsia="Times New Roman" w:hAnsi="Times New Roman" w:cs="Times New Roman"/>
          <w:i/>
          <w:iCs/>
          <w:kern w:val="0"/>
          <w:sz w:val="24"/>
          <w:szCs w:val="24"/>
          <w:lang w:val="en-GB" w:eastAsia="en-GB"/>
          <w14:ligatures w14:val="none"/>
        </w:rPr>
        <w:t>F</w:t>
      </w:r>
      <w:r w:rsidR="00E933D8" w:rsidRPr="00FC00F3">
        <w:rPr>
          <w:rFonts w:ascii="Times New Roman" w:eastAsia="Times New Roman" w:hAnsi="Times New Roman" w:cs="Times New Roman"/>
          <w:kern w:val="0"/>
          <w:sz w:val="24"/>
          <w:szCs w:val="24"/>
          <w:lang w:val="en-GB" w:eastAsia="en-GB"/>
          <w14:ligatures w14:val="none"/>
        </w:rPr>
        <w:t xml:space="preserve"> (2, 155) = .41, </w:t>
      </w:r>
      <w:r w:rsidR="00E933D8" w:rsidRPr="00FC00F3">
        <w:rPr>
          <w:rFonts w:ascii="Times New Roman" w:eastAsia="Times New Roman" w:hAnsi="Times New Roman" w:cs="Times New Roman"/>
          <w:i/>
          <w:iCs/>
          <w:kern w:val="0"/>
          <w:sz w:val="24"/>
          <w:szCs w:val="24"/>
          <w:lang w:val="en-GB" w:eastAsia="en-GB"/>
          <w14:ligatures w14:val="none"/>
        </w:rPr>
        <w:t>p</w:t>
      </w:r>
      <w:r w:rsidR="00E933D8" w:rsidRPr="00FC00F3">
        <w:rPr>
          <w:rFonts w:ascii="Times New Roman" w:eastAsia="Times New Roman" w:hAnsi="Times New Roman" w:cs="Times New Roman"/>
          <w:kern w:val="0"/>
          <w:sz w:val="24"/>
          <w:szCs w:val="24"/>
          <w:lang w:val="en-GB" w:eastAsia="en-GB"/>
          <w14:ligatures w14:val="none"/>
        </w:rPr>
        <w:t xml:space="preserve"> = .664; T1 to T3: </w:t>
      </w:r>
      <w:r w:rsidR="00E933D8" w:rsidRPr="00FC00F3">
        <w:rPr>
          <w:rFonts w:ascii="Times New Roman" w:eastAsia="Times New Roman" w:hAnsi="Times New Roman" w:cs="Times New Roman"/>
          <w:i/>
          <w:iCs/>
          <w:kern w:val="0"/>
          <w:sz w:val="24"/>
          <w:szCs w:val="24"/>
          <w:lang w:val="en-GB" w:eastAsia="en-GB"/>
          <w14:ligatures w14:val="none"/>
        </w:rPr>
        <w:t>F</w:t>
      </w:r>
      <w:r w:rsidR="00E933D8" w:rsidRPr="00FC00F3">
        <w:rPr>
          <w:rFonts w:ascii="Times New Roman" w:eastAsia="Times New Roman" w:hAnsi="Times New Roman" w:cs="Times New Roman"/>
          <w:kern w:val="0"/>
          <w:sz w:val="24"/>
          <w:szCs w:val="24"/>
          <w:lang w:val="en-GB" w:eastAsia="en-GB"/>
          <w14:ligatures w14:val="none"/>
        </w:rPr>
        <w:t xml:space="preserve"> (1,</w:t>
      </w:r>
      <w:r w:rsidR="00EC60D1" w:rsidRPr="00FC00F3">
        <w:rPr>
          <w:rFonts w:ascii="Times New Roman" w:eastAsia="Times New Roman" w:hAnsi="Times New Roman" w:cs="Times New Roman"/>
          <w:kern w:val="0"/>
          <w:sz w:val="24"/>
          <w:szCs w:val="24"/>
          <w:lang w:val="en-GB" w:eastAsia="en-GB"/>
          <w14:ligatures w14:val="none"/>
        </w:rPr>
        <w:t xml:space="preserve"> 155</w:t>
      </w:r>
      <w:r w:rsidR="00E933D8" w:rsidRPr="00FC00F3">
        <w:rPr>
          <w:rFonts w:ascii="Times New Roman" w:eastAsia="Times New Roman" w:hAnsi="Times New Roman" w:cs="Times New Roman"/>
          <w:kern w:val="0"/>
          <w:sz w:val="24"/>
          <w:szCs w:val="24"/>
          <w:lang w:val="en-GB" w:eastAsia="en-GB"/>
          <w14:ligatures w14:val="none"/>
        </w:rPr>
        <w:t xml:space="preserve">) = </w:t>
      </w:r>
      <w:r w:rsidR="00EC60D1" w:rsidRPr="00FC00F3">
        <w:rPr>
          <w:rFonts w:ascii="Times New Roman" w:eastAsia="Times New Roman" w:hAnsi="Times New Roman" w:cs="Times New Roman"/>
          <w:kern w:val="0"/>
          <w:sz w:val="24"/>
          <w:szCs w:val="24"/>
          <w:lang w:val="en-GB" w:eastAsia="en-GB"/>
          <w14:ligatures w14:val="none"/>
        </w:rPr>
        <w:t>.25</w:t>
      </w:r>
      <w:r w:rsidR="00E933D8"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i/>
          <w:iCs/>
          <w:kern w:val="0"/>
          <w:sz w:val="24"/>
          <w:szCs w:val="24"/>
          <w:lang w:val="en-GB" w:eastAsia="en-GB"/>
          <w14:ligatures w14:val="none"/>
        </w:rPr>
        <w:t>p</w:t>
      </w:r>
      <w:r w:rsidR="00E933D8" w:rsidRPr="00FC00F3">
        <w:rPr>
          <w:rFonts w:ascii="Times New Roman" w:eastAsia="Times New Roman" w:hAnsi="Times New Roman" w:cs="Times New Roman"/>
          <w:kern w:val="0"/>
          <w:sz w:val="24"/>
          <w:szCs w:val="24"/>
          <w:lang w:val="en-GB" w:eastAsia="en-GB"/>
          <w14:ligatures w14:val="none"/>
        </w:rPr>
        <w:t xml:space="preserve"> =</w:t>
      </w:r>
      <w:r w:rsidR="00EC60D1" w:rsidRPr="00FC00F3">
        <w:rPr>
          <w:rFonts w:ascii="Times New Roman" w:eastAsia="Times New Roman" w:hAnsi="Times New Roman" w:cs="Times New Roman"/>
          <w:kern w:val="0"/>
          <w:sz w:val="24"/>
          <w:szCs w:val="24"/>
          <w:lang w:val="en-GB" w:eastAsia="en-GB"/>
          <w14:ligatures w14:val="none"/>
        </w:rPr>
        <w:t xml:space="preserve"> .617</w:t>
      </w:r>
      <w:r w:rsidR="00E933D8" w:rsidRPr="00FC00F3">
        <w:rPr>
          <w:rFonts w:ascii="Times New Roman" w:eastAsia="Times New Roman" w:hAnsi="Times New Roman" w:cs="Times New Roman"/>
          <w:kern w:val="0"/>
          <w:sz w:val="24"/>
          <w:szCs w:val="24"/>
          <w:lang w:val="en-GB" w:eastAsia="en-GB"/>
          <w14:ligatures w14:val="none"/>
        </w:rPr>
        <w:t>.</w:t>
      </w:r>
      <w:r w:rsidR="00B362A1" w:rsidRPr="00FC00F3">
        <w:rPr>
          <w:rFonts w:ascii="Times New Roman" w:eastAsia="Times New Roman" w:hAnsi="Times New Roman" w:cs="Times New Roman"/>
          <w:kern w:val="0"/>
          <w:sz w:val="24"/>
          <w:szCs w:val="24"/>
          <w:lang w:val="en-GB" w:eastAsia="en-GB"/>
          <w14:ligatures w14:val="none"/>
        </w:rPr>
        <w:t xml:space="preserve"> </w:t>
      </w:r>
    </w:p>
    <w:p w14:paraId="35C18228" w14:textId="2E1D7A0C" w:rsidR="00B362A1" w:rsidRPr="00FC00F3" w:rsidRDefault="00B362A1" w:rsidP="00B362A1">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general problem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w:t>
      </w:r>
      <w:r w:rsidR="0005739B" w:rsidRPr="00FC00F3">
        <w:rPr>
          <w:rFonts w:ascii="Times New Roman" w:eastAsia="Times New Roman" w:hAnsi="Times New Roman" w:cs="Times New Roman"/>
          <w:kern w:val="0"/>
          <w:sz w:val="24"/>
          <w:szCs w:val="24"/>
          <w:lang w:val="en-GB" w:eastAsia="en-GB"/>
          <w14:ligatures w14:val="none"/>
        </w:rPr>
        <w:t xml:space="preserve">assessed using the BITSEA-Problem scale, </w:t>
      </w:r>
      <w:r w:rsidRPr="00FC00F3">
        <w:rPr>
          <w:rFonts w:ascii="Times New Roman" w:eastAsia="Times New Roman" w:hAnsi="Times New Roman" w:cs="Times New Roman"/>
          <w:kern w:val="0"/>
          <w:sz w:val="24"/>
          <w:szCs w:val="24"/>
          <w:lang w:val="en-GB" w:eastAsia="en-GB"/>
          <w14:ligatures w14:val="none"/>
        </w:rPr>
        <w:t>there was a significant effect for time (</w:t>
      </w:r>
      <w:r w:rsidRPr="00FC00F3">
        <w:rPr>
          <w:rFonts w:ascii="Times New Roman" w:eastAsia="Times New Roman" w:hAnsi="Times New Roman" w:cs="Times New Roman"/>
          <w:i/>
          <w:iCs/>
          <w:kern w:val="0"/>
          <w:sz w:val="24"/>
          <w:szCs w:val="24"/>
          <w:lang w:val="en-GB" w:eastAsia="en-GB"/>
          <w14:ligatures w14:val="none"/>
        </w:rPr>
        <w:t xml:space="preserve">p </w:t>
      </w:r>
      <w:r w:rsidR="008E2F72" w:rsidRPr="00FC00F3">
        <w:rPr>
          <w:rFonts w:ascii="Times New Roman" w:eastAsia="Times New Roman" w:hAnsi="Times New Roman" w:cs="Times New Roman"/>
          <w:kern w:val="0"/>
          <w:sz w:val="24"/>
          <w:szCs w:val="24"/>
          <w:lang w:val="en-GB" w:eastAsia="en-GB"/>
          <w14:ligatures w14:val="none"/>
        </w:rPr>
        <w:t>&lt;</w:t>
      </w:r>
      <w:r w:rsidRPr="00FC00F3">
        <w:rPr>
          <w:rFonts w:ascii="Times New Roman" w:eastAsia="Times New Roman" w:hAnsi="Times New Roman" w:cs="Times New Roman"/>
          <w:kern w:val="0"/>
          <w:sz w:val="24"/>
          <w:szCs w:val="24"/>
          <w:lang w:val="en-GB" w:eastAsia="en-GB"/>
          <w14:ligatures w14:val="none"/>
        </w:rPr>
        <w:t xml:space="preserve"> .00</w:t>
      </w:r>
      <w:r w:rsidR="00276157" w:rsidRPr="00FC00F3">
        <w:rPr>
          <w:rFonts w:ascii="Times New Roman" w:eastAsia="Times New Roman" w:hAnsi="Times New Roman" w:cs="Times New Roman"/>
          <w:kern w:val="0"/>
          <w:sz w:val="24"/>
          <w:szCs w:val="24"/>
          <w:lang w:val="en-GB" w:eastAsia="en-GB"/>
          <w14:ligatures w14:val="none"/>
        </w:rPr>
        <w:t>5</w:t>
      </w:r>
      <w:r w:rsidRPr="00FC00F3">
        <w:rPr>
          <w:rFonts w:ascii="Times New Roman" w:eastAsia="Times New Roman" w:hAnsi="Times New Roman" w:cs="Times New Roman"/>
          <w:kern w:val="0"/>
          <w:sz w:val="24"/>
          <w:szCs w:val="24"/>
          <w:lang w:val="en-GB" w:eastAsia="en-GB"/>
          <w14:ligatures w14:val="none"/>
        </w:rPr>
        <w:t>), time x group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 .036) but no significant </w:t>
      </w:r>
      <w:r w:rsidR="0005739B" w:rsidRPr="00FC00F3">
        <w:rPr>
          <w:rFonts w:ascii="Times New Roman" w:eastAsia="Times New Roman" w:hAnsi="Times New Roman" w:cs="Times New Roman"/>
          <w:kern w:val="0"/>
          <w:sz w:val="24"/>
          <w:szCs w:val="24"/>
          <w:lang w:val="en-GB" w:eastAsia="en-GB"/>
          <w14:ligatures w14:val="none"/>
        </w:rPr>
        <w:t xml:space="preserve">effects </w:t>
      </w:r>
      <w:r w:rsidRPr="00FC00F3">
        <w:rPr>
          <w:rFonts w:ascii="Times New Roman" w:eastAsia="Times New Roman" w:hAnsi="Times New Roman" w:cs="Times New Roman"/>
          <w:kern w:val="0"/>
          <w:sz w:val="24"/>
          <w:szCs w:val="24"/>
          <w:lang w:val="en-GB" w:eastAsia="en-GB"/>
          <w14:ligatures w14:val="none"/>
        </w:rPr>
        <w:t>for group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 0.199). </w:t>
      </w:r>
      <w:r w:rsidR="00631383" w:rsidRPr="00FC00F3">
        <w:rPr>
          <w:rFonts w:ascii="Times New Roman" w:eastAsia="Times New Roman" w:hAnsi="Times New Roman" w:cs="Times New Roman"/>
          <w:kern w:val="0"/>
          <w:sz w:val="24"/>
          <w:szCs w:val="24"/>
          <w:lang w:val="en-GB" w:eastAsia="en-GB"/>
          <w14:ligatures w14:val="none"/>
        </w:rPr>
        <w:t>Planned comparisons</w:t>
      </w:r>
      <w:r w:rsidRPr="00FC00F3">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 but </w:t>
      </w:r>
      <w:r w:rsidR="0005739B" w:rsidRPr="00FC00F3">
        <w:rPr>
          <w:rFonts w:ascii="Times New Roman" w:eastAsia="Times New Roman" w:hAnsi="Times New Roman" w:cs="Times New Roman"/>
          <w:kern w:val="0"/>
          <w:sz w:val="24"/>
          <w:szCs w:val="24"/>
          <w:lang w:val="en-GB" w:eastAsia="en-GB"/>
          <w14:ligatures w14:val="none"/>
        </w:rPr>
        <w:t>there was a</w:t>
      </w:r>
      <w:r w:rsidRPr="00FC00F3">
        <w:rPr>
          <w:rFonts w:ascii="Times New Roman" w:eastAsia="Times New Roman" w:hAnsi="Times New Roman" w:cs="Times New Roman"/>
          <w:kern w:val="0"/>
          <w:sz w:val="24"/>
          <w:szCs w:val="24"/>
          <w:lang w:val="en-GB" w:eastAsia="en-GB"/>
          <w14:ligatures w14:val="none"/>
        </w:rPr>
        <w:t xml:space="preserve"> significant within-group decrease in problem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for the PCIT-T group from T1 to T2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w:t>
      </w:r>
      <w:r w:rsidR="009F771D" w:rsidRPr="00FC00F3">
        <w:rPr>
          <w:rFonts w:ascii="Times New Roman" w:eastAsia="Times New Roman" w:hAnsi="Times New Roman" w:cs="Times New Roman"/>
          <w:kern w:val="0"/>
          <w:sz w:val="24"/>
          <w:szCs w:val="24"/>
          <w:lang w:val="en-GB" w:eastAsia="en-GB"/>
          <w14:ligatures w14:val="none"/>
        </w:rPr>
        <w:t>&lt;</w:t>
      </w:r>
      <w:r w:rsidRPr="00FC00F3">
        <w:rPr>
          <w:rFonts w:ascii="Times New Roman" w:eastAsia="Times New Roman" w:hAnsi="Times New Roman" w:cs="Times New Roman"/>
          <w:kern w:val="0"/>
          <w:sz w:val="24"/>
          <w:szCs w:val="24"/>
          <w:lang w:val="en-GB" w:eastAsia="en-GB"/>
          <w14:ligatures w14:val="none"/>
        </w:rPr>
        <w:t xml:space="preserve"> 0.00</w:t>
      </w:r>
      <w:r w:rsidR="009F771D" w:rsidRPr="00FC00F3">
        <w:rPr>
          <w:rFonts w:ascii="Times New Roman" w:eastAsia="Times New Roman" w:hAnsi="Times New Roman" w:cs="Times New Roman"/>
          <w:kern w:val="0"/>
          <w:sz w:val="24"/>
          <w:szCs w:val="24"/>
          <w:lang w:val="en-GB" w:eastAsia="en-GB"/>
          <w14:ligatures w14:val="none"/>
        </w:rPr>
        <w:t>1</w:t>
      </w:r>
      <w:r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i/>
          <w:iCs/>
          <w:kern w:val="0"/>
          <w:sz w:val="24"/>
          <w:szCs w:val="24"/>
          <w:lang w:val="en-GB" w:eastAsia="en-GB"/>
          <w14:ligatures w14:val="none"/>
        </w:rPr>
        <w:t>d</w:t>
      </w:r>
      <w:r w:rsidR="005C2E4D"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5C2E4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.64, medium to large effect size) and from T1 to T3 (</w:t>
      </w:r>
      <w:r w:rsidRPr="00FC00F3">
        <w:rPr>
          <w:rFonts w:ascii="Times New Roman" w:eastAsia="Times New Roman" w:hAnsi="Times New Roman" w:cs="Times New Roman"/>
          <w:i/>
          <w:iCs/>
          <w:kern w:val="0"/>
          <w:sz w:val="24"/>
          <w:szCs w:val="24"/>
          <w:lang w:val="en-GB" w:eastAsia="en-GB"/>
          <w14:ligatures w14:val="none"/>
        </w:rPr>
        <w:t>p</w:t>
      </w:r>
      <w:r w:rsidRPr="00FC00F3">
        <w:rPr>
          <w:rFonts w:ascii="Times New Roman" w:eastAsia="Times New Roman" w:hAnsi="Times New Roman" w:cs="Times New Roman"/>
          <w:kern w:val="0"/>
          <w:sz w:val="24"/>
          <w:szCs w:val="24"/>
          <w:lang w:val="en-GB" w:eastAsia="en-GB"/>
          <w14:ligatures w14:val="none"/>
        </w:rPr>
        <w:t xml:space="preserve"> </w:t>
      </w:r>
      <w:r w:rsidR="00506071" w:rsidRPr="00FC00F3">
        <w:rPr>
          <w:rFonts w:ascii="Times New Roman" w:eastAsia="Times New Roman" w:hAnsi="Times New Roman" w:cs="Times New Roman"/>
          <w:kern w:val="0"/>
          <w:sz w:val="24"/>
          <w:szCs w:val="24"/>
          <w:lang w:val="en-GB" w:eastAsia="en-GB"/>
          <w14:ligatures w14:val="none"/>
        </w:rPr>
        <w:t>&lt;</w:t>
      </w:r>
      <w:r w:rsidRPr="00FC00F3">
        <w:rPr>
          <w:rFonts w:ascii="Times New Roman" w:eastAsia="Times New Roman" w:hAnsi="Times New Roman" w:cs="Times New Roman"/>
          <w:kern w:val="0"/>
          <w:sz w:val="24"/>
          <w:szCs w:val="24"/>
          <w:lang w:val="en-GB" w:eastAsia="en-GB"/>
          <w14:ligatures w14:val="none"/>
        </w:rPr>
        <w:t xml:space="preserve"> 0.00</w:t>
      </w:r>
      <w:r w:rsidR="00506071" w:rsidRPr="00FC00F3">
        <w:rPr>
          <w:rFonts w:ascii="Times New Roman" w:eastAsia="Times New Roman" w:hAnsi="Times New Roman" w:cs="Times New Roman"/>
          <w:kern w:val="0"/>
          <w:sz w:val="24"/>
          <w:szCs w:val="24"/>
          <w:lang w:val="en-GB" w:eastAsia="en-GB"/>
          <w14:ligatures w14:val="none"/>
        </w:rPr>
        <w:t>1</w:t>
      </w:r>
      <w:r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i/>
          <w:iCs/>
          <w:kern w:val="0"/>
          <w:sz w:val="24"/>
          <w:szCs w:val="24"/>
          <w:lang w:val="en-GB" w:eastAsia="en-GB"/>
          <w14:ligatures w14:val="none"/>
        </w:rPr>
        <w:t>d</w:t>
      </w:r>
      <w:r w:rsidR="005C2E4D"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5C2E4D" w:rsidRPr="00FC00F3">
        <w:rPr>
          <w:rFonts w:ascii="Times New Roman" w:eastAsia="Times New Roman" w:hAnsi="Times New Roman" w:cs="Times New Roman"/>
          <w:kern w:val="0"/>
          <w:sz w:val="24"/>
          <w:szCs w:val="24"/>
          <w:lang w:val="en-GB" w:eastAsia="en-GB"/>
          <w14:ligatures w14:val="none"/>
        </w:rPr>
        <w:t xml:space="preserve"> </w:t>
      </w:r>
      <w:r w:rsidR="00BD618A"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.78, large effect size). The hypothes</w:t>
      </w:r>
      <w:r w:rsidR="00846BFA" w:rsidRPr="00FC00F3">
        <w:rPr>
          <w:rFonts w:ascii="Times New Roman" w:eastAsia="Times New Roman" w:hAnsi="Times New Roman" w:cs="Times New Roman"/>
          <w:kern w:val="0"/>
          <w:sz w:val="24"/>
          <w:szCs w:val="24"/>
          <w:lang w:val="en-GB" w:eastAsia="en-GB"/>
          <w14:ligatures w14:val="none"/>
        </w:rPr>
        <w:t>i</w:t>
      </w:r>
      <w:r w:rsidRPr="00FC00F3">
        <w:rPr>
          <w:rFonts w:ascii="Times New Roman" w:eastAsia="Times New Roman" w:hAnsi="Times New Roman" w:cs="Times New Roman"/>
          <w:kern w:val="0"/>
          <w:sz w:val="24"/>
          <w:szCs w:val="24"/>
          <w:lang w:val="en-GB" w:eastAsia="en-GB"/>
          <w14:ligatures w14:val="none"/>
        </w:rPr>
        <w:t xml:space="preserve">s that there would be </w:t>
      </w:r>
      <w:r w:rsidR="00846BFA" w:rsidRPr="00FC00F3">
        <w:rPr>
          <w:rFonts w:ascii="Times New Roman" w:eastAsia="Times New Roman" w:hAnsi="Times New Roman" w:cs="Times New Roman"/>
          <w:kern w:val="0"/>
          <w:sz w:val="24"/>
          <w:szCs w:val="24"/>
          <w:lang w:val="en-GB" w:eastAsia="en-GB"/>
          <w14:ligatures w14:val="none"/>
        </w:rPr>
        <w:t xml:space="preserve">a </w:t>
      </w:r>
      <w:r w:rsidRPr="00FC00F3">
        <w:rPr>
          <w:rFonts w:ascii="Times New Roman" w:eastAsia="Times New Roman" w:hAnsi="Times New Roman" w:cs="Times New Roman"/>
          <w:kern w:val="0"/>
          <w:sz w:val="24"/>
          <w:szCs w:val="24"/>
          <w:lang w:val="en-GB" w:eastAsia="en-GB"/>
          <w14:ligatures w14:val="none"/>
        </w:rPr>
        <w:t xml:space="preserve">gradient effect in terms of the magnitude of gains from T1 to T2 [PCIT-T &gt; COS-P &gt; WL] </w:t>
      </w:r>
      <w:r w:rsidR="00F47383" w:rsidRPr="00FC00F3">
        <w:rPr>
          <w:rFonts w:ascii="Times New Roman" w:eastAsia="Times New Roman" w:hAnsi="Times New Roman" w:cs="Times New Roman"/>
          <w:kern w:val="0"/>
          <w:sz w:val="24"/>
          <w:szCs w:val="24"/>
          <w:lang w:val="en-GB" w:eastAsia="en-GB"/>
          <w14:ligatures w14:val="none"/>
        </w:rPr>
        <w:t>was supported</w:t>
      </w:r>
      <w:r w:rsidR="00E933D8"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i/>
          <w:iCs/>
          <w:kern w:val="0"/>
          <w:sz w:val="24"/>
          <w:szCs w:val="24"/>
          <w:lang w:val="en-GB" w:eastAsia="en-GB"/>
          <w14:ligatures w14:val="none"/>
        </w:rPr>
        <w:t>F</w:t>
      </w:r>
      <w:r w:rsidR="00E933D8" w:rsidRPr="00FC00F3">
        <w:rPr>
          <w:rFonts w:ascii="Times New Roman" w:eastAsia="Times New Roman" w:hAnsi="Times New Roman" w:cs="Times New Roman"/>
          <w:kern w:val="0"/>
          <w:sz w:val="24"/>
          <w:szCs w:val="24"/>
          <w:lang w:val="en-GB" w:eastAsia="en-GB"/>
          <w14:ligatures w14:val="none"/>
        </w:rPr>
        <w:t xml:space="preserve"> (2, 153) = 4.04, </w:t>
      </w:r>
      <w:r w:rsidR="00405228" w:rsidRPr="00FC00F3">
        <w:rPr>
          <w:rFonts w:ascii="Times New Roman" w:eastAsia="Times New Roman" w:hAnsi="Times New Roman" w:cs="Times New Roman"/>
          <w:i/>
          <w:iCs/>
          <w:kern w:val="0"/>
          <w:sz w:val="24"/>
          <w:szCs w:val="24"/>
          <w:lang w:val="en-GB" w:eastAsia="en-GB"/>
          <w14:ligatures w14:val="none"/>
        </w:rPr>
        <w:t>p</w:t>
      </w:r>
      <w:r w:rsidR="001472EB"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kern w:val="0"/>
          <w:sz w:val="24"/>
          <w:szCs w:val="24"/>
          <w:lang w:val="en-GB" w:eastAsia="en-GB"/>
          <w14:ligatures w14:val="none"/>
        </w:rPr>
        <w:t>&lt;</w:t>
      </w:r>
      <w:r w:rsidR="001472EB" w:rsidRPr="00FC00F3">
        <w:rPr>
          <w:rFonts w:ascii="Times New Roman" w:eastAsia="Times New Roman" w:hAnsi="Times New Roman" w:cs="Times New Roman"/>
          <w:kern w:val="0"/>
          <w:sz w:val="24"/>
          <w:szCs w:val="24"/>
          <w:lang w:val="en-GB" w:eastAsia="en-GB"/>
          <w14:ligatures w14:val="none"/>
        </w:rPr>
        <w:t xml:space="preserve"> 0.0</w:t>
      </w:r>
      <w:r w:rsidR="00E933D8" w:rsidRPr="00FC00F3">
        <w:rPr>
          <w:rFonts w:ascii="Times New Roman" w:eastAsia="Times New Roman" w:hAnsi="Times New Roman" w:cs="Times New Roman"/>
          <w:kern w:val="0"/>
          <w:sz w:val="24"/>
          <w:szCs w:val="24"/>
          <w:lang w:val="en-GB" w:eastAsia="en-GB"/>
          <w14:ligatures w14:val="none"/>
        </w:rPr>
        <w:t>5</w:t>
      </w:r>
      <w:r w:rsidR="00846BFA" w:rsidRPr="00FC00F3">
        <w:rPr>
          <w:rFonts w:ascii="Times New Roman" w:eastAsia="Times New Roman" w:hAnsi="Times New Roman" w:cs="Times New Roman"/>
          <w:kern w:val="0"/>
          <w:sz w:val="24"/>
          <w:szCs w:val="24"/>
          <w:lang w:val="en-GB" w:eastAsia="en-GB"/>
          <w14:ligatures w14:val="none"/>
        </w:rPr>
        <w:t>. T</w:t>
      </w:r>
      <w:r w:rsidR="00F47383" w:rsidRPr="00FC00F3">
        <w:rPr>
          <w:rFonts w:ascii="Times New Roman" w:eastAsia="Times New Roman" w:hAnsi="Times New Roman" w:cs="Times New Roman"/>
          <w:kern w:val="0"/>
          <w:sz w:val="24"/>
          <w:szCs w:val="24"/>
          <w:lang w:val="en-GB" w:eastAsia="en-GB"/>
          <w14:ligatures w14:val="none"/>
        </w:rPr>
        <w:t>he hypothes</w:t>
      </w:r>
      <w:r w:rsidR="00E933D8" w:rsidRPr="00FC00F3">
        <w:rPr>
          <w:rFonts w:ascii="Times New Roman" w:eastAsia="Times New Roman" w:hAnsi="Times New Roman" w:cs="Times New Roman"/>
          <w:kern w:val="0"/>
          <w:sz w:val="24"/>
          <w:szCs w:val="24"/>
          <w:lang w:val="en-GB" w:eastAsia="en-GB"/>
          <w14:ligatures w14:val="none"/>
        </w:rPr>
        <w:t>i</w:t>
      </w:r>
      <w:r w:rsidR="00F47383" w:rsidRPr="00FC00F3">
        <w:rPr>
          <w:rFonts w:ascii="Times New Roman" w:eastAsia="Times New Roman" w:hAnsi="Times New Roman" w:cs="Times New Roman"/>
          <w:kern w:val="0"/>
          <w:sz w:val="24"/>
          <w:szCs w:val="24"/>
          <w:lang w:val="en-GB" w:eastAsia="en-GB"/>
          <w14:ligatures w14:val="none"/>
        </w:rPr>
        <w:t xml:space="preserve">s that there would be </w:t>
      </w:r>
      <w:r w:rsidR="00846BFA" w:rsidRPr="00FC00F3">
        <w:rPr>
          <w:rFonts w:ascii="Times New Roman" w:eastAsia="Times New Roman" w:hAnsi="Times New Roman" w:cs="Times New Roman"/>
          <w:kern w:val="0"/>
          <w:sz w:val="24"/>
          <w:szCs w:val="24"/>
          <w:lang w:val="en-GB" w:eastAsia="en-GB"/>
          <w14:ligatures w14:val="none"/>
        </w:rPr>
        <w:t xml:space="preserve">a </w:t>
      </w:r>
      <w:r w:rsidR="00F47383" w:rsidRPr="00FC00F3">
        <w:rPr>
          <w:rFonts w:ascii="Times New Roman" w:eastAsia="Times New Roman" w:hAnsi="Times New Roman" w:cs="Times New Roman"/>
          <w:kern w:val="0"/>
          <w:sz w:val="24"/>
          <w:szCs w:val="24"/>
          <w:lang w:val="en-GB" w:eastAsia="en-GB"/>
          <w14:ligatures w14:val="none"/>
        </w:rPr>
        <w:t xml:space="preserve">gradient effect in terms of the magnitude of gains from T1 to </w:t>
      </w:r>
      <w:r w:rsidRPr="00FC00F3">
        <w:rPr>
          <w:rFonts w:ascii="Times New Roman" w:eastAsia="Times New Roman" w:hAnsi="Times New Roman" w:cs="Times New Roman"/>
          <w:kern w:val="0"/>
          <w:sz w:val="24"/>
          <w:szCs w:val="24"/>
          <w:lang w:val="en-GB" w:eastAsia="en-GB"/>
          <w14:ligatures w14:val="none"/>
        </w:rPr>
        <w:t>T3 [PCIT</w:t>
      </w:r>
      <w:r w:rsidR="00E933D8" w:rsidRPr="00FC00F3">
        <w:rPr>
          <w:rFonts w:ascii="Times New Roman" w:eastAsia="Times New Roman" w:hAnsi="Times New Roman" w:cs="Times New Roman"/>
          <w:kern w:val="0"/>
          <w:sz w:val="24"/>
          <w:szCs w:val="24"/>
          <w:lang w:val="en-GB" w:eastAsia="en-GB"/>
          <w14:ligatures w14:val="none"/>
        </w:rPr>
        <w:t xml:space="preserve">-T </w:t>
      </w:r>
      <w:r w:rsidRPr="00FC00F3">
        <w:rPr>
          <w:rFonts w:ascii="Times New Roman" w:eastAsia="Times New Roman" w:hAnsi="Times New Roman" w:cs="Times New Roman"/>
          <w:kern w:val="0"/>
          <w:sz w:val="24"/>
          <w:szCs w:val="24"/>
          <w:lang w:val="en-GB" w:eastAsia="en-GB"/>
          <w14:ligatures w14:val="none"/>
        </w:rPr>
        <w:t>&gt; COS-P] w</w:t>
      </w:r>
      <w:r w:rsidR="00F47383" w:rsidRPr="00FC00F3">
        <w:rPr>
          <w:rFonts w:ascii="Times New Roman" w:eastAsia="Times New Roman" w:hAnsi="Times New Roman" w:cs="Times New Roman"/>
          <w:kern w:val="0"/>
          <w:sz w:val="24"/>
          <w:szCs w:val="24"/>
          <w:lang w:val="en-GB" w:eastAsia="en-GB"/>
          <w14:ligatures w14:val="none"/>
        </w:rPr>
        <w:t>as</w:t>
      </w:r>
      <w:r w:rsidRPr="00FC00F3">
        <w:rPr>
          <w:rFonts w:ascii="Times New Roman" w:eastAsia="Times New Roman" w:hAnsi="Times New Roman" w:cs="Times New Roman"/>
          <w:kern w:val="0"/>
          <w:sz w:val="24"/>
          <w:szCs w:val="24"/>
          <w:lang w:val="en-GB" w:eastAsia="en-GB"/>
          <w14:ligatures w14:val="none"/>
        </w:rPr>
        <w:t xml:space="preserve"> not supported</w:t>
      </w:r>
      <w:r w:rsidR="00E933D8"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i/>
          <w:iCs/>
          <w:kern w:val="0"/>
          <w:sz w:val="24"/>
          <w:szCs w:val="24"/>
          <w:lang w:val="en-GB" w:eastAsia="en-GB"/>
          <w14:ligatures w14:val="none"/>
        </w:rPr>
        <w:t>F</w:t>
      </w:r>
      <w:r w:rsidR="00E933D8" w:rsidRPr="00FC00F3">
        <w:rPr>
          <w:rFonts w:ascii="Times New Roman" w:eastAsia="Times New Roman" w:hAnsi="Times New Roman" w:cs="Times New Roman"/>
          <w:kern w:val="0"/>
          <w:sz w:val="24"/>
          <w:szCs w:val="24"/>
          <w:lang w:val="en-GB" w:eastAsia="en-GB"/>
          <w14:ligatures w14:val="none"/>
        </w:rPr>
        <w:t xml:space="preserve"> (1,</w:t>
      </w:r>
      <w:r w:rsidR="00EC60D1" w:rsidRPr="00FC00F3">
        <w:rPr>
          <w:rFonts w:ascii="Times New Roman" w:eastAsia="Times New Roman" w:hAnsi="Times New Roman" w:cs="Times New Roman"/>
          <w:kern w:val="0"/>
          <w:sz w:val="24"/>
          <w:szCs w:val="24"/>
          <w:lang w:val="en-GB" w:eastAsia="en-GB"/>
          <w14:ligatures w14:val="none"/>
        </w:rPr>
        <w:t xml:space="preserve"> 153</w:t>
      </w:r>
      <w:r w:rsidR="00E933D8" w:rsidRPr="00FC00F3">
        <w:rPr>
          <w:rFonts w:ascii="Times New Roman" w:eastAsia="Times New Roman" w:hAnsi="Times New Roman" w:cs="Times New Roman"/>
          <w:kern w:val="0"/>
          <w:sz w:val="24"/>
          <w:szCs w:val="24"/>
          <w:lang w:val="en-GB" w:eastAsia="en-GB"/>
          <w14:ligatures w14:val="none"/>
        </w:rPr>
        <w:t xml:space="preserve">) = </w:t>
      </w:r>
      <w:r w:rsidR="00EC60D1" w:rsidRPr="00FC00F3">
        <w:rPr>
          <w:rFonts w:ascii="Times New Roman" w:eastAsia="Times New Roman" w:hAnsi="Times New Roman" w:cs="Times New Roman"/>
          <w:kern w:val="0"/>
          <w:sz w:val="24"/>
          <w:szCs w:val="24"/>
          <w:lang w:val="en-GB" w:eastAsia="en-GB"/>
          <w14:ligatures w14:val="none"/>
        </w:rPr>
        <w:t>1.54</w:t>
      </w:r>
      <w:r w:rsidR="00E933D8" w:rsidRPr="00FC00F3">
        <w:rPr>
          <w:rFonts w:ascii="Times New Roman" w:eastAsia="Times New Roman" w:hAnsi="Times New Roman" w:cs="Times New Roman"/>
          <w:kern w:val="0"/>
          <w:sz w:val="24"/>
          <w:szCs w:val="24"/>
          <w:lang w:val="en-GB" w:eastAsia="en-GB"/>
          <w14:ligatures w14:val="none"/>
        </w:rPr>
        <w:t xml:space="preserve">, </w:t>
      </w:r>
      <w:r w:rsidR="00E933D8" w:rsidRPr="00FC00F3">
        <w:rPr>
          <w:rFonts w:ascii="Times New Roman" w:eastAsia="Times New Roman" w:hAnsi="Times New Roman" w:cs="Times New Roman"/>
          <w:i/>
          <w:iCs/>
          <w:kern w:val="0"/>
          <w:sz w:val="24"/>
          <w:szCs w:val="24"/>
          <w:lang w:val="en-GB" w:eastAsia="en-GB"/>
          <w14:ligatures w14:val="none"/>
        </w:rPr>
        <w:t>p</w:t>
      </w:r>
      <w:r w:rsidR="00E933D8" w:rsidRPr="00FC00F3">
        <w:rPr>
          <w:rFonts w:ascii="Times New Roman" w:eastAsia="Times New Roman" w:hAnsi="Times New Roman" w:cs="Times New Roman"/>
          <w:kern w:val="0"/>
          <w:sz w:val="24"/>
          <w:szCs w:val="24"/>
          <w:lang w:val="en-GB" w:eastAsia="en-GB"/>
          <w14:ligatures w14:val="none"/>
        </w:rPr>
        <w:t xml:space="preserve"> =</w:t>
      </w:r>
      <w:r w:rsidR="00EC60D1" w:rsidRPr="00FC00F3">
        <w:rPr>
          <w:rFonts w:ascii="Times New Roman" w:eastAsia="Times New Roman" w:hAnsi="Times New Roman" w:cs="Times New Roman"/>
          <w:kern w:val="0"/>
          <w:sz w:val="24"/>
          <w:szCs w:val="24"/>
          <w:lang w:val="en-GB" w:eastAsia="en-GB"/>
          <w14:ligatures w14:val="none"/>
        </w:rPr>
        <w:t xml:space="preserve"> .216</w:t>
      </w:r>
      <w:r w:rsidR="00E933D8" w:rsidRPr="00FC00F3">
        <w:rPr>
          <w:rFonts w:ascii="Times New Roman" w:eastAsia="Times New Roman" w:hAnsi="Times New Roman" w:cs="Times New Roman"/>
          <w:kern w:val="0"/>
          <w:sz w:val="24"/>
          <w:szCs w:val="24"/>
          <w:lang w:val="en-GB" w:eastAsia="en-GB"/>
          <w14:ligatures w14:val="none"/>
        </w:rPr>
        <w:t>.</w:t>
      </w:r>
    </w:p>
    <w:p w14:paraId="6FB0B66C" w14:textId="5495D5C6" w:rsidR="00B7656D" w:rsidRPr="00B738E6" w:rsidDel="00AD4626" w:rsidRDefault="00F47383" w:rsidP="00B738E6">
      <w:pPr>
        <w:spacing w:line="480" w:lineRule="auto"/>
        <w:ind w:firstLine="720"/>
        <w:rPr>
          <w:del w:id="112" w:author="Jane Kohlhoff" w:date="2024-10-10T22:03:00Z" w16du:dateUtc="2024-10-10T11:03:00Z"/>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For compliance, </w:t>
      </w:r>
      <w:r w:rsidR="00AB4D9E" w:rsidRPr="00FC00F3">
        <w:rPr>
          <w:rFonts w:ascii="Times New Roman" w:eastAsia="Times New Roman" w:hAnsi="Times New Roman" w:cs="Times New Roman"/>
          <w:kern w:val="0"/>
          <w:sz w:val="24"/>
          <w:szCs w:val="24"/>
          <w:lang w:val="en-GB" w:eastAsia="en-GB"/>
          <w14:ligatures w14:val="none"/>
        </w:rPr>
        <w:t xml:space="preserve">assessed using the DPICS-IV child compliance code (proportion of times the child complied with an effective parental command) </w:t>
      </w:r>
      <w:r w:rsidR="00693B27" w:rsidRPr="00FC00F3">
        <w:rPr>
          <w:rFonts w:ascii="Times New Roman" w:eastAsia="Times New Roman" w:hAnsi="Times New Roman" w:cs="Times New Roman"/>
          <w:kern w:val="0"/>
          <w:sz w:val="24"/>
          <w:szCs w:val="24"/>
          <w:lang w:val="en-GB" w:eastAsia="en-GB"/>
          <w14:ligatures w14:val="none"/>
        </w:rPr>
        <w:t>there were no significant effects for time (</w:t>
      </w:r>
      <w:r w:rsidR="00693B27" w:rsidRPr="00FC00F3">
        <w:rPr>
          <w:rFonts w:ascii="Times New Roman" w:eastAsia="Times New Roman" w:hAnsi="Times New Roman" w:cs="Times New Roman"/>
          <w:i/>
          <w:iCs/>
          <w:kern w:val="0"/>
          <w:sz w:val="24"/>
          <w:szCs w:val="24"/>
          <w:lang w:val="en-GB" w:eastAsia="en-GB"/>
          <w14:ligatures w14:val="none"/>
        </w:rPr>
        <w:t>p</w:t>
      </w:r>
      <w:r w:rsidR="005C2E4D" w:rsidRPr="00FC00F3">
        <w:rPr>
          <w:rFonts w:ascii="Times New Roman" w:eastAsia="Times New Roman" w:hAnsi="Times New Roman" w:cs="Times New Roman"/>
          <w:i/>
          <w:iCs/>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w:t>
      </w:r>
      <w:r w:rsidR="005C2E4D" w:rsidRPr="00FC00F3">
        <w:rPr>
          <w:rFonts w:ascii="Times New Roman" w:eastAsia="Times New Roman" w:hAnsi="Times New Roman" w:cs="Times New Roman"/>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.080), group (</w:t>
      </w:r>
      <w:r w:rsidR="00693B27" w:rsidRPr="00FC00F3">
        <w:rPr>
          <w:rFonts w:ascii="Times New Roman" w:eastAsia="Times New Roman" w:hAnsi="Times New Roman" w:cs="Times New Roman"/>
          <w:i/>
          <w:iCs/>
          <w:kern w:val="0"/>
          <w:sz w:val="24"/>
          <w:szCs w:val="24"/>
          <w:lang w:val="en-GB" w:eastAsia="en-GB"/>
          <w14:ligatures w14:val="none"/>
        </w:rPr>
        <w:t>p</w:t>
      </w:r>
      <w:r w:rsidR="005C2E4D" w:rsidRPr="00FC00F3">
        <w:rPr>
          <w:rFonts w:ascii="Times New Roman" w:eastAsia="Times New Roman" w:hAnsi="Times New Roman" w:cs="Times New Roman"/>
          <w:i/>
          <w:iCs/>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w:t>
      </w:r>
      <w:r w:rsidR="005C2E4D" w:rsidRPr="00FC00F3">
        <w:rPr>
          <w:rFonts w:ascii="Times New Roman" w:eastAsia="Times New Roman" w:hAnsi="Times New Roman" w:cs="Times New Roman"/>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.859) or time x group (</w:t>
      </w:r>
      <w:r w:rsidR="00693B27" w:rsidRPr="00FC00F3">
        <w:rPr>
          <w:rFonts w:ascii="Times New Roman" w:eastAsia="Times New Roman" w:hAnsi="Times New Roman" w:cs="Times New Roman"/>
          <w:i/>
          <w:iCs/>
          <w:kern w:val="0"/>
          <w:sz w:val="24"/>
          <w:szCs w:val="24"/>
          <w:lang w:val="en-GB" w:eastAsia="en-GB"/>
          <w14:ligatures w14:val="none"/>
        </w:rPr>
        <w:t>p</w:t>
      </w:r>
      <w:r w:rsidR="005C2E4D" w:rsidRPr="00FC00F3">
        <w:rPr>
          <w:rFonts w:ascii="Times New Roman" w:eastAsia="Times New Roman" w:hAnsi="Times New Roman" w:cs="Times New Roman"/>
          <w:i/>
          <w:iCs/>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w:t>
      </w:r>
      <w:r w:rsidR="005C2E4D" w:rsidRPr="00FC00F3">
        <w:rPr>
          <w:rFonts w:ascii="Times New Roman" w:eastAsia="Times New Roman" w:hAnsi="Times New Roman" w:cs="Times New Roman"/>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 xml:space="preserve">.250). </w:t>
      </w:r>
      <w:r w:rsidR="00631383" w:rsidRPr="00FC00F3">
        <w:rPr>
          <w:rFonts w:ascii="Times New Roman" w:eastAsia="Times New Roman" w:hAnsi="Times New Roman" w:cs="Times New Roman"/>
          <w:kern w:val="0"/>
          <w:sz w:val="24"/>
          <w:szCs w:val="24"/>
          <w:lang w:val="en-GB" w:eastAsia="en-GB"/>
          <w14:ligatures w14:val="none"/>
        </w:rPr>
        <w:t>Planned comparisons</w:t>
      </w:r>
      <w:r w:rsidR="00693B27" w:rsidRPr="00FC00F3">
        <w:rPr>
          <w:rFonts w:ascii="Times New Roman" w:eastAsia="Times New Roman" w:hAnsi="Times New Roman" w:cs="Times New Roman"/>
          <w:kern w:val="0"/>
          <w:sz w:val="24"/>
          <w:szCs w:val="24"/>
          <w:lang w:val="en-GB" w:eastAsia="en-GB"/>
          <w14:ligatures w14:val="none"/>
        </w:rPr>
        <w:t xml:space="preserve"> revealed no significant between group differences at any time point</w:t>
      </w:r>
      <w:r w:rsidR="00AB4D9E" w:rsidRPr="00FC00F3">
        <w:rPr>
          <w:rFonts w:ascii="Times New Roman" w:eastAsia="Times New Roman" w:hAnsi="Times New Roman" w:cs="Times New Roman"/>
          <w:kern w:val="0"/>
          <w:sz w:val="24"/>
          <w:szCs w:val="24"/>
          <w:lang w:val="en-GB" w:eastAsia="en-GB"/>
          <w14:ligatures w14:val="none"/>
        </w:rPr>
        <w:t xml:space="preserve"> </w:t>
      </w:r>
      <w:r w:rsidR="005C4137" w:rsidRPr="00FC00F3">
        <w:rPr>
          <w:rFonts w:ascii="Times New Roman" w:eastAsia="Times New Roman" w:hAnsi="Times New Roman" w:cs="Times New Roman"/>
          <w:kern w:val="0"/>
          <w:sz w:val="24"/>
          <w:szCs w:val="24"/>
          <w:lang w:val="en-GB" w:eastAsia="en-GB"/>
          <w14:ligatures w14:val="none"/>
        </w:rPr>
        <w:t xml:space="preserve">and no </w:t>
      </w:r>
      <w:r w:rsidR="00AB4D9E" w:rsidRPr="00FC00F3">
        <w:rPr>
          <w:rFonts w:ascii="Times New Roman" w:eastAsia="Times New Roman" w:hAnsi="Times New Roman" w:cs="Times New Roman"/>
          <w:kern w:val="0"/>
          <w:sz w:val="24"/>
          <w:szCs w:val="24"/>
          <w:lang w:val="en-GB" w:eastAsia="en-GB"/>
          <w14:ligatures w14:val="none"/>
        </w:rPr>
        <w:t>w</w:t>
      </w:r>
      <w:r w:rsidR="00693B27" w:rsidRPr="00FC00F3">
        <w:rPr>
          <w:rFonts w:ascii="Times New Roman" w:eastAsia="Times New Roman" w:hAnsi="Times New Roman" w:cs="Times New Roman"/>
          <w:kern w:val="0"/>
          <w:sz w:val="24"/>
          <w:szCs w:val="24"/>
          <w:lang w:val="en-GB" w:eastAsia="en-GB"/>
          <w14:ligatures w14:val="none"/>
        </w:rPr>
        <w:t xml:space="preserve">ithin-group decreases </w:t>
      </w:r>
      <w:r w:rsidR="00AB4D9E" w:rsidRPr="00FC00F3">
        <w:rPr>
          <w:rFonts w:ascii="Times New Roman" w:eastAsia="Times New Roman" w:hAnsi="Times New Roman" w:cs="Times New Roman"/>
          <w:kern w:val="0"/>
          <w:sz w:val="24"/>
          <w:szCs w:val="24"/>
          <w:lang w:val="en-GB" w:eastAsia="en-GB"/>
          <w14:ligatures w14:val="none"/>
        </w:rPr>
        <w:t>in child compliance</w:t>
      </w:r>
      <w:r w:rsidR="00693B27" w:rsidRPr="00FC00F3">
        <w:rPr>
          <w:rFonts w:ascii="Times New Roman" w:eastAsia="Times New Roman" w:hAnsi="Times New Roman" w:cs="Times New Roman"/>
          <w:kern w:val="0"/>
          <w:sz w:val="24"/>
          <w:szCs w:val="24"/>
          <w:lang w:val="en-GB" w:eastAsia="en-GB"/>
          <w14:ligatures w14:val="none"/>
        </w:rPr>
        <w:t xml:space="preserve"> (</w:t>
      </w:r>
      <w:proofErr w:type="spellStart"/>
      <w:r w:rsidR="00693B27" w:rsidRPr="00FC00F3">
        <w:rPr>
          <w:rFonts w:ascii="Times New Roman" w:eastAsia="Times New Roman" w:hAnsi="Times New Roman" w:cs="Times New Roman"/>
          <w:i/>
          <w:iCs/>
          <w:kern w:val="0"/>
          <w:sz w:val="24"/>
          <w:szCs w:val="24"/>
          <w:lang w:val="en-GB" w:eastAsia="en-GB"/>
          <w14:ligatures w14:val="none"/>
        </w:rPr>
        <w:t>p</w:t>
      </w:r>
      <w:r w:rsidR="00693B27" w:rsidRPr="00FC00F3">
        <w:rPr>
          <w:rFonts w:ascii="Times New Roman" w:eastAsia="Times New Roman" w:hAnsi="Times New Roman" w:cs="Times New Roman"/>
          <w:kern w:val="0"/>
          <w:sz w:val="24"/>
          <w:szCs w:val="24"/>
          <w:lang w:val="en-GB" w:eastAsia="en-GB"/>
          <w14:ligatures w14:val="none"/>
        </w:rPr>
        <w:t>s</w:t>
      </w:r>
      <w:proofErr w:type="spellEnd"/>
      <w:r w:rsidR="00693B27" w:rsidRPr="00FC00F3">
        <w:rPr>
          <w:rFonts w:ascii="Times New Roman" w:eastAsia="Times New Roman" w:hAnsi="Times New Roman" w:cs="Times New Roman"/>
          <w:kern w:val="0"/>
          <w:sz w:val="24"/>
          <w:szCs w:val="24"/>
          <w:lang w:val="en-GB" w:eastAsia="en-GB"/>
          <w14:ligatures w14:val="none"/>
        </w:rPr>
        <w:t xml:space="preserve"> &gt; 0.05). The hypotheses that there would be gradient effects in terms of the magnitude of gains from T1 to T2 [PCIT-T &gt; COS-P &gt; WL] and T1 to T3 [PCIT</w:t>
      </w:r>
      <w:r w:rsidR="001C7107" w:rsidRPr="00FC00F3">
        <w:rPr>
          <w:rFonts w:ascii="Times New Roman" w:eastAsia="Times New Roman" w:hAnsi="Times New Roman" w:cs="Times New Roman"/>
          <w:kern w:val="0"/>
          <w:sz w:val="24"/>
          <w:szCs w:val="24"/>
          <w:lang w:val="en-GB" w:eastAsia="en-GB"/>
          <w14:ligatures w14:val="none"/>
        </w:rPr>
        <w:t>-T</w:t>
      </w:r>
      <w:r w:rsidR="00A3142B" w:rsidRPr="00FC00F3">
        <w:rPr>
          <w:rFonts w:ascii="Times New Roman" w:eastAsia="Times New Roman" w:hAnsi="Times New Roman" w:cs="Times New Roman"/>
          <w:kern w:val="0"/>
          <w:sz w:val="24"/>
          <w:szCs w:val="24"/>
          <w:lang w:val="en-GB" w:eastAsia="en-GB"/>
          <w14:ligatures w14:val="none"/>
        </w:rPr>
        <w:t xml:space="preserve"> </w:t>
      </w:r>
      <w:r w:rsidR="00693B27" w:rsidRPr="00FC00F3">
        <w:rPr>
          <w:rFonts w:ascii="Times New Roman" w:eastAsia="Times New Roman" w:hAnsi="Times New Roman" w:cs="Times New Roman"/>
          <w:kern w:val="0"/>
          <w:sz w:val="24"/>
          <w:szCs w:val="24"/>
          <w:lang w:val="en-GB" w:eastAsia="en-GB"/>
          <w14:ligatures w14:val="none"/>
        </w:rPr>
        <w:t>&gt; COS-P group] were not supported</w:t>
      </w:r>
      <w:r w:rsidR="001C7107" w:rsidRPr="00FC00F3">
        <w:rPr>
          <w:rFonts w:ascii="Times New Roman" w:eastAsia="Times New Roman" w:hAnsi="Times New Roman" w:cs="Times New Roman"/>
          <w:kern w:val="0"/>
          <w:sz w:val="24"/>
          <w:szCs w:val="24"/>
          <w:lang w:val="en-GB" w:eastAsia="en-GB"/>
          <w14:ligatures w14:val="none"/>
        </w:rPr>
        <w:t xml:space="preserve">, </w:t>
      </w:r>
      <w:r w:rsidR="00F62AFE" w:rsidRPr="00FC00F3">
        <w:rPr>
          <w:rFonts w:ascii="Times New Roman" w:eastAsia="Times New Roman" w:hAnsi="Times New Roman" w:cs="Times New Roman"/>
          <w:kern w:val="0"/>
          <w:sz w:val="24"/>
          <w:szCs w:val="24"/>
          <w:lang w:val="en-GB" w:eastAsia="en-GB"/>
          <w14:ligatures w14:val="none"/>
        </w:rPr>
        <w:t xml:space="preserve">T1 to T2: </w:t>
      </w:r>
      <w:r w:rsidR="00A3142B" w:rsidRPr="00FC00F3">
        <w:rPr>
          <w:rFonts w:ascii="Times New Roman" w:eastAsia="Times New Roman" w:hAnsi="Times New Roman" w:cs="Times New Roman"/>
          <w:i/>
          <w:iCs/>
          <w:kern w:val="0"/>
          <w:sz w:val="24"/>
          <w:szCs w:val="24"/>
          <w:lang w:val="en-GB" w:eastAsia="en-GB"/>
          <w14:ligatures w14:val="none"/>
        </w:rPr>
        <w:t xml:space="preserve">F </w:t>
      </w:r>
      <w:r w:rsidR="00A3142B" w:rsidRPr="00FC00F3">
        <w:rPr>
          <w:rFonts w:ascii="Times New Roman" w:eastAsia="Times New Roman" w:hAnsi="Times New Roman" w:cs="Times New Roman"/>
          <w:kern w:val="0"/>
          <w:sz w:val="24"/>
          <w:szCs w:val="24"/>
          <w:lang w:val="en-GB" w:eastAsia="en-GB"/>
          <w14:ligatures w14:val="none"/>
        </w:rPr>
        <w:t>(1, 155) = .</w:t>
      </w:r>
      <w:r w:rsidR="00F62AFE" w:rsidRPr="00FC00F3">
        <w:rPr>
          <w:rFonts w:ascii="Times New Roman" w:eastAsia="Times New Roman" w:hAnsi="Times New Roman" w:cs="Times New Roman"/>
          <w:kern w:val="0"/>
          <w:sz w:val="24"/>
          <w:szCs w:val="24"/>
          <w:lang w:val="en-GB" w:eastAsia="en-GB"/>
          <w14:ligatures w14:val="none"/>
        </w:rPr>
        <w:t>23</w:t>
      </w:r>
      <w:r w:rsidR="00A3142B" w:rsidRPr="00FC00F3">
        <w:rPr>
          <w:rFonts w:ascii="Times New Roman" w:eastAsia="Times New Roman" w:hAnsi="Times New Roman" w:cs="Times New Roman"/>
          <w:kern w:val="0"/>
          <w:sz w:val="24"/>
          <w:szCs w:val="24"/>
          <w:lang w:val="en-GB" w:eastAsia="en-GB"/>
          <w14:ligatures w14:val="none"/>
        </w:rPr>
        <w:t xml:space="preserve">, </w:t>
      </w:r>
      <w:r w:rsidR="00A3142B" w:rsidRPr="00FC00F3">
        <w:rPr>
          <w:rFonts w:ascii="Times New Roman" w:eastAsia="Times New Roman" w:hAnsi="Times New Roman" w:cs="Times New Roman"/>
          <w:i/>
          <w:iCs/>
          <w:kern w:val="0"/>
          <w:sz w:val="24"/>
          <w:szCs w:val="24"/>
          <w:lang w:val="en-GB" w:eastAsia="en-GB"/>
          <w14:ligatures w14:val="none"/>
        </w:rPr>
        <w:t>p</w:t>
      </w:r>
      <w:r w:rsidR="00A3142B" w:rsidRPr="00FC00F3">
        <w:rPr>
          <w:rFonts w:ascii="Times New Roman" w:eastAsia="Times New Roman" w:hAnsi="Times New Roman" w:cs="Times New Roman"/>
          <w:kern w:val="0"/>
          <w:sz w:val="24"/>
          <w:szCs w:val="24"/>
          <w:lang w:val="en-GB" w:eastAsia="en-GB"/>
          <w14:ligatures w14:val="none"/>
        </w:rPr>
        <w:t xml:space="preserve"> = .</w:t>
      </w:r>
      <w:r w:rsidR="00F62AFE" w:rsidRPr="00FC00F3">
        <w:rPr>
          <w:rFonts w:ascii="Times New Roman" w:eastAsia="Times New Roman" w:hAnsi="Times New Roman" w:cs="Times New Roman"/>
          <w:kern w:val="0"/>
          <w:sz w:val="24"/>
          <w:szCs w:val="24"/>
          <w:lang w:val="en-GB" w:eastAsia="en-GB"/>
          <w14:ligatures w14:val="none"/>
        </w:rPr>
        <w:t xml:space="preserve">793; T1 to T3: </w:t>
      </w:r>
      <w:r w:rsidR="00F62AFE" w:rsidRPr="00FC00F3">
        <w:rPr>
          <w:rFonts w:ascii="Times New Roman" w:eastAsia="Times New Roman" w:hAnsi="Times New Roman" w:cs="Times New Roman"/>
          <w:i/>
          <w:iCs/>
          <w:kern w:val="0"/>
          <w:sz w:val="24"/>
          <w:szCs w:val="24"/>
          <w:lang w:val="en-GB" w:eastAsia="en-GB"/>
          <w14:ligatures w14:val="none"/>
        </w:rPr>
        <w:t xml:space="preserve">F </w:t>
      </w:r>
      <w:r w:rsidR="00F62AFE" w:rsidRPr="00FC00F3">
        <w:rPr>
          <w:rFonts w:ascii="Times New Roman" w:eastAsia="Times New Roman" w:hAnsi="Times New Roman" w:cs="Times New Roman"/>
          <w:kern w:val="0"/>
          <w:sz w:val="24"/>
          <w:szCs w:val="24"/>
          <w:lang w:val="en-GB" w:eastAsia="en-GB"/>
          <w14:ligatures w14:val="none"/>
        </w:rPr>
        <w:t xml:space="preserve">(1, 155) = .40, </w:t>
      </w:r>
      <w:r w:rsidR="00F62AFE" w:rsidRPr="00FC00F3">
        <w:rPr>
          <w:rFonts w:ascii="Times New Roman" w:eastAsia="Times New Roman" w:hAnsi="Times New Roman" w:cs="Times New Roman"/>
          <w:i/>
          <w:iCs/>
          <w:kern w:val="0"/>
          <w:sz w:val="24"/>
          <w:szCs w:val="24"/>
          <w:lang w:val="en-GB" w:eastAsia="en-GB"/>
          <w14:ligatures w14:val="none"/>
        </w:rPr>
        <w:t>p</w:t>
      </w:r>
      <w:r w:rsidR="00F62AFE" w:rsidRPr="00FC00F3">
        <w:rPr>
          <w:rFonts w:ascii="Times New Roman" w:eastAsia="Times New Roman" w:hAnsi="Times New Roman" w:cs="Times New Roman"/>
          <w:kern w:val="0"/>
          <w:sz w:val="24"/>
          <w:szCs w:val="24"/>
          <w:lang w:val="en-GB" w:eastAsia="en-GB"/>
          <w14:ligatures w14:val="none"/>
        </w:rPr>
        <w:t xml:space="preserve"> = .525.</w:t>
      </w:r>
    </w:p>
    <w:p w14:paraId="43D4BCD2" w14:textId="66DDB41F" w:rsidR="00A436AA" w:rsidRPr="00FC00F3" w:rsidRDefault="00A436AA" w:rsidP="00A436AA">
      <w:pPr>
        <w:spacing w:line="480" w:lineRule="auto"/>
        <w:ind w:firstLine="720"/>
        <w:jc w:val="center"/>
        <w:rPr>
          <w:rFonts w:ascii="Times New Roman" w:hAnsi="Times New Roman" w:cs="Times New Roman"/>
          <w:i/>
          <w:iCs/>
          <w:color w:val="000000"/>
          <w:sz w:val="24"/>
          <w:szCs w:val="24"/>
          <w:lang w:val="en-US"/>
        </w:rPr>
      </w:pPr>
      <w:r w:rsidRPr="00FC00F3">
        <w:rPr>
          <w:rFonts w:ascii="Times New Roman" w:hAnsi="Times New Roman" w:cs="Times New Roman"/>
          <w:i/>
          <w:iCs/>
          <w:color w:val="000000"/>
          <w:sz w:val="24"/>
          <w:szCs w:val="24"/>
          <w:lang w:val="en-US"/>
        </w:rPr>
        <w:t>[Insert Tables 2-</w:t>
      </w:r>
      <w:r w:rsidR="009F6869" w:rsidRPr="00FC00F3">
        <w:rPr>
          <w:rFonts w:ascii="Times New Roman" w:hAnsi="Times New Roman" w:cs="Times New Roman"/>
          <w:i/>
          <w:iCs/>
          <w:color w:val="000000"/>
          <w:sz w:val="24"/>
          <w:szCs w:val="24"/>
          <w:lang w:val="en-US"/>
        </w:rPr>
        <w:t xml:space="preserve">3 </w:t>
      </w:r>
      <w:r w:rsidRPr="00FC00F3">
        <w:rPr>
          <w:rFonts w:ascii="Times New Roman" w:hAnsi="Times New Roman" w:cs="Times New Roman"/>
          <w:i/>
          <w:iCs/>
          <w:color w:val="000000"/>
          <w:sz w:val="24"/>
          <w:szCs w:val="24"/>
          <w:lang w:val="en-US"/>
        </w:rPr>
        <w:t>about here]</w:t>
      </w:r>
    </w:p>
    <w:p w14:paraId="56598426" w14:textId="3D00765F" w:rsidR="00055AA0" w:rsidRPr="00FC00F3" w:rsidRDefault="00055AA0" w:rsidP="00055AA0">
      <w:pPr>
        <w:spacing w:line="480" w:lineRule="auto"/>
        <w:ind w:firstLine="720"/>
        <w:rPr>
          <w:rFonts w:ascii="Times New Roman" w:eastAsia="Times New Roman" w:hAnsi="Times New Roman" w:cs="Times New Roman"/>
          <w:b/>
          <w:bCs/>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Reliable Change</w:t>
      </w:r>
    </w:p>
    <w:p w14:paraId="0DD7AAE0" w14:textId="3F260280" w:rsidR="00055AA0" w:rsidRDefault="009C7A66" w:rsidP="00055AA0">
      <w:pPr>
        <w:spacing w:line="480" w:lineRule="auto"/>
        <w:ind w:firstLine="720"/>
        <w:rPr>
          <w:ins w:id="113" w:author="Jane Kohlhoff" w:date="2024-10-10T22:35:00Z" w16du:dateUtc="2024-10-10T11:35:00Z"/>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lastRenderedPageBreak/>
        <w:t>The</w:t>
      </w:r>
      <w:r w:rsidR="00055AA0" w:rsidRPr="00FC00F3">
        <w:rPr>
          <w:rFonts w:ascii="Times New Roman" w:eastAsia="Times New Roman" w:hAnsi="Times New Roman" w:cs="Times New Roman"/>
          <w:kern w:val="0"/>
          <w:sz w:val="24"/>
          <w:szCs w:val="24"/>
          <w:lang w:val="en-GB" w:eastAsia="en-GB"/>
          <w14:ligatures w14:val="none"/>
        </w:rPr>
        <w:t xml:space="preserve"> rates of reliable change improvement </w:t>
      </w:r>
      <w:r w:rsidRPr="00FC00F3">
        <w:rPr>
          <w:rFonts w:ascii="Times New Roman" w:eastAsia="Times New Roman" w:hAnsi="Times New Roman" w:cs="Times New Roman"/>
          <w:kern w:val="0"/>
          <w:sz w:val="24"/>
          <w:szCs w:val="24"/>
          <w:lang w:val="en-GB" w:eastAsia="en-GB"/>
          <w14:ligatures w14:val="none"/>
        </w:rPr>
        <w:t>(Table</w:t>
      </w:r>
      <w:r w:rsidR="002D63BC" w:rsidRPr="00FC00F3">
        <w:rPr>
          <w:rFonts w:ascii="Times New Roman" w:eastAsia="Times New Roman" w:hAnsi="Times New Roman" w:cs="Times New Roman"/>
          <w:kern w:val="0"/>
          <w:sz w:val="24"/>
          <w:szCs w:val="24"/>
          <w:lang w:val="en-GB" w:eastAsia="en-GB"/>
          <w14:ligatures w14:val="none"/>
        </w:rPr>
        <w:t xml:space="preserve"> </w:t>
      </w:r>
      <w:r w:rsidR="009F6869" w:rsidRPr="00FC00F3">
        <w:rPr>
          <w:rFonts w:ascii="Times New Roman" w:eastAsia="Times New Roman" w:hAnsi="Times New Roman" w:cs="Times New Roman"/>
          <w:kern w:val="0"/>
          <w:sz w:val="24"/>
          <w:szCs w:val="24"/>
          <w:lang w:val="en-GB" w:eastAsia="en-GB"/>
          <w14:ligatures w14:val="none"/>
        </w:rPr>
        <w:t>4</w:t>
      </w:r>
      <w:r w:rsidR="002D63BC" w:rsidRPr="00FC00F3">
        <w:rPr>
          <w:rFonts w:ascii="Times New Roman" w:eastAsia="Times New Roman" w:hAnsi="Times New Roman" w:cs="Times New Roman"/>
          <w:kern w:val="0"/>
          <w:sz w:val="24"/>
          <w:szCs w:val="24"/>
          <w:lang w:val="en-GB" w:eastAsia="en-GB"/>
          <w14:ligatures w14:val="none"/>
        </w:rPr>
        <w:t xml:space="preserve">) </w:t>
      </w:r>
      <w:r w:rsidR="00055AA0" w:rsidRPr="00FC00F3">
        <w:rPr>
          <w:rFonts w:ascii="Times New Roman" w:eastAsia="Times New Roman" w:hAnsi="Times New Roman" w:cs="Times New Roman"/>
          <w:kern w:val="0"/>
          <w:sz w:val="24"/>
          <w:szCs w:val="24"/>
          <w:lang w:val="en-GB" w:eastAsia="en-GB"/>
          <w14:ligatures w14:val="none"/>
        </w:rPr>
        <w:t>were highe</w:t>
      </w:r>
      <w:r w:rsidR="000A0FCD" w:rsidRPr="00FC00F3">
        <w:rPr>
          <w:rFonts w:ascii="Times New Roman" w:eastAsia="Times New Roman" w:hAnsi="Times New Roman" w:cs="Times New Roman"/>
          <w:kern w:val="0"/>
          <w:sz w:val="24"/>
          <w:szCs w:val="24"/>
          <w:lang w:val="en-GB" w:eastAsia="en-GB"/>
          <w14:ligatures w14:val="none"/>
        </w:rPr>
        <w:t>st</w:t>
      </w:r>
      <w:r w:rsidR="00055AA0" w:rsidRPr="00FC00F3">
        <w:rPr>
          <w:rFonts w:ascii="Times New Roman" w:eastAsia="Times New Roman" w:hAnsi="Times New Roman" w:cs="Times New Roman"/>
          <w:kern w:val="0"/>
          <w:sz w:val="24"/>
          <w:szCs w:val="24"/>
          <w:lang w:val="en-GB" w:eastAsia="en-GB"/>
          <w14:ligatures w14:val="none"/>
        </w:rPr>
        <w:t xml:space="preserve"> in the </w:t>
      </w:r>
      <w:r w:rsidR="000A0FCD" w:rsidRPr="00FC00F3">
        <w:rPr>
          <w:rFonts w:ascii="Times New Roman" w:eastAsia="Times New Roman" w:hAnsi="Times New Roman" w:cs="Times New Roman"/>
          <w:kern w:val="0"/>
          <w:sz w:val="24"/>
          <w:szCs w:val="24"/>
          <w:lang w:val="en-GB" w:eastAsia="en-GB"/>
          <w14:ligatures w14:val="none"/>
        </w:rPr>
        <w:t>PCIT-T</w:t>
      </w:r>
      <w:r w:rsidR="00055AA0" w:rsidRPr="00FC00F3">
        <w:rPr>
          <w:rFonts w:ascii="Times New Roman" w:eastAsia="Times New Roman" w:hAnsi="Times New Roman" w:cs="Times New Roman"/>
          <w:kern w:val="0"/>
          <w:sz w:val="24"/>
          <w:szCs w:val="24"/>
          <w:lang w:val="en-GB" w:eastAsia="en-GB"/>
          <w14:ligatures w14:val="none"/>
        </w:rPr>
        <w:t xml:space="preserve"> group </w:t>
      </w:r>
      <w:r w:rsidR="000A0FCD" w:rsidRPr="00FC00F3">
        <w:rPr>
          <w:rFonts w:ascii="Times New Roman" w:eastAsia="Times New Roman" w:hAnsi="Times New Roman" w:cs="Times New Roman"/>
          <w:kern w:val="0"/>
          <w:sz w:val="24"/>
          <w:szCs w:val="24"/>
          <w:lang w:val="en-GB" w:eastAsia="en-GB"/>
          <w14:ligatures w14:val="none"/>
        </w:rPr>
        <w:t xml:space="preserve">for positive parenting </w:t>
      </w:r>
      <w:r w:rsidR="000C268D" w:rsidRPr="00FC00F3">
        <w:rPr>
          <w:rFonts w:ascii="Times New Roman" w:eastAsia="Times New Roman" w:hAnsi="Times New Roman" w:cs="Times New Roman"/>
          <w:kern w:val="0"/>
          <w:sz w:val="24"/>
          <w:szCs w:val="24"/>
          <w:lang w:val="en-GB" w:eastAsia="en-GB"/>
          <w14:ligatures w14:val="none"/>
        </w:rPr>
        <w:t>verbalizations</w:t>
      </w:r>
      <w:r w:rsidR="000A0FCD" w:rsidRPr="00FC00F3">
        <w:rPr>
          <w:rFonts w:ascii="Times New Roman" w:eastAsia="Times New Roman" w:hAnsi="Times New Roman" w:cs="Times New Roman"/>
          <w:kern w:val="0"/>
          <w:sz w:val="24"/>
          <w:szCs w:val="24"/>
          <w:lang w:val="en-GB" w:eastAsia="en-GB"/>
          <w14:ligatures w14:val="none"/>
        </w:rPr>
        <w:t xml:space="preserve">, negative parenting </w:t>
      </w:r>
      <w:r w:rsidR="000C268D" w:rsidRPr="00FC00F3">
        <w:rPr>
          <w:rFonts w:ascii="Times New Roman" w:eastAsia="Times New Roman" w:hAnsi="Times New Roman" w:cs="Times New Roman"/>
          <w:kern w:val="0"/>
          <w:sz w:val="24"/>
          <w:szCs w:val="24"/>
          <w:lang w:val="en-GB" w:eastAsia="en-GB"/>
          <w14:ligatures w14:val="none"/>
        </w:rPr>
        <w:t>verbalizations</w:t>
      </w:r>
      <w:r w:rsidR="000A0FCD" w:rsidRPr="00FC00F3">
        <w:rPr>
          <w:rFonts w:ascii="Times New Roman" w:eastAsia="Times New Roman" w:hAnsi="Times New Roman" w:cs="Times New Roman"/>
          <w:kern w:val="0"/>
          <w:sz w:val="24"/>
          <w:szCs w:val="24"/>
          <w:lang w:val="en-GB" w:eastAsia="en-GB"/>
          <w14:ligatures w14:val="none"/>
        </w:rPr>
        <w:t>, parenting sensitivity, non-attuned mind-mindedness, parent-reported parental reflective functioning, and empathy and understanding towards the child. The COS-P group showed the highest rates of reliable improvement on appropriate mind-mindedness, parental emotion regulation, caregiving helplessness, hostility and parenting stress.</w:t>
      </w:r>
      <w:r w:rsidR="00055AA0" w:rsidRPr="00FC00F3">
        <w:rPr>
          <w:rFonts w:ascii="Times New Roman" w:eastAsia="Times New Roman" w:hAnsi="Times New Roman" w:cs="Times New Roman"/>
          <w:kern w:val="0"/>
          <w:sz w:val="24"/>
          <w:szCs w:val="24"/>
          <w:lang w:val="en-GB" w:eastAsia="en-GB"/>
          <w14:ligatures w14:val="none"/>
        </w:rPr>
        <w:t xml:space="preserve"> </w:t>
      </w:r>
      <w:r w:rsidR="000A0FCD" w:rsidRPr="00FC00F3">
        <w:rPr>
          <w:rFonts w:ascii="Times New Roman" w:eastAsia="Times New Roman" w:hAnsi="Times New Roman" w:cs="Times New Roman"/>
          <w:kern w:val="0"/>
          <w:sz w:val="24"/>
          <w:szCs w:val="24"/>
          <w:lang w:val="en-GB" w:eastAsia="en-GB"/>
          <w14:ligatures w14:val="none"/>
        </w:rPr>
        <w:t xml:space="preserve">The WL group showed the highest rate of reliable improvement on child abuse potential. In terms of child outcomes, the PCIT-T group showed the highest rates of reliable improvement on all variables, except for child self-regulation, which was highest for the COS-P group. All participants (across all groups) showed reliable change in child compliance. </w:t>
      </w:r>
    </w:p>
    <w:p w14:paraId="78DDE5BF" w14:textId="6F7E32B9" w:rsidR="00B738E6" w:rsidRDefault="00B738E6" w:rsidP="00B738E6">
      <w:pPr>
        <w:spacing w:line="480" w:lineRule="auto"/>
        <w:ind w:firstLine="720"/>
        <w:rPr>
          <w:ins w:id="114" w:author="Jane Kohlhoff" w:date="2024-10-10T22:35:00Z" w16du:dateUtc="2024-10-10T11:35:00Z"/>
          <w:rFonts w:ascii="Times New Roman" w:eastAsia="Times New Roman" w:hAnsi="Times New Roman" w:cs="Times New Roman"/>
          <w:b/>
          <w:bCs/>
          <w:kern w:val="0"/>
          <w:sz w:val="24"/>
          <w:szCs w:val="24"/>
          <w:lang w:val="en-GB" w:eastAsia="en-GB"/>
          <w14:ligatures w14:val="none"/>
        </w:rPr>
      </w:pPr>
      <w:ins w:id="115" w:author="Jane Kohlhoff" w:date="2024-10-10T22:40:00Z" w16du:dateUtc="2024-10-10T11:40:00Z">
        <w:r>
          <w:rPr>
            <w:rFonts w:ascii="Times New Roman" w:eastAsia="Times New Roman" w:hAnsi="Times New Roman" w:cs="Times New Roman"/>
            <w:b/>
            <w:bCs/>
            <w:kern w:val="0"/>
            <w:sz w:val="24"/>
            <w:szCs w:val="24"/>
            <w:lang w:val="en-GB" w:eastAsia="en-GB"/>
            <w14:ligatures w14:val="none"/>
          </w:rPr>
          <w:t>Post-hoc s</w:t>
        </w:r>
      </w:ins>
      <w:ins w:id="116" w:author="Jane Kohlhoff" w:date="2024-10-10T22:35:00Z" w16du:dateUtc="2024-10-10T11:35:00Z">
        <w:r w:rsidRPr="00456221">
          <w:rPr>
            <w:rFonts w:ascii="Times New Roman" w:eastAsia="Times New Roman" w:hAnsi="Times New Roman" w:cs="Times New Roman"/>
            <w:b/>
            <w:bCs/>
            <w:kern w:val="0"/>
            <w:sz w:val="24"/>
            <w:szCs w:val="24"/>
            <w:lang w:val="en-GB" w:eastAsia="en-GB"/>
            <w14:ligatures w14:val="none"/>
          </w:rPr>
          <w:t>ensitivity analysis</w:t>
        </w:r>
      </w:ins>
    </w:p>
    <w:p w14:paraId="157258AD" w14:textId="0A763D05" w:rsidR="00B738E6" w:rsidRPr="00FC00F3" w:rsidRDefault="00B738E6" w:rsidP="00B738E6">
      <w:pPr>
        <w:spacing w:line="480" w:lineRule="auto"/>
        <w:ind w:firstLine="720"/>
        <w:rPr>
          <w:rFonts w:ascii="Times New Roman" w:eastAsia="Times New Roman" w:hAnsi="Times New Roman" w:cs="Times New Roman"/>
          <w:kern w:val="0"/>
          <w:sz w:val="24"/>
          <w:szCs w:val="24"/>
          <w:lang w:val="en-GB" w:eastAsia="en-GB"/>
          <w14:ligatures w14:val="none"/>
        </w:rPr>
      </w:pPr>
      <w:bookmarkStart w:id="117" w:name="_Hlk179517528"/>
      <w:ins w:id="118" w:author="Jane Kohlhoff" w:date="2024-10-10T22:35:00Z" w16du:dateUtc="2024-10-10T11:35:00Z">
        <w:r>
          <w:rPr>
            <w:rFonts w:ascii="Times New Roman" w:hAnsi="Times New Roman" w:cs="Times New Roman"/>
            <w:color w:val="000000"/>
            <w:sz w:val="24"/>
            <w:szCs w:val="24"/>
            <w:lang w:val="en-US"/>
          </w:rPr>
          <w:t xml:space="preserve">To test the robustness of our data analysis strategy (given missing data associated with participant attrition), for variables that showed a significant change from T1 to T3 (for any group), missing values </w:t>
        </w:r>
        <w:r w:rsidRPr="00456221">
          <w:rPr>
            <w:rFonts w:ascii="Times New Roman" w:hAnsi="Times New Roman" w:cs="Times New Roman"/>
            <w:color w:val="000000"/>
            <w:sz w:val="24"/>
            <w:szCs w:val="24"/>
            <w:lang w:val="en-US"/>
          </w:rPr>
          <w:t>were imputed</w:t>
        </w:r>
        <w:r>
          <w:rPr>
            <w:rFonts w:ascii="Times New Roman" w:hAnsi="Times New Roman" w:cs="Times New Roman"/>
            <w:color w:val="000000"/>
            <w:sz w:val="24"/>
            <w:szCs w:val="24"/>
            <w:lang w:val="en-US"/>
          </w:rPr>
          <w:t xml:space="preserve"> </w:t>
        </w:r>
      </w:ins>
      <w:ins w:id="119" w:author="Jane Kohlhoff" w:date="2024-10-10T22:49:00Z" w16du:dateUtc="2024-10-10T11:49:00Z">
        <w:r w:rsidR="00596664">
          <w:rPr>
            <w:rFonts w:ascii="Times New Roman" w:hAnsi="Times New Roman" w:cs="Times New Roman"/>
            <w:color w:val="000000"/>
            <w:sz w:val="24"/>
            <w:szCs w:val="24"/>
            <w:lang w:val="en-US"/>
          </w:rPr>
          <w:t>to enable a</w:t>
        </w:r>
      </w:ins>
      <w:ins w:id="120" w:author="Jane Kohlhoff" w:date="2024-10-10T22:40:00Z" w16du:dateUtc="2024-10-10T11:40:00Z">
        <w:r>
          <w:rPr>
            <w:rFonts w:ascii="Times New Roman" w:hAnsi="Times New Roman" w:cs="Times New Roman"/>
            <w:color w:val="000000"/>
            <w:sz w:val="24"/>
            <w:szCs w:val="24"/>
            <w:lang w:val="en-US"/>
          </w:rPr>
          <w:t xml:space="preserve"> post-hoc sensitivity analysis </w:t>
        </w:r>
      </w:ins>
      <w:ins w:id="121" w:author="Jane Kohlhoff" w:date="2024-10-10T22:35:00Z" w16du:dateUtc="2024-10-10T11:35:00Z">
        <w:r>
          <w:rPr>
            <w:rFonts w:ascii="Times New Roman" w:hAnsi="Times New Roman" w:cs="Times New Roman"/>
            <w:color w:val="000000"/>
            <w:sz w:val="24"/>
            <w:szCs w:val="24"/>
            <w:lang w:val="en-US"/>
          </w:rPr>
          <w:t xml:space="preserve">(Supplementary Table </w:t>
        </w:r>
      </w:ins>
      <w:ins w:id="122" w:author="Jane Kohlhoff" w:date="2024-10-11T09:55:00Z" w16du:dateUtc="2024-10-10T22:55:00Z">
        <w:r w:rsidR="004F4BEF">
          <w:rPr>
            <w:rFonts w:ascii="Times New Roman" w:hAnsi="Times New Roman" w:cs="Times New Roman"/>
            <w:color w:val="000000"/>
            <w:sz w:val="24"/>
            <w:szCs w:val="24"/>
            <w:lang w:val="en-US"/>
          </w:rPr>
          <w:t>2</w:t>
        </w:r>
      </w:ins>
      <w:ins w:id="123" w:author="Jane Kohlhoff" w:date="2024-10-10T22:35:00Z" w16du:dateUtc="2024-10-10T11:35:00Z">
        <w:r>
          <w:rPr>
            <w:rFonts w:ascii="Times New Roman" w:hAnsi="Times New Roman" w:cs="Times New Roman"/>
            <w:color w:val="000000"/>
            <w:sz w:val="24"/>
            <w:szCs w:val="24"/>
            <w:lang w:val="en-US"/>
          </w:rPr>
          <w:t xml:space="preserve">). For positive parenting verbalizations </w:t>
        </w:r>
        <w:r w:rsidRPr="00456221">
          <w:rPr>
            <w:rFonts w:ascii="Times New Roman" w:hAnsi="Times New Roman" w:cs="Times New Roman"/>
            <w:color w:val="000000"/>
            <w:sz w:val="24"/>
            <w:szCs w:val="24"/>
            <w:lang w:val="en-US"/>
          </w:rPr>
          <w:t>(DPICS – LP</w:t>
        </w:r>
        <w:r>
          <w:rPr>
            <w:rFonts w:ascii="Times New Roman" w:hAnsi="Times New Roman" w:cs="Times New Roman"/>
            <w:color w:val="000000"/>
            <w:sz w:val="24"/>
            <w:szCs w:val="24"/>
            <w:lang w:val="en-US"/>
          </w:rPr>
          <w:t xml:space="preserve">), </w:t>
        </w:r>
      </w:ins>
      <w:ins w:id="124" w:author="Jane Kohlhoff" w:date="2024-10-10T22:40:00Z" w16du:dateUtc="2024-10-10T11:40:00Z">
        <w:r>
          <w:rPr>
            <w:rFonts w:ascii="Times New Roman" w:hAnsi="Times New Roman" w:cs="Times New Roman"/>
            <w:color w:val="000000"/>
            <w:sz w:val="24"/>
            <w:szCs w:val="24"/>
            <w:lang w:val="en-US"/>
          </w:rPr>
          <w:t>results rem</w:t>
        </w:r>
      </w:ins>
      <w:ins w:id="125" w:author="Jane Kohlhoff" w:date="2024-10-10T22:41:00Z" w16du:dateUtc="2024-10-10T11:41:00Z">
        <w:r>
          <w:rPr>
            <w:rFonts w:ascii="Times New Roman" w:hAnsi="Times New Roman" w:cs="Times New Roman"/>
            <w:color w:val="000000"/>
            <w:sz w:val="24"/>
            <w:szCs w:val="24"/>
            <w:lang w:val="en-US"/>
          </w:rPr>
          <w:t>ained largely unchanged as t</w:t>
        </w:r>
      </w:ins>
      <w:ins w:id="126" w:author="Jane Kohlhoff" w:date="2024-10-10T22:35:00Z" w16du:dateUtc="2024-10-10T11:35:00Z">
        <w:r>
          <w:rPr>
            <w:rFonts w:ascii="Times New Roman" w:hAnsi="Times New Roman" w:cs="Times New Roman"/>
            <w:color w:val="000000"/>
            <w:sz w:val="24"/>
            <w:szCs w:val="24"/>
            <w:lang w:val="en-US"/>
          </w:rPr>
          <w:t xml:space="preserve">here were </w:t>
        </w:r>
      </w:ins>
      <w:ins w:id="127" w:author="Jane Kohlhoff" w:date="2024-10-10T22:42:00Z" w16du:dateUtc="2024-10-10T11:42:00Z">
        <w:r>
          <w:rPr>
            <w:rFonts w:ascii="Times New Roman" w:hAnsi="Times New Roman" w:cs="Times New Roman"/>
            <w:color w:val="000000"/>
            <w:sz w:val="24"/>
            <w:szCs w:val="24"/>
            <w:lang w:val="en-US"/>
          </w:rPr>
          <w:t xml:space="preserve">still </w:t>
        </w:r>
      </w:ins>
      <w:ins w:id="128" w:author="Jane Kohlhoff" w:date="2024-10-10T22:35:00Z" w16du:dateUtc="2024-10-10T11:35:00Z">
        <w:r>
          <w:rPr>
            <w:rFonts w:ascii="Times New Roman" w:hAnsi="Times New Roman" w:cs="Times New Roman"/>
            <w:color w:val="000000"/>
            <w:sz w:val="24"/>
            <w:szCs w:val="24"/>
            <w:lang w:val="en-US"/>
          </w:rPr>
          <w:t>significant effects for time, group, and time x group (</w:t>
        </w:r>
        <w:proofErr w:type="spellStart"/>
        <w:r w:rsidRPr="00456221">
          <w:rPr>
            <w:rFonts w:ascii="Times New Roman" w:hAnsi="Times New Roman" w:cs="Times New Roman"/>
            <w:i/>
            <w:iCs/>
            <w:color w:val="000000"/>
            <w:sz w:val="24"/>
            <w:szCs w:val="24"/>
            <w:lang w:val="en-US"/>
          </w:rPr>
          <w:t>p</w:t>
        </w:r>
        <w:r>
          <w:rPr>
            <w:rFonts w:ascii="Times New Roman" w:hAnsi="Times New Roman" w:cs="Times New Roman"/>
            <w:color w:val="000000"/>
            <w:sz w:val="24"/>
            <w:szCs w:val="24"/>
            <w:lang w:val="en-US"/>
          </w:rPr>
          <w:t>s</w:t>
        </w:r>
        <w:proofErr w:type="spellEnd"/>
        <w:r>
          <w:rPr>
            <w:rFonts w:ascii="Times New Roman" w:hAnsi="Times New Roman" w:cs="Times New Roman"/>
            <w:color w:val="000000"/>
            <w:sz w:val="24"/>
            <w:szCs w:val="24"/>
            <w:lang w:val="en-US"/>
          </w:rPr>
          <w:t xml:space="preserve"> &lt; .05). The PCIT-T and COS-P groups showed significant increases in positive parenting verbalizations from T1 to T2</w:t>
        </w:r>
      </w:ins>
      <w:ins w:id="129" w:author="Jane Kohlhoff" w:date="2024-10-11T05:40:00Z" w16du:dateUtc="2024-10-10T18:40:00Z">
        <w:r w:rsidR="001F699F">
          <w:rPr>
            <w:rFonts w:ascii="Times New Roman" w:hAnsi="Times New Roman" w:cs="Times New Roman"/>
            <w:color w:val="000000"/>
            <w:sz w:val="24"/>
            <w:szCs w:val="24"/>
            <w:lang w:val="en-US"/>
          </w:rPr>
          <w:t xml:space="preserve"> and</w:t>
        </w:r>
      </w:ins>
      <w:ins w:id="130" w:author="Jane Kohlhoff" w:date="2024-10-10T22:35:00Z" w16du:dateUtc="2024-10-10T11:35:00Z">
        <w:r>
          <w:rPr>
            <w:rFonts w:ascii="Times New Roman" w:hAnsi="Times New Roman" w:cs="Times New Roman"/>
            <w:color w:val="000000"/>
            <w:sz w:val="24"/>
            <w:szCs w:val="24"/>
            <w:lang w:val="en-US"/>
          </w:rPr>
          <w:t xml:space="preserve"> the PCIT-T group showed significant improvement from T1 to T3</w:t>
        </w:r>
      </w:ins>
      <w:ins w:id="131" w:author="Jane Kohlhoff" w:date="2024-10-11T05:40:00Z" w16du:dateUtc="2024-10-10T18:40:00Z">
        <w:r w:rsidR="001F699F">
          <w:rPr>
            <w:rFonts w:ascii="Times New Roman" w:hAnsi="Times New Roman" w:cs="Times New Roman"/>
            <w:color w:val="000000"/>
            <w:sz w:val="24"/>
            <w:szCs w:val="24"/>
            <w:lang w:val="en-US"/>
          </w:rPr>
          <w:t xml:space="preserve"> (</w:t>
        </w:r>
        <w:proofErr w:type="spellStart"/>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s</w:t>
        </w:r>
        <w:proofErr w:type="spellEnd"/>
        <w:r w:rsidR="001F699F">
          <w:rPr>
            <w:rFonts w:ascii="Times New Roman" w:hAnsi="Times New Roman" w:cs="Times New Roman"/>
            <w:color w:val="000000"/>
            <w:sz w:val="24"/>
            <w:szCs w:val="24"/>
            <w:lang w:val="en-US"/>
          </w:rPr>
          <w:t xml:space="preserve"> &lt; .05)</w:t>
        </w:r>
      </w:ins>
      <w:ins w:id="132" w:author="Jane Kohlhoff" w:date="2024-10-10T22:35:00Z" w16du:dateUtc="2024-10-10T11:35:00Z">
        <w:r>
          <w:rPr>
            <w:rFonts w:ascii="Times New Roman" w:hAnsi="Times New Roman" w:cs="Times New Roman"/>
            <w:color w:val="000000"/>
            <w:sz w:val="24"/>
            <w:szCs w:val="24"/>
            <w:lang w:val="en-US"/>
          </w:rPr>
          <w:t xml:space="preserve">. At T1, the </w:t>
        </w:r>
        <w:r w:rsidRPr="00456221">
          <w:rPr>
            <w:rFonts w:ascii="Times New Roman" w:hAnsi="Times New Roman" w:cs="Times New Roman"/>
            <w:color w:val="000000"/>
            <w:sz w:val="24"/>
            <w:szCs w:val="24"/>
            <w:lang w:val="en-US"/>
          </w:rPr>
          <w:t xml:space="preserve">PCIT-T group used less </w:t>
        </w:r>
        <w:r>
          <w:rPr>
            <w:rFonts w:ascii="Times New Roman" w:hAnsi="Times New Roman" w:cs="Times New Roman"/>
            <w:color w:val="000000"/>
            <w:sz w:val="24"/>
            <w:szCs w:val="24"/>
            <w:lang w:val="en-US"/>
          </w:rPr>
          <w:t>positive parenting verbalizations</w:t>
        </w:r>
        <w:r w:rsidRPr="00456221">
          <w:rPr>
            <w:rFonts w:ascii="Times New Roman" w:hAnsi="Times New Roman" w:cs="Times New Roman"/>
            <w:color w:val="000000"/>
            <w:sz w:val="24"/>
            <w:szCs w:val="24"/>
            <w:lang w:val="en-US"/>
          </w:rPr>
          <w:t xml:space="preserve"> than the COS-P and WL</w:t>
        </w:r>
        <w:r>
          <w:rPr>
            <w:rFonts w:ascii="Times New Roman" w:hAnsi="Times New Roman" w:cs="Times New Roman"/>
            <w:color w:val="000000"/>
            <w:sz w:val="24"/>
            <w:szCs w:val="24"/>
            <w:lang w:val="en-US"/>
          </w:rPr>
          <w:t xml:space="preserve"> groups</w:t>
        </w:r>
      </w:ins>
      <w:ins w:id="133" w:author="Jane Kohlhoff" w:date="2024-10-11T05:40:00Z" w16du:dateUtc="2024-10-10T18:40:00Z">
        <w:r w:rsidR="001F699F">
          <w:rPr>
            <w:rFonts w:ascii="Times New Roman" w:hAnsi="Times New Roman" w:cs="Times New Roman"/>
            <w:color w:val="000000"/>
            <w:sz w:val="24"/>
            <w:szCs w:val="24"/>
            <w:lang w:val="en-US"/>
          </w:rPr>
          <w:t xml:space="preserve"> (</w:t>
        </w:r>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 xml:space="preserve"> &lt; .05)</w:t>
        </w:r>
      </w:ins>
      <w:ins w:id="134" w:author="Jane Kohlhoff" w:date="2024-10-10T22:35:00Z" w16du:dateUtc="2024-10-10T11:35:00Z">
        <w:r>
          <w:rPr>
            <w:rFonts w:ascii="Times New Roman" w:hAnsi="Times New Roman" w:cs="Times New Roman"/>
            <w:color w:val="000000"/>
            <w:sz w:val="24"/>
            <w:szCs w:val="24"/>
            <w:lang w:val="en-US"/>
          </w:rPr>
          <w:t>. At T2, the PCIT-T group used significantly more</w:t>
        </w:r>
        <w:r w:rsidRPr="00AD4626">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positive parenting verbalizations</w:t>
        </w:r>
        <w:r w:rsidRPr="00456221">
          <w:rPr>
            <w:rFonts w:ascii="Times New Roman" w:hAnsi="Times New Roman" w:cs="Times New Roman"/>
            <w:color w:val="000000"/>
            <w:sz w:val="24"/>
            <w:szCs w:val="24"/>
            <w:lang w:val="en-US"/>
          </w:rPr>
          <w:t xml:space="preserve"> than the COS-P and WL</w:t>
        </w:r>
        <w:r>
          <w:rPr>
            <w:rFonts w:ascii="Times New Roman" w:hAnsi="Times New Roman" w:cs="Times New Roman"/>
            <w:color w:val="000000"/>
            <w:sz w:val="24"/>
            <w:szCs w:val="24"/>
            <w:lang w:val="en-US"/>
          </w:rPr>
          <w:t xml:space="preserve"> groups (</w:t>
        </w:r>
        <w:proofErr w:type="spellStart"/>
        <w:r w:rsidRPr="00456221">
          <w:rPr>
            <w:rFonts w:ascii="Times New Roman" w:hAnsi="Times New Roman" w:cs="Times New Roman"/>
            <w:i/>
            <w:iCs/>
            <w:color w:val="000000"/>
            <w:sz w:val="24"/>
            <w:szCs w:val="24"/>
            <w:lang w:val="en-US"/>
          </w:rPr>
          <w:t>p</w:t>
        </w:r>
        <w:r>
          <w:rPr>
            <w:rFonts w:ascii="Times New Roman" w:hAnsi="Times New Roman" w:cs="Times New Roman"/>
            <w:color w:val="000000"/>
            <w:sz w:val="24"/>
            <w:szCs w:val="24"/>
            <w:lang w:val="en-US"/>
          </w:rPr>
          <w:t>s</w:t>
        </w:r>
        <w:proofErr w:type="spellEnd"/>
        <w:r>
          <w:rPr>
            <w:rFonts w:ascii="Times New Roman" w:hAnsi="Times New Roman" w:cs="Times New Roman"/>
            <w:color w:val="000000"/>
            <w:sz w:val="24"/>
            <w:szCs w:val="24"/>
            <w:lang w:val="en-US"/>
          </w:rPr>
          <w:t xml:space="preserve"> &lt; .05), and the COS-P group used more</w:t>
        </w:r>
        <w:r w:rsidRPr="00F96AA6">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positive parenting verbalizations than the WL group (</w:t>
        </w:r>
        <w:r w:rsidRPr="00456221">
          <w:rPr>
            <w:rFonts w:ascii="Times New Roman" w:hAnsi="Times New Roman" w:cs="Times New Roman"/>
            <w:i/>
            <w:iCs/>
            <w:color w:val="000000"/>
            <w:sz w:val="24"/>
            <w:szCs w:val="24"/>
            <w:lang w:val="en-US"/>
          </w:rPr>
          <w:t>p</w:t>
        </w:r>
        <w:r>
          <w:rPr>
            <w:rFonts w:ascii="Times New Roman" w:hAnsi="Times New Roman" w:cs="Times New Roman"/>
            <w:color w:val="000000"/>
            <w:sz w:val="24"/>
            <w:szCs w:val="24"/>
            <w:lang w:val="en-US"/>
          </w:rPr>
          <w:t xml:space="preserve"> &lt; .05). At T3, the PCIT-T group used significantly more</w:t>
        </w:r>
        <w:r w:rsidRPr="00AD4626">
          <w:rPr>
            <w:rFonts w:ascii="Times New Roman" w:hAnsi="Times New Roman" w:cs="Times New Roman"/>
            <w:color w:val="000000"/>
            <w:sz w:val="24"/>
            <w:szCs w:val="24"/>
            <w:lang w:val="en-US"/>
          </w:rPr>
          <w:t xml:space="preserve"> </w:t>
        </w:r>
        <w:r>
          <w:rPr>
            <w:rFonts w:ascii="Times New Roman" w:hAnsi="Times New Roman" w:cs="Times New Roman"/>
            <w:color w:val="000000"/>
            <w:sz w:val="24"/>
            <w:szCs w:val="24"/>
            <w:lang w:val="en-US"/>
          </w:rPr>
          <w:t>positive parenting verbalizations</w:t>
        </w:r>
        <w:r w:rsidRPr="00456221">
          <w:rPr>
            <w:rFonts w:ascii="Times New Roman" w:hAnsi="Times New Roman" w:cs="Times New Roman"/>
            <w:color w:val="000000"/>
            <w:sz w:val="24"/>
            <w:szCs w:val="24"/>
            <w:lang w:val="en-US"/>
          </w:rPr>
          <w:t xml:space="preserve"> than the COS-P group</w:t>
        </w:r>
      </w:ins>
      <w:ins w:id="135" w:author="Jane Kohlhoff" w:date="2024-10-11T05:40:00Z" w16du:dateUtc="2024-10-10T18:40:00Z">
        <w:r w:rsidR="001F699F">
          <w:rPr>
            <w:rFonts w:ascii="Times New Roman" w:hAnsi="Times New Roman" w:cs="Times New Roman"/>
            <w:color w:val="000000"/>
            <w:sz w:val="24"/>
            <w:szCs w:val="24"/>
            <w:lang w:val="en-US"/>
          </w:rPr>
          <w:t xml:space="preserve"> (</w:t>
        </w:r>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 xml:space="preserve"> &lt; .05)</w:t>
        </w:r>
      </w:ins>
      <w:ins w:id="136" w:author="Jane Kohlhoff" w:date="2024-10-10T22:35:00Z" w16du:dateUtc="2024-10-10T11:35:00Z">
        <w:r w:rsidRPr="00456221">
          <w:rPr>
            <w:rFonts w:ascii="Times New Roman" w:hAnsi="Times New Roman" w:cs="Times New Roman"/>
            <w:color w:val="000000"/>
            <w:sz w:val="24"/>
            <w:szCs w:val="24"/>
            <w:lang w:val="en-US"/>
          </w:rPr>
          <w:t>.</w:t>
        </w:r>
        <w:r>
          <w:rPr>
            <w:rFonts w:ascii="Times New Roman" w:hAnsi="Times New Roman" w:cs="Times New Roman"/>
            <w:color w:val="000000"/>
            <w:sz w:val="24"/>
            <w:szCs w:val="24"/>
            <w:lang w:val="en-US"/>
          </w:rPr>
          <w:t xml:space="preserve"> For n</w:t>
        </w:r>
        <w:r w:rsidRPr="00456221">
          <w:rPr>
            <w:rFonts w:ascii="Times New Roman" w:hAnsi="Times New Roman" w:cs="Times New Roman"/>
            <w:color w:val="000000"/>
            <w:sz w:val="24"/>
            <w:szCs w:val="24"/>
            <w:lang w:val="en-US"/>
          </w:rPr>
          <w:t>egative parenting verbalizations</w:t>
        </w:r>
        <w:r>
          <w:rPr>
            <w:rFonts w:ascii="Times New Roman" w:hAnsi="Times New Roman" w:cs="Times New Roman"/>
            <w:color w:val="000000"/>
            <w:sz w:val="24"/>
            <w:szCs w:val="24"/>
            <w:lang w:val="en-US"/>
          </w:rPr>
          <w:t xml:space="preserve"> </w:t>
        </w:r>
        <w:r w:rsidRPr="00456221">
          <w:rPr>
            <w:rFonts w:ascii="Times New Roman" w:hAnsi="Times New Roman" w:cs="Times New Roman"/>
            <w:color w:val="000000"/>
            <w:sz w:val="24"/>
            <w:szCs w:val="24"/>
            <w:lang w:val="en-US"/>
          </w:rPr>
          <w:t>(DPICS – NTA)</w:t>
        </w:r>
        <w:r>
          <w:rPr>
            <w:rFonts w:ascii="Times New Roman" w:hAnsi="Times New Roman" w:cs="Times New Roman"/>
            <w:color w:val="000000"/>
            <w:sz w:val="24"/>
            <w:szCs w:val="24"/>
            <w:lang w:val="en-US"/>
          </w:rPr>
          <w:t xml:space="preserve">, </w:t>
        </w:r>
      </w:ins>
      <w:ins w:id="137" w:author="Jane Kohlhoff" w:date="2024-10-10T22:41:00Z" w16du:dateUtc="2024-10-10T11:41:00Z">
        <w:r>
          <w:rPr>
            <w:rFonts w:ascii="Times New Roman" w:hAnsi="Times New Roman" w:cs="Times New Roman"/>
            <w:color w:val="000000"/>
            <w:sz w:val="24"/>
            <w:szCs w:val="24"/>
            <w:lang w:val="en-US"/>
          </w:rPr>
          <w:t xml:space="preserve">results </w:t>
        </w:r>
      </w:ins>
      <w:ins w:id="138" w:author="Jane Kohlhoff" w:date="2024-10-10T22:43:00Z" w16du:dateUtc="2024-10-10T11:43:00Z">
        <w:r>
          <w:rPr>
            <w:rFonts w:ascii="Times New Roman" w:hAnsi="Times New Roman" w:cs="Times New Roman"/>
            <w:color w:val="000000"/>
            <w:sz w:val="24"/>
            <w:szCs w:val="24"/>
            <w:lang w:val="en-US"/>
          </w:rPr>
          <w:t xml:space="preserve">were also </w:t>
        </w:r>
      </w:ins>
      <w:ins w:id="139" w:author="Jane Kohlhoff" w:date="2024-10-10T22:46:00Z" w16du:dateUtc="2024-10-10T11:46:00Z">
        <w:r w:rsidR="00596664">
          <w:rPr>
            <w:rFonts w:ascii="Times New Roman" w:hAnsi="Times New Roman" w:cs="Times New Roman"/>
            <w:color w:val="000000"/>
            <w:sz w:val="24"/>
            <w:szCs w:val="24"/>
            <w:lang w:val="en-US"/>
          </w:rPr>
          <w:t>like</w:t>
        </w:r>
      </w:ins>
      <w:ins w:id="140" w:author="Jane Kohlhoff" w:date="2024-10-10T22:43:00Z" w16du:dateUtc="2024-10-10T11:43:00Z">
        <w:r>
          <w:rPr>
            <w:rFonts w:ascii="Times New Roman" w:hAnsi="Times New Roman" w:cs="Times New Roman"/>
            <w:color w:val="000000"/>
            <w:sz w:val="24"/>
            <w:szCs w:val="24"/>
            <w:lang w:val="en-US"/>
          </w:rPr>
          <w:t xml:space="preserve"> those of the main analysis as</w:t>
        </w:r>
      </w:ins>
      <w:ins w:id="141" w:author="Jane Kohlhoff" w:date="2024-10-10T22:47:00Z" w16du:dateUtc="2024-10-10T11:47:00Z">
        <w:r w:rsidR="00596664" w:rsidRPr="00596664">
          <w:rPr>
            <w:rFonts w:ascii="Times New Roman" w:hAnsi="Times New Roman" w:cs="Times New Roman"/>
            <w:color w:val="000000"/>
            <w:sz w:val="24"/>
            <w:szCs w:val="24"/>
            <w:lang w:val="en-US"/>
          </w:rPr>
          <w:t xml:space="preserve"> </w:t>
        </w:r>
        <w:r w:rsidR="00596664">
          <w:rPr>
            <w:rFonts w:ascii="Times New Roman" w:hAnsi="Times New Roman" w:cs="Times New Roman"/>
            <w:color w:val="000000"/>
            <w:sz w:val="24"/>
            <w:szCs w:val="24"/>
            <w:lang w:val="en-US"/>
          </w:rPr>
          <w:t>there was a significant effect for time (</w:t>
        </w:r>
        <w:r w:rsidR="00596664" w:rsidRPr="00456221">
          <w:rPr>
            <w:rFonts w:ascii="Times New Roman" w:hAnsi="Times New Roman" w:cs="Times New Roman"/>
            <w:i/>
            <w:iCs/>
            <w:color w:val="000000"/>
            <w:sz w:val="24"/>
            <w:szCs w:val="24"/>
            <w:lang w:val="en-US"/>
          </w:rPr>
          <w:t>p</w:t>
        </w:r>
        <w:r w:rsidR="00596664">
          <w:rPr>
            <w:rFonts w:ascii="Times New Roman" w:hAnsi="Times New Roman" w:cs="Times New Roman"/>
            <w:color w:val="000000"/>
            <w:sz w:val="24"/>
            <w:szCs w:val="24"/>
            <w:lang w:val="en-US"/>
          </w:rPr>
          <w:t xml:space="preserve"> &lt; .001) but not group or time x </w:t>
        </w:r>
        <w:r w:rsidR="00596664">
          <w:rPr>
            <w:rFonts w:ascii="Times New Roman" w:hAnsi="Times New Roman" w:cs="Times New Roman"/>
            <w:color w:val="000000"/>
            <w:sz w:val="24"/>
            <w:szCs w:val="24"/>
            <w:lang w:val="en-US"/>
          </w:rPr>
          <w:lastRenderedPageBreak/>
          <w:t>group, and</w:t>
        </w:r>
      </w:ins>
      <w:ins w:id="142" w:author="Jane Kohlhoff" w:date="2024-10-10T22:43:00Z" w16du:dateUtc="2024-10-10T11:43:00Z">
        <w:r>
          <w:rPr>
            <w:rFonts w:ascii="Times New Roman" w:hAnsi="Times New Roman" w:cs="Times New Roman"/>
            <w:color w:val="000000"/>
            <w:sz w:val="24"/>
            <w:szCs w:val="24"/>
            <w:lang w:val="en-US"/>
          </w:rPr>
          <w:t xml:space="preserve"> </w:t>
        </w:r>
      </w:ins>
      <w:ins w:id="143" w:author="Jane Kohlhoff" w:date="2024-10-10T22:46:00Z" w16du:dateUtc="2024-10-10T11:46:00Z">
        <w:r w:rsidR="00596664">
          <w:rPr>
            <w:rFonts w:ascii="Times New Roman" w:eastAsia="Times New Roman" w:hAnsi="Times New Roman" w:cs="Times New Roman"/>
            <w:kern w:val="0"/>
            <w:sz w:val="24"/>
            <w:szCs w:val="24"/>
            <w:lang w:val="en-GB" w:eastAsia="en-GB"/>
            <w14:ligatures w14:val="none"/>
          </w:rPr>
          <w:t>the PCIT-T group showed a significant decrease from T1 to T2 and from T1 to T3</w:t>
        </w:r>
      </w:ins>
      <w:ins w:id="144" w:author="Jane Kohlhoff" w:date="2024-10-11T05:40:00Z" w16du:dateUtc="2024-10-10T18:40:00Z">
        <w:r w:rsidR="001F699F">
          <w:rPr>
            <w:rFonts w:ascii="Times New Roman" w:eastAsia="Times New Roman" w:hAnsi="Times New Roman" w:cs="Times New Roman"/>
            <w:kern w:val="0"/>
            <w:sz w:val="24"/>
            <w:szCs w:val="24"/>
            <w:lang w:val="en-GB" w:eastAsia="en-GB"/>
            <w14:ligatures w14:val="none"/>
          </w:rPr>
          <w:t xml:space="preserve"> </w:t>
        </w:r>
        <w:r w:rsidR="001F699F">
          <w:rPr>
            <w:rFonts w:ascii="Times New Roman" w:hAnsi="Times New Roman" w:cs="Times New Roman"/>
            <w:color w:val="000000"/>
            <w:sz w:val="24"/>
            <w:szCs w:val="24"/>
            <w:lang w:val="en-US"/>
          </w:rPr>
          <w:t>(</w:t>
        </w:r>
        <w:proofErr w:type="spellStart"/>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s</w:t>
        </w:r>
        <w:proofErr w:type="spellEnd"/>
        <w:r w:rsidR="001F699F">
          <w:rPr>
            <w:rFonts w:ascii="Times New Roman" w:hAnsi="Times New Roman" w:cs="Times New Roman"/>
            <w:color w:val="000000"/>
            <w:sz w:val="24"/>
            <w:szCs w:val="24"/>
            <w:lang w:val="en-US"/>
          </w:rPr>
          <w:t xml:space="preserve"> &lt; .05)</w:t>
        </w:r>
      </w:ins>
      <w:ins w:id="145" w:author="Jane Kohlhoff" w:date="2024-10-10T22:46:00Z" w16du:dateUtc="2024-10-10T11:46:00Z">
        <w:r w:rsidR="00596664">
          <w:rPr>
            <w:rFonts w:ascii="Times New Roman" w:eastAsia="Times New Roman" w:hAnsi="Times New Roman" w:cs="Times New Roman"/>
            <w:kern w:val="0"/>
            <w:sz w:val="24"/>
            <w:szCs w:val="24"/>
            <w:lang w:val="en-GB" w:eastAsia="en-GB"/>
            <w14:ligatures w14:val="none"/>
          </w:rPr>
          <w:t>.</w:t>
        </w:r>
      </w:ins>
      <w:ins w:id="146" w:author="Jane Kohlhoff" w:date="2024-10-10T22:47:00Z" w16du:dateUtc="2024-10-10T11:47:00Z">
        <w:r w:rsidR="00596664">
          <w:rPr>
            <w:rFonts w:ascii="Times New Roman" w:hAnsi="Times New Roman" w:cs="Times New Roman"/>
            <w:color w:val="000000"/>
            <w:sz w:val="24"/>
            <w:szCs w:val="24"/>
            <w:lang w:val="en-US"/>
          </w:rPr>
          <w:t xml:space="preserve"> </w:t>
        </w:r>
      </w:ins>
      <w:ins w:id="147" w:author="Jane Kohlhoff" w:date="2024-10-10T22:35:00Z" w16du:dateUtc="2024-10-10T11:35:00Z">
        <w:r>
          <w:rPr>
            <w:rFonts w:ascii="Times New Roman" w:eastAsia="Times New Roman" w:hAnsi="Times New Roman" w:cs="Times New Roman"/>
            <w:kern w:val="0"/>
            <w:sz w:val="24"/>
            <w:szCs w:val="24"/>
            <w:lang w:val="en-GB" w:eastAsia="en-GB"/>
            <w14:ligatures w14:val="none"/>
          </w:rPr>
          <w:t>The WL group showed a significant decrease from T1 to T2</w:t>
        </w:r>
      </w:ins>
      <w:ins w:id="148" w:author="Jane Kohlhoff" w:date="2024-10-11T05:41:00Z" w16du:dateUtc="2024-10-10T18:41:00Z">
        <w:r w:rsidR="001F699F">
          <w:rPr>
            <w:rFonts w:ascii="Times New Roman" w:eastAsia="Times New Roman" w:hAnsi="Times New Roman" w:cs="Times New Roman"/>
            <w:kern w:val="0"/>
            <w:sz w:val="24"/>
            <w:szCs w:val="24"/>
            <w:lang w:val="en-GB" w:eastAsia="en-GB"/>
            <w14:ligatures w14:val="none"/>
          </w:rPr>
          <w:t xml:space="preserve"> </w:t>
        </w:r>
        <w:r w:rsidR="001F699F">
          <w:rPr>
            <w:rFonts w:ascii="Times New Roman" w:hAnsi="Times New Roman" w:cs="Times New Roman"/>
            <w:color w:val="000000"/>
            <w:sz w:val="24"/>
            <w:szCs w:val="24"/>
            <w:lang w:val="en-US"/>
          </w:rPr>
          <w:t>(</w:t>
        </w:r>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 xml:space="preserve"> &lt; .05)</w:t>
        </w:r>
      </w:ins>
      <w:ins w:id="149" w:author="Jane Kohlhoff" w:date="2024-10-10T22:35:00Z" w16du:dateUtc="2024-10-10T11:35:00Z">
        <w:r>
          <w:rPr>
            <w:rFonts w:ascii="Times New Roman" w:eastAsia="Times New Roman" w:hAnsi="Times New Roman" w:cs="Times New Roman"/>
            <w:kern w:val="0"/>
            <w:sz w:val="24"/>
            <w:szCs w:val="24"/>
            <w:lang w:val="en-GB" w:eastAsia="en-GB"/>
            <w14:ligatures w14:val="none"/>
          </w:rPr>
          <w:t>.</w:t>
        </w:r>
        <w:r>
          <w:rPr>
            <w:rFonts w:ascii="Times New Roman" w:hAnsi="Times New Roman" w:cs="Times New Roman"/>
            <w:color w:val="000000"/>
            <w:sz w:val="24"/>
            <w:szCs w:val="24"/>
            <w:lang w:val="en-US"/>
          </w:rPr>
          <w:t xml:space="preserve"> There </w:t>
        </w:r>
        <w:proofErr w:type="gramStart"/>
        <w:r>
          <w:rPr>
            <w:rFonts w:ascii="Times New Roman" w:hAnsi="Times New Roman" w:cs="Times New Roman"/>
            <w:color w:val="000000"/>
            <w:sz w:val="24"/>
            <w:szCs w:val="24"/>
            <w:lang w:val="en-US"/>
          </w:rPr>
          <w:t>were</w:t>
        </w:r>
        <w:proofErr w:type="gramEnd"/>
        <w:r w:rsidRPr="00FC00F3">
          <w:rPr>
            <w:rFonts w:ascii="Times New Roman" w:eastAsia="Times New Roman" w:hAnsi="Times New Roman" w:cs="Times New Roman"/>
            <w:kern w:val="0"/>
            <w:sz w:val="24"/>
            <w:szCs w:val="24"/>
            <w:lang w:val="en-GB" w:eastAsia="en-GB"/>
            <w14:ligatures w14:val="none"/>
          </w:rPr>
          <w:t xml:space="preserve"> no significant between group differences at any time point</w:t>
        </w:r>
        <w:r>
          <w:rPr>
            <w:rFonts w:ascii="Times New Roman" w:eastAsia="Times New Roman" w:hAnsi="Times New Roman" w:cs="Times New Roman"/>
            <w:kern w:val="0"/>
            <w:sz w:val="24"/>
            <w:szCs w:val="24"/>
            <w:lang w:val="en-GB" w:eastAsia="en-GB"/>
            <w14:ligatures w14:val="none"/>
          </w:rPr>
          <w:t xml:space="preserve">. </w:t>
        </w:r>
        <w:r>
          <w:rPr>
            <w:rFonts w:ascii="Times New Roman" w:hAnsi="Times New Roman" w:cs="Times New Roman"/>
            <w:color w:val="000000"/>
            <w:sz w:val="24"/>
            <w:szCs w:val="24"/>
            <w:lang w:val="en-US"/>
          </w:rPr>
          <w:t>For parenting s</w:t>
        </w:r>
        <w:r w:rsidRPr="00456221">
          <w:rPr>
            <w:rFonts w:ascii="Times New Roman" w:hAnsi="Times New Roman" w:cs="Times New Roman"/>
            <w:color w:val="000000"/>
            <w:sz w:val="24"/>
            <w:szCs w:val="24"/>
            <w:lang w:val="en-US"/>
          </w:rPr>
          <w:t>ensitivity</w:t>
        </w:r>
        <w:r>
          <w:rPr>
            <w:rFonts w:ascii="Times New Roman" w:hAnsi="Times New Roman" w:cs="Times New Roman"/>
            <w:color w:val="000000"/>
            <w:sz w:val="24"/>
            <w:szCs w:val="24"/>
            <w:lang w:val="en-US"/>
          </w:rPr>
          <w:t xml:space="preserve"> (</w:t>
        </w:r>
        <w:r w:rsidRPr="00456221">
          <w:rPr>
            <w:rFonts w:ascii="Times New Roman" w:hAnsi="Times New Roman" w:cs="Times New Roman"/>
            <w:color w:val="000000"/>
            <w:sz w:val="24"/>
            <w:szCs w:val="24"/>
            <w:lang w:val="en-US"/>
          </w:rPr>
          <w:t>NICHD-Sensitivity)</w:t>
        </w:r>
        <w:r>
          <w:rPr>
            <w:rFonts w:ascii="Times New Roman" w:hAnsi="Times New Roman" w:cs="Times New Roman"/>
            <w:color w:val="000000"/>
            <w:sz w:val="24"/>
            <w:szCs w:val="24"/>
            <w:lang w:val="en-US"/>
          </w:rPr>
          <w:t>,</w:t>
        </w:r>
      </w:ins>
      <w:ins w:id="150" w:author="Jane Kohlhoff" w:date="2024-10-10T22:48:00Z" w16du:dateUtc="2024-10-10T11:48:00Z">
        <w:r w:rsidR="00596664">
          <w:rPr>
            <w:rFonts w:ascii="Times New Roman" w:hAnsi="Times New Roman" w:cs="Times New Roman"/>
            <w:color w:val="000000"/>
            <w:sz w:val="24"/>
            <w:szCs w:val="24"/>
            <w:lang w:val="en-US"/>
          </w:rPr>
          <w:t xml:space="preserve"> in alignment with the main analysis,</w:t>
        </w:r>
      </w:ins>
      <w:ins w:id="151" w:author="Jane Kohlhoff" w:date="2024-10-10T22:35:00Z" w16du:dateUtc="2024-10-10T11:35:00Z">
        <w:r>
          <w:rPr>
            <w:rFonts w:ascii="Times New Roman" w:hAnsi="Times New Roman" w:cs="Times New Roman"/>
            <w:color w:val="000000"/>
            <w:sz w:val="24"/>
            <w:szCs w:val="24"/>
            <w:lang w:val="en-US"/>
          </w:rPr>
          <w:t xml:space="preserve"> the PCIT-T group showed a significant increase from T1 to T2, and there was a significant between group difference at T2, with the PCIT-T group showing greater sensitivity than the COS-P and WL groups</w:t>
        </w:r>
      </w:ins>
      <w:ins w:id="152" w:author="Jane Kohlhoff" w:date="2024-10-11T05:41:00Z" w16du:dateUtc="2024-10-10T18:41:00Z">
        <w:r w:rsidR="001F699F">
          <w:rPr>
            <w:rFonts w:ascii="Times New Roman" w:hAnsi="Times New Roman" w:cs="Times New Roman"/>
            <w:color w:val="000000"/>
            <w:sz w:val="24"/>
            <w:szCs w:val="24"/>
            <w:lang w:val="en-US"/>
          </w:rPr>
          <w:t xml:space="preserve"> (</w:t>
        </w:r>
        <w:proofErr w:type="spellStart"/>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i/>
            <w:iCs/>
            <w:color w:val="000000"/>
            <w:sz w:val="24"/>
            <w:szCs w:val="24"/>
            <w:lang w:val="en-US"/>
          </w:rPr>
          <w:t>s</w:t>
        </w:r>
        <w:proofErr w:type="spellEnd"/>
        <w:r w:rsidR="001F699F">
          <w:rPr>
            <w:rFonts w:ascii="Times New Roman" w:hAnsi="Times New Roman" w:cs="Times New Roman"/>
            <w:color w:val="000000"/>
            <w:sz w:val="24"/>
            <w:szCs w:val="24"/>
            <w:lang w:val="en-US"/>
          </w:rPr>
          <w:t xml:space="preserve"> &lt; .05)</w:t>
        </w:r>
      </w:ins>
      <w:ins w:id="153" w:author="Jane Kohlhoff" w:date="2024-10-10T22:35:00Z" w16du:dateUtc="2024-10-10T11:35:00Z">
        <w:r>
          <w:rPr>
            <w:rFonts w:ascii="Times New Roman" w:hAnsi="Times New Roman" w:cs="Times New Roman"/>
            <w:color w:val="000000"/>
            <w:sz w:val="24"/>
            <w:szCs w:val="24"/>
            <w:lang w:val="en-US"/>
          </w:rPr>
          <w:t>. For all other variables (p</w:t>
        </w:r>
        <w:r w:rsidRPr="00456221">
          <w:rPr>
            <w:rFonts w:ascii="Times New Roman" w:hAnsi="Times New Roman" w:cs="Times New Roman"/>
            <w:color w:val="000000"/>
            <w:sz w:val="24"/>
            <w:szCs w:val="24"/>
            <w:lang w:val="en-US"/>
          </w:rPr>
          <w:t>arental reflectiveness</w:t>
        </w:r>
        <w:r>
          <w:rPr>
            <w:rFonts w:ascii="Times New Roman" w:hAnsi="Times New Roman" w:cs="Times New Roman"/>
            <w:color w:val="000000"/>
            <w:sz w:val="24"/>
            <w:szCs w:val="24"/>
            <w:lang w:val="en-US"/>
          </w:rPr>
          <w:t>:</w:t>
        </w:r>
        <w:r w:rsidRPr="004E2FB8">
          <w:rPr>
            <w:rFonts w:ascii="Times New Roman" w:hAnsi="Times New Roman" w:cs="Times New Roman"/>
            <w:color w:val="000000"/>
            <w:sz w:val="24"/>
            <w:szCs w:val="24"/>
            <w:lang w:val="en-US"/>
          </w:rPr>
          <w:t xml:space="preserve"> </w:t>
        </w:r>
        <w:r w:rsidRPr="00456221">
          <w:rPr>
            <w:rFonts w:ascii="Times New Roman" w:hAnsi="Times New Roman" w:cs="Times New Roman"/>
            <w:color w:val="000000"/>
            <w:sz w:val="24"/>
            <w:szCs w:val="24"/>
            <w:lang w:val="en-US"/>
          </w:rPr>
          <w:t>CCQ</w:t>
        </w:r>
        <w:r>
          <w:rPr>
            <w:rFonts w:ascii="Times New Roman" w:hAnsi="Times New Roman" w:cs="Times New Roman"/>
            <w:color w:val="000000"/>
            <w:sz w:val="24"/>
            <w:szCs w:val="24"/>
            <w:lang w:val="en-US"/>
          </w:rPr>
          <w:t xml:space="preserve">-DRFQ; child social-emotional functioning: </w:t>
        </w:r>
        <w:r w:rsidRPr="00456221">
          <w:rPr>
            <w:rFonts w:ascii="Times New Roman" w:hAnsi="Times New Roman" w:cs="Times New Roman"/>
            <w:color w:val="000000"/>
            <w:sz w:val="24"/>
            <w:szCs w:val="24"/>
            <w:lang w:val="en-US"/>
          </w:rPr>
          <w:t xml:space="preserve">BITSEA-competence; </w:t>
        </w:r>
      </w:ins>
      <w:ins w:id="154" w:author="Jane Kohlhoff" w:date="2024-10-11T05:42:00Z" w16du:dateUtc="2024-10-10T18:42:00Z">
        <w:r w:rsidR="001F699F">
          <w:rPr>
            <w:rFonts w:ascii="Times New Roman" w:hAnsi="Times New Roman" w:cs="Times New Roman"/>
            <w:color w:val="000000"/>
            <w:sz w:val="24"/>
            <w:szCs w:val="24"/>
            <w:lang w:val="en-US"/>
          </w:rPr>
          <w:t>p</w:t>
        </w:r>
      </w:ins>
      <w:ins w:id="155" w:author="Jane Kohlhoff" w:date="2024-10-10T22:35:00Z" w16du:dateUtc="2024-10-10T11:35:00Z">
        <w:r>
          <w:rPr>
            <w:rFonts w:ascii="Times New Roman" w:hAnsi="Times New Roman" w:cs="Times New Roman"/>
            <w:color w:val="000000"/>
            <w:sz w:val="24"/>
            <w:szCs w:val="24"/>
            <w:lang w:val="en-US"/>
          </w:rPr>
          <w:t xml:space="preserve">roblematic child behaviors: </w:t>
        </w:r>
        <w:r w:rsidRPr="00456221">
          <w:rPr>
            <w:rFonts w:ascii="Times New Roman" w:hAnsi="Times New Roman" w:cs="Times New Roman"/>
            <w:color w:val="000000"/>
            <w:sz w:val="24"/>
            <w:szCs w:val="24"/>
            <w:lang w:val="en-US"/>
          </w:rPr>
          <w:t>CBCL-externalizing; BITSEA-problem</w:t>
        </w:r>
        <w:r>
          <w:rPr>
            <w:rFonts w:ascii="Times New Roman" w:hAnsi="Times New Roman" w:cs="Times New Roman"/>
            <w:color w:val="000000"/>
            <w:sz w:val="24"/>
            <w:szCs w:val="24"/>
            <w:lang w:val="en-US"/>
          </w:rPr>
          <w:t>) the</w:t>
        </w:r>
      </w:ins>
      <w:ins w:id="156" w:author="Jane Kohlhoff" w:date="2024-10-10T22:48:00Z" w16du:dateUtc="2024-10-10T11:48:00Z">
        <w:r w:rsidR="00596664">
          <w:rPr>
            <w:rFonts w:ascii="Times New Roman" w:hAnsi="Times New Roman" w:cs="Times New Roman"/>
            <w:color w:val="000000"/>
            <w:sz w:val="24"/>
            <w:szCs w:val="24"/>
            <w:lang w:val="en-US"/>
          </w:rPr>
          <w:t xml:space="preserve"> post-hoc sensitivity an</w:t>
        </w:r>
      </w:ins>
      <w:ins w:id="157" w:author="Jane Kohlhoff" w:date="2024-10-10T22:49:00Z" w16du:dateUtc="2024-10-10T11:49:00Z">
        <w:r w:rsidR="00596664">
          <w:rPr>
            <w:rFonts w:ascii="Times New Roman" w:hAnsi="Times New Roman" w:cs="Times New Roman"/>
            <w:color w:val="000000"/>
            <w:sz w:val="24"/>
            <w:szCs w:val="24"/>
            <w:lang w:val="en-US"/>
          </w:rPr>
          <w:t>alysis results differed from the main analysis</w:t>
        </w:r>
      </w:ins>
      <w:ins w:id="158" w:author="Jane Kohlhoff" w:date="2024-10-10T23:00:00Z" w16du:dateUtc="2024-10-10T12:00:00Z">
        <w:r w:rsidR="00DB58C1">
          <w:rPr>
            <w:rFonts w:ascii="Times New Roman" w:hAnsi="Times New Roman" w:cs="Times New Roman"/>
            <w:color w:val="000000"/>
            <w:sz w:val="24"/>
            <w:szCs w:val="24"/>
            <w:lang w:val="en-US"/>
          </w:rPr>
          <w:t xml:space="preserve"> </w:t>
        </w:r>
      </w:ins>
      <w:ins w:id="159" w:author="Jane Kohlhoff" w:date="2024-10-10T22:49:00Z" w16du:dateUtc="2024-10-10T11:49:00Z">
        <w:r w:rsidR="00596664">
          <w:rPr>
            <w:rFonts w:ascii="Times New Roman" w:hAnsi="Times New Roman" w:cs="Times New Roman"/>
            <w:color w:val="000000"/>
            <w:sz w:val="24"/>
            <w:szCs w:val="24"/>
            <w:lang w:val="en-US"/>
          </w:rPr>
          <w:t xml:space="preserve">as there were </w:t>
        </w:r>
      </w:ins>
      <w:ins w:id="160" w:author="Jane Kohlhoff" w:date="2024-10-10T22:35:00Z" w16du:dateUtc="2024-10-10T11:35:00Z">
        <w:r>
          <w:rPr>
            <w:rFonts w:ascii="Times New Roman" w:hAnsi="Times New Roman" w:cs="Times New Roman"/>
            <w:color w:val="000000"/>
            <w:sz w:val="24"/>
            <w:szCs w:val="24"/>
            <w:lang w:val="en-US"/>
          </w:rPr>
          <w:t xml:space="preserve">no </w:t>
        </w:r>
        <w:r w:rsidRPr="00FC00F3">
          <w:rPr>
            <w:rFonts w:ascii="Times New Roman" w:eastAsia="Times New Roman" w:hAnsi="Times New Roman" w:cs="Times New Roman"/>
            <w:kern w:val="0"/>
            <w:sz w:val="24"/>
            <w:szCs w:val="24"/>
            <w:lang w:val="en-GB" w:eastAsia="en-GB"/>
            <w14:ligatures w14:val="none"/>
          </w:rPr>
          <w:t>significant effects for time</w:t>
        </w:r>
        <w:r>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group</w:t>
        </w:r>
        <w:r>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or time x group</w:t>
        </w:r>
        <w:r>
          <w:rPr>
            <w:rFonts w:ascii="Times New Roman" w:eastAsia="Times New Roman" w:hAnsi="Times New Roman" w:cs="Times New Roman"/>
            <w:kern w:val="0"/>
            <w:sz w:val="24"/>
            <w:szCs w:val="24"/>
            <w:lang w:val="en-GB" w:eastAsia="en-GB"/>
            <w14:ligatures w14:val="none"/>
          </w:rPr>
          <w:t>, and p</w:t>
        </w:r>
        <w:r w:rsidRPr="00FC00F3">
          <w:rPr>
            <w:rFonts w:ascii="Times New Roman" w:eastAsia="Times New Roman" w:hAnsi="Times New Roman" w:cs="Times New Roman"/>
            <w:kern w:val="0"/>
            <w:sz w:val="24"/>
            <w:szCs w:val="24"/>
            <w:lang w:val="en-GB" w:eastAsia="en-GB"/>
            <w14:ligatures w14:val="none"/>
          </w:rPr>
          <w:t xml:space="preserve">lanned comparisons revealed no significant between group differences at any time point and no </w:t>
        </w:r>
        <w:r>
          <w:rPr>
            <w:rFonts w:ascii="Times New Roman" w:eastAsia="Times New Roman" w:hAnsi="Times New Roman" w:cs="Times New Roman"/>
            <w:kern w:val="0"/>
            <w:sz w:val="24"/>
            <w:szCs w:val="24"/>
            <w:lang w:val="en-GB" w:eastAsia="en-GB"/>
            <w14:ligatures w14:val="none"/>
          </w:rPr>
          <w:t xml:space="preserve">significant </w:t>
        </w:r>
        <w:r w:rsidRPr="00FC00F3">
          <w:rPr>
            <w:rFonts w:ascii="Times New Roman" w:eastAsia="Times New Roman" w:hAnsi="Times New Roman" w:cs="Times New Roman"/>
            <w:kern w:val="0"/>
            <w:sz w:val="24"/>
            <w:szCs w:val="24"/>
            <w:lang w:val="en-GB" w:eastAsia="en-GB"/>
            <w14:ligatures w14:val="none"/>
          </w:rPr>
          <w:t xml:space="preserve">within-group </w:t>
        </w:r>
        <w:r>
          <w:rPr>
            <w:rFonts w:ascii="Times New Roman" w:eastAsia="Times New Roman" w:hAnsi="Times New Roman" w:cs="Times New Roman"/>
            <w:kern w:val="0"/>
            <w:sz w:val="24"/>
            <w:szCs w:val="24"/>
            <w:lang w:val="en-GB" w:eastAsia="en-GB"/>
            <w14:ligatures w14:val="none"/>
          </w:rPr>
          <w:t>changes.</w:t>
        </w:r>
      </w:ins>
      <w:ins w:id="161" w:author="Jane Kohlhoff" w:date="2024-10-10T23:00:00Z" w16du:dateUtc="2024-10-10T12:00:00Z">
        <w:r w:rsidR="00DB58C1">
          <w:rPr>
            <w:rFonts w:ascii="Times New Roman" w:eastAsia="Times New Roman" w:hAnsi="Times New Roman" w:cs="Times New Roman"/>
            <w:kern w:val="0"/>
            <w:sz w:val="24"/>
            <w:szCs w:val="24"/>
            <w:lang w:val="en-GB" w:eastAsia="en-GB"/>
            <w14:ligatures w14:val="none"/>
          </w:rPr>
          <w:t xml:space="preserve"> </w:t>
        </w:r>
      </w:ins>
      <w:ins w:id="162" w:author="Jane Kohlhoff" w:date="2024-10-11T05:41:00Z" w16du:dateUtc="2024-10-10T18:41:00Z">
        <w:r w:rsidR="001F699F">
          <w:rPr>
            <w:rFonts w:ascii="Times New Roman" w:eastAsia="Times New Roman" w:hAnsi="Times New Roman" w:cs="Times New Roman"/>
            <w:kern w:val="0"/>
            <w:sz w:val="24"/>
            <w:szCs w:val="24"/>
            <w:lang w:val="en-GB" w:eastAsia="en-GB"/>
            <w14:ligatures w14:val="none"/>
          </w:rPr>
          <w:t>T</w:t>
        </w:r>
      </w:ins>
      <w:ins w:id="163" w:author="Jane Kohlhoff" w:date="2024-10-10T23:00:00Z" w16du:dateUtc="2024-10-10T12:00:00Z">
        <w:r w:rsidR="00DB58C1">
          <w:rPr>
            <w:rFonts w:ascii="Times New Roman" w:eastAsia="Times New Roman" w:hAnsi="Times New Roman" w:cs="Times New Roman"/>
            <w:kern w:val="0"/>
            <w:sz w:val="24"/>
            <w:szCs w:val="24"/>
            <w:lang w:val="en-GB" w:eastAsia="en-GB"/>
            <w14:ligatures w14:val="none"/>
          </w:rPr>
          <w:t xml:space="preserve">he COS-P group showed significant decrease in child externalising </w:t>
        </w:r>
        <w:proofErr w:type="spellStart"/>
        <w:r w:rsidR="00DB58C1">
          <w:rPr>
            <w:rFonts w:ascii="Times New Roman" w:eastAsia="Times New Roman" w:hAnsi="Times New Roman" w:cs="Times New Roman"/>
            <w:kern w:val="0"/>
            <w:sz w:val="24"/>
            <w:szCs w:val="24"/>
            <w:lang w:val="en-GB" w:eastAsia="en-GB"/>
            <w14:ligatures w14:val="none"/>
          </w:rPr>
          <w:t>behavior</w:t>
        </w:r>
        <w:proofErr w:type="spellEnd"/>
        <w:r w:rsidR="00DB58C1">
          <w:rPr>
            <w:rFonts w:ascii="Times New Roman" w:eastAsia="Times New Roman" w:hAnsi="Times New Roman" w:cs="Times New Roman"/>
            <w:kern w:val="0"/>
            <w:sz w:val="24"/>
            <w:szCs w:val="24"/>
            <w:lang w:val="en-GB" w:eastAsia="en-GB"/>
            <w14:ligatures w14:val="none"/>
          </w:rPr>
          <w:t xml:space="preserve"> problems from T1 to T2</w:t>
        </w:r>
      </w:ins>
      <w:ins w:id="164" w:author="Jane Kohlhoff" w:date="2024-10-11T05:42:00Z" w16du:dateUtc="2024-10-10T18:42:00Z">
        <w:r w:rsidR="001F699F">
          <w:rPr>
            <w:rFonts w:ascii="Times New Roman" w:eastAsia="Times New Roman" w:hAnsi="Times New Roman" w:cs="Times New Roman"/>
            <w:kern w:val="0"/>
            <w:sz w:val="24"/>
            <w:szCs w:val="24"/>
            <w:lang w:val="en-GB" w:eastAsia="en-GB"/>
            <w14:ligatures w14:val="none"/>
          </w:rPr>
          <w:t xml:space="preserve"> </w:t>
        </w:r>
        <w:r w:rsidR="001F699F">
          <w:rPr>
            <w:rFonts w:ascii="Times New Roman" w:hAnsi="Times New Roman" w:cs="Times New Roman"/>
            <w:color w:val="000000"/>
            <w:sz w:val="24"/>
            <w:szCs w:val="24"/>
            <w:lang w:val="en-US"/>
          </w:rPr>
          <w:t>(</w:t>
        </w:r>
        <w:r w:rsidR="001F699F" w:rsidRPr="00456221">
          <w:rPr>
            <w:rFonts w:ascii="Times New Roman" w:hAnsi="Times New Roman" w:cs="Times New Roman"/>
            <w:i/>
            <w:iCs/>
            <w:color w:val="000000"/>
            <w:sz w:val="24"/>
            <w:szCs w:val="24"/>
            <w:lang w:val="en-US"/>
          </w:rPr>
          <w:t>p</w:t>
        </w:r>
        <w:r w:rsidR="001F699F">
          <w:rPr>
            <w:rFonts w:ascii="Times New Roman" w:hAnsi="Times New Roman" w:cs="Times New Roman"/>
            <w:color w:val="000000"/>
            <w:sz w:val="24"/>
            <w:szCs w:val="24"/>
            <w:lang w:val="en-US"/>
          </w:rPr>
          <w:t xml:space="preserve"> &lt; .05).</w:t>
        </w:r>
      </w:ins>
    </w:p>
    <w:bookmarkEnd w:id="117"/>
    <w:p w14:paraId="4FD023F5" w14:textId="303AC4F6" w:rsidR="00A436AA" w:rsidRPr="00FC00F3" w:rsidRDefault="00A436AA" w:rsidP="00721B9A">
      <w:pPr>
        <w:spacing w:line="480" w:lineRule="auto"/>
        <w:jc w:val="center"/>
        <w:rPr>
          <w:rFonts w:ascii="Times New Roman" w:hAnsi="Times New Roman" w:cs="Times New Roman"/>
          <w:i/>
          <w:iCs/>
          <w:color w:val="000000"/>
          <w:sz w:val="24"/>
          <w:szCs w:val="24"/>
          <w:lang w:val="en-US"/>
        </w:rPr>
      </w:pPr>
      <w:r w:rsidRPr="00FC00F3">
        <w:rPr>
          <w:rFonts w:ascii="Times New Roman" w:hAnsi="Times New Roman" w:cs="Times New Roman"/>
          <w:i/>
          <w:iCs/>
          <w:color w:val="000000"/>
          <w:sz w:val="24"/>
          <w:szCs w:val="24"/>
          <w:lang w:val="en-US"/>
        </w:rPr>
        <w:t xml:space="preserve">[Insert Table </w:t>
      </w:r>
      <w:r w:rsidR="009F6869" w:rsidRPr="00FC00F3">
        <w:rPr>
          <w:rFonts w:ascii="Times New Roman" w:hAnsi="Times New Roman" w:cs="Times New Roman"/>
          <w:i/>
          <w:iCs/>
          <w:color w:val="000000"/>
          <w:sz w:val="24"/>
          <w:szCs w:val="24"/>
          <w:lang w:val="en-US"/>
        </w:rPr>
        <w:t xml:space="preserve">4 </w:t>
      </w:r>
      <w:r w:rsidRPr="00FC00F3">
        <w:rPr>
          <w:rFonts w:ascii="Times New Roman" w:hAnsi="Times New Roman" w:cs="Times New Roman"/>
          <w:i/>
          <w:iCs/>
          <w:color w:val="000000"/>
          <w:sz w:val="24"/>
          <w:szCs w:val="24"/>
          <w:lang w:val="en-US"/>
        </w:rPr>
        <w:t>about here]</w:t>
      </w:r>
    </w:p>
    <w:p w14:paraId="2F68B9B0" w14:textId="61267316" w:rsidR="006339D2" w:rsidRPr="00FC00F3" w:rsidRDefault="00B72592" w:rsidP="00B72592">
      <w:pPr>
        <w:jc w:val="center"/>
        <w:rPr>
          <w:rFonts w:ascii="Times New Roman" w:eastAsia="Times New Roman" w:hAnsi="Times New Roman" w:cs="Times New Roman"/>
          <w:b/>
          <w:bCs/>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Discussion</w:t>
      </w:r>
    </w:p>
    <w:p w14:paraId="42AE4635" w14:textId="3908DB81" w:rsidR="001C49DA" w:rsidRPr="00FC00F3"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This study represents the first </w:t>
      </w:r>
      <w:r w:rsidR="004B6AEF" w:rsidRPr="00FC00F3">
        <w:rPr>
          <w:rFonts w:ascii="Times New Roman" w:eastAsia="Times New Roman" w:hAnsi="Times New Roman" w:cs="Times New Roman"/>
          <w:kern w:val="0"/>
          <w:sz w:val="24"/>
          <w:szCs w:val="24"/>
          <w:lang w:val="en-GB" w:eastAsia="en-GB"/>
          <w14:ligatures w14:val="none"/>
        </w:rPr>
        <w:t>RCT study</w:t>
      </w:r>
      <w:r w:rsidRPr="00FC00F3">
        <w:rPr>
          <w:rFonts w:ascii="Times New Roman" w:eastAsia="Times New Roman" w:hAnsi="Times New Roman" w:cs="Times New Roman"/>
          <w:kern w:val="0"/>
          <w:sz w:val="24"/>
          <w:szCs w:val="24"/>
          <w:lang w:val="en-GB" w:eastAsia="en-GB"/>
          <w14:ligatures w14:val="none"/>
        </w:rPr>
        <w:t xml:space="preserve"> </w:t>
      </w:r>
      <w:r w:rsidR="00792CAD" w:rsidRPr="00FC00F3">
        <w:rPr>
          <w:rFonts w:ascii="Times New Roman" w:eastAsia="Times New Roman" w:hAnsi="Times New Roman" w:cs="Times New Roman"/>
          <w:kern w:val="0"/>
          <w:sz w:val="24"/>
          <w:szCs w:val="24"/>
          <w:lang w:val="en-GB" w:eastAsia="en-GB"/>
          <w14:ligatures w14:val="none"/>
        </w:rPr>
        <w:t>to</w:t>
      </w:r>
      <w:r w:rsidRPr="00FC00F3">
        <w:rPr>
          <w:rFonts w:ascii="Times New Roman" w:eastAsia="Times New Roman" w:hAnsi="Times New Roman" w:cs="Times New Roman"/>
          <w:kern w:val="0"/>
          <w:sz w:val="24"/>
          <w:szCs w:val="24"/>
          <w:lang w:val="en-GB" w:eastAsia="en-GB"/>
          <w14:ligatures w14:val="none"/>
        </w:rPr>
        <w:t xml:space="preserve"> test outcomes of the </w:t>
      </w:r>
      <w:r w:rsidR="00093238" w:rsidRPr="00FC00F3">
        <w:rPr>
          <w:rFonts w:ascii="Times New Roman" w:eastAsia="Times New Roman" w:hAnsi="Times New Roman" w:cs="Times New Roman"/>
          <w:kern w:val="0"/>
          <w:sz w:val="24"/>
          <w:szCs w:val="24"/>
          <w:lang w:val="en-GB" w:eastAsia="en-GB"/>
          <w14:ligatures w14:val="none"/>
        </w:rPr>
        <w:t xml:space="preserve">most recent iteration of the </w:t>
      </w:r>
      <w:r w:rsidRPr="00FC00F3">
        <w:rPr>
          <w:rFonts w:ascii="Times New Roman" w:eastAsia="Times New Roman" w:hAnsi="Times New Roman" w:cs="Times New Roman"/>
          <w:kern w:val="0"/>
          <w:sz w:val="24"/>
          <w:szCs w:val="24"/>
          <w:lang w:val="en-GB" w:eastAsia="en-GB"/>
          <w14:ligatures w14:val="none"/>
        </w:rPr>
        <w:t xml:space="preserve">PCIT-T model </w:t>
      </w:r>
      <w:r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(Girard et al., 2018)</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 and the first ever comparison of the PCIT-T model (in any form) with an active treatment condition. The study had two major findings. First, compared to parents who participated in </w:t>
      </w:r>
      <w:r w:rsidR="009F6869" w:rsidRPr="00FC00F3">
        <w:rPr>
          <w:rFonts w:ascii="Times New Roman" w:eastAsia="Times New Roman" w:hAnsi="Times New Roman" w:cs="Times New Roman"/>
          <w:kern w:val="0"/>
          <w:sz w:val="24"/>
          <w:szCs w:val="24"/>
          <w:lang w:val="en-GB" w:eastAsia="en-GB"/>
          <w14:ligatures w14:val="none"/>
        </w:rPr>
        <w:t>the active or non-treated control groups (</w:t>
      </w:r>
      <w:r w:rsidRPr="00FC00F3">
        <w:rPr>
          <w:rFonts w:ascii="Times New Roman" w:eastAsia="Times New Roman" w:hAnsi="Times New Roman" w:cs="Times New Roman"/>
          <w:kern w:val="0"/>
          <w:sz w:val="24"/>
          <w:szCs w:val="24"/>
          <w:lang w:val="en-GB" w:eastAsia="en-GB"/>
          <w14:ligatures w14:val="none"/>
        </w:rPr>
        <w:t>COS-P</w:t>
      </w:r>
      <w:r w:rsidR="009F6869" w:rsidRPr="00FC00F3">
        <w:rPr>
          <w:rFonts w:ascii="Times New Roman" w:eastAsia="Times New Roman" w:hAnsi="Times New Roman" w:cs="Times New Roman"/>
          <w:kern w:val="0"/>
          <w:sz w:val="24"/>
          <w:szCs w:val="24"/>
          <w:lang w:val="en-GB" w:eastAsia="en-GB"/>
          <w14:ligatures w14:val="none"/>
        </w:rPr>
        <w:t xml:space="preserve"> and waitlist, respectively), </w:t>
      </w:r>
      <w:r w:rsidRPr="00FC00F3">
        <w:rPr>
          <w:rFonts w:ascii="Times New Roman" w:eastAsia="Times New Roman" w:hAnsi="Times New Roman" w:cs="Times New Roman"/>
          <w:kern w:val="0"/>
          <w:sz w:val="24"/>
          <w:szCs w:val="24"/>
          <w:lang w:val="en-GB" w:eastAsia="en-GB"/>
          <w14:ligatures w14:val="none"/>
        </w:rPr>
        <w:t>parents who participated in PCIT-T were more sensitive, praised their children more, used fewer negative child-directed statements, and used fewer non-attuned mind-minded statements</w:t>
      </w:r>
      <w:r w:rsidR="009F6869"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Further</w:t>
      </w:r>
      <w:r w:rsidR="000E55E2" w:rsidRPr="00FC00F3">
        <w:rPr>
          <w:rFonts w:ascii="Times New Roman" w:eastAsia="Times New Roman" w:hAnsi="Times New Roman" w:cs="Times New Roman"/>
          <w:kern w:val="0"/>
          <w:sz w:val="24"/>
          <w:szCs w:val="24"/>
          <w:lang w:val="en-GB" w:eastAsia="en-GB"/>
          <w14:ligatures w14:val="none"/>
        </w:rPr>
        <w:t>,</w:t>
      </w:r>
      <w:r w:rsidR="009F6869" w:rsidRPr="00FC00F3">
        <w:rPr>
          <w:rFonts w:ascii="Times New Roman" w:eastAsia="Times New Roman" w:hAnsi="Times New Roman" w:cs="Times New Roman"/>
          <w:kern w:val="0"/>
          <w:sz w:val="24"/>
          <w:szCs w:val="24"/>
          <w:lang w:val="en-GB" w:eastAsia="en-GB"/>
          <w14:ligatures w14:val="none"/>
        </w:rPr>
        <w:t xml:space="preserve"> parents in the</w:t>
      </w:r>
      <w:r w:rsidRPr="00FC00F3">
        <w:rPr>
          <w:rFonts w:ascii="Times New Roman" w:eastAsia="Times New Roman" w:hAnsi="Times New Roman" w:cs="Times New Roman"/>
          <w:kern w:val="0"/>
          <w:sz w:val="24"/>
          <w:szCs w:val="24"/>
          <w:lang w:val="en-GB" w:eastAsia="en-GB"/>
          <w14:ligatures w14:val="none"/>
        </w:rPr>
        <w:t xml:space="preserve"> PCIT-T group </w:t>
      </w:r>
      <w:r w:rsidR="009F6869" w:rsidRPr="00FC00F3">
        <w:rPr>
          <w:rFonts w:ascii="Times New Roman" w:eastAsia="Times New Roman" w:hAnsi="Times New Roman" w:cs="Times New Roman"/>
          <w:kern w:val="0"/>
          <w:sz w:val="24"/>
          <w:szCs w:val="24"/>
          <w:lang w:val="en-GB" w:eastAsia="en-GB"/>
          <w14:ligatures w14:val="none"/>
        </w:rPr>
        <w:t>showed</w:t>
      </w:r>
      <w:r w:rsidRPr="00FC00F3">
        <w:rPr>
          <w:rFonts w:ascii="Times New Roman" w:eastAsia="Times New Roman" w:hAnsi="Times New Roman" w:cs="Times New Roman"/>
          <w:kern w:val="0"/>
          <w:sz w:val="24"/>
          <w:szCs w:val="24"/>
          <w:lang w:val="en-GB" w:eastAsia="en-GB"/>
          <w14:ligatures w14:val="none"/>
        </w:rPr>
        <w:t xml:space="preserve"> </w:t>
      </w:r>
      <w:r w:rsidR="009F6869" w:rsidRPr="00FC00F3">
        <w:rPr>
          <w:rFonts w:ascii="Times New Roman" w:eastAsia="Times New Roman" w:hAnsi="Times New Roman" w:cs="Times New Roman"/>
          <w:kern w:val="0"/>
          <w:sz w:val="24"/>
          <w:szCs w:val="24"/>
          <w:lang w:val="en-GB" w:eastAsia="en-GB"/>
          <w14:ligatures w14:val="none"/>
        </w:rPr>
        <w:t xml:space="preserve">statistically </w:t>
      </w:r>
      <w:r w:rsidRPr="00FC00F3">
        <w:rPr>
          <w:rFonts w:ascii="Times New Roman" w:eastAsia="Times New Roman" w:hAnsi="Times New Roman" w:cs="Times New Roman"/>
          <w:kern w:val="0"/>
          <w:sz w:val="24"/>
          <w:szCs w:val="24"/>
          <w:lang w:val="en-GB" w:eastAsia="en-GB"/>
          <w14:ligatures w14:val="none"/>
        </w:rPr>
        <w:t>significant pre- to post-group changes in self-reported parental reflectiveness, and empathy and emotional understanding</w:t>
      </w:r>
      <w:r w:rsidR="009F6869" w:rsidRPr="00FC00F3">
        <w:rPr>
          <w:rFonts w:ascii="Times New Roman" w:eastAsia="Times New Roman" w:hAnsi="Times New Roman" w:cs="Times New Roman"/>
          <w:kern w:val="0"/>
          <w:sz w:val="24"/>
          <w:szCs w:val="24"/>
          <w:lang w:val="en-GB" w:eastAsia="en-GB"/>
          <w14:ligatures w14:val="none"/>
        </w:rPr>
        <w:t xml:space="preserve">, and </w:t>
      </w:r>
      <w:r w:rsidRPr="00FC00F3">
        <w:rPr>
          <w:rFonts w:ascii="Times New Roman" w:eastAsia="Times New Roman" w:hAnsi="Times New Roman" w:cs="Times New Roman"/>
          <w:kern w:val="0"/>
          <w:sz w:val="24"/>
          <w:szCs w:val="24"/>
          <w:lang w:val="en-GB" w:eastAsia="en-GB"/>
          <w14:ligatures w14:val="none"/>
        </w:rPr>
        <w:t xml:space="preserve">reported </w:t>
      </w:r>
      <w:r w:rsidR="009F6869" w:rsidRPr="00FC00F3">
        <w:rPr>
          <w:rFonts w:ascii="Times New Roman" w:eastAsia="Times New Roman" w:hAnsi="Times New Roman" w:cs="Times New Roman"/>
          <w:kern w:val="0"/>
          <w:sz w:val="24"/>
          <w:szCs w:val="24"/>
          <w:lang w:val="en-GB" w:eastAsia="en-GB"/>
          <w14:ligatures w14:val="none"/>
        </w:rPr>
        <w:t xml:space="preserve">significant improvements in child </w:t>
      </w:r>
      <w:r w:rsidRPr="00FC00F3">
        <w:rPr>
          <w:rFonts w:ascii="Times New Roman" w:eastAsia="Times New Roman" w:hAnsi="Times New Roman" w:cs="Times New Roman"/>
          <w:kern w:val="0"/>
          <w:sz w:val="24"/>
          <w:szCs w:val="24"/>
          <w:lang w:val="en-GB" w:eastAsia="en-GB"/>
          <w14:ligatures w14:val="none"/>
        </w:rPr>
        <w:t xml:space="preserve">social competence, </w:t>
      </w:r>
      <w:r w:rsidR="005B7BB5" w:rsidRPr="00FC00F3">
        <w:rPr>
          <w:rFonts w:ascii="Times New Roman" w:eastAsia="Times New Roman" w:hAnsi="Times New Roman" w:cs="Times New Roman"/>
          <w:kern w:val="0"/>
          <w:sz w:val="24"/>
          <w:szCs w:val="24"/>
          <w:lang w:val="en-GB" w:eastAsia="en-GB"/>
          <w14:ligatures w14:val="none"/>
        </w:rPr>
        <w:t>internalizing</w:t>
      </w:r>
      <w:r w:rsidRPr="00FC00F3">
        <w:rPr>
          <w:rFonts w:ascii="Times New Roman" w:eastAsia="Times New Roman" w:hAnsi="Times New Roman" w:cs="Times New Roman"/>
          <w:kern w:val="0"/>
          <w:sz w:val="24"/>
          <w:szCs w:val="24"/>
          <w:lang w:val="en-GB" w:eastAsia="en-GB"/>
          <w14:ligatures w14:val="none"/>
        </w:rPr>
        <w:t xml:space="preserve"> problems, </w:t>
      </w:r>
      <w:r w:rsidR="000E55E2" w:rsidRPr="00FC00F3">
        <w:rPr>
          <w:rFonts w:ascii="Times New Roman" w:eastAsia="Times New Roman" w:hAnsi="Times New Roman" w:cs="Times New Roman"/>
          <w:kern w:val="0"/>
          <w:sz w:val="24"/>
          <w:szCs w:val="24"/>
          <w:lang w:val="en-GB" w:eastAsia="en-GB"/>
          <w14:ligatures w14:val="none"/>
        </w:rPr>
        <w:t xml:space="preserve">and </w:t>
      </w:r>
      <w:r w:rsidRPr="00FC00F3">
        <w:rPr>
          <w:rFonts w:ascii="Times New Roman" w:eastAsia="Times New Roman" w:hAnsi="Times New Roman" w:cs="Times New Roman"/>
          <w:kern w:val="0"/>
          <w:sz w:val="24"/>
          <w:szCs w:val="24"/>
          <w:lang w:val="en-GB" w:eastAsia="en-GB"/>
          <w14:ligatures w14:val="none"/>
        </w:rPr>
        <w:t xml:space="preserve">general </w:t>
      </w:r>
      <w:proofErr w:type="spellStart"/>
      <w:r w:rsidRPr="00FC00F3">
        <w:rPr>
          <w:rFonts w:ascii="Times New Roman" w:eastAsia="Times New Roman" w:hAnsi="Times New Roman" w:cs="Times New Roman"/>
          <w:kern w:val="0"/>
          <w:sz w:val="24"/>
          <w:szCs w:val="24"/>
          <w:lang w:val="en-GB" w:eastAsia="en-GB"/>
          <w14:ligatures w14:val="none"/>
        </w:rPr>
        <w:t>behavior</w:t>
      </w:r>
      <w:proofErr w:type="spellEnd"/>
      <w:r w:rsidRPr="00FC00F3">
        <w:rPr>
          <w:rFonts w:ascii="Times New Roman" w:eastAsia="Times New Roman" w:hAnsi="Times New Roman" w:cs="Times New Roman"/>
          <w:kern w:val="0"/>
          <w:sz w:val="24"/>
          <w:szCs w:val="24"/>
          <w:lang w:val="en-GB" w:eastAsia="en-GB"/>
          <w14:ligatures w14:val="none"/>
        </w:rPr>
        <w:t xml:space="preserve"> issues. </w:t>
      </w:r>
      <w:r w:rsidR="000E55E2" w:rsidRPr="00FC00F3">
        <w:rPr>
          <w:rFonts w:ascii="Times New Roman" w:eastAsia="Times New Roman" w:hAnsi="Times New Roman" w:cs="Times New Roman"/>
          <w:kern w:val="0"/>
          <w:sz w:val="24"/>
          <w:szCs w:val="24"/>
          <w:lang w:val="en-GB" w:eastAsia="en-GB"/>
          <w14:ligatures w14:val="none"/>
        </w:rPr>
        <w:t xml:space="preserve">It is also of note that </w:t>
      </w:r>
      <w:r w:rsidR="000E55E2" w:rsidRPr="00FC00F3">
        <w:rPr>
          <w:rFonts w:ascii="Times New Roman" w:eastAsia="Times New Roman" w:hAnsi="Times New Roman" w:cs="Times New Roman"/>
          <w:kern w:val="0"/>
          <w:sz w:val="24"/>
          <w:szCs w:val="24"/>
          <w:lang w:val="en-GB" w:eastAsia="en-GB"/>
          <w14:ligatures w14:val="none"/>
        </w:rPr>
        <w:lastRenderedPageBreak/>
        <w:t xml:space="preserve">parents in the COS-P group </w:t>
      </w:r>
      <w:r w:rsidR="00B6418E" w:rsidRPr="00FC00F3">
        <w:rPr>
          <w:rFonts w:ascii="Times New Roman" w:eastAsia="Times New Roman" w:hAnsi="Times New Roman" w:cs="Times New Roman"/>
          <w:kern w:val="0"/>
          <w:sz w:val="24"/>
          <w:szCs w:val="24"/>
          <w:lang w:val="en-GB" w:eastAsia="en-GB"/>
          <w14:ligatures w14:val="none"/>
        </w:rPr>
        <w:t xml:space="preserve">showed </w:t>
      </w:r>
      <w:r w:rsidR="00870EAD" w:rsidRPr="00FC00F3">
        <w:rPr>
          <w:rFonts w:ascii="Times New Roman" w:eastAsia="Times New Roman" w:hAnsi="Times New Roman" w:cs="Times New Roman"/>
          <w:kern w:val="0"/>
          <w:sz w:val="24"/>
          <w:szCs w:val="24"/>
          <w:lang w:val="en-GB" w:eastAsia="en-GB"/>
          <w14:ligatures w14:val="none"/>
        </w:rPr>
        <w:t>increase</w:t>
      </w:r>
      <w:ins w:id="165" w:author="Jane Kohlhoff" w:date="2024-10-11T05:55:00Z" w16du:dateUtc="2024-10-10T18:55:00Z">
        <w:r w:rsidR="006411F3">
          <w:rPr>
            <w:rFonts w:ascii="Times New Roman" w:eastAsia="Times New Roman" w:hAnsi="Times New Roman" w:cs="Times New Roman"/>
            <w:kern w:val="0"/>
            <w:sz w:val="24"/>
            <w:szCs w:val="24"/>
            <w:lang w:val="en-GB" w:eastAsia="en-GB"/>
            <w14:ligatures w14:val="none"/>
          </w:rPr>
          <w:t>s</w:t>
        </w:r>
      </w:ins>
      <w:r w:rsidR="00870EAD" w:rsidRPr="00FC00F3">
        <w:rPr>
          <w:rFonts w:ascii="Times New Roman" w:eastAsia="Times New Roman" w:hAnsi="Times New Roman" w:cs="Times New Roman"/>
          <w:kern w:val="0"/>
          <w:sz w:val="24"/>
          <w:szCs w:val="24"/>
          <w:lang w:val="en-GB" w:eastAsia="en-GB"/>
          <w14:ligatures w14:val="none"/>
        </w:rPr>
        <w:t xml:space="preserve"> in positive parenting verbalisations and decreases in negative parenting verbalisations while interacting with their child, and they </w:t>
      </w:r>
      <w:r w:rsidR="000E55E2" w:rsidRPr="00FC00F3">
        <w:rPr>
          <w:rFonts w:ascii="Times New Roman" w:eastAsia="Times New Roman" w:hAnsi="Times New Roman" w:cs="Times New Roman"/>
          <w:kern w:val="0"/>
          <w:sz w:val="24"/>
          <w:szCs w:val="24"/>
          <w:lang w:val="en-GB" w:eastAsia="en-GB"/>
          <w14:ligatures w14:val="none"/>
        </w:rPr>
        <w:t xml:space="preserve">also reported significant decreases in </w:t>
      </w:r>
      <w:r w:rsidR="00676EE9" w:rsidRPr="00FC00F3">
        <w:rPr>
          <w:rFonts w:ascii="Times New Roman" w:eastAsia="Times New Roman" w:hAnsi="Times New Roman" w:cs="Times New Roman"/>
          <w:kern w:val="0"/>
          <w:sz w:val="24"/>
          <w:szCs w:val="24"/>
          <w:lang w:val="en-GB" w:eastAsia="en-GB"/>
          <w14:ligatures w14:val="none"/>
        </w:rPr>
        <w:t xml:space="preserve">parental stress and </w:t>
      </w:r>
      <w:r w:rsidR="000E55E2" w:rsidRPr="00FC00F3">
        <w:rPr>
          <w:rFonts w:ascii="Times New Roman" w:eastAsia="Times New Roman" w:hAnsi="Times New Roman" w:cs="Times New Roman"/>
          <w:kern w:val="0"/>
          <w:sz w:val="24"/>
          <w:szCs w:val="24"/>
          <w:lang w:val="en-GB" w:eastAsia="en-GB"/>
          <w14:ligatures w14:val="none"/>
        </w:rPr>
        <w:t xml:space="preserve">child externalising </w:t>
      </w:r>
      <w:proofErr w:type="spellStart"/>
      <w:r w:rsidR="000E55E2" w:rsidRPr="00FC00F3">
        <w:rPr>
          <w:rFonts w:ascii="Times New Roman" w:eastAsia="Times New Roman" w:hAnsi="Times New Roman" w:cs="Times New Roman"/>
          <w:kern w:val="0"/>
          <w:sz w:val="24"/>
          <w:szCs w:val="24"/>
          <w:lang w:val="en-GB" w:eastAsia="en-GB"/>
          <w14:ligatures w14:val="none"/>
        </w:rPr>
        <w:t>behaviors</w:t>
      </w:r>
      <w:proofErr w:type="spellEnd"/>
      <w:r w:rsidR="000E55E2" w:rsidRPr="00FC00F3">
        <w:rPr>
          <w:rFonts w:ascii="Times New Roman" w:eastAsia="Times New Roman" w:hAnsi="Times New Roman" w:cs="Times New Roman"/>
          <w:kern w:val="0"/>
          <w:sz w:val="24"/>
          <w:szCs w:val="24"/>
          <w:lang w:val="en-GB" w:eastAsia="en-GB"/>
          <w14:ligatures w14:val="none"/>
        </w:rPr>
        <w:t>.</w:t>
      </w:r>
    </w:p>
    <w:p w14:paraId="32C8447C" w14:textId="45AB4893" w:rsidR="001C49DA" w:rsidRPr="00FC00F3" w:rsidRDefault="001C49DA"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Given the well-document core role of caregiving sensitivity in the development of secure parent-child attachment relationships</w:t>
      </w:r>
      <w:r w:rsidR="00F44A52" w:rsidRPr="00FC00F3">
        <w:rPr>
          <w:rFonts w:ascii="Times New Roman" w:eastAsia="Times New Roman" w:hAnsi="Times New Roman" w:cs="Times New Roman"/>
          <w:kern w:val="0"/>
          <w:sz w:val="24"/>
          <w:szCs w:val="24"/>
          <w:lang w:val="en-GB" w:eastAsia="en-GB"/>
          <w14:ligatures w14:val="none"/>
        </w:rPr>
        <w:t xml:space="preserve"> </w:t>
      </w:r>
      <w:r w:rsidR="00F44A52"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&lt;EndNote&gt;&lt;Cite&gt;&lt;Author&gt;Deans&lt;/Author&gt;&lt;Year&gt;2020&lt;/Year&gt;&lt;RecNum&gt;3463&lt;/RecNum&gt;&lt;DisplayText&gt;(Cooke et al., 2022; Deans, 2020)&lt;/DisplayText&gt;&lt;record&gt;&lt;rec-number&gt;3463&lt;/rec-number&gt;&lt;foreign-keys&gt;&lt;key app="EN" db-id="ards0dvaofa9d9es2f6vrf9iarwfp0z2w20v" timestamp="1696905176" guid="8605a58c-d6ae-40af-af33-78f7cf2b9f06"&gt;3463&lt;/key&gt;&lt;/foreign-keys&gt;&lt;ref-type name="Journal Article"&gt;17&lt;/ref-type&gt;&lt;contributors&gt;&lt;authors&gt;&lt;author&gt;Deans, Carolyn L&lt;/author&gt;&lt;/authors&gt;&lt;/contributors&gt;&lt;titles&gt;&lt;title&gt;Maternal sensitivity, its relationship with child outcomes, and interventions that address it: A systematic literature review&lt;/title&gt;&lt;secondary-title&gt;Early Child Development and Care&lt;/secondary-title&gt;&lt;/titles&gt;&lt;periodical&gt;&lt;full-title&gt;Early Child Development and Care&lt;/full-title&gt;&lt;/periodical&gt;&lt;pages&gt;252-275&lt;/pages&gt;&lt;volume&gt;190&lt;/volume&gt;&lt;number&gt;2&lt;/number&gt;&lt;dates&gt;&lt;year&gt;2020&lt;/year&gt;&lt;/dates&gt;&lt;isbn&gt;0300-4430&lt;/isbn&gt;&lt;urls&gt;&lt;/urls&gt;&lt;/record&gt;&lt;/Cite&gt;&lt;Cite&gt;&lt;Author&gt;Cooke&lt;/Author&gt;&lt;Year&gt;2022&lt;/Year&gt;&lt;RecNum&gt;3629&lt;/RecNum&gt;&lt;record&gt;&lt;rec-number&gt;3629&lt;/rec-number&gt;&lt;foreign-keys&gt;&lt;key app="EN" db-id="ards0dvaofa9d9es2f6vrf9iarwfp0z2w20v" timestamp="1708161432" guid="8ad5c639-bbdf-4999-b8bf-60c456b8aafc"&gt;3629&lt;/key&gt;&lt;/foreign-keys&gt;&lt;ref-type name="Journal Article"&gt;17&lt;/ref-type&gt;&lt;contributors&gt;&lt;authors&gt;&lt;author&gt;Cooke, Jessica E&lt;/author&gt;&lt;author&gt;Deneault, Audrey‐Ann&lt;/author&gt;&lt;author&gt;Devereux, Chloe&lt;/author&gt;&lt;author&gt;Eirich, Rachel&lt;/author&gt;&lt;author&gt;Fearon, RM Pasco&lt;/author&gt;&lt;author&gt;Madigan, Sheri&lt;/author&gt;&lt;/authors&gt;&lt;/contributors&gt;&lt;titles&gt;&lt;title&gt;Parental sensitivity and child behavioral problems: A meta‐analytic review&lt;/title&gt;&lt;secondary-title&gt;Child Development&lt;/secondary-title&gt;&lt;/titles&gt;&lt;periodical&gt;&lt;full-title&gt;Child development&lt;/full-title&gt;&lt;/periodical&gt;&lt;pages&gt;1231-1248&lt;/pages&gt;&lt;volume&gt;93&lt;/volume&gt;&lt;number&gt;5&lt;/number&gt;&lt;dates&gt;&lt;year&gt;2022&lt;/year&gt;&lt;/dates&gt;&lt;isbn&gt;0009-3920&lt;/isbn&gt;&lt;urls&gt;&lt;/urls&gt;&lt;/record&gt;&lt;/Cite&gt;&lt;/EndNote&gt;</w:instrText>
      </w:r>
      <w:r w:rsidR="00F44A52"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(Cooke et al., 2022; Deans, 2020)</w:t>
      </w:r>
      <w:r w:rsidR="00F44A52"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the results relating to improvements in parenting sensitivity following the PCIT-T intervention are not</w:t>
      </w:r>
      <w:r w:rsidR="00F44A52" w:rsidRPr="00FC00F3">
        <w:rPr>
          <w:rFonts w:ascii="Times New Roman" w:eastAsia="Times New Roman" w:hAnsi="Times New Roman" w:cs="Times New Roman"/>
          <w:kern w:val="0"/>
          <w:sz w:val="24"/>
          <w:szCs w:val="24"/>
          <w:lang w:val="en-GB" w:eastAsia="en-GB"/>
          <w14:ligatures w14:val="none"/>
        </w:rPr>
        <w:t>eworthy</w:t>
      </w:r>
      <w:r w:rsidRPr="00FC00F3">
        <w:rPr>
          <w:rFonts w:ascii="Times New Roman" w:eastAsia="Times New Roman" w:hAnsi="Times New Roman" w:cs="Times New Roman"/>
          <w:kern w:val="0"/>
          <w:sz w:val="24"/>
          <w:szCs w:val="24"/>
          <w:lang w:val="en-GB" w:eastAsia="en-GB"/>
          <w14:ligatures w14:val="none"/>
        </w:rPr>
        <w:t xml:space="preserve">. Specifically, results showed that following treatment, the PCIT-T group showed </w:t>
      </w:r>
      <w:r w:rsidR="008F466D" w:rsidRPr="00FC00F3">
        <w:rPr>
          <w:rFonts w:ascii="Times New Roman" w:eastAsia="Times New Roman" w:hAnsi="Times New Roman" w:cs="Times New Roman"/>
          <w:kern w:val="0"/>
          <w:sz w:val="24"/>
          <w:szCs w:val="24"/>
          <w:lang w:val="en-GB" w:eastAsia="en-GB"/>
          <w14:ligatures w14:val="none"/>
        </w:rPr>
        <w:t>more</w:t>
      </w:r>
      <w:r w:rsidRPr="00FC00F3">
        <w:rPr>
          <w:rFonts w:ascii="Times New Roman" w:eastAsia="Times New Roman" w:hAnsi="Times New Roman" w:cs="Times New Roman"/>
          <w:kern w:val="0"/>
          <w:sz w:val="24"/>
          <w:szCs w:val="24"/>
          <w:lang w:val="en-GB" w:eastAsia="en-GB"/>
          <w14:ligatures w14:val="none"/>
        </w:rPr>
        <w:t xml:space="preserve"> parenting sensitivity than </w:t>
      </w:r>
      <w:r w:rsidR="008F466D" w:rsidRPr="00FC00F3">
        <w:rPr>
          <w:rFonts w:ascii="Times New Roman" w:eastAsia="Times New Roman" w:hAnsi="Times New Roman" w:cs="Times New Roman"/>
          <w:kern w:val="0"/>
          <w:sz w:val="24"/>
          <w:szCs w:val="24"/>
          <w:lang w:val="en-GB" w:eastAsia="en-GB"/>
          <w14:ligatures w14:val="none"/>
        </w:rPr>
        <w:t>the</w:t>
      </w:r>
      <w:r w:rsidRPr="00FC00F3">
        <w:rPr>
          <w:rFonts w:ascii="Times New Roman" w:eastAsia="Times New Roman" w:hAnsi="Times New Roman" w:cs="Times New Roman"/>
          <w:kern w:val="0"/>
          <w:sz w:val="24"/>
          <w:szCs w:val="24"/>
          <w:lang w:val="en-GB" w:eastAsia="en-GB"/>
          <w14:ligatures w14:val="none"/>
        </w:rPr>
        <w:t xml:space="preserve"> COS-P and WL groups, and at 4-month follow-up, </w:t>
      </w:r>
      <w:r w:rsidR="00AA4A3A" w:rsidRPr="00FC00F3">
        <w:rPr>
          <w:rFonts w:ascii="Times New Roman" w:eastAsia="Times New Roman" w:hAnsi="Times New Roman" w:cs="Times New Roman"/>
          <w:kern w:val="0"/>
          <w:sz w:val="24"/>
          <w:szCs w:val="24"/>
          <w:lang w:val="en-GB" w:eastAsia="en-GB"/>
          <w14:ligatures w14:val="none"/>
        </w:rPr>
        <w:t>they showed more sensitivity</w:t>
      </w:r>
      <w:r w:rsidRPr="00FC00F3">
        <w:rPr>
          <w:rFonts w:ascii="Times New Roman" w:eastAsia="Times New Roman" w:hAnsi="Times New Roman" w:cs="Times New Roman"/>
          <w:kern w:val="0"/>
          <w:sz w:val="24"/>
          <w:szCs w:val="24"/>
          <w:lang w:val="en-GB" w:eastAsia="en-GB"/>
          <w14:ligatures w14:val="none"/>
        </w:rPr>
        <w:t xml:space="preserve"> than </w:t>
      </w:r>
      <w:r w:rsidR="00AA4A3A" w:rsidRPr="00FC00F3">
        <w:rPr>
          <w:rFonts w:ascii="Times New Roman" w:eastAsia="Times New Roman" w:hAnsi="Times New Roman" w:cs="Times New Roman"/>
          <w:kern w:val="0"/>
          <w:sz w:val="24"/>
          <w:szCs w:val="24"/>
          <w:lang w:val="en-GB" w:eastAsia="en-GB"/>
          <w14:ligatures w14:val="none"/>
        </w:rPr>
        <w:t>the</w:t>
      </w:r>
      <w:r w:rsidRPr="00FC00F3">
        <w:rPr>
          <w:rFonts w:ascii="Times New Roman" w:eastAsia="Times New Roman" w:hAnsi="Times New Roman" w:cs="Times New Roman"/>
          <w:kern w:val="0"/>
          <w:sz w:val="24"/>
          <w:szCs w:val="24"/>
          <w:lang w:val="en-GB" w:eastAsia="en-GB"/>
          <w14:ligatures w14:val="none"/>
        </w:rPr>
        <w:t xml:space="preserve"> WL group. In terms of clinical significance, the PCIT-T intervention displayed a ‘large’ effect size for sensitivity immediately post-intervention (</w:t>
      </w:r>
      <w:r w:rsidRPr="00FC00F3">
        <w:rPr>
          <w:rFonts w:ascii="Times New Roman" w:eastAsia="Times New Roman" w:hAnsi="Times New Roman" w:cs="Times New Roman"/>
          <w:i/>
          <w:iCs/>
          <w:kern w:val="0"/>
          <w:sz w:val="24"/>
          <w:szCs w:val="24"/>
          <w:lang w:val="en-GB" w:eastAsia="en-GB"/>
          <w14:ligatures w14:val="none"/>
        </w:rPr>
        <w:t>d</w:t>
      </w:r>
      <w:r w:rsidR="00182700"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182700"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1.03), a change that was sustained at the 4-month follow-up (‘medium-to-large’ range; </w:t>
      </w:r>
      <w:r w:rsidRPr="00FC00F3">
        <w:rPr>
          <w:rFonts w:ascii="Times New Roman" w:eastAsia="Times New Roman" w:hAnsi="Times New Roman" w:cs="Times New Roman"/>
          <w:i/>
          <w:iCs/>
          <w:kern w:val="0"/>
          <w:sz w:val="24"/>
          <w:szCs w:val="24"/>
          <w:lang w:val="en-GB" w:eastAsia="en-GB"/>
          <w14:ligatures w14:val="none"/>
        </w:rPr>
        <w:t>d</w:t>
      </w:r>
      <w:r w:rsidR="00182700" w:rsidRPr="00FC00F3">
        <w:rPr>
          <w:rFonts w:ascii="Times New Roman" w:eastAsia="Times New Roman" w:hAnsi="Times New Roman" w:cs="Times New Roman"/>
          <w:i/>
          <w:iCs/>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182700"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.66)</w:t>
      </w:r>
      <w:r w:rsidR="003250F3" w:rsidRPr="00FC00F3">
        <w:rPr>
          <w:rFonts w:ascii="Times New Roman" w:eastAsia="Times New Roman" w:hAnsi="Times New Roman" w:cs="Times New Roman"/>
          <w:kern w:val="0"/>
          <w:sz w:val="24"/>
          <w:szCs w:val="24"/>
          <w:lang w:val="en-GB" w:eastAsia="en-GB"/>
          <w14:ligatures w14:val="none"/>
        </w:rPr>
        <w:t>. Further,</w:t>
      </w:r>
      <w:r w:rsidRPr="00FC00F3">
        <w:rPr>
          <w:rFonts w:ascii="Times New Roman" w:eastAsia="Times New Roman" w:hAnsi="Times New Roman" w:cs="Times New Roman"/>
          <w:kern w:val="0"/>
          <w:sz w:val="24"/>
          <w:szCs w:val="24"/>
          <w:lang w:val="en-GB" w:eastAsia="en-GB"/>
          <w14:ligatures w14:val="none"/>
        </w:rPr>
        <w:t xml:space="preserve"> the proportion of parents who showed reliable changes in sensitivity </w:t>
      </w:r>
      <w:r w:rsidR="00F44A52" w:rsidRPr="00FC00F3">
        <w:rPr>
          <w:rFonts w:ascii="Times New Roman" w:eastAsia="Times New Roman" w:hAnsi="Times New Roman" w:cs="Times New Roman"/>
          <w:kern w:val="0"/>
          <w:sz w:val="24"/>
          <w:szCs w:val="24"/>
          <w:lang w:val="en-GB" w:eastAsia="en-GB"/>
          <w14:ligatures w14:val="none"/>
        </w:rPr>
        <w:t xml:space="preserve">(74%) </w:t>
      </w:r>
      <w:r w:rsidRPr="00FC00F3">
        <w:rPr>
          <w:rFonts w:ascii="Times New Roman" w:eastAsia="Times New Roman" w:hAnsi="Times New Roman" w:cs="Times New Roman"/>
          <w:kern w:val="0"/>
          <w:sz w:val="24"/>
          <w:szCs w:val="24"/>
          <w:lang w:val="en-GB" w:eastAsia="en-GB"/>
          <w14:ligatures w14:val="none"/>
        </w:rPr>
        <w:t>was larger among the PCIT-T than the COS-P and WL control groups</w:t>
      </w:r>
      <w:r w:rsidR="00F44A52" w:rsidRPr="00FC00F3">
        <w:rPr>
          <w:rFonts w:ascii="Times New Roman" w:eastAsia="Times New Roman" w:hAnsi="Times New Roman" w:cs="Times New Roman"/>
          <w:kern w:val="0"/>
          <w:sz w:val="24"/>
          <w:szCs w:val="24"/>
          <w:lang w:val="en-GB" w:eastAsia="en-GB"/>
          <w14:ligatures w14:val="none"/>
        </w:rPr>
        <w:t xml:space="preserve"> (40% and 39%, respectively)</w:t>
      </w:r>
      <w:r w:rsidRPr="00FC00F3">
        <w:rPr>
          <w:rFonts w:ascii="Times New Roman" w:eastAsia="Times New Roman" w:hAnsi="Times New Roman" w:cs="Times New Roman"/>
          <w:kern w:val="0"/>
          <w:sz w:val="24"/>
          <w:szCs w:val="24"/>
          <w:lang w:val="en-GB" w:eastAsia="en-GB"/>
          <w14:ligatures w14:val="none"/>
        </w:rPr>
        <w:t xml:space="preserve">. These results confirm those of the one previous controlled study testing outcomes of PCIT-T </w:t>
      </w:r>
      <w:r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PEVuZE5vdGU+PENpdGU+PEF1dGhvcj5Lb2hsaG9mZjwvQXV0aG9yPjxZZWFyPjIwMjA8L1llYXI+
PFJlY051bT4xNzYxPC9SZWNOdW0+PERpc3BsYXlUZXh0PihLb2hsaG9mZiwgTW9yZ2FuLCBldCBh
bC4sIDIwMjA7IEtvaGxob2ZmIGV0IGFsLiwgMjAyMSk8L0Rpc3BsYXlUZXh0PjxyZWNvcmQ+PHJl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RW5kTm90ZT5=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PEVuZE5vdGU+PENpdGU+PEF1dGhvcj5Lb2hsaG9mZjwvQXV0aG9yPjxZZWFyPjIwMjA8L1llYXI+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(Kohlhoff, Morgan, et al., 2020; Kohlhoff et al., 2021)</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 and suggest that PCIT-T is an intervention that is successfully able to support parents to respond to their toddler’s needs in a way that is sensitive and contingently responsive. The effect sizes for sensitivity obtained in this study are also striking</w:t>
      </w:r>
      <w:r w:rsidR="007F6636"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and can also be considered alongside those reported for other attachment-based parenting interventions of similar </w:t>
      </w:r>
      <w:r w:rsidR="00717681" w:rsidRPr="00FC00F3">
        <w:rPr>
          <w:rFonts w:ascii="Times New Roman" w:eastAsia="Times New Roman" w:hAnsi="Times New Roman" w:cs="Times New Roman"/>
          <w:kern w:val="0"/>
          <w:sz w:val="24"/>
          <w:szCs w:val="24"/>
          <w:lang w:val="en-GB" w:eastAsia="en-GB"/>
          <w14:ligatures w14:val="none"/>
        </w:rPr>
        <w:t xml:space="preserve">intensity and </w:t>
      </w:r>
      <w:r w:rsidRPr="00FC00F3">
        <w:rPr>
          <w:rFonts w:ascii="Times New Roman" w:eastAsia="Times New Roman" w:hAnsi="Times New Roman" w:cs="Times New Roman"/>
          <w:kern w:val="0"/>
          <w:sz w:val="24"/>
          <w:szCs w:val="24"/>
          <w:lang w:val="en-GB" w:eastAsia="en-GB"/>
          <w14:ligatures w14:val="none"/>
        </w:rPr>
        <w:t xml:space="preserve">duration. For example, ABC, which has had reported </w:t>
      </w:r>
      <w:r w:rsidRPr="00FC00F3">
        <w:rPr>
          <w:rFonts w:ascii="Times New Roman" w:eastAsia="Times New Roman" w:hAnsi="Times New Roman" w:cs="Times New Roman"/>
          <w:i/>
          <w:iCs/>
          <w:kern w:val="0"/>
          <w:sz w:val="24"/>
          <w:szCs w:val="24"/>
          <w:lang w:val="en-GB" w:eastAsia="en-GB"/>
          <w14:ligatures w14:val="none"/>
        </w:rPr>
        <w:t>d</w:t>
      </w:r>
      <w:r w:rsidRPr="00FC00F3">
        <w:rPr>
          <w:rFonts w:ascii="Times New Roman" w:eastAsia="Times New Roman" w:hAnsi="Times New Roman" w:cs="Times New Roman"/>
          <w:kern w:val="0"/>
          <w:sz w:val="24"/>
          <w:szCs w:val="24"/>
          <w:lang w:val="en-GB" w:eastAsia="en-GB"/>
          <w14:ligatures w14:val="none"/>
        </w:rPr>
        <w:t xml:space="preserve">s ranging from .08 to 0.7 </w:t>
      </w:r>
      <w:r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&lt;EndNote&gt;&lt;Cite&gt;&lt;Author&gt;O&amp;apos;Byrne&lt;/Author&gt;&lt;Year&gt;2023&lt;/Year&gt;&lt;RecNum&gt;3651&lt;/RecNum&gt;&lt;DisplayText&gt;(O&amp;apos;Byrne et al., 2023)&lt;/DisplayText&gt;&lt;record&gt;&lt;rec-number&gt;3651&lt;/rec-number&gt;&lt;foreign-keys&gt;&lt;key app="EN" db-id="ards0dvaofa9d9es2f6vrf9iarwfp0z2w20v" timestamp="1711704275" guid="55665ac8-f30a-4603-8b70-868fa1d99858"&gt;3651&lt;/key&gt;&lt;/foreign-keys&gt;&lt;ref-type name="Journal Article"&gt;17&lt;/ref-type&gt;&lt;contributors&gt;&lt;authors&gt;&lt;author&gt;O&amp;apos;Byrne, Emma&lt;/author&gt;&lt;author&gt;McCusker, Chris&lt;/author&gt;&lt;author&gt;McSweeney, Shane&lt;/author&gt;&lt;/authors&gt;&lt;/contributors&gt;&lt;titles&gt;&lt;title&gt;The impact of the “Attachment and Biobehavioural Catch‐Up” program on attachment related parent behavior—A systematic review&lt;/title&gt;&lt;secondary-title&gt;Infant Mental Health Journal&lt;/secondary-title&gt;&lt;/titles&gt;&lt;periodical&gt;&lt;full-title&gt;Infant Mental Health Journal&lt;/full-title&gt;&lt;/periodical&gt;&lt;pages&gt;76-91&lt;/pages&gt;&lt;volume&gt;44&lt;/volume&gt;&lt;number&gt;1&lt;/number&gt;&lt;dates&gt;&lt;year&gt;2023&lt;/year&gt;&lt;/dates&gt;&lt;isbn&gt;0163-9641&lt;/isbn&gt;&lt;urls&gt;&lt;/urls&gt;&lt;/record&gt;&lt;/Cite&gt;&lt;/EndNote&gt;</w:instrText>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(O'Byrne et al., 2023)</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 and VIPP-SD, which in </w:t>
      </w:r>
      <w:r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 AuthorYear="1"&gt;&lt;Author&gt;Van Ijzendoorn&lt;/Author&gt;&lt;Year&gt;2023&lt;/Year&gt;&lt;RecNum&gt;3652&lt;/RecNum&gt;&lt;DisplayText&gt;Van Ijzendoorn et al. (2023)&lt;/DisplayText&gt;&lt;record&gt;&lt;rec-number&gt;3652&lt;/rec-number&gt;&lt;foreign-keys&gt;&lt;key app="EN" db-id="ards0dvaofa9d9es2f6vrf9iarwfp0z2w20v" timestamp="1711704445" guid="abd14451-b2e2-4132-bfd7-d12f4b4987b4"&gt;3652&lt;/key&gt;&lt;/foreign-keys&gt;&lt;ref-type name="Journal Article"&gt;17&lt;/ref-type&gt;&lt;contributors&gt;&lt;authors&gt;&lt;author&gt;Van Ijzendoorn, Marinus H&lt;/author&gt;&lt;author&gt;Schuengel, Carlo&lt;/author&gt;&lt;author&gt;Wang, Qiang&lt;/author&gt;&lt;author&gt;Bakermans-Kranenburg, Marian J&lt;/author&gt;&lt;/authors&gt;&lt;/contributors&gt;&lt;titles&gt;&lt;title&gt;Improving parenting, child attachment, and externalizing behaviors: Meta-analysis of the first 25 randomized controlled trials on the effects of video-feedback intervention to promote positive parenting and sensitive discipline&lt;/title&gt;&lt;secondary-title&gt;Development and Psychopathology&lt;/secondary-title&gt;&lt;/titles&gt;&lt;periodical&gt;&lt;full-title&gt;Development and Psychopathology&lt;/full-title&gt;&lt;/periodical&gt;&lt;pages&gt;241-256&lt;/pages&gt;&lt;volume&gt;35&lt;/volume&gt;&lt;number&gt;1&lt;/number&gt;&lt;dates&gt;&lt;year&gt;2023&lt;/year&gt;&lt;/dates&gt;&lt;isbn&gt;0954-5794&lt;/isbn&gt;&lt;urls&gt;&lt;/urls&gt;&lt;/record&gt;&lt;/Cite&gt;&lt;/EndNote&gt;</w:instrText>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Van Ijzendoorn et al. (2023)</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’s recent systematic review had a combined effect size of </w:t>
      </w:r>
      <w:r w:rsidRPr="00FC00F3">
        <w:rPr>
          <w:rFonts w:ascii="Times New Roman" w:eastAsia="Times New Roman" w:hAnsi="Times New Roman" w:cs="Times New Roman"/>
          <w:i/>
          <w:iCs/>
          <w:kern w:val="0"/>
          <w:sz w:val="24"/>
          <w:szCs w:val="24"/>
          <w:lang w:val="en-GB" w:eastAsia="en-GB"/>
          <w14:ligatures w14:val="none"/>
        </w:rPr>
        <w:t>r</w:t>
      </w:r>
      <w:r w:rsidRPr="00FC00F3">
        <w:rPr>
          <w:rFonts w:ascii="Times New Roman" w:eastAsia="Times New Roman" w:hAnsi="Times New Roman" w:cs="Times New Roman"/>
          <w:kern w:val="0"/>
          <w:sz w:val="24"/>
          <w:szCs w:val="24"/>
          <w:lang w:val="en-GB" w:eastAsia="en-GB"/>
          <w14:ligatures w14:val="none"/>
        </w:rPr>
        <w:t xml:space="preserve"> = .18, which the authors state was comparable to </w:t>
      </w:r>
      <w:r w:rsidRPr="00FC00F3">
        <w:rPr>
          <w:rFonts w:ascii="Times New Roman" w:eastAsia="Times New Roman" w:hAnsi="Times New Roman" w:cs="Times New Roman"/>
          <w:i/>
          <w:iCs/>
          <w:kern w:val="0"/>
          <w:sz w:val="24"/>
          <w:szCs w:val="24"/>
          <w:lang w:val="en-GB" w:eastAsia="en-GB"/>
          <w14:ligatures w14:val="none"/>
        </w:rPr>
        <w:t xml:space="preserve">d </w:t>
      </w:r>
      <w:r w:rsidRPr="00FC00F3">
        <w:rPr>
          <w:rFonts w:ascii="Times New Roman" w:eastAsia="Times New Roman" w:hAnsi="Times New Roman" w:cs="Times New Roman"/>
          <w:kern w:val="0"/>
          <w:sz w:val="24"/>
          <w:szCs w:val="24"/>
          <w:lang w:val="en-GB" w:eastAsia="en-GB"/>
          <w14:ligatures w14:val="none"/>
        </w:rPr>
        <w:t xml:space="preserve">= 0.37. Taken together, the impressive changes in maternal sensitivity obtained in this study suggest that PCIT-T is an effective way to enhance caregiving sensitivity, and that it may be as, or even more, effective than </w:t>
      </w:r>
      <w:r w:rsidR="008F43F7" w:rsidRPr="00FC00F3">
        <w:rPr>
          <w:rFonts w:ascii="Times New Roman" w:eastAsia="Times New Roman" w:hAnsi="Times New Roman" w:cs="Times New Roman"/>
          <w:kern w:val="0"/>
          <w:sz w:val="24"/>
          <w:szCs w:val="24"/>
          <w:lang w:val="en-GB" w:eastAsia="en-GB"/>
          <w14:ligatures w14:val="none"/>
        </w:rPr>
        <w:t xml:space="preserve">some of the </w:t>
      </w:r>
      <w:r w:rsidRPr="00FC00F3">
        <w:rPr>
          <w:rFonts w:ascii="Times New Roman" w:eastAsia="Times New Roman" w:hAnsi="Times New Roman" w:cs="Times New Roman"/>
          <w:kern w:val="0"/>
          <w:sz w:val="24"/>
          <w:szCs w:val="24"/>
          <w:lang w:val="en-GB" w:eastAsia="en-GB"/>
          <w14:ligatures w14:val="none"/>
        </w:rPr>
        <w:t xml:space="preserve">other currently available and popular attachment-based </w:t>
      </w:r>
      <w:r w:rsidR="00717681" w:rsidRPr="00FC00F3">
        <w:rPr>
          <w:rFonts w:ascii="Times New Roman" w:eastAsia="Times New Roman" w:hAnsi="Times New Roman" w:cs="Times New Roman"/>
          <w:kern w:val="0"/>
          <w:sz w:val="24"/>
          <w:szCs w:val="24"/>
          <w:lang w:val="en-GB" w:eastAsia="en-GB"/>
          <w14:ligatures w14:val="none"/>
        </w:rPr>
        <w:lastRenderedPageBreak/>
        <w:t xml:space="preserve">intervention </w:t>
      </w:r>
      <w:r w:rsidRPr="00FC00F3">
        <w:rPr>
          <w:rFonts w:ascii="Times New Roman" w:eastAsia="Times New Roman" w:hAnsi="Times New Roman" w:cs="Times New Roman"/>
          <w:kern w:val="0"/>
          <w:sz w:val="24"/>
          <w:szCs w:val="24"/>
          <w:lang w:val="en-GB" w:eastAsia="en-GB"/>
          <w14:ligatures w14:val="none"/>
        </w:rPr>
        <w:t xml:space="preserve">programs. The effectiveness of PCIT-T is likely to be attributable to its combination of live-coaching using the PRIDE and CARES models, and the focus on enhancing parental reflective functioning (both through coaching and conversation), however future studies are required to explore the specific ingredients of change.   </w:t>
      </w:r>
    </w:p>
    <w:p w14:paraId="0F2CE3AB" w14:textId="7F81E0B9" w:rsidR="00FE3C9C" w:rsidRPr="00FC00F3" w:rsidRDefault="007970F0" w:rsidP="00315713">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The findings of this study regarding positive changes in parental reflective functioning following PCIT-T are also </w:t>
      </w:r>
      <w:r w:rsidR="00034826" w:rsidRPr="00FC00F3">
        <w:rPr>
          <w:rFonts w:ascii="Times New Roman" w:eastAsia="Times New Roman" w:hAnsi="Times New Roman" w:cs="Times New Roman"/>
          <w:kern w:val="0"/>
          <w:sz w:val="24"/>
          <w:szCs w:val="24"/>
          <w:lang w:val="en-GB" w:eastAsia="en-GB"/>
          <w14:ligatures w14:val="none"/>
        </w:rPr>
        <w:t>noteworthy.</w:t>
      </w:r>
      <w:r w:rsidRPr="00FC00F3">
        <w:rPr>
          <w:rFonts w:ascii="Times New Roman" w:eastAsia="Times New Roman" w:hAnsi="Times New Roman" w:cs="Times New Roman"/>
          <w:kern w:val="0"/>
          <w:sz w:val="24"/>
          <w:szCs w:val="24"/>
          <w:lang w:val="en-GB" w:eastAsia="en-GB"/>
          <w14:ligatures w14:val="none"/>
        </w:rPr>
        <w:t xml:space="preserve"> </w:t>
      </w:r>
      <w:r w:rsidR="00315713" w:rsidRPr="00FC00F3">
        <w:rPr>
          <w:rFonts w:ascii="Times New Roman" w:eastAsia="Times New Roman" w:hAnsi="Times New Roman" w:cs="Times New Roman"/>
          <w:kern w:val="0"/>
          <w:sz w:val="24"/>
          <w:szCs w:val="24"/>
          <w:lang w:val="en-GB" w:eastAsia="en-GB"/>
          <w14:ligatures w14:val="none"/>
        </w:rPr>
        <w:t xml:space="preserve">A parent’s </w:t>
      </w:r>
      <w:r w:rsidR="000D0E5C" w:rsidRPr="00FC00F3">
        <w:rPr>
          <w:rFonts w:ascii="Times New Roman" w:eastAsia="Times New Roman" w:hAnsi="Times New Roman" w:cs="Times New Roman"/>
          <w:kern w:val="0"/>
          <w:sz w:val="24"/>
          <w:szCs w:val="24"/>
          <w:lang w:val="en-GB" w:eastAsia="en-GB"/>
          <w14:ligatures w14:val="none"/>
        </w:rPr>
        <w:t>ability</w:t>
      </w:r>
      <w:r w:rsidR="00315713" w:rsidRPr="00FC00F3">
        <w:rPr>
          <w:rFonts w:ascii="Times New Roman" w:eastAsia="Times New Roman" w:hAnsi="Times New Roman" w:cs="Times New Roman"/>
          <w:kern w:val="0"/>
          <w:sz w:val="24"/>
          <w:szCs w:val="24"/>
          <w:lang w:val="en-GB" w:eastAsia="en-GB"/>
          <w14:ligatures w14:val="none"/>
        </w:rPr>
        <w:t xml:space="preserve"> to reflect on the</w:t>
      </w:r>
      <w:r w:rsidR="00FF3D62" w:rsidRPr="00FC00F3">
        <w:rPr>
          <w:rFonts w:ascii="Times New Roman" w:eastAsia="Times New Roman" w:hAnsi="Times New Roman" w:cs="Times New Roman"/>
          <w:kern w:val="0"/>
          <w:sz w:val="24"/>
          <w:szCs w:val="24"/>
          <w:lang w:val="en-GB" w:eastAsia="en-GB"/>
          <w14:ligatures w14:val="none"/>
        </w:rPr>
        <w:t xml:space="preserve">ir child’s </w:t>
      </w:r>
      <w:r w:rsidR="00315713" w:rsidRPr="00FC00F3">
        <w:rPr>
          <w:rFonts w:ascii="Times New Roman" w:eastAsia="Times New Roman" w:hAnsi="Times New Roman" w:cs="Times New Roman"/>
          <w:kern w:val="0"/>
          <w:sz w:val="24"/>
          <w:szCs w:val="24"/>
          <w:lang w:val="en-GB" w:eastAsia="en-GB"/>
          <w14:ligatures w14:val="none"/>
        </w:rPr>
        <w:t>mental states</w:t>
      </w:r>
      <w:r w:rsidR="00FF3D62" w:rsidRPr="00FC00F3">
        <w:rPr>
          <w:rFonts w:ascii="Times New Roman" w:eastAsia="Times New Roman" w:hAnsi="Times New Roman" w:cs="Times New Roman"/>
          <w:kern w:val="0"/>
          <w:sz w:val="24"/>
          <w:szCs w:val="24"/>
          <w:lang w:val="en-GB" w:eastAsia="en-GB"/>
          <w14:ligatures w14:val="none"/>
        </w:rPr>
        <w:t>, often referred to as ‘mentalising’ or ‘reflective functioning’, has been</w:t>
      </w:r>
      <w:r w:rsidR="00315713" w:rsidRPr="00FC00F3">
        <w:rPr>
          <w:rFonts w:ascii="Times New Roman" w:eastAsia="Times New Roman" w:hAnsi="Times New Roman" w:cs="Times New Roman"/>
          <w:kern w:val="0"/>
          <w:sz w:val="24"/>
          <w:szCs w:val="24"/>
          <w:lang w:val="en-GB" w:eastAsia="en-GB"/>
          <w14:ligatures w14:val="none"/>
        </w:rPr>
        <w:t xml:space="preserve"> linked with the capacity to provide sensitive caregiving </w:t>
      </w:r>
      <w:r w:rsidR="00315713"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&lt;EndNote&gt;&lt;Cite&gt;&lt;Author&gt;Camoirano&lt;/Author&gt;&lt;Year&gt;2017&lt;/Year&gt;&lt;RecNum&gt;3658&lt;/RecNum&gt;&lt;DisplayText&gt;(Camoirano, 2017)&lt;/DisplayText&gt;&lt;record&gt;&lt;rec-number&gt;3658&lt;/rec-number&gt;&lt;foreign-keys&gt;&lt;key app="EN" db-id="ards0dvaofa9d9es2f6vrf9iarwfp0z2w20v" timestamp="1712172716" guid="f722c20c-16e5-485b-9bf9-5ef01aa692e0"&gt;3658&lt;/key&gt;&lt;/foreign-keys&gt;&lt;ref-type name="Journal Article"&gt;17&lt;/ref-type&gt;&lt;contributors&gt;&lt;authors&gt;&lt;author&gt;Camoirano, Andrea&lt;/author&gt;&lt;/authors&gt;&lt;/contributors&gt;&lt;titles&gt;&lt;title&gt;Mentalizing makes parenting work: A review about parental reflective functioning and clinical interventions to improve it&lt;/title&gt;&lt;secondary-title&gt;Frontiers in psychology&lt;/secondary-title&gt;&lt;/titles&gt;&lt;periodical&gt;&lt;full-title&gt;Frontiers in psychology&lt;/full-title&gt;&lt;/periodical&gt;&lt;pages&gt;244245&lt;/pages&gt;&lt;volume&gt;8&lt;/volume&gt;&lt;dates&gt;&lt;year&gt;2017&lt;/year&gt;&lt;/dates&gt;&lt;isbn&gt;1664-1078&lt;/isbn&gt;&lt;urls&gt;&lt;/urls&gt;&lt;/record&gt;&lt;/Cite&gt;&lt;/EndNote&gt;</w:instrText>
      </w:r>
      <w:r w:rsidR="00315713"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(Camoirano, 2017)</w:t>
      </w:r>
      <w:r w:rsidR="00315713" w:rsidRPr="00FC00F3">
        <w:rPr>
          <w:rFonts w:ascii="Times New Roman" w:eastAsia="Times New Roman" w:hAnsi="Times New Roman" w:cs="Times New Roman"/>
          <w:kern w:val="0"/>
          <w:sz w:val="24"/>
          <w:szCs w:val="24"/>
          <w:lang w:val="en-GB" w:eastAsia="en-GB"/>
          <w14:ligatures w14:val="none"/>
        </w:rPr>
        <w:fldChar w:fldCharType="end"/>
      </w:r>
      <w:r w:rsidR="00315713" w:rsidRPr="00FC00F3">
        <w:rPr>
          <w:rFonts w:ascii="Times New Roman" w:eastAsia="Times New Roman" w:hAnsi="Times New Roman" w:cs="Times New Roman"/>
          <w:kern w:val="0"/>
          <w:sz w:val="24"/>
          <w:szCs w:val="24"/>
          <w:lang w:val="en-GB" w:eastAsia="en-GB"/>
          <w14:ligatures w14:val="none"/>
        </w:rPr>
        <w:t xml:space="preserve"> and </w:t>
      </w:r>
      <w:r w:rsidR="000D0E5C" w:rsidRPr="00FC00F3">
        <w:rPr>
          <w:rFonts w:ascii="Times New Roman" w:eastAsia="Times New Roman" w:hAnsi="Times New Roman" w:cs="Times New Roman"/>
          <w:kern w:val="0"/>
          <w:sz w:val="24"/>
          <w:szCs w:val="24"/>
          <w:lang w:val="en-GB" w:eastAsia="en-GB"/>
          <w14:ligatures w14:val="none"/>
        </w:rPr>
        <w:t xml:space="preserve">to </w:t>
      </w:r>
      <w:r w:rsidR="00315713" w:rsidRPr="00FC00F3">
        <w:rPr>
          <w:rFonts w:ascii="Times New Roman" w:eastAsia="Times New Roman" w:hAnsi="Times New Roman" w:cs="Times New Roman"/>
          <w:kern w:val="0"/>
          <w:sz w:val="24"/>
          <w:szCs w:val="24"/>
          <w:lang w:val="en-GB" w:eastAsia="en-GB"/>
          <w14:ligatures w14:val="none"/>
        </w:rPr>
        <w:t xml:space="preserve">the development of the child’s sense of self </w:t>
      </w:r>
      <w:r w:rsidR="00315713"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&lt;EndNote&gt;&lt;Cite&gt;&lt;Author&gt;Slade&lt;/Author&gt;&lt;Year&gt;2005&lt;/Year&gt;&lt;RecNum&gt;101&lt;/RecNum&gt;&lt;DisplayText&gt;(Slade, 2005)&lt;/DisplayText&gt;&lt;record&gt;&lt;rec-number&gt;101&lt;/rec-number&gt;&lt;foreign-keys&gt;&lt;key app="EN" db-id="ards0dvaofa9d9es2f6vrf9iarwfp0z2w20v" timestamp="1696903237" guid="82cc3017-2b68-4e87-b984-b57490c243ab"&gt;101&lt;/key&gt;&lt;/foreign-keys&gt;&lt;ref-type name="Journal Article"&gt;17&lt;/ref-type&gt;&lt;contributors&gt;&lt;authors&gt;&lt;author&gt;Slade, A.&lt;/author&gt;&lt;/authors&gt;&lt;/contributors&gt;&lt;titles&gt;&lt;title&gt;Parental reflective functioning: An introduction&lt;/title&gt;&lt;secondary-title&gt;Attachment &amp;amp; Human Development&lt;/secondary-title&gt;&lt;/titles&gt;&lt;periodical&gt;&lt;full-title&gt;Attachment &amp;amp; Human Development&lt;/full-title&gt;&lt;/periodical&gt;&lt;pages&gt;269-281&lt;/pages&gt;&lt;volume&gt;7&lt;/volume&gt;&lt;number&gt;3&lt;/number&gt;&lt;dates&gt;&lt;year&gt;2005&lt;/year&gt;&lt;/dates&gt;&lt;urls&gt;&lt;/urls&gt;&lt;/record&gt;&lt;/Cite&gt;&lt;/EndNote&gt;</w:instrText>
      </w:r>
      <w:r w:rsidR="00315713"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(Slade, 2005)</w:t>
      </w:r>
      <w:r w:rsidR="00315713" w:rsidRPr="00FC00F3">
        <w:rPr>
          <w:rFonts w:ascii="Times New Roman" w:eastAsia="Times New Roman" w:hAnsi="Times New Roman" w:cs="Times New Roman"/>
          <w:kern w:val="0"/>
          <w:sz w:val="24"/>
          <w:szCs w:val="24"/>
          <w:lang w:val="en-GB" w:eastAsia="en-GB"/>
          <w14:ligatures w14:val="none"/>
        </w:rPr>
        <w:fldChar w:fldCharType="end"/>
      </w:r>
      <w:r w:rsidR="00315713" w:rsidRPr="00FC00F3">
        <w:rPr>
          <w:rFonts w:ascii="Times New Roman" w:eastAsia="Times New Roman" w:hAnsi="Times New Roman" w:cs="Times New Roman"/>
          <w:kern w:val="0"/>
          <w:sz w:val="24"/>
          <w:szCs w:val="24"/>
          <w:lang w:val="en-GB" w:eastAsia="en-GB"/>
          <w14:ligatures w14:val="none"/>
        </w:rPr>
        <w:t xml:space="preserve">. </w:t>
      </w:r>
      <w:r w:rsidR="00FF3D62" w:rsidRPr="00FC00F3">
        <w:rPr>
          <w:rFonts w:ascii="Times New Roman" w:eastAsia="Times New Roman" w:hAnsi="Times New Roman" w:cs="Times New Roman"/>
          <w:kern w:val="0"/>
          <w:sz w:val="24"/>
          <w:szCs w:val="24"/>
          <w:lang w:val="en-GB" w:eastAsia="en-GB"/>
          <w14:ligatures w14:val="none"/>
        </w:rPr>
        <w:t xml:space="preserve">In this study, mentalisation was assessed in two ways – observationally, operationalised a mind-mindedness </w:t>
      </w:r>
      <w:r w:rsidR="00FF3D62"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&lt;EndNote&gt;&lt;Cite&gt;&lt;Author&gt;Meins&lt;/Author&gt;&lt;Year&gt;2015&lt;/Year&gt;&lt;RecNum&gt;1443&lt;/RecNum&gt;&lt;DisplayText&gt;(Meins &amp;amp; Fernyhough, 2015)&lt;/DisplayText&gt;&lt;record&gt;&lt;rec-number&gt;1443&lt;/rec-number&gt;&lt;foreign-keys&gt;&lt;key app="EN" db-id="ards0dvaofa9d9es2f6vrf9iarwfp0z2w20v" timestamp="1696903319" guid="ba88e7e7-ea84-4959-8cee-a92482d933f4"&gt;1443&lt;/key&gt;&lt;/foreign-keys&gt;&lt;ref-type name="Manuscript"&gt;36&lt;/ref-type&gt;&lt;contributors&gt;&lt;authors&gt;&lt;author&gt;Meins, E.&lt;/author&gt;&lt;author&gt;Fernyhough, C.&lt;/author&gt;&lt;/authors&gt;&lt;/contributors&gt;&lt;titles&gt;&lt;title&gt;Mind-mindedness coding manual, Version 2.2, Unpublished manuscript&lt;/title&gt;&lt;/titles&gt;&lt;dates&gt;&lt;year&gt;2015&lt;/year&gt;&lt;/dates&gt;&lt;pub-location&gt;University of York, York, UK&lt;/pub-location&gt;&lt;urls&gt;&lt;/urls&gt;&lt;/record&gt;&lt;/Cite&gt;&lt;/EndNote&gt;</w:instrText>
      </w:r>
      <w:r w:rsidR="00FF3D62"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(Meins &amp; Fernyhough, 2015)</w:t>
      </w:r>
      <w:r w:rsidR="00FF3D62" w:rsidRPr="00FC00F3">
        <w:rPr>
          <w:rFonts w:ascii="Times New Roman" w:eastAsia="Times New Roman" w:hAnsi="Times New Roman" w:cs="Times New Roman"/>
          <w:kern w:val="0"/>
          <w:sz w:val="24"/>
          <w:szCs w:val="24"/>
          <w:lang w:val="en-GB" w:eastAsia="en-GB"/>
          <w14:ligatures w14:val="none"/>
        </w:rPr>
        <w:fldChar w:fldCharType="end"/>
      </w:r>
      <w:r w:rsidR="00FF3D62" w:rsidRPr="00FC00F3">
        <w:rPr>
          <w:rFonts w:ascii="Times New Roman" w:eastAsia="Times New Roman" w:hAnsi="Times New Roman" w:cs="Times New Roman"/>
          <w:kern w:val="0"/>
          <w:sz w:val="24"/>
          <w:szCs w:val="24"/>
          <w:lang w:val="en-GB" w:eastAsia="en-GB"/>
          <w14:ligatures w14:val="none"/>
        </w:rPr>
        <w:t xml:space="preserve">, and </w:t>
      </w:r>
      <w:r w:rsidR="00193ABC" w:rsidRPr="00FC00F3">
        <w:rPr>
          <w:rFonts w:ascii="Times New Roman" w:eastAsia="Times New Roman" w:hAnsi="Times New Roman" w:cs="Times New Roman"/>
          <w:kern w:val="0"/>
          <w:sz w:val="24"/>
          <w:szCs w:val="24"/>
          <w:lang w:val="en-GB" w:eastAsia="en-GB"/>
          <w14:ligatures w14:val="none"/>
        </w:rPr>
        <w:t xml:space="preserve">via </w:t>
      </w:r>
      <w:r w:rsidR="00FF3D62" w:rsidRPr="00FC00F3">
        <w:rPr>
          <w:rFonts w:ascii="Times New Roman" w:eastAsia="Times New Roman" w:hAnsi="Times New Roman" w:cs="Times New Roman"/>
          <w:kern w:val="0"/>
          <w:sz w:val="24"/>
          <w:szCs w:val="24"/>
          <w:lang w:val="en-GB" w:eastAsia="en-GB"/>
          <w14:ligatures w14:val="none"/>
        </w:rPr>
        <w:t>parent-reported</w:t>
      </w:r>
      <w:r w:rsidR="00193ABC" w:rsidRPr="00FC00F3">
        <w:rPr>
          <w:rFonts w:ascii="Times New Roman" w:eastAsia="Times New Roman" w:hAnsi="Times New Roman" w:cs="Times New Roman"/>
          <w:kern w:val="0"/>
          <w:sz w:val="24"/>
          <w:szCs w:val="24"/>
          <w:lang w:val="en-GB" w:eastAsia="en-GB"/>
          <w14:ligatures w14:val="none"/>
        </w:rPr>
        <w:t>,</w:t>
      </w:r>
      <w:r w:rsidR="00FF3D62" w:rsidRPr="00FC00F3">
        <w:rPr>
          <w:rFonts w:ascii="Times New Roman" w:eastAsia="Times New Roman" w:hAnsi="Times New Roman" w:cs="Times New Roman"/>
          <w:kern w:val="0"/>
          <w:sz w:val="24"/>
          <w:szCs w:val="24"/>
          <w:lang w:val="en-GB" w:eastAsia="en-GB"/>
          <w14:ligatures w14:val="none"/>
        </w:rPr>
        <w:t xml:space="preserve"> using </w:t>
      </w:r>
      <w:r w:rsidR="00193ABC" w:rsidRPr="00FC00F3">
        <w:rPr>
          <w:rFonts w:ascii="Times New Roman" w:eastAsia="Times New Roman" w:hAnsi="Times New Roman" w:cs="Times New Roman"/>
          <w:kern w:val="0"/>
          <w:sz w:val="24"/>
          <w:szCs w:val="24"/>
          <w:lang w:val="en-GB" w:eastAsia="en-GB"/>
          <w14:ligatures w14:val="none"/>
        </w:rPr>
        <w:t>the Diamond</w:t>
      </w:r>
      <w:r w:rsidR="00FF3D62" w:rsidRPr="00FC00F3">
        <w:rPr>
          <w:rFonts w:ascii="Times New Roman" w:eastAsia="Times New Roman" w:hAnsi="Times New Roman" w:cs="Times New Roman"/>
          <w:kern w:val="0"/>
          <w:sz w:val="24"/>
          <w:szCs w:val="24"/>
          <w:lang w:val="en-GB" w:eastAsia="en-GB"/>
          <w14:ligatures w14:val="none"/>
        </w:rPr>
        <w:t xml:space="preserve"> </w:t>
      </w:r>
      <w:r w:rsidR="00193ABC" w:rsidRPr="00FC00F3">
        <w:rPr>
          <w:rFonts w:ascii="Times New Roman" w:eastAsia="Times New Roman" w:hAnsi="Times New Roman" w:cs="Times New Roman"/>
          <w:kern w:val="0"/>
          <w:sz w:val="24"/>
          <w:szCs w:val="24"/>
          <w:lang w:val="en-GB" w:eastAsia="en-GB"/>
          <w14:ligatures w14:val="none"/>
        </w:rPr>
        <w:t>R</w:t>
      </w:r>
      <w:r w:rsidR="00FF3D62" w:rsidRPr="00FC00F3">
        <w:rPr>
          <w:rFonts w:ascii="Times New Roman" w:eastAsia="Times New Roman" w:hAnsi="Times New Roman" w:cs="Times New Roman"/>
          <w:kern w:val="0"/>
          <w:sz w:val="24"/>
          <w:szCs w:val="24"/>
          <w:lang w:val="en-GB" w:eastAsia="en-GB"/>
          <w14:ligatures w14:val="none"/>
        </w:rPr>
        <w:t xml:space="preserve">eflective </w:t>
      </w:r>
      <w:r w:rsidR="00193ABC" w:rsidRPr="00FC00F3">
        <w:rPr>
          <w:rFonts w:ascii="Times New Roman" w:eastAsia="Times New Roman" w:hAnsi="Times New Roman" w:cs="Times New Roman"/>
          <w:kern w:val="0"/>
          <w:sz w:val="24"/>
          <w:szCs w:val="24"/>
          <w:lang w:val="en-GB" w:eastAsia="en-GB"/>
          <w14:ligatures w14:val="none"/>
        </w:rPr>
        <w:t>F</w:t>
      </w:r>
      <w:r w:rsidR="00FF3D62" w:rsidRPr="00FC00F3">
        <w:rPr>
          <w:rFonts w:ascii="Times New Roman" w:eastAsia="Times New Roman" w:hAnsi="Times New Roman" w:cs="Times New Roman"/>
          <w:kern w:val="0"/>
          <w:sz w:val="24"/>
          <w:szCs w:val="24"/>
          <w:lang w:val="en-GB" w:eastAsia="en-GB"/>
          <w14:ligatures w14:val="none"/>
        </w:rPr>
        <w:t xml:space="preserve">unctioning </w:t>
      </w:r>
      <w:r w:rsidR="00193ABC" w:rsidRPr="00FC00F3">
        <w:rPr>
          <w:rFonts w:ascii="Times New Roman" w:eastAsia="Times New Roman" w:hAnsi="Times New Roman" w:cs="Times New Roman"/>
          <w:kern w:val="0"/>
          <w:sz w:val="24"/>
          <w:szCs w:val="24"/>
          <w:lang w:val="en-GB" w:eastAsia="en-GB"/>
          <w14:ligatures w14:val="none"/>
        </w:rPr>
        <w:t>S</w:t>
      </w:r>
      <w:r w:rsidR="00FF3D62" w:rsidRPr="00FC00F3">
        <w:rPr>
          <w:rFonts w:ascii="Times New Roman" w:eastAsia="Times New Roman" w:hAnsi="Times New Roman" w:cs="Times New Roman"/>
          <w:kern w:val="0"/>
          <w:sz w:val="24"/>
          <w:szCs w:val="24"/>
          <w:lang w:val="en-GB" w:eastAsia="en-GB"/>
          <w14:ligatures w14:val="none"/>
        </w:rPr>
        <w:t xml:space="preserve">cale </w:t>
      </w:r>
      <w:r w:rsidR="00FF3D62"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&lt;EndNote&gt;&lt;Cite&gt;&lt;Author&gt;Diamond&lt;/Author&gt;&lt;Year&gt;2014&lt;/Year&gt;&lt;RecNum&gt;3427&lt;/RecNum&gt;&lt;DisplayText&gt;(Diamond, 2014)&lt;/DisplayText&gt;&lt;record&gt;&lt;rec-number&gt;3427&lt;/rec-number&gt;&lt;foreign-keys&gt;&lt;key app="EN" db-id="ards0dvaofa9d9es2f6vrf9iarwfp0z2w20v" timestamp="1696905174" guid="f6296308-97cb-4f82-bf1b-9379967931de"&gt;3427&lt;/key&gt;&lt;/foreign-keys&gt;&lt;ref-type name="Thesis"&gt;32&lt;/ref-type&gt;&lt;contributors&gt;&lt;authors&gt;&lt;author&gt;Diamond, C.&lt;/author&gt;&lt;/authors&gt;&lt;/contributors&gt;&lt;titles&gt;&lt;title&gt;Keeping baby in mind: The development of a maternal reflective functioning scale for primary health services&lt;/title&gt;&lt;/titles&gt;&lt;dates&gt;&lt;year&gt;2014&lt;/year&gt;&lt;/dates&gt;&lt;pub-location&gt;James Cook University&lt;/pub-location&gt;&lt;urls&gt;&lt;/urls&gt;&lt;/record&gt;&lt;/Cite&gt;&lt;/EndNote&gt;</w:instrText>
      </w:r>
      <w:r w:rsidR="00FF3D62"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(Diamond, 2014)</w:t>
      </w:r>
      <w:r w:rsidR="00FF3D62" w:rsidRPr="00FC00F3">
        <w:rPr>
          <w:rFonts w:ascii="Times New Roman" w:eastAsia="Times New Roman" w:hAnsi="Times New Roman" w:cs="Times New Roman"/>
          <w:kern w:val="0"/>
          <w:sz w:val="24"/>
          <w:szCs w:val="24"/>
          <w:lang w:val="en-GB" w:eastAsia="en-GB"/>
          <w14:ligatures w14:val="none"/>
        </w:rPr>
        <w:fldChar w:fldCharType="end"/>
      </w:r>
      <w:r w:rsidR="00FF3D62"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Results showed that </w:t>
      </w:r>
      <w:r w:rsidR="00FD45B4" w:rsidRPr="00FC00F3">
        <w:rPr>
          <w:rFonts w:ascii="Times New Roman" w:eastAsia="Times New Roman" w:hAnsi="Times New Roman" w:cs="Times New Roman"/>
          <w:kern w:val="0"/>
          <w:sz w:val="24"/>
          <w:szCs w:val="24"/>
          <w:lang w:val="en-GB" w:eastAsia="en-GB"/>
          <w14:ligatures w14:val="none"/>
        </w:rPr>
        <w:t>mothers in</w:t>
      </w:r>
      <w:r w:rsidR="007672BF" w:rsidRPr="00FC00F3">
        <w:rPr>
          <w:rFonts w:ascii="Times New Roman" w:eastAsia="Times New Roman" w:hAnsi="Times New Roman" w:cs="Times New Roman"/>
          <w:kern w:val="0"/>
          <w:sz w:val="24"/>
          <w:szCs w:val="24"/>
          <w:lang w:val="en-GB" w:eastAsia="en-GB"/>
          <w14:ligatures w14:val="none"/>
        </w:rPr>
        <w:t xml:space="preserve"> </w:t>
      </w:r>
      <w:r w:rsidR="00FD45B4" w:rsidRPr="00FC00F3">
        <w:rPr>
          <w:rFonts w:ascii="Times New Roman" w:eastAsia="Times New Roman" w:hAnsi="Times New Roman" w:cs="Times New Roman"/>
          <w:kern w:val="0"/>
          <w:sz w:val="24"/>
          <w:szCs w:val="24"/>
          <w:lang w:val="en-GB" w:eastAsia="en-GB"/>
          <w14:ligatures w14:val="none"/>
        </w:rPr>
        <w:t xml:space="preserve">the PCIT-T group </w:t>
      </w:r>
      <w:r w:rsidR="000C7A72" w:rsidRPr="00FC00F3">
        <w:rPr>
          <w:rFonts w:ascii="Times New Roman" w:eastAsia="Times New Roman" w:hAnsi="Times New Roman" w:cs="Times New Roman"/>
          <w:kern w:val="0"/>
          <w:sz w:val="24"/>
          <w:szCs w:val="24"/>
          <w:lang w:val="en-GB" w:eastAsia="en-GB"/>
          <w14:ligatures w14:val="none"/>
        </w:rPr>
        <w:t xml:space="preserve">showed a </w:t>
      </w:r>
      <w:r w:rsidRPr="00FC00F3">
        <w:rPr>
          <w:rFonts w:ascii="Times New Roman" w:eastAsia="Times New Roman" w:hAnsi="Times New Roman" w:cs="Times New Roman"/>
          <w:kern w:val="0"/>
          <w:sz w:val="24"/>
          <w:szCs w:val="24"/>
          <w:lang w:val="en-GB" w:eastAsia="en-GB"/>
          <w14:ligatures w14:val="none"/>
        </w:rPr>
        <w:t>reduc</w:t>
      </w:r>
      <w:r w:rsidR="000C7A72" w:rsidRPr="00FC00F3">
        <w:rPr>
          <w:rFonts w:ascii="Times New Roman" w:eastAsia="Times New Roman" w:hAnsi="Times New Roman" w:cs="Times New Roman"/>
          <w:kern w:val="0"/>
          <w:sz w:val="24"/>
          <w:szCs w:val="24"/>
          <w:lang w:val="en-GB" w:eastAsia="en-GB"/>
          <w14:ligatures w14:val="none"/>
        </w:rPr>
        <w:t>tion in</w:t>
      </w:r>
      <w:r w:rsidRPr="00FC00F3">
        <w:rPr>
          <w:rFonts w:ascii="Times New Roman" w:eastAsia="Times New Roman" w:hAnsi="Times New Roman" w:cs="Times New Roman"/>
          <w:kern w:val="0"/>
          <w:sz w:val="24"/>
          <w:szCs w:val="24"/>
          <w:lang w:val="en-GB" w:eastAsia="en-GB"/>
          <w14:ligatures w14:val="none"/>
        </w:rPr>
        <w:t xml:space="preserve"> </w:t>
      </w:r>
      <w:r w:rsidR="007672BF" w:rsidRPr="00FC00F3">
        <w:rPr>
          <w:rFonts w:ascii="Times New Roman" w:eastAsia="Times New Roman" w:hAnsi="Times New Roman" w:cs="Times New Roman"/>
          <w:kern w:val="0"/>
          <w:sz w:val="24"/>
          <w:szCs w:val="24"/>
          <w:lang w:val="en-GB" w:eastAsia="en-GB"/>
          <w14:ligatures w14:val="none"/>
        </w:rPr>
        <w:t xml:space="preserve">observed </w:t>
      </w:r>
      <w:r w:rsidR="00FD45B4" w:rsidRPr="00FC00F3">
        <w:rPr>
          <w:rFonts w:ascii="Times New Roman" w:eastAsia="Times New Roman" w:hAnsi="Times New Roman" w:cs="Times New Roman"/>
          <w:kern w:val="0"/>
          <w:sz w:val="24"/>
          <w:szCs w:val="24"/>
          <w:lang w:val="en-GB" w:eastAsia="en-GB"/>
          <w14:ligatures w14:val="none"/>
        </w:rPr>
        <w:t xml:space="preserve">non-attuned comments (with </w:t>
      </w:r>
      <w:r w:rsidR="007672BF" w:rsidRPr="00FC00F3">
        <w:rPr>
          <w:rFonts w:ascii="Times New Roman" w:eastAsia="Times New Roman" w:hAnsi="Times New Roman" w:cs="Times New Roman"/>
          <w:kern w:val="0"/>
          <w:sz w:val="24"/>
          <w:szCs w:val="24"/>
          <w:lang w:val="en-GB" w:eastAsia="en-GB"/>
          <w14:ligatures w14:val="none"/>
        </w:rPr>
        <w:t xml:space="preserve">a </w:t>
      </w:r>
      <w:r w:rsidR="00FD45B4" w:rsidRPr="00FC00F3">
        <w:rPr>
          <w:rFonts w:ascii="Times New Roman" w:eastAsia="Times New Roman" w:hAnsi="Times New Roman" w:cs="Times New Roman"/>
          <w:kern w:val="0"/>
          <w:sz w:val="24"/>
          <w:szCs w:val="24"/>
          <w:lang w:val="en-GB" w:eastAsia="en-GB"/>
          <w14:ligatures w14:val="none"/>
        </w:rPr>
        <w:t>medium effect size</w:t>
      </w:r>
      <w:r w:rsidR="007672BF" w:rsidRPr="00FC00F3">
        <w:rPr>
          <w:rFonts w:ascii="Times New Roman" w:eastAsia="Times New Roman" w:hAnsi="Times New Roman" w:cs="Times New Roman"/>
          <w:kern w:val="0"/>
          <w:sz w:val="24"/>
          <w:szCs w:val="24"/>
          <w:lang w:val="en-GB" w:eastAsia="en-GB"/>
          <w14:ligatures w14:val="none"/>
        </w:rPr>
        <w:t>) and that</w:t>
      </w:r>
      <w:r w:rsidR="00315713" w:rsidRPr="00FC00F3">
        <w:rPr>
          <w:rFonts w:ascii="Times New Roman" w:eastAsia="Times New Roman" w:hAnsi="Times New Roman" w:cs="Times New Roman"/>
          <w:kern w:val="0"/>
          <w:sz w:val="24"/>
          <w:szCs w:val="24"/>
          <w:lang w:val="en-GB" w:eastAsia="en-GB"/>
          <w14:ligatures w14:val="none"/>
        </w:rPr>
        <w:t xml:space="preserve"> t</w:t>
      </w:r>
      <w:r w:rsidR="00FD45B4" w:rsidRPr="00FC00F3">
        <w:rPr>
          <w:rFonts w:ascii="Times New Roman" w:eastAsia="Times New Roman" w:hAnsi="Times New Roman" w:cs="Times New Roman"/>
          <w:kern w:val="0"/>
          <w:sz w:val="24"/>
          <w:szCs w:val="24"/>
          <w:lang w:val="en-GB" w:eastAsia="en-GB"/>
          <w14:ligatures w14:val="none"/>
        </w:rPr>
        <w:t xml:space="preserve">he degree of improvement </w:t>
      </w:r>
      <w:r w:rsidR="00315713" w:rsidRPr="00FC00F3">
        <w:rPr>
          <w:rFonts w:ascii="Times New Roman" w:eastAsia="Times New Roman" w:hAnsi="Times New Roman" w:cs="Times New Roman"/>
          <w:kern w:val="0"/>
          <w:sz w:val="24"/>
          <w:szCs w:val="24"/>
          <w:lang w:val="en-GB" w:eastAsia="en-GB"/>
          <w14:ligatures w14:val="none"/>
        </w:rPr>
        <w:t>was greatest for the PCIT-T group</w:t>
      </w:r>
      <w:r w:rsidR="00FD45B4" w:rsidRPr="00FC00F3">
        <w:rPr>
          <w:rFonts w:ascii="Times New Roman" w:eastAsia="Times New Roman" w:hAnsi="Times New Roman" w:cs="Times New Roman"/>
          <w:kern w:val="0"/>
          <w:sz w:val="24"/>
          <w:szCs w:val="24"/>
          <w:lang w:val="en-GB" w:eastAsia="en-GB"/>
          <w14:ligatures w14:val="none"/>
        </w:rPr>
        <w:t>.</w:t>
      </w:r>
      <w:r w:rsidR="00086C9A" w:rsidRPr="00FC00F3">
        <w:rPr>
          <w:rFonts w:ascii="Times New Roman" w:eastAsia="Times New Roman" w:hAnsi="Times New Roman" w:cs="Times New Roman"/>
          <w:kern w:val="0"/>
          <w:sz w:val="24"/>
          <w:szCs w:val="24"/>
          <w:lang w:val="en-GB" w:eastAsia="en-GB"/>
          <w14:ligatures w14:val="none"/>
        </w:rPr>
        <w:t xml:space="preserve"> </w:t>
      </w:r>
      <w:r w:rsidR="00717681" w:rsidRPr="00FC00F3">
        <w:rPr>
          <w:rFonts w:ascii="Times New Roman" w:eastAsia="Times New Roman" w:hAnsi="Times New Roman" w:cs="Times New Roman"/>
          <w:kern w:val="0"/>
          <w:sz w:val="24"/>
          <w:szCs w:val="24"/>
          <w:lang w:val="en-GB" w:eastAsia="en-GB"/>
          <w14:ligatures w14:val="none"/>
        </w:rPr>
        <w:t>I</w:t>
      </w:r>
      <w:r w:rsidR="00AD2CAB" w:rsidRPr="00FC00F3">
        <w:rPr>
          <w:rFonts w:ascii="Times New Roman" w:eastAsia="Times New Roman" w:hAnsi="Times New Roman" w:cs="Times New Roman"/>
          <w:kern w:val="0"/>
          <w:sz w:val="24"/>
          <w:szCs w:val="24"/>
          <w:lang w:val="en-GB" w:eastAsia="en-GB"/>
          <w14:ligatures w14:val="none"/>
        </w:rPr>
        <w:t>n terms of self-reported parental reflective</w:t>
      </w:r>
      <w:r w:rsidR="00315713" w:rsidRPr="00FC00F3">
        <w:rPr>
          <w:rFonts w:ascii="Times New Roman" w:eastAsia="Times New Roman" w:hAnsi="Times New Roman" w:cs="Times New Roman"/>
          <w:kern w:val="0"/>
          <w:sz w:val="24"/>
          <w:szCs w:val="24"/>
          <w:lang w:val="en-GB" w:eastAsia="en-GB"/>
          <w14:ligatures w14:val="none"/>
        </w:rPr>
        <w:t xml:space="preserve"> functioning</w:t>
      </w:r>
      <w:r w:rsidR="00717681" w:rsidRPr="00FC00F3">
        <w:rPr>
          <w:rFonts w:ascii="Times New Roman" w:eastAsia="Times New Roman" w:hAnsi="Times New Roman" w:cs="Times New Roman"/>
          <w:kern w:val="0"/>
          <w:sz w:val="24"/>
          <w:szCs w:val="24"/>
          <w:lang w:val="en-GB" w:eastAsia="en-GB"/>
          <w14:ligatures w14:val="none"/>
        </w:rPr>
        <w:t>, t</w:t>
      </w:r>
      <w:r w:rsidR="00315713" w:rsidRPr="00FC00F3">
        <w:rPr>
          <w:rFonts w:ascii="Times New Roman" w:eastAsia="Times New Roman" w:hAnsi="Times New Roman" w:cs="Times New Roman"/>
          <w:kern w:val="0"/>
          <w:sz w:val="24"/>
          <w:szCs w:val="24"/>
          <w:lang w:val="en-GB" w:eastAsia="en-GB"/>
          <w14:ligatures w14:val="none"/>
        </w:rPr>
        <w:t xml:space="preserve">he </w:t>
      </w:r>
      <w:r w:rsidR="00086C9A" w:rsidRPr="00FC00F3">
        <w:rPr>
          <w:rFonts w:ascii="Times New Roman" w:eastAsia="Times New Roman" w:hAnsi="Times New Roman" w:cs="Times New Roman"/>
          <w:kern w:val="0"/>
          <w:sz w:val="24"/>
          <w:szCs w:val="24"/>
          <w:lang w:val="en-GB" w:eastAsia="en-GB"/>
          <w14:ligatures w14:val="none"/>
        </w:rPr>
        <w:t xml:space="preserve">PCIT-T group </w:t>
      </w:r>
      <w:r w:rsidR="00717681" w:rsidRPr="00FC00F3">
        <w:rPr>
          <w:rFonts w:ascii="Times New Roman" w:eastAsia="Times New Roman" w:hAnsi="Times New Roman" w:cs="Times New Roman"/>
          <w:kern w:val="0"/>
          <w:sz w:val="24"/>
          <w:szCs w:val="24"/>
          <w:lang w:val="en-GB" w:eastAsia="en-GB"/>
          <w14:ligatures w14:val="none"/>
        </w:rPr>
        <w:t xml:space="preserve">were </w:t>
      </w:r>
      <w:r w:rsidR="000D0E5C" w:rsidRPr="00FC00F3">
        <w:rPr>
          <w:rFonts w:ascii="Times New Roman" w:eastAsia="Times New Roman" w:hAnsi="Times New Roman" w:cs="Times New Roman"/>
          <w:kern w:val="0"/>
          <w:sz w:val="24"/>
          <w:szCs w:val="24"/>
          <w:lang w:val="en-GB" w:eastAsia="en-GB"/>
          <w14:ligatures w14:val="none"/>
        </w:rPr>
        <w:t>the</w:t>
      </w:r>
      <w:r w:rsidR="00FF3D62" w:rsidRPr="00FC00F3">
        <w:rPr>
          <w:rFonts w:ascii="Times New Roman" w:eastAsia="Times New Roman" w:hAnsi="Times New Roman" w:cs="Times New Roman"/>
          <w:kern w:val="0"/>
          <w:sz w:val="24"/>
          <w:szCs w:val="24"/>
          <w:lang w:val="en-GB" w:eastAsia="en-GB"/>
          <w14:ligatures w14:val="none"/>
        </w:rPr>
        <w:t xml:space="preserve"> </w:t>
      </w:r>
      <w:r w:rsidR="00224F5B" w:rsidRPr="00FC00F3">
        <w:rPr>
          <w:rFonts w:ascii="Times New Roman" w:eastAsia="Times New Roman" w:hAnsi="Times New Roman" w:cs="Times New Roman"/>
          <w:kern w:val="0"/>
          <w:sz w:val="24"/>
          <w:szCs w:val="24"/>
          <w:lang w:val="en-GB" w:eastAsia="en-GB"/>
          <w14:ligatures w14:val="none"/>
        </w:rPr>
        <w:t>only group to show significant improvement</w:t>
      </w:r>
      <w:r w:rsidR="003645C3" w:rsidRPr="00FC00F3">
        <w:rPr>
          <w:rFonts w:ascii="Times New Roman" w:eastAsia="Times New Roman" w:hAnsi="Times New Roman" w:cs="Times New Roman"/>
          <w:kern w:val="0"/>
          <w:sz w:val="24"/>
          <w:szCs w:val="24"/>
          <w:lang w:val="en-GB" w:eastAsia="en-GB"/>
          <w14:ligatures w14:val="none"/>
        </w:rPr>
        <w:t xml:space="preserve">. </w:t>
      </w:r>
      <w:r w:rsidR="00DF3BEF" w:rsidRPr="00FC00F3">
        <w:rPr>
          <w:rFonts w:ascii="Times New Roman" w:eastAsia="Times New Roman" w:hAnsi="Times New Roman" w:cs="Times New Roman"/>
          <w:kern w:val="0"/>
          <w:sz w:val="24"/>
          <w:szCs w:val="24"/>
          <w:lang w:val="en-GB" w:eastAsia="en-GB"/>
          <w14:ligatures w14:val="none"/>
        </w:rPr>
        <w:t xml:space="preserve">When </w:t>
      </w:r>
      <w:r w:rsidR="000F5DD3" w:rsidRPr="00FC00F3">
        <w:rPr>
          <w:rFonts w:ascii="Times New Roman" w:eastAsia="Times New Roman" w:hAnsi="Times New Roman" w:cs="Times New Roman"/>
          <w:kern w:val="0"/>
          <w:sz w:val="24"/>
          <w:szCs w:val="24"/>
          <w:lang w:val="en-GB" w:eastAsia="en-GB"/>
          <w14:ligatures w14:val="none"/>
        </w:rPr>
        <w:t xml:space="preserve">comparing reflective functioning outcomes between the PCIT-T and COS-P groups in this study, </w:t>
      </w:r>
      <w:r w:rsidR="00DF3BEF" w:rsidRPr="00FC00F3">
        <w:rPr>
          <w:rFonts w:ascii="Times New Roman" w:eastAsia="Times New Roman" w:hAnsi="Times New Roman" w:cs="Times New Roman"/>
          <w:kern w:val="0"/>
          <w:sz w:val="24"/>
          <w:szCs w:val="24"/>
          <w:lang w:val="en-GB" w:eastAsia="en-GB"/>
          <w14:ligatures w14:val="none"/>
        </w:rPr>
        <w:t>it is important to remember that</w:t>
      </w:r>
      <w:r w:rsidR="00591473" w:rsidRPr="00FC00F3">
        <w:rPr>
          <w:rFonts w:ascii="Times New Roman" w:eastAsia="Times New Roman" w:hAnsi="Times New Roman" w:cs="Times New Roman"/>
          <w:kern w:val="0"/>
          <w:sz w:val="24"/>
          <w:szCs w:val="24"/>
          <w:lang w:val="en-GB" w:eastAsia="en-GB"/>
          <w14:ligatures w14:val="none"/>
        </w:rPr>
        <w:t xml:space="preserve"> PCIT-T is</w:t>
      </w:r>
      <w:r w:rsidR="00717681" w:rsidRPr="00FC00F3">
        <w:rPr>
          <w:rFonts w:ascii="Times New Roman" w:eastAsia="Times New Roman" w:hAnsi="Times New Roman" w:cs="Times New Roman"/>
          <w:kern w:val="0"/>
          <w:sz w:val="24"/>
          <w:szCs w:val="24"/>
          <w:lang w:val="en-GB" w:eastAsia="en-GB"/>
          <w14:ligatures w14:val="none"/>
        </w:rPr>
        <w:t xml:space="preserve"> </w:t>
      </w:r>
      <w:r w:rsidR="000F5DD3" w:rsidRPr="00FC00F3">
        <w:rPr>
          <w:rFonts w:ascii="Times New Roman" w:eastAsia="Times New Roman" w:hAnsi="Times New Roman" w:cs="Times New Roman"/>
          <w:kern w:val="0"/>
          <w:sz w:val="24"/>
          <w:szCs w:val="24"/>
          <w:lang w:val="en-GB" w:eastAsia="en-GB"/>
          <w14:ligatures w14:val="none"/>
        </w:rPr>
        <w:t xml:space="preserve">a program that is </w:t>
      </w:r>
      <w:r w:rsidR="00591473" w:rsidRPr="00FC00F3">
        <w:rPr>
          <w:rFonts w:ascii="Times New Roman" w:eastAsia="Times New Roman" w:hAnsi="Times New Roman" w:cs="Times New Roman"/>
          <w:kern w:val="0"/>
          <w:sz w:val="24"/>
          <w:szCs w:val="24"/>
          <w:lang w:val="en-GB" w:eastAsia="en-GB"/>
          <w14:ligatures w14:val="none"/>
        </w:rPr>
        <w:t xml:space="preserve">individualised to the parent-child dyad and </w:t>
      </w:r>
      <w:r w:rsidR="000F5DD3" w:rsidRPr="00FC00F3">
        <w:rPr>
          <w:rFonts w:ascii="Times New Roman" w:eastAsia="Times New Roman" w:hAnsi="Times New Roman" w:cs="Times New Roman"/>
          <w:kern w:val="0"/>
          <w:sz w:val="24"/>
          <w:szCs w:val="24"/>
          <w:lang w:val="en-GB" w:eastAsia="en-GB"/>
          <w14:ligatures w14:val="none"/>
        </w:rPr>
        <w:t xml:space="preserve">that it is </w:t>
      </w:r>
      <w:r w:rsidR="00591473" w:rsidRPr="00FC00F3">
        <w:rPr>
          <w:rFonts w:ascii="Times New Roman" w:eastAsia="Times New Roman" w:hAnsi="Times New Roman" w:cs="Times New Roman"/>
          <w:kern w:val="0"/>
          <w:sz w:val="24"/>
          <w:szCs w:val="24"/>
          <w:lang w:val="en-GB" w:eastAsia="en-GB"/>
          <w14:ligatures w14:val="none"/>
        </w:rPr>
        <w:t>delivered in an intensive format (</w:t>
      </w:r>
      <w:r w:rsidR="00717681" w:rsidRPr="00FC00F3">
        <w:rPr>
          <w:rFonts w:ascii="Times New Roman" w:eastAsia="Times New Roman" w:hAnsi="Times New Roman" w:cs="Times New Roman"/>
          <w:kern w:val="0"/>
          <w:sz w:val="24"/>
          <w:szCs w:val="24"/>
          <w:lang w:val="en-GB" w:eastAsia="en-GB"/>
          <w14:ligatures w14:val="none"/>
        </w:rPr>
        <w:t xml:space="preserve">PCIT-T </w:t>
      </w:r>
      <w:r w:rsidR="00591473" w:rsidRPr="00FC00F3">
        <w:rPr>
          <w:rFonts w:ascii="Times New Roman" w:eastAsia="Times New Roman" w:hAnsi="Times New Roman" w:cs="Times New Roman"/>
          <w:kern w:val="0"/>
          <w:sz w:val="24"/>
          <w:szCs w:val="24"/>
          <w:lang w:val="en-GB" w:eastAsia="en-GB"/>
          <w14:ligatures w14:val="none"/>
        </w:rPr>
        <w:t xml:space="preserve">is </w:t>
      </w:r>
      <w:r w:rsidR="00717681" w:rsidRPr="00FC00F3">
        <w:rPr>
          <w:rFonts w:ascii="Times New Roman" w:eastAsia="Times New Roman" w:hAnsi="Times New Roman" w:cs="Times New Roman"/>
          <w:kern w:val="0"/>
          <w:sz w:val="24"/>
          <w:szCs w:val="24"/>
          <w:lang w:val="en-GB" w:eastAsia="en-GB"/>
          <w14:ligatures w14:val="none"/>
        </w:rPr>
        <w:t>twice weekly</w:t>
      </w:r>
      <w:r w:rsidR="00591473" w:rsidRPr="00FC00F3">
        <w:rPr>
          <w:rFonts w:ascii="Times New Roman" w:eastAsia="Times New Roman" w:hAnsi="Times New Roman" w:cs="Times New Roman"/>
          <w:kern w:val="0"/>
          <w:sz w:val="24"/>
          <w:szCs w:val="24"/>
          <w:lang w:val="en-GB" w:eastAsia="en-GB"/>
          <w14:ligatures w14:val="none"/>
        </w:rPr>
        <w:t>) for families with established problems, whereas COS-P is a group-based reflective parent psycho-educational program</w:t>
      </w:r>
      <w:r w:rsidR="00DF3BEF" w:rsidRPr="00FC00F3">
        <w:rPr>
          <w:rFonts w:ascii="Times New Roman" w:eastAsia="Times New Roman" w:hAnsi="Times New Roman" w:cs="Times New Roman"/>
          <w:kern w:val="0"/>
          <w:sz w:val="24"/>
          <w:szCs w:val="24"/>
          <w:lang w:val="en-GB" w:eastAsia="en-GB"/>
          <w14:ligatures w14:val="none"/>
        </w:rPr>
        <w:t xml:space="preserve"> designed for a general parenting audience (i.e., not necessarily for families presenting with child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00DF3BEF" w:rsidRPr="00FC00F3">
        <w:rPr>
          <w:rFonts w:ascii="Times New Roman" w:eastAsia="Times New Roman" w:hAnsi="Times New Roman" w:cs="Times New Roman"/>
          <w:kern w:val="0"/>
          <w:sz w:val="24"/>
          <w:szCs w:val="24"/>
          <w:lang w:val="en-GB" w:eastAsia="en-GB"/>
          <w14:ligatures w14:val="none"/>
        </w:rPr>
        <w:t>al</w:t>
      </w:r>
      <w:proofErr w:type="spellEnd"/>
      <w:r w:rsidR="00DF3BEF" w:rsidRPr="00FC00F3">
        <w:rPr>
          <w:rFonts w:ascii="Times New Roman" w:eastAsia="Times New Roman" w:hAnsi="Times New Roman" w:cs="Times New Roman"/>
          <w:kern w:val="0"/>
          <w:sz w:val="24"/>
          <w:szCs w:val="24"/>
          <w:lang w:val="en-GB" w:eastAsia="en-GB"/>
          <w14:ligatures w14:val="none"/>
        </w:rPr>
        <w:t xml:space="preserve"> issues). With these differences in mind, i</w:t>
      </w:r>
      <w:r w:rsidR="00591473" w:rsidRPr="00FC00F3">
        <w:rPr>
          <w:rFonts w:ascii="Times New Roman" w:eastAsia="Times New Roman" w:hAnsi="Times New Roman" w:cs="Times New Roman"/>
          <w:kern w:val="0"/>
          <w:sz w:val="24"/>
          <w:szCs w:val="24"/>
          <w:lang w:val="en-GB" w:eastAsia="en-GB"/>
          <w14:ligatures w14:val="none"/>
        </w:rPr>
        <w:t xml:space="preserve">t is in some ways </w:t>
      </w:r>
      <w:r w:rsidR="000F5DD3" w:rsidRPr="00FC00F3">
        <w:rPr>
          <w:rFonts w:ascii="Times New Roman" w:eastAsia="Times New Roman" w:hAnsi="Times New Roman" w:cs="Times New Roman"/>
          <w:kern w:val="0"/>
          <w:sz w:val="24"/>
          <w:szCs w:val="24"/>
          <w:lang w:val="en-GB" w:eastAsia="en-GB"/>
          <w14:ligatures w14:val="none"/>
        </w:rPr>
        <w:t>un</w:t>
      </w:r>
      <w:r w:rsidR="00591473" w:rsidRPr="00FC00F3">
        <w:rPr>
          <w:rFonts w:ascii="Times New Roman" w:eastAsia="Times New Roman" w:hAnsi="Times New Roman" w:cs="Times New Roman"/>
          <w:kern w:val="0"/>
          <w:sz w:val="24"/>
          <w:szCs w:val="24"/>
          <w:lang w:val="en-GB" w:eastAsia="en-GB"/>
          <w14:ligatures w14:val="none"/>
        </w:rPr>
        <w:t xml:space="preserve">surprising that PCIT-T was associated with better reflective functioning outcomes than COS-P. Previous studies </w:t>
      </w:r>
      <w:r w:rsidR="000F5DD3" w:rsidRPr="00FC00F3">
        <w:rPr>
          <w:rFonts w:ascii="Times New Roman" w:eastAsia="Times New Roman" w:hAnsi="Times New Roman" w:cs="Times New Roman"/>
          <w:kern w:val="0"/>
          <w:sz w:val="24"/>
          <w:szCs w:val="24"/>
          <w:lang w:val="en-GB" w:eastAsia="en-GB"/>
          <w14:ligatures w14:val="none"/>
        </w:rPr>
        <w:t xml:space="preserve">conducted with a more general parenting group (i.e., not those presenting with child </w:t>
      </w:r>
      <w:proofErr w:type="spellStart"/>
      <w:r w:rsidR="000F5DD3" w:rsidRPr="00FC00F3">
        <w:rPr>
          <w:rFonts w:ascii="Times New Roman" w:eastAsia="Times New Roman" w:hAnsi="Times New Roman" w:cs="Times New Roman"/>
          <w:kern w:val="0"/>
          <w:sz w:val="24"/>
          <w:szCs w:val="24"/>
          <w:lang w:val="en-GB" w:eastAsia="en-GB"/>
          <w14:ligatures w14:val="none"/>
        </w:rPr>
        <w:t>behavioral</w:t>
      </w:r>
      <w:proofErr w:type="spellEnd"/>
      <w:r w:rsidR="000F5DD3" w:rsidRPr="00FC00F3">
        <w:rPr>
          <w:rFonts w:ascii="Times New Roman" w:eastAsia="Times New Roman" w:hAnsi="Times New Roman" w:cs="Times New Roman"/>
          <w:kern w:val="0"/>
          <w:sz w:val="24"/>
          <w:szCs w:val="24"/>
          <w:lang w:val="en-GB" w:eastAsia="en-GB"/>
          <w14:ligatures w14:val="none"/>
        </w:rPr>
        <w:t xml:space="preserve"> issues/concerns) </w:t>
      </w:r>
      <w:r w:rsidR="00591473" w:rsidRPr="00FC00F3">
        <w:rPr>
          <w:rFonts w:ascii="Times New Roman" w:eastAsia="Times New Roman" w:hAnsi="Times New Roman" w:cs="Times New Roman"/>
          <w:kern w:val="0"/>
          <w:sz w:val="24"/>
          <w:szCs w:val="24"/>
          <w:lang w:val="en-GB" w:eastAsia="en-GB"/>
          <w14:ligatures w14:val="none"/>
        </w:rPr>
        <w:t xml:space="preserve">have shown changes in reflective functioning following COS-P </w:t>
      </w:r>
      <w:r w:rsidR="00DF3BEF"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&lt;EndNote&gt;&lt;Cite&gt;&lt;Author&gt;Maxwell&lt;/Author&gt;&lt;Year&gt;2021&lt;/Year&gt;&lt;RecNum&gt;3425&lt;/RecNum&gt;&lt;DisplayText&gt;(Maxwell et al., 2021)&lt;/DisplayText&gt;&lt;record&gt;&lt;rec-number&gt;3425&lt;/rec-number&gt;&lt;foreign-keys&gt;&lt;key app="EN" db-id="ards0dvaofa9d9es2f6vrf9iarwfp0z2w20v" timestamp="1696905174" guid="74181cbe-f30f-450c-ad19-063b805adb6c"&gt;3425&lt;/key&gt;&lt;/foreign-keys&gt;&lt;ref-type name="Journal Article"&gt;17&lt;/ref-type&gt;&lt;contributors&gt;&lt;authors&gt;&lt;author&gt;Maxwell, Anne-Marie&lt;/author&gt;&lt;author&gt;McMahon, Catherine&lt;/author&gt;&lt;author&gt;Huber, Anna&lt;/author&gt;&lt;author&gt;Reay, Rebecca E&lt;/author&gt;&lt;author&gt;Hawkins, Erinn&lt;/author&gt;&lt;author&gt;Barnett, Bryanne&lt;/author&gt;&lt;/authors&gt;&lt;/contributors&gt;&lt;titles&gt;&lt;title&gt;Examining the effectiveness of Circle of Security Parenting (COS-P): A multi-site non-randomized study with waitlist control&lt;/title&gt;&lt;secondary-title&gt;Journal of Child and Family Studies&lt;/secondary-title&gt;&lt;/titles&gt;&lt;periodical&gt;&lt;full-title&gt;Journal of Child and Family Studies&lt;/full-title&gt;&lt;/periodical&gt;&lt;pages&gt;1123-1140&lt;/pages&gt;&lt;volume&gt;30&lt;/volume&gt;&lt;dates&gt;&lt;year&gt;2021&lt;/year&gt;&lt;/dates&gt;&lt;isbn&gt;1062-1024&lt;/isbn&gt;&lt;urls&gt;&lt;/urls&gt;&lt;/record&gt;&lt;/Cite&gt;&lt;/EndNote&gt;</w:instrText>
      </w:r>
      <w:r w:rsidR="00DF3BEF"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(Maxwell et al., 2021)</w:t>
      </w:r>
      <w:r w:rsidR="00DF3BEF" w:rsidRPr="00FC00F3">
        <w:rPr>
          <w:rFonts w:ascii="Times New Roman" w:eastAsia="Times New Roman" w:hAnsi="Times New Roman" w:cs="Times New Roman"/>
          <w:kern w:val="0"/>
          <w:sz w:val="24"/>
          <w:szCs w:val="24"/>
          <w:lang w:val="en-GB" w:eastAsia="en-GB"/>
          <w14:ligatures w14:val="none"/>
        </w:rPr>
        <w:fldChar w:fldCharType="end"/>
      </w:r>
      <w:r w:rsidR="00DF3BEF" w:rsidRPr="00FC00F3">
        <w:rPr>
          <w:rFonts w:ascii="Times New Roman" w:eastAsia="Times New Roman" w:hAnsi="Times New Roman" w:cs="Times New Roman"/>
          <w:kern w:val="0"/>
          <w:sz w:val="24"/>
          <w:szCs w:val="24"/>
          <w:lang w:val="en-GB" w:eastAsia="en-GB"/>
          <w14:ligatures w14:val="none"/>
        </w:rPr>
        <w:t xml:space="preserve"> </w:t>
      </w:r>
      <w:r w:rsidR="00591473" w:rsidRPr="00FC00F3">
        <w:rPr>
          <w:rFonts w:ascii="Times New Roman" w:eastAsia="Times New Roman" w:hAnsi="Times New Roman" w:cs="Times New Roman"/>
          <w:kern w:val="0"/>
          <w:sz w:val="24"/>
          <w:szCs w:val="24"/>
          <w:lang w:val="en-GB" w:eastAsia="en-GB"/>
          <w14:ligatures w14:val="none"/>
        </w:rPr>
        <w:t xml:space="preserve">and so it is possible that </w:t>
      </w:r>
      <w:r w:rsidR="00DF3BEF" w:rsidRPr="00FC00F3">
        <w:rPr>
          <w:rFonts w:ascii="Times New Roman" w:eastAsia="Times New Roman" w:hAnsi="Times New Roman" w:cs="Times New Roman"/>
          <w:kern w:val="0"/>
          <w:sz w:val="24"/>
          <w:szCs w:val="24"/>
          <w:lang w:val="en-GB" w:eastAsia="en-GB"/>
          <w14:ligatures w14:val="none"/>
        </w:rPr>
        <w:t xml:space="preserve">the failure to </w:t>
      </w:r>
      <w:r w:rsidR="00DF3BEF" w:rsidRPr="00FC00F3">
        <w:rPr>
          <w:rFonts w:ascii="Times New Roman" w:eastAsia="Times New Roman" w:hAnsi="Times New Roman" w:cs="Times New Roman"/>
          <w:kern w:val="0"/>
          <w:sz w:val="24"/>
          <w:szCs w:val="24"/>
          <w:lang w:val="en-GB" w:eastAsia="en-GB"/>
          <w14:ligatures w14:val="none"/>
        </w:rPr>
        <w:lastRenderedPageBreak/>
        <w:t xml:space="preserve">find changes </w:t>
      </w:r>
      <w:r w:rsidR="000F5DD3" w:rsidRPr="00FC00F3">
        <w:rPr>
          <w:rFonts w:ascii="Times New Roman" w:eastAsia="Times New Roman" w:hAnsi="Times New Roman" w:cs="Times New Roman"/>
          <w:kern w:val="0"/>
          <w:sz w:val="24"/>
          <w:szCs w:val="24"/>
          <w:lang w:val="en-GB" w:eastAsia="en-GB"/>
          <w14:ligatures w14:val="none"/>
        </w:rPr>
        <w:t xml:space="preserve">following COS-P </w:t>
      </w:r>
      <w:r w:rsidR="00DF3BEF" w:rsidRPr="00FC00F3">
        <w:rPr>
          <w:rFonts w:ascii="Times New Roman" w:eastAsia="Times New Roman" w:hAnsi="Times New Roman" w:cs="Times New Roman"/>
          <w:kern w:val="0"/>
          <w:sz w:val="24"/>
          <w:szCs w:val="24"/>
          <w:lang w:val="en-GB" w:eastAsia="en-GB"/>
          <w14:ligatures w14:val="none"/>
        </w:rPr>
        <w:t xml:space="preserve">in this sample related to the clinical nature of the sample. </w:t>
      </w:r>
      <w:r w:rsidR="00591473" w:rsidRPr="00FC00F3">
        <w:rPr>
          <w:rFonts w:ascii="Times New Roman" w:eastAsia="Times New Roman" w:hAnsi="Times New Roman" w:cs="Times New Roman"/>
          <w:kern w:val="0"/>
          <w:sz w:val="24"/>
          <w:szCs w:val="24"/>
          <w:lang w:val="en-GB" w:eastAsia="en-GB"/>
          <w14:ligatures w14:val="none"/>
        </w:rPr>
        <w:t xml:space="preserve">Further research is required to better understand the impacts that COS-P </w:t>
      </w:r>
      <w:r w:rsidR="00DF3BEF" w:rsidRPr="00FC00F3">
        <w:rPr>
          <w:rFonts w:ascii="Times New Roman" w:eastAsia="Times New Roman" w:hAnsi="Times New Roman" w:cs="Times New Roman"/>
          <w:kern w:val="0"/>
          <w:sz w:val="24"/>
          <w:szCs w:val="24"/>
          <w:lang w:val="en-GB" w:eastAsia="en-GB"/>
          <w14:ligatures w14:val="none"/>
        </w:rPr>
        <w:t>may have</w:t>
      </w:r>
      <w:r w:rsidR="00591473" w:rsidRPr="00FC00F3">
        <w:rPr>
          <w:rFonts w:ascii="Times New Roman" w:eastAsia="Times New Roman" w:hAnsi="Times New Roman" w:cs="Times New Roman"/>
          <w:kern w:val="0"/>
          <w:sz w:val="24"/>
          <w:szCs w:val="24"/>
          <w:lang w:val="en-GB" w:eastAsia="en-GB"/>
          <w14:ligatures w14:val="none"/>
        </w:rPr>
        <w:t xml:space="preserve"> </w:t>
      </w:r>
      <w:r w:rsidR="00DF3BEF" w:rsidRPr="00FC00F3">
        <w:rPr>
          <w:rFonts w:ascii="Times New Roman" w:eastAsia="Times New Roman" w:hAnsi="Times New Roman" w:cs="Times New Roman"/>
          <w:kern w:val="0"/>
          <w:sz w:val="24"/>
          <w:szCs w:val="24"/>
          <w:lang w:val="en-GB" w:eastAsia="en-GB"/>
          <w14:ligatures w14:val="none"/>
        </w:rPr>
        <w:t>as an</w:t>
      </w:r>
      <w:r w:rsidR="00591473" w:rsidRPr="00FC00F3">
        <w:rPr>
          <w:rFonts w:ascii="Times New Roman" w:eastAsia="Times New Roman" w:hAnsi="Times New Roman" w:cs="Times New Roman"/>
          <w:kern w:val="0"/>
          <w:sz w:val="24"/>
          <w:szCs w:val="24"/>
          <w:lang w:val="en-GB" w:eastAsia="en-GB"/>
          <w14:ligatures w14:val="none"/>
        </w:rPr>
        <w:t xml:space="preserve"> </w:t>
      </w:r>
      <w:r w:rsidR="00717681" w:rsidRPr="00FC00F3">
        <w:rPr>
          <w:rFonts w:ascii="Times New Roman" w:eastAsia="Times New Roman" w:hAnsi="Times New Roman" w:cs="Times New Roman"/>
          <w:kern w:val="0"/>
          <w:sz w:val="24"/>
          <w:szCs w:val="24"/>
          <w:lang w:val="en-GB" w:eastAsia="en-GB"/>
          <w14:ligatures w14:val="none"/>
        </w:rPr>
        <w:t>introduction to treatment for families with established problems.</w:t>
      </w:r>
      <w:r w:rsidR="00717681" w:rsidRPr="00FC00F3">
        <w:rPr>
          <w:rStyle w:val="cf01"/>
          <w:rFonts w:ascii="Times New Roman" w:hAnsi="Times New Roman" w:cs="Times New Roman"/>
          <w:sz w:val="24"/>
          <w:szCs w:val="24"/>
        </w:rPr>
        <w:t xml:space="preserve"> </w:t>
      </w:r>
      <w:ins w:id="166" w:author="Jane Kohlhoff" w:date="2024-10-11T06:03:00Z" w16du:dateUtc="2024-10-10T19:03:00Z">
        <w:r w:rsidR="00BC2348">
          <w:rPr>
            <w:rFonts w:ascii="Times New Roman" w:eastAsia="Times New Roman" w:hAnsi="Times New Roman" w:cs="Times New Roman"/>
            <w:kern w:val="0"/>
            <w:sz w:val="24"/>
            <w:szCs w:val="24"/>
            <w:lang w:val="en-GB" w:eastAsia="en-GB"/>
            <w14:ligatures w14:val="none"/>
          </w:rPr>
          <w:t>O</w:t>
        </w:r>
      </w:ins>
      <w:ins w:id="167" w:author="Jane Kohlhoff" w:date="2024-10-11T06:02:00Z" w16du:dateUtc="2024-10-10T19:02:00Z">
        <w:r w:rsidR="00BC2348">
          <w:rPr>
            <w:rFonts w:ascii="Times New Roman" w:eastAsia="Times New Roman" w:hAnsi="Times New Roman" w:cs="Times New Roman"/>
            <w:kern w:val="0"/>
            <w:sz w:val="24"/>
            <w:szCs w:val="24"/>
            <w:lang w:val="en-GB" w:eastAsia="en-GB"/>
            <w14:ligatures w14:val="none"/>
          </w:rPr>
          <w:t>verall,</w:t>
        </w:r>
      </w:ins>
      <w:ins w:id="168" w:author="Jane Kohlhoff" w:date="2024-10-11T06:01:00Z" w16du:dateUtc="2024-10-10T19:01:00Z">
        <w:r w:rsidR="00BC2348">
          <w:rPr>
            <w:rFonts w:ascii="Times New Roman" w:eastAsia="Times New Roman" w:hAnsi="Times New Roman" w:cs="Times New Roman"/>
            <w:kern w:val="0"/>
            <w:sz w:val="24"/>
            <w:szCs w:val="24"/>
            <w:lang w:val="en-GB" w:eastAsia="en-GB"/>
            <w14:ligatures w14:val="none"/>
          </w:rPr>
          <w:t xml:space="preserve"> </w:t>
        </w:r>
      </w:ins>
      <w:ins w:id="169" w:author="Jane Kohlhoff" w:date="2024-10-11T06:03:00Z" w16du:dateUtc="2024-10-10T19:03:00Z">
        <w:r w:rsidR="00BC2348" w:rsidRPr="00FC00F3">
          <w:rPr>
            <w:rFonts w:ascii="Times New Roman" w:eastAsia="Times New Roman" w:hAnsi="Times New Roman" w:cs="Times New Roman"/>
            <w:kern w:val="0"/>
            <w:sz w:val="24"/>
            <w:szCs w:val="24"/>
            <w:lang w:val="en-GB" w:eastAsia="en-GB"/>
            <w14:ligatures w14:val="none"/>
          </w:rPr>
          <w:t xml:space="preserve">given </w:t>
        </w:r>
        <w:r w:rsidR="00BC2348">
          <w:rPr>
            <w:rFonts w:ascii="Times New Roman" w:eastAsia="Times New Roman" w:hAnsi="Times New Roman" w:cs="Times New Roman"/>
            <w:kern w:val="0"/>
            <w:sz w:val="24"/>
            <w:szCs w:val="24"/>
            <w:lang w:val="en-GB" w:eastAsia="en-GB"/>
            <w14:ligatures w14:val="none"/>
          </w:rPr>
          <w:t xml:space="preserve">results of the post-hoc sensitivity analysis which did not find significant effects for any group, </w:t>
        </w:r>
      </w:ins>
      <w:ins w:id="170" w:author="Jane Kohlhoff" w:date="2024-10-11T06:01:00Z" w16du:dateUtc="2024-10-10T19:01:00Z">
        <w:r w:rsidR="00BC2348">
          <w:rPr>
            <w:rFonts w:ascii="Times New Roman" w:eastAsia="Times New Roman" w:hAnsi="Times New Roman" w:cs="Times New Roman"/>
            <w:kern w:val="0"/>
            <w:sz w:val="24"/>
            <w:szCs w:val="24"/>
            <w:lang w:val="en-GB" w:eastAsia="en-GB"/>
            <w14:ligatures w14:val="none"/>
          </w:rPr>
          <w:t>c</w:t>
        </w:r>
        <w:r w:rsidR="00BC2348" w:rsidRPr="00FC00F3">
          <w:rPr>
            <w:rFonts w:ascii="Times New Roman" w:eastAsia="Times New Roman" w:hAnsi="Times New Roman" w:cs="Times New Roman"/>
            <w:kern w:val="0"/>
            <w:sz w:val="24"/>
            <w:szCs w:val="24"/>
            <w:lang w:val="en-GB" w:eastAsia="en-GB"/>
            <w14:ligatures w14:val="none"/>
          </w:rPr>
          <w:t xml:space="preserve">aution in interpreting the findings regarding reflective functioning </w:t>
        </w:r>
      </w:ins>
      <w:ins w:id="171" w:author="Jane Kohlhoff" w:date="2024-10-11T06:03:00Z" w16du:dateUtc="2024-10-10T19:03:00Z">
        <w:r w:rsidR="00BC2348">
          <w:rPr>
            <w:rFonts w:ascii="Times New Roman" w:eastAsia="Times New Roman" w:hAnsi="Times New Roman" w:cs="Times New Roman"/>
            <w:kern w:val="0"/>
            <w:sz w:val="24"/>
            <w:szCs w:val="24"/>
            <w:lang w:val="en-GB" w:eastAsia="en-GB"/>
            <w14:ligatures w14:val="none"/>
          </w:rPr>
          <w:t xml:space="preserve">(for any group) </w:t>
        </w:r>
      </w:ins>
      <w:ins w:id="172" w:author="Jane Kohlhoff" w:date="2024-10-11T06:01:00Z" w16du:dateUtc="2024-10-10T19:01:00Z">
        <w:r w:rsidR="00BC2348" w:rsidRPr="00FC00F3">
          <w:rPr>
            <w:rFonts w:ascii="Times New Roman" w:eastAsia="Times New Roman" w:hAnsi="Times New Roman" w:cs="Times New Roman"/>
            <w:kern w:val="0"/>
            <w:sz w:val="24"/>
            <w:szCs w:val="24"/>
            <w:lang w:val="en-GB" w:eastAsia="en-GB"/>
            <w14:ligatures w14:val="none"/>
          </w:rPr>
          <w:t xml:space="preserve">is warranted, </w:t>
        </w:r>
      </w:ins>
      <w:ins w:id="173" w:author="Jane Kohlhoff" w:date="2024-10-11T06:03:00Z" w16du:dateUtc="2024-10-10T19:03:00Z">
        <w:r w:rsidR="00BC2348">
          <w:rPr>
            <w:rFonts w:ascii="Times New Roman" w:eastAsia="Times New Roman" w:hAnsi="Times New Roman" w:cs="Times New Roman"/>
            <w:kern w:val="0"/>
            <w:sz w:val="24"/>
            <w:szCs w:val="24"/>
            <w:lang w:val="en-GB" w:eastAsia="en-GB"/>
            <w14:ligatures w14:val="none"/>
          </w:rPr>
          <w:t>and further research in larger samples with</w:t>
        </w:r>
      </w:ins>
      <w:ins w:id="174" w:author="Jane Kohlhoff" w:date="2024-10-11T06:04:00Z" w16du:dateUtc="2024-10-10T19:04:00Z">
        <w:r w:rsidR="00BC2348">
          <w:rPr>
            <w:rFonts w:ascii="Times New Roman" w:eastAsia="Times New Roman" w:hAnsi="Times New Roman" w:cs="Times New Roman"/>
            <w:kern w:val="0"/>
            <w:sz w:val="24"/>
            <w:szCs w:val="24"/>
            <w:lang w:val="en-GB" w:eastAsia="en-GB"/>
            <w14:ligatures w14:val="none"/>
          </w:rPr>
          <w:t xml:space="preserve"> less attrition is required.</w:t>
        </w:r>
      </w:ins>
    </w:p>
    <w:p w14:paraId="2D9932A0" w14:textId="5F9FA761" w:rsidR="000D0E5C" w:rsidRPr="00FC00F3" w:rsidRDefault="000D388C" w:rsidP="001C49DA">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In keeping with previous PCIT-T outcome studies </w:t>
      </w:r>
      <w:r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IDIwMTQ7IEtvaGxob2ZmLCBNb3JnYW4sIGV0IGFsLiwgMjAyMDsgS29obGhvZmYgZXQgYWwuLCAy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PEVuZE5vdGU+PENpdGU+PEF1dGhvcj5Lb2hsaG9mZjwvQXV0aG9yPjxZZWFyPjIwMTQ8L1llYXI+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(Kohlhoff &amp; Morgan, 2014; Kohlhoff, Morgan, et al., 2020; Kohlhoff et al., 2021)</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 </w:t>
      </w:r>
      <w:r w:rsidR="000D0E5C" w:rsidRPr="00FC00F3">
        <w:rPr>
          <w:rFonts w:ascii="Times New Roman" w:eastAsia="Times New Roman" w:hAnsi="Times New Roman" w:cs="Times New Roman"/>
          <w:kern w:val="0"/>
          <w:sz w:val="24"/>
          <w:szCs w:val="24"/>
          <w:lang w:val="en-GB" w:eastAsia="en-GB"/>
          <w14:ligatures w14:val="none"/>
        </w:rPr>
        <w:t xml:space="preserve">PCIT-T </w:t>
      </w:r>
      <w:r w:rsidR="006D4071" w:rsidRPr="00FC00F3">
        <w:rPr>
          <w:rFonts w:ascii="Times New Roman" w:eastAsia="Times New Roman" w:hAnsi="Times New Roman" w:cs="Times New Roman"/>
          <w:kern w:val="0"/>
          <w:sz w:val="24"/>
          <w:szCs w:val="24"/>
          <w:lang w:val="en-GB" w:eastAsia="en-GB"/>
          <w14:ligatures w14:val="none"/>
        </w:rPr>
        <w:t>also led to</w:t>
      </w:r>
      <w:r w:rsidR="000D0E5C" w:rsidRPr="00FC00F3">
        <w:rPr>
          <w:rFonts w:ascii="Times New Roman" w:eastAsia="Times New Roman" w:hAnsi="Times New Roman" w:cs="Times New Roman"/>
          <w:kern w:val="0"/>
          <w:sz w:val="24"/>
          <w:szCs w:val="24"/>
          <w:lang w:val="en-GB" w:eastAsia="en-GB"/>
          <w14:ligatures w14:val="none"/>
        </w:rPr>
        <w:t xml:space="preserve"> </w:t>
      </w:r>
      <w:r w:rsidR="007970F0" w:rsidRPr="00FC00F3">
        <w:rPr>
          <w:rFonts w:ascii="Times New Roman" w:eastAsia="Times New Roman" w:hAnsi="Times New Roman" w:cs="Times New Roman"/>
          <w:kern w:val="0"/>
          <w:sz w:val="24"/>
          <w:szCs w:val="24"/>
          <w:lang w:val="en-GB" w:eastAsia="en-GB"/>
          <w14:ligatures w14:val="none"/>
        </w:rPr>
        <w:t xml:space="preserve">a range of </w:t>
      </w:r>
      <w:r w:rsidR="000D0E5C" w:rsidRPr="00FC00F3">
        <w:rPr>
          <w:rFonts w:ascii="Times New Roman" w:eastAsia="Times New Roman" w:hAnsi="Times New Roman" w:cs="Times New Roman"/>
          <w:kern w:val="0"/>
          <w:sz w:val="24"/>
          <w:szCs w:val="24"/>
          <w:lang w:val="en-GB" w:eastAsia="en-GB"/>
          <w14:ligatures w14:val="none"/>
        </w:rPr>
        <w:t xml:space="preserve">positive </w:t>
      </w:r>
      <w:r w:rsidRPr="00FC00F3">
        <w:rPr>
          <w:rFonts w:ascii="Times New Roman" w:eastAsia="Times New Roman" w:hAnsi="Times New Roman" w:cs="Times New Roman"/>
          <w:kern w:val="0"/>
          <w:sz w:val="24"/>
          <w:szCs w:val="24"/>
          <w:lang w:val="en-GB" w:eastAsia="en-GB"/>
          <w14:ligatures w14:val="none"/>
        </w:rPr>
        <w:t xml:space="preserve">changes in </w:t>
      </w:r>
      <w:r w:rsidR="007970F0" w:rsidRPr="00FC00F3">
        <w:rPr>
          <w:rFonts w:ascii="Times New Roman" w:eastAsia="Times New Roman" w:hAnsi="Times New Roman" w:cs="Times New Roman"/>
          <w:kern w:val="0"/>
          <w:sz w:val="24"/>
          <w:szCs w:val="24"/>
          <w:lang w:val="en-GB" w:eastAsia="en-GB"/>
          <w14:ligatures w14:val="none"/>
        </w:rPr>
        <w:t xml:space="preserve">child </w:t>
      </w:r>
      <w:r w:rsidRPr="00FC00F3">
        <w:rPr>
          <w:rFonts w:ascii="Times New Roman" w:eastAsia="Times New Roman" w:hAnsi="Times New Roman" w:cs="Times New Roman"/>
          <w:kern w:val="0"/>
          <w:sz w:val="24"/>
          <w:szCs w:val="24"/>
          <w:lang w:val="en-GB" w:eastAsia="en-GB"/>
          <w14:ligatures w14:val="none"/>
        </w:rPr>
        <w:t>functioning</w:t>
      </w:r>
      <w:r w:rsidR="006D4071" w:rsidRPr="00FC00F3">
        <w:rPr>
          <w:rFonts w:ascii="Times New Roman" w:eastAsia="Times New Roman" w:hAnsi="Times New Roman" w:cs="Times New Roman"/>
          <w:kern w:val="0"/>
          <w:sz w:val="24"/>
          <w:szCs w:val="24"/>
          <w:lang w:val="en-GB" w:eastAsia="en-GB"/>
          <w14:ligatures w14:val="none"/>
        </w:rPr>
        <w:t>.</w:t>
      </w:r>
      <w:r w:rsidRPr="00FC00F3">
        <w:rPr>
          <w:rFonts w:ascii="Times New Roman" w:eastAsia="Times New Roman" w:hAnsi="Times New Roman" w:cs="Times New Roman"/>
          <w:kern w:val="0"/>
          <w:sz w:val="24"/>
          <w:szCs w:val="24"/>
          <w:lang w:val="en-GB" w:eastAsia="en-GB"/>
          <w14:ligatures w14:val="none"/>
        </w:rPr>
        <w:t xml:space="preserve"> Specifically, following PCIT-T, parents reported reductions in child </w:t>
      </w:r>
      <w:r w:rsidR="003A01DB" w:rsidRPr="00FC00F3">
        <w:rPr>
          <w:rFonts w:ascii="Times New Roman" w:eastAsia="Times New Roman" w:hAnsi="Times New Roman" w:cs="Times New Roman"/>
          <w:kern w:val="0"/>
          <w:sz w:val="24"/>
          <w:szCs w:val="24"/>
          <w:lang w:val="en-GB" w:eastAsia="en-GB"/>
          <w14:ligatures w14:val="none"/>
        </w:rPr>
        <w:t xml:space="preserve">externalizing </w:t>
      </w:r>
      <w:r w:rsidRPr="00FC00F3">
        <w:rPr>
          <w:rFonts w:ascii="Times New Roman" w:eastAsia="Times New Roman" w:hAnsi="Times New Roman" w:cs="Times New Roman"/>
          <w:kern w:val="0"/>
          <w:sz w:val="24"/>
          <w:szCs w:val="24"/>
          <w:lang w:val="en-GB" w:eastAsia="en-GB"/>
          <w14:ligatures w14:val="none"/>
        </w:rPr>
        <w:t xml:space="preserve">and </w:t>
      </w:r>
      <w:r w:rsidR="003A01DB" w:rsidRPr="00FC00F3">
        <w:rPr>
          <w:rFonts w:ascii="Times New Roman" w:eastAsia="Times New Roman" w:hAnsi="Times New Roman" w:cs="Times New Roman"/>
          <w:kern w:val="0"/>
          <w:sz w:val="24"/>
          <w:szCs w:val="24"/>
          <w:lang w:val="en-GB" w:eastAsia="en-GB"/>
          <w14:ligatures w14:val="none"/>
        </w:rPr>
        <w:t xml:space="preserve">internalizing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s</w:t>
      </w:r>
      <w:proofErr w:type="spellEnd"/>
      <w:r w:rsidR="00CE2D1A"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reductions in general problematic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and improvements in social competence. It is of note, however, that reductions in child </w:t>
      </w:r>
      <w:r w:rsidR="005B7BB5" w:rsidRPr="00FC00F3">
        <w:rPr>
          <w:rFonts w:ascii="Times New Roman" w:eastAsia="Times New Roman" w:hAnsi="Times New Roman" w:cs="Times New Roman"/>
          <w:kern w:val="0"/>
          <w:sz w:val="24"/>
          <w:szCs w:val="24"/>
          <w:lang w:val="en-GB" w:eastAsia="en-GB"/>
          <w14:ligatures w14:val="none"/>
        </w:rPr>
        <w:t>externalizing</w:t>
      </w:r>
      <w:r w:rsidRPr="00FC00F3">
        <w:rPr>
          <w:rFonts w:ascii="Times New Roman" w:eastAsia="Times New Roman" w:hAnsi="Times New Roman" w:cs="Times New Roman"/>
          <w:kern w:val="0"/>
          <w:sz w:val="24"/>
          <w:szCs w:val="24"/>
          <w:lang w:val="en-GB" w:eastAsia="en-GB"/>
          <w14:ligatures w14:val="none"/>
        </w:rPr>
        <w:t xml:space="preserve">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s</w:t>
      </w:r>
      <w:proofErr w:type="spellEnd"/>
      <w:r w:rsidRPr="00FC00F3">
        <w:rPr>
          <w:rFonts w:ascii="Times New Roman" w:eastAsia="Times New Roman" w:hAnsi="Times New Roman" w:cs="Times New Roman"/>
          <w:kern w:val="0"/>
          <w:sz w:val="24"/>
          <w:szCs w:val="24"/>
          <w:lang w:val="en-GB" w:eastAsia="en-GB"/>
          <w14:ligatures w14:val="none"/>
        </w:rPr>
        <w:t xml:space="preserve"> were also seen for the COS-P group, </w:t>
      </w:r>
      <w:r w:rsidR="005A2BC1" w:rsidRPr="00FC00F3">
        <w:rPr>
          <w:rFonts w:ascii="Times New Roman" w:eastAsia="Times New Roman" w:hAnsi="Times New Roman" w:cs="Times New Roman"/>
          <w:kern w:val="0"/>
          <w:sz w:val="24"/>
          <w:szCs w:val="24"/>
          <w:lang w:val="en-GB" w:eastAsia="en-GB"/>
          <w14:ligatures w14:val="none"/>
        </w:rPr>
        <w:t xml:space="preserve">which </w:t>
      </w:r>
      <w:r w:rsidR="000F5DD3" w:rsidRPr="00FC00F3">
        <w:rPr>
          <w:rFonts w:ascii="Times New Roman" w:eastAsia="Times New Roman" w:hAnsi="Times New Roman" w:cs="Times New Roman"/>
          <w:kern w:val="0"/>
          <w:sz w:val="24"/>
          <w:szCs w:val="24"/>
          <w:lang w:val="en-GB" w:eastAsia="en-GB"/>
          <w14:ligatures w14:val="none"/>
        </w:rPr>
        <w:t>suggest</w:t>
      </w:r>
      <w:r w:rsidR="005A2BC1" w:rsidRPr="00FC00F3">
        <w:rPr>
          <w:rFonts w:ascii="Times New Roman" w:eastAsia="Times New Roman" w:hAnsi="Times New Roman" w:cs="Times New Roman"/>
          <w:kern w:val="0"/>
          <w:sz w:val="24"/>
          <w:szCs w:val="24"/>
          <w:lang w:val="en-GB" w:eastAsia="en-GB"/>
          <w14:ligatures w14:val="none"/>
        </w:rPr>
        <w:t>s</w:t>
      </w:r>
      <w:r w:rsidR="000F5DD3" w:rsidRPr="00FC00F3">
        <w:rPr>
          <w:rFonts w:ascii="Times New Roman" w:eastAsia="Times New Roman" w:hAnsi="Times New Roman" w:cs="Times New Roman"/>
          <w:kern w:val="0"/>
          <w:sz w:val="24"/>
          <w:szCs w:val="24"/>
          <w:lang w:val="en-GB" w:eastAsia="en-GB"/>
          <w14:ligatures w14:val="none"/>
        </w:rPr>
        <w:t xml:space="preserve"> that participating in </w:t>
      </w:r>
      <w:r w:rsidR="007672BF" w:rsidRPr="00FC00F3">
        <w:rPr>
          <w:rFonts w:ascii="Times New Roman" w:eastAsia="Times New Roman" w:hAnsi="Times New Roman" w:cs="Times New Roman"/>
          <w:kern w:val="0"/>
          <w:sz w:val="24"/>
          <w:szCs w:val="24"/>
          <w:lang w:val="en-GB" w:eastAsia="en-GB"/>
          <w14:ligatures w14:val="none"/>
        </w:rPr>
        <w:t>this educational group-based intervention</w:t>
      </w:r>
      <w:r w:rsidR="000F5DD3" w:rsidRPr="00FC00F3">
        <w:rPr>
          <w:rFonts w:ascii="Times New Roman" w:eastAsia="Times New Roman" w:hAnsi="Times New Roman" w:cs="Times New Roman"/>
          <w:kern w:val="0"/>
          <w:sz w:val="24"/>
          <w:szCs w:val="24"/>
          <w:lang w:val="en-GB" w:eastAsia="en-GB"/>
          <w14:ligatures w14:val="none"/>
        </w:rPr>
        <w:t xml:space="preserve"> may </w:t>
      </w:r>
      <w:r w:rsidR="007672BF" w:rsidRPr="00FC00F3">
        <w:rPr>
          <w:rFonts w:ascii="Times New Roman" w:eastAsia="Times New Roman" w:hAnsi="Times New Roman" w:cs="Times New Roman"/>
          <w:kern w:val="0"/>
          <w:sz w:val="24"/>
          <w:szCs w:val="24"/>
          <w:lang w:val="en-GB" w:eastAsia="en-GB"/>
          <w14:ligatures w14:val="none"/>
        </w:rPr>
        <w:t xml:space="preserve">also </w:t>
      </w:r>
      <w:r w:rsidR="000F5DD3" w:rsidRPr="00FC00F3">
        <w:rPr>
          <w:rFonts w:ascii="Times New Roman" w:eastAsia="Times New Roman" w:hAnsi="Times New Roman" w:cs="Times New Roman"/>
          <w:kern w:val="0"/>
          <w:sz w:val="24"/>
          <w:szCs w:val="24"/>
          <w:lang w:val="en-GB" w:eastAsia="en-GB"/>
          <w14:ligatures w14:val="none"/>
        </w:rPr>
        <w:t xml:space="preserve">be positive in terms of parent-reported reductions in child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000F5DD3" w:rsidRPr="00FC00F3">
        <w:rPr>
          <w:rFonts w:ascii="Times New Roman" w:eastAsia="Times New Roman" w:hAnsi="Times New Roman" w:cs="Times New Roman"/>
          <w:kern w:val="0"/>
          <w:sz w:val="24"/>
          <w:szCs w:val="24"/>
          <w:lang w:val="en-GB" w:eastAsia="en-GB"/>
          <w14:ligatures w14:val="none"/>
        </w:rPr>
        <w:t xml:space="preserve"> problems. </w:t>
      </w:r>
      <w:r w:rsidR="005A2BC1" w:rsidRPr="00FC00F3">
        <w:rPr>
          <w:rFonts w:ascii="Times New Roman" w:eastAsia="Times New Roman" w:hAnsi="Times New Roman" w:cs="Times New Roman"/>
          <w:kern w:val="0"/>
          <w:sz w:val="24"/>
          <w:szCs w:val="24"/>
          <w:lang w:val="en-GB" w:eastAsia="en-GB"/>
          <w14:ligatures w14:val="none"/>
        </w:rPr>
        <w:t xml:space="preserve">Caution in interpreting the findings regarding child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005A2BC1" w:rsidRPr="00FC00F3">
        <w:rPr>
          <w:rFonts w:ascii="Times New Roman" w:eastAsia="Times New Roman" w:hAnsi="Times New Roman" w:cs="Times New Roman"/>
          <w:kern w:val="0"/>
          <w:sz w:val="24"/>
          <w:szCs w:val="24"/>
          <w:lang w:val="en-GB" w:eastAsia="en-GB"/>
          <w14:ligatures w14:val="none"/>
        </w:rPr>
        <w:t xml:space="preserve"> is warranted, however, given </w:t>
      </w:r>
      <w:ins w:id="175" w:author="Jane Kohlhoff" w:date="2024-10-11T05:59:00Z" w16du:dateUtc="2024-10-10T18:59:00Z">
        <w:r w:rsidR="006411F3">
          <w:rPr>
            <w:rFonts w:ascii="Times New Roman" w:eastAsia="Times New Roman" w:hAnsi="Times New Roman" w:cs="Times New Roman"/>
            <w:kern w:val="0"/>
            <w:sz w:val="24"/>
            <w:szCs w:val="24"/>
            <w:lang w:val="en-GB" w:eastAsia="en-GB"/>
            <w14:ligatures w14:val="none"/>
          </w:rPr>
          <w:t xml:space="preserve">a) </w:t>
        </w:r>
      </w:ins>
      <w:r w:rsidR="005A2BC1" w:rsidRPr="00FC00F3">
        <w:rPr>
          <w:rFonts w:ascii="Times New Roman" w:eastAsia="Times New Roman" w:hAnsi="Times New Roman" w:cs="Times New Roman"/>
          <w:kern w:val="0"/>
          <w:sz w:val="24"/>
          <w:szCs w:val="24"/>
          <w:lang w:val="en-GB" w:eastAsia="en-GB"/>
          <w14:ligatures w14:val="none"/>
        </w:rPr>
        <w:t>the lack of statistically significant differences between groups in externalizing, internalizing, general problems or competence at T2 and T3</w:t>
      </w:r>
      <w:ins w:id="176" w:author="Jane Kohlhoff" w:date="2024-10-11T05:58:00Z" w16du:dateUtc="2024-10-10T18:58:00Z">
        <w:r w:rsidR="006411F3">
          <w:rPr>
            <w:rFonts w:ascii="Times New Roman" w:eastAsia="Times New Roman" w:hAnsi="Times New Roman" w:cs="Times New Roman"/>
            <w:kern w:val="0"/>
            <w:sz w:val="24"/>
            <w:szCs w:val="24"/>
            <w:lang w:val="en-GB" w:eastAsia="en-GB"/>
            <w14:ligatures w14:val="none"/>
          </w:rPr>
          <w:t xml:space="preserve">, and </w:t>
        </w:r>
      </w:ins>
      <w:ins w:id="177" w:author="Jane Kohlhoff" w:date="2024-10-11T05:59:00Z" w16du:dateUtc="2024-10-10T18:59:00Z">
        <w:r w:rsidR="006411F3">
          <w:rPr>
            <w:rFonts w:ascii="Times New Roman" w:eastAsia="Times New Roman" w:hAnsi="Times New Roman" w:cs="Times New Roman"/>
            <w:kern w:val="0"/>
            <w:sz w:val="24"/>
            <w:szCs w:val="24"/>
            <w:lang w:val="en-GB" w:eastAsia="en-GB"/>
            <w14:ligatures w14:val="none"/>
          </w:rPr>
          <w:t>b)</w:t>
        </w:r>
      </w:ins>
      <w:ins w:id="178" w:author="Jane Kohlhoff" w:date="2024-10-11T05:58:00Z" w16du:dateUtc="2024-10-10T18:58:00Z">
        <w:r w:rsidR="006411F3">
          <w:rPr>
            <w:rFonts w:ascii="Times New Roman" w:eastAsia="Times New Roman" w:hAnsi="Times New Roman" w:cs="Times New Roman"/>
            <w:kern w:val="0"/>
            <w:sz w:val="24"/>
            <w:szCs w:val="24"/>
            <w:lang w:val="en-GB" w:eastAsia="en-GB"/>
            <w14:ligatures w14:val="none"/>
          </w:rPr>
          <w:t xml:space="preserve"> results of the post-hoc sensitivity analysis, which did not </w:t>
        </w:r>
      </w:ins>
      <w:ins w:id="179" w:author="Jane Kohlhoff" w:date="2024-10-11T05:59:00Z" w16du:dateUtc="2024-10-10T18:59:00Z">
        <w:r w:rsidR="006411F3">
          <w:rPr>
            <w:rFonts w:ascii="Times New Roman" w:eastAsia="Times New Roman" w:hAnsi="Times New Roman" w:cs="Times New Roman"/>
            <w:kern w:val="0"/>
            <w:sz w:val="24"/>
            <w:szCs w:val="24"/>
            <w:lang w:val="en-GB" w:eastAsia="en-GB"/>
            <w14:ligatures w14:val="none"/>
          </w:rPr>
          <w:t xml:space="preserve">find significant effects for these </w:t>
        </w:r>
      </w:ins>
      <w:ins w:id="180" w:author="Jane Kohlhoff" w:date="2024-10-11T06:00:00Z" w16du:dateUtc="2024-10-10T19:00:00Z">
        <w:r w:rsidR="006411F3">
          <w:rPr>
            <w:rFonts w:ascii="Times New Roman" w:eastAsia="Times New Roman" w:hAnsi="Times New Roman" w:cs="Times New Roman"/>
            <w:kern w:val="0"/>
            <w:sz w:val="24"/>
            <w:szCs w:val="24"/>
            <w:lang w:val="en-GB" w:eastAsia="en-GB"/>
            <w14:ligatures w14:val="none"/>
          </w:rPr>
          <w:t>variables</w:t>
        </w:r>
      </w:ins>
      <w:r w:rsidR="005A2BC1" w:rsidRPr="00FC00F3">
        <w:rPr>
          <w:rFonts w:ascii="Times New Roman" w:eastAsia="Times New Roman" w:hAnsi="Times New Roman" w:cs="Times New Roman"/>
          <w:kern w:val="0"/>
          <w:sz w:val="24"/>
          <w:szCs w:val="24"/>
          <w:lang w:val="en-GB" w:eastAsia="en-GB"/>
          <w14:ligatures w14:val="none"/>
        </w:rPr>
        <w:t xml:space="preserve">. </w:t>
      </w:r>
    </w:p>
    <w:p w14:paraId="5F004D64" w14:textId="16AC4004" w:rsidR="005E1498" w:rsidRPr="00FC00F3" w:rsidRDefault="004A31B3" w:rsidP="005E1498">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The chief aim of most attachment-based early parenting interventions</w:t>
      </w:r>
      <w:r w:rsidR="00E61425"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 xml:space="preserve">is to enhance the quality of the parent-child </w:t>
      </w:r>
      <w:r w:rsidR="000D0E5C" w:rsidRPr="00FC00F3">
        <w:rPr>
          <w:rFonts w:ascii="Times New Roman" w:eastAsia="Times New Roman" w:hAnsi="Times New Roman" w:cs="Times New Roman"/>
          <w:kern w:val="0"/>
          <w:sz w:val="24"/>
          <w:szCs w:val="24"/>
          <w:lang w:val="en-GB" w:eastAsia="en-GB"/>
          <w14:ligatures w14:val="none"/>
        </w:rPr>
        <w:t xml:space="preserve">relationship, </w:t>
      </w:r>
      <w:r w:rsidR="00B136B8" w:rsidRPr="00FC00F3">
        <w:rPr>
          <w:rFonts w:ascii="Times New Roman" w:eastAsia="Times New Roman" w:hAnsi="Times New Roman" w:cs="Times New Roman"/>
          <w:kern w:val="0"/>
          <w:sz w:val="24"/>
          <w:szCs w:val="24"/>
          <w:lang w:val="en-GB" w:eastAsia="en-GB"/>
          <w14:ligatures w14:val="none"/>
        </w:rPr>
        <w:t xml:space="preserve">and to </w:t>
      </w:r>
      <w:r w:rsidRPr="00FC00F3">
        <w:rPr>
          <w:rFonts w:ascii="Times New Roman" w:eastAsia="Times New Roman" w:hAnsi="Times New Roman" w:cs="Times New Roman"/>
          <w:kern w:val="0"/>
          <w:sz w:val="24"/>
          <w:szCs w:val="24"/>
          <w:lang w:val="en-GB" w:eastAsia="en-GB"/>
          <w14:ligatures w14:val="none"/>
        </w:rPr>
        <w:t>shif</w:t>
      </w:r>
      <w:r w:rsidR="006D4071" w:rsidRPr="00FC00F3">
        <w:rPr>
          <w:rFonts w:ascii="Times New Roman" w:eastAsia="Times New Roman" w:hAnsi="Times New Roman" w:cs="Times New Roman"/>
          <w:kern w:val="0"/>
          <w:sz w:val="24"/>
          <w:szCs w:val="24"/>
          <w:lang w:val="en-GB" w:eastAsia="en-GB"/>
          <w14:ligatures w14:val="none"/>
        </w:rPr>
        <w:t>t</w:t>
      </w:r>
      <w:r w:rsidRPr="00FC00F3">
        <w:rPr>
          <w:rFonts w:ascii="Times New Roman" w:eastAsia="Times New Roman" w:hAnsi="Times New Roman" w:cs="Times New Roman"/>
          <w:kern w:val="0"/>
          <w:sz w:val="24"/>
          <w:szCs w:val="24"/>
          <w:lang w:val="en-GB" w:eastAsia="en-GB"/>
          <w14:ligatures w14:val="none"/>
        </w:rPr>
        <w:t xml:space="preserve"> child attachment </w:t>
      </w:r>
      <w:r w:rsidR="006D4071" w:rsidRPr="00FC00F3">
        <w:rPr>
          <w:rFonts w:ascii="Times New Roman" w:eastAsia="Times New Roman" w:hAnsi="Times New Roman" w:cs="Times New Roman"/>
          <w:kern w:val="0"/>
          <w:sz w:val="24"/>
          <w:szCs w:val="24"/>
          <w:lang w:val="en-GB" w:eastAsia="en-GB"/>
          <w14:ligatures w14:val="none"/>
        </w:rPr>
        <w:t xml:space="preserve">patterns </w:t>
      </w:r>
      <w:r w:rsidRPr="00FC00F3">
        <w:rPr>
          <w:rFonts w:ascii="Times New Roman" w:eastAsia="Times New Roman" w:hAnsi="Times New Roman" w:cs="Times New Roman"/>
          <w:kern w:val="0"/>
          <w:sz w:val="24"/>
          <w:szCs w:val="24"/>
          <w:lang w:val="en-GB" w:eastAsia="en-GB"/>
          <w14:ligatures w14:val="none"/>
        </w:rPr>
        <w:t xml:space="preserve">from insecure and/or disorganised to secure and/or organised. </w:t>
      </w:r>
      <w:r w:rsidR="007672BF" w:rsidRPr="00FC00F3">
        <w:rPr>
          <w:rFonts w:ascii="Times New Roman" w:eastAsia="Times New Roman" w:hAnsi="Times New Roman" w:cs="Times New Roman"/>
          <w:kern w:val="0"/>
          <w:sz w:val="24"/>
          <w:szCs w:val="24"/>
          <w:lang w:val="en-GB" w:eastAsia="en-GB"/>
          <w14:ligatures w14:val="none"/>
        </w:rPr>
        <w:t>It is of note that</w:t>
      </w:r>
      <w:r w:rsidR="006D4071" w:rsidRPr="00FC00F3">
        <w:rPr>
          <w:rFonts w:ascii="Times New Roman" w:eastAsia="Times New Roman" w:hAnsi="Times New Roman" w:cs="Times New Roman"/>
          <w:kern w:val="0"/>
          <w:sz w:val="24"/>
          <w:szCs w:val="24"/>
          <w:lang w:val="en-GB" w:eastAsia="en-GB"/>
          <w14:ligatures w14:val="none"/>
        </w:rPr>
        <w:t xml:space="preserve"> </w:t>
      </w:r>
      <w:r w:rsidR="007672BF" w:rsidRPr="00FC00F3">
        <w:rPr>
          <w:rFonts w:ascii="Times New Roman" w:eastAsia="Times New Roman" w:hAnsi="Times New Roman" w:cs="Times New Roman"/>
          <w:kern w:val="0"/>
          <w:sz w:val="24"/>
          <w:szCs w:val="24"/>
          <w:lang w:val="en-GB" w:eastAsia="en-GB"/>
          <w14:ligatures w14:val="none"/>
        </w:rPr>
        <w:t>none of the changes on</w:t>
      </w:r>
      <w:r w:rsidRPr="00FC00F3">
        <w:rPr>
          <w:rFonts w:ascii="Times New Roman" w:eastAsia="Times New Roman" w:hAnsi="Times New Roman" w:cs="Times New Roman"/>
          <w:kern w:val="0"/>
          <w:sz w:val="24"/>
          <w:szCs w:val="24"/>
          <w:lang w:val="en-GB" w:eastAsia="en-GB"/>
          <w14:ligatures w14:val="none"/>
        </w:rPr>
        <w:t xml:space="preserve"> </w:t>
      </w:r>
      <w:r w:rsidR="007672BF" w:rsidRPr="00FC00F3">
        <w:rPr>
          <w:rFonts w:ascii="Times New Roman" w:eastAsia="Times New Roman" w:hAnsi="Times New Roman" w:cs="Times New Roman"/>
          <w:kern w:val="0"/>
          <w:sz w:val="24"/>
          <w:szCs w:val="24"/>
          <w:lang w:val="en-GB" w:eastAsia="en-GB"/>
          <w14:ligatures w14:val="none"/>
        </w:rPr>
        <w:t>attachment variables in this study reached statistical</w:t>
      </w:r>
      <w:r w:rsidRPr="00FC00F3">
        <w:rPr>
          <w:rFonts w:ascii="Times New Roman" w:eastAsia="Times New Roman" w:hAnsi="Times New Roman" w:cs="Times New Roman"/>
          <w:kern w:val="0"/>
          <w:sz w:val="24"/>
          <w:szCs w:val="24"/>
          <w:lang w:val="en-GB" w:eastAsia="en-GB"/>
          <w14:ligatures w14:val="none"/>
        </w:rPr>
        <w:t xml:space="preserve"> significance. </w:t>
      </w:r>
      <w:r w:rsidR="007672BF" w:rsidRPr="00FC00F3">
        <w:rPr>
          <w:rFonts w:ascii="Times New Roman" w:eastAsia="Times New Roman" w:hAnsi="Times New Roman" w:cs="Times New Roman"/>
          <w:kern w:val="0"/>
          <w:sz w:val="24"/>
          <w:szCs w:val="24"/>
          <w:lang w:val="en-GB" w:eastAsia="en-GB"/>
          <w14:ligatures w14:val="none"/>
        </w:rPr>
        <w:t>This</w:t>
      </w:r>
      <w:r w:rsidR="005A2BC1" w:rsidRPr="00FC00F3">
        <w:rPr>
          <w:rFonts w:ascii="Times New Roman" w:eastAsia="Times New Roman" w:hAnsi="Times New Roman" w:cs="Times New Roman"/>
          <w:kern w:val="0"/>
          <w:sz w:val="24"/>
          <w:szCs w:val="24"/>
          <w:lang w:val="en-GB" w:eastAsia="en-GB"/>
          <w14:ligatures w14:val="none"/>
        </w:rPr>
        <w:t xml:space="preserve"> may relate to</w:t>
      </w:r>
      <w:r w:rsidRPr="00FC00F3">
        <w:rPr>
          <w:rFonts w:ascii="Times New Roman" w:eastAsia="Times New Roman" w:hAnsi="Times New Roman" w:cs="Times New Roman"/>
          <w:kern w:val="0"/>
          <w:sz w:val="24"/>
          <w:szCs w:val="24"/>
          <w:lang w:val="en-GB" w:eastAsia="en-GB"/>
          <w14:ligatures w14:val="none"/>
        </w:rPr>
        <w:t xml:space="preserve"> the </w:t>
      </w:r>
      <w:r w:rsidR="005A2BC1" w:rsidRPr="00FC00F3">
        <w:rPr>
          <w:rFonts w:ascii="Times New Roman" w:eastAsia="Times New Roman" w:hAnsi="Times New Roman" w:cs="Times New Roman"/>
          <w:kern w:val="0"/>
          <w:sz w:val="24"/>
          <w:szCs w:val="24"/>
          <w:lang w:val="en-GB" w:eastAsia="en-GB"/>
          <w14:ligatures w14:val="none"/>
        </w:rPr>
        <w:t xml:space="preserve">fact that the </w:t>
      </w:r>
      <w:r w:rsidRPr="00FC00F3">
        <w:rPr>
          <w:rFonts w:ascii="Times New Roman" w:eastAsia="Times New Roman" w:hAnsi="Times New Roman" w:cs="Times New Roman"/>
          <w:kern w:val="0"/>
          <w:sz w:val="24"/>
          <w:szCs w:val="24"/>
          <w:lang w:val="en-GB" w:eastAsia="en-GB"/>
          <w14:ligatures w14:val="none"/>
        </w:rPr>
        <w:t>sample size was too small and thus underpowered to detect change</w:t>
      </w:r>
      <w:r w:rsidR="007672BF" w:rsidRPr="00FC00F3">
        <w:rPr>
          <w:rFonts w:ascii="Times New Roman" w:eastAsia="Times New Roman" w:hAnsi="Times New Roman" w:cs="Times New Roman"/>
          <w:kern w:val="0"/>
          <w:sz w:val="24"/>
          <w:szCs w:val="24"/>
          <w:lang w:val="en-GB" w:eastAsia="en-GB"/>
          <w14:ligatures w14:val="none"/>
        </w:rPr>
        <w:t xml:space="preserve">, </w:t>
      </w:r>
      <w:r w:rsidR="000D0E5C" w:rsidRPr="00FC00F3">
        <w:rPr>
          <w:rFonts w:ascii="Times New Roman" w:eastAsia="Times New Roman" w:hAnsi="Times New Roman" w:cs="Times New Roman"/>
          <w:kern w:val="0"/>
          <w:sz w:val="24"/>
          <w:szCs w:val="24"/>
          <w:lang w:val="en-GB" w:eastAsia="en-GB"/>
          <w14:ligatures w14:val="none"/>
        </w:rPr>
        <w:t xml:space="preserve">particularly for the SSP, </w:t>
      </w:r>
      <w:r w:rsidR="007672BF" w:rsidRPr="00FC00F3">
        <w:rPr>
          <w:rFonts w:ascii="Times New Roman" w:eastAsia="Times New Roman" w:hAnsi="Times New Roman" w:cs="Times New Roman"/>
          <w:kern w:val="0"/>
          <w:sz w:val="24"/>
          <w:szCs w:val="24"/>
          <w:lang w:val="en-GB" w:eastAsia="en-GB"/>
          <w14:ligatures w14:val="none"/>
        </w:rPr>
        <w:t xml:space="preserve">which is a categorical measure (and so harder to detect change on) and </w:t>
      </w:r>
      <w:r w:rsidR="000D0E5C" w:rsidRPr="00FC00F3">
        <w:rPr>
          <w:rFonts w:ascii="Times New Roman" w:eastAsia="Times New Roman" w:hAnsi="Times New Roman" w:cs="Times New Roman"/>
          <w:kern w:val="0"/>
          <w:sz w:val="24"/>
          <w:szCs w:val="24"/>
          <w:lang w:val="en-GB" w:eastAsia="en-GB"/>
          <w14:ligatures w14:val="none"/>
        </w:rPr>
        <w:t>which was only administered at T1 and T3</w:t>
      </w:r>
      <w:r w:rsidR="007672BF" w:rsidRPr="00FC00F3">
        <w:rPr>
          <w:rFonts w:ascii="Times New Roman" w:eastAsia="Times New Roman" w:hAnsi="Times New Roman" w:cs="Times New Roman"/>
          <w:kern w:val="0"/>
          <w:sz w:val="24"/>
          <w:szCs w:val="24"/>
          <w:lang w:val="en-GB" w:eastAsia="en-GB"/>
          <w14:ligatures w14:val="none"/>
        </w:rPr>
        <w:t xml:space="preserve"> (where the sample size was small)</w:t>
      </w:r>
      <w:r w:rsidRPr="00FC00F3">
        <w:rPr>
          <w:rFonts w:ascii="Times New Roman" w:eastAsia="Times New Roman" w:hAnsi="Times New Roman" w:cs="Times New Roman"/>
          <w:kern w:val="0"/>
          <w:sz w:val="24"/>
          <w:szCs w:val="24"/>
          <w:lang w:val="en-GB" w:eastAsia="en-GB"/>
          <w14:ligatures w14:val="none"/>
        </w:rPr>
        <w:t xml:space="preserve">. </w:t>
      </w:r>
      <w:r w:rsidR="00B136B8" w:rsidRPr="00FC00F3">
        <w:rPr>
          <w:rFonts w:ascii="Times New Roman" w:eastAsia="Times New Roman" w:hAnsi="Times New Roman" w:cs="Times New Roman"/>
          <w:kern w:val="0"/>
          <w:sz w:val="24"/>
          <w:szCs w:val="24"/>
          <w:lang w:val="en-GB" w:eastAsia="en-GB"/>
          <w14:ligatures w14:val="none"/>
        </w:rPr>
        <w:t>It is</w:t>
      </w:r>
      <w:r w:rsidR="005A2BC1" w:rsidRPr="00FC00F3">
        <w:rPr>
          <w:rFonts w:ascii="Times New Roman" w:eastAsia="Times New Roman" w:hAnsi="Times New Roman" w:cs="Times New Roman"/>
          <w:kern w:val="0"/>
          <w:sz w:val="24"/>
          <w:szCs w:val="24"/>
          <w:lang w:val="en-GB" w:eastAsia="en-GB"/>
          <w14:ligatures w14:val="none"/>
        </w:rPr>
        <w:t>, however,</w:t>
      </w:r>
      <w:r w:rsidR="00B136B8" w:rsidRPr="00FC00F3">
        <w:rPr>
          <w:rFonts w:ascii="Times New Roman" w:eastAsia="Times New Roman" w:hAnsi="Times New Roman" w:cs="Times New Roman"/>
          <w:kern w:val="0"/>
          <w:sz w:val="24"/>
          <w:szCs w:val="24"/>
          <w:lang w:val="en-GB" w:eastAsia="en-GB"/>
          <w14:ligatures w14:val="none"/>
        </w:rPr>
        <w:t xml:space="preserve"> worth </w:t>
      </w:r>
      <w:r w:rsidR="00B136B8" w:rsidRPr="00FC00F3">
        <w:rPr>
          <w:rFonts w:ascii="Times New Roman" w:eastAsia="Times New Roman" w:hAnsi="Times New Roman" w:cs="Times New Roman"/>
          <w:kern w:val="0"/>
          <w:sz w:val="24"/>
          <w:szCs w:val="24"/>
          <w:lang w:val="en-GB" w:eastAsia="en-GB"/>
          <w14:ligatures w14:val="none"/>
        </w:rPr>
        <w:lastRenderedPageBreak/>
        <w:t>noting the effect size</w:t>
      </w:r>
      <w:r w:rsidR="006D4071" w:rsidRPr="00FC00F3">
        <w:rPr>
          <w:rFonts w:ascii="Times New Roman" w:eastAsia="Times New Roman" w:hAnsi="Times New Roman" w:cs="Times New Roman"/>
          <w:kern w:val="0"/>
          <w:sz w:val="24"/>
          <w:szCs w:val="24"/>
          <w:lang w:val="en-GB" w:eastAsia="en-GB"/>
          <w14:ligatures w14:val="none"/>
        </w:rPr>
        <w:t xml:space="preserve">s for the changes in AQS-security </w:t>
      </w:r>
      <w:r w:rsidR="00B136B8" w:rsidRPr="00FC00F3">
        <w:rPr>
          <w:rFonts w:ascii="Times New Roman" w:eastAsia="Times New Roman" w:hAnsi="Times New Roman" w:cs="Times New Roman"/>
          <w:kern w:val="0"/>
          <w:sz w:val="24"/>
          <w:szCs w:val="24"/>
          <w:lang w:val="en-GB" w:eastAsia="en-GB"/>
          <w14:ligatures w14:val="none"/>
        </w:rPr>
        <w:t xml:space="preserve">for the PCIT-T and COS-P groups. </w:t>
      </w:r>
      <w:r w:rsidR="006D4071" w:rsidRPr="00FC00F3">
        <w:rPr>
          <w:rFonts w:ascii="Times New Roman" w:eastAsia="Times New Roman" w:hAnsi="Times New Roman" w:cs="Times New Roman"/>
          <w:kern w:val="0"/>
          <w:sz w:val="24"/>
          <w:szCs w:val="24"/>
          <w:lang w:val="en-GB" w:eastAsia="en-GB"/>
          <w14:ligatures w14:val="none"/>
        </w:rPr>
        <w:t>At</w:t>
      </w:r>
      <w:r w:rsidR="00AD74F8" w:rsidRPr="00FC00F3">
        <w:rPr>
          <w:rFonts w:ascii="Times New Roman" w:eastAsia="Times New Roman" w:hAnsi="Times New Roman" w:cs="Times New Roman"/>
          <w:kern w:val="0"/>
          <w:sz w:val="24"/>
          <w:szCs w:val="24"/>
          <w:lang w:val="en-GB" w:eastAsia="en-GB"/>
          <w14:ligatures w14:val="none"/>
        </w:rPr>
        <w:t xml:space="preserve"> both</w:t>
      </w:r>
      <w:r w:rsidR="006D4071" w:rsidRPr="00FC00F3">
        <w:rPr>
          <w:rFonts w:ascii="Times New Roman" w:eastAsia="Times New Roman" w:hAnsi="Times New Roman" w:cs="Times New Roman"/>
          <w:kern w:val="0"/>
          <w:sz w:val="24"/>
          <w:szCs w:val="24"/>
          <w:lang w:val="en-GB" w:eastAsia="en-GB"/>
          <w14:ligatures w14:val="none"/>
        </w:rPr>
        <w:t xml:space="preserve"> T2</w:t>
      </w:r>
      <w:r w:rsidR="00AD74F8" w:rsidRPr="00FC00F3">
        <w:rPr>
          <w:rFonts w:ascii="Times New Roman" w:eastAsia="Times New Roman" w:hAnsi="Times New Roman" w:cs="Times New Roman"/>
          <w:kern w:val="0"/>
          <w:sz w:val="24"/>
          <w:szCs w:val="24"/>
          <w:lang w:val="en-GB" w:eastAsia="en-GB"/>
          <w14:ligatures w14:val="none"/>
        </w:rPr>
        <w:t xml:space="preserve"> and T3</w:t>
      </w:r>
      <w:r w:rsidR="006D4071" w:rsidRPr="00FC00F3">
        <w:rPr>
          <w:rFonts w:ascii="Times New Roman" w:eastAsia="Times New Roman" w:hAnsi="Times New Roman" w:cs="Times New Roman"/>
          <w:kern w:val="0"/>
          <w:sz w:val="24"/>
          <w:szCs w:val="24"/>
          <w:lang w:val="en-GB" w:eastAsia="en-GB"/>
          <w14:ligatures w14:val="none"/>
        </w:rPr>
        <w:t>, the PCIT-T group showed medium effect size changes</w:t>
      </w:r>
      <w:r w:rsidR="00AD74F8" w:rsidRPr="00FC00F3">
        <w:rPr>
          <w:rFonts w:ascii="Times New Roman" w:eastAsia="Times New Roman" w:hAnsi="Times New Roman" w:cs="Times New Roman"/>
          <w:kern w:val="0"/>
          <w:sz w:val="24"/>
          <w:szCs w:val="24"/>
          <w:lang w:val="en-GB" w:eastAsia="en-GB"/>
          <w14:ligatures w14:val="none"/>
        </w:rPr>
        <w:t>, placing it in a comparable range to other brief to medium-term attachment-based interventions</w:t>
      </w:r>
      <w:r w:rsidR="00E61425" w:rsidRPr="00FC00F3">
        <w:rPr>
          <w:rFonts w:ascii="Times New Roman" w:eastAsia="Times New Roman" w:hAnsi="Times New Roman" w:cs="Times New Roman"/>
          <w:kern w:val="0"/>
          <w:sz w:val="24"/>
          <w:szCs w:val="24"/>
          <w:lang w:val="en-GB" w:eastAsia="en-GB"/>
          <w14:ligatures w14:val="none"/>
        </w:rPr>
        <w:t xml:space="preserve">, </w:t>
      </w:r>
      <w:r w:rsidR="00AD74F8" w:rsidRPr="00FC00F3">
        <w:rPr>
          <w:rFonts w:ascii="Times New Roman" w:eastAsia="Times New Roman" w:hAnsi="Times New Roman" w:cs="Times New Roman"/>
          <w:kern w:val="0"/>
          <w:sz w:val="24"/>
          <w:szCs w:val="24"/>
          <w:lang w:val="en-GB" w:eastAsia="en-GB"/>
          <w14:ligatures w14:val="none"/>
        </w:rPr>
        <w:t xml:space="preserve">e.g., VIPP-SD </w:t>
      </w:r>
      <w:r w:rsidR="00AD74F8"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&lt;EndNote&gt;&lt;Cite&gt;&lt;Author&gt;Brydges&lt;/Author&gt;&lt;Year&gt;2019&lt;/Year&gt;&lt;RecNum&gt;3653&lt;/RecNum&gt;&lt;Prefix&gt;overall combined effect size r = .23`, medium effect size`; &lt;/Prefix&gt;&lt;DisplayText&gt;(overall combined effect size r = .23, medium effect size; Brydges, 2019)&lt;/DisplayText&gt;&lt;record&gt;&lt;rec-number&gt;3653&lt;/rec-number&gt;&lt;foreign-keys&gt;&lt;key app="EN" db-id="ards0dvaofa9d9es2f6vrf9iarwfp0z2w20v" timestamp="1711705322" guid="a7de96c8-3d16-420e-b485-bad037ba98be"&gt;3653&lt;/key&gt;&lt;/foreign-keys&gt;&lt;ref-type name="Journal Article"&gt;17&lt;/ref-type&gt;&lt;contributors&gt;&lt;authors&gt;&lt;author&gt;Brydges, Christopher R&lt;/author&gt;&lt;/authors&gt;&lt;/contributors&gt;&lt;titles&gt;&lt;title&gt;Effect size guidelines, sample size calculations, and statistical power in gerontology&lt;/title&gt;&lt;secondary-title&gt;Innovation in aging&lt;/secondary-title&gt;&lt;/titles&gt;&lt;periodical&gt;&lt;full-title&gt;Innovation in aging&lt;/full-title&gt;&lt;/periodical&gt;&lt;pages&gt;igz036&lt;/pages&gt;&lt;volume&gt;3&lt;/volume&gt;&lt;number&gt;4&lt;/number&gt;&lt;dates&gt;&lt;year&gt;2019&lt;/year&gt;&lt;/dates&gt;&lt;isbn&gt;2399-5300&lt;/isbn&gt;&lt;urls&gt;&lt;/urls&gt;&lt;/record&gt;&lt;/Cite&gt;&lt;/EndNote&gt;</w:instrText>
      </w:r>
      <w:r w:rsidR="00AD74F8"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(overall combined effect size r = .23, medium effect size; Brydges, 2019)</w:t>
      </w:r>
      <w:r w:rsidR="00AD74F8" w:rsidRPr="00FC00F3">
        <w:rPr>
          <w:rFonts w:ascii="Times New Roman" w:eastAsia="Times New Roman" w:hAnsi="Times New Roman" w:cs="Times New Roman"/>
          <w:kern w:val="0"/>
          <w:sz w:val="24"/>
          <w:szCs w:val="24"/>
          <w:lang w:val="en-GB" w:eastAsia="en-GB"/>
          <w14:ligatures w14:val="none"/>
        </w:rPr>
        <w:fldChar w:fldCharType="end"/>
      </w:r>
      <w:r w:rsidR="00AD74F8" w:rsidRPr="00FC00F3">
        <w:rPr>
          <w:rFonts w:ascii="Times New Roman" w:eastAsia="Times New Roman" w:hAnsi="Times New Roman" w:cs="Times New Roman"/>
          <w:kern w:val="0"/>
          <w:sz w:val="24"/>
          <w:szCs w:val="24"/>
          <w:lang w:val="en-GB" w:eastAsia="en-GB"/>
          <w14:ligatures w14:val="none"/>
        </w:rPr>
        <w:t xml:space="preserve">. </w:t>
      </w:r>
      <w:r w:rsidR="005A2BC1" w:rsidRPr="00FC00F3">
        <w:rPr>
          <w:rFonts w:ascii="Times New Roman" w:eastAsia="Times New Roman" w:hAnsi="Times New Roman" w:cs="Times New Roman"/>
          <w:kern w:val="0"/>
          <w:sz w:val="24"/>
          <w:szCs w:val="24"/>
          <w:lang w:val="en-GB" w:eastAsia="en-GB"/>
          <w14:ligatures w14:val="none"/>
        </w:rPr>
        <w:t>Interestingly, while</w:t>
      </w:r>
      <w:r w:rsidR="00AD74F8" w:rsidRPr="00FC00F3">
        <w:rPr>
          <w:rFonts w:ascii="Times New Roman" w:eastAsia="Times New Roman" w:hAnsi="Times New Roman" w:cs="Times New Roman"/>
          <w:kern w:val="0"/>
          <w:sz w:val="24"/>
          <w:szCs w:val="24"/>
          <w:lang w:val="en-GB" w:eastAsia="en-GB"/>
          <w14:ligatures w14:val="none"/>
        </w:rPr>
        <w:t xml:space="preserve"> the AQS-security effect size changes for the COS-P group</w:t>
      </w:r>
      <w:r w:rsidR="007672BF" w:rsidRPr="00FC00F3">
        <w:rPr>
          <w:rFonts w:ascii="Times New Roman" w:eastAsia="Times New Roman" w:hAnsi="Times New Roman" w:cs="Times New Roman"/>
          <w:kern w:val="0"/>
          <w:sz w:val="24"/>
          <w:szCs w:val="24"/>
          <w:lang w:val="en-GB" w:eastAsia="en-GB"/>
          <w14:ligatures w14:val="none"/>
        </w:rPr>
        <w:t xml:space="preserve"> </w:t>
      </w:r>
      <w:r w:rsidR="00AD74F8" w:rsidRPr="00FC00F3">
        <w:rPr>
          <w:rFonts w:ascii="Times New Roman" w:eastAsia="Times New Roman" w:hAnsi="Times New Roman" w:cs="Times New Roman"/>
          <w:kern w:val="0"/>
          <w:sz w:val="24"/>
          <w:szCs w:val="24"/>
          <w:lang w:val="en-GB" w:eastAsia="en-GB"/>
          <w14:ligatures w14:val="none"/>
        </w:rPr>
        <w:t>were in the ‘small’ range at T2, the</w:t>
      </w:r>
      <w:r w:rsidR="005A2BC1" w:rsidRPr="00FC00F3">
        <w:rPr>
          <w:rFonts w:ascii="Times New Roman" w:eastAsia="Times New Roman" w:hAnsi="Times New Roman" w:cs="Times New Roman"/>
          <w:kern w:val="0"/>
          <w:sz w:val="24"/>
          <w:szCs w:val="24"/>
          <w:lang w:val="en-GB" w:eastAsia="en-GB"/>
          <w14:ligatures w14:val="none"/>
        </w:rPr>
        <w:t>y were in the</w:t>
      </w:r>
      <w:r w:rsidR="00AD74F8" w:rsidRPr="00FC00F3">
        <w:rPr>
          <w:rFonts w:ascii="Times New Roman" w:eastAsia="Times New Roman" w:hAnsi="Times New Roman" w:cs="Times New Roman"/>
          <w:kern w:val="0"/>
          <w:sz w:val="24"/>
          <w:szCs w:val="24"/>
          <w:lang w:val="en-GB" w:eastAsia="en-GB"/>
          <w14:ligatures w14:val="none"/>
        </w:rPr>
        <w:t xml:space="preserve"> ‘large’ range at T3. Again, while the sample size precludes firm conclusions, this is a promising result for the COS-P </w:t>
      </w:r>
      <w:proofErr w:type="gramStart"/>
      <w:r w:rsidR="00AD74F8" w:rsidRPr="00FC00F3">
        <w:rPr>
          <w:rFonts w:ascii="Times New Roman" w:eastAsia="Times New Roman" w:hAnsi="Times New Roman" w:cs="Times New Roman"/>
          <w:kern w:val="0"/>
          <w:sz w:val="24"/>
          <w:szCs w:val="24"/>
          <w:lang w:val="en-GB" w:eastAsia="en-GB"/>
          <w14:ligatures w14:val="none"/>
        </w:rPr>
        <w:t>program</w:t>
      </w:r>
      <w:proofErr w:type="gramEnd"/>
      <w:r w:rsidR="00AD74F8" w:rsidRPr="00FC00F3">
        <w:rPr>
          <w:rFonts w:ascii="Times New Roman" w:eastAsia="Times New Roman" w:hAnsi="Times New Roman" w:cs="Times New Roman"/>
          <w:kern w:val="0"/>
          <w:sz w:val="24"/>
          <w:szCs w:val="24"/>
          <w:lang w:val="en-GB" w:eastAsia="en-GB"/>
          <w14:ligatures w14:val="none"/>
        </w:rPr>
        <w:t xml:space="preserve"> and </w:t>
      </w:r>
      <w:r w:rsidR="005A2BC1" w:rsidRPr="00FC00F3">
        <w:rPr>
          <w:rFonts w:ascii="Times New Roman" w:eastAsia="Times New Roman" w:hAnsi="Times New Roman" w:cs="Times New Roman"/>
          <w:kern w:val="0"/>
          <w:sz w:val="24"/>
          <w:szCs w:val="24"/>
          <w:lang w:val="en-GB" w:eastAsia="en-GB"/>
          <w14:ligatures w14:val="none"/>
        </w:rPr>
        <w:t xml:space="preserve">it is possible that attachment changes following COS-P occur but they take longer to develop. Given the small sample size at T3, any conclusions are speculative and there is a need for further examination in </w:t>
      </w:r>
      <w:r w:rsidR="00AD74F8" w:rsidRPr="00FC00F3">
        <w:rPr>
          <w:rFonts w:ascii="Times New Roman" w:eastAsia="Times New Roman" w:hAnsi="Times New Roman" w:cs="Times New Roman"/>
          <w:kern w:val="0"/>
          <w:sz w:val="24"/>
          <w:szCs w:val="24"/>
          <w:lang w:val="en-GB" w:eastAsia="en-GB"/>
          <w14:ligatures w14:val="none"/>
        </w:rPr>
        <w:t xml:space="preserve">subsequent studies. </w:t>
      </w:r>
    </w:p>
    <w:p w14:paraId="6B1DB429" w14:textId="48C2B99D" w:rsidR="00E61425" w:rsidRPr="00FC00F3" w:rsidRDefault="005F2174" w:rsidP="001B1C9A">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In</w:t>
      </w:r>
      <w:r w:rsidR="00FB1B28" w:rsidRPr="00FC00F3">
        <w:rPr>
          <w:rFonts w:ascii="Times New Roman" w:eastAsia="Times New Roman" w:hAnsi="Times New Roman" w:cs="Times New Roman"/>
          <w:kern w:val="0"/>
          <w:sz w:val="24"/>
          <w:szCs w:val="24"/>
          <w:lang w:val="en-GB" w:eastAsia="en-GB"/>
          <w14:ligatures w14:val="none"/>
        </w:rPr>
        <w:t xml:space="preserve"> this study, </w:t>
      </w:r>
      <w:r w:rsidR="00685FAF" w:rsidRPr="00FC00F3">
        <w:rPr>
          <w:rFonts w:ascii="Times New Roman" w:eastAsia="Times New Roman" w:hAnsi="Times New Roman" w:cs="Times New Roman"/>
          <w:kern w:val="0"/>
          <w:sz w:val="24"/>
          <w:szCs w:val="24"/>
          <w:lang w:val="en-GB" w:eastAsia="en-GB"/>
          <w14:ligatures w14:val="none"/>
        </w:rPr>
        <w:t xml:space="preserve">COS-P was </w:t>
      </w:r>
      <w:r w:rsidR="007552C5" w:rsidRPr="00FC00F3">
        <w:rPr>
          <w:rFonts w:ascii="Times New Roman" w:eastAsia="Times New Roman" w:hAnsi="Times New Roman" w:cs="Times New Roman"/>
          <w:kern w:val="0"/>
          <w:sz w:val="24"/>
          <w:szCs w:val="24"/>
          <w:lang w:val="en-GB" w:eastAsia="en-GB"/>
          <w14:ligatures w14:val="none"/>
        </w:rPr>
        <w:t>used as an active control condition</w:t>
      </w:r>
      <w:r w:rsidR="00984711" w:rsidRPr="00FC00F3">
        <w:rPr>
          <w:rFonts w:ascii="Times New Roman" w:eastAsia="Times New Roman" w:hAnsi="Times New Roman" w:cs="Times New Roman"/>
          <w:kern w:val="0"/>
          <w:sz w:val="24"/>
          <w:szCs w:val="24"/>
          <w:lang w:val="en-GB" w:eastAsia="en-GB"/>
          <w14:ligatures w14:val="none"/>
        </w:rPr>
        <w:t xml:space="preserve"> </w:t>
      </w:r>
      <w:r w:rsidR="003B4BD3" w:rsidRPr="00FC00F3">
        <w:rPr>
          <w:rFonts w:ascii="Times New Roman" w:eastAsia="Times New Roman" w:hAnsi="Times New Roman" w:cs="Times New Roman"/>
          <w:kern w:val="0"/>
          <w:sz w:val="24"/>
          <w:szCs w:val="24"/>
          <w:lang w:val="en-GB" w:eastAsia="en-GB"/>
          <w14:ligatures w14:val="none"/>
        </w:rPr>
        <w:t>to which outcomes of PCIT-T could be compared</w:t>
      </w:r>
      <w:r w:rsidR="0039452A" w:rsidRPr="00FC00F3">
        <w:rPr>
          <w:rFonts w:ascii="Times New Roman" w:eastAsia="Times New Roman" w:hAnsi="Times New Roman" w:cs="Times New Roman"/>
          <w:kern w:val="0"/>
          <w:sz w:val="24"/>
          <w:szCs w:val="24"/>
          <w:lang w:val="en-GB" w:eastAsia="en-GB"/>
          <w14:ligatures w14:val="none"/>
        </w:rPr>
        <w:t xml:space="preserve">, chosen </w:t>
      </w:r>
      <w:r w:rsidR="007464E7" w:rsidRPr="00FC00F3">
        <w:rPr>
          <w:rFonts w:ascii="Times New Roman" w:eastAsia="Times New Roman" w:hAnsi="Times New Roman" w:cs="Times New Roman"/>
          <w:kern w:val="0"/>
          <w:sz w:val="24"/>
          <w:szCs w:val="24"/>
          <w:lang w:val="en-GB" w:eastAsia="en-GB"/>
          <w14:ligatures w14:val="none"/>
        </w:rPr>
        <w:t xml:space="preserve">largely </w:t>
      </w:r>
      <w:r w:rsidR="0039452A" w:rsidRPr="00FC00F3">
        <w:rPr>
          <w:rFonts w:ascii="Times New Roman" w:eastAsia="Times New Roman" w:hAnsi="Times New Roman" w:cs="Times New Roman"/>
          <w:kern w:val="0"/>
          <w:sz w:val="24"/>
          <w:szCs w:val="24"/>
          <w:lang w:val="en-GB" w:eastAsia="en-GB"/>
          <w14:ligatures w14:val="none"/>
        </w:rPr>
        <w:t>because it is</w:t>
      </w:r>
      <w:r w:rsidR="00425D48" w:rsidRPr="00FC00F3">
        <w:rPr>
          <w:rFonts w:ascii="Times New Roman" w:eastAsia="Times New Roman" w:hAnsi="Times New Roman" w:cs="Times New Roman"/>
          <w:kern w:val="0"/>
          <w:sz w:val="24"/>
          <w:szCs w:val="24"/>
          <w:lang w:val="en-GB" w:eastAsia="en-GB"/>
          <w14:ligatures w14:val="none"/>
        </w:rPr>
        <w:t xml:space="preserve"> attachment-based and </w:t>
      </w:r>
      <w:r w:rsidR="007464E7" w:rsidRPr="00FC00F3">
        <w:rPr>
          <w:rFonts w:ascii="Times New Roman" w:eastAsia="Times New Roman" w:hAnsi="Times New Roman" w:cs="Times New Roman"/>
          <w:kern w:val="0"/>
          <w:sz w:val="24"/>
          <w:szCs w:val="24"/>
          <w:lang w:val="en-GB" w:eastAsia="en-GB"/>
          <w14:ligatures w14:val="none"/>
        </w:rPr>
        <w:t>o</w:t>
      </w:r>
      <w:r w:rsidR="0039452A" w:rsidRPr="00FC00F3">
        <w:rPr>
          <w:rFonts w:ascii="Times New Roman" w:eastAsia="Times New Roman" w:hAnsi="Times New Roman" w:cs="Times New Roman"/>
          <w:kern w:val="0"/>
          <w:sz w:val="24"/>
          <w:szCs w:val="24"/>
          <w:lang w:val="en-GB" w:eastAsia="en-GB"/>
          <w14:ligatures w14:val="none"/>
        </w:rPr>
        <w:t>f a similar treatment dosage (approximately 16 hours, usually over 8 weeks).</w:t>
      </w:r>
      <w:r w:rsidR="006A4DF9" w:rsidRPr="00FC00F3">
        <w:rPr>
          <w:rFonts w:ascii="Times New Roman" w:eastAsia="Times New Roman" w:hAnsi="Times New Roman" w:cs="Times New Roman"/>
          <w:kern w:val="0"/>
          <w:sz w:val="24"/>
          <w:szCs w:val="24"/>
          <w:lang w:val="en-GB" w:eastAsia="en-GB"/>
          <w14:ligatures w14:val="none"/>
        </w:rPr>
        <w:t xml:space="preserve"> However, </w:t>
      </w:r>
      <w:r w:rsidR="007552C5" w:rsidRPr="00FC00F3">
        <w:rPr>
          <w:rFonts w:ascii="Times New Roman" w:eastAsia="Times New Roman" w:hAnsi="Times New Roman" w:cs="Times New Roman"/>
          <w:kern w:val="0"/>
          <w:sz w:val="24"/>
          <w:szCs w:val="24"/>
          <w:lang w:val="en-GB" w:eastAsia="en-GB"/>
          <w14:ligatures w14:val="none"/>
        </w:rPr>
        <w:t xml:space="preserve">the results obtained </w:t>
      </w:r>
      <w:r w:rsidR="00FE311E" w:rsidRPr="00FC00F3">
        <w:rPr>
          <w:rFonts w:ascii="Times New Roman" w:eastAsia="Times New Roman" w:hAnsi="Times New Roman" w:cs="Times New Roman"/>
          <w:kern w:val="0"/>
          <w:sz w:val="24"/>
          <w:szCs w:val="24"/>
          <w:lang w:val="en-GB" w:eastAsia="en-GB"/>
          <w14:ligatures w14:val="none"/>
        </w:rPr>
        <w:t xml:space="preserve">in this study </w:t>
      </w:r>
      <w:r w:rsidR="007552C5" w:rsidRPr="00FC00F3">
        <w:rPr>
          <w:rFonts w:ascii="Times New Roman" w:eastAsia="Times New Roman" w:hAnsi="Times New Roman" w:cs="Times New Roman"/>
          <w:kern w:val="0"/>
          <w:sz w:val="24"/>
          <w:szCs w:val="24"/>
          <w:lang w:val="en-GB" w:eastAsia="en-GB"/>
          <w14:ligatures w14:val="none"/>
        </w:rPr>
        <w:t xml:space="preserve">for the COS-P </w:t>
      </w:r>
      <w:r w:rsidR="00A72B39" w:rsidRPr="00FC00F3">
        <w:rPr>
          <w:rFonts w:ascii="Times New Roman" w:eastAsia="Times New Roman" w:hAnsi="Times New Roman" w:cs="Times New Roman"/>
          <w:kern w:val="0"/>
          <w:sz w:val="24"/>
          <w:szCs w:val="24"/>
          <w:lang w:val="en-GB" w:eastAsia="en-GB"/>
          <w14:ligatures w14:val="none"/>
        </w:rPr>
        <w:t>group</w:t>
      </w:r>
      <w:r w:rsidR="00243B5C" w:rsidRPr="00FC00F3">
        <w:rPr>
          <w:rFonts w:ascii="Times New Roman" w:eastAsia="Times New Roman" w:hAnsi="Times New Roman" w:cs="Times New Roman"/>
          <w:kern w:val="0"/>
          <w:sz w:val="24"/>
          <w:szCs w:val="24"/>
          <w:lang w:val="en-GB" w:eastAsia="en-GB"/>
          <w14:ligatures w14:val="none"/>
        </w:rPr>
        <w:t xml:space="preserve"> </w:t>
      </w:r>
      <w:r w:rsidR="00EC13D7" w:rsidRPr="00FC00F3">
        <w:rPr>
          <w:rFonts w:ascii="Times New Roman" w:eastAsia="Times New Roman" w:hAnsi="Times New Roman" w:cs="Times New Roman"/>
          <w:kern w:val="0"/>
          <w:sz w:val="24"/>
          <w:szCs w:val="24"/>
          <w:lang w:val="en-GB" w:eastAsia="en-GB"/>
          <w14:ligatures w14:val="none"/>
        </w:rPr>
        <w:t xml:space="preserve">are noteworthy </w:t>
      </w:r>
      <w:r w:rsidR="00243B5C" w:rsidRPr="00FC00F3">
        <w:rPr>
          <w:rFonts w:ascii="Times New Roman" w:eastAsia="Times New Roman" w:hAnsi="Times New Roman" w:cs="Times New Roman"/>
          <w:kern w:val="0"/>
          <w:sz w:val="24"/>
          <w:szCs w:val="24"/>
          <w:lang w:val="en-GB" w:eastAsia="en-GB"/>
          <w14:ligatures w14:val="none"/>
        </w:rPr>
        <w:t>in and of themselves</w:t>
      </w:r>
      <w:r w:rsidR="00BF235E" w:rsidRPr="00FC00F3">
        <w:rPr>
          <w:rFonts w:ascii="Times New Roman" w:eastAsia="Times New Roman" w:hAnsi="Times New Roman" w:cs="Times New Roman"/>
          <w:kern w:val="0"/>
          <w:sz w:val="24"/>
          <w:szCs w:val="24"/>
          <w:lang w:val="en-GB" w:eastAsia="en-GB"/>
          <w14:ligatures w14:val="none"/>
        </w:rPr>
        <w:t>.</w:t>
      </w:r>
      <w:r w:rsidR="00051D03" w:rsidRPr="00FC00F3">
        <w:rPr>
          <w:rFonts w:ascii="Times New Roman" w:eastAsia="Times New Roman" w:hAnsi="Times New Roman" w:cs="Times New Roman"/>
          <w:kern w:val="0"/>
          <w:sz w:val="24"/>
          <w:szCs w:val="24"/>
          <w:lang w:val="en-GB" w:eastAsia="en-GB"/>
          <w14:ligatures w14:val="none"/>
        </w:rPr>
        <w:t xml:space="preserve"> </w:t>
      </w:r>
      <w:r w:rsidR="00BF235E" w:rsidRPr="00FC00F3">
        <w:rPr>
          <w:rFonts w:ascii="Times New Roman" w:eastAsia="Times New Roman" w:hAnsi="Times New Roman" w:cs="Times New Roman"/>
          <w:kern w:val="0"/>
          <w:sz w:val="24"/>
          <w:szCs w:val="24"/>
          <w:lang w:val="en-GB" w:eastAsia="en-GB"/>
          <w14:ligatures w14:val="none"/>
        </w:rPr>
        <w:t>L</w:t>
      </w:r>
      <w:r w:rsidR="00FE311E" w:rsidRPr="00FC00F3">
        <w:rPr>
          <w:rFonts w:ascii="Times New Roman" w:eastAsia="Times New Roman" w:hAnsi="Times New Roman" w:cs="Times New Roman"/>
          <w:kern w:val="0"/>
          <w:sz w:val="24"/>
          <w:szCs w:val="24"/>
          <w:lang w:val="en-GB" w:eastAsia="en-GB"/>
          <w14:ligatures w14:val="none"/>
        </w:rPr>
        <w:t>ike parents in the PCIT-T group, parents in the COS-P group showed statistically significant i</w:t>
      </w:r>
      <w:r w:rsidR="00BF235E" w:rsidRPr="00FC00F3">
        <w:rPr>
          <w:rFonts w:ascii="Times New Roman" w:eastAsia="Times New Roman" w:hAnsi="Times New Roman" w:cs="Times New Roman"/>
          <w:kern w:val="0"/>
          <w:sz w:val="24"/>
          <w:szCs w:val="24"/>
          <w:lang w:val="en-GB" w:eastAsia="en-GB"/>
          <w14:ligatures w14:val="none"/>
        </w:rPr>
        <w:t xml:space="preserve">ncreases in </w:t>
      </w:r>
      <w:r w:rsidR="00FE311E" w:rsidRPr="00FC00F3">
        <w:rPr>
          <w:rFonts w:ascii="Times New Roman" w:eastAsia="Times New Roman" w:hAnsi="Times New Roman" w:cs="Times New Roman"/>
          <w:kern w:val="0"/>
          <w:sz w:val="24"/>
          <w:szCs w:val="24"/>
          <w:lang w:val="en-GB" w:eastAsia="en-GB"/>
          <w14:ligatures w14:val="none"/>
        </w:rPr>
        <w:t>positive parenting verbalisations and decreases in negative parenting</w:t>
      </w:r>
      <w:r w:rsidR="00273A3F" w:rsidRPr="00FC00F3">
        <w:rPr>
          <w:rFonts w:ascii="Times New Roman" w:eastAsia="Times New Roman" w:hAnsi="Times New Roman" w:cs="Times New Roman"/>
          <w:kern w:val="0"/>
          <w:sz w:val="24"/>
          <w:szCs w:val="24"/>
          <w:lang w:val="en-GB" w:eastAsia="en-GB"/>
          <w14:ligatures w14:val="none"/>
        </w:rPr>
        <w:t xml:space="preserve"> verbalisations</w:t>
      </w:r>
      <w:r w:rsidR="00FE311E" w:rsidRPr="00FC00F3">
        <w:rPr>
          <w:rFonts w:ascii="Times New Roman" w:eastAsia="Times New Roman" w:hAnsi="Times New Roman" w:cs="Times New Roman"/>
          <w:kern w:val="0"/>
          <w:sz w:val="24"/>
          <w:szCs w:val="24"/>
          <w:lang w:val="en-GB" w:eastAsia="en-GB"/>
          <w14:ligatures w14:val="none"/>
        </w:rPr>
        <w:t>. They also reported significant reductions in parenting stress, and reductions in child externali</w:t>
      </w:r>
      <w:r w:rsidR="005B7BB5" w:rsidRPr="00FC00F3">
        <w:rPr>
          <w:rFonts w:ascii="Times New Roman" w:eastAsia="Times New Roman" w:hAnsi="Times New Roman" w:cs="Times New Roman"/>
          <w:kern w:val="0"/>
          <w:sz w:val="24"/>
          <w:szCs w:val="24"/>
          <w:lang w:val="en-GB" w:eastAsia="en-GB"/>
          <w14:ligatures w14:val="none"/>
        </w:rPr>
        <w:t>z</w:t>
      </w:r>
      <w:r w:rsidR="00FE311E" w:rsidRPr="00FC00F3">
        <w:rPr>
          <w:rFonts w:ascii="Times New Roman" w:eastAsia="Times New Roman" w:hAnsi="Times New Roman" w:cs="Times New Roman"/>
          <w:kern w:val="0"/>
          <w:sz w:val="24"/>
          <w:szCs w:val="24"/>
          <w:lang w:val="en-GB" w:eastAsia="en-GB"/>
          <w14:ligatures w14:val="none"/>
        </w:rPr>
        <w:t xml:space="preserve">ing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00FE311E" w:rsidRPr="00FC00F3">
        <w:rPr>
          <w:rFonts w:ascii="Times New Roman" w:eastAsia="Times New Roman" w:hAnsi="Times New Roman" w:cs="Times New Roman"/>
          <w:kern w:val="0"/>
          <w:sz w:val="24"/>
          <w:szCs w:val="24"/>
          <w:lang w:val="en-GB" w:eastAsia="en-GB"/>
          <w14:ligatures w14:val="none"/>
        </w:rPr>
        <w:t>s</w:t>
      </w:r>
      <w:proofErr w:type="spellEnd"/>
      <w:r w:rsidR="00FE311E" w:rsidRPr="00FC00F3">
        <w:rPr>
          <w:rFonts w:ascii="Times New Roman" w:eastAsia="Times New Roman" w:hAnsi="Times New Roman" w:cs="Times New Roman"/>
          <w:kern w:val="0"/>
          <w:sz w:val="24"/>
          <w:szCs w:val="24"/>
          <w:lang w:val="en-GB" w:eastAsia="en-GB"/>
          <w14:ligatures w14:val="none"/>
        </w:rPr>
        <w:t xml:space="preserve">. </w:t>
      </w:r>
      <w:r w:rsidR="0077053F" w:rsidRPr="00FC00F3">
        <w:rPr>
          <w:rFonts w:ascii="Times New Roman" w:eastAsia="Times New Roman" w:hAnsi="Times New Roman" w:cs="Times New Roman"/>
          <w:kern w:val="0"/>
          <w:sz w:val="24"/>
          <w:szCs w:val="24"/>
          <w:lang w:val="en-GB" w:eastAsia="en-GB"/>
          <w14:ligatures w14:val="none"/>
        </w:rPr>
        <w:t xml:space="preserve">These are </w:t>
      </w:r>
      <w:r w:rsidR="00712A52" w:rsidRPr="00FC00F3">
        <w:rPr>
          <w:rFonts w:ascii="Times New Roman" w:eastAsia="Times New Roman" w:hAnsi="Times New Roman" w:cs="Times New Roman"/>
          <w:kern w:val="0"/>
          <w:sz w:val="24"/>
          <w:szCs w:val="24"/>
          <w:lang w:val="en-GB" w:eastAsia="en-GB"/>
          <w14:ligatures w14:val="none"/>
        </w:rPr>
        <w:t>important</w:t>
      </w:r>
      <w:r w:rsidR="0077053F" w:rsidRPr="00FC00F3">
        <w:rPr>
          <w:rFonts w:ascii="Times New Roman" w:eastAsia="Times New Roman" w:hAnsi="Times New Roman" w:cs="Times New Roman"/>
          <w:kern w:val="0"/>
          <w:sz w:val="24"/>
          <w:szCs w:val="24"/>
          <w:lang w:val="en-GB" w:eastAsia="en-GB"/>
          <w14:ligatures w14:val="none"/>
        </w:rPr>
        <w:t xml:space="preserve"> findings </w:t>
      </w:r>
      <w:r w:rsidR="00BF235E" w:rsidRPr="00FC00F3">
        <w:rPr>
          <w:rFonts w:ascii="Times New Roman" w:eastAsia="Times New Roman" w:hAnsi="Times New Roman" w:cs="Times New Roman"/>
          <w:kern w:val="0"/>
          <w:sz w:val="24"/>
          <w:szCs w:val="24"/>
          <w:lang w:val="en-GB" w:eastAsia="en-GB"/>
          <w14:ligatures w14:val="none"/>
        </w:rPr>
        <w:t xml:space="preserve">because COS-P is a program that has been widely disseminated but not been extensively researched, and of the </w:t>
      </w:r>
      <w:r w:rsidR="0077053F" w:rsidRPr="00FC00F3">
        <w:rPr>
          <w:rFonts w:ascii="Times New Roman" w:eastAsia="Times New Roman" w:hAnsi="Times New Roman" w:cs="Times New Roman"/>
          <w:kern w:val="0"/>
          <w:sz w:val="24"/>
          <w:szCs w:val="24"/>
          <w:lang w:val="en-GB" w:eastAsia="en-GB"/>
          <w14:ligatures w14:val="none"/>
        </w:rPr>
        <w:t>studies</w:t>
      </w:r>
      <w:r w:rsidR="00BF235E" w:rsidRPr="00FC00F3">
        <w:rPr>
          <w:rFonts w:ascii="Times New Roman" w:eastAsia="Times New Roman" w:hAnsi="Times New Roman" w:cs="Times New Roman"/>
          <w:kern w:val="0"/>
          <w:sz w:val="24"/>
          <w:szCs w:val="24"/>
          <w:lang w:val="en-GB" w:eastAsia="en-GB"/>
          <w14:ligatures w14:val="none"/>
        </w:rPr>
        <w:t xml:space="preserve"> conducted to date, results have been mixed </w:t>
      </w:r>
      <w:r w:rsidR="00BF235E" w:rsidRPr="00FC00F3">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D2403F">
        <w:rPr>
          <w:rFonts w:ascii="Times New Roman" w:eastAsia="Times New Roman" w:hAnsi="Times New Roman" w:cs="Times New Roman"/>
          <w:kern w:val="0"/>
          <w:sz w:val="24"/>
          <w:szCs w:val="24"/>
          <w:lang w:val="en-GB" w:eastAsia="en-GB"/>
          <w14:ligatures w14:val="none"/>
        </w:rPr>
        <w:instrText xml:space="preserve"> ADDIN EN.CITE </w:instrText>
      </w:r>
      <w:r w:rsidR="00D2403F">
        <w:rPr>
          <w:rFonts w:ascii="Times New Roman" w:eastAsia="Times New Roman" w:hAnsi="Times New Roman" w:cs="Times New Roman"/>
          <w:kern w:val="0"/>
          <w:sz w:val="24"/>
          <w:szCs w:val="24"/>
          <w:lang w:val="en-GB" w:eastAsia="en-GB"/>
          <w14:ligatures w14:val="none"/>
        </w:rPr>
        <w:fldChar w:fldCharType="begin">
          <w:fldData xml:space="preserve">PEVuZE5vdGU+PENpdGU+PEF1dGhvcj5DYXNzaWR5PC9BdXRob3I+PFllYXI+MjAxNzwvWWVhcj48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</w:fldData>
        </w:fldChar>
      </w:r>
      <w:r w:rsidR="00D2403F">
        <w:rPr>
          <w:rFonts w:ascii="Times New Roman" w:eastAsia="Times New Roman" w:hAnsi="Times New Roman" w:cs="Times New Roman"/>
          <w:kern w:val="0"/>
          <w:sz w:val="24"/>
          <w:szCs w:val="24"/>
          <w:lang w:val="en-GB" w:eastAsia="en-GB"/>
          <w14:ligatures w14:val="none"/>
        </w:rPr>
        <w:instrText xml:space="preserve"> ADDIN EN.CITE.DATA </w:instrText>
      </w:r>
      <w:r w:rsidR="00D2403F">
        <w:rPr>
          <w:rFonts w:ascii="Times New Roman" w:eastAsia="Times New Roman" w:hAnsi="Times New Roman" w:cs="Times New Roman"/>
          <w:kern w:val="0"/>
          <w:sz w:val="24"/>
          <w:szCs w:val="24"/>
          <w:lang w:val="en-GB" w:eastAsia="en-GB"/>
          <w14:ligatures w14:val="none"/>
        </w:rPr>
      </w:r>
      <w:r w:rsidR="00D2403F">
        <w:rPr>
          <w:rFonts w:ascii="Times New Roman" w:eastAsia="Times New Roman" w:hAnsi="Times New Roman" w:cs="Times New Roman"/>
          <w:kern w:val="0"/>
          <w:sz w:val="24"/>
          <w:szCs w:val="24"/>
          <w:lang w:val="en-GB" w:eastAsia="en-GB"/>
          <w14:ligatures w14:val="none"/>
        </w:rPr>
        <w:fldChar w:fldCharType="end"/>
      </w:r>
      <w:r w:rsidR="00BF235E" w:rsidRPr="00FC00F3">
        <w:rPr>
          <w:rFonts w:ascii="Times New Roman" w:eastAsia="Times New Roman" w:hAnsi="Times New Roman" w:cs="Times New Roman"/>
          <w:kern w:val="0"/>
          <w:sz w:val="24"/>
          <w:szCs w:val="24"/>
          <w:lang w:val="en-GB" w:eastAsia="en-GB"/>
          <w14:ligatures w14:val="none"/>
        </w:rPr>
      </w:r>
      <w:r w:rsidR="00BF235E"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(Cassidy et al., 2017; Risholm Mothander et al., 2018; Zimmer-Gembeck et al., 2022)</w:t>
      </w:r>
      <w:r w:rsidR="00BF235E" w:rsidRPr="00FC00F3">
        <w:rPr>
          <w:rFonts w:ascii="Times New Roman" w:eastAsia="Times New Roman" w:hAnsi="Times New Roman" w:cs="Times New Roman"/>
          <w:kern w:val="0"/>
          <w:sz w:val="24"/>
          <w:szCs w:val="24"/>
          <w:lang w:val="en-GB" w:eastAsia="en-GB"/>
          <w14:ligatures w14:val="none"/>
        </w:rPr>
        <w:fldChar w:fldCharType="end"/>
      </w:r>
      <w:r w:rsidR="00BF235E" w:rsidRPr="00FC00F3">
        <w:rPr>
          <w:rFonts w:ascii="Times New Roman" w:eastAsia="Times New Roman" w:hAnsi="Times New Roman" w:cs="Times New Roman"/>
          <w:kern w:val="0"/>
          <w:sz w:val="24"/>
          <w:szCs w:val="24"/>
          <w:lang w:val="en-GB" w:eastAsia="en-GB"/>
          <w14:ligatures w14:val="none"/>
        </w:rPr>
        <w:t xml:space="preserve">. </w:t>
      </w:r>
      <w:r w:rsidR="0077053F" w:rsidRPr="00FC00F3">
        <w:rPr>
          <w:rFonts w:ascii="Times New Roman" w:eastAsia="Times New Roman" w:hAnsi="Times New Roman" w:cs="Times New Roman"/>
          <w:kern w:val="0"/>
          <w:sz w:val="24"/>
          <w:szCs w:val="24"/>
          <w:lang w:val="en-GB" w:eastAsia="en-GB"/>
          <w14:ligatures w14:val="none"/>
        </w:rPr>
        <w:t>The findings</w:t>
      </w:r>
      <w:r w:rsidR="00FE311E" w:rsidRPr="00FC00F3">
        <w:rPr>
          <w:rFonts w:ascii="Times New Roman" w:eastAsia="Times New Roman" w:hAnsi="Times New Roman" w:cs="Times New Roman"/>
          <w:kern w:val="0"/>
          <w:sz w:val="24"/>
          <w:szCs w:val="24"/>
          <w:lang w:val="en-GB" w:eastAsia="en-GB"/>
          <w14:ligatures w14:val="none"/>
        </w:rPr>
        <w:t xml:space="preserve"> </w:t>
      </w:r>
      <w:r w:rsidR="0077053F" w:rsidRPr="00FC00F3">
        <w:rPr>
          <w:rFonts w:ascii="Times New Roman" w:eastAsia="Times New Roman" w:hAnsi="Times New Roman" w:cs="Times New Roman"/>
          <w:kern w:val="0"/>
          <w:sz w:val="24"/>
          <w:szCs w:val="24"/>
          <w:lang w:val="en-GB" w:eastAsia="en-GB"/>
          <w14:ligatures w14:val="none"/>
        </w:rPr>
        <w:t xml:space="preserve">in this </w:t>
      </w:r>
      <w:r w:rsidR="00712A52" w:rsidRPr="00FC00F3">
        <w:rPr>
          <w:rFonts w:ascii="Times New Roman" w:eastAsia="Times New Roman" w:hAnsi="Times New Roman" w:cs="Times New Roman"/>
          <w:kern w:val="0"/>
          <w:sz w:val="24"/>
          <w:szCs w:val="24"/>
          <w:lang w:val="en-GB" w:eastAsia="en-GB"/>
          <w14:ligatures w14:val="none"/>
        </w:rPr>
        <w:t xml:space="preserve">study, with this </w:t>
      </w:r>
      <w:proofErr w:type="gramStart"/>
      <w:r w:rsidR="00712A52" w:rsidRPr="00FC00F3">
        <w:rPr>
          <w:rFonts w:ascii="Times New Roman" w:eastAsia="Times New Roman" w:hAnsi="Times New Roman" w:cs="Times New Roman"/>
          <w:kern w:val="0"/>
          <w:sz w:val="24"/>
          <w:szCs w:val="24"/>
          <w:lang w:val="en-GB" w:eastAsia="en-GB"/>
          <w14:ligatures w14:val="none"/>
        </w:rPr>
        <w:t xml:space="preserve">particular </w:t>
      </w:r>
      <w:r w:rsidR="0077053F" w:rsidRPr="00FC00F3">
        <w:rPr>
          <w:rFonts w:ascii="Times New Roman" w:eastAsia="Times New Roman" w:hAnsi="Times New Roman" w:cs="Times New Roman"/>
          <w:kern w:val="0"/>
          <w:sz w:val="24"/>
          <w:szCs w:val="24"/>
          <w:lang w:val="en-GB" w:eastAsia="en-GB"/>
          <w14:ligatures w14:val="none"/>
        </w:rPr>
        <w:t>sample</w:t>
      </w:r>
      <w:proofErr w:type="gramEnd"/>
      <w:r w:rsidR="00712A52" w:rsidRPr="00FC00F3">
        <w:rPr>
          <w:rFonts w:ascii="Times New Roman" w:eastAsia="Times New Roman" w:hAnsi="Times New Roman" w:cs="Times New Roman"/>
          <w:kern w:val="0"/>
          <w:sz w:val="24"/>
          <w:szCs w:val="24"/>
          <w:lang w:val="en-GB" w:eastAsia="en-GB"/>
          <w14:ligatures w14:val="none"/>
        </w:rPr>
        <w:t xml:space="preserve"> of parent-toddler dyads (all who presented with toddler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proofErr w:type="spellEnd"/>
      <w:r w:rsidR="00712A52" w:rsidRPr="00FC00F3">
        <w:rPr>
          <w:rFonts w:ascii="Times New Roman" w:eastAsia="Times New Roman" w:hAnsi="Times New Roman" w:cs="Times New Roman"/>
          <w:kern w:val="0"/>
          <w:sz w:val="24"/>
          <w:szCs w:val="24"/>
          <w:lang w:val="en-GB" w:eastAsia="en-GB"/>
          <w14:ligatures w14:val="none"/>
        </w:rPr>
        <w:t xml:space="preserve"> issues)</w:t>
      </w:r>
      <w:r w:rsidR="0077053F" w:rsidRPr="00FC00F3">
        <w:rPr>
          <w:rFonts w:ascii="Times New Roman" w:eastAsia="Times New Roman" w:hAnsi="Times New Roman" w:cs="Times New Roman"/>
          <w:kern w:val="0"/>
          <w:sz w:val="24"/>
          <w:szCs w:val="24"/>
          <w:lang w:val="en-GB" w:eastAsia="en-GB"/>
          <w14:ligatures w14:val="none"/>
        </w:rPr>
        <w:t xml:space="preserve"> </w:t>
      </w:r>
      <w:r w:rsidR="00FE311E" w:rsidRPr="00FC00F3">
        <w:rPr>
          <w:rFonts w:ascii="Times New Roman" w:eastAsia="Times New Roman" w:hAnsi="Times New Roman" w:cs="Times New Roman"/>
          <w:kern w:val="0"/>
          <w:sz w:val="24"/>
          <w:szCs w:val="24"/>
          <w:lang w:val="en-GB" w:eastAsia="en-GB"/>
          <w14:ligatures w14:val="none"/>
        </w:rPr>
        <w:t>are impressive given that</w:t>
      </w:r>
      <w:r w:rsidR="000704F0" w:rsidRPr="00FC00F3">
        <w:rPr>
          <w:rFonts w:ascii="Times New Roman" w:eastAsia="Times New Roman" w:hAnsi="Times New Roman" w:cs="Times New Roman"/>
          <w:kern w:val="0"/>
          <w:sz w:val="24"/>
          <w:szCs w:val="24"/>
          <w:lang w:val="en-GB" w:eastAsia="en-GB"/>
          <w14:ligatures w14:val="none"/>
        </w:rPr>
        <w:t xml:space="preserve"> COS-P </w:t>
      </w:r>
      <w:r w:rsidR="00B618D6" w:rsidRPr="00FC00F3">
        <w:rPr>
          <w:rFonts w:ascii="Times New Roman" w:eastAsia="Times New Roman" w:hAnsi="Times New Roman" w:cs="Times New Roman"/>
          <w:kern w:val="0"/>
          <w:sz w:val="24"/>
          <w:szCs w:val="24"/>
          <w:lang w:val="en-GB" w:eastAsia="en-GB"/>
          <w14:ligatures w14:val="none"/>
        </w:rPr>
        <w:t xml:space="preserve">is </w:t>
      </w:r>
      <w:r w:rsidR="00FE311E" w:rsidRPr="00FC00F3">
        <w:rPr>
          <w:rFonts w:ascii="Times New Roman" w:eastAsia="Times New Roman" w:hAnsi="Times New Roman" w:cs="Times New Roman"/>
          <w:kern w:val="0"/>
          <w:sz w:val="24"/>
          <w:szCs w:val="24"/>
          <w:lang w:val="en-GB" w:eastAsia="en-GB"/>
          <w14:ligatures w14:val="none"/>
        </w:rPr>
        <w:t xml:space="preserve">not </w:t>
      </w:r>
      <w:r w:rsidR="00B618D6" w:rsidRPr="00FC00F3">
        <w:rPr>
          <w:rFonts w:ascii="Times New Roman" w:eastAsia="Times New Roman" w:hAnsi="Times New Roman" w:cs="Times New Roman"/>
          <w:kern w:val="0"/>
          <w:sz w:val="24"/>
          <w:szCs w:val="24"/>
          <w:lang w:val="en-GB" w:eastAsia="en-GB"/>
          <w14:ligatures w14:val="none"/>
        </w:rPr>
        <w:t xml:space="preserve">designed specifically for toddler-aged children with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00B618D6" w:rsidRPr="00FC00F3">
        <w:rPr>
          <w:rFonts w:ascii="Times New Roman" w:eastAsia="Times New Roman" w:hAnsi="Times New Roman" w:cs="Times New Roman"/>
          <w:kern w:val="0"/>
          <w:sz w:val="24"/>
          <w:szCs w:val="24"/>
          <w:lang w:val="en-GB" w:eastAsia="en-GB"/>
          <w14:ligatures w14:val="none"/>
        </w:rPr>
        <w:t>al</w:t>
      </w:r>
      <w:proofErr w:type="spellEnd"/>
      <w:r w:rsidR="00B618D6" w:rsidRPr="00FC00F3">
        <w:rPr>
          <w:rFonts w:ascii="Times New Roman" w:eastAsia="Times New Roman" w:hAnsi="Times New Roman" w:cs="Times New Roman"/>
          <w:kern w:val="0"/>
          <w:sz w:val="24"/>
          <w:szCs w:val="24"/>
          <w:lang w:val="en-GB" w:eastAsia="en-GB"/>
          <w14:ligatures w14:val="none"/>
        </w:rPr>
        <w:t xml:space="preserve"> issues</w:t>
      </w:r>
      <w:r w:rsidR="00FE311E" w:rsidRPr="00FC00F3">
        <w:rPr>
          <w:rFonts w:ascii="Times New Roman" w:eastAsia="Times New Roman" w:hAnsi="Times New Roman" w:cs="Times New Roman"/>
          <w:kern w:val="0"/>
          <w:sz w:val="24"/>
          <w:szCs w:val="24"/>
          <w:lang w:val="en-GB" w:eastAsia="en-GB"/>
          <w14:ligatures w14:val="none"/>
        </w:rPr>
        <w:t xml:space="preserve"> but is rather </w:t>
      </w:r>
      <w:r w:rsidR="00B618D6" w:rsidRPr="00FC00F3">
        <w:rPr>
          <w:rFonts w:ascii="Times New Roman" w:eastAsia="Times New Roman" w:hAnsi="Times New Roman" w:cs="Times New Roman"/>
          <w:kern w:val="0"/>
          <w:sz w:val="24"/>
          <w:szCs w:val="24"/>
          <w:lang w:val="en-GB" w:eastAsia="en-GB"/>
          <w14:ligatures w14:val="none"/>
        </w:rPr>
        <w:t xml:space="preserve">a more general parenting program (for children of all ages, and not focused specifically on addressing </w:t>
      </w:r>
      <w:proofErr w:type="spellStart"/>
      <w:r w:rsidR="00B618D6" w:rsidRPr="00FC00F3">
        <w:rPr>
          <w:rFonts w:ascii="Times New Roman" w:eastAsia="Times New Roman" w:hAnsi="Times New Roman" w:cs="Times New Roman"/>
          <w:kern w:val="0"/>
          <w:sz w:val="24"/>
          <w:szCs w:val="24"/>
          <w:lang w:val="en-GB" w:eastAsia="en-GB"/>
          <w14:ligatures w14:val="none"/>
        </w:rPr>
        <w:t>behavioral</w:t>
      </w:r>
      <w:proofErr w:type="spellEnd"/>
      <w:r w:rsidR="00B618D6" w:rsidRPr="00FC00F3">
        <w:rPr>
          <w:rFonts w:ascii="Times New Roman" w:eastAsia="Times New Roman" w:hAnsi="Times New Roman" w:cs="Times New Roman"/>
          <w:kern w:val="0"/>
          <w:sz w:val="24"/>
          <w:szCs w:val="24"/>
          <w:lang w:val="en-GB" w:eastAsia="en-GB"/>
          <w14:ligatures w14:val="none"/>
        </w:rPr>
        <w:t xml:space="preserve"> issues)</w:t>
      </w:r>
      <w:r w:rsidR="00712A52" w:rsidRPr="00FC00F3">
        <w:rPr>
          <w:rFonts w:ascii="Times New Roman" w:eastAsia="Times New Roman" w:hAnsi="Times New Roman" w:cs="Times New Roman"/>
          <w:kern w:val="0"/>
          <w:sz w:val="24"/>
          <w:szCs w:val="24"/>
          <w:lang w:val="en-GB" w:eastAsia="en-GB"/>
          <w14:ligatures w14:val="none"/>
        </w:rPr>
        <w:t xml:space="preserve">. </w:t>
      </w:r>
      <w:r w:rsidR="0077053F" w:rsidRPr="00FC00F3">
        <w:rPr>
          <w:rFonts w:ascii="Times New Roman" w:eastAsia="Times New Roman" w:hAnsi="Times New Roman" w:cs="Times New Roman"/>
          <w:kern w:val="0"/>
          <w:sz w:val="24"/>
          <w:szCs w:val="24"/>
          <w:lang w:val="en-GB" w:eastAsia="en-GB"/>
          <w14:ligatures w14:val="none"/>
        </w:rPr>
        <w:t>It is of note that p</w:t>
      </w:r>
      <w:r w:rsidR="00F57CF6" w:rsidRPr="00FC00F3">
        <w:rPr>
          <w:rFonts w:ascii="Times New Roman" w:eastAsia="Times New Roman" w:hAnsi="Times New Roman" w:cs="Times New Roman"/>
          <w:kern w:val="0"/>
          <w:sz w:val="24"/>
          <w:szCs w:val="24"/>
          <w:lang w:val="en-GB" w:eastAsia="en-GB"/>
          <w14:ligatures w14:val="none"/>
        </w:rPr>
        <w:t xml:space="preserve">arents who attended COS-P did not report </w:t>
      </w:r>
      <w:r w:rsidR="00F57CF6" w:rsidRPr="00FC00F3">
        <w:rPr>
          <w:rFonts w:ascii="Times New Roman" w:eastAsia="Times New Roman" w:hAnsi="Times New Roman" w:cs="Times New Roman"/>
          <w:kern w:val="0"/>
          <w:sz w:val="24"/>
          <w:szCs w:val="24"/>
          <w:lang w:val="en-GB" w:eastAsia="en-GB"/>
          <w14:ligatures w14:val="none"/>
        </w:rPr>
        <w:lastRenderedPageBreak/>
        <w:t>changes in</w:t>
      </w:r>
      <w:r w:rsidR="00AF7D91" w:rsidRPr="00FC00F3">
        <w:rPr>
          <w:rFonts w:ascii="Times New Roman" w:eastAsia="Times New Roman" w:hAnsi="Times New Roman" w:cs="Times New Roman"/>
          <w:kern w:val="0"/>
          <w:sz w:val="24"/>
          <w:szCs w:val="24"/>
          <w:lang w:val="en-GB" w:eastAsia="en-GB"/>
          <w14:ligatures w14:val="none"/>
        </w:rPr>
        <w:t xml:space="preserve"> </w:t>
      </w:r>
      <w:r w:rsidR="00485F64" w:rsidRPr="00FC00F3">
        <w:rPr>
          <w:rFonts w:ascii="Times New Roman" w:eastAsia="Times New Roman" w:hAnsi="Times New Roman" w:cs="Times New Roman"/>
          <w:kern w:val="0"/>
          <w:sz w:val="24"/>
          <w:szCs w:val="24"/>
          <w:lang w:val="en-GB" w:eastAsia="en-GB"/>
          <w14:ligatures w14:val="none"/>
        </w:rPr>
        <w:t xml:space="preserve">areas that </w:t>
      </w:r>
      <w:r w:rsidR="00F57CF6" w:rsidRPr="00FC00F3">
        <w:rPr>
          <w:rFonts w:ascii="Times New Roman" w:eastAsia="Times New Roman" w:hAnsi="Times New Roman" w:cs="Times New Roman"/>
          <w:kern w:val="0"/>
          <w:sz w:val="24"/>
          <w:szCs w:val="24"/>
          <w:lang w:val="en-GB" w:eastAsia="en-GB"/>
          <w14:ligatures w14:val="none"/>
        </w:rPr>
        <w:t xml:space="preserve">the program specifically targets, e.g., parental reflectiveness, </w:t>
      </w:r>
      <w:r w:rsidR="00E45233" w:rsidRPr="00FC00F3">
        <w:rPr>
          <w:rFonts w:ascii="Times New Roman" w:eastAsia="Times New Roman" w:hAnsi="Times New Roman" w:cs="Times New Roman"/>
          <w:kern w:val="0"/>
          <w:sz w:val="24"/>
          <w:szCs w:val="24"/>
          <w:lang w:val="en-GB" w:eastAsia="en-GB"/>
          <w14:ligatures w14:val="none"/>
        </w:rPr>
        <w:t>caregiving helplessness</w:t>
      </w:r>
      <w:r w:rsidR="00485F64" w:rsidRPr="00FC00F3">
        <w:rPr>
          <w:rFonts w:ascii="Times New Roman" w:eastAsia="Times New Roman" w:hAnsi="Times New Roman" w:cs="Times New Roman"/>
          <w:kern w:val="0"/>
          <w:sz w:val="24"/>
          <w:szCs w:val="24"/>
          <w:lang w:val="en-GB" w:eastAsia="en-GB"/>
          <w14:ligatures w14:val="none"/>
        </w:rPr>
        <w:t>, and child attachment</w:t>
      </w:r>
      <w:r w:rsidR="00712A52" w:rsidRPr="00FC00F3">
        <w:rPr>
          <w:rFonts w:ascii="Times New Roman" w:eastAsia="Times New Roman" w:hAnsi="Times New Roman" w:cs="Times New Roman"/>
          <w:kern w:val="0"/>
          <w:sz w:val="24"/>
          <w:szCs w:val="24"/>
          <w:lang w:val="en-GB" w:eastAsia="en-GB"/>
          <w14:ligatures w14:val="none"/>
        </w:rPr>
        <w:t xml:space="preserve">. </w:t>
      </w:r>
      <w:bookmarkStart w:id="181" w:name="_Hlk179523822"/>
      <w:ins w:id="182" w:author="Jane Kohlhoff" w:date="2024-10-11T07:15:00Z" w16du:dateUtc="2024-10-10T20:15:00Z">
        <w:r w:rsidR="008450C7">
          <w:rPr>
            <w:rFonts w:ascii="Times New Roman" w:eastAsia="Times New Roman" w:hAnsi="Times New Roman" w:cs="Times New Roman"/>
            <w:kern w:val="0"/>
            <w:sz w:val="24"/>
            <w:szCs w:val="24"/>
            <w:lang w:val="en-GB" w:eastAsia="en-GB"/>
            <w14:ligatures w14:val="none"/>
          </w:rPr>
          <w:t>It must be noted, however, that t</w:t>
        </w:r>
      </w:ins>
      <w:ins w:id="183" w:author="Jane Kohlhoff" w:date="2024-10-11T07:11:00Z" w16du:dateUtc="2024-10-10T20:11:00Z">
        <w:r w:rsidR="005D32D2">
          <w:rPr>
            <w:rFonts w:ascii="Times New Roman" w:eastAsia="Times New Roman" w:hAnsi="Times New Roman" w:cs="Times New Roman"/>
            <w:kern w:val="0"/>
            <w:sz w:val="24"/>
            <w:szCs w:val="24"/>
            <w:lang w:val="en-GB" w:eastAsia="en-GB"/>
            <w14:ligatures w14:val="none"/>
          </w:rPr>
          <w:t>he sample was</w:t>
        </w:r>
      </w:ins>
      <w:ins w:id="184" w:author="Jane Kohlhoff" w:date="2024-10-11T07:15:00Z" w16du:dateUtc="2024-10-10T20:15:00Z">
        <w:r w:rsidR="008450C7">
          <w:rPr>
            <w:rFonts w:ascii="Times New Roman" w:eastAsia="Times New Roman" w:hAnsi="Times New Roman" w:cs="Times New Roman"/>
            <w:kern w:val="0"/>
            <w:sz w:val="24"/>
            <w:szCs w:val="24"/>
            <w:lang w:val="en-GB" w:eastAsia="en-GB"/>
            <w14:ligatures w14:val="none"/>
          </w:rPr>
          <w:t xml:space="preserve"> </w:t>
        </w:r>
      </w:ins>
      <w:ins w:id="185" w:author="Jane Kohlhoff" w:date="2024-10-11T07:11:00Z" w16du:dateUtc="2024-10-10T20:11:00Z">
        <w:r w:rsidR="005D32D2">
          <w:rPr>
            <w:rFonts w:ascii="Times New Roman" w:eastAsia="Times New Roman" w:hAnsi="Times New Roman" w:cs="Times New Roman"/>
            <w:kern w:val="0"/>
            <w:sz w:val="24"/>
            <w:szCs w:val="24"/>
            <w:lang w:val="en-GB" w:eastAsia="en-GB"/>
            <w14:ligatures w14:val="none"/>
          </w:rPr>
          <w:t xml:space="preserve">a clinical sample (i.e., of parents presenting with concerns about toddler behaviour issues) and </w:t>
        </w:r>
      </w:ins>
      <w:ins w:id="186" w:author="Jane Kohlhoff" w:date="2024-10-11T07:15:00Z" w16du:dateUtc="2024-10-10T20:15:00Z">
        <w:r w:rsidR="008450C7">
          <w:rPr>
            <w:rFonts w:ascii="Times New Roman" w:eastAsia="Times New Roman" w:hAnsi="Times New Roman" w:cs="Times New Roman"/>
            <w:kern w:val="0"/>
            <w:sz w:val="24"/>
            <w:szCs w:val="24"/>
            <w:lang w:val="en-GB" w:eastAsia="en-GB"/>
            <w14:ligatures w14:val="none"/>
          </w:rPr>
          <w:t xml:space="preserve">that </w:t>
        </w:r>
      </w:ins>
      <w:ins w:id="187" w:author="Jane Kohlhoff" w:date="2024-10-11T07:11:00Z" w16du:dateUtc="2024-10-10T20:11:00Z">
        <w:r w:rsidR="005D32D2">
          <w:rPr>
            <w:rFonts w:ascii="Times New Roman" w:eastAsia="Times New Roman" w:hAnsi="Times New Roman" w:cs="Times New Roman"/>
            <w:kern w:val="0"/>
            <w:sz w:val="24"/>
            <w:szCs w:val="24"/>
            <w:lang w:val="en-GB" w:eastAsia="en-GB"/>
            <w14:ligatures w14:val="none"/>
          </w:rPr>
          <w:t xml:space="preserve">COS-P </w:t>
        </w:r>
      </w:ins>
      <w:ins w:id="188" w:author="Jane Kohlhoff" w:date="2024-10-11T07:12:00Z" w16du:dateUtc="2024-10-10T20:12:00Z">
        <w:r w:rsidR="005D32D2">
          <w:rPr>
            <w:rFonts w:ascii="Times New Roman" w:eastAsia="Times New Roman" w:hAnsi="Times New Roman" w:cs="Times New Roman"/>
            <w:kern w:val="0"/>
            <w:sz w:val="24"/>
            <w:szCs w:val="24"/>
            <w:lang w:val="en-GB" w:eastAsia="en-GB"/>
            <w14:ligatures w14:val="none"/>
          </w:rPr>
          <w:t xml:space="preserve">was developed as a </w:t>
        </w:r>
        <w:proofErr w:type="gramStart"/>
        <w:r w:rsidR="005D32D2">
          <w:rPr>
            <w:rFonts w:ascii="Times New Roman" w:eastAsia="Times New Roman" w:hAnsi="Times New Roman" w:cs="Times New Roman"/>
            <w:kern w:val="0"/>
            <w:sz w:val="24"/>
            <w:szCs w:val="24"/>
            <w:lang w:val="en-GB" w:eastAsia="en-GB"/>
            <w14:ligatures w14:val="none"/>
          </w:rPr>
          <w:t>psycho-education</w:t>
        </w:r>
        <w:proofErr w:type="gramEnd"/>
        <w:r w:rsidR="005D32D2">
          <w:rPr>
            <w:rFonts w:ascii="Times New Roman" w:eastAsia="Times New Roman" w:hAnsi="Times New Roman" w:cs="Times New Roman"/>
            <w:kern w:val="0"/>
            <w:sz w:val="24"/>
            <w:szCs w:val="24"/>
            <w:lang w:val="en-GB" w:eastAsia="en-GB"/>
            <w14:ligatures w14:val="none"/>
          </w:rPr>
          <w:t xml:space="preserve"> rather than clinical intervention program. </w:t>
        </w:r>
      </w:ins>
      <w:ins w:id="189" w:author="Jane Kohlhoff" w:date="2024-10-11T07:09:00Z" w16du:dateUtc="2024-10-10T20:09:00Z">
        <w:r w:rsidR="005D32D2">
          <w:rPr>
            <w:rFonts w:ascii="Times New Roman" w:eastAsia="Times New Roman" w:hAnsi="Times New Roman" w:cs="Times New Roman"/>
            <w:kern w:val="0"/>
            <w:sz w:val="24"/>
            <w:szCs w:val="24"/>
            <w:lang w:val="en-GB" w:eastAsia="en-GB"/>
            <w14:ligatures w14:val="none"/>
          </w:rPr>
          <w:t xml:space="preserve">It is </w:t>
        </w:r>
      </w:ins>
      <w:ins w:id="190" w:author="Jane Kohlhoff" w:date="2024-10-11T07:12:00Z" w16du:dateUtc="2024-10-10T20:12:00Z">
        <w:r w:rsidR="005D32D2">
          <w:rPr>
            <w:rFonts w:ascii="Times New Roman" w:eastAsia="Times New Roman" w:hAnsi="Times New Roman" w:cs="Times New Roman"/>
            <w:kern w:val="0"/>
            <w:sz w:val="24"/>
            <w:szCs w:val="24"/>
            <w:lang w:val="en-GB" w:eastAsia="en-GB"/>
            <w14:ligatures w14:val="none"/>
          </w:rPr>
          <w:t xml:space="preserve">therefore </w:t>
        </w:r>
      </w:ins>
      <w:ins w:id="191" w:author="Jane Kohlhoff" w:date="2024-10-11T07:09:00Z" w16du:dateUtc="2024-10-10T20:09:00Z">
        <w:r w:rsidR="005D32D2">
          <w:rPr>
            <w:rFonts w:ascii="Times New Roman" w:eastAsia="Times New Roman" w:hAnsi="Times New Roman" w:cs="Times New Roman"/>
            <w:kern w:val="0"/>
            <w:sz w:val="24"/>
            <w:szCs w:val="24"/>
            <w:lang w:val="en-GB" w:eastAsia="en-GB"/>
            <w14:ligatures w14:val="none"/>
          </w:rPr>
          <w:t xml:space="preserve">possible that </w:t>
        </w:r>
      </w:ins>
      <w:ins w:id="192" w:author="Jane Kohlhoff" w:date="2024-10-11T07:10:00Z" w16du:dateUtc="2024-10-10T20:10:00Z">
        <w:r w:rsidR="005D32D2">
          <w:rPr>
            <w:rFonts w:ascii="Times New Roman" w:eastAsia="Times New Roman" w:hAnsi="Times New Roman" w:cs="Times New Roman"/>
            <w:kern w:val="0"/>
            <w:sz w:val="24"/>
            <w:szCs w:val="24"/>
            <w:lang w:val="en-GB" w:eastAsia="en-GB"/>
            <w14:ligatures w14:val="none"/>
          </w:rPr>
          <w:t xml:space="preserve">COS-P </w:t>
        </w:r>
      </w:ins>
      <w:ins w:id="193" w:author="Jane Kohlhoff" w:date="2024-10-11T07:12:00Z" w16du:dateUtc="2024-10-10T20:12:00Z">
        <w:r w:rsidR="005D32D2">
          <w:rPr>
            <w:rFonts w:ascii="Times New Roman" w:eastAsia="Times New Roman" w:hAnsi="Times New Roman" w:cs="Times New Roman"/>
            <w:kern w:val="0"/>
            <w:sz w:val="24"/>
            <w:szCs w:val="24"/>
            <w:lang w:val="en-GB" w:eastAsia="en-GB"/>
            <w14:ligatures w14:val="none"/>
          </w:rPr>
          <w:t>was</w:t>
        </w:r>
      </w:ins>
      <w:ins w:id="194" w:author="Jane Kohlhoff" w:date="2024-10-11T07:10:00Z" w16du:dateUtc="2024-10-10T20:10:00Z">
        <w:r w:rsidR="005D32D2">
          <w:rPr>
            <w:rFonts w:ascii="Times New Roman" w:eastAsia="Times New Roman" w:hAnsi="Times New Roman" w:cs="Times New Roman"/>
            <w:kern w:val="0"/>
            <w:sz w:val="24"/>
            <w:szCs w:val="24"/>
            <w:lang w:val="en-GB" w:eastAsia="en-GB"/>
            <w14:ligatures w14:val="none"/>
          </w:rPr>
          <w:t xml:space="preserve"> not effective in these areas </w:t>
        </w:r>
      </w:ins>
      <w:ins w:id="195" w:author="Jane Kohlhoff" w:date="2024-10-11T07:16:00Z" w16du:dateUtc="2024-10-10T20:16:00Z">
        <w:r w:rsidR="008450C7">
          <w:rPr>
            <w:rFonts w:ascii="Times New Roman" w:eastAsia="Times New Roman" w:hAnsi="Times New Roman" w:cs="Times New Roman"/>
            <w:kern w:val="0"/>
            <w:sz w:val="24"/>
            <w:szCs w:val="24"/>
            <w:lang w:val="en-GB" w:eastAsia="en-GB"/>
            <w14:ligatures w14:val="none"/>
          </w:rPr>
          <w:t>because the</w:t>
        </w:r>
      </w:ins>
      <w:ins w:id="196" w:author="Jane Kohlhoff" w:date="2024-10-11T07:13:00Z" w16du:dateUtc="2024-10-10T20:13:00Z">
        <w:r w:rsidR="005D32D2">
          <w:rPr>
            <w:rFonts w:ascii="Times New Roman" w:eastAsia="Times New Roman" w:hAnsi="Times New Roman" w:cs="Times New Roman"/>
            <w:kern w:val="0"/>
            <w:sz w:val="24"/>
            <w:szCs w:val="24"/>
            <w:lang w:val="en-GB" w:eastAsia="en-GB"/>
            <w14:ligatures w14:val="none"/>
          </w:rPr>
          <w:t xml:space="preserve"> </w:t>
        </w:r>
      </w:ins>
      <w:ins w:id="197" w:author="Jane Kohlhoff" w:date="2024-10-11T07:10:00Z" w16du:dateUtc="2024-10-10T20:10:00Z">
        <w:r w:rsidR="005D32D2">
          <w:rPr>
            <w:rFonts w:ascii="Times New Roman" w:eastAsia="Times New Roman" w:hAnsi="Times New Roman" w:cs="Times New Roman"/>
            <w:kern w:val="0"/>
            <w:sz w:val="24"/>
            <w:szCs w:val="24"/>
            <w:lang w:val="en-GB" w:eastAsia="en-GB"/>
            <w14:ligatures w14:val="none"/>
          </w:rPr>
          <w:t>parents</w:t>
        </w:r>
      </w:ins>
      <w:ins w:id="198" w:author="Jane Kohlhoff" w:date="2024-10-11T07:13:00Z" w16du:dateUtc="2024-10-10T20:13:00Z">
        <w:r w:rsidR="005D32D2">
          <w:rPr>
            <w:rFonts w:ascii="Times New Roman" w:eastAsia="Times New Roman" w:hAnsi="Times New Roman" w:cs="Times New Roman"/>
            <w:kern w:val="0"/>
            <w:sz w:val="24"/>
            <w:szCs w:val="24"/>
            <w:lang w:val="en-GB" w:eastAsia="en-GB"/>
            <w14:ligatures w14:val="none"/>
          </w:rPr>
          <w:t xml:space="preserve"> in this study</w:t>
        </w:r>
      </w:ins>
      <w:ins w:id="199" w:author="Jane Kohlhoff" w:date="2024-10-11T07:10:00Z" w16du:dateUtc="2024-10-10T20:10:00Z">
        <w:r w:rsidR="005D32D2">
          <w:rPr>
            <w:rFonts w:ascii="Times New Roman" w:eastAsia="Times New Roman" w:hAnsi="Times New Roman" w:cs="Times New Roman"/>
            <w:kern w:val="0"/>
            <w:sz w:val="24"/>
            <w:szCs w:val="24"/>
            <w:lang w:val="en-GB" w:eastAsia="en-GB"/>
            <w14:ligatures w14:val="none"/>
          </w:rPr>
          <w:t xml:space="preserve"> </w:t>
        </w:r>
      </w:ins>
      <w:ins w:id="200" w:author="Jane Kohlhoff" w:date="2024-10-11T07:19:00Z" w16du:dateUtc="2024-10-10T20:19:00Z">
        <w:r w:rsidR="008450C7">
          <w:rPr>
            <w:rFonts w:ascii="Times New Roman" w:eastAsia="Times New Roman" w:hAnsi="Times New Roman" w:cs="Times New Roman"/>
            <w:kern w:val="0"/>
            <w:sz w:val="24"/>
            <w:szCs w:val="24"/>
            <w:lang w:val="en-GB" w:eastAsia="en-GB"/>
            <w14:ligatures w14:val="none"/>
          </w:rPr>
          <w:t>were experiencing</w:t>
        </w:r>
      </w:ins>
      <w:ins w:id="201" w:author="Jane Kohlhoff" w:date="2024-10-11T07:09:00Z" w16du:dateUtc="2024-10-10T20:09:00Z">
        <w:r w:rsidR="005D32D2">
          <w:rPr>
            <w:rFonts w:ascii="Times New Roman" w:eastAsia="Times New Roman" w:hAnsi="Times New Roman" w:cs="Times New Roman"/>
            <w:kern w:val="0"/>
            <w:sz w:val="24"/>
            <w:szCs w:val="24"/>
            <w:lang w:val="en-GB" w:eastAsia="en-GB"/>
            <w14:ligatures w14:val="none"/>
          </w:rPr>
          <w:t xml:space="preserve"> clinical</w:t>
        </w:r>
      </w:ins>
      <w:ins w:id="202" w:author="Jane Kohlhoff" w:date="2024-10-11T07:10:00Z" w16du:dateUtc="2024-10-10T20:10:00Z">
        <w:r w:rsidR="005D32D2">
          <w:rPr>
            <w:rFonts w:ascii="Times New Roman" w:eastAsia="Times New Roman" w:hAnsi="Times New Roman" w:cs="Times New Roman"/>
            <w:kern w:val="0"/>
            <w:sz w:val="24"/>
            <w:szCs w:val="24"/>
            <w:lang w:val="en-GB" w:eastAsia="en-GB"/>
            <w14:ligatures w14:val="none"/>
          </w:rPr>
          <w:t>-level issues</w:t>
        </w:r>
      </w:ins>
      <w:ins w:id="203" w:author="Jane Kohlhoff" w:date="2024-10-11T07:13:00Z" w16du:dateUtc="2024-10-10T20:13:00Z">
        <w:r w:rsidR="005D32D2">
          <w:rPr>
            <w:rFonts w:ascii="Times New Roman" w:eastAsia="Times New Roman" w:hAnsi="Times New Roman" w:cs="Times New Roman"/>
            <w:kern w:val="0"/>
            <w:sz w:val="24"/>
            <w:szCs w:val="24"/>
            <w:lang w:val="en-GB" w:eastAsia="en-GB"/>
            <w14:ligatures w14:val="none"/>
          </w:rPr>
          <w:t xml:space="preserve">. </w:t>
        </w:r>
      </w:ins>
      <w:ins w:id="204" w:author="Jane Kohlhoff" w:date="2024-10-11T07:19:00Z" w16du:dateUtc="2024-10-10T20:19:00Z">
        <w:r w:rsidR="008450C7">
          <w:rPr>
            <w:rFonts w:ascii="Times New Roman" w:eastAsia="Times New Roman" w:hAnsi="Times New Roman" w:cs="Times New Roman"/>
            <w:kern w:val="0"/>
            <w:sz w:val="24"/>
            <w:szCs w:val="24"/>
            <w:lang w:val="en-GB" w:eastAsia="en-GB"/>
            <w14:ligatures w14:val="none"/>
          </w:rPr>
          <w:t xml:space="preserve">Thus, </w:t>
        </w:r>
      </w:ins>
      <w:ins w:id="205" w:author="Jane Kohlhoff" w:date="2024-10-11T07:20:00Z" w16du:dateUtc="2024-10-10T20:20:00Z">
        <w:r w:rsidR="008450C7">
          <w:rPr>
            <w:rFonts w:ascii="Times New Roman" w:eastAsia="Times New Roman" w:hAnsi="Times New Roman" w:cs="Times New Roman"/>
            <w:kern w:val="0"/>
            <w:sz w:val="24"/>
            <w:szCs w:val="24"/>
            <w:lang w:val="en-GB" w:eastAsia="en-GB"/>
            <w14:ligatures w14:val="none"/>
          </w:rPr>
          <w:t>the</w:t>
        </w:r>
      </w:ins>
      <w:ins w:id="206" w:author="Jane Kohlhoff" w:date="2024-10-11T07:19:00Z" w16du:dateUtc="2024-10-10T20:19:00Z">
        <w:r w:rsidR="008450C7">
          <w:rPr>
            <w:rFonts w:ascii="Times New Roman" w:eastAsia="Times New Roman" w:hAnsi="Times New Roman" w:cs="Times New Roman"/>
            <w:kern w:val="0"/>
            <w:sz w:val="24"/>
            <w:szCs w:val="24"/>
            <w:lang w:val="en-GB" w:eastAsia="en-GB"/>
            <w14:ligatures w14:val="none"/>
          </w:rPr>
          <w:t xml:space="preserve"> parents in this </w:t>
        </w:r>
      </w:ins>
      <w:ins w:id="207" w:author="Jane Kohlhoff" w:date="2024-10-11T07:20:00Z" w16du:dateUtc="2024-10-10T20:20:00Z">
        <w:r w:rsidR="008450C7">
          <w:rPr>
            <w:rFonts w:ascii="Times New Roman" w:eastAsia="Times New Roman" w:hAnsi="Times New Roman" w:cs="Times New Roman"/>
            <w:kern w:val="0"/>
            <w:sz w:val="24"/>
            <w:szCs w:val="24"/>
            <w:lang w:val="en-GB" w:eastAsia="en-GB"/>
            <w14:ligatures w14:val="none"/>
          </w:rPr>
          <w:t>study</w:t>
        </w:r>
      </w:ins>
      <w:ins w:id="208" w:author="Jane Kohlhoff" w:date="2024-10-11T07:21:00Z" w16du:dateUtc="2024-10-10T20:21:00Z">
        <w:r w:rsidR="008450C7">
          <w:rPr>
            <w:rFonts w:ascii="Times New Roman" w:eastAsia="Times New Roman" w:hAnsi="Times New Roman" w:cs="Times New Roman"/>
            <w:kern w:val="0"/>
            <w:sz w:val="24"/>
            <w:szCs w:val="24"/>
            <w:lang w:val="en-GB" w:eastAsia="en-GB"/>
            <w14:ligatures w14:val="none"/>
          </w:rPr>
          <w:t xml:space="preserve"> may have found it hard to</w:t>
        </w:r>
      </w:ins>
      <w:ins w:id="209" w:author="Jane Kohlhoff" w:date="2024-10-11T07:20:00Z" w16du:dateUtc="2024-10-10T20:20:00Z">
        <w:r w:rsidR="008450C7">
          <w:rPr>
            <w:rFonts w:ascii="Times New Roman" w:eastAsia="Times New Roman" w:hAnsi="Times New Roman" w:cs="Times New Roman"/>
            <w:kern w:val="0"/>
            <w:sz w:val="24"/>
            <w:szCs w:val="24"/>
            <w:lang w:val="en-GB" w:eastAsia="en-GB"/>
            <w14:ligatures w14:val="none"/>
          </w:rPr>
          <w:t xml:space="preserve"> e</w:t>
        </w:r>
      </w:ins>
      <w:ins w:id="210" w:author="Jane Kohlhoff" w:date="2024-10-11T07:13:00Z" w16du:dateUtc="2024-10-10T20:13:00Z">
        <w:r w:rsidR="008450C7">
          <w:rPr>
            <w:rFonts w:ascii="Times New Roman" w:eastAsia="Times New Roman" w:hAnsi="Times New Roman" w:cs="Times New Roman"/>
            <w:kern w:val="0"/>
            <w:sz w:val="24"/>
            <w:szCs w:val="24"/>
            <w:lang w:val="en-GB" w:eastAsia="en-GB"/>
            <w14:ligatures w14:val="none"/>
          </w:rPr>
          <w:t xml:space="preserve">ngage in </w:t>
        </w:r>
      </w:ins>
      <w:ins w:id="211" w:author="Jane Kohlhoff" w:date="2024-10-11T07:21:00Z" w16du:dateUtc="2024-10-10T20:21:00Z">
        <w:r w:rsidR="008450C7">
          <w:rPr>
            <w:rFonts w:ascii="Times New Roman" w:eastAsia="Times New Roman" w:hAnsi="Times New Roman" w:cs="Times New Roman"/>
            <w:kern w:val="0"/>
            <w:sz w:val="24"/>
            <w:szCs w:val="24"/>
            <w:lang w:val="en-GB" w:eastAsia="en-GB"/>
            <w14:ligatures w14:val="none"/>
          </w:rPr>
          <w:t xml:space="preserve">COS-P. Future studies could investigate the impact of a sequential treatment program for parents of toddlers with </w:t>
        </w:r>
      </w:ins>
      <w:proofErr w:type="spellStart"/>
      <w:ins w:id="212" w:author="Jane Kohlhoff" w:date="2024-10-11T07:22:00Z" w16du:dateUtc="2024-10-10T20:22:00Z">
        <w:r w:rsidR="008450C7">
          <w:rPr>
            <w:rFonts w:ascii="Times New Roman" w:eastAsia="Times New Roman" w:hAnsi="Times New Roman" w:cs="Times New Roman"/>
            <w:kern w:val="0"/>
            <w:sz w:val="24"/>
            <w:szCs w:val="24"/>
            <w:lang w:val="en-GB" w:eastAsia="en-GB"/>
            <w14:ligatures w14:val="none"/>
          </w:rPr>
          <w:t>behavioral</w:t>
        </w:r>
      </w:ins>
      <w:proofErr w:type="spellEnd"/>
      <w:ins w:id="213" w:author="Jane Kohlhoff" w:date="2024-10-11T07:21:00Z" w16du:dateUtc="2024-10-10T20:21:00Z">
        <w:r w:rsidR="008450C7">
          <w:rPr>
            <w:rFonts w:ascii="Times New Roman" w:eastAsia="Times New Roman" w:hAnsi="Times New Roman" w:cs="Times New Roman"/>
            <w:kern w:val="0"/>
            <w:sz w:val="24"/>
            <w:szCs w:val="24"/>
            <w:lang w:val="en-GB" w:eastAsia="en-GB"/>
            <w14:ligatures w14:val="none"/>
          </w:rPr>
          <w:t xml:space="preserve"> </w:t>
        </w:r>
      </w:ins>
      <w:ins w:id="214" w:author="Jane Kohlhoff" w:date="2024-10-11T07:22:00Z" w16du:dateUtc="2024-10-10T20:22:00Z">
        <w:r w:rsidR="008450C7">
          <w:rPr>
            <w:rFonts w:ascii="Times New Roman" w:eastAsia="Times New Roman" w:hAnsi="Times New Roman" w:cs="Times New Roman"/>
            <w:kern w:val="0"/>
            <w:sz w:val="24"/>
            <w:szCs w:val="24"/>
            <w:lang w:val="en-GB" w:eastAsia="en-GB"/>
            <w14:ligatures w14:val="none"/>
          </w:rPr>
          <w:t xml:space="preserve">concerns, e.g., PCIT-T to teach </w:t>
        </w:r>
      </w:ins>
      <w:ins w:id="215" w:author="Jane Kohlhoff" w:date="2024-10-11T07:17:00Z" w16du:dateUtc="2024-10-10T20:17:00Z">
        <w:r w:rsidR="008450C7">
          <w:rPr>
            <w:rFonts w:ascii="Times New Roman" w:eastAsia="Times New Roman" w:hAnsi="Times New Roman" w:cs="Times New Roman"/>
            <w:kern w:val="0"/>
            <w:sz w:val="24"/>
            <w:szCs w:val="24"/>
            <w:lang w:val="en-GB" w:eastAsia="en-GB"/>
            <w14:ligatures w14:val="none"/>
          </w:rPr>
          <w:t xml:space="preserve">practical play techniques and develop </w:t>
        </w:r>
      </w:ins>
      <w:ins w:id="216" w:author="Jane Kohlhoff" w:date="2024-10-11T07:22:00Z" w16du:dateUtc="2024-10-10T20:22:00Z">
        <w:r w:rsidR="008450C7">
          <w:rPr>
            <w:rFonts w:ascii="Times New Roman" w:eastAsia="Times New Roman" w:hAnsi="Times New Roman" w:cs="Times New Roman"/>
            <w:kern w:val="0"/>
            <w:sz w:val="24"/>
            <w:szCs w:val="24"/>
            <w:lang w:val="en-GB" w:eastAsia="en-GB"/>
            <w14:ligatures w14:val="none"/>
          </w:rPr>
          <w:t xml:space="preserve">emotion regulation </w:t>
        </w:r>
      </w:ins>
      <w:ins w:id="217" w:author="Jane Kohlhoff" w:date="2024-10-11T07:17:00Z" w16du:dateUtc="2024-10-10T20:17:00Z">
        <w:r w:rsidR="008450C7">
          <w:rPr>
            <w:rFonts w:ascii="Times New Roman" w:eastAsia="Times New Roman" w:hAnsi="Times New Roman" w:cs="Times New Roman"/>
            <w:kern w:val="0"/>
            <w:sz w:val="24"/>
            <w:szCs w:val="24"/>
            <w:lang w:val="en-GB" w:eastAsia="en-GB"/>
            <w14:ligatures w14:val="none"/>
          </w:rPr>
          <w:t xml:space="preserve">skills </w:t>
        </w:r>
      </w:ins>
      <w:ins w:id="218" w:author="Jane Kohlhoff" w:date="2024-10-11T07:22:00Z" w16du:dateUtc="2024-10-10T20:22:00Z">
        <w:r w:rsidR="008450C7">
          <w:rPr>
            <w:rFonts w:ascii="Times New Roman" w:eastAsia="Times New Roman" w:hAnsi="Times New Roman" w:cs="Times New Roman"/>
            <w:kern w:val="0"/>
            <w:sz w:val="24"/>
            <w:szCs w:val="24"/>
            <w:lang w:val="en-GB" w:eastAsia="en-GB"/>
            <w14:ligatures w14:val="none"/>
          </w:rPr>
          <w:t>(in child and parent)</w:t>
        </w:r>
      </w:ins>
      <w:ins w:id="219" w:author="Jane Kohlhoff" w:date="2024-10-11T07:23:00Z" w16du:dateUtc="2024-10-10T20:23:00Z">
        <w:r w:rsidR="008450C7">
          <w:rPr>
            <w:rFonts w:ascii="Times New Roman" w:eastAsia="Times New Roman" w:hAnsi="Times New Roman" w:cs="Times New Roman"/>
            <w:kern w:val="0"/>
            <w:sz w:val="24"/>
            <w:szCs w:val="24"/>
            <w:lang w:val="en-GB" w:eastAsia="en-GB"/>
            <w14:ligatures w14:val="none"/>
          </w:rPr>
          <w:t xml:space="preserve">, followed by COS-P to focus in on </w:t>
        </w:r>
        <w:r w:rsidR="008450C7" w:rsidRPr="00FC00F3">
          <w:rPr>
            <w:rFonts w:ascii="Times New Roman" w:eastAsia="Times New Roman" w:hAnsi="Times New Roman" w:cs="Times New Roman"/>
            <w:kern w:val="0"/>
            <w:sz w:val="24"/>
            <w:szCs w:val="24"/>
            <w:lang w:val="en-GB" w:eastAsia="en-GB"/>
            <w14:ligatures w14:val="none"/>
          </w:rPr>
          <w:t>parental reflectiveness, caregiving helplessness, and child attachment</w:t>
        </w:r>
      </w:ins>
      <w:ins w:id="220" w:author="Jane Kohlhoff" w:date="2024-10-11T07:15:00Z" w16du:dateUtc="2024-10-10T20:15:00Z">
        <w:r w:rsidR="008450C7">
          <w:rPr>
            <w:rFonts w:ascii="Times New Roman" w:eastAsia="Times New Roman" w:hAnsi="Times New Roman" w:cs="Times New Roman"/>
            <w:kern w:val="0"/>
            <w:sz w:val="24"/>
            <w:szCs w:val="24"/>
            <w:lang w:val="en-GB" w:eastAsia="en-GB"/>
            <w14:ligatures w14:val="none"/>
          </w:rPr>
          <w:t>.</w:t>
        </w:r>
      </w:ins>
      <w:ins w:id="221" w:author="Jane Kohlhoff" w:date="2024-10-11T07:13:00Z" w16du:dateUtc="2024-10-10T20:13:00Z">
        <w:r w:rsidR="008450C7">
          <w:rPr>
            <w:rFonts w:ascii="Times New Roman" w:eastAsia="Times New Roman" w:hAnsi="Times New Roman" w:cs="Times New Roman"/>
            <w:kern w:val="0"/>
            <w:sz w:val="24"/>
            <w:szCs w:val="24"/>
            <w:lang w:val="en-GB" w:eastAsia="en-GB"/>
            <w14:ligatures w14:val="none"/>
          </w:rPr>
          <w:t xml:space="preserve"> </w:t>
        </w:r>
      </w:ins>
      <w:bookmarkEnd w:id="181"/>
      <w:r w:rsidR="00712A52" w:rsidRPr="00FC00F3">
        <w:rPr>
          <w:rFonts w:ascii="Times New Roman" w:eastAsia="Times New Roman" w:hAnsi="Times New Roman" w:cs="Times New Roman"/>
          <w:kern w:val="0"/>
          <w:sz w:val="24"/>
          <w:szCs w:val="24"/>
          <w:lang w:val="en-GB" w:eastAsia="en-GB"/>
          <w14:ligatures w14:val="none"/>
        </w:rPr>
        <w:t>H</w:t>
      </w:r>
      <w:r w:rsidR="00BF235E" w:rsidRPr="00FC00F3">
        <w:rPr>
          <w:rFonts w:ascii="Times New Roman" w:eastAsia="Times New Roman" w:hAnsi="Times New Roman" w:cs="Times New Roman"/>
          <w:kern w:val="0"/>
          <w:sz w:val="24"/>
          <w:szCs w:val="24"/>
          <w:lang w:val="en-GB" w:eastAsia="en-GB"/>
          <w14:ligatures w14:val="none"/>
        </w:rPr>
        <w:t>owever</w:t>
      </w:r>
      <w:r w:rsidR="00712A52" w:rsidRPr="00FC00F3">
        <w:rPr>
          <w:rFonts w:ascii="Times New Roman" w:eastAsia="Times New Roman" w:hAnsi="Times New Roman" w:cs="Times New Roman"/>
          <w:kern w:val="0"/>
          <w:sz w:val="24"/>
          <w:szCs w:val="24"/>
          <w:lang w:val="en-GB" w:eastAsia="en-GB"/>
          <w14:ligatures w14:val="none"/>
        </w:rPr>
        <w:t>,</w:t>
      </w:r>
      <w:r w:rsidR="00BF235E" w:rsidRPr="00FC00F3">
        <w:rPr>
          <w:rFonts w:ascii="Times New Roman" w:eastAsia="Times New Roman" w:hAnsi="Times New Roman" w:cs="Times New Roman"/>
          <w:kern w:val="0"/>
          <w:sz w:val="24"/>
          <w:szCs w:val="24"/>
          <w:lang w:val="en-GB" w:eastAsia="en-GB"/>
          <w14:ligatures w14:val="none"/>
        </w:rPr>
        <w:t xml:space="preserve"> changes </w:t>
      </w:r>
      <w:r w:rsidR="00712A52" w:rsidRPr="00FC00F3">
        <w:rPr>
          <w:rFonts w:ascii="Times New Roman" w:eastAsia="Times New Roman" w:hAnsi="Times New Roman" w:cs="Times New Roman"/>
          <w:kern w:val="0"/>
          <w:sz w:val="24"/>
          <w:szCs w:val="24"/>
          <w:lang w:val="en-GB" w:eastAsia="en-GB"/>
          <w14:ligatures w14:val="none"/>
        </w:rPr>
        <w:t>on</w:t>
      </w:r>
      <w:r w:rsidR="00BF235E" w:rsidRPr="00FC00F3">
        <w:rPr>
          <w:rFonts w:ascii="Times New Roman" w:eastAsia="Times New Roman" w:hAnsi="Times New Roman" w:cs="Times New Roman"/>
          <w:kern w:val="0"/>
          <w:sz w:val="24"/>
          <w:szCs w:val="24"/>
          <w:lang w:val="en-GB" w:eastAsia="en-GB"/>
          <w14:ligatures w14:val="none"/>
        </w:rPr>
        <w:t xml:space="preserve"> </w:t>
      </w:r>
      <w:r w:rsidR="00273A3F" w:rsidRPr="00FC00F3">
        <w:rPr>
          <w:rFonts w:ascii="Times New Roman" w:eastAsia="Times New Roman" w:hAnsi="Times New Roman" w:cs="Times New Roman"/>
          <w:kern w:val="0"/>
          <w:sz w:val="24"/>
          <w:szCs w:val="24"/>
          <w:lang w:val="en-GB" w:eastAsia="en-GB"/>
          <w14:ligatures w14:val="none"/>
        </w:rPr>
        <w:t xml:space="preserve">many of </w:t>
      </w:r>
      <w:r w:rsidR="00BF235E" w:rsidRPr="00FC00F3">
        <w:rPr>
          <w:rFonts w:ascii="Times New Roman" w:eastAsia="Times New Roman" w:hAnsi="Times New Roman" w:cs="Times New Roman"/>
          <w:kern w:val="0"/>
          <w:sz w:val="24"/>
          <w:szCs w:val="24"/>
          <w:lang w:val="en-GB" w:eastAsia="en-GB"/>
          <w14:ligatures w14:val="none"/>
        </w:rPr>
        <w:t>these variables were also not seen for the PCIT-T group</w:t>
      </w:r>
      <w:r w:rsidR="00712A52" w:rsidRPr="00FC00F3">
        <w:rPr>
          <w:rFonts w:ascii="Times New Roman" w:eastAsia="Times New Roman" w:hAnsi="Times New Roman" w:cs="Times New Roman"/>
          <w:kern w:val="0"/>
          <w:sz w:val="24"/>
          <w:szCs w:val="24"/>
          <w:lang w:val="en-GB" w:eastAsia="en-GB"/>
          <w14:ligatures w14:val="none"/>
        </w:rPr>
        <w:t>, despite PCIT-T being a more intensive and individualised approach. Future research is required to better understand the impacts of COS-P and the differential effectiveness that it has for parents with different aged children, and with different presenting concerns.</w:t>
      </w:r>
    </w:p>
    <w:p w14:paraId="1B3E9B6F" w14:textId="6EC01732" w:rsidR="00C43C10" w:rsidRPr="00FC00F3" w:rsidRDefault="00C43C10" w:rsidP="001B1C9A">
      <w:pPr>
        <w:spacing w:line="480" w:lineRule="auto"/>
        <w:ind w:firstLine="720"/>
        <w:rPr>
          <w:rFonts w:ascii="Times New Roman" w:eastAsia="Times New Roman" w:hAnsi="Times New Roman" w:cs="Times New Roman"/>
          <w:b/>
          <w:bCs/>
          <w:sz w:val="24"/>
          <w:szCs w:val="24"/>
          <w:lang w:val="en-GB" w:eastAsia="en-GB"/>
        </w:rPr>
      </w:pPr>
      <w:r w:rsidRPr="00FC00F3">
        <w:rPr>
          <w:rFonts w:ascii="Times New Roman" w:eastAsia="Times New Roman" w:hAnsi="Times New Roman" w:cs="Times New Roman"/>
          <w:b/>
          <w:bCs/>
          <w:sz w:val="24"/>
          <w:szCs w:val="24"/>
          <w:lang w:val="en-GB" w:eastAsia="en-GB"/>
        </w:rPr>
        <w:t xml:space="preserve">Study </w:t>
      </w:r>
      <w:r w:rsidR="00FF715E" w:rsidRPr="00FC00F3">
        <w:rPr>
          <w:rFonts w:ascii="Times New Roman" w:eastAsia="Times New Roman" w:hAnsi="Times New Roman" w:cs="Times New Roman"/>
          <w:b/>
          <w:bCs/>
          <w:sz w:val="24"/>
          <w:szCs w:val="24"/>
          <w:lang w:val="en-GB" w:eastAsia="en-GB"/>
        </w:rPr>
        <w:t>s</w:t>
      </w:r>
      <w:r w:rsidRPr="00FC00F3">
        <w:rPr>
          <w:rFonts w:ascii="Times New Roman" w:eastAsia="Times New Roman" w:hAnsi="Times New Roman" w:cs="Times New Roman"/>
          <w:b/>
          <w:bCs/>
          <w:sz w:val="24"/>
          <w:szCs w:val="24"/>
          <w:lang w:val="en-GB" w:eastAsia="en-GB"/>
        </w:rPr>
        <w:t xml:space="preserve">trengths and </w:t>
      </w:r>
      <w:r w:rsidR="00FF715E" w:rsidRPr="00FC00F3">
        <w:rPr>
          <w:rFonts w:ascii="Times New Roman" w:eastAsia="Times New Roman" w:hAnsi="Times New Roman" w:cs="Times New Roman"/>
          <w:b/>
          <w:bCs/>
          <w:sz w:val="24"/>
          <w:szCs w:val="24"/>
          <w:lang w:val="en-GB" w:eastAsia="en-GB"/>
        </w:rPr>
        <w:t>l</w:t>
      </w:r>
      <w:r w:rsidRPr="00FC00F3">
        <w:rPr>
          <w:rFonts w:ascii="Times New Roman" w:eastAsia="Times New Roman" w:hAnsi="Times New Roman" w:cs="Times New Roman"/>
          <w:b/>
          <w:bCs/>
          <w:sz w:val="24"/>
          <w:szCs w:val="24"/>
          <w:lang w:val="en-GB" w:eastAsia="en-GB"/>
        </w:rPr>
        <w:t>imitations</w:t>
      </w:r>
    </w:p>
    <w:p w14:paraId="64D2B540" w14:textId="12C0EC41" w:rsidR="005B7BB5" w:rsidRPr="00FB227B" w:rsidRDefault="001C49DA" w:rsidP="00FB227B">
      <w:pPr>
        <w:spacing w:line="480" w:lineRule="auto"/>
        <w:ind w:firstLine="720"/>
        <w:rPr>
          <w:rFonts w:ascii="Times New Roman" w:eastAsia="Times New Roman" w:hAnsi="Times New Roman" w:cs="Times New Roman"/>
          <w:kern w:val="0"/>
          <w:sz w:val="24"/>
          <w:szCs w:val="24"/>
          <w:lang w:val="en-GB" w:eastAsia="en-GB"/>
          <w14:ligatures w14:val="none"/>
        </w:rPr>
      </w:pPr>
      <w:r w:rsidRPr="00FC00F3">
        <w:rPr>
          <w:rFonts w:ascii="Times New Roman" w:eastAsia="Times New Roman" w:hAnsi="Times New Roman" w:cs="Times New Roman"/>
          <w:kern w:val="0"/>
          <w:sz w:val="24"/>
          <w:szCs w:val="24"/>
          <w:lang w:val="en-GB" w:eastAsia="en-GB"/>
          <w14:ligatures w14:val="none"/>
        </w:rPr>
        <w:t xml:space="preserve">This study had numerous strengths including use of a RCT design with a clinical sample, </w:t>
      </w:r>
      <w:r w:rsidR="00C05C9C" w:rsidRPr="00FC00F3">
        <w:rPr>
          <w:rFonts w:ascii="Times New Roman" w:eastAsia="Times New Roman" w:hAnsi="Times New Roman" w:cs="Times New Roman"/>
          <w:kern w:val="0"/>
          <w:sz w:val="24"/>
          <w:szCs w:val="24"/>
          <w:lang w:val="en-GB" w:eastAsia="en-GB"/>
          <w14:ligatures w14:val="none"/>
        </w:rPr>
        <w:t xml:space="preserve">use of another active intervention, </w:t>
      </w:r>
      <w:r w:rsidRPr="00FC00F3">
        <w:rPr>
          <w:rFonts w:ascii="Times New Roman" w:eastAsia="Times New Roman" w:hAnsi="Times New Roman" w:cs="Times New Roman"/>
          <w:kern w:val="0"/>
          <w:sz w:val="24"/>
          <w:szCs w:val="24"/>
          <w:lang w:val="en-GB" w:eastAsia="en-GB"/>
          <w14:ligatures w14:val="none"/>
        </w:rPr>
        <w:t>and a comprehensive mix of validated parent-report and observational measures</w:t>
      </w:r>
      <w:r w:rsidR="00AD74F8" w:rsidRPr="00FC00F3">
        <w:rPr>
          <w:rFonts w:ascii="Times New Roman" w:eastAsia="Times New Roman" w:hAnsi="Times New Roman" w:cs="Times New Roman"/>
          <w:kern w:val="0"/>
          <w:sz w:val="24"/>
          <w:szCs w:val="24"/>
          <w:lang w:val="en-GB" w:eastAsia="en-GB"/>
          <w14:ligatures w14:val="none"/>
        </w:rPr>
        <w:t>, with a mix of in-clinic and home-based assessments</w:t>
      </w:r>
      <w:r w:rsidRPr="00FC00F3">
        <w:rPr>
          <w:rFonts w:ascii="Times New Roman" w:eastAsia="Times New Roman" w:hAnsi="Times New Roman" w:cs="Times New Roman"/>
          <w:kern w:val="0"/>
          <w:sz w:val="24"/>
          <w:szCs w:val="24"/>
          <w:lang w:val="en-GB" w:eastAsia="en-GB"/>
          <w14:ligatures w14:val="none"/>
        </w:rPr>
        <w:t xml:space="preserve">. There are, however, limitations to acknowledge. First, the two active treatment conditions utilised different delivery modes (PCIT-T was delivered individually, COS-P was delivered in a group), which </w:t>
      </w:r>
      <w:r w:rsidR="00AD74F8" w:rsidRPr="00FC00F3">
        <w:rPr>
          <w:rFonts w:ascii="Times New Roman" w:eastAsia="Times New Roman" w:hAnsi="Times New Roman" w:cs="Times New Roman"/>
          <w:kern w:val="0"/>
          <w:sz w:val="24"/>
          <w:szCs w:val="24"/>
          <w:lang w:val="en-GB" w:eastAsia="en-GB"/>
          <w14:ligatures w14:val="none"/>
        </w:rPr>
        <w:t xml:space="preserve">presents </w:t>
      </w:r>
      <w:r w:rsidRPr="00FC00F3">
        <w:rPr>
          <w:rFonts w:ascii="Times New Roman" w:eastAsia="Times New Roman" w:hAnsi="Times New Roman" w:cs="Times New Roman"/>
          <w:kern w:val="0"/>
          <w:sz w:val="24"/>
          <w:szCs w:val="24"/>
          <w:lang w:val="en-GB" w:eastAsia="en-GB"/>
          <w14:ligatures w14:val="none"/>
        </w:rPr>
        <w:t xml:space="preserve">complexity and potential confounds. </w:t>
      </w:r>
      <w:r w:rsidR="00495B4C" w:rsidRPr="00FC00F3">
        <w:rPr>
          <w:rFonts w:ascii="Times New Roman" w:eastAsia="Times New Roman" w:hAnsi="Times New Roman" w:cs="Times New Roman"/>
          <w:kern w:val="0"/>
          <w:sz w:val="24"/>
          <w:szCs w:val="24"/>
          <w:lang w:val="en-GB" w:eastAsia="en-GB"/>
          <w14:ligatures w14:val="none"/>
        </w:rPr>
        <w:t xml:space="preserve">Significantly, </w:t>
      </w:r>
      <w:bookmarkStart w:id="222" w:name="_Hlk179521824"/>
      <w:r w:rsidR="00495B4C" w:rsidRPr="00FC00F3">
        <w:rPr>
          <w:rFonts w:ascii="Times New Roman" w:eastAsia="Times New Roman" w:hAnsi="Times New Roman" w:cs="Times New Roman"/>
          <w:kern w:val="0"/>
          <w:sz w:val="24"/>
          <w:szCs w:val="24"/>
          <w:lang w:val="en-GB" w:eastAsia="en-GB"/>
          <w14:ligatures w14:val="none"/>
        </w:rPr>
        <w:t>while efforts were made to match the conditions in terms of treatment dose (total intervention time) and duration (total number of weeks from first to last session)</w:t>
      </w:r>
      <w:proofErr w:type="gramStart"/>
      <w:r w:rsidR="00495B4C" w:rsidRPr="00FC00F3">
        <w:rPr>
          <w:rFonts w:ascii="Times New Roman" w:eastAsia="Times New Roman" w:hAnsi="Times New Roman" w:cs="Times New Roman"/>
          <w:kern w:val="0"/>
          <w:sz w:val="24"/>
          <w:szCs w:val="24"/>
          <w:lang w:val="en-GB" w:eastAsia="en-GB"/>
          <w14:ligatures w14:val="none"/>
        </w:rPr>
        <w:t>, in reality, there</w:t>
      </w:r>
      <w:proofErr w:type="gramEnd"/>
      <w:r w:rsidR="00495B4C" w:rsidRPr="00FC00F3">
        <w:rPr>
          <w:rFonts w:ascii="Times New Roman" w:eastAsia="Times New Roman" w:hAnsi="Times New Roman" w:cs="Times New Roman"/>
          <w:kern w:val="0"/>
          <w:sz w:val="24"/>
          <w:szCs w:val="24"/>
          <w:lang w:val="en-GB" w:eastAsia="en-GB"/>
          <w14:ligatures w14:val="none"/>
        </w:rPr>
        <w:t xml:space="preserve"> were clear dose differences between the groups because parents who attended PCIT-T</w:t>
      </w:r>
      <w:r w:rsidRPr="00FC00F3">
        <w:rPr>
          <w:rFonts w:ascii="Times New Roman" w:eastAsia="Times New Roman" w:hAnsi="Times New Roman" w:cs="Times New Roman"/>
          <w:kern w:val="0"/>
          <w:sz w:val="24"/>
          <w:szCs w:val="24"/>
          <w:lang w:val="en-GB" w:eastAsia="en-GB"/>
          <w14:ligatures w14:val="none"/>
        </w:rPr>
        <w:t xml:space="preserve"> receiv</w:t>
      </w:r>
      <w:r w:rsidR="00495B4C" w:rsidRPr="00FC00F3">
        <w:rPr>
          <w:rFonts w:ascii="Times New Roman" w:eastAsia="Times New Roman" w:hAnsi="Times New Roman" w:cs="Times New Roman"/>
          <w:kern w:val="0"/>
          <w:sz w:val="24"/>
          <w:szCs w:val="24"/>
          <w:lang w:val="en-GB" w:eastAsia="en-GB"/>
          <w14:ligatures w14:val="none"/>
        </w:rPr>
        <w:t>ed</w:t>
      </w:r>
      <w:r w:rsidRPr="00FC00F3">
        <w:rPr>
          <w:rFonts w:ascii="Times New Roman" w:eastAsia="Times New Roman" w:hAnsi="Times New Roman" w:cs="Times New Roman"/>
          <w:kern w:val="0"/>
          <w:sz w:val="24"/>
          <w:szCs w:val="24"/>
          <w:lang w:val="en-GB" w:eastAsia="en-GB"/>
          <w14:ligatures w14:val="none"/>
        </w:rPr>
        <w:t xml:space="preserve"> one-on-one attention </w:t>
      </w:r>
      <w:r w:rsidR="00495B4C" w:rsidRPr="00FC00F3">
        <w:rPr>
          <w:rFonts w:ascii="Times New Roman" w:eastAsia="Times New Roman" w:hAnsi="Times New Roman" w:cs="Times New Roman"/>
          <w:kern w:val="0"/>
          <w:sz w:val="24"/>
          <w:szCs w:val="24"/>
          <w:lang w:val="en-GB" w:eastAsia="en-GB"/>
          <w14:ligatures w14:val="none"/>
        </w:rPr>
        <w:t>and</w:t>
      </w:r>
      <w:r w:rsidRPr="00FC00F3">
        <w:rPr>
          <w:rFonts w:ascii="Times New Roman" w:eastAsia="Times New Roman" w:hAnsi="Times New Roman" w:cs="Times New Roman"/>
          <w:kern w:val="0"/>
          <w:sz w:val="24"/>
          <w:szCs w:val="24"/>
          <w:lang w:val="en-GB" w:eastAsia="en-GB"/>
          <w14:ligatures w14:val="none"/>
        </w:rPr>
        <w:t xml:space="preserve"> attend</w:t>
      </w:r>
      <w:r w:rsidR="00495B4C" w:rsidRPr="00FC00F3">
        <w:rPr>
          <w:rFonts w:ascii="Times New Roman" w:eastAsia="Times New Roman" w:hAnsi="Times New Roman" w:cs="Times New Roman"/>
          <w:kern w:val="0"/>
          <w:sz w:val="24"/>
          <w:szCs w:val="24"/>
          <w:lang w:val="en-GB" w:eastAsia="en-GB"/>
          <w14:ligatures w14:val="none"/>
        </w:rPr>
        <w:t>ed</w:t>
      </w:r>
      <w:r w:rsidRPr="00FC00F3">
        <w:rPr>
          <w:rFonts w:ascii="Times New Roman" w:eastAsia="Times New Roman" w:hAnsi="Times New Roman" w:cs="Times New Roman"/>
          <w:kern w:val="0"/>
          <w:sz w:val="24"/>
          <w:szCs w:val="24"/>
          <w:lang w:val="en-GB" w:eastAsia="en-GB"/>
          <w14:ligatures w14:val="none"/>
        </w:rPr>
        <w:t xml:space="preserve"> sessions twice weekly rather than once per week (as was the case for </w:t>
      </w:r>
      <w:r w:rsidRPr="00FC00F3">
        <w:rPr>
          <w:rFonts w:ascii="Times New Roman" w:eastAsia="Times New Roman" w:hAnsi="Times New Roman" w:cs="Times New Roman"/>
          <w:kern w:val="0"/>
          <w:sz w:val="24"/>
          <w:szCs w:val="24"/>
          <w:lang w:val="en-GB" w:eastAsia="en-GB"/>
          <w14:ligatures w14:val="none"/>
        </w:rPr>
        <w:lastRenderedPageBreak/>
        <w:t xml:space="preserve">COS-P). </w:t>
      </w:r>
      <w:r w:rsidR="00495B4C" w:rsidRPr="00FC00F3">
        <w:rPr>
          <w:rFonts w:ascii="Times New Roman" w:eastAsia="Times New Roman" w:hAnsi="Times New Roman" w:cs="Times New Roman"/>
          <w:kern w:val="0"/>
          <w:sz w:val="24"/>
          <w:szCs w:val="24"/>
          <w:lang w:val="en-GB" w:eastAsia="en-GB"/>
          <w14:ligatures w14:val="none"/>
        </w:rPr>
        <w:t xml:space="preserve">In addition, while the majority of PCIT-T and COS-P participants completed the interventions, there were many more missed sessions in the COS-P group </w:t>
      </w:r>
      <w:r w:rsidRPr="00FC00F3">
        <w:rPr>
          <w:rFonts w:ascii="Times New Roman" w:eastAsia="Times New Roman" w:hAnsi="Times New Roman" w:cs="Times New Roman"/>
          <w:kern w:val="0"/>
          <w:sz w:val="24"/>
          <w:szCs w:val="24"/>
          <w:lang w:val="en-GB" w:eastAsia="en-GB"/>
          <w14:ligatures w14:val="none"/>
        </w:rPr>
        <w:t xml:space="preserve">(PCIT-T and COS-P participants received, on average </w:t>
      </w:r>
      <w:r w:rsidR="00CA3C54" w:rsidRPr="00FC00F3">
        <w:rPr>
          <w:rFonts w:ascii="Times New Roman" w:hAnsi="Times New Roman" w:cs="Times New Roman"/>
          <w:bCs/>
          <w:color w:val="000000"/>
          <w:sz w:val="24"/>
          <w:szCs w:val="24"/>
        </w:rPr>
        <w:t>13.95 and 11.03 hours</w:t>
      </w:r>
      <w:r w:rsidRPr="00FC00F3">
        <w:rPr>
          <w:rFonts w:ascii="Times New Roman" w:eastAsia="Times New Roman" w:hAnsi="Times New Roman" w:cs="Times New Roman"/>
          <w:kern w:val="0"/>
          <w:sz w:val="24"/>
          <w:szCs w:val="24"/>
          <w:lang w:val="en-GB" w:eastAsia="en-GB"/>
          <w14:ligatures w14:val="none"/>
        </w:rPr>
        <w:t xml:space="preserve"> of treatment, respectively).</w:t>
      </w:r>
      <w:ins w:id="223" w:author="Jane Kohlhoff" w:date="2024-10-11T06:49:00Z" w16du:dateUtc="2024-10-10T19:49:00Z">
        <w:r w:rsidR="009E1318">
          <w:rPr>
            <w:rFonts w:ascii="Times New Roman" w:eastAsia="Times New Roman" w:hAnsi="Times New Roman" w:cs="Times New Roman"/>
            <w:kern w:val="0"/>
            <w:sz w:val="24"/>
            <w:szCs w:val="24"/>
            <w:lang w:val="en-GB" w:eastAsia="en-GB"/>
            <w14:ligatures w14:val="none"/>
          </w:rPr>
          <w:t xml:space="preserve"> </w:t>
        </w:r>
      </w:ins>
      <w:r w:rsidRPr="00FC00F3">
        <w:rPr>
          <w:rFonts w:ascii="Times New Roman" w:eastAsia="Times New Roman" w:hAnsi="Times New Roman" w:cs="Times New Roman"/>
          <w:kern w:val="0"/>
          <w:sz w:val="24"/>
          <w:szCs w:val="24"/>
          <w:lang w:val="en-GB" w:eastAsia="en-GB"/>
          <w14:ligatures w14:val="none"/>
        </w:rPr>
        <w:t xml:space="preserve">While </w:t>
      </w:r>
      <w:r w:rsidR="00C01A02" w:rsidRPr="00FC00F3">
        <w:rPr>
          <w:rFonts w:ascii="Times New Roman" w:eastAsia="Times New Roman" w:hAnsi="Times New Roman" w:cs="Times New Roman"/>
          <w:kern w:val="0"/>
          <w:sz w:val="24"/>
          <w:szCs w:val="24"/>
          <w:lang w:val="en-GB" w:eastAsia="en-GB"/>
          <w14:ligatures w14:val="none"/>
        </w:rPr>
        <w:t>there was no evidence in this study that</w:t>
      </w:r>
      <w:r w:rsidRPr="00FC00F3">
        <w:rPr>
          <w:rFonts w:ascii="Times New Roman" w:eastAsia="Times New Roman" w:hAnsi="Times New Roman" w:cs="Times New Roman"/>
          <w:kern w:val="0"/>
          <w:sz w:val="24"/>
          <w:szCs w:val="24"/>
          <w:lang w:val="en-GB" w:eastAsia="en-GB"/>
          <w14:ligatures w14:val="none"/>
        </w:rPr>
        <w:t xml:space="preserve"> total treatment time moderate</w:t>
      </w:r>
      <w:r w:rsidR="00C01A02" w:rsidRPr="00FC00F3">
        <w:rPr>
          <w:rFonts w:ascii="Times New Roman" w:eastAsia="Times New Roman" w:hAnsi="Times New Roman" w:cs="Times New Roman"/>
          <w:kern w:val="0"/>
          <w:sz w:val="24"/>
          <w:szCs w:val="24"/>
          <w:lang w:val="en-GB" w:eastAsia="en-GB"/>
          <w14:ligatures w14:val="none"/>
        </w:rPr>
        <w:t>d</w:t>
      </w:r>
      <w:r w:rsidRPr="00FC00F3">
        <w:rPr>
          <w:rFonts w:ascii="Times New Roman" w:eastAsia="Times New Roman" w:hAnsi="Times New Roman" w:cs="Times New Roman"/>
          <w:kern w:val="0"/>
          <w:sz w:val="24"/>
          <w:szCs w:val="24"/>
          <w:lang w:val="en-GB" w:eastAsia="en-GB"/>
          <w14:ligatures w14:val="none"/>
        </w:rPr>
        <w:t xml:space="preserve"> treatment outcomes, </w:t>
      </w:r>
      <w:ins w:id="224" w:author="Jane Kohlhoff" w:date="2024-10-11T06:49:00Z" w16du:dateUtc="2024-10-10T19:49:00Z">
        <w:r w:rsidR="009E1318">
          <w:rPr>
            <w:rFonts w:ascii="Times New Roman" w:eastAsia="Times New Roman" w:hAnsi="Times New Roman" w:cs="Times New Roman"/>
            <w:kern w:val="0"/>
            <w:sz w:val="24"/>
            <w:szCs w:val="24"/>
            <w:lang w:val="en-GB" w:eastAsia="en-GB"/>
            <w14:ligatures w14:val="none"/>
          </w:rPr>
          <w:t xml:space="preserve">this is a significant study limitation, and </w:t>
        </w:r>
      </w:ins>
      <w:r w:rsidRPr="00FC00F3">
        <w:rPr>
          <w:rFonts w:ascii="Times New Roman" w:eastAsia="Times New Roman" w:hAnsi="Times New Roman" w:cs="Times New Roman"/>
          <w:kern w:val="0"/>
          <w:sz w:val="24"/>
          <w:szCs w:val="24"/>
          <w:lang w:val="en-GB" w:eastAsia="en-GB"/>
          <w14:ligatures w14:val="none"/>
        </w:rPr>
        <w:t xml:space="preserve">it is possible that this may have played a </w:t>
      </w:r>
      <w:proofErr w:type="gramStart"/>
      <w:r w:rsidRPr="00FC00F3">
        <w:rPr>
          <w:rFonts w:ascii="Times New Roman" w:eastAsia="Times New Roman" w:hAnsi="Times New Roman" w:cs="Times New Roman"/>
          <w:kern w:val="0"/>
          <w:sz w:val="24"/>
          <w:szCs w:val="24"/>
          <w:lang w:val="en-GB" w:eastAsia="en-GB"/>
          <w14:ligatures w14:val="none"/>
        </w:rPr>
        <w:t>role</w:t>
      </w:r>
      <w:proofErr w:type="gramEnd"/>
      <w:r w:rsidRPr="00FC00F3">
        <w:rPr>
          <w:rFonts w:ascii="Times New Roman" w:eastAsia="Times New Roman" w:hAnsi="Times New Roman" w:cs="Times New Roman"/>
          <w:kern w:val="0"/>
          <w:sz w:val="24"/>
          <w:szCs w:val="24"/>
          <w:lang w:val="en-GB" w:eastAsia="en-GB"/>
          <w14:ligatures w14:val="none"/>
        </w:rPr>
        <w:t xml:space="preserve"> and so conclusions must be made with this in mind. </w:t>
      </w:r>
      <w:bookmarkEnd w:id="222"/>
      <w:r w:rsidRPr="00FC00F3">
        <w:rPr>
          <w:rFonts w:ascii="Times New Roman" w:eastAsia="Times New Roman" w:hAnsi="Times New Roman" w:cs="Times New Roman"/>
          <w:kern w:val="0"/>
          <w:sz w:val="24"/>
          <w:szCs w:val="24"/>
          <w:lang w:val="en-GB" w:eastAsia="en-GB"/>
          <w14:ligatures w14:val="none"/>
        </w:rPr>
        <w:t xml:space="preserve">Second, the study utilized </w:t>
      </w:r>
      <w:r w:rsidR="00AD74F8" w:rsidRPr="00FC00F3">
        <w:rPr>
          <w:rFonts w:ascii="Times New Roman" w:eastAsia="Times New Roman" w:hAnsi="Times New Roman" w:cs="Times New Roman"/>
          <w:kern w:val="0"/>
          <w:sz w:val="24"/>
          <w:szCs w:val="24"/>
          <w:lang w:val="en-GB" w:eastAsia="en-GB"/>
          <w14:ligatures w14:val="none"/>
        </w:rPr>
        <w:t>many</w:t>
      </w:r>
      <w:r w:rsidRPr="00FC00F3">
        <w:rPr>
          <w:rFonts w:ascii="Times New Roman" w:eastAsia="Times New Roman" w:hAnsi="Times New Roman" w:cs="Times New Roman"/>
          <w:kern w:val="0"/>
          <w:sz w:val="24"/>
          <w:szCs w:val="24"/>
          <w:lang w:val="en-GB" w:eastAsia="en-GB"/>
          <w14:ligatures w14:val="none"/>
        </w:rPr>
        <w:t xml:space="preserve"> study measures, which increased the chance of Type I error. To address this, family-wise adjustments were made to the raw p-values to account for multiple comparisons however </w:t>
      </w:r>
      <w:r w:rsidR="006877E6" w:rsidRPr="00FC00F3">
        <w:rPr>
          <w:rFonts w:ascii="Times New Roman" w:eastAsia="Times New Roman" w:hAnsi="Times New Roman" w:cs="Times New Roman"/>
          <w:kern w:val="0"/>
          <w:sz w:val="24"/>
          <w:szCs w:val="24"/>
          <w:lang w:val="en-GB" w:eastAsia="en-GB"/>
          <w14:ligatures w14:val="none"/>
        </w:rPr>
        <w:t>results should still be interpreted with this limitation in mind</w:t>
      </w:r>
      <w:r w:rsidRPr="00FC00F3">
        <w:rPr>
          <w:rFonts w:ascii="Times New Roman" w:eastAsia="Times New Roman" w:hAnsi="Times New Roman" w:cs="Times New Roman"/>
          <w:kern w:val="0"/>
          <w:sz w:val="24"/>
          <w:szCs w:val="24"/>
          <w:lang w:val="en-GB" w:eastAsia="en-GB"/>
          <w14:ligatures w14:val="none"/>
        </w:rPr>
        <w:t xml:space="preserve">. Third, an inherent limitation of the study design was that the waitlist control group did not take part in the 4-month follow-up due to ethical reasons associated with denying patient care for this extended period. </w:t>
      </w:r>
      <w:ins w:id="225" w:author="Jane Kohlhoff" w:date="2024-10-11T06:59:00Z" w16du:dateUtc="2024-10-10T19:59:00Z">
        <w:r w:rsidR="00CF1A59">
          <w:rPr>
            <w:rFonts w:ascii="Times New Roman" w:eastAsia="Times New Roman" w:hAnsi="Times New Roman" w:cs="Times New Roman"/>
            <w:kern w:val="0"/>
            <w:sz w:val="24"/>
            <w:szCs w:val="24"/>
            <w:lang w:val="en-GB" w:eastAsia="en-GB"/>
            <w14:ligatures w14:val="none"/>
          </w:rPr>
          <w:t xml:space="preserve">Fourth, </w:t>
        </w:r>
        <w:bookmarkStart w:id="226" w:name="_Hlk179522586"/>
        <w:r w:rsidR="00CF1A59">
          <w:rPr>
            <w:rFonts w:ascii="Times New Roman" w:eastAsia="Times New Roman" w:hAnsi="Times New Roman" w:cs="Times New Roman"/>
            <w:kern w:val="0"/>
            <w:sz w:val="24"/>
            <w:szCs w:val="24"/>
            <w:lang w:val="en-GB" w:eastAsia="en-GB"/>
            <w14:ligatures w14:val="none"/>
          </w:rPr>
          <w:t xml:space="preserve">the follow-up </w:t>
        </w:r>
        <w:proofErr w:type="gramStart"/>
        <w:r w:rsidR="00CF1A59">
          <w:rPr>
            <w:rFonts w:ascii="Times New Roman" w:eastAsia="Times New Roman" w:hAnsi="Times New Roman" w:cs="Times New Roman"/>
            <w:kern w:val="0"/>
            <w:sz w:val="24"/>
            <w:szCs w:val="24"/>
            <w:lang w:val="en-GB" w:eastAsia="en-GB"/>
            <w14:ligatures w14:val="none"/>
          </w:rPr>
          <w:t>time period</w:t>
        </w:r>
        <w:proofErr w:type="gramEnd"/>
        <w:r w:rsidR="00CF1A59">
          <w:rPr>
            <w:rFonts w:ascii="Times New Roman" w:eastAsia="Times New Roman" w:hAnsi="Times New Roman" w:cs="Times New Roman"/>
            <w:kern w:val="0"/>
            <w:sz w:val="24"/>
            <w:szCs w:val="24"/>
            <w:lang w:val="en-GB" w:eastAsia="en-GB"/>
            <w14:ligatures w14:val="none"/>
          </w:rPr>
          <w:t xml:space="preserve"> (4-months post </w:t>
        </w:r>
      </w:ins>
      <w:ins w:id="227"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PCIT-T/COS-P completion) was</w:t>
        </w:r>
      </w:ins>
      <w:ins w:id="228" w:author="Jane Kohlhoff" w:date="2024-10-11T06:59:00Z" w16du:dateUtc="2024-10-10T19:59:00Z">
        <w:r w:rsidR="00CF1A59">
          <w:rPr>
            <w:rFonts w:ascii="Times New Roman" w:eastAsia="Times New Roman" w:hAnsi="Times New Roman" w:cs="Times New Roman"/>
            <w:kern w:val="0"/>
            <w:sz w:val="24"/>
            <w:szCs w:val="24"/>
            <w:lang w:val="en-GB" w:eastAsia="en-GB"/>
            <w14:ligatures w14:val="none"/>
          </w:rPr>
          <w:t xml:space="preserve"> </w:t>
        </w:r>
      </w:ins>
      <w:ins w:id="229"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brief</w:t>
        </w:r>
      </w:ins>
      <w:ins w:id="230"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 xml:space="preserve">. A </w:t>
        </w:r>
      </w:ins>
      <w:ins w:id="231"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longer-term follow-up</w:t>
        </w:r>
      </w:ins>
      <w:ins w:id="232"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 xml:space="preserve"> (e.g., </w:t>
        </w:r>
      </w:ins>
      <w:ins w:id="233" w:author="Jane Kohlhoff" w:date="2024-10-11T07:02:00Z" w16du:dateUtc="2024-10-10T20:02:00Z">
        <w:r w:rsidR="00CF1A59">
          <w:rPr>
            <w:rFonts w:ascii="Times New Roman" w:eastAsia="Times New Roman" w:hAnsi="Times New Roman" w:cs="Times New Roman"/>
            <w:kern w:val="0"/>
            <w:sz w:val="24"/>
            <w:szCs w:val="24"/>
            <w:lang w:val="en-GB" w:eastAsia="en-GB"/>
            <w14:ligatures w14:val="none"/>
          </w:rPr>
          <w:t>9 or 12-months following treatment completion)</w:t>
        </w:r>
      </w:ins>
      <w:ins w:id="234"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 xml:space="preserve"> would ha</w:t>
        </w:r>
      </w:ins>
      <w:ins w:id="235" w:author="Jane Kohlhoff" w:date="2024-10-11T07:02:00Z" w16du:dateUtc="2024-10-10T20:02:00Z">
        <w:r w:rsidR="00CF1A59">
          <w:rPr>
            <w:rFonts w:ascii="Times New Roman" w:eastAsia="Times New Roman" w:hAnsi="Times New Roman" w:cs="Times New Roman"/>
            <w:kern w:val="0"/>
            <w:sz w:val="24"/>
            <w:szCs w:val="24"/>
            <w:lang w:val="en-GB" w:eastAsia="en-GB"/>
            <w14:ligatures w14:val="none"/>
          </w:rPr>
          <w:t xml:space="preserve">ve provided more meaningful data about the </w:t>
        </w:r>
        <w:proofErr w:type="gramStart"/>
        <w:r w:rsidR="00CF1A59">
          <w:rPr>
            <w:rFonts w:ascii="Times New Roman" w:eastAsia="Times New Roman" w:hAnsi="Times New Roman" w:cs="Times New Roman"/>
            <w:kern w:val="0"/>
            <w:sz w:val="24"/>
            <w:szCs w:val="24"/>
            <w:lang w:val="en-GB" w:eastAsia="en-GB"/>
            <w14:ligatures w14:val="none"/>
          </w:rPr>
          <w:t>longer term</w:t>
        </w:r>
        <w:proofErr w:type="gramEnd"/>
        <w:r w:rsidR="00CF1A59">
          <w:rPr>
            <w:rFonts w:ascii="Times New Roman" w:eastAsia="Times New Roman" w:hAnsi="Times New Roman" w:cs="Times New Roman"/>
            <w:kern w:val="0"/>
            <w:sz w:val="24"/>
            <w:szCs w:val="24"/>
            <w:lang w:val="en-GB" w:eastAsia="en-GB"/>
            <w14:ligatures w14:val="none"/>
          </w:rPr>
          <w:t xml:space="preserve"> impacts of the interventions</w:t>
        </w:r>
      </w:ins>
      <w:ins w:id="236"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 xml:space="preserve">, particularly changes in attachment, which can take longer to emerge. </w:t>
        </w:r>
      </w:ins>
      <w:bookmarkEnd w:id="226"/>
      <w:r w:rsidRPr="00FC00F3">
        <w:rPr>
          <w:rFonts w:ascii="Times New Roman" w:eastAsia="Times New Roman" w:hAnsi="Times New Roman" w:cs="Times New Roman"/>
          <w:kern w:val="0"/>
          <w:sz w:val="24"/>
          <w:szCs w:val="24"/>
          <w:lang w:val="en-GB" w:eastAsia="en-GB"/>
          <w14:ligatures w14:val="none"/>
        </w:rPr>
        <w:t>A f</w:t>
      </w:r>
      <w:ins w:id="237" w:author="Jane Kohlhoff" w:date="2024-10-11T07:00:00Z" w16du:dateUtc="2024-10-10T20:00:00Z">
        <w:r w:rsidR="00CF1A59">
          <w:rPr>
            <w:rFonts w:ascii="Times New Roman" w:eastAsia="Times New Roman" w:hAnsi="Times New Roman" w:cs="Times New Roman"/>
            <w:kern w:val="0"/>
            <w:sz w:val="24"/>
            <w:szCs w:val="24"/>
            <w:lang w:val="en-GB" w:eastAsia="en-GB"/>
            <w14:ligatures w14:val="none"/>
          </w:rPr>
          <w:t>if</w:t>
        </w:r>
      </w:ins>
      <w:ins w:id="238"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th</w:t>
        </w:r>
      </w:ins>
      <w:del w:id="239" w:author="Jane Kohlhoff" w:date="2024-10-11T07:00:00Z" w16du:dateUtc="2024-10-10T20:00:00Z">
        <w:r w:rsidRPr="00FC00F3" w:rsidDel="00CF1A59">
          <w:rPr>
            <w:rFonts w:ascii="Times New Roman" w:eastAsia="Times New Roman" w:hAnsi="Times New Roman" w:cs="Times New Roman"/>
            <w:kern w:val="0"/>
            <w:sz w:val="24"/>
            <w:szCs w:val="24"/>
            <w:lang w:val="en-GB" w:eastAsia="en-GB"/>
            <w14:ligatures w14:val="none"/>
          </w:rPr>
          <w:delText>ourth</w:delText>
        </w:r>
      </w:del>
      <w:r w:rsidRPr="00FC00F3">
        <w:rPr>
          <w:rFonts w:ascii="Times New Roman" w:eastAsia="Times New Roman" w:hAnsi="Times New Roman" w:cs="Times New Roman"/>
          <w:kern w:val="0"/>
          <w:sz w:val="24"/>
          <w:szCs w:val="24"/>
          <w:lang w:val="en-GB" w:eastAsia="en-GB"/>
          <w14:ligatures w14:val="none"/>
        </w:rPr>
        <w:t xml:space="preserve"> study limitation related to sample size. While a priori power analysis indicated that </w:t>
      </w:r>
      <w:r w:rsidRPr="00FC00F3">
        <w:rPr>
          <w:rFonts w:ascii="Times New Roman" w:eastAsia="Times New Roman" w:hAnsi="Times New Roman" w:cs="Times New Roman"/>
          <w:i/>
          <w:iCs/>
          <w:kern w:val="0"/>
          <w:sz w:val="24"/>
          <w:szCs w:val="24"/>
          <w:lang w:val="en-GB" w:eastAsia="en-GB"/>
          <w14:ligatures w14:val="none"/>
        </w:rPr>
        <w:t>n</w:t>
      </w:r>
      <w:r w:rsidR="00111D8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w:t>
      </w:r>
      <w:r w:rsidR="00111D8C" w:rsidRPr="00FC00F3">
        <w:rPr>
          <w:rFonts w:ascii="Times New Roman" w:eastAsia="Times New Roman" w:hAnsi="Times New Roman" w:cs="Times New Roman"/>
          <w:kern w:val="0"/>
          <w:sz w:val="24"/>
          <w:szCs w:val="24"/>
          <w:lang w:val="en-GB" w:eastAsia="en-GB"/>
          <w14:ligatures w14:val="none"/>
        </w:rPr>
        <w:t xml:space="preserve"> </w:t>
      </w:r>
      <w:r w:rsidRPr="00FC00F3">
        <w:rPr>
          <w:rFonts w:ascii="Times New Roman" w:eastAsia="Times New Roman" w:hAnsi="Times New Roman" w:cs="Times New Roman"/>
          <w:kern w:val="0"/>
          <w:sz w:val="24"/>
          <w:szCs w:val="24"/>
          <w:lang w:val="en-GB" w:eastAsia="en-GB"/>
          <w14:ligatures w14:val="none"/>
        </w:rPr>
        <w:t>90 would be sufficient to detect medium effect sizes, and the study used</w:t>
      </w:r>
      <w:commentRangeStart w:id="240"/>
      <w:r w:rsidRPr="00FC00F3">
        <w:rPr>
          <w:rFonts w:ascii="Times New Roman" w:eastAsia="Times New Roman" w:hAnsi="Times New Roman" w:cs="Times New Roman"/>
          <w:kern w:val="0"/>
          <w:sz w:val="24"/>
          <w:szCs w:val="24"/>
          <w:lang w:val="en-GB" w:eastAsia="en-GB"/>
          <w14:ligatures w14:val="none"/>
        </w:rPr>
        <w:t xml:space="preserve"> ITT analyses to account for missing data</w:t>
      </w:r>
      <w:del w:id="241" w:author="Jane Kohlhoff" w:date="2024-10-10T22:52:00Z" w16du:dateUtc="2024-10-10T11:52:00Z">
        <w:r w:rsidRPr="00FC00F3" w:rsidDel="00EE4A9B">
          <w:rPr>
            <w:rFonts w:ascii="Times New Roman" w:eastAsia="Times New Roman" w:hAnsi="Times New Roman" w:cs="Times New Roman"/>
            <w:kern w:val="0"/>
            <w:sz w:val="24"/>
            <w:szCs w:val="24"/>
            <w:lang w:val="en-GB" w:eastAsia="en-GB"/>
            <w14:ligatures w14:val="none"/>
          </w:rPr>
          <w:delText xml:space="preserve"> and study attrition</w:delText>
        </w:r>
      </w:del>
      <w:r w:rsidRPr="00FC00F3">
        <w:rPr>
          <w:rFonts w:ascii="Times New Roman" w:eastAsia="Times New Roman" w:hAnsi="Times New Roman" w:cs="Times New Roman"/>
          <w:kern w:val="0"/>
          <w:sz w:val="24"/>
          <w:szCs w:val="24"/>
          <w:lang w:val="en-GB" w:eastAsia="en-GB"/>
          <w14:ligatures w14:val="none"/>
        </w:rPr>
        <w:t xml:space="preserve">, </w:t>
      </w:r>
      <w:commentRangeEnd w:id="240"/>
      <w:r w:rsidR="006D7669">
        <w:rPr>
          <w:rStyle w:val="CommentReference"/>
        </w:rPr>
        <w:commentReference w:id="240"/>
      </w:r>
      <w:r w:rsidRPr="00FC00F3">
        <w:rPr>
          <w:rFonts w:ascii="Times New Roman" w:eastAsia="Times New Roman" w:hAnsi="Times New Roman" w:cs="Times New Roman"/>
          <w:kern w:val="0"/>
          <w:sz w:val="24"/>
          <w:szCs w:val="24"/>
          <w:lang w:val="en-GB" w:eastAsia="en-GB"/>
          <w14:ligatures w14:val="none"/>
        </w:rPr>
        <w:t xml:space="preserve">it is of </w:t>
      </w:r>
      <w:r w:rsidR="00AD74F8" w:rsidRPr="00FC00F3">
        <w:rPr>
          <w:rFonts w:ascii="Times New Roman" w:eastAsia="Times New Roman" w:hAnsi="Times New Roman" w:cs="Times New Roman"/>
          <w:kern w:val="0"/>
          <w:sz w:val="24"/>
          <w:szCs w:val="24"/>
          <w:lang w:val="en-GB" w:eastAsia="en-GB"/>
          <w14:ligatures w14:val="none"/>
        </w:rPr>
        <w:t>note</w:t>
      </w:r>
      <w:r w:rsidRPr="00FC00F3">
        <w:rPr>
          <w:rFonts w:ascii="Times New Roman" w:eastAsia="Times New Roman" w:hAnsi="Times New Roman" w:cs="Times New Roman"/>
          <w:kern w:val="0"/>
          <w:sz w:val="24"/>
          <w:szCs w:val="24"/>
          <w:lang w:val="en-GB" w:eastAsia="en-GB"/>
          <w14:ligatures w14:val="none"/>
        </w:rPr>
        <w:t xml:space="preserve"> that only 5 participants from the COS-P group completed the T3 follow-up. </w:t>
      </w:r>
      <w:bookmarkStart w:id="242" w:name="_Hlk179493832"/>
      <w:bookmarkStart w:id="243" w:name="_Hlk179518083"/>
      <w:ins w:id="244" w:author="Jane Kohlhoff" w:date="2024-10-10T22:52:00Z" w16du:dateUtc="2024-10-10T11:52:00Z">
        <w:r w:rsidR="00EE4A9B">
          <w:rPr>
            <w:rFonts w:ascii="Times New Roman" w:eastAsia="Times New Roman" w:hAnsi="Times New Roman" w:cs="Times New Roman"/>
            <w:kern w:val="0"/>
            <w:sz w:val="24"/>
            <w:szCs w:val="24"/>
            <w:lang w:val="en-GB" w:eastAsia="en-GB"/>
            <w14:ligatures w14:val="none"/>
          </w:rPr>
          <w:t>While</w:t>
        </w:r>
      </w:ins>
      <w:ins w:id="245" w:author="Jane Kohlhoff" w:date="2024-10-10T22:55:00Z" w16du:dateUtc="2024-10-10T11:55:00Z">
        <w:r w:rsidR="00DB58C1">
          <w:rPr>
            <w:rFonts w:ascii="Times New Roman" w:eastAsia="Times New Roman" w:hAnsi="Times New Roman" w:cs="Times New Roman"/>
            <w:kern w:val="0"/>
            <w:sz w:val="24"/>
            <w:szCs w:val="24"/>
            <w:lang w:val="en-GB" w:eastAsia="en-GB"/>
            <w14:ligatures w14:val="none"/>
          </w:rPr>
          <w:t xml:space="preserve"> results of</w:t>
        </w:r>
      </w:ins>
      <w:ins w:id="246" w:author="Jane Kohlhoff" w:date="2024-10-10T22:52:00Z" w16du:dateUtc="2024-10-10T11:52:00Z">
        <w:r w:rsidR="00EE4A9B">
          <w:rPr>
            <w:rFonts w:ascii="Times New Roman" w:eastAsia="Times New Roman" w:hAnsi="Times New Roman" w:cs="Times New Roman"/>
            <w:kern w:val="0"/>
            <w:sz w:val="24"/>
            <w:szCs w:val="24"/>
            <w:lang w:val="en-GB" w:eastAsia="en-GB"/>
            <w14:ligatures w14:val="none"/>
          </w:rPr>
          <w:t xml:space="preserve"> the post-hoc sensitivity analysis suggest</w:t>
        </w:r>
      </w:ins>
      <w:ins w:id="247" w:author="Jane Kohlhoff" w:date="2024-10-10T22:56:00Z" w16du:dateUtc="2024-10-10T11:56:00Z">
        <w:r w:rsidR="00DB58C1">
          <w:rPr>
            <w:rFonts w:ascii="Times New Roman" w:eastAsia="Times New Roman" w:hAnsi="Times New Roman" w:cs="Times New Roman"/>
            <w:kern w:val="0"/>
            <w:sz w:val="24"/>
            <w:szCs w:val="24"/>
            <w:lang w:val="en-GB" w:eastAsia="en-GB"/>
            <w14:ligatures w14:val="none"/>
          </w:rPr>
          <w:t>ed</w:t>
        </w:r>
      </w:ins>
      <w:ins w:id="248" w:author="Jane Kohlhoff" w:date="2024-10-10T22:52:00Z" w16du:dateUtc="2024-10-10T11:52:00Z">
        <w:r w:rsidR="00EE4A9B">
          <w:rPr>
            <w:rFonts w:ascii="Times New Roman" w:eastAsia="Times New Roman" w:hAnsi="Times New Roman" w:cs="Times New Roman"/>
            <w:kern w:val="0"/>
            <w:sz w:val="24"/>
            <w:szCs w:val="24"/>
            <w:lang w:val="en-GB" w:eastAsia="en-GB"/>
            <w14:ligatures w14:val="none"/>
          </w:rPr>
          <w:t xml:space="preserve"> that </w:t>
        </w:r>
      </w:ins>
      <w:ins w:id="249" w:author="Jane Kohlhoff" w:date="2024-10-10T22:56:00Z" w16du:dateUtc="2024-10-10T11:56:00Z">
        <w:r w:rsidR="00DB58C1">
          <w:rPr>
            <w:rFonts w:ascii="Times New Roman" w:eastAsia="Times New Roman" w:hAnsi="Times New Roman" w:cs="Times New Roman"/>
            <w:kern w:val="0"/>
            <w:sz w:val="24"/>
            <w:szCs w:val="24"/>
            <w:lang w:val="en-GB" w:eastAsia="en-GB"/>
            <w14:ligatures w14:val="none"/>
          </w:rPr>
          <w:t>the</w:t>
        </w:r>
      </w:ins>
      <w:ins w:id="250" w:author="Jane Kohlhoff" w:date="2024-10-10T22:54:00Z" w16du:dateUtc="2024-10-10T11:54:00Z">
        <w:r w:rsidR="00DB58C1">
          <w:rPr>
            <w:rFonts w:ascii="Times New Roman" w:eastAsia="Times New Roman" w:hAnsi="Times New Roman" w:cs="Times New Roman"/>
            <w:kern w:val="0"/>
            <w:sz w:val="24"/>
            <w:szCs w:val="24"/>
            <w:lang w:val="en-GB" w:eastAsia="en-GB"/>
            <w14:ligatures w14:val="none"/>
          </w:rPr>
          <w:t xml:space="preserve"> </w:t>
        </w:r>
      </w:ins>
      <w:ins w:id="251" w:author="Jane Kohlhoff" w:date="2024-10-10T22:55:00Z" w16du:dateUtc="2024-10-10T11:55:00Z">
        <w:r w:rsidR="00DB58C1">
          <w:rPr>
            <w:rFonts w:ascii="Times New Roman" w:eastAsia="Times New Roman" w:hAnsi="Times New Roman" w:cs="Times New Roman"/>
            <w:kern w:val="0"/>
            <w:sz w:val="24"/>
            <w:szCs w:val="24"/>
            <w:lang w:val="en-GB" w:eastAsia="en-GB"/>
            <w14:ligatures w14:val="none"/>
          </w:rPr>
          <w:t xml:space="preserve">main study </w:t>
        </w:r>
      </w:ins>
      <w:ins w:id="252" w:author="Jane Kohlhoff" w:date="2024-10-10T22:54:00Z" w16du:dateUtc="2024-10-10T11:54:00Z">
        <w:r w:rsidR="00DB58C1">
          <w:rPr>
            <w:rFonts w:ascii="Times New Roman" w:eastAsia="Times New Roman" w:hAnsi="Times New Roman" w:cs="Times New Roman"/>
            <w:kern w:val="0"/>
            <w:sz w:val="24"/>
            <w:szCs w:val="24"/>
            <w:lang w:val="en-GB" w:eastAsia="en-GB"/>
            <w14:ligatures w14:val="none"/>
          </w:rPr>
          <w:t xml:space="preserve">results relating to </w:t>
        </w:r>
      </w:ins>
      <w:ins w:id="253" w:author="Jane Kohlhoff" w:date="2024-10-10T22:52:00Z" w16du:dateUtc="2024-10-10T11:52:00Z">
        <w:r w:rsidR="00EE4A9B">
          <w:rPr>
            <w:rFonts w:ascii="Times New Roman" w:eastAsia="Times New Roman" w:hAnsi="Times New Roman" w:cs="Times New Roman"/>
            <w:kern w:val="0"/>
            <w:sz w:val="24"/>
            <w:szCs w:val="24"/>
            <w:lang w:val="en-GB" w:eastAsia="en-GB"/>
            <w14:ligatures w14:val="none"/>
          </w:rPr>
          <w:t>pos</w:t>
        </w:r>
      </w:ins>
      <w:ins w:id="254" w:author="Jane Kohlhoff" w:date="2024-10-10T22:53:00Z" w16du:dateUtc="2024-10-10T11:53:00Z">
        <w:r w:rsidR="00EE4A9B">
          <w:rPr>
            <w:rFonts w:ascii="Times New Roman" w:eastAsia="Times New Roman" w:hAnsi="Times New Roman" w:cs="Times New Roman"/>
            <w:kern w:val="0"/>
            <w:sz w:val="24"/>
            <w:szCs w:val="24"/>
            <w:lang w:val="en-GB" w:eastAsia="en-GB"/>
            <w14:ligatures w14:val="none"/>
          </w:rPr>
          <w:t>itive and negative parenting verbalisations and parenting sensitivity</w:t>
        </w:r>
      </w:ins>
      <w:ins w:id="255" w:author="Jane Kohlhoff" w:date="2024-10-10T22:56:00Z" w16du:dateUtc="2024-10-10T11:56:00Z">
        <w:r w:rsidR="00DB58C1">
          <w:rPr>
            <w:rFonts w:ascii="Times New Roman" w:eastAsia="Times New Roman" w:hAnsi="Times New Roman" w:cs="Times New Roman"/>
            <w:kern w:val="0"/>
            <w:sz w:val="24"/>
            <w:szCs w:val="24"/>
            <w:lang w:val="en-GB" w:eastAsia="en-GB"/>
            <w14:ligatures w14:val="none"/>
          </w:rPr>
          <w:t xml:space="preserve"> were unlikely to have been impacted by missing data</w:t>
        </w:r>
      </w:ins>
      <w:ins w:id="256" w:author="Jane Kohlhoff" w:date="2024-10-10T22:54:00Z" w16du:dateUtc="2024-10-10T11:54:00Z">
        <w:r w:rsidR="00DB58C1">
          <w:rPr>
            <w:rFonts w:ascii="Times New Roman" w:eastAsia="Times New Roman" w:hAnsi="Times New Roman" w:cs="Times New Roman"/>
            <w:kern w:val="0"/>
            <w:sz w:val="24"/>
            <w:szCs w:val="24"/>
            <w:lang w:val="en-GB" w:eastAsia="en-GB"/>
            <w14:ligatures w14:val="none"/>
          </w:rPr>
          <w:t xml:space="preserve">, </w:t>
        </w:r>
      </w:ins>
      <w:ins w:id="257" w:author="Jane Kohlhoff" w:date="2024-10-10T22:56:00Z" w16du:dateUtc="2024-10-10T11:56:00Z">
        <w:r w:rsidR="00DB58C1">
          <w:rPr>
            <w:rFonts w:ascii="Times New Roman" w:eastAsia="Times New Roman" w:hAnsi="Times New Roman" w:cs="Times New Roman"/>
            <w:kern w:val="0"/>
            <w:sz w:val="24"/>
            <w:szCs w:val="24"/>
            <w:lang w:val="en-GB" w:eastAsia="en-GB"/>
            <w14:ligatures w14:val="none"/>
          </w:rPr>
          <w:t>this is not the case for parental reflectiveness and child outcome</w:t>
        </w:r>
      </w:ins>
      <w:ins w:id="258" w:author="Jane Kohlhoff" w:date="2024-10-11T05:43:00Z" w16du:dateUtc="2024-10-10T18:43:00Z">
        <w:r w:rsidR="001F699F">
          <w:rPr>
            <w:rFonts w:ascii="Times New Roman" w:eastAsia="Times New Roman" w:hAnsi="Times New Roman" w:cs="Times New Roman"/>
            <w:kern w:val="0"/>
            <w:sz w:val="24"/>
            <w:szCs w:val="24"/>
            <w:lang w:val="en-GB" w:eastAsia="en-GB"/>
            <w14:ligatures w14:val="none"/>
          </w:rPr>
          <w:t xml:space="preserve">s </w:t>
        </w:r>
      </w:ins>
      <w:ins w:id="259" w:author="Jane Kohlhoff" w:date="2024-10-10T22:57:00Z" w16du:dateUtc="2024-10-10T11:57:00Z">
        <w:r w:rsidR="00DB58C1">
          <w:rPr>
            <w:rFonts w:ascii="Times New Roman" w:eastAsia="Times New Roman" w:hAnsi="Times New Roman" w:cs="Times New Roman"/>
            <w:kern w:val="0"/>
            <w:sz w:val="24"/>
            <w:szCs w:val="24"/>
            <w:lang w:val="en-GB" w:eastAsia="en-GB"/>
            <w14:ligatures w14:val="none"/>
          </w:rPr>
          <w:t>(social-emotional functioning and behavioural problems).</w:t>
        </w:r>
      </w:ins>
      <w:ins w:id="260" w:author="Jane Kohlhoff" w:date="2024-10-10T22:53:00Z" w16du:dateUtc="2024-10-10T11:53:00Z">
        <w:r w:rsidR="00EE4A9B">
          <w:rPr>
            <w:rFonts w:ascii="Times New Roman" w:eastAsia="Times New Roman" w:hAnsi="Times New Roman" w:cs="Times New Roman"/>
            <w:kern w:val="0"/>
            <w:sz w:val="24"/>
            <w:szCs w:val="24"/>
            <w:lang w:val="en-GB" w:eastAsia="en-GB"/>
            <w14:ligatures w14:val="none"/>
          </w:rPr>
          <w:t xml:space="preserve"> </w:t>
        </w:r>
      </w:ins>
      <w:ins w:id="261" w:author="Jane Kohlhoff" w:date="2024-10-11T05:43:00Z" w16du:dateUtc="2024-10-10T18:43:00Z">
        <w:r w:rsidR="001F699F">
          <w:rPr>
            <w:rFonts w:ascii="Times New Roman" w:eastAsia="Times New Roman" w:hAnsi="Times New Roman" w:cs="Times New Roman"/>
            <w:kern w:val="0"/>
            <w:sz w:val="24"/>
            <w:szCs w:val="24"/>
            <w:lang w:val="en-GB" w:eastAsia="en-GB"/>
            <w14:ligatures w14:val="none"/>
          </w:rPr>
          <w:t>R</w:t>
        </w:r>
      </w:ins>
      <w:ins w:id="262" w:author="Jane Kohlhoff" w:date="2024-10-10T22:57:00Z" w16du:dateUtc="2024-10-10T11:57:00Z">
        <w:r w:rsidR="00DB58C1">
          <w:rPr>
            <w:rFonts w:ascii="Times New Roman" w:eastAsia="Times New Roman" w:hAnsi="Times New Roman" w:cs="Times New Roman"/>
            <w:kern w:val="0"/>
            <w:sz w:val="24"/>
            <w:szCs w:val="24"/>
            <w:lang w:val="en-GB" w:eastAsia="en-GB"/>
            <w14:ligatures w14:val="none"/>
          </w:rPr>
          <w:t xml:space="preserve">esults </w:t>
        </w:r>
      </w:ins>
      <w:ins w:id="263" w:author="Jane Kohlhoff" w:date="2024-10-11T05:43:00Z" w16du:dateUtc="2024-10-10T18:43:00Z">
        <w:r w:rsidR="001F699F">
          <w:rPr>
            <w:rFonts w:ascii="Times New Roman" w:eastAsia="Times New Roman" w:hAnsi="Times New Roman" w:cs="Times New Roman"/>
            <w:kern w:val="0"/>
            <w:sz w:val="24"/>
            <w:szCs w:val="24"/>
            <w:lang w:val="en-GB" w:eastAsia="en-GB"/>
            <w14:ligatures w14:val="none"/>
          </w:rPr>
          <w:t xml:space="preserve">thus need </w:t>
        </w:r>
      </w:ins>
      <w:ins w:id="264" w:author="Jane Kohlhoff" w:date="2024-10-10T22:57:00Z" w16du:dateUtc="2024-10-10T11:57:00Z">
        <w:r w:rsidR="00DB58C1">
          <w:rPr>
            <w:rFonts w:ascii="Times New Roman" w:eastAsia="Times New Roman" w:hAnsi="Times New Roman" w:cs="Times New Roman"/>
            <w:kern w:val="0"/>
            <w:sz w:val="24"/>
            <w:szCs w:val="24"/>
            <w:lang w:val="en-GB" w:eastAsia="en-GB"/>
            <w14:ligatures w14:val="none"/>
          </w:rPr>
          <w:t>to be interpreted with caution, and future studies with larger sam</w:t>
        </w:r>
      </w:ins>
      <w:ins w:id="265" w:author="Jane Kohlhoff" w:date="2024-10-10T22:58:00Z" w16du:dateUtc="2024-10-10T11:58:00Z">
        <w:r w:rsidR="00DB58C1">
          <w:rPr>
            <w:rFonts w:ascii="Times New Roman" w:eastAsia="Times New Roman" w:hAnsi="Times New Roman" w:cs="Times New Roman"/>
            <w:kern w:val="0"/>
            <w:sz w:val="24"/>
            <w:szCs w:val="24"/>
            <w:lang w:val="en-GB" w:eastAsia="en-GB"/>
            <w14:ligatures w14:val="none"/>
          </w:rPr>
          <w:t>p</w:t>
        </w:r>
      </w:ins>
      <w:ins w:id="266" w:author="Jane Kohlhoff" w:date="2024-10-10T22:57:00Z" w16du:dateUtc="2024-10-10T11:57:00Z">
        <w:r w:rsidR="00DB58C1">
          <w:rPr>
            <w:rFonts w:ascii="Times New Roman" w:eastAsia="Times New Roman" w:hAnsi="Times New Roman" w:cs="Times New Roman"/>
            <w:kern w:val="0"/>
            <w:sz w:val="24"/>
            <w:szCs w:val="24"/>
            <w:lang w:val="en-GB" w:eastAsia="en-GB"/>
            <w14:ligatures w14:val="none"/>
          </w:rPr>
          <w:t xml:space="preserve">les </w:t>
        </w:r>
      </w:ins>
      <w:ins w:id="267" w:author="Jane Kohlhoff" w:date="2024-10-10T22:58:00Z" w16du:dateUtc="2024-10-10T11:58:00Z">
        <w:r w:rsidR="00DB58C1">
          <w:rPr>
            <w:rFonts w:ascii="Times New Roman" w:eastAsia="Times New Roman" w:hAnsi="Times New Roman" w:cs="Times New Roman"/>
            <w:kern w:val="0"/>
            <w:sz w:val="24"/>
            <w:szCs w:val="24"/>
            <w:lang w:val="en-GB" w:eastAsia="en-GB"/>
            <w14:ligatures w14:val="none"/>
          </w:rPr>
          <w:t xml:space="preserve">(with less attrition) </w:t>
        </w:r>
      </w:ins>
      <w:ins w:id="268" w:author="Jane Kohlhoff" w:date="2024-10-11T05:44:00Z" w16du:dateUtc="2024-10-10T18:44:00Z">
        <w:r w:rsidR="001F699F">
          <w:rPr>
            <w:rFonts w:ascii="Times New Roman" w:eastAsia="Times New Roman" w:hAnsi="Times New Roman" w:cs="Times New Roman"/>
            <w:kern w:val="0"/>
            <w:sz w:val="24"/>
            <w:szCs w:val="24"/>
            <w:lang w:val="en-GB" w:eastAsia="en-GB"/>
            <w14:ligatures w14:val="none"/>
          </w:rPr>
          <w:t>should</w:t>
        </w:r>
      </w:ins>
      <w:ins w:id="269" w:author="Jane Kohlhoff" w:date="2024-10-10T22:58:00Z" w16du:dateUtc="2024-10-10T11:58:00Z">
        <w:r w:rsidR="00DB58C1">
          <w:rPr>
            <w:rFonts w:ascii="Times New Roman" w:eastAsia="Times New Roman" w:hAnsi="Times New Roman" w:cs="Times New Roman"/>
            <w:kern w:val="0"/>
            <w:sz w:val="24"/>
            <w:szCs w:val="24"/>
            <w:lang w:val="en-GB" w:eastAsia="en-GB"/>
            <w14:ligatures w14:val="none"/>
          </w:rPr>
          <w:t xml:space="preserve"> be conducted.</w:t>
        </w:r>
      </w:ins>
      <w:ins w:id="270" w:author="Jane Kohlhoff" w:date="2024-10-10T22:57:00Z" w16du:dateUtc="2024-10-10T11:57:00Z">
        <w:r w:rsidR="00DB58C1">
          <w:rPr>
            <w:rFonts w:ascii="Times New Roman" w:eastAsia="Times New Roman" w:hAnsi="Times New Roman" w:cs="Times New Roman"/>
            <w:kern w:val="0"/>
            <w:sz w:val="24"/>
            <w:szCs w:val="24"/>
            <w:lang w:val="en-GB" w:eastAsia="en-GB"/>
            <w14:ligatures w14:val="none"/>
          </w:rPr>
          <w:t xml:space="preserve"> </w:t>
        </w:r>
      </w:ins>
      <w:bookmarkStart w:id="271" w:name="_Hlk179494435"/>
      <w:bookmarkEnd w:id="242"/>
      <w:ins w:id="272" w:author="Jane Kohlhoff" w:date="2024-10-11T05:45:00Z" w16du:dateUtc="2024-10-10T18:45:00Z">
        <w:r w:rsidR="001F699F">
          <w:rPr>
            <w:rFonts w:ascii="Times New Roman" w:eastAsia="Times New Roman" w:hAnsi="Times New Roman" w:cs="Times New Roman"/>
            <w:kern w:val="0"/>
            <w:sz w:val="24"/>
            <w:szCs w:val="24"/>
            <w:lang w:val="en-GB" w:eastAsia="en-GB"/>
            <w14:ligatures w14:val="none"/>
          </w:rPr>
          <w:t>It is of note that participants who</w:t>
        </w:r>
        <w:r w:rsidR="001F699F" w:rsidRPr="009A56FD">
          <w:rPr>
            <w:rFonts w:ascii="Times New Roman" w:eastAsia="Times New Roman" w:hAnsi="Times New Roman" w:cs="Times New Roman"/>
            <w:kern w:val="0"/>
            <w:sz w:val="24"/>
            <w:szCs w:val="24"/>
            <w:lang w:val="en-GB" w:eastAsia="en-GB"/>
            <w14:ligatures w14:val="none"/>
          </w:rPr>
          <w:t xml:space="preserve"> dropped out of the study were less educated and younger</w:t>
        </w:r>
        <w:r w:rsidR="001F699F">
          <w:rPr>
            <w:rFonts w:ascii="Times New Roman" w:eastAsia="Times New Roman" w:hAnsi="Times New Roman" w:cs="Times New Roman"/>
            <w:kern w:val="0"/>
            <w:sz w:val="24"/>
            <w:szCs w:val="24"/>
            <w:lang w:val="en-GB" w:eastAsia="en-GB"/>
            <w14:ligatures w14:val="none"/>
          </w:rPr>
          <w:t xml:space="preserve"> </w:t>
        </w:r>
      </w:ins>
      <w:ins w:id="273" w:author="Jane Kohlhoff" w:date="2024-10-11T05:46:00Z" w16du:dateUtc="2024-10-10T18:46:00Z">
        <w:r w:rsidR="001F699F">
          <w:rPr>
            <w:rFonts w:ascii="Times New Roman" w:eastAsia="Times New Roman" w:hAnsi="Times New Roman" w:cs="Times New Roman"/>
            <w:kern w:val="0"/>
            <w:sz w:val="24"/>
            <w:szCs w:val="24"/>
            <w:lang w:val="en-GB" w:eastAsia="en-GB"/>
            <w14:ligatures w14:val="none"/>
          </w:rPr>
          <w:t>than those who completed it. The</w:t>
        </w:r>
      </w:ins>
      <w:ins w:id="274" w:author="Jane Kohlhoff" w:date="2024-10-10T23:07:00Z" w16du:dateUtc="2024-10-10T12:07:00Z">
        <w:r w:rsidR="00D53887">
          <w:rPr>
            <w:rFonts w:ascii="Times New Roman" w:eastAsia="Times New Roman" w:hAnsi="Times New Roman" w:cs="Times New Roman"/>
            <w:kern w:val="0"/>
            <w:sz w:val="24"/>
            <w:szCs w:val="24"/>
            <w:lang w:val="en-GB" w:eastAsia="en-GB"/>
            <w14:ligatures w14:val="none"/>
          </w:rPr>
          <w:t xml:space="preserve"> </w:t>
        </w:r>
      </w:ins>
      <w:ins w:id="275" w:author="Jane Kohlhoff" w:date="2024-10-10T23:06:00Z" w16du:dateUtc="2024-10-10T12:06:00Z">
        <w:r w:rsidR="00D53887">
          <w:rPr>
            <w:rFonts w:ascii="Times New Roman" w:eastAsia="Times New Roman" w:hAnsi="Times New Roman" w:cs="Times New Roman"/>
            <w:kern w:val="0"/>
            <w:sz w:val="24"/>
            <w:szCs w:val="24"/>
            <w:lang w:val="en-GB" w:eastAsia="en-GB"/>
            <w14:ligatures w14:val="none"/>
          </w:rPr>
          <w:t xml:space="preserve">main </w:t>
        </w:r>
      </w:ins>
      <w:ins w:id="276" w:author="Jane Kohlhoff" w:date="2024-10-10T23:07:00Z" w16du:dateUtc="2024-10-10T12:07:00Z">
        <w:r w:rsidR="00D53887">
          <w:rPr>
            <w:rFonts w:ascii="Times New Roman" w:eastAsia="Times New Roman" w:hAnsi="Times New Roman" w:cs="Times New Roman"/>
            <w:kern w:val="0"/>
            <w:sz w:val="24"/>
            <w:szCs w:val="24"/>
            <w:lang w:val="en-GB" w:eastAsia="en-GB"/>
            <w14:ligatures w14:val="none"/>
          </w:rPr>
          <w:t xml:space="preserve">study </w:t>
        </w:r>
      </w:ins>
      <w:ins w:id="277"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and</w:t>
        </w:r>
      </w:ins>
      <w:ins w:id="278" w:author="Jane Kohlhoff" w:date="2024-10-10T23:07:00Z" w16du:dateUtc="2024-10-10T12:07:00Z">
        <w:r w:rsidR="00D53887">
          <w:rPr>
            <w:rFonts w:ascii="Times New Roman" w:eastAsia="Times New Roman" w:hAnsi="Times New Roman" w:cs="Times New Roman"/>
            <w:kern w:val="0"/>
            <w:sz w:val="24"/>
            <w:szCs w:val="24"/>
            <w:lang w:val="en-GB" w:eastAsia="en-GB"/>
            <w14:ligatures w14:val="none"/>
          </w:rPr>
          <w:t xml:space="preserve"> post-hoc sensitivity analysis </w:t>
        </w:r>
      </w:ins>
      <w:ins w:id="279"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results </w:t>
        </w:r>
      </w:ins>
      <w:ins w:id="280" w:author="Jane Kohlhoff" w:date="2024-10-10T23:07:00Z" w16du:dateUtc="2024-10-10T12:07:00Z">
        <w:r w:rsidR="00D53887">
          <w:rPr>
            <w:rFonts w:ascii="Times New Roman" w:eastAsia="Times New Roman" w:hAnsi="Times New Roman" w:cs="Times New Roman"/>
            <w:kern w:val="0"/>
            <w:sz w:val="24"/>
            <w:szCs w:val="24"/>
            <w:lang w:val="en-GB" w:eastAsia="en-GB"/>
            <w14:ligatures w14:val="none"/>
          </w:rPr>
          <w:t>may have</w:t>
        </w:r>
      </w:ins>
      <w:ins w:id="281" w:author="Jane Kohlhoff" w:date="2024-10-11T05:46:00Z" w16du:dateUtc="2024-10-10T18:46:00Z">
        <w:r w:rsidR="001F699F">
          <w:rPr>
            <w:rFonts w:ascii="Times New Roman" w:eastAsia="Times New Roman" w:hAnsi="Times New Roman" w:cs="Times New Roman"/>
            <w:kern w:val="0"/>
            <w:sz w:val="24"/>
            <w:szCs w:val="24"/>
            <w:lang w:val="en-GB" w:eastAsia="en-GB"/>
            <w14:ligatures w14:val="none"/>
          </w:rPr>
          <w:t xml:space="preserve"> </w:t>
        </w:r>
        <w:r w:rsidR="001F699F">
          <w:rPr>
            <w:rFonts w:ascii="Times New Roman" w:eastAsia="Times New Roman" w:hAnsi="Times New Roman" w:cs="Times New Roman"/>
            <w:kern w:val="0"/>
            <w:sz w:val="24"/>
            <w:szCs w:val="24"/>
            <w:lang w:val="en-GB" w:eastAsia="en-GB"/>
            <w14:ligatures w14:val="none"/>
          </w:rPr>
          <w:lastRenderedPageBreak/>
          <w:t>thus</w:t>
        </w:r>
      </w:ins>
      <w:ins w:id="282" w:author="Jane Kohlhoff" w:date="2024-10-10T23:07:00Z" w16du:dateUtc="2024-10-10T12:07:00Z">
        <w:r w:rsidR="00D53887">
          <w:rPr>
            <w:rFonts w:ascii="Times New Roman" w:eastAsia="Times New Roman" w:hAnsi="Times New Roman" w:cs="Times New Roman"/>
            <w:kern w:val="0"/>
            <w:sz w:val="24"/>
            <w:szCs w:val="24"/>
            <w:lang w:val="en-GB" w:eastAsia="en-GB"/>
            <w14:ligatures w14:val="none"/>
          </w:rPr>
          <w:t xml:space="preserve"> </w:t>
        </w:r>
      </w:ins>
      <w:ins w:id="283"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differed</w:t>
        </w:r>
      </w:ins>
      <w:ins w:id="284" w:author="Jane Kohlhoff" w:date="2024-10-10T23:12:00Z" w16du:dateUtc="2024-10-10T12:12:00Z">
        <w:r w:rsidR="00D53887">
          <w:rPr>
            <w:rFonts w:ascii="Times New Roman" w:eastAsia="Times New Roman" w:hAnsi="Times New Roman" w:cs="Times New Roman"/>
            <w:kern w:val="0"/>
            <w:sz w:val="24"/>
            <w:szCs w:val="24"/>
            <w:lang w:val="en-GB" w:eastAsia="en-GB"/>
            <w14:ligatures w14:val="none"/>
          </w:rPr>
          <w:t>,</w:t>
        </w:r>
      </w:ins>
      <w:ins w:id="285"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 in part</w:t>
        </w:r>
      </w:ins>
      <w:ins w:id="286" w:author="Jane Kohlhoff" w:date="2024-10-10T23:12:00Z" w16du:dateUtc="2024-10-10T12:12:00Z">
        <w:r w:rsidR="00D53887">
          <w:rPr>
            <w:rFonts w:ascii="Times New Roman" w:eastAsia="Times New Roman" w:hAnsi="Times New Roman" w:cs="Times New Roman"/>
            <w:kern w:val="0"/>
            <w:sz w:val="24"/>
            <w:szCs w:val="24"/>
            <w:lang w:val="en-GB" w:eastAsia="en-GB"/>
            <w14:ligatures w14:val="none"/>
          </w:rPr>
          <w:t>,</w:t>
        </w:r>
      </w:ins>
      <w:ins w:id="287"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 because</w:t>
        </w:r>
      </w:ins>
      <w:ins w:id="288" w:author="Jane Kohlhoff" w:date="2024-10-11T05:46:00Z" w16du:dateUtc="2024-10-10T18:46:00Z">
        <w:r w:rsidR="001F699F">
          <w:rPr>
            <w:rFonts w:ascii="Times New Roman" w:eastAsia="Times New Roman" w:hAnsi="Times New Roman" w:cs="Times New Roman"/>
            <w:kern w:val="0"/>
            <w:sz w:val="24"/>
            <w:szCs w:val="24"/>
            <w:lang w:val="en-GB" w:eastAsia="en-GB"/>
            <w14:ligatures w14:val="none"/>
          </w:rPr>
          <w:t xml:space="preserve"> of this which </w:t>
        </w:r>
      </w:ins>
      <w:ins w:id="289"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highlights </w:t>
        </w:r>
      </w:ins>
      <w:ins w:id="290" w:author="Jane Kohlhoff" w:date="2024-10-11T05:46:00Z" w16du:dateUtc="2024-10-10T18:46:00Z">
        <w:r w:rsidR="001F699F">
          <w:rPr>
            <w:rFonts w:ascii="Times New Roman" w:eastAsia="Times New Roman" w:hAnsi="Times New Roman" w:cs="Times New Roman"/>
            <w:kern w:val="0"/>
            <w:sz w:val="24"/>
            <w:szCs w:val="24"/>
            <w:lang w:val="en-GB" w:eastAsia="en-GB"/>
            <w14:ligatures w14:val="none"/>
          </w:rPr>
          <w:t xml:space="preserve">an </w:t>
        </w:r>
      </w:ins>
      <w:ins w:id="291"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important direction</w:t>
        </w:r>
      </w:ins>
      <w:ins w:id="292" w:author="Jane Kohlhoff" w:date="2024-10-11T05:46:00Z" w16du:dateUtc="2024-10-10T18:46:00Z">
        <w:r w:rsidR="001F699F">
          <w:rPr>
            <w:rFonts w:ascii="Times New Roman" w:eastAsia="Times New Roman" w:hAnsi="Times New Roman" w:cs="Times New Roman"/>
            <w:kern w:val="0"/>
            <w:sz w:val="24"/>
            <w:szCs w:val="24"/>
            <w:lang w:val="en-GB" w:eastAsia="en-GB"/>
            <w14:ligatures w14:val="none"/>
          </w:rPr>
          <w:t xml:space="preserve"> </w:t>
        </w:r>
      </w:ins>
      <w:ins w:id="293"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for future</w:t>
        </w:r>
      </w:ins>
      <w:ins w:id="294"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 xml:space="preserve"> </w:t>
        </w:r>
      </w:ins>
      <w:ins w:id="295" w:author="Jane Kohlhoff" w:date="2024-10-11T06:39:00Z" w16du:dateUtc="2024-10-10T19:39:00Z">
        <w:r w:rsidR="00A23FA8">
          <w:rPr>
            <w:rFonts w:ascii="Times New Roman" w:eastAsia="Times New Roman" w:hAnsi="Times New Roman" w:cs="Times New Roman"/>
            <w:kern w:val="0"/>
            <w:sz w:val="24"/>
            <w:szCs w:val="24"/>
            <w:lang w:val="en-GB" w:eastAsia="en-GB"/>
            <w14:ligatures w14:val="none"/>
          </w:rPr>
          <w:t xml:space="preserve">research and </w:t>
        </w:r>
      </w:ins>
      <w:ins w:id="296"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clinical </w:t>
        </w:r>
      </w:ins>
      <w:ins w:id="297" w:author="Jane Kohlhoff" w:date="2024-10-11T06:39:00Z" w16du:dateUtc="2024-10-10T19:39:00Z">
        <w:r w:rsidR="00A23FA8">
          <w:rPr>
            <w:rFonts w:ascii="Times New Roman" w:eastAsia="Times New Roman" w:hAnsi="Times New Roman" w:cs="Times New Roman"/>
            <w:kern w:val="0"/>
            <w:sz w:val="24"/>
            <w:szCs w:val="24"/>
            <w:lang w:val="en-GB" w:eastAsia="en-GB"/>
            <w14:ligatures w14:val="none"/>
          </w:rPr>
          <w:t>practice,</w:t>
        </w:r>
      </w:ins>
      <w:ins w:id="298"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 xml:space="preserve"> i.e., </w:t>
        </w:r>
      </w:ins>
      <w:bookmarkStart w:id="299" w:name="_Hlk179521228"/>
      <w:ins w:id="300" w:author="Jane Kohlhoff" w:date="2024-10-11T05:47:00Z" w16du:dateUtc="2024-10-10T18:47:00Z">
        <w:r w:rsidR="001F699F">
          <w:rPr>
            <w:rFonts w:ascii="Times New Roman" w:eastAsia="Times New Roman" w:hAnsi="Times New Roman" w:cs="Times New Roman"/>
            <w:kern w:val="0"/>
            <w:sz w:val="24"/>
            <w:szCs w:val="24"/>
            <w:lang w:val="en-GB" w:eastAsia="en-GB"/>
            <w14:ligatures w14:val="none"/>
          </w:rPr>
          <w:t>implementation of deliberate strategies</w:t>
        </w:r>
      </w:ins>
      <w:ins w:id="301"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 xml:space="preserve"> </w:t>
        </w:r>
      </w:ins>
      <w:ins w:id="302" w:author="Jane Kohlhoff" w:date="2024-10-11T05:47:00Z" w16du:dateUtc="2024-10-10T18:47:00Z">
        <w:r w:rsidR="001F699F">
          <w:rPr>
            <w:rFonts w:ascii="Times New Roman" w:eastAsia="Times New Roman" w:hAnsi="Times New Roman" w:cs="Times New Roman"/>
            <w:kern w:val="0"/>
            <w:sz w:val="24"/>
            <w:szCs w:val="24"/>
            <w:lang w:val="en-GB" w:eastAsia="en-GB"/>
            <w14:ligatures w14:val="none"/>
          </w:rPr>
          <w:t xml:space="preserve">to </w:t>
        </w:r>
      </w:ins>
      <w:ins w:id="303"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 xml:space="preserve">engage and </w:t>
        </w:r>
      </w:ins>
      <w:ins w:id="304" w:author="Jane Kohlhoff" w:date="2024-10-10T23:12:00Z" w16du:dateUtc="2024-10-10T12:12:00Z">
        <w:r w:rsidR="00D53887">
          <w:rPr>
            <w:rFonts w:ascii="Times New Roman" w:eastAsia="Times New Roman" w:hAnsi="Times New Roman" w:cs="Times New Roman"/>
            <w:kern w:val="0"/>
            <w:sz w:val="24"/>
            <w:szCs w:val="24"/>
            <w:lang w:val="en-GB" w:eastAsia="en-GB"/>
            <w14:ligatures w14:val="none"/>
          </w:rPr>
          <w:t>re</w:t>
        </w:r>
      </w:ins>
      <w:ins w:id="305"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 xml:space="preserve">tain less educated and younger parents in </w:t>
        </w:r>
      </w:ins>
      <w:ins w:id="306" w:author="Jane Kohlhoff" w:date="2024-10-11T06:39:00Z" w16du:dateUtc="2024-10-10T19:39:00Z">
        <w:r w:rsidR="00A23FA8">
          <w:rPr>
            <w:rFonts w:ascii="Times New Roman" w:eastAsia="Times New Roman" w:hAnsi="Times New Roman" w:cs="Times New Roman"/>
            <w:kern w:val="0"/>
            <w:sz w:val="24"/>
            <w:szCs w:val="24"/>
            <w:lang w:val="en-GB" w:eastAsia="en-GB"/>
            <w14:ligatures w14:val="none"/>
          </w:rPr>
          <w:t>clinical tr</w:t>
        </w:r>
      </w:ins>
      <w:ins w:id="307" w:author="Jane Kohlhoff" w:date="2024-10-11T06:40:00Z" w16du:dateUtc="2024-10-10T19:40:00Z">
        <w:r w:rsidR="00A23FA8">
          <w:rPr>
            <w:rFonts w:ascii="Times New Roman" w:eastAsia="Times New Roman" w:hAnsi="Times New Roman" w:cs="Times New Roman"/>
            <w:kern w:val="0"/>
            <w:sz w:val="24"/>
            <w:szCs w:val="24"/>
            <w:lang w:val="en-GB" w:eastAsia="en-GB"/>
            <w14:ligatures w14:val="none"/>
          </w:rPr>
          <w:t xml:space="preserve">ials and </w:t>
        </w:r>
      </w:ins>
      <w:ins w:id="308" w:author="Jane Kohlhoff" w:date="2024-10-10T23:11:00Z" w16du:dateUtc="2024-10-10T12:11:00Z">
        <w:r w:rsidR="00D53887">
          <w:rPr>
            <w:rFonts w:ascii="Times New Roman" w:eastAsia="Times New Roman" w:hAnsi="Times New Roman" w:cs="Times New Roman"/>
            <w:kern w:val="0"/>
            <w:sz w:val="24"/>
            <w:szCs w:val="24"/>
            <w:lang w:val="en-GB" w:eastAsia="en-GB"/>
            <w14:ligatures w14:val="none"/>
          </w:rPr>
          <w:t>clinical intervention programs such as PCIT-T and COS-P.</w:t>
        </w:r>
      </w:ins>
      <w:ins w:id="309" w:author="Jane Kohlhoff" w:date="2024-10-10T23:10:00Z" w16du:dateUtc="2024-10-10T12:10:00Z">
        <w:r w:rsidR="00D53887">
          <w:rPr>
            <w:rFonts w:ascii="Times New Roman" w:eastAsia="Times New Roman" w:hAnsi="Times New Roman" w:cs="Times New Roman"/>
            <w:kern w:val="0"/>
            <w:sz w:val="24"/>
            <w:szCs w:val="24"/>
            <w:lang w:val="en-GB" w:eastAsia="en-GB"/>
            <w14:ligatures w14:val="none"/>
          </w:rPr>
          <w:t xml:space="preserve"> </w:t>
        </w:r>
      </w:ins>
      <w:bookmarkStart w:id="310" w:name="_Hlk179495866"/>
      <w:bookmarkStart w:id="311" w:name="_Hlk179518142"/>
      <w:bookmarkEnd w:id="243"/>
      <w:bookmarkEnd w:id="271"/>
      <w:bookmarkEnd w:id="299"/>
      <w:ins w:id="312"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 xml:space="preserve">Sixth, </w:t>
        </w:r>
      </w:ins>
      <w:ins w:id="313" w:author="Jane Kohlhoff" w:date="2024-10-11T05:50:00Z" w16du:dateUtc="2024-10-10T18:50:00Z">
        <w:r w:rsidR="001F699F">
          <w:rPr>
            <w:rFonts w:ascii="Times New Roman" w:eastAsia="Times New Roman" w:hAnsi="Times New Roman" w:cs="Times New Roman"/>
            <w:kern w:val="0"/>
            <w:sz w:val="24"/>
            <w:szCs w:val="24"/>
            <w:lang w:val="en-GB" w:eastAsia="en-GB"/>
            <w14:ligatures w14:val="none"/>
          </w:rPr>
          <w:t>again with regard to education, overall,</w:t>
        </w:r>
      </w:ins>
      <w:ins w:id="314" w:author="Jane Kohlhoff" w:date="2024-10-11T05:49:00Z" w16du:dateUtc="2024-10-10T18:49:00Z">
        <w:r w:rsidR="001F699F">
          <w:rPr>
            <w:rFonts w:ascii="Times New Roman" w:eastAsia="Times New Roman" w:hAnsi="Times New Roman" w:cs="Times New Roman"/>
            <w:kern w:val="0"/>
            <w:sz w:val="24"/>
            <w:szCs w:val="24"/>
            <w:lang w:val="en-GB" w:eastAsia="en-GB"/>
            <w14:ligatures w14:val="none"/>
          </w:rPr>
          <w:t xml:space="preserve"> </w:t>
        </w:r>
        <w:r w:rsidR="001F699F" w:rsidRPr="00456221">
          <w:rPr>
            <w:rFonts w:ascii="Times New Roman" w:eastAsia="Times New Roman" w:hAnsi="Times New Roman" w:cs="Times New Roman"/>
            <w:kern w:val="0"/>
            <w:sz w:val="24"/>
            <w:szCs w:val="24"/>
            <w:lang w:val="en-GB" w:eastAsia="en-GB"/>
            <w14:ligatures w14:val="none"/>
          </w:rPr>
          <w:t>48% of the mothers in the sample had a university education</w:t>
        </w:r>
      </w:ins>
      <w:ins w:id="315" w:author="Jane Kohlhoff" w:date="2024-10-11T05:50:00Z" w16du:dateUtc="2024-10-10T18:50:00Z">
        <w:r w:rsidR="001F699F">
          <w:rPr>
            <w:rFonts w:ascii="Times New Roman" w:eastAsia="Times New Roman" w:hAnsi="Times New Roman" w:cs="Times New Roman"/>
            <w:kern w:val="0"/>
            <w:sz w:val="24"/>
            <w:szCs w:val="24"/>
            <w:lang w:val="en-GB" w:eastAsia="en-GB"/>
            <w14:ligatures w14:val="none"/>
          </w:rPr>
          <w:t>. This</w:t>
        </w:r>
      </w:ins>
      <w:ins w:id="316"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 xml:space="preserve"> rate </w:t>
        </w:r>
      </w:ins>
      <w:ins w:id="317" w:author="Jane Kohlhoff" w:date="2024-10-11T05:50:00Z" w16du:dateUtc="2024-10-10T18:50:00Z">
        <w:r w:rsidR="001F699F">
          <w:rPr>
            <w:rFonts w:ascii="Times New Roman" w:eastAsia="Times New Roman" w:hAnsi="Times New Roman" w:cs="Times New Roman"/>
            <w:kern w:val="0"/>
            <w:sz w:val="24"/>
            <w:szCs w:val="24"/>
            <w:lang w:val="en-GB" w:eastAsia="en-GB"/>
            <w14:ligatures w14:val="none"/>
          </w:rPr>
          <w:t>is</w:t>
        </w:r>
      </w:ins>
      <w:ins w:id="318"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 xml:space="preserve"> slightly lower than the national </w:t>
        </w:r>
      </w:ins>
      <w:ins w:id="319" w:author="Jane Kohlhoff" w:date="2024-10-11T05:50:00Z" w16du:dateUtc="2024-10-10T18:50:00Z">
        <w:r w:rsidR="001F699F">
          <w:rPr>
            <w:rFonts w:ascii="Times New Roman" w:eastAsia="Times New Roman" w:hAnsi="Times New Roman" w:cs="Times New Roman"/>
            <w:kern w:val="0"/>
            <w:sz w:val="24"/>
            <w:szCs w:val="24"/>
            <w:lang w:val="en-GB" w:eastAsia="en-GB"/>
            <w14:ligatures w14:val="none"/>
          </w:rPr>
          <w:t>average, with a</w:t>
        </w:r>
      </w:ins>
      <w:ins w:id="320"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vailable data suggest</w:t>
        </w:r>
      </w:ins>
      <w:ins w:id="321" w:author="Jane Kohlhoff" w:date="2024-10-11T05:50:00Z" w16du:dateUtc="2024-10-10T18:50:00Z">
        <w:r w:rsidR="001F699F">
          <w:rPr>
            <w:rFonts w:ascii="Times New Roman" w:eastAsia="Times New Roman" w:hAnsi="Times New Roman" w:cs="Times New Roman"/>
            <w:kern w:val="0"/>
            <w:sz w:val="24"/>
            <w:szCs w:val="24"/>
            <w:lang w:val="en-GB" w:eastAsia="en-GB"/>
            <w14:ligatures w14:val="none"/>
          </w:rPr>
          <w:t>ing</w:t>
        </w:r>
      </w:ins>
      <w:ins w:id="322"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 xml:space="preserve"> that 54.3% of people</w:t>
        </w:r>
        <w:r w:rsidR="001F699F">
          <w:rPr>
            <w:rFonts w:ascii="Times New Roman" w:eastAsia="Times New Roman" w:hAnsi="Times New Roman" w:cs="Times New Roman"/>
            <w:kern w:val="0"/>
            <w:sz w:val="24"/>
            <w:szCs w:val="24"/>
            <w:lang w:val="en-GB" w:eastAsia="en-GB"/>
            <w14:ligatures w14:val="none"/>
          </w:rPr>
          <w:t xml:space="preserve"> </w:t>
        </w:r>
        <w:r w:rsidR="001F699F" w:rsidRPr="00456221">
          <w:rPr>
            <w:rFonts w:ascii="Times New Roman" w:eastAsia="Times New Roman" w:hAnsi="Times New Roman" w:cs="Times New Roman"/>
            <w:kern w:val="0"/>
            <w:sz w:val="24"/>
            <w:szCs w:val="24"/>
            <w:lang w:val="en-GB" w:eastAsia="en-GB"/>
            <w14:ligatures w14:val="none"/>
          </w:rPr>
          <w:t>in Australia aged 25–34 years have a tertiary education</w:t>
        </w:r>
        <w:r w:rsidR="001F699F">
          <w:rPr>
            <w:rFonts w:ascii="Times New Roman" w:eastAsia="Times New Roman" w:hAnsi="Times New Roman" w:cs="Times New Roman"/>
            <w:kern w:val="0"/>
            <w:sz w:val="24"/>
            <w:szCs w:val="24"/>
            <w:lang w:val="en-GB" w:eastAsia="en-GB"/>
            <w14:ligatures w14:val="none"/>
          </w:rPr>
          <w:t xml:space="preserve">, </w:t>
        </w:r>
        <w:r w:rsidR="001F699F" w:rsidRPr="00456221">
          <w:rPr>
            <w:rFonts w:ascii="Times New Roman" w:eastAsia="Times New Roman" w:hAnsi="Times New Roman" w:cs="Times New Roman"/>
            <w:kern w:val="0"/>
            <w:sz w:val="24"/>
            <w:szCs w:val="24"/>
            <w:lang w:val="en-GB" w:eastAsia="en-GB"/>
            <w14:ligatures w14:val="none"/>
          </w:rPr>
          <w:t>60.8% who are women and 39.0% who are men</w:t>
        </w:r>
        <w:r w:rsidR="001F699F">
          <w:rPr>
            <w:rFonts w:ascii="Times New Roman" w:eastAsia="Times New Roman" w:hAnsi="Times New Roman" w:cs="Times New Roman"/>
            <w:kern w:val="0"/>
            <w:sz w:val="24"/>
            <w:szCs w:val="24"/>
            <w:lang w:val="en-GB" w:eastAsia="en-GB"/>
            <w14:ligatures w14:val="none"/>
          </w:rPr>
          <w:t xml:space="preserve"> </w:t>
        </w:r>
        <w:r w:rsidR="001F699F" w:rsidRPr="00456221">
          <w:rPr>
            <w:rFonts w:ascii="Times New Roman" w:eastAsia="Times New Roman" w:hAnsi="Times New Roman" w:cs="Times New Roman"/>
            <w:kern w:val="0"/>
            <w:sz w:val="24"/>
            <w:szCs w:val="24"/>
            <w:lang w:val="en-GB" w:eastAsia="en-GB"/>
            <w14:ligatures w14:val="none"/>
          </w:rPr>
          <w:fldChar w:fldCharType="begin"/>
        </w:r>
        <w:r w:rsidR="001F699F">
          <w:rPr>
            <w:rFonts w:ascii="Times New Roman" w:eastAsia="Times New Roman" w:hAnsi="Times New Roman" w:cs="Times New Roman"/>
            <w:kern w:val="0"/>
            <w:sz w:val="24"/>
            <w:szCs w:val="24"/>
            <w:lang w:val="en-GB" w:eastAsia="en-GB"/>
            <w14:ligatures w14:val="none"/>
          </w:rPr>
          <w:instrText xml:space="preserve"> ADDIN EN.CITE &lt;EndNote&gt;&lt;Cite&gt;&lt;Author&gt;Australian Bureau of Statistics&lt;/Author&gt;&lt;Year&gt;2023&lt;/Year&gt;&lt;RecNum&gt;3724&lt;/RecNum&gt;&lt;DisplayText&gt;(Australian Bureau of Statistics, 2023)&lt;/DisplayText&gt;&lt;record&gt;&lt;rec-number&gt;3724&lt;/rec-number&gt;&lt;foreign-keys&gt;&lt;key app="EN" db-id="ards0dvaofa9d9es2f6vrf9iarwfp0z2w20v" timestamp="1728563104" guid="03afd8fd-f6e4-48a7-a94c-cb7e75d0b36c"&gt;3724&lt;/key&gt;&lt;/foreign-keys&gt;&lt;ref-type name="Web Page"&gt;12&lt;/ref-type&gt;&lt;contributors&gt;&lt;authors&gt;&lt;author&gt;Australian Bureau of Statistics,&lt;/author&gt;&lt;/authors&gt;&lt;/contributors&gt;&lt;titles&gt;&lt;title&gt;Education and Work, Australia&lt;/title&gt;&lt;/titles&gt;&lt;dates&gt;&lt;year&gt;2023&lt;/year&gt;&lt;/dates&gt;&lt;pub-location&gt;https://www.abs.gov.au/statistics/people/education/education-and-work-australia/may-2023&lt;/pub-location&gt;&lt;urls&gt;&lt;/urls&gt;&lt;/record&gt;&lt;/Cite&gt;&lt;/EndNote&gt;</w:instrText>
        </w:r>
        <w:r w:rsidR="001F699F" w:rsidRPr="00456221">
          <w:rPr>
            <w:rFonts w:ascii="Times New Roman" w:eastAsia="Times New Roman" w:hAnsi="Times New Roman" w:cs="Times New Roman"/>
            <w:kern w:val="0"/>
            <w:sz w:val="24"/>
            <w:szCs w:val="24"/>
            <w:lang w:val="en-GB" w:eastAsia="en-GB"/>
            <w14:ligatures w14:val="none"/>
          </w:rPr>
          <w:fldChar w:fldCharType="separate"/>
        </w:r>
        <w:r w:rsidR="001F699F" w:rsidRPr="00456221">
          <w:rPr>
            <w:rFonts w:ascii="Times New Roman" w:eastAsia="Times New Roman" w:hAnsi="Times New Roman" w:cs="Times New Roman"/>
            <w:noProof/>
            <w:kern w:val="0"/>
            <w:sz w:val="24"/>
            <w:szCs w:val="24"/>
            <w:lang w:val="en-GB" w:eastAsia="en-GB"/>
            <w14:ligatures w14:val="none"/>
          </w:rPr>
          <w:t>(Australian Bureau of Statistics, 2023)</w:t>
        </w:r>
        <w:r w:rsidR="001F699F" w:rsidRPr="00456221">
          <w:rPr>
            <w:rFonts w:ascii="Times New Roman" w:eastAsia="Times New Roman" w:hAnsi="Times New Roman" w:cs="Times New Roman"/>
            <w:kern w:val="0"/>
            <w:sz w:val="24"/>
            <w:szCs w:val="24"/>
            <w:lang w:val="en-GB" w:eastAsia="en-GB"/>
            <w14:ligatures w14:val="none"/>
          </w:rPr>
          <w:fldChar w:fldCharType="end"/>
        </w:r>
        <w:r w:rsidR="001F699F" w:rsidRPr="00456221">
          <w:rPr>
            <w:rFonts w:ascii="Times New Roman" w:eastAsia="Times New Roman" w:hAnsi="Times New Roman" w:cs="Times New Roman"/>
            <w:kern w:val="0"/>
            <w:sz w:val="24"/>
            <w:szCs w:val="24"/>
            <w:lang w:val="en-GB" w:eastAsia="en-GB"/>
            <w14:ligatures w14:val="none"/>
          </w:rPr>
          <w:t xml:space="preserve">. </w:t>
        </w:r>
      </w:ins>
      <w:ins w:id="323" w:author="Jane Kohlhoff" w:date="2024-10-11T05:51:00Z" w16du:dateUtc="2024-10-10T18:51:00Z">
        <w:r w:rsidR="004D1C1F">
          <w:rPr>
            <w:rFonts w:ascii="Times New Roman" w:eastAsia="Times New Roman" w:hAnsi="Times New Roman" w:cs="Times New Roman"/>
            <w:kern w:val="0"/>
            <w:sz w:val="24"/>
            <w:szCs w:val="24"/>
            <w:lang w:val="en-GB" w:eastAsia="en-GB"/>
            <w14:ligatures w14:val="none"/>
          </w:rPr>
          <w:t xml:space="preserve">While the educational </w:t>
        </w:r>
      </w:ins>
      <w:ins w:id="324" w:author="Jane Kohlhoff" w:date="2024-10-11T05:52:00Z" w16du:dateUtc="2024-10-10T18:52:00Z">
        <w:r w:rsidR="004D1C1F">
          <w:rPr>
            <w:rFonts w:ascii="Times New Roman" w:eastAsia="Times New Roman" w:hAnsi="Times New Roman" w:cs="Times New Roman"/>
            <w:kern w:val="0"/>
            <w:sz w:val="24"/>
            <w:szCs w:val="24"/>
            <w:lang w:val="en-GB" w:eastAsia="en-GB"/>
            <w14:ligatures w14:val="none"/>
          </w:rPr>
          <w:t>profile</w:t>
        </w:r>
      </w:ins>
      <w:ins w:id="325" w:author="Jane Kohlhoff" w:date="2024-10-11T05:51:00Z" w16du:dateUtc="2024-10-10T18:51:00Z">
        <w:r w:rsidR="004D1C1F">
          <w:rPr>
            <w:rFonts w:ascii="Times New Roman" w:eastAsia="Times New Roman" w:hAnsi="Times New Roman" w:cs="Times New Roman"/>
            <w:kern w:val="0"/>
            <w:sz w:val="24"/>
            <w:szCs w:val="24"/>
            <w:lang w:val="en-GB" w:eastAsia="en-GB"/>
            <w14:ligatures w14:val="none"/>
          </w:rPr>
          <w:t xml:space="preserve"> of the </w:t>
        </w:r>
      </w:ins>
      <w:ins w:id="326" w:author="Jane Kohlhoff" w:date="2024-10-11T05:52:00Z" w16du:dateUtc="2024-10-10T18:52:00Z">
        <w:r w:rsidR="004D1C1F">
          <w:rPr>
            <w:rFonts w:ascii="Times New Roman" w:eastAsia="Times New Roman" w:hAnsi="Times New Roman" w:cs="Times New Roman"/>
            <w:kern w:val="0"/>
            <w:sz w:val="24"/>
            <w:szCs w:val="24"/>
            <w:lang w:val="en-GB" w:eastAsia="en-GB"/>
            <w14:ligatures w14:val="none"/>
          </w:rPr>
          <w:t>parents in this study is likely a realistic representation of clinical popula</w:t>
        </w:r>
      </w:ins>
      <w:ins w:id="327" w:author="Jane Kohlhoff" w:date="2024-10-11T05:53:00Z" w16du:dateUtc="2024-10-10T18:53:00Z">
        <w:r w:rsidR="004D1C1F">
          <w:rPr>
            <w:rFonts w:ascii="Times New Roman" w:eastAsia="Times New Roman" w:hAnsi="Times New Roman" w:cs="Times New Roman"/>
            <w:kern w:val="0"/>
            <w:sz w:val="24"/>
            <w:szCs w:val="24"/>
            <w:lang w:val="en-GB" w:eastAsia="en-GB"/>
            <w14:ligatures w14:val="none"/>
          </w:rPr>
          <w:t>tions, r</w:t>
        </w:r>
      </w:ins>
      <w:ins w:id="328"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 xml:space="preserve">esults </w:t>
        </w:r>
        <w:r w:rsidR="001F699F">
          <w:rPr>
            <w:rFonts w:ascii="Times New Roman" w:eastAsia="Times New Roman" w:hAnsi="Times New Roman" w:cs="Times New Roman"/>
            <w:kern w:val="0"/>
            <w:sz w:val="24"/>
            <w:szCs w:val="24"/>
            <w:lang w:val="en-GB" w:eastAsia="en-GB"/>
            <w14:ligatures w14:val="none"/>
          </w:rPr>
          <w:t xml:space="preserve">and conclusions about transferability </w:t>
        </w:r>
        <w:r w:rsidR="001F699F" w:rsidRPr="00456221">
          <w:rPr>
            <w:rFonts w:ascii="Times New Roman" w:eastAsia="Times New Roman" w:hAnsi="Times New Roman" w:cs="Times New Roman"/>
            <w:kern w:val="0"/>
            <w:sz w:val="24"/>
            <w:szCs w:val="24"/>
            <w:lang w:val="en-GB" w:eastAsia="en-GB"/>
            <w14:ligatures w14:val="none"/>
          </w:rPr>
          <w:t xml:space="preserve">should </w:t>
        </w:r>
      </w:ins>
      <w:ins w:id="329" w:author="Jane Kohlhoff" w:date="2024-10-11T05:53:00Z" w16du:dateUtc="2024-10-10T18:53:00Z">
        <w:r w:rsidR="004D1C1F">
          <w:rPr>
            <w:rFonts w:ascii="Times New Roman" w:eastAsia="Times New Roman" w:hAnsi="Times New Roman" w:cs="Times New Roman"/>
            <w:kern w:val="0"/>
            <w:sz w:val="24"/>
            <w:szCs w:val="24"/>
            <w:lang w:val="en-GB" w:eastAsia="en-GB"/>
            <w14:ligatures w14:val="none"/>
          </w:rPr>
          <w:t>nevertheless</w:t>
        </w:r>
      </w:ins>
      <w:ins w:id="330" w:author="Jane Kohlhoff" w:date="2024-10-11T05:50:00Z" w16du:dateUtc="2024-10-10T18:50:00Z">
        <w:r w:rsidR="004D1C1F">
          <w:rPr>
            <w:rFonts w:ascii="Times New Roman" w:eastAsia="Times New Roman" w:hAnsi="Times New Roman" w:cs="Times New Roman"/>
            <w:kern w:val="0"/>
            <w:sz w:val="24"/>
            <w:szCs w:val="24"/>
            <w:lang w:val="en-GB" w:eastAsia="en-GB"/>
            <w14:ligatures w14:val="none"/>
          </w:rPr>
          <w:t xml:space="preserve"> </w:t>
        </w:r>
      </w:ins>
      <w:ins w:id="331" w:author="Jane Kohlhoff" w:date="2024-10-11T05:49:00Z" w16du:dateUtc="2024-10-10T18:49:00Z">
        <w:r w:rsidR="001F699F" w:rsidRPr="00456221">
          <w:rPr>
            <w:rFonts w:ascii="Times New Roman" w:eastAsia="Times New Roman" w:hAnsi="Times New Roman" w:cs="Times New Roman"/>
            <w:kern w:val="0"/>
            <w:sz w:val="24"/>
            <w:szCs w:val="24"/>
            <w:lang w:val="en-GB" w:eastAsia="en-GB"/>
            <w14:ligatures w14:val="none"/>
          </w:rPr>
          <w:t xml:space="preserve">be interpreted </w:t>
        </w:r>
      </w:ins>
      <w:ins w:id="332" w:author="Jane Kohlhoff" w:date="2024-10-11T05:51:00Z" w16du:dateUtc="2024-10-10T18:51:00Z">
        <w:r w:rsidR="004D1C1F">
          <w:rPr>
            <w:rFonts w:ascii="Times New Roman" w:eastAsia="Times New Roman" w:hAnsi="Times New Roman" w:cs="Times New Roman"/>
            <w:kern w:val="0"/>
            <w:sz w:val="24"/>
            <w:szCs w:val="24"/>
            <w:lang w:val="en-GB" w:eastAsia="en-GB"/>
            <w14:ligatures w14:val="none"/>
          </w:rPr>
          <w:t>with awareness</w:t>
        </w:r>
      </w:ins>
      <w:ins w:id="333" w:author="Jane Kohlhoff" w:date="2024-10-11T05:49:00Z" w16du:dateUtc="2024-10-10T18:49:00Z">
        <w:r w:rsidR="001F699F">
          <w:rPr>
            <w:rFonts w:ascii="Times New Roman" w:eastAsia="Times New Roman" w:hAnsi="Times New Roman" w:cs="Times New Roman"/>
            <w:kern w:val="0"/>
            <w:sz w:val="24"/>
            <w:szCs w:val="24"/>
            <w:lang w:val="en-GB" w:eastAsia="en-GB"/>
            <w14:ligatures w14:val="none"/>
          </w:rPr>
          <w:t xml:space="preserve"> that the tertiary education rates in this sample were slightly lower than the national average.</w:t>
        </w:r>
      </w:ins>
      <w:bookmarkEnd w:id="310"/>
      <w:ins w:id="334" w:author="Jane Kohlhoff" w:date="2024-10-11T05:51:00Z" w16du:dateUtc="2024-10-10T18:51:00Z">
        <w:r w:rsidR="004D1C1F">
          <w:rPr>
            <w:rFonts w:ascii="Times New Roman" w:eastAsia="Times New Roman" w:hAnsi="Times New Roman" w:cs="Times New Roman"/>
            <w:kern w:val="0"/>
            <w:sz w:val="24"/>
            <w:szCs w:val="24"/>
            <w:lang w:val="en-GB" w:eastAsia="en-GB"/>
            <w14:ligatures w14:val="none"/>
          </w:rPr>
          <w:t xml:space="preserve"> </w:t>
        </w:r>
      </w:ins>
      <w:bookmarkEnd w:id="311"/>
      <w:ins w:id="335"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Seventh</w:t>
        </w:r>
      </w:ins>
      <w:del w:id="336" w:author="Jane Kohlhoff" w:date="2024-10-11T05:53:00Z" w16du:dateUtc="2024-10-10T18:53:00Z">
        <w:r w:rsidR="005B7BB5" w:rsidRPr="00FC00F3" w:rsidDel="004D1C1F">
          <w:rPr>
            <w:rFonts w:ascii="Times New Roman" w:eastAsia="Times New Roman" w:hAnsi="Times New Roman" w:cs="Times New Roman"/>
            <w:kern w:val="0"/>
            <w:sz w:val="24"/>
            <w:szCs w:val="24"/>
            <w:lang w:val="en-GB" w:eastAsia="en-GB"/>
            <w14:ligatures w14:val="none"/>
          </w:rPr>
          <w:delText>Fifth</w:delText>
        </w:r>
      </w:del>
      <w:r w:rsidRPr="00FC00F3">
        <w:rPr>
          <w:rFonts w:ascii="Times New Roman" w:eastAsia="Times New Roman" w:hAnsi="Times New Roman" w:cs="Times New Roman"/>
          <w:kern w:val="0"/>
          <w:sz w:val="24"/>
          <w:szCs w:val="24"/>
          <w:lang w:val="en-GB" w:eastAsia="en-GB"/>
          <w14:ligatures w14:val="none"/>
        </w:rPr>
        <w:t xml:space="preserve">, while one of the key parent-report measures of child externalizing problems, the CBCL, has been used successfully in previous studies with children aged as young as 12 months </w:t>
      </w:r>
      <w:r w:rsidRPr="00FC00F3">
        <w:rPr>
          <w:rFonts w:ascii="Times New Roman" w:eastAsia="Times New Roman" w:hAnsi="Times New Roman" w:cs="Times New Roman"/>
          <w:kern w:val="0"/>
          <w:sz w:val="24"/>
          <w:szCs w:val="24"/>
          <w:lang w:val="en-GB" w:eastAsia="en-GB"/>
          <w14:ligatures w14:val="none"/>
        </w:rPr>
        <w:fldChar w:fldCharType="begin"/>
      </w:r>
      <w:r w:rsidR="00D2403F">
        <w:rPr>
          <w:rFonts w:ascii="Times New Roman" w:eastAsia="Times New Roman" w:hAnsi="Times New Roman" w:cs="Times New Roman"/>
          <w:kern w:val="0"/>
          <w:sz w:val="24"/>
          <w:szCs w:val="24"/>
          <w:lang w:val="en-GB" w:eastAsia="en-GB"/>
          <w14:ligatures w14:val="none"/>
        </w:rPr>
        <w:instrText xml:space="preserve"> ADDIN EN.CITE &lt;EndNote&gt;&lt;Cite&gt;&lt;Author&gt;van Zeijl&lt;/Author&gt;&lt;Year&gt;2006&lt;/Year&gt;&lt;RecNum&gt;717&lt;/RecNum&gt;&lt;DisplayText&gt;(van Zeijl et al., 2006)&lt;/DisplayText&gt;&lt;record&gt;&lt;rec-number&gt;717&lt;/rec-number&gt;&lt;foreign-keys&gt;&lt;key app="EN" db-id="xpzvv0f2z5pxwhed0r6xa9er59e9pdxvards" timestamp="1552878965"&gt;717&lt;/key&gt;&lt;/foreign-keys&gt;&lt;ref-type name="Journal Article"&gt;17&lt;/ref-type&gt;&lt;contributors&gt;&lt;authors&gt;&lt;author&gt;van Zeijl, J.&lt;/author&gt;&lt;author&gt;Mesman, J.&lt;/author&gt;&lt;author&gt;Stolk, M. N.&lt;/author&gt;&lt;author&gt;Alink, L. R.&lt;/author&gt;&lt;author&gt;van Ijzendoorn, M. H.&lt;/author&gt;&lt;author&gt;Bakermans-Kranenburg, M. J.&lt;/author&gt;&lt;author&gt;Juffer, F.&lt;/author&gt;&lt;author&gt;Koot, H. M. &lt;/author&gt;&lt;/authors&gt;&lt;/contributors&gt;&lt;titles&gt;&lt;title&gt;Terrible ones? Assessment of externalizing behaviors in infancy with the Child Behavior Checklist&lt;/title&gt;&lt;secondary-title&gt;Journal of Child Psychology and Psychiatry&lt;/secondary-title&gt;&lt;/titles&gt;&lt;periodical&gt;&lt;full-title&gt;Journal of Child Psychology and Psychiatry&lt;/full-title&gt;&lt;/periodical&gt;&lt;pages&gt;801–810&lt;/pages&gt;&lt;volume&gt;47&lt;/volume&gt;&lt;dates&gt;&lt;year&gt;2006&lt;/year&gt;&lt;/dates&gt;&lt;urls&gt;&lt;/urls&gt;&lt;electronic-resource-num&gt;http://dx.doi.org/10.1111/j.1469-7610.2006.01616.x&lt;/electronic-resource-num&gt;&lt;/record&gt;&lt;/Cite&gt;&lt;/EndNote&gt;</w:instrText>
      </w:r>
      <w:r w:rsidRPr="00FC00F3">
        <w:rPr>
          <w:rFonts w:ascii="Times New Roman" w:eastAsia="Times New Roman" w:hAnsi="Times New Roman" w:cs="Times New Roman"/>
          <w:kern w:val="0"/>
          <w:sz w:val="24"/>
          <w:szCs w:val="24"/>
          <w:lang w:val="en-GB" w:eastAsia="en-GB"/>
          <w14:ligatures w14:val="none"/>
        </w:rPr>
        <w:fldChar w:fldCharType="separate"/>
      </w:r>
      <w:r w:rsidR="00D2403F">
        <w:rPr>
          <w:rFonts w:ascii="Times New Roman" w:eastAsia="Times New Roman" w:hAnsi="Times New Roman" w:cs="Times New Roman"/>
          <w:noProof/>
          <w:kern w:val="0"/>
          <w:sz w:val="24"/>
          <w:szCs w:val="24"/>
          <w:lang w:val="en-GB" w:eastAsia="en-GB"/>
          <w14:ligatures w14:val="none"/>
        </w:rPr>
        <w:t>(van Zeijl et al., 2006)</w:t>
      </w:r>
      <w:r w:rsidRPr="00FC00F3">
        <w:rPr>
          <w:rFonts w:ascii="Times New Roman" w:eastAsia="Times New Roman" w:hAnsi="Times New Roman" w:cs="Times New Roman"/>
          <w:kern w:val="0"/>
          <w:sz w:val="24"/>
          <w:szCs w:val="24"/>
          <w:lang w:val="en-GB" w:eastAsia="en-GB"/>
          <w14:ligatures w14:val="none"/>
        </w:rPr>
        <w:fldChar w:fldCharType="end"/>
      </w:r>
      <w:r w:rsidRPr="00FC00F3">
        <w:rPr>
          <w:rFonts w:ascii="Times New Roman" w:eastAsia="Times New Roman" w:hAnsi="Times New Roman" w:cs="Times New Roman"/>
          <w:kern w:val="0"/>
          <w:sz w:val="24"/>
          <w:szCs w:val="24"/>
          <w:lang w:val="en-GB" w:eastAsia="en-GB"/>
          <w14:ligatures w14:val="none"/>
        </w:rPr>
        <w:t xml:space="preserve">, this measure has not been validated for children aged less than 18 months and so </w:t>
      </w:r>
      <w:r w:rsidR="00A444A1" w:rsidRPr="00FC00F3">
        <w:rPr>
          <w:rFonts w:ascii="Times New Roman" w:eastAsia="Times New Roman" w:hAnsi="Times New Roman" w:cs="Times New Roman"/>
          <w:kern w:val="0"/>
          <w:sz w:val="24"/>
          <w:szCs w:val="24"/>
          <w:lang w:val="en-GB" w:eastAsia="en-GB"/>
          <w14:ligatures w14:val="none"/>
        </w:rPr>
        <w:t>there is a need to exercise caution in interpreting the results</w:t>
      </w:r>
      <w:r w:rsidRPr="00FC00F3">
        <w:rPr>
          <w:rFonts w:ascii="Times New Roman" w:eastAsia="Times New Roman" w:hAnsi="Times New Roman" w:cs="Times New Roman"/>
          <w:kern w:val="0"/>
          <w:sz w:val="24"/>
          <w:szCs w:val="24"/>
          <w:lang w:val="en-GB" w:eastAsia="en-GB"/>
          <w14:ligatures w14:val="none"/>
        </w:rPr>
        <w:t xml:space="preserve">. To account for this, the study also used two additional measures of child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al</w:t>
      </w:r>
      <w:proofErr w:type="spellEnd"/>
      <w:r w:rsidRPr="00FC00F3">
        <w:rPr>
          <w:rFonts w:ascii="Times New Roman" w:eastAsia="Times New Roman" w:hAnsi="Times New Roman" w:cs="Times New Roman"/>
          <w:kern w:val="0"/>
          <w:sz w:val="24"/>
          <w:szCs w:val="24"/>
          <w:lang w:val="en-GB" w:eastAsia="en-GB"/>
          <w14:ligatures w14:val="none"/>
        </w:rPr>
        <w:t xml:space="preserve"> issues (general </w:t>
      </w:r>
      <w:proofErr w:type="spellStart"/>
      <w:r w:rsidR="003A01DB" w:rsidRPr="00FC00F3">
        <w:rPr>
          <w:rFonts w:ascii="Times New Roman" w:eastAsia="Times New Roman" w:hAnsi="Times New Roman" w:cs="Times New Roman"/>
          <w:kern w:val="0"/>
          <w:sz w:val="24"/>
          <w:szCs w:val="24"/>
          <w:lang w:val="en-GB" w:eastAsia="en-GB"/>
          <w14:ligatures w14:val="none"/>
        </w:rPr>
        <w:t>behavior</w:t>
      </w:r>
      <w:r w:rsidRPr="00FC00F3">
        <w:rPr>
          <w:rFonts w:ascii="Times New Roman" w:eastAsia="Times New Roman" w:hAnsi="Times New Roman" w:cs="Times New Roman"/>
          <w:kern w:val="0"/>
          <w:sz w:val="24"/>
          <w:szCs w:val="24"/>
          <w:lang w:val="en-GB" w:eastAsia="en-GB"/>
          <w14:ligatures w14:val="none"/>
        </w:rPr>
        <w:t>al</w:t>
      </w:r>
      <w:proofErr w:type="spellEnd"/>
      <w:r w:rsidRPr="00FC00F3">
        <w:rPr>
          <w:rFonts w:ascii="Times New Roman" w:eastAsia="Times New Roman" w:hAnsi="Times New Roman" w:cs="Times New Roman"/>
          <w:kern w:val="0"/>
          <w:sz w:val="24"/>
          <w:szCs w:val="24"/>
          <w:lang w:val="en-GB" w:eastAsia="en-GB"/>
          <w14:ligatures w14:val="none"/>
        </w:rPr>
        <w:t xml:space="preserve"> issues were measured using the BITSEA, and child compliance was rated using the DPICS-I</w:t>
      </w:r>
      <w:r w:rsidR="00764FEF" w:rsidRPr="00FC00F3">
        <w:rPr>
          <w:rFonts w:ascii="Times New Roman" w:eastAsia="Times New Roman" w:hAnsi="Times New Roman" w:cs="Times New Roman"/>
          <w:kern w:val="0"/>
          <w:sz w:val="24"/>
          <w:szCs w:val="24"/>
          <w:lang w:val="en-GB" w:eastAsia="en-GB"/>
          <w14:ligatures w14:val="none"/>
        </w:rPr>
        <w:t>V</w:t>
      </w:r>
      <w:r w:rsidRPr="00FC00F3">
        <w:rPr>
          <w:rFonts w:ascii="Times New Roman" w:eastAsia="Times New Roman" w:hAnsi="Times New Roman" w:cs="Times New Roman"/>
          <w:kern w:val="0"/>
          <w:sz w:val="24"/>
          <w:szCs w:val="24"/>
          <w:lang w:val="en-GB" w:eastAsia="en-GB"/>
          <w14:ligatures w14:val="none"/>
        </w:rPr>
        <w:t xml:space="preserve"> coding system). The fact that the PCIT-T group showed positive changes </w:t>
      </w:r>
      <w:r w:rsidR="00AD74F8" w:rsidRPr="00FC00F3">
        <w:rPr>
          <w:rFonts w:ascii="Times New Roman" w:eastAsia="Times New Roman" w:hAnsi="Times New Roman" w:cs="Times New Roman"/>
          <w:kern w:val="0"/>
          <w:sz w:val="24"/>
          <w:szCs w:val="24"/>
          <w:lang w:val="en-GB" w:eastAsia="en-GB"/>
          <w14:ligatures w14:val="none"/>
        </w:rPr>
        <w:t>across these</w:t>
      </w:r>
      <w:r w:rsidRPr="00FC00F3">
        <w:rPr>
          <w:rFonts w:ascii="Times New Roman" w:eastAsia="Times New Roman" w:hAnsi="Times New Roman" w:cs="Times New Roman"/>
          <w:kern w:val="0"/>
          <w:sz w:val="24"/>
          <w:szCs w:val="24"/>
          <w:lang w:val="en-GB" w:eastAsia="en-GB"/>
          <w14:ligatures w14:val="none"/>
        </w:rPr>
        <w:t xml:space="preserve"> measures suggests the likely validity of the CBCL results.</w:t>
      </w:r>
      <w:r w:rsidR="005B7BB5" w:rsidRPr="00FC00F3">
        <w:rPr>
          <w:rFonts w:ascii="Times New Roman" w:eastAsia="Times New Roman" w:hAnsi="Times New Roman" w:cs="Times New Roman"/>
          <w:kern w:val="0"/>
          <w:sz w:val="24"/>
          <w:szCs w:val="24"/>
          <w:lang w:val="en-GB" w:eastAsia="en-GB"/>
          <w14:ligatures w14:val="none"/>
        </w:rPr>
        <w:t xml:space="preserve"> </w:t>
      </w:r>
      <w:bookmarkStart w:id="337" w:name="_Hlk179520165"/>
      <w:bookmarkStart w:id="338" w:name="_Hlk179520457"/>
      <w:ins w:id="339" w:author="Jane Kohlhoff" w:date="2024-10-11T06:19:00Z" w16du:dateUtc="2024-10-10T19:19:00Z">
        <w:r w:rsidR="00FB227B">
          <w:rPr>
            <w:rFonts w:ascii="Times New Roman" w:eastAsia="Times New Roman" w:hAnsi="Times New Roman" w:cs="Times New Roman"/>
            <w:kern w:val="0"/>
            <w:sz w:val="24"/>
            <w:szCs w:val="24"/>
            <w:lang w:val="en-GB" w:eastAsia="en-GB"/>
            <w14:ligatures w14:val="none"/>
          </w:rPr>
          <w:t>A</w:t>
        </w:r>
      </w:ins>
      <w:ins w:id="340" w:author="Jane Kohlhoff" w:date="2024-10-11T07:01:00Z" w16du:dateUtc="2024-10-10T20:01:00Z">
        <w:r w:rsidR="00CF1A59">
          <w:rPr>
            <w:rFonts w:ascii="Times New Roman" w:eastAsia="Times New Roman" w:hAnsi="Times New Roman" w:cs="Times New Roman"/>
            <w:kern w:val="0"/>
            <w:sz w:val="24"/>
            <w:szCs w:val="24"/>
            <w:lang w:val="en-GB" w:eastAsia="en-GB"/>
            <w14:ligatures w14:val="none"/>
          </w:rPr>
          <w:t xml:space="preserve">n eighth </w:t>
        </w:r>
      </w:ins>
      <w:ins w:id="341" w:author="Jane Kohlhoff" w:date="2024-10-11T06:19:00Z" w16du:dateUtc="2024-10-10T19:19:00Z">
        <w:r w:rsidR="00FB227B">
          <w:rPr>
            <w:rFonts w:ascii="Times New Roman" w:eastAsia="Times New Roman" w:hAnsi="Times New Roman" w:cs="Times New Roman"/>
            <w:kern w:val="0"/>
            <w:sz w:val="24"/>
            <w:szCs w:val="24"/>
            <w:lang w:val="en-GB" w:eastAsia="en-GB"/>
            <w14:ligatures w14:val="none"/>
          </w:rPr>
          <w:t>limitation relates to the</w:t>
        </w:r>
      </w:ins>
      <w:ins w:id="342" w:author="Jane Kohlhoff" w:date="2024-10-11T06:18:00Z" w16du:dateUtc="2024-10-10T19:18:00Z">
        <w:r w:rsidR="00FB227B">
          <w:rPr>
            <w:rFonts w:ascii="Times New Roman" w:eastAsia="Times New Roman" w:hAnsi="Times New Roman" w:cs="Times New Roman"/>
            <w:kern w:val="0"/>
            <w:sz w:val="24"/>
            <w:szCs w:val="24"/>
            <w:lang w:val="en-GB" w:eastAsia="en-GB"/>
            <w14:ligatures w14:val="none"/>
          </w:rPr>
          <w:t xml:space="preserve"> </w:t>
        </w:r>
      </w:ins>
      <w:ins w:id="343" w:author="Jane Kohlhoff" w:date="2024-10-11T06:24:00Z" w16du:dateUtc="2024-10-10T19:24:00Z">
        <w:r w:rsidR="00890DB5">
          <w:rPr>
            <w:rFonts w:ascii="Times New Roman" w:eastAsia="Times New Roman" w:hAnsi="Times New Roman" w:cs="Times New Roman"/>
            <w:kern w:val="0"/>
            <w:sz w:val="24"/>
            <w:szCs w:val="24"/>
            <w:lang w:val="en-GB" w:eastAsia="en-GB"/>
            <w14:ligatures w14:val="none"/>
          </w:rPr>
          <w:t xml:space="preserve">lack of </w:t>
        </w:r>
      </w:ins>
      <w:ins w:id="344" w:author="Jane Kohlhoff" w:date="2024-10-11T06:18:00Z" w16du:dateUtc="2024-10-10T19:18:00Z">
        <w:r w:rsidR="00FB227B">
          <w:rPr>
            <w:rFonts w:ascii="Times New Roman" w:eastAsia="Times New Roman" w:hAnsi="Times New Roman" w:cs="Times New Roman"/>
            <w:kern w:val="0"/>
            <w:sz w:val="24"/>
            <w:szCs w:val="24"/>
            <w:lang w:val="en-GB" w:eastAsia="en-GB"/>
            <w14:ligatures w14:val="none"/>
          </w:rPr>
          <w:t xml:space="preserve">information about </w:t>
        </w:r>
      </w:ins>
      <w:ins w:id="345" w:author="Jane Kohlhoff" w:date="2024-10-11T06:24:00Z" w16du:dateUtc="2024-10-10T19:24:00Z">
        <w:r w:rsidR="00890DB5">
          <w:rPr>
            <w:rFonts w:ascii="Times New Roman" w:eastAsia="Times New Roman" w:hAnsi="Times New Roman" w:cs="Times New Roman"/>
            <w:kern w:val="0"/>
            <w:sz w:val="24"/>
            <w:szCs w:val="24"/>
            <w:lang w:val="en-GB" w:eastAsia="en-GB"/>
            <w14:ligatures w14:val="none"/>
          </w:rPr>
          <w:t>parent-identified</w:t>
        </w:r>
      </w:ins>
      <w:ins w:id="346" w:author="Jane Kohlhoff" w:date="2024-10-11T06:19:00Z" w16du:dateUtc="2024-10-10T19:19:00Z">
        <w:r w:rsidR="00FB227B">
          <w:rPr>
            <w:rFonts w:ascii="Times New Roman" w:eastAsia="Times New Roman" w:hAnsi="Times New Roman" w:cs="Times New Roman"/>
            <w:kern w:val="0"/>
            <w:sz w:val="24"/>
            <w:szCs w:val="24"/>
            <w:lang w:val="en-GB" w:eastAsia="en-GB"/>
            <w14:ligatures w14:val="none"/>
          </w:rPr>
          <w:t xml:space="preserve"> presenting issues </w:t>
        </w:r>
      </w:ins>
      <w:ins w:id="347" w:author="Jane Kohlhoff" w:date="2024-10-11T06:24:00Z" w16du:dateUtc="2024-10-10T19:24:00Z">
        <w:r w:rsidR="00890DB5">
          <w:rPr>
            <w:rFonts w:ascii="Times New Roman" w:eastAsia="Times New Roman" w:hAnsi="Times New Roman" w:cs="Times New Roman"/>
            <w:kern w:val="0"/>
            <w:sz w:val="24"/>
            <w:szCs w:val="24"/>
            <w:lang w:val="en-GB" w:eastAsia="en-GB"/>
            <w14:ligatures w14:val="none"/>
          </w:rPr>
          <w:t>at program entry</w:t>
        </w:r>
      </w:ins>
      <w:ins w:id="348" w:author="Jane Kohlhoff" w:date="2024-10-11T06:19:00Z" w16du:dateUtc="2024-10-10T19:19:00Z">
        <w:r w:rsidR="00FB227B">
          <w:rPr>
            <w:rFonts w:ascii="Times New Roman" w:eastAsia="Times New Roman" w:hAnsi="Times New Roman" w:cs="Times New Roman"/>
            <w:kern w:val="0"/>
            <w:sz w:val="24"/>
            <w:szCs w:val="24"/>
            <w:lang w:val="en-GB" w:eastAsia="en-GB"/>
            <w14:ligatures w14:val="none"/>
          </w:rPr>
          <w:t>.</w:t>
        </w:r>
      </w:ins>
      <w:ins w:id="349" w:author="Jane Kohlhoff" w:date="2024-10-11T06:18:00Z" w16du:dateUtc="2024-10-10T19:18:00Z">
        <w:r w:rsidR="00FB227B">
          <w:rPr>
            <w:rFonts w:ascii="Times New Roman" w:eastAsia="Times New Roman" w:hAnsi="Times New Roman" w:cs="Times New Roman"/>
            <w:kern w:val="0"/>
            <w:sz w:val="24"/>
            <w:szCs w:val="24"/>
            <w:lang w:val="en-GB" w:eastAsia="en-GB"/>
            <w14:ligatures w14:val="none"/>
          </w:rPr>
          <w:t xml:space="preserve"> </w:t>
        </w:r>
      </w:ins>
      <w:ins w:id="350" w:author="Jane Kohlhoff" w:date="2024-10-11T06:20:00Z" w16du:dateUtc="2024-10-10T19:20:00Z">
        <w:r w:rsidR="00FB227B" w:rsidRPr="00FB227B">
          <w:rPr>
            <w:rFonts w:ascii="Times New Roman" w:eastAsia="Times New Roman" w:hAnsi="Times New Roman" w:cs="Times New Roman"/>
            <w:kern w:val="0"/>
            <w:sz w:val="24"/>
            <w:szCs w:val="24"/>
            <w:lang w:val="en-GB" w:eastAsia="en-GB"/>
            <w14:ligatures w14:val="none"/>
            <w:rPrChange w:id="351" w:author="Jane Kohlhoff" w:date="2024-10-11T06:21:00Z" w16du:dateUtc="2024-10-10T19:21:00Z">
              <w:rPr>
                <w:b/>
                <w:bCs/>
              </w:rPr>
            </w:rPrChange>
          </w:rPr>
          <w:t>Families were deemed eligible for the study if the parent</w:t>
        </w:r>
      </w:ins>
      <w:ins w:id="352" w:author="Jane Kohlhoff" w:date="2024-10-11T06:19:00Z" w16du:dateUtc="2024-10-10T19:19:00Z">
        <w:r w:rsidR="00FB227B" w:rsidRPr="00FB227B">
          <w:rPr>
            <w:rFonts w:ascii="Times New Roman" w:eastAsia="Times New Roman" w:hAnsi="Times New Roman" w:cs="Times New Roman"/>
            <w:kern w:val="0"/>
            <w:sz w:val="24"/>
            <w:szCs w:val="24"/>
            <w:lang w:val="en-GB" w:eastAsia="en-GB"/>
            <w14:ligatures w14:val="none"/>
            <w:rPrChange w:id="353" w:author="Jane Kohlhoff" w:date="2024-10-11T06:21:00Z" w16du:dateUtc="2024-10-10T19:21:00Z">
              <w:rPr>
                <w:b/>
                <w:bCs/>
              </w:rPr>
            </w:rPrChange>
          </w:rPr>
          <w:t xml:space="preserve"> responded affirmatively to, ‘do you have concerns about your child’s </w:t>
        </w:r>
        <w:proofErr w:type="spellStart"/>
        <w:r w:rsidR="00FB227B" w:rsidRPr="00FB227B">
          <w:rPr>
            <w:rFonts w:ascii="Times New Roman" w:eastAsia="Times New Roman" w:hAnsi="Times New Roman" w:cs="Times New Roman"/>
            <w:kern w:val="0"/>
            <w:sz w:val="24"/>
            <w:szCs w:val="24"/>
            <w:lang w:val="en-GB" w:eastAsia="en-GB"/>
            <w14:ligatures w14:val="none"/>
            <w:rPrChange w:id="354" w:author="Jane Kohlhoff" w:date="2024-10-11T06:21:00Z" w16du:dateUtc="2024-10-10T19:21:00Z">
              <w:rPr>
                <w:b/>
                <w:bCs/>
              </w:rPr>
            </w:rPrChange>
          </w:rPr>
          <w:t>behavior</w:t>
        </w:r>
        <w:proofErr w:type="spellEnd"/>
        <w:r w:rsidR="00FB227B" w:rsidRPr="00FB227B">
          <w:rPr>
            <w:rFonts w:ascii="Times New Roman" w:eastAsia="Times New Roman" w:hAnsi="Times New Roman" w:cs="Times New Roman"/>
            <w:kern w:val="0"/>
            <w:sz w:val="24"/>
            <w:szCs w:val="24"/>
            <w:lang w:val="en-GB" w:eastAsia="en-GB"/>
            <w14:ligatures w14:val="none"/>
            <w:rPrChange w:id="355" w:author="Jane Kohlhoff" w:date="2024-10-11T06:21:00Z" w16du:dateUtc="2024-10-10T19:21:00Z">
              <w:rPr>
                <w:b/>
                <w:bCs/>
              </w:rPr>
            </w:rPrChange>
          </w:rPr>
          <w:t xml:space="preserve">?’ and/or ‘do you have difficulties managing your child’s </w:t>
        </w:r>
        <w:proofErr w:type="spellStart"/>
        <w:r w:rsidR="00FB227B" w:rsidRPr="00FB227B">
          <w:rPr>
            <w:rFonts w:ascii="Times New Roman" w:eastAsia="Times New Roman" w:hAnsi="Times New Roman" w:cs="Times New Roman"/>
            <w:kern w:val="0"/>
            <w:sz w:val="24"/>
            <w:szCs w:val="24"/>
            <w:lang w:val="en-GB" w:eastAsia="en-GB"/>
            <w14:ligatures w14:val="none"/>
            <w:rPrChange w:id="356" w:author="Jane Kohlhoff" w:date="2024-10-11T06:21:00Z" w16du:dateUtc="2024-10-10T19:21:00Z">
              <w:rPr>
                <w:b/>
                <w:bCs/>
              </w:rPr>
            </w:rPrChange>
          </w:rPr>
          <w:t>behavior</w:t>
        </w:r>
        <w:proofErr w:type="spellEnd"/>
        <w:r w:rsidR="00FB227B" w:rsidRPr="00FB227B">
          <w:rPr>
            <w:rFonts w:ascii="Times New Roman" w:eastAsia="Times New Roman" w:hAnsi="Times New Roman" w:cs="Times New Roman"/>
            <w:kern w:val="0"/>
            <w:sz w:val="24"/>
            <w:szCs w:val="24"/>
            <w:lang w:val="en-GB" w:eastAsia="en-GB"/>
            <w14:ligatures w14:val="none"/>
            <w:rPrChange w:id="357" w:author="Jane Kohlhoff" w:date="2024-10-11T06:21:00Z" w16du:dateUtc="2024-10-10T19:21:00Z">
              <w:rPr>
                <w:b/>
                <w:bCs/>
              </w:rPr>
            </w:rPrChange>
          </w:rPr>
          <w:t xml:space="preserve">?’ </w:t>
        </w:r>
      </w:ins>
      <w:ins w:id="358" w:author="Jane Kohlhoff" w:date="2024-10-11T06:20:00Z" w16du:dateUtc="2024-10-10T19:20:00Z">
        <w:r w:rsidR="00FB227B" w:rsidRPr="00FB227B">
          <w:rPr>
            <w:rFonts w:ascii="Times New Roman" w:eastAsia="Times New Roman" w:hAnsi="Times New Roman" w:cs="Times New Roman"/>
            <w:kern w:val="0"/>
            <w:sz w:val="24"/>
            <w:szCs w:val="24"/>
            <w:lang w:val="en-GB" w:eastAsia="en-GB"/>
            <w14:ligatures w14:val="none"/>
            <w:rPrChange w:id="359" w:author="Jane Kohlhoff" w:date="2024-10-11T06:21:00Z" w16du:dateUtc="2024-10-10T19:21:00Z">
              <w:rPr/>
            </w:rPrChange>
          </w:rPr>
          <w:t xml:space="preserve">Unfortunately, </w:t>
        </w:r>
      </w:ins>
      <w:ins w:id="360" w:author="Jane Kohlhoff" w:date="2024-10-11T06:21:00Z" w16du:dateUtc="2024-10-10T19:21:00Z">
        <w:r w:rsidR="00FB227B" w:rsidRPr="00FB227B">
          <w:rPr>
            <w:rFonts w:ascii="Times New Roman" w:eastAsia="Times New Roman" w:hAnsi="Times New Roman" w:cs="Times New Roman"/>
            <w:kern w:val="0"/>
            <w:sz w:val="24"/>
            <w:szCs w:val="24"/>
            <w:lang w:val="en-GB" w:eastAsia="en-GB"/>
            <w14:ligatures w14:val="none"/>
            <w:rPrChange w:id="361" w:author="Jane Kohlhoff" w:date="2024-10-11T06:21:00Z" w16du:dateUtc="2024-10-10T19:21:00Z">
              <w:rPr/>
            </w:rPrChange>
          </w:rPr>
          <w:t xml:space="preserve">without any </w:t>
        </w:r>
      </w:ins>
      <w:ins w:id="362" w:author="Jane Kohlhoff" w:date="2024-10-11T06:20:00Z" w16du:dateUtc="2024-10-10T19:20:00Z">
        <w:r w:rsidR="00FB227B" w:rsidRPr="00FB227B">
          <w:rPr>
            <w:rFonts w:ascii="Times New Roman" w:eastAsia="Times New Roman" w:hAnsi="Times New Roman" w:cs="Times New Roman"/>
            <w:kern w:val="0"/>
            <w:sz w:val="24"/>
            <w:szCs w:val="24"/>
            <w:lang w:val="en-GB" w:eastAsia="en-GB"/>
            <w14:ligatures w14:val="none"/>
            <w:rPrChange w:id="363" w:author="Jane Kohlhoff" w:date="2024-10-11T06:21:00Z" w16du:dateUtc="2024-10-10T19:21:00Z">
              <w:rPr/>
            </w:rPrChange>
          </w:rPr>
          <w:t>other additional</w:t>
        </w:r>
        <w:r w:rsidR="00FB227B" w:rsidRPr="00890DB5">
          <w:rPr>
            <w:rFonts w:ascii="Times New Roman" w:eastAsia="Times New Roman" w:hAnsi="Times New Roman" w:cs="Times New Roman"/>
            <w:kern w:val="0"/>
            <w:sz w:val="24"/>
            <w:szCs w:val="24"/>
            <w:lang w:val="en-GB" w:eastAsia="en-GB"/>
            <w14:ligatures w14:val="none"/>
            <w:rPrChange w:id="364" w:author="Jane Kohlhoff" w:date="2024-10-11T06:22:00Z" w16du:dateUtc="2024-10-10T19:22:00Z">
              <w:rPr/>
            </w:rPrChange>
          </w:rPr>
          <w:t xml:space="preserve"> clarification questions</w:t>
        </w:r>
      </w:ins>
      <w:ins w:id="365" w:author="Jane Kohlhoff" w:date="2024-10-11T06:21:00Z" w16du:dateUtc="2024-10-10T19:21:00Z">
        <w:r w:rsidR="00FB227B" w:rsidRPr="00890DB5">
          <w:rPr>
            <w:rFonts w:ascii="Times New Roman" w:eastAsia="Times New Roman" w:hAnsi="Times New Roman" w:cs="Times New Roman"/>
            <w:kern w:val="0"/>
            <w:sz w:val="24"/>
            <w:szCs w:val="24"/>
            <w:lang w:val="en-GB" w:eastAsia="en-GB"/>
            <w14:ligatures w14:val="none"/>
            <w:rPrChange w:id="366" w:author="Jane Kohlhoff" w:date="2024-10-11T06:22:00Z" w16du:dateUtc="2024-10-10T19:22:00Z">
              <w:rPr/>
            </w:rPrChange>
          </w:rPr>
          <w:t xml:space="preserve">, there was no way of </w:t>
        </w:r>
      </w:ins>
      <w:ins w:id="367"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68" w:author="Jane Kohlhoff" w:date="2024-10-11T06:22:00Z" w16du:dateUtc="2024-10-10T19:22:00Z">
              <w:rPr/>
            </w:rPrChange>
          </w:rPr>
          <w:t>specify</w:t>
        </w:r>
      </w:ins>
      <w:ins w:id="369" w:author="Jane Kohlhoff" w:date="2024-10-11T06:21:00Z" w16du:dateUtc="2024-10-10T19:21:00Z">
        <w:r w:rsidR="00FB227B" w:rsidRPr="00890DB5">
          <w:rPr>
            <w:rFonts w:ascii="Times New Roman" w:eastAsia="Times New Roman" w:hAnsi="Times New Roman" w:cs="Times New Roman"/>
            <w:kern w:val="0"/>
            <w:sz w:val="24"/>
            <w:szCs w:val="24"/>
            <w:lang w:val="en-GB" w:eastAsia="en-GB"/>
            <w14:ligatures w14:val="none"/>
            <w:rPrChange w:id="370" w:author="Jane Kohlhoff" w:date="2024-10-11T06:22:00Z" w16du:dateUtc="2024-10-10T19:22:00Z">
              <w:rPr/>
            </w:rPrChange>
          </w:rPr>
          <w:t>ing</w:t>
        </w:r>
      </w:ins>
      <w:ins w:id="371"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72" w:author="Jane Kohlhoff" w:date="2024-10-11T06:22:00Z" w16du:dateUtc="2024-10-10T19:22:00Z">
              <w:rPr/>
            </w:rPrChange>
          </w:rPr>
          <w:t xml:space="preserve"> </w:t>
        </w:r>
      </w:ins>
      <w:ins w:id="373" w:author="Jane Kohlhoff" w:date="2024-10-11T06:25:00Z" w16du:dateUtc="2024-10-10T19:25:00Z">
        <w:r w:rsidR="00890DB5">
          <w:rPr>
            <w:rFonts w:ascii="Times New Roman" w:eastAsia="Times New Roman" w:hAnsi="Times New Roman" w:cs="Times New Roman"/>
            <w:kern w:val="0"/>
            <w:sz w:val="24"/>
            <w:szCs w:val="24"/>
            <w:lang w:val="en-GB" w:eastAsia="en-GB"/>
            <w14:ligatures w14:val="none"/>
          </w:rPr>
          <w:t xml:space="preserve">parent perspectives about </w:t>
        </w:r>
      </w:ins>
      <w:ins w:id="374"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75" w:author="Jane Kohlhoff" w:date="2024-10-11T06:22:00Z" w16du:dateUtc="2024-10-10T19:22:00Z">
              <w:rPr/>
            </w:rPrChange>
          </w:rPr>
          <w:t xml:space="preserve">the nature of the </w:t>
        </w:r>
      </w:ins>
      <w:ins w:id="376" w:author="Jane Kohlhoff" w:date="2024-10-11T06:21:00Z" w16du:dateUtc="2024-10-10T19:21:00Z">
        <w:r w:rsidR="00FB227B" w:rsidRPr="00890DB5">
          <w:rPr>
            <w:rFonts w:ascii="Times New Roman" w:eastAsia="Times New Roman" w:hAnsi="Times New Roman" w:cs="Times New Roman"/>
            <w:kern w:val="0"/>
            <w:sz w:val="24"/>
            <w:szCs w:val="24"/>
            <w:lang w:val="en-GB" w:eastAsia="en-GB"/>
            <w14:ligatures w14:val="none"/>
            <w:rPrChange w:id="377" w:author="Jane Kohlhoff" w:date="2024-10-11T06:22:00Z" w16du:dateUtc="2024-10-10T19:22:00Z">
              <w:rPr/>
            </w:rPrChange>
          </w:rPr>
          <w:t xml:space="preserve">child’s </w:t>
        </w:r>
      </w:ins>
      <w:proofErr w:type="spellStart"/>
      <w:ins w:id="378"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79" w:author="Jane Kohlhoff" w:date="2024-10-11T06:22:00Z" w16du:dateUtc="2024-10-10T19:22:00Z">
              <w:rPr/>
            </w:rPrChange>
          </w:rPr>
          <w:t>behavioral</w:t>
        </w:r>
        <w:proofErr w:type="spellEnd"/>
        <w:r w:rsidR="00FB227B" w:rsidRPr="00890DB5">
          <w:rPr>
            <w:rFonts w:ascii="Times New Roman" w:eastAsia="Times New Roman" w:hAnsi="Times New Roman" w:cs="Times New Roman"/>
            <w:kern w:val="0"/>
            <w:sz w:val="24"/>
            <w:szCs w:val="24"/>
            <w:lang w:val="en-GB" w:eastAsia="en-GB"/>
            <w14:ligatures w14:val="none"/>
            <w:rPrChange w:id="380" w:author="Jane Kohlhoff" w:date="2024-10-11T06:22:00Z" w16du:dateUtc="2024-10-10T19:22:00Z">
              <w:rPr/>
            </w:rPrChange>
          </w:rPr>
          <w:t xml:space="preserve"> concerns. </w:t>
        </w:r>
      </w:ins>
      <w:ins w:id="381" w:author="Jane Kohlhoff" w:date="2024-10-11T06:21:00Z" w16du:dateUtc="2024-10-10T19:21:00Z">
        <w:r w:rsidR="00FB227B" w:rsidRPr="00890DB5">
          <w:rPr>
            <w:rFonts w:ascii="Times New Roman" w:eastAsia="Times New Roman" w:hAnsi="Times New Roman" w:cs="Times New Roman"/>
            <w:kern w:val="0"/>
            <w:sz w:val="24"/>
            <w:szCs w:val="24"/>
            <w:lang w:val="en-GB" w:eastAsia="en-GB"/>
            <w14:ligatures w14:val="none"/>
            <w:rPrChange w:id="382" w:author="Jane Kohlhoff" w:date="2024-10-11T06:22:00Z" w16du:dateUtc="2024-10-10T19:22:00Z">
              <w:rPr/>
            </w:rPrChange>
          </w:rPr>
          <w:t>A</w:t>
        </w:r>
      </w:ins>
      <w:ins w:id="383"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84" w:author="Jane Kohlhoff" w:date="2024-10-11T06:22:00Z" w16du:dateUtc="2024-10-10T19:22:00Z">
              <w:rPr/>
            </w:rPrChange>
          </w:rPr>
          <w:t xml:space="preserve">dditional information </w:t>
        </w:r>
      </w:ins>
      <w:ins w:id="385" w:author="Jane Kohlhoff" w:date="2024-10-11T06:21:00Z" w16du:dateUtc="2024-10-10T19:21:00Z">
        <w:r w:rsidR="00FB227B" w:rsidRPr="00890DB5">
          <w:rPr>
            <w:rFonts w:ascii="Times New Roman" w:eastAsia="Times New Roman" w:hAnsi="Times New Roman" w:cs="Times New Roman"/>
            <w:kern w:val="0"/>
            <w:sz w:val="24"/>
            <w:szCs w:val="24"/>
            <w:lang w:val="en-GB" w:eastAsia="en-GB"/>
            <w14:ligatures w14:val="none"/>
            <w:rPrChange w:id="386" w:author="Jane Kohlhoff" w:date="2024-10-11T06:22:00Z" w16du:dateUtc="2024-10-10T19:22:00Z">
              <w:rPr/>
            </w:rPrChange>
          </w:rPr>
          <w:t>from pa</w:t>
        </w:r>
      </w:ins>
      <w:ins w:id="387" w:author="Jane Kohlhoff" w:date="2024-10-11T06:22:00Z" w16du:dateUtc="2024-10-10T19:22:00Z">
        <w:r w:rsidR="00FB227B" w:rsidRPr="00890DB5">
          <w:rPr>
            <w:rFonts w:ascii="Times New Roman" w:eastAsia="Times New Roman" w:hAnsi="Times New Roman" w:cs="Times New Roman"/>
            <w:kern w:val="0"/>
            <w:sz w:val="24"/>
            <w:szCs w:val="24"/>
            <w:lang w:val="en-GB" w:eastAsia="en-GB"/>
            <w14:ligatures w14:val="none"/>
            <w:rPrChange w:id="388" w:author="Jane Kohlhoff" w:date="2024-10-11T06:22:00Z" w16du:dateUtc="2024-10-10T19:22:00Z">
              <w:rPr/>
            </w:rPrChange>
          </w:rPr>
          <w:t xml:space="preserve">rents </w:t>
        </w:r>
      </w:ins>
      <w:ins w:id="389" w:author="Jane Kohlhoff" w:date="2024-10-11T06:20:00Z" w16du:dateUtc="2024-10-10T19:20:00Z">
        <w:r w:rsidR="00FB227B" w:rsidRPr="00890DB5">
          <w:rPr>
            <w:rFonts w:ascii="Times New Roman" w:eastAsia="Times New Roman" w:hAnsi="Times New Roman" w:cs="Times New Roman"/>
            <w:kern w:val="0"/>
            <w:sz w:val="24"/>
            <w:szCs w:val="24"/>
            <w:lang w:val="en-GB" w:eastAsia="en-GB"/>
            <w14:ligatures w14:val="none"/>
            <w:rPrChange w:id="390" w:author="Jane Kohlhoff" w:date="2024-10-11T06:22:00Z" w16du:dateUtc="2024-10-10T19:22:00Z">
              <w:rPr/>
            </w:rPrChange>
          </w:rPr>
          <w:t xml:space="preserve">regarding the nature of the </w:t>
        </w:r>
        <w:proofErr w:type="spellStart"/>
        <w:r w:rsidR="00FB227B" w:rsidRPr="00890DB5">
          <w:rPr>
            <w:rFonts w:ascii="Times New Roman" w:eastAsia="Times New Roman" w:hAnsi="Times New Roman" w:cs="Times New Roman"/>
            <w:kern w:val="0"/>
            <w:sz w:val="24"/>
            <w:szCs w:val="24"/>
            <w:lang w:val="en-GB" w:eastAsia="en-GB"/>
            <w14:ligatures w14:val="none"/>
            <w:rPrChange w:id="391" w:author="Jane Kohlhoff" w:date="2024-10-11T06:22:00Z" w16du:dateUtc="2024-10-10T19:22:00Z">
              <w:rPr/>
            </w:rPrChange>
          </w:rPr>
          <w:t>behavioral</w:t>
        </w:r>
        <w:proofErr w:type="spellEnd"/>
        <w:r w:rsidR="00FB227B" w:rsidRPr="00890DB5">
          <w:rPr>
            <w:rFonts w:ascii="Times New Roman" w:eastAsia="Times New Roman" w:hAnsi="Times New Roman" w:cs="Times New Roman"/>
            <w:kern w:val="0"/>
            <w:sz w:val="24"/>
            <w:szCs w:val="24"/>
            <w:lang w:val="en-GB" w:eastAsia="en-GB"/>
            <w14:ligatures w14:val="none"/>
            <w:rPrChange w:id="392" w:author="Jane Kohlhoff" w:date="2024-10-11T06:22:00Z" w16du:dateUtc="2024-10-10T19:22:00Z">
              <w:rPr/>
            </w:rPrChange>
          </w:rPr>
          <w:t xml:space="preserve"> concerns at program entry may have provided </w:t>
        </w:r>
        <w:r w:rsidR="00FB227B" w:rsidRPr="00890DB5">
          <w:rPr>
            <w:rFonts w:ascii="Times New Roman" w:eastAsia="Times New Roman" w:hAnsi="Times New Roman" w:cs="Times New Roman"/>
            <w:kern w:val="0"/>
            <w:sz w:val="24"/>
            <w:szCs w:val="24"/>
            <w:lang w:val="en-GB" w:eastAsia="en-GB"/>
            <w14:ligatures w14:val="none"/>
            <w:rPrChange w:id="393" w:author="Jane Kohlhoff" w:date="2024-10-11T06:22:00Z" w16du:dateUtc="2024-10-10T19:22:00Z">
              <w:rPr/>
            </w:rPrChange>
          </w:rPr>
          <w:lastRenderedPageBreak/>
          <w:t xml:space="preserve">useful clarifying information about the types of </w:t>
        </w:r>
        <w:proofErr w:type="spellStart"/>
        <w:r w:rsidR="00FB227B" w:rsidRPr="00890DB5">
          <w:rPr>
            <w:rFonts w:ascii="Times New Roman" w:eastAsia="Times New Roman" w:hAnsi="Times New Roman" w:cs="Times New Roman"/>
            <w:kern w:val="0"/>
            <w:sz w:val="24"/>
            <w:szCs w:val="24"/>
            <w:lang w:val="en-GB" w:eastAsia="en-GB"/>
            <w14:ligatures w14:val="none"/>
            <w:rPrChange w:id="394" w:author="Jane Kohlhoff" w:date="2024-10-11T06:22:00Z" w16du:dateUtc="2024-10-10T19:22:00Z">
              <w:rPr/>
            </w:rPrChange>
          </w:rPr>
          <w:t>behaviors</w:t>
        </w:r>
        <w:proofErr w:type="spellEnd"/>
        <w:r w:rsidR="00FB227B" w:rsidRPr="00890DB5">
          <w:rPr>
            <w:rFonts w:ascii="Times New Roman" w:eastAsia="Times New Roman" w:hAnsi="Times New Roman" w:cs="Times New Roman"/>
            <w:kern w:val="0"/>
            <w:sz w:val="24"/>
            <w:szCs w:val="24"/>
            <w:lang w:val="en-GB" w:eastAsia="en-GB"/>
            <w14:ligatures w14:val="none"/>
            <w:rPrChange w:id="395" w:author="Jane Kohlhoff" w:date="2024-10-11T06:22:00Z" w16du:dateUtc="2024-10-10T19:22:00Z">
              <w:rPr/>
            </w:rPrChange>
          </w:rPr>
          <w:t xml:space="preserve"> the parents were hoping to target when </w:t>
        </w:r>
        <w:proofErr w:type="gramStart"/>
        <w:r w:rsidR="00FB227B" w:rsidRPr="00890DB5">
          <w:rPr>
            <w:rFonts w:ascii="Times New Roman" w:eastAsia="Times New Roman" w:hAnsi="Times New Roman" w:cs="Times New Roman"/>
            <w:kern w:val="0"/>
            <w:sz w:val="24"/>
            <w:szCs w:val="24"/>
            <w:lang w:val="en-GB" w:eastAsia="en-GB"/>
            <w14:ligatures w14:val="none"/>
            <w:rPrChange w:id="396" w:author="Jane Kohlhoff" w:date="2024-10-11T06:22:00Z" w16du:dateUtc="2024-10-10T19:22:00Z">
              <w:rPr/>
            </w:rPrChange>
          </w:rPr>
          <w:t>entering into</w:t>
        </w:r>
        <w:proofErr w:type="gramEnd"/>
        <w:r w:rsidR="00FB227B" w:rsidRPr="00890DB5">
          <w:rPr>
            <w:rFonts w:ascii="Times New Roman" w:eastAsia="Times New Roman" w:hAnsi="Times New Roman" w:cs="Times New Roman"/>
            <w:kern w:val="0"/>
            <w:sz w:val="24"/>
            <w:szCs w:val="24"/>
            <w:lang w:val="en-GB" w:eastAsia="en-GB"/>
            <w14:ligatures w14:val="none"/>
            <w:rPrChange w:id="397" w:author="Jane Kohlhoff" w:date="2024-10-11T06:22:00Z" w16du:dateUtc="2024-10-10T19:22:00Z">
              <w:rPr/>
            </w:rPrChange>
          </w:rPr>
          <w:t xml:space="preserve"> treatment. It also may have helped us to clarify whether the child profiles were similar or diverse in functioning. </w:t>
        </w:r>
      </w:ins>
      <w:bookmarkEnd w:id="337"/>
      <w:ins w:id="398" w:author="Jane Kohlhoff" w:date="2024-10-11T06:26:00Z" w16du:dateUtc="2024-10-10T19:26:00Z">
        <w:r w:rsidR="00890DB5">
          <w:rPr>
            <w:rFonts w:ascii="Times New Roman" w:eastAsia="Times New Roman" w:hAnsi="Times New Roman" w:cs="Times New Roman"/>
            <w:kern w:val="0"/>
            <w:sz w:val="24"/>
            <w:szCs w:val="24"/>
            <w:lang w:val="en-GB" w:eastAsia="en-GB"/>
            <w14:ligatures w14:val="none"/>
          </w:rPr>
          <w:t>In this vein, detailed analysis of baseline questionnaire data, e.g., syndrome profiles on the CBCL, may be a</w:t>
        </w:r>
      </w:ins>
      <w:ins w:id="399" w:author="Jane Kohlhoff" w:date="2024-10-11T06:25:00Z" w16du:dateUtc="2024-10-10T19:25:00Z">
        <w:r w:rsidR="00890DB5">
          <w:rPr>
            <w:rFonts w:ascii="Times New Roman" w:eastAsia="Times New Roman" w:hAnsi="Times New Roman" w:cs="Times New Roman"/>
            <w:kern w:val="0"/>
            <w:sz w:val="24"/>
            <w:szCs w:val="24"/>
            <w:lang w:val="en-GB" w:eastAsia="en-GB"/>
            <w14:ligatures w14:val="none"/>
          </w:rPr>
          <w:t xml:space="preserve"> potential</w:t>
        </w:r>
      </w:ins>
      <w:ins w:id="400" w:author="Jane Kohlhoff" w:date="2024-10-11T06:26:00Z" w16du:dateUtc="2024-10-10T19:26:00Z">
        <w:r w:rsidR="00890DB5">
          <w:rPr>
            <w:rFonts w:ascii="Times New Roman" w:eastAsia="Times New Roman" w:hAnsi="Times New Roman" w:cs="Times New Roman"/>
            <w:kern w:val="0"/>
            <w:sz w:val="24"/>
            <w:szCs w:val="24"/>
            <w:lang w:val="en-GB" w:eastAsia="en-GB"/>
            <w14:ligatures w14:val="none"/>
          </w:rPr>
          <w:t>ly useful</w:t>
        </w:r>
      </w:ins>
      <w:ins w:id="401" w:author="Jane Kohlhoff" w:date="2024-10-11T06:25:00Z" w16du:dateUtc="2024-10-10T19:25:00Z">
        <w:r w:rsidR="00890DB5">
          <w:rPr>
            <w:rFonts w:ascii="Times New Roman" w:eastAsia="Times New Roman" w:hAnsi="Times New Roman" w:cs="Times New Roman"/>
            <w:kern w:val="0"/>
            <w:sz w:val="24"/>
            <w:szCs w:val="24"/>
            <w:lang w:val="en-GB" w:eastAsia="en-GB"/>
            <w14:ligatures w14:val="none"/>
          </w:rPr>
          <w:t xml:space="preserve"> avenue</w:t>
        </w:r>
      </w:ins>
      <w:ins w:id="402" w:author="Jane Kohlhoff" w:date="2024-10-11T06:26:00Z" w16du:dateUtc="2024-10-10T19:26:00Z">
        <w:r w:rsidR="00890DB5">
          <w:rPr>
            <w:rFonts w:ascii="Times New Roman" w:eastAsia="Times New Roman" w:hAnsi="Times New Roman" w:cs="Times New Roman"/>
            <w:kern w:val="0"/>
            <w:sz w:val="24"/>
            <w:szCs w:val="24"/>
            <w:lang w:val="en-GB" w:eastAsia="en-GB"/>
            <w14:ligatures w14:val="none"/>
          </w:rPr>
          <w:t xml:space="preserve"> for secondary data analysis</w:t>
        </w:r>
      </w:ins>
      <w:ins w:id="403" w:author="Jane Kohlhoff" w:date="2024-10-11T06:27:00Z" w16du:dateUtc="2024-10-10T19:27:00Z">
        <w:r w:rsidR="00890DB5">
          <w:rPr>
            <w:rFonts w:ascii="Times New Roman" w:eastAsia="Times New Roman" w:hAnsi="Times New Roman" w:cs="Times New Roman"/>
            <w:kern w:val="0"/>
            <w:sz w:val="24"/>
            <w:szCs w:val="24"/>
            <w:lang w:val="en-GB" w:eastAsia="en-GB"/>
            <w14:ligatures w14:val="none"/>
          </w:rPr>
          <w:t xml:space="preserve"> of data from this trial.</w:t>
        </w:r>
      </w:ins>
      <w:ins w:id="404" w:author="Jane Kohlhoff" w:date="2024-10-11T06:25:00Z" w16du:dateUtc="2024-10-10T19:25:00Z">
        <w:r w:rsidR="00890DB5">
          <w:rPr>
            <w:rFonts w:ascii="Times New Roman" w:eastAsia="Times New Roman" w:hAnsi="Times New Roman" w:cs="Times New Roman"/>
            <w:kern w:val="0"/>
            <w:sz w:val="24"/>
            <w:szCs w:val="24"/>
            <w:lang w:val="en-GB" w:eastAsia="en-GB"/>
            <w14:ligatures w14:val="none"/>
          </w:rPr>
          <w:t xml:space="preserve"> </w:t>
        </w:r>
      </w:ins>
      <w:bookmarkEnd w:id="338"/>
      <w:r w:rsidR="005B7BB5" w:rsidRPr="00FC00F3">
        <w:rPr>
          <w:rFonts w:ascii="Times New Roman" w:eastAsia="Times New Roman" w:hAnsi="Times New Roman" w:cs="Times New Roman"/>
          <w:kern w:val="0"/>
          <w:sz w:val="24"/>
          <w:szCs w:val="24"/>
          <w:lang w:val="en-GB" w:eastAsia="en-GB"/>
          <w14:ligatures w14:val="none"/>
        </w:rPr>
        <w:t>A final limitation was that neither participants nor research assistants were blind to treatment allocation once participants were allocated to treatment or waitlist. This may have biased results however given the nature of the trial it was not possible to blind participants. Furthermore, given that research assistants did not score measures, it is unlikely that being aware of participant treatment condition impacted outcomes.</w:t>
      </w:r>
    </w:p>
    <w:p w14:paraId="2FCEAAB2" w14:textId="7849B233" w:rsidR="00E342FE" w:rsidRPr="00FC00F3" w:rsidRDefault="00E342FE" w:rsidP="00FC00F3">
      <w:pPr>
        <w:spacing w:line="480" w:lineRule="auto"/>
        <w:jc w:val="center"/>
        <w:rPr>
          <w:rFonts w:ascii="Times New Roman" w:eastAsia="Times New Roman" w:hAnsi="Times New Roman" w:cs="Times New Roman"/>
          <w:b/>
          <w:bCs/>
          <w:kern w:val="0"/>
          <w:sz w:val="24"/>
          <w:szCs w:val="24"/>
          <w:lang w:val="en-GB" w:eastAsia="en-GB"/>
          <w14:ligatures w14:val="none"/>
        </w:rPr>
      </w:pPr>
      <w:r w:rsidRPr="00FC00F3">
        <w:rPr>
          <w:rFonts w:ascii="Times New Roman" w:eastAsia="Times New Roman" w:hAnsi="Times New Roman" w:cs="Times New Roman"/>
          <w:b/>
          <w:bCs/>
          <w:kern w:val="0"/>
          <w:sz w:val="24"/>
          <w:szCs w:val="24"/>
          <w:lang w:val="en-GB" w:eastAsia="en-GB"/>
          <w14:ligatures w14:val="none"/>
        </w:rPr>
        <w:t>Conclusion</w:t>
      </w:r>
      <w:r w:rsidR="00FC00F3" w:rsidRPr="00FC00F3">
        <w:rPr>
          <w:rFonts w:ascii="Times New Roman" w:eastAsia="Times New Roman" w:hAnsi="Times New Roman" w:cs="Times New Roman"/>
          <w:b/>
          <w:bCs/>
          <w:kern w:val="0"/>
          <w:sz w:val="24"/>
          <w:szCs w:val="24"/>
          <w:lang w:val="en-GB" w:eastAsia="en-GB"/>
          <w14:ligatures w14:val="none"/>
        </w:rPr>
        <w:t>s</w:t>
      </w:r>
    </w:p>
    <w:p w14:paraId="74CEB080" w14:textId="2D3CB195" w:rsidR="006F5E09" w:rsidRPr="00FC00F3" w:rsidRDefault="00E342FE" w:rsidP="00721B9A">
      <w:pPr>
        <w:pStyle w:val="pf0"/>
        <w:spacing w:line="480" w:lineRule="auto"/>
        <w:ind w:firstLine="720"/>
        <w:rPr>
          <w:lang w:val="en-GB" w:eastAsia="en-GB"/>
        </w:rPr>
      </w:pPr>
      <w:r w:rsidRPr="00FC00F3">
        <w:rPr>
          <w:lang w:val="en-GB" w:eastAsia="en-GB"/>
        </w:rPr>
        <w:t>The</w:t>
      </w:r>
      <w:r w:rsidR="00A20241" w:rsidRPr="00FC00F3">
        <w:rPr>
          <w:lang w:val="en-GB" w:eastAsia="en-GB"/>
        </w:rPr>
        <w:t xml:space="preserve"> overarching aim </w:t>
      </w:r>
      <w:r w:rsidRPr="00FC00F3">
        <w:rPr>
          <w:lang w:val="en-GB" w:eastAsia="en-GB"/>
        </w:rPr>
        <w:t xml:space="preserve">of this study </w:t>
      </w:r>
      <w:r w:rsidR="00A20241" w:rsidRPr="00FC00F3">
        <w:rPr>
          <w:lang w:val="en-GB" w:eastAsia="en-GB"/>
        </w:rPr>
        <w:t xml:space="preserve">was to </w:t>
      </w:r>
      <w:r w:rsidRPr="00FC00F3">
        <w:rPr>
          <w:lang w:val="en-GB" w:eastAsia="en-GB"/>
        </w:rPr>
        <w:t>test</w:t>
      </w:r>
      <w:r w:rsidR="00B261ED" w:rsidRPr="00FC00F3">
        <w:rPr>
          <w:lang w:val="en-GB" w:eastAsia="en-GB"/>
        </w:rPr>
        <w:t xml:space="preserve"> whether </w:t>
      </w:r>
      <w:r w:rsidR="00A20241" w:rsidRPr="00FC00F3">
        <w:rPr>
          <w:lang w:val="en-GB" w:eastAsia="en-GB"/>
        </w:rPr>
        <w:t>PCIT-T</w:t>
      </w:r>
      <w:r w:rsidR="00B261ED" w:rsidRPr="00FC00F3">
        <w:rPr>
          <w:lang w:val="en-GB" w:eastAsia="en-GB"/>
        </w:rPr>
        <w:t xml:space="preserve"> outcomes were superior to a non-treated waitlist control condition, and </w:t>
      </w:r>
      <w:r w:rsidR="00273A3F" w:rsidRPr="00FC00F3">
        <w:rPr>
          <w:lang w:val="en-GB" w:eastAsia="en-GB"/>
        </w:rPr>
        <w:t xml:space="preserve">to </w:t>
      </w:r>
      <w:r w:rsidR="00B261ED" w:rsidRPr="00FC00F3">
        <w:rPr>
          <w:lang w:val="en-GB" w:eastAsia="en-GB"/>
        </w:rPr>
        <w:t xml:space="preserve">an active treatment comparison, COS-P. </w:t>
      </w:r>
      <w:r w:rsidRPr="00FC00F3">
        <w:rPr>
          <w:lang w:val="en-GB" w:eastAsia="en-GB"/>
        </w:rPr>
        <w:t xml:space="preserve">PCIT-T was developed as an adapted version of the standard PCIT protocol (a </w:t>
      </w:r>
      <w:proofErr w:type="spellStart"/>
      <w:r w:rsidR="003A01DB" w:rsidRPr="00FC00F3">
        <w:rPr>
          <w:lang w:val="en-GB" w:eastAsia="en-GB"/>
        </w:rPr>
        <w:t>behavior</w:t>
      </w:r>
      <w:r w:rsidRPr="00FC00F3">
        <w:rPr>
          <w:lang w:val="en-GB" w:eastAsia="en-GB"/>
        </w:rPr>
        <w:t>ally</w:t>
      </w:r>
      <w:proofErr w:type="spellEnd"/>
      <w:r w:rsidRPr="00FC00F3">
        <w:rPr>
          <w:lang w:val="en-GB" w:eastAsia="en-GB"/>
        </w:rPr>
        <w:t xml:space="preserve"> focused program, designed for older children with conduct problems) and so </w:t>
      </w:r>
      <w:r w:rsidR="007600B4" w:rsidRPr="00FC00F3">
        <w:rPr>
          <w:lang w:val="en-GB" w:eastAsia="en-GB"/>
        </w:rPr>
        <w:t xml:space="preserve">in keeping with the standard PCIT literature and the skills-based nature of PCIT-T, </w:t>
      </w:r>
      <w:r w:rsidRPr="00FC00F3">
        <w:rPr>
          <w:lang w:val="en-GB" w:eastAsia="en-GB"/>
        </w:rPr>
        <w:t xml:space="preserve">the study examined </w:t>
      </w:r>
      <w:proofErr w:type="spellStart"/>
      <w:r w:rsidRPr="00FC00F3">
        <w:rPr>
          <w:lang w:val="en-GB" w:eastAsia="en-GB"/>
        </w:rPr>
        <w:t>behavioral</w:t>
      </w:r>
      <w:proofErr w:type="spellEnd"/>
      <w:r w:rsidRPr="00FC00F3">
        <w:rPr>
          <w:lang w:val="en-GB" w:eastAsia="en-GB"/>
        </w:rPr>
        <w:t xml:space="preserve"> outcomes </w:t>
      </w:r>
      <w:r w:rsidR="006F5E09" w:rsidRPr="00FC00F3">
        <w:rPr>
          <w:lang w:val="en-GB" w:eastAsia="en-GB"/>
        </w:rPr>
        <w:t xml:space="preserve">(e.g., parenting skills and </w:t>
      </w:r>
      <w:r w:rsidRPr="00FC00F3">
        <w:rPr>
          <w:lang w:val="en-GB" w:eastAsia="en-GB"/>
        </w:rPr>
        <w:t xml:space="preserve">child </w:t>
      </w:r>
      <w:proofErr w:type="spellStart"/>
      <w:r w:rsidRPr="00FC00F3">
        <w:rPr>
          <w:lang w:val="en-GB" w:eastAsia="en-GB"/>
        </w:rPr>
        <w:t>behavior</w:t>
      </w:r>
      <w:proofErr w:type="spellEnd"/>
      <w:r w:rsidR="006F5E09" w:rsidRPr="00FC00F3">
        <w:rPr>
          <w:lang w:val="en-GB" w:eastAsia="en-GB"/>
        </w:rPr>
        <w:t>)</w:t>
      </w:r>
      <w:r w:rsidRPr="00FC00F3">
        <w:rPr>
          <w:lang w:val="en-GB" w:eastAsia="en-GB"/>
        </w:rPr>
        <w:t xml:space="preserve">. However, </w:t>
      </w:r>
      <w:r w:rsidR="007600B4" w:rsidRPr="00FC00F3">
        <w:rPr>
          <w:lang w:val="en-GB" w:eastAsia="en-GB"/>
        </w:rPr>
        <w:t>it</w:t>
      </w:r>
      <w:r w:rsidRPr="00FC00F3">
        <w:rPr>
          <w:lang w:val="en-GB" w:eastAsia="en-GB"/>
        </w:rPr>
        <w:t xml:space="preserve"> also examined</w:t>
      </w:r>
      <w:r w:rsidR="00A20241" w:rsidRPr="00FC00F3">
        <w:rPr>
          <w:lang w:val="en-GB" w:eastAsia="en-GB"/>
        </w:rPr>
        <w:t xml:space="preserve"> variables that have not been well studied in PCIT-based programs but are common targets in attachment-based programs like COS-P (e.g., sensitivity, </w:t>
      </w:r>
      <w:r w:rsidR="00C802B6" w:rsidRPr="00FC00F3">
        <w:rPr>
          <w:lang w:val="en-GB" w:eastAsia="en-GB"/>
        </w:rPr>
        <w:t>reflective functioning,</w:t>
      </w:r>
      <w:r w:rsidR="00A20241" w:rsidRPr="00FC00F3">
        <w:rPr>
          <w:lang w:val="en-GB" w:eastAsia="en-GB"/>
        </w:rPr>
        <w:t xml:space="preserve"> attachment security). </w:t>
      </w:r>
      <w:r w:rsidR="00AD74F8" w:rsidRPr="00FC00F3">
        <w:rPr>
          <w:lang w:val="en-GB" w:eastAsia="en-GB"/>
        </w:rPr>
        <w:t>Taken together, r</w:t>
      </w:r>
      <w:r w:rsidR="001C49DA" w:rsidRPr="00FC00F3">
        <w:rPr>
          <w:lang w:val="en-GB" w:eastAsia="en-GB"/>
        </w:rPr>
        <w:t xml:space="preserve">esults </w:t>
      </w:r>
      <w:r w:rsidR="003F1F72" w:rsidRPr="00FC00F3">
        <w:rPr>
          <w:lang w:val="en-GB" w:eastAsia="en-GB"/>
        </w:rPr>
        <w:t xml:space="preserve">build on previous PCIT-T outcome studies </w:t>
      </w:r>
      <w:r w:rsidR="003F1F72" w:rsidRPr="00FC00F3">
        <w:rPr>
          <w:lang w:val="en-GB" w:eastAsia="en-GB"/>
        </w:rPr>
        <w:fldChar w:fldCharType="begin">
          <w:fldData xml:space="preserve">PEVuZE5vdGU+PENpdGU+PEF1dGhvcj5Lb2hsaG9mZjwvQXV0aG9yPjxZZWFyPjIwMTQ8L1llYXI+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</w:fldData>
        </w:fldChar>
      </w:r>
      <w:r w:rsidR="00D2403F">
        <w:rPr>
          <w:lang w:val="en-GB" w:eastAsia="en-GB"/>
        </w:rPr>
        <w:instrText xml:space="preserve"> ADDIN EN.CITE </w:instrText>
      </w:r>
      <w:r w:rsidR="00D2403F">
        <w:rPr>
          <w:lang w:val="en-GB" w:eastAsia="en-GB"/>
        </w:rPr>
        <w:fldChar w:fldCharType="begin">
          <w:fldData xml:space="preserve">PEVuZE5vdGU+PENpdGU+PEF1dGhvcj5Lb2hsaG9mZjwvQXV0aG9yPjxZZWFyPjIwMTQ8L1llYXI+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</w:fldData>
        </w:fldChar>
      </w:r>
      <w:r w:rsidR="00D2403F">
        <w:rPr>
          <w:lang w:val="en-GB" w:eastAsia="en-GB"/>
        </w:rPr>
        <w:instrText xml:space="preserve"> ADDIN EN.CITE.DATA </w:instrText>
      </w:r>
      <w:r w:rsidR="00D2403F">
        <w:rPr>
          <w:lang w:val="en-GB" w:eastAsia="en-GB"/>
        </w:rPr>
      </w:r>
      <w:r w:rsidR="00D2403F">
        <w:rPr>
          <w:lang w:val="en-GB" w:eastAsia="en-GB"/>
        </w:rPr>
        <w:fldChar w:fldCharType="end"/>
      </w:r>
      <w:r w:rsidR="003F1F72" w:rsidRPr="00FC00F3">
        <w:rPr>
          <w:lang w:val="en-GB" w:eastAsia="en-GB"/>
        </w:rPr>
      </w:r>
      <w:r w:rsidR="003F1F72" w:rsidRPr="00FC00F3">
        <w:rPr>
          <w:lang w:val="en-GB" w:eastAsia="en-GB"/>
        </w:rPr>
        <w:fldChar w:fldCharType="separate"/>
      </w:r>
      <w:r w:rsidR="00D2403F">
        <w:rPr>
          <w:noProof/>
          <w:lang w:val="en-GB" w:eastAsia="en-GB"/>
        </w:rPr>
        <w:t>(Kohlhoff &amp; Morgan, 2014; Kohlhoff &amp; Morgan, 2018; Kohlhoff, Morgan, et al., 2020; Kohlhoff et al., 2021)</w:t>
      </w:r>
      <w:r w:rsidR="003F1F72" w:rsidRPr="00FC00F3">
        <w:rPr>
          <w:lang w:val="en-GB" w:eastAsia="en-GB"/>
        </w:rPr>
        <w:fldChar w:fldCharType="end"/>
      </w:r>
      <w:r w:rsidR="003F1F72" w:rsidRPr="00FC00F3">
        <w:rPr>
          <w:lang w:val="en-GB" w:eastAsia="en-GB"/>
        </w:rPr>
        <w:t xml:space="preserve"> to highlight</w:t>
      </w:r>
      <w:r w:rsidR="001C49DA" w:rsidRPr="00FC00F3">
        <w:rPr>
          <w:lang w:val="en-GB" w:eastAsia="en-GB"/>
        </w:rPr>
        <w:t xml:space="preserve"> </w:t>
      </w:r>
      <w:r w:rsidR="004964F8" w:rsidRPr="00FC00F3">
        <w:rPr>
          <w:lang w:val="en-GB" w:eastAsia="en-GB"/>
        </w:rPr>
        <w:t xml:space="preserve">PCIT-T </w:t>
      </w:r>
      <w:r w:rsidR="003F1F72" w:rsidRPr="00FC00F3">
        <w:rPr>
          <w:lang w:val="en-GB" w:eastAsia="en-GB"/>
        </w:rPr>
        <w:t xml:space="preserve">as an effective early parenting intervention program. </w:t>
      </w:r>
      <w:r w:rsidR="00FF2469" w:rsidRPr="00FC00F3">
        <w:rPr>
          <w:lang w:val="en-GB" w:eastAsia="en-GB"/>
        </w:rPr>
        <w:t>Th</w:t>
      </w:r>
      <w:r w:rsidR="006F5E09" w:rsidRPr="00FC00F3">
        <w:rPr>
          <w:lang w:val="en-GB" w:eastAsia="en-GB"/>
        </w:rPr>
        <w:t>e</w:t>
      </w:r>
      <w:r w:rsidR="00FF2469" w:rsidRPr="00FC00F3">
        <w:rPr>
          <w:lang w:val="en-GB" w:eastAsia="en-GB"/>
        </w:rPr>
        <w:t xml:space="preserve"> study shows that</w:t>
      </w:r>
      <w:r w:rsidR="003F1F72" w:rsidRPr="00FC00F3">
        <w:rPr>
          <w:lang w:val="en-GB" w:eastAsia="en-GB"/>
        </w:rPr>
        <w:t xml:space="preserve"> PCIT-T helps</w:t>
      </w:r>
      <w:r w:rsidR="004964F8" w:rsidRPr="00FC00F3">
        <w:rPr>
          <w:lang w:val="en-GB" w:eastAsia="en-GB"/>
        </w:rPr>
        <w:t xml:space="preserve"> </w:t>
      </w:r>
      <w:r w:rsidR="00AD74F8" w:rsidRPr="00FC00F3">
        <w:rPr>
          <w:lang w:val="en-GB" w:eastAsia="en-GB"/>
        </w:rPr>
        <w:t>parents to develo</w:t>
      </w:r>
      <w:r w:rsidR="003F1F72" w:rsidRPr="00FC00F3">
        <w:rPr>
          <w:lang w:val="en-GB" w:eastAsia="en-GB"/>
        </w:rPr>
        <w:t xml:space="preserve">p and use </w:t>
      </w:r>
      <w:r w:rsidR="00AD74F8" w:rsidRPr="00FC00F3">
        <w:rPr>
          <w:lang w:val="en-GB" w:eastAsia="en-GB"/>
        </w:rPr>
        <w:t xml:space="preserve">positive parenting skills, </w:t>
      </w:r>
      <w:r w:rsidR="003F1F72" w:rsidRPr="00FC00F3">
        <w:rPr>
          <w:lang w:val="en-GB" w:eastAsia="en-GB"/>
        </w:rPr>
        <w:t xml:space="preserve">increase </w:t>
      </w:r>
      <w:r w:rsidR="00AD74F8" w:rsidRPr="00FC00F3">
        <w:rPr>
          <w:lang w:val="en-GB" w:eastAsia="en-GB"/>
        </w:rPr>
        <w:t xml:space="preserve">parenting sensitivity, and </w:t>
      </w:r>
      <w:r w:rsidR="003F1F72" w:rsidRPr="00FC00F3">
        <w:rPr>
          <w:lang w:val="en-GB" w:eastAsia="en-GB"/>
        </w:rPr>
        <w:t>enhance reflective functioning</w:t>
      </w:r>
      <w:r w:rsidR="00AD74F8" w:rsidRPr="00FC00F3">
        <w:rPr>
          <w:lang w:val="en-GB" w:eastAsia="en-GB"/>
        </w:rPr>
        <w:t>.</w:t>
      </w:r>
      <w:r w:rsidR="004964F8" w:rsidRPr="00FC00F3">
        <w:rPr>
          <w:lang w:val="en-GB" w:eastAsia="en-GB"/>
        </w:rPr>
        <w:t xml:space="preserve"> </w:t>
      </w:r>
      <w:r w:rsidR="003F1F72" w:rsidRPr="00FC00F3">
        <w:rPr>
          <w:lang w:val="en-GB" w:eastAsia="en-GB"/>
        </w:rPr>
        <w:t xml:space="preserve">Intervention effects </w:t>
      </w:r>
      <w:r w:rsidR="003F1F72" w:rsidRPr="00FC00F3">
        <w:rPr>
          <w:lang w:val="en-GB" w:eastAsia="en-GB"/>
        </w:rPr>
        <w:lastRenderedPageBreak/>
        <w:t>also extend to</w:t>
      </w:r>
      <w:r w:rsidR="004964F8" w:rsidRPr="00FC00F3">
        <w:rPr>
          <w:lang w:val="en-GB" w:eastAsia="en-GB"/>
        </w:rPr>
        <w:t xml:space="preserve"> toddlers, w</w:t>
      </w:r>
      <w:r w:rsidR="003F1F72" w:rsidRPr="00FC00F3">
        <w:rPr>
          <w:lang w:val="en-GB" w:eastAsia="en-GB"/>
        </w:rPr>
        <w:t xml:space="preserve">ith evidence of </w:t>
      </w:r>
      <w:r w:rsidR="004964F8" w:rsidRPr="00FC00F3">
        <w:rPr>
          <w:lang w:val="en-GB" w:eastAsia="en-GB"/>
        </w:rPr>
        <w:t xml:space="preserve">reductions in problematic </w:t>
      </w:r>
      <w:proofErr w:type="spellStart"/>
      <w:r w:rsidR="003A01DB" w:rsidRPr="00FC00F3">
        <w:rPr>
          <w:lang w:val="en-GB" w:eastAsia="en-GB"/>
        </w:rPr>
        <w:t>behavior</w:t>
      </w:r>
      <w:r w:rsidR="00B56594" w:rsidRPr="00FC00F3">
        <w:rPr>
          <w:lang w:val="en-GB" w:eastAsia="en-GB"/>
        </w:rPr>
        <w:t>s</w:t>
      </w:r>
      <w:proofErr w:type="spellEnd"/>
      <w:r w:rsidR="00B56594" w:rsidRPr="00FC00F3">
        <w:rPr>
          <w:lang w:val="en-GB" w:eastAsia="en-GB"/>
        </w:rPr>
        <w:t xml:space="preserve"> </w:t>
      </w:r>
      <w:r w:rsidR="003F1F72" w:rsidRPr="00FC00F3">
        <w:rPr>
          <w:lang w:val="en-GB" w:eastAsia="en-GB"/>
        </w:rPr>
        <w:t xml:space="preserve">and </w:t>
      </w:r>
      <w:r w:rsidR="004964F8" w:rsidRPr="00FC00F3">
        <w:rPr>
          <w:lang w:val="en-GB" w:eastAsia="en-GB"/>
        </w:rPr>
        <w:t xml:space="preserve">increased social competence. </w:t>
      </w:r>
    </w:p>
    <w:p w14:paraId="1360EA67" w14:textId="1686F79D" w:rsidR="00B261ED" w:rsidRPr="00FC00F3" w:rsidRDefault="004964F8" w:rsidP="00721B9A">
      <w:pPr>
        <w:spacing w:line="480" w:lineRule="auto"/>
        <w:ind w:firstLine="720"/>
        <w:rPr>
          <w:rFonts w:ascii="Times New Roman" w:hAnsi="Times New Roman" w:cs="Times New Roman"/>
          <w:sz w:val="24"/>
          <w:szCs w:val="24"/>
          <w:lang w:val="en-GB" w:eastAsia="en-GB"/>
        </w:rPr>
      </w:pPr>
      <w:r w:rsidRPr="00FC00F3">
        <w:rPr>
          <w:rFonts w:ascii="Times New Roman" w:eastAsia="Times New Roman" w:hAnsi="Times New Roman" w:cs="Times New Roman"/>
          <w:kern w:val="0"/>
          <w:sz w:val="24"/>
          <w:szCs w:val="24"/>
          <w:lang w:val="en-GB" w:eastAsia="en-GB"/>
          <w14:ligatures w14:val="none"/>
        </w:rPr>
        <w:t>Future studies should test PCIT-T outcomes in larger samples, and with longer-term follow-up periods.</w:t>
      </w:r>
      <w:r w:rsidR="003F1F72" w:rsidRPr="00FC00F3">
        <w:rPr>
          <w:rFonts w:ascii="Times New Roman" w:eastAsia="Times New Roman" w:hAnsi="Times New Roman" w:cs="Times New Roman"/>
          <w:kern w:val="0"/>
          <w:sz w:val="24"/>
          <w:szCs w:val="24"/>
          <w:lang w:val="en-GB" w:eastAsia="en-GB"/>
          <w14:ligatures w14:val="none"/>
        </w:rPr>
        <w:t xml:space="preserve"> </w:t>
      </w:r>
      <w:bookmarkStart w:id="405" w:name="_Hlk179523949"/>
      <w:ins w:id="406" w:author="Jane Kohlhoff" w:date="2024-10-11T07:25:00Z" w16du:dateUtc="2024-10-10T20:25:00Z">
        <w:r w:rsidR="00B80482">
          <w:rPr>
            <w:rFonts w:ascii="Times New Roman" w:eastAsia="Times New Roman" w:hAnsi="Times New Roman" w:cs="Times New Roman"/>
            <w:kern w:val="0"/>
            <w:sz w:val="24"/>
            <w:szCs w:val="24"/>
            <w:lang w:val="en-GB" w:eastAsia="en-GB"/>
            <w14:ligatures w14:val="none"/>
          </w:rPr>
          <w:t xml:space="preserve">Deeper exploration of associations </w:t>
        </w:r>
      </w:ins>
      <w:ins w:id="407" w:author="Jane Kohlhoff" w:date="2024-10-11T07:24:00Z" w16du:dateUtc="2024-10-10T20:24:00Z">
        <w:r w:rsidR="00B80482">
          <w:rPr>
            <w:rFonts w:ascii="Times New Roman" w:eastAsia="Times New Roman" w:hAnsi="Times New Roman" w:cs="Times New Roman"/>
            <w:kern w:val="0"/>
            <w:sz w:val="24"/>
            <w:szCs w:val="24"/>
            <w:lang w:val="en-GB" w:eastAsia="en-GB"/>
            <w14:ligatures w14:val="none"/>
          </w:rPr>
          <w:t>between demographic factors and outcomes variables,</w:t>
        </w:r>
      </w:ins>
      <w:ins w:id="408" w:author="Jane Kohlhoff" w:date="2024-10-11T07:25:00Z" w16du:dateUtc="2024-10-10T20:25:00Z">
        <w:r w:rsidR="00B80482">
          <w:rPr>
            <w:rFonts w:ascii="Times New Roman" w:eastAsia="Times New Roman" w:hAnsi="Times New Roman" w:cs="Times New Roman"/>
            <w:kern w:val="0"/>
            <w:sz w:val="24"/>
            <w:szCs w:val="24"/>
            <w:lang w:val="en-GB" w:eastAsia="en-GB"/>
            <w14:ligatures w14:val="none"/>
          </w:rPr>
          <w:t xml:space="preserve"> as well as</w:t>
        </w:r>
      </w:ins>
      <w:ins w:id="409" w:author="Jane Kohlhoff" w:date="2024-10-11T07:24:00Z" w16du:dateUtc="2024-10-10T20:24:00Z">
        <w:r w:rsidR="00B80482">
          <w:rPr>
            <w:rFonts w:ascii="Times New Roman" w:eastAsia="Times New Roman" w:hAnsi="Times New Roman" w:cs="Times New Roman"/>
            <w:kern w:val="0"/>
            <w:sz w:val="24"/>
            <w:szCs w:val="24"/>
            <w:lang w:val="en-GB" w:eastAsia="en-GB"/>
            <w14:ligatures w14:val="none"/>
          </w:rPr>
          <w:t xml:space="preserve"> </w:t>
        </w:r>
      </w:ins>
      <w:del w:id="410" w:author="Jane Kohlhoff" w:date="2024-10-11T07:25:00Z" w16du:dateUtc="2024-10-10T20:25:00Z">
        <w:r w:rsidR="003F1F72" w:rsidRPr="00FC00F3" w:rsidDel="00B80482">
          <w:rPr>
            <w:rFonts w:ascii="Times New Roman" w:eastAsia="Times New Roman" w:hAnsi="Times New Roman" w:cs="Times New Roman"/>
            <w:kern w:val="0"/>
            <w:sz w:val="24"/>
            <w:szCs w:val="24"/>
            <w:lang w:val="en-GB" w:eastAsia="en-GB"/>
            <w14:ligatures w14:val="none"/>
          </w:rPr>
          <w:delText>Investigations</w:delText>
        </w:r>
      </w:del>
      <w:ins w:id="411" w:author="Jane Kohlhoff" w:date="2024-10-11T07:25:00Z" w16du:dateUtc="2024-10-10T20:25:00Z">
        <w:r w:rsidR="00B80482" w:rsidRPr="00FC00F3">
          <w:rPr>
            <w:rFonts w:ascii="Times New Roman" w:eastAsia="Times New Roman" w:hAnsi="Times New Roman" w:cs="Times New Roman"/>
            <w:kern w:val="0"/>
            <w:sz w:val="24"/>
            <w:szCs w:val="24"/>
            <w:lang w:val="en-GB" w:eastAsia="en-GB"/>
            <w14:ligatures w14:val="none"/>
          </w:rPr>
          <w:t>investigations</w:t>
        </w:r>
      </w:ins>
      <w:r w:rsidR="003F1F72" w:rsidRPr="00FC00F3">
        <w:rPr>
          <w:rFonts w:ascii="Times New Roman" w:eastAsia="Times New Roman" w:hAnsi="Times New Roman" w:cs="Times New Roman"/>
          <w:kern w:val="0"/>
          <w:sz w:val="24"/>
          <w:szCs w:val="24"/>
          <w:lang w:val="en-GB" w:eastAsia="en-GB"/>
          <w14:ligatures w14:val="none"/>
        </w:rPr>
        <w:t xml:space="preserve"> of factors that moderate treatment outcomes, and of the mechanisms of change, would also be warranted</w:t>
      </w:r>
      <w:r w:rsidR="00BC3886" w:rsidRPr="00FC00F3">
        <w:rPr>
          <w:rFonts w:ascii="Times New Roman" w:eastAsia="Times New Roman" w:hAnsi="Times New Roman" w:cs="Times New Roman"/>
          <w:kern w:val="0"/>
          <w:sz w:val="24"/>
          <w:szCs w:val="24"/>
          <w:lang w:val="en-GB" w:eastAsia="en-GB"/>
          <w14:ligatures w14:val="none"/>
        </w:rPr>
        <w:t xml:space="preserve">; </w:t>
      </w:r>
      <w:bookmarkEnd w:id="405"/>
      <w:r w:rsidR="00BC3886" w:rsidRPr="00FC00F3">
        <w:rPr>
          <w:rFonts w:ascii="Times New Roman" w:eastAsia="Times New Roman" w:hAnsi="Times New Roman" w:cs="Times New Roman"/>
          <w:kern w:val="0"/>
          <w:sz w:val="24"/>
          <w:szCs w:val="24"/>
          <w:lang w:val="en-GB" w:eastAsia="en-GB"/>
          <w14:ligatures w14:val="none"/>
        </w:rPr>
        <w:t>studies</w:t>
      </w:r>
      <w:r w:rsidR="00B261ED" w:rsidRPr="00FC00F3">
        <w:rPr>
          <w:rFonts w:ascii="Times New Roman" w:eastAsia="Times New Roman" w:hAnsi="Times New Roman" w:cs="Times New Roman"/>
          <w:kern w:val="0"/>
          <w:sz w:val="24"/>
          <w:szCs w:val="24"/>
          <w:lang w:val="en-GB" w:eastAsia="en-GB"/>
          <w14:ligatures w14:val="none"/>
        </w:rPr>
        <w:t xml:space="preserve"> exploring </w:t>
      </w:r>
      <w:r w:rsidR="00B261ED" w:rsidRPr="00FC00F3">
        <w:rPr>
          <w:rFonts w:ascii="Times New Roman" w:hAnsi="Times New Roman" w:cs="Times New Roman"/>
          <w:sz w:val="24"/>
          <w:szCs w:val="24"/>
          <w:lang w:val="en-GB" w:eastAsia="en-GB"/>
        </w:rPr>
        <w:t xml:space="preserve">treatment matching to determine what types of families and presenting problems map on best to different types of evidence-based interventions (e.g., </w:t>
      </w:r>
      <w:r w:rsidR="00B261ED" w:rsidRPr="00FC00F3">
        <w:rPr>
          <w:rFonts w:ascii="Times New Roman" w:eastAsia="Times New Roman" w:hAnsi="Times New Roman" w:cs="Times New Roman"/>
          <w:kern w:val="0"/>
          <w:sz w:val="24"/>
          <w:szCs w:val="24"/>
          <w:lang w:val="en-GB" w:eastAsia="en-GB"/>
          <w14:ligatures w14:val="none"/>
        </w:rPr>
        <w:t xml:space="preserve">PCIT-T, </w:t>
      </w:r>
      <w:r w:rsidR="00B261ED" w:rsidRPr="00FC00F3">
        <w:rPr>
          <w:rFonts w:ascii="Times New Roman" w:hAnsi="Times New Roman" w:cs="Times New Roman"/>
          <w:sz w:val="24"/>
          <w:szCs w:val="24"/>
          <w:lang w:val="en-GB" w:eastAsia="en-GB"/>
        </w:rPr>
        <w:t>COS-</w:t>
      </w:r>
      <w:r w:rsidR="00B261ED" w:rsidRPr="00FC00F3">
        <w:rPr>
          <w:rFonts w:ascii="Times New Roman" w:eastAsia="Times New Roman" w:hAnsi="Times New Roman" w:cs="Times New Roman"/>
          <w:kern w:val="0"/>
          <w:sz w:val="24"/>
          <w:szCs w:val="24"/>
          <w:lang w:val="en-GB" w:eastAsia="en-GB"/>
          <w14:ligatures w14:val="none"/>
        </w:rPr>
        <w:t>P or COS-I</w:t>
      </w:r>
      <w:r w:rsidR="00B261ED" w:rsidRPr="00FC00F3">
        <w:rPr>
          <w:rFonts w:ascii="Times New Roman" w:hAnsi="Times New Roman" w:cs="Times New Roman"/>
          <w:sz w:val="24"/>
          <w:szCs w:val="24"/>
          <w:lang w:val="en-GB" w:eastAsia="en-GB"/>
        </w:rPr>
        <w:t xml:space="preserve">, ABC, </w:t>
      </w:r>
      <w:r w:rsidR="00B261ED" w:rsidRPr="00FC00F3">
        <w:rPr>
          <w:rFonts w:ascii="Times New Roman" w:eastAsia="Times New Roman" w:hAnsi="Times New Roman" w:cs="Times New Roman"/>
          <w:kern w:val="0"/>
          <w:sz w:val="24"/>
          <w:szCs w:val="24"/>
          <w:lang w:val="en-GB" w:eastAsia="en-GB"/>
          <w14:ligatures w14:val="none"/>
        </w:rPr>
        <w:t>VIPP)</w:t>
      </w:r>
      <w:r w:rsidR="00273A3F" w:rsidRPr="00FC00F3">
        <w:rPr>
          <w:rFonts w:ascii="Times New Roman" w:eastAsia="Times New Roman" w:hAnsi="Times New Roman" w:cs="Times New Roman"/>
          <w:kern w:val="0"/>
          <w:sz w:val="24"/>
          <w:szCs w:val="24"/>
          <w:lang w:val="en-GB" w:eastAsia="en-GB"/>
          <w14:ligatures w14:val="none"/>
        </w:rPr>
        <w:t xml:space="preserve"> would also</w:t>
      </w:r>
      <w:r w:rsidR="009F3DA0" w:rsidRPr="00FC00F3">
        <w:rPr>
          <w:rFonts w:ascii="Times New Roman" w:eastAsia="Times New Roman" w:hAnsi="Times New Roman" w:cs="Times New Roman"/>
          <w:kern w:val="0"/>
          <w:sz w:val="24"/>
          <w:szCs w:val="24"/>
          <w:lang w:val="en-GB" w:eastAsia="en-GB"/>
          <w14:ligatures w14:val="none"/>
        </w:rPr>
        <w:t xml:space="preserve"> be</w:t>
      </w:r>
      <w:r w:rsidR="00273A3F" w:rsidRPr="00FC00F3">
        <w:rPr>
          <w:rFonts w:ascii="Times New Roman" w:eastAsia="Times New Roman" w:hAnsi="Times New Roman" w:cs="Times New Roman"/>
          <w:kern w:val="0"/>
          <w:sz w:val="24"/>
          <w:szCs w:val="24"/>
          <w:lang w:val="en-GB" w:eastAsia="en-GB"/>
          <w14:ligatures w14:val="none"/>
        </w:rPr>
        <w:t xml:space="preserve"> of benefit.</w:t>
      </w:r>
    </w:p>
    <w:p w14:paraId="481154AE" w14:textId="77777777" w:rsidR="005237F6" w:rsidRPr="00FC00F3" w:rsidRDefault="005237F6" w:rsidP="00721B9A">
      <w:pPr>
        <w:shd w:val="clear" w:color="auto" w:fill="FFFFFF"/>
        <w:spacing w:after="168" w:line="480" w:lineRule="auto"/>
        <w:jc w:val="center"/>
        <w:outlineLvl w:val="2"/>
        <w:rPr>
          <w:rFonts w:ascii="Times New Roman" w:hAnsi="Times New Roman"/>
          <w:b/>
          <w:bCs/>
          <w:sz w:val="24"/>
          <w:szCs w:val="24"/>
        </w:rPr>
      </w:pPr>
      <w:r w:rsidRPr="00FC00F3">
        <w:rPr>
          <w:rFonts w:ascii="Times New Roman" w:hAnsi="Times New Roman"/>
          <w:b/>
          <w:bCs/>
          <w:sz w:val="24"/>
          <w:szCs w:val="24"/>
        </w:rPr>
        <w:t>List of abbreviations</w:t>
      </w:r>
    </w:p>
    <w:p w14:paraId="5BEA6AE8"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AQS = Attachment Q-set</w:t>
      </w:r>
    </w:p>
    <w:p w14:paraId="4B141C00"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BITSEA = Brief Infant-Toddler Social Emotional Assessment</w:t>
      </w:r>
    </w:p>
    <w:p w14:paraId="5D82FE0C"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BCAP = Brief Child Abuse Potential Inventory</w:t>
      </w:r>
    </w:p>
    <w:p w14:paraId="0558E83B"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 xml:space="preserve">CBCL = Child </w:t>
      </w:r>
      <w:proofErr w:type="spellStart"/>
      <w:r w:rsidRPr="00FC00F3">
        <w:rPr>
          <w:rFonts w:ascii="Times New Roman" w:hAnsi="Times New Roman"/>
          <w:sz w:val="24"/>
          <w:szCs w:val="24"/>
        </w:rPr>
        <w:t>Behavior</w:t>
      </w:r>
      <w:proofErr w:type="spellEnd"/>
      <w:r w:rsidRPr="00FC00F3">
        <w:rPr>
          <w:rFonts w:ascii="Times New Roman" w:hAnsi="Times New Roman"/>
          <w:sz w:val="24"/>
          <w:szCs w:val="24"/>
        </w:rPr>
        <w:t xml:space="preserve"> Checklist</w:t>
      </w:r>
    </w:p>
    <w:p w14:paraId="3ED1D90E"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CCQ = Composite Caregiving Questionnaire</w:t>
      </w:r>
    </w:p>
    <w:p w14:paraId="1380BBB7"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CDI-T = Child-Directed Interaction - Toddler</w:t>
      </w:r>
    </w:p>
    <w:p w14:paraId="4CAE15D9"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CHQ = Caregiving Helplessness Questionnaire</w:t>
      </w:r>
    </w:p>
    <w:p w14:paraId="4D8912C7"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COS-I = Circle of Security Intensive</w:t>
      </w:r>
    </w:p>
    <w:p w14:paraId="1EA23A2E"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COS-P = Circle of Security – Parenting</w:t>
      </w:r>
    </w:p>
    <w:p w14:paraId="509EC10A"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DECA-I= Devereux Early Childhood Assessment – Infant version</w:t>
      </w:r>
    </w:p>
    <w:p w14:paraId="75607DA9"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DECA-T= Devereux Early Childhood Assessment – Toddler version</w:t>
      </w:r>
    </w:p>
    <w:p w14:paraId="11C1C537"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lastRenderedPageBreak/>
        <w:t>DERS = Difficulties in Emotion Regulation Scale</w:t>
      </w:r>
    </w:p>
    <w:p w14:paraId="51B79C88"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DPICS-IV = Dyadic Parent-Child Interaction Coding System, Fourth Edition</w:t>
      </w:r>
    </w:p>
    <w:p w14:paraId="0BFCE72D"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DRFS = Diamond’s reflective functioning scale</w:t>
      </w:r>
    </w:p>
    <w:p w14:paraId="003D4DB1"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ER = Emotional Regulation</w:t>
      </w:r>
    </w:p>
    <w:p w14:paraId="00E710DA" w14:textId="77777777" w:rsidR="00B56594" w:rsidRPr="00FC00F3" w:rsidRDefault="00B56594">
      <w:pPr>
        <w:spacing w:line="480" w:lineRule="auto"/>
        <w:rPr>
          <w:rFonts w:ascii="Times New Roman" w:hAnsi="Times New Roman"/>
          <w:sz w:val="24"/>
          <w:szCs w:val="24"/>
        </w:rPr>
      </w:pPr>
      <w:r w:rsidRPr="00FC00F3">
        <w:rPr>
          <w:rFonts w:ascii="Times New Roman" w:hAnsi="Times New Roman"/>
          <w:sz w:val="24"/>
          <w:szCs w:val="24"/>
        </w:rPr>
        <w:t>ITT = Intention to Treat</w:t>
      </w:r>
    </w:p>
    <w:p w14:paraId="3067A7A1" w14:textId="7E9A4F74"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LSAC = Longitudinal Study of Australian Children</w:t>
      </w:r>
    </w:p>
    <w:p w14:paraId="1396A927"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NICHD-SECCYD = National Institute of Child Health and Human Development Study of Early Child Care and Youth Development: Sensitivity Scales</w:t>
      </w:r>
    </w:p>
    <w:p w14:paraId="197D0412" w14:textId="77777777" w:rsidR="00B56594" w:rsidRPr="00FC00F3" w:rsidRDefault="00B56594">
      <w:pPr>
        <w:spacing w:line="480" w:lineRule="auto"/>
        <w:rPr>
          <w:rFonts w:ascii="Times New Roman" w:hAnsi="Times New Roman"/>
          <w:sz w:val="24"/>
          <w:szCs w:val="24"/>
        </w:rPr>
      </w:pPr>
      <w:r w:rsidRPr="00FC00F3">
        <w:rPr>
          <w:rFonts w:ascii="Times New Roman" w:hAnsi="Times New Roman"/>
          <w:sz w:val="24"/>
          <w:szCs w:val="24"/>
        </w:rPr>
        <w:t>OR = Odds Ratio</w:t>
      </w:r>
    </w:p>
    <w:p w14:paraId="15E3F298" w14:textId="0C9DB6DD"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PCIT-T = Parent-Child Interaction Therapy – Toddler</w:t>
      </w:r>
    </w:p>
    <w:p w14:paraId="64DE7840"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PDI-T = Parent-Directed Interaction – Toddler</w:t>
      </w:r>
    </w:p>
    <w:p w14:paraId="45B81095"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PSI-SF = Parenting Stress Index–Short Form</w:t>
      </w:r>
    </w:p>
    <w:p w14:paraId="4160FC18"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RCI = Reliable Change Index</w:t>
      </w:r>
    </w:p>
    <w:p w14:paraId="40B40800"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RCT = randomized controlled trial</w:t>
      </w:r>
    </w:p>
    <w:p w14:paraId="55A3B553"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SSP = Strange Situations Procedure</w:t>
      </w:r>
    </w:p>
    <w:p w14:paraId="04701C61"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T1 = Time 1</w:t>
      </w:r>
    </w:p>
    <w:p w14:paraId="5BFD65F1"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T2 = Time 2</w:t>
      </w:r>
    </w:p>
    <w:p w14:paraId="233CAAF0"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T3 = Time 3</w:t>
      </w:r>
    </w:p>
    <w:p w14:paraId="6976919A"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TOPSE = Tool to Measure Parenting Self-Efficacy</w:t>
      </w:r>
    </w:p>
    <w:p w14:paraId="04BCA7AD"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lastRenderedPageBreak/>
        <w:t>VIPP-SD = Video-feedback Intervention to promote Positive Parenting and Sensitive Discipline</w:t>
      </w:r>
    </w:p>
    <w:p w14:paraId="54794C72" w14:textId="77777777" w:rsidR="005237F6" w:rsidRPr="00FC00F3" w:rsidRDefault="005237F6" w:rsidP="00721B9A">
      <w:pPr>
        <w:spacing w:line="480" w:lineRule="auto"/>
        <w:rPr>
          <w:rFonts w:ascii="Times New Roman" w:hAnsi="Times New Roman"/>
          <w:sz w:val="24"/>
          <w:szCs w:val="24"/>
        </w:rPr>
      </w:pPr>
      <w:r w:rsidRPr="00FC00F3">
        <w:rPr>
          <w:rFonts w:ascii="Times New Roman" w:hAnsi="Times New Roman"/>
          <w:sz w:val="24"/>
          <w:szCs w:val="24"/>
        </w:rPr>
        <w:t>WL = Waitlist</w:t>
      </w:r>
    </w:p>
    <w:p w14:paraId="13ABB78B" w14:textId="77777777"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Ethics approval and consent to participate</w:t>
      </w:r>
    </w:p>
    <w:p w14:paraId="1FA76063" w14:textId="4F251198" w:rsidR="00E63F1D" w:rsidRPr="00FC00F3" w:rsidRDefault="00B80538"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 xml:space="preserve">The project had full ethical clearance from the </w:t>
      </w:r>
      <w:proofErr w:type="gramStart"/>
      <w:r w:rsidRPr="00FC00F3">
        <w:rPr>
          <w:rFonts w:ascii="Times New Roman" w:hAnsi="Times New Roman"/>
          <w:sz w:val="24"/>
          <w:szCs w:val="24"/>
        </w:rPr>
        <w:t>South Western</w:t>
      </w:r>
      <w:proofErr w:type="gramEnd"/>
      <w:r w:rsidRPr="00FC00F3">
        <w:rPr>
          <w:rFonts w:ascii="Times New Roman" w:hAnsi="Times New Roman"/>
          <w:sz w:val="24"/>
          <w:szCs w:val="24"/>
        </w:rPr>
        <w:t xml:space="preserve"> Sydney Local Health District Human Research Ethics Committee (SWSLHD HREC); project number HREC/18/LPOOL/72. All participating parents </w:t>
      </w:r>
      <w:del w:id="412" w:author="Jane Kohlhoff" w:date="2024-10-11T05:42:00Z" w16du:dateUtc="2024-10-10T18:42:00Z">
        <w:r w:rsidRPr="00FC00F3" w:rsidDel="001F699F">
          <w:rPr>
            <w:rFonts w:ascii="Times New Roman" w:hAnsi="Times New Roman"/>
            <w:sz w:val="24"/>
            <w:szCs w:val="24"/>
          </w:rPr>
          <w:delText>gace</w:delText>
        </w:r>
      </w:del>
      <w:ins w:id="413" w:author="Jane Kohlhoff" w:date="2024-10-11T05:42:00Z" w16du:dateUtc="2024-10-10T18:42:00Z">
        <w:r w:rsidR="001F699F" w:rsidRPr="00FC00F3">
          <w:rPr>
            <w:rFonts w:ascii="Times New Roman" w:hAnsi="Times New Roman"/>
            <w:sz w:val="24"/>
            <w:szCs w:val="24"/>
          </w:rPr>
          <w:t>gave</w:t>
        </w:r>
      </w:ins>
      <w:r w:rsidRPr="00FC00F3">
        <w:rPr>
          <w:rFonts w:ascii="Times New Roman" w:hAnsi="Times New Roman"/>
          <w:sz w:val="24"/>
          <w:szCs w:val="24"/>
        </w:rPr>
        <w:t xml:space="preserve"> written informed consent prior to participation, for themselves and for their child.</w:t>
      </w:r>
    </w:p>
    <w:p w14:paraId="3DAD0D63" w14:textId="3E4649EF"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Consent for publication</w:t>
      </w:r>
    </w:p>
    <w:p w14:paraId="53F37767" w14:textId="3EF1D0CF" w:rsidR="0025615B" w:rsidRPr="00FC00F3" w:rsidRDefault="0025615B"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Not applicable</w:t>
      </w:r>
    </w:p>
    <w:p w14:paraId="32E76A27" w14:textId="59B95809"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Availability of data and materials</w:t>
      </w:r>
    </w:p>
    <w:p w14:paraId="18B44507" w14:textId="1A07E882" w:rsidR="0062374D" w:rsidRPr="00FC00F3" w:rsidRDefault="0062374D"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The datasets used and/or analysed during the current study are available from the corresponding author on reasonable request</w:t>
      </w:r>
    </w:p>
    <w:p w14:paraId="72E0362D" w14:textId="77777777"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Competing interests</w:t>
      </w:r>
    </w:p>
    <w:p w14:paraId="607EE4BD" w14:textId="40622314" w:rsidR="0025615B" w:rsidRPr="00FC00F3" w:rsidRDefault="0025615B"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Authors JK, NW, SM and C</w:t>
      </w:r>
      <w:r w:rsidR="00123143" w:rsidRPr="00FC00F3">
        <w:rPr>
          <w:rFonts w:ascii="Times New Roman" w:hAnsi="Times New Roman"/>
          <w:sz w:val="24"/>
          <w:szCs w:val="24"/>
        </w:rPr>
        <w:t>B</w:t>
      </w:r>
      <w:r w:rsidRPr="00FC00F3">
        <w:rPr>
          <w:rFonts w:ascii="Times New Roman" w:hAnsi="Times New Roman"/>
          <w:sz w:val="24"/>
          <w:szCs w:val="24"/>
        </w:rPr>
        <w:t xml:space="preserve">M acknowledge that they are co-developers of the PCIT-T adaptation, and co-authors of the PCIT-T treatment manual </w:t>
      </w:r>
      <w:r w:rsidR="0034788D" w:rsidRPr="00FC00F3">
        <w:rPr>
          <w:rFonts w:ascii="Times New Roman" w:hAnsi="Times New Roman"/>
          <w:sz w:val="24"/>
          <w:szCs w:val="24"/>
        </w:rPr>
        <w:fldChar w:fldCharType="begin"/>
      </w:r>
      <w:r w:rsidR="00D2403F">
        <w:rPr>
          <w:rFonts w:ascii="Times New Roman" w:hAnsi="Times New Roman"/>
          <w:sz w:val="24"/>
          <w:szCs w:val="24"/>
        </w:rPr>
        <w:instrText xml:space="preserve"> ADDIN EN.CITE &lt;EndNote&gt;&lt;Cite&gt;&lt;Author&gt;Girard&lt;/Author&gt;&lt;Year&gt;2018&lt;/Year&gt;&lt;RecNum&gt;545&lt;/RecNum&gt;&lt;DisplayText&gt;(Girard et al., 2018)&lt;/DisplayText&gt;&lt;record&gt;&lt;rec-number&gt;545&lt;/rec-number&gt;&lt;foreign-keys&gt;&lt;key app="EN" db-id="ards0dvaofa9d9es2f6vrf9iarwfp0z2w20v" timestamp="1696903261" guid="679f82e8-dea9-47bf-854c-7f977bf71c55"&gt;545&lt;/key&gt;&lt;/foreign-keys&gt;&lt;ref-type name="Web Page"&gt;12&lt;/ref-type&gt;&lt;contributors&gt;&lt;authors&gt;&lt;author&gt;Girard, E.&lt;/author&gt;&lt;author&gt;Wallace, N&lt;/author&gt;&lt;author&gt;Kohlhoff, J.&lt;/author&gt;&lt;author&gt;Morgan, S.&lt;/author&gt;&lt;author&gt;McNeil, C&lt;/author&gt;&lt;/authors&gt;&lt;/contributors&gt;&lt;titles&gt;&lt;title&gt;Parent-Child Interaction Therapy for Toddlers (PCIT-T)&lt;/title&gt;&lt;/titles&gt;&lt;dates&gt;&lt;year&gt;2018&lt;/year&gt;&lt;/dates&gt;&lt;urls&gt;&lt;related-urls&gt;&lt;url&gt;PCIT-Toddlers.org&lt;/url&gt;&lt;/related-urls&gt;&lt;/urls&gt;&lt;/record&gt;&lt;/Cite&gt;&lt;/EndNote&gt;</w:instrText>
      </w:r>
      <w:r w:rsidR="0034788D" w:rsidRPr="00FC00F3">
        <w:rPr>
          <w:rFonts w:ascii="Times New Roman" w:hAnsi="Times New Roman"/>
          <w:sz w:val="24"/>
          <w:szCs w:val="24"/>
        </w:rPr>
        <w:fldChar w:fldCharType="separate"/>
      </w:r>
      <w:r w:rsidR="00D2403F">
        <w:rPr>
          <w:rFonts w:ascii="Times New Roman" w:hAnsi="Times New Roman"/>
          <w:noProof/>
          <w:sz w:val="24"/>
          <w:szCs w:val="24"/>
        </w:rPr>
        <w:t>(Girard et al., 2018)</w:t>
      </w:r>
      <w:r w:rsidR="0034788D" w:rsidRPr="00FC00F3">
        <w:rPr>
          <w:rFonts w:ascii="Times New Roman" w:hAnsi="Times New Roman"/>
          <w:sz w:val="24"/>
          <w:szCs w:val="24"/>
        </w:rPr>
        <w:fldChar w:fldCharType="end"/>
      </w:r>
      <w:r w:rsidRPr="00FC00F3">
        <w:rPr>
          <w:rFonts w:ascii="Times New Roman" w:hAnsi="Times New Roman"/>
          <w:sz w:val="24"/>
          <w:szCs w:val="24"/>
        </w:rPr>
        <w:t>.</w:t>
      </w:r>
    </w:p>
    <w:p w14:paraId="1E8B5EA6" w14:textId="24453B0C"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Funding</w:t>
      </w:r>
    </w:p>
    <w:p w14:paraId="2529C4B8" w14:textId="5AC23B6F" w:rsidR="006D3432" w:rsidRPr="00FC00F3" w:rsidRDefault="006D3432"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 xml:space="preserve">This project is funded by departmental funds from Karitane and the University of New South Wales, allocated to the first author. The funders </w:t>
      </w:r>
      <w:proofErr w:type="gramStart"/>
      <w:r w:rsidRPr="00FC00F3">
        <w:rPr>
          <w:rFonts w:ascii="Times New Roman" w:hAnsi="Times New Roman"/>
          <w:sz w:val="24"/>
          <w:szCs w:val="24"/>
        </w:rPr>
        <w:t>had no involvement</w:t>
      </w:r>
      <w:proofErr w:type="gramEnd"/>
      <w:r w:rsidRPr="00FC00F3">
        <w:rPr>
          <w:rFonts w:ascii="Times New Roman" w:hAnsi="Times New Roman"/>
          <w:sz w:val="24"/>
          <w:szCs w:val="24"/>
        </w:rPr>
        <w:t xml:space="preserve"> in study conception, design, conduct or interpretation.</w:t>
      </w:r>
    </w:p>
    <w:p w14:paraId="63BADB59" w14:textId="5C8DCE4A"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Authors</w:t>
      </w:r>
      <w:r w:rsidR="00123143" w:rsidRPr="00FC00F3">
        <w:rPr>
          <w:rFonts w:ascii="Times New Roman" w:hAnsi="Times New Roman"/>
          <w:b/>
          <w:bCs/>
          <w:sz w:val="24"/>
          <w:szCs w:val="24"/>
        </w:rPr>
        <w:t>’</w:t>
      </w:r>
      <w:r w:rsidRPr="00FC00F3">
        <w:rPr>
          <w:rFonts w:ascii="Times New Roman" w:hAnsi="Times New Roman"/>
          <w:b/>
          <w:bCs/>
          <w:sz w:val="24"/>
          <w:szCs w:val="24"/>
        </w:rPr>
        <w:t xml:space="preserve"> contributions</w:t>
      </w:r>
    </w:p>
    <w:p w14:paraId="7F8F14AA" w14:textId="77777777" w:rsidR="00123143" w:rsidRPr="00FC00F3" w:rsidRDefault="00123143" w:rsidP="00721B9A">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 xml:space="preserve">JK, CS, CBM, VE, NB, AH and CM were involved in the conception and design of the study. JK, SC, NW and SM contributed to data collection; JK, SC, SM, EH, LD, CO, CL, and RH </w:t>
      </w:r>
      <w:r w:rsidRPr="00FC00F3">
        <w:rPr>
          <w:rFonts w:ascii="Times New Roman" w:hAnsi="Times New Roman"/>
          <w:sz w:val="24"/>
          <w:szCs w:val="24"/>
        </w:rPr>
        <w:lastRenderedPageBreak/>
        <w:t>contributed to data coding; NB and JK devised the statistical analysis plan and analysed the data; JK takes full responsibility for the data, the analyses and interpretation and the conduct of the research, and has full access to all of the data; JK wrote the first draft of the manuscript and all authors contributed to the final version. All authors have read and approved the manuscript.</w:t>
      </w:r>
    </w:p>
    <w:p w14:paraId="127DC565" w14:textId="123E5E9A" w:rsidR="00E63F1D" w:rsidRPr="00FC00F3" w:rsidRDefault="00E63F1D" w:rsidP="00721B9A">
      <w:pPr>
        <w:shd w:val="clear" w:color="auto" w:fill="FFFFFF"/>
        <w:spacing w:after="96" w:line="480" w:lineRule="auto"/>
        <w:rPr>
          <w:rFonts w:ascii="Times New Roman" w:hAnsi="Times New Roman"/>
          <w:b/>
          <w:bCs/>
          <w:sz w:val="24"/>
          <w:szCs w:val="24"/>
        </w:rPr>
      </w:pPr>
      <w:r w:rsidRPr="00FC00F3">
        <w:rPr>
          <w:rFonts w:ascii="Times New Roman" w:hAnsi="Times New Roman"/>
          <w:b/>
          <w:bCs/>
          <w:sz w:val="24"/>
          <w:szCs w:val="24"/>
        </w:rPr>
        <w:t>Acknowledgements</w:t>
      </w:r>
    </w:p>
    <w:p w14:paraId="0372FBAE" w14:textId="7615D390" w:rsidR="00B72592" w:rsidRPr="00FC00F3" w:rsidRDefault="00123143" w:rsidP="00FC00F3">
      <w:pPr>
        <w:shd w:val="clear" w:color="auto" w:fill="FFFFFF"/>
        <w:spacing w:after="96" w:line="480" w:lineRule="auto"/>
        <w:rPr>
          <w:rFonts w:ascii="Times New Roman" w:hAnsi="Times New Roman"/>
          <w:sz w:val="24"/>
          <w:szCs w:val="24"/>
        </w:rPr>
      </w:pPr>
      <w:r w:rsidRPr="00FC00F3">
        <w:rPr>
          <w:rFonts w:ascii="Times New Roman" w:hAnsi="Times New Roman"/>
          <w:sz w:val="24"/>
          <w:szCs w:val="24"/>
        </w:rPr>
        <w:t xml:space="preserve">Thank you to the families who participated, and to </w:t>
      </w:r>
      <w:r w:rsidR="0011565F" w:rsidRPr="00FC00F3">
        <w:rPr>
          <w:rFonts w:ascii="Times New Roman" w:hAnsi="Times New Roman"/>
          <w:sz w:val="24"/>
          <w:szCs w:val="24"/>
        </w:rPr>
        <w:t>clinical staff at Karitane and research staff from the University of New South Wales and Griffith University, who</w:t>
      </w:r>
      <w:r w:rsidRPr="00FC00F3">
        <w:rPr>
          <w:rFonts w:ascii="Times New Roman" w:hAnsi="Times New Roman"/>
          <w:sz w:val="24"/>
          <w:szCs w:val="24"/>
        </w:rPr>
        <w:t xml:space="preserve"> </w:t>
      </w:r>
      <w:r w:rsidR="0011565F" w:rsidRPr="00FC00F3">
        <w:rPr>
          <w:rFonts w:ascii="Times New Roman" w:hAnsi="Times New Roman"/>
          <w:sz w:val="24"/>
          <w:szCs w:val="24"/>
        </w:rPr>
        <w:t>provided practical assistance.</w:t>
      </w:r>
    </w:p>
    <w:p w14:paraId="6C8FF49B" w14:textId="6665AC35" w:rsidR="00B72592" w:rsidRPr="000F6A88" w:rsidRDefault="004964F8" w:rsidP="000F6A88">
      <w:pPr>
        <w:spacing w:line="480" w:lineRule="auto"/>
        <w:jc w:val="center"/>
        <w:rPr>
          <w:rFonts w:ascii="Times New Roman" w:eastAsia="Times New Roman" w:hAnsi="Times New Roman" w:cs="Times New Roman"/>
          <w:b/>
          <w:bCs/>
          <w:kern w:val="0"/>
          <w:sz w:val="24"/>
          <w:szCs w:val="24"/>
          <w:lang w:val="en-GB" w:eastAsia="en-GB"/>
          <w14:ligatures w14:val="none"/>
        </w:rPr>
      </w:pPr>
      <w:r w:rsidRPr="000F6A88">
        <w:rPr>
          <w:rFonts w:ascii="Times New Roman" w:eastAsia="Times New Roman" w:hAnsi="Times New Roman" w:cs="Times New Roman"/>
          <w:b/>
          <w:bCs/>
          <w:kern w:val="0"/>
          <w:sz w:val="24"/>
          <w:szCs w:val="24"/>
          <w:lang w:val="en-GB" w:eastAsia="en-GB"/>
          <w14:ligatures w14:val="none"/>
        </w:rPr>
        <w:t>References</w:t>
      </w:r>
    </w:p>
    <w:p w14:paraId="2BD93E74" w14:textId="77777777" w:rsidR="00CF1A59" w:rsidRPr="00CF1A59" w:rsidRDefault="006339D2" w:rsidP="00CF1A59">
      <w:pPr>
        <w:pStyle w:val="EndNoteBibliography"/>
        <w:spacing w:after="0"/>
        <w:ind w:left="720" w:hanging="720"/>
      </w:pPr>
      <w:r w:rsidRPr="000F6A88">
        <w:rPr>
          <w:rFonts w:ascii="Times New Roman" w:hAnsi="Times New Roman" w:cs="Times New Roman"/>
          <w:sz w:val="24"/>
          <w:szCs w:val="24"/>
        </w:rPr>
        <w:fldChar w:fldCharType="begin"/>
      </w:r>
      <w:r w:rsidRPr="000F6A88">
        <w:rPr>
          <w:rFonts w:ascii="Times New Roman" w:hAnsi="Times New Roman" w:cs="Times New Roman"/>
          <w:sz w:val="24"/>
          <w:szCs w:val="24"/>
        </w:rPr>
        <w:instrText xml:space="preserve"> ADDIN EN.REFLIST </w:instrText>
      </w:r>
      <w:r w:rsidRPr="000F6A88">
        <w:rPr>
          <w:rFonts w:ascii="Times New Roman" w:hAnsi="Times New Roman" w:cs="Times New Roman"/>
          <w:sz w:val="24"/>
          <w:szCs w:val="24"/>
        </w:rPr>
        <w:fldChar w:fldCharType="separate"/>
      </w:r>
      <w:r w:rsidR="00CF1A59" w:rsidRPr="00CF1A59">
        <w:t xml:space="preserve">Abidin, R. R. (1995). </w:t>
      </w:r>
      <w:r w:rsidR="00CF1A59" w:rsidRPr="00CF1A59">
        <w:rPr>
          <w:i/>
        </w:rPr>
        <w:t>Parenting Stress Index: Professional Manual, 3rd Edn</w:t>
      </w:r>
      <w:r w:rsidR="00CF1A59" w:rsidRPr="00CF1A59">
        <w:t xml:space="preserve">. Psychological Assessment Resources, Inc. </w:t>
      </w:r>
    </w:p>
    <w:p w14:paraId="3651CE0E" w14:textId="77777777" w:rsidR="00CF1A59" w:rsidRPr="00CF1A59" w:rsidRDefault="00CF1A59" w:rsidP="00CF1A59">
      <w:pPr>
        <w:pStyle w:val="EndNoteBibliography"/>
        <w:spacing w:after="0"/>
        <w:ind w:left="720" w:hanging="720"/>
      </w:pPr>
      <w:r w:rsidRPr="00CF1A59">
        <w:t xml:space="preserve">Achenbach, T. M., &amp; Rescorla, L. A. (2000). </w:t>
      </w:r>
      <w:r w:rsidRPr="00CF1A59">
        <w:rPr>
          <w:i/>
        </w:rPr>
        <w:t>Manual for the ASEBA Preschool forms and profiles</w:t>
      </w:r>
      <w:r w:rsidRPr="00CF1A59">
        <w:t xml:space="preserve">. University of Vermont, Research Center for Children, Youth &amp; Families. </w:t>
      </w:r>
    </w:p>
    <w:p w14:paraId="619F3A04" w14:textId="77777777" w:rsidR="00CF1A59" w:rsidRPr="00CF1A59" w:rsidRDefault="00CF1A59" w:rsidP="00CF1A59">
      <w:pPr>
        <w:pStyle w:val="EndNoteBibliography"/>
        <w:spacing w:after="0"/>
        <w:ind w:left="720" w:hanging="720"/>
      </w:pPr>
      <w:r w:rsidRPr="00CF1A59">
        <w:t xml:space="preserve">Ainsworth, M., Blehar, M. C., Waters, E., &amp; Wall, S. N. (1978). </w:t>
      </w:r>
      <w:r w:rsidRPr="00CF1A59">
        <w:rPr>
          <w:i/>
        </w:rPr>
        <w:t>Patterns of attachment: assessed in the strange situation and at home</w:t>
      </w:r>
      <w:r w:rsidRPr="00CF1A59">
        <w:t xml:space="preserve">. Erlbaum. </w:t>
      </w:r>
    </w:p>
    <w:p w14:paraId="1642010F" w14:textId="77777777" w:rsidR="00CF1A59" w:rsidRPr="00CF1A59" w:rsidRDefault="00CF1A59" w:rsidP="00CF1A59">
      <w:pPr>
        <w:pStyle w:val="EndNoteBibliography"/>
        <w:spacing w:after="0"/>
        <w:ind w:left="720" w:hanging="720"/>
      </w:pPr>
      <w:r w:rsidRPr="00CF1A59">
        <w:t xml:space="preserve">Asmussen, J., Davidsen, K. A., Olsen, A. L., Skovgaard, A. M., &amp; Bilenberg, N. (2023). The longitudinal association of combined regulatory problems in infancy and mental health outcome in early childhood: a systematic review. </w:t>
      </w:r>
      <w:r w:rsidRPr="00CF1A59">
        <w:rPr>
          <w:i/>
        </w:rPr>
        <w:t>European Child &amp; Adolescent Psychiatry</w:t>
      </w:r>
      <w:r w:rsidRPr="00CF1A59">
        <w:t xml:space="preserve">, 1-14. </w:t>
      </w:r>
    </w:p>
    <w:p w14:paraId="46D05E5C" w14:textId="77777777" w:rsidR="00CF1A59" w:rsidRPr="00CF1A59" w:rsidRDefault="00CF1A59" w:rsidP="00CF1A59">
      <w:pPr>
        <w:pStyle w:val="EndNoteBibliography"/>
        <w:spacing w:after="0"/>
        <w:ind w:left="720" w:hanging="720"/>
      </w:pPr>
      <w:r w:rsidRPr="00CF1A59">
        <w:t xml:space="preserve">Australian Bureau of Statistics. (2023). </w:t>
      </w:r>
      <w:r w:rsidRPr="00CF1A59">
        <w:rPr>
          <w:i/>
        </w:rPr>
        <w:t>Education and Work, Australia</w:t>
      </w:r>
      <w:r w:rsidRPr="00CF1A59">
        <w:t xml:space="preserve">. </w:t>
      </w:r>
    </w:p>
    <w:p w14:paraId="277E8856" w14:textId="5F4E0593" w:rsidR="00CF1A59" w:rsidRPr="00CF1A59" w:rsidRDefault="00CF1A59" w:rsidP="00CF1A59">
      <w:pPr>
        <w:pStyle w:val="EndNoteBibliography"/>
        <w:spacing w:after="0"/>
        <w:ind w:left="720" w:hanging="720"/>
      </w:pPr>
      <w:r w:rsidRPr="00CF1A59">
        <w:t xml:space="preserve">Bakermans-Kranenburg, M. J., Van Ijzendoorn, M. H., &amp; Juffer, F. (2003). Less is more: meta-analyses of sensitivity and attachment interventions in early childhood. </w:t>
      </w:r>
      <w:r w:rsidRPr="00CF1A59">
        <w:rPr>
          <w:i/>
        </w:rPr>
        <w:t>Psychological Bulletin</w:t>
      </w:r>
      <w:r w:rsidRPr="00CF1A59">
        <w:t>,</w:t>
      </w:r>
      <w:r w:rsidRPr="00CF1A59">
        <w:rPr>
          <w:i/>
        </w:rPr>
        <w:t xml:space="preserve"> 129</w:t>
      </w:r>
      <w:r w:rsidRPr="00CF1A59">
        <w:t xml:space="preserve">(2), 195. </w:t>
      </w:r>
      <w:hyperlink r:id="rId15" w:history="1">
        <w:r w:rsidRPr="00CF1A59">
          <w:rPr>
            <w:rStyle w:val="Hyperlink"/>
          </w:rPr>
          <w:t>https://doi.org/10.1037/0033-2909.129.2.195</w:t>
        </w:r>
      </w:hyperlink>
      <w:r w:rsidRPr="00CF1A59">
        <w:t xml:space="preserve"> </w:t>
      </w:r>
    </w:p>
    <w:p w14:paraId="29AE6E83" w14:textId="19ADB72C" w:rsidR="00CF1A59" w:rsidRPr="00CF1A59" w:rsidRDefault="00CF1A59" w:rsidP="00CF1A59">
      <w:pPr>
        <w:pStyle w:val="EndNoteBibliography"/>
        <w:spacing w:after="0"/>
        <w:ind w:left="720" w:hanging="720"/>
      </w:pPr>
      <w:r w:rsidRPr="00CF1A59">
        <w:t xml:space="preserve">Bick, J., Dozier, M., &amp; Perkins, E. (2012). Convergence between attachment classifications and natural reunion behavior among children and parents in a child care setting. </w:t>
      </w:r>
      <w:r w:rsidRPr="00CF1A59">
        <w:rPr>
          <w:i/>
        </w:rPr>
        <w:t>Attach Hum Dev</w:t>
      </w:r>
      <w:r w:rsidRPr="00CF1A59">
        <w:t>,</w:t>
      </w:r>
      <w:r w:rsidRPr="00CF1A59">
        <w:rPr>
          <w:i/>
        </w:rPr>
        <w:t xml:space="preserve"> 14</w:t>
      </w:r>
      <w:r w:rsidRPr="00CF1A59">
        <w:t xml:space="preserve">(1), 1-10. </w:t>
      </w:r>
      <w:hyperlink r:id="rId16" w:history="1">
        <w:r w:rsidRPr="00CF1A59">
          <w:rPr>
            <w:rStyle w:val="Hyperlink"/>
          </w:rPr>
          <w:t>https://doi.org/10.1080/14616734.2012.636645</w:t>
        </w:r>
      </w:hyperlink>
      <w:r w:rsidRPr="00CF1A59">
        <w:t xml:space="preserve"> </w:t>
      </w:r>
    </w:p>
    <w:p w14:paraId="6E66A621" w14:textId="77777777" w:rsidR="00CF1A59" w:rsidRPr="00CF1A59" w:rsidRDefault="00CF1A59" w:rsidP="00CF1A59">
      <w:pPr>
        <w:pStyle w:val="EndNoteBibliography"/>
        <w:spacing w:after="0"/>
        <w:ind w:left="720" w:hanging="720"/>
      </w:pPr>
      <w:r w:rsidRPr="00CF1A59">
        <w:t xml:space="preserve">Bowlby, J. (1988). </w:t>
      </w:r>
      <w:r w:rsidRPr="00CF1A59">
        <w:rPr>
          <w:i/>
        </w:rPr>
        <w:t>A secure base: Parent-child attachment and healthy human development</w:t>
      </w:r>
      <w:r w:rsidRPr="00CF1A59">
        <w:t xml:space="preserve">. Basic Books. </w:t>
      </w:r>
    </w:p>
    <w:p w14:paraId="3A4F06A3" w14:textId="77777777" w:rsidR="00CF1A59" w:rsidRPr="00CF1A59" w:rsidRDefault="00CF1A59" w:rsidP="00CF1A59">
      <w:pPr>
        <w:pStyle w:val="EndNoteBibliography"/>
        <w:spacing w:after="0"/>
        <w:ind w:left="720" w:hanging="720"/>
      </w:pPr>
      <w:r w:rsidRPr="00CF1A59">
        <w:t xml:space="preserve">Briggs-Gowan, M. J., Carter, A. S., Irwin, J. R., Wachtel, K., &amp; Cicchetti, D. V. (2004). The Brief Infant-Toddler Social and Emotional Assessment: screening for social-emotional problems and delays in competence. </w:t>
      </w:r>
      <w:r w:rsidRPr="00CF1A59">
        <w:rPr>
          <w:i/>
        </w:rPr>
        <w:t>Journal of pediatric psychology</w:t>
      </w:r>
      <w:r w:rsidRPr="00CF1A59">
        <w:t>,</w:t>
      </w:r>
      <w:r w:rsidRPr="00CF1A59">
        <w:rPr>
          <w:i/>
        </w:rPr>
        <w:t xml:space="preserve"> 29</w:t>
      </w:r>
      <w:r w:rsidRPr="00CF1A59">
        <w:t xml:space="preserve">(2), 143-155. </w:t>
      </w:r>
    </w:p>
    <w:p w14:paraId="27F3BE19" w14:textId="77777777" w:rsidR="00CF1A59" w:rsidRPr="00CF1A59" w:rsidRDefault="00CF1A59" w:rsidP="00CF1A59">
      <w:pPr>
        <w:pStyle w:val="EndNoteBibliography"/>
        <w:spacing w:after="0"/>
        <w:ind w:left="720" w:hanging="720"/>
      </w:pPr>
      <w:r w:rsidRPr="00CF1A59">
        <w:t xml:space="preserve">Briggs-Gowan, M. J., Carter, A. S., McCarthy, K., Augustyn, M., Caronna, E., &amp; Clark, R. (2013). Clinical validity of a brief measure of early childhood social–emotional/behavioral problems. </w:t>
      </w:r>
      <w:r w:rsidRPr="00CF1A59">
        <w:rPr>
          <w:i/>
        </w:rPr>
        <w:t>Journal of pediatric psychology</w:t>
      </w:r>
      <w:r w:rsidRPr="00CF1A59">
        <w:t>,</w:t>
      </w:r>
      <w:r w:rsidRPr="00CF1A59">
        <w:rPr>
          <w:i/>
        </w:rPr>
        <w:t xml:space="preserve"> 38</w:t>
      </w:r>
      <w:r w:rsidRPr="00CF1A59">
        <w:t xml:space="preserve">(5), 577-587. </w:t>
      </w:r>
    </w:p>
    <w:p w14:paraId="04D2FB4A" w14:textId="77777777" w:rsidR="00CF1A59" w:rsidRPr="00CF1A59" w:rsidRDefault="00CF1A59" w:rsidP="00CF1A59">
      <w:pPr>
        <w:pStyle w:val="EndNoteBibliography"/>
        <w:spacing w:after="0"/>
        <w:ind w:left="720" w:hanging="720"/>
      </w:pPr>
      <w:r w:rsidRPr="00CF1A59">
        <w:t>Broidy, L. M., Nagin, D. S., Tremblay, R. E., Bates, J. E., Brame, B., Dodge, K. A., Fergusson, D., Horwood, J. L., Loeber, R., Laird, R., Lynam, D. R., Moffitt, T. E., Pettit, G. S., &amp; Vitaro, F. (2003). Developmental trajectories of childhood disruptive behaviors and adolescent delinquency: A six-site, cross-national study </w:t>
      </w:r>
      <w:r w:rsidRPr="00CF1A59">
        <w:rPr>
          <w:i/>
        </w:rPr>
        <w:t>Developmental psychology</w:t>
      </w:r>
      <w:r w:rsidRPr="00CF1A59">
        <w:t>,</w:t>
      </w:r>
      <w:r w:rsidRPr="00CF1A59">
        <w:rPr>
          <w:i/>
        </w:rPr>
        <w:t xml:space="preserve"> 39</w:t>
      </w:r>
      <w:r w:rsidRPr="00CF1A59">
        <w:t xml:space="preserve">, 222-245. </w:t>
      </w:r>
    </w:p>
    <w:p w14:paraId="6AD1FE95" w14:textId="77777777" w:rsidR="00CF1A59" w:rsidRPr="00CF1A59" w:rsidRDefault="00CF1A59" w:rsidP="00CF1A59">
      <w:pPr>
        <w:pStyle w:val="EndNoteBibliography"/>
        <w:spacing w:after="0"/>
        <w:ind w:left="720" w:hanging="720"/>
      </w:pPr>
      <w:r w:rsidRPr="00CF1A59">
        <w:lastRenderedPageBreak/>
        <w:t xml:space="preserve">Brownell, C. A., &amp; Kopp, C. B. (2010). </w:t>
      </w:r>
      <w:r w:rsidRPr="00CF1A59">
        <w:rPr>
          <w:i/>
        </w:rPr>
        <w:t>Socioemotional development in the toddler years: Transitions and transformations</w:t>
      </w:r>
      <w:r w:rsidRPr="00CF1A59">
        <w:t xml:space="preserve">. Guilford Press. </w:t>
      </w:r>
    </w:p>
    <w:p w14:paraId="19895D5B" w14:textId="77777777" w:rsidR="00CF1A59" w:rsidRPr="00CF1A59" w:rsidRDefault="00CF1A59" w:rsidP="00CF1A59">
      <w:pPr>
        <w:pStyle w:val="EndNoteBibliography"/>
        <w:spacing w:after="0"/>
        <w:ind w:left="720" w:hanging="720"/>
      </w:pPr>
      <w:r w:rsidRPr="00CF1A59">
        <w:t xml:space="preserve">Brydges, C. R. (2019). Effect size guidelines, sample size calculations, and statistical power in gerontology. </w:t>
      </w:r>
      <w:r w:rsidRPr="00CF1A59">
        <w:rPr>
          <w:i/>
        </w:rPr>
        <w:t>Innovation in aging</w:t>
      </w:r>
      <w:r w:rsidRPr="00CF1A59">
        <w:t>,</w:t>
      </w:r>
      <w:r w:rsidRPr="00CF1A59">
        <w:rPr>
          <w:i/>
        </w:rPr>
        <w:t xml:space="preserve"> 3</w:t>
      </w:r>
      <w:r w:rsidRPr="00CF1A59">
        <w:t xml:space="preserve">(4), igz036. </w:t>
      </w:r>
    </w:p>
    <w:p w14:paraId="4D189170" w14:textId="77777777" w:rsidR="00CF1A59" w:rsidRPr="00CF1A59" w:rsidRDefault="00CF1A59" w:rsidP="00CF1A59">
      <w:pPr>
        <w:pStyle w:val="EndNoteBibliography"/>
        <w:spacing w:after="0"/>
        <w:ind w:left="720" w:hanging="720"/>
      </w:pPr>
      <w:r w:rsidRPr="00CF1A59">
        <w:t xml:space="preserve">Camoirano, A. (2017). Mentalizing makes parenting work: A review about parental reflective functioning and clinical interventions to improve it. </w:t>
      </w:r>
      <w:r w:rsidRPr="00CF1A59">
        <w:rPr>
          <w:i/>
        </w:rPr>
        <w:t>Frontiers in psychology</w:t>
      </w:r>
      <w:r w:rsidRPr="00CF1A59">
        <w:t>,</w:t>
      </w:r>
      <w:r w:rsidRPr="00CF1A59">
        <w:rPr>
          <w:i/>
        </w:rPr>
        <w:t xml:space="preserve"> 8</w:t>
      </w:r>
      <w:r w:rsidRPr="00CF1A59">
        <w:t xml:space="preserve">, 244245. </w:t>
      </w:r>
    </w:p>
    <w:p w14:paraId="5F2EC4C0" w14:textId="77777777" w:rsidR="00CF1A59" w:rsidRPr="00CF1A59" w:rsidRDefault="00CF1A59" w:rsidP="00CF1A59">
      <w:pPr>
        <w:pStyle w:val="EndNoteBibliography"/>
        <w:spacing w:after="0"/>
        <w:ind w:left="720" w:hanging="720"/>
      </w:pPr>
      <w:r w:rsidRPr="00CF1A59">
        <w:t xml:space="preserve">Campbell, S. B., Shaw, D. S., &amp; Gilliom, M. (2000). Early externalizing behavior problems: Toddlers and preschoolers at risk for later maladjustment. </w:t>
      </w:r>
      <w:r w:rsidRPr="00CF1A59">
        <w:rPr>
          <w:i/>
        </w:rPr>
        <w:t>Development and Psychopathology</w:t>
      </w:r>
      <w:r w:rsidRPr="00CF1A59">
        <w:t>,</w:t>
      </w:r>
      <w:r w:rsidRPr="00CF1A59">
        <w:rPr>
          <w:i/>
        </w:rPr>
        <w:t xml:space="preserve"> 12</w:t>
      </w:r>
      <w:r w:rsidRPr="00CF1A59">
        <w:t xml:space="preserve">(3), 467-488. </w:t>
      </w:r>
    </w:p>
    <w:p w14:paraId="559ECFC5" w14:textId="77777777" w:rsidR="00CF1A59" w:rsidRPr="00CF1A59" w:rsidRDefault="00CF1A59" w:rsidP="00CF1A59">
      <w:pPr>
        <w:pStyle w:val="EndNoteBibliography"/>
        <w:spacing w:after="0"/>
        <w:ind w:left="720" w:hanging="720"/>
      </w:pPr>
      <w:r w:rsidRPr="00CF1A59">
        <w:t xml:space="preserve">Campbell, S. B., Spieker, S., Burchinal, M., Poe, M. D., &amp; The NICHD Early Child Care Research Network. (2006). Trajectories of aggression from toddlerhood to age 9 predict academic and social functioning through age 12. </w:t>
      </w:r>
      <w:r w:rsidRPr="00CF1A59">
        <w:rPr>
          <w:i/>
        </w:rPr>
        <w:t>Journal of Child Psychology and Psychiatry</w:t>
      </w:r>
      <w:r w:rsidRPr="00CF1A59">
        <w:t>,</w:t>
      </w:r>
      <w:r w:rsidRPr="00CF1A59">
        <w:rPr>
          <w:i/>
        </w:rPr>
        <w:t xml:space="preserve"> 47</w:t>
      </w:r>
      <w:r w:rsidRPr="00CF1A59">
        <w:t xml:space="preserve">(8), 791-800. </w:t>
      </w:r>
    </w:p>
    <w:p w14:paraId="0F9ADB21" w14:textId="75E58618" w:rsidR="00CF1A59" w:rsidRPr="00CF1A59" w:rsidRDefault="00CF1A59" w:rsidP="00CF1A59">
      <w:pPr>
        <w:pStyle w:val="EndNoteBibliography"/>
        <w:spacing w:after="0"/>
        <w:ind w:left="720" w:hanging="720"/>
      </w:pPr>
      <w:r w:rsidRPr="00CF1A59">
        <w:t xml:space="preserve">Cassidy, J., Brett, B. E., Gross, J. T., Stern, J. A., Martin, D. R., Mohr, J. J., &amp; Woodhouse, S. S. (2017). Circle of Security-Parenting: A randomized controlled trial in Head Start. </w:t>
      </w:r>
      <w:r w:rsidRPr="00CF1A59">
        <w:rPr>
          <w:i/>
        </w:rPr>
        <w:t>Dev Psychopathol</w:t>
      </w:r>
      <w:r w:rsidRPr="00CF1A59">
        <w:t>,</w:t>
      </w:r>
      <w:r w:rsidRPr="00CF1A59">
        <w:rPr>
          <w:i/>
        </w:rPr>
        <w:t xml:space="preserve"> 29</w:t>
      </w:r>
      <w:r w:rsidRPr="00CF1A59">
        <w:t xml:space="preserve">(2), 651-673. </w:t>
      </w:r>
      <w:hyperlink r:id="rId17" w:history="1">
        <w:r w:rsidRPr="00CF1A59">
          <w:rPr>
            <w:rStyle w:val="Hyperlink"/>
          </w:rPr>
          <w:t>https://doi.org/10.1017/S0954579417000244</w:t>
        </w:r>
      </w:hyperlink>
      <w:r w:rsidRPr="00CF1A59">
        <w:t xml:space="preserve"> </w:t>
      </w:r>
    </w:p>
    <w:p w14:paraId="2463593E" w14:textId="77777777" w:rsidR="00CF1A59" w:rsidRPr="00CF1A59" w:rsidRDefault="00CF1A59" w:rsidP="00CF1A59">
      <w:pPr>
        <w:pStyle w:val="EndNoteBibliography"/>
        <w:spacing w:after="0"/>
        <w:ind w:left="720" w:hanging="720"/>
      </w:pPr>
      <w:r w:rsidRPr="00CF1A59">
        <w:t xml:space="preserve">Cibralic, S., Kohlhoff, J., Wallace, N., McMahon, C., &amp; Eapen, V. (2021). Treating externalizing behaviors in toddlers with ASD traits using parent-child interaction therapy for toddlers: a case study. </w:t>
      </w:r>
      <w:r w:rsidRPr="00CF1A59">
        <w:rPr>
          <w:i/>
        </w:rPr>
        <w:t>Clinical Case Studies</w:t>
      </w:r>
      <w:r w:rsidRPr="00CF1A59">
        <w:t>,</w:t>
      </w:r>
      <w:r w:rsidRPr="00CF1A59">
        <w:rPr>
          <w:i/>
        </w:rPr>
        <w:t xml:space="preserve"> 20</w:t>
      </w:r>
      <w:r w:rsidRPr="00CF1A59">
        <w:t xml:space="preserve">(2), 165-184. </w:t>
      </w:r>
    </w:p>
    <w:p w14:paraId="09A75F54" w14:textId="77777777" w:rsidR="00CF1A59" w:rsidRPr="00CF1A59" w:rsidRDefault="00CF1A59" w:rsidP="00CF1A59">
      <w:pPr>
        <w:pStyle w:val="EndNoteBibliography"/>
        <w:spacing w:after="0"/>
        <w:ind w:left="720" w:hanging="720"/>
      </w:pPr>
      <w:r w:rsidRPr="00CF1A59">
        <w:t xml:space="preserve">Cohen, J. (1988). </w:t>
      </w:r>
      <w:r w:rsidRPr="00CF1A59">
        <w:rPr>
          <w:i/>
        </w:rPr>
        <w:t>Statistical power analysis for the behavioral sciences (2nd ed.)</w:t>
      </w:r>
      <w:r w:rsidRPr="00CF1A59">
        <w:t xml:space="preserve">. Lawrence Erlbaum Associates. </w:t>
      </w:r>
    </w:p>
    <w:p w14:paraId="0CF4F606" w14:textId="77777777" w:rsidR="00CF1A59" w:rsidRPr="00CF1A59" w:rsidRDefault="00CF1A59" w:rsidP="00CF1A59">
      <w:pPr>
        <w:pStyle w:val="EndNoteBibliography"/>
        <w:spacing w:after="0"/>
        <w:ind w:left="720" w:hanging="720"/>
      </w:pPr>
      <w:r w:rsidRPr="00CF1A59">
        <w:t xml:space="preserve">Colson, E. R., &amp; Dworkin, P. H. (1997). Toddler development. </w:t>
      </w:r>
      <w:r w:rsidRPr="00CF1A59">
        <w:rPr>
          <w:i/>
        </w:rPr>
        <w:t>Pediatrics in review</w:t>
      </w:r>
      <w:r w:rsidRPr="00CF1A59">
        <w:t>,</w:t>
      </w:r>
      <w:r w:rsidRPr="00CF1A59">
        <w:rPr>
          <w:i/>
        </w:rPr>
        <w:t xml:space="preserve"> 18</w:t>
      </w:r>
      <w:r w:rsidRPr="00CF1A59">
        <w:t xml:space="preserve">(8), 255-259. </w:t>
      </w:r>
    </w:p>
    <w:p w14:paraId="7AB36155" w14:textId="77777777" w:rsidR="00CF1A59" w:rsidRPr="00CF1A59" w:rsidRDefault="00CF1A59" w:rsidP="00CF1A59">
      <w:pPr>
        <w:pStyle w:val="EndNoteBibliography"/>
        <w:spacing w:after="0"/>
        <w:ind w:left="720" w:hanging="720"/>
      </w:pPr>
      <w:r w:rsidRPr="00CF1A59">
        <w:t xml:space="preserve">Cooke, J. E., Deneault, A. A., Devereux, C., Eirich, R., Fearon, R. P., &amp; Madigan, S. (2022). Parental sensitivity and child behavioral problems: A meta‐analytic review. </w:t>
      </w:r>
      <w:r w:rsidRPr="00CF1A59">
        <w:rPr>
          <w:i/>
        </w:rPr>
        <w:t>Child development</w:t>
      </w:r>
      <w:r w:rsidRPr="00CF1A59">
        <w:t>,</w:t>
      </w:r>
      <w:r w:rsidRPr="00CF1A59">
        <w:rPr>
          <w:i/>
        </w:rPr>
        <w:t xml:space="preserve"> 93</w:t>
      </w:r>
      <w:r w:rsidRPr="00CF1A59">
        <w:t xml:space="preserve">(5), 1231-1248. </w:t>
      </w:r>
    </w:p>
    <w:p w14:paraId="672E68EE" w14:textId="77777777" w:rsidR="00CF1A59" w:rsidRPr="00CF1A59" w:rsidRDefault="00CF1A59" w:rsidP="00CF1A59">
      <w:pPr>
        <w:pStyle w:val="EndNoteBibliography"/>
        <w:spacing w:after="0"/>
        <w:ind w:left="720" w:hanging="720"/>
      </w:pPr>
      <w:r w:rsidRPr="00CF1A59">
        <w:t xml:space="preserve">Cooper, G., Hoffman, K., &amp; Powell, B. (2009). Circle of Security: COS-P facilitator DVD manual 5.0. </w:t>
      </w:r>
      <w:r w:rsidRPr="00CF1A59">
        <w:rPr>
          <w:i/>
        </w:rPr>
        <w:t>Unpublished manuscript, Marycliff Institute, Spokane, WA</w:t>
      </w:r>
      <w:r w:rsidRPr="00CF1A59">
        <w:t xml:space="preserve">. </w:t>
      </w:r>
    </w:p>
    <w:p w14:paraId="33D6F716" w14:textId="77777777" w:rsidR="00CF1A59" w:rsidRPr="00CF1A59" w:rsidRDefault="00CF1A59" w:rsidP="00CF1A59">
      <w:pPr>
        <w:pStyle w:val="EndNoteBibliography"/>
        <w:spacing w:after="0"/>
        <w:ind w:left="720" w:hanging="720"/>
      </w:pPr>
      <w:r w:rsidRPr="00CF1A59">
        <w:t xml:space="preserve">Côté, S., Vaillancourt, T., LeBlanc, J. C., Nagin, D. S., &amp; Tremblay, R. E. (2006). The development of physical aggression from toddlerhood to pre-adolescence: A nation wide longitudinal study of Canadian children. </w:t>
      </w:r>
      <w:r w:rsidRPr="00CF1A59">
        <w:rPr>
          <w:i/>
        </w:rPr>
        <w:t>Journal of Abnormal Child Psychology</w:t>
      </w:r>
      <w:r w:rsidRPr="00CF1A59">
        <w:t>,</w:t>
      </w:r>
      <w:r w:rsidRPr="00CF1A59">
        <w:rPr>
          <w:i/>
        </w:rPr>
        <w:t xml:space="preserve"> 34</w:t>
      </w:r>
      <w:r w:rsidRPr="00CF1A59">
        <w:t xml:space="preserve">, 68-82. </w:t>
      </w:r>
    </w:p>
    <w:p w14:paraId="1CFE6B40" w14:textId="77777777" w:rsidR="00CF1A59" w:rsidRPr="00CF1A59" w:rsidRDefault="00CF1A59" w:rsidP="00CF1A59">
      <w:pPr>
        <w:pStyle w:val="EndNoteBibliography"/>
        <w:spacing w:after="0"/>
        <w:ind w:left="720" w:hanging="720"/>
      </w:pPr>
      <w:r w:rsidRPr="00CF1A59">
        <w:t xml:space="preserve">Crockenberg, S. C., &amp; Leerkes, E. M. (1993). </w:t>
      </w:r>
      <w:r w:rsidRPr="00CF1A59">
        <w:rPr>
          <w:i/>
        </w:rPr>
        <w:t>Infant social and emotional development in family context</w:t>
      </w:r>
      <w:r w:rsidRPr="00CF1A59">
        <w:t xml:space="preserve">. The Guilford Press. </w:t>
      </w:r>
    </w:p>
    <w:p w14:paraId="3A348395" w14:textId="77777777" w:rsidR="00CF1A59" w:rsidRPr="00CF1A59" w:rsidRDefault="00CF1A59" w:rsidP="00CF1A59">
      <w:pPr>
        <w:pStyle w:val="EndNoteBibliography"/>
        <w:spacing w:after="0"/>
        <w:ind w:left="720" w:hanging="720"/>
      </w:pPr>
      <w:r w:rsidRPr="00CF1A59">
        <w:t xml:space="preserve">Deans, C. L. (2020). Maternal sensitivity, its relationship with child outcomes, and interventions that address it: A systematic literature review. </w:t>
      </w:r>
      <w:r w:rsidRPr="00CF1A59">
        <w:rPr>
          <w:i/>
        </w:rPr>
        <w:t>Early Child Development and Care</w:t>
      </w:r>
      <w:r w:rsidRPr="00CF1A59">
        <w:t>,</w:t>
      </w:r>
      <w:r w:rsidRPr="00CF1A59">
        <w:rPr>
          <w:i/>
        </w:rPr>
        <w:t xml:space="preserve"> 190</w:t>
      </w:r>
      <w:r w:rsidRPr="00CF1A59">
        <w:t xml:space="preserve">(2), 252-275. </w:t>
      </w:r>
    </w:p>
    <w:p w14:paraId="633D5F6A" w14:textId="77777777" w:rsidR="00CF1A59" w:rsidRPr="00CF1A59" w:rsidRDefault="00CF1A59" w:rsidP="00CF1A59">
      <w:pPr>
        <w:pStyle w:val="EndNoteBibliography"/>
        <w:spacing w:after="0"/>
        <w:ind w:left="720" w:hanging="720"/>
      </w:pPr>
      <w:r w:rsidRPr="00CF1A59">
        <w:t xml:space="preserve">Diamond, C. (2014). </w:t>
      </w:r>
      <w:r w:rsidRPr="00CF1A59">
        <w:rPr>
          <w:i/>
        </w:rPr>
        <w:t>Keeping baby in mind: The development of a maternal reflective functioning scale for primary health services</w:t>
      </w:r>
      <w:r w:rsidRPr="00CF1A59">
        <w:t xml:space="preserve"> James Cook University. </w:t>
      </w:r>
    </w:p>
    <w:p w14:paraId="45571985" w14:textId="77777777" w:rsidR="00CF1A59" w:rsidRPr="00CF1A59" w:rsidRDefault="00CF1A59" w:rsidP="00CF1A59">
      <w:pPr>
        <w:pStyle w:val="EndNoteBibliography"/>
        <w:spacing w:after="0"/>
        <w:ind w:left="720" w:hanging="720"/>
      </w:pPr>
      <w:r w:rsidRPr="00CF1A59">
        <w:t xml:space="preserve">Dodge, K. A., Bierman, K. L., Coie, J. D., Greenberg, M. T., Lochman, J. E., McMahon, R. J., Pinderhughes, E. E., &amp; the Conduct Problems Prevention Research Group. (2015). Impact of early intervention on psychopathology, crime, and well-being at age 25. </w:t>
      </w:r>
      <w:r w:rsidRPr="00CF1A59">
        <w:rPr>
          <w:i/>
        </w:rPr>
        <w:t>Am J Psychiatry</w:t>
      </w:r>
      <w:r w:rsidRPr="00CF1A59">
        <w:t>,</w:t>
      </w:r>
      <w:r w:rsidRPr="00CF1A59">
        <w:rPr>
          <w:i/>
        </w:rPr>
        <w:t xml:space="preserve"> 172</w:t>
      </w:r>
      <w:r w:rsidRPr="00CF1A59">
        <w:t xml:space="preserve">, 59-70. </w:t>
      </w:r>
    </w:p>
    <w:p w14:paraId="1D28220E" w14:textId="77777777" w:rsidR="00CF1A59" w:rsidRPr="00CF1A59" w:rsidRDefault="00CF1A59" w:rsidP="00CF1A59">
      <w:pPr>
        <w:pStyle w:val="EndNoteBibliography"/>
        <w:spacing w:after="0"/>
        <w:ind w:left="720" w:hanging="720"/>
      </w:pPr>
      <w:r w:rsidRPr="00CF1A59">
        <w:t xml:space="preserve">Dozier, M., &amp; Bernard, K. (2017). Attachment and biobehavioral catch-up: Addressing the needs of infants and toddlers exposed to inadequate or problematic caregiving. </w:t>
      </w:r>
      <w:r w:rsidRPr="00CF1A59">
        <w:rPr>
          <w:i/>
        </w:rPr>
        <w:t>Current Opinion in Psychology</w:t>
      </w:r>
      <w:r w:rsidRPr="00CF1A59">
        <w:t>,</w:t>
      </w:r>
      <w:r w:rsidRPr="00CF1A59">
        <w:rPr>
          <w:i/>
        </w:rPr>
        <w:t xml:space="preserve"> 15</w:t>
      </w:r>
      <w:r w:rsidRPr="00CF1A59">
        <w:t xml:space="preserve">, 111-117. </w:t>
      </w:r>
    </w:p>
    <w:p w14:paraId="0BCE6AD1" w14:textId="6925BED3" w:rsidR="00CF1A59" w:rsidRPr="00CF1A59" w:rsidRDefault="00CF1A59" w:rsidP="00CF1A59">
      <w:pPr>
        <w:pStyle w:val="EndNoteBibliography"/>
        <w:spacing w:after="0"/>
        <w:ind w:left="720" w:hanging="720"/>
      </w:pPr>
      <w:r w:rsidRPr="00CF1A59">
        <w:t xml:space="preserve">Eyberg, S. (1988). Parent-child interaction therapy: Integration of traditional and behavioral concerns. </w:t>
      </w:r>
      <w:r w:rsidRPr="00CF1A59">
        <w:rPr>
          <w:i/>
        </w:rPr>
        <w:t>Child &amp; Family Behavior Therapy</w:t>
      </w:r>
      <w:r w:rsidRPr="00CF1A59">
        <w:t>,</w:t>
      </w:r>
      <w:r w:rsidRPr="00CF1A59">
        <w:rPr>
          <w:i/>
        </w:rPr>
        <w:t xml:space="preserve"> 10</w:t>
      </w:r>
      <w:r w:rsidRPr="00CF1A59">
        <w:t xml:space="preserve">(1), 33-46. </w:t>
      </w:r>
      <w:hyperlink r:id="rId18" w:history="1">
        <w:r w:rsidRPr="00CF1A59">
          <w:rPr>
            <w:rStyle w:val="Hyperlink"/>
          </w:rPr>
          <w:t>https://doi.org/10.1300/J019v10n01_04</w:t>
        </w:r>
      </w:hyperlink>
      <w:r w:rsidRPr="00CF1A59">
        <w:t xml:space="preserve"> </w:t>
      </w:r>
    </w:p>
    <w:p w14:paraId="64DF0CFE" w14:textId="77777777" w:rsidR="00CF1A59" w:rsidRPr="00CF1A59" w:rsidRDefault="00CF1A59" w:rsidP="00CF1A59">
      <w:pPr>
        <w:pStyle w:val="EndNoteBibliography"/>
        <w:spacing w:after="0"/>
        <w:ind w:left="720" w:hanging="720"/>
      </w:pPr>
      <w:r w:rsidRPr="00CF1A59">
        <w:t xml:space="preserve">Eyberg, S. M., Nelson, M. M., Ginn, N. C., Bhuiyan, N., &amp; Boggs, S. R. (2013). </w:t>
      </w:r>
      <w:r w:rsidRPr="00CF1A59">
        <w:rPr>
          <w:i/>
        </w:rPr>
        <w:t>Dyadic parent–child interaction coding system (DPICS), 4th edition (DPICS-IV) comprehensive manual for research and training</w:t>
      </w:r>
      <w:r w:rsidRPr="00CF1A59">
        <w:t xml:space="preserve">. PCIT International. </w:t>
      </w:r>
    </w:p>
    <w:p w14:paraId="083267DB" w14:textId="77777777" w:rsidR="00CF1A59" w:rsidRPr="00CF1A59" w:rsidRDefault="00CF1A59" w:rsidP="00CF1A59">
      <w:pPr>
        <w:pStyle w:val="EndNoteBibliography"/>
        <w:spacing w:after="0"/>
        <w:ind w:left="720" w:hanging="720"/>
      </w:pPr>
      <w:r w:rsidRPr="00CF1A59">
        <w:t xml:space="preserve">Fearon, R. P., Bakermans-Kranenburg, M. J., van IJzendoorn, M. H., Lapsley, A., &amp; Roisman, G. I. (2010). The significance of insecure attachment and disorganization in the development of children’s externalizing behavior: A meta-analytic study. </w:t>
      </w:r>
      <w:r w:rsidRPr="00CF1A59">
        <w:rPr>
          <w:i/>
        </w:rPr>
        <w:t>Child development</w:t>
      </w:r>
      <w:r w:rsidRPr="00CF1A59">
        <w:t>,</w:t>
      </w:r>
      <w:r w:rsidRPr="00CF1A59">
        <w:rPr>
          <w:i/>
        </w:rPr>
        <w:t xml:space="preserve"> 81</w:t>
      </w:r>
      <w:r w:rsidRPr="00CF1A59">
        <w:t xml:space="preserve">, 435-456. </w:t>
      </w:r>
    </w:p>
    <w:p w14:paraId="3A07A58C" w14:textId="77777777" w:rsidR="00CF1A59" w:rsidRPr="00CF1A59" w:rsidRDefault="00CF1A59" w:rsidP="00CF1A59">
      <w:pPr>
        <w:pStyle w:val="EndNoteBibliography"/>
        <w:spacing w:after="0"/>
        <w:ind w:left="720" w:hanging="720"/>
      </w:pPr>
      <w:r w:rsidRPr="00CF1A59">
        <w:lastRenderedPageBreak/>
        <w:t xml:space="preserve">Frick, P. J., &amp; Viding, E. (2009). Antisocial behavior from a developmental psychopathology perspective. </w:t>
      </w:r>
      <w:r w:rsidRPr="00CF1A59">
        <w:rPr>
          <w:i/>
        </w:rPr>
        <w:t>Development and Psychopathology</w:t>
      </w:r>
      <w:r w:rsidRPr="00CF1A59">
        <w:t>,</w:t>
      </w:r>
      <w:r w:rsidRPr="00CF1A59">
        <w:rPr>
          <w:i/>
        </w:rPr>
        <w:t xml:space="preserve"> 21</w:t>
      </w:r>
      <w:r w:rsidRPr="00CF1A59">
        <w:t xml:space="preserve">, 1111–1131. </w:t>
      </w:r>
    </w:p>
    <w:p w14:paraId="1B6CE8CA" w14:textId="77777777" w:rsidR="00CF1A59" w:rsidRPr="00CF1A59" w:rsidRDefault="00CF1A59" w:rsidP="00CF1A59">
      <w:pPr>
        <w:pStyle w:val="EndNoteBibliography"/>
        <w:spacing w:after="0"/>
        <w:ind w:left="720" w:hanging="720"/>
      </w:pPr>
      <w:r w:rsidRPr="00CF1A59">
        <w:t xml:space="preserve">Giesbrecht, G. F., Miller, M. R., &amp; Müller, U. (2010). The anger–distress model of temper tantrums: associations with emotional reactivity and emotional competence. </w:t>
      </w:r>
      <w:r w:rsidRPr="00CF1A59">
        <w:rPr>
          <w:i/>
        </w:rPr>
        <w:t>Infant and child development</w:t>
      </w:r>
      <w:r w:rsidRPr="00CF1A59">
        <w:t>,</w:t>
      </w:r>
      <w:r w:rsidRPr="00CF1A59">
        <w:rPr>
          <w:i/>
        </w:rPr>
        <w:t xml:space="preserve"> 19</w:t>
      </w:r>
      <w:r w:rsidRPr="00CF1A59">
        <w:t xml:space="preserve">(5), 478-497. </w:t>
      </w:r>
    </w:p>
    <w:p w14:paraId="08CF4174" w14:textId="77777777" w:rsidR="00CF1A59" w:rsidRPr="00CF1A59" w:rsidRDefault="00CF1A59" w:rsidP="00CF1A59">
      <w:pPr>
        <w:pStyle w:val="EndNoteBibliography"/>
        <w:spacing w:after="0"/>
        <w:ind w:left="720" w:hanging="720"/>
      </w:pPr>
      <w:r w:rsidRPr="00CF1A59">
        <w:t xml:space="preserve">Girard, E., Wallace, N., Kohlhoff, J., Morgan, S., &amp; McNeil, C. (2018). </w:t>
      </w:r>
      <w:r w:rsidRPr="00CF1A59">
        <w:rPr>
          <w:i/>
        </w:rPr>
        <w:t>Parent-Child Interaction Therapy for Toddlers (PCIT-T)</w:t>
      </w:r>
      <w:r w:rsidRPr="00CF1A59">
        <w:t>. PCIT-Toddlers.org</w:t>
      </w:r>
    </w:p>
    <w:p w14:paraId="7E5513A2" w14:textId="56938814" w:rsidR="00CF1A59" w:rsidRPr="00CF1A59" w:rsidRDefault="00CF1A59" w:rsidP="00CF1A59">
      <w:pPr>
        <w:pStyle w:val="EndNoteBibliography"/>
        <w:spacing w:after="0"/>
        <w:ind w:left="720" w:hanging="720"/>
      </w:pPr>
      <w:r w:rsidRPr="00CF1A59">
        <w:t xml:space="preserve">Granqvist, P., Sroufe, A. L., Dozier, M., Hesse, E., Steele, M., van Ijzendoorn, M., Solomon, J., Schuengel, C., Fearon, P., Bakermans-Kranenburg, M., Steele, H., Cassidy, J., Carlson, E., Madigan, S., Jacobvitz, D., Foster, S., Behrens, K., Rifkin-Graboi, A., Gribneau, N., . . . Duschinsky, R. (2017). Disorganized attachment in infancy: a review of the phenomenon and its implications for clinicians and policy-makers. </w:t>
      </w:r>
      <w:r w:rsidRPr="00CF1A59">
        <w:rPr>
          <w:i/>
        </w:rPr>
        <w:t>Attach Hum Dev</w:t>
      </w:r>
      <w:r w:rsidRPr="00CF1A59">
        <w:t>,</w:t>
      </w:r>
      <w:r w:rsidRPr="00CF1A59">
        <w:rPr>
          <w:i/>
        </w:rPr>
        <w:t xml:space="preserve"> 19</w:t>
      </w:r>
      <w:r w:rsidRPr="00CF1A59">
        <w:t xml:space="preserve">(6), 534-558. </w:t>
      </w:r>
      <w:hyperlink r:id="rId19" w:history="1">
        <w:r w:rsidRPr="00CF1A59">
          <w:rPr>
            <w:rStyle w:val="Hyperlink"/>
          </w:rPr>
          <w:t>https://doi.org/10.1080/14616734.2017.1354040</w:t>
        </w:r>
      </w:hyperlink>
      <w:r w:rsidRPr="00CF1A59">
        <w:t xml:space="preserve"> </w:t>
      </w:r>
    </w:p>
    <w:p w14:paraId="676915AA" w14:textId="77777777" w:rsidR="00CF1A59" w:rsidRPr="00CF1A59" w:rsidRDefault="00CF1A59" w:rsidP="00CF1A59">
      <w:pPr>
        <w:pStyle w:val="EndNoteBibliography"/>
        <w:spacing w:after="0"/>
        <w:ind w:left="720" w:hanging="720"/>
      </w:pPr>
      <w:r w:rsidRPr="00CF1A59">
        <w:t xml:space="preserve">Gratz, K. L., &amp; Roemer, L. (2004). Multidimensional assessment of emotion regulation and dysregulation: development, factor structure, and initial validation of the Difficulties in Emotion Regulation Scale. </w:t>
      </w:r>
      <w:r w:rsidRPr="00CF1A59">
        <w:rPr>
          <w:i/>
        </w:rPr>
        <w:t>Journal of Psychopathology and Behavioral Assessment</w:t>
      </w:r>
      <w:r w:rsidRPr="00CF1A59">
        <w:t>,</w:t>
      </w:r>
      <w:r w:rsidRPr="00CF1A59">
        <w:rPr>
          <w:i/>
        </w:rPr>
        <w:t xml:space="preserve"> 26</w:t>
      </w:r>
      <w:r w:rsidRPr="00CF1A59">
        <w:t xml:space="preserve">(1), 41-54. </w:t>
      </w:r>
    </w:p>
    <w:p w14:paraId="326DDAAE" w14:textId="77777777" w:rsidR="00CF1A59" w:rsidRPr="00CF1A59" w:rsidRDefault="00CF1A59" w:rsidP="00CF1A59">
      <w:pPr>
        <w:pStyle w:val="EndNoteBibliography"/>
        <w:spacing w:after="0"/>
        <w:ind w:left="720" w:hanging="720"/>
      </w:pPr>
      <w:r w:rsidRPr="00CF1A59">
        <w:t xml:space="preserve">Groh, A. M., Roisman, G. I., van Ijzendoorn, M. H., Bakermans-Kranenburg, M. J., &amp; Fearon, R. P. (2012). The significance of insecure and disorganized attachment for children's internalizing symptoms: a meta-analytic study. </w:t>
      </w:r>
      <w:r w:rsidRPr="00CF1A59">
        <w:rPr>
          <w:i/>
        </w:rPr>
        <w:t>Child Dev</w:t>
      </w:r>
      <w:r w:rsidRPr="00CF1A59">
        <w:t>,</w:t>
      </w:r>
      <w:r w:rsidRPr="00CF1A59">
        <w:rPr>
          <w:i/>
        </w:rPr>
        <w:t xml:space="preserve"> 83</w:t>
      </w:r>
      <w:r w:rsidRPr="00CF1A59">
        <w:t xml:space="preserve">(2), 591-610. </w:t>
      </w:r>
    </w:p>
    <w:p w14:paraId="157F3F53" w14:textId="77777777" w:rsidR="00CF1A59" w:rsidRPr="00CF1A59" w:rsidRDefault="00CF1A59" w:rsidP="00CF1A59">
      <w:pPr>
        <w:pStyle w:val="EndNoteBibliography"/>
        <w:spacing w:after="0"/>
        <w:ind w:left="720" w:hanging="720"/>
      </w:pPr>
      <w:r w:rsidRPr="00CF1A59">
        <w:t xml:space="preserve">Grube, W. A., &amp; Liming, K. W. (2018). Attachment and biobehavioral catch‐up: A systematic review. </w:t>
      </w:r>
      <w:r w:rsidRPr="00CF1A59">
        <w:rPr>
          <w:i/>
        </w:rPr>
        <w:t>Infant Mental Health Journal</w:t>
      </w:r>
      <w:r w:rsidRPr="00CF1A59">
        <w:t>,</w:t>
      </w:r>
      <w:r w:rsidRPr="00CF1A59">
        <w:rPr>
          <w:i/>
        </w:rPr>
        <w:t xml:space="preserve"> 39</w:t>
      </w:r>
      <w:r w:rsidRPr="00CF1A59">
        <w:t xml:space="preserve">(6), 656-673. </w:t>
      </w:r>
    </w:p>
    <w:p w14:paraId="122B400D" w14:textId="663BA6B1" w:rsidR="00CF1A59" w:rsidRPr="00CF1A59" w:rsidRDefault="00CF1A59" w:rsidP="00CF1A59">
      <w:pPr>
        <w:pStyle w:val="EndNoteBibliography"/>
        <w:spacing w:after="0"/>
        <w:ind w:left="720" w:hanging="720"/>
      </w:pPr>
      <w:r w:rsidRPr="00CF1A59">
        <w:t xml:space="preserve">Gupta, S. K. (2011). Intention-to-treat concept: A review. </w:t>
      </w:r>
      <w:r w:rsidRPr="00CF1A59">
        <w:rPr>
          <w:i/>
        </w:rPr>
        <w:t>Perspectives in Clinical Research</w:t>
      </w:r>
      <w:r w:rsidRPr="00CF1A59">
        <w:t>,</w:t>
      </w:r>
      <w:r w:rsidRPr="00CF1A59">
        <w:rPr>
          <w:i/>
        </w:rPr>
        <w:t xml:space="preserve"> 2</w:t>
      </w:r>
      <w:r w:rsidRPr="00CF1A59">
        <w:t xml:space="preserve">, 109–112. </w:t>
      </w:r>
      <w:hyperlink r:id="rId20" w:history="1">
        <w:r w:rsidRPr="00CF1A59">
          <w:rPr>
            <w:rStyle w:val="Hyperlink"/>
          </w:rPr>
          <w:t>https://doi.org/10.4103/2229-3485.83221</w:t>
        </w:r>
      </w:hyperlink>
      <w:r w:rsidRPr="00CF1A59">
        <w:t xml:space="preserve"> </w:t>
      </w:r>
    </w:p>
    <w:p w14:paraId="273401D9" w14:textId="77777777" w:rsidR="00CF1A59" w:rsidRPr="00CF1A59" w:rsidRDefault="00CF1A59" w:rsidP="00CF1A59">
      <w:pPr>
        <w:pStyle w:val="EndNoteBibliography"/>
        <w:spacing w:after="0"/>
        <w:ind w:left="720" w:hanging="720"/>
      </w:pPr>
      <w:r w:rsidRPr="00CF1A59">
        <w:t xml:space="preserve">Hoffenaar, P., &amp; Overbeek, G. (2022). Temper tantrums in toddlers and preschoolers: Longitudinal associations with adjustment problems. </w:t>
      </w:r>
      <w:r w:rsidRPr="00CF1A59">
        <w:rPr>
          <w:i/>
        </w:rPr>
        <w:t>Journal of Developmental and Behavioral Pediatrics</w:t>
      </w:r>
      <w:r w:rsidRPr="00CF1A59">
        <w:t>,</w:t>
      </w:r>
      <w:r w:rsidRPr="00CF1A59">
        <w:rPr>
          <w:i/>
        </w:rPr>
        <w:t xml:space="preserve"> 43</w:t>
      </w:r>
      <w:r w:rsidRPr="00CF1A59">
        <w:t xml:space="preserve">(7), 409. </w:t>
      </w:r>
    </w:p>
    <w:p w14:paraId="4A1A2F2C" w14:textId="77777777" w:rsidR="00CF1A59" w:rsidRPr="00CF1A59" w:rsidRDefault="00CF1A59" w:rsidP="00CF1A59">
      <w:pPr>
        <w:pStyle w:val="EndNoteBibliography"/>
        <w:spacing w:after="0"/>
        <w:ind w:left="720" w:hanging="720"/>
      </w:pPr>
      <w:r w:rsidRPr="00CF1A59">
        <w:t xml:space="preserve">Hoffman, K. T., Marvin, R. S., Cooper, G., &amp; Powell, B. (2006). Changing toddlers' and preschoolers' attachment classifications: The circle of security intervention. . </w:t>
      </w:r>
      <w:r w:rsidRPr="00CF1A59">
        <w:rPr>
          <w:i/>
        </w:rPr>
        <w:t>Journal of Consulting and Clinical Psychology</w:t>
      </w:r>
      <w:r w:rsidRPr="00CF1A59">
        <w:t>,</w:t>
      </w:r>
      <w:r w:rsidRPr="00CF1A59">
        <w:rPr>
          <w:i/>
        </w:rPr>
        <w:t xml:space="preserve"> 74</w:t>
      </w:r>
      <w:r w:rsidRPr="00CF1A59">
        <w:t xml:space="preserve">(6), 1017. </w:t>
      </w:r>
    </w:p>
    <w:p w14:paraId="02F6FDBB" w14:textId="77777777" w:rsidR="00CF1A59" w:rsidRPr="00CF1A59" w:rsidRDefault="00CF1A59" w:rsidP="00CF1A59">
      <w:pPr>
        <w:pStyle w:val="EndNoteBibliography"/>
        <w:spacing w:after="0"/>
        <w:ind w:left="720" w:hanging="720"/>
      </w:pPr>
      <w:r w:rsidRPr="00CF1A59">
        <w:t xml:space="preserve">Hoyniak, C. P., Donohue, M. R., Quiñones-Camacho, L. E., Vogel, A. C., Perino, M. T., Hennefield, L., Tillman, R., Barch, D. M., &amp; Luby, J. L. (2023). Developmental pathways from preschool temper tantrums to later psychopathology. </w:t>
      </w:r>
      <w:r w:rsidRPr="00CF1A59">
        <w:rPr>
          <w:i/>
        </w:rPr>
        <w:t>Development and Psychopathology</w:t>
      </w:r>
      <w:r w:rsidRPr="00CF1A59">
        <w:t>,</w:t>
      </w:r>
      <w:r w:rsidRPr="00CF1A59">
        <w:rPr>
          <w:i/>
        </w:rPr>
        <w:t xml:space="preserve"> 35</w:t>
      </w:r>
      <w:r w:rsidRPr="00CF1A59">
        <w:t xml:space="preserve">(4), 1643-1655. </w:t>
      </w:r>
    </w:p>
    <w:p w14:paraId="17EE357D" w14:textId="456AEFA4" w:rsidR="00CF1A59" w:rsidRPr="00CF1A59" w:rsidRDefault="00CF1A59" w:rsidP="00CF1A59">
      <w:pPr>
        <w:pStyle w:val="EndNoteBibliography"/>
        <w:spacing w:after="0"/>
        <w:ind w:left="720" w:hanging="720"/>
      </w:pPr>
      <w:r w:rsidRPr="00CF1A59">
        <w:t xml:space="preserve">Jacobson, N. S., &amp; Truax, P. (1991). Clinical significance: A statistical approach to defining meaningful change in psychotherapy-research. </w:t>
      </w:r>
      <w:r w:rsidRPr="00CF1A59">
        <w:rPr>
          <w:i/>
        </w:rPr>
        <w:t>Journal of Consulting and Clinical Psychology</w:t>
      </w:r>
      <w:r w:rsidRPr="00CF1A59">
        <w:t>,</w:t>
      </w:r>
      <w:r w:rsidRPr="00CF1A59">
        <w:rPr>
          <w:i/>
        </w:rPr>
        <w:t xml:space="preserve"> 59</w:t>
      </w:r>
      <w:r w:rsidRPr="00CF1A59">
        <w:t xml:space="preserve">, 12–19. </w:t>
      </w:r>
      <w:hyperlink r:id="rId21" w:history="1">
        <w:r w:rsidRPr="00CF1A59">
          <w:rPr>
            <w:rStyle w:val="Hyperlink"/>
          </w:rPr>
          <w:t>https://doi.org/10.1037//0022-006x.59.1.12</w:t>
        </w:r>
      </w:hyperlink>
      <w:r w:rsidRPr="00CF1A59">
        <w:t xml:space="preserve"> </w:t>
      </w:r>
    </w:p>
    <w:p w14:paraId="5546C468" w14:textId="77777777" w:rsidR="00CF1A59" w:rsidRPr="00CF1A59" w:rsidRDefault="00CF1A59" w:rsidP="00CF1A59">
      <w:pPr>
        <w:pStyle w:val="EndNoteBibliography"/>
        <w:spacing w:after="0"/>
        <w:ind w:left="720" w:hanging="720"/>
      </w:pPr>
      <w:r w:rsidRPr="00CF1A59">
        <w:t xml:space="preserve">Johnson, N. (2015). </w:t>
      </w:r>
      <w:r w:rsidRPr="00CF1A59">
        <w:rPr>
          <w:i/>
        </w:rPr>
        <w:t>Maternal Psychological Maturity, Parenting and Toddler Regulation</w:t>
      </w:r>
      <w:r w:rsidRPr="00CF1A59">
        <w:t xml:space="preserve"> Macquarie University]. </w:t>
      </w:r>
    </w:p>
    <w:p w14:paraId="775D28D0" w14:textId="77777777" w:rsidR="00CF1A59" w:rsidRPr="00CF1A59" w:rsidRDefault="00CF1A59" w:rsidP="00CF1A59">
      <w:pPr>
        <w:pStyle w:val="EndNoteBibliography"/>
        <w:spacing w:after="0"/>
        <w:ind w:left="720" w:hanging="720"/>
      </w:pPr>
      <w:r w:rsidRPr="00CF1A59">
        <w:t xml:space="preserve">Juffer, F., Bakermans-Kranenburg, M. J., &amp; Van IJzendoorn, M. H. (2008). </w:t>
      </w:r>
      <w:r w:rsidRPr="00CF1A59">
        <w:rPr>
          <w:i/>
        </w:rPr>
        <w:t>Promoting positive parenting: An attachment-based intervention</w:t>
      </w:r>
      <w:r w:rsidRPr="00CF1A59">
        <w:t xml:space="preserve">. Lawrence Erlbaum / Taylor &amp; Francis. </w:t>
      </w:r>
    </w:p>
    <w:p w14:paraId="4F2D3DEE" w14:textId="77777777" w:rsidR="00CF1A59" w:rsidRPr="00CF1A59" w:rsidRDefault="00CF1A59" w:rsidP="00CF1A59">
      <w:pPr>
        <w:pStyle w:val="EndNoteBibliography"/>
        <w:spacing w:after="0"/>
        <w:ind w:left="720" w:hanging="720"/>
      </w:pPr>
      <w:r w:rsidRPr="00CF1A59">
        <w:t xml:space="preserve">Kendall, S., &amp; Bloomfield, L. (2005). Developing and validating a tool to measure parenting self‐efficacy. </w:t>
      </w:r>
      <w:r w:rsidRPr="00CF1A59">
        <w:rPr>
          <w:i/>
        </w:rPr>
        <w:t>Journal of Advanced Nursing</w:t>
      </w:r>
      <w:r w:rsidRPr="00CF1A59">
        <w:t>,</w:t>
      </w:r>
      <w:r w:rsidRPr="00CF1A59">
        <w:rPr>
          <w:i/>
        </w:rPr>
        <w:t xml:space="preserve"> 51</w:t>
      </w:r>
      <w:r w:rsidRPr="00CF1A59">
        <w:t xml:space="preserve">(2), 174-181. </w:t>
      </w:r>
    </w:p>
    <w:p w14:paraId="12D6546D" w14:textId="77777777" w:rsidR="00CF1A59" w:rsidRPr="00CF1A59" w:rsidRDefault="00CF1A59" w:rsidP="00CF1A59">
      <w:pPr>
        <w:pStyle w:val="EndNoteBibliography"/>
        <w:spacing w:after="0"/>
        <w:ind w:left="720" w:hanging="720"/>
      </w:pPr>
      <w:r w:rsidRPr="00CF1A59">
        <w:t xml:space="preserve">Kohlhoff, J., Cibralic, S., Hawes, D., &amp; Eapen, V. (2022). Oxytocin receptor gene (OXTR) polymorphisms and social, emotional and behavioral functioning in children and adolescents: a systematic narrative review. </w:t>
      </w:r>
      <w:r w:rsidRPr="00CF1A59">
        <w:rPr>
          <w:i/>
        </w:rPr>
        <w:t>Neuroscience &amp; Biobehavioral Reviews</w:t>
      </w:r>
      <w:r w:rsidRPr="00CF1A59">
        <w:t xml:space="preserve">, 104573. </w:t>
      </w:r>
    </w:p>
    <w:p w14:paraId="7DC15439" w14:textId="77777777" w:rsidR="00CF1A59" w:rsidRPr="00CF1A59" w:rsidRDefault="00CF1A59" w:rsidP="00CF1A59">
      <w:pPr>
        <w:pStyle w:val="EndNoteBibliography"/>
        <w:spacing w:after="0"/>
        <w:ind w:left="720" w:hanging="720"/>
      </w:pPr>
      <w:r w:rsidRPr="00CF1A59">
        <w:t xml:space="preserve">Kohlhoff, J., Cibralic, S., Wallace, N., Morgan, S., McMahon, C., Hawkins, E., Eapen, V., Briggs, N., Huber, A., &amp; McNeil, C. (2020). A randomized controlled trial comparing parent child interaction therapy-toddler, circle of security–parenting™ and waitlist controls in the treatment of disruptive behaviors for children aged 14–24 months: study protocol. </w:t>
      </w:r>
      <w:r w:rsidRPr="00CF1A59">
        <w:rPr>
          <w:i/>
        </w:rPr>
        <w:t>BMC Psychology</w:t>
      </w:r>
      <w:r w:rsidRPr="00CF1A59">
        <w:t>,</w:t>
      </w:r>
      <w:r w:rsidRPr="00CF1A59">
        <w:rPr>
          <w:i/>
        </w:rPr>
        <w:t xml:space="preserve"> 8</w:t>
      </w:r>
      <w:r w:rsidRPr="00CF1A59">
        <w:t xml:space="preserve">(1), 1-14. </w:t>
      </w:r>
    </w:p>
    <w:p w14:paraId="39A49FD1" w14:textId="77777777" w:rsidR="00CF1A59" w:rsidRPr="00CF1A59" w:rsidRDefault="00CF1A59" w:rsidP="00CF1A59">
      <w:pPr>
        <w:pStyle w:val="EndNoteBibliography"/>
        <w:spacing w:after="0"/>
        <w:ind w:left="720" w:hanging="720"/>
      </w:pPr>
      <w:r w:rsidRPr="00CF1A59">
        <w:lastRenderedPageBreak/>
        <w:t xml:space="preserve">Kohlhoff, J., &amp; Morgan, S. (2014). Parent Child Interaction Therapy for Toddlers: A pilot study. </w:t>
      </w:r>
      <w:r w:rsidRPr="00CF1A59">
        <w:rPr>
          <w:i/>
        </w:rPr>
        <w:t>Child and Family Behavior Therapy</w:t>
      </w:r>
      <w:r w:rsidRPr="00CF1A59">
        <w:t>,</w:t>
      </w:r>
      <w:r w:rsidRPr="00CF1A59">
        <w:rPr>
          <w:i/>
        </w:rPr>
        <w:t xml:space="preserve"> 36</w:t>
      </w:r>
      <w:r w:rsidRPr="00CF1A59">
        <w:t xml:space="preserve">(2), 121-139. </w:t>
      </w:r>
    </w:p>
    <w:p w14:paraId="76A8B673" w14:textId="77777777" w:rsidR="00CF1A59" w:rsidRPr="00CF1A59" w:rsidRDefault="00CF1A59" w:rsidP="00CF1A59">
      <w:pPr>
        <w:pStyle w:val="EndNoteBibliography"/>
        <w:spacing w:after="0"/>
        <w:ind w:left="720" w:hanging="720"/>
      </w:pPr>
      <w:r w:rsidRPr="00CF1A59">
        <w:t xml:space="preserve">Kohlhoff, J., &amp; Morgan, S. (2018). Parent Child Interaction Therapy for Toddlers (PCIT-T). In L. N. Niec (Ed.), </w:t>
      </w:r>
      <w:r w:rsidRPr="00CF1A59">
        <w:rPr>
          <w:i/>
        </w:rPr>
        <w:t>Handbook of Parent-Child Interaction Therapy - Innovations and Applications for Clinical Practice</w:t>
      </w:r>
      <w:r w:rsidRPr="00CF1A59">
        <w:t xml:space="preserve">. Springer. </w:t>
      </w:r>
    </w:p>
    <w:p w14:paraId="5BBF3A56" w14:textId="77777777" w:rsidR="00CF1A59" w:rsidRPr="00CF1A59" w:rsidRDefault="00CF1A59" w:rsidP="00CF1A59">
      <w:pPr>
        <w:pStyle w:val="EndNoteBibliography"/>
        <w:spacing w:after="0"/>
        <w:ind w:left="720" w:hanging="720"/>
      </w:pPr>
      <w:r w:rsidRPr="00CF1A59">
        <w:t xml:space="preserve">Kohlhoff, J., Morgan, S., Briggs, N., Egan, R., &amp; Niec, L. (2020). Parent-Child Interaction Therapy with Toddlers in a community-based setting: Improvements in parenting behaviour, emotional availability, child behaviour and attachment. </w:t>
      </w:r>
      <w:r w:rsidRPr="00CF1A59">
        <w:rPr>
          <w:i/>
        </w:rPr>
        <w:t>Infant Mental Health Journal</w:t>
      </w:r>
      <w:r w:rsidRPr="00CF1A59">
        <w:t>,</w:t>
      </w:r>
      <w:r w:rsidRPr="00CF1A59">
        <w:rPr>
          <w:i/>
        </w:rPr>
        <w:t xml:space="preserve"> 41</w:t>
      </w:r>
      <w:r w:rsidRPr="00CF1A59">
        <w:t xml:space="preserve">(4), 543-562. </w:t>
      </w:r>
    </w:p>
    <w:p w14:paraId="758F22FE" w14:textId="45D71EDF" w:rsidR="00CF1A59" w:rsidRPr="00CF1A59" w:rsidRDefault="00CF1A59" w:rsidP="00CF1A59">
      <w:pPr>
        <w:pStyle w:val="EndNoteBibliography"/>
        <w:spacing w:after="0"/>
        <w:ind w:left="720" w:hanging="720"/>
      </w:pPr>
      <w:r w:rsidRPr="00CF1A59">
        <w:t xml:space="preserve">Kohlhoff, J., Morgan, S., Briggs, N., Egan, R., &amp; Niec, L. (2021). Parent-Child Interaction Therapy with Toddlers: A community-based randomized controlled trial with children aged 14-24 months. </w:t>
      </w:r>
      <w:r w:rsidRPr="00CF1A59">
        <w:rPr>
          <w:i/>
        </w:rPr>
        <w:t>J Clin Child Adolesc Psychol</w:t>
      </w:r>
      <w:r w:rsidRPr="00CF1A59">
        <w:t>,</w:t>
      </w:r>
      <w:r w:rsidRPr="00CF1A59">
        <w:rPr>
          <w:i/>
        </w:rPr>
        <w:t xml:space="preserve"> 50</w:t>
      </w:r>
      <w:r w:rsidRPr="00CF1A59">
        <w:t xml:space="preserve">, 411-426. </w:t>
      </w:r>
      <w:hyperlink r:id="rId22" w:history="1">
        <w:r w:rsidRPr="00CF1A59">
          <w:rPr>
            <w:rStyle w:val="Hyperlink"/>
          </w:rPr>
          <w:t>https://doi.org/10.1080/15374416.2020.1723599</w:t>
        </w:r>
      </w:hyperlink>
      <w:r w:rsidRPr="00CF1A59">
        <w:t xml:space="preserve"> </w:t>
      </w:r>
    </w:p>
    <w:p w14:paraId="64B927D5" w14:textId="77777777" w:rsidR="00CF1A59" w:rsidRPr="00CF1A59" w:rsidRDefault="00CF1A59" w:rsidP="00CF1A59">
      <w:pPr>
        <w:pStyle w:val="EndNoteBibliography"/>
        <w:spacing w:after="0"/>
        <w:ind w:left="720" w:hanging="720"/>
      </w:pPr>
      <w:r w:rsidRPr="00CF1A59">
        <w:t xml:space="preserve">LeBuffe, P. A., &amp; Naglieri, J. A. (2009). The Devereux Early Childhood Assessment (DECA): A Measure of Within-Child Protective Factors in Preschool Children. </w:t>
      </w:r>
      <w:r w:rsidRPr="00CF1A59">
        <w:rPr>
          <w:i/>
        </w:rPr>
        <w:t>NHSA Dialog</w:t>
      </w:r>
      <w:r w:rsidRPr="00CF1A59">
        <w:t>,</w:t>
      </w:r>
      <w:r w:rsidRPr="00CF1A59">
        <w:rPr>
          <w:i/>
        </w:rPr>
        <w:t xml:space="preserve"> 3</w:t>
      </w:r>
      <w:r w:rsidRPr="00CF1A59">
        <w:t xml:space="preserve">(1), 75-80. </w:t>
      </w:r>
    </w:p>
    <w:p w14:paraId="64632035" w14:textId="77777777" w:rsidR="00CF1A59" w:rsidRPr="00CF1A59" w:rsidRDefault="00CF1A59" w:rsidP="00CF1A59">
      <w:pPr>
        <w:pStyle w:val="EndNoteBibliography"/>
        <w:spacing w:after="0"/>
        <w:ind w:left="720" w:hanging="720"/>
      </w:pPr>
      <w:r w:rsidRPr="00CF1A59">
        <w:t xml:space="preserve">Lieberman, A. F. (1993). </w:t>
      </w:r>
      <w:r w:rsidRPr="00CF1A59">
        <w:rPr>
          <w:i/>
        </w:rPr>
        <w:t>The emotional life of the toddler</w:t>
      </w:r>
      <w:r w:rsidRPr="00CF1A59">
        <w:t xml:space="preserve">. The Free Press. </w:t>
      </w:r>
    </w:p>
    <w:p w14:paraId="6C5630CD" w14:textId="77777777" w:rsidR="00CF1A59" w:rsidRPr="00CF1A59" w:rsidRDefault="00CF1A59" w:rsidP="00CF1A59">
      <w:pPr>
        <w:pStyle w:val="EndNoteBibliography"/>
        <w:spacing w:after="0"/>
        <w:ind w:left="720" w:hanging="720"/>
      </w:pPr>
      <w:r w:rsidRPr="00CF1A59">
        <w:t xml:space="preserve">Loeber, R., Burke, J. D., &amp; Pardin, D. A. (2009). Development and Etiology of Disruptive and Delinquent Behavior. </w:t>
      </w:r>
      <w:r w:rsidRPr="00CF1A59">
        <w:rPr>
          <w:i/>
        </w:rPr>
        <w:t>Annual Review of Clinical Psychology</w:t>
      </w:r>
      <w:r w:rsidRPr="00CF1A59">
        <w:t>,</w:t>
      </w:r>
      <w:r w:rsidRPr="00CF1A59">
        <w:rPr>
          <w:i/>
        </w:rPr>
        <w:t xml:space="preserve"> 5</w:t>
      </w:r>
      <w:r w:rsidRPr="00CF1A59">
        <w:t xml:space="preserve">, 291-310. </w:t>
      </w:r>
    </w:p>
    <w:p w14:paraId="40032B55" w14:textId="77777777" w:rsidR="00CF1A59" w:rsidRPr="00CF1A59" w:rsidRDefault="00CF1A59" w:rsidP="00CF1A59">
      <w:pPr>
        <w:pStyle w:val="EndNoteBibliography"/>
        <w:spacing w:after="0"/>
        <w:ind w:left="720" w:hanging="720"/>
      </w:pPr>
      <w:r w:rsidRPr="00CF1A59">
        <w:t xml:space="preserve">Madigan, S., Atkinson, L., Laurin, K., &amp; Benoit, D. (2013). Attachment and internalizing behavior in early childhood: A meta-analysis. </w:t>
      </w:r>
      <w:r w:rsidRPr="00CF1A59">
        <w:rPr>
          <w:i/>
        </w:rPr>
        <w:t>Developmental psychology</w:t>
      </w:r>
      <w:r w:rsidRPr="00CF1A59">
        <w:t>,</w:t>
      </w:r>
      <w:r w:rsidRPr="00CF1A59">
        <w:rPr>
          <w:i/>
        </w:rPr>
        <w:t xml:space="preserve"> 49</w:t>
      </w:r>
      <w:r w:rsidRPr="00CF1A59">
        <w:t xml:space="preserve">(4), 672–689. </w:t>
      </w:r>
    </w:p>
    <w:p w14:paraId="23A03547" w14:textId="77777777" w:rsidR="00CF1A59" w:rsidRPr="00CF1A59" w:rsidRDefault="00CF1A59" w:rsidP="00CF1A59">
      <w:pPr>
        <w:pStyle w:val="EndNoteBibliography"/>
        <w:spacing w:after="0"/>
        <w:ind w:left="720" w:hanging="720"/>
      </w:pPr>
      <w:r w:rsidRPr="00CF1A59">
        <w:t xml:space="preserve">Main, M., &amp; Solomon, J. (1986). Discovery of an insecure-disorganized/disoriented attachment pattern. In T. B. Brazelton &amp; M. W. Yogman (Eds.), </w:t>
      </w:r>
      <w:r w:rsidRPr="00CF1A59">
        <w:rPr>
          <w:i/>
        </w:rPr>
        <w:t>Affective development in infancy</w:t>
      </w:r>
      <w:r w:rsidRPr="00CF1A59">
        <w:t xml:space="preserve"> (pp. 95-124). Ablex Publishing. </w:t>
      </w:r>
    </w:p>
    <w:p w14:paraId="385F1799" w14:textId="77777777" w:rsidR="00CF1A59" w:rsidRPr="00CF1A59" w:rsidRDefault="00CF1A59" w:rsidP="00CF1A59">
      <w:pPr>
        <w:pStyle w:val="EndNoteBibliography"/>
        <w:spacing w:after="0"/>
        <w:ind w:left="720" w:hanging="720"/>
      </w:pPr>
      <w:r w:rsidRPr="00CF1A59">
        <w:t xml:space="preserve">Maxwell, A.-M., McMahon, C., Huber, A., Reay, R. E., Hawkins, E., &amp; Barnett, B. (2021). Examining the effectiveness of Circle of Security Parenting (COS-P): A multi-site non-randomized study with waitlist control. </w:t>
      </w:r>
      <w:r w:rsidRPr="00CF1A59">
        <w:rPr>
          <w:i/>
        </w:rPr>
        <w:t>Journal of Child and Family Studies</w:t>
      </w:r>
      <w:r w:rsidRPr="00CF1A59">
        <w:t>,</w:t>
      </w:r>
      <w:r w:rsidRPr="00CF1A59">
        <w:rPr>
          <w:i/>
        </w:rPr>
        <w:t xml:space="preserve"> 30</w:t>
      </w:r>
      <w:r w:rsidRPr="00CF1A59">
        <w:t xml:space="preserve">, 1123-1140. </w:t>
      </w:r>
    </w:p>
    <w:p w14:paraId="3E764C44" w14:textId="77777777" w:rsidR="00CF1A59" w:rsidRPr="00CF1A59" w:rsidRDefault="00CF1A59" w:rsidP="00CF1A59">
      <w:pPr>
        <w:pStyle w:val="EndNoteBibliography"/>
        <w:spacing w:after="0"/>
        <w:ind w:left="720" w:hanging="720"/>
      </w:pPr>
      <w:r w:rsidRPr="00CF1A59">
        <w:t>Meins, E., &amp; Fernyhough, C. (2015). Mind-mindedness coding manual, Version 2.2, Unpublished manuscript. In. University of York, York, UK.</w:t>
      </w:r>
    </w:p>
    <w:p w14:paraId="7469E39D" w14:textId="77777777" w:rsidR="00CF1A59" w:rsidRPr="00CF1A59" w:rsidRDefault="00CF1A59" w:rsidP="00CF1A59">
      <w:pPr>
        <w:pStyle w:val="EndNoteBibliography"/>
        <w:spacing w:after="0"/>
        <w:ind w:left="720" w:hanging="720"/>
      </w:pPr>
      <w:r w:rsidRPr="00CF1A59">
        <w:t xml:space="preserve">Milner, J. S., Gold, R. G., &amp; Wimberley, R. C. (1986). Prediction and explanation of child abuse: Cross-validation of the Child Abuse Potential Inventory. </w:t>
      </w:r>
      <w:r w:rsidRPr="00CF1A59">
        <w:rPr>
          <w:i/>
        </w:rPr>
        <w:t>Journal of Consulting and Clinical Psychology</w:t>
      </w:r>
      <w:r w:rsidRPr="00CF1A59">
        <w:t>,</w:t>
      </w:r>
      <w:r w:rsidRPr="00CF1A59">
        <w:rPr>
          <w:i/>
        </w:rPr>
        <w:t xml:space="preserve"> 54</w:t>
      </w:r>
      <w:r w:rsidRPr="00CF1A59">
        <w:t xml:space="preserve">, 865–866. </w:t>
      </w:r>
    </w:p>
    <w:p w14:paraId="4E04C248" w14:textId="77777777" w:rsidR="00CF1A59" w:rsidRPr="00CF1A59" w:rsidRDefault="00CF1A59" w:rsidP="00CF1A59">
      <w:pPr>
        <w:pStyle w:val="EndNoteBibliography"/>
        <w:spacing w:after="0"/>
        <w:ind w:left="720" w:hanging="720"/>
      </w:pPr>
      <w:r w:rsidRPr="00CF1A59">
        <w:t xml:space="preserve">Moore, T. G., Arefadib, N., Deery, A., &amp; West, S. (2017). </w:t>
      </w:r>
      <w:r w:rsidRPr="00CF1A59">
        <w:rPr>
          <w:i/>
        </w:rPr>
        <w:t>The first thousand days: an evidence paper</w:t>
      </w:r>
      <w:r w:rsidRPr="00CF1A59">
        <w:t xml:space="preserve">. Centre for Community Child Health, Murdoch Children’s Research Institute. </w:t>
      </w:r>
    </w:p>
    <w:p w14:paraId="4A920956" w14:textId="77777777" w:rsidR="00CF1A59" w:rsidRPr="00CF1A59" w:rsidRDefault="00CF1A59" w:rsidP="00CF1A59">
      <w:pPr>
        <w:pStyle w:val="EndNoteBibliography"/>
        <w:spacing w:after="0"/>
        <w:ind w:left="720" w:hanging="720"/>
      </w:pPr>
      <w:r w:rsidRPr="00CF1A59">
        <w:t xml:space="preserve">NICHD Early Child Care Research Network. (2006). Child-care effect sizes for the NICHD study of early child care and youth development. </w:t>
      </w:r>
      <w:r w:rsidRPr="00CF1A59">
        <w:rPr>
          <w:i/>
        </w:rPr>
        <w:t>American Psychologist</w:t>
      </w:r>
      <w:r w:rsidRPr="00CF1A59">
        <w:t>,</w:t>
      </w:r>
      <w:r w:rsidRPr="00CF1A59">
        <w:rPr>
          <w:i/>
        </w:rPr>
        <w:t xml:space="preserve"> 61</w:t>
      </w:r>
      <w:r w:rsidRPr="00CF1A59">
        <w:t xml:space="preserve">(2), 99–116. </w:t>
      </w:r>
    </w:p>
    <w:p w14:paraId="57810B6C" w14:textId="77777777" w:rsidR="00CF1A59" w:rsidRPr="00CF1A59" w:rsidRDefault="00CF1A59" w:rsidP="00CF1A59">
      <w:pPr>
        <w:pStyle w:val="EndNoteBibliography"/>
        <w:spacing w:after="0"/>
        <w:ind w:left="720" w:hanging="720"/>
      </w:pPr>
      <w:r w:rsidRPr="00CF1A59">
        <w:t xml:space="preserve">Niec, L. (Ed.). (2018). </w:t>
      </w:r>
      <w:r w:rsidRPr="00CF1A59">
        <w:rPr>
          <w:i/>
        </w:rPr>
        <w:t>Handbook of Parent-Child Interaction Therapy - Innovations and Applications for Clinical Practice</w:t>
      </w:r>
      <w:r w:rsidRPr="00CF1A59">
        <w:t xml:space="preserve">. Springer. </w:t>
      </w:r>
    </w:p>
    <w:p w14:paraId="6B6F844E" w14:textId="77777777" w:rsidR="00CF1A59" w:rsidRPr="00CF1A59" w:rsidRDefault="00CF1A59" w:rsidP="00CF1A59">
      <w:pPr>
        <w:pStyle w:val="EndNoteBibliography"/>
        <w:spacing w:after="0"/>
        <w:ind w:left="720" w:hanging="720"/>
      </w:pPr>
      <w:r w:rsidRPr="00CF1A59">
        <w:t xml:space="preserve">O'Byrne, E., McCusker, C., &amp; McSweeney, S. (2023). The impact of the “Attachment and Biobehavioural Catch‐Up” program on attachment related parent behavior—A systematic review. </w:t>
      </w:r>
      <w:r w:rsidRPr="00CF1A59">
        <w:rPr>
          <w:i/>
        </w:rPr>
        <w:t>Infant Mental Health Journal</w:t>
      </w:r>
      <w:r w:rsidRPr="00CF1A59">
        <w:t>,</w:t>
      </w:r>
      <w:r w:rsidRPr="00CF1A59">
        <w:rPr>
          <w:i/>
        </w:rPr>
        <w:t xml:space="preserve"> 44</w:t>
      </w:r>
      <w:r w:rsidRPr="00CF1A59">
        <w:t xml:space="preserve">(1), 76-91. </w:t>
      </w:r>
    </w:p>
    <w:p w14:paraId="5E40AB6C" w14:textId="77777777" w:rsidR="00CF1A59" w:rsidRPr="00CF1A59" w:rsidRDefault="00CF1A59" w:rsidP="00CF1A59">
      <w:pPr>
        <w:pStyle w:val="EndNoteBibliography"/>
        <w:spacing w:after="0"/>
        <w:ind w:left="720" w:hanging="720"/>
      </w:pPr>
      <w:r w:rsidRPr="00CF1A59">
        <w:t xml:space="preserve">Ondersma, S. J., Chaffin, M. J., Mullins, S. M., &amp; LeBreton, J. M. (2005). A brief form of the Child Abuse Potential Inventory: Development and validation. </w:t>
      </w:r>
      <w:r w:rsidRPr="00CF1A59">
        <w:rPr>
          <w:i/>
        </w:rPr>
        <w:t>Journal of Clinical Child and Adolescent Psychology</w:t>
      </w:r>
      <w:r w:rsidRPr="00CF1A59">
        <w:t>,</w:t>
      </w:r>
      <w:r w:rsidRPr="00CF1A59">
        <w:rPr>
          <w:i/>
        </w:rPr>
        <w:t xml:space="preserve"> 34</w:t>
      </w:r>
      <w:r w:rsidRPr="00CF1A59">
        <w:t xml:space="preserve">(2), 301-311. </w:t>
      </w:r>
    </w:p>
    <w:p w14:paraId="4FDDF3A2" w14:textId="77777777" w:rsidR="00CF1A59" w:rsidRPr="00CF1A59" w:rsidRDefault="00CF1A59" w:rsidP="00CF1A59">
      <w:pPr>
        <w:pStyle w:val="EndNoteBibliography"/>
        <w:spacing w:after="0"/>
        <w:ind w:left="720" w:hanging="720"/>
      </w:pPr>
      <w:r w:rsidRPr="00CF1A59">
        <w:t xml:space="preserve">Österman, K., &amp; Björkqvist, K. (2010). A cross-sectional study of onset, cessation, frequency, and duration of children's temper tantrums in a nonclinical sample. </w:t>
      </w:r>
      <w:r w:rsidRPr="00CF1A59">
        <w:rPr>
          <w:i/>
        </w:rPr>
        <w:t>Psychological reports</w:t>
      </w:r>
      <w:r w:rsidRPr="00CF1A59">
        <w:t>,</w:t>
      </w:r>
      <w:r w:rsidRPr="00CF1A59">
        <w:rPr>
          <w:i/>
        </w:rPr>
        <w:t xml:space="preserve"> 106</w:t>
      </w:r>
      <w:r w:rsidRPr="00CF1A59">
        <w:t xml:space="preserve">(2), 448-454. </w:t>
      </w:r>
    </w:p>
    <w:p w14:paraId="7C9739E6" w14:textId="77777777" w:rsidR="00CF1A59" w:rsidRPr="00CF1A59" w:rsidRDefault="00CF1A59" w:rsidP="00CF1A59">
      <w:pPr>
        <w:pStyle w:val="EndNoteBibliography"/>
        <w:spacing w:after="0"/>
        <w:ind w:left="720" w:hanging="720"/>
      </w:pPr>
      <w:r w:rsidRPr="00CF1A59">
        <w:t xml:space="preserve">Otto, C., Reiss, F., Voss, C., Wüstner, A., Meyrose, A.-K., Hölling, H., &amp; Ravens-Sieberer, U. (2021). Mental health and well-being from childhood to adulthood: design, methods and results of the 11-year follow-up of the BELLA study. </w:t>
      </w:r>
      <w:r w:rsidRPr="00CF1A59">
        <w:rPr>
          <w:i/>
        </w:rPr>
        <w:t>European Child &amp; Adolescent Psychiatry</w:t>
      </w:r>
      <w:r w:rsidRPr="00CF1A59">
        <w:t>,</w:t>
      </w:r>
      <w:r w:rsidRPr="00CF1A59">
        <w:rPr>
          <w:i/>
        </w:rPr>
        <w:t xml:space="preserve"> 30</w:t>
      </w:r>
      <w:r w:rsidRPr="00CF1A59">
        <w:t xml:space="preserve">(10), 1559-1577. </w:t>
      </w:r>
    </w:p>
    <w:p w14:paraId="3CA60C40" w14:textId="77777777" w:rsidR="00CF1A59" w:rsidRPr="00CF1A59" w:rsidRDefault="00CF1A59" w:rsidP="00CF1A59">
      <w:pPr>
        <w:pStyle w:val="EndNoteBibliography"/>
        <w:spacing w:after="0"/>
        <w:ind w:left="720" w:hanging="720"/>
      </w:pPr>
      <w:r w:rsidRPr="00CF1A59">
        <w:t xml:space="preserve">Powell, G., Mackrain, M., &amp; LeBuffe, P. (2007). </w:t>
      </w:r>
      <w:r w:rsidRPr="00CF1A59">
        <w:rPr>
          <w:i/>
        </w:rPr>
        <w:t>Devereux Early Childhood Assessment for Infants and Toddlers</w:t>
      </w:r>
      <w:r w:rsidRPr="00CF1A59">
        <w:t xml:space="preserve">. Kaplan Early Learning Corporation. </w:t>
      </w:r>
    </w:p>
    <w:p w14:paraId="6EE58C49" w14:textId="77777777" w:rsidR="00CF1A59" w:rsidRPr="00CF1A59" w:rsidRDefault="00CF1A59" w:rsidP="00CF1A59">
      <w:pPr>
        <w:pStyle w:val="EndNoteBibliography"/>
        <w:spacing w:after="0"/>
        <w:ind w:left="720" w:hanging="720"/>
      </w:pPr>
      <w:r w:rsidRPr="00CF1A59">
        <w:lastRenderedPageBreak/>
        <w:t xml:space="preserve">Prior, M., Sanson, A., Smart, D., &amp; Oberklaid, F. (2000). </w:t>
      </w:r>
      <w:r w:rsidRPr="00CF1A59">
        <w:rPr>
          <w:i/>
        </w:rPr>
        <w:t xml:space="preserve">Pathways from infancy to adolescence: Australian Temperament Project 1983-2000. </w:t>
      </w:r>
      <w:r w:rsidRPr="00CF1A59">
        <w:t xml:space="preserve">. </w:t>
      </w:r>
    </w:p>
    <w:p w14:paraId="4BEF99E1" w14:textId="77777777" w:rsidR="00CF1A59" w:rsidRPr="00CF1A59" w:rsidRDefault="00CF1A59" w:rsidP="00CF1A59">
      <w:pPr>
        <w:pStyle w:val="EndNoteBibliography"/>
        <w:spacing w:after="0"/>
        <w:ind w:left="720" w:hanging="720"/>
      </w:pPr>
      <w:r w:rsidRPr="00CF1A59">
        <w:t xml:space="preserve">Risholm Mothander, P., Furmark, C., &amp; Neander, K. (2018). Adding “Circle of Security–Parenting” to treatment as usual in three Swedish infant mental health clinics. Effects on parents’ internal representations and quality of parent‐infant interaction. </w:t>
      </w:r>
      <w:r w:rsidRPr="00CF1A59">
        <w:rPr>
          <w:i/>
        </w:rPr>
        <w:t>Scandinavian journal of psychology</w:t>
      </w:r>
      <w:r w:rsidRPr="00CF1A59">
        <w:t>,</w:t>
      </w:r>
      <w:r w:rsidRPr="00CF1A59">
        <w:rPr>
          <w:i/>
        </w:rPr>
        <w:t xml:space="preserve"> 59</w:t>
      </w:r>
      <w:r w:rsidRPr="00CF1A59">
        <w:t xml:space="preserve">(3), 262-272. </w:t>
      </w:r>
    </w:p>
    <w:p w14:paraId="03B4F5D5" w14:textId="77777777" w:rsidR="00CF1A59" w:rsidRPr="00CF1A59" w:rsidRDefault="00CF1A59" w:rsidP="00CF1A59">
      <w:pPr>
        <w:pStyle w:val="EndNoteBibliography"/>
        <w:spacing w:after="0"/>
        <w:ind w:left="720" w:hanging="720"/>
      </w:pPr>
      <w:r w:rsidRPr="00CF1A59">
        <w:t xml:space="preserve">Rubin, D. B. (2004). </w:t>
      </w:r>
      <w:r w:rsidRPr="00CF1A59">
        <w:rPr>
          <w:i/>
        </w:rPr>
        <w:t>Multiple imputation for nonresponse in surveys</w:t>
      </w:r>
      <w:r w:rsidRPr="00CF1A59">
        <w:t xml:space="preserve"> (Vol. 81). John Wiley &amp; Sons. </w:t>
      </w:r>
    </w:p>
    <w:p w14:paraId="67DBE787" w14:textId="77777777" w:rsidR="00CF1A59" w:rsidRPr="00CF1A59" w:rsidRDefault="00CF1A59" w:rsidP="00CF1A59">
      <w:pPr>
        <w:pStyle w:val="EndNoteBibliography"/>
        <w:spacing w:after="0"/>
        <w:ind w:left="720" w:hanging="720"/>
      </w:pPr>
      <w:r w:rsidRPr="00CF1A59">
        <w:t xml:space="preserve">Scully, C., McLaughlin, J., &amp; Fitzgerald, A. (2020). The relationship between adverse childhood experiences, family functioning, and mental health problems among children and adolescents: a systematic review. </w:t>
      </w:r>
      <w:r w:rsidRPr="00CF1A59">
        <w:rPr>
          <w:i/>
        </w:rPr>
        <w:t>Journal of Family Therapy</w:t>
      </w:r>
      <w:r w:rsidRPr="00CF1A59">
        <w:t>,</w:t>
      </w:r>
      <w:r w:rsidRPr="00CF1A59">
        <w:rPr>
          <w:i/>
        </w:rPr>
        <w:t xml:space="preserve"> 42</w:t>
      </w:r>
      <w:r w:rsidRPr="00CF1A59">
        <w:t xml:space="preserve">(2), 291-316. </w:t>
      </w:r>
    </w:p>
    <w:p w14:paraId="20666FDC" w14:textId="77777777" w:rsidR="00CF1A59" w:rsidRPr="00CF1A59" w:rsidRDefault="00CF1A59" w:rsidP="00CF1A59">
      <w:pPr>
        <w:pStyle w:val="EndNoteBibliography"/>
        <w:spacing w:after="0"/>
        <w:ind w:left="720" w:hanging="720"/>
      </w:pPr>
      <w:r w:rsidRPr="00CF1A59">
        <w:t xml:space="preserve">Slade, A. (2005). Parental reflective functioning: An introduction. </w:t>
      </w:r>
      <w:r w:rsidRPr="00CF1A59">
        <w:rPr>
          <w:i/>
        </w:rPr>
        <w:t>Attachment &amp; Human Development</w:t>
      </w:r>
      <w:r w:rsidRPr="00CF1A59">
        <w:t>,</w:t>
      </w:r>
      <w:r w:rsidRPr="00CF1A59">
        <w:rPr>
          <w:i/>
        </w:rPr>
        <w:t xml:space="preserve"> 7</w:t>
      </w:r>
      <w:r w:rsidRPr="00CF1A59">
        <w:t xml:space="preserve">(3), 269-281. </w:t>
      </w:r>
    </w:p>
    <w:p w14:paraId="76D949D5" w14:textId="77777777" w:rsidR="00CF1A59" w:rsidRPr="00CF1A59" w:rsidRDefault="00CF1A59" w:rsidP="00CF1A59">
      <w:pPr>
        <w:pStyle w:val="EndNoteBibliography"/>
        <w:spacing w:after="0"/>
        <w:ind w:left="720" w:hanging="720"/>
      </w:pPr>
      <w:r w:rsidRPr="00CF1A59">
        <w:t xml:space="preserve">Solomon, J., &amp; George, C. (1999). The measurement of attachment security in infancy and childhood. In </w:t>
      </w:r>
      <w:r w:rsidRPr="00CF1A59">
        <w:rPr>
          <w:i/>
        </w:rPr>
        <w:t>Handbook of Attachment: Theory, Research, and Clinical Applications</w:t>
      </w:r>
      <w:r w:rsidRPr="00CF1A59">
        <w:t xml:space="preserve"> (pp. 287-316). Guilford Publications. </w:t>
      </w:r>
    </w:p>
    <w:p w14:paraId="41D54A2F" w14:textId="77777777" w:rsidR="00CF1A59" w:rsidRPr="00CF1A59" w:rsidRDefault="00CF1A59" w:rsidP="00CF1A59">
      <w:pPr>
        <w:pStyle w:val="EndNoteBibliography"/>
        <w:spacing w:after="0"/>
        <w:ind w:left="720" w:hanging="720"/>
      </w:pPr>
      <w:r w:rsidRPr="00CF1A59">
        <w:t xml:space="preserve">Spinrad, T. L., Eisenberg, N., Gaertner, B., Popp, T., Smith, C. L., Kupfer, A., Greving, K., Liew, J., &amp; Hofer, C. (2007). Relations of maternal socialization and toddlers' effortful control to children's adjustment and social competence. </w:t>
      </w:r>
      <w:r w:rsidRPr="00CF1A59">
        <w:rPr>
          <w:i/>
        </w:rPr>
        <w:t>Developmental psychology</w:t>
      </w:r>
      <w:r w:rsidRPr="00CF1A59">
        <w:t>,</w:t>
      </w:r>
      <w:r w:rsidRPr="00CF1A59">
        <w:rPr>
          <w:i/>
        </w:rPr>
        <w:t xml:space="preserve"> 43</w:t>
      </w:r>
      <w:r w:rsidRPr="00CF1A59">
        <w:t xml:space="preserve">(5), 1170. </w:t>
      </w:r>
    </w:p>
    <w:p w14:paraId="64DCA430" w14:textId="77777777" w:rsidR="00CF1A59" w:rsidRPr="00CF1A59" w:rsidRDefault="00CF1A59" w:rsidP="00CF1A59">
      <w:pPr>
        <w:pStyle w:val="EndNoteBibliography"/>
        <w:spacing w:after="0"/>
        <w:ind w:left="720" w:hanging="720"/>
      </w:pPr>
      <w:r w:rsidRPr="00CF1A59">
        <w:t>Sroufe, L., Egeland, B., Carlson, E., &amp; Collins, W. (2005). The development ofthe person. In: New York, NY, US: Guilford Press.</w:t>
      </w:r>
    </w:p>
    <w:p w14:paraId="6120AC9F" w14:textId="77777777" w:rsidR="00CF1A59" w:rsidRPr="00CF1A59" w:rsidRDefault="00CF1A59" w:rsidP="00CF1A59">
      <w:pPr>
        <w:pStyle w:val="EndNoteBibliography"/>
        <w:spacing w:after="0"/>
        <w:ind w:left="720" w:hanging="720"/>
      </w:pPr>
      <w:r w:rsidRPr="00CF1A59">
        <w:t xml:space="preserve">Sroufe, L. A. (1995). </w:t>
      </w:r>
      <w:r w:rsidRPr="00CF1A59">
        <w:rPr>
          <w:i/>
        </w:rPr>
        <w:t>Emotional development. The organization of emotional life in the early years</w:t>
      </w:r>
      <w:r w:rsidRPr="00CF1A59">
        <w:t xml:space="preserve">. Cambridge University Press. </w:t>
      </w:r>
    </w:p>
    <w:p w14:paraId="2214E499" w14:textId="77777777" w:rsidR="00CF1A59" w:rsidRPr="00CF1A59" w:rsidRDefault="00CF1A59" w:rsidP="00CF1A59">
      <w:pPr>
        <w:pStyle w:val="EndNoteBibliography"/>
        <w:spacing w:after="0"/>
        <w:ind w:left="720" w:hanging="720"/>
      </w:pPr>
      <w:r w:rsidRPr="00CF1A59">
        <w:t xml:space="preserve">Steele, H., &amp; Steele, M. (Eds.). (2018). </w:t>
      </w:r>
      <w:r w:rsidRPr="00CF1A59">
        <w:rPr>
          <w:i/>
        </w:rPr>
        <w:t>Handbook of attachment-based interventions</w:t>
      </w:r>
      <w:r w:rsidRPr="00CF1A59">
        <w:t xml:space="preserve">. Guilford Press. </w:t>
      </w:r>
    </w:p>
    <w:p w14:paraId="69A591E8" w14:textId="77777777" w:rsidR="00CF1A59" w:rsidRPr="00CF1A59" w:rsidRDefault="00CF1A59" w:rsidP="00CF1A59">
      <w:pPr>
        <w:pStyle w:val="EndNoteBibliography"/>
        <w:spacing w:after="0"/>
        <w:ind w:left="720" w:hanging="720"/>
      </w:pPr>
      <w:r w:rsidRPr="00CF1A59">
        <w:t xml:space="preserve">Teager, W., Fox, F., &amp; Stafford, N. (2019). </w:t>
      </w:r>
      <w:r w:rsidRPr="00CF1A59">
        <w:rPr>
          <w:i/>
        </w:rPr>
        <w:t>How Australia can invest early and return more: A new look at the $15b cost and opportunity. Early Intervention Foundation, The Front Project and CoLab at the Telethon Kids Institute, Australia.</w:t>
      </w:r>
      <w:r w:rsidRPr="00CF1A59">
        <w:t xml:space="preserve"> </w:t>
      </w:r>
    </w:p>
    <w:p w14:paraId="0331B46F" w14:textId="77777777" w:rsidR="00CF1A59" w:rsidRPr="00CF1A59" w:rsidRDefault="00CF1A59" w:rsidP="00CF1A59">
      <w:pPr>
        <w:pStyle w:val="EndNoteBibliography"/>
        <w:spacing w:after="0"/>
        <w:ind w:left="720" w:hanging="720"/>
      </w:pPr>
      <w:r w:rsidRPr="00CF1A59">
        <w:t xml:space="preserve">Thabane, L., Mbuagbaw, L., Zhang, S., Samaan, Z., Marcucci, M., Ye, C., Thabane, M., Giangregorio, L., Dennis, B., &amp; Kosa, D. (2013). A tutorial on sensitivity analyses in clinical trials: the what, why, when and how. </w:t>
      </w:r>
      <w:r w:rsidRPr="00CF1A59">
        <w:rPr>
          <w:i/>
        </w:rPr>
        <w:t>BMC Medical Research Methodology</w:t>
      </w:r>
      <w:r w:rsidRPr="00CF1A59">
        <w:t>,</w:t>
      </w:r>
      <w:r w:rsidRPr="00CF1A59">
        <w:rPr>
          <w:i/>
        </w:rPr>
        <w:t xml:space="preserve"> 13</w:t>
      </w:r>
      <w:r w:rsidRPr="00CF1A59">
        <w:t xml:space="preserve">, 1-12. </w:t>
      </w:r>
    </w:p>
    <w:p w14:paraId="5E29AB97" w14:textId="77777777" w:rsidR="00CF1A59" w:rsidRPr="00CF1A59" w:rsidRDefault="00CF1A59" w:rsidP="00CF1A59">
      <w:pPr>
        <w:pStyle w:val="EndNoteBibliography"/>
        <w:spacing w:after="0"/>
        <w:ind w:left="720" w:hanging="720"/>
      </w:pPr>
      <w:r w:rsidRPr="00CF1A59">
        <w:t xml:space="preserve">Tremblay, R. E. (2000). The development of aggressive behaviour during childhood: What have we learned in the past century? </w:t>
      </w:r>
      <w:r w:rsidRPr="00CF1A59">
        <w:rPr>
          <w:i/>
        </w:rPr>
        <w:t>International Journal of Behavioral Development</w:t>
      </w:r>
      <w:r w:rsidRPr="00CF1A59">
        <w:t>,</w:t>
      </w:r>
      <w:r w:rsidRPr="00CF1A59">
        <w:rPr>
          <w:i/>
        </w:rPr>
        <w:t xml:space="preserve"> 24</w:t>
      </w:r>
      <w:r w:rsidRPr="00CF1A59">
        <w:t xml:space="preserve">(2), 129-141. </w:t>
      </w:r>
    </w:p>
    <w:p w14:paraId="51C9B1B9" w14:textId="77777777" w:rsidR="00CF1A59" w:rsidRPr="00CF1A59" w:rsidRDefault="00CF1A59" w:rsidP="00CF1A59">
      <w:pPr>
        <w:pStyle w:val="EndNoteBibliography"/>
        <w:spacing w:after="0"/>
        <w:ind w:left="720" w:hanging="720"/>
      </w:pPr>
      <w:r w:rsidRPr="00CF1A59">
        <w:t xml:space="preserve">Van Buuren, S., &amp; Groothuis-Oudshoorn, K. (2011). mice: Multivariate imputation by chained equations in R. </w:t>
      </w:r>
      <w:r w:rsidRPr="00CF1A59">
        <w:rPr>
          <w:i/>
        </w:rPr>
        <w:t>Journal of statistical software</w:t>
      </w:r>
      <w:r w:rsidRPr="00CF1A59">
        <w:t>,</w:t>
      </w:r>
      <w:r w:rsidRPr="00CF1A59">
        <w:rPr>
          <w:i/>
        </w:rPr>
        <w:t xml:space="preserve"> 45</w:t>
      </w:r>
      <w:r w:rsidRPr="00CF1A59">
        <w:t xml:space="preserve">, 1-67. </w:t>
      </w:r>
    </w:p>
    <w:p w14:paraId="15181AE4" w14:textId="77777777" w:rsidR="00CF1A59" w:rsidRPr="00CF1A59" w:rsidRDefault="00CF1A59" w:rsidP="00CF1A59">
      <w:pPr>
        <w:pStyle w:val="EndNoteBibliography"/>
        <w:spacing w:after="0"/>
        <w:ind w:left="720" w:hanging="720"/>
      </w:pPr>
      <w:r w:rsidRPr="00CF1A59">
        <w:t xml:space="preserve">Van Ijzendoorn, M. H., Schuengel, C., Wang, Q., &amp; Bakermans-Kranenburg, M. J. (2023). Improving parenting, child attachment, and externalizing behaviors: Meta-analysis of the first 25 randomized controlled trials on the effects of video-feedback intervention to promote positive parenting and sensitive discipline. </w:t>
      </w:r>
      <w:r w:rsidRPr="00CF1A59">
        <w:rPr>
          <w:i/>
        </w:rPr>
        <w:t>Development and Psychopathology</w:t>
      </w:r>
      <w:r w:rsidRPr="00CF1A59">
        <w:t>,</w:t>
      </w:r>
      <w:r w:rsidRPr="00CF1A59">
        <w:rPr>
          <w:i/>
        </w:rPr>
        <w:t xml:space="preserve"> 35</w:t>
      </w:r>
      <w:r w:rsidRPr="00CF1A59">
        <w:t xml:space="preserve">(1), 241-256. </w:t>
      </w:r>
    </w:p>
    <w:p w14:paraId="6C982273" w14:textId="35FD0A6C" w:rsidR="00CF1A59" w:rsidRPr="00CF1A59" w:rsidRDefault="00CF1A59" w:rsidP="00CF1A59">
      <w:pPr>
        <w:pStyle w:val="EndNoteBibliography"/>
        <w:spacing w:after="0"/>
        <w:ind w:left="720" w:hanging="720"/>
      </w:pPr>
      <w:r w:rsidRPr="00CF1A59">
        <w:t xml:space="preserve">van Zeijl, J., Mesman, J., Stolk, M. N., Alink, L. R., van Ijzendoorn, M. H., Bakermans-Kranenburg, M. J., Juffer, F., &amp; Koot, H. M. (2006). Terrible ones? Assessment of externalizing behaviors in infancy with the Child Behavior Checklist. </w:t>
      </w:r>
      <w:r w:rsidRPr="00CF1A59">
        <w:rPr>
          <w:i/>
        </w:rPr>
        <w:t>Journal of Child Psychology and Psychiatry</w:t>
      </w:r>
      <w:r w:rsidRPr="00CF1A59">
        <w:t>,</w:t>
      </w:r>
      <w:r w:rsidRPr="00CF1A59">
        <w:rPr>
          <w:i/>
        </w:rPr>
        <w:t xml:space="preserve"> 47</w:t>
      </w:r>
      <w:r w:rsidRPr="00CF1A59">
        <w:t xml:space="preserve">, 801–810. </w:t>
      </w:r>
      <w:hyperlink r:id="rId23" w:history="1">
        <w:r w:rsidRPr="00CF1A59">
          <w:rPr>
            <w:rStyle w:val="Hyperlink"/>
          </w:rPr>
          <w:t>https://doi.org/http://dx.doi.org/10.1111/j.1469-7610.2006.01616.x</w:t>
        </w:r>
      </w:hyperlink>
      <w:r w:rsidRPr="00CF1A59">
        <w:t xml:space="preserve"> </w:t>
      </w:r>
    </w:p>
    <w:p w14:paraId="618E51C2" w14:textId="77777777" w:rsidR="00CF1A59" w:rsidRPr="00CF1A59" w:rsidRDefault="00CF1A59" w:rsidP="00CF1A59">
      <w:pPr>
        <w:pStyle w:val="EndNoteBibliography"/>
        <w:spacing w:after="0"/>
        <w:ind w:left="720" w:hanging="720"/>
      </w:pPr>
      <w:r w:rsidRPr="00CF1A59">
        <w:t xml:space="preserve">Vaughn, B. E., &amp; Waters, E. (1990). Attachment behavior at home and in the laboratory: Q-sort observations and strange situation classifications of one-year-olds. </w:t>
      </w:r>
      <w:r w:rsidRPr="00CF1A59">
        <w:rPr>
          <w:i/>
        </w:rPr>
        <w:t>Child Development</w:t>
      </w:r>
      <w:r w:rsidRPr="00CF1A59">
        <w:t>,</w:t>
      </w:r>
      <w:r w:rsidRPr="00CF1A59">
        <w:rPr>
          <w:i/>
        </w:rPr>
        <w:t xml:space="preserve"> 61</w:t>
      </w:r>
      <w:r w:rsidRPr="00CF1A59">
        <w:t xml:space="preserve">, 1965 – 1973. </w:t>
      </w:r>
    </w:p>
    <w:p w14:paraId="1571CAB7" w14:textId="40B8413C" w:rsidR="00CF1A59" w:rsidRPr="00CF1A59" w:rsidRDefault="00CF1A59" w:rsidP="00CF1A59">
      <w:pPr>
        <w:pStyle w:val="EndNoteBibliography"/>
        <w:spacing w:after="0"/>
        <w:ind w:left="720" w:hanging="720"/>
      </w:pPr>
      <w:r w:rsidRPr="00CF1A59">
        <w:t xml:space="preserve">Waters, E. (1995). Appendix A: The Attachment Q‐Set (version 3.0). </w:t>
      </w:r>
      <w:r w:rsidRPr="00CF1A59">
        <w:rPr>
          <w:i/>
        </w:rPr>
        <w:t>Monographs of the Society for Research in Child Development</w:t>
      </w:r>
      <w:r w:rsidRPr="00CF1A59">
        <w:t>,</w:t>
      </w:r>
      <w:r w:rsidRPr="00CF1A59">
        <w:rPr>
          <w:i/>
        </w:rPr>
        <w:t xml:space="preserve"> 60</w:t>
      </w:r>
      <w:r w:rsidRPr="00CF1A59">
        <w:t xml:space="preserve">, 234-246. </w:t>
      </w:r>
      <w:hyperlink r:id="rId24" w:history="1">
        <w:r w:rsidRPr="00CF1A59">
          <w:rPr>
            <w:rStyle w:val="Hyperlink"/>
          </w:rPr>
          <w:t>https://doi.org/https://doi.org/10.1111/j.1540-5834.1995.tb00214.x</w:t>
        </w:r>
      </w:hyperlink>
      <w:r w:rsidRPr="00CF1A59">
        <w:t xml:space="preserve"> </w:t>
      </w:r>
    </w:p>
    <w:p w14:paraId="4DCEEFF8" w14:textId="77777777" w:rsidR="00CF1A59" w:rsidRPr="00CF1A59" w:rsidRDefault="00CF1A59" w:rsidP="00CF1A59">
      <w:pPr>
        <w:pStyle w:val="EndNoteBibliography"/>
        <w:spacing w:after="0"/>
        <w:ind w:left="720" w:hanging="720"/>
      </w:pPr>
      <w:r w:rsidRPr="00CF1A59">
        <w:t xml:space="preserve">Waters, E., &amp; Deane, K. (1985). Defining and assessing individual differences in attachment relationships: Q-methodology and the organization of behavior in infancy and early </w:t>
      </w:r>
      <w:r w:rsidRPr="00CF1A59">
        <w:lastRenderedPageBreak/>
        <w:t xml:space="preserve">childhood. In I. Bretherton &amp; E. Waters (Eds.), </w:t>
      </w:r>
      <w:r w:rsidRPr="00CF1A59">
        <w:rPr>
          <w:i/>
        </w:rPr>
        <w:t>Growing points of attachment theory and research. Monographs of the Society for Research in Child Development, 50 (Serial No. 209)</w:t>
      </w:r>
      <w:r w:rsidRPr="00CF1A59">
        <w:t xml:space="preserve"> (pp. 41 – 65). </w:t>
      </w:r>
    </w:p>
    <w:p w14:paraId="5BFEC455" w14:textId="545EC05A" w:rsidR="00CF1A59" w:rsidRPr="00CF1A59" w:rsidRDefault="00CF1A59" w:rsidP="00CF1A59">
      <w:pPr>
        <w:pStyle w:val="EndNoteBibliography"/>
        <w:spacing w:after="0"/>
        <w:ind w:left="720" w:hanging="720"/>
      </w:pPr>
      <w:r w:rsidRPr="00CF1A59">
        <w:t xml:space="preserve">Wolff, M. S., &amp; Ijzendoorn, M. H. (1997). Sensitivity and attachment: A meta‐analysis on parental antecedents of infant attachment. </w:t>
      </w:r>
      <w:r w:rsidRPr="00CF1A59">
        <w:rPr>
          <w:i/>
        </w:rPr>
        <w:t>Child Dev</w:t>
      </w:r>
      <w:r w:rsidRPr="00CF1A59">
        <w:t>,</w:t>
      </w:r>
      <w:r w:rsidRPr="00CF1A59">
        <w:rPr>
          <w:i/>
        </w:rPr>
        <w:t xml:space="preserve"> 68</w:t>
      </w:r>
      <w:r w:rsidRPr="00CF1A59">
        <w:t xml:space="preserve">(4), 571-591. </w:t>
      </w:r>
      <w:hyperlink r:id="rId25" w:history="1">
        <w:r w:rsidRPr="00CF1A59">
          <w:rPr>
            <w:rStyle w:val="Hyperlink"/>
          </w:rPr>
          <w:t>https://doi.org/https://doi.org/10.1111/j.1467-8624.1997.tb04218.x</w:t>
        </w:r>
      </w:hyperlink>
      <w:r w:rsidRPr="00CF1A59">
        <w:t xml:space="preserve"> </w:t>
      </w:r>
    </w:p>
    <w:p w14:paraId="4EDB1659" w14:textId="77777777" w:rsidR="00CF1A59" w:rsidRPr="00CF1A59" w:rsidRDefault="00CF1A59" w:rsidP="00CF1A59">
      <w:pPr>
        <w:pStyle w:val="EndNoteBibliography"/>
        <w:spacing w:after="0"/>
        <w:ind w:left="720" w:hanging="720"/>
      </w:pPr>
      <w:r w:rsidRPr="00CF1A59">
        <w:t xml:space="preserve">Yaholkoski, A., Hurl, K., &amp; Theule, J. (2016). Efficacy of the circle of security intervention: a meta-analysis. </w:t>
      </w:r>
      <w:r w:rsidRPr="00CF1A59">
        <w:rPr>
          <w:i/>
        </w:rPr>
        <w:t>Journal of Infant, Child, and Adolescent Psychotherapy</w:t>
      </w:r>
      <w:r w:rsidRPr="00CF1A59">
        <w:t>,</w:t>
      </w:r>
      <w:r w:rsidRPr="00CF1A59">
        <w:rPr>
          <w:i/>
        </w:rPr>
        <w:t xml:space="preserve"> 15</w:t>
      </w:r>
      <w:r w:rsidRPr="00CF1A59">
        <w:t xml:space="preserve">(2), 95-103. </w:t>
      </w:r>
    </w:p>
    <w:p w14:paraId="10DB6CA8" w14:textId="77777777" w:rsidR="00CF1A59" w:rsidRPr="00CF1A59" w:rsidRDefault="00CF1A59" w:rsidP="00CF1A59">
      <w:pPr>
        <w:pStyle w:val="EndNoteBibliography"/>
        <w:ind w:left="720" w:hanging="720"/>
      </w:pPr>
      <w:r w:rsidRPr="00CF1A59">
        <w:t xml:space="preserve">Zimmer-Gembeck, M. J., Rudolph, J., Edwards, E.-J., Swan, K., Campbell, S. M., Hawes, T., &amp; Webb, H. J. (2022). The circle of security parenting program (COS-P): a randomized controlled trial of a low intensity, individualized attachment-based program with at-risk caregivers. </w:t>
      </w:r>
      <w:r w:rsidRPr="00CF1A59">
        <w:rPr>
          <w:i/>
        </w:rPr>
        <w:t>Behavior Therapy</w:t>
      </w:r>
      <w:r w:rsidRPr="00CF1A59">
        <w:t>,</w:t>
      </w:r>
      <w:r w:rsidRPr="00CF1A59">
        <w:rPr>
          <w:i/>
        </w:rPr>
        <w:t xml:space="preserve"> 53</w:t>
      </w:r>
      <w:r w:rsidRPr="00CF1A59">
        <w:t xml:space="preserve">(2), 208-223. </w:t>
      </w:r>
    </w:p>
    <w:p w14:paraId="4E70D24E" w14:textId="3631000B" w:rsidR="007720A6" w:rsidRDefault="006339D2" w:rsidP="000F6A88">
      <w:pPr>
        <w:spacing w:line="480" w:lineRule="auto"/>
        <w:rPr>
          <w:rFonts w:ascii="Times New Roman" w:hAnsi="Times New Roman" w:cs="Times New Roman"/>
          <w:sz w:val="24"/>
          <w:szCs w:val="24"/>
        </w:rPr>
        <w:sectPr w:rsidR="007720A6" w:rsidSect="00A9346A">
          <w:headerReference w:type="default" r:id="rId26"/>
          <w:footerReference w:type="default" r:id="rId27"/>
          <w:pgSz w:w="11906" w:h="16838"/>
          <w:pgMar w:top="1440" w:right="1440" w:bottom="1440" w:left="1440" w:header="709" w:footer="709" w:gutter="0"/>
          <w:cols w:space="708"/>
          <w:docGrid w:linePitch="360"/>
        </w:sectPr>
      </w:pPr>
      <w:r w:rsidRPr="000F6A88">
        <w:rPr>
          <w:rFonts w:ascii="Times New Roman" w:hAnsi="Times New Roman" w:cs="Times New Roman"/>
          <w:sz w:val="24"/>
          <w:szCs w:val="24"/>
        </w:rPr>
        <w:fldChar w:fldCharType="end"/>
      </w:r>
    </w:p>
    <w:p w14:paraId="6F625DC1" w14:textId="77777777" w:rsidR="007720A6" w:rsidRPr="00416A5B" w:rsidRDefault="007720A6" w:rsidP="007720A6">
      <w:pPr>
        <w:rPr>
          <w:rFonts w:ascii="Times" w:eastAsia="Times New Roman" w:hAnsi="Times" w:cs="Arial"/>
          <w:bCs/>
          <w:iCs/>
          <w:color w:val="000000"/>
        </w:rPr>
      </w:pPr>
      <w:r w:rsidRPr="00416A5B">
        <w:rPr>
          <w:rFonts w:ascii="Times" w:eastAsia="Times New Roman" w:hAnsi="Times" w:cs="Arial"/>
          <w:bCs/>
          <w:iCs/>
          <w:color w:val="000000"/>
        </w:rPr>
        <w:lastRenderedPageBreak/>
        <w:t>Table 1. Demographic characteristics of the sample</w:t>
      </w:r>
      <w:r>
        <w:rPr>
          <w:rFonts w:ascii="Times" w:eastAsia="Times New Roman" w:hAnsi="Times" w:cs="Arial"/>
          <w:bCs/>
          <w:iCs/>
          <w:color w:val="000000"/>
        </w:rPr>
        <w:t xml:space="preserve">, and results of independent samples </w:t>
      </w:r>
      <w:r w:rsidRPr="00B8518D">
        <w:rPr>
          <w:rFonts w:ascii="Times" w:eastAsia="Times New Roman" w:hAnsi="Times" w:cs="Arial"/>
          <w:bCs/>
          <w:i/>
          <w:iCs/>
          <w:color w:val="000000"/>
        </w:rPr>
        <w:t>t</w:t>
      </w:r>
      <w:r>
        <w:rPr>
          <w:rFonts w:ascii="Times" w:eastAsia="Times New Roman" w:hAnsi="Times" w:cs="Arial"/>
          <w:bCs/>
          <w:iCs/>
          <w:color w:val="000000"/>
        </w:rPr>
        <w:t xml:space="preserve">-tests and Chi-square tests comparing the </w:t>
      </w:r>
      <w:r>
        <w:rPr>
          <w:rFonts w:ascii="Times" w:hAnsi="Times" w:cs="Helvetica"/>
          <w:color w:val="000000"/>
        </w:rPr>
        <w:t>PCIT-T, COS-P and w</w:t>
      </w:r>
      <w:r w:rsidRPr="00416A5B">
        <w:rPr>
          <w:rFonts w:ascii="Times" w:hAnsi="Times" w:cs="Helvetica"/>
          <w:color w:val="000000"/>
        </w:rPr>
        <w:t>aitlist</w:t>
      </w:r>
      <w:r>
        <w:rPr>
          <w:rFonts w:ascii="Times" w:hAnsi="Times" w:cs="Helvetica"/>
          <w:color w:val="000000"/>
        </w:rPr>
        <w:t xml:space="preserve"> groups</w:t>
      </w:r>
    </w:p>
    <w:p w14:paraId="2BB3A43C" w14:textId="77777777" w:rsidR="007720A6" w:rsidRPr="00416A5B" w:rsidRDefault="007720A6" w:rsidP="007720A6">
      <w:pPr>
        <w:rPr>
          <w:rFonts w:ascii="Times" w:eastAsia="Times New Roman" w:hAnsi="Times" w:cs="Arial"/>
          <w:bCs/>
          <w:iCs/>
          <w:color w:val="000000"/>
        </w:rPr>
      </w:pPr>
    </w:p>
    <w:tbl>
      <w:tblPr>
        <w:tblStyle w:val="TableGrid"/>
        <w:tblW w:w="150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2067"/>
        <w:gridCol w:w="2061"/>
        <w:gridCol w:w="1963"/>
        <w:gridCol w:w="1984"/>
        <w:gridCol w:w="2840"/>
      </w:tblGrid>
      <w:tr w:rsidR="007720A6" w:rsidRPr="00416A5B" w14:paraId="00D3ABA8" w14:textId="77777777" w:rsidTr="00592AEE">
        <w:tc>
          <w:tcPr>
            <w:tcW w:w="4106" w:type="dxa"/>
            <w:tcBorders>
              <w:top w:val="single" w:sz="4" w:space="0" w:color="auto"/>
              <w:bottom w:val="single" w:sz="4" w:space="0" w:color="auto"/>
            </w:tcBorders>
          </w:tcPr>
          <w:p w14:paraId="25B053A9"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Variable</w:t>
            </w:r>
          </w:p>
        </w:tc>
        <w:tc>
          <w:tcPr>
            <w:tcW w:w="2067" w:type="dxa"/>
            <w:tcBorders>
              <w:top w:val="single" w:sz="4" w:space="0" w:color="auto"/>
              <w:bottom w:val="single" w:sz="4" w:space="0" w:color="auto"/>
            </w:tcBorders>
          </w:tcPr>
          <w:p w14:paraId="78864745"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 xml:space="preserve">Total sample </w:t>
            </w:r>
          </w:p>
          <w:p w14:paraId="526909D7"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w:t>
            </w:r>
            <w:r w:rsidRPr="00597353">
              <w:rPr>
                <w:rFonts w:ascii="Times" w:hAnsi="Times" w:cs="Helvetica"/>
                <w:b/>
                <w:bCs/>
                <w:i/>
                <w:iCs/>
                <w:color w:val="000000"/>
                <w:sz w:val="22"/>
                <w:szCs w:val="22"/>
              </w:rPr>
              <w:t>n</w:t>
            </w:r>
            <w:r w:rsidRPr="00CB4DF7">
              <w:rPr>
                <w:rFonts w:ascii="Times" w:hAnsi="Times" w:cs="Helvetica"/>
                <w:b/>
                <w:bCs/>
                <w:color w:val="000000"/>
                <w:sz w:val="22"/>
                <w:szCs w:val="22"/>
              </w:rPr>
              <w:t>= 90)</w:t>
            </w:r>
          </w:p>
        </w:tc>
        <w:tc>
          <w:tcPr>
            <w:tcW w:w="2061" w:type="dxa"/>
            <w:tcBorders>
              <w:top w:val="single" w:sz="4" w:space="0" w:color="auto"/>
              <w:bottom w:val="single" w:sz="4" w:space="0" w:color="auto"/>
            </w:tcBorders>
          </w:tcPr>
          <w:p w14:paraId="22AB6CFA"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 xml:space="preserve">PCIT-T group </w:t>
            </w:r>
          </w:p>
          <w:p w14:paraId="25806D91"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w:t>
            </w:r>
            <w:r w:rsidRPr="00597353">
              <w:rPr>
                <w:rFonts w:ascii="Times" w:hAnsi="Times" w:cs="Helvetica"/>
                <w:b/>
                <w:bCs/>
                <w:i/>
                <w:iCs/>
                <w:color w:val="000000"/>
                <w:sz w:val="22"/>
                <w:szCs w:val="22"/>
              </w:rPr>
              <w:t>n</w:t>
            </w:r>
            <w:r w:rsidRPr="00CB4DF7">
              <w:rPr>
                <w:rFonts w:ascii="Times" w:hAnsi="Times" w:cs="Helvetica"/>
                <w:b/>
                <w:bCs/>
                <w:color w:val="000000"/>
                <w:sz w:val="22"/>
                <w:szCs w:val="22"/>
              </w:rPr>
              <w:t>=30)</w:t>
            </w:r>
          </w:p>
        </w:tc>
        <w:tc>
          <w:tcPr>
            <w:tcW w:w="1963" w:type="dxa"/>
            <w:tcBorders>
              <w:top w:val="single" w:sz="4" w:space="0" w:color="auto"/>
              <w:bottom w:val="single" w:sz="4" w:space="0" w:color="auto"/>
            </w:tcBorders>
          </w:tcPr>
          <w:p w14:paraId="4AF816BC"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 xml:space="preserve">COS-P </w:t>
            </w:r>
          </w:p>
          <w:p w14:paraId="2A8D19F1"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w:t>
            </w:r>
            <w:r w:rsidRPr="00597353">
              <w:rPr>
                <w:rFonts w:ascii="Times" w:hAnsi="Times" w:cs="Helvetica"/>
                <w:b/>
                <w:bCs/>
                <w:i/>
                <w:iCs/>
                <w:color w:val="000000"/>
                <w:sz w:val="22"/>
                <w:szCs w:val="22"/>
              </w:rPr>
              <w:t>n</w:t>
            </w:r>
            <w:r w:rsidRPr="00CB4DF7">
              <w:rPr>
                <w:rFonts w:ascii="Times" w:hAnsi="Times" w:cs="Helvetica"/>
                <w:b/>
                <w:bCs/>
                <w:color w:val="000000"/>
                <w:sz w:val="22"/>
                <w:szCs w:val="22"/>
              </w:rPr>
              <w:t>=30)</w:t>
            </w:r>
          </w:p>
        </w:tc>
        <w:tc>
          <w:tcPr>
            <w:tcW w:w="1984" w:type="dxa"/>
            <w:tcBorders>
              <w:top w:val="single" w:sz="4" w:space="0" w:color="auto"/>
              <w:bottom w:val="single" w:sz="4" w:space="0" w:color="auto"/>
            </w:tcBorders>
          </w:tcPr>
          <w:p w14:paraId="0228FEC2"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 xml:space="preserve">Waitlist </w:t>
            </w:r>
          </w:p>
          <w:p w14:paraId="79C20189"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w:t>
            </w:r>
            <w:r w:rsidRPr="00597353">
              <w:rPr>
                <w:rFonts w:ascii="Times" w:hAnsi="Times" w:cs="Helvetica"/>
                <w:b/>
                <w:bCs/>
                <w:i/>
                <w:iCs/>
                <w:color w:val="000000"/>
                <w:sz w:val="22"/>
                <w:szCs w:val="22"/>
              </w:rPr>
              <w:t>n</w:t>
            </w:r>
            <w:r w:rsidRPr="00CB4DF7">
              <w:rPr>
                <w:rFonts w:ascii="Times" w:hAnsi="Times" w:cs="Helvetica"/>
                <w:b/>
                <w:bCs/>
                <w:color w:val="000000"/>
                <w:sz w:val="22"/>
                <w:szCs w:val="22"/>
              </w:rPr>
              <w:t>=30)</w:t>
            </w:r>
          </w:p>
        </w:tc>
        <w:tc>
          <w:tcPr>
            <w:tcW w:w="2840" w:type="dxa"/>
            <w:tcBorders>
              <w:top w:val="single" w:sz="4" w:space="0" w:color="auto"/>
              <w:bottom w:val="single" w:sz="4" w:space="0" w:color="auto"/>
            </w:tcBorders>
          </w:tcPr>
          <w:p w14:paraId="22C1D34B" w14:textId="77777777" w:rsidR="007720A6" w:rsidRPr="00CB4DF7" w:rsidRDefault="007720A6" w:rsidP="00592AEE">
            <w:pPr>
              <w:rPr>
                <w:rFonts w:ascii="Times" w:hAnsi="Times" w:cs="Helvetica"/>
                <w:b/>
                <w:bCs/>
                <w:color w:val="000000"/>
                <w:sz w:val="22"/>
                <w:szCs w:val="22"/>
              </w:rPr>
            </w:pPr>
            <w:r w:rsidRPr="00CB4DF7">
              <w:rPr>
                <w:rFonts w:ascii="Times" w:hAnsi="Times" w:cs="Helvetica"/>
                <w:b/>
                <w:bCs/>
                <w:color w:val="000000"/>
                <w:sz w:val="22"/>
                <w:szCs w:val="22"/>
              </w:rPr>
              <w:t>Group comparisons</w:t>
            </w:r>
          </w:p>
        </w:tc>
      </w:tr>
      <w:tr w:rsidR="007720A6" w:rsidRPr="00416A5B" w14:paraId="290AFB75" w14:textId="77777777" w:rsidTr="00592AEE">
        <w:tc>
          <w:tcPr>
            <w:tcW w:w="4106" w:type="dxa"/>
            <w:tcBorders>
              <w:top w:val="single" w:sz="4" w:space="0" w:color="auto"/>
              <w:bottom w:val="single" w:sz="4" w:space="0" w:color="auto"/>
            </w:tcBorders>
          </w:tcPr>
          <w:p w14:paraId="536D037A" w14:textId="77777777" w:rsidR="007720A6" w:rsidRPr="00416A5B" w:rsidRDefault="007720A6" w:rsidP="00592AEE">
            <w:pPr>
              <w:rPr>
                <w:rFonts w:ascii="Times" w:hAnsi="Times" w:cs="Helvetica"/>
                <w:color w:val="000000"/>
                <w:sz w:val="22"/>
                <w:szCs w:val="22"/>
              </w:rPr>
            </w:pPr>
          </w:p>
        </w:tc>
        <w:tc>
          <w:tcPr>
            <w:tcW w:w="2067" w:type="dxa"/>
            <w:tcBorders>
              <w:top w:val="single" w:sz="4" w:space="0" w:color="auto"/>
              <w:bottom w:val="single" w:sz="4" w:space="0" w:color="auto"/>
            </w:tcBorders>
          </w:tcPr>
          <w:p w14:paraId="182B490C" w14:textId="77777777" w:rsidR="007720A6" w:rsidRPr="00416A5B" w:rsidRDefault="007720A6" w:rsidP="00592AEE">
            <w:pPr>
              <w:rPr>
                <w:rFonts w:ascii="Times" w:hAnsi="Times" w:cs="Helvetica"/>
                <w:i/>
                <w:color w:val="000000"/>
                <w:sz w:val="22"/>
                <w:szCs w:val="22"/>
              </w:rPr>
            </w:pPr>
            <w:r w:rsidRPr="00416A5B">
              <w:rPr>
                <w:rFonts w:ascii="Times" w:hAnsi="Times" w:cs="Helvetica"/>
                <w:i/>
                <w:color w:val="000000"/>
                <w:sz w:val="22"/>
                <w:szCs w:val="22"/>
              </w:rPr>
              <w:t>M (SD, range)</w:t>
            </w:r>
          </w:p>
        </w:tc>
        <w:tc>
          <w:tcPr>
            <w:tcW w:w="2061" w:type="dxa"/>
            <w:tcBorders>
              <w:top w:val="single" w:sz="4" w:space="0" w:color="auto"/>
              <w:bottom w:val="single" w:sz="4" w:space="0" w:color="auto"/>
            </w:tcBorders>
          </w:tcPr>
          <w:p w14:paraId="4F9E1B9D" w14:textId="77777777" w:rsidR="007720A6" w:rsidRPr="00416A5B" w:rsidRDefault="007720A6" w:rsidP="00592AEE">
            <w:pPr>
              <w:rPr>
                <w:rFonts w:ascii="Times" w:hAnsi="Times" w:cs="Helvetica"/>
                <w:i/>
                <w:color w:val="000000"/>
                <w:sz w:val="22"/>
                <w:szCs w:val="22"/>
              </w:rPr>
            </w:pPr>
            <w:r w:rsidRPr="00416A5B">
              <w:rPr>
                <w:rFonts w:ascii="Times" w:hAnsi="Times" w:cs="Helvetica"/>
                <w:i/>
                <w:color w:val="000000"/>
                <w:sz w:val="22"/>
                <w:szCs w:val="22"/>
              </w:rPr>
              <w:t>M (SD, range)</w:t>
            </w:r>
          </w:p>
        </w:tc>
        <w:tc>
          <w:tcPr>
            <w:tcW w:w="1963" w:type="dxa"/>
            <w:tcBorders>
              <w:top w:val="single" w:sz="4" w:space="0" w:color="auto"/>
              <w:bottom w:val="single" w:sz="4" w:space="0" w:color="auto"/>
            </w:tcBorders>
          </w:tcPr>
          <w:p w14:paraId="7F963018" w14:textId="77777777" w:rsidR="007720A6" w:rsidRPr="00416A5B" w:rsidRDefault="007720A6" w:rsidP="00592AEE">
            <w:pPr>
              <w:rPr>
                <w:rFonts w:ascii="Times" w:hAnsi="Times" w:cs="Helvetica"/>
                <w:i/>
                <w:color w:val="000000"/>
                <w:sz w:val="22"/>
                <w:szCs w:val="22"/>
              </w:rPr>
            </w:pPr>
            <w:r w:rsidRPr="00416A5B">
              <w:rPr>
                <w:rFonts w:ascii="Times" w:hAnsi="Times" w:cs="Helvetica"/>
                <w:i/>
                <w:color w:val="000000"/>
                <w:sz w:val="22"/>
                <w:szCs w:val="22"/>
              </w:rPr>
              <w:t>M (SD, range)</w:t>
            </w:r>
          </w:p>
        </w:tc>
        <w:tc>
          <w:tcPr>
            <w:tcW w:w="1984" w:type="dxa"/>
            <w:tcBorders>
              <w:top w:val="single" w:sz="4" w:space="0" w:color="auto"/>
              <w:bottom w:val="single" w:sz="4" w:space="0" w:color="auto"/>
            </w:tcBorders>
          </w:tcPr>
          <w:p w14:paraId="3FC015A9" w14:textId="77777777" w:rsidR="007720A6" w:rsidRDefault="007720A6" w:rsidP="00592AEE">
            <w:pPr>
              <w:rPr>
                <w:rFonts w:ascii="Times" w:hAnsi="Times" w:cs="Helvetica"/>
                <w:i/>
                <w:color w:val="000000"/>
                <w:sz w:val="22"/>
                <w:szCs w:val="22"/>
              </w:rPr>
            </w:pPr>
            <w:r w:rsidRPr="00416A5B">
              <w:rPr>
                <w:rFonts w:ascii="Times" w:hAnsi="Times" w:cs="Helvetica"/>
                <w:i/>
                <w:color w:val="000000"/>
                <w:sz w:val="22"/>
                <w:szCs w:val="22"/>
              </w:rPr>
              <w:t>M (SD, range)</w:t>
            </w:r>
          </w:p>
        </w:tc>
        <w:tc>
          <w:tcPr>
            <w:tcW w:w="2840" w:type="dxa"/>
            <w:tcBorders>
              <w:top w:val="single" w:sz="4" w:space="0" w:color="auto"/>
              <w:bottom w:val="single" w:sz="4" w:space="0" w:color="auto"/>
            </w:tcBorders>
          </w:tcPr>
          <w:p w14:paraId="470BC17F" w14:textId="77777777" w:rsidR="007720A6" w:rsidRPr="00416A5B" w:rsidRDefault="007720A6" w:rsidP="00592AEE">
            <w:pPr>
              <w:rPr>
                <w:rFonts w:ascii="Times" w:hAnsi="Times" w:cs="Helvetica"/>
                <w:i/>
                <w:color w:val="000000"/>
                <w:sz w:val="22"/>
                <w:szCs w:val="22"/>
              </w:rPr>
            </w:pPr>
          </w:p>
        </w:tc>
      </w:tr>
      <w:tr w:rsidR="007720A6" w:rsidRPr="00416A5B" w14:paraId="5BA57EAD" w14:textId="77777777" w:rsidTr="00592AEE">
        <w:tc>
          <w:tcPr>
            <w:tcW w:w="4106" w:type="dxa"/>
            <w:tcBorders>
              <w:top w:val="single" w:sz="4" w:space="0" w:color="auto"/>
            </w:tcBorders>
          </w:tcPr>
          <w:p w14:paraId="255D7493" w14:textId="77777777" w:rsidR="007720A6" w:rsidRPr="00416A5B" w:rsidRDefault="007720A6" w:rsidP="00592AEE">
            <w:pPr>
              <w:rPr>
                <w:rFonts w:ascii="Times" w:hAnsi="Times" w:cs="Helvetica"/>
                <w:color w:val="000000"/>
                <w:sz w:val="22"/>
                <w:szCs w:val="22"/>
              </w:rPr>
            </w:pPr>
            <w:r w:rsidRPr="00416A5B">
              <w:rPr>
                <w:rFonts w:ascii="Times" w:hAnsi="Times" w:cs="Helvetica"/>
                <w:color w:val="000000"/>
                <w:sz w:val="22"/>
                <w:szCs w:val="22"/>
              </w:rPr>
              <w:t>Mother age (years)</w:t>
            </w:r>
          </w:p>
        </w:tc>
        <w:tc>
          <w:tcPr>
            <w:tcW w:w="2067" w:type="dxa"/>
            <w:tcBorders>
              <w:top w:val="single" w:sz="4" w:space="0" w:color="auto"/>
            </w:tcBorders>
          </w:tcPr>
          <w:p w14:paraId="0D4DE04E" w14:textId="77777777" w:rsidR="007720A6" w:rsidRPr="000B7C18" w:rsidRDefault="007720A6" w:rsidP="00592AEE">
            <w:pPr>
              <w:rPr>
                <w:rFonts w:ascii="Times" w:hAnsi="Times" w:cs="Helvetica"/>
                <w:color w:val="000000"/>
                <w:sz w:val="22"/>
                <w:szCs w:val="22"/>
              </w:rPr>
            </w:pPr>
            <w:r w:rsidRPr="000B7C18">
              <w:rPr>
                <w:rFonts w:ascii="Times" w:hAnsi="Times" w:cs="Helvetica"/>
                <w:color w:val="000000"/>
                <w:sz w:val="22"/>
                <w:szCs w:val="22"/>
              </w:rPr>
              <w:t>33.07 (5.60, 19-45)</w:t>
            </w:r>
          </w:p>
        </w:tc>
        <w:tc>
          <w:tcPr>
            <w:tcW w:w="2061" w:type="dxa"/>
            <w:tcBorders>
              <w:top w:val="single" w:sz="4" w:space="0" w:color="auto"/>
            </w:tcBorders>
          </w:tcPr>
          <w:p w14:paraId="7FA2CCF3" w14:textId="77777777" w:rsidR="007720A6" w:rsidRPr="000B7C18" w:rsidRDefault="007720A6" w:rsidP="00592AEE">
            <w:pPr>
              <w:rPr>
                <w:rFonts w:ascii="Times" w:hAnsi="Times" w:cs="Helvetica"/>
                <w:color w:val="000000"/>
                <w:sz w:val="22"/>
                <w:szCs w:val="22"/>
              </w:rPr>
            </w:pPr>
            <w:r w:rsidRPr="000B7C18">
              <w:rPr>
                <w:rFonts w:ascii="Times" w:hAnsi="Times" w:cs="Helvetica"/>
                <w:color w:val="000000"/>
                <w:sz w:val="22"/>
                <w:szCs w:val="22"/>
              </w:rPr>
              <w:t>33.99 (5.57, 24-45)</w:t>
            </w:r>
          </w:p>
        </w:tc>
        <w:tc>
          <w:tcPr>
            <w:tcW w:w="1963" w:type="dxa"/>
            <w:tcBorders>
              <w:top w:val="single" w:sz="4" w:space="0" w:color="auto"/>
            </w:tcBorders>
          </w:tcPr>
          <w:p w14:paraId="239D8475" w14:textId="77777777" w:rsidR="007720A6" w:rsidRPr="000B7C18" w:rsidRDefault="007720A6" w:rsidP="00592AEE">
            <w:pPr>
              <w:rPr>
                <w:rFonts w:ascii="Times" w:hAnsi="Times" w:cs="Helvetica"/>
                <w:color w:val="000000"/>
                <w:sz w:val="22"/>
                <w:szCs w:val="22"/>
              </w:rPr>
            </w:pPr>
            <w:r w:rsidRPr="000B7C18">
              <w:rPr>
                <w:rFonts w:ascii="Times" w:hAnsi="Times" w:cs="Helvetica"/>
                <w:color w:val="000000"/>
                <w:sz w:val="22"/>
                <w:szCs w:val="22"/>
              </w:rPr>
              <w:t>33.08 (5.55, 22-43)</w:t>
            </w:r>
          </w:p>
        </w:tc>
        <w:tc>
          <w:tcPr>
            <w:tcW w:w="1984" w:type="dxa"/>
            <w:tcBorders>
              <w:top w:val="single" w:sz="4" w:space="0" w:color="auto"/>
            </w:tcBorders>
          </w:tcPr>
          <w:p w14:paraId="6CEF51D8" w14:textId="77777777" w:rsidR="007720A6" w:rsidRPr="000B7C18" w:rsidRDefault="007720A6" w:rsidP="00592AEE">
            <w:pPr>
              <w:rPr>
                <w:rFonts w:ascii="Times" w:hAnsi="Times" w:cs="Helvetica"/>
                <w:color w:val="000000"/>
                <w:sz w:val="22"/>
                <w:szCs w:val="22"/>
              </w:rPr>
            </w:pPr>
            <w:r w:rsidRPr="000B7C18">
              <w:rPr>
                <w:rFonts w:ascii="Times" w:hAnsi="Times" w:cs="Helvetica"/>
                <w:color w:val="000000"/>
                <w:sz w:val="22"/>
                <w:szCs w:val="22"/>
              </w:rPr>
              <w:t>32.03 (5.75, 22-43)</w:t>
            </w:r>
          </w:p>
        </w:tc>
        <w:tc>
          <w:tcPr>
            <w:tcW w:w="2840" w:type="dxa"/>
            <w:tcBorders>
              <w:top w:val="single" w:sz="4" w:space="0" w:color="auto"/>
            </w:tcBorders>
          </w:tcPr>
          <w:p w14:paraId="3423C767" w14:textId="77777777" w:rsidR="007720A6" w:rsidRPr="00826956" w:rsidRDefault="007720A6" w:rsidP="00592AEE">
            <w:pPr>
              <w:rPr>
                <w:rFonts w:ascii="Times" w:hAnsi="Times" w:cs="Helvetica"/>
                <w:color w:val="000000"/>
                <w:sz w:val="22"/>
                <w:szCs w:val="22"/>
              </w:rPr>
            </w:pPr>
            <w:r w:rsidRPr="005C2D7B">
              <w:rPr>
                <w:rFonts w:ascii="Times" w:hAnsi="Times" w:cs="Helvetica"/>
                <w:i/>
                <w:iCs/>
                <w:color w:val="000000"/>
                <w:sz w:val="22"/>
                <w:szCs w:val="22"/>
              </w:rPr>
              <w:t>F</w:t>
            </w:r>
            <w:r>
              <w:rPr>
                <w:rFonts w:ascii="Times" w:hAnsi="Times" w:cs="Helvetica"/>
                <w:color w:val="000000"/>
                <w:sz w:val="22"/>
                <w:szCs w:val="22"/>
              </w:rPr>
              <w:t xml:space="preserve"> (2,74) = .747, </w:t>
            </w:r>
            <w:r w:rsidRPr="005C2D7B">
              <w:rPr>
                <w:rFonts w:ascii="Times" w:hAnsi="Times" w:cs="Helvetica"/>
                <w:i/>
                <w:iCs/>
                <w:color w:val="000000"/>
                <w:sz w:val="22"/>
                <w:szCs w:val="22"/>
              </w:rPr>
              <w:t>p</w:t>
            </w:r>
            <w:r>
              <w:rPr>
                <w:rFonts w:ascii="Times" w:hAnsi="Times" w:cs="Helvetica"/>
                <w:color w:val="000000"/>
                <w:sz w:val="22"/>
                <w:szCs w:val="22"/>
              </w:rPr>
              <w:t xml:space="preserve">= .478, </w:t>
            </w:r>
          </w:p>
        </w:tc>
      </w:tr>
      <w:tr w:rsidR="007720A6" w:rsidRPr="00416A5B" w14:paraId="3F46E235" w14:textId="77777777" w:rsidTr="00592AEE">
        <w:trPr>
          <w:trHeight w:val="100"/>
        </w:trPr>
        <w:tc>
          <w:tcPr>
            <w:tcW w:w="4106" w:type="dxa"/>
          </w:tcPr>
          <w:p w14:paraId="76F99EE4" w14:textId="77777777" w:rsidR="007720A6" w:rsidRPr="00B47C75" w:rsidRDefault="007720A6" w:rsidP="00592AEE">
            <w:pPr>
              <w:rPr>
                <w:rFonts w:ascii="Times" w:hAnsi="Times" w:cs="Helvetica"/>
                <w:color w:val="000000"/>
                <w:sz w:val="22"/>
                <w:szCs w:val="22"/>
              </w:rPr>
            </w:pPr>
            <w:r w:rsidRPr="00B47C75">
              <w:rPr>
                <w:rFonts w:ascii="Times" w:hAnsi="Times" w:cs="Helvetica"/>
                <w:color w:val="000000"/>
                <w:sz w:val="22"/>
                <w:szCs w:val="22"/>
              </w:rPr>
              <w:t>Child age (months)</w:t>
            </w:r>
          </w:p>
        </w:tc>
        <w:tc>
          <w:tcPr>
            <w:tcW w:w="2067" w:type="dxa"/>
          </w:tcPr>
          <w:p w14:paraId="61518E2E" w14:textId="77777777" w:rsidR="007720A6" w:rsidRPr="00793BD7" w:rsidRDefault="007720A6" w:rsidP="00592AEE">
            <w:pPr>
              <w:rPr>
                <w:rFonts w:ascii="Times" w:hAnsi="Times" w:cs="Helvetica"/>
                <w:color w:val="000000"/>
                <w:sz w:val="22"/>
                <w:szCs w:val="22"/>
              </w:rPr>
            </w:pPr>
            <w:r w:rsidRPr="00793BD7">
              <w:rPr>
                <w:rFonts w:ascii="Times" w:hAnsi="Times" w:cs="Helvetica"/>
                <w:color w:val="000000"/>
                <w:sz w:val="22"/>
                <w:szCs w:val="22"/>
              </w:rPr>
              <w:t>19.48 (3.15, 14-25)</w:t>
            </w:r>
          </w:p>
        </w:tc>
        <w:tc>
          <w:tcPr>
            <w:tcW w:w="2061" w:type="dxa"/>
          </w:tcPr>
          <w:p w14:paraId="10C87692" w14:textId="77777777" w:rsidR="007720A6" w:rsidRPr="00793BD7" w:rsidRDefault="007720A6" w:rsidP="00592AEE">
            <w:pPr>
              <w:rPr>
                <w:rFonts w:ascii="Times" w:hAnsi="Times" w:cs="Helvetica"/>
                <w:color w:val="000000"/>
                <w:sz w:val="22"/>
                <w:szCs w:val="22"/>
              </w:rPr>
            </w:pPr>
            <w:r w:rsidRPr="00793BD7">
              <w:rPr>
                <w:rFonts w:ascii="Times" w:hAnsi="Times" w:cs="Helvetica"/>
                <w:color w:val="000000"/>
                <w:sz w:val="22"/>
                <w:szCs w:val="22"/>
              </w:rPr>
              <w:t>19.31 (3.38, 14-25)</w:t>
            </w:r>
          </w:p>
        </w:tc>
        <w:tc>
          <w:tcPr>
            <w:tcW w:w="1963" w:type="dxa"/>
          </w:tcPr>
          <w:p w14:paraId="75797C2D" w14:textId="77777777" w:rsidR="007720A6" w:rsidRPr="00793BD7" w:rsidRDefault="007720A6" w:rsidP="00592AEE">
            <w:pPr>
              <w:rPr>
                <w:rFonts w:ascii="Times" w:hAnsi="Times" w:cs="Helvetica"/>
                <w:color w:val="000000"/>
                <w:sz w:val="22"/>
                <w:szCs w:val="22"/>
              </w:rPr>
            </w:pPr>
            <w:r w:rsidRPr="00793BD7">
              <w:rPr>
                <w:rFonts w:ascii="Times" w:hAnsi="Times" w:cs="Helvetica"/>
                <w:color w:val="000000"/>
                <w:sz w:val="22"/>
                <w:szCs w:val="22"/>
              </w:rPr>
              <w:t>19.12 (3.10, 14-25)</w:t>
            </w:r>
          </w:p>
        </w:tc>
        <w:tc>
          <w:tcPr>
            <w:tcW w:w="1984" w:type="dxa"/>
          </w:tcPr>
          <w:p w14:paraId="509DD2F1" w14:textId="77777777" w:rsidR="007720A6" w:rsidRPr="00793BD7" w:rsidRDefault="007720A6" w:rsidP="00592AEE">
            <w:pPr>
              <w:rPr>
                <w:rFonts w:ascii="Times" w:hAnsi="Times" w:cs="Helvetica"/>
                <w:color w:val="000000"/>
                <w:sz w:val="22"/>
                <w:szCs w:val="22"/>
              </w:rPr>
            </w:pPr>
            <w:r w:rsidRPr="00793BD7">
              <w:rPr>
                <w:rFonts w:ascii="Times" w:hAnsi="Times" w:cs="Helvetica"/>
                <w:color w:val="000000"/>
                <w:sz w:val="22"/>
                <w:szCs w:val="22"/>
              </w:rPr>
              <w:t>20.08 (2.95, 14-24)</w:t>
            </w:r>
          </w:p>
        </w:tc>
        <w:tc>
          <w:tcPr>
            <w:tcW w:w="2840" w:type="dxa"/>
          </w:tcPr>
          <w:p w14:paraId="51B2467C" w14:textId="77777777" w:rsidR="007720A6" w:rsidRPr="00826956" w:rsidRDefault="007720A6" w:rsidP="00592AEE">
            <w:pPr>
              <w:rPr>
                <w:rFonts w:ascii="Times" w:hAnsi="Times" w:cs="Helvetica"/>
                <w:color w:val="000000"/>
                <w:sz w:val="22"/>
                <w:szCs w:val="22"/>
              </w:rPr>
            </w:pPr>
            <w:r w:rsidRPr="005C2D7B">
              <w:rPr>
                <w:rFonts w:ascii="Times" w:hAnsi="Times" w:cs="Helvetica"/>
                <w:i/>
                <w:iCs/>
                <w:color w:val="000000"/>
                <w:sz w:val="22"/>
                <w:szCs w:val="22"/>
              </w:rPr>
              <w:t>F</w:t>
            </w:r>
            <w:r>
              <w:rPr>
                <w:rFonts w:ascii="Times" w:hAnsi="Times" w:cs="Helvetica"/>
                <w:color w:val="000000"/>
                <w:sz w:val="22"/>
                <w:szCs w:val="22"/>
              </w:rPr>
              <w:t xml:space="preserve"> (2, 78) = .652, </w:t>
            </w:r>
            <w:r w:rsidRPr="005C2D7B">
              <w:rPr>
                <w:rFonts w:ascii="Times" w:hAnsi="Times" w:cs="Helvetica"/>
                <w:i/>
                <w:iCs/>
                <w:color w:val="000000"/>
                <w:sz w:val="22"/>
                <w:szCs w:val="22"/>
              </w:rPr>
              <w:t>p</w:t>
            </w:r>
            <w:r>
              <w:rPr>
                <w:rFonts w:ascii="Times" w:hAnsi="Times" w:cs="Helvetica"/>
                <w:color w:val="000000"/>
                <w:sz w:val="22"/>
                <w:szCs w:val="22"/>
              </w:rPr>
              <w:t xml:space="preserve"> = .524</w:t>
            </w:r>
          </w:p>
        </w:tc>
      </w:tr>
      <w:tr w:rsidR="007720A6" w:rsidRPr="00416A5B" w14:paraId="06C62E71" w14:textId="77777777" w:rsidTr="00592AEE">
        <w:tc>
          <w:tcPr>
            <w:tcW w:w="4106" w:type="dxa"/>
            <w:tcBorders>
              <w:bottom w:val="single" w:sz="4" w:space="0" w:color="auto"/>
            </w:tcBorders>
            <w:shd w:val="clear" w:color="auto" w:fill="auto"/>
          </w:tcPr>
          <w:p w14:paraId="1D60D8F5" w14:textId="77777777" w:rsidR="007720A6" w:rsidRPr="00B47C75" w:rsidRDefault="007720A6" w:rsidP="00592AEE">
            <w:pPr>
              <w:rPr>
                <w:rFonts w:ascii="Times" w:hAnsi="Times" w:cs="Helvetica"/>
                <w:color w:val="000000"/>
                <w:sz w:val="22"/>
                <w:szCs w:val="22"/>
              </w:rPr>
            </w:pPr>
            <w:r w:rsidRPr="007A488C">
              <w:rPr>
                <w:rFonts w:ascii="Times" w:hAnsi="Times" w:cs="Helvetica"/>
                <w:color w:val="000000"/>
                <w:sz w:val="22"/>
                <w:szCs w:val="22"/>
              </w:rPr>
              <w:t>Number living in the household</w:t>
            </w:r>
          </w:p>
        </w:tc>
        <w:tc>
          <w:tcPr>
            <w:tcW w:w="2067" w:type="dxa"/>
            <w:tcBorders>
              <w:bottom w:val="single" w:sz="4" w:space="0" w:color="auto"/>
            </w:tcBorders>
          </w:tcPr>
          <w:p w14:paraId="276FF058" w14:textId="77777777" w:rsidR="007720A6" w:rsidRPr="007A488C" w:rsidRDefault="007720A6" w:rsidP="00592AEE">
            <w:pPr>
              <w:rPr>
                <w:rFonts w:ascii="Times" w:hAnsi="Times" w:cs="Helvetica"/>
                <w:iCs/>
                <w:color w:val="000000"/>
                <w:sz w:val="22"/>
                <w:szCs w:val="22"/>
              </w:rPr>
            </w:pPr>
            <w:r w:rsidRPr="007A488C">
              <w:rPr>
                <w:rFonts w:ascii="Times" w:hAnsi="Times" w:cs="Helvetica"/>
                <w:iCs/>
                <w:color w:val="000000"/>
                <w:sz w:val="22"/>
                <w:szCs w:val="22"/>
              </w:rPr>
              <w:t>3.67 (1.04)</w:t>
            </w:r>
          </w:p>
        </w:tc>
        <w:tc>
          <w:tcPr>
            <w:tcW w:w="2061" w:type="dxa"/>
            <w:tcBorders>
              <w:bottom w:val="single" w:sz="4" w:space="0" w:color="auto"/>
            </w:tcBorders>
          </w:tcPr>
          <w:p w14:paraId="0C64226F" w14:textId="77777777" w:rsidR="007720A6" w:rsidRPr="007A488C" w:rsidRDefault="007720A6" w:rsidP="00592AEE">
            <w:pPr>
              <w:rPr>
                <w:rFonts w:ascii="Times" w:hAnsi="Times" w:cs="Helvetica"/>
                <w:iCs/>
                <w:color w:val="000000"/>
                <w:sz w:val="22"/>
                <w:szCs w:val="22"/>
              </w:rPr>
            </w:pPr>
            <w:r w:rsidRPr="007A488C">
              <w:rPr>
                <w:rFonts w:ascii="Times" w:hAnsi="Times" w:cs="Helvetica"/>
                <w:iCs/>
                <w:color w:val="000000"/>
                <w:sz w:val="22"/>
                <w:szCs w:val="22"/>
              </w:rPr>
              <w:t>3.65 (.98)</w:t>
            </w:r>
          </w:p>
        </w:tc>
        <w:tc>
          <w:tcPr>
            <w:tcW w:w="1963" w:type="dxa"/>
            <w:tcBorders>
              <w:bottom w:val="single" w:sz="4" w:space="0" w:color="auto"/>
            </w:tcBorders>
          </w:tcPr>
          <w:p w14:paraId="7889B438" w14:textId="77777777" w:rsidR="007720A6" w:rsidRPr="007A488C" w:rsidRDefault="007720A6" w:rsidP="00592AEE">
            <w:pPr>
              <w:rPr>
                <w:rFonts w:ascii="Times" w:hAnsi="Times" w:cs="Helvetica"/>
                <w:iCs/>
                <w:color w:val="000000"/>
                <w:sz w:val="22"/>
                <w:szCs w:val="22"/>
              </w:rPr>
            </w:pPr>
            <w:r w:rsidRPr="007A488C">
              <w:rPr>
                <w:rFonts w:ascii="Times" w:hAnsi="Times" w:cs="Helvetica"/>
                <w:iCs/>
                <w:color w:val="000000"/>
                <w:sz w:val="22"/>
                <w:szCs w:val="22"/>
              </w:rPr>
              <w:t>3.86 (1.21)</w:t>
            </w:r>
          </w:p>
        </w:tc>
        <w:tc>
          <w:tcPr>
            <w:tcW w:w="1984" w:type="dxa"/>
            <w:tcBorders>
              <w:bottom w:val="single" w:sz="4" w:space="0" w:color="auto"/>
            </w:tcBorders>
          </w:tcPr>
          <w:p w14:paraId="55D3B583" w14:textId="77777777" w:rsidR="007720A6" w:rsidRPr="007A488C" w:rsidRDefault="007720A6" w:rsidP="00592AEE">
            <w:pPr>
              <w:rPr>
                <w:rFonts w:ascii="Times" w:hAnsi="Times" w:cs="Helvetica"/>
                <w:iCs/>
                <w:color w:val="000000"/>
                <w:sz w:val="22"/>
                <w:szCs w:val="22"/>
              </w:rPr>
            </w:pPr>
            <w:r w:rsidRPr="007A488C">
              <w:rPr>
                <w:rFonts w:ascii="Times" w:hAnsi="Times" w:cs="Helvetica"/>
                <w:iCs/>
                <w:color w:val="000000"/>
                <w:sz w:val="22"/>
                <w:szCs w:val="22"/>
              </w:rPr>
              <w:t>3.48 (.93)</w:t>
            </w:r>
          </w:p>
        </w:tc>
        <w:tc>
          <w:tcPr>
            <w:tcW w:w="2840" w:type="dxa"/>
            <w:tcBorders>
              <w:bottom w:val="single" w:sz="4" w:space="0" w:color="auto"/>
            </w:tcBorders>
          </w:tcPr>
          <w:p w14:paraId="35E75575" w14:textId="77777777" w:rsidR="007720A6" w:rsidRDefault="007720A6" w:rsidP="00592AEE">
            <w:pPr>
              <w:rPr>
                <w:rFonts w:ascii="Times" w:hAnsi="Times" w:cs="Helvetica"/>
                <w:i/>
                <w:color w:val="000000"/>
                <w:sz w:val="22"/>
                <w:szCs w:val="22"/>
              </w:rPr>
            </w:pPr>
            <w:r>
              <w:rPr>
                <w:rFonts w:ascii="Times" w:hAnsi="Times" w:cs="Helvetica"/>
                <w:i/>
                <w:color w:val="000000"/>
                <w:sz w:val="22"/>
                <w:szCs w:val="22"/>
              </w:rPr>
              <w:t xml:space="preserve">F </w:t>
            </w:r>
            <w:r w:rsidRPr="005C2D7B">
              <w:rPr>
                <w:rFonts w:ascii="Times" w:hAnsi="Times" w:cs="Helvetica"/>
                <w:iCs/>
                <w:color w:val="000000"/>
                <w:sz w:val="22"/>
                <w:szCs w:val="22"/>
              </w:rPr>
              <w:t>(2, 68) = .745</w:t>
            </w:r>
            <w:r>
              <w:rPr>
                <w:rFonts w:ascii="Times" w:hAnsi="Times" w:cs="Helvetica"/>
                <w:i/>
                <w:color w:val="000000"/>
                <w:sz w:val="22"/>
                <w:szCs w:val="22"/>
              </w:rPr>
              <w:t xml:space="preserve">, p = </w:t>
            </w:r>
            <w:r w:rsidRPr="005C2D7B">
              <w:rPr>
                <w:rFonts w:ascii="Times" w:hAnsi="Times" w:cs="Helvetica"/>
                <w:iCs/>
                <w:color w:val="000000"/>
                <w:sz w:val="22"/>
                <w:szCs w:val="22"/>
              </w:rPr>
              <w:t>.479</w:t>
            </w:r>
          </w:p>
        </w:tc>
      </w:tr>
      <w:tr w:rsidR="007720A6" w:rsidRPr="00416A5B" w14:paraId="1A2814D2" w14:textId="77777777" w:rsidTr="00592AEE">
        <w:tc>
          <w:tcPr>
            <w:tcW w:w="4106" w:type="dxa"/>
            <w:tcBorders>
              <w:top w:val="single" w:sz="4" w:space="0" w:color="auto"/>
              <w:bottom w:val="single" w:sz="4" w:space="0" w:color="auto"/>
            </w:tcBorders>
          </w:tcPr>
          <w:p w14:paraId="7BF05CB8" w14:textId="77777777" w:rsidR="007720A6" w:rsidRPr="00B47C75" w:rsidRDefault="007720A6" w:rsidP="00592AEE">
            <w:pPr>
              <w:rPr>
                <w:rFonts w:ascii="Times" w:hAnsi="Times" w:cs="Helvetica"/>
                <w:color w:val="000000"/>
                <w:sz w:val="22"/>
                <w:szCs w:val="22"/>
              </w:rPr>
            </w:pPr>
          </w:p>
        </w:tc>
        <w:tc>
          <w:tcPr>
            <w:tcW w:w="2067" w:type="dxa"/>
            <w:tcBorders>
              <w:top w:val="single" w:sz="4" w:space="0" w:color="auto"/>
              <w:bottom w:val="single" w:sz="4" w:space="0" w:color="auto"/>
            </w:tcBorders>
          </w:tcPr>
          <w:p w14:paraId="4F21FD79" w14:textId="77777777" w:rsidR="007720A6" w:rsidRPr="0024243F" w:rsidRDefault="007720A6" w:rsidP="00592AEE">
            <w:pPr>
              <w:rPr>
                <w:rFonts w:ascii="Times" w:hAnsi="Times" w:cs="Helvetica"/>
                <w:i/>
                <w:color w:val="000000"/>
                <w:sz w:val="22"/>
                <w:szCs w:val="22"/>
              </w:rPr>
            </w:pPr>
            <w:r w:rsidRPr="0024243F">
              <w:rPr>
                <w:rFonts w:ascii="Times" w:hAnsi="Times" w:cs="Helvetica"/>
                <w:i/>
                <w:color w:val="000000"/>
                <w:sz w:val="22"/>
                <w:szCs w:val="22"/>
              </w:rPr>
              <w:t>%</w:t>
            </w:r>
          </w:p>
        </w:tc>
        <w:tc>
          <w:tcPr>
            <w:tcW w:w="2061" w:type="dxa"/>
            <w:tcBorders>
              <w:top w:val="single" w:sz="4" w:space="0" w:color="auto"/>
              <w:bottom w:val="single" w:sz="4" w:space="0" w:color="auto"/>
            </w:tcBorders>
          </w:tcPr>
          <w:p w14:paraId="6605E3E5" w14:textId="77777777" w:rsidR="007720A6" w:rsidRPr="0024243F" w:rsidRDefault="007720A6" w:rsidP="00592AEE">
            <w:pPr>
              <w:rPr>
                <w:rFonts w:ascii="Times" w:hAnsi="Times" w:cs="Helvetica"/>
                <w:i/>
                <w:color w:val="000000"/>
                <w:sz w:val="22"/>
                <w:szCs w:val="22"/>
              </w:rPr>
            </w:pPr>
            <w:r w:rsidRPr="0024243F">
              <w:rPr>
                <w:rFonts w:ascii="Times" w:hAnsi="Times" w:cs="Helvetica"/>
                <w:i/>
                <w:color w:val="000000"/>
                <w:sz w:val="22"/>
                <w:szCs w:val="22"/>
              </w:rPr>
              <w:t>%</w:t>
            </w:r>
          </w:p>
        </w:tc>
        <w:tc>
          <w:tcPr>
            <w:tcW w:w="1963" w:type="dxa"/>
            <w:tcBorders>
              <w:top w:val="single" w:sz="4" w:space="0" w:color="auto"/>
              <w:bottom w:val="single" w:sz="4" w:space="0" w:color="auto"/>
            </w:tcBorders>
          </w:tcPr>
          <w:p w14:paraId="0B04B956" w14:textId="77777777" w:rsidR="007720A6" w:rsidRPr="00871E49" w:rsidRDefault="007720A6" w:rsidP="00592AEE">
            <w:pPr>
              <w:rPr>
                <w:rFonts w:ascii="Times" w:hAnsi="Times" w:cs="Helvetica"/>
                <w:i/>
                <w:color w:val="000000"/>
                <w:sz w:val="22"/>
                <w:szCs w:val="22"/>
              </w:rPr>
            </w:pPr>
            <w:r w:rsidRPr="00871E49">
              <w:rPr>
                <w:rFonts w:ascii="Times" w:hAnsi="Times" w:cs="Helvetica"/>
                <w:i/>
                <w:color w:val="000000"/>
                <w:sz w:val="22"/>
                <w:szCs w:val="22"/>
              </w:rPr>
              <w:t>%</w:t>
            </w:r>
          </w:p>
        </w:tc>
        <w:tc>
          <w:tcPr>
            <w:tcW w:w="1984" w:type="dxa"/>
            <w:tcBorders>
              <w:top w:val="single" w:sz="4" w:space="0" w:color="auto"/>
              <w:bottom w:val="single" w:sz="4" w:space="0" w:color="auto"/>
            </w:tcBorders>
          </w:tcPr>
          <w:p w14:paraId="4F46D65B" w14:textId="77777777" w:rsidR="007720A6" w:rsidRPr="00871E49" w:rsidRDefault="007720A6" w:rsidP="00592AEE">
            <w:pPr>
              <w:rPr>
                <w:rFonts w:ascii="Times" w:hAnsi="Times" w:cs="Helvetica"/>
                <w:i/>
                <w:color w:val="000000"/>
                <w:sz w:val="22"/>
                <w:szCs w:val="22"/>
              </w:rPr>
            </w:pPr>
            <w:r w:rsidRPr="00871E49">
              <w:rPr>
                <w:rFonts w:ascii="Times" w:hAnsi="Times" w:cs="Helvetica"/>
                <w:i/>
                <w:color w:val="000000"/>
                <w:sz w:val="22"/>
                <w:szCs w:val="22"/>
              </w:rPr>
              <w:t>%</w:t>
            </w:r>
          </w:p>
        </w:tc>
        <w:tc>
          <w:tcPr>
            <w:tcW w:w="2840" w:type="dxa"/>
            <w:tcBorders>
              <w:top w:val="single" w:sz="4" w:space="0" w:color="auto"/>
              <w:bottom w:val="single" w:sz="4" w:space="0" w:color="auto"/>
            </w:tcBorders>
          </w:tcPr>
          <w:p w14:paraId="6B9A5126" w14:textId="77777777" w:rsidR="007720A6" w:rsidRPr="00871E49" w:rsidRDefault="007720A6" w:rsidP="00592AEE">
            <w:pPr>
              <w:rPr>
                <w:rFonts w:ascii="Times" w:hAnsi="Times" w:cs="Helvetica"/>
                <w:i/>
                <w:color w:val="000000"/>
                <w:sz w:val="22"/>
                <w:szCs w:val="22"/>
              </w:rPr>
            </w:pPr>
          </w:p>
        </w:tc>
      </w:tr>
      <w:tr w:rsidR="007720A6" w:rsidRPr="00416A5B" w14:paraId="4E8D392F" w14:textId="77777777" w:rsidTr="00592AEE">
        <w:tc>
          <w:tcPr>
            <w:tcW w:w="4106" w:type="dxa"/>
            <w:tcBorders>
              <w:top w:val="single" w:sz="4" w:space="0" w:color="auto"/>
            </w:tcBorders>
          </w:tcPr>
          <w:p w14:paraId="0EB37311" w14:textId="77777777" w:rsidR="007720A6" w:rsidRPr="00B47C75" w:rsidRDefault="007720A6" w:rsidP="00592AEE">
            <w:pPr>
              <w:rPr>
                <w:rFonts w:ascii="Times" w:hAnsi="Times" w:cs="Helvetica"/>
                <w:color w:val="000000"/>
                <w:sz w:val="22"/>
                <w:szCs w:val="22"/>
              </w:rPr>
            </w:pPr>
            <w:r w:rsidRPr="00B47C75">
              <w:rPr>
                <w:rFonts w:ascii="Times" w:hAnsi="Times" w:cs="Helvetica"/>
                <w:color w:val="000000"/>
                <w:sz w:val="22"/>
                <w:szCs w:val="22"/>
              </w:rPr>
              <w:t>Child sex (male)</w:t>
            </w:r>
          </w:p>
        </w:tc>
        <w:tc>
          <w:tcPr>
            <w:tcW w:w="2067" w:type="dxa"/>
            <w:tcBorders>
              <w:top w:val="single" w:sz="4" w:space="0" w:color="auto"/>
            </w:tcBorders>
          </w:tcPr>
          <w:p w14:paraId="1551FE30" w14:textId="77777777" w:rsidR="007720A6" w:rsidRPr="00554342" w:rsidRDefault="007720A6" w:rsidP="00592AEE">
            <w:pPr>
              <w:rPr>
                <w:rFonts w:ascii="Times" w:hAnsi="Times" w:cs="Helvetica"/>
                <w:color w:val="000000"/>
                <w:sz w:val="22"/>
                <w:szCs w:val="22"/>
              </w:rPr>
            </w:pPr>
            <w:r>
              <w:rPr>
                <w:rFonts w:ascii="Times" w:hAnsi="Times" w:cs="Helvetica"/>
                <w:color w:val="000000"/>
                <w:sz w:val="22"/>
                <w:szCs w:val="22"/>
              </w:rPr>
              <w:t>47.6</w:t>
            </w:r>
          </w:p>
        </w:tc>
        <w:tc>
          <w:tcPr>
            <w:tcW w:w="2061" w:type="dxa"/>
            <w:tcBorders>
              <w:top w:val="single" w:sz="4" w:space="0" w:color="auto"/>
            </w:tcBorders>
          </w:tcPr>
          <w:p w14:paraId="059134F5"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64.29</w:t>
            </w:r>
          </w:p>
        </w:tc>
        <w:tc>
          <w:tcPr>
            <w:tcW w:w="1963" w:type="dxa"/>
            <w:tcBorders>
              <w:top w:val="single" w:sz="4" w:space="0" w:color="auto"/>
            </w:tcBorders>
          </w:tcPr>
          <w:p w14:paraId="2EA9535A"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48.1</w:t>
            </w:r>
          </w:p>
        </w:tc>
        <w:tc>
          <w:tcPr>
            <w:tcW w:w="1984" w:type="dxa"/>
            <w:tcBorders>
              <w:top w:val="single" w:sz="4" w:space="0" w:color="auto"/>
            </w:tcBorders>
          </w:tcPr>
          <w:p w14:paraId="30EF6DF3"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53.6</w:t>
            </w:r>
          </w:p>
        </w:tc>
        <w:tc>
          <w:tcPr>
            <w:tcW w:w="2840" w:type="dxa"/>
            <w:tcBorders>
              <w:top w:val="single" w:sz="4" w:space="0" w:color="auto"/>
            </w:tcBorders>
          </w:tcPr>
          <w:p w14:paraId="6C59DD57"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sym w:font="Symbol" w:char="F063"/>
            </w:r>
            <w:r w:rsidRPr="005C2D7B">
              <w:rPr>
                <w:rFonts w:ascii="Times" w:hAnsi="Times" w:cs="Helvetica"/>
                <w:color w:val="000000"/>
                <w:sz w:val="22"/>
                <w:szCs w:val="22"/>
                <w:vertAlign w:val="superscript"/>
              </w:rPr>
              <w:t>2</w:t>
            </w:r>
            <w:r>
              <w:rPr>
                <w:rFonts w:ascii="Times" w:hAnsi="Times" w:cs="Helvetica"/>
                <w:color w:val="000000"/>
                <w:sz w:val="22"/>
                <w:szCs w:val="22"/>
              </w:rPr>
              <w:t xml:space="preserve"> = .853, </w:t>
            </w:r>
            <w:r w:rsidRPr="005C2D7B">
              <w:rPr>
                <w:rFonts w:ascii="Times" w:hAnsi="Times" w:cs="Helvetica"/>
                <w:i/>
                <w:iCs/>
                <w:color w:val="000000"/>
                <w:sz w:val="22"/>
                <w:szCs w:val="22"/>
              </w:rPr>
              <w:t xml:space="preserve">p </w:t>
            </w:r>
            <w:r>
              <w:rPr>
                <w:rFonts w:ascii="Times" w:hAnsi="Times" w:cs="Helvetica"/>
                <w:color w:val="000000"/>
                <w:sz w:val="22"/>
                <w:szCs w:val="22"/>
              </w:rPr>
              <w:t>= .653</w:t>
            </w:r>
          </w:p>
        </w:tc>
      </w:tr>
      <w:tr w:rsidR="007720A6" w:rsidRPr="00416A5B" w14:paraId="2ABC75B6" w14:textId="77777777" w:rsidTr="00592AEE">
        <w:tc>
          <w:tcPr>
            <w:tcW w:w="4106" w:type="dxa"/>
          </w:tcPr>
          <w:p w14:paraId="1AD78D2E" w14:textId="77777777" w:rsidR="007720A6" w:rsidRDefault="007720A6" w:rsidP="00592AEE">
            <w:pPr>
              <w:rPr>
                <w:rFonts w:ascii="Times" w:hAnsi="Times" w:cs="Helvetica"/>
                <w:color w:val="000000"/>
                <w:sz w:val="22"/>
                <w:szCs w:val="22"/>
              </w:rPr>
            </w:pPr>
            <w:r>
              <w:rPr>
                <w:rFonts w:ascii="Times" w:hAnsi="Times" w:cs="Helvetica"/>
                <w:color w:val="000000"/>
                <w:sz w:val="22"/>
                <w:szCs w:val="22"/>
              </w:rPr>
              <w:t>Mother education level</w:t>
            </w:r>
          </w:p>
        </w:tc>
        <w:tc>
          <w:tcPr>
            <w:tcW w:w="2067" w:type="dxa"/>
          </w:tcPr>
          <w:p w14:paraId="5A4FCDAA" w14:textId="77777777" w:rsidR="007720A6" w:rsidRPr="001D7F7A" w:rsidRDefault="007720A6" w:rsidP="00592AEE">
            <w:pPr>
              <w:rPr>
                <w:rFonts w:ascii="Times" w:hAnsi="Times" w:cs="Helvetica"/>
                <w:color w:val="000000"/>
                <w:sz w:val="22"/>
                <w:szCs w:val="22"/>
                <w:highlight w:val="yellow"/>
              </w:rPr>
            </w:pPr>
          </w:p>
        </w:tc>
        <w:tc>
          <w:tcPr>
            <w:tcW w:w="2061" w:type="dxa"/>
          </w:tcPr>
          <w:p w14:paraId="4291D630" w14:textId="77777777" w:rsidR="007720A6" w:rsidRPr="001D7F7A" w:rsidRDefault="007720A6" w:rsidP="00592AEE">
            <w:pPr>
              <w:rPr>
                <w:rFonts w:ascii="Times" w:hAnsi="Times" w:cs="Helvetica"/>
                <w:color w:val="000000"/>
                <w:sz w:val="22"/>
                <w:szCs w:val="22"/>
                <w:highlight w:val="yellow"/>
              </w:rPr>
            </w:pPr>
          </w:p>
        </w:tc>
        <w:tc>
          <w:tcPr>
            <w:tcW w:w="1963" w:type="dxa"/>
          </w:tcPr>
          <w:p w14:paraId="6FD2CAB3" w14:textId="77777777" w:rsidR="007720A6" w:rsidRPr="001D7F7A" w:rsidRDefault="007720A6" w:rsidP="00592AEE">
            <w:pPr>
              <w:rPr>
                <w:rFonts w:ascii="Times" w:hAnsi="Times" w:cs="Helvetica"/>
                <w:color w:val="000000"/>
                <w:sz w:val="22"/>
                <w:szCs w:val="22"/>
                <w:highlight w:val="yellow"/>
              </w:rPr>
            </w:pPr>
          </w:p>
        </w:tc>
        <w:tc>
          <w:tcPr>
            <w:tcW w:w="1984" w:type="dxa"/>
          </w:tcPr>
          <w:p w14:paraId="04B71803" w14:textId="77777777" w:rsidR="007720A6" w:rsidRPr="00D56479" w:rsidRDefault="007720A6" w:rsidP="00592AEE">
            <w:pPr>
              <w:rPr>
                <w:rFonts w:ascii="Times" w:hAnsi="Times" w:cs="Helvetica"/>
                <w:color w:val="000000"/>
                <w:sz w:val="22"/>
                <w:szCs w:val="22"/>
              </w:rPr>
            </w:pPr>
          </w:p>
        </w:tc>
        <w:tc>
          <w:tcPr>
            <w:tcW w:w="2840" w:type="dxa"/>
          </w:tcPr>
          <w:p w14:paraId="7F20DC9D"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sym w:font="Symbol" w:char="F063"/>
            </w:r>
            <w:r w:rsidRPr="005C2D7B">
              <w:rPr>
                <w:rFonts w:ascii="Times" w:hAnsi="Times" w:cs="Helvetica"/>
                <w:color w:val="000000"/>
                <w:sz w:val="22"/>
                <w:szCs w:val="22"/>
                <w:vertAlign w:val="superscript"/>
              </w:rPr>
              <w:t>2</w:t>
            </w:r>
            <w:r>
              <w:rPr>
                <w:rFonts w:ascii="Times" w:hAnsi="Times" w:cs="Helvetica"/>
                <w:color w:val="000000"/>
                <w:sz w:val="22"/>
                <w:szCs w:val="22"/>
              </w:rPr>
              <w:t xml:space="preserve"> = 4.14, </w:t>
            </w:r>
            <w:r w:rsidRPr="005C2D7B">
              <w:rPr>
                <w:rFonts w:ascii="Times" w:hAnsi="Times" w:cs="Helvetica"/>
                <w:i/>
                <w:iCs/>
                <w:color w:val="000000"/>
                <w:sz w:val="22"/>
                <w:szCs w:val="22"/>
              </w:rPr>
              <w:t xml:space="preserve">p </w:t>
            </w:r>
            <w:r>
              <w:rPr>
                <w:rFonts w:ascii="Times" w:hAnsi="Times" w:cs="Helvetica"/>
                <w:color w:val="000000"/>
                <w:sz w:val="22"/>
                <w:szCs w:val="22"/>
              </w:rPr>
              <w:t>= .844</w:t>
            </w:r>
          </w:p>
        </w:tc>
      </w:tr>
      <w:tr w:rsidR="007720A6" w:rsidRPr="00416A5B" w14:paraId="137D9ED2" w14:textId="77777777" w:rsidTr="00592AEE">
        <w:tc>
          <w:tcPr>
            <w:tcW w:w="4106" w:type="dxa"/>
          </w:tcPr>
          <w:p w14:paraId="1AFC9891" w14:textId="77777777" w:rsidR="007720A6" w:rsidRDefault="007720A6" w:rsidP="00592AEE">
            <w:pPr>
              <w:ind w:left="739"/>
              <w:rPr>
                <w:rFonts w:ascii="Times" w:hAnsi="Times" w:cs="Helvetica"/>
                <w:color w:val="000000"/>
                <w:sz w:val="22"/>
                <w:szCs w:val="22"/>
              </w:rPr>
            </w:pPr>
            <w:r>
              <w:rPr>
                <w:rFonts w:ascii="Times" w:hAnsi="Times" w:cs="Helvetica"/>
                <w:color w:val="000000"/>
                <w:sz w:val="22"/>
                <w:szCs w:val="22"/>
              </w:rPr>
              <w:t>Year 10</w:t>
            </w:r>
          </w:p>
        </w:tc>
        <w:tc>
          <w:tcPr>
            <w:tcW w:w="2067" w:type="dxa"/>
          </w:tcPr>
          <w:p w14:paraId="6775B728" w14:textId="77777777" w:rsidR="007720A6" w:rsidRPr="00D92560" w:rsidRDefault="007720A6" w:rsidP="00592AEE">
            <w:pPr>
              <w:rPr>
                <w:rFonts w:ascii="Times" w:hAnsi="Times" w:cs="Helvetica"/>
                <w:color w:val="000000"/>
                <w:sz w:val="22"/>
                <w:szCs w:val="22"/>
              </w:rPr>
            </w:pPr>
            <w:r w:rsidRPr="00D92560">
              <w:rPr>
                <w:rFonts w:ascii="Times" w:hAnsi="Times" w:cs="Helvetica"/>
                <w:color w:val="000000"/>
                <w:sz w:val="22"/>
                <w:szCs w:val="22"/>
              </w:rPr>
              <w:t>7.8</w:t>
            </w:r>
          </w:p>
        </w:tc>
        <w:tc>
          <w:tcPr>
            <w:tcW w:w="2061" w:type="dxa"/>
          </w:tcPr>
          <w:p w14:paraId="2A007A7C"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7.7</w:t>
            </w:r>
          </w:p>
        </w:tc>
        <w:tc>
          <w:tcPr>
            <w:tcW w:w="1963" w:type="dxa"/>
          </w:tcPr>
          <w:p w14:paraId="6F67B1AC"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8.0</w:t>
            </w:r>
          </w:p>
        </w:tc>
        <w:tc>
          <w:tcPr>
            <w:tcW w:w="1984" w:type="dxa"/>
          </w:tcPr>
          <w:p w14:paraId="78181063"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t>8.9</w:t>
            </w:r>
          </w:p>
        </w:tc>
        <w:tc>
          <w:tcPr>
            <w:tcW w:w="2840" w:type="dxa"/>
          </w:tcPr>
          <w:p w14:paraId="4E399E60" w14:textId="77777777" w:rsidR="007720A6" w:rsidRPr="00D56479" w:rsidRDefault="007720A6" w:rsidP="00592AEE">
            <w:pPr>
              <w:rPr>
                <w:rFonts w:ascii="Times" w:hAnsi="Times" w:cs="Helvetica"/>
                <w:color w:val="000000"/>
                <w:sz w:val="22"/>
                <w:szCs w:val="22"/>
              </w:rPr>
            </w:pPr>
          </w:p>
        </w:tc>
      </w:tr>
      <w:tr w:rsidR="007720A6" w:rsidRPr="00416A5B" w14:paraId="23C5DF6B" w14:textId="77777777" w:rsidTr="00592AEE">
        <w:tc>
          <w:tcPr>
            <w:tcW w:w="4106" w:type="dxa"/>
          </w:tcPr>
          <w:p w14:paraId="55429EE0" w14:textId="77777777" w:rsidR="007720A6" w:rsidRDefault="007720A6" w:rsidP="00592AEE">
            <w:pPr>
              <w:ind w:left="739"/>
              <w:rPr>
                <w:rFonts w:ascii="Times" w:hAnsi="Times" w:cs="Helvetica"/>
                <w:color w:val="000000"/>
                <w:sz w:val="22"/>
                <w:szCs w:val="22"/>
              </w:rPr>
            </w:pPr>
            <w:r>
              <w:rPr>
                <w:rFonts w:ascii="Times" w:hAnsi="Times" w:cs="Helvetica"/>
                <w:color w:val="000000"/>
                <w:sz w:val="22"/>
                <w:szCs w:val="22"/>
              </w:rPr>
              <w:t>Year 12</w:t>
            </w:r>
          </w:p>
        </w:tc>
        <w:tc>
          <w:tcPr>
            <w:tcW w:w="2067" w:type="dxa"/>
          </w:tcPr>
          <w:p w14:paraId="77D5E73D" w14:textId="77777777" w:rsidR="007720A6" w:rsidRPr="00D92560" w:rsidRDefault="007720A6" w:rsidP="00592AEE">
            <w:pPr>
              <w:rPr>
                <w:rFonts w:ascii="Times" w:hAnsi="Times" w:cs="Helvetica"/>
                <w:color w:val="000000"/>
                <w:sz w:val="22"/>
                <w:szCs w:val="22"/>
              </w:rPr>
            </w:pPr>
            <w:r w:rsidRPr="00D92560">
              <w:rPr>
                <w:rFonts w:ascii="Times" w:hAnsi="Times" w:cs="Helvetica"/>
                <w:color w:val="000000"/>
                <w:sz w:val="22"/>
                <w:szCs w:val="22"/>
              </w:rPr>
              <w:t>9.1</w:t>
            </w:r>
          </w:p>
        </w:tc>
        <w:tc>
          <w:tcPr>
            <w:tcW w:w="2061" w:type="dxa"/>
          </w:tcPr>
          <w:p w14:paraId="641516A1"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7.7</w:t>
            </w:r>
          </w:p>
        </w:tc>
        <w:tc>
          <w:tcPr>
            <w:tcW w:w="1963" w:type="dxa"/>
          </w:tcPr>
          <w:p w14:paraId="181207EA"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8.0</w:t>
            </w:r>
          </w:p>
        </w:tc>
        <w:tc>
          <w:tcPr>
            <w:tcW w:w="1984" w:type="dxa"/>
          </w:tcPr>
          <w:p w14:paraId="06C6654B"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t>12.0</w:t>
            </w:r>
          </w:p>
        </w:tc>
        <w:tc>
          <w:tcPr>
            <w:tcW w:w="2840" w:type="dxa"/>
          </w:tcPr>
          <w:p w14:paraId="04289417" w14:textId="77777777" w:rsidR="007720A6" w:rsidRPr="00D56479" w:rsidRDefault="007720A6" w:rsidP="00592AEE">
            <w:pPr>
              <w:rPr>
                <w:rFonts w:ascii="Times" w:hAnsi="Times" w:cs="Helvetica"/>
                <w:color w:val="000000"/>
                <w:sz w:val="22"/>
                <w:szCs w:val="22"/>
              </w:rPr>
            </w:pPr>
          </w:p>
        </w:tc>
      </w:tr>
      <w:tr w:rsidR="007720A6" w:rsidRPr="00416A5B" w14:paraId="2F96C12D" w14:textId="77777777" w:rsidTr="00592AEE">
        <w:tc>
          <w:tcPr>
            <w:tcW w:w="4106" w:type="dxa"/>
          </w:tcPr>
          <w:p w14:paraId="7918D406" w14:textId="77777777" w:rsidR="007720A6" w:rsidRDefault="007720A6" w:rsidP="00592AEE">
            <w:pPr>
              <w:ind w:left="739"/>
              <w:rPr>
                <w:rFonts w:ascii="Times" w:hAnsi="Times" w:cs="Helvetica"/>
                <w:color w:val="000000"/>
                <w:sz w:val="22"/>
                <w:szCs w:val="22"/>
              </w:rPr>
            </w:pPr>
            <w:r>
              <w:rPr>
                <w:rFonts w:ascii="Times" w:hAnsi="Times" w:cs="Helvetica"/>
                <w:color w:val="000000"/>
                <w:sz w:val="22"/>
                <w:szCs w:val="22"/>
              </w:rPr>
              <w:t>TAFE/Other</w:t>
            </w:r>
          </w:p>
        </w:tc>
        <w:tc>
          <w:tcPr>
            <w:tcW w:w="2067" w:type="dxa"/>
          </w:tcPr>
          <w:p w14:paraId="488AE74F" w14:textId="77777777" w:rsidR="007720A6" w:rsidRPr="00D92560" w:rsidRDefault="007720A6" w:rsidP="00592AEE">
            <w:pPr>
              <w:rPr>
                <w:rFonts w:ascii="Times" w:hAnsi="Times" w:cs="Helvetica"/>
                <w:color w:val="000000"/>
                <w:sz w:val="22"/>
                <w:szCs w:val="22"/>
              </w:rPr>
            </w:pPr>
            <w:r w:rsidRPr="00D92560">
              <w:rPr>
                <w:rFonts w:ascii="Times" w:hAnsi="Times" w:cs="Helvetica"/>
                <w:color w:val="000000"/>
                <w:sz w:val="22"/>
                <w:szCs w:val="22"/>
              </w:rPr>
              <w:t>33.8</w:t>
            </w:r>
          </w:p>
        </w:tc>
        <w:tc>
          <w:tcPr>
            <w:tcW w:w="2061" w:type="dxa"/>
          </w:tcPr>
          <w:p w14:paraId="13D8A8BB"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30.8</w:t>
            </w:r>
          </w:p>
        </w:tc>
        <w:tc>
          <w:tcPr>
            <w:tcW w:w="1963" w:type="dxa"/>
          </w:tcPr>
          <w:p w14:paraId="79CDB80A"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48.0</w:t>
            </w:r>
          </w:p>
        </w:tc>
        <w:tc>
          <w:tcPr>
            <w:tcW w:w="1984" w:type="dxa"/>
          </w:tcPr>
          <w:p w14:paraId="641A5AFB"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t>24.0</w:t>
            </w:r>
          </w:p>
        </w:tc>
        <w:tc>
          <w:tcPr>
            <w:tcW w:w="2840" w:type="dxa"/>
          </w:tcPr>
          <w:p w14:paraId="6221390E" w14:textId="77777777" w:rsidR="007720A6" w:rsidRPr="00D56479" w:rsidRDefault="007720A6" w:rsidP="00592AEE">
            <w:pPr>
              <w:rPr>
                <w:rFonts w:ascii="Times" w:hAnsi="Times" w:cs="Helvetica"/>
                <w:color w:val="000000"/>
                <w:sz w:val="22"/>
                <w:szCs w:val="22"/>
              </w:rPr>
            </w:pPr>
          </w:p>
        </w:tc>
      </w:tr>
      <w:tr w:rsidR="007720A6" w:rsidRPr="00416A5B" w14:paraId="38B7761C" w14:textId="77777777" w:rsidTr="00592AEE">
        <w:tc>
          <w:tcPr>
            <w:tcW w:w="4106" w:type="dxa"/>
          </w:tcPr>
          <w:p w14:paraId="457DB530" w14:textId="77777777" w:rsidR="007720A6" w:rsidRDefault="007720A6" w:rsidP="00592AEE">
            <w:pPr>
              <w:ind w:left="739"/>
              <w:rPr>
                <w:rFonts w:ascii="Times" w:hAnsi="Times" w:cs="Helvetica"/>
                <w:color w:val="000000"/>
                <w:sz w:val="22"/>
                <w:szCs w:val="22"/>
              </w:rPr>
            </w:pPr>
            <w:r>
              <w:rPr>
                <w:rFonts w:ascii="Times" w:hAnsi="Times" w:cs="Helvetica"/>
                <w:color w:val="000000"/>
                <w:sz w:val="22"/>
                <w:szCs w:val="22"/>
              </w:rPr>
              <w:t>University undergraduate</w:t>
            </w:r>
          </w:p>
        </w:tc>
        <w:tc>
          <w:tcPr>
            <w:tcW w:w="2067" w:type="dxa"/>
          </w:tcPr>
          <w:p w14:paraId="029CC41D" w14:textId="77777777" w:rsidR="007720A6" w:rsidRPr="00D92560" w:rsidRDefault="007720A6" w:rsidP="00592AEE">
            <w:pPr>
              <w:rPr>
                <w:rFonts w:ascii="Times" w:hAnsi="Times" w:cs="Helvetica"/>
                <w:color w:val="000000"/>
                <w:sz w:val="22"/>
                <w:szCs w:val="22"/>
              </w:rPr>
            </w:pPr>
            <w:r w:rsidRPr="00D92560">
              <w:rPr>
                <w:rFonts w:ascii="Times" w:hAnsi="Times" w:cs="Helvetica"/>
                <w:color w:val="000000"/>
                <w:sz w:val="22"/>
                <w:szCs w:val="22"/>
              </w:rPr>
              <w:t>39.0</w:t>
            </w:r>
          </w:p>
        </w:tc>
        <w:tc>
          <w:tcPr>
            <w:tcW w:w="2061" w:type="dxa"/>
          </w:tcPr>
          <w:p w14:paraId="531C3F8F"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42.3</w:t>
            </w:r>
          </w:p>
        </w:tc>
        <w:tc>
          <w:tcPr>
            <w:tcW w:w="1963" w:type="dxa"/>
          </w:tcPr>
          <w:p w14:paraId="7DBF4589"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28.0</w:t>
            </w:r>
          </w:p>
        </w:tc>
        <w:tc>
          <w:tcPr>
            <w:tcW w:w="1984" w:type="dxa"/>
          </w:tcPr>
          <w:p w14:paraId="2DDBA1E4"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t>48.0</w:t>
            </w:r>
          </w:p>
        </w:tc>
        <w:tc>
          <w:tcPr>
            <w:tcW w:w="2840" w:type="dxa"/>
          </w:tcPr>
          <w:p w14:paraId="5DDE6AE3" w14:textId="77777777" w:rsidR="007720A6" w:rsidRPr="00D56479" w:rsidRDefault="007720A6" w:rsidP="00592AEE">
            <w:pPr>
              <w:rPr>
                <w:rFonts w:ascii="Times" w:hAnsi="Times" w:cs="Helvetica"/>
                <w:color w:val="000000"/>
                <w:sz w:val="22"/>
                <w:szCs w:val="22"/>
              </w:rPr>
            </w:pPr>
          </w:p>
        </w:tc>
      </w:tr>
      <w:tr w:rsidR="007720A6" w:rsidRPr="00416A5B" w14:paraId="01177086" w14:textId="77777777" w:rsidTr="00592AEE">
        <w:tc>
          <w:tcPr>
            <w:tcW w:w="4106" w:type="dxa"/>
          </w:tcPr>
          <w:p w14:paraId="713ADC5F" w14:textId="77777777" w:rsidR="007720A6" w:rsidRDefault="007720A6" w:rsidP="00592AEE">
            <w:pPr>
              <w:ind w:left="739"/>
              <w:rPr>
                <w:rFonts w:ascii="Times" w:hAnsi="Times" w:cs="Helvetica"/>
                <w:color w:val="000000"/>
                <w:sz w:val="22"/>
                <w:szCs w:val="22"/>
              </w:rPr>
            </w:pPr>
            <w:r>
              <w:rPr>
                <w:rFonts w:ascii="Times" w:hAnsi="Times" w:cs="Helvetica"/>
                <w:color w:val="000000"/>
                <w:sz w:val="22"/>
                <w:szCs w:val="22"/>
              </w:rPr>
              <w:t>University postgraduate</w:t>
            </w:r>
          </w:p>
        </w:tc>
        <w:tc>
          <w:tcPr>
            <w:tcW w:w="2067" w:type="dxa"/>
          </w:tcPr>
          <w:p w14:paraId="7A251E4C" w14:textId="77777777" w:rsidR="007720A6" w:rsidRPr="00D92560" w:rsidRDefault="007720A6" w:rsidP="00592AEE">
            <w:pPr>
              <w:rPr>
                <w:rFonts w:ascii="Times" w:hAnsi="Times" w:cs="Helvetica"/>
                <w:color w:val="000000"/>
                <w:sz w:val="22"/>
                <w:szCs w:val="22"/>
              </w:rPr>
            </w:pPr>
            <w:r w:rsidRPr="00D92560">
              <w:rPr>
                <w:rFonts w:ascii="Times" w:hAnsi="Times" w:cs="Helvetica"/>
                <w:color w:val="000000"/>
                <w:sz w:val="22"/>
                <w:szCs w:val="22"/>
              </w:rPr>
              <w:t>9.1</w:t>
            </w:r>
          </w:p>
        </w:tc>
        <w:tc>
          <w:tcPr>
            <w:tcW w:w="2061" w:type="dxa"/>
          </w:tcPr>
          <w:p w14:paraId="7D083820"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11.5</w:t>
            </w:r>
          </w:p>
        </w:tc>
        <w:tc>
          <w:tcPr>
            <w:tcW w:w="1963" w:type="dxa"/>
          </w:tcPr>
          <w:p w14:paraId="3F5E20D5" w14:textId="77777777" w:rsidR="007720A6" w:rsidRPr="00554342" w:rsidRDefault="007720A6" w:rsidP="00592AEE">
            <w:pPr>
              <w:rPr>
                <w:rFonts w:ascii="Times" w:hAnsi="Times" w:cs="Helvetica"/>
                <w:color w:val="000000"/>
                <w:sz w:val="22"/>
                <w:szCs w:val="22"/>
              </w:rPr>
            </w:pPr>
            <w:r w:rsidRPr="00554342">
              <w:rPr>
                <w:rFonts w:ascii="Times" w:hAnsi="Times" w:cs="Helvetica"/>
                <w:color w:val="000000"/>
                <w:sz w:val="22"/>
                <w:szCs w:val="22"/>
              </w:rPr>
              <w:t>8.0</w:t>
            </w:r>
          </w:p>
        </w:tc>
        <w:tc>
          <w:tcPr>
            <w:tcW w:w="1984" w:type="dxa"/>
          </w:tcPr>
          <w:p w14:paraId="191E52F0"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t>8.0</w:t>
            </w:r>
          </w:p>
        </w:tc>
        <w:tc>
          <w:tcPr>
            <w:tcW w:w="2840" w:type="dxa"/>
          </w:tcPr>
          <w:p w14:paraId="3B608692" w14:textId="77777777" w:rsidR="007720A6" w:rsidRPr="00D56479" w:rsidRDefault="007720A6" w:rsidP="00592AEE">
            <w:pPr>
              <w:rPr>
                <w:rFonts w:ascii="Times" w:hAnsi="Times" w:cs="Helvetica"/>
                <w:color w:val="000000"/>
                <w:sz w:val="22"/>
                <w:szCs w:val="22"/>
              </w:rPr>
            </w:pPr>
          </w:p>
        </w:tc>
      </w:tr>
      <w:tr w:rsidR="007720A6" w:rsidRPr="00416A5B" w14:paraId="0F5A8338" w14:textId="77777777" w:rsidTr="00592AEE">
        <w:trPr>
          <w:trHeight w:val="275"/>
        </w:trPr>
        <w:tc>
          <w:tcPr>
            <w:tcW w:w="4106" w:type="dxa"/>
          </w:tcPr>
          <w:p w14:paraId="7B448437" w14:textId="77777777" w:rsidR="007720A6" w:rsidRPr="001D7F7A" w:rsidRDefault="007720A6" w:rsidP="00592AEE">
            <w:pPr>
              <w:rPr>
                <w:rFonts w:ascii="Times" w:hAnsi="Times" w:cs="Helvetica"/>
                <w:color w:val="000000"/>
                <w:sz w:val="22"/>
                <w:szCs w:val="22"/>
                <w:vertAlign w:val="superscript"/>
              </w:rPr>
            </w:pPr>
            <w:r>
              <w:rPr>
                <w:rFonts w:ascii="Times" w:hAnsi="Times" w:cs="Helvetica"/>
                <w:color w:val="000000"/>
                <w:sz w:val="22"/>
                <w:szCs w:val="22"/>
              </w:rPr>
              <w:t>Mother ethnicity</w:t>
            </w:r>
          </w:p>
        </w:tc>
        <w:tc>
          <w:tcPr>
            <w:tcW w:w="2067" w:type="dxa"/>
          </w:tcPr>
          <w:p w14:paraId="0E913363" w14:textId="77777777" w:rsidR="007720A6" w:rsidRPr="001D7F7A" w:rsidRDefault="007720A6" w:rsidP="00592AEE">
            <w:pPr>
              <w:rPr>
                <w:rFonts w:ascii="Times" w:hAnsi="Times" w:cs="Helvetica"/>
                <w:color w:val="000000"/>
                <w:sz w:val="22"/>
                <w:szCs w:val="22"/>
                <w:highlight w:val="yellow"/>
              </w:rPr>
            </w:pPr>
          </w:p>
        </w:tc>
        <w:tc>
          <w:tcPr>
            <w:tcW w:w="2061" w:type="dxa"/>
          </w:tcPr>
          <w:p w14:paraId="736D104A" w14:textId="77777777" w:rsidR="007720A6" w:rsidRPr="001D7F7A" w:rsidRDefault="007720A6" w:rsidP="00592AEE">
            <w:pPr>
              <w:rPr>
                <w:rFonts w:ascii="Times" w:hAnsi="Times" w:cs="Helvetica"/>
                <w:color w:val="000000"/>
                <w:sz w:val="22"/>
                <w:szCs w:val="22"/>
                <w:highlight w:val="yellow"/>
              </w:rPr>
            </w:pPr>
          </w:p>
        </w:tc>
        <w:tc>
          <w:tcPr>
            <w:tcW w:w="1963" w:type="dxa"/>
          </w:tcPr>
          <w:p w14:paraId="3A16D0FB" w14:textId="77777777" w:rsidR="007720A6" w:rsidRPr="001D7F7A" w:rsidRDefault="007720A6" w:rsidP="00592AEE">
            <w:pPr>
              <w:rPr>
                <w:rFonts w:ascii="Times" w:hAnsi="Times" w:cs="Helvetica"/>
                <w:color w:val="000000"/>
                <w:sz w:val="22"/>
                <w:szCs w:val="22"/>
                <w:highlight w:val="yellow"/>
              </w:rPr>
            </w:pPr>
          </w:p>
        </w:tc>
        <w:tc>
          <w:tcPr>
            <w:tcW w:w="1984" w:type="dxa"/>
          </w:tcPr>
          <w:p w14:paraId="185C0ED1" w14:textId="77777777" w:rsidR="007720A6" w:rsidRPr="00D56479" w:rsidRDefault="007720A6" w:rsidP="00592AEE">
            <w:pPr>
              <w:rPr>
                <w:rFonts w:ascii="Times" w:hAnsi="Times" w:cs="Helvetica"/>
                <w:color w:val="000000"/>
                <w:sz w:val="22"/>
                <w:szCs w:val="22"/>
              </w:rPr>
            </w:pPr>
          </w:p>
        </w:tc>
        <w:tc>
          <w:tcPr>
            <w:tcW w:w="2840" w:type="dxa"/>
          </w:tcPr>
          <w:p w14:paraId="1EB13567" w14:textId="77777777" w:rsidR="007720A6" w:rsidRPr="00D56479" w:rsidRDefault="007720A6" w:rsidP="00592AEE">
            <w:pPr>
              <w:rPr>
                <w:rFonts w:ascii="Times" w:hAnsi="Times" w:cs="Helvetica"/>
                <w:color w:val="000000"/>
                <w:sz w:val="22"/>
                <w:szCs w:val="22"/>
              </w:rPr>
            </w:pPr>
            <w:r>
              <w:rPr>
                <w:rFonts w:ascii="Times" w:hAnsi="Times" w:cs="Helvetica"/>
                <w:color w:val="000000"/>
                <w:sz w:val="22"/>
                <w:szCs w:val="22"/>
              </w:rPr>
              <w:sym w:font="Symbol" w:char="F063"/>
            </w:r>
            <w:r w:rsidRPr="005C2D7B">
              <w:rPr>
                <w:rFonts w:ascii="Times" w:hAnsi="Times" w:cs="Helvetica"/>
                <w:color w:val="000000"/>
                <w:sz w:val="22"/>
                <w:szCs w:val="22"/>
                <w:vertAlign w:val="superscript"/>
              </w:rPr>
              <w:t>2</w:t>
            </w:r>
            <w:r>
              <w:rPr>
                <w:rFonts w:ascii="Times" w:hAnsi="Times" w:cs="Helvetica"/>
                <w:color w:val="000000"/>
                <w:sz w:val="22"/>
                <w:szCs w:val="22"/>
              </w:rPr>
              <w:t xml:space="preserve"> =18.97, </w:t>
            </w:r>
            <w:r w:rsidRPr="005C2D7B">
              <w:rPr>
                <w:rFonts w:ascii="Times" w:hAnsi="Times" w:cs="Helvetica"/>
                <w:i/>
                <w:iCs/>
                <w:color w:val="000000"/>
                <w:sz w:val="22"/>
                <w:szCs w:val="22"/>
              </w:rPr>
              <w:t xml:space="preserve">p </w:t>
            </w:r>
            <w:r>
              <w:rPr>
                <w:rFonts w:ascii="Times" w:hAnsi="Times" w:cs="Helvetica"/>
                <w:color w:val="000000"/>
                <w:sz w:val="22"/>
                <w:szCs w:val="22"/>
              </w:rPr>
              <w:t>= .090</w:t>
            </w:r>
          </w:p>
        </w:tc>
      </w:tr>
      <w:tr w:rsidR="007720A6" w:rsidRPr="00416A5B" w14:paraId="3046640D" w14:textId="77777777" w:rsidTr="00592AEE">
        <w:tc>
          <w:tcPr>
            <w:tcW w:w="4106" w:type="dxa"/>
          </w:tcPr>
          <w:p w14:paraId="1E68A3CF"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Caucasian</w:t>
            </w:r>
          </w:p>
        </w:tc>
        <w:tc>
          <w:tcPr>
            <w:tcW w:w="2067" w:type="dxa"/>
          </w:tcPr>
          <w:p w14:paraId="2F60F2F9"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47.1</w:t>
            </w:r>
          </w:p>
        </w:tc>
        <w:tc>
          <w:tcPr>
            <w:tcW w:w="2061" w:type="dxa"/>
          </w:tcPr>
          <w:p w14:paraId="35560BD5"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33.3</w:t>
            </w:r>
          </w:p>
        </w:tc>
        <w:tc>
          <w:tcPr>
            <w:tcW w:w="1963" w:type="dxa"/>
          </w:tcPr>
          <w:p w14:paraId="4110A7E5"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68.2</w:t>
            </w:r>
          </w:p>
        </w:tc>
        <w:tc>
          <w:tcPr>
            <w:tcW w:w="1984" w:type="dxa"/>
          </w:tcPr>
          <w:p w14:paraId="3705DAE7"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45.0</w:t>
            </w:r>
          </w:p>
        </w:tc>
        <w:tc>
          <w:tcPr>
            <w:tcW w:w="2840" w:type="dxa"/>
          </w:tcPr>
          <w:p w14:paraId="76AB9A2B" w14:textId="77777777" w:rsidR="007720A6" w:rsidRPr="00871E49" w:rsidRDefault="007720A6" w:rsidP="00592AEE">
            <w:pPr>
              <w:rPr>
                <w:rFonts w:ascii="Times" w:hAnsi="Times" w:cs="Helvetica"/>
                <w:color w:val="000000"/>
                <w:sz w:val="22"/>
                <w:szCs w:val="22"/>
              </w:rPr>
            </w:pPr>
          </w:p>
        </w:tc>
      </w:tr>
      <w:tr w:rsidR="007720A6" w:rsidRPr="00416A5B" w14:paraId="145D01CC" w14:textId="77777777" w:rsidTr="00592AEE">
        <w:tc>
          <w:tcPr>
            <w:tcW w:w="4106" w:type="dxa"/>
          </w:tcPr>
          <w:p w14:paraId="17790717"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European</w:t>
            </w:r>
          </w:p>
        </w:tc>
        <w:tc>
          <w:tcPr>
            <w:tcW w:w="2067" w:type="dxa"/>
          </w:tcPr>
          <w:p w14:paraId="1911B1F5"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8.6</w:t>
            </w:r>
          </w:p>
        </w:tc>
        <w:tc>
          <w:tcPr>
            <w:tcW w:w="2061" w:type="dxa"/>
          </w:tcPr>
          <w:p w14:paraId="56E4CB1C"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18.5</w:t>
            </w:r>
          </w:p>
        </w:tc>
        <w:tc>
          <w:tcPr>
            <w:tcW w:w="1963" w:type="dxa"/>
          </w:tcPr>
          <w:p w14:paraId="2250D979"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0</w:t>
            </w:r>
          </w:p>
        </w:tc>
        <w:tc>
          <w:tcPr>
            <w:tcW w:w="1984" w:type="dxa"/>
          </w:tcPr>
          <w:p w14:paraId="12B3CACE"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5.0</w:t>
            </w:r>
          </w:p>
        </w:tc>
        <w:tc>
          <w:tcPr>
            <w:tcW w:w="2840" w:type="dxa"/>
          </w:tcPr>
          <w:p w14:paraId="1677FE21" w14:textId="77777777" w:rsidR="007720A6" w:rsidRPr="00871E49" w:rsidRDefault="007720A6" w:rsidP="00592AEE">
            <w:pPr>
              <w:rPr>
                <w:rFonts w:ascii="Times" w:hAnsi="Times" w:cs="Helvetica"/>
                <w:color w:val="000000"/>
                <w:sz w:val="22"/>
                <w:szCs w:val="22"/>
              </w:rPr>
            </w:pPr>
          </w:p>
        </w:tc>
      </w:tr>
      <w:tr w:rsidR="007720A6" w:rsidRPr="00416A5B" w14:paraId="5CF88253" w14:textId="77777777" w:rsidTr="00592AEE">
        <w:tc>
          <w:tcPr>
            <w:tcW w:w="4106" w:type="dxa"/>
          </w:tcPr>
          <w:p w14:paraId="4F1A9F5D"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Hispanic</w:t>
            </w:r>
          </w:p>
        </w:tc>
        <w:tc>
          <w:tcPr>
            <w:tcW w:w="2067" w:type="dxa"/>
          </w:tcPr>
          <w:p w14:paraId="4B608BBA"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4.3</w:t>
            </w:r>
          </w:p>
        </w:tc>
        <w:tc>
          <w:tcPr>
            <w:tcW w:w="2061" w:type="dxa"/>
          </w:tcPr>
          <w:p w14:paraId="51DD2959"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3.7</w:t>
            </w:r>
          </w:p>
        </w:tc>
        <w:tc>
          <w:tcPr>
            <w:tcW w:w="1963" w:type="dxa"/>
          </w:tcPr>
          <w:p w14:paraId="2C881FD0"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9.1</w:t>
            </w:r>
          </w:p>
        </w:tc>
        <w:tc>
          <w:tcPr>
            <w:tcW w:w="1984" w:type="dxa"/>
          </w:tcPr>
          <w:p w14:paraId="7D39384A"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0.0</w:t>
            </w:r>
          </w:p>
        </w:tc>
        <w:tc>
          <w:tcPr>
            <w:tcW w:w="2840" w:type="dxa"/>
          </w:tcPr>
          <w:p w14:paraId="173164E6" w14:textId="77777777" w:rsidR="007720A6" w:rsidRPr="00871E49" w:rsidRDefault="007720A6" w:rsidP="00592AEE">
            <w:pPr>
              <w:rPr>
                <w:rFonts w:ascii="Times" w:hAnsi="Times" w:cs="Helvetica"/>
                <w:color w:val="000000"/>
                <w:sz w:val="22"/>
                <w:szCs w:val="22"/>
              </w:rPr>
            </w:pPr>
          </w:p>
        </w:tc>
      </w:tr>
      <w:tr w:rsidR="007720A6" w:rsidRPr="00416A5B" w14:paraId="4A7E3392" w14:textId="77777777" w:rsidTr="00592AEE">
        <w:tc>
          <w:tcPr>
            <w:tcW w:w="4106" w:type="dxa"/>
          </w:tcPr>
          <w:p w14:paraId="44ACA1E3"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Middle Eastern</w:t>
            </w:r>
          </w:p>
        </w:tc>
        <w:tc>
          <w:tcPr>
            <w:tcW w:w="2067" w:type="dxa"/>
          </w:tcPr>
          <w:p w14:paraId="2DCB6558"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11.4</w:t>
            </w:r>
          </w:p>
        </w:tc>
        <w:tc>
          <w:tcPr>
            <w:tcW w:w="2061" w:type="dxa"/>
          </w:tcPr>
          <w:p w14:paraId="6EFBBFAD"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14.8</w:t>
            </w:r>
          </w:p>
        </w:tc>
        <w:tc>
          <w:tcPr>
            <w:tcW w:w="1963" w:type="dxa"/>
          </w:tcPr>
          <w:p w14:paraId="4AF54077"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13.6</w:t>
            </w:r>
          </w:p>
        </w:tc>
        <w:tc>
          <w:tcPr>
            <w:tcW w:w="1984" w:type="dxa"/>
          </w:tcPr>
          <w:p w14:paraId="3DB6EF5F"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5.0</w:t>
            </w:r>
          </w:p>
        </w:tc>
        <w:tc>
          <w:tcPr>
            <w:tcW w:w="2840" w:type="dxa"/>
          </w:tcPr>
          <w:p w14:paraId="2E09D6B2" w14:textId="77777777" w:rsidR="007720A6" w:rsidRPr="00871E49" w:rsidRDefault="007720A6" w:rsidP="00592AEE">
            <w:pPr>
              <w:rPr>
                <w:rFonts w:ascii="Times" w:hAnsi="Times" w:cs="Helvetica"/>
                <w:color w:val="000000"/>
                <w:sz w:val="22"/>
                <w:szCs w:val="22"/>
              </w:rPr>
            </w:pPr>
          </w:p>
        </w:tc>
      </w:tr>
      <w:tr w:rsidR="007720A6" w:rsidRPr="00416A5B" w14:paraId="1318F272" w14:textId="77777777" w:rsidTr="00592AEE">
        <w:tc>
          <w:tcPr>
            <w:tcW w:w="4106" w:type="dxa"/>
          </w:tcPr>
          <w:p w14:paraId="668D37C3"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Asian</w:t>
            </w:r>
          </w:p>
        </w:tc>
        <w:tc>
          <w:tcPr>
            <w:tcW w:w="2067" w:type="dxa"/>
          </w:tcPr>
          <w:p w14:paraId="52A117DE"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17.1</w:t>
            </w:r>
          </w:p>
        </w:tc>
        <w:tc>
          <w:tcPr>
            <w:tcW w:w="2061" w:type="dxa"/>
          </w:tcPr>
          <w:p w14:paraId="091D8C4C"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18.5</w:t>
            </w:r>
          </w:p>
        </w:tc>
        <w:tc>
          <w:tcPr>
            <w:tcW w:w="1963" w:type="dxa"/>
          </w:tcPr>
          <w:p w14:paraId="4D9C019F"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9.1</w:t>
            </w:r>
          </w:p>
        </w:tc>
        <w:tc>
          <w:tcPr>
            <w:tcW w:w="1984" w:type="dxa"/>
          </w:tcPr>
          <w:p w14:paraId="74F70B92"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25.0</w:t>
            </w:r>
          </w:p>
        </w:tc>
        <w:tc>
          <w:tcPr>
            <w:tcW w:w="2840" w:type="dxa"/>
          </w:tcPr>
          <w:p w14:paraId="4483E5F0" w14:textId="77777777" w:rsidR="007720A6" w:rsidRPr="00871E49" w:rsidRDefault="007720A6" w:rsidP="00592AEE">
            <w:pPr>
              <w:rPr>
                <w:rFonts w:ascii="Times" w:hAnsi="Times" w:cs="Helvetica"/>
                <w:color w:val="000000"/>
                <w:sz w:val="22"/>
                <w:szCs w:val="22"/>
              </w:rPr>
            </w:pPr>
          </w:p>
        </w:tc>
      </w:tr>
      <w:tr w:rsidR="007720A6" w:rsidRPr="00416A5B" w14:paraId="486100F9" w14:textId="77777777" w:rsidTr="00592AEE">
        <w:tc>
          <w:tcPr>
            <w:tcW w:w="4106" w:type="dxa"/>
          </w:tcPr>
          <w:p w14:paraId="3F19B31D" w14:textId="77777777" w:rsidR="007720A6" w:rsidRDefault="007720A6" w:rsidP="00592AEE">
            <w:pPr>
              <w:ind w:left="709"/>
              <w:rPr>
                <w:rFonts w:ascii="Times" w:hAnsi="Times" w:cs="Helvetica"/>
                <w:color w:val="000000"/>
                <w:sz w:val="22"/>
                <w:szCs w:val="22"/>
              </w:rPr>
            </w:pPr>
            <w:r>
              <w:rPr>
                <w:rFonts w:ascii="Times" w:hAnsi="Times" w:cs="Helvetica"/>
                <w:color w:val="000000"/>
                <w:sz w:val="22"/>
                <w:szCs w:val="22"/>
              </w:rPr>
              <w:t>Aboriginal or Torres Strait Islander</w:t>
            </w:r>
          </w:p>
        </w:tc>
        <w:tc>
          <w:tcPr>
            <w:tcW w:w="2067" w:type="dxa"/>
          </w:tcPr>
          <w:p w14:paraId="57F9461C"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4.3</w:t>
            </w:r>
          </w:p>
        </w:tc>
        <w:tc>
          <w:tcPr>
            <w:tcW w:w="2061" w:type="dxa"/>
          </w:tcPr>
          <w:p w14:paraId="11039391" w14:textId="77777777" w:rsidR="007720A6" w:rsidRDefault="007720A6" w:rsidP="00592AEE">
            <w:pPr>
              <w:rPr>
                <w:rFonts w:ascii="Times" w:hAnsi="Times" w:cs="Helvetica"/>
                <w:color w:val="000000"/>
                <w:sz w:val="22"/>
                <w:szCs w:val="22"/>
              </w:rPr>
            </w:pPr>
            <w:r>
              <w:rPr>
                <w:rFonts w:ascii="Times" w:hAnsi="Times" w:cs="Helvetica"/>
                <w:color w:val="000000"/>
                <w:sz w:val="22"/>
                <w:szCs w:val="22"/>
              </w:rPr>
              <w:t>7.4</w:t>
            </w:r>
          </w:p>
        </w:tc>
        <w:tc>
          <w:tcPr>
            <w:tcW w:w="1963" w:type="dxa"/>
          </w:tcPr>
          <w:p w14:paraId="5140CAA9"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0</w:t>
            </w:r>
          </w:p>
        </w:tc>
        <w:tc>
          <w:tcPr>
            <w:tcW w:w="1984" w:type="dxa"/>
          </w:tcPr>
          <w:p w14:paraId="3DAB9CF2"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5.0</w:t>
            </w:r>
          </w:p>
        </w:tc>
        <w:tc>
          <w:tcPr>
            <w:tcW w:w="2840" w:type="dxa"/>
          </w:tcPr>
          <w:p w14:paraId="7BB0CACC" w14:textId="77777777" w:rsidR="007720A6" w:rsidRPr="00871E49" w:rsidRDefault="007720A6" w:rsidP="00592AEE">
            <w:pPr>
              <w:rPr>
                <w:rFonts w:ascii="Times" w:hAnsi="Times" w:cs="Helvetica"/>
                <w:color w:val="000000"/>
                <w:sz w:val="22"/>
                <w:szCs w:val="22"/>
              </w:rPr>
            </w:pPr>
          </w:p>
        </w:tc>
      </w:tr>
      <w:tr w:rsidR="007720A6" w:rsidRPr="00416A5B" w14:paraId="3AA20FF9" w14:textId="77777777" w:rsidTr="00592AEE">
        <w:tc>
          <w:tcPr>
            <w:tcW w:w="4106" w:type="dxa"/>
          </w:tcPr>
          <w:p w14:paraId="4C6F3CE1" w14:textId="77777777" w:rsidR="007720A6" w:rsidRPr="00416A5B" w:rsidRDefault="007720A6" w:rsidP="00592AEE">
            <w:pPr>
              <w:ind w:left="709"/>
              <w:rPr>
                <w:rFonts w:ascii="Times" w:hAnsi="Times" w:cs="Helvetica"/>
                <w:color w:val="000000"/>
                <w:sz w:val="22"/>
                <w:szCs w:val="22"/>
              </w:rPr>
            </w:pPr>
            <w:r>
              <w:rPr>
                <w:rFonts w:ascii="Times" w:hAnsi="Times" w:cs="Helvetica"/>
                <w:color w:val="000000"/>
                <w:sz w:val="22"/>
                <w:szCs w:val="22"/>
              </w:rPr>
              <w:t>Other</w:t>
            </w:r>
          </w:p>
        </w:tc>
        <w:tc>
          <w:tcPr>
            <w:tcW w:w="2067" w:type="dxa"/>
          </w:tcPr>
          <w:p w14:paraId="627F5735"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7.1</w:t>
            </w:r>
          </w:p>
        </w:tc>
        <w:tc>
          <w:tcPr>
            <w:tcW w:w="2061" w:type="dxa"/>
          </w:tcPr>
          <w:p w14:paraId="4A41736E"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3.7</w:t>
            </w:r>
          </w:p>
        </w:tc>
        <w:tc>
          <w:tcPr>
            <w:tcW w:w="1963" w:type="dxa"/>
          </w:tcPr>
          <w:p w14:paraId="4BF6215F"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0</w:t>
            </w:r>
          </w:p>
        </w:tc>
        <w:tc>
          <w:tcPr>
            <w:tcW w:w="1984" w:type="dxa"/>
          </w:tcPr>
          <w:p w14:paraId="3C6B0E42"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15.0</w:t>
            </w:r>
          </w:p>
        </w:tc>
        <w:tc>
          <w:tcPr>
            <w:tcW w:w="2840" w:type="dxa"/>
          </w:tcPr>
          <w:p w14:paraId="720EBE29" w14:textId="77777777" w:rsidR="007720A6" w:rsidRPr="00871E49" w:rsidRDefault="007720A6" w:rsidP="00592AEE">
            <w:pPr>
              <w:rPr>
                <w:rFonts w:ascii="Times" w:hAnsi="Times" w:cs="Helvetica"/>
                <w:color w:val="000000"/>
                <w:sz w:val="22"/>
                <w:szCs w:val="22"/>
              </w:rPr>
            </w:pPr>
          </w:p>
        </w:tc>
      </w:tr>
      <w:tr w:rsidR="007720A6" w:rsidRPr="00416A5B" w14:paraId="18F4A773" w14:textId="77777777" w:rsidTr="00592AEE">
        <w:tc>
          <w:tcPr>
            <w:tcW w:w="4106" w:type="dxa"/>
          </w:tcPr>
          <w:p w14:paraId="764B9EA4" w14:textId="77777777" w:rsidR="007720A6" w:rsidRPr="00416A5B" w:rsidRDefault="007720A6" w:rsidP="00592AEE">
            <w:pPr>
              <w:rPr>
                <w:rFonts w:ascii="Times" w:hAnsi="Times" w:cs="Helvetica"/>
                <w:color w:val="000000"/>
                <w:sz w:val="22"/>
                <w:szCs w:val="22"/>
              </w:rPr>
            </w:pPr>
            <w:r>
              <w:rPr>
                <w:rFonts w:ascii="Times" w:hAnsi="Times" w:cs="Helvetica"/>
                <w:color w:val="000000"/>
                <w:sz w:val="22"/>
                <w:szCs w:val="22"/>
              </w:rPr>
              <w:t>Family Income (Australian dollar)</w:t>
            </w:r>
          </w:p>
        </w:tc>
        <w:tc>
          <w:tcPr>
            <w:tcW w:w="2067" w:type="dxa"/>
          </w:tcPr>
          <w:p w14:paraId="4E11FBF4" w14:textId="77777777" w:rsidR="007720A6" w:rsidRPr="000D6618" w:rsidRDefault="007720A6" w:rsidP="00592AEE">
            <w:pPr>
              <w:rPr>
                <w:rFonts w:ascii="Times" w:hAnsi="Times" w:cs="Helvetica"/>
                <w:color w:val="000000"/>
                <w:sz w:val="22"/>
                <w:szCs w:val="22"/>
              </w:rPr>
            </w:pPr>
          </w:p>
        </w:tc>
        <w:tc>
          <w:tcPr>
            <w:tcW w:w="2061" w:type="dxa"/>
          </w:tcPr>
          <w:p w14:paraId="22FB9B94" w14:textId="77777777" w:rsidR="007720A6" w:rsidRPr="0024243F" w:rsidRDefault="007720A6" w:rsidP="00592AEE">
            <w:pPr>
              <w:rPr>
                <w:rFonts w:ascii="Times" w:hAnsi="Times" w:cs="Helvetica"/>
                <w:color w:val="000000"/>
                <w:sz w:val="22"/>
                <w:szCs w:val="22"/>
              </w:rPr>
            </w:pPr>
          </w:p>
        </w:tc>
        <w:tc>
          <w:tcPr>
            <w:tcW w:w="1963" w:type="dxa"/>
          </w:tcPr>
          <w:p w14:paraId="298C51BC" w14:textId="77777777" w:rsidR="007720A6" w:rsidRPr="000D6618" w:rsidRDefault="007720A6" w:rsidP="00592AEE">
            <w:pPr>
              <w:rPr>
                <w:rFonts w:ascii="Times" w:hAnsi="Times" w:cs="Helvetica"/>
                <w:color w:val="000000"/>
                <w:sz w:val="22"/>
                <w:szCs w:val="22"/>
              </w:rPr>
            </w:pPr>
          </w:p>
        </w:tc>
        <w:tc>
          <w:tcPr>
            <w:tcW w:w="1984" w:type="dxa"/>
          </w:tcPr>
          <w:p w14:paraId="07287264" w14:textId="77777777" w:rsidR="007720A6" w:rsidRPr="00871E49" w:rsidRDefault="007720A6" w:rsidP="00592AEE">
            <w:pPr>
              <w:rPr>
                <w:rFonts w:ascii="Times" w:hAnsi="Times" w:cs="Helvetica"/>
                <w:color w:val="000000"/>
                <w:sz w:val="22"/>
                <w:szCs w:val="22"/>
              </w:rPr>
            </w:pPr>
          </w:p>
        </w:tc>
        <w:tc>
          <w:tcPr>
            <w:tcW w:w="2840" w:type="dxa"/>
          </w:tcPr>
          <w:p w14:paraId="35B918AE"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sym w:font="Symbol" w:char="F063"/>
            </w:r>
            <w:r w:rsidRPr="005C2D7B">
              <w:rPr>
                <w:rFonts w:ascii="Times" w:hAnsi="Times" w:cs="Helvetica"/>
                <w:color w:val="000000"/>
                <w:sz w:val="22"/>
                <w:szCs w:val="22"/>
                <w:vertAlign w:val="superscript"/>
              </w:rPr>
              <w:t>2</w:t>
            </w:r>
            <w:r>
              <w:rPr>
                <w:rFonts w:ascii="Times" w:hAnsi="Times" w:cs="Helvetica"/>
                <w:color w:val="000000"/>
                <w:sz w:val="22"/>
                <w:szCs w:val="22"/>
              </w:rPr>
              <w:t xml:space="preserve"> = 7.60, </w:t>
            </w:r>
            <w:r w:rsidRPr="005C2D7B">
              <w:rPr>
                <w:rFonts w:ascii="Times" w:hAnsi="Times" w:cs="Helvetica"/>
                <w:i/>
                <w:iCs/>
                <w:color w:val="000000"/>
                <w:sz w:val="22"/>
                <w:szCs w:val="22"/>
              </w:rPr>
              <w:t>p</w:t>
            </w:r>
            <w:r>
              <w:rPr>
                <w:rFonts w:ascii="Times" w:hAnsi="Times" w:cs="Helvetica"/>
                <w:color w:val="000000"/>
                <w:sz w:val="22"/>
                <w:szCs w:val="22"/>
              </w:rPr>
              <w:t xml:space="preserve"> = .473</w:t>
            </w:r>
          </w:p>
        </w:tc>
      </w:tr>
      <w:tr w:rsidR="007720A6" w:rsidRPr="00416A5B" w14:paraId="6C79A7AD" w14:textId="77777777" w:rsidTr="00592AEE">
        <w:tc>
          <w:tcPr>
            <w:tcW w:w="4106" w:type="dxa"/>
          </w:tcPr>
          <w:p w14:paraId="7CC8B141" w14:textId="77777777" w:rsidR="007720A6" w:rsidRPr="00416A5B" w:rsidRDefault="007720A6" w:rsidP="00592AEE">
            <w:pPr>
              <w:ind w:left="30" w:firstLine="709"/>
              <w:rPr>
                <w:rFonts w:ascii="Times" w:hAnsi="Times" w:cs="Helvetica"/>
                <w:color w:val="000000"/>
                <w:sz w:val="22"/>
                <w:szCs w:val="22"/>
              </w:rPr>
            </w:pPr>
            <w:r>
              <w:rPr>
                <w:rFonts w:ascii="Times" w:hAnsi="Times" w:cs="Helvetica"/>
                <w:color w:val="000000"/>
                <w:sz w:val="22"/>
                <w:szCs w:val="22"/>
              </w:rPr>
              <w:t>Less than 50,000</w:t>
            </w:r>
          </w:p>
        </w:tc>
        <w:tc>
          <w:tcPr>
            <w:tcW w:w="2067" w:type="dxa"/>
          </w:tcPr>
          <w:p w14:paraId="3A44F995"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25.6</w:t>
            </w:r>
          </w:p>
        </w:tc>
        <w:tc>
          <w:tcPr>
            <w:tcW w:w="2061" w:type="dxa"/>
          </w:tcPr>
          <w:p w14:paraId="0327A36C"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29.6</w:t>
            </w:r>
          </w:p>
        </w:tc>
        <w:tc>
          <w:tcPr>
            <w:tcW w:w="1963" w:type="dxa"/>
          </w:tcPr>
          <w:p w14:paraId="22B514FE"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23.1</w:t>
            </w:r>
          </w:p>
        </w:tc>
        <w:tc>
          <w:tcPr>
            <w:tcW w:w="1984" w:type="dxa"/>
          </w:tcPr>
          <w:p w14:paraId="17F314F1"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24.0</w:t>
            </w:r>
          </w:p>
        </w:tc>
        <w:tc>
          <w:tcPr>
            <w:tcW w:w="2840" w:type="dxa"/>
          </w:tcPr>
          <w:p w14:paraId="637722A9" w14:textId="77777777" w:rsidR="007720A6" w:rsidRPr="00871E49" w:rsidRDefault="007720A6" w:rsidP="00592AEE">
            <w:pPr>
              <w:rPr>
                <w:rFonts w:ascii="Times" w:hAnsi="Times" w:cs="Helvetica"/>
                <w:color w:val="000000"/>
                <w:sz w:val="22"/>
                <w:szCs w:val="22"/>
              </w:rPr>
            </w:pPr>
          </w:p>
        </w:tc>
      </w:tr>
      <w:tr w:rsidR="007720A6" w:rsidRPr="00416A5B" w14:paraId="388D87F0" w14:textId="77777777" w:rsidTr="00592AEE">
        <w:tc>
          <w:tcPr>
            <w:tcW w:w="4106" w:type="dxa"/>
          </w:tcPr>
          <w:p w14:paraId="12228279" w14:textId="77777777" w:rsidR="007720A6" w:rsidRPr="00416A5B" w:rsidRDefault="007720A6" w:rsidP="00592AEE">
            <w:pPr>
              <w:ind w:left="30" w:firstLine="709"/>
              <w:rPr>
                <w:rFonts w:ascii="Times" w:hAnsi="Times" w:cs="Helvetica"/>
                <w:color w:val="000000"/>
                <w:sz w:val="22"/>
                <w:szCs w:val="22"/>
              </w:rPr>
            </w:pPr>
            <w:r>
              <w:rPr>
                <w:rFonts w:ascii="Times" w:hAnsi="Times" w:cs="Helvetica"/>
                <w:color w:val="000000"/>
                <w:sz w:val="22"/>
                <w:szCs w:val="22"/>
              </w:rPr>
              <w:t>50,000-75,000</w:t>
            </w:r>
          </w:p>
        </w:tc>
        <w:tc>
          <w:tcPr>
            <w:tcW w:w="2067" w:type="dxa"/>
          </w:tcPr>
          <w:p w14:paraId="50F421B7"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12.8</w:t>
            </w:r>
          </w:p>
        </w:tc>
        <w:tc>
          <w:tcPr>
            <w:tcW w:w="2061" w:type="dxa"/>
          </w:tcPr>
          <w:p w14:paraId="40BE4771"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11.1</w:t>
            </w:r>
          </w:p>
        </w:tc>
        <w:tc>
          <w:tcPr>
            <w:tcW w:w="1963" w:type="dxa"/>
          </w:tcPr>
          <w:p w14:paraId="5EC78B59"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19.2</w:t>
            </w:r>
          </w:p>
        </w:tc>
        <w:tc>
          <w:tcPr>
            <w:tcW w:w="1984" w:type="dxa"/>
          </w:tcPr>
          <w:p w14:paraId="2839B23F"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8.0</w:t>
            </w:r>
          </w:p>
        </w:tc>
        <w:tc>
          <w:tcPr>
            <w:tcW w:w="2840" w:type="dxa"/>
          </w:tcPr>
          <w:p w14:paraId="4877D75B" w14:textId="77777777" w:rsidR="007720A6" w:rsidRPr="00871E49" w:rsidRDefault="007720A6" w:rsidP="00592AEE">
            <w:pPr>
              <w:rPr>
                <w:rFonts w:ascii="Times" w:hAnsi="Times" w:cs="Helvetica"/>
                <w:color w:val="000000"/>
                <w:sz w:val="22"/>
                <w:szCs w:val="22"/>
              </w:rPr>
            </w:pPr>
          </w:p>
        </w:tc>
      </w:tr>
      <w:tr w:rsidR="007720A6" w:rsidRPr="00416A5B" w14:paraId="0462BCA8" w14:textId="77777777" w:rsidTr="00592AEE">
        <w:tc>
          <w:tcPr>
            <w:tcW w:w="4106" w:type="dxa"/>
          </w:tcPr>
          <w:p w14:paraId="28A4DFC6" w14:textId="77777777" w:rsidR="007720A6" w:rsidRDefault="007720A6" w:rsidP="00592AEE">
            <w:pPr>
              <w:ind w:left="30" w:firstLine="709"/>
              <w:rPr>
                <w:rFonts w:ascii="Times" w:hAnsi="Times" w:cs="Helvetica"/>
                <w:color w:val="000000"/>
                <w:sz w:val="22"/>
                <w:szCs w:val="22"/>
              </w:rPr>
            </w:pPr>
            <w:r>
              <w:rPr>
                <w:rFonts w:ascii="Times" w:hAnsi="Times" w:cs="Helvetica"/>
                <w:color w:val="000000"/>
                <w:sz w:val="22"/>
                <w:szCs w:val="22"/>
              </w:rPr>
              <w:t>76,000-100,000</w:t>
            </w:r>
          </w:p>
        </w:tc>
        <w:tc>
          <w:tcPr>
            <w:tcW w:w="2067" w:type="dxa"/>
          </w:tcPr>
          <w:p w14:paraId="582983BF"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7.7</w:t>
            </w:r>
          </w:p>
        </w:tc>
        <w:tc>
          <w:tcPr>
            <w:tcW w:w="2061" w:type="dxa"/>
          </w:tcPr>
          <w:p w14:paraId="4BB027E7"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3.7</w:t>
            </w:r>
          </w:p>
        </w:tc>
        <w:tc>
          <w:tcPr>
            <w:tcW w:w="1963" w:type="dxa"/>
          </w:tcPr>
          <w:p w14:paraId="3FF7A9E0"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3.8</w:t>
            </w:r>
          </w:p>
        </w:tc>
        <w:tc>
          <w:tcPr>
            <w:tcW w:w="1984" w:type="dxa"/>
          </w:tcPr>
          <w:p w14:paraId="1B3CD1DD"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16.0</w:t>
            </w:r>
          </w:p>
        </w:tc>
        <w:tc>
          <w:tcPr>
            <w:tcW w:w="2840" w:type="dxa"/>
          </w:tcPr>
          <w:p w14:paraId="074BDCD0" w14:textId="77777777" w:rsidR="007720A6" w:rsidRPr="00871E49" w:rsidRDefault="007720A6" w:rsidP="00592AEE">
            <w:pPr>
              <w:rPr>
                <w:rFonts w:ascii="Times" w:hAnsi="Times" w:cs="Helvetica"/>
                <w:color w:val="000000"/>
                <w:sz w:val="22"/>
                <w:szCs w:val="22"/>
              </w:rPr>
            </w:pPr>
          </w:p>
        </w:tc>
      </w:tr>
      <w:tr w:rsidR="007720A6" w:rsidRPr="00416A5B" w14:paraId="7437A3E1" w14:textId="77777777" w:rsidTr="00592AEE">
        <w:tc>
          <w:tcPr>
            <w:tcW w:w="4106" w:type="dxa"/>
          </w:tcPr>
          <w:p w14:paraId="5AEC2922" w14:textId="77777777" w:rsidR="007720A6" w:rsidRPr="00416A5B" w:rsidRDefault="007720A6" w:rsidP="00592AEE">
            <w:pPr>
              <w:ind w:left="30" w:firstLine="709"/>
              <w:rPr>
                <w:rFonts w:ascii="Times" w:hAnsi="Times" w:cs="Helvetica"/>
                <w:color w:val="000000"/>
                <w:sz w:val="22"/>
                <w:szCs w:val="22"/>
              </w:rPr>
            </w:pPr>
            <w:r>
              <w:rPr>
                <w:rFonts w:ascii="Times" w:hAnsi="Times" w:cs="Helvetica"/>
                <w:color w:val="000000"/>
                <w:sz w:val="22"/>
                <w:szCs w:val="22"/>
              </w:rPr>
              <w:t>101,000-150,000</w:t>
            </w:r>
          </w:p>
        </w:tc>
        <w:tc>
          <w:tcPr>
            <w:tcW w:w="2067" w:type="dxa"/>
          </w:tcPr>
          <w:p w14:paraId="30F2EEB8"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34.6</w:t>
            </w:r>
          </w:p>
        </w:tc>
        <w:tc>
          <w:tcPr>
            <w:tcW w:w="2061" w:type="dxa"/>
          </w:tcPr>
          <w:p w14:paraId="72BCDBDD"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40.7</w:t>
            </w:r>
          </w:p>
        </w:tc>
        <w:tc>
          <w:tcPr>
            <w:tcW w:w="1963" w:type="dxa"/>
          </w:tcPr>
          <w:p w14:paraId="524B9104"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38.5</w:t>
            </w:r>
          </w:p>
        </w:tc>
        <w:tc>
          <w:tcPr>
            <w:tcW w:w="1984" w:type="dxa"/>
          </w:tcPr>
          <w:p w14:paraId="3807174D"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24.0</w:t>
            </w:r>
          </w:p>
        </w:tc>
        <w:tc>
          <w:tcPr>
            <w:tcW w:w="2840" w:type="dxa"/>
          </w:tcPr>
          <w:p w14:paraId="0315BE71" w14:textId="77777777" w:rsidR="007720A6" w:rsidRPr="00871E49" w:rsidRDefault="007720A6" w:rsidP="00592AEE">
            <w:pPr>
              <w:rPr>
                <w:rFonts w:ascii="Times" w:hAnsi="Times" w:cs="Helvetica"/>
                <w:color w:val="000000"/>
                <w:sz w:val="22"/>
                <w:szCs w:val="22"/>
              </w:rPr>
            </w:pPr>
          </w:p>
        </w:tc>
      </w:tr>
      <w:tr w:rsidR="007720A6" w:rsidRPr="00416A5B" w14:paraId="5F3F476E" w14:textId="77777777" w:rsidTr="00592AEE">
        <w:tc>
          <w:tcPr>
            <w:tcW w:w="4106" w:type="dxa"/>
          </w:tcPr>
          <w:p w14:paraId="1596DCBD" w14:textId="77777777" w:rsidR="007720A6" w:rsidRPr="00416A5B" w:rsidRDefault="007720A6" w:rsidP="00592AEE">
            <w:pPr>
              <w:ind w:left="30" w:firstLine="709"/>
              <w:rPr>
                <w:rFonts w:ascii="Times" w:hAnsi="Times" w:cs="Helvetica"/>
                <w:color w:val="000000"/>
                <w:sz w:val="22"/>
                <w:szCs w:val="22"/>
              </w:rPr>
            </w:pPr>
            <w:r>
              <w:rPr>
                <w:rFonts w:ascii="Times" w:hAnsi="Times" w:cs="Helvetica"/>
                <w:color w:val="000000"/>
                <w:sz w:val="22"/>
                <w:szCs w:val="22"/>
              </w:rPr>
              <w:t>More than 150,000</w:t>
            </w:r>
          </w:p>
        </w:tc>
        <w:tc>
          <w:tcPr>
            <w:tcW w:w="2067" w:type="dxa"/>
          </w:tcPr>
          <w:p w14:paraId="579EFBBA"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19.2</w:t>
            </w:r>
          </w:p>
        </w:tc>
        <w:tc>
          <w:tcPr>
            <w:tcW w:w="2061" w:type="dxa"/>
          </w:tcPr>
          <w:p w14:paraId="092BE9D6" w14:textId="77777777" w:rsidR="007720A6" w:rsidRPr="0024243F" w:rsidRDefault="007720A6" w:rsidP="00592AEE">
            <w:pPr>
              <w:rPr>
                <w:rFonts w:ascii="Times" w:hAnsi="Times" w:cs="Helvetica"/>
                <w:color w:val="000000"/>
                <w:sz w:val="22"/>
                <w:szCs w:val="22"/>
              </w:rPr>
            </w:pPr>
            <w:r>
              <w:rPr>
                <w:rFonts w:ascii="Times" w:hAnsi="Times" w:cs="Helvetica"/>
                <w:color w:val="000000"/>
                <w:sz w:val="22"/>
                <w:szCs w:val="22"/>
              </w:rPr>
              <w:t>14.8</w:t>
            </w:r>
          </w:p>
        </w:tc>
        <w:tc>
          <w:tcPr>
            <w:tcW w:w="1963" w:type="dxa"/>
          </w:tcPr>
          <w:p w14:paraId="74B6735B" w14:textId="77777777" w:rsidR="007720A6" w:rsidRPr="000D6618" w:rsidRDefault="007720A6" w:rsidP="00592AEE">
            <w:pPr>
              <w:rPr>
                <w:rFonts w:ascii="Times" w:hAnsi="Times" w:cs="Helvetica"/>
                <w:color w:val="000000"/>
                <w:sz w:val="22"/>
                <w:szCs w:val="22"/>
              </w:rPr>
            </w:pPr>
            <w:r>
              <w:rPr>
                <w:rFonts w:ascii="Times" w:hAnsi="Times" w:cs="Helvetica"/>
                <w:color w:val="000000"/>
                <w:sz w:val="22"/>
                <w:szCs w:val="22"/>
              </w:rPr>
              <w:t>15.4</w:t>
            </w:r>
          </w:p>
        </w:tc>
        <w:tc>
          <w:tcPr>
            <w:tcW w:w="1984" w:type="dxa"/>
          </w:tcPr>
          <w:p w14:paraId="1674683E"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28.0</w:t>
            </w:r>
          </w:p>
        </w:tc>
        <w:tc>
          <w:tcPr>
            <w:tcW w:w="2840" w:type="dxa"/>
          </w:tcPr>
          <w:p w14:paraId="0ACFC182" w14:textId="77777777" w:rsidR="007720A6" w:rsidRPr="00871E49" w:rsidRDefault="007720A6" w:rsidP="00592AEE">
            <w:pPr>
              <w:rPr>
                <w:rFonts w:ascii="Times" w:hAnsi="Times" w:cs="Helvetica"/>
                <w:color w:val="000000"/>
                <w:sz w:val="22"/>
                <w:szCs w:val="22"/>
              </w:rPr>
            </w:pPr>
          </w:p>
        </w:tc>
      </w:tr>
      <w:tr w:rsidR="007720A6" w:rsidRPr="00416A5B" w14:paraId="2A006E8E" w14:textId="77777777" w:rsidTr="00592AEE">
        <w:tc>
          <w:tcPr>
            <w:tcW w:w="4106" w:type="dxa"/>
            <w:tcBorders>
              <w:bottom w:val="single" w:sz="4" w:space="0" w:color="auto"/>
            </w:tcBorders>
          </w:tcPr>
          <w:p w14:paraId="19A43170" w14:textId="77777777" w:rsidR="007720A6" w:rsidRPr="00416A5B" w:rsidRDefault="007720A6" w:rsidP="00592AEE">
            <w:pPr>
              <w:rPr>
                <w:rFonts w:ascii="Times" w:hAnsi="Times" w:cs="Helvetica"/>
                <w:color w:val="000000"/>
                <w:sz w:val="22"/>
                <w:szCs w:val="22"/>
              </w:rPr>
            </w:pPr>
            <w:r w:rsidRPr="005C2D7B">
              <w:rPr>
                <w:rFonts w:ascii="Times" w:hAnsi="Times" w:cs="Helvetica"/>
                <w:color w:val="000000"/>
                <w:sz w:val="22"/>
                <w:szCs w:val="22"/>
              </w:rPr>
              <w:t>Mother single</w:t>
            </w:r>
          </w:p>
        </w:tc>
        <w:tc>
          <w:tcPr>
            <w:tcW w:w="2067" w:type="dxa"/>
            <w:tcBorders>
              <w:bottom w:val="single" w:sz="4" w:space="0" w:color="auto"/>
            </w:tcBorders>
          </w:tcPr>
          <w:p w14:paraId="4B094D6F" w14:textId="77777777" w:rsidR="007720A6" w:rsidRPr="000D6618" w:rsidRDefault="007720A6" w:rsidP="00592AEE">
            <w:pPr>
              <w:rPr>
                <w:rFonts w:ascii="Times" w:hAnsi="Times" w:cs="Helvetica"/>
                <w:color w:val="000000"/>
                <w:sz w:val="22"/>
                <w:szCs w:val="22"/>
              </w:rPr>
            </w:pPr>
            <w:r w:rsidRPr="000D6618">
              <w:rPr>
                <w:rFonts w:ascii="Times" w:hAnsi="Times" w:cs="Helvetica"/>
                <w:color w:val="000000"/>
                <w:sz w:val="22"/>
                <w:szCs w:val="22"/>
              </w:rPr>
              <w:t>2</w:t>
            </w:r>
            <w:r>
              <w:rPr>
                <w:rFonts w:ascii="Times" w:hAnsi="Times" w:cs="Helvetica"/>
                <w:color w:val="000000"/>
                <w:sz w:val="22"/>
                <w:szCs w:val="22"/>
              </w:rPr>
              <w:t>6.9</w:t>
            </w:r>
          </w:p>
        </w:tc>
        <w:tc>
          <w:tcPr>
            <w:tcW w:w="2061" w:type="dxa"/>
            <w:tcBorders>
              <w:bottom w:val="single" w:sz="4" w:space="0" w:color="auto"/>
            </w:tcBorders>
          </w:tcPr>
          <w:p w14:paraId="3EEC7A8F" w14:textId="77777777" w:rsidR="007720A6" w:rsidRPr="0024243F" w:rsidRDefault="007720A6" w:rsidP="00592AEE">
            <w:pPr>
              <w:rPr>
                <w:rFonts w:ascii="Times" w:hAnsi="Times" w:cs="Helvetica"/>
                <w:color w:val="000000"/>
                <w:sz w:val="22"/>
                <w:szCs w:val="22"/>
              </w:rPr>
            </w:pPr>
            <w:r w:rsidRPr="0024243F">
              <w:rPr>
                <w:rFonts w:ascii="Times" w:hAnsi="Times" w:cs="Helvetica"/>
                <w:color w:val="000000"/>
                <w:sz w:val="22"/>
                <w:szCs w:val="22"/>
              </w:rPr>
              <w:t>2</w:t>
            </w:r>
            <w:r>
              <w:rPr>
                <w:rFonts w:ascii="Times" w:hAnsi="Times" w:cs="Helvetica"/>
                <w:color w:val="000000"/>
                <w:sz w:val="22"/>
                <w:szCs w:val="22"/>
              </w:rPr>
              <w:t>8.6</w:t>
            </w:r>
          </w:p>
        </w:tc>
        <w:tc>
          <w:tcPr>
            <w:tcW w:w="1963" w:type="dxa"/>
            <w:tcBorders>
              <w:bottom w:val="single" w:sz="4" w:space="0" w:color="auto"/>
            </w:tcBorders>
          </w:tcPr>
          <w:p w14:paraId="1126949F" w14:textId="77777777" w:rsidR="007720A6" w:rsidRPr="000D6618" w:rsidRDefault="007720A6" w:rsidP="00592AEE">
            <w:pPr>
              <w:rPr>
                <w:rFonts w:ascii="Times" w:hAnsi="Times" w:cs="Helvetica"/>
                <w:color w:val="000000"/>
                <w:sz w:val="22"/>
                <w:szCs w:val="22"/>
              </w:rPr>
            </w:pPr>
            <w:r w:rsidRPr="000D6618">
              <w:rPr>
                <w:rFonts w:ascii="Times" w:hAnsi="Times" w:cs="Helvetica"/>
                <w:color w:val="000000"/>
                <w:sz w:val="22"/>
                <w:szCs w:val="22"/>
              </w:rPr>
              <w:t>2</w:t>
            </w:r>
            <w:r>
              <w:rPr>
                <w:rFonts w:ascii="Times" w:hAnsi="Times" w:cs="Helvetica"/>
                <w:color w:val="000000"/>
                <w:sz w:val="22"/>
                <w:szCs w:val="22"/>
              </w:rPr>
              <w:t>8.00</w:t>
            </w:r>
          </w:p>
        </w:tc>
        <w:tc>
          <w:tcPr>
            <w:tcW w:w="1984" w:type="dxa"/>
            <w:tcBorders>
              <w:bottom w:val="single" w:sz="4" w:space="0" w:color="auto"/>
            </w:tcBorders>
          </w:tcPr>
          <w:p w14:paraId="102054FB"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t>24.00</w:t>
            </w:r>
          </w:p>
        </w:tc>
        <w:tc>
          <w:tcPr>
            <w:tcW w:w="2840" w:type="dxa"/>
            <w:tcBorders>
              <w:bottom w:val="single" w:sz="4" w:space="0" w:color="auto"/>
            </w:tcBorders>
          </w:tcPr>
          <w:p w14:paraId="4368E405" w14:textId="77777777" w:rsidR="007720A6" w:rsidRPr="00871E49" w:rsidRDefault="007720A6" w:rsidP="00592AEE">
            <w:pPr>
              <w:rPr>
                <w:rFonts w:ascii="Times" w:hAnsi="Times" w:cs="Helvetica"/>
                <w:color w:val="000000"/>
                <w:sz w:val="22"/>
                <w:szCs w:val="22"/>
              </w:rPr>
            </w:pPr>
            <w:r>
              <w:rPr>
                <w:rFonts w:ascii="Times" w:hAnsi="Times" w:cs="Helvetica"/>
                <w:color w:val="000000"/>
                <w:sz w:val="22"/>
                <w:szCs w:val="22"/>
              </w:rPr>
              <w:sym w:font="Symbol" w:char="F063"/>
            </w:r>
            <w:r w:rsidRPr="005C2D7B">
              <w:rPr>
                <w:rFonts w:ascii="Times" w:hAnsi="Times" w:cs="Helvetica"/>
                <w:color w:val="000000"/>
                <w:sz w:val="22"/>
                <w:szCs w:val="22"/>
                <w:vertAlign w:val="superscript"/>
              </w:rPr>
              <w:t>2</w:t>
            </w:r>
            <w:r>
              <w:rPr>
                <w:rFonts w:ascii="Times" w:hAnsi="Times" w:cs="Helvetica"/>
                <w:color w:val="000000"/>
                <w:sz w:val="22"/>
                <w:szCs w:val="22"/>
                <w:vertAlign w:val="superscript"/>
              </w:rPr>
              <w:t xml:space="preserve"> </w:t>
            </w:r>
            <w:r w:rsidRPr="005C2D7B">
              <w:rPr>
                <w:rFonts w:ascii="Times" w:hAnsi="Times" w:cs="Helvetica"/>
                <w:color w:val="000000"/>
                <w:sz w:val="22"/>
                <w:szCs w:val="22"/>
              </w:rPr>
              <w:t>=</w:t>
            </w:r>
            <w:r>
              <w:rPr>
                <w:rFonts w:ascii="Times" w:hAnsi="Times" w:cs="Helvetica"/>
                <w:color w:val="000000"/>
                <w:sz w:val="22"/>
                <w:szCs w:val="22"/>
                <w:vertAlign w:val="superscript"/>
              </w:rPr>
              <w:t xml:space="preserve"> </w:t>
            </w:r>
            <w:r>
              <w:rPr>
                <w:rFonts w:ascii="Times" w:hAnsi="Times" w:cs="Helvetica"/>
                <w:color w:val="000000"/>
                <w:sz w:val="22"/>
                <w:szCs w:val="22"/>
              </w:rPr>
              <w:t xml:space="preserve">.16, </w:t>
            </w:r>
            <w:r w:rsidRPr="005C2D7B">
              <w:rPr>
                <w:rFonts w:ascii="Times" w:hAnsi="Times" w:cs="Helvetica"/>
                <w:i/>
                <w:iCs/>
                <w:color w:val="000000"/>
                <w:sz w:val="22"/>
                <w:szCs w:val="22"/>
              </w:rPr>
              <w:t>p</w:t>
            </w:r>
            <w:r>
              <w:rPr>
                <w:rFonts w:ascii="Times" w:hAnsi="Times" w:cs="Helvetica"/>
                <w:color w:val="000000"/>
                <w:sz w:val="22"/>
                <w:szCs w:val="22"/>
              </w:rPr>
              <w:t xml:space="preserve"> = .922</w:t>
            </w:r>
          </w:p>
        </w:tc>
      </w:tr>
    </w:tbl>
    <w:p w14:paraId="6D9E1626" w14:textId="77777777" w:rsidR="007720A6" w:rsidRPr="00A41EF2" w:rsidRDefault="007720A6" w:rsidP="007720A6">
      <w:pPr>
        <w:rPr>
          <w:rFonts w:ascii="Times" w:hAnsi="Times" w:cs="Helvetica"/>
          <w:color w:val="000000"/>
        </w:rPr>
      </w:pPr>
    </w:p>
    <w:p w14:paraId="62741106" w14:textId="1C6DC76C" w:rsidR="00270D90" w:rsidRDefault="00270D90" w:rsidP="0011565F">
      <w:pPr>
        <w:spacing w:line="480" w:lineRule="auto"/>
        <w:rPr>
          <w:rFonts w:ascii="Times New Roman" w:hAnsi="Times New Roman" w:cs="Times New Roman"/>
        </w:rPr>
      </w:pPr>
    </w:p>
    <w:p w14:paraId="7F1246B3" w14:textId="4AC4696F" w:rsidR="008F38B8" w:rsidRPr="007028CA" w:rsidRDefault="008F38B8" w:rsidP="008F38B8">
      <w:pPr>
        <w:widowControl w:val="0"/>
        <w:autoSpaceDE w:val="0"/>
        <w:autoSpaceDN w:val="0"/>
        <w:adjustRightInd w:val="0"/>
        <w:ind w:right="708"/>
        <w:rPr>
          <w:rFonts w:ascii="Times" w:hAnsi="Times" w:cs="Arial"/>
          <w:bCs/>
          <w:iCs/>
          <w:color w:val="000000"/>
          <w:sz w:val="20"/>
          <w:szCs w:val="20"/>
        </w:rPr>
      </w:pPr>
      <w:r w:rsidRPr="00AB5087">
        <w:rPr>
          <w:rFonts w:ascii="Times" w:hAnsi="Times" w:cs="Arial"/>
          <w:bCs/>
          <w:iCs/>
          <w:color w:val="000000"/>
          <w:sz w:val="20"/>
          <w:szCs w:val="20"/>
        </w:rPr>
        <w:lastRenderedPageBreak/>
        <w:t xml:space="preserve">Table 2. Mean (SD) scores for </w:t>
      </w:r>
      <w:r>
        <w:rPr>
          <w:rFonts w:ascii="Times" w:hAnsi="Times" w:cs="Arial"/>
          <w:bCs/>
          <w:iCs/>
          <w:color w:val="000000"/>
          <w:sz w:val="20"/>
          <w:szCs w:val="20"/>
        </w:rPr>
        <w:t>caregiver outcomes</w:t>
      </w:r>
      <w:r w:rsidRPr="00AB5087">
        <w:rPr>
          <w:rFonts w:ascii="Times" w:hAnsi="Times" w:cs="Arial"/>
          <w:bCs/>
          <w:iCs/>
          <w:color w:val="000000"/>
          <w:sz w:val="20"/>
          <w:szCs w:val="20"/>
        </w:rPr>
        <w:t xml:space="preserve"> by group, clinical significance of change in scores between Time 1 and Time 2</w:t>
      </w:r>
      <w:r>
        <w:rPr>
          <w:rFonts w:ascii="Times" w:hAnsi="Times" w:cs="Arial"/>
          <w:bCs/>
          <w:iCs/>
          <w:color w:val="000000"/>
          <w:sz w:val="20"/>
          <w:szCs w:val="20"/>
        </w:rPr>
        <w:t xml:space="preserve">, and Time 1 and Time 3 </w:t>
      </w:r>
      <w:r w:rsidRPr="00AB5087">
        <w:rPr>
          <w:rFonts w:ascii="Times" w:hAnsi="Times" w:cs="Arial"/>
          <w:bCs/>
          <w:iCs/>
          <w:color w:val="000000"/>
          <w:sz w:val="20"/>
          <w:szCs w:val="20"/>
        </w:rPr>
        <w:t>assessments by group</w:t>
      </w:r>
      <w:r>
        <w:rPr>
          <w:rFonts w:ascii="Times" w:hAnsi="Times" w:cs="Arial"/>
          <w:bCs/>
          <w:iCs/>
          <w:color w:val="000000"/>
          <w:sz w:val="20"/>
          <w:szCs w:val="20"/>
        </w:rPr>
        <w:t xml:space="preserve"> </w:t>
      </w:r>
      <w:r w:rsidRPr="00AB5087">
        <w:rPr>
          <w:rFonts w:ascii="Times" w:hAnsi="Times" w:cs="Arial"/>
          <w:bCs/>
          <w:iCs/>
          <w:color w:val="000000"/>
          <w:sz w:val="20"/>
          <w:szCs w:val="20"/>
        </w:rPr>
        <w:t>(Cohen’s d effect sizes) and between-group differences at Time 1</w:t>
      </w:r>
      <w:r>
        <w:rPr>
          <w:rFonts w:ascii="Times" w:hAnsi="Times" w:cs="Arial"/>
          <w:bCs/>
          <w:iCs/>
          <w:color w:val="000000"/>
          <w:sz w:val="20"/>
          <w:szCs w:val="20"/>
        </w:rPr>
        <w:t xml:space="preserve">, </w:t>
      </w:r>
      <w:r w:rsidRPr="00AB5087">
        <w:rPr>
          <w:rFonts w:ascii="Times" w:hAnsi="Times" w:cs="Arial"/>
          <w:bCs/>
          <w:iCs/>
          <w:color w:val="000000"/>
          <w:sz w:val="20"/>
          <w:szCs w:val="20"/>
        </w:rPr>
        <w:t>Time 2</w:t>
      </w:r>
      <w:r>
        <w:rPr>
          <w:rFonts w:ascii="Times" w:hAnsi="Times" w:cs="Arial"/>
          <w:bCs/>
          <w:iCs/>
          <w:color w:val="000000"/>
          <w:sz w:val="20"/>
          <w:szCs w:val="20"/>
        </w:rPr>
        <w:t xml:space="preserve"> and Time 3 </w:t>
      </w:r>
      <w:r w:rsidRPr="00AB5087">
        <w:rPr>
          <w:rFonts w:ascii="Times" w:hAnsi="Times" w:cs="Arial"/>
          <w:bCs/>
          <w:iCs/>
          <w:color w:val="000000"/>
          <w:sz w:val="20"/>
          <w:szCs w:val="20"/>
        </w:rPr>
        <w:t xml:space="preserve"> </w:t>
      </w:r>
    </w:p>
    <w:tbl>
      <w:tblPr>
        <w:tblStyle w:val="TableGrid"/>
        <w:tblpPr w:leftFromText="180" w:rightFromText="180" w:vertAnchor="page" w:horzAnchor="margin" w:tblpY="2185"/>
        <w:tblW w:w="1573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987"/>
        <w:gridCol w:w="705"/>
        <w:gridCol w:w="706"/>
        <w:gridCol w:w="709"/>
        <w:gridCol w:w="1104"/>
        <w:gridCol w:w="1023"/>
        <w:gridCol w:w="708"/>
        <w:gridCol w:w="709"/>
        <w:gridCol w:w="709"/>
        <w:gridCol w:w="1017"/>
        <w:gridCol w:w="966"/>
        <w:gridCol w:w="708"/>
        <w:gridCol w:w="709"/>
        <w:gridCol w:w="934"/>
        <w:gridCol w:w="782"/>
        <w:gridCol w:w="1134"/>
        <w:gridCol w:w="992"/>
      </w:tblGrid>
      <w:tr w:rsidR="008F38B8" w:rsidRPr="00716D00" w14:paraId="77DE700A" w14:textId="77777777" w:rsidTr="008F38B8">
        <w:tc>
          <w:tcPr>
            <w:tcW w:w="2119" w:type="dxa"/>
            <w:gridSpan w:val="2"/>
            <w:tcBorders>
              <w:top w:val="single" w:sz="4" w:space="0" w:color="auto"/>
              <w:bottom w:val="single" w:sz="4" w:space="0" w:color="auto"/>
            </w:tcBorders>
            <w:shd w:val="clear" w:color="auto" w:fill="auto"/>
          </w:tcPr>
          <w:p w14:paraId="32AB5603" w14:textId="77777777" w:rsidR="008F38B8" w:rsidRPr="00716D00" w:rsidRDefault="008F38B8" w:rsidP="008F38B8">
            <w:pPr>
              <w:rPr>
                <w:b/>
                <w:sz w:val="15"/>
                <w:szCs w:val="15"/>
              </w:rPr>
            </w:pPr>
            <w:bookmarkStart w:id="414" w:name="_Hlk145794408"/>
            <w:bookmarkStart w:id="415" w:name="_Hlk161757348"/>
            <w:r w:rsidRPr="00716D00">
              <w:rPr>
                <w:b/>
                <w:sz w:val="15"/>
                <w:szCs w:val="15"/>
              </w:rPr>
              <w:t>Measures</w:t>
            </w:r>
          </w:p>
        </w:tc>
        <w:tc>
          <w:tcPr>
            <w:tcW w:w="4247" w:type="dxa"/>
            <w:gridSpan w:val="5"/>
            <w:tcBorders>
              <w:top w:val="single" w:sz="4" w:space="0" w:color="auto"/>
              <w:bottom w:val="single" w:sz="4" w:space="0" w:color="auto"/>
            </w:tcBorders>
            <w:shd w:val="clear" w:color="auto" w:fill="auto"/>
          </w:tcPr>
          <w:p w14:paraId="720F744C" w14:textId="77777777" w:rsidR="008F38B8" w:rsidRPr="00716D00" w:rsidRDefault="008F38B8" w:rsidP="008F38B8">
            <w:pPr>
              <w:rPr>
                <w:b/>
                <w:sz w:val="15"/>
                <w:szCs w:val="15"/>
              </w:rPr>
            </w:pPr>
            <w:r w:rsidRPr="00716D00">
              <w:rPr>
                <w:b/>
                <w:sz w:val="15"/>
                <w:szCs w:val="15"/>
              </w:rPr>
              <w:t>PCIT-T (</w:t>
            </w:r>
            <w:r w:rsidRPr="00716D00">
              <w:rPr>
                <w:b/>
                <w:i/>
                <w:iCs/>
                <w:sz w:val="15"/>
                <w:szCs w:val="15"/>
              </w:rPr>
              <w:t>n</w:t>
            </w:r>
            <w:r w:rsidRPr="00716D00">
              <w:rPr>
                <w:b/>
                <w:sz w:val="15"/>
                <w:szCs w:val="15"/>
              </w:rPr>
              <w:t>=30)</w:t>
            </w:r>
          </w:p>
        </w:tc>
        <w:tc>
          <w:tcPr>
            <w:tcW w:w="4109" w:type="dxa"/>
            <w:gridSpan w:val="5"/>
            <w:tcBorders>
              <w:top w:val="single" w:sz="4" w:space="0" w:color="auto"/>
              <w:bottom w:val="single" w:sz="4" w:space="0" w:color="auto"/>
            </w:tcBorders>
            <w:shd w:val="clear" w:color="auto" w:fill="auto"/>
          </w:tcPr>
          <w:p w14:paraId="55ED8530" w14:textId="77777777" w:rsidR="008F38B8" w:rsidRPr="00716D00" w:rsidRDefault="008F38B8" w:rsidP="008F38B8">
            <w:pPr>
              <w:rPr>
                <w:b/>
                <w:sz w:val="15"/>
                <w:szCs w:val="15"/>
              </w:rPr>
            </w:pPr>
            <w:r w:rsidRPr="00716D00">
              <w:rPr>
                <w:b/>
                <w:sz w:val="15"/>
                <w:szCs w:val="15"/>
              </w:rPr>
              <w:t>COS-P (</w:t>
            </w:r>
            <w:r w:rsidRPr="00716D00">
              <w:rPr>
                <w:b/>
                <w:i/>
                <w:iCs/>
                <w:sz w:val="15"/>
                <w:szCs w:val="15"/>
              </w:rPr>
              <w:t>n</w:t>
            </w:r>
            <w:r w:rsidRPr="00716D00">
              <w:rPr>
                <w:b/>
                <w:sz w:val="15"/>
                <w:szCs w:val="15"/>
              </w:rPr>
              <w:t>=2</w:t>
            </w:r>
            <w:r>
              <w:rPr>
                <w:b/>
                <w:sz w:val="15"/>
                <w:szCs w:val="15"/>
              </w:rPr>
              <w:t>8</w:t>
            </w:r>
            <w:r w:rsidRPr="00716D00">
              <w:rPr>
                <w:b/>
                <w:sz w:val="15"/>
                <w:szCs w:val="15"/>
              </w:rPr>
              <w:t>)</w:t>
            </w:r>
          </w:p>
        </w:tc>
        <w:tc>
          <w:tcPr>
            <w:tcW w:w="2351" w:type="dxa"/>
            <w:gridSpan w:val="3"/>
            <w:tcBorders>
              <w:top w:val="single" w:sz="4" w:space="0" w:color="auto"/>
              <w:bottom w:val="single" w:sz="4" w:space="0" w:color="auto"/>
            </w:tcBorders>
            <w:shd w:val="clear" w:color="auto" w:fill="auto"/>
          </w:tcPr>
          <w:p w14:paraId="141B6CC4" w14:textId="77777777" w:rsidR="008F38B8" w:rsidRPr="00716D00" w:rsidRDefault="008F38B8" w:rsidP="008F38B8">
            <w:pPr>
              <w:rPr>
                <w:b/>
                <w:sz w:val="15"/>
                <w:szCs w:val="15"/>
              </w:rPr>
            </w:pPr>
            <w:r w:rsidRPr="00716D00">
              <w:rPr>
                <w:b/>
                <w:sz w:val="15"/>
                <w:szCs w:val="15"/>
              </w:rPr>
              <w:t>Waitlist (</w:t>
            </w:r>
            <w:r w:rsidRPr="00716D00">
              <w:rPr>
                <w:b/>
                <w:i/>
                <w:iCs/>
                <w:sz w:val="15"/>
                <w:szCs w:val="15"/>
              </w:rPr>
              <w:t>n</w:t>
            </w:r>
            <w:r w:rsidRPr="00716D00">
              <w:rPr>
                <w:b/>
                <w:sz w:val="15"/>
                <w:szCs w:val="15"/>
              </w:rPr>
              <w:t>=26)</w:t>
            </w:r>
          </w:p>
          <w:p w14:paraId="7B284503" w14:textId="77777777" w:rsidR="008F38B8" w:rsidRPr="00716D00" w:rsidRDefault="008F38B8" w:rsidP="008F38B8">
            <w:pPr>
              <w:rPr>
                <w:b/>
                <w:sz w:val="15"/>
                <w:szCs w:val="15"/>
              </w:rPr>
            </w:pPr>
          </w:p>
        </w:tc>
        <w:tc>
          <w:tcPr>
            <w:tcW w:w="782" w:type="dxa"/>
            <w:tcBorders>
              <w:top w:val="single" w:sz="4" w:space="0" w:color="auto"/>
              <w:bottom w:val="single" w:sz="4" w:space="0" w:color="auto"/>
            </w:tcBorders>
            <w:shd w:val="clear" w:color="auto" w:fill="auto"/>
          </w:tcPr>
          <w:p w14:paraId="52EC6B91" w14:textId="77777777" w:rsidR="008F38B8" w:rsidRPr="00716D00" w:rsidRDefault="008F38B8" w:rsidP="008F38B8">
            <w:pPr>
              <w:rPr>
                <w:b/>
                <w:sz w:val="15"/>
                <w:szCs w:val="15"/>
              </w:rPr>
            </w:pPr>
            <w:r w:rsidRPr="00716D00">
              <w:rPr>
                <w:b/>
                <w:sz w:val="15"/>
                <w:szCs w:val="15"/>
              </w:rPr>
              <w:t xml:space="preserve">T1 group diff </w:t>
            </w:r>
          </w:p>
        </w:tc>
        <w:tc>
          <w:tcPr>
            <w:tcW w:w="1134" w:type="dxa"/>
            <w:tcBorders>
              <w:top w:val="single" w:sz="4" w:space="0" w:color="auto"/>
              <w:bottom w:val="single" w:sz="4" w:space="0" w:color="auto"/>
            </w:tcBorders>
            <w:shd w:val="clear" w:color="auto" w:fill="auto"/>
          </w:tcPr>
          <w:p w14:paraId="52E76DAB" w14:textId="77777777" w:rsidR="008F38B8" w:rsidRPr="00716D00" w:rsidRDefault="008F38B8" w:rsidP="008F38B8">
            <w:pPr>
              <w:rPr>
                <w:b/>
                <w:sz w:val="15"/>
                <w:szCs w:val="15"/>
              </w:rPr>
            </w:pPr>
            <w:r w:rsidRPr="00716D00">
              <w:rPr>
                <w:b/>
                <w:sz w:val="15"/>
                <w:szCs w:val="15"/>
              </w:rPr>
              <w:t>T2 group diff</w:t>
            </w:r>
          </w:p>
        </w:tc>
        <w:tc>
          <w:tcPr>
            <w:tcW w:w="992" w:type="dxa"/>
            <w:tcBorders>
              <w:top w:val="single" w:sz="4" w:space="0" w:color="auto"/>
              <w:bottom w:val="single" w:sz="4" w:space="0" w:color="auto"/>
            </w:tcBorders>
            <w:shd w:val="clear" w:color="auto" w:fill="auto"/>
          </w:tcPr>
          <w:p w14:paraId="13672AB7" w14:textId="77777777" w:rsidR="008F38B8" w:rsidRPr="00716D00" w:rsidRDefault="008F38B8" w:rsidP="008F38B8">
            <w:pPr>
              <w:rPr>
                <w:b/>
                <w:sz w:val="15"/>
                <w:szCs w:val="15"/>
              </w:rPr>
            </w:pPr>
            <w:r w:rsidRPr="00716D00">
              <w:rPr>
                <w:b/>
                <w:sz w:val="15"/>
                <w:szCs w:val="15"/>
              </w:rPr>
              <w:t>T3 group diff</w:t>
            </w:r>
          </w:p>
        </w:tc>
      </w:tr>
      <w:tr w:rsidR="008F38B8" w:rsidRPr="00716D00" w14:paraId="08D42A72" w14:textId="77777777" w:rsidTr="008F38B8">
        <w:tc>
          <w:tcPr>
            <w:tcW w:w="1132" w:type="dxa"/>
            <w:tcBorders>
              <w:top w:val="single" w:sz="4" w:space="0" w:color="auto"/>
              <w:bottom w:val="single" w:sz="4" w:space="0" w:color="auto"/>
            </w:tcBorders>
            <w:shd w:val="clear" w:color="auto" w:fill="auto"/>
          </w:tcPr>
          <w:p w14:paraId="2B7D2D5D" w14:textId="77777777" w:rsidR="008F38B8" w:rsidRPr="00716D00" w:rsidRDefault="008F38B8" w:rsidP="008F38B8">
            <w:pPr>
              <w:rPr>
                <w:b/>
                <w:sz w:val="15"/>
                <w:szCs w:val="15"/>
              </w:rPr>
            </w:pPr>
            <w:r w:rsidRPr="00716D00">
              <w:rPr>
                <w:b/>
                <w:sz w:val="15"/>
                <w:szCs w:val="15"/>
              </w:rPr>
              <w:t xml:space="preserve">Variable </w:t>
            </w:r>
          </w:p>
        </w:tc>
        <w:tc>
          <w:tcPr>
            <w:tcW w:w="987" w:type="dxa"/>
            <w:tcBorders>
              <w:top w:val="single" w:sz="4" w:space="0" w:color="auto"/>
              <w:bottom w:val="single" w:sz="4" w:space="0" w:color="auto"/>
            </w:tcBorders>
            <w:shd w:val="clear" w:color="auto" w:fill="auto"/>
          </w:tcPr>
          <w:p w14:paraId="7C421AD4" w14:textId="77777777" w:rsidR="008F38B8" w:rsidRPr="00716D00" w:rsidRDefault="008F38B8" w:rsidP="008F38B8">
            <w:pPr>
              <w:rPr>
                <w:b/>
                <w:sz w:val="15"/>
                <w:szCs w:val="15"/>
              </w:rPr>
            </w:pPr>
            <w:r w:rsidRPr="00716D00">
              <w:rPr>
                <w:b/>
                <w:sz w:val="15"/>
                <w:szCs w:val="15"/>
              </w:rPr>
              <w:t>Measures</w:t>
            </w:r>
          </w:p>
        </w:tc>
        <w:tc>
          <w:tcPr>
            <w:tcW w:w="705" w:type="dxa"/>
            <w:tcBorders>
              <w:top w:val="single" w:sz="4" w:space="0" w:color="auto"/>
              <w:bottom w:val="single" w:sz="4" w:space="0" w:color="auto"/>
            </w:tcBorders>
            <w:shd w:val="clear" w:color="auto" w:fill="auto"/>
          </w:tcPr>
          <w:p w14:paraId="0F0C3340" w14:textId="77777777" w:rsidR="008F38B8" w:rsidRPr="00716D00" w:rsidRDefault="008F38B8" w:rsidP="008F38B8">
            <w:pPr>
              <w:rPr>
                <w:b/>
                <w:sz w:val="15"/>
                <w:szCs w:val="15"/>
              </w:rPr>
            </w:pPr>
            <w:r w:rsidRPr="00716D00">
              <w:rPr>
                <w:b/>
                <w:sz w:val="15"/>
                <w:szCs w:val="15"/>
              </w:rPr>
              <w:t>T1 Mean (SD)</w:t>
            </w:r>
          </w:p>
        </w:tc>
        <w:tc>
          <w:tcPr>
            <w:tcW w:w="706" w:type="dxa"/>
            <w:tcBorders>
              <w:top w:val="single" w:sz="4" w:space="0" w:color="auto"/>
              <w:bottom w:val="single" w:sz="4" w:space="0" w:color="auto"/>
            </w:tcBorders>
            <w:shd w:val="clear" w:color="auto" w:fill="auto"/>
          </w:tcPr>
          <w:p w14:paraId="6216D805" w14:textId="77777777" w:rsidR="008F38B8" w:rsidRPr="00716D00" w:rsidRDefault="008F38B8" w:rsidP="008F38B8">
            <w:pPr>
              <w:rPr>
                <w:b/>
                <w:sz w:val="15"/>
                <w:szCs w:val="15"/>
              </w:rPr>
            </w:pPr>
            <w:r w:rsidRPr="00716D00">
              <w:rPr>
                <w:b/>
                <w:sz w:val="15"/>
                <w:szCs w:val="15"/>
              </w:rPr>
              <w:t>T2 Mean (SD)</w:t>
            </w:r>
          </w:p>
        </w:tc>
        <w:tc>
          <w:tcPr>
            <w:tcW w:w="709" w:type="dxa"/>
            <w:tcBorders>
              <w:top w:val="single" w:sz="4" w:space="0" w:color="auto"/>
              <w:bottom w:val="single" w:sz="4" w:space="0" w:color="auto"/>
            </w:tcBorders>
            <w:shd w:val="clear" w:color="auto" w:fill="auto"/>
          </w:tcPr>
          <w:p w14:paraId="216A1362" w14:textId="77777777" w:rsidR="008F38B8" w:rsidRPr="00716D00" w:rsidRDefault="008F38B8" w:rsidP="008F38B8">
            <w:pPr>
              <w:rPr>
                <w:b/>
                <w:sz w:val="15"/>
                <w:szCs w:val="15"/>
              </w:rPr>
            </w:pPr>
            <w:r w:rsidRPr="00716D00">
              <w:rPr>
                <w:b/>
                <w:sz w:val="15"/>
                <w:szCs w:val="15"/>
              </w:rPr>
              <w:t>T3 Mean (SD)</w:t>
            </w:r>
          </w:p>
        </w:tc>
        <w:tc>
          <w:tcPr>
            <w:tcW w:w="1104" w:type="dxa"/>
            <w:tcBorders>
              <w:top w:val="single" w:sz="4" w:space="0" w:color="auto"/>
              <w:bottom w:val="single" w:sz="4" w:space="0" w:color="auto"/>
            </w:tcBorders>
            <w:shd w:val="clear" w:color="auto" w:fill="auto"/>
          </w:tcPr>
          <w:p w14:paraId="7D7648BA" w14:textId="77777777" w:rsidR="008F38B8" w:rsidRPr="00716D00" w:rsidRDefault="008F38B8" w:rsidP="008F38B8">
            <w:pPr>
              <w:rPr>
                <w:b/>
                <w:sz w:val="15"/>
                <w:szCs w:val="15"/>
              </w:rPr>
            </w:pPr>
            <w:r w:rsidRPr="00716D00">
              <w:rPr>
                <w:b/>
                <w:sz w:val="15"/>
                <w:szCs w:val="15"/>
              </w:rPr>
              <w:t xml:space="preserve"> T1</w:t>
            </w:r>
            <w:r w:rsidRPr="00716D00">
              <w:rPr>
                <w:b/>
                <w:sz w:val="15"/>
                <w:szCs w:val="15"/>
              </w:rPr>
              <w:sym w:font="Wingdings" w:char="F0E0"/>
            </w:r>
            <w:r w:rsidRPr="00716D00">
              <w:rPr>
                <w:b/>
                <w:sz w:val="15"/>
                <w:szCs w:val="15"/>
              </w:rPr>
              <w:t xml:space="preserve"> T2 </w:t>
            </w:r>
          </w:p>
          <w:p w14:paraId="3DD0F544" w14:textId="77777777" w:rsidR="008F38B8" w:rsidRPr="00716D00" w:rsidRDefault="008F38B8" w:rsidP="008F38B8">
            <w:pPr>
              <w:ind w:right="-112"/>
              <w:rPr>
                <w:b/>
                <w:i/>
                <w:iCs/>
                <w:sz w:val="15"/>
                <w:szCs w:val="15"/>
              </w:rPr>
            </w:pPr>
            <w:r w:rsidRPr="00716D00">
              <w:rPr>
                <w:b/>
                <w:i/>
                <w:iCs/>
                <w:sz w:val="15"/>
                <w:szCs w:val="15"/>
              </w:rPr>
              <w:t>p, ES (d/OR)</w:t>
            </w:r>
          </w:p>
        </w:tc>
        <w:tc>
          <w:tcPr>
            <w:tcW w:w="1023" w:type="dxa"/>
            <w:tcBorders>
              <w:top w:val="single" w:sz="4" w:space="0" w:color="auto"/>
              <w:bottom w:val="single" w:sz="4" w:space="0" w:color="auto"/>
            </w:tcBorders>
            <w:shd w:val="clear" w:color="auto" w:fill="auto"/>
          </w:tcPr>
          <w:p w14:paraId="145E088C" w14:textId="77777777" w:rsidR="008F38B8" w:rsidRPr="007C3F46" w:rsidRDefault="008F38B8" w:rsidP="008F38B8">
            <w:pPr>
              <w:rPr>
                <w:b/>
                <w:sz w:val="15"/>
                <w:szCs w:val="15"/>
              </w:rPr>
            </w:pPr>
            <w:r w:rsidRPr="007C3F46">
              <w:rPr>
                <w:b/>
                <w:sz w:val="15"/>
                <w:szCs w:val="15"/>
              </w:rPr>
              <w:t>T1</w:t>
            </w:r>
            <w:r w:rsidRPr="007C3F46">
              <w:rPr>
                <w:b/>
                <w:sz w:val="15"/>
                <w:szCs w:val="15"/>
              </w:rPr>
              <w:sym w:font="Wingdings" w:char="F0E0"/>
            </w:r>
            <w:r w:rsidRPr="007C3F46">
              <w:rPr>
                <w:b/>
                <w:sz w:val="15"/>
                <w:szCs w:val="15"/>
              </w:rPr>
              <w:t xml:space="preserve"> T3 </w:t>
            </w:r>
          </w:p>
          <w:p w14:paraId="767AAA57" w14:textId="77777777" w:rsidR="008F38B8" w:rsidRPr="007C3F46" w:rsidRDefault="008F38B8" w:rsidP="008F38B8">
            <w:pPr>
              <w:rPr>
                <w:b/>
                <w:sz w:val="15"/>
                <w:szCs w:val="15"/>
              </w:rPr>
            </w:pPr>
            <w:r w:rsidRPr="007C3F46">
              <w:rPr>
                <w:b/>
                <w:i/>
                <w:iCs/>
                <w:sz w:val="15"/>
                <w:szCs w:val="15"/>
              </w:rPr>
              <w:t>p, ES (d/OR)</w:t>
            </w:r>
          </w:p>
        </w:tc>
        <w:tc>
          <w:tcPr>
            <w:tcW w:w="708" w:type="dxa"/>
            <w:tcBorders>
              <w:top w:val="single" w:sz="4" w:space="0" w:color="auto"/>
              <w:bottom w:val="single" w:sz="4" w:space="0" w:color="auto"/>
            </w:tcBorders>
            <w:shd w:val="clear" w:color="auto" w:fill="auto"/>
          </w:tcPr>
          <w:p w14:paraId="5AE5B062" w14:textId="77777777" w:rsidR="008F38B8" w:rsidRPr="007D28E5" w:rsidRDefault="008F38B8" w:rsidP="008F38B8">
            <w:pPr>
              <w:rPr>
                <w:b/>
                <w:sz w:val="15"/>
                <w:szCs w:val="15"/>
              </w:rPr>
            </w:pPr>
            <w:r w:rsidRPr="007D28E5">
              <w:rPr>
                <w:b/>
                <w:sz w:val="15"/>
                <w:szCs w:val="15"/>
              </w:rPr>
              <w:t>T1 M (SD)</w:t>
            </w:r>
          </w:p>
        </w:tc>
        <w:tc>
          <w:tcPr>
            <w:tcW w:w="709" w:type="dxa"/>
            <w:tcBorders>
              <w:top w:val="single" w:sz="4" w:space="0" w:color="auto"/>
              <w:bottom w:val="single" w:sz="4" w:space="0" w:color="auto"/>
            </w:tcBorders>
            <w:shd w:val="clear" w:color="auto" w:fill="auto"/>
          </w:tcPr>
          <w:p w14:paraId="38AC8548" w14:textId="77777777" w:rsidR="008F38B8" w:rsidRPr="007D28E5" w:rsidRDefault="008F38B8" w:rsidP="008F38B8">
            <w:pPr>
              <w:rPr>
                <w:b/>
                <w:sz w:val="15"/>
                <w:szCs w:val="15"/>
              </w:rPr>
            </w:pPr>
            <w:r w:rsidRPr="007D28E5">
              <w:rPr>
                <w:b/>
                <w:sz w:val="15"/>
                <w:szCs w:val="15"/>
              </w:rPr>
              <w:t>T2 M (SD)</w:t>
            </w:r>
          </w:p>
        </w:tc>
        <w:tc>
          <w:tcPr>
            <w:tcW w:w="709" w:type="dxa"/>
            <w:tcBorders>
              <w:top w:val="single" w:sz="4" w:space="0" w:color="auto"/>
              <w:bottom w:val="single" w:sz="4" w:space="0" w:color="auto"/>
            </w:tcBorders>
            <w:shd w:val="clear" w:color="auto" w:fill="auto"/>
          </w:tcPr>
          <w:p w14:paraId="4D81E14A" w14:textId="77777777" w:rsidR="008F38B8" w:rsidRPr="007D28E5" w:rsidRDefault="008F38B8" w:rsidP="008F38B8">
            <w:pPr>
              <w:rPr>
                <w:b/>
                <w:sz w:val="15"/>
                <w:szCs w:val="15"/>
              </w:rPr>
            </w:pPr>
            <w:r w:rsidRPr="007D28E5">
              <w:rPr>
                <w:b/>
                <w:sz w:val="15"/>
                <w:szCs w:val="15"/>
              </w:rPr>
              <w:t>T3 M (SD)</w:t>
            </w:r>
          </w:p>
        </w:tc>
        <w:tc>
          <w:tcPr>
            <w:tcW w:w="1017" w:type="dxa"/>
            <w:tcBorders>
              <w:top w:val="single" w:sz="4" w:space="0" w:color="auto"/>
              <w:bottom w:val="single" w:sz="4" w:space="0" w:color="auto"/>
            </w:tcBorders>
            <w:shd w:val="clear" w:color="auto" w:fill="auto"/>
          </w:tcPr>
          <w:p w14:paraId="0AACAE53" w14:textId="77777777" w:rsidR="008F38B8" w:rsidRPr="007D28E5" w:rsidRDefault="008F38B8" w:rsidP="008F38B8">
            <w:pPr>
              <w:rPr>
                <w:b/>
                <w:sz w:val="15"/>
                <w:szCs w:val="15"/>
              </w:rPr>
            </w:pPr>
            <w:r w:rsidRPr="007D28E5">
              <w:rPr>
                <w:b/>
                <w:sz w:val="15"/>
                <w:szCs w:val="15"/>
              </w:rPr>
              <w:t>T1</w:t>
            </w:r>
            <w:r w:rsidRPr="007D28E5">
              <w:rPr>
                <w:b/>
                <w:sz w:val="15"/>
                <w:szCs w:val="15"/>
              </w:rPr>
              <w:sym w:font="Wingdings" w:char="F0E0"/>
            </w:r>
            <w:r w:rsidRPr="007D28E5">
              <w:rPr>
                <w:b/>
                <w:sz w:val="15"/>
                <w:szCs w:val="15"/>
              </w:rPr>
              <w:t xml:space="preserve"> T2</w:t>
            </w:r>
          </w:p>
          <w:p w14:paraId="1DA862D9" w14:textId="77777777" w:rsidR="008F38B8" w:rsidRPr="007D28E5" w:rsidRDefault="008F38B8" w:rsidP="008F38B8">
            <w:pPr>
              <w:rPr>
                <w:b/>
                <w:sz w:val="15"/>
                <w:szCs w:val="15"/>
              </w:rPr>
            </w:pPr>
            <w:r w:rsidRPr="007D28E5">
              <w:rPr>
                <w:b/>
                <w:i/>
                <w:iCs/>
                <w:sz w:val="15"/>
                <w:szCs w:val="15"/>
              </w:rPr>
              <w:t>p, ES (d/OR)</w:t>
            </w:r>
          </w:p>
        </w:tc>
        <w:tc>
          <w:tcPr>
            <w:tcW w:w="966" w:type="dxa"/>
            <w:tcBorders>
              <w:top w:val="single" w:sz="4" w:space="0" w:color="auto"/>
              <w:bottom w:val="single" w:sz="4" w:space="0" w:color="auto"/>
            </w:tcBorders>
            <w:shd w:val="clear" w:color="auto" w:fill="auto"/>
          </w:tcPr>
          <w:p w14:paraId="5FE4D740" w14:textId="77777777" w:rsidR="008F38B8" w:rsidRPr="007C3F46" w:rsidRDefault="008F38B8" w:rsidP="008F38B8">
            <w:pPr>
              <w:rPr>
                <w:b/>
                <w:sz w:val="15"/>
                <w:szCs w:val="15"/>
              </w:rPr>
            </w:pPr>
            <w:r w:rsidRPr="007C3F46">
              <w:rPr>
                <w:b/>
                <w:sz w:val="15"/>
                <w:szCs w:val="15"/>
              </w:rPr>
              <w:t>T1</w:t>
            </w:r>
            <w:r w:rsidRPr="007C3F46">
              <w:rPr>
                <w:b/>
                <w:sz w:val="15"/>
                <w:szCs w:val="15"/>
              </w:rPr>
              <w:sym w:font="Wingdings" w:char="F0E0"/>
            </w:r>
            <w:r w:rsidRPr="007C3F46">
              <w:rPr>
                <w:b/>
                <w:sz w:val="15"/>
                <w:szCs w:val="15"/>
              </w:rPr>
              <w:t xml:space="preserve"> T3 </w:t>
            </w:r>
          </w:p>
          <w:p w14:paraId="6922A9D5" w14:textId="77777777" w:rsidR="008F38B8" w:rsidRPr="007D28E5" w:rsidRDefault="008F38B8" w:rsidP="008F38B8">
            <w:pPr>
              <w:rPr>
                <w:b/>
                <w:sz w:val="15"/>
                <w:szCs w:val="15"/>
              </w:rPr>
            </w:pPr>
            <w:r w:rsidRPr="007C3F46">
              <w:rPr>
                <w:b/>
                <w:i/>
                <w:iCs/>
                <w:sz w:val="15"/>
                <w:szCs w:val="15"/>
              </w:rPr>
              <w:t>p, ES (d/OR)</w:t>
            </w:r>
          </w:p>
        </w:tc>
        <w:tc>
          <w:tcPr>
            <w:tcW w:w="708" w:type="dxa"/>
            <w:tcBorders>
              <w:top w:val="single" w:sz="4" w:space="0" w:color="auto"/>
              <w:bottom w:val="single" w:sz="4" w:space="0" w:color="auto"/>
            </w:tcBorders>
            <w:shd w:val="clear" w:color="auto" w:fill="auto"/>
          </w:tcPr>
          <w:p w14:paraId="71DA4CAF" w14:textId="77777777" w:rsidR="008F38B8" w:rsidRPr="00716D00" w:rsidRDefault="008F38B8" w:rsidP="008F38B8">
            <w:pPr>
              <w:rPr>
                <w:b/>
                <w:sz w:val="15"/>
                <w:szCs w:val="15"/>
              </w:rPr>
            </w:pPr>
            <w:r w:rsidRPr="00716D00">
              <w:rPr>
                <w:b/>
                <w:sz w:val="15"/>
                <w:szCs w:val="15"/>
              </w:rPr>
              <w:t>T1 M (SD)</w:t>
            </w:r>
          </w:p>
        </w:tc>
        <w:tc>
          <w:tcPr>
            <w:tcW w:w="709" w:type="dxa"/>
            <w:tcBorders>
              <w:top w:val="single" w:sz="4" w:space="0" w:color="auto"/>
              <w:bottom w:val="single" w:sz="4" w:space="0" w:color="auto"/>
            </w:tcBorders>
            <w:shd w:val="clear" w:color="auto" w:fill="auto"/>
          </w:tcPr>
          <w:p w14:paraId="5EBCBC86" w14:textId="77777777" w:rsidR="008F38B8" w:rsidRPr="00716D00" w:rsidRDefault="008F38B8" w:rsidP="008F38B8">
            <w:pPr>
              <w:rPr>
                <w:b/>
                <w:sz w:val="15"/>
                <w:szCs w:val="15"/>
              </w:rPr>
            </w:pPr>
            <w:r w:rsidRPr="00716D00">
              <w:rPr>
                <w:b/>
                <w:sz w:val="15"/>
                <w:szCs w:val="15"/>
              </w:rPr>
              <w:t>T2 M (SD)</w:t>
            </w:r>
          </w:p>
        </w:tc>
        <w:tc>
          <w:tcPr>
            <w:tcW w:w="934" w:type="dxa"/>
            <w:tcBorders>
              <w:top w:val="single" w:sz="4" w:space="0" w:color="auto"/>
              <w:bottom w:val="single" w:sz="4" w:space="0" w:color="auto"/>
            </w:tcBorders>
            <w:shd w:val="clear" w:color="auto" w:fill="auto"/>
          </w:tcPr>
          <w:p w14:paraId="099950B3" w14:textId="77777777" w:rsidR="008F38B8" w:rsidRPr="00716D00" w:rsidRDefault="008F38B8" w:rsidP="008F38B8">
            <w:pPr>
              <w:rPr>
                <w:b/>
                <w:sz w:val="15"/>
                <w:szCs w:val="15"/>
              </w:rPr>
            </w:pPr>
            <w:r w:rsidRPr="00716D00">
              <w:rPr>
                <w:b/>
                <w:sz w:val="15"/>
                <w:szCs w:val="15"/>
              </w:rPr>
              <w:t>T1</w:t>
            </w:r>
            <w:r w:rsidRPr="00716D00">
              <w:rPr>
                <w:b/>
                <w:sz w:val="15"/>
                <w:szCs w:val="15"/>
              </w:rPr>
              <w:sym w:font="Wingdings" w:char="F0E0"/>
            </w:r>
            <w:r w:rsidRPr="00716D00">
              <w:rPr>
                <w:b/>
                <w:sz w:val="15"/>
                <w:szCs w:val="15"/>
              </w:rPr>
              <w:t xml:space="preserve"> T2</w:t>
            </w:r>
          </w:p>
          <w:p w14:paraId="59B9ABB5" w14:textId="77777777" w:rsidR="008F38B8" w:rsidRPr="00716D00" w:rsidRDefault="008F38B8" w:rsidP="008F38B8">
            <w:pPr>
              <w:rPr>
                <w:b/>
                <w:sz w:val="15"/>
                <w:szCs w:val="15"/>
              </w:rPr>
            </w:pPr>
            <w:r w:rsidRPr="00716D00">
              <w:rPr>
                <w:b/>
                <w:i/>
                <w:iCs/>
                <w:sz w:val="15"/>
                <w:szCs w:val="15"/>
              </w:rPr>
              <w:t>p, ES (d/OR)</w:t>
            </w:r>
          </w:p>
        </w:tc>
        <w:tc>
          <w:tcPr>
            <w:tcW w:w="782" w:type="dxa"/>
            <w:tcBorders>
              <w:top w:val="single" w:sz="4" w:space="0" w:color="auto"/>
              <w:bottom w:val="single" w:sz="4" w:space="0" w:color="auto"/>
            </w:tcBorders>
            <w:shd w:val="clear" w:color="auto" w:fill="auto"/>
          </w:tcPr>
          <w:p w14:paraId="42FD1FF0" w14:textId="77777777" w:rsidR="008F38B8" w:rsidRPr="00716D00" w:rsidRDefault="008F38B8" w:rsidP="008F38B8">
            <w:pPr>
              <w:ind w:right="-108"/>
              <w:rPr>
                <w:b/>
                <w:sz w:val="15"/>
                <w:szCs w:val="15"/>
              </w:rPr>
            </w:pPr>
            <w:r w:rsidRPr="00716D00">
              <w:rPr>
                <w:b/>
                <w:i/>
                <w:iCs/>
                <w:sz w:val="15"/>
                <w:szCs w:val="15"/>
              </w:rPr>
              <w:t>No/Yes (p)</w:t>
            </w:r>
          </w:p>
        </w:tc>
        <w:tc>
          <w:tcPr>
            <w:tcW w:w="1134" w:type="dxa"/>
            <w:tcBorders>
              <w:top w:val="single" w:sz="4" w:space="0" w:color="auto"/>
              <w:bottom w:val="single" w:sz="4" w:space="0" w:color="auto"/>
            </w:tcBorders>
            <w:shd w:val="clear" w:color="auto" w:fill="auto"/>
          </w:tcPr>
          <w:p w14:paraId="03BF0438" w14:textId="77777777" w:rsidR="008F38B8" w:rsidRPr="00716D00" w:rsidRDefault="008F38B8" w:rsidP="008F38B8">
            <w:pPr>
              <w:rPr>
                <w:b/>
                <w:sz w:val="15"/>
                <w:szCs w:val="15"/>
              </w:rPr>
            </w:pPr>
            <w:r w:rsidRPr="00716D00">
              <w:rPr>
                <w:b/>
                <w:i/>
                <w:iCs/>
                <w:sz w:val="15"/>
                <w:szCs w:val="15"/>
              </w:rPr>
              <w:t>No/Yes (p)</w:t>
            </w:r>
          </w:p>
        </w:tc>
        <w:tc>
          <w:tcPr>
            <w:tcW w:w="992" w:type="dxa"/>
            <w:tcBorders>
              <w:top w:val="single" w:sz="4" w:space="0" w:color="auto"/>
              <w:bottom w:val="single" w:sz="4" w:space="0" w:color="auto"/>
            </w:tcBorders>
            <w:shd w:val="clear" w:color="auto" w:fill="auto"/>
          </w:tcPr>
          <w:p w14:paraId="52119D80" w14:textId="77777777" w:rsidR="008F38B8" w:rsidRPr="00716D00" w:rsidRDefault="008F38B8" w:rsidP="008F38B8">
            <w:pPr>
              <w:rPr>
                <w:b/>
                <w:sz w:val="15"/>
                <w:szCs w:val="15"/>
              </w:rPr>
            </w:pPr>
            <w:r w:rsidRPr="00716D00">
              <w:rPr>
                <w:b/>
                <w:i/>
                <w:iCs/>
                <w:sz w:val="15"/>
                <w:szCs w:val="15"/>
              </w:rPr>
              <w:t>No/Yes (p)</w:t>
            </w:r>
          </w:p>
        </w:tc>
      </w:tr>
      <w:tr w:rsidR="008F38B8" w:rsidRPr="00716D00" w14:paraId="63BA2C0C" w14:textId="77777777" w:rsidTr="008F38B8">
        <w:tc>
          <w:tcPr>
            <w:tcW w:w="1132" w:type="dxa"/>
            <w:tcBorders>
              <w:top w:val="single" w:sz="4" w:space="0" w:color="auto"/>
              <w:bottom w:val="single" w:sz="4" w:space="0" w:color="auto"/>
            </w:tcBorders>
            <w:shd w:val="clear" w:color="auto" w:fill="auto"/>
          </w:tcPr>
          <w:p w14:paraId="4E6CFCF4"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Positive parenting </w:t>
            </w:r>
            <w:r>
              <w:rPr>
                <w:rFonts w:ascii="Times" w:hAnsi="Times" w:cs="Times"/>
                <w:color w:val="000000"/>
                <w:sz w:val="15"/>
                <w:szCs w:val="15"/>
                <w:lang w:val="en-US"/>
              </w:rPr>
              <w:t>verbalizations</w:t>
            </w:r>
          </w:p>
        </w:tc>
        <w:tc>
          <w:tcPr>
            <w:tcW w:w="987" w:type="dxa"/>
            <w:tcBorders>
              <w:top w:val="single" w:sz="4" w:space="0" w:color="auto"/>
              <w:bottom w:val="single" w:sz="4" w:space="0" w:color="auto"/>
            </w:tcBorders>
            <w:shd w:val="clear" w:color="auto" w:fill="auto"/>
          </w:tcPr>
          <w:p w14:paraId="4630F68E" w14:textId="77777777" w:rsidR="008F38B8" w:rsidRPr="00716D00" w:rsidRDefault="008F38B8" w:rsidP="008F38B8">
            <w:pPr>
              <w:rPr>
                <w:sz w:val="15"/>
                <w:szCs w:val="15"/>
              </w:rPr>
            </w:pPr>
            <w:r w:rsidRPr="00716D00">
              <w:rPr>
                <w:sz w:val="15"/>
                <w:szCs w:val="15"/>
              </w:rPr>
              <w:t xml:space="preserve">DPICS – LP </w:t>
            </w:r>
          </w:p>
        </w:tc>
        <w:tc>
          <w:tcPr>
            <w:tcW w:w="705" w:type="dxa"/>
            <w:tcBorders>
              <w:top w:val="single" w:sz="4" w:space="0" w:color="auto"/>
              <w:bottom w:val="single" w:sz="4" w:space="0" w:color="auto"/>
            </w:tcBorders>
            <w:shd w:val="clear" w:color="auto" w:fill="auto"/>
          </w:tcPr>
          <w:p w14:paraId="5F6F7E39" w14:textId="77777777" w:rsidR="008F38B8" w:rsidRPr="00716D00" w:rsidRDefault="008F38B8" w:rsidP="008F38B8">
            <w:pPr>
              <w:rPr>
                <w:sz w:val="15"/>
                <w:szCs w:val="15"/>
              </w:rPr>
            </w:pPr>
            <w:r w:rsidRPr="00716D00">
              <w:rPr>
                <w:sz w:val="15"/>
                <w:szCs w:val="15"/>
              </w:rPr>
              <w:t>0.22 (0.32)</w:t>
            </w:r>
          </w:p>
        </w:tc>
        <w:tc>
          <w:tcPr>
            <w:tcW w:w="706" w:type="dxa"/>
            <w:tcBorders>
              <w:top w:val="single" w:sz="4" w:space="0" w:color="auto"/>
              <w:bottom w:val="single" w:sz="4" w:space="0" w:color="auto"/>
            </w:tcBorders>
            <w:shd w:val="clear" w:color="auto" w:fill="auto"/>
          </w:tcPr>
          <w:p w14:paraId="534A4C56" w14:textId="77777777" w:rsidR="008F38B8" w:rsidRPr="00716D00" w:rsidRDefault="008F38B8" w:rsidP="008F38B8">
            <w:pPr>
              <w:rPr>
                <w:sz w:val="15"/>
                <w:szCs w:val="15"/>
              </w:rPr>
            </w:pPr>
            <w:r w:rsidRPr="00716D00">
              <w:rPr>
                <w:sz w:val="15"/>
                <w:szCs w:val="15"/>
              </w:rPr>
              <w:t>5.54 (2.60)</w:t>
            </w:r>
          </w:p>
        </w:tc>
        <w:tc>
          <w:tcPr>
            <w:tcW w:w="709" w:type="dxa"/>
            <w:tcBorders>
              <w:top w:val="single" w:sz="4" w:space="0" w:color="auto"/>
              <w:bottom w:val="single" w:sz="4" w:space="0" w:color="auto"/>
            </w:tcBorders>
            <w:shd w:val="clear" w:color="auto" w:fill="auto"/>
          </w:tcPr>
          <w:p w14:paraId="645F7434" w14:textId="77777777" w:rsidR="008F38B8" w:rsidRPr="00716D00" w:rsidRDefault="008F38B8" w:rsidP="008F38B8">
            <w:pPr>
              <w:rPr>
                <w:sz w:val="15"/>
                <w:szCs w:val="15"/>
              </w:rPr>
            </w:pPr>
            <w:r w:rsidRPr="00716D00">
              <w:rPr>
                <w:sz w:val="15"/>
                <w:szCs w:val="15"/>
              </w:rPr>
              <w:t>3.40 (3.25)</w:t>
            </w:r>
          </w:p>
        </w:tc>
        <w:tc>
          <w:tcPr>
            <w:tcW w:w="1104" w:type="dxa"/>
            <w:tcBorders>
              <w:top w:val="single" w:sz="4" w:space="0" w:color="auto"/>
              <w:bottom w:val="single" w:sz="4" w:space="0" w:color="auto"/>
            </w:tcBorders>
            <w:shd w:val="clear" w:color="auto" w:fill="auto"/>
          </w:tcPr>
          <w:p w14:paraId="3CF9DD7C" w14:textId="77777777" w:rsidR="008F38B8" w:rsidRPr="00716D00" w:rsidRDefault="008F38B8" w:rsidP="008F38B8">
            <w:pPr>
              <w:rPr>
                <w:b/>
                <w:bCs/>
                <w:sz w:val="15"/>
                <w:szCs w:val="15"/>
              </w:rPr>
            </w:pPr>
            <w:r>
              <w:rPr>
                <w:b/>
                <w:bCs/>
                <w:i/>
                <w:iCs/>
                <w:sz w:val="15"/>
                <w:szCs w:val="15"/>
              </w:rPr>
              <w:t xml:space="preserve">p </w:t>
            </w:r>
            <w:r>
              <w:rPr>
                <w:b/>
                <w:bCs/>
                <w:sz w:val="15"/>
                <w:szCs w:val="15"/>
              </w:rPr>
              <w:t xml:space="preserve">&lt; </w:t>
            </w:r>
            <w:r w:rsidRPr="00716D00">
              <w:rPr>
                <w:b/>
                <w:bCs/>
                <w:sz w:val="15"/>
                <w:szCs w:val="15"/>
              </w:rPr>
              <w:t>0.0</w:t>
            </w:r>
            <w:r>
              <w:rPr>
                <w:b/>
                <w:bCs/>
                <w:sz w:val="15"/>
                <w:szCs w:val="15"/>
              </w:rPr>
              <w:t>01</w:t>
            </w:r>
            <w:r w:rsidRPr="00716D00">
              <w:rPr>
                <w:b/>
                <w:bCs/>
                <w:sz w:val="15"/>
                <w:szCs w:val="15"/>
              </w:rPr>
              <w:t>*</w:t>
            </w:r>
            <w:r>
              <w:rPr>
                <w:b/>
                <w:bCs/>
                <w:sz w:val="15"/>
                <w:szCs w:val="15"/>
              </w:rPr>
              <w:t>*</w:t>
            </w:r>
          </w:p>
          <w:p w14:paraId="58B2BBC8" w14:textId="77777777" w:rsidR="008F38B8" w:rsidRPr="00716D00" w:rsidRDefault="008F38B8" w:rsidP="008F38B8">
            <w:pPr>
              <w:rPr>
                <w:b/>
                <w:bCs/>
                <w:sz w:val="15"/>
                <w:szCs w:val="15"/>
              </w:rPr>
            </w:pPr>
            <w:r w:rsidRPr="00716D00">
              <w:rPr>
                <w:b/>
                <w:bCs/>
                <w:i/>
                <w:iCs/>
                <w:sz w:val="15"/>
                <w:szCs w:val="15"/>
              </w:rPr>
              <w:t xml:space="preserve">OR </w:t>
            </w:r>
            <w:r w:rsidRPr="00716D00">
              <w:rPr>
                <w:b/>
                <w:bCs/>
                <w:sz w:val="15"/>
                <w:szCs w:val="15"/>
              </w:rPr>
              <w:t>= 26.55</w:t>
            </w:r>
          </w:p>
        </w:tc>
        <w:tc>
          <w:tcPr>
            <w:tcW w:w="1023" w:type="dxa"/>
            <w:tcBorders>
              <w:top w:val="single" w:sz="4" w:space="0" w:color="auto"/>
              <w:bottom w:val="single" w:sz="4" w:space="0" w:color="auto"/>
            </w:tcBorders>
            <w:shd w:val="clear" w:color="auto" w:fill="auto"/>
          </w:tcPr>
          <w:p w14:paraId="5BDACA69" w14:textId="77777777" w:rsidR="008F38B8" w:rsidRPr="007F24D6" w:rsidRDefault="008F38B8" w:rsidP="008F38B8">
            <w:pPr>
              <w:rPr>
                <w:b/>
                <w:bCs/>
                <w:i/>
                <w:iCs/>
                <w:sz w:val="15"/>
                <w:szCs w:val="15"/>
              </w:rPr>
            </w:pPr>
            <w:r>
              <w:rPr>
                <w:b/>
                <w:bCs/>
                <w:i/>
                <w:iCs/>
                <w:sz w:val="15"/>
                <w:szCs w:val="15"/>
              </w:rPr>
              <w:t xml:space="preserve">p </w:t>
            </w:r>
            <w:r w:rsidRPr="007C3F46">
              <w:rPr>
                <w:b/>
                <w:bCs/>
                <w:sz w:val="15"/>
                <w:szCs w:val="15"/>
              </w:rPr>
              <w:t>&lt; 0.001**</w:t>
            </w:r>
          </w:p>
          <w:p w14:paraId="7394076A" w14:textId="77777777" w:rsidR="008F38B8" w:rsidRPr="00716D00" w:rsidRDefault="008F38B8" w:rsidP="008F38B8">
            <w:pPr>
              <w:rPr>
                <w:b/>
                <w:bCs/>
                <w:sz w:val="15"/>
                <w:szCs w:val="15"/>
              </w:rPr>
            </w:pPr>
            <w:r w:rsidRPr="007F24D6">
              <w:rPr>
                <w:b/>
                <w:bCs/>
                <w:i/>
                <w:iCs/>
                <w:sz w:val="15"/>
                <w:szCs w:val="15"/>
              </w:rPr>
              <w:t>OR</w:t>
            </w:r>
            <w:r>
              <w:rPr>
                <w:b/>
                <w:bCs/>
                <w:i/>
                <w:iCs/>
                <w:sz w:val="15"/>
                <w:szCs w:val="15"/>
              </w:rPr>
              <w:t xml:space="preserve"> </w:t>
            </w:r>
            <w:r w:rsidRPr="007C3F46">
              <w:rPr>
                <w:b/>
                <w:bCs/>
                <w:sz w:val="15"/>
                <w:szCs w:val="15"/>
              </w:rPr>
              <w:t>=</w:t>
            </w:r>
            <w:r>
              <w:rPr>
                <w:b/>
                <w:bCs/>
                <w:sz w:val="15"/>
                <w:szCs w:val="15"/>
              </w:rPr>
              <w:t xml:space="preserve"> </w:t>
            </w:r>
            <w:r w:rsidRPr="007C3F46">
              <w:rPr>
                <w:b/>
                <w:bCs/>
                <w:sz w:val="15"/>
                <w:szCs w:val="15"/>
              </w:rPr>
              <w:t>15.56</w:t>
            </w:r>
          </w:p>
        </w:tc>
        <w:tc>
          <w:tcPr>
            <w:tcW w:w="708" w:type="dxa"/>
            <w:tcBorders>
              <w:top w:val="single" w:sz="4" w:space="0" w:color="auto"/>
              <w:bottom w:val="single" w:sz="4" w:space="0" w:color="auto"/>
            </w:tcBorders>
            <w:shd w:val="clear" w:color="auto" w:fill="auto"/>
          </w:tcPr>
          <w:p w14:paraId="10ED7595" w14:textId="77777777" w:rsidR="008F38B8" w:rsidRPr="00716D00" w:rsidRDefault="008F38B8" w:rsidP="008F38B8">
            <w:pPr>
              <w:rPr>
                <w:sz w:val="15"/>
                <w:szCs w:val="15"/>
              </w:rPr>
            </w:pPr>
            <w:r w:rsidRPr="00716D00">
              <w:rPr>
                <w:sz w:val="15"/>
                <w:szCs w:val="15"/>
              </w:rPr>
              <w:t>0.38 (</w:t>
            </w:r>
            <w:r>
              <w:rPr>
                <w:sz w:val="15"/>
                <w:szCs w:val="15"/>
              </w:rPr>
              <w:t>0.69</w:t>
            </w:r>
            <w:r w:rsidRPr="00716D00">
              <w:rPr>
                <w:sz w:val="15"/>
                <w:szCs w:val="15"/>
              </w:rPr>
              <w:t>)</w:t>
            </w:r>
          </w:p>
        </w:tc>
        <w:tc>
          <w:tcPr>
            <w:tcW w:w="709" w:type="dxa"/>
            <w:tcBorders>
              <w:top w:val="single" w:sz="4" w:space="0" w:color="auto"/>
              <w:bottom w:val="single" w:sz="4" w:space="0" w:color="auto"/>
            </w:tcBorders>
            <w:shd w:val="clear" w:color="auto" w:fill="auto"/>
          </w:tcPr>
          <w:p w14:paraId="00C48337" w14:textId="77777777" w:rsidR="008F38B8" w:rsidRPr="00716D00" w:rsidRDefault="008F38B8" w:rsidP="008F38B8">
            <w:pPr>
              <w:rPr>
                <w:sz w:val="15"/>
                <w:szCs w:val="15"/>
              </w:rPr>
            </w:pPr>
            <w:r w:rsidRPr="00716D00">
              <w:rPr>
                <w:sz w:val="15"/>
                <w:szCs w:val="15"/>
              </w:rPr>
              <w:t>0.67 (0.86)</w:t>
            </w:r>
          </w:p>
        </w:tc>
        <w:tc>
          <w:tcPr>
            <w:tcW w:w="709" w:type="dxa"/>
            <w:tcBorders>
              <w:top w:val="single" w:sz="4" w:space="0" w:color="auto"/>
              <w:bottom w:val="single" w:sz="4" w:space="0" w:color="auto"/>
            </w:tcBorders>
            <w:shd w:val="clear" w:color="auto" w:fill="auto"/>
          </w:tcPr>
          <w:p w14:paraId="0DEA7D4C" w14:textId="77777777" w:rsidR="008F38B8" w:rsidRPr="00716D00" w:rsidRDefault="008F38B8" w:rsidP="008F38B8">
            <w:pPr>
              <w:rPr>
                <w:sz w:val="15"/>
                <w:szCs w:val="15"/>
              </w:rPr>
            </w:pPr>
            <w:r w:rsidRPr="00716D00">
              <w:rPr>
                <w:sz w:val="15"/>
                <w:szCs w:val="15"/>
              </w:rPr>
              <w:t>0.39 (0.22)</w:t>
            </w:r>
          </w:p>
        </w:tc>
        <w:tc>
          <w:tcPr>
            <w:tcW w:w="1017" w:type="dxa"/>
            <w:tcBorders>
              <w:top w:val="single" w:sz="4" w:space="0" w:color="auto"/>
              <w:bottom w:val="single" w:sz="4" w:space="0" w:color="auto"/>
            </w:tcBorders>
            <w:shd w:val="clear" w:color="auto" w:fill="auto"/>
          </w:tcPr>
          <w:p w14:paraId="77D57572" w14:textId="77777777" w:rsidR="008F38B8" w:rsidRPr="00716D00" w:rsidRDefault="008F38B8" w:rsidP="008F38B8">
            <w:pPr>
              <w:rPr>
                <w:b/>
                <w:bCs/>
                <w:sz w:val="15"/>
                <w:szCs w:val="15"/>
              </w:rPr>
            </w:pPr>
            <w:r w:rsidRPr="00716D00">
              <w:rPr>
                <w:b/>
                <w:bCs/>
                <w:i/>
                <w:iCs/>
                <w:sz w:val="15"/>
                <w:szCs w:val="15"/>
              </w:rPr>
              <w:t xml:space="preserve">p </w:t>
            </w:r>
            <w:r w:rsidRPr="00716D00">
              <w:rPr>
                <w:b/>
                <w:bCs/>
                <w:sz w:val="15"/>
                <w:szCs w:val="15"/>
              </w:rPr>
              <w:t>= 0.31*</w:t>
            </w:r>
          </w:p>
          <w:p w14:paraId="53077B87" w14:textId="77777777" w:rsidR="008F38B8" w:rsidRPr="00716D00" w:rsidRDefault="008F38B8" w:rsidP="008F38B8">
            <w:pPr>
              <w:rPr>
                <w:sz w:val="15"/>
                <w:szCs w:val="15"/>
              </w:rPr>
            </w:pPr>
            <w:r w:rsidRPr="00716D00">
              <w:rPr>
                <w:b/>
                <w:bCs/>
                <w:i/>
                <w:iCs/>
                <w:sz w:val="15"/>
                <w:szCs w:val="15"/>
              </w:rPr>
              <w:t xml:space="preserve">OR </w:t>
            </w:r>
            <w:r w:rsidRPr="00716D00">
              <w:rPr>
                <w:b/>
                <w:bCs/>
                <w:sz w:val="15"/>
                <w:szCs w:val="15"/>
              </w:rPr>
              <w:t>= 1.53</w:t>
            </w:r>
          </w:p>
        </w:tc>
        <w:tc>
          <w:tcPr>
            <w:tcW w:w="966" w:type="dxa"/>
            <w:tcBorders>
              <w:top w:val="single" w:sz="4" w:space="0" w:color="auto"/>
              <w:bottom w:val="single" w:sz="4" w:space="0" w:color="auto"/>
            </w:tcBorders>
            <w:shd w:val="clear" w:color="auto" w:fill="auto"/>
          </w:tcPr>
          <w:p w14:paraId="611ADBDB" w14:textId="77777777" w:rsidR="008F38B8" w:rsidRDefault="008F38B8" w:rsidP="008F38B8">
            <w:pPr>
              <w:rPr>
                <w:sz w:val="15"/>
                <w:szCs w:val="15"/>
              </w:rPr>
            </w:pPr>
            <w:r w:rsidRPr="007C3F46">
              <w:rPr>
                <w:i/>
                <w:iCs/>
                <w:sz w:val="15"/>
                <w:szCs w:val="15"/>
              </w:rPr>
              <w:t>p</w:t>
            </w:r>
            <w:r>
              <w:rPr>
                <w:sz w:val="15"/>
                <w:szCs w:val="15"/>
              </w:rPr>
              <w:t xml:space="preserve"> = 0.57</w:t>
            </w:r>
          </w:p>
          <w:p w14:paraId="5E715D63" w14:textId="77777777" w:rsidR="008F38B8" w:rsidRPr="00716D00" w:rsidRDefault="008F38B8" w:rsidP="008F38B8">
            <w:pPr>
              <w:rPr>
                <w:sz w:val="15"/>
                <w:szCs w:val="15"/>
              </w:rPr>
            </w:pPr>
            <w:r w:rsidRPr="007C3F46">
              <w:rPr>
                <w:i/>
                <w:iCs/>
                <w:sz w:val="15"/>
                <w:szCs w:val="15"/>
              </w:rPr>
              <w:t>OR</w:t>
            </w:r>
            <w:r>
              <w:rPr>
                <w:i/>
                <w:iCs/>
                <w:sz w:val="15"/>
                <w:szCs w:val="15"/>
              </w:rPr>
              <w:t xml:space="preserve"> </w:t>
            </w:r>
            <w:r>
              <w:rPr>
                <w:sz w:val="15"/>
                <w:szCs w:val="15"/>
              </w:rPr>
              <w:t>= 1.64</w:t>
            </w:r>
          </w:p>
        </w:tc>
        <w:tc>
          <w:tcPr>
            <w:tcW w:w="708" w:type="dxa"/>
            <w:tcBorders>
              <w:top w:val="single" w:sz="4" w:space="0" w:color="auto"/>
              <w:bottom w:val="single" w:sz="4" w:space="0" w:color="auto"/>
            </w:tcBorders>
            <w:shd w:val="clear" w:color="auto" w:fill="auto"/>
          </w:tcPr>
          <w:p w14:paraId="3E189055" w14:textId="77777777" w:rsidR="008F38B8" w:rsidRPr="00716D00" w:rsidRDefault="008F38B8" w:rsidP="008F38B8">
            <w:pPr>
              <w:rPr>
                <w:sz w:val="15"/>
                <w:szCs w:val="15"/>
              </w:rPr>
            </w:pPr>
            <w:r w:rsidRPr="00716D00">
              <w:rPr>
                <w:sz w:val="15"/>
                <w:szCs w:val="15"/>
              </w:rPr>
              <w:t>0.45 (0.72)</w:t>
            </w:r>
          </w:p>
        </w:tc>
        <w:tc>
          <w:tcPr>
            <w:tcW w:w="709" w:type="dxa"/>
            <w:tcBorders>
              <w:top w:val="single" w:sz="4" w:space="0" w:color="auto"/>
              <w:bottom w:val="single" w:sz="4" w:space="0" w:color="auto"/>
            </w:tcBorders>
            <w:shd w:val="clear" w:color="auto" w:fill="auto"/>
          </w:tcPr>
          <w:p w14:paraId="4F65DFE6" w14:textId="77777777" w:rsidR="008F38B8" w:rsidRPr="00716D00" w:rsidRDefault="008F38B8" w:rsidP="008F38B8">
            <w:pPr>
              <w:rPr>
                <w:sz w:val="15"/>
                <w:szCs w:val="15"/>
              </w:rPr>
            </w:pPr>
            <w:r w:rsidRPr="00716D00">
              <w:rPr>
                <w:sz w:val="15"/>
                <w:szCs w:val="15"/>
              </w:rPr>
              <w:t>0.54 (0.76)</w:t>
            </w:r>
          </w:p>
        </w:tc>
        <w:tc>
          <w:tcPr>
            <w:tcW w:w="934" w:type="dxa"/>
            <w:tcBorders>
              <w:top w:val="single" w:sz="4" w:space="0" w:color="auto"/>
              <w:bottom w:val="single" w:sz="4" w:space="0" w:color="auto"/>
            </w:tcBorders>
            <w:shd w:val="clear" w:color="auto" w:fill="auto"/>
          </w:tcPr>
          <w:p w14:paraId="124B5E4A" w14:textId="77777777" w:rsidR="008F38B8" w:rsidRPr="004C631C" w:rsidRDefault="008F38B8" w:rsidP="008F38B8">
            <w:pPr>
              <w:rPr>
                <w:sz w:val="15"/>
                <w:szCs w:val="15"/>
              </w:rPr>
            </w:pPr>
            <w:r w:rsidRPr="001D3075">
              <w:rPr>
                <w:i/>
                <w:iCs/>
                <w:sz w:val="15"/>
                <w:szCs w:val="15"/>
              </w:rPr>
              <w:t xml:space="preserve"> p</w:t>
            </w:r>
            <w:r>
              <w:rPr>
                <w:sz w:val="15"/>
                <w:szCs w:val="15"/>
              </w:rPr>
              <w:t xml:space="preserve"> &gt; </w:t>
            </w:r>
            <w:r w:rsidRPr="007450B3">
              <w:rPr>
                <w:sz w:val="15"/>
                <w:szCs w:val="15"/>
              </w:rPr>
              <w:t>0.99</w:t>
            </w:r>
          </w:p>
          <w:p w14:paraId="706CE74A" w14:textId="77777777" w:rsidR="008F38B8" w:rsidRPr="00716D00" w:rsidRDefault="008F38B8" w:rsidP="008F38B8">
            <w:pPr>
              <w:rPr>
                <w:sz w:val="15"/>
                <w:szCs w:val="15"/>
              </w:rPr>
            </w:pPr>
            <w:r w:rsidRPr="00716D00">
              <w:rPr>
                <w:i/>
                <w:iCs/>
                <w:sz w:val="15"/>
                <w:szCs w:val="15"/>
              </w:rPr>
              <w:t xml:space="preserve">OR </w:t>
            </w:r>
            <w:r w:rsidRPr="00716D00">
              <w:rPr>
                <w:sz w:val="15"/>
                <w:szCs w:val="15"/>
              </w:rPr>
              <w:t>= 1.21</w:t>
            </w:r>
          </w:p>
        </w:tc>
        <w:tc>
          <w:tcPr>
            <w:tcW w:w="782" w:type="dxa"/>
            <w:tcBorders>
              <w:top w:val="single" w:sz="4" w:space="0" w:color="auto"/>
              <w:bottom w:val="single" w:sz="4" w:space="0" w:color="auto"/>
            </w:tcBorders>
            <w:shd w:val="clear" w:color="auto" w:fill="auto"/>
          </w:tcPr>
          <w:p w14:paraId="1CF1FABF" w14:textId="77777777" w:rsidR="008F38B8" w:rsidRPr="00716D00" w:rsidRDefault="008F38B8" w:rsidP="008F38B8">
            <w:pPr>
              <w:rPr>
                <w:sz w:val="15"/>
                <w:szCs w:val="15"/>
                <w:highlight w:val="yellow"/>
              </w:rPr>
            </w:pPr>
            <w:r w:rsidRPr="00716D00">
              <w:rPr>
                <w:sz w:val="15"/>
                <w:szCs w:val="15"/>
              </w:rPr>
              <w:t>No</w:t>
            </w:r>
          </w:p>
        </w:tc>
        <w:tc>
          <w:tcPr>
            <w:tcW w:w="1134" w:type="dxa"/>
            <w:tcBorders>
              <w:top w:val="single" w:sz="4" w:space="0" w:color="auto"/>
              <w:bottom w:val="single" w:sz="4" w:space="0" w:color="auto"/>
            </w:tcBorders>
            <w:shd w:val="clear" w:color="auto" w:fill="auto"/>
          </w:tcPr>
          <w:p w14:paraId="0A2D246B"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&gt; COS-P &amp; WL (</w:t>
            </w:r>
            <w:proofErr w:type="spellStart"/>
            <w:r w:rsidRPr="007C3F46">
              <w:rPr>
                <w:b/>
                <w:bCs/>
                <w:i/>
                <w:iCs/>
                <w:sz w:val="15"/>
                <w:szCs w:val="15"/>
              </w:rPr>
              <w:t>p</w:t>
            </w:r>
            <w:r w:rsidRPr="007C3F46">
              <w:rPr>
                <w:b/>
                <w:bCs/>
                <w:sz w:val="15"/>
                <w:szCs w:val="15"/>
              </w:rPr>
              <w:t>s</w:t>
            </w:r>
            <w:proofErr w:type="spellEnd"/>
            <w:r w:rsidRPr="007C3F46">
              <w:rPr>
                <w:b/>
                <w:bCs/>
                <w:sz w:val="15"/>
                <w:szCs w:val="15"/>
              </w:rPr>
              <w:t xml:space="preserve"> &lt; </w:t>
            </w:r>
            <w:r>
              <w:rPr>
                <w:b/>
                <w:bCs/>
                <w:sz w:val="15"/>
                <w:szCs w:val="15"/>
              </w:rPr>
              <w:t>0</w:t>
            </w:r>
            <w:r w:rsidRPr="007C3F46">
              <w:rPr>
                <w:b/>
                <w:bCs/>
                <w:sz w:val="15"/>
                <w:szCs w:val="15"/>
              </w:rPr>
              <w:t>.001</w:t>
            </w:r>
            <w:r>
              <w:rPr>
                <w:b/>
                <w:bCs/>
                <w:sz w:val="15"/>
                <w:szCs w:val="15"/>
              </w:rPr>
              <w:t>**</w:t>
            </w:r>
            <w:r w:rsidRPr="007C3F46">
              <w:rPr>
                <w:b/>
                <w:bCs/>
                <w:sz w:val="15"/>
                <w:szCs w:val="15"/>
              </w:rPr>
              <w:t>)</w:t>
            </w:r>
          </w:p>
        </w:tc>
        <w:tc>
          <w:tcPr>
            <w:tcW w:w="992" w:type="dxa"/>
            <w:tcBorders>
              <w:top w:val="single" w:sz="4" w:space="0" w:color="auto"/>
              <w:bottom w:val="single" w:sz="4" w:space="0" w:color="auto"/>
            </w:tcBorders>
            <w:shd w:val="clear" w:color="auto" w:fill="auto"/>
          </w:tcPr>
          <w:p w14:paraId="00DAC4BD"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&gt; COS-P (</w:t>
            </w:r>
            <w:r w:rsidRPr="007C3F46">
              <w:rPr>
                <w:b/>
                <w:bCs/>
                <w:i/>
                <w:iCs/>
                <w:sz w:val="15"/>
                <w:szCs w:val="15"/>
              </w:rPr>
              <w:t>p</w:t>
            </w:r>
            <w:r w:rsidRPr="007C3F46">
              <w:rPr>
                <w:b/>
                <w:bCs/>
                <w:sz w:val="15"/>
                <w:szCs w:val="15"/>
              </w:rPr>
              <w:t xml:space="preserve"> &lt; </w:t>
            </w:r>
            <w:r>
              <w:rPr>
                <w:b/>
                <w:bCs/>
                <w:sz w:val="15"/>
                <w:szCs w:val="15"/>
              </w:rPr>
              <w:t>0</w:t>
            </w:r>
            <w:r w:rsidRPr="007C3F46">
              <w:rPr>
                <w:b/>
                <w:bCs/>
                <w:sz w:val="15"/>
                <w:szCs w:val="15"/>
              </w:rPr>
              <w:t>.001</w:t>
            </w:r>
            <w:r>
              <w:rPr>
                <w:b/>
                <w:bCs/>
                <w:sz w:val="15"/>
                <w:szCs w:val="15"/>
              </w:rPr>
              <w:t>**</w:t>
            </w:r>
            <w:r w:rsidRPr="007C3F46">
              <w:rPr>
                <w:b/>
                <w:bCs/>
                <w:sz w:val="15"/>
                <w:szCs w:val="15"/>
              </w:rPr>
              <w:t>)</w:t>
            </w:r>
          </w:p>
        </w:tc>
      </w:tr>
      <w:tr w:rsidR="008F38B8" w:rsidRPr="00716D00" w14:paraId="04874BAC" w14:textId="77777777" w:rsidTr="008F38B8">
        <w:tc>
          <w:tcPr>
            <w:tcW w:w="1132" w:type="dxa"/>
            <w:tcBorders>
              <w:top w:val="single" w:sz="4" w:space="0" w:color="auto"/>
              <w:bottom w:val="single" w:sz="4" w:space="0" w:color="auto"/>
            </w:tcBorders>
            <w:shd w:val="clear" w:color="auto" w:fill="auto"/>
          </w:tcPr>
          <w:p w14:paraId="7838BAB3"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Negative parenting</w:t>
            </w:r>
            <w:r>
              <w:rPr>
                <w:rFonts w:ascii="Times" w:hAnsi="Times" w:cs="Times"/>
                <w:color w:val="000000"/>
                <w:sz w:val="15"/>
                <w:szCs w:val="15"/>
                <w:lang w:val="en-US"/>
              </w:rPr>
              <w:t xml:space="preserve"> verbalizations</w:t>
            </w:r>
            <w:r w:rsidRPr="00716D00">
              <w:rPr>
                <w:rFonts w:ascii="Times" w:hAnsi="Times" w:cs="Times"/>
                <w:color w:val="000000"/>
                <w:sz w:val="15"/>
                <w:szCs w:val="15"/>
                <w:lang w:val="en-US"/>
              </w:rPr>
              <w:t xml:space="preserve"> </w:t>
            </w:r>
          </w:p>
        </w:tc>
        <w:tc>
          <w:tcPr>
            <w:tcW w:w="987" w:type="dxa"/>
            <w:tcBorders>
              <w:top w:val="single" w:sz="4" w:space="0" w:color="auto"/>
              <w:bottom w:val="single" w:sz="4" w:space="0" w:color="auto"/>
            </w:tcBorders>
            <w:shd w:val="clear" w:color="auto" w:fill="auto"/>
          </w:tcPr>
          <w:p w14:paraId="335F5160" w14:textId="77777777" w:rsidR="008F38B8" w:rsidRPr="00716D00" w:rsidRDefault="008F38B8" w:rsidP="008F38B8">
            <w:pPr>
              <w:rPr>
                <w:sz w:val="15"/>
                <w:szCs w:val="15"/>
              </w:rPr>
            </w:pPr>
            <w:r w:rsidRPr="00716D00">
              <w:rPr>
                <w:sz w:val="15"/>
                <w:szCs w:val="15"/>
              </w:rPr>
              <w:t>DPICS – NT</w:t>
            </w:r>
            <w:r>
              <w:rPr>
                <w:sz w:val="15"/>
                <w:szCs w:val="15"/>
              </w:rPr>
              <w:t>A</w:t>
            </w:r>
          </w:p>
        </w:tc>
        <w:tc>
          <w:tcPr>
            <w:tcW w:w="705" w:type="dxa"/>
            <w:tcBorders>
              <w:top w:val="single" w:sz="4" w:space="0" w:color="auto"/>
              <w:bottom w:val="single" w:sz="4" w:space="0" w:color="auto"/>
            </w:tcBorders>
            <w:shd w:val="clear" w:color="auto" w:fill="auto"/>
          </w:tcPr>
          <w:p w14:paraId="6AC19C86" w14:textId="77777777" w:rsidR="008F38B8" w:rsidRPr="00716D00" w:rsidRDefault="008F38B8" w:rsidP="008F38B8">
            <w:pPr>
              <w:rPr>
                <w:sz w:val="15"/>
                <w:szCs w:val="15"/>
              </w:rPr>
            </w:pPr>
            <w:r w:rsidRPr="00716D00">
              <w:rPr>
                <w:sz w:val="15"/>
                <w:szCs w:val="15"/>
              </w:rPr>
              <w:t>4.15 (3.15)</w:t>
            </w:r>
          </w:p>
        </w:tc>
        <w:tc>
          <w:tcPr>
            <w:tcW w:w="706" w:type="dxa"/>
            <w:tcBorders>
              <w:top w:val="single" w:sz="4" w:space="0" w:color="auto"/>
              <w:bottom w:val="single" w:sz="4" w:space="0" w:color="auto"/>
            </w:tcBorders>
            <w:shd w:val="clear" w:color="auto" w:fill="auto"/>
          </w:tcPr>
          <w:p w14:paraId="209EB9EA" w14:textId="77777777" w:rsidR="008F38B8" w:rsidRPr="00716D00" w:rsidRDefault="008F38B8" w:rsidP="008F38B8">
            <w:pPr>
              <w:rPr>
                <w:sz w:val="15"/>
                <w:szCs w:val="15"/>
              </w:rPr>
            </w:pPr>
            <w:r w:rsidRPr="00716D00">
              <w:rPr>
                <w:sz w:val="15"/>
                <w:szCs w:val="15"/>
              </w:rPr>
              <w:t>1.14 (1.39)</w:t>
            </w:r>
          </w:p>
        </w:tc>
        <w:tc>
          <w:tcPr>
            <w:tcW w:w="709" w:type="dxa"/>
            <w:tcBorders>
              <w:top w:val="single" w:sz="4" w:space="0" w:color="auto"/>
              <w:bottom w:val="single" w:sz="4" w:space="0" w:color="auto"/>
            </w:tcBorders>
            <w:shd w:val="clear" w:color="auto" w:fill="auto"/>
          </w:tcPr>
          <w:p w14:paraId="044F1BCE" w14:textId="77777777" w:rsidR="008F38B8" w:rsidRPr="00716D00" w:rsidRDefault="008F38B8" w:rsidP="008F38B8">
            <w:pPr>
              <w:rPr>
                <w:sz w:val="15"/>
                <w:szCs w:val="15"/>
              </w:rPr>
            </w:pPr>
            <w:r w:rsidRPr="00716D00">
              <w:rPr>
                <w:sz w:val="15"/>
                <w:szCs w:val="15"/>
              </w:rPr>
              <w:t>0.93 (1.09)</w:t>
            </w:r>
          </w:p>
        </w:tc>
        <w:tc>
          <w:tcPr>
            <w:tcW w:w="1104" w:type="dxa"/>
            <w:tcBorders>
              <w:top w:val="single" w:sz="4" w:space="0" w:color="auto"/>
              <w:bottom w:val="single" w:sz="4" w:space="0" w:color="auto"/>
            </w:tcBorders>
            <w:shd w:val="clear" w:color="auto" w:fill="auto"/>
          </w:tcPr>
          <w:p w14:paraId="69EA607C" w14:textId="77777777" w:rsidR="008F38B8" w:rsidRPr="00716D00" w:rsidRDefault="008F38B8" w:rsidP="008F38B8">
            <w:pPr>
              <w:rPr>
                <w:b/>
                <w:bCs/>
                <w:sz w:val="15"/>
                <w:szCs w:val="15"/>
              </w:rPr>
            </w:pPr>
            <w:r>
              <w:rPr>
                <w:b/>
                <w:bCs/>
                <w:i/>
                <w:iCs/>
                <w:sz w:val="15"/>
                <w:szCs w:val="15"/>
              </w:rPr>
              <w:t xml:space="preserve">p </w:t>
            </w:r>
            <w:r>
              <w:rPr>
                <w:b/>
                <w:bCs/>
                <w:sz w:val="15"/>
                <w:szCs w:val="15"/>
              </w:rPr>
              <w:t>&lt; 0.001**</w:t>
            </w:r>
          </w:p>
          <w:p w14:paraId="5F846D28" w14:textId="77777777" w:rsidR="008F38B8" w:rsidRPr="00716D00" w:rsidRDefault="008F38B8" w:rsidP="008F38B8">
            <w:pPr>
              <w:rPr>
                <w:sz w:val="15"/>
                <w:szCs w:val="15"/>
              </w:rPr>
            </w:pPr>
            <w:r w:rsidRPr="00716D00">
              <w:rPr>
                <w:b/>
                <w:bCs/>
                <w:i/>
                <w:iCs/>
                <w:sz w:val="15"/>
                <w:szCs w:val="15"/>
              </w:rPr>
              <w:t xml:space="preserve">OR </w:t>
            </w:r>
            <w:r w:rsidRPr="00716D00">
              <w:rPr>
                <w:b/>
                <w:bCs/>
                <w:sz w:val="15"/>
                <w:szCs w:val="15"/>
              </w:rPr>
              <w:t>= 0.25</w:t>
            </w:r>
          </w:p>
        </w:tc>
        <w:tc>
          <w:tcPr>
            <w:tcW w:w="1023" w:type="dxa"/>
            <w:tcBorders>
              <w:top w:val="single" w:sz="4" w:space="0" w:color="auto"/>
              <w:bottom w:val="single" w:sz="4" w:space="0" w:color="auto"/>
            </w:tcBorders>
            <w:shd w:val="clear" w:color="auto" w:fill="auto"/>
          </w:tcPr>
          <w:p w14:paraId="765C77E3" w14:textId="77777777" w:rsidR="008F38B8" w:rsidRPr="007C3F46" w:rsidRDefault="008F38B8" w:rsidP="008F38B8">
            <w:pPr>
              <w:rPr>
                <w:b/>
                <w:bCs/>
                <w:sz w:val="15"/>
                <w:szCs w:val="15"/>
              </w:rPr>
            </w:pPr>
            <w:r w:rsidRPr="007C3F46">
              <w:rPr>
                <w:b/>
                <w:bCs/>
                <w:sz w:val="15"/>
                <w:szCs w:val="15"/>
              </w:rPr>
              <w:t>p &lt; 0.001**</w:t>
            </w:r>
          </w:p>
          <w:p w14:paraId="54702FEE" w14:textId="77777777" w:rsidR="008F38B8" w:rsidRPr="00716D00" w:rsidRDefault="008F38B8" w:rsidP="008F38B8">
            <w:pPr>
              <w:rPr>
                <w:sz w:val="15"/>
                <w:szCs w:val="15"/>
              </w:rPr>
            </w:pPr>
            <w:r w:rsidRPr="007C3F46">
              <w:rPr>
                <w:b/>
                <w:bCs/>
                <w:sz w:val="15"/>
                <w:szCs w:val="15"/>
              </w:rPr>
              <w:t>OR</w:t>
            </w:r>
            <w:r>
              <w:rPr>
                <w:b/>
                <w:bCs/>
                <w:sz w:val="15"/>
                <w:szCs w:val="15"/>
              </w:rPr>
              <w:t xml:space="preserve"> </w:t>
            </w:r>
            <w:r w:rsidRPr="007C3F46">
              <w:rPr>
                <w:b/>
                <w:bCs/>
                <w:sz w:val="15"/>
                <w:szCs w:val="15"/>
              </w:rPr>
              <w:t>=</w:t>
            </w:r>
            <w:r>
              <w:rPr>
                <w:b/>
                <w:bCs/>
                <w:sz w:val="15"/>
                <w:szCs w:val="15"/>
              </w:rPr>
              <w:t xml:space="preserve"> </w:t>
            </w:r>
            <w:r w:rsidRPr="007C3F46">
              <w:rPr>
                <w:b/>
                <w:bCs/>
                <w:sz w:val="15"/>
                <w:szCs w:val="15"/>
              </w:rPr>
              <w:t>0.23</w:t>
            </w:r>
          </w:p>
        </w:tc>
        <w:tc>
          <w:tcPr>
            <w:tcW w:w="708" w:type="dxa"/>
            <w:tcBorders>
              <w:top w:val="single" w:sz="4" w:space="0" w:color="auto"/>
              <w:bottom w:val="single" w:sz="4" w:space="0" w:color="auto"/>
            </w:tcBorders>
            <w:shd w:val="clear" w:color="auto" w:fill="auto"/>
          </w:tcPr>
          <w:p w14:paraId="6EEBB006" w14:textId="77777777" w:rsidR="008F38B8" w:rsidRPr="00716D00" w:rsidRDefault="008F38B8" w:rsidP="008F38B8">
            <w:pPr>
              <w:rPr>
                <w:sz w:val="15"/>
                <w:szCs w:val="15"/>
              </w:rPr>
            </w:pPr>
            <w:r w:rsidRPr="00716D00">
              <w:rPr>
                <w:sz w:val="15"/>
                <w:szCs w:val="15"/>
              </w:rPr>
              <w:t>4.19 (3.25)</w:t>
            </w:r>
          </w:p>
        </w:tc>
        <w:tc>
          <w:tcPr>
            <w:tcW w:w="709" w:type="dxa"/>
            <w:tcBorders>
              <w:top w:val="single" w:sz="4" w:space="0" w:color="auto"/>
              <w:bottom w:val="single" w:sz="4" w:space="0" w:color="auto"/>
            </w:tcBorders>
            <w:shd w:val="clear" w:color="auto" w:fill="auto"/>
          </w:tcPr>
          <w:p w14:paraId="62CCCBF7" w14:textId="77777777" w:rsidR="008F38B8" w:rsidRPr="00716D00" w:rsidRDefault="008F38B8" w:rsidP="008F38B8">
            <w:pPr>
              <w:rPr>
                <w:sz w:val="15"/>
                <w:szCs w:val="15"/>
              </w:rPr>
            </w:pPr>
            <w:r w:rsidRPr="00716D00">
              <w:rPr>
                <w:sz w:val="15"/>
                <w:szCs w:val="15"/>
              </w:rPr>
              <w:t>2.81 (2.86)</w:t>
            </w:r>
          </w:p>
        </w:tc>
        <w:tc>
          <w:tcPr>
            <w:tcW w:w="709" w:type="dxa"/>
            <w:tcBorders>
              <w:top w:val="single" w:sz="4" w:space="0" w:color="auto"/>
              <w:bottom w:val="single" w:sz="4" w:space="0" w:color="auto"/>
            </w:tcBorders>
            <w:shd w:val="clear" w:color="auto" w:fill="auto"/>
          </w:tcPr>
          <w:p w14:paraId="65B9B13F" w14:textId="77777777" w:rsidR="008F38B8" w:rsidRPr="00716D00" w:rsidRDefault="008F38B8" w:rsidP="008F38B8">
            <w:pPr>
              <w:rPr>
                <w:sz w:val="15"/>
                <w:szCs w:val="15"/>
              </w:rPr>
            </w:pPr>
            <w:r w:rsidRPr="00716D00">
              <w:rPr>
                <w:sz w:val="15"/>
                <w:szCs w:val="15"/>
              </w:rPr>
              <w:t>3.15 (3.41)</w:t>
            </w:r>
          </w:p>
        </w:tc>
        <w:tc>
          <w:tcPr>
            <w:tcW w:w="1017" w:type="dxa"/>
            <w:tcBorders>
              <w:top w:val="single" w:sz="4" w:space="0" w:color="auto"/>
              <w:bottom w:val="single" w:sz="4" w:space="0" w:color="auto"/>
            </w:tcBorders>
            <w:shd w:val="clear" w:color="auto" w:fill="auto"/>
          </w:tcPr>
          <w:p w14:paraId="1FD1BB05" w14:textId="77777777" w:rsidR="008F38B8" w:rsidRPr="00716D00" w:rsidRDefault="008F38B8" w:rsidP="008F38B8">
            <w:pPr>
              <w:rPr>
                <w:b/>
                <w:bCs/>
                <w:sz w:val="15"/>
                <w:szCs w:val="15"/>
              </w:rPr>
            </w:pPr>
            <w:r w:rsidRPr="00716D00">
              <w:rPr>
                <w:b/>
                <w:bCs/>
                <w:i/>
                <w:iCs/>
                <w:sz w:val="15"/>
                <w:szCs w:val="15"/>
              </w:rPr>
              <w:t xml:space="preserve">p </w:t>
            </w:r>
            <w:r w:rsidRPr="001D3075">
              <w:rPr>
                <w:b/>
                <w:bCs/>
                <w:sz w:val="15"/>
                <w:szCs w:val="15"/>
              </w:rPr>
              <w:t>&lt; 0.001**</w:t>
            </w:r>
          </w:p>
          <w:p w14:paraId="4C006F54" w14:textId="77777777" w:rsidR="008F38B8" w:rsidRPr="00716D00" w:rsidRDefault="008F38B8" w:rsidP="008F38B8">
            <w:pPr>
              <w:rPr>
                <w:sz w:val="15"/>
                <w:szCs w:val="15"/>
              </w:rPr>
            </w:pPr>
            <w:r w:rsidRPr="00716D00">
              <w:rPr>
                <w:b/>
                <w:bCs/>
                <w:i/>
                <w:iCs/>
                <w:sz w:val="15"/>
                <w:szCs w:val="15"/>
              </w:rPr>
              <w:t xml:space="preserve">OR </w:t>
            </w:r>
            <w:r w:rsidRPr="00716D00">
              <w:rPr>
                <w:b/>
                <w:bCs/>
                <w:sz w:val="15"/>
                <w:szCs w:val="15"/>
              </w:rPr>
              <w:t xml:space="preserve">= </w:t>
            </w:r>
            <w:r>
              <w:rPr>
                <w:b/>
                <w:bCs/>
                <w:sz w:val="15"/>
                <w:szCs w:val="15"/>
              </w:rPr>
              <w:t>0</w:t>
            </w:r>
            <w:r w:rsidRPr="00716D00">
              <w:rPr>
                <w:b/>
                <w:bCs/>
                <w:sz w:val="15"/>
                <w:szCs w:val="15"/>
              </w:rPr>
              <w:t>.70</w:t>
            </w:r>
          </w:p>
        </w:tc>
        <w:tc>
          <w:tcPr>
            <w:tcW w:w="966" w:type="dxa"/>
            <w:tcBorders>
              <w:top w:val="single" w:sz="4" w:space="0" w:color="auto"/>
              <w:bottom w:val="single" w:sz="4" w:space="0" w:color="auto"/>
            </w:tcBorders>
            <w:shd w:val="clear" w:color="auto" w:fill="auto"/>
          </w:tcPr>
          <w:p w14:paraId="47BBD26A" w14:textId="77777777" w:rsidR="008F38B8" w:rsidRPr="00AA363F" w:rsidRDefault="008F38B8" w:rsidP="008F38B8">
            <w:pPr>
              <w:rPr>
                <w:sz w:val="15"/>
                <w:szCs w:val="15"/>
              </w:rPr>
            </w:pPr>
            <w:r w:rsidRPr="007C3F46">
              <w:rPr>
                <w:i/>
                <w:iCs/>
                <w:sz w:val="15"/>
                <w:szCs w:val="15"/>
              </w:rPr>
              <w:t>p</w:t>
            </w:r>
            <w:r w:rsidRPr="00AA363F">
              <w:rPr>
                <w:sz w:val="15"/>
                <w:szCs w:val="15"/>
              </w:rPr>
              <w:t xml:space="preserve"> = 0.</w:t>
            </w:r>
            <w:r>
              <w:rPr>
                <w:sz w:val="15"/>
                <w:szCs w:val="15"/>
              </w:rPr>
              <w:t>07</w:t>
            </w:r>
          </w:p>
          <w:p w14:paraId="0B8411BD" w14:textId="77777777" w:rsidR="008F38B8" w:rsidRPr="00716D00" w:rsidRDefault="008F38B8" w:rsidP="008F38B8">
            <w:pPr>
              <w:rPr>
                <w:sz w:val="15"/>
                <w:szCs w:val="15"/>
              </w:rPr>
            </w:pPr>
            <w:r w:rsidRPr="007C3F46">
              <w:rPr>
                <w:i/>
                <w:iCs/>
                <w:sz w:val="15"/>
                <w:szCs w:val="15"/>
              </w:rPr>
              <w:t>OR</w:t>
            </w:r>
            <w:r>
              <w:rPr>
                <w:i/>
                <w:iCs/>
                <w:sz w:val="15"/>
                <w:szCs w:val="15"/>
              </w:rPr>
              <w:t xml:space="preserve"> </w:t>
            </w:r>
            <w:r w:rsidRPr="00AA363F">
              <w:rPr>
                <w:sz w:val="15"/>
                <w:szCs w:val="15"/>
              </w:rPr>
              <w:t>=</w:t>
            </w:r>
            <w:r>
              <w:rPr>
                <w:sz w:val="15"/>
                <w:szCs w:val="15"/>
              </w:rPr>
              <w:t xml:space="preserve"> </w:t>
            </w:r>
            <w:r w:rsidRPr="00AA363F">
              <w:rPr>
                <w:sz w:val="15"/>
                <w:szCs w:val="15"/>
              </w:rPr>
              <w:t>1.</w:t>
            </w:r>
            <w:r>
              <w:rPr>
                <w:sz w:val="15"/>
                <w:szCs w:val="15"/>
              </w:rPr>
              <w:t>47</w:t>
            </w:r>
          </w:p>
        </w:tc>
        <w:tc>
          <w:tcPr>
            <w:tcW w:w="708" w:type="dxa"/>
            <w:tcBorders>
              <w:top w:val="single" w:sz="4" w:space="0" w:color="auto"/>
              <w:bottom w:val="single" w:sz="4" w:space="0" w:color="auto"/>
            </w:tcBorders>
            <w:shd w:val="clear" w:color="auto" w:fill="auto"/>
          </w:tcPr>
          <w:p w14:paraId="64A94258" w14:textId="77777777" w:rsidR="008F38B8" w:rsidRPr="00716D00" w:rsidRDefault="008F38B8" w:rsidP="008F38B8">
            <w:pPr>
              <w:rPr>
                <w:sz w:val="15"/>
                <w:szCs w:val="15"/>
              </w:rPr>
            </w:pPr>
            <w:r w:rsidRPr="00716D00">
              <w:rPr>
                <w:sz w:val="15"/>
                <w:szCs w:val="15"/>
              </w:rPr>
              <w:t>4.79 (4.21)</w:t>
            </w:r>
          </w:p>
        </w:tc>
        <w:tc>
          <w:tcPr>
            <w:tcW w:w="709" w:type="dxa"/>
            <w:tcBorders>
              <w:top w:val="single" w:sz="4" w:space="0" w:color="auto"/>
              <w:bottom w:val="single" w:sz="4" w:space="0" w:color="auto"/>
            </w:tcBorders>
            <w:shd w:val="clear" w:color="auto" w:fill="auto"/>
          </w:tcPr>
          <w:p w14:paraId="4C631D22" w14:textId="77777777" w:rsidR="008F38B8" w:rsidRPr="00716D00" w:rsidRDefault="008F38B8" w:rsidP="008F38B8">
            <w:pPr>
              <w:rPr>
                <w:sz w:val="15"/>
                <w:szCs w:val="15"/>
              </w:rPr>
            </w:pPr>
            <w:r w:rsidRPr="00716D00">
              <w:rPr>
                <w:sz w:val="15"/>
                <w:szCs w:val="15"/>
              </w:rPr>
              <w:t>2.31 (2.20)</w:t>
            </w:r>
          </w:p>
        </w:tc>
        <w:tc>
          <w:tcPr>
            <w:tcW w:w="934" w:type="dxa"/>
            <w:tcBorders>
              <w:top w:val="single" w:sz="4" w:space="0" w:color="auto"/>
              <w:bottom w:val="single" w:sz="4" w:space="0" w:color="auto"/>
            </w:tcBorders>
            <w:shd w:val="clear" w:color="auto" w:fill="auto"/>
          </w:tcPr>
          <w:p w14:paraId="11618229"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64CB2C72" w14:textId="77777777" w:rsidR="008F38B8" w:rsidRPr="00716D00" w:rsidRDefault="008F38B8" w:rsidP="008F38B8">
            <w:pPr>
              <w:rPr>
                <w:sz w:val="15"/>
                <w:szCs w:val="15"/>
              </w:rPr>
            </w:pPr>
            <w:r w:rsidRPr="00716D00">
              <w:rPr>
                <w:i/>
                <w:iCs/>
                <w:sz w:val="15"/>
                <w:szCs w:val="15"/>
              </w:rPr>
              <w:t xml:space="preserve">OR </w:t>
            </w:r>
            <w:r w:rsidRPr="00716D00">
              <w:rPr>
                <w:sz w:val="15"/>
                <w:szCs w:val="15"/>
              </w:rPr>
              <w:t>= 0.47</w:t>
            </w:r>
          </w:p>
        </w:tc>
        <w:tc>
          <w:tcPr>
            <w:tcW w:w="782" w:type="dxa"/>
            <w:tcBorders>
              <w:top w:val="single" w:sz="4" w:space="0" w:color="auto"/>
              <w:bottom w:val="single" w:sz="4" w:space="0" w:color="auto"/>
            </w:tcBorders>
            <w:shd w:val="clear" w:color="auto" w:fill="auto"/>
          </w:tcPr>
          <w:p w14:paraId="6174EB2D"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5D6F0E6A"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&lt; COS-P &amp; WL</w:t>
            </w:r>
            <w:r w:rsidRPr="007C3F46">
              <w:rPr>
                <w:b/>
                <w:bCs/>
                <w:i/>
                <w:iCs/>
                <w:sz w:val="15"/>
                <w:szCs w:val="15"/>
              </w:rPr>
              <w:t xml:space="preserve"> (</w:t>
            </w:r>
            <w:proofErr w:type="spellStart"/>
            <w:r w:rsidRPr="007C3F46">
              <w:rPr>
                <w:b/>
                <w:bCs/>
                <w:i/>
                <w:iCs/>
                <w:sz w:val="15"/>
                <w:szCs w:val="15"/>
              </w:rPr>
              <w:t>ps</w:t>
            </w:r>
            <w:proofErr w:type="spellEnd"/>
            <w:r w:rsidRPr="007C3F46">
              <w:rPr>
                <w:b/>
                <w:bCs/>
                <w:i/>
                <w:iCs/>
                <w:sz w:val="15"/>
                <w:szCs w:val="15"/>
              </w:rPr>
              <w:t xml:space="preserve"> &lt; </w:t>
            </w:r>
            <w:r>
              <w:rPr>
                <w:b/>
                <w:bCs/>
                <w:i/>
                <w:iCs/>
                <w:sz w:val="15"/>
                <w:szCs w:val="15"/>
              </w:rPr>
              <w:t>0</w:t>
            </w:r>
            <w:r w:rsidRPr="007C3F46">
              <w:rPr>
                <w:b/>
                <w:bCs/>
                <w:i/>
                <w:iCs/>
                <w:sz w:val="15"/>
                <w:szCs w:val="15"/>
              </w:rPr>
              <w:t>.02</w:t>
            </w:r>
            <w:r>
              <w:rPr>
                <w:b/>
                <w:bCs/>
                <w:i/>
                <w:iCs/>
                <w:sz w:val="15"/>
                <w:szCs w:val="15"/>
              </w:rPr>
              <w:t>*</w:t>
            </w:r>
            <w:r w:rsidRPr="007C3F46">
              <w:rPr>
                <w:b/>
                <w:bCs/>
                <w:i/>
                <w:iCs/>
                <w:sz w:val="15"/>
                <w:szCs w:val="15"/>
              </w:rPr>
              <w:t>)</w:t>
            </w:r>
          </w:p>
        </w:tc>
        <w:tc>
          <w:tcPr>
            <w:tcW w:w="992" w:type="dxa"/>
            <w:tcBorders>
              <w:top w:val="single" w:sz="4" w:space="0" w:color="auto"/>
              <w:bottom w:val="single" w:sz="4" w:space="0" w:color="auto"/>
            </w:tcBorders>
            <w:shd w:val="clear" w:color="auto" w:fill="auto"/>
          </w:tcPr>
          <w:p w14:paraId="0888D606"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&gt; COS-P (</w:t>
            </w:r>
            <w:r w:rsidRPr="007C3F46">
              <w:rPr>
                <w:b/>
                <w:bCs/>
                <w:i/>
                <w:iCs/>
                <w:sz w:val="15"/>
                <w:szCs w:val="15"/>
              </w:rPr>
              <w:t>p</w:t>
            </w:r>
            <w:r w:rsidRPr="007C3F46">
              <w:rPr>
                <w:b/>
                <w:bCs/>
                <w:sz w:val="15"/>
                <w:szCs w:val="15"/>
              </w:rPr>
              <w:t xml:space="preserve"> &lt; </w:t>
            </w:r>
            <w:r>
              <w:rPr>
                <w:b/>
                <w:bCs/>
                <w:sz w:val="15"/>
                <w:szCs w:val="15"/>
              </w:rPr>
              <w:t>0</w:t>
            </w:r>
            <w:r w:rsidRPr="007C3F46">
              <w:rPr>
                <w:b/>
                <w:bCs/>
                <w:sz w:val="15"/>
                <w:szCs w:val="15"/>
              </w:rPr>
              <w:t>.001</w:t>
            </w:r>
            <w:r>
              <w:rPr>
                <w:b/>
                <w:bCs/>
                <w:sz w:val="15"/>
                <w:szCs w:val="15"/>
              </w:rPr>
              <w:t>**</w:t>
            </w:r>
            <w:r w:rsidRPr="007C3F46">
              <w:rPr>
                <w:b/>
                <w:bCs/>
                <w:sz w:val="15"/>
                <w:szCs w:val="15"/>
              </w:rPr>
              <w:t>)</w:t>
            </w:r>
          </w:p>
        </w:tc>
      </w:tr>
      <w:tr w:rsidR="008F38B8" w:rsidRPr="00716D00" w14:paraId="258D900D" w14:textId="77777777" w:rsidTr="008F38B8">
        <w:tc>
          <w:tcPr>
            <w:tcW w:w="1132" w:type="dxa"/>
            <w:tcBorders>
              <w:top w:val="single" w:sz="4" w:space="0" w:color="auto"/>
              <w:bottom w:val="single" w:sz="4" w:space="0" w:color="auto"/>
            </w:tcBorders>
            <w:shd w:val="clear" w:color="auto" w:fill="auto"/>
          </w:tcPr>
          <w:p w14:paraId="556EAE65"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Parenting sensitivity </w:t>
            </w:r>
          </w:p>
        </w:tc>
        <w:tc>
          <w:tcPr>
            <w:tcW w:w="987" w:type="dxa"/>
            <w:tcBorders>
              <w:top w:val="single" w:sz="4" w:space="0" w:color="auto"/>
              <w:bottom w:val="single" w:sz="4" w:space="0" w:color="auto"/>
            </w:tcBorders>
            <w:shd w:val="clear" w:color="auto" w:fill="auto"/>
          </w:tcPr>
          <w:p w14:paraId="12253947"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NICHD</w:t>
            </w:r>
            <w:r>
              <w:rPr>
                <w:rFonts w:ascii="Times" w:hAnsi="Times" w:cs="Times"/>
                <w:color w:val="000000"/>
                <w:sz w:val="15"/>
                <w:szCs w:val="15"/>
                <w:lang w:val="en-US"/>
              </w:rPr>
              <w:t>-</w:t>
            </w:r>
          </w:p>
          <w:p w14:paraId="39131171" w14:textId="77777777" w:rsidR="008F38B8" w:rsidRPr="00716D00" w:rsidRDefault="008F38B8" w:rsidP="008F38B8">
            <w:pPr>
              <w:rPr>
                <w:sz w:val="15"/>
                <w:szCs w:val="15"/>
              </w:rPr>
            </w:pPr>
            <w:r w:rsidRPr="00716D00">
              <w:rPr>
                <w:sz w:val="15"/>
                <w:szCs w:val="15"/>
              </w:rPr>
              <w:t>Sensitivity</w:t>
            </w:r>
          </w:p>
        </w:tc>
        <w:tc>
          <w:tcPr>
            <w:tcW w:w="705" w:type="dxa"/>
            <w:tcBorders>
              <w:top w:val="single" w:sz="4" w:space="0" w:color="auto"/>
              <w:bottom w:val="single" w:sz="4" w:space="0" w:color="auto"/>
            </w:tcBorders>
            <w:shd w:val="clear" w:color="auto" w:fill="auto"/>
          </w:tcPr>
          <w:p w14:paraId="2B90DBD1" w14:textId="77777777" w:rsidR="008F38B8" w:rsidRPr="00716D00" w:rsidRDefault="008F38B8" w:rsidP="008F38B8">
            <w:pPr>
              <w:rPr>
                <w:sz w:val="15"/>
                <w:szCs w:val="15"/>
              </w:rPr>
            </w:pPr>
            <w:r w:rsidRPr="00716D00">
              <w:rPr>
                <w:sz w:val="15"/>
                <w:szCs w:val="15"/>
              </w:rPr>
              <w:t>83.31 (7.88)</w:t>
            </w:r>
          </w:p>
        </w:tc>
        <w:tc>
          <w:tcPr>
            <w:tcW w:w="706" w:type="dxa"/>
            <w:tcBorders>
              <w:top w:val="single" w:sz="4" w:space="0" w:color="auto"/>
              <w:bottom w:val="single" w:sz="4" w:space="0" w:color="auto"/>
            </w:tcBorders>
            <w:shd w:val="clear" w:color="auto" w:fill="auto"/>
          </w:tcPr>
          <w:p w14:paraId="6F4DAA81" w14:textId="77777777" w:rsidR="008F38B8" w:rsidRPr="00716D00" w:rsidRDefault="008F38B8" w:rsidP="008F38B8">
            <w:pPr>
              <w:rPr>
                <w:sz w:val="15"/>
                <w:szCs w:val="15"/>
              </w:rPr>
            </w:pPr>
            <w:r w:rsidRPr="00716D00">
              <w:rPr>
                <w:sz w:val="15"/>
                <w:szCs w:val="15"/>
              </w:rPr>
              <w:t>94.21 (5.01)</w:t>
            </w:r>
          </w:p>
        </w:tc>
        <w:tc>
          <w:tcPr>
            <w:tcW w:w="709" w:type="dxa"/>
            <w:tcBorders>
              <w:top w:val="single" w:sz="4" w:space="0" w:color="auto"/>
              <w:bottom w:val="single" w:sz="4" w:space="0" w:color="auto"/>
            </w:tcBorders>
            <w:shd w:val="clear" w:color="auto" w:fill="auto"/>
          </w:tcPr>
          <w:p w14:paraId="1192FEF1" w14:textId="77777777" w:rsidR="008F38B8" w:rsidRPr="00716D00" w:rsidRDefault="008F38B8" w:rsidP="008F38B8">
            <w:pPr>
              <w:rPr>
                <w:sz w:val="15"/>
                <w:szCs w:val="15"/>
              </w:rPr>
            </w:pPr>
            <w:r w:rsidRPr="00716D00">
              <w:rPr>
                <w:sz w:val="15"/>
                <w:szCs w:val="15"/>
              </w:rPr>
              <w:t>90.66 (5.10)</w:t>
            </w:r>
          </w:p>
        </w:tc>
        <w:tc>
          <w:tcPr>
            <w:tcW w:w="1104" w:type="dxa"/>
            <w:tcBorders>
              <w:top w:val="single" w:sz="4" w:space="0" w:color="auto"/>
              <w:bottom w:val="single" w:sz="4" w:space="0" w:color="auto"/>
            </w:tcBorders>
            <w:shd w:val="clear" w:color="auto" w:fill="auto"/>
          </w:tcPr>
          <w:p w14:paraId="4F4B2291" w14:textId="77777777" w:rsidR="008F38B8" w:rsidRPr="00716D00" w:rsidRDefault="008F38B8" w:rsidP="008F38B8">
            <w:pPr>
              <w:rPr>
                <w:b/>
                <w:bCs/>
                <w:sz w:val="15"/>
                <w:szCs w:val="15"/>
              </w:rPr>
            </w:pPr>
            <w:r w:rsidRPr="00716D00">
              <w:rPr>
                <w:b/>
                <w:bCs/>
                <w:i/>
                <w:iCs/>
                <w:sz w:val="15"/>
                <w:szCs w:val="15"/>
              </w:rPr>
              <w:t>p</w:t>
            </w:r>
            <w:r>
              <w:rPr>
                <w:b/>
                <w:bCs/>
                <w:i/>
                <w:iCs/>
                <w:sz w:val="15"/>
                <w:szCs w:val="15"/>
              </w:rPr>
              <w:t xml:space="preserve"> &lt; </w:t>
            </w:r>
            <w:r w:rsidRPr="007C3F46">
              <w:rPr>
                <w:b/>
                <w:bCs/>
                <w:sz w:val="15"/>
                <w:szCs w:val="15"/>
              </w:rPr>
              <w:t>0</w:t>
            </w:r>
            <w:r w:rsidRPr="00792697">
              <w:rPr>
                <w:b/>
                <w:bCs/>
                <w:sz w:val="15"/>
                <w:szCs w:val="15"/>
              </w:rPr>
              <w:t>.</w:t>
            </w:r>
            <w:r w:rsidRPr="00716D00">
              <w:rPr>
                <w:b/>
                <w:bCs/>
                <w:sz w:val="15"/>
                <w:szCs w:val="15"/>
              </w:rPr>
              <w:t>0</w:t>
            </w:r>
            <w:r>
              <w:rPr>
                <w:b/>
                <w:bCs/>
                <w:sz w:val="15"/>
                <w:szCs w:val="15"/>
              </w:rPr>
              <w:t>01</w:t>
            </w:r>
            <w:r w:rsidRPr="00716D00">
              <w:rPr>
                <w:b/>
                <w:bCs/>
                <w:sz w:val="15"/>
                <w:szCs w:val="15"/>
              </w:rPr>
              <w:t>*</w:t>
            </w:r>
            <w:r>
              <w:rPr>
                <w:b/>
                <w:bCs/>
                <w:sz w:val="15"/>
                <w:szCs w:val="15"/>
              </w:rPr>
              <w:t>*</w:t>
            </w:r>
          </w:p>
          <w:p w14:paraId="1079E54D" w14:textId="77777777" w:rsidR="008F38B8" w:rsidRPr="00716D00" w:rsidRDefault="008F38B8" w:rsidP="008F38B8">
            <w:pPr>
              <w:rPr>
                <w:b/>
                <w:bCs/>
                <w:sz w:val="15"/>
                <w:szCs w:val="15"/>
              </w:rPr>
            </w:pPr>
            <w:r w:rsidRPr="00716D00">
              <w:rPr>
                <w:b/>
                <w:bCs/>
                <w:i/>
                <w:iCs/>
                <w:sz w:val="15"/>
                <w:szCs w:val="15"/>
              </w:rPr>
              <w:t>d</w:t>
            </w:r>
            <w:r>
              <w:rPr>
                <w:b/>
                <w:bCs/>
                <w:i/>
                <w:iCs/>
                <w:sz w:val="15"/>
                <w:szCs w:val="15"/>
              </w:rPr>
              <w:t xml:space="preserve"> </w:t>
            </w:r>
            <w:r w:rsidRPr="00716D00">
              <w:rPr>
                <w:b/>
                <w:bCs/>
                <w:sz w:val="15"/>
                <w:szCs w:val="15"/>
              </w:rPr>
              <w:t>= 1.03</w:t>
            </w:r>
          </w:p>
        </w:tc>
        <w:tc>
          <w:tcPr>
            <w:tcW w:w="1023" w:type="dxa"/>
            <w:tcBorders>
              <w:top w:val="single" w:sz="4" w:space="0" w:color="auto"/>
              <w:bottom w:val="single" w:sz="4" w:space="0" w:color="auto"/>
            </w:tcBorders>
            <w:shd w:val="clear" w:color="auto" w:fill="auto"/>
          </w:tcPr>
          <w:p w14:paraId="2F5E7F89" w14:textId="77777777" w:rsidR="008F38B8" w:rsidRDefault="008F38B8" w:rsidP="008F38B8">
            <w:pPr>
              <w:rPr>
                <w:b/>
                <w:bCs/>
                <w:sz w:val="15"/>
                <w:szCs w:val="15"/>
              </w:rPr>
            </w:pPr>
            <w:r w:rsidRPr="007C3F46">
              <w:rPr>
                <w:b/>
                <w:bCs/>
                <w:i/>
                <w:iCs/>
                <w:sz w:val="15"/>
                <w:szCs w:val="15"/>
              </w:rPr>
              <w:t>p</w:t>
            </w:r>
            <w:r>
              <w:rPr>
                <w:b/>
                <w:bCs/>
                <w:sz w:val="15"/>
                <w:szCs w:val="15"/>
              </w:rPr>
              <w:t xml:space="preserve"> = 0.006**</w:t>
            </w:r>
          </w:p>
          <w:p w14:paraId="574F65F6" w14:textId="77777777" w:rsidR="008F38B8" w:rsidRPr="00716D00" w:rsidRDefault="008F38B8" w:rsidP="008F38B8">
            <w:pPr>
              <w:rPr>
                <w:b/>
                <w:bCs/>
                <w:sz w:val="15"/>
                <w:szCs w:val="15"/>
              </w:rPr>
            </w:pPr>
            <w:r w:rsidRPr="007C3F46">
              <w:rPr>
                <w:b/>
                <w:bCs/>
                <w:i/>
                <w:iCs/>
                <w:sz w:val="15"/>
                <w:szCs w:val="15"/>
              </w:rPr>
              <w:t>d</w:t>
            </w:r>
            <w:r>
              <w:rPr>
                <w:b/>
                <w:bCs/>
                <w:i/>
                <w:iCs/>
                <w:sz w:val="15"/>
                <w:szCs w:val="15"/>
              </w:rPr>
              <w:t xml:space="preserve"> </w:t>
            </w:r>
            <w:r>
              <w:rPr>
                <w:b/>
                <w:bCs/>
                <w:sz w:val="15"/>
                <w:szCs w:val="15"/>
              </w:rPr>
              <w:t>= 0.66</w:t>
            </w:r>
          </w:p>
        </w:tc>
        <w:tc>
          <w:tcPr>
            <w:tcW w:w="708" w:type="dxa"/>
            <w:tcBorders>
              <w:top w:val="single" w:sz="4" w:space="0" w:color="auto"/>
              <w:bottom w:val="single" w:sz="4" w:space="0" w:color="auto"/>
            </w:tcBorders>
            <w:shd w:val="clear" w:color="auto" w:fill="auto"/>
          </w:tcPr>
          <w:p w14:paraId="1C077B3E" w14:textId="77777777" w:rsidR="008F38B8" w:rsidRPr="00716D00" w:rsidRDefault="008F38B8" w:rsidP="008F38B8">
            <w:pPr>
              <w:rPr>
                <w:sz w:val="15"/>
                <w:szCs w:val="15"/>
              </w:rPr>
            </w:pPr>
            <w:r w:rsidRPr="00716D00">
              <w:rPr>
                <w:sz w:val="15"/>
                <w:szCs w:val="15"/>
              </w:rPr>
              <w:t>80.26 (12.09)</w:t>
            </w:r>
          </w:p>
        </w:tc>
        <w:tc>
          <w:tcPr>
            <w:tcW w:w="709" w:type="dxa"/>
            <w:tcBorders>
              <w:top w:val="single" w:sz="4" w:space="0" w:color="auto"/>
              <w:bottom w:val="single" w:sz="4" w:space="0" w:color="auto"/>
            </w:tcBorders>
            <w:shd w:val="clear" w:color="auto" w:fill="auto"/>
          </w:tcPr>
          <w:p w14:paraId="660FAA13" w14:textId="77777777" w:rsidR="008F38B8" w:rsidRPr="00716D00" w:rsidRDefault="008F38B8" w:rsidP="008F38B8">
            <w:pPr>
              <w:rPr>
                <w:sz w:val="15"/>
                <w:szCs w:val="15"/>
              </w:rPr>
            </w:pPr>
            <w:r w:rsidRPr="00716D00">
              <w:rPr>
                <w:sz w:val="15"/>
                <w:szCs w:val="15"/>
              </w:rPr>
              <w:t>85.79 (7.67)</w:t>
            </w:r>
          </w:p>
        </w:tc>
        <w:tc>
          <w:tcPr>
            <w:tcW w:w="709" w:type="dxa"/>
            <w:tcBorders>
              <w:top w:val="single" w:sz="4" w:space="0" w:color="auto"/>
              <w:bottom w:val="single" w:sz="4" w:space="0" w:color="auto"/>
            </w:tcBorders>
            <w:shd w:val="clear" w:color="auto" w:fill="auto"/>
          </w:tcPr>
          <w:p w14:paraId="01FC8FB8" w14:textId="77777777" w:rsidR="008F38B8" w:rsidRPr="00716D00" w:rsidRDefault="008F38B8" w:rsidP="008F38B8">
            <w:pPr>
              <w:rPr>
                <w:sz w:val="15"/>
                <w:szCs w:val="15"/>
              </w:rPr>
            </w:pPr>
            <w:r w:rsidRPr="00716D00">
              <w:rPr>
                <w:sz w:val="15"/>
                <w:szCs w:val="15"/>
              </w:rPr>
              <w:t>82.38 (7.70)</w:t>
            </w:r>
          </w:p>
        </w:tc>
        <w:tc>
          <w:tcPr>
            <w:tcW w:w="1017" w:type="dxa"/>
            <w:tcBorders>
              <w:top w:val="single" w:sz="4" w:space="0" w:color="auto"/>
              <w:bottom w:val="single" w:sz="4" w:space="0" w:color="auto"/>
            </w:tcBorders>
            <w:shd w:val="clear" w:color="auto" w:fill="auto"/>
          </w:tcPr>
          <w:p w14:paraId="51224023"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.3</w:t>
            </w:r>
            <w:r>
              <w:rPr>
                <w:sz w:val="15"/>
                <w:szCs w:val="15"/>
              </w:rPr>
              <w:t>7</w:t>
            </w:r>
          </w:p>
          <w:p w14:paraId="2A0364B2"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0</w:t>
            </w:r>
            <w:r w:rsidRPr="00716D00">
              <w:rPr>
                <w:sz w:val="15"/>
                <w:szCs w:val="15"/>
              </w:rPr>
              <w:t>.37</w:t>
            </w:r>
          </w:p>
        </w:tc>
        <w:tc>
          <w:tcPr>
            <w:tcW w:w="966" w:type="dxa"/>
            <w:tcBorders>
              <w:top w:val="single" w:sz="4" w:space="0" w:color="auto"/>
              <w:bottom w:val="single" w:sz="4" w:space="0" w:color="auto"/>
            </w:tcBorders>
            <w:shd w:val="clear" w:color="auto" w:fill="auto"/>
          </w:tcPr>
          <w:p w14:paraId="5F3AD34F" w14:textId="77777777" w:rsidR="008F38B8" w:rsidRDefault="008F38B8" w:rsidP="008F38B8">
            <w:pPr>
              <w:rPr>
                <w:sz w:val="15"/>
                <w:szCs w:val="15"/>
              </w:rPr>
            </w:pPr>
            <w:r w:rsidRPr="007C3F46">
              <w:rPr>
                <w:i/>
                <w:iCs/>
                <w:sz w:val="15"/>
                <w:szCs w:val="15"/>
              </w:rPr>
              <w:t>p</w:t>
            </w:r>
            <w:r>
              <w:rPr>
                <w:sz w:val="15"/>
                <w:szCs w:val="15"/>
              </w:rPr>
              <w:t xml:space="preserve"> </w:t>
            </w:r>
            <w:r w:rsidRPr="007C3F46">
              <w:rPr>
                <w:sz w:val="15"/>
                <w:szCs w:val="15"/>
              </w:rPr>
              <w:t>&gt; 0.99</w:t>
            </w:r>
          </w:p>
          <w:p w14:paraId="6EC964F3" w14:textId="77777777" w:rsidR="008F38B8" w:rsidRPr="00716D00" w:rsidRDefault="008F38B8" w:rsidP="008F38B8">
            <w:pPr>
              <w:rPr>
                <w:sz w:val="15"/>
                <w:szCs w:val="15"/>
              </w:rPr>
            </w:pPr>
            <w:r w:rsidRPr="007C3F46">
              <w:rPr>
                <w:i/>
                <w:iCs/>
                <w:sz w:val="15"/>
                <w:szCs w:val="15"/>
              </w:rPr>
              <w:t>d</w:t>
            </w:r>
            <w:r>
              <w:rPr>
                <w:sz w:val="15"/>
                <w:szCs w:val="15"/>
              </w:rPr>
              <w:t xml:space="preserve"> = -0.29</w:t>
            </w:r>
          </w:p>
        </w:tc>
        <w:tc>
          <w:tcPr>
            <w:tcW w:w="708" w:type="dxa"/>
            <w:tcBorders>
              <w:top w:val="single" w:sz="4" w:space="0" w:color="auto"/>
              <w:bottom w:val="single" w:sz="4" w:space="0" w:color="auto"/>
            </w:tcBorders>
            <w:shd w:val="clear" w:color="auto" w:fill="auto"/>
          </w:tcPr>
          <w:p w14:paraId="3F32A3A8" w14:textId="77777777" w:rsidR="008F38B8" w:rsidRPr="00716D00" w:rsidRDefault="008F38B8" w:rsidP="008F38B8">
            <w:pPr>
              <w:rPr>
                <w:sz w:val="15"/>
                <w:szCs w:val="15"/>
              </w:rPr>
            </w:pPr>
            <w:r w:rsidRPr="00716D00">
              <w:rPr>
                <w:sz w:val="15"/>
                <w:szCs w:val="15"/>
              </w:rPr>
              <w:t>80.52 (9.39)</w:t>
            </w:r>
          </w:p>
        </w:tc>
        <w:tc>
          <w:tcPr>
            <w:tcW w:w="709" w:type="dxa"/>
            <w:tcBorders>
              <w:top w:val="single" w:sz="4" w:space="0" w:color="auto"/>
              <w:bottom w:val="single" w:sz="4" w:space="0" w:color="auto"/>
            </w:tcBorders>
            <w:shd w:val="clear" w:color="auto" w:fill="auto"/>
          </w:tcPr>
          <w:p w14:paraId="14BD34BB" w14:textId="77777777" w:rsidR="008F38B8" w:rsidRPr="00716D00" w:rsidRDefault="008F38B8" w:rsidP="008F38B8">
            <w:pPr>
              <w:rPr>
                <w:sz w:val="15"/>
                <w:szCs w:val="15"/>
              </w:rPr>
            </w:pPr>
            <w:r w:rsidRPr="00716D00">
              <w:rPr>
                <w:sz w:val="15"/>
                <w:szCs w:val="15"/>
              </w:rPr>
              <w:t>81.55 (9.72)</w:t>
            </w:r>
          </w:p>
        </w:tc>
        <w:tc>
          <w:tcPr>
            <w:tcW w:w="934" w:type="dxa"/>
            <w:tcBorders>
              <w:top w:val="single" w:sz="4" w:space="0" w:color="auto"/>
              <w:bottom w:val="single" w:sz="4" w:space="0" w:color="auto"/>
            </w:tcBorders>
            <w:shd w:val="clear" w:color="auto" w:fill="auto"/>
          </w:tcPr>
          <w:p w14:paraId="399CB576"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4BEA4D4D" w14:textId="77777777" w:rsidR="008F38B8" w:rsidRPr="00716D00" w:rsidRDefault="008F38B8" w:rsidP="008F38B8">
            <w:pPr>
              <w:rPr>
                <w:sz w:val="15"/>
                <w:szCs w:val="15"/>
              </w:rPr>
            </w:pPr>
            <w:r>
              <w:rPr>
                <w:i/>
                <w:iCs/>
                <w:sz w:val="15"/>
                <w:szCs w:val="15"/>
              </w:rPr>
              <w:t xml:space="preserve">d </w:t>
            </w:r>
            <w:r w:rsidRPr="00716D00">
              <w:rPr>
                <w:i/>
                <w:iCs/>
                <w:sz w:val="15"/>
                <w:szCs w:val="15"/>
              </w:rPr>
              <w:t>=</w:t>
            </w:r>
            <w:r>
              <w:rPr>
                <w:i/>
                <w:iCs/>
                <w:sz w:val="15"/>
                <w:szCs w:val="15"/>
              </w:rPr>
              <w:t xml:space="preserve"> </w:t>
            </w:r>
            <w:r>
              <w:rPr>
                <w:sz w:val="15"/>
                <w:szCs w:val="15"/>
              </w:rPr>
              <w:t>0</w:t>
            </w:r>
            <w:r w:rsidRPr="00716D00">
              <w:rPr>
                <w:sz w:val="15"/>
                <w:szCs w:val="15"/>
              </w:rPr>
              <w:t>.12</w:t>
            </w:r>
          </w:p>
        </w:tc>
        <w:tc>
          <w:tcPr>
            <w:tcW w:w="782" w:type="dxa"/>
            <w:tcBorders>
              <w:top w:val="single" w:sz="4" w:space="0" w:color="auto"/>
              <w:bottom w:val="single" w:sz="4" w:space="0" w:color="auto"/>
            </w:tcBorders>
            <w:shd w:val="clear" w:color="auto" w:fill="auto"/>
          </w:tcPr>
          <w:p w14:paraId="76A47037"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1D71E7BE"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&gt; COS-P &amp; WL (</w:t>
            </w:r>
            <w:proofErr w:type="spellStart"/>
            <w:r w:rsidRPr="007C3F46">
              <w:rPr>
                <w:b/>
                <w:bCs/>
                <w:i/>
                <w:iCs/>
                <w:sz w:val="15"/>
                <w:szCs w:val="15"/>
              </w:rPr>
              <w:t>ps</w:t>
            </w:r>
            <w:proofErr w:type="spellEnd"/>
            <w:r w:rsidRPr="007C3F46">
              <w:rPr>
                <w:b/>
                <w:bCs/>
                <w:sz w:val="15"/>
                <w:szCs w:val="15"/>
              </w:rPr>
              <w:t xml:space="preserve"> &lt; </w:t>
            </w:r>
            <w:r>
              <w:rPr>
                <w:b/>
                <w:bCs/>
                <w:sz w:val="15"/>
                <w:szCs w:val="15"/>
              </w:rPr>
              <w:t>0</w:t>
            </w:r>
            <w:r w:rsidRPr="007C3F46">
              <w:rPr>
                <w:b/>
                <w:bCs/>
                <w:sz w:val="15"/>
                <w:szCs w:val="15"/>
              </w:rPr>
              <w:t>.008</w:t>
            </w:r>
            <w:r>
              <w:rPr>
                <w:b/>
                <w:bCs/>
                <w:sz w:val="15"/>
                <w:szCs w:val="15"/>
              </w:rPr>
              <w:t>*</w:t>
            </w:r>
            <w:r w:rsidRPr="007C3F46">
              <w:rPr>
                <w:b/>
                <w:bCs/>
                <w:sz w:val="15"/>
                <w:szCs w:val="15"/>
              </w:rPr>
              <w:t>)</w:t>
            </w:r>
          </w:p>
        </w:tc>
        <w:tc>
          <w:tcPr>
            <w:tcW w:w="992" w:type="dxa"/>
            <w:tcBorders>
              <w:top w:val="single" w:sz="4" w:space="0" w:color="auto"/>
              <w:bottom w:val="single" w:sz="4" w:space="0" w:color="auto"/>
            </w:tcBorders>
            <w:shd w:val="clear" w:color="auto" w:fill="auto"/>
          </w:tcPr>
          <w:p w14:paraId="35D41DF2"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&gt; COS-P (</w:t>
            </w:r>
            <w:r w:rsidRPr="007C3F46">
              <w:rPr>
                <w:b/>
                <w:bCs/>
                <w:i/>
                <w:iCs/>
                <w:sz w:val="15"/>
                <w:szCs w:val="15"/>
              </w:rPr>
              <w:t>p</w:t>
            </w:r>
            <w:r>
              <w:rPr>
                <w:b/>
                <w:bCs/>
                <w:i/>
                <w:iCs/>
                <w:sz w:val="15"/>
                <w:szCs w:val="15"/>
              </w:rPr>
              <w:t xml:space="preserve"> </w:t>
            </w:r>
            <w:r w:rsidRPr="007C3F46">
              <w:rPr>
                <w:b/>
                <w:bCs/>
                <w:sz w:val="15"/>
                <w:szCs w:val="15"/>
              </w:rPr>
              <w:t>=</w:t>
            </w:r>
            <w:r>
              <w:rPr>
                <w:b/>
                <w:bCs/>
                <w:sz w:val="15"/>
                <w:szCs w:val="15"/>
              </w:rPr>
              <w:t xml:space="preserve"> 0</w:t>
            </w:r>
            <w:r w:rsidRPr="007C3F46">
              <w:rPr>
                <w:b/>
                <w:bCs/>
                <w:sz w:val="15"/>
                <w:szCs w:val="15"/>
              </w:rPr>
              <w:t>.02</w:t>
            </w:r>
            <w:r>
              <w:rPr>
                <w:b/>
                <w:bCs/>
                <w:sz w:val="15"/>
                <w:szCs w:val="15"/>
              </w:rPr>
              <w:t>*</w:t>
            </w:r>
            <w:r w:rsidRPr="007C3F46">
              <w:rPr>
                <w:b/>
                <w:bCs/>
                <w:sz w:val="15"/>
                <w:szCs w:val="15"/>
              </w:rPr>
              <w:t>)</w:t>
            </w:r>
          </w:p>
        </w:tc>
      </w:tr>
      <w:tr w:rsidR="008F38B8" w:rsidRPr="00716D00" w14:paraId="2B28819F" w14:textId="77777777" w:rsidTr="008F38B8">
        <w:tc>
          <w:tcPr>
            <w:tcW w:w="1132" w:type="dxa"/>
            <w:tcBorders>
              <w:top w:val="single" w:sz="4" w:space="0" w:color="auto"/>
              <w:bottom w:val="single" w:sz="4" w:space="0" w:color="auto"/>
            </w:tcBorders>
            <w:shd w:val="clear" w:color="auto" w:fill="auto"/>
          </w:tcPr>
          <w:p w14:paraId="42DC12F9"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Mentalizing about the child </w:t>
            </w:r>
          </w:p>
          <w:p w14:paraId="0FD0A28B"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51F857EE"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sz w:val="15"/>
                <w:szCs w:val="15"/>
              </w:rPr>
              <w:t xml:space="preserve">MM-attuned </w:t>
            </w:r>
          </w:p>
        </w:tc>
        <w:tc>
          <w:tcPr>
            <w:tcW w:w="705" w:type="dxa"/>
            <w:tcBorders>
              <w:top w:val="single" w:sz="4" w:space="0" w:color="auto"/>
              <w:bottom w:val="single" w:sz="4" w:space="0" w:color="auto"/>
            </w:tcBorders>
            <w:shd w:val="clear" w:color="auto" w:fill="auto"/>
          </w:tcPr>
          <w:p w14:paraId="3F523075" w14:textId="77777777" w:rsidR="008F38B8" w:rsidRPr="00716D00" w:rsidRDefault="008F38B8" w:rsidP="008F38B8">
            <w:pPr>
              <w:rPr>
                <w:sz w:val="15"/>
                <w:szCs w:val="15"/>
              </w:rPr>
            </w:pPr>
            <w:r w:rsidRPr="00716D00">
              <w:rPr>
                <w:sz w:val="15"/>
                <w:szCs w:val="15"/>
              </w:rPr>
              <w:t>18.5</w:t>
            </w:r>
            <w:r>
              <w:rPr>
                <w:sz w:val="15"/>
                <w:szCs w:val="15"/>
              </w:rPr>
              <w:t>0</w:t>
            </w:r>
            <w:r w:rsidRPr="00716D00">
              <w:rPr>
                <w:sz w:val="15"/>
                <w:szCs w:val="15"/>
              </w:rPr>
              <w:t xml:space="preserve"> (13.56)</w:t>
            </w:r>
          </w:p>
        </w:tc>
        <w:tc>
          <w:tcPr>
            <w:tcW w:w="706" w:type="dxa"/>
            <w:tcBorders>
              <w:top w:val="single" w:sz="4" w:space="0" w:color="auto"/>
              <w:bottom w:val="single" w:sz="4" w:space="0" w:color="auto"/>
            </w:tcBorders>
            <w:shd w:val="clear" w:color="auto" w:fill="auto"/>
          </w:tcPr>
          <w:p w14:paraId="4F19E107" w14:textId="77777777" w:rsidR="008F38B8" w:rsidRPr="00716D00" w:rsidRDefault="008F38B8" w:rsidP="008F38B8">
            <w:pPr>
              <w:rPr>
                <w:sz w:val="15"/>
                <w:szCs w:val="15"/>
              </w:rPr>
            </w:pPr>
            <w:r w:rsidRPr="00716D00">
              <w:rPr>
                <w:sz w:val="15"/>
                <w:szCs w:val="15"/>
              </w:rPr>
              <w:t>22.26 (14.74)</w:t>
            </w:r>
          </w:p>
        </w:tc>
        <w:tc>
          <w:tcPr>
            <w:tcW w:w="709" w:type="dxa"/>
            <w:tcBorders>
              <w:top w:val="single" w:sz="4" w:space="0" w:color="auto"/>
              <w:bottom w:val="single" w:sz="4" w:space="0" w:color="auto"/>
            </w:tcBorders>
            <w:shd w:val="clear" w:color="auto" w:fill="auto"/>
          </w:tcPr>
          <w:p w14:paraId="2EDAB24B" w14:textId="77777777" w:rsidR="008F38B8" w:rsidRPr="00716D00" w:rsidRDefault="008F38B8" w:rsidP="008F38B8">
            <w:pPr>
              <w:rPr>
                <w:sz w:val="15"/>
                <w:szCs w:val="15"/>
              </w:rPr>
            </w:pPr>
            <w:r w:rsidRPr="00716D00">
              <w:rPr>
                <w:sz w:val="15"/>
                <w:szCs w:val="15"/>
              </w:rPr>
              <w:t>13.46 (8.49)</w:t>
            </w:r>
          </w:p>
        </w:tc>
        <w:tc>
          <w:tcPr>
            <w:tcW w:w="1104" w:type="dxa"/>
            <w:tcBorders>
              <w:top w:val="single" w:sz="4" w:space="0" w:color="auto"/>
              <w:bottom w:val="single" w:sz="4" w:space="0" w:color="auto"/>
            </w:tcBorders>
            <w:shd w:val="clear" w:color="auto" w:fill="auto"/>
          </w:tcPr>
          <w:p w14:paraId="16F6BE8A"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w:t>
            </w:r>
            <w:r w:rsidRPr="00716D00">
              <w:rPr>
                <w:sz w:val="15"/>
                <w:szCs w:val="15"/>
              </w:rPr>
              <w:t>0.29</w:t>
            </w:r>
          </w:p>
          <w:p w14:paraId="12F87F10" w14:textId="77777777" w:rsidR="008F38B8" w:rsidRPr="00716D00" w:rsidRDefault="008F38B8" w:rsidP="008F38B8">
            <w:pPr>
              <w:rPr>
                <w:b/>
                <w:bCs/>
                <w:i/>
                <w:iCs/>
                <w:sz w:val="15"/>
                <w:szCs w:val="15"/>
              </w:rPr>
            </w:pPr>
            <w:r>
              <w:rPr>
                <w:i/>
                <w:iCs/>
                <w:sz w:val="15"/>
                <w:szCs w:val="15"/>
              </w:rPr>
              <w:t xml:space="preserve">d </w:t>
            </w:r>
            <w:r w:rsidRPr="00716D00">
              <w:rPr>
                <w:sz w:val="15"/>
                <w:szCs w:val="15"/>
              </w:rPr>
              <w:t>=</w:t>
            </w:r>
            <w:r>
              <w:rPr>
                <w:sz w:val="15"/>
                <w:szCs w:val="15"/>
              </w:rPr>
              <w:t xml:space="preserve"> </w:t>
            </w:r>
            <w:r w:rsidRPr="00716D00">
              <w:rPr>
                <w:sz w:val="15"/>
                <w:szCs w:val="15"/>
              </w:rPr>
              <w:t>0.37</w:t>
            </w:r>
          </w:p>
        </w:tc>
        <w:tc>
          <w:tcPr>
            <w:tcW w:w="1023" w:type="dxa"/>
            <w:tcBorders>
              <w:top w:val="single" w:sz="4" w:space="0" w:color="auto"/>
              <w:bottom w:val="single" w:sz="4" w:space="0" w:color="auto"/>
            </w:tcBorders>
            <w:shd w:val="clear" w:color="auto" w:fill="auto"/>
          </w:tcPr>
          <w:p w14:paraId="622F54DD" w14:textId="77777777" w:rsidR="008F38B8" w:rsidRDefault="008F38B8" w:rsidP="008F38B8">
            <w:pPr>
              <w:rPr>
                <w:sz w:val="15"/>
                <w:szCs w:val="15"/>
              </w:rPr>
            </w:pPr>
            <w:r>
              <w:rPr>
                <w:i/>
                <w:iCs/>
                <w:sz w:val="15"/>
                <w:szCs w:val="15"/>
              </w:rPr>
              <w:t xml:space="preserve">p </w:t>
            </w:r>
            <w:r>
              <w:rPr>
                <w:sz w:val="15"/>
                <w:szCs w:val="15"/>
              </w:rPr>
              <w:t>= 0.32</w:t>
            </w:r>
          </w:p>
          <w:p w14:paraId="4CD78A23" w14:textId="77777777" w:rsidR="008F38B8" w:rsidRPr="004F3F77" w:rsidRDefault="008F38B8" w:rsidP="008F38B8">
            <w:pPr>
              <w:rPr>
                <w:sz w:val="15"/>
                <w:szCs w:val="15"/>
              </w:rPr>
            </w:pPr>
            <w:r>
              <w:rPr>
                <w:i/>
                <w:iCs/>
                <w:sz w:val="15"/>
                <w:szCs w:val="15"/>
              </w:rPr>
              <w:t xml:space="preserve">d </w:t>
            </w:r>
            <w:r>
              <w:rPr>
                <w:sz w:val="15"/>
                <w:szCs w:val="15"/>
              </w:rPr>
              <w:t>= -0.45</w:t>
            </w:r>
          </w:p>
        </w:tc>
        <w:tc>
          <w:tcPr>
            <w:tcW w:w="708" w:type="dxa"/>
            <w:tcBorders>
              <w:top w:val="single" w:sz="4" w:space="0" w:color="auto"/>
              <w:bottom w:val="single" w:sz="4" w:space="0" w:color="auto"/>
            </w:tcBorders>
            <w:shd w:val="clear" w:color="auto" w:fill="auto"/>
          </w:tcPr>
          <w:p w14:paraId="03DB311E" w14:textId="77777777" w:rsidR="008F38B8" w:rsidRPr="00716D00" w:rsidRDefault="008F38B8" w:rsidP="008F38B8">
            <w:pPr>
              <w:rPr>
                <w:sz w:val="15"/>
                <w:szCs w:val="15"/>
              </w:rPr>
            </w:pPr>
            <w:r w:rsidRPr="00716D00">
              <w:rPr>
                <w:sz w:val="15"/>
                <w:szCs w:val="15"/>
              </w:rPr>
              <w:t>17.68 (7.95)</w:t>
            </w:r>
          </w:p>
        </w:tc>
        <w:tc>
          <w:tcPr>
            <w:tcW w:w="709" w:type="dxa"/>
            <w:tcBorders>
              <w:top w:val="single" w:sz="4" w:space="0" w:color="auto"/>
              <w:bottom w:val="single" w:sz="4" w:space="0" w:color="auto"/>
            </w:tcBorders>
            <w:shd w:val="clear" w:color="auto" w:fill="auto"/>
          </w:tcPr>
          <w:p w14:paraId="0AF7FB8E" w14:textId="77777777" w:rsidR="008F38B8" w:rsidRPr="00716D00" w:rsidRDefault="008F38B8" w:rsidP="008F38B8">
            <w:pPr>
              <w:rPr>
                <w:sz w:val="15"/>
                <w:szCs w:val="15"/>
              </w:rPr>
            </w:pPr>
            <w:r w:rsidRPr="00716D00">
              <w:rPr>
                <w:sz w:val="15"/>
                <w:szCs w:val="15"/>
              </w:rPr>
              <w:t>24.67 (10.84)</w:t>
            </w:r>
          </w:p>
        </w:tc>
        <w:tc>
          <w:tcPr>
            <w:tcW w:w="709" w:type="dxa"/>
            <w:tcBorders>
              <w:top w:val="single" w:sz="4" w:space="0" w:color="auto"/>
              <w:bottom w:val="single" w:sz="4" w:space="0" w:color="auto"/>
            </w:tcBorders>
            <w:shd w:val="clear" w:color="auto" w:fill="auto"/>
          </w:tcPr>
          <w:p w14:paraId="667A3E24" w14:textId="77777777" w:rsidR="008F38B8" w:rsidRPr="00716D00" w:rsidRDefault="008F38B8" w:rsidP="008F38B8">
            <w:pPr>
              <w:rPr>
                <w:sz w:val="15"/>
                <w:szCs w:val="15"/>
              </w:rPr>
            </w:pPr>
            <w:r w:rsidRPr="00716D00">
              <w:rPr>
                <w:sz w:val="15"/>
                <w:szCs w:val="15"/>
              </w:rPr>
              <w:t>17.33 (13.65)</w:t>
            </w:r>
          </w:p>
        </w:tc>
        <w:tc>
          <w:tcPr>
            <w:tcW w:w="1017" w:type="dxa"/>
            <w:tcBorders>
              <w:top w:val="single" w:sz="4" w:space="0" w:color="auto"/>
              <w:bottom w:val="single" w:sz="4" w:space="0" w:color="auto"/>
            </w:tcBorders>
            <w:shd w:val="clear" w:color="auto" w:fill="auto"/>
          </w:tcPr>
          <w:p w14:paraId="7AAED6D2" w14:textId="77777777" w:rsidR="008F38B8" w:rsidRPr="00716D00" w:rsidRDefault="008F38B8" w:rsidP="008F38B8">
            <w:pPr>
              <w:rPr>
                <w:sz w:val="15"/>
                <w:szCs w:val="15"/>
              </w:rPr>
            </w:pPr>
            <w:r w:rsidRPr="00716D00">
              <w:rPr>
                <w:i/>
                <w:iCs/>
                <w:sz w:val="15"/>
                <w:szCs w:val="15"/>
              </w:rPr>
              <w:t xml:space="preserve">p </w:t>
            </w:r>
            <w:r w:rsidRPr="00716D00">
              <w:rPr>
                <w:sz w:val="15"/>
                <w:szCs w:val="15"/>
              </w:rPr>
              <w:t>= 0.13</w:t>
            </w:r>
          </w:p>
          <w:p w14:paraId="20743E23" w14:textId="77777777" w:rsidR="008F38B8" w:rsidRPr="00716D00" w:rsidRDefault="008F38B8" w:rsidP="008F38B8">
            <w:pPr>
              <w:rPr>
                <w:i/>
                <w:iCs/>
                <w:sz w:val="15"/>
                <w:szCs w:val="15"/>
              </w:rPr>
            </w:pPr>
            <w:r w:rsidRPr="00E5048F">
              <w:rPr>
                <w:i/>
                <w:iCs/>
                <w:sz w:val="15"/>
                <w:szCs w:val="15"/>
              </w:rPr>
              <w:t>d</w:t>
            </w:r>
            <w:r w:rsidRPr="00716D00">
              <w:rPr>
                <w:i/>
                <w:iCs/>
                <w:sz w:val="15"/>
                <w:szCs w:val="15"/>
              </w:rPr>
              <w:t xml:space="preserve"> </w:t>
            </w:r>
            <w:r w:rsidRPr="00716D00">
              <w:rPr>
                <w:sz w:val="15"/>
                <w:szCs w:val="15"/>
              </w:rPr>
              <w:t>= 0.60</w:t>
            </w:r>
          </w:p>
        </w:tc>
        <w:tc>
          <w:tcPr>
            <w:tcW w:w="966" w:type="dxa"/>
            <w:tcBorders>
              <w:top w:val="single" w:sz="4" w:space="0" w:color="auto"/>
              <w:bottom w:val="single" w:sz="4" w:space="0" w:color="auto"/>
            </w:tcBorders>
            <w:shd w:val="clear" w:color="auto" w:fill="auto"/>
          </w:tcPr>
          <w:p w14:paraId="26808455" w14:textId="77777777" w:rsidR="008F38B8" w:rsidRDefault="008F38B8" w:rsidP="008F38B8">
            <w:pPr>
              <w:rPr>
                <w:i/>
                <w:iCs/>
                <w:sz w:val="15"/>
                <w:szCs w:val="15"/>
              </w:rPr>
            </w:pPr>
            <w:r>
              <w:rPr>
                <w:i/>
                <w:iCs/>
                <w:sz w:val="15"/>
                <w:szCs w:val="15"/>
              </w:rPr>
              <w:t xml:space="preserve">p </w:t>
            </w:r>
            <w:r w:rsidRPr="007C3F46">
              <w:rPr>
                <w:sz w:val="15"/>
                <w:szCs w:val="15"/>
              </w:rPr>
              <w:t>&gt; 0.99</w:t>
            </w:r>
          </w:p>
          <w:p w14:paraId="2B616C86" w14:textId="77777777" w:rsidR="008F38B8" w:rsidRPr="00716D00" w:rsidRDefault="008F38B8" w:rsidP="008F38B8">
            <w:pPr>
              <w:rPr>
                <w:i/>
                <w:iCs/>
                <w:sz w:val="15"/>
                <w:szCs w:val="15"/>
              </w:rPr>
            </w:pPr>
            <w:r>
              <w:rPr>
                <w:i/>
                <w:iCs/>
                <w:sz w:val="15"/>
                <w:szCs w:val="15"/>
              </w:rPr>
              <w:t xml:space="preserve">d </w:t>
            </w:r>
            <w:r w:rsidRPr="007C3F46">
              <w:rPr>
                <w:sz w:val="15"/>
                <w:szCs w:val="15"/>
              </w:rPr>
              <w:t>= 0.01</w:t>
            </w:r>
          </w:p>
        </w:tc>
        <w:tc>
          <w:tcPr>
            <w:tcW w:w="708" w:type="dxa"/>
            <w:tcBorders>
              <w:top w:val="single" w:sz="4" w:space="0" w:color="auto"/>
              <w:bottom w:val="single" w:sz="4" w:space="0" w:color="auto"/>
            </w:tcBorders>
            <w:shd w:val="clear" w:color="auto" w:fill="auto"/>
          </w:tcPr>
          <w:p w14:paraId="538D1AA2" w14:textId="77777777" w:rsidR="008F38B8" w:rsidRPr="00716D00" w:rsidRDefault="008F38B8" w:rsidP="008F38B8">
            <w:pPr>
              <w:rPr>
                <w:sz w:val="15"/>
                <w:szCs w:val="15"/>
              </w:rPr>
            </w:pPr>
            <w:r w:rsidRPr="00716D00">
              <w:rPr>
                <w:sz w:val="15"/>
                <w:szCs w:val="15"/>
              </w:rPr>
              <w:t>20.23 (13.61)</w:t>
            </w:r>
          </w:p>
        </w:tc>
        <w:tc>
          <w:tcPr>
            <w:tcW w:w="709" w:type="dxa"/>
            <w:tcBorders>
              <w:top w:val="single" w:sz="4" w:space="0" w:color="auto"/>
              <w:bottom w:val="single" w:sz="4" w:space="0" w:color="auto"/>
            </w:tcBorders>
            <w:shd w:val="clear" w:color="auto" w:fill="auto"/>
          </w:tcPr>
          <w:p w14:paraId="67439D67" w14:textId="77777777" w:rsidR="008F38B8" w:rsidRPr="00716D00" w:rsidRDefault="008F38B8" w:rsidP="008F38B8">
            <w:pPr>
              <w:rPr>
                <w:sz w:val="15"/>
                <w:szCs w:val="15"/>
              </w:rPr>
            </w:pPr>
            <w:r w:rsidRPr="00716D00">
              <w:rPr>
                <w:sz w:val="15"/>
                <w:szCs w:val="15"/>
              </w:rPr>
              <w:t>21.69 (15.20)</w:t>
            </w:r>
          </w:p>
        </w:tc>
        <w:tc>
          <w:tcPr>
            <w:tcW w:w="934" w:type="dxa"/>
            <w:tcBorders>
              <w:top w:val="single" w:sz="4" w:space="0" w:color="auto"/>
              <w:bottom w:val="single" w:sz="4" w:space="0" w:color="auto"/>
            </w:tcBorders>
            <w:shd w:val="clear" w:color="auto" w:fill="auto"/>
          </w:tcPr>
          <w:p w14:paraId="27FA6F7B"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4D938D36" w14:textId="77777777" w:rsidR="008F38B8" w:rsidRPr="00716D00" w:rsidRDefault="008F38B8" w:rsidP="008F38B8">
            <w:pPr>
              <w:rPr>
                <w:i/>
                <w:iCs/>
                <w:sz w:val="15"/>
                <w:szCs w:val="15"/>
              </w:rPr>
            </w:pPr>
            <w:r>
              <w:rPr>
                <w:i/>
                <w:iCs/>
                <w:sz w:val="15"/>
                <w:szCs w:val="15"/>
              </w:rPr>
              <w:t xml:space="preserve">d </w:t>
            </w:r>
            <w:r w:rsidRPr="00716D00">
              <w:rPr>
                <w:sz w:val="15"/>
                <w:szCs w:val="15"/>
              </w:rPr>
              <w:t>= 0.13</w:t>
            </w:r>
          </w:p>
        </w:tc>
        <w:tc>
          <w:tcPr>
            <w:tcW w:w="782" w:type="dxa"/>
            <w:tcBorders>
              <w:top w:val="single" w:sz="4" w:space="0" w:color="auto"/>
              <w:bottom w:val="single" w:sz="4" w:space="0" w:color="auto"/>
            </w:tcBorders>
            <w:shd w:val="clear" w:color="auto" w:fill="auto"/>
          </w:tcPr>
          <w:p w14:paraId="309D2E0E"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18FC95F9"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2D121E7E" w14:textId="77777777" w:rsidR="008F38B8" w:rsidRPr="00716D00" w:rsidRDefault="008F38B8" w:rsidP="008F38B8">
            <w:pPr>
              <w:rPr>
                <w:sz w:val="15"/>
                <w:szCs w:val="15"/>
              </w:rPr>
            </w:pPr>
            <w:r w:rsidRPr="00716D00">
              <w:rPr>
                <w:sz w:val="15"/>
                <w:szCs w:val="15"/>
              </w:rPr>
              <w:t>No</w:t>
            </w:r>
          </w:p>
        </w:tc>
      </w:tr>
      <w:tr w:rsidR="008F38B8" w:rsidRPr="00716D00" w14:paraId="31E6C94B" w14:textId="77777777" w:rsidTr="008F38B8">
        <w:tc>
          <w:tcPr>
            <w:tcW w:w="1132" w:type="dxa"/>
            <w:tcBorders>
              <w:top w:val="single" w:sz="4" w:space="0" w:color="auto"/>
              <w:bottom w:val="single" w:sz="4" w:space="0" w:color="auto"/>
            </w:tcBorders>
            <w:shd w:val="clear" w:color="auto" w:fill="auto"/>
          </w:tcPr>
          <w:p w14:paraId="4C016CEE"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6DBCBAD4"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sz w:val="15"/>
                <w:szCs w:val="15"/>
              </w:rPr>
              <w:t xml:space="preserve">MM-non-attuned </w:t>
            </w:r>
          </w:p>
        </w:tc>
        <w:tc>
          <w:tcPr>
            <w:tcW w:w="705" w:type="dxa"/>
            <w:tcBorders>
              <w:top w:val="single" w:sz="4" w:space="0" w:color="auto"/>
              <w:bottom w:val="single" w:sz="4" w:space="0" w:color="auto"/>
            </w:tcBorders>
            <w:shd w:val="clear" w:color="auto" w:fill="auto"/>
          </w:tcPr>
          <w:p w14:paraId="7C584515" w14:textId="77777777" w:rsidR="008F38B8" w:rsidRPr="00716D00" w:rsidRDefault="008F38B8" w:rsidP="008F38B8">
            <w:pPr>
              <w:rPr>
                <w:sz w:val="15"/>
                <w:szCs w:val="15"/>
              </w:rPr>
            </w:pPr>
            <w:r w:rsidRPr="00716D00">
              <w:rPr>
                <w:sz w:val="15"/>
                <w:szCs w:val="15"/>
              </w:rPr>
              <w:t>3.</w:t>
            </w:r>
            <w:r>
              <w:rPr>
                <w:sz w:val="15"/>
                <w:szCs w:val="15"/>
              </w:rPr>
              <w:t>63</w:t>
            </w:r>
            <w:r w:rsidRPr="00716D00">
              <w:rPr>
                <w:sz w:val="15"/>
                <w:szCs w:val="15"/>
              </w:rPr>
              <w:t xml:space="preserve"> (</w:t>
            </w:r>
            <w:r>
              <w:rPr>
                <w:sz w:val="15"/>
                <w:szCs w:val="15"/>
              </w:rPr>
              <w:t>2.83</w:t>
            </w:r>
            <w:r w:rsidRPr="00716D00">
              <w:rPr>
                <w:sz w:val="15"/>
                <w:szCs w:val="15"/>
              </w:rPr>
              <w:t>)</w:t>
            </w:r>
          </w:p>
        </w:tc>
        <w:tc>
          <w:tcPr>
            <w:tcW w:w="706" w:type="dxa"/>
            <w:tcBorders>
              <w:top w:val="single" w:sz="4" w:space="0" w:color="auto"/>
              <w:bottom w:val="single" w:sz="4" w:space="0" w:color="auto"/>
            </w:tcBorders>
            <w:shd w:val="clear" w:color="auto" w:fill="auto"/>
          </w:tcPr>
          <w:p w14:paraId="615F3063" w14:textId="77777777" w:rsidR="008F38B8" w:rsidRPr="00716D00" w:rsidRDefault="008F38B8" w:rsidP="008F38B8">
            <w:pPr>
              <w:rPr>
                <w:sz w:val="15"/>
                <w:szCs w:val="15"/>
              </w:rPr>
            </w:pPr>
            <w:r w:rsidRPr="00716D00">
              <w:rPr>
                <w:sz w:val="15"/>
                <w:szCs w:val="15"/>
              </w:rPr>
              <w:t>1.40 (1.95)</w:t>
            </w:r>
          </w:p>
        </w:tc>
        <w:tc>
          <w:tcPr>
            <w:tcW w:w="709" w:type="dxa"/>
            <w:tcBorders>
              <w:top w:val="single" w:sz="4" w:space="0" w:color="auto"/>
              <w:bottom w:val="single" w:sz="4" w:space="0" w:color="auto"/>
            </w:tcBorders>
            <w:shd w:val="clear" w:color="auto" w:fill="auto"/>
          </w:tcPr>
          <w:p w14:paraId="1BD02640" w14:textId="77777777" w:rsidR="008F38B8" w:rsidRPr="00716D00" w:rsidRDefault="008F38B8" w:rsidP="008F38B8">
            <w:pPr>
              <w:rPr>
                <w:sz w:val="15"/>
                <w:szCs w:val="15"/>
              </w:rPr>
            </w:pPr>
            <w:r w:rsidRPr="00716D00">
              <w:rPr>
                <w:sz w:val="15"/>
                <w:szCs w:val="15"/>
              </w:rPr>
              <w:t>2.23 (3.19)</w:t>
            </w:r>
          </w:p>
        </w:tc>
        <w:tc>
          <w:tcPr>
            <w:tcW w:w="1104" w:type="dxa"/>
            <w:tcBorders>
              <w:top w:val="single" w:sz="4" w:space="0" w:color="auto"/>
              <w:bottom w:val="single" w:sz="4" w:space="0" w:color="auto"/>
            </w:tcBorders>
            <w:shd w:val="clear" w:color="auto" w:fill="auto"/>
          </w:tcPr>
          <w:p w14:paraId="1B582863" w14:textId="77777777" w:rsidR="008F38B8" w:rsidRPr="00716D00" w:rsidRDefault="008F38B8" w:rsidP="008F38B8">
            <w:pPr>
              <w:rPr>
                <w:b/>
                <w:bCs/>
                <w:sz w:val="15"/>
                <w:szCs w:val="15"/>
              </w:rPr>
            </w:pPr>
            <w:r>
              <w:rPr>
                <w:b/>
                <w:bCs/>
                <w:i/>
                <w:iCs/>
                <w:sz w:val="15"/>
                <w:szCs w:val="15"/>
              </w:rPr>
              <w:t xml:space="preserve">p </w:t>
            </w:r>
            <w:r w:rsidRPr="00716D00">
              <w:rPr>
                <w:b/>
                <w:bCs/>
                <w:sz w:val="15"/>
                <w:szCs w:val="15"/>
              </w:rPr>
              <w:t>=</w:t>
            </w:r>
            <w:r>
              <w:rPr>
                <w:b/>
                <w:bCs/>
                <w:sz w:val="15"/>
                <w:szCs w:val="15"/>
              </w:rPr>
              <w:t xml:space="preserve"> </w:t>
            </w:r>
            <w:r w:rsidRPr="00716D00">
              <w:rPr>
                <w:b/>
                <w:bCs/>
                <w:sz w:val="15"/>
                <w:szCs w:val="15"/>
              </w:rPr>
              <w:t>0.02*</w:t>
            </w:r>
          </w:p>
          <w:p w14:paraId="20122E37" w14:textId="77777777" w:rsidR="008F38B8" w:rsidRPr="00716D00" w:rsidRDefault="008F38B8" w:rsidP="008F38B8">
            <w:pPr>
              <w:rPr>
                <w:b/>
                <w:bCs/>
                <w:i/>
                <w:iCs/>
                <w:sz w:val="15"/>
                <w:szCs w:val="15"/>
              </w:rPr>
            </w:pPr>
            <w:r>
              <w:rPr>
                <w:b/>
                <w:bCs/>
                <w:i/>
                <w:iCs/>
                <w:sz w:val="15"/>
                <w:szCs w:val="15"/>
              </w:rPr>
              <w:t xml:space="preserve">d </w:t>
            </w:r>
            <w:r w:rsidRPr="00716D00">
              <w:rPr>
                <w:b/>
                <w:bCs/>
                <w:sz w:val="15"/>
                <w:szCs w:val="15"/>
              </w:rPr>
              <w:t>=</w:t>
            </w:r>
            <w:r>
              <w:rPr>
                <w:b/>
                <w:bCs/>
                <w:sz w:val="15"/>
                <w:szCs w:val="15"/>
              </w:rPr>
              <w:t xml:space="preserve"> -</w:t>
            </w:r>
            <w:r w:rsidRPr="00716D00">
              <w:rPr>
                <w:b/>
                <w:bCs/>
                <w:sz w:val="15"/>
                <w:szCs w:val="15"/>
              </w:rPr>
              <w:t>0.69</w:t>
            </w:r>
          </w:p>
        </w:tc>
        <w:tc>
          <w:tcPr>
            <w:tcW w:w="1023" w:type="dxa"/>
            <w:tcBorders>
              <w:top w:val="single" w:sz="4" w:space="0" w:color="auto"/>
              <w:bottom w:val="single" w:sz="4" w:space="0" w:color="auto"/>
            </w:tcBorders>
            <w:shd w:val="clear" w:color="auto" w:fill="auto"/>
          </w:tcPr>
          <w:p w14:paraId="7483BC0F" w14:textId="77777777" w:rsidR="008F38B8" w:rsidRDefault="008F38B8" w:rsidP="008F38B8">
            <w:pPr>
              <w:rPr>
                <w:i/>
                <w:iCs/>
                <w:sz w:val="15"/>
                <w:szCs w:val="15"/>
              </w:rPr>
            </w:pPr>
            <w:r>
              <w:rPr>
                <w:i/>
                <w:iCs/>
                <w:sz w:val="15"/>
                <w:szCs w:val="15"/>
              </w:rPr>
              <w:t xml:space="preserve">p </w:t>
            </w:r>
            <w:r w:rsidRPr="007C3F46">
              <w:rPr>
                <w:sz w:val="15"/>
                <w:szCs w:val="15"/>
              </w:rPr>
              <w:t>= 0.51</w:t>
            </w:r>
          </w:p>
          <w:p w14:paraId="7CD2819C" w14:textId="77777777" w:rsidR="008F38B8" w:rsidRPr="00716D00" w:rsidRDefault="008F38B8" w:rsidP="008F38B8">
            <w:pPr>
              <w:rPr>
                <w:i/>
                <w:iCs/>
                <w:sz w:val="15"/>
                <w:szCs w:val="15"/>
              </w:rPr>
            </w:pPr>
            <w:r>
              <w:rPr>
                <w:i/>
                <w:iCs/>
                <w:sz w:val="15"/>
                <w:szCs w:val="15"/>
              </w:rPr>
              <w:t xml:space="preserve">d </w:t>
            </w:r>
            <w:r w:rsidRPr="007C3F46">
              <w:rPr>
                <w:sz w:val="15"/>
                <w:szCs w:val="15"/>
              </w:rPr>
              <w:t xml:space="preserve">= </w:t>
            </w:r>
            <w:r>
              <w:rPr>
                <w:sz w:val="15"/>
                <w:szCs w:val="15"/>
              </w:rPr>
              <w:t>-</w:t>
            </w:r>
            <w:r w:rsidRPr="007C3F46">
              <w:rPr>
                <w:sz w:val="15"/>
                <w:szCs w:val="15"/>
              </w:rPr>
              <w:t>0.4</w:t>
            </w:r>
            <w:r>
              <w:rPr>
                <w:sz w:val="15"/>
                <w:szCs w:val="15"/>
              </w:rPr>
              <w:t>4</w:t>
            </w:r>
          </w:p>
        </w:tc>
        <w:tc>
          <w:tcPr>
            <w:tcW w:w="708" w:type="dxa"/>
            <w:tcBorders>
              <w:top w:val="single" w:sz="4" w:space="0" w:color="auto"/>
              <w:bottom w:val="single" w:sz="4" w:space="0" w:color="auto"/>
            </w:tcBorders>
            <w:shd w:val="clear" w:color="auto" w:fill="auto"/>
          </w:tcPr>
          <w:p w14:paraId="32C328BF" w14:textId="77777777" w:rsidR="008F38B8" w:rsidRPr="00716D00" w:rsidRDefault="008F38B8" w:rsidP="008F38B8">
            <w:pPr>
              <w:rPr>
                <w:sz w:val="15"/>
                <w:szCs w:val="15"/>
              </w:rPr>
            </w:pPr>
            <w:r w:rsidRPr="00716D00">
              <w:rPr>
                <w:sz w:val="15"/>
                <w:szCs w:val="15"/>
              </w:rPr>
              <w:t>3.32 (3.73)</w:t>
            </w:r>
          </w:p>
        </w:tc>
        <w:tc>
          <w:tcPr>
            <w:tcW w:w="709" w:type="dxa"/>
            <w:tcBorders>
              <w:top w:val="single" w:sz="4" w:space="0" w:color="auto"/>
              <w:bottom w:val="single" w:sz="4" w:space="0" w:color="auto"/>
            </w:tcBorders>
            <w:shd w:val="clear" w:color="auto" w:fill="auto"/>
          </w:tcPr>
          <w:p w14:paraId="03FEF098" w14:textId="77777777" w:rsidR="008F38B8" w:rsidRPr="00716D00" w:rsidRDefault="008F38B8" w:rsidP="008F38B8">
            <w:pPr>
              <w:rPr>
                <w:sz w:val="15"/>
                <w:szCs w:val="15"/>
              </w:rPr>
            </w:pPr>
            <w:r w:rsidRPr="00716D00">
              <w:rPr>
                <w:sz w:val="15"/>
                <w:szCs w:val="15"/>
              </w:rPr>
              <w:t>4.83 (4.32)</w:t>
            </w:r>
          </w:p>
        </w:tc>
        <w:tc>
          <w:tcPr>
            <w:tcW w:w="709" w:type="dxa"/>
            <w:tcBorders>
              <w:top w:val="single" w:sz="4" w:space="0" w:color="auto"/>
              <w:bottom w:val="single" w:sz="4" w:space="0" w:color="auto"/>
            </w:tcBorders>
            <w:shd w:val="clear" w:color="auto" w:fill="auto"/>
          </w:tcPr>
          <w:p w14:paraId="6660BC73" w14:textId="77777777" w:rsidR="008F38B8" w:rsidRPr="00716D00" w:rsidRDefault="008F38B8" w:rsidP="008F38B8">
            <w:pPr>
              <w:rPr>
                <w:sz w:val="15"/>
                <w:szCs w:val="15"/>
              </w:rPr>
            </w:pPr>
            <w:r w:rsidRPr="00716D00">
              <w:rPr>
                <w:sz w:val="15"/>
                <w:szCs w:val="15"/>
              </w:rPr>
              <w:t>3.67 (0.58)</w:t>
            </w:r>
          </w:p>
        </w:tc>
        <w:tc>
          <w:tcPr>
            <w:tcW w:w="1017" w:type="dxa"/>
            <w:tcBorders>
              <w:top w:val="single" w:sz="4" w:space="0" w:color="auto"/>
              <w:bottom w:val="single" w:sz="4" w:space="0" w:color="auto"/>
            </w:tcBorders>
            <w:shd w:val="clear" w:color="auto" w:fill="auto"/>
          </w:tcPr>
          <w:p w14:paraId="282A81B0" w14:textId="77777777" w:rsidR="008F38B8" w:rsidRPr="00716D00" w:rsidRDefault="008F38B8" w:rsidP="008F38B8">
            <w:pPr>
              <w:rPr>
                <w:sz w:val="15"/>
                <w:szCs w:val="15"/>
              </w:rPr>
            </w:pPr>
            <w:r w:rsidRPr="00716D00">
              <w:rPr>
                <w:i/>
                <w:iCs/>
                <w:sz w:val="15"/>
                <w:szCs w:val="15"/>
              </w:rPr>
              <w:t xml:space="preserve">p </w:t>
            </w:r>
            <w:r w:rsidRPr="00716D00">
              <w:rPr>
                <w:sz w:val="15"/>
                <w:szCs w:val="15"/>
              </w:rPr>
              <w:t>= 0.68</w:t>
            </w:r>
          </w:p>
          <w:p w14:paraId="01BE04B9" w14:textId="77777777" w:rsidR="008F38B8" w:rsidRPr="00716D00" w:rsidRDefault="008F38B8" w:rsidP="008F38B8">
            <w:pPr>
              <w:rPr>
                <w:i/>
                <w:iCs/>
                <w:sz w:val="15"/>
                <w:szCs w:val="15"/>
              </w:rPr>
            </w:pPr>
            <w:r w:rsidRPr="00716D00">
              <w:rPr>
                <w:i/>
                <w:iCs/>
                <w:sz w:val="15"/>
                <w:szCs w:val="15"/>
              </w:rPr>
              <w:t xml:space="preserve">d </w:t>
            </w:r>
            <w:r w:rsidRPr="00716D00">
              <w:rPr>
                <w:sz w:val="15"/>
                <w:szCs w:val="15"/>
              </w:rPr>
              <w:t>= 0.41</w:t>
            </w:r>
          </w:p>
        </w:tc>
        <w:tc>
          <w:tcPr>
            <w:tcW w:w="966" w:type="dxa"/>
            <w:tcBorders>
              <w:top w:val="single" w:sz="4" w:space="0" w:color="auto"/>
              <w:bottom w:val="single" w:sz="4" w:space="0" w:color="auto"/>
            </w:tcBorders>
            <w:shd w:val="clear" w:color="auto" w:fill="auto"/>
          </w:tcPr>
          <w:p w14:paraId="71C7E121" w14:textId="77777777" w:rsidR="008F38B8" w:rsidRPr="0016742E" w:rsidRDefault="008F38B8" w:rsidP="008F38B8">
            <w:pPr>
              <w:rPr>
                <w:i/>
                <w:iCs/>
                <w:sz w:val="15"/>
                <w:szCs w:val="15"/>
              </w:rPr>
            </w:pPr>
            <w:r>
              <w:rPr>
                <w:i/>
                <w:iCs/>
                <w:sz w:val="15"/>
                <w:szCs w:val="15"/>
              </w:rPr>
              <w:t xml:space="preserve">p </w:t>
            </w:r>
            <w:r w:rsidRPr="007C3F46">
              <w:rPr>
                <w:sz w:val="15"/>
                <w:szCs w:val="15"/>
              </w:rPr>
              <w:t>&gt; 0.99</w:t>
            </w:r>
          </w:p>
          <w:p w14:paraId="1C14AA7A" w14:textId="77777777" w:rsidR="008F38B8" w:rsidRPr="00716D00" w:rsidRDefault="008F38B8" w:rsidP="008F38B8">
            <w:pPr>
              <w:rPr>
                <w:i/>
                <w:iCs/>
                <w:sz w:val="15"/>
                <w:szCs w:val="15"/>
              </w:rPr>
            </w:pPr>
            <w:r w:rsidRPr="0016742E">
              <w:rPr>
                <w:i/>
                <w:iCs/>
                <w:sz w:val="15"/>
                <w:szCs w:val="15"/>
              </w:rPr>
              <w:t>d</w:t>
            </w:r>
            <w:r>
              <w:rPr>
                <w:i/>
                <w:iCs/>
                <w:sz w:val="15"/>
                <w:szCs w:val="15"/>
              </w:rPr>
              <w:t xml:space="preserve"> </w:t>
            </w:r>
            <w:r w:rsidRPr="007C3F46">
              <w:rPr>
                <w:sz w:val="15"/>
                <w:szCs w:val="15"/>
              </w:rPr>
              <w:t xml:space="preserve">= </w:t>
            </w:r>
            <w:r>
              <w:rPr>
                <w:sz w:val="15"/>
                <w:szCs w:val="15"/>
              </w:rPr>
              <w:t>-</w:t>
            </w:r>
            <w:r w:rsidRPr="007C3F46">
              <w:rPr>
                <w:sz w:val="15"/>
                <w:szCs w:val="15"/>
              </w:rPr>
              <w:t>0.46</w:t>
            </w:r>
          </w:p>
        </w:tc>
        <w:tc>
          <w:tcPr>
            <w:tcW w:w="708" w:type="dxa"/>
            <w:tcBorders>
              <w:top w:val="single" w:sz="4" w:space="0" w:color="auto"/>
              <w:bottom w:val="single" w:sz="4" w:space="0" w:color="auto"/>
            </w:tcBorders>
            <w:shd w:val="clear" w:color="auto" w:fill="auto"/>
          </w:tcPr>
          <w:p w14:paraId="5FDCBBB2" w14:textId="77777777" w:rsidR="008F38B8" w:rsidRPr="00716D00" w:rsidRDefault="008F38B8" w:rsidP="008F38B8">
            <w:pPr>
              <w:rPr>
                <w:sz w:val="15"/>
                <w:szCs w:val="15"/>
              </w:rPr>
            </w:pPr>
            <w:r w:rsidRPr="00716D00">
              <w:rPr>
                <w:sz w:val="15"/>
                <w:szCs w:val="15"/>
              </w:rPr>
              <w:t>3.67 (5.17)</w:t>
            </w:r>
          </w:p>
        </w:tc>
        <w:tc>
          <w:tcPr>
            <w:tcW w:w="709" w:type="dxa"/>
            <w:tcBorders>
              <w:top w:val="single" w:sz="4" w:space="0" w:color="auto"/>
              <w:bottom w:val="single" w:sz="4" w:space="0" w:color="auto"/>
            </w:tcBorders>
            <w:shd w:val="clear" w:color="auto" w:fill="auto"/>
          </w:tcPr>
          <w:p w14:paraId="32199067" w14:textId="77777777" w:rsidR="008F38B8" w:rsidRPr="00716D00" w:rsidRDefault="008F38B8" w:rsidP="008F38B8">
            <w:pPr>
              <w:rPr>
                <w:sz w:val="15"/>
                <w:szCs w:val="15"/>
              </w:rPr>
            </w:pPr>
            <w:r w:rsidRPr="00716D00">
              <w:rPr>
                <w:sz w:val="15"/>
                <w:szCs w:val="15"/>
              </w:rPr>
              <w:t>5.31 (7.46)</w:t>
            </w:r>
          </w:p>
        </w:tc>
        <w:tc>
          <w:tcPr>
            <w:tcW w:w="934" w:type="dxa"/>
            <w:tcBorders>
              <w:top w:val="single" w:sz="4" w:space="0" w:color="auto"/>
              <w:bottom w:val="single" w:sz="4" w:space="0" w:color="auto"/>
            </w:tcBorders>
            <w:shd w:val="clear" w:color="auto" w:fill="auto"/>
          </w:tcPr>
          <w:p w14:paraId="19C5991C"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0.09</w:t>
            </w:r>
          </w:p>
          <w:p w14:paraId="4C8F8AE8" w14:textId="77777777" w:rsidR="008F38B8" w:rsidRPr="00716D00" w:rsidRDefault="008F38B8" w:rsidP="008F38B8">
            <w:pPr>
              <w:rPr>
                <w:i/>
                <w:iCs/>
                <w:sz w:val="15"/>
                <w:szCs w:val="15"/>
              </w:rPr>
            </w:pPr>
            <w:r>
              <w:rPr>
                <w:i/>
                <w:iCs/>
                <w:sz w:val="15"/>
                <w:szCs w:val="15"/>
              </w:rPr>
              <w:t xml:space="preserve">d </w:t>
            </w:r>
            <w:r w:rsidRPr="00716D00">
              <w:rPr>
                <w:sz w:val="15"/>
                <w:szCs w:val="15"/>
              </w:rPr>
              <w:t>= 0.</w:t>
            </w:r>
            <w:r>
              <w:rPr>
                <w:sz w:val="15"/>
                <w:szCs w:val="15"/>
              </w:rPr>
              <w:t>53</w:t>
            </w:r>
          </w:p>
        </w:tc>
        <w:tc>
          <w:tcPr>
            <w:tcW w:w="782" w:type="dxa"/>
            <w:tcBorders>
              <w:top w:val="single" w:sz="4" w:space="0" w:color="auto"/>
              <w:bottom w:val="single" w:sz="4" w:space="0" w:color="auto"/>
            </w:tcBorders>
            <w:shd w:val="clear" w:color="auto" w:fill="auto"/>
          </w:tcPr>
          <w:p w14:paraId="39D0C7EA"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1992297D" w14:textId="77777777" w:rsidR="008F38B8" w:rsidRPr="007C3F46" w:rsidRDefault="008F38B8" w:rsidP="008F38B8">
            <w:pPr>
              <w:rPr>
                <w:b/>
                <w:bCs/>
                <w:sz w:val="15"/>
                <w:szCs w:val="15"/>
              </w:rPr>
            </w:pPr>
            <w:r>
              <w:rPr>
                <w:b/>
                <w:bCs/>
                <w:sz w:val="15"/>
                <w:szCs w:val="15"/>
              </w:rPr>
              <w:t xml:space="preserve">Yes: </w:t>
            </w:r>
            <w:r w:rsidRPr="007C3F46">
              <w:rPr>
                <w:b/>
                <w:bCs/>
                <w:sz w:val="15"/>
                <w:szCs w:val="15"/>
              </w:rPr>
              <w:t>PCIT-T &lt; WL (</w:t>
            </w:r>
            <w:r w:rsidRPr="007C3F46">
              <w:rPr>
                <w:b/>
                <w:bCs/>
                <w:i/>
                <w:iCs/>
                <w:sz w:val="15"/>
                <w:szCs w:val="15"/>
              </w:rPr>
              <w:t>p</w:t>
            </w:r>
            <w:r>
              <w:rPr>
                <w:b/>
                <w:bCs/>
                <w:i/>
                <w:iCs/>
                <w:sz w:val="15"/>
                <w:szCs w:val="15"/>
              </w:rPr>
              <w:t xml:space="preserve"> </w:t>
            </w:r>
            <w:r w:rsidRPr="007C3F46">
              <w:rPr>
                <w:b/>
                <w:bCs/>
                <w:sz w:val="15"/>
                <w:szCs w:val="15"/>
              </w:rPr>
              <w:t>=</w:t>
            </w:r>
            <w:r>
              <w:rPr>
                <w:b/>
                <w:bCs/>
                <w:sz w:val="15"/>
                <w:szCs w:val="15"/>
              </w:rPr>
              <w:t xml:space="preserve"> </w:t>
            </w:r>
            <w:r w:rsidRPr="007C3F46">
              <w:rPr>
                <w:b/>
                <w:bCs/>
                <w:sz w:val="15"/>
                <w:szCs w:val="15"/>
              </w:rPr>
              <w:t>0.005</w:t>
            </w:r>
            <w:r>
              <w:rPr>
                <w:b/>
                <w:bCs/>
                <w:sz w:val="15"/>
                <w:szCs w:val="15"/>
              </w:rPr>
              <w:t>*</w:t>
            </w:r>
            <w:r w:rsidRPr="007C3F46">
              <w:rPr>
                <w:b/>
                <w:bCs/>
                <w:sz w:val="15"/>
                <w:szCs w:val="15"/>
              </w:rPr>
              <w:t>)</w:t>
            </w:r>
          </w:p>
        </w:tc>
        <w:tc>
          <w:tcPr>
            <w:tcW w:w="992" w:type="dxa"/>
            <w:tcBorders>
              <w:top w:val="single" w:sz="4" w:space="0" w:color="auto"/>
              <w:bottom w:val="single" w:sz="4" w:space="0" w:color="auto"/>
            </w:tcBorders>
            <w:shd w:val="clear" w:color="auto" w:fill="auto"/>
          </w:tcPr>
          <w:p w14:paraId="174E4CD8" w14:textId="77777777" w:rsidR="008F38B8" w:rsidRPr="00716D00" w:rsidRDefault="008F38B8" w:rsidP="008F38B8">
            <w:pPr>
              <w:rPr>
                <w:sz w:val="15"/>
                <w:szCs w:val="15"/>
              </w:rPr>
            </w:pPr>
            <w:r w:rsidRPr="00716D00">
              <w:rPr>
                <w:sz w:val="15"/>
                <w:szCs w:val="15"/>
              </w:rPr>
              <w:t>No</w:t>
            </w:r>
          </w:p>
        </w:tc>
      </w:tr>
      <w:tr w:rsidR="008F38B8" w:rsidRPr="00716D00" w14:paraId="3F2B36B8" w14:textId="77777777" w:rsidTr="008F38B8">
        <w:tc>
          <w:tcPr>
            <w:tcW w:w="1132" w:type="dxa"/>
            <w:tcBorders>
              <w:top w:val="single" w:sz="4" w:space="0" w:color="auto"/>
              <w:bottom w:val="single" w:sz="4" w:space="0" w:color="auto"/>
            </w:tcBorders>
            <w:shd w:val="clear" w:color="auto" w:fill="auto"/>
          </w:tcPr>
          <w:p w14:paraId="7DC51F61"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iCs/>
                <w:color w:val="000000"/>
                <w:sz w:val="15"/>
                <w:szCs w:val="15"/>
                <w:lang w:val="en-US"/>
              </w:rPr>
              <w:t>Parental reflectiveness</w:t>
            </w:r>
          </w:p>
        </w:tc>
        <w:tc>
          <w:tcPr>
            <w:tcW w:w="987" w:type="dxa"/>
            <w:tcBorders>
              <w:top w:val="single" w:sz="4" w:space="0" w:color="auto"/>
              <w:bottom w:val="single" w:sz="4" w:space="0" w:color="auto"/>
            </w:tcBorders>
            <w:shd w:val="clear" w:color="auto" w:fill="auto"/>
          </w:tcPr>
          <w:p w14:paraId="0E51C3FA"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iCs/>
                <w:color w:val="000000"/>
                <w:sz w:val="15"/>
                <w:szCs w:val="15"/>
                <w:lang w:val="en-US"/>
              </w:rPr>
              <w:t xml:space="preserve">DRFQ </w:t>
            </w:r>
          </w:p>
        </w:tc>
        <w:tc>
          <w:tcPr>
            <w:tcW w:w="705" w:type="dxa"/>
            <w:tcBorders>
              <w:top w:val="single" w:sz="4" w:space="0" w:color="auto"/>
              <w:bottom w:val="single" w:sz="4" w:space="0" w:color="auto"/>
            </w:tcBorders>
            <w:shd w:val="clear" w:color="auto" w:fill="auto"/>
          </w:tcPr>
          <w:p w14:paraId="71D80B7C" w14:textId="77777777" w:rsidR="008F38B8" w:rsidRPr="00716D00" w:rsidRDefault="008F38B8" w:rsidP="008F38B8">
            <w:pPr>
              <w:rPr>
                <w:sz w:val="15"/>
                <w:szCs w:val="15"/>
              </w:rPr>
            </w:pPr>
            <w:r w:rsidRPr="00716D00">
              <w:rPr>
                <w:sz w:val="15"/>
                <w:szCs w:val="15"/>
              </w:rPr>
              <w:t>34.91 (6.44)</w:t>
            </w:r>
          </w:p>
        </w:tc>
        <w:tc>
          <w:tcPr>
            <w:tcW w:w="706" w:type="dxa"/>
            <w:tcBorders>
              <w:top w:val="single" w:sz="4" w:space="0" w:color="auto"/>
              <w:bottom w:val="single" w:sz="4" w:space="0" w:color="auto"/>
            </w:tcBorders>
            <w:shd w:val="clear" w:color="auto" w:fill="auto"/>
          </w:tcPr>
          <w:p w14:paraId="083D80B2" w14:textId="77777777" w:rsidR="008F38B8" w:rsidRPr="00716D00" w:rsidRDefault="008F38B8" w:rsidP="008F38B8">
            <w:pPr>
              <w:rPr>
                <w:sz w:val="15"/>
                <w:szCs w:val="15"/>
              </w:rPr>
            </w:pPr>
            <w:r w:rsidRPr="00716D00">
              <w:rPr>
                <w:sz w:val="15"/>
                <w:szCs w:val="15"/>
              </w:rPr>
              <w:t>38.46 (5.10)</w:t>
            </w:r>
          </w:p>
        </w:tc>
        <w:tc>
          <w:tcPr>
            <w:tcW w:w="709" w:type="dxa"/>
            <w:tcBorders>
              <w:top w:val="single" w:sz="4" w:space="0" w:color="auto"/>
              <w:bottom w:val="single" w:sz="4" w:space="0" w:color="auto"/>
            </w:tcBorders>
            <w:shd w:val="clear" w:color="auto" w:fill="auto"/>
          </w:tcPr>
          <w:p w14:paraId="3A7EEED4" w14:textId="77777777" w:rsidR="008F38B8" w:rsidRPr="00716D00" w:rsidRDefault="008F38B8" w:rsidP="008F38B8">
            <w:pPr>
              <w:rPr>
                <w:sz w:val="15"/>
                <w:szCs w:val="15"/>
              </w:rPr>
            </w:pPr>
            <w:r w:rsidRPr="00716D00">
              <w:rPr>
                <w:sz w:val="15"/>
                <w:szCs w:val="15"/>
              </w:rPr>
              <w:t>39.67 (6.48)</w:t>
            </w:r>
          </w:p>
        </w:tc>
        <w:tc>
          <w:tcPr>
            <w:tcW w:w="1104" w:type="dxa"/>
            <w:tcBorders>
              <w:top w:val="single" w:sz="4" w:space="0" w:color="auto"/>
              <w:bottom w:val="single" w:sz="4" w:space="0" w:color="auto"/>
            </w:tcBorders>
            <w:shd w:val="clear" w:color="auto" w:fill="auto"/>
          </w:tcPr>
          <w:p w14:paraId="329CFD67" w14:textId="77777777" w:rsidR="008F38B8" w:rsidRPr="00716D00" w:rsidRDefault="008F38B8" w:rsidP="008F38B8">
            <w:pPr>
              <w:rPr>
                <w:b/>
                <w:bCs/>
                <w:sz w:val="15"/>
                <w:szCs w:val="15"/>
              </w:rPr>
            </w:pPr>
            <w:r>
              <w:rPr>
                <w:b/>
                <w:bCs/>
                <w:i/>
                <w:iCs/>
                <w:sz w:val="15"/>
                <w:szCs w:val="15"/>
              </w:rPr>
              <w:t xml:space="preserve">p </w:t>
            </w:r>
            <w:r w:rsidRPr="00716D00">
              <w:rPr>
                <w:b/>
                <w:bCs/>
                <w:sz w:val="15"/>
                <w:szCs w:val="15"/>
              </w:rPr>
              <w:t>=</w:t>
            </w:r>
            <w:r>
              <w:rPr>
                <w:b/>
                <w:bCs/>
                <w:sz w:val="15"/>
                <w:szCs w:val="15"/>
              </w:rPr>
              <w:t xml:space="preserve"> 0</w:t>
            </w:r>
            <w:r w:rsidRPr="00716D00">
              <w:rPr>
                <w:b/>
                <w:bCs/>
                <w:sz w:val="15"/>
                <w:szCs w:val="15"/>
              </w:rPr>
              <w:t>.006*</w:t>
            </w:r>
            <w:r>
              <w:rPr>
                <w:b/>
                <w:bCs/>
                <w:sz w:val="15"/>
                <w:szCs w:val="15"/>
              </w:rPr>
              <w:t>*</w:t>
            </w:r>
          </w:p>
          <w:p w14:paraId="4BB22FB6" w14:textId="77777777" w:rsidR="008F38B8" w:rsidRPr="00716D00" w:rsidRDefault="008F38B8" w:rsidP="008F38B8">
            <w:pPr>
              <w:rPr>
                <w:b/>
                <w:bCs/>
                <w:i/>
                <w:iCs/>
                <w:sz w:val="15"/>
                <w:szCs w:val="15"/>
              </w:rPr>
            </w:pPr>
            <w:r>
              <w:rPr>
                <w:b/>
                <w:bCs/>
                <w:i/>
                <w:iCs/>
                <w:sz w:val="15"/>
                <w:szCs w:val="15"/>
              </w:rPr>
              <w:t xml:space="preserve">d </w:t>
            </w:r>
            <w:r w:rsidRPr="00716D00">
              <w:rPr>
                <w:b/>
                <w:bCs/>
                <w:sz w:val="15"/>
                <w:szCs w:val="15"/>
              </w:rPr>
              <w:t xml:space="preserve">= </w:t>
            </w:r>
            <w:r>
              <w:rPr>
                <w:b/>
                <w:bCs/>
                <w:sz w:val="15"/>
                <w:szCs w:val="15"/>
              </w:rPr>
              <w:t>0</w:t>
            </w:r>
            <w:r w:rsidRPr="00716D00">
              <w:rPr>
                <w:b/>
                <w:bCs/>
                <w:sz w:val="15"/>
                <w:szCs w:val="15"/>
              </w:rPr>
              <w:t>.62</w:t>
            </w:r>
          </w:p>
        </w:tc>
        <w:tc>
          <w:tcPr>
            <w:tcW w:w="1023" w:type="dxa"/>
            <w:tcBorders>
              <w:top w:val="single" w:sz="4" w:space="0" w:color="auto"/>
              <w:bottom w:val="single" w:sz="4" w:space="0" w:color="auto"/>
            </w:tcBorders>
            <w:shd w:val="clear" w:color="auto" w:fill="auto"/>
          </w:tcPr>
          <w:p w14:paraId="0DDD240D" w14:textId="77777777" w:rsidR="008F38B8" w:rsidRPr="007C3F46" w:rsidRDefault="008F38B8" w:rsidP="008F38B8">
            <w:pPr>
              <w:rPr>
                <w:b/>
                <w:bCs/>
                <w:i/>
                <w:iCs/>
                <w:sz w:val="15"/>
                <w:szCs w:val="15"/>
              </w:rPr>
            </w:pPr>
            <w:r w:rsidRPr="007C3F46">
              <w:rPr>
                <w:b/>
                <w:bCs/>
                <w:i/>
                <w:iCs/>
                <w:sz w:val="15"/>
                <w:szCs w:val="15"/>
              </w:rPr>
              <w:t xml:space="preserve">p </w:t>
            </w:r>
            <w:r w:rsidRPr="007C3F46">
              <w:rPr>
                <w:b/>
                <w:bCs/>
                <w:sz w:val="15"/>
                <w:szCs w:val="15"/>
              </w:rPr>
              <w:t>&lt; .001**</w:t>
            </w:r>
          </w:p>
          <w:p w14:paraId="77BCAC69" w14:textId="77777777" w:rsidR="008F38B8" w:rsidRPr="007C3F46" w:rsidRDefault="008F38B8" w:rsidP="008F38B8">
            <w:pPr>
              <w:rPr>
                <w:b/>
                <w:bCs/>
                <w:i/>
                <w:iCs/>
                <w:sz w:val="15"/>
                <w:szCs w:val="15"/>
              </w:rPr>
            </w:pPr>
            <w:r w:rsidRPr="007C3F46">
              <w:rPr>
                <w:b/>
                <w:bCs/>
                <w:i/>
                <w:iCs/>
                <w:sz w:val="15"/>
                <w:szCs w:val="15"/>
              </w:rPr>
              <w:t xml:space="preserve">d </w:t>
            </w:r>
            <w:r w:rsidRPr="007C3F46">
              <w:rPr>
                <w:b/>
                <w:bCs/>
                <w:sz w:val="15"/>
                <w:szCs w:val="15"/>
              </w:rPr>
              <w:t>= 0.84</w:t>
            </w:r>
          </w:p>
        </w:tc>
        <w:tc>
          <w:tcPr>
            <w:tcW w:w="708" w:type="dxa"/>
            <w:tcBorders>
              <w:top w:val="single" w:sz="4" w:space="0" w:color="auto"/>
              <w:bottom w:val="single" w:sz="4" w:space="0" w:color="auto"/>
            </w:tcBorders>
            <w:shd w:val="clear" w:color="auto" w:fill="auto"/>
          </w:tcPr>
          <w:p w14:paraId="1C2F1FFF" w14:textId="77777777" w:rsidR="008F38B8" w:rsidRPr="00716D00" w:rsidRDefault="008F38B8" w:rsidP="008F38B8">
            <w:pPr>
              <w:rPr>
                <w:sz w:val="15"/>
                <w:szCs w:val="15"/>
              </w:rPr>
            </w:pPr>
            <w:r w:rsidRPr="00716D00">
              <w:rPr>
                <w:sz w:val="15"/>
                <w:szCs w:val="15"/>
              </w:rPr>
              <w:t>34.43 (6.11)</w:t>
            </w:r>
          </w:p>
        </w:tc>
        <w:tc>
          <w:tcPr>
            <w:tcW w:w="709" w:type="dxa"/>
            <w:tcBorders>
              <w:top w:val="single" w:sz="4" w:space="0" w:color="auto"/>
              <w:bottom w:val="single" w:sz="4" w:space="0" w:color="auto"/>
            </w:tcBorders>
            <w:shd w:val="clear" w:color="auto" w:fill="auto"/>
          </w:tcPr>
          <w:p w14:paraId="56EB4A2F" w14:textId="77777777" w:rsidR="008F38B8" w:rsidRPr="00716D00" w:rsidRDefault="008F38B8" w:rsidP="008F38B8">
            <w:pPr>
              <w:rPr>
                <w:sz w:val="15"/>
                <w:szCs w:val="15"/>
              </w:rPr>
            </w:pPr>
            <w:r w:rsidRPr="00716D00">
              <w:rPr>
                <w:sz w:val="15"/>
                <w:szCs w:val="15"/>
              </w:rPr>
              <w:t>34.00 (5.37)</w:t>
            </w:r>
          </w:p>
        </w:tc>
        <w:tc>
          <w:tcPr>
            <w:tcW w:w="709" w:type="dxa"/>
            <w:tcBorders>
              <w:top w:val="single" w:sz="4" w:space="0" w:color="auto"/>
              <w:bottom w:val="single" w:sz="4" w:space="0" w:color="auto"/>
            </w:tcBorders>
            <w:shd w:val="clear" w:color="auto" w:fill="auto"/>
          </w:tcPr>
          <w:p w14:paraId="1B89D108" w14:textId="77777777" w:rsidR="008F38B8" w:rsidRPr="00716D00" w:rsidRDefault="008F38B8" w:rsidP="008F38B8">
            <w:pPr>
              <w:rPr>
                <w:sz w:val="15"/>
                <w:szCs w:val="15"/>
              </w:rPr>
            </w:pPr>
            <w:r w:rsidRPr="00716D00">
              <w:rPr>
                <w:sz w:val="15"/>
                <w:szCs w:val="15"/>
              </w:rPr>
              <w:t>36.60 (4.04)</w:t>
            </w:r>
          </w:p>
        </w:tc>
        <w:tc>
          <w:tcPr>
            <w:tcW w:w="1017" w:type="dxa"/>
            <w:tcBorders>
              <w:top w:val="single" w:sz="4" w:space="0" w:color="auto"/>
              <w:bottom w:val="single" w:sz="4" w:space="0" w:color="auto"/>
            </w:tcBorders>
            <w:shd w:val="clear" w:color="auto" w:fill="auto"/>
          </w:tcPr>
          <w:p w14:paraId="1124DF39"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4E9453D7" w14:textId="77777777" w:rsidR="008F38B8" w:rsidRPr="00716D00" w:rsidRDefault="008F38B8" w:rsidP="008F38B8">
            <w:pPr>
              <w:rPr>
                <w:i/>
                <w:iCs/>
                <w:sz w:val="15"/>
                <w:szCs w:val="15"/>
              </w:rPr>
            </w:pPr>
            <w:r>
              <w:rPr>
                <w:i/>
                <w:iCs/>
                <w:sz w:val="15"/>
                <w:szCs w:val="15"/>
              </w:rPr>
              <w:t xml:space="preserve">d </w:t>
            </w:r>
            <w:r w:rsidRPr="00716D00">
              <w:rPr>
                <w:sz w:val="15"/>
                <w:szCs w:val="15"/>
              </w:rPr>
              <w:t>= -</w:t>
            </w:r>
            <w:r>
              <w:rPr>
                <w:sz w:val="15"/>
                <w:szCs w:val="15"/>
              </w:rPr>
              <w:t>0</w:t>
            </w:r>
            <w:r w:rsidRPr="00716D00">
              <w:rPr>
                <w:sz w:val="15"/>
                <w:szCs w:val="15"/>
              </w:rPr>
              <w:t>.08</w:t>
            </w:r>
          </w:p>
        </w:tc>
        <w:tc>
          <w:tcPr>
            <w:tcW w:w="966" w:type="dxa"/>
            <w:tcBorders>
              <w:top w:val="single" w:sz="4" w:space="0" w:color="auto"/>
              <w:bottom w:val="single" w:sz="4" w:space="0" w:color="auto"/>
            </w:tcBorders>
            <w:shd w:val="clear" w:color="auto" w:fill="auto"/>
          </w:tcPr>
          <w:p w14:paraId="2B61398C"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4BE96C8D" w14:textId="77777777" w:rsidR="008F38B8" w:rsidRPr="00716D00" w:rsidRDefault="008F38B8" w:rsidP="008F38B8">
            <w:pPr>
              <w:rPr>
                <w:i/>
                <w:iCs/>
                <w:sz w:val="15"/>
                <w:szCs w:val="15"/>
              </w:rPr>
            </w:pPr>
            <w:r>
              <w:rPr>
                <w:i/>
                <w:iCs/>
                <w:sz w:val="15"/>
                <w:szCs w:val="15"/>
              </w:rPr>
              <w:t xml:space="preserve">d </w:t>
            </w:r>
            <w:r w:rsidRPr="00716D00">
              <w:rPr>
                <w:sz w:val="15"/>
                <w:szCs w:val="15"/>
              </w:rPr>
              <w:t xml:space="preserve">= </w:t>
            </w:r>
            <w:r>
              <w:rPr>
                <w:sz w:val="15"/>
                <w:szCs w:val="15"/>
              </w:rPr>
              <w:t>0</w:t>
            </w:r>
            <w:r w:rsidRPr="00716D00">
              <w:rPr>
                <w:sz w:val="15"/>
                <w:szCs w:val="15"/>
              </w:rPr>
              <w:t>.</w:t>
            </w:r>
            <w:r>
              <w:rPr>
                <w:sz w:val="15"/>
                <w:szCs w:val="15"/>
              </w:rPr>
              <w:t>21</w:t>
            </w:r>
          </w:p>
        </w:tc>
        <w:tc>
          <w:tcPr>
            <w:tcW w:w="708" w:type="dxa"/>
            <w:tcBorders>
              <w:top w:val="single" w:sz="4" w:space="0" w:color="auto"/>
              <w:bottom w:val="single" w:sz="4" w:space="0" w:color="auto"/>
            </w:tcBorders>
            <w:shd w:val="clear" w:color="auto" w:fill="auto"/>
          </w:tcPr>
          <w:p w14:paraId="54F63C02" w14:textId="77777777" w:rsidR="008F38B8" w:rsidRPr="00716D00" w:rsidRDefault="008F38B8" w:rsidP="008F38B8">
            <w:pPr>
              <w:rPr>
                <w:sz w:val="15"/>
                <w:szCs w:val="15"/>
              </w:rPr>
            </w:pPr>
            <w:r w:rsidRPr="00716D00">
              <w:rPr>
                <w:sz w:val="15"/>
                <w:szCs w:val="15"/>
              </w:rPr>
              <w:t>35.55 (7.92)</w:t>
            </w:r>
          </w:p>
        </w:tc>
        <w:tc>
          <w:tcPr>
            <w:tcW w:w="709" w:type="dxa"/>
            <w:tcBorders>
              <w:top w:val="single" w:sz="4" w:space="0" w:color="auto"/>
              <w:bottom w:val="single" w:sz="4" w:space="0" w:color="auto"/>
            </w:tcBorders>
            <w:shd w:val="clear" w:color="auto" w:fill="auto"/>
          </w:tcPr>
          <w:p w14:paraId="0568E9F4" w14:textId="77777777" w:rsidR="008F38B8" w:rsidRPr="00716D00" w:rsidRDefault="008F38B8" w:rsidP="008F38B8">
            <w:pPr>
              <w:rPr>
                <w:sz w:val="15"/>
                <w:szCs w:val="15"/>
              </w:rPr>
            </w:pPr>
            <w:r w:rsidRPr="00716D00">
              <w:rPr>
                <w:sz w:val="15"/>
                <w:szCs w:val="15"/>
              </w:rPr>
              <w:t>37.10 (6.20)</w:t>
            </w:r>
          </w:p>
        </w:tc>
        <w:tc>
          <w:tcPr>
            <w:tcW w:w="934" w:type="dxa"/>
            <w:tcBorders>
              <w:top w:val="single" w:sz="4" w:space="0" w:color="auto"/>
              <w:bottom w:val="single" w:sz="4" w:space="0" w:color="auto"/>
            </w:tcBorders>
            <w:shd w:val="clear" w:color="auto" w:fill="auto"/>
          </w:tcPr>
          <w:p w14:paraId="24E3E539"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55DD7C4B" w14:textId="77777777" w:rsidR="008F38B8" w:rsidRPr="00716D00" w:rsidRDefault="008F38B8" w:rsidP="008F38B8">
            <w:pPr>
              <w:rPr>
                <w:i/>
                <w:iCs/>
                <w:sz w:val="15"/>
                <w:szCs w:val="15"/>
              </w:rPr>
            </w:pPr>
            <w:r>
              <w:rPr>
                <w:i/>
                <w:iCs/>
                <w:sz w:val="15"/>
                <w:szCs w:val="15"/>
              </w:rPr>
              <w:t xml:space="preserve">d </w:t>
            </w:r>
            <w:r w:rsidRPr="00716D00">
              <w:rPr>
                <w:sz w:val="15"/>
                <w:szCs w:val="15"/>
              </w:rPr>
              <w:t xml:space="preserve">= </w:t>
            </w:r>
            <w:r>
              <w:rPr>
                <w:sz w:val="15"/>
                <w:szCs w:val="15"/>
              </w:rPr>
              <w:t>0</w:t>
            </w:r>
            <w:r w:rsidRPr="00716D00">
              <w:rPr>
                <w:sz w:val="15"/>
                <w:szCs w:val="15"/>
              </w:rPr>
              <w:t>.17</w:t>
            </w:r>
          </w:p>
        </w:tc>
        <w:tc>
          <w:tcPr>
            <w:tcW w:w="782" w:type="dxa"/>
            <w:tcBorders>
              <w:top w:val="single" w:sz="4" w:space="0" w:color="auto"/>
              <w:bottom w:val="single" w:sz="4" w:space="0" w:color="auto"/>
            </w:tcBorders>
            <w:shd w:val="clear" w:color="auto" w:fill="auto"/>
          </w:tcPr>
          <w:p w14:paraId="2CF6391E"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7CF9EEA4" w14:textId="77777777" w:rsidR="008F38B8" w:rsidRPr="00716D00" w:rsidRDefault="008F38B8" w:rsidP="008F38B8">
            <w:pPr>
              <w:rPr>
                <w:sz w:val="15"/>
                <w:szCs w:val="15"/>
              </w:rPr>
            </w:pPr>
            <w:r w:rsidRPr="00716D00">
              <w:rPr>
                <w:sz w:val="15"/>
                <w:szCs w:val="15"/>
              </w:rPr>
              <w:t>N</w:t>
            </w:r>
            <w:r>
              <w:rPr>
                <w:sz w:val="15"/>
                <w:szCs w:val="15"/>
              </w:rPr>
              <w:t xml:space="preserve">o </w:t>
            </w:r>
            <w:r w:rsidRPr="00716D00">
              <w:rPr>
                <w:sz w:val="15"/>
                <w:szCs w:val="15"/>
              </w:rPr>
              <w:t>(trend: PCIT-T</w:t>
            </w:r>
            <w:r>
              <w:rPr>
                <w:sz w:val="15"/>
                <w:szCs w:val="15"/>
              </w:rPr>
              <w:t xml:space="preserve"> </w:t>
            </w:r>
            <w:r w:rsidRPr="00716D00">
              <w:rPr>
                <w:sz w:val="15"/>
                <w:szCs w:val="15"/>
              </w:rPr>
              <w:t>&gt;</w:t>
            </w:r>
            <w:r>
              <w:rPr>
                <w:sz w:val="15"/>
                <w:szCs w:val="15"/>
              </w:rPr>
              <w:t xml:space="preserve"> </w:t>
            </w:r>
            <w:r w:rsidRPr="00716D00">
              <w:rPr>
                <w:sz w:val="15"/>
                <w:szCs w:val="15"/>
              </w:rPr>
              <w:t xml:space="preserve">COS-P, </w:t>
            </w:r>
            <w:r w:rsidRPr="008224BD">
              <w:rPr>
                <w:i/>
                <w:iCs/>
                <w:sz w:val="15"/>
                <w:szCs w:val="15"/>
              </w:rPr>
              <w:t xml:space="preserve">p </w:t>
            </w:r>
            <w:r w:rsidRPr="00716D00">
              <w:rPr>
                <w:sz w:val="15"/>
                <w:szCs w:val="15"/>
              </w:rPr>
              <w:t xml:space="preserve">= </w:t>
            </w:r>
            <w:r>
              <w:rPr>
                <w:sz w:val="15"/>
                <w:szCs w:val="15"/>
              </w:rPr>
              <w:t>0</w:t>
            </w:r>
            <w:r w:rsidRPr="00716D00">
              <w:rPr>
                <w:sz w:val="15"/>
                <w:szCs w:val="15"/>
              </w:rPr>
              <w:t>.0</w:t>
            </w:r>
            <w:r>
              <w:rPr>
                <w:sz w:val="15"/>
                <w:szCs w:val="15"/>
              </w:rPr>
              <w:t>6</w:t>
            </w:r>
            <w:r w:rsidRPr="00716D00">
              <w:rPr>
                <w:sz w:val="15"/>
                <w:szCs w:val="15"/>
              </w:rPr>
              <w:t>)</w:t>
            </w:r>
          </w:p>
        </w:tc>
        <w:tc>
          <w:tcPr>
            <w:tcW w:w="992" w:type="dxa"/>
            <w:tcBorders>
              <w:top w:val="single" w:sz="4" w:space="0" w:color="auto"/>
              <w:bottom w:val="single" w:sz="4" w:space="0" w:color="auto"/>
            </w:tcBorders>
            <w:shd w:val="clear" w:color="auto" w:fill="auto"/>
          </w:tcPr>
          <w:p w14:paraId="1B44F301" w14:textId="77777777" w:rsidR="008F38B8" w:rsidRPr="00716D00" w:rsidRDefault="008F38B8" w:rsidP="008F38B8">
            <w:pPr>
              <w:rPr>
                <w:sz w:val="15"/>
                <w:szCs w:val="15"/>
              </w:rPr>
            </w:pPr>
            <w:r w:rsidRPr="00716D00">
              <w:rPr>
                <w:sz w:val="15"/>
                <w:szCs w:val="15"/>
              </w:rPr>
              <w:t>No</w:t>
            </w:r>
          </w:p>
        </w:tc>
      </w:tr>
      <w:tr w:rsidR="008F38B8" w:rsidRPr="00716D00" w14:paraId="239F186C" w14:textId="77777777" w:rsidTr="008F38B8">
        <w:tc>
          <w:tcPr>
            <w:tcW w:w="1132" w:type="dxa"/>
            <w:tcBorders>
              <w:top w:val="single" w:sz="4" w:space="0" w:color="auto"/>
              <w:bottom w:val="single" w:sz="4" w:space="0" w:color="auto"/>
            </w:tcBorders>
            <w:shd w:val="clear" w:color="auto" w:fill="auto"/>
          </w:tcPr>
          <w:p w14:paraId="77DF0403"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Empathy </w:t>
            </w:r>
          </w:p>
        </w:tc>
        <w:tc>
          <w:tcPr>
            <w:tcW w:w="987" w:type="dxa"/>
            <w:tcBorders>
              <w:top w:val="single" w:sz="4" w:space="0" w:color="auto"/>
              <w:bottom w:val="single" w:sz="4" w:space="0" w:color="auto"/>
            </w:tcBorders>
            <w:shd w:val="clear" w:color="auto" w:fill="auto"/>
          </w:tcPr>
          <w:p w14:paraId="41A9D8C2"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TOPSE-Empathy</w:t>
            </w:r>
          </w:p>
        </w:tc>
        <w:tc>
          <w:tcPr>
            <w:tcW w:w="705" w:type="dxa"/>
            <w:tcBorders>
              <w:top w:val="single" w:sz="4" w:space="0" w:color="auto"/>
              <w:bottom w:val="single" w:sz="4" w:space="0" w:color="auto"/>
            </w:tcBorders>
            <w:shd w:val="clear" w:color="auto" w:fill="auto"/>
          </w:tcPr>
          <w:p w14:paraId="2BED5315" w14:textId="77777777" w:rsidR="008F38B8" w:rsidRPr="00716D00" w:rsidRDefault="008F38B8" w:rsidP="008F38B8">
            <w:pPr>
              <w:rPr>
                <w:sz w:val="15"/>
                <w:szCs w:val="15"/>
              </w:rPr>
            </w:pPr>
            <w:r w:rsidRPr="00716D00">
              <w:rPr>
                <w:sz w:val="15"/>
                <w:szCs w:val="15"/>
              </w:rPr>
              <w:t>43.90 (8.67)</w:t>
            </w:r>
          </w:p>
        </w:tc>
        <w:tc>
          <w:tcPr>
            <w:tcW w:w="706" w:type="dxa"/>
            <w:tcBorders>
              <w:top w:val="single" w:sz="4" w:space="0" w:color="auto"/>
              <w:bottom w:val="single" w:sz="4" w:space="0" w:color="auto"/>
            </w:tcBorders>
            <w:shd w:val="clear" w:color="auto" w:fill="auto"/>
          </w:tcPr>
          <w:p w14:paraId="4A9926D8" w14:textId="77777777" w:rsidR="008F38B8" w:rsidRPr="00716D00" w:rsidRDefault="008F38B8" w:rsidP="008F38B8">
            <w:pPr>
              <w:rPr>
                <w:sz w:val="15"/>
                <w:szCs w:val="15"/>
              </w:rPr>
            </w:pPr>
            <w:r w:rsidRPr="00716D00">
              <w:rPr>
                <w:sz w:val="15"/>
                <w:szCs w:val="15"/>
              </w:rPr>
              <w:t>48.91 (7.55)</w:t>
            </w:r>
          </w:p>
        </w:tc>
        <w:tc>
          <w:tcPr>
            <w:tcW w:w="709" w:type="dxa"/>
            <w:tcBorders>
              <w:top w:val="single" w:sz="4" w:space="0" w:color="auto"/>
              <w:bottom w:val="single" w:sz="4" w:space="0" w:color="auto"/>
            </w:tcBorders>
            <w:shd w:val="clear" w:color="auto" w:fill="auto"/>
          </w:tcPr>
          <w:p w14:paraId="7073FA9E" w14:textId="77777777" w:rsidR="008F38B8" w:rsidRPr="00716D00" w:rsidRDefault="008F38B8" w:rsidP="008F38B8">
            <w:pPr>
              <w:rPr>
                <w:sz w:val="15"/>
                <w:szCs w:val="15"/>
              </w:rPr>
            </w:pPr>
            <w:r w:rsidRPr="00716D00">
              <w:rPr>
                <w:sz w:val="15"/>
                <w:szCs w:val="15"/>
              </w:rPr>
              <w:t>44.61 (11.67)</w:t>
            </w:r>
          </w:p>
        </w:tc>
        <w:tc>
          <w:tcPr>
            <w:tcW w:w="1104" w:type="dxa"/>
            <w:tcBorders>
              <w:top w:val="single" w:sz="4" w:space="0" w:color="auto"/>
              <w:bottom w:val="single" w:sz="4" w:space="0" w:color="auto"/>
            </w:tcBorders>
            <w:shd w:val="clear" w:color="auto" w:fill="auto"/>
          </w:tcPr>
          <w:p w14:paraId="2C626A8C" w14:textId="77777777" w:rsidR="008F38B8" w:rsidRPr="00716D00" w:rsidRDefault="008F38B8" w:rsidP="008F38B8">
            <w:pPr>
              <w:rPr>
                <w:b/>
                <w:bCs/>
                <w:sz w:val="15"/>
                <w:szCs w:val="15"/>
              </w:rPr>
            </w:pPr>
            <w:r>
              <w:rPr>
                <w:b/>
                <w:bCs/>
                <w:i/>
                <w:iCs/>
                <w:sz w:val="15"/>
                <w:szCs w:val="15"/>
              </w:rPr>
              <w:t xml:space="preserve">p </w:t>
            </w:r>
            <w:r w:rsidRPr="00716D00">
              <w:rPr>
                <w:b/>
                <w:bCs/>
                <w:sz w:val="15"/>
                <w:szCs w:val="15"/>
              </w:rPr>
              <w:t>=</w:t>
            </w:r>
            <w:r>
              <w:rPr>
                <w:b/>
                <w:bCs/>
                <w:sz w:val="15"/>
                <w:szCs w:val="15"/>
              </w:rPr>
              <w:t xml:space="preserve"> 0</w:t>
            </w:r>
            <w:r w:rsidRPr="00716D00">
              <w:rPr>
                <w:b/>
                <w:bCs/>
                <w:sz w:val="15"/>
                <w:szCs w:val="15"/>
              </w:rPr>
              <w:t>.03*</w:t>
            </w:r>
          </w:p>
          <w:p w14:paraId="569E4D1B" w14:textId="77777777" w:rsidR="008F38B8" w:rsidRPr="00716D00" w:rsidRDefault="008F38B8" w:rsidP="008F38B8">
            <w:pPr>
              <w:rPr>
                <w:sz w:val="15"/>
                <w:szCs w:val="15"/>
              </w:rPr>
            </w:pPr>
            <w:r>
              <w:rPr>
                <w:b/>
                <w:bCs/>
                <w:i/>
                <w:iCs/>
                <w:sz w:val="15"/>
                <w:szCs w:val="15"/>
              </w:rPr>
              <w:t xml:space="preserve">d </w:t>
            </w:r>
            <w:r w:rsidRPr="00716D00">
              <w:rPr>
                <w:b/>
                <w:bCs/>
                <w:sz w:val="15"/>
                <w:szCs w:val="15"/>
              </w:rPr>
              <w:t>= 0.60</w:t>
            </w:r>
          </w:p>
        </w:tc>
        <w:tc>
          <w:tcPr>
            <w:tcW w:w="1023" w:type="dxa"/>
            <w:tcBorders>
              <w:top w:val="single" w:sz="4" w:space="0" w:color="auto"/>
              <w:bottom w:val="single" w:sz="4" w:space="0" w:color="auto"/>
            </w:tcBorders>
            <w:shd w:val="clear" w:color="auto" w:fill="auto"/>
          </w:tcPr>
          <w:p w14:paraId="1200F342" w14:textId="77777777" w:rsidR="008F38B8" w:rsidRPr="009D7129" w:rsidRDefault="008F38B8" w:rsidP="008F38B8">
            <w:pPr>
              <w:rPr>
                <w:sz w:val="15"/>
                <w:szCs w:val="15"/>
              </w:rPr>
            </w:pPr>
            <w:r>
              <w:rPr>
                <w:i/>
                <w:iCs/>
                <w:sz w:val="15"/>
                <w:szCs w:val="15"/>
              </w:rPr>
              <w:t>p</w:t>
            </w:r>
            <w:r>
              <w:rPr>
                <w:sz w:val="15"/>
                <w:szCs w:val="15"/>
              </w:rPr>
              <w:t xml:space="preserve"> &gt; </w:t>
            </w:r>
            <w:r w:rsidRPr="009D7129">
              <w:rPr>
                <w:sz w:val="15"/>
                <w:szCs w:val="15"/>
              </w:rPr>
              <w:t>0.</w:t>
            </w:r>
            <w:r>
              <w:rPr>
                <w:sz w:val="15"/>
                <w:szCs w:val="15"/>
              </w:rPr>
              <w:t>99</w:t>
            </w:r>
          </w:p>
          <w:p w14:paraId="4980D469" w14:textId="77777777" w:rsidR="008F38B8" w:rsidRPr="00716D00" w:rsidRDefault="008F38B8" w:rsidP="008F38B8">
            <w:pPr>
              <w:rPr>
                <w:sz w:val="15"/>
                <w:szCs w:val="15"/>
              </w:rPr>
            </w:pPr>
            <w:r>
              <w:rPr>
                <w:sz w:val="15"/>
                <w:szCs w:val="15"/>
              </w:rPr>
              <w:t xml:space="preserve">d </w:t>
            </w:r>
            <w:r w:rsidRPr="009D7129">
              <w:rPr>
                <w:sz w:val="15"/>
                <w:szCs w:val="15"/>
              </w:rPr>
              <w:t>=</w:t>
            </w:r>
            <w:r>
              <w:rPr>
                <w:sz w:val="15"/>
                <w:szCs w:val="15"/>
              </w:rPr>
              <w:t xml:space="preserve"> </w:t>
            </w:r>
            <w:r w:rsidRPr="009D7129">
              <w:rPr>
                <w:sz w:val="15"/>
                <w:szCs w:val="15"/>
              </w:rPr>
              <w:t>0.</w:t>
            </w:r>
            <w:r>
              <w:rPr>
                <w:sz w:val="15"/>
                <w:szCs w:val="15"/>
              </w:rPr>
              <w:t>19</w:t>
            </w:r>
          </w:p>
        </w:tc>
        <w:tc>
          <w:tcPr>
            <w:tcW w:w="708" w:type="dxa"/>
            <w:tcBorders>
              <w:top w:val="single" w:sz="4" w:space="0" w:color="auto"/>
              <w:bottom w:val="single" w:sz="4" w:space="0" w:color="auto"/>
            </w:tcBorders>
            <w:shd w:val="clear" w:color="auto" w:fill="auto"/>
          </w:tcPr>
          <w:p w14:paraId="6E61AB24" w14:textId="77777777" w:rsidR="008F38B8" w:rsidRPr="00716D00" w:rsidRDefault="008F38B8" w:rsidP="008F38B8">
            <w:pPr>
              <w:rPr>
                <w:sz w:val="15"/>
                <w:szCs w:val="15"/>
              </w:rPr>
            </w:pPr>
            <w:r w:rsidRPr="00716D00">
              <w:rPr>
                <w:sz w:val="15"/>
                <w:szCs w:val="15"/>
              </w:rPr>
              <w:t>43.46 (7.31)</w:t>
            </w:r>
          </w:p>
        </w:tc>
        <w:tc>
          <w:tcPr>
            <w:tcW w:w="709" w:type="dxa"/>
            <w:tcBorders>
              <w:top w:val="single" w:sz="4" w:space="0" w:color="auto"/>
              <w:bottom w:val="single" w:sz="4" w:space="0" w:color="auto"/>
            </w:tcBorders>
            <w:shd w:val="clear" w:color="auto" w:fill="auto"/>
          </w:tcPr>
          <w:p w14:paraId="33EF6C9B" w14:textId="77777777" w:rsidR="008F38B8" w:rsidRPr="00716D00" w:rsidRDefault="008F38B8" w:rsidP="008F38B8">
            <w:pPr>
              <w:rPr>
                <w:sz w:val="15"/>
                <w:szCs w:val="15"/>
              </w:rPr>
            </w:pPr>
            <w:r w:rsidRPr="00716D00">
              <w:rPr>
                <w:sz w:val="15"/>
                <w:szCs w:val="15"/>
              </w:rPr>
              <w:t>44.92 (8.85)</w:t>
            </w:r>
          </w:p>
        </w:tc>
        <w:tc>
          <w:tcPr>
            <w:tcW w:w="709" w:type="dxa"/>
            <w:tcBorders>
              <w:top w:val="single" w:sz="4" w:space="0" w:color="auto"/>
              <w:bottom w:val="single" w:sz="4" w:space="0" w:color="auto"/>
            </w:tcBorders>
            <w:shd w:val="clear" w:color="auto" w:fill="auto"/>
          </w:tcPr>
          <w:p w14:paraId="032638C6" w14:textId="77777777" w:rsidR="008F38B8" w:rsidRPr="00716D00" w:rsidRDefault="008F38B8" w:rsidP="008F38B8">
            <w:pPr>
              <w:rPr>
                <w:sz w:val="15"/>
                <w:szCs w:val="15"/>
              </w:rPr>
            </w:pPr>
            <w:r w:rsidRPr="00716D00">
              <w:rPr>
                <w:sz w:val="15"/>
                <w:szCs w:val="15"/>
              </w:rPr>
              <w:t>48.80 (3.27)</w:t>
            </w:r>
          </w:p>
        </w:tc>
        <w:tc>
          <w:tcPr>
            <w:tcW w:w="1017" w:type="dxa"/>
            <w:tcBorders>
              <w:top w:val="single" w:sz="4" w:space="0" w:color="auto"/>
              <w:bottom w:val="single" w:sz="4" w:space="0" w:color="auto"/>
            </w:tcBorders>
            <w:shd w:val="clear" w:color="auto" w:fill="auto"/>
          </w:tcPr>
          <w:p w14:paraId="6C5CBBD3"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3C9E7AD3" w14:textId="77777777" w:rsidR="008F38B8" w:rsidRPr="00716D00" w:rsidRDefault="008F38B8" w:rsidP="008F38B8">
            <w:pPr>
              <w:rPr>
                <w:sz w:val="15"/>
                <w:szCs w:val="15"/>
              </w:rPr>
            </w:pPr>
            <w:r>
              <w:rPr>
                <w:i/>
                <w:iCs/>
                <w:sz w:val="15"/>
                <w:szCs w:val="15"/>
              </w:rPr>
              <w:t xml:space="preserve">d </w:t>
            </w:r>
            <w:r w:rsidRPr="00716D00">
              <w:rPr>
                <w:sz w:val="15"/>
                <w:szCs w:val="15"/>
              </w:rPr>
              <w:t>= 0.20</w:t>
            </w:r>
          </w:p>
        </w:tc>
        <w:tc>
          <w:tcPr>
            <w:tcW w:w="966" w:type="dxa"/>
            <w:tcBorders>
              <w:top w:val="single" w:sz="4" w:space="0" w:color="auto"/>
              <w:bottom w:val="single" w:sz="4" w:space="0" w:color="auto"/>
            </w:tcBorders>
            <w:shd w:val="clear" w:color="auto" w:fill="auto"/>
          </w:tcPr>
          <w:p w14:paraId="26DAD416" w14:textId="77777777" w:rsidR="008F38B8" w:rsidRPr="00EA425E" w:rsidRDefault="008F38B8" w:rsidP="008F38B8">
            <w:pPr>
              <w:rPr>
                <w:sz w:val="15"/>
                <w:szCs w:val="15"/>
              </w:rPr>
            </w:pPr>
            <w:r>
              <w:rPr>
                <w:i/>
                <w:iCs/>
                <w:sz w:val="15"/>
                <w:szCs w:val="15"/>
              </w:rPr>
              <w:t>p</w:t>
            </w:r>
            <w:r>
              <w:rPr>
                <w:sz w:val="15"/>
                <w:szCs w:val="15"/>
              </w:rPr>
              <w:t xml:space="preserve"> </w:t>
            </w:r>
            <w:r w:rsidRPr="00EA425E">
              <w:rPr>
                <w:sz w:val="15"/>
                <w:szCs w:val="15"/>
              </w:rPr>
              <w:t>=</w:t>
            </w:r>
            <w:r>
              <w:rPr>
                <w:sz w:val="15"/>
                <w:szCs w:val="15"/>
              </w:rPr>
              <w:t xml:space="preserve"> </w:t>
            </w:r>
            <w:r w:rsidRPr="00EA425E">
              <w:rPr>
                <w:sz w:val="15"/>
                <w:szCs w:val="15"/>
              </w:rPr>
              <w:t>0.</w:t>
            </w:r>
            <w:r>
              <w:rPr>
                <w:sz w:val="15"/>
                <w:szCs w:val="15"/>
              </w:rPr>
              <w:t>90</w:t>
            </w:r>
          </w:p>
          <w:p w14:paraId="340704E5" w14:textId="77777777" w:rsidR="008F38B8" w:rsidRPr="00716D00" w:rsidRDefault="008F38B8" w:rsidP="008F38B8">
            <w:pPr>
              <w:rPr>
                <w:sz w:val="15"/>
                <w:szCs w:val="15"/>
              </w:rPr>
            </w:pPr>
            <w:r w:rsidRPr="007C3F46">
              <w:rPr>
                <w:i/>
                <w:iCs/>
                <w:sz w:val="15"/>
                <w:szCs w:val="15"/>
              </w:rPr>
              <w:t>d</w:t>
            </w:r>
            <w:r>
              <w:rPr>
                <w:sz w:val="15"/>
                <w:szCs w:val="15"/>
              </w:rPr>
              <w:t xml:space="preserve"> </w:t>
            </w:r>
            <w:r w:rsidRPr="00EA425E">
              <w:rPr>
                <w:sz w:val="15"/>
                <w:szCs w:val="15"/>
              </w:rPr>
              <w:t>=</w:t>
            </w:r>
            <w:r>
              <w:rPr>
                <w:sz w:val="15"/>
                <w:szCs w:val="15"/>
              </w:rPr>
              <w:t xml:space="preserve"> </w:t>
            </w:r>
            <w:r w:rsidRPr="00EA425E">
              <w:rPr>
                <w:sz w:val="15"/>
                <w:szCs w:val="15"/>
              </w:rPr>
              <w:t>0.</w:t>
            </w:r>
            <w:r>
              <w:rPr>
                <w:sz w:val="15"/>
                <w:szCs w:val="15"/>
              </w:rPr>
              <w:t>45</w:t>
            </w:r>
          </w:p>
        </w:tc>
        <w:tc>
          <w:tcPr>
            <w:tcW w:w="708" w:type="dxa"/>
            <w:tcBorders>
              <w:top w:val="single" w:sz="4" w:space="0" w:color="auto"/>
              <w:bottom w:val="single" w:sz="4" w:space="0" w:color="auto"/>
            </w:tcBorders>
            <w:shd w:val="clear" w:color="auto" w:fill="auto"/>
          </w:tcPr>
          <w:p w14:paraId="0C5381D0" w14:textId="77777777" w:rsidR="008F38B8" w:rsidRPr="00716D00" w:rsidRDefault="008F38B8" w:rsidP="008F38B8">
            <w:pPr>
              <w:rPr>
                <w:sz w:val="15"/>
                <w:szCs w:val="15"/>
              </w:rPr>
            </w:pPr>
            <w:r w:rsidRPr="00716D00">
              <w:rPr>
                <w:sz w:val="15"/>
                <w:szCs w:val="15"/>
              </w:rPr>
              <w:t>45.98 (8.73)</w:t>
            </w:r>
          </w:p>
        </w:tc>
        <w:tc>
          <w:tcPr>
            <w:tcW w:w="709" w:type="dxa"/>
            <w:tcBorders>
              <w:top w:val="single" w:sz="4" w:space="0" w:color="auto"/>
              <w:bottom w:val="single" w:sz="4" w:space="0" w:color="auto"/>
            </w:tcBorders>
            <w:shd w:val="clear" w:color="auto" w:fill="auto"/>
          </w:tcPr>
          <w:p w14:paraId="7AA7BA03" w14:textId="77777777" w:rsidR="008F38B8" w:rsidRPr="00716D00" w:rsidRDefault="008F38B8" w:rsidP="008F38B8">
            <w:pPr>
              <w:rPr>
                <w:sz w:val="15"/>
                <w:szCs w:val="15"/>
              </w:rPr>
            </w:pPr>
            <w:r w:rsidRPr="00716D00">
              <w:rPr>
                <w:sz w:val="15"/>
                <w:szCs w:val="15"/>
              </w:rPr>
              <w:t>45.77 (7.19)</w:t>
            </w:r>
          </w:p>
        </w:tc>
        <w:tc>
          <w:tcPr>
            <w:tcW w:w="934" w:type="dxa"/>
            <w:tcBorders>
              <w:top w:val="single" w:sz="4" w:space="0" w:color="auto"/>
              <w:bottom w:val="single" w:sz="4" w:space="0" w:color="auto"/>
            </w:tcBorders>
            <w:shd w:val="clear" w:color="auto" w:fill="auto"/>
          </w:tcPr>
          <w:p w14:paraId="0F9800CD"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556367C0" w14:textId="77777777" w:rsidR="008F38B8" w:rsidRPr="00716D00" w:rsidRDefault="008F38B8" w:rsidP="008F38B8">
            <w:pPr>
              <w:rPr>
                <w:sz w:val="15"/>
                <w:szCs w:val="15"/>
              </w:rPr>
            </w:pPr>
            <w:r>
              <w:rPr>
                <w:i/>
                <w:iCs/>
                <w:sz w:val="15"/>
                <w:szCs w:val="15"/>
              </w:rPr>
              <w:t xml:space="preserve">d </w:t>
            </w:r>
            <w:r w:rsidRPr="00716D00">
              <w:rPr>
                <w:i/>
                <w:iCs/>
                <w:sz w:val="15"/>
                <w:szCs w:val="15"/>
              </w:rPr>
              <w:t>=</w:t>
            </w:r>
            <w:r w:rsidRPr="00716D00">
              <w:rPr>
                <w:sz w:val="15"/>
                <w:szCs w:val="15"/>
              </w:rPr>
              <w:t xml:space="preserve"> 0.0</w:t>
            </w:r>
            <w:r>
              <w:rPr>
                <w:sz w:val="15"/>
                <w:szCs w:val="15"/>
              </w:rPr>
              <w:t>4</w:t>
            </w:r>
          </w:p>
        </w:tc>
        <w:tc>
          <w:tcPr>
            <w:tcW w:w="782" w:type="dxa"/>
            <w:tcBorders>
              <w:top w:val="single" w:sz="4" w:space="0" w:color="auto"/>
              <w:bottom w:val="single" w:sz="4" w:space="0" w:color="auto"/>
            </w:tcBorders>
            <w:shd w:val="clear" w:color="auto" w:fill="auto"/>
          </w:tcPr>
          <w:p w14:paraId="61902231"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717C8BC9"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520BA3FE" w14:textId="77777777" w:rsidR="008F38B8" w:rsidRPr="00716D00" w:rsidRDefault="008F38B8" w:rsidP="008F38B8">
            <w:pPr>
              <w:rPr>
                <w:sz w:val="15"/>
                <w:szCs w:val="15"/>
              </w:rPr>
            </w:pPr>
            <w:r w:rsidRPr="00716D00">
              <w:rPr>
                <w:sz w:val="15"/>
                <w:szCs w:val="15"/>
              </w:rPr>
              <w:t>No</w:t>
            </w:r>
          </w:p>
        </w:tc>
      </w:tr>
      <w:tr w:rsidR="008F38B8" w:rsidRPr="00716D00" w14:paraId="04E6D6C5" w14:textId="77777777" w:rsidTr="008F38B8">
        <w:tc>
          <w:tcPr>
            <w:tcW w:w="1132" w:type="dxa"/>
            <w:tcBorders>
              <w:top w:val="single" w:sz="4" w:space="0" w:color="auto"/>
              <w:bottom w:val="single" w:sz="4" w:space="0" w:color="auto"/>
            </w:tcBorders>
            <w:shd w:val="clear" w:color="auto" w:fill="auto"/>
          </w:tcPr>
          <w:p w14:paraId="2978B636"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Emotion</w:t>
            </w:r>
          </w:p>
        </w:tc>
        <w:tc>
          <w:tcPr>
            <w:tcW w:w="987" w:type="dxa"/>
            <w:tcBorders>
              <w:top w:val="single" w:sz="4" w:space="0" w:color="auto"/>
              <w:bottom w:val="single" w:sz="4" w:space="0" w:color="auto"/>
            </w:tcBorders>
            <w:shd w:val="clear" w:color="auto" w:fill="auto"/>
          </w:tcPr>
          <w:p w14:paraId="16F2FA54"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TOPSE-Emotion</w:t>
            </w:r>
          </w:p>
        </w:tc>
        <w:tc>
          <w:tcPr>
            <w:tcW w:w="705" w:type="dxa"/>
            <w:tcBorders>
              <w:top w:val="single" w:sz="4" w:space="0" w:color="auto"/>
              <w:bottom w:val="single" w:sz="4" w:space="0" w:color="auto"/>
            </w:tcBorders>
            <w:shd w:val="clear" w:color="auto" w:fill="auto"/>
          </w:tcPr>
          <w:p w14:paraId="027A31A6" w14:textId="77777777" w:rsidR="008F38B8" w:rsidRPr="00716D00" w:rsidRDefault="008F38B8" w:rsidP="008F38B8">
            <w:pPr>
              <w:rPr>
                <w:sz w:val="15"/>
                <w:szCs w:val="15"/>
              </w:rPr>
            </w:pPr>
            <w:r w:rsidRPr="00716D00">
              <w:rPr>
                <w:sz w:val="15"/>
                <w:szCs w:val="15"/>
              </w:rPr>
              <w:t>52.13 (6.71)</w:t>
            </w:r>
          </w:p>
        </w:tc>
        <w:tc>
          <w:tcPr>
            <w:tcW w:w="706" w:type="dxa"/>
            <w:tcBorders>
              <w:top w:val="single" w:sz="4" w:space="0" w:color="auto"/>
              <w:bottom w:val="single" w:sz="4" w:space="0" w:color="auto"/>
            </w:tcBorders>
            <w:shd w:val="clear" w:color="auto" w:fill="auto"/>
          </w:tcPr>
          <w:p w14:paraId="24CF6B92" w14:textId="77777777" w:rsidR="008F38B8" w:rsidRPr="00716D00" w:rsidRDefault="008F38B8" w:rsidP="008F38B8">
            <w:pPr>
              <w:rPr>
                <w:sz w:val="15"/>
                <w:szCs w:val="15"/>
              </w:rPr>
            </w:pPr>
            <w:r w:rsidRPr="00716D00">
              <w:rPr>
                <w:sz w:val="15"/>
                <w:szCs w:val="15"/>
              </w:rPr>
              <w:t>55.09 (5.72)</w:t>
            </w:r>
          </w:p>
        </w:tc>
        <w:tc>
          <w:tcPr>
            <w:tcW w:w="709" w:type="dxa"/>
            <w:tcBorders>
              <w:top w:val="single" w:sz="4" w:space="0" w:color="auto"/>
              <w:bottom w:val="single" w:sz="4" w:space="0" w:color="auto"/>
            </w:tcBorders>
            <w:shd w:val="clear" w:color="auto" w:fill="auto"/>
          </w:tcPr>
          <w:p w14:paraId="445E97B5" w14:textId="77777777" w:rsidR="008F38B8" w:rsidRPr="00716D00" w:rsidRDefault="008F38B8" w:rsidP="008F38B8">
            <w:pPr>
              <w:rPr>
                <w:sz w:val="15"/>
                <w:szCs w:val="15"/>
              </w:rPr>
            </w:pPr>
            <w:r w:rsidRPr="00716D00">
              <w:rPr>
                <w:sz w:val="15"/>
                <w:szCs w:val="15"/>
              </w:rPr>
              <w:t>53.89 (4.32)</w:t>
            </w:r>
          </w:p>
        </w:tc>
        <w:tc>
          <w:tcPr>
            <w:tcW w:w="1104" w:type="dxa"/>
            <w:tcBorders>
              <w:top w:val="single" w:sz="4" w:space="0" w:color="auto"/>
              <w:bottom w:val="single" w:sz="4" w:space="0" w:color="auto"/>
            </w:tcBorders>
            <w:shd w:val="clear" w:color="auto" w:fill="auto"/>
          </w:tcPr>
          <w:p w14:paraId="7BEED929" w14:textId="77777777" w:rsidR="008F38B8" w:rsidRPr="00716D00" w:rsidRDefault="008F38B8" w:rsidP="008F38B8">
            <w:pPr>
              <w:rPr>
                <w:b/>
                <w:bCs/>
                <w:sz w:val="15"/>
                <w:szCs w:val="15"/>
              </w:rPr>
            </w:pPr>
            <w:r>
              <w:rPr>
                <w:b/>
                <w:bCs/>
                <w:i/>
                <w:iCs/>
                <w:sz w:val="15"/>
                <w:szCs w:val="15"/>
              </w:rPr>
              <w:t xml:space="preserve">p </w:t>
            </w:r>
            <w:r w:rsidRPr="00716D00">
              <w:rPr>
                <w:b/>
                <w:bCs/>
                <w:sz w:val="15"/>
                <w:szCs w:val="15"/>
              </w:rPr>
              <w:t>=</w:t>
            </w:r>
            <w:r>
              <w:rPr>
                <w:b/>
                <w:bCs/>
                <w:sz w:val="15"/>
                <w:szCs w:val="15"/>
              </w:rPr>
              <w:t xml:space="preserve"> </w:t>
            </w:r>
            <w:r w:rsidRPr="00716D00">
              <w:rPr>
                <w:b/>
                <w:bCs/>
                <w:sz w:val="15"/>
                <w:szCs w:val="15"/>
              </w:rPr>
              <w:t>0.03*</w:t>
            </w:r>
          </w:p>
          <w:p w14:paraId="150DF501" w14:textId="77777777" w:rsidR="008F38B8" w:rsidRPr="00716D00" w:rsidRDefault="008F38B8" w:rsidP="008F38B8">
            <w:pPr>
              <w:rPr>
                <w:sz w:val="15"/>
                <w:szCs w:val="15"/>
              </w:rPr>
            </w:pPr>
            <w:r>
              <w:rPr>
                <w:b/>
                <w:bCs/>
                <w:i/>
                <w:iCs/>
                <w:sz w:val="15"/>
                <w:szCs w:val="15"/>
              </w:rPr>
              <w:t xml:space="preserve">d </w:t>
            </w:r>
            <w:r w:rsidRPr="00716D00">
              <w:rPr>
                <w:b/>
                <w:bCs/>
                <w:sz w:val="15"/>
                <w:szCs w:val="15"/>
              </w:rPr>
              <w:t>=</w:t>
            </w:r>
            <w:r>
              <w:rPr>
                <w:b/>
                <w:bCs/>
                <w:sz w:val="15"/>
                <w:szCs w:val="15"/>
              </w:rPr>
              <w:t xml:space="preserve"> </w:t>
            </w:r>
            <w:r w:rsidRPr="00716D00">
              <w:rPr>
                <w:b/>
                <w:bCs/>
                <w:sz w:val="15"/>
                <w:szCs w:val="15"/>
              </w:rPr>
              <w:t>0.46</w:t>
            </w:r>
          </w:p>
        </w:tc>
        <w:tc>
          <w:tcPr>
            <w:tcW w:w="1023" w:type="dxa"/>
            <w:tcBorders>
              <w:top w:val="single" w:sz="4" w:space="0" w:color="auto"/>
              <w:bottom w:val="single" w:sz="4" w:space="0" w:color="auto"/>
            </w:tcBorders>
            <w:shd w:val="clear" w:color="auto" w:fill="auto"/>
          </w:tcPr>
          <w:p w14:paraId="537CEB9F" w14:textId="77777777" w:rsidR="008F38B8" w:rsidRPr="00EB09F6" w:rsidRDefault="008F38B8" w:rsidP="008F38B8">
            <w:pPr>
              <w:rPr>
                <w:sz w:val="15"/>
                <w:szCs w:val="15"/>
              </w:rPr>
            </w:pPr>
            <w:r w:rsidRPr="007C3F46">
              <w:rPr>
                <w:i/>
                <w:iCs/>
                <w:sz w:val="15"/>
                <w:szCs w:val="15"/>
              </w:rPr>
              <w:t>p</w:t>
            </w:r>
            <w:r>
              <w:rPr>
                <w:sz w:val="15"/>
                <w:szCs w:val="15"/>
              </w:rPr>
              <w:t xml:space="preserve"> </w:t>
            </w:r>
            <w:r w:rsidRPr="00EB09F6">
              <w:rPr>
                <w:sz w:val="15"/>
                <w:szCs w:val="15"/>
              </w:rPr>
              <w:t>=</w:t>
            </w:r>
            <w:r>
              <w:rPr>
                <w:sz w:val="15"/>
                <w:szCs w:val="15"/>
              </w:rPr>
              <w:t xml:space="preserve"> </w:t>
            </w:r>
            <w:r w:rsidRPr="00EB09F6">
              <w:rPr>
                <w:sz w:val="15"/>
                <w:szCs w:val="15"/>
              </w:rPr>
              <w:t>0.</w:t>
            </w:r>
            <w:r>
              <w:rPr>
                <w:sz w:val="15"/>
                <w:szCs w:val="15"/>
              </w:rPr>
              <w:t>15</w:t>
            </w:r>
          </w:p>
          <w:p w14:paraId="7A681ECE" w14:textId="77777777" w:rsidR="008F38B8" w:rsidRPr="00716D00" w:rsidRDefault="008F38B8" w:rsidP="008F38B8">
            <w:pPr>
              <w:rPr>
                <w:sz w:val="15"/>
                <w:szCs w:val="15"/>
              </w:rPr>
            </w:pPr>
            <w:r w:rsidRPr="007C3F46">
              <w:rPr>
                <w:i/>
                <w:iCs/>
                <w:sz w:val="15"/>
                <w:szCs w:val="15"/>
              </w:rPr>
              <w:t>d</w:t>
            </w:r>
            <w:r>
              <w:rPr>
                <w:sz w:val="15"/>
                <w:szCs w:val="15"/>
              </w:rPr>
              <w:t xml:space="preserve"> </w:t>
            </w:r>
            <w:r w:rsidRPr="00EB09F6">
              <w:rPr>
                <w:sz w:val="15"/>
                <w:szCs w:val="15"/>
              </w:rPr>
              <w:t>=</w:t>
            </w:r>
            <w:r>
              <w:rPr>
                <w:sz w:val="15"/>
                <w:szCs w:val="15"/>
              </w:rPr>
              <w:t xml:space="preserve"> </w:t>
            </w:r>
            <w:r w:rsidRPr="00EB09F6">
              <w:rPr>
                <w:sz w:val="15"/>
                <w:szCs w:val="15"/>
              </w:rPr>
              <w:t>0.</w:t>
            </w:r>
            <w:r>
              <w:rPr>
                <w:sz w:val="15"/>
                <w:szCs w:val="15"/>
              </w:rPr>
              <w:t>38</w:t>
            </w:r>
          </w:p>
        </w:tc>
        <w:tc>
          <w:tcPr>
            <w:tcW w:w="708" w:type="dxa"/>
            <w:tcBorders>
              <w:top w:val="single" w:sz="4" w:space="0" w:color="auto"/>
              <w:bottom w:val="single" w:sz="4" w:space="0" w:color="auto"/>
            </w:tcBorders>
            <w:shd w:val="clear" w:color="auto" w:fill="auto"/>
          </w:tcPr>
          <w:p w14:paraId="0772C232" w14:textId="77777777" w:rsidR="008F38B8" w:rsidRPr="00716D00" w:rsidRDefault="008F38B8" w:rsidP="008F38B8">
            <w:pPr>
              <w:rPr>
                <w:sz w:val="15"/>
                <w:szCs w:val="15"/>
              </w:rPr>
            </w:pPr>
            <w:r w:rsidRPr="00716D00">
              <w:rPr>
                <w:sz w:val="15"/>
                <w:szCs w:val="15"/>
              </w:rPr>
              <w:t>53.17 (6.72)</w:t>
            </w:r>
          </w:p>
        </w:tc>
        <w:tc>
          <w:tcPr>
            <w:tcW w:w="709" w:type="dxa"/>
            <w:tcBorders>
              <w:top w:val="single" w:sz="4" w:space="0" w:color="auto"/>
              <w:bottom w:val="single" w:sz="4" w:space="0" w:color="auto"/>
            </w:tcBorders>
            <w:shd w:val="clear" w:color="auto" w:fill="auto"/>
          </w:tcPr>
          <w:p w14:paraId="5890A74B" w14:textId="77777777" w:rsidR="008F38B8" w:rsidRPr="00716D00" w:rsidRDefault="008F38B8" w:rsidP="008F38B8">
            <w:pPr>
              <w:rPr>
                <w:sz w:val="15"/>
                <w:szCs w:val="15"/>
              </w:rPr>
            </w:pPr>
            <w:r w:rsidRPr="00716D00">
              <w:rPr>
                <w:sz w:val="15"/>
                <w:szCs w:val="15"/>
              </w:rPr>
              <w:t>51.77 (5.05)</w:t>
            </w:r>
          </w:p>
        </w:tc>
        <w:tc>
          <w:tcPr>
            <w:tcW w:w="709" w:type="dxa"/>
            <w:tcBorders>
              <w:top w:val="single" w:sz="4" w:space="0" w:color="auto"/>
              <w:bottom w:val="single" w:sz="4" w:space="0" w:color="auto"/>
            </w:tcBorders>
            <w:shd w:val="clear" w:color="auto" w:fill="auto"/>
          </w:tcPr>
          <w:p w14:paraId="406ECBC0" w14:textId="77777777" w:rsidR="008F38B8" w:rsidRPr="00716D00" w:rsidRDefault="008F38B8" w:rsidP="008F38B8">
            <w:pPr>
              <w:rPr>
                <w:sz w:val="15"/>
                <w:szCs w:val="15"/>
              </w:rPr>
            </w:pPr>
            <w:r w:rsidRPr="00716D00">
              <w:rPr>
                <w:sz w:val="15"/>
                <w:szCs w:val="15"/>
              </w:rPr>
              <w:t>53.20 (4.09)</w:t>
            </w:r>
          </w:p>
        </w:tc>
        <w:tc>
          <w:tcPr>
            <w:tcW w:w="1017" w:type="dxa"/>
            <w:tcBorders>
              <w:top w:val="single" w:sz="4" w:space="0" w:color="auto"/>
              <w:bottom w:val="single" w:sz="4" w:space="0" w:color="auto"/>
            </w:tcBorders>
            <w:shd w:val="clear" w:color="auto" w:fill="auto"/>
          </w:tcPr>
          <w:p w14:paraId="758B66FA"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7FFA8A0A" w14:textId="77777777" w:rsidR="008F38B8" w:rsidRPr="00716D00" w:rsidRDefault="008F38B8" w:rsidP="008F38B8">
            <w:pPr>
              <w:rPr>
                <w:sz w:val="15"/>
                <w:szCs w:val="15"/>
              </w:rPr>
            </w:pPr>
            <w:r>
              <w:rPr>
                <w:i/>
                <w:iCs/>
                <w:sz w:val="15"/>
                <w:szCs w:val="15"/>
              </w:rPr>
              <w:t xml:space="preserve">d </w:t>
            </w:r>
            <w:r w:rsidRPr="00716D00">
              <w:rPr>
                <w:sz w:val="15"/>
                <w:szCs w:val="15"/>
              </w:rPr>
              <w:t xml:space="preserve">= </w:t>
            </w:r>
            <w:r>
              <w:rPr>
                <w:sz w:val="15"/>
                <w:szCs w:val="15"/>
              </w:rPr>
              <w:t>-</w:t>
            </w:r>
            <w:r w:rsidRPr="00716D00">
              <w:rPr>
                <w:sz w:val="15"/>
                <w:szCs w:val="15"/>
              </w:rPr>
              <w:t>0.18</w:t>
            </w:r>
          </w:p>
        </w:tc>
        <w:tc>
          <w:tcPr>
            <w:tcW w:w="966" w:type="dxa"/>
            <w:tcBorders>
              <w:top w:val="single" w:sz="4" w:space="0" w:color="auto"/>
              <w:bottom w:val="single" w:sz="4" w:space="0" w:color="auto"/>
            </w:tcBorders>
            <w:shd w:val="clear" w:color="auto" w:fill="auto"/>
          </w:tcPr>
          <w:p w14:paraId="498EA056" w14:textId="77777777" w:rsidR="008F38B8" w:rsidRPr="004C631C" w:rsidRDefault="008F38B8" w:rsidP="008F38B8">
            <w:pPr>
              <w:rPr>
                <w:sz w:val="15"/>
                <w:szCs w:val="15"/>
              </w:rPr>
            </w:pPr>
            <w:r w:rsidRPr="007C3F46">
              <w:rPr>
                <w:i/>
                <w:iCs/>
                <w:sz w:val="15"/>
                <w:szCs w:val="15"/>
              </w:rPr>
              <w:t>p</w:t>
            </w:r>
            <w:r>
              <w:rPr>
                <w:sz w:val="15"/>
                <w:szCs w:val="15"/>
              </w:rPr>
              <w:t xml:space="preserve"> &gt; </w:t>
            </w:r>
            <w:r w:rsidRPr="007450B3">
              <w:rPr>
                <w:sz w:val="15"/>
                <w:szCs w:val="15"/>
              </w:rPr>
              <w:t>0.99</w:t>
            </w:r>
          </w:p>
          <w:p w14:paraId="7FA9E312" w14:textId="77777777" w:rsidR="008F38B8" w:rsidRPr="00716D00" w:rsidRDefault="008F38B8" w:rsidP="008F38B8">
            <w:pPr>
              <w:rPr>
                <w:sz w:val="15"/>
                <w:szCs w:val="15"/>
              </w:rPr>
            </w:pPr>
            <w:r w:rsidRPr="007C3F46">
              <w:rPr>
                <w:i/>
                <w:iCs/>
                <w:sz w:val="15"/>
                <w:szCs w:val="15"/>
              </w:rPr>
              <w:t xml:space="preserve">d </w:t>
            </w:r>
            <w:r w:rsidRPr="004C631C">
              <w:rPr>
                <w:sz w:val="15"/>
                <w:szCs w:val="15"/>
              </w:rPr>
              <w:t>=</w:t>
            </w:r>
            <w:r>
              <w:rPr>
                <w:sz w:val="15"/>
                <w:szCs w:val="15"/>
              </w:rPr>
              <w:t xml:space="preserve"> </w:t>
            </w:r>
            <w:r w:rsidRPr="004C631C">
              <w:rPr>
                <w:sz w:val="15"/>
                <w:szCs w:val="15"/>
              </w:rPr>
              <w:t>0.</w:t>
            </w:r>
            <w:r>
              <w:rPr>
                <w:sz w:val="15"/>
                <w:szCs w:val="15"/>
              </w:rPr>
              <w:t>01</w:t>
            </w:r>
          </w:p>
        </w:tc>
        <w:tc>
          <w:tcPr>
            <w:tcW w:w="708" w:type="dxa"/>
            <w:tcBorders>
              <w:top w:val="single" w:sz="4" w:space="0" w:color="auto"/>
              <w:bottom w:val="single" w:sz="4" w:space="0" w:color="auto"/>
            </w:tcBorders>
            <w:shd w:val="clear" w:color="auto" w:fill="auto"/>
          </w:tcPr>
          <w:p w14:paraId="337935F5" w14:textId="77777777" w:rsidR="008F38B8" w:rsidRPr="00716D00" w:rsidRDefault="008F38B8" w:rsidP="008F38B8">
            <w:pPr>
              <w:rPr>
                <w:sz w:val="15"/>
                <w:szCs w:val="15"/>
              </w:rPr>
            </w:pPr>
            <w:r w:rsidRPr="00716D00">
              <w:rPr>
                <w:sz w:val="15"/>
                <w:szCs w:val="15"/>
              </w:rPr>
              <w:t>54.42 (4.88)</w:t>
            </w:r>
          </w:p>
        </w:tc>
        <w:tc>
          <w:tcPr>
            <w:tcW w:w="709" w:type="dxa"/>
            <w:tcBorders>
              <w:top w:val="single" w:sz="4" w:space="0" w:color="auto"/>
              <w:bottom w:val="single" w:sz="4" w:space="0" w:color="auto"/>
            </w:tcBorders>
            <w:shd w:val="clear" w:color="auto" w:fill="auto"/>
          </w:tcPr>
          <w:p w14:paraId="4C17BAC4" w14:textId="77777777" w:rsidR="008F38B8" w:rsidRPr="00716D00" w:rsidRDefault="008F38B8" w:rsidP="008F38B8">
            <w:pPr>
              <w:rPr>
                <w:sz w:val="15"/>
                <w:szCs w:val="15"/>
              </w:rPr>
            </w:pPr>
            <w:r w:rsidRPr="00716D00">
              <w:rPr>
                <w:sz w:val="15"/>
                <w:szCs w:val="15"/>
              </w:rPr>
              <w:t>53.73 (4.19)</w:t>
            </w:r>
          </w:p>
        </w:tc>
        <w:tc>
          <w:tcPr>
            <w:tcW w:w="934" w:type="dxa"/>
            <w:tcBorders>
              <w:top w:val="single" w:sz="4" w:space="0" w:color="auto"/>
              <w:bottom w:val="single" w:sz="4" w:space="0" w:color="auto"/>
            </w:tcBorders>
            <w:shd w:val="clear" w:color="auto" w:fill="auto"/>
          </w:tcPr>
          <w:p w14:paraId="4564C4F9" w14:textId="77777777" w:rsidR="008F38B8" w:rsidRDefault="008F38B8" w:rsidP="008F38B8">
            <w:pPr>
              <w:rPr>
                <w:i/>
                <w:iCs/>
                <w:sz w:val="15"/>
                <w:szCs w:val="15"/>
              </w:rPr>
            </w:pPr>
            <w:r w:rsidRPr="001D3075">
              <w:rPr>
                <w:i/>
                <w:iCs/>
                <w:sz w:val="15"/>
                <w:szCs w:val="15"/>
              </w:rPr>
              <w:t>p</w:t>
            </w:r>
            <w:r>
              <w:rPr>
                <w:sz w:val="15"/>
                <w:szCs w:val="15"/>
              </w:rPr>
              <w:t xml:space="preserve"> &gt; </w:t>
            </w:r>
            <w:r w:rsidRPr="007450B3">
              <w:rPr>
                <w:sz w:val="15"/>
                <w:szCs w:val="15"/>
              </w:rPr>
              <w:t>0.99</w:t>
            </w:r>
          </w:p>
          <w:p w14:paraId="45E56125" w14:textId="77777777" w:rsidR="008F38B8" w:rsidRPr="00716D00" w:rsidRDefault="008F38B8" w:rsidP="008F38B8">
            <w:pPr>
              <w:rPr>
                <w:sz w:val="15"/>
                <w:szCs w:val="15"/>
              </w:rPr>
            </w:pPr>
            <w:r>
              <w:rPr>
                <w:i/>
                <w:iCs/>
                <w:sz w:val="15"/>
                <w:szCs w:val="15"/>
              </w:rPr>
              <w:t xml:space="preserve">d </w:t>
            </w:r>
            <w:r w:rsidRPr="00716D00">
              <w:rPr>
                <w:i/>
                <w:iCs/>
                <w:sz w:val="15"/>
                <w:szCs w:val="15"/>
              </w:rPr>
              <w:t>=</w:t>
            </w:r>
            <w:r>
              <w:rPr>
                <w:i/>
                <w:iCs/>
                <w:sz w:val="15"/>
                <w:szCs w:val="15"/>
              </w:rPr>
              <w:t xml:space="preserve">- </w:t>
            </w:r>
            <w:r w:rsidRPr="00716D00">
              <w:rPr>
                <w:sz w:val="15"/>
                <w:szCs w:val="15"/>
              </w:rPr>
              <w:t>0.09</w:t>
            </w:r>
          </w:p>
        </w:tc>
        <w:tc>
          <w:tcPr>
            <w:tcW w:w="782" w:type="dxa"/>
            <w:tcBorders>
              <w:top w:val="single" w:sz="4" w:space="0" w:color="auto"/>
              <w:bottom w:val="single" w:sz="4" w:space="0" w:color="auto"/>
            </w:tcBorders>
            <w:shd w:val="clear" w:color="auto" w:fill="auto"/>
          </w:tcPr>
          <w:p w14:paraId="0BCC965F"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42B16A64"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2B4B5ACB" w14:textId="77777777" w:rsidR="008F38B8" w:rsidRPr="00716D00" w:rsidRDefault="008F38B8" w:rsidP="008F38B8">
            <w:pPr>
              <w:rPr>
                <w:sz w:val="15"/>
                <w:szCs w:val="15"/>
              </w:rPr>
            </w:pPr>
            <w:r w:rsidRPr="00716D00">
              <w:rPr>
                <w:sz w:val="15"/>
                <w:szCs w:val="15"/>
              </w:rPr>
              <w:t>No</w:t>
            </w:r>
          </w:p>
        </w:tc>
      </w:tr>
      <w:tr w:rsidR="008F38B8" w:rsidRPr="00716D00" w14:paraId="2CF6B97E" w14:textId="77777777" w:rsidTr="008F38B8">
        <w:tc>
          <w:tcPr>
            <w:tcW w:w="1132" w:type="dxa"/>
            <w:tcBorders>
              <w:top w:val="single" w:sz="4" w:space="0" w:color="auto"/>
              <w:bottom w:val="single" w:sz="4" w:space="0" w:color="auto"/>
            </w:tcBorders>
            <w:shd w:val="clear" w:color="auto" w:fill="auto"/>
          </w:tcPr>
          <w:p w14:paraId="26C9FFD0"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Pr>
                <w:rFonts w:ascii="Times" w:hAnsi="Times" w:cs="Times"/>
                <w:color w:val="000000"/>
                <w:sz w:val="15"/>
                <w:szCs w:val="15"/>
                <w:lang w:val="en-US"/>
              </w:rPr>
              <w:t>E</w:t>
            </w:r>
            <w:r w:rsidRPr="00716D00">
              <w:rPr>
                <w:rFonts w:ascii="Times" w:hAnsi="Times" w:cs="Times"/>
                <w:color w:val="000000"/>
                <w:sz w:val="15"/>
                <w:szCs w:val="15"/>
                <w:lang w:val="en-US"/>
              </w:rPr>
              <w:t>motion regulatio</w:t>
            </w:r>
            <w:r>
              <w:rPr>
                <w:rFonts w:ascii="Times" w:hAnsi="Times" w:cs="Times"/>
                <w:color w:val="000000"/>
                <w:sz w:val="15"/>
                <w:szCs w:val="15"/>
                <w:lang w:val="en-US"/>
              </w:rPr>
              <w:t>n difficulties</w:t>
            </w:r>
            <w:r w:rsidRPr="00716D00">
              <w:rPr>
                <w:rFonts w:ascii="Times" w:hAnsi="Times" w:cs="Times"/>
                <w:color w:val="000000"/>
                <w:sz w:val="15"/>
                <w:szCs w:val="15"/>
                <w:lang w:val="en-US"/>
              </w:rPr>
              <w:t xml:space="preserve"> </w:t>
            </w:r>
          </w:p>
          <w:p w14:paraId="2E67838A"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542E08B8"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DERS </w:t>
            </w:r>
          </w:p>
          <w:p w14:paraId="05114E8B"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705" w:type="dxa"/>
            <w:tcBorders>
              <w:top w:val="single" w:sz="4" w:space="0" w:color="auto"/>
              <w:bottom w:val="single" w:sz="4" w:space="0" w:color="auto"/>
            </w:tcBorders>
            <w:shd w:val="clear" w:color="auto" w:fill="auto"/>
          </w:tcPr>
          <w:p w14:paraId="03FED9DB" w14:textId="77777777" w:rsidR="008F38B8" w:rsidRPr="00716D00" w:rsidRDefault="008F38B8" w:rsidP="008F38B8">
            <w:pPr>
              <w:rPr>
                <w:sz w:val="15"/>
                <w:szCs w:val="15"/>
              </w:rPr>
            </w:pPr>
            <w:r w:rsidRPr="00716D00">
              <w:rPr>
                <w:sz w:val="15"/>
                <w:szCs w:val="15"/>
              </w:rPr>
              <w:t>71.33 (19.68)</w:t>
            </w:r>
          </w:p>
        </w:tc>
        <w:tc>
          <w:tcPr>
            <w:tcW w:w="706" w:type="dxa"/>
            <w:tcBorders>
              <w:top w:val="single" w:sz="4" w:space="0" w:color="auto"/>
              <w:bottom w:val="single" w:sz="4" w:space="0" w:color="auto"/>
            </w:tcBorders>
            <w:shd w:val="clear" w:color="auto" w:fill="auto"/>
          </w:tcPr>
          <w:p w14:paraId="62F8523D" w14:textId="77777777" w:rsidR="008F38B8" w:rsidRPr="00716D00" w:rsidRDefault="008F38B8" w:rsidP="008F38B8">
            <w:pPr>
              <w:rPr>
                <w:sz w:val="15"/>
                <w:szCs w:val="15"/>
              </w:rPr>
            </w:pPr>
            <w:r w:rsidRPr="00716D00">
              <w:rPr>
                <w:sz w:val="15"/>
                <w:szCs w:val="15"/>
              </w:rPr>
              <w:t>69.65 (17.13)</w:t>
            </w:r>
          </w:p>
        </w:tc>
        <w:tc>
          <w:tcPr>
            <w:tcW w:w="709" w:type="dxa"/>
            <w:tcBorders>
              <w:top w:val="single" w:sz="4" w:space="0" w:color="auto"/>
              <w:bottom w:val="single" w:sz="4" w:space="0" w:color="auto"/>
            </w:tcBorders>
            <w:shd w:val="clear" w:color="auto" w:fill="auto"/>
          </w:tcPr>
          <w:p w14:paraId="6B77EA64" w14:textId="77777777" w:rsidR="008F38B8" w:rsidRPr="00716D00" w:rsidRDefault="008F38B8" w:rsidP="008F38B8">
            <w:pPr>
              <w:rPr>
                <w:sz w:val="15"/>
                <w:szCs w:val="15"/>
              </w:rPr>
            </w:pPr>
            <w:r w:rsidRPr="00716D00">
              <w:rPr>
                <w:sz w:val="15"/>
                <w:szCs w:val="15"/>
              </w:rPr>
              <w:t>67.61 (22.66)</w:t>
            </w:r>
          </w:p>
        </w:tc>
        <w:tc>
          <w:tcPr>
            <w:tcW w:w="1104" w:type="dxa"/>
            <w:tcBorders>
              <w:top w:val="single" w:sz="4" w:space="0" w:color="auto"/>
              <w:bottom w:val="single" w:sz="4" w:space="0" w:color="auto"/>
            </w:tcBorders>
            <w:shd w:val="clear" w:color="auto" w:fill="auto"/>
          </w:tcPr>
          <w:p w14:paraId="7267DE4F" w14:textId="77777777" w:rsidR="008F38B8" w:rsidRPr="00716D00" w:rsidRDefault="008F38B8" w:rsidP="008F38B8">
            <w:pPr>
              <w:rPr>
                <w:sz w:val="15"/>
                <w:szCs w:val="15"/>
              </w:rPr>
            </w:pPr>
            <w:r w:rsidRPr="00716D00">
              <w:rPr>
                <w:i/>
                <w:iCs/>
                <w:sz w:val="15"/>
                <w:szCs w:val="15"/>
              </w:rPr>
              <w:t xml:space="preserve">p </w:t>
            </w:r>
            <w:r>
              <w:rPr>
                <w:sz w:val="15"/>
                <w:szCs w:val="15"/>
              </w:rPr>
              <w:t xml:space="preserve">&gt; </w:t>
            </w:r>
            <w:r w:rsidRPr="009D7129">
              <w:rPr>
                <w:sz w:val="15"/>
                <w:szCs w:val="15"/>
              </w:rPr>
              <w:t>0.</w:t>
            </w:r>
            <w:r>
              <w:rPr>
                <w:sz w:val="15"/>
                <w:szCs w:val="15"/>
              </w:rPr>
              <w:t>99</w:t>
            </w:r>
          </w:p>
          <w:p w14:paraId="15C870C4" w14:textId="77777777" w:rsidR="008F38B8" w:rsidRPr="00716D00" w:rsidRDefault="008F38B8" w:rsidP="008F38B8">
            <w:pPr>
              <w:rPr>
                <w:i/>
                <w:iCs/>
                <w:sz w:val="15"/>
                <w:szCs w:val="15"/>
              </w:rPr>
            </w:pPr>
            <w:r w:rsidRPr="00716D00">
              <w:rPr>
                <w:i/>
                <w:iCs/>
                <w:sz w:val="15"/>
                <w:szCs w:val="15"/>
              </w:rPr>
              <w:t xml:space="preserve">d </w:t>
            </w:r>
            <w:r w:rsidRPr="00716D00">
              <w:rPr>
                <w:sz w:val="15"/>
                <w:szCs w:val="15"/>
              </w:rPr>
              <w:t xml:space="preserve">= </w:t>
            </w:r>
            <w:r>
              <w:rPr>
                <w:sz w:val="15"/>
                <w:szCs w:val="15"/>
              </w:rPr>
              <w:t>-</w:t>
            </w:r>
            <w:r w:rsidRPr="00716D00">
              <w:rPr>
                <w:sz w:val="15"/>
                <w:szCs w:val="15"/>
              </w:rPr>
              <w:t>0.03</w:t>
            </w:r>
          </w:p>
        </w:tc>
        <w:tc>
          <w:tcPr>
            <w:tcW w:w="1023" w:type="dxa"/>
            <w:tcBorders>
              <w:top w:val="single" w:sz="4" w:space="0" w:color="auto"/>
              <w:bottom w:val="single" w:sz="4" w:space="0" w:color="auto"/>
            </w:tcBorders>
            <w:shd w:val="clear" w:color="auto" w:fill="auto"/>
          </w:tcPr>
          <w:p w14:paraId="459AD09E" w14:textId="77777777" w:rsidR="008F38B8" w:rsidRDefault="008F38B8" w:rsidP="008F38B8">
            <w:pPr>
              <w:rPr>
                <w:i/>
                <w:iCs/>
                <w:sz w:val="15"/>
                <w:szCs w:val="15"/>
              </w:rPr>
            </w:pPr>
            <w:r>
              <w:rPr>
                <w:i/>
                <w:iCs/>
                <w:sz w:val="15"/>
                <w:szCs w:val="15"/>
              </w:rPr>
              <w:t xml:space="preserve">p </w:t>
            </w:r>
            <w:r w:rsidRPr="007C3F46">
              <w:rPr>
                <w:sz w:val="15"/>
                <w:szCs w:val="15"/>
              </w:rPr>
              <w:t>= .</w:t>
            </w:r>
            <w:r>
              <w:rPr>
                <w:sz w:val="15"/>
                <w:szCs w:val="15"/>
              </w:rPr>
              <w:t>50</w:t>
            </w:r>
          </w:p>
          <w:p w14:paraId="5F4206D4" w14:textId="77777777" w:rsidR="008F38B8" w:rsidRPr="00716D00" w:rsidRDefault="008F38B8" w:rsidP="008F38B8">
            <w:pPr>
              <w:rPr>
                <w:i/>
                <w:iCs/>
                <w:sz w:val="15"/>
                <w:szCs w:val="15"/>
              </w:rPr>
            </w:pPr>
            <w:r>
              <w:rPr>
                <w:i/>
                <w:iCs/>
                <w:sz w:val="15"/>
                <w:szCs w:val="15"/>
              </w:rPr>
              <w:t xml:space="preserve">d </w:t>
            </w:r>
            <w:r w:rsidRPr="007C3F46">
              <w:rPr>
                <w:sz w:val="15"/>
                <w:szCs w:val="15"/>
              </w:rPr>
              <w:t xml:space="preserve">= </w:t>
            </w:r>
            <w:r>
              <w:rPr>
                <w:sz w:val="15"/>
                <w:szCs w:val="15"/>
              </w:rPr>
              <w:t>-</w:t>
            </w:r>
            <w:r w:rsidRPr="007C3F46">
              <w:rPr>
                <w:sz w:val="15"/>
                <w:szCs w:val="15"/>
              </w:rPr>
              <w:t>0.</w:t>
            </w:r>
            <w:r>
              <w:rPr>
                <w:sz w:val="15"/>
                <w:szCs w:val="15"/>
              </w:rPr>
              <w:t>20</w:t>
            </w:r>
          </w:p>
        </w:tc>
        <w:tc>
          <w:tcPr>
            <w:tcW w:w="708" w:type="dxa"/>
            <w:tcBorders>
              <w:top w:val="single" w:sz="4" w:space="0" w:color="auto"/>
              <w:bottom w:val="single" w:sz="4" w:space="0" w:color="auto"/>
            </w:tcBorders>
            <w:shd w:val="clear" w:color="auto" w:fill="auto"/>
          </w:tcPr>
          <w:p w14:paraId="030CCD29" w14:textId="77777777" w:rsidR="008F38B8" w:rsidRPr="00716D00" w:rsidRDefault="008F38B8" w:rsidP="008F38B8">
            <w:pPr>
              <w:rPr>
                <w:sz w:val="15"/>
                <w:szCs w:val="15"/>
              </w:rPr>
            </w:pPr>
            <w:r w:rsidRPr="00716D00">
              <w:rPr>
                <w:sz w:val="15"/>
                <w:szCs w:val="15"/>
              </w:rPr>
              <w:t>77.80 (26.24)</w:t>
            </w:r>
          </w:p>
        </w:tc>
        <w:tc>
          <w:tcPr>
            <w:tcW w:w="709" w:type="dxa"/>
            <w:tcBorders>
              <w:top w:val="single" w:sz="4" w:space="0" w:color="auto"/>
              <w:bottom w:val="single" w:sz="4" w:space="0" w:color="auto"/>
            </w:tcBorders>
            <w:shd w:val="clear" w:color="auto" w:fill="auto"/>
          </w:tcPr>
          <w:p w14:paraId="1D273EB7" w14:textId="77777777" w:rsidR="008F38B8" w:rsidRPr="00716D00" w:rsidRDefault="008F38B8" w:rsidP="008F38B8">
            <w:pPr>
              <w:rPr>
                <w:sz w:val="15"/>
                <w:szCs w:val="15"/>
              </w:rPr>
            </w:pPr>
            <w:r w:rsidRPr="00716D00">
              <w:rPr>
                <w:sz w:val="15"/>
                <w:szCs w:val="15"/>
              </w:rPr>
              <w:t>85.92 (21.29)</w:t>
            </w:r>
          </w:p>
        </w:tc>
        <w:tc>
          <w:tcPr>
            <w:tcW w:w="709" w:type="dxa"/>
            <w:tcBorders>
              <w:top w:val="single" w:sz="4" w:space="0" w:color="auto"/>
              <w:bottom w:val="single" w:sz="4" w:space="0" w:color="auto"/>
            </w:tcBorders>
            <w:shd w:val="clear" w:color="auto" w:fill="auto"/>
          </w:tcPr>
          <w:p w14:paraId="059DBB64" w14:textId="77777777" w:rsidR="008F38B8" w:rsidRPr="00716D00" w:rsidRDefault="008F38B8" w:rsidP="008F38B8">
            <w:pPr>
              <w:rPr>
                <w:sz w:val="15"/>
                <w:szCs w:val="15"/>
              </w:rPr>
            </w:pPr>
            <w:r w:rsidRPr="00716D00">
              <w:rPr>
                <w:sz w:val="15"/>
                <w:szCs w:val="15"/>
              </w:rPr>
              <w:t>72.2</w:t>
            </w:r>
            <w:r>
              <w:rPr>
                <w:sz w:val="15"/>
                <w:szCs w:val="15"/>
              </w:rPr>
              <w:t>0</w:t>
            </w:r>
            <w:r w:rsidRPr="00716D00">
              <w:rPr>
                <w:sz w:val="15"/>
                <w:szCs w:val="15"/>
              </w:rPr>
              <w:t xml:space="preserve"> (19.79)</w:t>
            </w:r>
          </w:p>
        </w:tc>
        <w:tc>
          <w:tcPr>
            <w:tcW w:w="1017" w:type="dxa"/>
            <w:tcBorders>
              <w:top w:val="single" w:sz="4" w:space="0" w:color="auto"/>
              <w:bottom w:val="single" w:sz="4" w:space="0" w:color="auto"/>
            </w:tcBorders>
            <w:shd w:val="clear" w:color="auto" w:fill="auto"/>
          </w:tcPr>
          <w:p w14:paraId="0F2AABB2" w14:textId="77777777" w:rsidR="008F38B8" w:rsidRPr="00716D00" w:rsidRDefault="008F38B8" w:rsidP="008F38B8">
            <w:pPr>
              <w:rPr>
                <w:sz w:val="15"/>
                <w:szCs w:val="15"/>
              </w:rPr>
            </w:pPr>
            <w:r w:rsidRPr="00716D00">
              <w:rPr>
                <w:i/>
                <w:iCs/>
                <w:sz w:val="15"/>
                <w:szCs w:val="15"/>
              </w:rPr>
              <w:t xml:space="preserve">p </w:t>
            </w:r>
            <w:r w:rsidRPr="00716D00">
              <w:rPr>
                <w:sz w:val="15"/>
                <w:szCs w:val="15"/>
              </w:rPr>
              <w:t>= 0.86</w:t>
            </w:r>
          </w:p>
          <w:p w14:paraId="73098043" w14:textId="77777777" w:rsidR="008F38B8" w:rsidRPr="00716D00" w:rsidRDefault="008F38B8" w:rsidP="008F38B8">
            <w:pPr>
              <w:rPr>
                <w:i/>
                <w:iCs/>
                <w:sz w:val="15"/>
                <w:szCs w:val="15"/>
              </w:rPr>
            </w:pPr>
            <w:r w:rsidRPr="00716D00">
              <w:rPr>
                <w:i/>
                <w:iCs/>
                <w:sz w:val="15"/>
                <w:szCs w:val="15"/>
              </w:rPr>
              <w:t xml:space="preserve">d </w:t>
            </w:r>
            <w:r w:rsidRPr="00716D00">
              <w:rPr>
                <w:sz w:val="15"/>
                <w:szCs w:val="15"/>
              </w:rPr>
              <w:t>= 0.19</w:t>
            </w:r>
          </w:p>
        </w:tc>
        <w:tc>
          <w:tcPr>
            <w:tcW w:w="966" w:type="dxa"/>
            <w:tcBorders>
              <w:top w:val="single" w:sz="4" w:space="0" w:color="auto"/>
              <w:bottom w:val="single" w:sz="4" w:space="0" w:color="auto"/>
            </w:tcBorders>
            <w:shd w:val="clear" w:color="auto" w:fill="auto"/>
          </w:tcPr>
          <w:p w14:paraId="4E8A77CF"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31232893" w14:textId="77777777" w:rsidR="008F38B8" w:rsidRPr="00716D00" w:rsidRDefault="008F38B8" w:rsidP="008F38B8">
            <w:pPr>
              <w:rPr>
                <w:i/>
                <w:iCs/>
                <w:sz w:val="15"/>
                <w:szCs w:val="15"/>
              </w:rPr>
            </w:pPr>
            <w:r>
              <w:rPr>
                <w:i/>
                <w:iCs/>
                <w:sz w:val="15"/>
                <w:szCs w:val="15"/>
              </w:rPr>
              <w:t xml:space="preserve">d </w:t>
            </w:r>
            <w:r w:rsidRPr="007C3F46">
              <w:rPr>
                <w:sz w:val="15"/>
                <w:szCs w:val="15"/>
              </w:rPr>
              <w:t>= -</w:t>
            </w:r>
            <w:r>
              <w:rPr>
                <w:sz w:val="15"/>
                <w:szCs w:val="15"/>
              </w:rPr>
              <w:t>0</w:t>
            </w:r>
            <w:r w:rsidRPr="007C3F46">
              <w:rPr>
                <w:sz w:val="15"/>
                <w:szCs w:val="15"/>
              </w:rPr>
              <w:t>.</w:t>
            </w:r>
            <w:r>
              <w:rPr>
                <w:sz w:val="15"/>
                <w:szCs w:val="15"/>
              </w:rPr>
              <w:t>00</w:t>
            </w:r>
          </w:p>
        </w:tc>
        <w:tc>
          <w:tcPr>
            <w:tcW w:w="708" w:type="dxa"/>
            <w:tcBorders>
              <w:top w:val="single" w:sz="4" w:space="0" w:color="auto"/>
              <w:bottom w:val="single" w:sz="4" w:space="0" w:color="auto"/>
            </w:tcBorders>
            <w:shd w:val="clear" w:color="auto" w:fill="auto"/>
          </w:tcPr>
          <w:p w14:paraId="2CD86A38" w14:textId="77777777" w:rsidR="008F38B8" w:rsidRPr="00716D00" w:rsidRDefault="008F38B8" w:rsidP="008F38B8">
            <w:pPr>
              <w:rPr>
                <w:sz w:val="15"/>
                <w:szCs w:val="15"/>
              </w:rPr>
            </w:pPr>
            <w:r w:rsidRPr="00716D00">
              <w:rPr>
                <w:sz w:val="15"/>
                <w:szCs w:val="15"/>
              </w:rPr>
              <w:t>78.73 (23.16)</w:t>
            </w:r>
          </w:p>
        </w:tc>
        <w:tc>
          <w:tcPr>
            <w:tcW w:w="709" w:type="dxa"/>
            <w:tcBorders>
              <w:top w:val="single" w:sz="4" w:space="0" w:color="auto"/>
              <w:bottom w:val="single" w:sz="4" w:space="0" w:color="auto"/>
            </w:tcBorders>
            <w:shd w:val="clear" w:color="auto" w:fill="auto"/>
          </w:tcPr>
          <w:p w14:paraId="056F9F85" w14:textId="77777777" w:rsidR="008F38B8" w:rsidRPr="00716D00" w:rsidRDefault="008F38B8" w:rsidP="008F38B8">
            <w:pPr>
              <w:rPr>
                <w:sz w:val="15"/>
                <w:szCs w:val="15"/>
              </w:rPr>
            </w:pPr>
            <w:r w:rsidRPr="00716D00">
              <w:rPr>
                <w:sz w:val="15"/>
                <w:szCs w:val="15"/>
              </w:rPr>
              <w:t>75.41 (21.10)</w:t>
            </w:r>
          </w:p>
        </w:tc>
        <w:tc>
          <w:tcPr>
            <w:tcW w:w="934" w:type="dxa"/>
            <w:tcBorders>
              <w:top w:val="single" w:sz="4" w:space="0" w:color="auto"/>
              <w:bottom w:val="single" w:sz="4" w:space="0" w:color="auto"/>
            </w:tcBorders>
            <w:shd w:val="clear" w:color="auto" w:fill="auto"/>
          </w:tcPr>
          <w:p w14:paraId="26475522" w14:textId="77777777" w:rsidR="008F38B8" w:rsidRPr="00716D00" w:rsidRDefault="008F38B8" w:rsidP="008F38B8">
            <w:pPr>
              <w:rPr>
                <w:sz w:val="15"/>
                <w:szCs w:val="15"/>
              </w:rPr>
            </w:pPr>
            <w:r w:rsidRPr="00716D00">
              <w:rPr>
                <w:i/>
                <w:iCs/>
                <w:sz w:val="15"/>
                <w:szCs w:val="15"/>
              </w:rPr>
              <w:t xml:space="preserve">p </w:t>
            </w:r>
            <w:r w:rsidRPr="00716D00">
              <w:rPr>
                <w:sz w:val="15"/>
                <w:szCs w:val="15"/>
              </w:rPr>
              <w:t>= 0.14</w:t>
            </w:r>
          </w:p>
          <w:p w14:paraId="1999CC73" w14:textId="77777777" w:rsidR="008F38B8" w:rsidRPr="00716D00" w:rsidRDefault="008F38B8" w:rsidP="008F38B8">
            <w:pPr>
              <w:rPr>
                <w:i/>
                <w:iCs/>
                <w:sz w:val="15"/>
                <w:szCs w:val="15"/>
              </w:rPr>
            </w:pPr>
            <w:r w:rsidRPr="00716D00">
              <w:rPr>
                <w:i/>
                <w:iCs/>
                <w:sz w:val="15"/>
                <w:szCs w:val="15"/>
              </w:rPr>
              <w:t xml:space="preserve">d </w:t>
            </w:r>
            <w:r w:rsidRPr="00716D00">
              <w:rPr>
                <w:sz w:val="15"/>
                <w:szCs w:val="15"/>
              </w:rPr>
              <w:t xml:space="preserve">= </w:t>
            </w:r>
            <w:r>
              <w:rPr>
                <w:sz w:val="15"/>
                <w:szCs w:val="15"/>
              </w:rPr>
              <w:t>-</w:t>
            </w:r>
            <w:r w:rsidRPr="00716D00">
              <w:rPr>
                <w:sz w:val="15"/>
                <w:szCs w:val="15"/>
              </w:rPr>
              <w:t>0.</w:t>
            </w:r>
            <w:r>
              <w:rPr>
                <w:sz w:val="15"/>
                <w:szCs w:val="15"/>
              </w:rPr>
              <w:t>28</w:t>
            </w:r>
          </w:p>
        </w:tc>
        <w:tc>
          <w:tcPr>
            <w:tcW w:w="782" w:type="dxa"/>
            <w:tcBorders>
              <w:top w:val="single" w:sz="4" w:space="0" w:color="auto"/>
              <w:bottom w:val="single" w:sz="4" w:space="0" w:color="auto"/>
            </w:tcBorders>
            <w:shd w:val="clear" w:color="auto" w:fill="auto"/>
          </w:tcPr>
          <w:p w14:paraId="3C451C1D"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42545130"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37BB714F" w14:textId="77777777" w:rsidR="008F38B8" w:rsidRPr="00716D00" w:rsidRDefault="008F38B8" w:rsidP="008F38B8">
            <w:pPr>
              <w:rPr>
                <w:sz w:val="15"/>
                <w:szCs w:val="15"/>
              </w:rPr>
            </w:pPr>
            <w:r w:rsidRPr="00716D00">
              <w:rPr>
                <w:sz w:val="15"/>
                <w:szCs w:val="15"/>
              </w:rPr>
              <w:t>No</w:t>
            </w:r>
          </w:p>
        </w:tc>
      </w:tr>
      <w:tr w:rsidR="008F38B8" w:rsidRPr="00716D00" w14:paraId="2C2F8E15" w14:textId="77777777" w:rsidTr="008F38B8">
        <w:tc>
          <w:tcPr>
            <w:tcW w:w="1132" w:type="dxa"/>
            <w:tcBorders>
              <w:top w:val="single" w:sz="4" w:space="0" w:color="auto"/>
              <w:bottom w:val="single" w:sz="4" w:space="0" w:color="auto"/>
            </w:tcBorders>
            <w:shd w:val="clear" w:color="auto" w:fill="auto"/>
          </w:tcPr>
          <w:p w14:paraId="1036EFCB"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Caregiving helplessness </w:t>
            </w:r>
          </w:p>
          <w:p w14:paraId="2699EA22"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79B7D458"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CHQ -mother helpless </w:t>
            </w:r>
          </w:p>
        </w:tc>
        <w:tc>
          <w:tcPr>
            <w:tcW w:w="705" w:type="dxa"/>
            <w:tcBorders>
              <w:top w:val="single" w:sz="4" w:space="0" w:color="auto"/>
              <w:bottom w:val="single" w:sz="4" w:space="0" w:color="auto"/>
            </w:tcBorders>
            <w:shd w:val="clear" w:color="auto" w:fill="auto"/>
          </w:tcPr>
          <w:p w14:paraId="1C5A2470" w14:textId="77777777" w:rsidR="008F38B8" w:rsidRPr="00716D00" w:rsidRDefault="008F38B8" w:rsidP="008F38B8">
            <w:pPr>
              <w:rPr>
                <w:sz w:val="15"/>
                <w:szCs w:val="15"/>
              </w:rPr>
            </w:pPr>
            <w:r w:rsidRPr="00716D00">
              <w:rPr>
                <w:sz w:val="15"/>
                <w:szCs w:val="15"/>
              </w:rPr>
              <w:t>13.00 (5.57)</w:t>
            </w:r>
          </w:p>
        </w:tc>
        <w:tc>
          <w:tcPr>
            <w:tcW w:w="706" w:type="dxa"/>
            <w:tcBorders>
              <w:top w:val="single" w:sz="4" w:space="0" w:color="auto"/>
              <w:bottom w:val="single" w:sz="4" w:space="0" w:color="auto"/>
            </w:tcBorders>
            <w:shd w:val="clear" w:color="auto" w:fill="auto"/>
          </w:tcPr>
          <w:p w14:paraId="4934A8E4" w14:textId="77777777" w:rsidR="008F38B8" w:rsidRPr="00716D00" w:rsidRDefault="008F38B8" w:rsidP="008F38B8">
            <w:pPr>
              <w:rPr>
                <w:sz w:val="15"/>
                <w:szCs w:val="15"/>
              </w:rPr>
            </w:pPr>
            <w:r w:rsidRPr="00716D00">
              <w:rPr>
                <w:sz w:val="15"/>
                <w:szCs w:val="15"/>
              </w:rPr>
              <w:t>10.72 (5.56)</w:t>
            </w:r>
          </w:p>
        </w:tc>
        <w:tc>
          <w:tcPr>
            <w:tcW w:w="709" w:type="dxa"/>
            <w:tcBorders>
              <w:top w:val="single" w:sz="4" w:space="0" w:color="auto"/>
              <w:bottom w:val="single" w:sz="4" w:space="0" w:color="auto"/>
            </w:tcBorders>
            <w:shd w:val="clear" w:color="auto" w:fill="auto"/>
          </w:tcPr>
          <w:p w14:paraId="04400242" w14:textId="77777777" w:rsidR="008F38B8" w:rsidRPr="00716D00" w:rsidRDefault="008F38B8" w:rsidP="008F38B8">
            <w:pPr>
              <w:rPr>
                <w:sz w:val="15"/>
                <w:szCs w:val="15"/>
              </w:rPr>
            </w:pPr>
            <w:r w:rsidRPr="00716D00">
              <w:rPr>
                <w:sz w:val="15"/>
                <w:szCs w:val="15"/>
              </w:rPr>
              <w:t>11.00 (6.63)</w:t>
            </w:r>
          </w:p>
        </w:tc>
        <w:tc>
          <w:tcPr>
            <w:tcW w:w="1104" w:type="dxa"/>
            <w:tcBorders>
              <w:top w:val="single" w:sz="4" w:space="0" w:color="auto"/>
              <w:bottom w:val="single" w:sz="4" w:space="0" w:color="auto"/>
            </w:tcBorders>
            <w:shd w:val="clear" w:color="auto" w:fill="auto"/>
          </w:tcPr>
          <w:p w14:paraId="26A33FC5"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.11</w:t>
            </w:r>
          </w:p>
          <w:p w14:paraId="5FD23F55"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-0</w:t>
            </w:r>
            <w:r w:rsidRPr="00716D00">
              <w:rPr>
                <w:sz w:val="15"/>
                <w:szCs w:val="15"/>
              </w:rPr>
              <w:t>.32</w:t>
            </w:r>
          </w:p>
        </w:tc>
        <w:tc>
          <w:tcPr>
            <w:tcW w:w="1023" w:type="dxa"/>
            <w:tcBorders>
              <w:top w:val="single" w:sz="4" w:space="0" w:color="auto"/>
              <w:bottom w:val="single" w:sz="4" w:space="0" w:color="auto"/>
            </w:tcBorders>
            <w:shd w:val="clear" w:color="auto" w:fill="auto"/>
          </w:tcPr>
          <w:p w14:paraId="1FD486C2" w14:textId="77777777" w:rsidR="008F38B8" w:rsidRPr="005E02BF" w:rsidRDefault="008F38B8" w:rsidP="008F38B8">
            <w:pPr>
              <w:rPr>
                <w:sz w:val="15"/>
                <w:szCs w:val="15"/>
              </w:rPr>
            </w:pPr>
            <w:r w:rsidRPr="007C3F46">
              <w:rPr>
                <w:i/>
                <w:iCs/>
                <w:sz w:val="15"/>
                <w:szCs w:val="15"/>
              </w:rPr>
              <w:t>p</w:t>
            </w:r>
            <w:r>
              <w:rPr>
                <w:sz w:val="15"/>
                <w:szCs w:val="15"/>
              </w:rPr>
              <w:t xml:space="preserve"> </w:t>
            </w:r>
            <w:r w:rsidRPr="005E02BF">
              <w:rPr>
                <w:sz w:val="15"/>
                <w:szCs w:val="15"/>
              </w:rPr>
              <w:t>=</w:t>
            </w:r>
            <w:r>
              <w:rPr>
                <w:sz w:val="15"/>
                <w:szCs w:val="15"/>
              </w:rPr>
              <w:t xml:space="preserve"> </w:t>
            </w:r>
            <w:r w:rsidRPr="005E02BF">
              <w:rPr>
                <w:sz w:val="15"/>
                <w:szCs w:val="15"/>
              </w:rPr>
              <w:t>0.</w:t>
            </w:r>
            <w:r>
              <w:rPr>
                <w:sz w:val="15"/>
                <w:szCs w:val="15"/>
              </w:rPr>
              <w:t>11</w:t>
            </w:r>
          </w:p>
          <w:p w14:paraId="37428304" w14:textId="77777777" w:rsidR="008F38B8" w:rsidRPr="00716D00" w:rsidRDefault="008F38B8" w:rsidP="008F38B8">
            <w:pPr>
              <w:rPr>
                <w:sz w:val="15"/>
                <w:szCs w:val="15"/>
              </w:rPr>
            </w:pPr>
            <w:r w:rsidRPr="007C3F46">
              <w:rPr>
                <w:i/>
                <w:iCs/>
                <w:sz w:val="15"/>
                <w:szCs w:val="15"/>
              </w:rPr>
              <w:t xml:space="preserve">d </w:t>
            </w:r>
            <w:r w:rsidRPr="005E02BF">
              <w:rPr>
                <w:sz w:val="15"/>
                <w:szCs w:val="15"/>
              </w:rPr>
              <w:t>=</w:t>
            </w:r>
            <w:r>
              <w:rPr>
                <w:sz w:val="15"/>
                <w:szCs w:val="15"/>
              </w:rPr>
              <w:t xml:space="preserve"> -</w:t>
            </w:r>
            <w:r w:rsidRPr="005E02BF">
              <w:rPr>
                <w:sz w:val="15"/>
                <w:szCs w:val="15"/>
              </w:rPr>
              <w:t>0.</w:t>
            </w:r>
            <w:r>
              <w:rPr>
                <w:sz w:val="15"/>
                <w:szCs w:val="15"/>
              </w:rPr>
              <w:t>35</w:t>
            </w:r>
          </w:p>
        </w:tc>
        <w:tc>
          <w:tcPr>
            <w:tcW w:w="708" w:type="dxa"/>
            <w:tcBorders>
              <w:top w:val="single" w:sz="4" w:space="0" w:color="auto"/>
              <w:bottom w:val="single" w:sz="4" w:space="0" w:color="auto"/>
            </w:tcBorders>
            <w:shd w:val="clear" w:color="auto" w:fill="auto"/>
          </w:tcPr>
          <w:p w14:paraId="0DA8EF52" w14:textId="77777777" w:rsidR="008F38B8" w:rsidRPr="00716D00" w:rsidRDefault="008F38B8" w:rsidP="008F38B8">
            <w:pPr>
              <w:rPr>
                <w:sz w:val="15"/>
                <w:szCs w:val="15"/>
              </w:rPr>
            </w:pPr>
            <w:r w:rsidRPr="00716D00">
              <w:rPr>
                <w:sz w:val="15"/>
                <w:szCs w:val="15"/>
              </w:rPr>
              <w:t>15.76 (6.24)</w:t>
            </w:r>
          </w:p>
        </w:tc>
        <w:tc>
          <w:tcPr>
            <w:tcW w:w="709" w:type="dxa"/>
            <w:tcBorders>
              <w:top w:val="single" w:sz="4" w:space="0" w:color="auto"/>
              <w:bottom w:val="single" w:sz="4" w:space="0" w:color="auto"/>
            </w:tcBorders>
            <w:shd w:val="clear" w:color="auto" w:fill="auto"/>
          </w:tcPr>
          <w:p w14:paraId="24F1DF7A" w14:textId="77777777" w:rsidR="008F38B8" w:rsidRPr="00716D00" w:rsidRDefault="008F38B8" w:rsidP="008F38B8">
            <w:pPr>
              <w:rPr>
                <w:sz w:val="15"/>
                <w:szCs w:val="15"/>
              </w:rPr>
            </w:pPr>
            <w:r w:rsidRPr="00716D00">
              <w:rPr>
                <w:sz w:val="15"/>
                <w:szCs w:val="15"/>
              </w:rPr>
              <w:t>13.62 (4.86)</w:t>
            </w:r>
          </w:p>
        </w:tc>
        <w:tc>
          <w:tcPr>
            <w:tcW w:w="709" w:type="dxa"/>
            <w:tcBorders>
              <w:top w:val="single" w:sz="4" w:space="0" w:color="auto"/>
              <w:bottom w:val="single" w:sz="4" w:space="0" w:color="auto"/>
            </w:tcBorders>
            <w:shd w:val="clear" w:color="auto" w:fill="auto"/>
          </w:tcPr>
          <w:p w14:paraId="6E17181F" w14:textId="77777777" w:rsidR="008F38B8" w:rsidRPr="00716D00" w:rsidRDefault="008F38B8" w:rsidP="008F38B8">
            <w:pPr>
              <w:rPr>
                <w:sz w:val="15"/>
                <w:szCs w:val="15"/>
              </w:rPr>
            </w:pPr>
            <w:r w:rsidRPr="00716D00">
              <w:rPr>
                <w:sz w:val="15"/>
                <w:szCs w:val="15"/>
              </w:rPr>
              <w:t>10.27 (4.21)</w:t>
            </w:r>
          </w:p>
        </w:tc>
        <w:tc>
          <w:tcPr>
            <w:tcW w:w="1017" w:type="dxa"/>
            <w:tcBorders>
              <w:top w:val="single" w:sz="4" w:space="0" w:color="auto"/>
              <w:bottom w:val="single" w:sz="4" w:space="0" w:color="auto"/>
            </w:tcBorders>
            <w:shd w:val="clear" w:color="auto" w:fill="auto"/>
          </w:tcPr>
          <w:p w14:paraId="07053E13"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w:t>
            </w:r>
            <w:r w:rsidRPr="00716D00">
              <w:rPr>
                <w:sz w:val="15"/>
                <w:szCs w:val="15"/>
              </w:rPr>
              <w:t>.0</w:t>
            </w:r>
            <w:r>
              <w:rPr>
                <w:sz w:val="15"/>
                <w:szCs w:val="15"/>
              </w:rPr>
              <w:t>6</w:t>
            </w:r>
          </w:p>
          <w:p w14:paraId="6F2B0616"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w:t>
            </w:r>
            <w:r w:rsidRPr="00716D00">
              <w:rPr>
                <w:sz w:val="15"/>
                <w:szCs w:val="15"/>
              </w:rPr>
              <w:t>.46</w:t>
            </w:r>
          </w:p>
        </w:tc>
        <w:tc>
          <w:tcPr>
            <w:tcW w:w="966" w:type="dxa"/>
            <w:tcBorders>
              <w:top w:val="single" w:sz="4" w:space="0" w:color="auto"/>
              <w:bottom w:val="single" w:sz="4" w:space="0" w:color="auto"/>
            </w:tcBorders>
            <w:shd w:val="clear" w:color="auto" w:fill="auto"/>
          </w:tcPr>
          <w:p w14:paraId="60957A1E" w14:textId="77777777" w:rsidR="008F38B8" w:rsidRDefault="008F38B8" w:rsidP="008F38B8">
            <w:pPr>
              <w:rPr>
                <w:sz w:val="15"/>
                <w:szCs w:val="15"/>
              </w:rPr>
            </w:pPr>
            <w:r>
              <w:rPr>
                <w:i/>
                <w:iCs/>
                <w:sz w:val="15"/>
                <w:szCs w:val="15"/>
              </w:rPr>
              <w:t>p</w:t>
            </w:r>
            <w:r>
              <w:rPr>
                <w:sz w:val="15"/>
                <w:szCs w:val="15"/>
              </w:rPr>
              <w:t xml:space="preserve"> </w:t>
            </w:r>
            <w:r w:rsidRPr="005C3A7C">
              <w:rPr>
                <w:sz w:val="15"/>
                <w:szCs w:val="15"/>
              </w:rPr>
              <w:t>=</w:t>
            </w:r>
            <w:r>
              <w:rPr>
                <w:sz w:val="15"/>
                <w:szCs w:val="15"/>
              </w:rPr>
              <w:t xml:space="preserve"> </w:t>
            </w:r>
            <w:r w:rsidRPr="005C3A7C">
              <w:rPr>
                <w:sz w:val="15"/>
                <w:szCs w:val="15"/>
              </w:rPr>
              <w:t>0.</w:t>
            </w:r>
            <w:r>
              <w:rPr>
                <w:sz w:val="15"/>
                <w:szCs w:val="15"/>
              </w:rPr>
              <w:t>15</w:t>
            </w:r>
          </w:p>
          <w:p w14:paraId="617AC21D" w14:textId="77777777" w:rsidR="008F38B8" w:rsidRPr="00716D00" w:rsidRDefault="008F38B8" w:rsidP="008F38B8">
            <w:pPr>
              <w:rPr>
                <w:sz w:val="15"/>
                <w:szCs w:val="15"/>
              </w:rPr>
            </w:pPr>
            <w:r>
              <w:rPr>
                <w:i/>
                <w:iCs/>
                <w:sz w:val="15"/>
                <w:szCs w:val="15"/>
              </w:rPr>
              <w:t>d</w:t>
            </w:r>
            <w:r>
              <w:rPr>
                <w:sz w:val="15"/>
                <w:szCs w:val="15"/>
              </w:rPr>
              <w:t xml:space="preserve"> </w:t>
            </w:r>
            <w:r w:rsidRPr="005C3A7C">
              <w:rPr>
                <w:sz w:val="15"/>
                <w:szCs w:val="15"/>
              </w:rPr>
              <w:t>=</w:t>
            </w:r>
            <w:r>
              <w:rPr>
                <w:sz w:val="15"/>
                <w:szCs w:val="15"/>
              </w:rPr>
              <w:t xml:space="preserve"> -</w:t>
            </w:r>
            <w:r w:rsidRPr="005C3A7C">
              <w:rPr>
                <w:sz w:val="15"/>
                <w:szCs w:val="15"/>
              </w:rPr>
              <w:t>0.</w:t>
            </w:r>
            <w:r>
              <w:rPr>
                <w:sz w:val="15"/>
                <w:szCs w:val="15"/>
              </w:rPr>
              <w:t>58</w:t>
            </w:r>
          </w:p>
        </w:tc>
        <w:tc>
          <w:tcPr>
            <w:tcW w:w="708" w:type="dxa"/>
            <w:tcBorders>
              <w:top w:val="single" w:sz="4" w:space="0" w:color="auto"/>
              <w:bottom w:val="single" w:sz="4" w:space="0" w:color="auto"/>
            </w:tcBorders>
            <w:shd w:val="clear" w:color="auto" w:fill="auto"/>
          </w:tcPr>
          <w:p w14:paraId="3D75BDFC" w14:textId="77777777" w:rsidR="008F38B8" w:rsidRPr="00716D00" w:rsidRDefault="008F38B8" w:rsidP="008F38B8">
            <w:pPr>
              <w:rPr>
                <w:sz w:val="15"/>
                <w:szCs w:val="15"/>
              </w:rPr>
            </w:pPr>
            <w:r w:rsidRPr="00716D00">
              <w:rPr>
                <w:sz w:val="15"/>
                <w:szCs w:val="15"/>
              </w:rPr>
              <w:t>13.68 (5.31)</w:t>
            </w:r>
          </w:p>
        </w:tc>
        <w:tc>
          <w:tcPr>
            <w:tcW w:w="709" w:type="dxa"/>
            <w:tcBorders>
              <w:top w:val="single" w:sz="4" w:space="0" w:color="auto"/>
              <w:bottom w:val="single" w:sz="4" w:space="0" w:color="auto"/>
            </w:tcBorders>
            <w:shd w:val="clear" w:color="auto" w:fill="auto"/>
          </w:tcPr>
          <w:p w14:paraId="69063227" w14:textId="77777777" w:rsidR="008F38B8" w:rsidRPr="00716D00" w:rsidRDefault="008F38B8" w:rsidP="008F38B8">
            <w:pPr>
              <w:rPr>
                <w:sz w:val="15"/>
                <w:szCs w:val="15"/>
              </w:rPr>
            </w:pPr>
            <w:r w:rsidRPr="00716D00">
              <w:rPr>
                <w:sz w:val="15"/>
                <w:szCs w:val="15"/>
              </w:rPr>
              <w:t>11.69 (3.36)</w:t>
            </w:r>
          </w:p>
        </w:tc>
        <w:tc>
          <w:tcPr>
            <w:tcW w:w="934" w:type="dxa"/>
            <w:tcBorders>
              <w:top w:val="single" w:sz="4" w:space="0" w:color="auto"/>
              <w:bottom w:val="single" w:sz="4" w:space="0" w:color="auto"/>
            </w:tcBorders>
            <w:shd w:val="clear" w:color="auto" w:fill="auto"/>
          </w:tcPr>
          <w:p w14:paraId="2DBEF88E"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.05</w:t>
            </w:r>
          </w:p>
          <w:p w14:paraId="12523921"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-0</w:t>
            </w:r>
            <w:r w:rsidRPr="00716D00">
              <w:rPr>
                <w:sz w:val="15"/>
                <w:szCs w:val="15"/>
              </w:rPr>
              <w:t>.38</w:t>
            </w:r>
          </w:p>
        </w:tc>
        <w:tc>
          <w:tcPr>
            <w:tcW w:w="782" w:type="dxa"/>
            <w:tcBorders>
              <w:top w:val="single" w:sz="4" w:space="0" w:color="auto"/>
              <w:bottom w:val="single" w:sz="4" w:space="0" w:color="auto"/>
            </w:tcBorders>
            <w:shd w:val="clear" w:color="auto" w:fill="auto"/>
          </w:tcPr>
          <w:p w14:paraId="77665CC9"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2D0274E5"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524B41FE" w14:textId="77777777" w:rsidR="008F38B8" w:rsidRPr="00716D00" w:rsidRDefault="008F38B8" w:rsidP="008F38B8">
            <w:pPr>
              <w:rPr>
                <w:sz w:val="15"/>
                <w:szCs w:val="15"/>
              </w:rPr>
            </w:pPr>
            <w:r w:rsidRPr="00716D00">
              <w:rPr>
                <w:sz w:val="15"/>
                <w:szCs w:val="15"/>
              </w:rPr>
              <w:t>No</w:t>
            </w:r>
          </w:p>
        </w:tc>
      </w:tr>
      <w:tr w:rsidR="008F38B8" w:rsidRPr="00716D00" w14:paraId="56BC2464" w14:textId="77777777" w:rsidTr="008F38B8">
        <w:tc>
          <w:tcPr>
            <w:tcW w:w="1132" w:type="dxa"/>
            <w:tcBorders>
              <w:top w:val="single" w:sz="4" w:space="0" w:color="auto"/>
              <w:bottom w:val="single" w:sz="4" w:space="0" w:color="auto"/>
            </w:tcBorders>
            <w:shd w:val="clear" w:color="auto" w:fill="auto"/>
          </w:tcPr>
          <w:p w14:paraId="376A892E" w14:textId="77777777" w:rsidR="008F38B8" w:rsidRPr="00716D00" w:rsidRDefault="008F38B8" w:rsidP="008F38B8">
            <w:pPr>
              <w:widowControl w:val="0"/>
              <w:autoSpaceDE w:val="0"/>
              <w:autoSpaceDN w:val="0"/>
              <w:adjustRightInd w:val="0"/>
              <w:rPr>
                <w:rFonts w:ascii="Times" w:hAnsi="Times" w:cs="Times"/>
                <w:iCs/>
                <w:color w:val="000000"/>
                <w:sz w:val="15"/>
                <w:szCs w:val="15"/>
                <w:lang w:val="en-US"/>
              </w:rPr>
            </w:pPr>
            <w:r w:rsidRPr="00716D00">
              <w:rPr>
                <w:rFonts w:ascii="Times" w:hAnsi="Times" w:cs="Times"/>
                <w:iCs/>
                <w:color w:val="000000"/>
                <w:sz w:val="15"/>
                <w:szCs w:val="15"/>
                <w:lang w:val="en-US"/>
              </w:rPr>
              <w:t>Hostile parenting</w:t>
            </w:r>
          </w:p>
        </w:tc>
        <w:tc>
          <w:tcPr>
            <w:tcW w:w="987" w:type="dxa"/>
            <w:tcBorders>
              <w:top w:val="single" w:sz="4" w:space="0" w:color="auto"/>
              <w:bottom w:val="single" w:sz="4" w:space="0" w:color="auto"/>
            </w:tcBorders>
            <w:shd w:val="clear" w:color="auto" w:fill="auto"/>
          </w:tcPr>
          <w:p w14:paraId="0D1D837A" w14:textId="77777777" w:rsidR="008F38B8" w:rsidRPr="00716D00" w:rsidRDefault="008F38B8" w:rsidP="008F38B8">
            <w:pPr>
              <w:widowControl w:val="0"/>
              <w:autoSpaceDE w:val="0"/>
              <w:autoSpaceDN w:val="0"/>
              <w:adjustRightInd w:val="0"/>
              <w:rPr>
                <w:rFonts w:ascii="Times" w:hAnsi="Times" w:cs="Times"/>
                <w:iCs/>
                <w:color w:val="000000"/>
                <w:sz w:val="15"/>
                <w:szCs w:val="15"/>
                <w:lang w:val="en-US"/>
              </w:rPr>
            </w:pPr>
            <w:r w:rsidRPr="00716D00">
              <w:rPr>
                <w:rFonts w:ascii="Times" w:hAnsi="Times" w:cs="Times"/>
                <w:iCs/>
                <w:color w:val="000000"/>
                <w:sz w:val="15"/>
                <w:szCs w:val="15"/>
                <w:lang w:val="en-US"/>
              </w:rPr>
              <w:t xml:space="preserve">LSAC- hostility </w:t>
            </w:r>
          </w:p>
        </w:tc>
        <w:tc>
          <w:tcPr>
            <w:tcW w:w="705" w:type="dxa"/>
            <w:tcBorders>
              <w:top w:val="single" w:sz="4" w:space="0" w:color="auto"/>
              <w:bottom w:val="single" w:sz="4" w:space="0" w:color="auto"/>
            </w:tcBorders>
            <w:shd w:val="clear" w:color="auto" w:fill="auto"/>
          </w:tcPr>
          <w:p w14:paraId="4049AA06" w14:textId="77777777" w:rsidR="008F38B8" w:rsidRPr="00716D00" w:rsidRDefault="008F38B8" w:rsidP="008F38B8">
            <w:pPr>
              <w:rPr>
                <w:sz w:val="15"/>
                <w:szCs w:val="15"/>
              </w:rPr>
            </w:pPr>
            <w:r w:rsidRPr="00716D00">
              <w:rPr>
                <w:sz w:val="15"/>
                <w:szCs w:val="15"/>
              </w:rPr>
              <w:t>13.30 (10.81)</w:t>
            </w:r>
          </w:p>
        </w:tc>
        <w:tc>
          <w:tcPr>
            <w:tcW w:w="706" w:type="dxa"/>
            <w:tcBorders>
              <w:top w:val="single" w:sz="4" w:space="0" w:color="auto"/>
              <w:bottom w:val="single" w:sz="4" w:space="0" w:color="auto"/>
            </w:tcBorders>
            <w:shd w:val="clear" w:color="auto" w:fill="auto"/>
          </w:tcPr>
          <w:p w14:paraId="650C85B0" w14:textId="77777777" w:rsidR="008F38B8" w:rsidRPr="00716D00" w:rsidRDefault="008F38B8" w:rsidP="008F38B8">
            <w:pPr>
              <w:rPr>
                <w:sz w:val="15"/>
                <w:szCs w:val="15"/>
              </w:rPr>
            </w:pPr>
            <w:r w:rsidRPr="00716D00">
              <w:rPr>
                <w:sz w:val="15"/>
                <w:szCs w:val="15"/>
              </w:rPr>
              <w:t>10.27 (8.28)</w:t>
            </w:r>
          </w:p>
        </w:tc>
        <w:tc>
          <w:tcPr>
            <w:tcW w:w="709" w:type="dxa"/>
            <w:tcBorders>
              <w:top w:val="single" w:sz="4" w:space="0" w:color="auto"/>
              <w:bottom w:val="single" w:sz="4" w:space="0" w:color="auto"/>
            </w:tcBorders>
            <w:shd w:val="clear" w:color="auto" w:fill="auto"/>
          </w:tcPr>
          <w:p w14:paraId="2C71A527" w14:textId="77777777" w:rsidR="008F38B8" w:rsidRPr="00716D00" w:rsidRDefault="008F38B8" w:rsidP="008F38B8">
            <w:pPr>
              <w:rPr>
                <w:sz w:val="15"/>
                <w:szCs w:val="15"/>
              </w:rPr>
            </w:pPr>
            <w:r w:rsidRPr="00716D00">
              <w:rPr>
                <w:sz w:val="15"/>
                <w:szCs w:val="15"/>
              </w:rPr>
              <w:t>14.06 (11.14)</w:t>
            </w:r>
          </w:p>
        </w:tc>
        <w:tc>
          <w:tcPr>
            <w:tcW w:w="1104" w:type="dxa"/>
            <w:tcBorders>
              <w:top w:val="single" w:sz="4" w:space="0" w:color="auto"/>
              <w:bottom w:val="single" w:sz="4" w:space="0" w:color="auto"/>
            </w:tcBorders>
            <w:shd w:val="clear" w:color="auto" w:fill="auto"/>
          </w:tcPr>
          <w:p w14:paraId="1ED99872"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 xml:space="preserve">.46 </w:t>
            </w:r>
          </w:p>
          <w:p w14:paraId="1CBA07A3" w14:textId="77777777" w:rsidR="008F38B8" w:rsidRPr="00716D00" w:rsidRDefault="008F38B8" w:rsidP="008F38B8">
            <w:pPr>
              <w:rPr>
                <w:sz w:val="15"/>
                <w:szCs w:val="15"/>
              </w:rPr>
            </w:pPr>
            <w:r>
              <w:rPr>
                <w:i/>
                <w:iCs/>
                <w:sz w:val="15"/>
                <w:szCs w:val="15"/>
              </w:rPr>
              <w:t xml:space="preserve">d </w:t>
            </w:r>
            <w:r w:rsidRPr="00716D00">
              <w:rPr>
                <w:sz w:val="15"/>
                <w:szCs w:val="15"/>
              </w:rPr>
              <w:t xml:space="preserve">= </w:t>
            </w:r>
            <w:r>
              <w:rPr>
                <w:sz w:val="15"/>
                <w:szCs w:val="15"/>
              </w:rPr>
              <w:t>-0</w:t>
            </w:r>
            <w:r w:rsidRPr="00716D00">
              <w:rPr>
                <w:sz w:val="15"/>
                <w:szCs w:val="15"/>
              </w:rPr>
              <w:t>.25</w:t>
            </w:r>
          </w:p>
        </w:tc>
        <w:tc>
          <w:tcPr>
            <w:tcW w:w="1023" w:type="dxa"/>
            <w:tcBorders>
              <w:top w:val="single" w:sz="4" w:space="0" w:color="auto"/>
              <w:bottom w:val="single" w:sz="4" w:space="0" w:color="auto"/>
            </w:tcBorders>
            <w:shd w:val="clear" w:color="auto" w:fill="auto"/>
          </w:tcPr>
          <w:p w14:paraId="27C3B0DD" w14:textId="77777777" w:rsidR="008F38B8" w:rsidRPr="005E02BF" w:rsidRDefault="008F38B8" w:rsidP="008F38B8">
            <w:pPr>
              <w:rPr>
                <w:sz w:val="15"/>
                <w:szCs w:val="15"/>
              </w:rPr>
            </w:pPr>
            <w:r>
              <w:rPr>
                <w:i/>
                <w:iCs/>
                <w:sz w:val="15"/>
                <w:szCs w:val="15"/>
              </w:rPr>
              <w:t xml:space="preserve">p </w:t>
            </w:r>
            <w:r>
              <w:rPr>
                <w:sz w:val="15"/>
                <w:szCs w:val="15"/>
              </w:rPr>
              <w:t xml:space="preserve">&gt; </w:t>
            </w:r>
            <w:r w:rsidRPr="009D7129">
              <w:rPr>
                <w:sz w:val="15"/>
                <w:szCs w:val="15"/>
              </w:rPr>
              <w:t>0.</w:t>
            </w:r>
            <w:r>
              <w:rPr>
                <w:sz w:val="15"/>
                <w:szCs w:val="15"/>
              </w:rPr>
              <w:t>99</w:t>
            </w:r>
          </w:p>
          <w:p w14:paraId="1964CE0D" w14:textId="77777777" w:rsidR="008F38B8" w:rsidRPr="00716D00" w:rsidRDefault="008F38B8" w:rsidP="008F38B8">
            <w:pPr>
              <w:rPr>
                <w:sz w:val="15"/>
                <w:szCs w:val="15"/>
              </w:rPr>
            </w:pPr>
            <w:r w:rsidRPr="007C3F46">
              <w:rPr>
                <w:i/>
                <w:iCs/>
                <w:sz w:val="15"/>
                <w:szCs w:val="15"/>
              </w:rPr>
              <w:t xml:space="preserve">d </w:t>
            </w:r>
            <w:r w:rsidRPr="005E02BF">
              <w:rPr>
                <w:sz w:val="15"/>
                <w:szCs w:val="15"/>
              </w:rPr>
              <w:t>=</w:t>
            </w:r>
            <w:r>
              <w:rPr>
                <w:sz w:val="15"/>
                <w:szCs w:val="15"/>
              </w:rPr>
              <w:t xml:space="preserve"> </w:t>
            </w:r>
            <w:r w:rsidRPr="005E02BF">
              <w:rPr>
                <w:sz w:val="15"/>
                <w:szCs w:val="15"/>
              </w:rPr>
              <w:t>0.</w:t>
            </w:r>
            <w:r>
              <w:rPr>
                <w:sz w:val="15"/>
                <w:szCs w:val="15"/>
              </w:rPr>
              <w:t>09</w:t>
            </w:r>
          </w:p>
        </w:tc>
        <w:tc>
          <w:tcPr>
            <w:tcW w:w="708" w:type="dxa"/>
            <w:tcBorders>
              <w:top w:val="single" w:sz="4" w:space="0" w:color="auto"/>
              <w:bottom w:val="single" w:sz="4" w:space="0" w:color="auto"/>
            </w:tcBorders>
            <w:shd w:val="clear" w:color="auto" w:fill="auto"/>
          </w:tcPr>
          <w:p w14:paraId="4B41924D" w14:textId="77777777" w:rsidR="008F38B8" w:rsidRPr="00716D00" w:rsidRDefault="008F38B8" w:rsidP="008F38B8">
            <w:pPr>
              <w:rPr>
                <w:sz w:val="15"/>
                <w:szCs w:val="15"/>
              </w:rPr>
            </w:pPr>
            <w:r w:rsidRPr="00716D00">
              <w:rPr>
                <w:sz w:val="15"/>
                <w:szCs w:val="15"/>
              </w:rPr>
              <w:t>16.79 (10.47)</w:t>
            </w:r>
          </w:p>
        </w:tc>
        <w:tc>
          <w:tcPr>
            <w:tcW w:w="709" w:type="dxa"/>
            <w:tcBorders>
              <w:top w:val="single" w:sz="4" w:space="0" w:color="auto"/>
              <w:bottom w:val="single" w:sz="4" w:space="0" w:color="auto"/>
            </w:tcBorders>
            <w:shd w:val="clear" w:color="auto" w:fill="auto"/>
          </w:tcPr>
          <w:p w14:paraId="2D967C0D" w14:textId="77777777" w:rsidR="008F38B8" w:rsidRPr="00716D00" w:rsidRDefault="008F38B8" w:rsidP="008F38B8">
            <w:pPr>
              <w:rPr>
                <w:sz w:val="15"/>
                <w:szCs w:val="15"/>
              </w:rPr>
            </w:pPr>
            <w:r w:rsidRPr="00716D00">
              <w:rPr>
                <w:sz w:val="15"/>
                <w:szCs w:val="15"/>
              </w:rPr>
              <w:t>16.08 (10.31)</w:t>
            </w:r>
          </w:p>
        </w:tc>
        <w:tc>
          <w:tcPr>
            <w:tcW w:w="709" w:type="dxa"/>
            <w:tcBorders>
              <w:top w:val="single" w:sz="4" w:space="0" w:color="auto"/>
              <w:bottom w:val="single" w:sz="4" w:space="0" w:color="auto"/>
            </w:tcBorders>
            <w:shd w:val="clear" w:color="auto" w:fill="auto"/>
          </w:tcPr>
          <w:p w14:paraId="0121BDAB" w14:textId="77777777" w:rsidR="008F38B8" w:rsidRPr="00716D00" w:rsidRDefault="008F38B8" w:rsidP="008F38B8">
            <w:pPr>
              <w:rPr>
                <w:sz w:val="15"/>
                <w:szCs w:val="15"/>
              </w:rPr>
            </w:pPr>
            <w:r w:rsidRPr="00716D00">
              <w:rPr>
                <w:sz w:val="15"/>
                <w:szCs w:val="15"/>
              </w:rPr>
              <w:t>14.80 (8.61)</w:t>
            </w:r>
          </w:p>
        </w:tc>
        <w:tc>
          <w:tcPr>
            <w:tcW w:w="1017" w:type="dxa"/>
            <w:tcBorders>
              <w:top w:val="single" w:sz="4" w:space="0" w:color="auto"/>
              <w:bottom w:val="single" w:sz="4" w:space="0" w:color="auto"/>
            </w:tcBorders>
            <w:shd w:val="clear" w:color="auto" w:fill="auto"/>
          </w:tcPr>
          <w:p w14:paraId="0675EC6B"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74FB6730" w14:textId="77777777" w:rsidR="008F38B8" w:rsidRPr="00716D00" w:rsidRDefault="008F38B8" w:rsidP="008F38B8">
            <w:pPr>
              <w:rPr>
                <w:sz w:val="15"/>
                <w:szCs w:val="15"/>
              </w:rPr>
            </w:pPr>
            <w:r>
              <w:rPr>
                <w:i/>
                <w:iCs/>
                <w:sz w:val="15"/>
                <w:szCs w:val="15"/>
              </w:rPr>
              <w:t xml:space="preserve">d </w:t>
            </w:r>
            <w:r w:rsidRPr="00716D00">
              <w:rPr>
                <w:sz w:val="15"/>
                <w:szCs w:val="15"/>
              </w:rPr>
              <w:t xml:space="preserve">= </w:t>
            </w:r>
            <w:r>
              <w:rPr>
                <w:sz w:val="15"/>
                <w:szCs w:val="15"/>
              </w:rPr>
              <w:t>-0</w:t>
            </w:r>
            <w:r w:rsidRPr="00716D00">
              <w:rPr>
                <w:sz w:val="15"/>
                <w:szCs w:val="15"/>
              </w:rPr>
              <w:t>.21</w:t>
            </w:r>
          </w:p>
        </w:tc>
        <w:tc>
          <w:tcPr>
            <w:tcW w:w="966" w:type="dxa"/>
            <w:tcBorders>
              <w:top w:val="single" w:sz="4" w:space="0" w:color="auto"/>
              <w:bottom w:val="single" w:sz="4" w:space="0" w:color="auto"/>
            </w:tcBorders>
            <w:shd w:val="clear" w:color="auto" w:fill="auto"/>
          </w:tcPr>
          <w:p w14:paraId="6BB2891D"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3B43150C" w14:textId="77777777" w:rsidR="008F38B8" w:rsidRPr="00716D00" w:rsidRDefault="008F38B8" w:rsidP="008F38B8">
            <w:pPr>
              <w:rPr>
                <w:sz w:val="15"/>
                <w:szCs w:val="15"/>
              </w:rPr>
            </w:pPr>
            <w:r w:rsidRPr="007C3F46">
              <w:rPr>
                <w:i/>
                <w:iCs/>
                <w:sz w:val="15"/>
                <w:szCs w:val="15"/>
              </w:rPr>
              <w:t>d</w:t>
            </w:r>
            <w:r>
              <w:rPr>
                <w:sz w:val="15"/>
                <w:szCs w:val="15"/>
              </w:rPr>
              <w:t xml:space="preserve"> </w:t>
            </w:r>
            <w:r w:rsidRPr="005E02BF">
              <w:rPr>
                <w:sz w:val="15"/>
                <w:szCs w:val="15"/>
              </w:rPr>
              <w:t>=</w:t>
            </w:r>
            <w:r>
              <w:rPr>
                <w:sz w:val="15"/>
                <w:szCs w:val="15"/>
              </w:rPr>
              <w:t xml:space="preserve"> -0.20</w:t>
            </w:r>
          </w:p>
        </w:tc>
        <w:tc>
          <w:tcPr>
            <w:tcW w:w="708" w:type="dxa"/>
            <w:tcBorders>
              <w:top w:val="single" w:sz="4" w:space="0" w:color="auto"/>
              <w:bottom w:val="single" w:sz="4" w:space="0" w:color="auto"/>
            </w:tcBorders>
            <w:shd w:val="clear" w:color="auto" w:fill="auto"/>
          </w:tcPr>
          <w:p w14:paraId="178B3C69" w14:textId="77777777" w:rsidR="008F38B8" w:rsidRPr="00716D00" w:rsidRDefault="008F38B8" w:rsidP="008F38B8">
            <w:pPr>
              <w:rPr>
                <w:sz w:val="15"/>
                <w:szCs w:val="15"/>
              </w:rPr>
            </w:pPr>
            <w:r w:rsidRPr="00716D00">
              <w:rPr>
                <w:sz w:val="15"/>
                <w:szCs w:val="15"/>
              </w:rPr>
              <w:t>12.85 (10.62)</w:t>
            </w:r>
          </w:p>
        </w:tc>
        <w:tc>
          <w:tcPr>
            <w:tcW w:w="709" w:type="dxa"/>
            <w:tcBorders>
              <w:top w:val="single" w:sz="4" w:space="0" w:color="auto"/>
              <w:bottom w:val="single" w:sz="4" w:space="0" w:color="auto"/>
            </w:tcBorders>
            <w:shd w:val="clear" w:color="auto" w:fill="auto"/>
          </w:tcPr>
          <w:p w14:paraId="539953D2" w14:textId="77777777" w:rsidR="008F38B8" w:rsidRPr="00716D00" w:rsidRDefault="008F38B8" w:rsidP="008F38B8">
            <w:pPr>
              <w:rPr>
                <w:sz w:val="15"/>
                <w:szCs w:val="15"/>
              </w:rPr>
            </w:pPr>
            <w:r w:rsidRPr="00716D00">
              <w:rPr>
                <w:sz w:val="15"/>
                <w:szCs w:val="15"/>
              </w:rPr>
              <w:t>10.36 (5.46)</w:t>
            </w:r>
          </w:p>
        </w:tc>
        <w:tc>
          <w:tcPr>
            <w:tcW w:w="934" w:type="dxa"/>
            <w:tcBorders>
              <w:top w:val="single" w:sz="4" w:space="0" w:color="auto"/>
              <w:bottom w:val="single" w:sz="4" w:space="0" w:color="auto"/>
            </w:tcBorders>
            <w:shd w:val="clear" w:color="auto" w:fill="auto"/>
          </w:tcPr>
          <w:p w14:paraId="3C318AA9"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.26</w:t>
            </w:r>
          </w:p>
          <w:p w14:paraId="53A15A66" w14:textId="77777777" w:rsidR="008F38B8" w:rsidRPr="00716D00" w:rsidRDefault="008F38B8" w:rsidP="008F38B8">
            <w:pPr>
              <w:rPr>
                <w:sz w:val="15"/>
                <w:szCs w:val="15"/>
              </w:rPr>
            </w:pPr>
            <w:r>
              <w:rPr>
                <w:i/>
                <w:iCs/>
                <w:sz w:val="15"/>
                <w:szCs w:val="15"/>
              </w:rPr>
              <w:t xml:space="preserve">d </w:t>
            </w:r>
            <w:r w:rsidRPr="00716D00">
              <w:rPr>
                <w:sz w:val="15"/>
                <w:szCs w:val="15"/>
              </w:rPr>
              <w:t xml:space="preserve">= </w:t>
            </w:r>
            <w:r>
              <w:rPr>
                <w:sz w:val="15"/>
                <w:szCs w:val="15"/>
              </w:rPr>
              <w:t>-0</w:t>
            </w:r>
            <w:r w:rsidRPr="00716D00">
              <w:rPr>
                <w:sz w:val="15"/>
                <w:szCs w:val="15"/>
              </w:rPr>
              <w:t>.32</w:t>
            </w:r>
          </w:p>
        </w:tc>
        <w:tc>
          <w:tcPr>
            <w:tcW w:w="782" w:type="dxa"/>
            <w:tcBorders>
              <w:top w:val="single" w:sz="4" w:space="0" w:color="auto"/>
              <w:bottom w:val="single" w:sz="4" w:space="0" w:color="auto"/>
            </w:tcBorders>
            <w:shd w:val="clear" w:color="auto" w:fill="auto"/>
          </w:tcPr>
          <w:p w14:paraId="7015CF32"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0FBAB0B2" w14:textId="77777777" w:rsidR="008F38B8" w:rsidRPr="00716D00" w:rsidRDefault="008F38B8" w:rsidP="008F38B8">
            <w:pPr>
              <w:rPr>
                <w:sz w:val="15"/>
                <w:szCs w:val="15"/>
              </w:rPr>
            </w:pPr>
            <w:r w:rsidRPr="00716D00">
              <w:rPr>
                <w:sz w:val="15"/>
                <w:szCs w:val="15"/>
              </w:rPr>
              <w:t>No</w:t>
            </w:r>
          </w:p>
          <w:p w14:paraId="08195623" w14:textId="77777777" w:rsidR="008F38B8" w:rsidRPr="00716D00" w:rsidRDefault="008F38B8" w:rsidP="008F38B8">
            <w:pPr>
              <w:rPr>
                <w:sz w:val="15"/>
                <w:szCs w:val="15"/>
              </w:rPr>
            </w:pPr>
          </w:p>
        </w:tc>
        <w:tc>
          <w:tcPr>
            <w:tcW w:w="992" w:type="dxa"/>
            <w:tcBorders>
              <w:top w:val="single" w:sz="4" w:space="0" w:color="auto"/>
              <w:bottom w:val="single" w:sz="4" w:space="0" w:color="auto"/>
            </w:tcBorders>
            <w:shd w:val="clear" w:color="auto" w:fill="auto"/>
          </w:tcPr>
          <w:p w14:paraId="4F0A3C67" w14:textId="77777777" w:rsidR="008F38B8" w:rsidRPr="00716D00" w:rsidRDefault="008F38B8" w:rsidP="008F38B8">
            <w:pPr>
              <w:rPr>
                <w:sz w:val="15"/>
                <w:szCs w:val="15"/>
              </w:rPr>
            </w:pPr>
            <w:r w:rsidRPr="00716D00">
              <w:rPr>
                <w:sz w:val="15"/>
                <w:szCs w:val="15"/>
              </w:rPr>
              <w:t>No</w:t>
            </w:r>
          </w:p>
        </w:tc>
      </w:tr>
      <w:tr w:rsidR="008F38B8" w:rsidRPr="00716D00" w14:paraId="31C92798" w14:textId="77777777" w:rsidTr="008F38B8">
        <w:tc>
          <w:tcPr>
            <w:tcW w:w="1132" w:type="dxa"/>
            <w:tcBorders>
              <w:top w:val="single" w:sz="4" w:space="0" w:color="auto"/>
              <w:bottom w:val="single" w:sz="4" w:space="0" w:color="auto"/>
            </w:tcBorders>
            <w:shd w:val="clear" w:color="auto" w:fill="auto"/>
          </w:tcPr>
          <w:p w14:paraId="0ACCFC87"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Pr>
                <w:rFonts w:ascii="Times" w:hAnsi="Times" w:cs="Times"/>
                <w:color w:val="000000"/>
                <w:sz w:val="15"/>
                <w:szCs w:val="15"/>
                <w:lang w:val="en-US"/>
              </w:rPr>
              <w:t>Child abuse potential</w:t>
            </w:r>
          </w:p>
          <w:p w14:paraId="7500859B"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30127ED9" w14:textId="77777777" w:rsidR="008F38B8" w:rsidRPr="00716D00" w:rsidRDefault="008F38B8" w:rsidP="008F38B8">
            <w:pPr>
              <w:widowControl w:val="0"/>
              <w:autoSpaceDE w:val="0"/>
              <w:autoSpaceDN w:val="0"/>
              <w:adjustRightInd w:val="0"/>
              <w:rPr>
                <w:rFonts w:ascii="Times" w:hAnsi="Times" w:cs="Times"/>
                <w:color w:val="000000"/>
                <w:sz w:val="15"/>
                <w:szCs w:val="15"/>
                <w:lang w:val="en-US"/>
              </w:rPr>
            </w:pPr>
            <w:r w:rsidRPr="00716D00">
              <w:rPr>
                <w:rFonts w:ascii="Times" w:hAnsi="Times" w:cs="Times"/>
                <w:color w:val="000000"/>
                <w:sz w:val="15"/>
                <w:szCs w:val="15"/>
                <w:lang w:val="en-US"/>
              </w:rPr>
              <w:t xml:space="preserve">BCAP </w:t>
            </w:r>
          </w:p>
          <w:p w14:paraId="50992844" w14:textId="77777777" w:rsidR="008F38B8" w:rsidRPr="00716D00" w:rsidRDefault="008F38B8" w:rsidP="008F38B8">
            <w:pPr>
              <w:widowControl w:val="0"/>
              <w:autoSpaceDE w:val="0"/>
              <w:autoSpaceDN w:val="0"/>
              <w:adjustRightInd w:val="0"/>
              <w:rPr>
                <w:sz w:val="15"/>
                <w:szCs w:val="15"/>
              </w:rPr>
            </w:pPr>
          </w:p>
        </w:tc>
        <w:tc>
          <w:tcPr>
            <w:tcW w:w="705" w:type="dxa"/>
            <w:tcBorders>
              <w:top w:val="single" w:sz="4" w:space="0" w:color="auto"/>
              <w:bottom w:val="single" w:sz="4" w:space="0" w:color="auto"/>
            </w:tcBorders>
            <w:shd w:val="clear" w:color="auto" w:fill="auto"/>
          </w:tcPr>
          <w:p w14:paraId="1EAAA5F3" w14:textId="77777777" w:rsidR="008F38B8" w:rsidRPr="00716D00" w:rsidRDefault="008F38B8" w:rsidP="008F38B8">
            <w:pPr>
              <w:rPr>
                <w:sz w:val="15"/>
                <w:szCs w:val="15"/>
              </w:rPr>
            </w:pPr>
            <w:r w:rsidRPr="00716D00">
              <w:rPr>
                <w:sz w:val="15"/>
                <w:szCs w:val="15"/>
              </w:rPr>
              <w:t>5.83 (4.83)</w:t>
            </w:r>
          </w:p>
        </w:tc>
        <w:tc>
          <w:tcPr>
            <w:tcW w:w="706" w:type="dxa"/>
            <w:tcBorders>
              <w:top w:val="single" w:sz="4" w:space="0" w:color="auto"/>
              <w:bottom w:val="single" w:sz="4" w:space="0" w:color="auto"/>
            </w:tcBorders>
            <w:shd w:val="clear" w:color="auto" w:fill="auto"/>
          </w:tcPr>
          <w:p w14:paraId="13AD2EAD" w14:textId="77777777" w:rsidR="008F38B8" w:rsidRPr="00716D00" w:rsidRDefault="008F38B8" w:rsidP="008F38B8">
            <w:pPr>
              <w:rPr>
                <w:sz w:val="15"/>
                <w:szCs w:val="15"/>
              </w:rPr>
            </w:pPr>
            <w:r w:rsidRPr="00716D00">
              <w:rPr>
                <w:sz w:val="15"/>
                <w:szCs w:val="15"/>
              </w:rPr>
              <w:t>4.70 (3.32)</w:t>
            </w:r>
          </w:p>
        </w:tc>
        <w:tc>
          <w:tcPr>
            <w:tcW w:w="709" w:type="dxa"/>
            <w:tcBorders>
              <w:top w:val="single" w:sz="4" w:space="0" w:color="auto"/>
              <w:bottom w:val="single" w:sz="4" w:space="0" w:color="auto"/>
            </w:tcBorders>
            <w:shd w:val="clear" w:color="auto" w:fill="auto"/>
          </w:tcPr>
          <w:p w14:paraId="75E45CB0" w14:textId="77777777" w:rsidR="008F38B8" w:rsidRPr="00716D00" w:rsidRDefault="008F38B8" w:rsidP="008F38B8">
            <w:pPr>
              <w:rPr>
                <w:sz w:val="15"/>
                <w:szCs w:val="15"/>
              </w:rPr>
            </w:pPr>
            <w:r w:rsidRPr="00716D00">
              <w:rPr>
                <w:sz w:val="15"/>
                <w:szCs w:val="15"/>
              </w:rPr>
              <w:t>5.94 (5.33)</w:t>
            </w:r>
          </w:p>
        </w:tc>
        <w:tc>
          <w:tcPr>
            <w:tcW w:w="1104" w:type="dxa"/>
            <w:tcBorders>
              <w:top w:val="single" w:sz="4" w:space="0" w:color="auto"/>
              <w:bottom w:val="single" w:sz="4" w:space="0" w:color="auto"/>
            </w:tcBorders>
            <w:shd w:val="clear" w:color="auto" w:fill="auto"/>
          </w:tcPr>
          <w:p w14:paraId="54C4D4D5"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0.80</w:t>
            </w:r>
          </w:p>
          <w:p w14:paraId="1E25C3D3"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-0</w:t>
            </w:r>
            <w:r w:rsidRPr="00716D00">
              <w:rPr>
                <w:sz w:val="15"/>
                <w:szCs w:val="15"/>
              </w:rPr>
              <w:t>.</w:t>
            </w:r>
            <w:r>
              <w:rPr>
                <w:sz w:val="15"/>
                <w:szCs w:val="15"/>
              </w:rPr>
              <w:t>14</w:t>
            </w:r>
          </w:p>
        </w:tc>
        <w:tc>
          <w:tcPr>
            <w:tcW w:w="1023" w:type="dxa"/>
            <w:tcBorders>
              <w:top w:val="single" w:sz="4" w:space="0" w:color="auto"/>
              <w:bottom w:val="single" w:sz="4" w:space="0" w:color="auto"/>
            </w:tcBorders>
            <w:shd w:val="clear" w:color="auto" w:fill="auto"/>
          </w:tcPr>
          <w:p w14:paraId="29D64454" w14:textId="77777777" w:rsidR="008F38B8" w:rsidRPr="00520976" w:rsidRDefault="008F38B8" w:rsidP="008F38B8">
            <w:pPr>
              <w:rPr>
                <w:sz w:val="15"/>
                <w:szCs w:val="15"/>
              </w:rPr>
            </w:pPr>
            <w:r>
              <w:rPr>
                <w:i/>
                <w:iCs/>
                <w:sz w:val="15"/>
                <w:szCs w:val="15"/>
              </w:rPr>
              <w:t>p</w:t>
            </w:r>
            <w:r>
              <w:rPr>
                <w:sz w:val="15"/>
                <w:szCs w:val="15"/>
              </w:rPr>
              <w:t xml:space="preserve"> &gt; 0.99</w:t>
            </w:r>
          </w:p>
          <w:p w14:paraId="1C0819B8" w14:textId="77777777" w:rsidR="008F38B8" w:rsidRPr="00716D00" w:rsidRDefault="008F38B8" w:rsidP="008F38B8">
            <w:pPr>
              <w:rPr>
                <w:sz w:val="15"/>
                <w:szCs w:val="15"/>
              </w:rPr>
            </w:pPr>
            <w:r w:rsidRPr="007C3F46">
              <w:rPr>
                <w:i/>
                <w:iCs/>
                <w:sz w:val="15"/>
                <w:szCs w:val="15"/>
              </w:rPr>
              <w:t>d</w:t>
            </w:r>
            <w:r>
              <w:rPr>
                <w:sz w:val="15"/>
                <w:szCs w:val="15"/>
              </w:rPr>
              <w:t xml:space="preserve"> </w:t>
            </w:r>
            <w:r w:rsidRPr="00520976">
              <w:rPr>
                <w:sz w:val="15"/>
                <w:szCs w:val="15"/>
              </w:rPr>
              <w:t>=</w:t>
            </w:r>
            <w:r>
              <w:rPr>
                <w:sz w:val="15"/>
                <w:szCs w:val="15"/>
              </w:rPr>
              <w:t xml:space="preserve"> -</w:t>
            </w:r>
            <w:r w:rsidRPr="00520976">
              <w:rPr>
                <w:sz w:val="15"/>
                <w:szCs w:val="15"/>
              </w:rPr>
              <w:t>0.</w:t>
            </w:r>
            <w:r>
              <w:rPr>
                <w:sz w:val="15"/>
                <w:szCs w:val="15"/>
              </w:rPr>
              <w:t>07</w:t>
            </w:r>
          </w:p>
        </w:tc>
        <w:tc>
          <w:tcPr>
            <w:tcW w:w="708" w:type="dxa"/>
            <w:tcBorders>
              <w:top w:val="single" w:sz="4" w:space="0" w:color="auto"/>
              <w:bottom w:val="single" w:sz="4" w:space="0" w:color="auto"/>
            </w:tcBorders>
            <w:shd w:val="clear" w:color="auto" w:fill="auto"/>
          </w:tcPr>
          <w:p w14:paraId="7DCF5B17" w14:textId="77777777" w:rsidR="008F38B8" w:rsidRPr="00716D00" w:rsidRDefault="008F38B8" w:rsidP="008F38B8">
            <w:pPr>
              <w:rPr>
                <w:sz w:val="15"/>
                <w:szCs w:val="15"/>
              </w:rPr>
            </w:pPr>
            <w:r w:rsidRPr="00716D00">
              <w:rPr>
                <w:sz w:val="15"/>
                <w:szCs w:val="15"/>
              </w:rPr>
              <w:t>7.86 (5.45)</w:t>
            </w:r>
          </w:p>
        </w:tc>
        <w:tc>
          <w:tcPr>
            <w:tcW w:w="709" w:type="dxa"/>
            <w:tcBorders>
              <w:top w:val="single" w:sz="4" w:space="0" w:color="auto"/>
              <w:bottom w:val="single" w:sz="4" w:space="0" w:color="auto"/>
            </w:tcBorders>
            <w:shd w:val="clear" w:color="auto" w:fill="auto"/>
          </w:tcPr>
          <w:p w14:paraId="16E68ADA" w14:textId="77777777" w:rsidR="008F38B8" w:rsidRPr="00716D00" w:rsidRDefault="008F38B8" w:rsidP="008F38B8">
            <w:pPr>
              <w:rPr>
                <w:sz w:val="15"/>
                <w:szCs w:val="15"/>
              </w:rPr>
            </w:pPr>
            <w:r w:rsidRPr="00716D00">
              <w:rPr>
                <w:sz w:val="15"/>
                <w:szCs w:val="15"/>
              </w:rPr>
              <w:t>7.64 (4.95)</w:t>
            </w:r>
          </w:p>
        </w:tc>
        <w:tc>
          <w:tcPr>
            <w:tcW w:w="709" w:type="dxa"/>
            <w:tcBorders>
              <w:top w:val="single" w:sz="4" w:space="0" w:color="auto"/>
              <w:bottom w:val="single" w:sz="4" w:space="0" w:color="auto"/>
            </w:tcBorders>
            <w:shd w:val="clear" w:color="auto" w:fill="auto"/>
          </w:tcPr>
          <w:p w14:paraId="25698CA9" w14:textId="77777777" w:rsidR="008F38B8" w:rsidRPr="00716D00" w:rsidRDefault="008F38B8" w:rsidP="008F38B8">
            <w:pPr>
              <w:rPr>
                <w:sz w:val="15"/>
                <w:szCs w:val="15"/>
              </w:rPr>
            </w:pPr>
            <w:r w:rsidRPr="00716D00">
              <w:rPr>
                <w:sz w:val="15"/>
                <w:szCs w:val="15"/>
              </w:rPr>
              <w:t>6.00 (5.48)</w:t>
            </w:r>
          </w:p>
        </w:tc>
        <w:tc>
          <w:tcPr>
            <w:tcW w:w="1017" w:type="dxa"/>
            <w:tcBorders>
              <w:top w:val="single" w:sz="4" w:space="0" w:color="auto"/>
              <w:bottom w:val="single" w:sz="4" w:space="0" w:color="auto"/>
            </w:tcBorders>
            <w:shd w:val="clear" w:color="auto" w:fill="auto"/>
          </w:tcPr>
          <w:p w14:paraId="5D460376" w14:textId="77777777" w:rsidR="008F38B8" w:rsidRPr="004C631C" w:rsidRDefault="008F38B8" w:rsidP="008F38B8">
            <w:pPr>
              <w:rPr>
                <w:sz w:val="15"/>
                <w:szCs w:val="15"/>
              </w:rPr>
            </w:pPr>
            <w:r w:rsidRPr="001D3075">
              <w:rPr>
                <w:i/>
                <w:iCs/>
                <w:sz w:val="15"/>
                <w:szCs w:val="15"/>
              </w:rPr>
              <w:t>p</w:t>
            </w:r>
            <w:r>
              <w:rPr>
                <w:sz w:val="15"/>
                <w:szCs w:val="15"/>
              </w:rPr>
              <w:t xml:space="preserve"> &gt; </w:t>
            </w:r>
            <w:r w:rsidRPr="007450B3">
              <w:rPr>
                <w:sz w:val="15"/>
                <w:szCs w:val="15"/>
              </w:rPr>
              <w:t>0.99</w:t>
            </w:r>
          </w:p>
          <w:p w14:paraId="61FFBE6D"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-0</w:t>
            </w:r>
            <w:r w:rsidRPr="00716D00">
              <w:rPr>
                <w:sz w:val="15"/>
                <w:szCs w:val="15"/>
              </w:rPr>
              <w:t>.</w:t>
            </w:r>
            <w:r>
              <w:rPr>
                <w:sz w:val="15"/>
                <w:szCs w:val="15"/>
              </w:rPr>
              <w:t>13</w:t>
            </w:r>
          </w:p>
        </w:tc>
        <w:tc>
          <w:tcPr>
            <w:tcW w:w="966" w:type="dxa"/>
            <w:tcBorders>
              <w:top w:val="single" w:sz="4" w:space="0" w:color="auto"/>
              <w:bottom w:val="single" w:sz="4" w:space="0" w:color="auto"/>
            </w:tcBorders>
            <w:shd w:val="clear" w:color="auto" w:fill="auto"/>
          </w:tcPr>
          <w:p w14:paraId="2B393F67" w14:textId="77777777" w:rsidR="008F38B8" w:rsidRPr="0085445C" w:rsidRDefault="008F38B8" w:rsidP="008F38B8">
            <w:pPr>
              <w:rPr>
                <w:sz w:val="15"/>
                <w:szCs w:val="15"/>
              </w:rPr>
            </w:pPr>
            <w:r>
              <w:rPr>
                <w:i/>
                <w:iCs/>
                <w:sz w:val="15"/>
                <w:szCs w:val="15"/>
              </w:rPr>
              <w:t xml:space="preserve">p </w:t>
            </w:r>
            <w:r w:rsidRPr="0085445C">
              <w:rPr>
                <w:sz w:val="15"/>
                <w:szCs w:val="15"/>
              </w:rPr>
              <w:t>=</w:t>
            </w:r>
            <w:r>
              <w:rPr>
                <w:sz w:val="15"/>
                <w:szCs w:val="15"/>
              </w:rPr>
              <w:t xml:space="preserve"> </w:t>
            </w:r>
            <w:r w:rsidRPr="0085445C">
              <w:rPr>
                <w:sz w:val="15"/>
                <w:szCs w:val="15"/>
              </w:rPr>
              <w:t>0.</w:t>
            </w:r>
            <w:r>
              <w:rPr>
                <w:sz w:val="15"/>
                <w:szCs w:val="15"/>
              </w:rPr>
              <w:t>14</w:t>
            </w:r>
          </w:p>
          <w:p w14:paraId="4E422A29" w14:textId="77777777" w:rsidR="008F38B8" w:rsidRPr="00716D00" w:rsidRDefault="008F38B8" w:rsidP="008F38B8">
            <w:pPr>
              <w:rPr>
                <w:sz w:val="15"/>
                <w:szCs w:val="15"/>
              </w:rPr>
            </w:pPr>
            <w:r>
              <w:rPr>
                <w:i/>
                <w:iCs/>
                <w:sz w:val="15"/>
                <w:szCs w:val="15"/>
              </w:rPr>
              <w:t>d</w:t>
            </w:r>
            <w:r>
              <w:rPr>
                <w:sz w:val="15"/>
                <w:szCs w:val="15"/>
              </w:rPr>
              <w:t xml:space="preserve"> </w:t>
            </w:r>
            <w:r w:rsidRPr="0085445C">
              <w:rPr>
                <w:sz w:val="15"/>
                <w:szCs w:val="15"/>
              </w:rPr>
              <w:t>=</w:t>
            </w:r>
            <w:r>
              <w:rPr>
                <w:sz w:val="15"/>
                <w:szCs w:val="15"/>
              </w:rPr>
              <w:t xml:space="preserve"> -</w:t>
            </w:r>
            <w:r w:rsidRPr="0085445C">
              <w:rPr>
                <w:sz w:val="15"/>
                <w:szCs w:val="15"/>
              </w:rPr>
              <w:t>0.</w:t>
            </w:r>
            <w:r>
              <w:rPr>
                <w:sz w:val="15"/>
                <w:szCs w:val="15"/>
              </w:rPr>
              <w:t>53</w:t>
            </w:r>
          </w:p>
        </w:tc>
        <w:tc>
          <w:tcPr>
            <w:tcW w:w="708" w:type="dxa"/>
            <w:tcBorders>
              <w:top w:val="single" w:sz="4" w:space="0" w:color="auto"/>
              <w:bottom w:val="single" w:sz="4" w:space="0" w:color="auto"/>
            </w:tcBorders>
            <w:shd w:val="clear" w:color="auto" w:fill="auto"/>
          </w:tcPr>
          <w:p w14:paraId="5B583545" w14:textId="77777777" w:rsidR="008F38B8" w:rsidRPr="00716D00" w:rsidRDefault="008F38B8" w:rsidP="008F38B8">
            <w:pPr>
              <w:rPr>
                <w:sz w:val="15"/>
                <w:szCs w:val="15"/>
              </w:rPr>
            </w:pPr>
            <w:r w:rsidRPr="00716D00">
              <w:rPr>
                <w:sz w:val="15"/>
                <w:szCs w:val="15"/>
              </w:rPr>
              <w:t>6.92 (4.75)</w:t>
            </w:r>
          </w:p>
        </w:tc>
        <w:tc>
          <w:tcPr>
            <w:tcW w:w="709" w:type="dxa"/>
            <w:tcBorders>
              <w:top w:val="single" w:sz="4" w:space="0" w:color="auto"/>
              <w:bottom w:val="single" w:sz="4" w:space="0" w:color="auto"/>
            </w:tcBorders>
            <w:shd w:val="clear" w:color="auto" w:fill="auto"/>
          </w:tcPr>
          <w:p w14:paraId="620071C1" w14:textId="77777777" w:rsidR="008F38B8" w:rsidRPr="00716D00" w:rsidRDefault="008F38B8" w:rsidP="008F38B8">
            <w:pPr>
              <w:rPr>
                <w:sz w:val="15"/>
                <w:szCs w:val="15"/>
              </w:rPr>
            </w:pPr>
            <w:r w:rsidRPr="00716D00">
              <w:rPr>
                <w:sz w:val="15"/>
                <w:szCs w:val="15"/>
              </w:rPr>
              <w:t>5.89 (3.97)</w:t>
            </w:r>
          </w:p>
        </w:tc>
        <w:tc>
          <w:tcPr>
            <w:tcW w:w="934" w:type="dxa"/>
            <w:tcBorders>
              <w:top w:val="single" w:sz="4" w:space="0" w:color="auto"/>
              <w:bottom w:val="single" w:sz="4" w:space="0" w:color="auto"/>
            </w:tcBorders>
            <w:shd w:val="clear" w:color="auto" w:fill="auto"/>
          </w:tcPr>
          <w:p w14:paraId="4618E336" w14:textId="77777777" w:rsidR="008F38B8" w:rsidRPr="00716D00" w:rsidRDefault="008F38B8" w:rsidP="008F38B8">
            <w:pPr>
              <w:rPr>
                <w:sz w:val="15"/>
                <w:szCs w:val="15"/>
              </w:rPr>
            </w:pPr>
            <w:r>
              <w:rPr>
                <w:i/>
                <w:iCs/>
                <w:sz w:val="15"/>
                <w:szCs w:val="15"/>
              </w:rPr>
              <w:t xml:space="preserve">p </w:t>
            </w:r>
            <w:r w:rsidRPr="00716D00">
              <w:rPr>
                <w:sz w:val="15"/>
                <w:szCs w:val="15"/>
              </w:rPr>
              <w:t>=</w:t>
            </w:r>
            <w:r>
              <w:rPr>
                <w:sz w:val="15"/>
                <w:szCs w:val="15"/>
              </w:rPr>
              <w:t xml:space="preserve"> 0</w:t>
            </w:r>
            <w:r w:rsidRPr="00716D00">
              <w:rPr>
                <w:sz w:val="15"/>
                <w:szCs w:val="15"/>
              </w:rPr>
              <w:t>.</w:t>
            </w:r>
            <w:r>
              <w:rPr>
                <w:sz w:val="15"/>
                <w:szCs w:val="15"/>
              </w:rPr>
              <w:t>07</w:t>
            </w:r>
          </w:p>
          <w:p w14:paraId="43D17040" w14:textId="77777777" w:rsidR="008F38B8" w:rsidRPr="00716D00" w:rsidRDefault="008F38B8" w:rsidP="008F38B8">
            <w:pPr>
              <w:rPr>
                <w:sz w:val="15"/>
                <w:szCs w:val="15"/>
              </w:rPr>
            </w:pPr>
            <w:r>
              <w:rPr>
                <w:i/>
                <w:iCs/>
                <w:sz w:val="15"/>
                <w:szCs w:val="15"/>
              </w:rPr>
              <w:t xml:space="preserve">d </w:t>
            </w:r>
            <w:r w:rsidRPr="00716D00">
              <w:rPr>
                <w:sz w:val="15"/>
                <w:szCs w:val="15"/>
              </w:rPr>
              <w:t>=</w:t>
            </w:r>
            <w:r>
              <w:rPr>
                <w:sz w:val="15"/>
                <w:szCs w:val="15"/>
              </w:rPr>
              <w:t xml:space="preserve"> -0</w:t>
            </w:r>
            <w:r w:rsidRPr="00716D00">
              <w:rPr>
                <w:sz w:val="15"/>
                <w:szCs w:val="15"/>
              </w:rPr>
              <w:t>.</w:t>
            </w:r>
            <w:r>
              <w:rPr>
                <w:sz w:val="15"/>
                <w:szCs w:val="15"/>
              </w:rPr>
              <w:t>32</w:t>
            </w:r>
          </w:p>
        </w:tc>
        <w:tc>
          <w:tcPr>
            <w:tcW w:w="782" w:type="dxa"/>
            <w:tcBorders>
              <w:top w:val="single" w:sz="4" w:space="0" w:color="auto"/>
              <w:bottom w:val="single" w:sz="4" w:space="0" w:color="auto"/>
            </w:tcBorders>
            <w:shd w:val="clear" w:color="auto" w:fill="auto"/>
          </w:tcPr>
          <w:p w14:paraId="54CC14BA" w14:textId="77777777" w:rsidR="008F38B8" w:rsidRPr="00716D00" w:rsidRDefault="008F38B8" w:rsidP="008F38B8">
            <w:pPr>
              <w:rPr>
                <w:sz w:val="15"/>
                <w:szCs w:val="15"/>
              </w:rPr>
            </w:pPr>
            <w:r w:rsidRPr="00716D00">
              <w:rPr>
                <w:sz w:val="15"/>
                <w:szCs w:val="15"/>
              </w:rPr>
              <w:t>No</w:t>
            </w:r>
          </w:p>
        </w:tc>
        <w:tc>
          <w:tcPr>
            <w:tcW w:w="1134" w:type="dxa"/>
            <w:tcBorders>
              <w:top w:val="single" w:sz="4" w:space="0" w:color="auto"/>
              <w:bottom w:val="single" w:sz="4" w:space="0" w:color="auto"/>
            </w:tcBorders>
            <w:shd w:val="clear" w:color="auto" w:fill="auto"/>
          </w:tcPr>
          <w:p w14:paraId="3443F65E" w14:textId="77777777" w:rsidR="008F38B8" w:rsidRPr="00716D00" w:rsidRDefault="008F38B8" w:rsidP="008F38B8">
            <w:pPr>
              <w:rPr>
                <w:sz w:val="15"/>
                <w:szCs w:val="15"/>
              </w:rPr>
            </w:pPr>
            <w:r w:rsidRPr="00716D00">
              <w:rPr>
                <w:sz w:val="15"/>
                <w:szCs w:val="15"/>
              </w:rPr>
              <w:t>No</w:t>
            </w:r>
          </w:p>
        </w:tc>
        <w:tc>
          <w:tcPr>
            <w:tcW w:w="992" w:type="dxa"/>
            <w:tcBorders>
              <w:top w:val="single" w:sz="4" w:space="0" w:color="auto"/>
              <w:bottom w:val="single" w:sz="4" w:space="0" w:color="auto"/>
            </w:tcBorders>
            <w:shd w:val="clear" w:color="auto" w:fill="auto"/>
          </w:tcPr>
          <w:p w14:paraId="2E4F42F9" w14:textId="77777777" w:rsidR="008F38B8" w:rsidRPr="00716D00" w:rsidRDefault="008F38B8" w:rsidP="008F38B8">
            <w:pPr>
              <w:rPr>
                <w:sz w:val="15"/>
                <w:szCs w:val="15"/>
              </w:rPr>
            </w:pPr>
            <w:r w:rsidRPr="00716D00">
              <w:rPr>
                <w:sz w:val="15"/>
                <w:szCs w:val="15"/>
              </w:rPr>
              <w:t>No</w:t>
            </w:r>
          </w:p>
        </w:tc>
      </w:tr>
      <w:tr w:rsidR="008F38B8" w:rsidRPr="00716D00" w14:paraId="50B21F1A" w14:textId="77777777" w:rsidTr="008F38B8">
        <w:tc>
          <w:tcPr>
            <w:tcW w:w="1132" w:type="dxa"/>
            <w:tcBorders>
              <w:top w:val="single" w:sz="4" w:space="0" w:color="auto"/>
              <w:bottom w:val="single" w:sz="4" w:space="0" w:color="auto"/>
            </w:tcBorders>
            <w:shd w:val="clear" w:color="auto" w:fill="auto"/>
          </w:tcPr>
          <w:p w14:paraId="0D00C398" w14:textId="77777777" w:rsidR="008F38B8" w:rsidRPr="00B11903" w:rsidRDefault="008F38B8" w:rsidP="008F38B8">
            <w:pPr>
              <w:widowControl w:val="0"/>
              <w:autoSpaceDE w:val="0"/>
              <w:autoSpaceDN w:val="0"/>
              <w:adjustRightInd w:val="0"/>
              <w:rPr>
                <w:rFonts w:ascii="Times" w:hAnsi="Times" w:cs="Times"/>
                <w:color w:val="000000"/>
                <w:sz w:val="15"/>
                <w:szCs w:val="15"/>
                <w:lang w:val="en-US"/>
              </w:rPr>
            </w:pPr>
            <w:r w:rsidRPr="00B11903">
              <w:rPr>
                <w:rFonts w:ascii="Times" w:hAnsi="Times" w:cs="Times"/>
                <w:color w:val="000000"/>
                <w:sz w:val="15"/>
                <w:szCs w:val="15"/>
                <w:lang w:val="en-US"/>
              </w:rPr>
              <w:t xml:space="preserve">Parenting stress </w:t>
            </w:r>
          </w:p>
          <w:p w14:paraId="715C5BBB" w14:textId="77777777" w:rsidR="008F38B8" w:rsidRPr="00B11903" w:rsidRDefault="008F38B8" w:rsidP="008F38B8">
            <w:pPr>
              <w:widowControl w:val="0"/>
              <w:autoSpaceDE w:val="0"/>
              <w:autoSpaceDN w:val="0"/>
              <w:adjustRightInd w:val="0"/>
              <w:rPr>
                <w:rFonts w:ascii="Times" w:hAnsi="Times" w:cs="Times"/>
                <w:color w:val="000000"/>
                <w:sz w:val="15"/>
                <w:szCs w:val="15"/>
                <w:lang w:val="en-US"/>
              </w:rPr>
            </w:pPr>
          </w:p>
        </w:tc>
        <w:tc>
          <w:tcPr>
            <w:tcW w:w="987" w:type="dxa"/>
            <w:tcBorders>
              <w:top w:val="single" w:sz="4" w:space="0" w:color="auto"/>
              <w:bottom w:val="single" w:sz="4" w:space="0" w:color="auto"/>
            </w:tcBorders>
            <w:shd w:val="clear" w:color="auto" w:fill="auto"/>
          </w:tcPr>
          <w:p w14:paraId="7F381A01" w14:textId="77777777" w:rsidR="008F38B8" w:rsidRPr="00B11903" w:rsidRDefault="008F38B8" w:rsidP="008F38B8">
            <w:pPr>
              <w:widowControl w:val="0"/>
              <w:autoSpaceDE w:val="0"/>
              <w:autoSpaceDN w:val="0"/>
              <w:adjustRightInd w:val="0"/>
              <w:rPr>
                <w:rFonts w:ascii="Times" w:hAnsi="Times" w:cs="Times"/>
                <w:color w:val="000000"/>
                <w:sz w:val="15"/>
                <w:szCs w:val="15"/>
                <w:lang w:val="en-US"/>
              </w:rPr>
            </w:pPr>
            <w:r w:rsidRPr="00B11903">
              <w:rPr>
                <w:rFonts w:ascii="Times" w:hAnsi="Times" w:cs="Times"/>
                <w:color w:val="000000"/>
                <w:sz w:val="15"/>
                <w:szCs w:val="15"/>
                <w:lang w:val="en-US"/>
              </w:rPr>
              <w:t xml:space="preserve">PSI-SF </w:t>
            </w:r>
          </w:p>
          <w:p w14:paraId="264A88FB" w14:textId="77777777" w:rsidR="008F38B8" w:rsidRPr="00B11903" w:rsidRDefault="008F38B8" w:rsidP="008F38B8">
            <w:pPr>
              <w:rPr>
                <w:sz w:val="15"/>
                <w:szCs w:val="15"/>
              </w:rPr>
            </w:pPr>
          </w:p>
        </w:tc>
        <w:tc>
          <w:tcPr>
            <w:tcW w:w="705" w:type="dxa"/>
            <w:tcBorders>
              <w:top w:val="single" w:sz="4" w:space="0" w:color="auto"/>
              <w:bottom w:val="single" w:sz="4" w:space="0" w:color="auto"/>
            </w:tcBorders>
            <w:shd w:val="clear" w:color="auto" w:fill="auto"/>
          </w:tcPr>
          <w:p w14:paraId="1475DF53" w14:textId="77777777" w:rsidR="008F38B8" w:rsidRPr="00B11903" w:rsidRDefault="008F38B8" w:rsidP="008F38B8">
            <w:pPr>
              <w:rPr>
                <w:sz w:val="15"/>
                <w:szCs w:val="15"/>
              </w:rPr>
            </w:pPr>
            <w:r w:rsidRPr="00B11903">
              <w:rPr>
                <w:sz w:val="15"/>
                <w:szCs w:val="15"/>
              </w:rPr>
              <w:t>91.52 (20.73)</w:t>
            </w:r>
          </w:p>
        </w:tc>
        <w:tc>
          <w:tcPr>
            <w:tcW w:w="706" w:type="dxa"/>
            <w:tcBorders>
              <w:top w:val="single" w:sz="4" w:space="0" w:color="auto"/>
              <w:bottom w:val="single" w:sz="4" w:space="0" w:color="auto"/>
            </w:tcBorders>
            <w:shd w:val="clear" w:color="auto" w:fill="auto"/>
          </w:tcPr>
          <w:p w14:paraId="09053A57" w14:textId="77777777" w:rsidR="008F38B8" w:rsidRPr="00B11903" w:rsidRDefault="008F38B8" w:rsidP="008F38B8">
            <w:pPr>
              <w:rPr>
                <w:sz w:val="15"/>
                <w:szCs w:val="15"/>
              </w:rPr>
            </w:pPr>
            <w:r w:rsidRPr="00B11903">
              <w:rPr>
                <w:sz w:val="15"/>
                <w:szCs w:val="15"/>
              </w:rPr>
              <w:t>80.96 (19.59)</w:t>
            </w:r>
          </w:p>
        </w:tc>
        <w:tc>
          <w:tcPr>
            <w:tcW w:w="709" w:type="dxa"/>
            <w:tcBorders>
              <w:top w:val="single" w:sz="4" w:space="0" w:color="auto"/>
              <w:bottom w:val="single" w:sz="4" w:space="0" w:color="auto"/>
            </w:tcBorders>
            <w:shd w:val="clear" w:color="auto" w:fill="auto"/>
          </w:tcPr>
          <w:p w14:paraId="289BBE26" w14:textId="77777777" w:rsidR="008F38B8" w:rsidRPr="00B11903" w:rsidRDefault="008F38B8" w:rsidP="008F38B8">
            <w:pPr>
              <w:rPr>
                <w:sz w:val="15"/>
                <w:szCs w:val="15"/>
              </w:rPr>
            </w:pPr>
            <w:r w:rsidRPr="00B11903">
              <w:rPr>
                <w:sz w:val="15"/>
                <w:szCs w:val="15"/>
              </w:rPr>
              <w:t>84.09 (24.05)</w:t>
            </w:r>
          </w:p>
        </w:tc>
        <w:tc>
          <w:tcPr>
            <w:tcW w:w="1104" w:type="dxa"/>
            <w:tcBorders>
              <w:top w:val="single" w:sz="4" w:space="0" w:color="auto"/>
              <w:bottom w:val="single" w:sz="4" w:space="0" w:color="auto"/>
            </w:tcBorders>
            <w:shd w:val="clear" w:color="auto" w:fill="auto"/>
          </w:tcPr>
          <w:p w14:paraId="79DA8786" w14:textId="77777777" w:rsidR="008F38B8" w:rsidRPr="00B11903" w:rsidRDefault="008F38B8" w:rsidP="008F38B8">
            <w:pPr>
              <w:rPr>
                <w:b/>
                <w:bCs/>
                <w:sz w:val="15"/>
                <w:szCs w:val="15"/>
              </w:rPr>
            </w:pPr>
            <w:r w:rsidRPr="00B11903">
              <w:rPr>
                <w:b/>
                <w:bCs/>
                <w:i/>
                <w:iCs/>
                <w:sz w:val="15"/>
                <w:szCs w:val="15"/>
              </w:rPr>
              <w:t xml:space="preserve">p </w:t>
            </w:r>
            <w:r w:rsidRPr="00B11903">
              <w:rPr>
                <w:b/>
                <w:bCs/>
                <w:sz w:val="15"/>
                <w:szCs w:val="15"/>
              </w:rPr>
              <w:t>= 0.006**</w:t>
            </w:r>
          </w:p>
          <w:p w14:paraId="4F8E2A12" w14:textId="77777777" w:rsidR="008F38B8" w:rsidRPr="00B11903" w:rsidRDefault="008F38B8" w:rsidP="008F38B8">
            <w:pPr>
              <w:rPr>
                <w:b/>
                <w:bCs/>
                <w:sz w:val="15"/>
                <w:szCs w:val="15"/>
              </w:rPr>
            </w:pPr>
            <w:r w:rsidRPr="00B11903">
              <w:rPr>
                <w:b/>
                <w:bCs/>
                <w:i/>
                <w:iCs/>
                <w:sz w:val="15"/>
                <w:szCs w:val="15"/>
              </w:rPr>
              <w:t xml:space="preserve">d </w:t>
            </w:r>
            <w:r w:rsidRPr="00B11903">
              <w:rPr>
                <w:b/>
                <w:bCs/>
                <w:sz w:val="15"/>
                <w:szCs w:val="15"/>
              </w:rPr>
              <w:t>= 0.47</w:t>
            </w:r>
          </w:p>
        </w:tc>
        <w:tc>
          <w:tcPr>
            <w:tcW w:w="1023" w:type="dxa"/>
            <w:tcBorders>
              <w:top w:val="single" w:sz="4" w:space="0" w:color="auto"/>
              <w:bottom w:val="single" w:sz="4" w:space="0" w:color="auto"/>
            </w:tcBorders>
            <w:shd w:val="clear" w:color="auto" w:fill="auto"/>
          </w:tcPr>
          <w:p w14:paraId="1BF0E143" w14:textId="77777777" w:rsidR="008F38B8" w:rsidRPr="00B11903" w:rsidRDefault="008F38B8" w:rsidP="008F38B8">
            <w:pPr>
              <w:rPr>
                <w:sz w:val="15"/>
                <w:szCs w:val="15"/>
              </w:rPr>
            </w:pPr>
            <w:r w:rsidRPr="00B11903">
              <w:rPr>
                <w:i/>
                <w:iCs/>
                <w:sz w:val="15"/>
                <w:szCs w:val="15"/>
              </w:rPr>
              <w:t xml:space="preserve">p </w:t>
            </w:r>
            <w:r w:rsidRPr="00B11903">
              <w:rPr>
                <w:sz w:val="15"/>
                <w:szCs w:val="15"/>
              </w:rPr>
              <w:t>= 0.03</w:t>
            </w:r>
          </w:p>
          <w:p w14:paraId="02FE9053" w14:textId="77777777" w:rsidR="008F38B8" w:rsidRPr="00B11903" w:rsidRDefault="008F38B8" w:rsidP="008F38B8">
            <w:pPr>
              <w:rPr>
                <w:b/>
                <w:bCs/>
                <w:sz w:val="15"/>
                <w:szCs w:val="15"/>
              </w:rPr>
            </w:pPr>
            <w:r w:rsidRPr="00B11903">
              <w:rPr>
                <w:i/>
                <w:iCs/>
                <w:sz w:val="15"/>
                <w:szCs w:val="15"/>
              </w:rPr>
              <w:t>d</w:t>
            </w:r>
            <w:r w:rsidRPr="00B11903">
              <w:rPr>
                <w:sz w:val="15"/>
                <w:szCs w:val="15"/>
              </w:rPr>
              <w:t xml:space="preserve"> = 0.43</w:t>
            </w:r>
          </w:p>
        </w:tc>
        <w:tc>
          <w:tcPr>
            <w:tcW w:w="708" w:type="dxa"/>
            <w:tcBorders>
              <w:top w:val="single" w:sz="4" w:space="0" w:color="auto"/>
              <w:bottom w:val="single" w:sz="4" w:space="0" w:color="auto"/>
            </w:tcBorders>
            <w:shd w:val="clear" w:color="auto" w:fill="auto"/>
          </w:tcPr>
          <w:p w14:paraId="7AF3707A" w14:textId="77777777" w:rsidR="008F38B8" w:rsidRPr="00B11903" w:rsidRDefault="008F38B8" w:rsidP="008F38B8">
            <w:pPr>
              <w:rPr>
                <w:sz w:val="15"/>
                <w:szCs w:val="15"/>
              </w:rPr>
            </w:pPr>
            <w:r w:rsidRPr="00B11903">
              <w:rPr>
                <w:sz w:val="15"/>
                <w:szCs w:val="15"/>
              </w:rPr>
              <w:t>99.45 (18.58)</w:t>
            </w:r>
          </w:p>
        </w:tc>
        <w:tc>
          <w:tcPr>
            <w:tcW w:w="709" w:type="dxa"/>
            <w:tcBorders>
              <w:top w:val="single" w:sz="4" w:space="0" w:color="auto"/>
              <w:bottom w:val="single" w:sz="4" w:space="0" w:color="auto"/>
            </w:tcBorders>
            <w:shd w:val="clear" w:color="auto" w:fill="auto"/>
          </w:tcPr>
          <w:p w14:paraId="682EFE98" w14:textId="77777777" w:rsidR="008F38B8" w:rsidRPr="00B11903" w:rsidRDefault="008F38B8" w:rsidP="008F38B8">
            <w:pPr>
              <w:rPr>
                <w:sz w:val="15"/>
                <w:szCs w:val="15"/>
              </w:rPr>
            </w:pPr>
            <w:r w:rsidRPr="00B11903">
              <w:rPr>
                <w:sz w:val="15"/>
                <w:szCs w:val="15"/>
              </w:rPr>
              <w:t>92.39 (21.13)</w:t>
            </w:r>
          </w:p>
        </w:tc>
        <w:tc>
          <w:tcPr>
            <w:tcW w:w="709" w:type="dxa"/>
            <w:tcBorders>
              <w:top w:val="single" w:sz="4" w:space="0" w:color="auto"/>
              <w:bottom w:val="single" w:sz="4" w:space="0" w:color="auto"/>
            </w:tcBorders>
            <w:shd w:val="clear" w:color="auto" w:fill="auto"/>
          </w:tcPr>
          <w:p w14:paraId="6DE9EAF4" w14:textId="77777777" w:rsidR="008F38B8" w:rsidRPr="00B11903" w:rsidRDefault="008F38B8" w:rsidP="008F38B8">
            <w:pPr>
              <w:rPr>
                <w:sz w:val="15"/>
                <w:szCs w:val="15"/>
              </w:rPr>
            </w:pPr>
            <w:r w:rsidRPr="00B11903">
              <w:rPr>
                <w:sz w:val="15"/>
                <w:szCs w:val="15"/>
              </w:rPr>
              <w:t>82.23 (21.06)</w:t>
            </w:r>
          </w:p>
        </w:tc>
        <w:tc>
          <w:tcPr>
            <w:tcW w:w="1017" w:type="dxa"/>
            <w:tcBorders>
              <w:top w:val="single" w:sz="4" w:space="0" w:color="auto"/>
              <w:bottom w:val="single" w:sz="4" w:space="0" w:color="auto"/>
            </w:tcBorders>
            <w:shd w:val="clear" w:color="auto" w:fill="auto"/>
          </w:tcPr>
          <w:p w14:paraId="41E77565" w14:textId="77777777" w:rsidR="008F38B8" w:rsidRPr="00B11903" w:rsidRDefault="008F38B8" w:rsidP="008F38B8">
            <w:pPr>
              <w:rPr>
                <w:b/>
                <w:bCs/>
                <w:sz w:val="15"/>
                <w:szCs w:val="15"/>
              </w:rPr>
            </w:pPr>
            <w:r w:rsidRPr="00B11903">
              <w:rPr>
                <w:b/>
                <w:bCs/>
                <w:i/>
                <w:iCs/>
                <w:sz w:val="15"/>
                <w:szCs w:val="15"/>
              </w:rPr>
              <w:t xml:space="preserve">p </w:t>
            </w:r>
            <w:r w:rsidRPr="00B11903">
              <w:rPr>
                <w:b/>
                <w:bCs/>
                <w:sz w:val="15"/>
                <w:szCs w:val="15"/>
              </w:rPr>
              <w:t>= 0.03*</w:t>
            </w:r>
          </w:p>
          <w:p w14:paraId="678F8D1D" w14:textId="77777777" w:rsidR="008F38B8" w:rsidRPr="00B11903" w:rsidRDefault="008F38B8" w:rsidP="008F38B8">
            <w:pPr>
              <w:rPr>
                <w:b/>
                <w:bCs/>
                <w:sz w:val="15"/>
                <w:szCs w:val="15"/>
              </w:rPr>
            </w:pPr>
            <w:r w:rsidRPr="00B11903">
              <w:rPr>
                <w:b/>
                <w:bCs/>
                <w:i/>
                <w:iCs/>
                <w:sz w:val="15"/>
                <w:szCs w:val="15"/>
              </w:rPr>
              <w:t xml:space="preserve">d </w:t>
            </w:r>
            <w:r w:rsidRPr="00B11903">
              <w:rPr>
                <w:b/>
                <w:bCs/>
                <w:sz w:val="15"/>
                <w:szCs w:val="15"/>
              </w:rPr>
              <w:t>= 0.55</w:t>
            </w:r>
          </w:p>
        </w:tc>
        <w:tc>
          <w:tcPr>
            <w:tcW w:w="966" w:type="dxa"/>
            <w:tcBorders>
              <w:top w:val="single" w:sz="4" w:space="0" w:color="auto"/>
              <w:bottom w:val="single" w:sz="4" w:space="0" w:color="auto"/>
            </w:tcBorders>
            <w:shd w:val="clear" w:color="auto" w:fill="auto"/>
          </w:tcPr>
          <w:p w14:paraId="0925812F" w14:textId="77777777" w:rsidR="008F38B8" w:rsidRPr="00B11903" w:rsidRDefault="008F38B8" w:rsidP="008F38B8">
            <w:pPr>
              <w:rPr>
                <w:sz w:val="15"/>
                <w:szCs w:val="15"/>
              </w:rPr>
            </w:pPr>
            <w:r w:rsidRPr="00B11903">
              <w:rPr>
                <w:i/>
                <w:iCs/>
                <w:sz w:val="15"/>
                <w:szCs w:val="15"/>
              </w:rPr>
              <w:t>p</w:t>
            </w:r>
            <w:r w:rsidRPr="00B11903">
              <w:rPr>
                <w:sz w:val="15"/>
                <w:szCs w:val="15"/>
              </w:rPr>
              <w:t xml:space="preserve"> = 0.03</w:t>
            </w:r>
          </w:p>
          <w:p w14:paraId="7ED98DE9" w14:textId="77777777" w:rsidR="008F38B8" w:rsidRPr="00B11903" w:rsidRDefault="008F38B8" w:rsidP="008F38B8">
            <w:pPr>
              <w:rPr>
                <w:b/>
                <w:bCs/>
                <w:sz w:val="15"/>
                <w:szCs w:val="15"/>
              </w:rPr>
            </w:pPr>
            <w:r w:rsidRPr="00B11903">
              <w:rPr>
                <w:i/>
                <w:iCs/>
                <w:sz w:val="15"/>
                <w:szCs w:val="15"/>
              </w:rPr>
              <w:t xml:space="preserve">d </w:t>
            </w:r>
            <w:r w:rsidRPr="00B11903">
              <w:rPr>
                <w:sz w:val="15"/>
                <w:szCs w:val="15"/>
              </w:rPr>
              <w:t>= 0.79</w:t>
            </w:r>
          </w:p>
        </w:tc>
        <w:tc>
          <w:tcPr>
            <w:tcW w:w="708" w:type="dxa"/>
            <w:tcBorders>
              <w:top w:val="single" w:sz="4" w:space="0" w:color="auto"/>
              <w:bottom w:val="single" w:sz="4" w:space="0" w:color="auto"/>
            </w:tcBorders>
            <w:shd w:val="clear" w:color="auto" w:fill="auto"/>
          </w:tcPr>
          <w:p w14:paraId="7B26196E" w14:textId="77777777" w:rsidR="008F38B8" w:rsidRPr="00B11903" w:rsidRDefault="008F38B8" w:rsidP="008F38B8">
            <w:pPr>
              <w:rPr>
                <w:sz w:val="15"/>
                <w:szCs w:val="15"/>
              </w:rPr>
            </w:pPr>
            <w:r w:rsidRPr="00B11903">
              <w:rPr>
                <w:sz w:val="15"/>
                <w:szCs w:val="15"/>
              </w:rPr>
              <w:t>87.74 (20.83)</w:t>
            </w:r>
          </w:p>
        </w:tc>
        <w:tc>
          <w:tcPr>
            <w:tcW w:w="709" w:type="dxa"/>
            <w:tcBorders>
              <w:top w:val="single" w:sz="4" w:space="0" w:color="auto"/>
              <w:bottom w:val="single" w:sz="4" w:space="0" w:color="auto"/>
            </w:tcBorders>
            <w:shd w:val="clear" w:color="auto" w:fill="auto"/>
          </w:tcPr>
          <w:p w14:paraId="7FAA7F7A" w14:textId="77777777" w:rsidR="008F38B8" w:rsidRPr="00B11903" w:rsidRDefault="008F38B8" w:rsidP="008F38B8">
            <w:pPr>
              <w:rPr>
                <w:sz w:val="15"/>
                <w:szCs w:val="15"/>
              </w:rPr>
            </w:pPr>
            <w:r w:rsidRPr="00B11903">
              <w:rPr>
                <w:sz w:val="15"/>
                <w:szCs w:val="15"/>
              </w:rPr>
              <w:t>85.91 (18.32)</w:t>
            </w:r>
          </w:p>
        </w:tc>
        <w:tc>
          <w:tcPr>
            <w:tcW w:w="934" w:type="dxa"/>
            <w:tcBorders>
              <w:top w:val="single" w:sz="4" w:space="0" w:color="auto"/>
              <w:bottom w:val="single" w:sz="4" w:space="0" w:color="auto"/>
            </w:tcBorders>
            <w:shd w:val="clear" w:color="auto" w:fill="auto"/>
          </w:tcPr>
          <w:p w14:paraId="4AE96886" w14:textId="77777777" w:rsidR="008F38B8" w:rsidRPr="00B11903" w:rsidRDefault="008F38B8" w:rsidP="008F38B8">
            <w:pPr>
              <w:rPr>
                <w:sz w:val="15"/>
                <w:szCs w:val="15"/>
              </w:rPr>
            </w:pPr>
            <w:r w:rsidRPr="00B11903">
              <w:rPr>
                <w:i/>
                <w:iCs/>
                <w:sz w:val="15"/>
                <w:szCs w:val="15"/>
              </w:rPr>
              <w:t>p</w:t>
            </w:r>
            <w:r w:rsidRPr="00B11903">
              <w:rPr>
                <w:sz w:val="15"/>
                <w:szCs w:val="15"/>
              </w:rPr>
              <w:t xml:space="preserve"> &gt; 0.99</w:t>
            </w:r>
          </w:p>
          <w:p w14:paraId="775BCA99" w14:textId="77777777" w:rsidR="008F38B8" w:rsidRPr="00B11903" w:rsidRDefault="008F38B8" w:rsidP="008F38B8">
            <w:pPr>
              <w:rPr>
                <w:sz w:val="15"/>
                <w:szCs w:val="15"/>
              </w:rPr>
            </w:pPr>
            <w:r w:rsidRPr="00B11903">
              <w:rPr>
                <w:i/>
                <w:iCs/>
                <w:sz w:val="15"/>
                <w:szCs w:val="15"/>
              </w:rPr>
              <w:t xml:space="preserve">d </w:t>
            </w:r>
            <w:r w:rsidRPr="00B11903">
              <w:rPr>
                <w:sz w:val="15"/>
                <w:szCs w:val="15"/>
              </w:rPr>
              <w:t>= 0.09</w:t>
            </w:r>
          </w:p>
        </w:tc>
        <w:tc>
          <w:tcPr>
            <w:tcW w:w="782" w:type="dxa"/>
            <w:tcBorders>
              <w:top w:val="single" w:sz="4" w:space="0" w:color="auto"/>
              <w:bottom w:val="single" w:sz="4" w:space="0" w:color="auto"/>
            </w:tcBorders>
            <w:shd w:val="clear" w:color="auto" w:fill="auto"/>
          </w:tcPr>
          <w:p w14:paraId="17783B55" w14:textId="77777777" w:rsidR="008F38B8" w:rsidRPr="00B11903" w:rsidRDefault="008F38B8" w:rsidP="008F38B8">
            <w:pPr>
              <w:rPr>
                <w:sz w:val="15"/>
                <w:szCs w:val="15"/>
              </w:rPr>
            </w:pPr>
            <w:r w:rsidRPr="00B11903">
              <w:rPr>
                <w:sz w:val="15"/>
                <w:szCs w:val="15"/>
              </w:rPr>
              <w:t>No</w:t>
            </w:r>
          </w:p>
        </w:tc>
        <w:tc>
          <w:tcPr>
            <w:tcW w:w="1134" w:type="dxa"/>
            <w:tcBorders>
              <w:top w:val="single" w:sz="4" w:space="0" w:color="auto"/>
              <w:bottom w:val="single" w:sz="4" w:space="0" w:color="auto"/>
            </w:tcBorders>
            <w:shd w:val="clear" w:color="auto" w:fill="auto"/>
          </w:tcPr>
          <w:p w14:paraId="7A88E725" w14:textId="77777777" w:rsidR="008F38B8" w:rsidRPr="00B11903" w:rsidRDefault="008F38B8" w:rsidP="008F38B8">
            <w:pPr>
              <w:rPr>
                <w:sz w:val="15"/>
                <w:szCs w:val="15"/>
              </w:rPr>
            </w:pPr>
            <w:r w:rsidRPr="00B11903">
              <w:rPr>
                <w:sz w:val="15"/>
                <w:szCs w:val="15"/>
              </w:rPr>
              <w:t>No</w:t>
            </w:r>
          </w:p>
        </w:tc>
        <w:tc>
          <w:tcPr>
            <w:tcW w:w="992" w:type="dxa"/>
            <w:tcBorders>
              <w:top w:val="single" w:sz="4" w:space="0" w:color="auto"/>
              <w:bottom w:val="single" w:sz="4" w:space="0" w:color="auto"/>
            </w:tcBorders>
            <w:shd w:val="clear" w:color="auto" w:fill="auto"/>
          </w:tcPr>
          <w:p w14:paraId="71186A47" w14:textId="77777777" w:rsidR="008F38B8" w:rsidRPr="00B11903" w:rsidRDefault="008F38B8" w:rsidP="008F38B8">
            <w:pPr>
              <w:rPr>
                <w:sz w:val="15"/>
                <w:szCs w:val="15"/>
              </w:rPr>
            </w:pPr>
            <w:r w:rsidRPr="00B11903">
              <w:rPr>
                <w:sz w:val="15"/>
                <w:szCs w:val="15"/>
              </w:rPr>
              <w:t>No</w:t>
            </w:r>
          </w:p>
        </w:tc>
      </w:tr>
      <w:tr w:rsidR="008F38B8" w:rsidRPr="00716D00" w14:paraId="6AB77704" w14:textId="77777777" w:rsidTr="008F38B8">
        <w:tc>
          <w:tcPr>
            <w:tcW w:w="15734" w:type="dxa"/>
            <w:gridSpan w:val="18"/>
            <w:tcBorders>
              <w:top w:val="single" w:sz="4" w:space="0" w:color="auto"/>
              <w:bottom w:val="nil"/>
            </w:tcBorders>
            <w:shd w:val="clear" w:color="auto" w:fill="auto"/>
          </w:tcPr>
          <w:p w14:paraId="13C913FE" w14:textId="77777777" w:rsidR="00647161" w:rsidRDefault="008F38B8" w:rsidP="008F38B8">
            <w:pPr>
              <w:rPr>
                <w:rFonts w:ascii="Times" w:hAnsi="Times" w:cs="Times"/>
                <w:sz w:val="14"/>
                <w:szCs w:val="14"/>
              </w:rPr>
            </w:pPr>
            <w:r>
              <w:rPr>
                <w:rFonts w:ascii="Times" w:hAnsi="Times" w:cs="Times"/>
                <w:sz w:val="15"/>
                <w:szCs w:val="15"/>
              </w:rPr>
              <w:t>*</w:t>
            </w:r>
            <w:r w:rsidRPr="00467679">
              <w:rPr>
                <w:rFonts w:ascii="Times" w:hAnsi="Times" w:cs="Times"/>
                <w:i/>
                <w:iCs/>
                <w:sz w:val="15"/>
                <w:szCs w:val="15"/>
              </w:rPr>
              <w:t xml:space="preserve">p </w:t>
            </w:r>
            <w:r>
              <w:rPr>
                <w:rFonts w:ascii="Times" w:hAnsi="Times" w:cs="Times"/>
                <w:sz w:val="15"/>
                <w:szCs w:val="15"/>
              </w:rPr>
              <w:t xml:space="preserve">&lt; 0.01, ** </w:t>
            </w:r>
            <w:r w:rsidRPr="00467679">
              <w:rPr>
                <w:rFonts w:ascii="Times" w:hAnsi="Times" w:cs="Times"/>
                <w:i/>
                <w:iCs/>
                <w:sz w:val="15"/>
                <w:szCs w:val="15"/>
              </w:rPr>
              <w:t>p</w:t>
            </w:r>
            <w:r>
              <w:rPr>
                <w:rFonts w:ascii="Times" w:hAnsi="Times" w:cs="Times"/>
                <w:sz w:val="15"/>
                <w:szCs w:val="15"/>
              </w:rPr>
              <w:t xml:space="preserve"> &lt; 0.001. </w:t>
            </w:r>
            <w:r w:rsidRPr="00473706">
              <w:rPr>
                <w:rFonts w:ascii="Times" w:hAnsi="Times" w:cs="Times"/>
                <w:i/>
                <w:iCs/>
                <w:sz w:val="14"/>
                <w:szCs w:val="14"/>
              </w:rPr>
              <w:t>Notes.</w:t>
            </w:r>
            <w:r w:rsidRPr="00473706">
              <w:rPr>
                <w:rFonts w:ascii="Times" w:hAnsi="Times" w:cs="Times"/>
                <w:sz w:val="14"/>
                <w:szCs w:val="14"/>
              </w:rPr>
              <w:t xml:space="preserve"> DPICS-LP = Dyadic Parent Child Interaction Coding System – labelled praise; DPICS-NTA = Dyadic Parent Child Interaction Coding System – Negative talk; NICHD-Sensitivity = NICHD Study of Early Child Care and Youth Development: Sensitivity Scales; MM-appropriate = Mind-mindedness coding scheme – appropriate comments; MM-non-attuned = Mind-mindedness coding scheme – non-attuned comments; DRFS =Diamond’s Reflective Functioning Scale; TOPSE-Empathy = Tool to Measure Parenting Self-Efficacy Empathy scale; TOPSE-emotion = Tool to Measure Parenting Self-Efficacy Emotion scale; DERS = Difficulties in Emotion Regulation Scale; CHQ-mother helpless = Caregiving Helplessness Questionnaire mother helpless scale; LSAC-hostility = Longitudinal </w:t>
            </w:r>
          </w:p>
          <w:p w14:paraId="444D8121" w14:textId="77777777" w:rsidR="008F38B8" w:rsidRDefault="008F38B8" w:rsidP="008F38B8">
            <w:pPr>
              <w:rPr>
                <w:rFonts w:ascii="Times" w:hAnsi="Times" w:cs="Times"/>
                <w:sz w:val="14"/>
                <w:szCs w:val="14"/>
              </w:rPr>
            </w:pPr>
            <w:r w:rsidRPr="00473706">
              <w:rPr>
                <w:rFonts w:ascii="Times" w:hAnsi="Times" w:cs="Times"/>
                <w:sz w:val="14"/>
                <w:szCs w:val="14"/>
              </w:rPr>
              <w:t>Study of Australian Children - Parenting Hostility scale; BCAP = Brief Child Abuse Potential Inventory; PSI-SF = Parenting Stress Index–Short Form</w:t>
            </w:r>
          </w:p>
          <w:p w14:paraId="2CBA203E" w14:textId="77777777" w:rsidR="00647161" w:rsidRDefault="00647161" w:rsidP="008F38B8">
            <w:pPr>
              <w:rPr>
                <w:rFonts w:ascii="Times" w:hAnsi="Times" w:cs="Times"/>
                <w:sz w:val="14"/>
                <w:szCs w:val="14"/>
              </w:rPr>
            </w:pPr>
          </w:p>
          <w:p w14:paraId="1F1F250D" w14:textId="77777777" w:rsidR="00647161" w:rsidRDefault="00647161" w:rsidP="008F38B8">
            <w:pPr>
              <w:rPr>
                <w:rFonts w:ascii="Times" w:hAnsi="Times" w:cs="Times"/>
                <w:sz w:val="14"/>
                <w:szCs w:val="14"/>
              </w:rPr>
            </w:pPr>
          </w:p>
          <w:p w14:paraId="08DD2B48" w14:textId="77777777" w:rsidR="00647161" w:rsidRDefault="00647161" w:rsidP="00647161">
            <w:pPr>
              <w:widowControl w:val="0"/>
              <w:autoSpaceDE w:val="0"/>
              <w:autoSpaceDN w:val="0"/>
              <w:adjustRightInd w:val="0"/>
              <w:ind w:left="-108" w:right="-4678"/>
              <w:rPr>
                <w:rFonts w:ascii="Times" w:hAnsi="Times" w:cs="Arial"/>
                <w:bCs/>
                <w:iCs/>
                <w:color w:val="000000"/>
                <w:sz w:val="20"/>
                <w:szCs w:val="20"/>
              </w:rPr>
            </w:pPr>
            <w:r w:rsidRPr="00AB5087">
              <w:rPr>
                <w:rFonts w:ascii="Times" w:hAnsi="Times" w:cs="Arial"/>
                <w:bCs/>
                <w:iCs/>
                <w:color w:val="000000"/>
                <w:sz w:val="20"/>
                <w:szCs w:val="20"/>
              </w:rPr>
              <w:t xml:space="preserve">Table </w:t>
            </w:r>
            <w:r>
              <w:rPr>
                <w:rFonts w:ascii="Times" w:hAnsi="Times" w:cs="Arial"/>
                <w:bCs/>
                <w:iCs/>
                <w:color w:val="000000"/>
                <w:sz w:val="20"/>
                <w:szCs w:val="20"/>
              </w:rPr>
              <w:t>3</w:t>
            </w:r>
            <w:r w:rsidRPr="00AB5087">
              <w:rPr>
                <w:rFonts w:ascii="Times" w:hAnsi="Times" w:cs="Arial"/>
                <w:bCs/>
                <w:iCs/>
                <w:color w:val="000000"/>
                <w:sz w:val="20"/>
                <w:szCs w:val="20"/>
              </w:rPr>
              <w:t xml:space="preserve">. Mean (SD) scores for </w:t>
            </w:r>
            <w:r>
              <w:rPr>
                <w:rFonts w:ascii="Times" w:hAnsi="Times" w:cs="Arial"/>
                <w:bCs/>
                <w:iCs/>
                <w:color w:val="000000"/>
                <w:sz w:val="20"/>
                <w:szCs w:val="20"/>
              </w:rPr>
              <w:t>child outcomes</w:t>
            </w:r>
            <w:r w:rsidRPr="00AB5087">
              <w:rPr>
                <w:rFonts w:ascii="Times" w:hAnsi="Times" w:cs="Arial"/>
                <w:bCs/>
                <w:iCs/>
                <w:color w:val="000000"/>
                <w:sz w:val="20"/>
                <w:szCs w:val="20"/>
              </w:rPr>
              <w:t xml:space="preserve"> by group, clinical significance of change in scores between Time 1 and Time 2</w:t>
            </w:r>
            <w:r>
              <w:rPr>
                <w:rFonts w:ascii="Times" w:hAnsi="Times" w:cs="Arial"/>
                <w:bCs/>
                <w:iCs/>
                <w:color w:val="000000"/>
                <w:sz w:val="20"/>
                <w:szCs w:val="20"/>
              </w:rPr>
              <w:t xml:space="preserve">, and Time 1 and Time 3 </w:t>
            </w:r>
            <w:r w:rsidRPr="00AB5087">
              <w:rPr>
                <w:rFonts w:ascii="Times" w:hAnsi="Times" w:cs="Arial"/>
                <w:bCs/>
                <w:iCs/>
                <w:color w:val="000000"/>
                <w:sz w:val="20"/>
                <w:szCs w:val="20"/>
              </w:rPr>
              <w:t xml:space="preserve">assessments by group </w:t>
            </w:r>
          </w:p>
          <w:p w14:paraId="27D22E8B" w14:textId="77777777" w:rsidR="00647161" w:rsidRPr="00AB5087" w:rsidRDefault="00647161" w:rsidP="00647161">
            <w:pPr>
              <w:widowControl w:val="0"/>
              <w:autoSpaceDE w:val="0"/>
              <w:autoSpaceDN w:val="0"/>
              <w:adjustRightInd w:val="0"/>
              <w:ind w:left="-108" w:right="-4678"/>
              <w:rPr>
                <w:rFonts w:ascii="Times" w:hAnsi="Times" w:cs="Arial"/>
                <w:bCs/>
                <w:iCs/>
                <w:color w:val="000000"/>
                <w:sz w:val="20"/>
                <w:szCs w:val="20"/>
              </w:rPr>
            </w:pPr>
            <w:r w:rsidRPr="00AB5087">
              <w:rPr>
                <w:rFonts w:ascii="Times" w:hAnsi="Times" w:cs="Arial"/>
                <w:bCs/>
                <w:iCs/>
                <w:color w:val="000000"/>
                <w:sz w:val="20"/>
                <w:szCs w:val="20"/>
              </w:rPr>
              <w:t>(Cohen’s d effect sizes) and between-group differences at Time 1</w:t>
            </w:r>
            <w:r>
              <w:rPr>
                <w:rFonts w:ascii="Times" w:hAnsi="Times" w:cs="Arial"/>
                <w:bCs/>
                <w:iCs/>
                <w:color w:val="000000"/>
                <w:sz w:val="20"/>
                <w:szCs w:val="20"/>
              </w:rPr>
              <w:t xml:space="preserve">, </w:t>
            </w:r>
            <w:r w:rsidRPr="00AB5087">
              <w:rPr>
                <w:rFonts w:ascii="Times" w:hAnsi="Times" w:cs="Arial"/>
                <w:bCs/>
                <w:iCs/>
                <w:color w:val="000000"/>
                <w:sz w:val="20"/>
                <w:szCs w:val="20"/>
              </w:rPr>
              <w:t>Time 2</w:t>
            </w:r>
            <w:r>
              <w:rPr>
                <w:rFonts w:ascii="Times" w:hAnsi="Times" w:cs="Arial"/>
                <w:bCs/>
                <w:iCs/>
                <w:color w:val="000000"/>
                <w:sz w:val="20"/>
                <w:szCs w:val="20"/>
              </w:rPr>
              <w:t xml:space="preserve"> and Time 3</w:t>
            </w:r>
          </w:p>
          <w:p w14:paraId="5C600548" w14:textId="2410A4C2" w:rsidR="00647161" w:rsidRPr="007C3F46" w:rsidRDefault="00647161" w:rsidP="008F38B8">
            <w:pPr>
              <w:rPr>
                <w:sz w:val="15"/>
                <w:szCs w:val="15"/>
                <w:highlight w:val="yellow"/>
              </w:rPr>
            </w:pPr>
          </w:p>
        </w:tc>
      </w:tr>
    </w:tbl>
    <w:tbl>
      <w:tblPr>
        <w:tblStyle w:val="TableGrid"/>
        <w:tblW w:w="157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
        <w:gridCol w:w="904"/>
        <w:gridCol w:w="1535"/>
        <w:gridCol w:w="851"/>
        <w:gridCol w:w="850"/>
        <w:gridCol w:w="849"/>
        <w:gridCol w:w="987"/>
        <w:gridCol w:w="884"/>
        <w:gridCol w:w="849"/>
        <w:gridCol w:w="849"/>
        <w:gridCol w:w="850"/>
        <w:gridCol w:w="931"/>
        <w:gridCol w:w="852"/>
        <w:gridCol w:w="849"/>
        <w:gridCol w:w="679"/>
        <w:gridCol w:w="853"/>
        <w:gridCol w:w="447"/>
        <w:gridCol w:w="850"/>
        <w:gridCol w:w="567"/>
        <w:gridCol w:w="148"/>
      </w:tblGrid>
      <w:tr w:rsidR="00647161" w:rsidRPr="008224BD" w14:paraId="76E282A6" w14:textId="77777777" w:rsidTr="00647161">
        <w:trPr>
          <w:gridAfter w:val="1"/>
          <w:wAfter w:w="148" w:type="dxa"/>
        </w:trPr>
        <w:tc>
          <w:tcPr>
            <w:tcW w:w="2558" w:type="dxa"/>
            <w:gridSpan w:val="3"/>
            <w:tcBorders>
              <w:top w:val="single" w:sz="4" w:space="0" w:color="auto"/>
              <w:bottom w:val="single" w:sz="4" w:space="0" w:color="auto"/>
            </w:tcBorders>
            <w:shd w:val="clear" w:color="auto" w:fill="auto"/>
          </w:tcPr>
          <w:p w14:paraId="3DE14116" w14:textId="77777777" w:rsidR="00647161" w:rsidRPr="008224BD" w:rsidRDefault="00647161" w:rsidP="00592AEE">
            <w:pPr>
              <w:rPr>
                <w:b/>
                <w:sz w:val="15"/>
                <w:szCs w:val="15"/>
              </w:rPr>
            </w:pPr>
            <w:bookmarkStart w:id="416" w:name="_Hlk161757886"/>
            <w:bookmarkEnd w:id="414"/>
            <w:bookmarkEnd w:id="415"/>
            <w:r w:rsidRPr="008224BD">
              <w:rPr>
                <w:b/>
                <w:sz w:val="15"/>
                <w:szCs w:val="15"/>
              </w:rPr>
              <w:lastRenderedPageBreak/>
              <w:t>Measures</w:t>
            </w:r>
          </w:p>
        </w:tc>
        <w:tc>
          <w:tcPr>
            <w:tcW w:w="4421" w:type="dxa"/>
            <w:gridSpan w:val="5"/>
            <w:tcBorders>
              <w:top w:val="single" w:sz="4" w:space="0" w:color="auto"/>
              <w:bottom w:val="single" w:sz="4" w:space="0" w:color="auto"/>
            </w:tcBorders>
            <w:shd w:val="clear" w:color="auto" w:fill="auto"/>
          </w:tcPr>
          <w:p w14:paraId="058ACDC6" w14:textId="77777777" w:rsidR="00647161" w:rsidRPr="008224BD" w:rsidRDefault="00647161" w:rsidP="00592AEE">
            <w:pPr>
              <w:rPr>
                <w:b/>
                <w:sz w:val="15"/>
                <w:szCs w:val="15"/>
              </w:rPr>
            </w:pPr>
            <w:r w:rsidRPr="008224BD">
              <w:rPr>
                <w:b/>
                <w:sz w:val="15"/>
                <w:szCs w:val="15"/>
              </w:rPr>
              <w:t>PCIT-T (n=30)</w:t>
            </w:r>
          </w:p>
        </w:tc>
        <w:tc>
          <w:tcPr>
            <w:tcW w:w="4331" w:type="dxa"/>
            <w:gridSpan w:val="5"/>
            <w:tcBorders>
              <w:top w:val="single" w:sz="4" w:space="0" w:color="auto"/>
              <w:bottom w:val="single" w:sz="4" w:space="0" w:color="auto"/>
            </w:tcBorders>
            <w:shd w:val="clear" w:color="auto" w:fill="auto"/>
          </w:tcPr>
          <w:p w14:paraId="3904E42B" w14:textId="77777777" w:rsidR="00647161" w:rsidRPr="008224BD" w:rsidRDefault="00647161" w:rsidP="00592AEE">
            <w:pPr>
              <w:rPr>
                <w:b/>
                <w:sz w:val="15"/>
                <w:szCs w:val="15"/>
              </w:rPr>
            </w:pPr>
            <w:r w:rsidRPr="008224BD">
              <w:rPr>
                <w:b/>
                <w:sz w:val="15"/>
                <w:szCs w:val="15"/>
              </w:rPr>
              <w:t>COS-P (n=28)</w:t>
            </w:r>
          </w:p>
        </w:tc>
        <w:tc>
          <w:tcPr>
            <w:tcW w:w="2381" w:type="dxa"/>
            <w:gridSpan w:val="3"/>
            <w:tcBorders>
              <w:top w:val="single" w:sz="4" w:space="0" w:color="auto"/>
              <w:bottom w:val="single" w:sz="4" w:space="0" w:color="auto"/>
            </w:tcBorders>
            <w:shd w:val="clear" w:color="auto" w:fill="auto"/>
          </w:tcPr>
          <w:p w14:paraId="0BB22B27" w14:textId="77777777" w:rsidR="00647161" w:rsidRPr="008224BD" w:rsidRDefault="00647161" w:rsidP="00592AEE">
            <w:pPr>
              <w:rPr>
                <w:b/>
                <w:sz w:val="15"/>
                <w:szCs w:val="15"/>
              </w:rPr>
            </w:pPr>
            <w:r w:rsidRPr="008224BD">
              <w:rPr>
                <w:b/>
                <w:sz w:val="15"/>
                <w:szCs w:val="15"/>
              </w:rPr>
              <w:t>Waitlist (n=26)</w:t>
            </w:r>
          </w:p>
          <w:p w14:paraId="4D2E2F5D" w14:textId="77777777" w:rsidR="00647161" w:rsidRPr="008224BD" w:rsidRDefault="00647161" w:rsidP="00592AEE">
            <w:pPr>
              <w:rPr>
                <w:b/>
                <w:sz w:val="15"/>
                <w:szCs w:val="15"/>
              </w:rPr>
            </w:pPr>
          </w:p>
        </w:tc>
        <w:tc>
          <w:tcPr>
            <w:tcW w:w="447" w:type="dxa"/>
            <w:tcBorders>
              <w:top w:val="single" w:sz="4" w:space="0" w:color="auto"/>
              <w:bottom w:val="single" w:sz="4" w:space="0" w:color="auto"/>
            </w:tcBorders>
            <w:shd w:val="clear" w:color="auto" w:fill="auto"/>
          </w:tcPr>
          <w:p w14:paraId="7FDBE576" w14:textId="77777777" w:rsidR="00647161" w:rsidRPr="008224BD" w:rsidRDefault="00647161" w:rsidP="00592AEE">
            <w:pPr>
              <w:rPr>
                <w:b/>
                <w:sz w:val="15"/>
                <w:szCs w:val="15"/>
              </w:rPr>
            </w:pPr>
            <w:r w:rsidRPr="008224BD">
              <w:rPr>
                <w:b/>
                <w:sz w:val="15"/>
                <w:szCs w:val="15"/>
              </w:rPr>
              <w:t>T1 diff</w:t>
            </w:r>
          </w:p>
        </w:tc>
        <w:tc>
          <w:tcPr>
            <w:tcW w:w="850" w:type="dxa"/>
            <w:tcBorders>
              <w:top w:val="single" w:sz="4" w:space="0" w:color="auto"/>
              <w:bottom w:val="single" w:sz="4" w:space="0" w:color="auto"/>
            </w:tcBorders>
            <w:shd w:val="clear" w:color="auto" w:fill="auto"/>
          </w:tcPr>
          <w:p w14:paraId="31FEE88A" w14:textId="77777777" w:rsidR="00647161" w:rsidRPr="008224BD" w:rsidRDefault="00647161" w:rsidP="00592AEE">
            <w:pPr>
              <w:rPr>
                <w:b/>
                <w:sz w:val="15"/>
                <w:szCs w:val="15"/>
              </w:rPr>
            </w:pPr>
            <w:r w:rsidRPr="008224BD">
              <w:rPr>
                <w:b/>
                <w:sz w:val="15"/>
                <w:szCs w:val="15"/>
              </w:rPr>
              <w:t>T2 diff</w:t>
            </w:r>
          </w:p>
        </w:tc>
        <w:tc>
          <w:tcPr>
            <w:tcW w:w="567" w:type="dxa"/>
            <w:tcBorders>
              <w:top w:val="single" w:sz="4" w:space="0" w:color="auto"/>
              <w:bottom w:val="single" w:sz="4" w:space="0" w:color="auto"/>
            </w:tcBorders>
            <w:shd w:val="clear" w:color="auto" w:fill="auto"/>
          </w:tcPr>
          <w:p w14:paraId="1B2BB59A" w14:textId="77777777" w:rsidR="00647161" w:rsidRPr="008224BD" w:rsidRDefault="00647161" w:rsidP="00592AEE">
            <w:pPr>
              <w:rPr>
                <w:b/>
                <w:sz w:val="15"/>
                <w:szCs w:val="15"/>
              </w:rPr>
            </w:pPr>
            <w:r w:rsidRPr="008224BD">
              <w:rPr>
                <w:b/>
                <w:sz w:val="15"/>
                <w:szCs w:val="15"/>
              </w:rPr>
              <w:t>T3 diff</w:t>
            </w:r>
          </w:p>
        </w:tc>
      </w:tr>
      <w:tr w:rsidR="00647161" w:rsidRPr="008224BD" w14:paraId="60815140"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6ABB12DD" w14:textId="77777777" w:rsidR="00647161" w:rsidRPr="008224BD" w:rsidRDefault="00647161" w:rsidP="00592AEE">
            <w:pPr>
              <w:rPr>
                <w:b/>
                <w:sz w:val="15"/>
                <w:szCs w:val="15"/>
              </w:rPr>
            </w:pPr>
            <w:r w:rsidRPr="008224BD">
              <w:rPr>
                <w:b/>
                <w:sz w:val="15"/>
                <w:szCs w:val="15"/>
              </w:rPr>
              <w:t xml:space="preserve">Variable </w:t>
            </w:r>
          </w:p>
        </w:tc>
        <w:tc>
          <w:tcPr>
            <w:tcW w:w="1535" w:type="dxa"/>
            <w:tcBorders>
              <w:top w:val="single" w:sz="4" w:space="0" w:color="auto"/>
              <w:bottom w:val="single" w:sz="4" w:space="0" w:color="auto"/>
            </w:tcBorders>
            <w:shd w:val="clear" w:color="auto" w:fill="auto"/>
          </w:tcPr>
          <w:p w14:paraId="25CF8C2B" w14:textId="77777777" w:rsidR="00647161" w:rsidRPr="008224BD" w:rsidRDefault="00647161" w:rsidP="00592AEE">
            <w:pPr>
              <w:rPr>
                <w:b/>
                <w:sz w:val="15"/>
                <w:szCs w:val="15"/>
              </w:rPr>
            </w:pPr>
            <w:r w:rsidRPr="008224BD">
              <w:rPr>
                <w:b/>
                <w:sz w:val="15"/>
                <w:szCs w:val="15"/>
              </w:rPr>
              <w:t>Measures</w:t>
            </w:r>
          </w:p>
        </w:tc>
        <w:tc>
          <w:tcPr>
            <w:tcW w:w="851" w:type="dxa"/>
            <w:tcBorders>
              <w:top w:val="single" w:sz="4" w:space="0" w:color="auto"/>
              <w:bottom w:val="single" w:sz="4" w:space="0" w:color="auto"/>
            </w:tcBorders>
            <w:shd w:val="clear" w:color="auto" w:fill="auto"/>
          </w:tcPr>
          <w:p w14:paraId="264105F8" w14:textId="77777777" w:rsidR="00647161" w:rsidRPr="008224BD" w:rsidRDefault="00647161" w:rsidP="00592AEE">
            <w:pPr>
              <w:rPr>
                <w:b/>
                <w:sz w:val="15"/>
                <w:szCs w:val="15"/>
              </w:rPr>
            </w:pPr>
            <w:r w:rsidRPr="008224BD">
              <w:rPr>
                <w:b/>
                <w:sz w:val="15"/>
                <w:szCs w:val="15"/>
              </w:rPr>
              <w:t>T1 M (SD)</w:t>
            </w:r>
          </w:p>
        </w:tc>
        <w:tc>
          <w:tcPr>
            <w:tcW w:w="850" w:type="dxa"/>
            <w:tcBorders>
              <w:top w:val="single" w:sz="4" w:space="0" w:color="auto"/>
              <w:bottom w:val="single" w:sz="4" w:space="0" w:color="auto"/>
            </w:tcBorders>
            <w:shd w:val="clear" w:color="auto" w:fill="auto"/>
          </w:tcPr>
          <w:p w14:paraId="278EC559" w14:textId="77777777" w:rsidR="00647161" w:rsidRPr="008224BD" w:rsidRDefault="00647161" w:rsidP="00592AEE">
            <w:pPr>
              <w:rPr>
                <w:b/>
                <w:sz w:val="15"/>
                <w:szCs w:val="15"/>
              </w:rPr>
            </w:pPr>
            <w:r w:rsidRPr="008224BD">
              <w:rPr>
                <w:b/>
                <w:sz w:val="15"/>
                <w:szCs w:val="15"/>
              </w:rPr>
              <w:t>T2 M (SD)</w:t>
            </w:r>
          </w:p>
        </w:tc>
        <w:tc>
          <w:tcPr>
            <w:tcW w:w="849" w:type="dxa"/>
            <w:tcBorders>
              <w:top w:val="single" w:sz="4" w:space="0" w:color="auto"/>
              <w:bottom w:val="single" w:sz="4" w:space="0" w:color="auto"/>
            </w:tcBorders>
            <w:shd w:val="clear" w:color="auto" w:fill="auto"/>
          </w:tcPr>
          <w:p w14:paraId="2B35C166" w14:textId="77777777" w:rsidR="00647161" w:rsidRPr="008224BD" w:rsidRDefault="00647161" w:rsidP="00592AEE">
            <w:pPr>
              <w:rPr>
                <w:b/>
                <w:sz w:val="15"/>
                <w:szCs w:val="15"/>
              </w:rPr>
            </w:pPr>
            <w:r w:rsidRPr="008224BD">
              <w:rPr>
                <w:b/>
                <w:sz w:val="15"/>
                <w:szCs w:val="15"/>
              </w:rPr>
              <w:t>T3 M (SD)</w:t>
            </w:r>
          </w:p>
        </w:tc>
        <w:tc>
          <w:tcPr>
            <w:tcW w:w="987" w:type="dxa"/>
            <w:tcBorders>
              <w:top w:val="single" w:sz="4" w:space="0" w:color="auto"/>
              <w:bottom w:val="single" w:sz="4" w:space="0" w:color="auto"/>
            </w:tcBorders>
            <w:shd w:val="clear" w:color="auto" w:fill="auto"/>
          </w:tcPr>
          <w:p w14:paraId="48492645" w14:textId="77777777" w:rsidR="00647161" w:rsidRPr="00716D00" w:rsidRDefault="00647161" w:rsidP="00592AEE">
            <w:pPr>
              <w:rPr>
                <w:b/>
                <w:sz w:val="15"/>
                <w:szCs w:val="15"/>
              </w:rPr>
            </w:pPr>
            <w:r w:rsidRPr="008224BD">
              <w:rPr>
                <w:b/>
                <w:sz w:val="15"/>
                <w:szCs w:val="15"/>
              </w:rPr>
              <w:t xml:space="preserve"> </w:t>
            </w:r>
            <w:r w:rsidRPr="00716D00">
              <w:rPr>
                <w:b/>
                <w:sz w:val="15"/>
                <w:szCs w:val="15"/>
              </w:rPr>
              <w:t>T1</w:t>
            </w:r>
            <w:r w:rsidRPr="00716D00">
              <w:rPr>
                <w:b/>
                <w:sz w:val="15"/>
                <w:szCs w:val="15"/>
              </w:rPr>
              <w:sym w:font="Wingdings" w:char="F0E0"/>
            </w:r>
            <w:r w:rsidRPr="00716D00">
              <w:rPr>
                <w:b/>
                <w:sz w:val="15"/>
                <w:szCs w:val="15"/>
              </w:rPr>
              <w:t xml:space="preserve"> T2 </w:t>
            </w:r>
          </w:p>
          <w:p w14:paraId="394DF218" w14:textId="77777777" w:rsidR="00647161" w:rsidRPr="008224BD" w:rsidRDefault="00647161" w:rsidP="00592AEE">
            <w:pPr>
              <w:rPr>
                <w:b/>
                <w:sz w:val="15"/>
                <w:szCs w:val="15"/>
              </w:rPr>
            </w:pPr>
            <w:r w:rsidRPr="00716D00">
              <w:rPr>
                <w:b/>
                <w:i/>
                <w:iCs/>
                <w:sz w:val="15"/>
                <w:szCs w:val="15"/>
              </w:rPr>
              <w:t>p, ES (d/OR)</w:t>
            </w:r>
          </w:p>
        </w:tc>
        <w:tc>
          <w:tcPr>
            <w:tcW w:w="884" w:type="dxa"/>
            <w:tcBorders>
              <w:top w:val="single" w:sz="4" w:space="0" w:color="auto"/>
              <w:bottom w:val="single" w:sz="4" w:space="0" w:color="auto"/>
            </w:tcBorders>
            <w:shd w:val="clear" w:color="auto" w:fill="auto"/>
          </w:tcPr>
          <w:p w14:paraId="7E4D5210" w14:textId="77777777" w:rsidR="00647161" w:rsidRPr="00716D00" w:rsidRDefault="00647161" w:rsidP="00592AEE">
            <w:pPr>
              <w:rPr>
                <w:b/>
                <w:sz w:val="15"/>
                <w:szCs w:val="15"/>
              </w:rPr>
            </w:pPr>
            <w:r w:rsidRPr="00716D00">
              <w:rPr>
                <w:b/>
                <w:sz w:val="15"/>
                <w:szCs w:val="15"/>
              </w:rPr>
              <w:t>T1</w:t>
            </w:r>
            <w:r w:rsidRPr="00716D00">
              <w:rPr>
                <w:b/>
                <w:sz w:val="15"/>
                <w:szCs w:val="15"/>
              </w:rPr>
              <w:sym w:font="Wingdings" w:char="F0E0"/>
            </w:r>
            <w:r w:rsidRPr="00716D00">
              <w:rPr>
                <w:b/>
                <w:sz w:val="15"/>
                <w:szCs w:val="15"/>
              </w:rPr>
              <w:t xml:space="preserve"> T</w:t>
            </w:r>
            <w:r>
              <w:rPr>
                <w:b/>
                <w:sz w:val="15"/>
                <w:szCs w:val="15"/>
              </w:rPr>
              <w:t>3</w:t>
            </w:r>
            <w:r w:rsidRPr="00716D00">
              <w:rPr>
                <w:b/>
                <w:sz w:val="15"/>
                <w:szCs w:val="15"/>
              </w:rPr>
              <w:t xml:space="preserve"> </w:t>
            </w:r>
          </w:p>
          <w:p w14:paraId="77523DB9" w14:textId="77777777" w:rsidR="00647161" w:rsidRPr="008224BD" w:rsidRDefault="00647161" w:rsidP="00592AEE">
            <w:pPr>
              <w:rPr>
                <w:b/>
                <w:sz w:val="15"/>
                <w:szCs w:val="15"/>
              </w:rPr>
            </w:pPr>
            <w:r w:rsidRPr="00716D00">
              <w:rPr>
                <w:b/>
                <w:i/>
                <w:iCs/>
                <w:sz w:val="15"/>
                <w:szCs w:val="15"/>
              </w:rPr>
              <w:t>p, ES (d/OR)</w:t>
            </w:r>
          </w:p>
        </w:tc>
        <w:tc>
          <w:tcPr>
            <w:tcW w:w="849" w:type="dxa"/>
            <w:tcBorders>
              <w:top w:val="single" w:sz="4" w:space="0" w:color="auto"/>
              <w:bottom w:val="single" w:sz="4" w:space="0" w:color="auto"/>
            </w:tcBorders>
            <w:shd w:val="clear" w:color="auto" w:fill="auto"/>
          </w:tcPr>
          <w:p w14:paraId="2916E39C" w14:textId="77777777" w:rsidR="00647161" w:rsidRPr="008224BD" w:rsidRDefault="00647161" w:rsidP="00592AEE">
            <w:pPr>
              <w:rPr>
                <w:b/>
                <w:sz w:val="15"/>
                <w:szCs w:val="15"/>
              </w:rPr>
            </w:pPr>
            <w:r w:rsidRPr="008224BD">
              <w:rPr>
                <w:b/>
                <w:sz w:val="15"/>
                <w:szCs w:val="15"/>
              </w:rPr>
              <w:t>T1 M (SD)</w:t>
            </w:r>
          </w:p>
        </w:tc>
        <w:tc>
          <w:tcPr>
            <w:tcW w:w="849" w:type="dxa"/>
            <w:tcBorders>
              <w:top w:val="single" w:sz="4" w:space="0" w:color="auto"/>
              <w:bottom w:val="single" w:sz="4" w:space="0" w:color="auto"/>
            </w:tcBorders>
            <w:shd w:val="clear" w:color="auto" w:fill="auto"/>
          </w:tcPr>
          <w:p w14:paraId="6E26A5D2" w14:textId="77777777" w:rsidR="00647161" w:rsidRPr="008224BD" w:rsidRDefault="00647161" w:rsidP="00592AEE">
            <w:pPr>
              <w:rPr>
                <w:b/>
                <w:sz w:val="15"/>
                <w:szCs w:val="15"/>
              </w:rPr>
            </w:pPr>
            <w:r w:rsidRPr="008224BD">
              <w:rPr>
                <w:b/>
                <w:sz w:val="15"/>
                <w:szCs w:val="15"/>
              </w:rPr>
              <w:t>T2 M (SD)</w:t>
            </w:r>
          </w:p>
        </w:tc>
        <w:tc>
          <w:tcPr>
            <w:tcW w:w="850" w:type="dxa"/>
            <w:tcBorders>
              <w:top w:val="single" w:sz="4" w:space="0" w:color="auto"/>
              <w:bottom w:val="single" w:sz="4" w:space="0" w:color="auto"/>
            </w:tcBorders>
            <w:shd w:val="clear" w:color="auto" w:fill="auto"/>
          </w:tcPr>
          <w:p w14:paraId="5BB4546F" w14:textId="77777777" w:rsidR="00647161" w:rsidRPr="008224BD" w:rsidRDefault="00647161" w:rsidP="00592AEE">
            <w:pPr>
              <w:rPr>
                <w:b/>
                <w:sz w:val="15"/>
                <w:szCs w:val="15"/>
              </w:rPr>
            </w:pPr>
            <w:r w:rsidRPr="008224BD">
              <w:rPr>
                <w:b/>
                <w:sz w:val="15"/>
                <w:szCs w:val="15"/>
              </w:rPr>
              <w:t>T3 M (SD)</w:t>
            </w:r>
          </w:p>
        </w:tc>
        <w:tc>
          <w:tcPr>
            <w:tcW w:w="931" w:type="dxa"/>
            <w:tcBorders>
              <w:top w:val="single" w:sz="4" w:space="0" w:color="auto"/>
              <w:bottom w:val="single" w:sz="4" w:space="0" w:color="auto"/>
            </w:tcBorders>
            <w:shd w:val="clear" w:color="auto" w:fill="auto"/>
          </w:tcPr>
          <w:p w14:paraId="30181CF0" w14:textId="77777777" w:rsidR="00647161" w:rsidRPr="00716D00" w:rsidRDefault="00647161" w:rsidP="00592AEE">
            <w:pPr>
              <w:rPr>
                <w:b/>
                <w:sz w:val="15"/>
                <w:szCs w:val="15"/>
              </w:rPr>
            </w:pPr>
            <w:r w:rsidRPr="008224BD">
              <w:rPr>
                <w:b/>
                <w:sz w:val="15"/>
                <w:szCs w:val="15"/>
              </w:rPr>
              <w:t xml:space="preserve"> </w:t>
            </w:r>
            <w:r w:rsidRPr="00716D00">
              <w:rPr>
                <w:b/>
                <w:sz w:val="15"/>
                <w:szCs w:val="15"/>
              </w:rPr>
              <w:t>T1</w:t>
            </w:r>
            <w:r w:rsidRPr="00716D00">
              <w:rPr>
                <w:b/>
                <w:sz w:val="15"/>
                <w:szCs w:val="15"/>
              </w:rPr>
              <w:sym w:font="Wingdings" w:char="F0E0"/>
            </w:r>
            <w:r w:rsidRPr="00716D00">
              <w:rPr>
                <w:b/>
                <w:sz w:val="15"/>
                <w:szCs w:val="15"/>
              </w:rPr>
              <w:t xml:space="preserve"> T2 </w:t>
            </w:r>
          </w:p>
          <w:p w14:paraId="281AEB45" w14:textId="77777777" w:rsidR="00647161" w:rsidRPr="008224BD" w:rsidRDefault="00647161" w:rsidP="00592AEE">
            <w:pPr>
              <w:rPr>
                <w:b/>
                <w:sz w:val="15"/>
                <w:szCs w:val="15"/>
              </w:rPr>
            </w:pPr>
            <w:r w:rsidRPr="00716D00">
              <w:rPr>
                <w:b/>
                <w:i/>
                <w:iCs/>
                <w:sz w:val="15"/>
                <w:szCs w:val="15"/>
              </w:rPr>
              <w:t>p, ES (d/OR)</w:t>
            </w:r>
          </w:p>
        </w:tc>
        <w:tc>
          <w:tcPr>
            <w:tcW w:w="852" w:type="dxa"/>
            <w:tcBorders>
              <w:top w:val="single" w:sz="4" w:space="0" w:color="auto"/>
              <w:bottom w:val="single" w:sz="4" w:space="0" w:color="auto"/>
            </w:tcBorders>
            <w:shd w:val="clear" w:color="auto" w:fill="auto"/>
          </w:tcPr>
          <w:p w14:paraId="2BC085DE" w14:textId="77777777" w:rsidR="00647161" w:rsidRPr="00716D00" w:rsidRDefault="00647161" w:rsidP="00592AEE">
            <w:pPr>
              <w:rPr>
                <w:b/>
                <w:sz w:val="15"/>
                <w:szCs w:val="15"/>
              </w:rPr>
            </w:pPr>
            <w:r w:rsidRPr="00716D00">
              <w:rPr>
                <w:b/>
                <w:sz w:val="15"/>
                <w:szCs w:val="15"/>
              </w:rPr>
              <w:t>T1</w:t>
            </w:r>
            <w:r w:rsidRPr="00716D00">
              <w:rPr>
                <w:b/>
                <w:sz w:val="15"/>
                <w:szCs w:val="15"/>
              </w:rPr>
              <w:sym w:font="Wingdings" w:char="F0E0"/>
            </w:r>
            <w:r w:rsidRPr="00716D00">
              <w:rPr>
                <w:b/>
                <w:sz w:val="15"/>
                <w:szCs w:val="15"/>
              </w:rPr>
              <w:t xml:space="preserve"> T</w:t>
            </w:r>
            <w:r>
              <w:rPr>
                <w:b/>
                <w:sz w:val="15"/>
                <w:szCs w:val="15"/>
              </w:rPr>
              <w:t>3</w:t>
            </w:r>
            <w:r w:rsidRPr="00716D00">
              <w:rPr>
                <w:b/>
                <w:sz w:val="15"/>
                <w:szCs w:val="15"/>
              </w:rPr>
              <w:t xml:space="preserve"> </w:t>
            </w:r>
          </w:p>
          <w:p w14:paraId="13DC5A49" w14:textId="77777777" w:rsidR="00647161" w:rsidRPr="008224BD" w:rsidRDefault="00647161" w:rsidP="00592AEE">
            <w:pPr>
              <w:rPr>
                <w:b/>
                <w:sz w:val="15"/>
                <w:szCs w:val="15"/>
              </w:rPr>
            </w:pPr>
            <w:r w:rsidRPr="00716D00">
              <w:rPr>
                <w:b/>
                <w:i/>
                <w:iCs/>
                <w:sz w:val="15"/>
                <w:szCs w:val="15"/>
              </w:rPr>
              <w:t>p, ES (d/OR)</w:t>
            </w:r>
          </w:p>
        </w:tc>
        <w:tc>
          <w:tcPr>
            <w:tcW w:w="849" w:type="dxa"/>
            <w:tcBorders>
              <w:top w:val="single" w:sz="4" w:space="0" w:color="auto"/>
              <w:bottom w:val="single" w:sz="4" w:space="0" w:color="auto"/>
            </w:tcBorders>
            <w:shd w:val="clear" w:color="auto" w:fill="auto"/>
          </w:tcPr>
          <w:p w14:paraId="078064AF" w14:textId="77777777" w:rsidR="00647161" w:rsidRPr="008224BD" w:rsidRDefault="00647161" w:rsidP="00592AEE">
            <w:pPr>
              <w:rPr>
                <w:b/>
                <w:sz w:val="15"/>
                <w:szCs w:val="15"/>
              </w:rPr>
            </w:pPr>
            <w:r w:rsidRPr="008224BD">
              <w:rPr>
                <w:b/>
                <w:sz w:val="15"/>
                <w:szCs w:val="15"/>
              </w:rPr>
              <w:t>T1 M (SD)</w:t>
            </w:r>
          </w:p>
        </w:tc>
        <w:tc>
          <w:tcPr>
            <w:tcW w:w="679" w:type="dxa"/>
            <w:tcBorders>
              <w:top w:val="single" w:sz="4" w:space="0" w:color="auto"/>
              <w:bottom w:val="single" w:sz="4" w:space="0" w:color="auto"/>
            </w:tcBorders>
            <w:shd w:val="clear" w:color="auto" w:fill="auto"/>
          </w:tcPr>
          <w:p w14:paraId="63A34FF5" w14:textId="77777777" w:rsidR="00647161" w:rsidRPr="008224BD" w:rsidRDefault="00647161" w:rsidP="00592AEE">
            <w:pPr>
              <w:rPr>
                <w:b/>
                <w:sz w:val="15"/>
                <w:szCs w:val="15"/>
              </w:rPr>
            </w:pPr>
            <w:r w:rsidRPr="008224BD">
              <w:rPr>
                <w:b/>
                <w:sz w:val="15"/>
                <w:szCs w:val="15"/>
              </w:rPr>
              <w:t>T2 M (SD)</w:t>
            </w:r>
          </w:p>
        </w:tc>
        <w:tc>
          <w:tcPr>
            <w:tcW w:w="853" w:type="dxa"/>
            <w:tcBorders>
              <w:top w:val="single" w:sz="4" w:space="0" w:color="auto"/>
              <w:bottom w:val="single" w:sz="4" w:space="0" w:color="auto"/>
            </w:tcBorders>
            <w:shd w:val="clear" w:color="auto" w:fill="auto"/>
          </w:tcPr>
          <w:p w14:paraId="0B3F67AA" w14:textId="77777777" w:rsidR="00647161" w:rsidRPr="00716D00" w:rsidRDefault="00647161" w:rsidP="00592AEE">
            <w:pPr>
              <w:rPr>
                <w:b/>
                <w:sz w:val="15"/>
                <w:szCs w:val="15"/>
              </w:rPr>
            </w:pPr>
            <w:r w:rsidRPr="00716D00">
              <w:rPr>
                <w:b/>
                <w:sz w:val="15"/>
                <w:szCs w:val="15"/>
              </w:rPr>
              <w:t>T1</w:t>
            </w:r>
            <w:r w:rsidRPr="00716D00">
              <w:rPr>
                <w:b/>
                <w:sz w:val="15"/>
                <w:szCs w:val="15"/>
              </w:rPr>
              <w:sym w:font="Wingdings" w:char="F0E0"/>
            </w:r>
            <w:r w:rsidRPr="00716D00">
              <w:rPr>
                <w:b/>
                <w:sz w:val="15"/>
                <w:szCs w:val="15"/>
              </w:rPr>
              <w:t xml:space="preserve"> T2 </w:t>
            </w:r>
          </w:p>
          <w:p w14:paraId="1A788953" w14:textId="77777777" w:rsidR="00647161" w:rsidRPr="008224BD" w:rsidRDefault="00647161" w:rsidP="00592AEE">
            <w:pPr>
              <w:rPr>
                <w:b/>
                <w:sz w:val="15"/>
                <w:szCs w:val="15"/>
              </w:rPr>
            </w:pPr>
            <w:r w:rsidRPr="00716D00">
              <w:rPr>
                <w:b/>
                <w:i/>
                <w:iCs/>
                <w:sz w:val="15"/>
                <w:szCs w:val="15"/>
              </w:rPr>
              <w:t>p, ES (d/OR)</w:t>
            </w:r>
          </w:p>
        </w:tc>
        <w:tc>
          <w:tcPr>
            <w:tcW w:w="447" w:type="dxa"/>
            <w:tcBorders>
              <w:top w:val="single" w:sz="4" w:space="0" w:color="auto"/>
              <w:bottom w:val="single" w:sz="4" w:space="0" w:color="auto"/>
            </w:tcBorders>
            <w:shd w:val="clear" w:color="auto" w:fill="auto"/>
          </w:tcPr>
          <w:p w14:paraId="1D390135" w14:textId="77777777" w:rsidR="00647161" w:rsidRPr="008224BD" w:rsidRDefault="00647161" w:rsidP="00592AEE">
            <w:pPr>
              <w:rPr>
                <w:b/>
                <w:i/>
                <w:sz w:val="15"/>
                <w:szCs w:val="15"/>
              </w:rPr>
            </w:pPr>
            <w:r w:rsidRPr="008224BD">
              <w:rPr>
                <w:b/>
                <w:i/>
                <w:sz w:val="15"/>
                <w:szCs w:val="15"/>
              </w:rPr>
              <w:t>p</w:t>
            </w:r>
          </w:p>
        </w:tc>
        <w:tc>
          <w:tcPr>
            <w:tcW w:w="850" w:type="dxa"/>
            <w:tcBorders>
              <w:top w:val="single" w:sz="4" w:space="0" w:color="auto"/>
              <w:bottom w:val="single" w:sz="4" w:space="0" w:color="auto"/>
            </w:tcBorders>
            <w:shd w:val="clear" w:color="auto" w:fill="auto"/>
          </w:tcPr>
          <w:p w14:paraId="2EF00FBE" w14:textId="77777777" w:rsidR="00647161" w:rsidRPr="008224BD" w:rsidRDefault="00647161" w:rsidP="00592AEE">
            <w:pPr>
              <w:rPr>
                <w:b/>
                <w:i/>
                <w:sz w:val="15"/>
                <w:szCs w:val="15"/>
              </w:rPr>
            </w:pPr>
            <w:r w:rsidRPr="008224BD">
              <w:rPr>
                <w:b/>
                <w:i/>
                <w:sz w:val="15"/>
                <w:szCs w:val="15"/>
              </w:rPr>
              <w:t>p</w:t>
            </w:r>
          </w:p>
        </w:tc>
        <w:tc>
          <w:tcPr>
            <w:tcW w:w="567" w:type="dxa"/>
            <w:tcBorders>
              <w:top w:val="single" w:sz="4" w:space="0" w:color="auto"/>
              <w:bottom w:val="single" w:sz="4" w:space="0" w:color="auto"/>
            </w:tcBorders>
            <w:shd w:val="clear" w:color="auto" w:fill="auto"/>
          </w:tcPr>
          <w:p w14:paraId="4A98BC6C" w14:textId="77777777" w:rsidR="00647161" w:rsidRPr="008224BD" w:rsidRDefault="00647161" w:rsidP="00592AEE">
            <w:pPr>
              <w:rPr>
                <w:b/>
                <w:i/>
                <w:sz w:val="15"/>
                <w:szCs w:val="15"/>
              </w:rPr>
            </w:pPr>
            <w:r w:rsidRPr="008224BD">
              <w:rPr>
                <w:b/>
                <w:i/>
                <w:sz w:val="15"/>
                <w:szCs w:val="15"/>
              </w:rPr>
              <w:t>p</w:t>
            </w:r>
          </w:p>
        </w:tc>
      </w:tr>
      <w:tr w:rsidR="00647161" w:rsidRPr="008224BD" w14:paraId="1B76DD74"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5C16F22B"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 xml:space="preserve">Social-emotional functioning </w:t>
            </w:r>
          </w:p>
        </w:tc>
        <w:tc>
          <w:tcPr>
            <w:tcW w:w="1535" w:type="dxa"/>
            <w:tcBorders>
              <w:top w:val="single" w:sz="4" w:space="0" w:color="auto"/>
              <w:bottom w:val="single" w:sz="4" w:space="0" w:color="auto"/>
            </w:tcBorders>
            <w:shd w:val="clear" w:color="auto" w:fill="auto"/>
          </w:tcPr>
          <w:p w14:paraId="7755475D" w14:textId="77777777" w:rsidR="00647161" w:rsidRPr="008224BD" w:rsidRDefault="00647161" w:rsidP="00592AEE">
            <w:pPr>
              <w:widowControl w:val="0"/>
              <w:autoSpaceDE w:val="0"/>
              <w:autoSpaceDN w:val="0"/>
              <w:adjustRightInd w:val="0"/>
              <w:rPr>
                <w:sz w:val="15"/>
                <w:szCs w:val="15"/>
              </w:rPr>
            </w:pPr>
            <w:r w:rsidRPr="008224BD">
              <w:rPr>
                <w:rFonts w:ascii="Times" w:hAnsi="Times" w:cs="Times"/>
                <w:color w:val="000000"/>
                <w:sz w:val="15"/>
                <w:szCs w:val="15"/>
                <w:lang w:val="en-US"/>
              </w:rPr>
              <w:t>DECA</w:t>
            </w:r>
            <w:r>
              <w:rPr>
                <w:rFonts w:ascii="Times" w:hAnsi="Times" w:cs="Times"/>
                <w:color w:val="000000"/>
                <w:sz w:val="15"/>
                <w:szCs w:val="15"/>
                <w:lang w:val="en-US"/>
              </w:rPr>
              <w:t>-</w:t>
            </w:r>
            <w:r w:rsidRPr="008224BD">
              <w:rPr>
                <w:rFonts w:ascii="Times" w:hAnsi="Times" w:cs="Times"/>
                <w:color w:val="000000"/>
                <w:sz w:val="15"/>
                <w:szCs w:val="15"/>
                <w:lang w:val="en-US"/>
              </w:rPr>
              <w:t>attachment</w:t>
            </w:r>
          </w:p>
        </w:tc>
        <w:tc>
          <w:tcPr>
            <w:tcW w:w="851" w:type="dxa"/>
            <w:tcBorders>
              <w:top w:val="single" w:sz="4" w:space="0" w:color="auto"/>
              <w:bottom w:val="single" w:sz="4" w:space="0" w:color="auto"/>
            </w:tcBorders>
            <w:shd w:val="clear" w:color="auto" w:fill="auto"/>
          </w:tcPr>
          <w:p w14:paraId="1D9FC2A2" w14:textId="77777777" w:rsidR="00647161" w:rsidRPr="008224BD" w:rsidRDefault="00647161" w:rsidP="00592AEE">
            <w:pPr>
              <w:rPr>
                <w:sz w:val="15"/>
                <w:szCs w:val="15"/>
              </w:rPr>
            </w:pPr>
            <w:r w:rsidRPr="008224BD">
              <w:rPr>
                <w:sz w:val="15"/>
                <w:szCs w:val="15"/>
              </w:rPr>
              <w:t>37.70 (6.99)</w:t>
            </w:r>
          </w:p>
        </w:tc>
        <w:tc>
          <w:tcPr>
            <w:tcW w:w="850" w:type="dxa"/>
            <w:tcBorders>
              <w:top w:val="single" w:sz="4" w:space="0" w:color="auto"/>
              <w:bottom w:val="single" w:sz="4" w:space="0" w:color="auto"/>
            </w:tcBorders>
            <w:shd w:val="clear" w:color="auto" w:fill="auto"/>
          </w:tcPr>
          <w:p w14:paraId="14FA8078" w14:textId="77777777" w:rsidR="00647161" w:rsidRPr="008224BD" w:rsidRDefault="00647161" w:rsidP="00592AEE">
            <w:pPr>
              <w:rPr>
                <w:sz w:val="15"/>
                <w:szCs w:val="15"/>
              </w:rPr>
            </w:pPr>
            <w:r w:rsidRPr="008224BD">
              <w:rPr>
                <w:sz w:val="15"/>
                <w:szCs w:val="15"/>
              </w:rPr>
              <w:t>39.14 (8.82)</w:t>
            </w:r>
          </w:p>
        </w:tc>
        <w:tc>
          <w:tcPr>
            <w:tcW w:w="849" w:type="dxa"/>
            <w:tcBorders>
              <w:top w:val="single" w:sz="4" w:space="0" w:color="auto"/>
              <w:bottom w:val="single" w:sz="4" w:space="0" w:color="auto"/>
            </w:tcBorders>
            <w:shd w:val="clear" w:color="auto" w:fill="auto"/>
          </w:tcPr>
          <w:p w14:paraId="691F373C" w14:textId="77777777" w:rsidR="00647161" w:rsidRPr="008224BD" w:rsidRDefault="00647161" w:rsidP="00592AEE">
            <w:pPr>
              <w:rPr>
                <w:sz w:val="15"/>
                <w:szCs w:val="15"/>
              </w:rPr>
            </w:pPr>
            <w:r w:rsidRPr="008224BD">
              <w:rPr>
                <w:sz w:val="15"/>
                <w:szCs w:val="15"/>
              </w:rPr>
              <w:t>36.89 (7.50)</w:t>
            </w:r>
          </w:p>
        </w:tc>
        <w:tc>
          <w:tcPr>
            <w:tcW w:w="987" w:type="dxa"/>
            <w:tcBorders>
              <w:top w:val="single" w:sz="4" w:space="0" w:color="auto"/>
              <w:bottom w:val="single" w:sz="4" w:space="0" w:color="auto"/>
            </w:tcBorders>
            <w:shd w:val="clear" w:color="auto" w:fill="auto"/>
          </w:tcPr>
          <w:p w14:paraId="6D96E91D"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5179E217"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w:t>
            </w:r>
            <w:r>
              <w:rPr>
                <w:sz w:val="15"/>
                <w:szCs w:val="15"/>
              </w:rPr>
              <w:t>16</w:t>
            </w:r>
          </w:p>
        </w:tc>
        <w:tc>
          <w:tcPr>
            <w:tcW w:w="884" w:type="dxa"/>
            <w:tcBorders>
              <w:top w:val="single" w:sz="4" w:space="0" w:color="auto"/>
              <w:bottom w:val="single" w:sz="4" w:space="0" w:color="auto"/>
            </w:tcBorders>
            <w:shd w:val="clear" w:color="auto" w:fill="auto"/>
          </w:tcPr>
          <w:p w14:paraId="4BE35D34"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6C7B6D5A"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w:t>
            </w:r>
            <w:r>
              <w:rPr>
                <w:sz w:val="15"/>
                <w:szCs w:val="15"/>
              </w:rPr>
              <w:t>22</w:t>
            </w:r>
          </w:p>
        </w:tc>
        <w:tc>
          <w:tcPr>
            <w:tcW w:w="849" w:type="dxa"/>
            <w:tcBorders>
              <w:top w:val="single" w:sz="4" w:space="0" w:color="auto"/>
              <w:bottom w:val="single" w:sz="4" w:space="0" w:color="auto"/>
            </w:tcBorders>
            <w:shd w:val="clear" w:color="auto" w:fill="auto"/>
          </w:tcPr>
          <w:p w14:paraId="561F1140" w14:textId="77777777" w:rsidR="00647161" w:rsidRPr="008224BD" w:rsidRDefault="00647161" w:rsidP="00592AEE">
            <w:pPr>
              <w:rPr>
                <w:sz w:val="15"/>
                <w:szCs w:val="15"/>
              </w:rPr>
            </w:pPr>
            <w:r w:rsidRPr="008224BD">
              <w:rPr>
                <w:sz w:val="15"/>
                <w:szCs w:val="15"/>
              </w:rPr>
              <w:t>42.04 (7.42)</w:t>
            </w:r>
          </w:p>
        </w:tc>
        <w:tc>
          <w:tcPr>
            <w:tcW w:w="849" w:type="dxa"/>
            <w:tcBorders>
              <w:top w:val="single" w:sz="4" w:space="0" w:color="auto"/>
              <w:bottom w:val="single" w:sz="4" w:space="0" w:color="auto"/>
            </w:tcBorders>
            <w:shd w:val="clear" w:color="auto" w:fill="auto"/>
          </w:tcPr>
          <w:p w14:paraId="00E5B253" w14:textId="77777777" w:rsidR="00647161" w:rsidRPr="008224BD" w:rsidRDefault="00647161" w:rsidP="00592AEE">
            <w:pPr>
              <w:rPr>
                <w:sz w:val="15"/>
                <w:szCs w:val="15"/>
              </w:rPr>
            </w:pPr>
            <w:r w:rsidRPr="008224BD">
              <w:rPr>
                <w:sz w:val="15"/>
                <w:szCs w:val="15"/>
              </w:rPr>
              <w:t>37.45 (7.88)</w:t>
            </w:r>
          </w:p>
        </w:tc>
        <w:tc>
          <w:tcPr>
            <w:tcW w:w="850" w:type="dxa"/>
            <w:tcBorders>
              <w:top w:val="single" w:sz="4" w:space="0" w:color="auto"/>
              <w:bottom w:val="single" w:sz="4" w:space="0" w:color="auto"/>
            </w:tcBorders>
            <w:shd w:val="clear" w:color="auto" w:fill="auto"/>
          </w:tcPr>
          <w:p w14:paraId="06F6C71D" w14:textId="77777777" w:rsidR="00647161" w:rsidRPr="008224BD" w:rsidRDefault="00647161" w:rsidP="00592AEE">
            <w:pPr>
              <w:rPr>
                <w:sz w:val="15"/>
                <w:szCs w:val="15"/>
              </w:rPr>
            </w:pPr>
            <w:r>
              <w:rPr>
                <w:sz w:val="15"/>
                <w:szCs w:val="15"/>
              </w:rPr>
              <w:t>39.40</w:t>
            </w:r>
            <w:r w:rsidRPr="008224BD">
              <w:rPr>
                <w:sz w:val="15"/>
                <w:szCs w:val="15"/>
              </w:rPr>
              <w:t xml:space="preserve"> (</w:t>
            </w:r>
            <w:r>
              <w:rPr>
                <w:sz w:val="15"/>
                <w:szCs w:val="15"/>
              </w:rPr>
              <w:t>9.50</w:t>
            </w:r>
            <w:r w:rsidRPr="008224BD">
              <w:rPr>
                <w:sz w:val="15"/>
                <w:szCs w:val="15"/>
              </w:rPr>
              <w:t>)</w:t>
            </w:r>
          </w:p>
        </w:tc>
        <w:tc>
          <w:tcPr>
            <w:tcW w:w="931" w:type="dxa"/>
            <w:tcBorders>
              <w:top w:val="single" w:sz="4" w:space="0" w:color="auto"/>
              <w:bottom w:val="single" w:sz="4" w:space="0" w:color="auto"/>
            </w:tcBorders>
            <w:shd w:val="clear" w:color="auto" w:fill="auto"/>
          </w:tcPr>
          <w:p w14:paraId="4441566A"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Pr>
                <w:sz w:val="15"/>
                <w:szCs w:val="15"/>
              </w:rPr>
              <w:t>0.42</w:t>
            </w:r>
          </w:p>
          <w:p w14:paraId="199CEC4D"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-0.51</w:t>
            </w:r>
          </w:p>
        </w:tc>
        <w:tc>
          <w:tcPr>
            <w:tcW w:w="852" w:type="dxa"/>
            <w:tcBorders>
              <w:top w:val="single" w:sz="4" w:space="0" w:color="auto"/>
              <w:bottom w:val="single" w:sz="4" w:space="0" w:color="auto"/>
            </w:tcBorders>
            <w:shd w:val="clear" w:color="auto" w:fill="auto"/>
          </w:tcPr>
          <w:p w14:paraId="34220237"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17BBD352"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w:t>
            </w:r>
            <w:r>
              <w:rPr>
                <w:sz w:val="15"/>
                <w:szCs w:val="15"/>
              </w:rPr>
              <w:t>45</w:t>
            </w:r>
          </w:p>
        </w:tc>
        <w:tc>
          <w:tcPr>
            <w:tcW w:w="849" w:type="dxa"/>
            <w:tcBorders>
              <w:top w:val="single" w:sz="4" w:space="0" w:color="auto"/>
              <w:bottom w:val="single" w:sz="4" w:space="0" w:color="auto"/>
            </w:tcBorders>
            <w:shd w:val="clear" w:color="auto" w:fill="auto"/>
          </w:tcPr>
          <w:p w14:paraId="1BA6B460" w14:textId="77777777" w:rsidR="00647161" w:rsidRPr="008224BD" w:rsidRDefault="00647161" w:rsidP="00592AEE">
            <w:pPr>
              <w:rPr>
                <w:sz w:val="15"/>
                <w:szCs w:val="15"/>
              </w:rPr>
            </w:pPr>
            <w:r w:rsidRPr="008224BD">
              <w:rPr>
                <w:sz w:val="15"/>
                <w:szCs w:val="15"/>
              </w:rPr>
              <w:t>43.57 (8.94)</w:t>
            </w:r>
          </w:p>
        </w:tc>
        <w:tc>
          <w:tcPr>
            <w:tcW w:w="679" w:type="dxa"/>
            <w:tcBorders>
              <w:top w:val="single" w:sz="4" w:space="0" w:color="auto"/>
              <w:bottom w:val="single" w:sz="4" w:space="0" w:color="auto"/>
            </w:tcBorders>
            <w:shd w:val="clear" w:color="auto" w:fill="auto"/>
          </w:tcPr>
          <w:p w14:paraId="65629A91" w14:textId="77777777" w:rsidR="00647161" w:rsidRPr="008224BD" w:rsidRDefault="00647161" w:rsidP="00592AEE">
            <w:pPr>
              <w:rPr>
                <w:sz w:val="15"/>
                <w:szCs w:val="15"/>
              </w:rPr>
            </w:pPr>
            <w:r w:rsidRPr="008224BD">
              <w:rPr>
                <w:sz w:val="15"/>
                <w:szCs w:val="15"/>
              </w:rPr>
              <w:t>39.66 (9.04)</w:t>
            </w:r>
          </w:p>
        </w:tc>
        <w:tc>
          <w:tcPr>
            <w:tcW w:w="853" w:type="dxa"/>
            <w:tcBorders>
              <w:top w:val="single" w:sz="4" w:space="0" w:color="auto"/>
              <w:bottom w:val="single" w:sz="4" w:space="0" w:color="auto"/>
            </w:tcBorders>
            <w:shd w:val="clear" w:color="auto" w:fill="auto"/>
          </w:tcPr>
          <w:p w14:paraId="12D0A8C3"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 </w:t>
            </w:r>
            <w:r w:rsidRPr="00955A8A">
              <w:rPr>
                <w:sz w:val="15"/>
                <w:szCs w:val="15"/>
              </w:rPr>
              <w:t>0.10</w:t>
            </w:r>
          </w:p>
          <w:p w14:paraId="69E6EC85"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-0.52</w:t>
            </w:r>
          </w:p>
        </w:tc>
        <w:tc>
          <w:tcPr>
            <w:tcW w:w="447" w:type="dxa"/>
            <w:tcBorders>
              <w:top w:val="single" w:sz="4" w:space="0" w:color="auto"/>
              <w:bottom w:val="single" w:sz="4" w:space="0" w:color="auto"/>
            </w:tcBorders>
            <w:shd w:val="clear" w:color="auto" w:fill="auto"/>
          </w:tcPr>
          <w:p w14:paraId="5B0CA68C"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0F5E28D9"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2A51B419" w14:textId="77777777" w:rsidR="00647161" w:rsidRPr="008224BD" w:rsidRDefault="00647161" w:rsidP="00592AEE">
            <w:pPr>
              <w:rPr>
                <w:sz w:val="15"/>
                <w:szCs w:val="15"/>
              </w:rPr>
            </w:pPr>
            <w:r w:rsidRPr="008224BD">
              <w:rPr>
                <w:sz w:val="15"/>
                <w:szCs w:val="15"/>
              </w:rPr>
              <w:t>No</w:t>
            </w:r>
          </w:p>
        </w:tc>
      </w:tr>
      <w:tr w:rsidR="00647161" w:rsidRPr="008224BD" w14:paraId="0C88F8B7"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3A1A71B9"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1535" w:type="dxa"/>
            <w:tcBorders>
              <w:top w:val="single" w:sz="4" w:space="0" w:color="auto"/>
              <w:bottom w:val="single" w:sz="4" w:space="0" w:color="auto"/>
            </w:tcBorders>
            <w:shd w:val="clear" w:color="auto" w:fill="auto"/>
          </w:tcPr>
          <w:p w14:paraId="2389A418"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DECA</w:t>
            </w:r>
            <w:r>
              <w:rPr>
                <w:rFonts w:ascii="Times" w:hAnsi="Times" w:cs="Times"/>
                <w:color w:val="000000"/>
                <w:sz w:val="15"/>
                <w:szCs w:val="15"/>
                <w:lang w:val="en-US"/>
              </w:rPr>
              <w:t>-</w:t>
            </w:r>
            <w:r w:rsidRPr="008224BD">
              <w:rPr>
                <w:rFonts w:ascii="Times" w:hAnsi="Times" w:cs="Times"/>
                <w:color w:val="000000"/>
                <w:sz w:val="15"/>
                <w:szCs w:val="15"/>
                <w:lang w:val="en-US"/>
              </w:rPr>
              <w:t>initiative</w:t>
            </w:r>
          </w:p>
          <w:p w14:paraId="7268F70B"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851" w:type="dxa"/>
            <w:tcBorders>
              <w:top w:val="single" w:sz="4" w:space="0" w:color="auto"/>
              <w:bottom w:val="single" w:sz="4" w:space="0" w:color="auto"/>
            </w:tcBorders>
            <w:shd w:val="clear" w:color="auto" w:fill="auto"/>
          </w:tcPr>
          <w:p w14:paraId="3FDA6864" w14:textId="77777777" w:rsidR="00647161" w:rsidRPr="008224BD" w:rsidRDefault="00647161" w:rsidP="00592AEE">
            <w:pPr>
              <w:rPr>
                <w:sz w:val="15"/>
                <w:szCs w:val="15"/>
              </w:rPr>
            </w:pPr>
            <w:r w:rsidRPr="008224BD">
              <w:rPr>
                <w:sz w:val="15"/>
                <w:szCs w:val="15"/>
              </w:rPr>
              <w:t>43.40 (9.09)</w:t>
            </w:r>
          </w:p>
        </w:tc>
        <w:tc>
          <w:tcPr>
            <w:tcW w:w="850" w:type="dxa"/>
            <w:tcBorders>
              <w:top w:val="single" w:sz="4" w:space="0" w:color="auto"/>
              <w:bottom w:val="single" w:sz="4" w:space="0" w:color="auto"/>
            </w:tcBorders>
            <w:shd w:val="clear" w:color="auto" w:fill="auto"/>
          </w:tcPr>
          <w:p w14:paraId="38E3A6DC" w14:textId="77777777" w:rsidR="00647161" w:rsidRPr="008224BD" w:rsidRDefault="00647161" w:rsidP="00592AEE">
            <w:pPr>
              <w:rPr>
                <w:sz w:val="15"/>
                <w:szCs w:val="15"/>
              </w:rPr>
            </w:pPr>
            <w:r w:rsidRPr="008224BD">
              <w:rPr>
                <w:sz w:val="15"/>
                <w:szCs w:val="15"/>
              </w:rPr>
              <w:t>45.46 (11.00)</w:t>
            </w:r>
          </w:p>
        </w:tc>
        <w:tc>
          <w:tcPr>
            <w:tcW w:w="849" w:type="dxa"/>
            <w:tcBorders>
              <w:top w:val="single" w:sz="4" w:space="0" w:color="auto"/>
              <w:bottom w:val="single" w:sz="4" w:space="0" w:color="auto"/>
            </w:tcBorders>
            <w:shd w:val="clear" w:color="auto" w:fill="auto"/>
          </w:tcPr>
          <w:p w14:paraId="10851A4B" w14:textId="77777777" w:rsidR="00647161" w:rsidRPr="008224BD" w:rsidRDefault="00647161" w:rsidP="00592AEE">
            <w:pPr>
              <w:rPr>
                <w:sz w:val="15"/>
                <w:szCs w:val="15"/>
              </w:rPr>
            </w:pPr>
            <w:r w:rsidRPr="008224BD">
              <w:rPr>
                <w:sz w:val="15"/>
                <w:szCs w:val="15"/>
              </w:rPr>
              <w:t>43.74 (9.21)</w:t>
            </w:r>
          </w:p>
        </w:tc>
        <w:tc>
          <w:tcPr>
            <w:tcW w:w="987" w:type="dxa"/>
            <w:tcBorders>
              <w:top w:val="single" w:sz="4" w:space="0" w:color="auto"/>
              <w:bottom w:val="single" w:sz="4" w:space="0" w:color="auto"/>
            </w:tcBorders>
            <w:shd w:val="clear" w:color="auto" w:fill="auto"/>
          </w:tcPr>
          <w:p w14:paraId="5D4E76F3"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263641F6"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.15</w:t>
            </w:r>
          </w:p>
        </w:tc>
        <w:tc>
          <w:tcPr>
            <w:tcW w:w="884" w:type="dxa"/>
            <w:tcBorders>
              <w:top w:val="single" w:sz="4" w:space="0" w:color="auto"/>
              <w:bottom w:val="single" w:sz="4" w:space="0" w:color="auto"/>
            </w:tcBorders>
            <w:shd w:val="clear" w:color="auto" w:fill="auto"/>
          </w:tcPr>
          <w:p w14:paraId="0A8D539C" w14:textId="77777777" w:rsidR="00647161" w:rsidRPr="008224BD" w:rsidRDefault="00647161" w:rsidP="00592AEE">
            <w:pPr>
              <w:rPr>
                <w:sz w:val="15"/>
                <w:szCs w:val="15"/>
              </w:rPr>
            </w:pPr>
            <w:r>
              <w:rPr>
                <w:i/>
                <w:iCs/>
                <w:sz w:val="15"/>
                <w:szCs w:val="15"/>
              </w:rPr>
              <w:t xml:space="preserve">p &gt; </w:t>
            </w:r>
            <w:r w:rsidRPr="007C3F46">
              <w:rPr>
                <w:sz w:val="15"/>
                <w:szCs w:val="15"/>
              </w:rPr>
              <w:t>0.99</w:t>
            </w:r>
            <w:r>
              <w:rPr>
                <w:sz w:val="15"/>
                <w:szCs w:val="15"/>
              </w:rPr>
              <w:t xml:space="preserve"> </w:t>
            </w:r>
          </w:p>
          <w:p w14:paraId="6ACD47F5"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.09</w:t>
            </w:r>
          </w:p>
        </w:tc>
        <w:tc>
          <w:tcPr>
            <w:tcW w:w="849" w:type="dxa"/>
            <w:tcBorders>
              <w:top w:val="single" w:sz="4" w:space="0" w:color="auto"/>
              <w:bottom w:val="single" w:sz="4" w:space="0" w:color="auto"/>
            </w:tcBorders>
            <w:shd w:val="clear" w:color="auto" w:fill="auto"/>
          </w:tcPr>
          <w:p w14:paraId="604E7C5C" w14:textId="77777777" w:rsidR="00647161" w:rsidRPr="008224BD" w:rsidRDefault="00647161" w:rsidP="00592AEE">
            <w:pPr>
              <w:rPr>
                <w:sz w:val="15"/>
                <w:szCs w:val="15"/>
              </w:rPr>
            </w:pPr>
            <w:r w:rsidRPr="008224BD">
              <w:rPr>
                <w:sz w:val="15"/>
                <w:szCs w:val="15"/>
              </w:rPr>
              <w:t>44.59 (10.44)</w:t>
            </w:r>
          </w:p>
        </w:tc>
        <w:tc>
          <w:tcPr>
            <w:tcW w:w="849" w:type="dxa"/>
            <w:tcBorders>
              <w:top w:val="single" w:sz="4" w:space="0" w:color="auto"/>
              <w:bottom w:val="single" w:sz="4" w:space="0" w:color="auto"/>
            </w:tcBorders>
            <w:shd w:val="clear" w:color="auto" w:fill="auto"/>
          </w:tcPr>
          <w:p w14:paraId="3E05C717" w14:textId="77777777" w:rsidR="00647161" w:rsidRPr="008224BD" w:rsidRDefault="00647161" w:rsidP="00592AEE">
            <w:pPr>
              <w:rPr>
                <w:sz w:val="15"/>
                <w:szCs w:val="15"/>
              </w:rPr>
            </w:pPr>
            <w:r w:rsidRPr="008224BD">
              <w:rPr>
                <w:sz w:val="15"/>
                <w:szCs w:val="15"/>
              </w:rPr>
              <w:t>44.69 (11.74)</w:t>
            </w:r>
          </w:p>
        </w:tc>
        <w:tc>
          <w:tcPr>
            <w:tcW w:w="850" w:type="dxa"/>
            <w:tcBorders>
              <w:top w:val="single" w:sz="4" w:space="0" w:color="auto"/>
              <w:bottom w:val="single" w:sz="4" w:space="0" w:color="auto"/>
            </w:tcBorders>
            <w:shd w:val="clear" w:color="auto" w:fill="auto"/>
          </w:tcPr>
          <w:p w14:paraId="7EB385E2" w14:textId="77777777" w:rsidR="00647161" w:rsidRPr="008224BD" w:rsidRDefault="00647161" w:rsidP="00592AEE">
            <w:pPr>
              <w:rPr>
                <w:sz w:val="15"/>
                <w:szCs w:val="15"/>
              </w:rPr>
            </w:pPr>
            <w:r w:rsidRPr="008224BD">
              <w:rPr>
                <w:sz w:val="15"/>
                <w:szCs w:val="15"/>
              </w:rPr>
              <w:t>46.69 (11.74)</w:t>
            </w:r>
          </w:p>
        </w:tc>
        <w:tc>
          <w:tcPr>
            <w:tcW w:w="931" w:type="dxa"/>
            <w:tcBorders>
              <w:top w:val="single" w:sz="4" w:space="0" w:color="auto"/>
              <w:bottom w:val="single" w:sz="4" w:space="0" w:color="auto"/>
            </w:tcBorders>
            <w:shd w:val="clear" w:color="auto" w:fill="auto"/>
          </w:tcPr>
          <w:p w14:paraId="482428B6"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2E3AA077"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.03</w:t>
            </w:r>
          </w:p>
        </w:tc>
        <w:tc>
          <w:tcPr>
            <w:tcW w:w="852" w:type="dxa"/>
            <w:tcBorders>
              <w:top w:val="single" w:sz="4" w:space="0" w:color="auto"/>
              <w:bottom w:val="single" w:sz="4" w:space="0" w:color="auto"/>
            </w:tcBorders>
            <w:shd w:val="clear" w:color="auto" w:fill="auto"/>
          </w:tcPr>
          <w:p w14:paraId="1A2AC09C"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752BF02B"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.25</w:t>
            </w:r>
          </w:p>
        </w:tc>
        <w:tc>
          <w:tcPr>
            <w:tcW w:w="849" w:type="dxa"/>
            <w:tcBorders>
              <w:top w:val="single" w:sz="4" w:space="0" w:color="auto"/>
              <w:bottom w:val="single" w:sz="4" w:space="0" w:color="auto"/>
            </w:tcBorders>
            <w:shd w:val="clear" w:color="auto" w:fill="auto"/>
          </w:tcPr>
          <w:p w14:paraId="31A9971C" w14:textId="77777777" w:rsidR="00647161" w:rsidRPr="008224BD" w:rsidRDefault="00647161" w:rsidP="00592AEE">
            <w:pPr>
              <w:rPr>
                <w:sz w:val="15"/>
                <w:szCs w:val="15"/>
              </w:rPr>
            </w:pPr>
            <w:r w:rsidRPr="008224BD">
              <w:rPr>
                <w:sz w:val="15"/>
                <w:szCs w:val="15"/>
              </w:rPr>
              <w:t>46.77 (11.27)</w:t>
            </w:r>
          </w:p>
        </w:tc>
        <w:tc>
          <w:tcPr>
            <w:tcW w:w="679" w:type="dxa"/>
            <w:tcBorders>
              <w:top w:val="single" w:sz="4" w:space="0" w:color="auto"/>
              <w:bottom w:val="single" w:sz="4" w:space="0" w:color="auto"/>
            </w:tcBorders>
            <w:shd w:val="clear" w:color="auto" w:fill="auto"/>
          </w:tcPr>
          <w:p w14:paraId="5216DFD1" w14:textId="77777777" w:rsidR="00647161" w:rsidRPr="008224BD" w:rsidRDefault="00647161" w:rsidP="00592AEE">
            <w:pPr>
              <w:rPr>
                <w:sz w:val="15"/>
                <w:szCs w:val="15"/>
              </w:rPr>
            </w:pPr>
            <w:r w:rsidRPr="008224BD">
              <w:rPr>
                <w:sz w:val="15"/>
                <w:szCs w:val="15"/>
              </w:rPr>
              <w:t>41.69 (11.24)</w:t>
            </w:r>
          </w:p>
        </w:tc>
        <w:tc>
          <w:tcPr>
            <w:tcW w:w="853" w:type="dxa"/>
            <w:tcBorders>
              <w:top w:val="single" w:sz="4" w:space="0" w:color="auto"/>
              <w:bottom w:val="single" w:sz="4" w:space="0" w:color="auto"/>
            </w:tcBorders>
            <w:shd w:val="clear" w:color="auto" w:fill="auto"/>
          </w:tcPr>
          <w:p w14:paraId="52953C2D"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.0</w:t>
            </w:r>
            <w:r>
              <w:rPr>
                <w:sz w:val="15"/>
                <w:szCs w:val="15"/>
              </w:rPr>
              <w:t>6</w:t>
            </w:r>
          </w:p>
          <w:p w14:paraId="42326FBA"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.47</w:t>
            </w:r>
          </w:p>
        </w:tc>
        <w:tc>
          <w:tcPr>
            <w:tcW w:w="447" w:type="dxa"/>
            <w:tcBorders>
              <w:top w:val="single" w:sz="4" w:space="0" w:color="auto"/>
              <w:bottom w:val="single" w:sz="4" w:space="0" w:color="auto"/>
            </w:tcBorders>
            <w:shd w:val="clear" w:color="auto" w:fill="auto"/>
          </w:tcPr>
          <w:p w14:paraId="23F50332"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098859BA"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4EE6EFC3" w14:textId="77777777" w:rsidR="00647161" w:rsidRPr="008224BD" w:rsidRDefault="00647161" w:rsidP="00592AEE">
            <w:pPr>
              <w:rPr>
                <w:sz w:val="15"/>
                <w:szCs w:val="15"/>
              </w:rPr>
            </w:pPr>
            <w:r w:rsidRPr="008224BD">
              <w:rPr>
                <w:sz w:val="15"/>
                <w:szCs w:val="15"/>
              </w:rPr>
              <w:t>No</w:t>
            </w:r>
          </w:p>
        </w:tc>
      </w:tr>
      <w:tr w:rsidR="00647161" w:rsidRPr="008224BD" w14:paraId="54773C04"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7DBA3508"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1535" w:type="dxa"/>
            <w:tcBorders>
              <w:top w:val="single" w:sz="4" w:space="0" w:color="auto"/>
              <w:bottom w:val="single" w:sz="4" w:space="0" w:color="auto"/>
            </w:tcBorders>
            <w:shd w:val="clear" w:color="auto" w:fill="auto"/>
          </w:tcPr>
          <w:p w14:paraId="6B9168B8"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DECA</w:t>
            </w:r>
            <w:r>
              <w:rPr>
                <w:rFonts w:ascii="Times" w:hAnsi="Times" w:cs="Times"/>
                <w:color w:val="000000"/>
                <w:sz w:val="15"/>
                <w:szCs w:val="15"/>
                <w:lang w:val="en-US"/>
              </w:rPr>
              <w:t>-</w:t>
            </w:r>
            <w:r w:rsidRPr="008224BD">
              <w:rPr>
                <w:rFonts w:ascii="Times" w:hAnsi="Times" w:cs="Times"/>
                <w:color w:val="000000"/>
                <w:sz w:val="15"/>
                <w:szCs w:val="15"/>
                <w:lang w:val="en-US"/>
              </w:rPr>
              <w:t>self-regulation</w:t>
            </w:r>
          </w:p>
          <w:p w14:paraId="446B3B94"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851" w:type="dxa"/>
            <w:tcBorders>
              <w:top w:val="single" w:sz="4" w:space="0" w:color="auto"/>
              <w:bottom w:val="single" w:sz="4" w:space="0" w:color="auto"/>
            </w:tcBorders>
            <w:shd w:val="clear" w:color="auto" w:fill="auto"/>
          </w:tcPr>
          <w:p w14:paraId="60D9636C" w14:textId="77777777" w:rsidR="00647161" w:rsidRPr="008224BD" w:rsidRDefault="00647161" w:rsidP="00592AEE">
            <w:pPr>
              <w:rPr>
                <w:sz w:val="15"/>
                <w:szCs w:val="15"/>
              </w:rPr>
            </w:pPr>
            <w:r w:rsidRPr="008224BD">
              <w:rPr>
                <w:sz w:val="15"/>
                <w:szCs w:val="15"/>
              </w:rPr>
              <w:t>39.65 (8.02)</w:t>
            </w:r>
          </w:p>
        </w:tc>
        <w:tc>
          <w:tcPr>
            <w:tcW w:w="850" w:type="dxa"/>
            <w:tcBorders>
              <w:top w:val="single" w:sz="4" w:space="0" w:color="auto"/>
              <w:bottom w:val="single" w:sz="4" w:space="0" w:color="auto"/>
            </w:tcBorders>
            <w:shd w:val="clear" w:color="auto" w:fill="auto"/>
          </w:tcPr>
          <w:p w14:paraId="0EC80B17" w14:textId="77777777" w:rsidR="00647161" w:rsidRPr="008224BD" w:rsidRDefault="00647161" w:rsidP="00592AEE">
            <w:pPr>
              <w:rPr>
                <w:sz w:val="15"/>
                <w:szCs w:val="15"/>
              </w:rPr>
            </w:pPr>
            <w:r w:rsidRPr="008224BD">
              <w:rPr>
                <w:sz w:val="15"/>
                <w:szCs w:val="15"/>
              </w:rPr>
              <w:t>41.85 (11.24)</w:t>
            </w:r>
          </w:p>
        </w:tc>
        <w:tc>
          <w:tcPr>
            <w:tcW w:w="849" w:type="dxa"/>
            <w:tcBorders>
              <w:top w:val="single" w:sz="4" w:space="0" w:color="auto"/>
              <w:bottom w:val="single" w:sz="4" w:space="0" w:color="auto"/>
            </w:tcBorders>
            <w:shd w:val="clear" w:color="auto" w:fill="auto"/>
          </w:tcPr>
          <w:p w14:paraId="2B5E3791" w14:textId="77777777" w:rsidR="00647161" w:rsidRPr="008224BD" w:rsidRDefault="00647161" w:rsidP="00592AEE">
            <w:pPr>
              <w:rPr>
                <w:sz w:val="15"/>
                <w:szCs w:val="15"/>
              </w:rPr>
            </w:pPr>
            <w:r w:rsidRPr="008224BD">
              <w:rPr>
                <w:sz w:val="15"/>
                <w:szCs w:val="15"/>
              </w:rPr>
              <w:t>40.47 (8.64)</w:t>
            </w:r>
          </w:p>
        </w:tc>
        <w:tc>
          <w:tcPr>
            <w:tcW w:w="987" w:type="dxa"/>
            <w:tcBorders>
              <w:top w:val="single" w:sz="4" w:space="0" w:color="auto"/>
              <w:bottom w:val="single" w:sz="4" w:space="0" w:color="auto"/>
            </w:tcBorders>
            <w:shd w:val="clear" w:color="auto" w:fill="auto"/>
          </w:tcPr>
          <w:p w14:paraId="588670B8"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389F21C7"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.22</w:t>
            </w:r>
          </w:p>
        </w:tc>
        <w:tc>
          <w:tcPr>
            <w:tcW w:w="884" w:type="dxa"/>
            <w:tcBorders>
              <w:top w:val="single" w:sz="4" w:space="0" w:color="auto"/>
              <w:bottom w:val="single" w:sz="4" w:space="0" w:color="auto"/>
            </w:tcBorders>
            <w:shd w:val="clear" w:color="auto" w:fill="auto"/>
          </w:tcPr>
          <w:p w14:paraId="4BDFAE74"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5F3465D7"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.02</w:t>
            </w:r>
          </w:p>
        </w:tc>
        <w:tc>
          <w:tcPr>
            <w:tcW w:w="849" w:type="dxa"/>
            <w:tcBorders>
              <w:top w:val="single" w:sz="4" w:space="0" w:color="auto"/>
              <w:bottom w:val="single" w:sz="4" w:space="0" w:color="auto"/>
            </w:tcBorders>
            <w:shd w:val="clear" w:color="auto" w:fill="auto"/>
          </w:tcPr>
          <w:p w14:paraId="7833D0CE" w14:textId="77777777" w:rsidR="00647161" w:rsidRPr="008224BD" w:rsidRDefault="00647161" w:rsidP="00592AEE">
            <w:pPr>
              <w:rPr>
                <w:sz w:val="15"/>
                <w:szCs w:val="15"/>
              </w:rPr>
            </w:pPr>
            <w:r w:rsidRPr="008224BD">
              <w:rPr>
                <w:sz w:val="15"/>
                <w:szCs w:val="15"/>
              </w:rPr>
              <w:t>36.74 (6.43)</w:t>
            </w:r>
          </w:p>
        </w:tc>
        <w:tc>
          <w:tcPr>
            <w:tcW w:w="849" w:type="dxa"/>
            <w:tcBorders>
              <w:top w:val="single" w:sz="4" w:space="0" w:color="auto"/>
              <w:bottom w:val="single" w:sz="4" w:space="0" w:color="auto"/>
            </w:tcBorders>
            <w:shd w:val="clear" w:color="auto" w:fill="auto"/>
          </w:tcPr>
          <w:p w14:paraId="76DE57A8" w14:textId="77777777" w:rsidR="00647161" w:rsidRPr="008224BD" w:rsidRDefault="00647161" w:rsidP="00592AEE">
            <w:pPr>
              <w:rPr>
                <w:sz w:val="15"/>
                <w:szCs w:val="15"/>
              </w:rPr>
            </w:pPr>
            <w:r w:rsidRPr="008224BD">
              <w:rPr>
                <w:sz w:val="15"/>
                <w:szCs w:val="15"/>
              </w:rPr>
              <w:t>37.82 (11.50)</w:t>
            </w:r>
          </w:p>
        </w:tc>
        <w:tc>
          <w:tcPr>
            <w:tcW w:w="850" w:type="dxa"/>
            <w:tcBorders>
              <w:top w:val="single" w:sz="4" w:space="0" w:color="auto"/>
              <w:bottom w:val="single" w:sz="4" w:space="0" w:color="auto"/>
            </w:tcBorders>
            <w:shd w:val="clear" w:color="auto" w:fill="auto"/>
          </w:tcPr>
          <w:p w14:paraId="4AD5CCBB" w14:textId="77777777" w:rsidR="00647161" w:rsidRPr="008224BD" w:rsidRDefault="00647161" w:rsidP="00592AEE">
            <w:pPr>
              <w:rPr>
                <w:sz w:val="15"/>
                <w:szCs w:val="15"/>
              </w:rPr>
            </w:pPr>
            <w:r w:rsidRPr="008224BD">
              <w:rPr>
                <w:sz w:val="15"/>
                <w:szCs w:val="15"/>
              </w:rPr>
              <w:t>35.40 (7.07)</w:t>
            </w:r>
          </w:p>
        </w:tc>
        <w:tc>
          <w:tcPr>
            <w:tcW w:w="931" w:type="dxa"/>
            <w:tcBorders>
              <w:top w:val="single" w:sz="4" w:space="0" w:color="auto"/>
              <w:bottom w:val="single" w:sz="4" w:space="0" w:color="auto"/>
            </w:tcBorders>
            <w:shd w:val="clear" w:color="auto" w:fill="auto"/>
          </w:tcPr>
          <w:p w14:paraId="071BEFCA"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55CAC14B"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.09</w:t>
            </w:r>
          </w:p>
        </w:tc>
        <w:tc>
          <w:tcPr>
            <w:tcW w:w="852" w:type="dxa"/>
            <w:tcBorders>
              <w:top w:val="single" w:sz="4" w:space="0" w:color="auto"/>
              <w:bottom w:val="single" w:sz="4" w:space="0" w:color="auto"/>
            </w:tcBorders>
            <w:shd w:val="clear" w:color="auto" w:fill="auto"/>
          </w:tcPr>
          <w:p w14:paraId="5E663AD4"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12EBB607"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.12</w:t>
            </w:r>
          </w:p>
        </w:tc>
        <w:tc>
          <w:tcPr>
            <w:tcW w:w="849" w:type="dxa"/>
            <w:tcBorders>
              <w:top w:val="single" w:sz="4" w:space="0" w:color="auto"/>
              <w:bottom w:val="single" w:sz="4" w:space="0" w:color="auto"/>
            </w:tcBorders>
            <w:shd w:val="clear" w:color="auto" w:fill="auto"/>
          </w:tcPr>
          <w:p w14:paraId="77B2EA4E" w14:textId="77777777" w:rsidR="00647161" w:rsidRPr="008224BD" w:rsidRDefault="00647161" w:rsidP="00592AEE">
            <w:pPr>
              <w:rPr>
                <w:sz w:val="15"/>
                <w:szCs w:val="15"/>
              </w:rPr>
            </w:pPr>
            <w:r w:rsidRPr="008224BD">
              <w:rPr>
                <w:sz w:val="15"/>
                <w:szCs w:val="15"/>
              </w:rPr>
              <w:t>43.14 (8.16)</w:t>
            </w:r>
          </w:p>
        </w:tc>
        <w:tc>
          <w:tcPr>
            <w:tcW w:w="679" w:type="dxa"/>
            <w:tcBorders>
              <w:top w:val="single" w:sz="4" w:space="0" w:color="auto"/>
              <w:bottom w:val="single" w:sz="4" w:space="0" w:color="auto"/>
            </w:tcBorders>
            <w:shd w:val="clear" w:color="auto" w:fill="auto"/>
          </w:tcPr>
          <w:p w14:paraId="25D3A248" w14:textId="77777777" w:rsidR="00647161" w:rsidRPr="008224BD" w:rsidRDefault="00647161" w:rsidP="00592AEE">
            <w:pPr>
              <w:rPr>
                <w:sz w:val="15"/>
                <w:szCs w:val="15"/>
              </w:rPr>
            </w:pPr>
            <w:r w:rsidRPr="008224BD">
              <w:rPr>
                <w:sz w:val="15"/>
                <w:szCs w:val="15"/>
              </w:rPr>
              <w:t>39.31 (10.56)</w:t>
            </w:r>
          </w:p>
        </w:tc>
        <w:tc>
          <w:tcPr>
            <w:tcW w:w="853" w:type="dxa"/>
            <w:tcBorders>
              <w:top w:val="single" w:sz="4" w:space="0" w:color="auto"/>
              <w:bottom w:val="single" w:sz="4" w:space="0" w:color="auto"/>
            </w:tcBorders>
            <w:shd w:val="clear" w:color="auto" w:fill="auto"/>
          </w:tcPr>
          <w:p w14:paraId="43056605"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.36</w:t>
            </w:r>
          </w:p>
          <w:p w14:paraId="41279AB1"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.49</w:t>
            </w:r>
          </w:p>
        </w:tc>
        <w:tc>
          <w:tcPr>
            <w:tcW w:w="447" w:type="dxa"/>
            <w:tcBorders>
              <w:top w:val="single" w:sz="4" w:space="0" w:color="auto"/>
              <w:bottom w:val="single" w:sz="4" w:space="0" w:color="auto"/>
            </w:tcBorders>
            <w:shd w:val="clear" w:color="auto" w:fill="auto"/>
          </w:tcPr>
          <w:p w14:paraId="27666014"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1D80A8B3"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6BD48ECD" w14:textId="77777777" w:rsidR="00647161" w:rsidRPr="008224BD" w:rsidRDefault="00647161" w:rsidP="00592AEE">
            <w:pPr>
              <w:rPr>
                <w:sz w:val="15"/>
                <w:szCs w:val="15"/>
              </w:rPr>
            </w:pPr>
            <w:r w:rsidRPr="008224BD">
              <w:rPr>
                <w:sz w:val="15"/>
                <w:szCs w:val="15"/>
              </w:rPr>
              <w:t>No</w:t>
            </w:r>
          </w:p>
        </w:tc>
      </w:tr>
      <w:tr w:rsidR="00647161" w:rsidRPr="008224BD" w14:paraId="0BB7296A"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7D4654DE"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1535" w:type="dxa"/>
            <w:tcBorders>
              <w:top w:val="single" w:sz="4" w:space="0" w:color="auto"/>
              <w:bottom w:val="single" w:sz="4" w:space="0" w:color="auto"/>
            </w:tcBorders>
            <w:shd w:val="clear" w:color="auto" w:fill="auto"/>
          </w:tcPr>
          <w:p w14:paraId="0E32CCAD"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r w:rsidRPr="008224BD">
              <w:rPr>
                <w:rFonts w:ascii="Times" w:hAnsi="Times" w:cs="Times"/>
                <w:iCs/>
                <w:color w:val="000000"/>
                <w:sz w:val="15"/>
                <w:szCs w:val="15"/>
                <w:lang w:val="en-US"/>
              </w:rPr>
              <w:t>BITSEA</w:t>
            </w:r>
            <w:r>
              <w:rPr>
                <w:rFonts w:ascii="Times" w:hAnsi="Times" w:cs="Times"/>
                <w:iCs/>
                <w:color w:val="000000"/>
                <w:sz w:val="15"/>
                <w:szCs w:val="15"/>
                <w:lang w:val="en-US"/>
              </w:rPr>
              <w:t>-</w:t>
            </w:r>
            <w:r w:rsidRPr="008224BD">
              <w:rPr>
                <w:rFonts w:ascii="Times" w:hAnsi="Times" w:cs="Times"/>
                <w:iCs/>
                <w:color w:val="000000"/>
                <w:sz w:val="15"/>
                <w:szCs w:val="15"/>
                <w:lang w:val="en-US"/>
              </w:rPr>
              <w:t>competence</w:t>
            </w:r>
          </w:p>
          <w:p w14:paraId="4DE2BE6C"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851" w:type="dxa"/>
            <w:tcBorders>
              <w:top w:val="single" w:sz="4" w:space="0" w:color="auto"/>
              <w:bottom w:val="single" w:sz="4" w:space="0" w:color="auto"/>
            </w:tcBorders>
            <w:shd w:val="clear" w:color="auto" w:fill="auto"/>
          </w:tcPr>
          <w:p w14:paraId="0EB00A35" w14:textId="77777777" w:rsidR="00647161" w:rsidRPr="008224BD" w:rsidRDefault="00647161" w:rsidP="00592AEE">
            <w:pPr>
              <w:rPr>
                <w:sz w:val="15"/>
                <w:szCs w:val="15"/>
              </w:rPr>
            </w:pPr>
            <w:r>
              <w:rPr>
                <w:sz w:val="15"/>
                <w:szCs w:val="15"/>
              </w:rPr>
              <w:t>14.55 (3.87)</w:t>
            </w:r>
          </w:p>
        </w:tc>
        <w:tc>
          <w:tcPr>
            <w:tcW w:w="850" w:type="dxa"/>
            <w:tcBorders>
              <w:top w:val="single" w:sz="4" w:space="0" w:color="auto"/>
              <w:bottom w:val="single" w:sz="4" w:space="0" w:color="auto"/>
            </w:tcBorders>
            <w:shd w:val="clear" w:color="auto" w:fill="auto"/>
          </w:tcPr>
          <w:p w14:paraId="128445FC" w14:textId="77777777" w:rsidR="00647161" w:rsidRPr="008224BD" w:rsidRDefault="00647161" w:rsidP="00592AEE">
            <w:pPr>
              <w:rPr>
                <w:sz w:val="15"/>
                <w:szCs w:val="15"/>
              </w:rPr>
            </w:pPr>
            <w:r>
              <w:rPr>
                <w:sz w:val="15"/>
                <w:szCs w:val="15"/>
              </w:rPr>
              <w:t>16.67 (3.64)</w:t>
            </w:r>
          </w:p>
        </w:tc>
        <w:tc>
          <w:tcPr>
            <w:tcW w:w="849" w:type="dxa"/>
            <w:tcBorders>
              <w:top w:val="single" w:sz="4" w:space="0" w:color="auto"/>
              <w:bottom w:val="single" w:sz="4" w:space="0" w:color="auto"/>
            </w:tcBorders>
            <w:shd w:val="clear" w:color="auto" w:fill="auto"/>
          </w:tcPr>
          <w:p w14:paraId="777D86E5" w14:textId="77777777" w:rsidR="00647161" w:rsidRPr="008224BD" w:rsidRDefault="00647161" w:rsidP="00592AEE">
            <w:pPr>
              <w:rPr>
                <w:sz w:val="15"/>
                <w:szCs w:val="15"/>
              </w:rPr>
            </w:pPr>
            <w:r>
              <w:rPr>
                <w:sz w:val="15"/>
                <w:szCs w:val="15"/>
              </w:rPr>
              <w:t>16.28 (4.53)</w:t>
            </w:r>
          </w:p>
        </w:tc>
        <w:tc>
          <w:tcPr>
            <w:tcW w:w="987" w:type="dxa"/>
            <w:tcBorders>
              <w:top w:val="single" w:sz="4" w:space="0" w:color="auto"/>
              <w:bottom w:val="single" w:sz="4" w:space="0" w:color="auto"/>
            </w:tcBorders>
            <w:shd w:val="clear" w:color="auto" w:fill="auto"/>
          </w:tcPr>
          <w:p w14:paraId="25AD01CB" w14:textId="77777777" w:rsidR="00647161" w:rsidRDefault="00647161" w:rsidP="00592AEE">
            <w:pPr>
              <w:rPr>
                <w:b/>
                <w:bCs/>
                <w:sz w:val="15"/>
                <w:szCs w:val="15"/>
              </w:rPr>
            </w:pPr>
            <w:r>
              <w:rPr>
                <w:b/>
                <w:bCs/>
                <w:i/>
                <w:iCs/>
                <w:sz w:val="15"/>
                <w:szCs w:val="15"/>
              </w:rPr>
              <w:t xml:space="preserve">p </w:t>
            </w:r>
            <w:r w:rsidRPr="00BE01CE">
              <w:rPr>
                <w:b/>
                <w:bCs/>
                <w:sz w:val="15"/>
                <w:szCs w:val="15"/>
              </w:rPr>
              <w:t>=</w:t>
            </w:r>
            <w:r>
              <w:rPr>
                <w:b/>
                <w:bCs/>
                <w:sz w:val="15"/>
                <w:szCs w:val="15"/>
              </w:rPr>
              <w:t xml:space="preserve"> 0</w:t>
            </w:r>
            <w:r w:rsidRPr="00BE01CE">
              <w:rPr>
                <w:b/>
                <w:bCs/>
                <w:sz w:val="15"/>
                <w:szCs w:val="15"/>
              </w:rPr>
              <w:t>.00</w:t>
            </w:r>
            <w:r>
              <w:rPr>
                <w:b/>
                <w:bCs/>
                <w:sz w:val="15"/>
                <w:szCs w:val="15"/>
              </w:rPr>
              <w:t>2</w:t>
            </w:r>
            <w:r w:rsidRPr="00BE01CE">
              <w:rPr>
                <w:b/>
                <w:bCs/>
                <w:sz w:val="15"/>
                <w:szCs w:val="15"/>
              </w:rPr>
              <w:t>*</w:t>
            </w:r>
          </w:p>
          <w:p w14:paraId="792A934C" w14:textId="77777777" w:rsidR="00647161" w:rsidRPr="00BE01CE" w:rsidRDefault="00647161" w:rsidP="00592AEE">
            <w:pPr>
              <w:rPr>
                <w:b/>
                <w:bCs/>
                <w:sz w:val="15"/>
                <w:szCs w:val="15"/>
              </w:rPr>
            </w:pPr>
            <w:r>
              <w:rPr>
                <w:b/>
                <w:bCs/>
                <w:i/>
                <w:iCs/>
                <w:sz w:val="15"/>
                <w:szCs w:val="15"/>
              </w:rPr>
              <w:t xml:space="preserve">d </w:t>
            </w:r>
            <w:r w:rsidRPr="00BE01CE">
              <w:rPr>
                <w:b/>
                <w:bCs/>
                <w:sz w:val="15"/>
                <w:szCs w:val="15"/>
              </w:rPr>
              <w:t>=</w:t>
            </w:r>
            <w:r>
              <w:rPr>
                <w:b/>
                <w:bCs/>
                <w:sz w:val="15"/>
                <w:szCs w:val="15"/>
              </w:rPr>
              <w:t xml:space="preserve"> 0</w:t>
            </w:r>
            <w:r w:rsidRPr="00BE01CE">
              <w:rPr>
                <w:b/>
                <w:bCs/>
                <w:sz w:val="15"/>
                <w:szCs w:val="15"/>
              </w:rPr>
              <w:t>.</w:t>
            </w:r>
            <w:r>
              <w:rPr>
                <w:b/>
                <w:bCs/>
                <w:sz w:val="15"/>
                <w:szCs w:val="15"/>
              </w:rPr>
              <w:t>48</w:t>
            </w:r>
          </w:p>
        </w:tc>
        <w:tc>
          <w:tcPr>
            <w:tcW w:w="884" w:type="dxa"/>
            <w:tcBorders>
              <w:top w:val="single" w:sz="4" w:space="0" w:color="auto"/>
              <w:bottom w:val="single" w:sz="4" w:space="0" w:color="auto"/>
            </w:tcBorders>
            <w:shd w:val="clear" w:color="auto" w:fill="auto"/>
          </w:tcPr>
          <w:p w14:paraId="7161C08B" w14:textId="77777777" w:rsidR="00647161" w:rsidRPr="00BE01CE" w:rsidRDefault="00647161" w:rsidP="00592AEE">
            <w:pPr>
              <w:rPr>
                <w:b/>
                <w:bCs/>
                <w:sz w:val="15"/>
                <w:szCs w:val="15"/>
              </w:rPr>
            </w:pPr>
            <w:r>
              <w:rPr>
                <w:b/>
                <w:bCs/>
                <w:i/>
                <w:iCs/>
                <w:sz w:val="15"/>
                <w:szCs w:val="15"/>
              </w:rPr>
              <w:t xml:space="preserve">p </w:t>
            </w:r>
            <w:r w:rsidRPr="00BE01CE">
              <w:rPr>
                <w:b/>
                <w:bCs/>
                <w:sz w:val="15"/>
                <w:szCs w:val="15"/>
              </w:rPr>
              <w:t>=</w:t>
            </w:r>
            <w:r>
              <w:rPr>
                <w:b/>
                <w:bCs/>
                <w:sz w:val="15"/>
                <w:szCs w:val="15"/>
              </w:rPr>
              <w:t xml:space="preserve"> 0</w:t>
            </w:r>
            <w:r w:rsidRPr="00BE01CE">
              <w:rPr>
                <w:b/>
                <w:bCs/>
                <w:sz w:val="15"/>
                <w:szCs w:val="15"/>
              </w:rPr>
              <w:t>.0</w:t>
            </w:r>
            <w:r>
              <w:rPr>
                <w:b/>
                <w:bCs/>
                <w:sz w:val="15"/>
                <w:szCs w:val="15"/>
              </w:rPr>
              <w:t>36</w:t>
            </w:r>
            <w:r w:rsidRPr="00BE01CE">
              <w:rPr>
                <w:b/>
                <w:bCs/>
                <w:sz w:val="15"/>
                <w:szCs w:val="15"/>
              </w:rPr>
              <w:t xml:space="preserve">* </w:t>
            </w:r>
            <w:r w:rsidRPr="00BE01CE">
              <w:rPr>
                <w:b/>
                <w:bCs/>
                <w:i/>
                <w:iCs/>
                <w:sz w:val="15"/>
                <w:szCs w:val="15"/>
              </w:rPr>
              <w:t>d</w:t>
            </w:r>
            <w:r>
              <w:rPr>
                <w:b/>
                <w:bCs/>
                <w:i/>
                <w:iCs/>
                <w:sz w:val="15"/>
                <w:szCs w:val="15"/>
              </w:rPr>
              <w:t xml:space="preserve"> </w:t>
            </w:r>
            <w:r w:rsidRPr="00BE01CE">
              <w:rPr>
                <w:b/>
                <w:bCs/>
                <w:sz w:val="15"/>
                <w:szCs w:val="15"/>
              </w:rPr>
              <w:t xml:space="preserve">= </w:t>
            </w:r>
            <w:r>
              <w:rPr>
                <w:b/>
                <w:bCs/>
                <w:sz w:val="15"/>
                <w:szCs w:val="15"/>
              </w:rPr>
              <w:t>0</w:t>
            </w:r>
            <w:r w:rsidRPr="00BE01CE">
              <w:rPr>
                <w:b/>
                <w:bCs/>
                <w:sz w:val="15"/>
                <w:szCs w:val="15"/>
              </w:rPr>
              <w:t>.</w:t>
            </w:r>
            <w:r>
              <w:rPr>
                <w:b/>
                <w:bCs/>
                <w:sz w:val="15"/>
                <w:szCs w:val="15"/>
              </w:rPr>
              <w:t>39</w:t>
            </w:r>
          </w:p>
        </w:tc>
        <w:tc>
          <w:tcPr>
            <w:tcW w:w="849" w:type="dxa"/>
            <w:tcBorders>
              <w:top w:val="single" w:sz="4" w:space="0" w:color="auto"/>
              <w:bottom w:val="single" w:sz="4" w:space="0" w:color="auto"/>
            </w:tcBorders>
            <w:shd w:val="clear" w:color="auto" w:fill="auto"/>
          </w:tcPr>
          <w:p w14:paraId="4E24911A" w14:textId="77777777" w:rsidR="00647161" w:rsidRPr="008224BD" w:rsidRDefault="00647161" w:rsidP="00592AEE">
            <w:pPr>
              <w:rPr>
                <w:sz w:val="15"/>
                <w:szCs w:val="15"/>
              </w:rPr>
            </w:pPr>
            <w:r>
              <w:rPr>
                <w:sz w:val="15"/>
                <w:szCs w:val="15"/>
              </w:rPr>
              <w:t>15.93 (2.88)</w:t>
            </w:r>
          </w:p>
        </w:tc>
        <w:tc>
          <w:tcPr>
            <w:tcW w:w="849" w:type="dxa"/>
            <w:tcBorders>
              <w:top w:val="single" w:sz="4" w:space="0" w:color="auto"/>
              <w:bottom w:val="single" w:sz="4" w:space="0" w:color="auto"/>
            </w:tcBorders>
            <w:shd w:val="clear" w:color="auto" w:fill="auto"/>
          </w:tcPr>
          <w:p w14:paraId="6BDF6EFB" w14:textId="77777777" w:rsidR="00647161" w:rsidRPr="008224BD" w:rsidRDefault="00647161" w:rsidP="00592AEE">
            <w:pPr>
              <w:rPr>
                <w:sz w:val="15"/>
                <w:szCs w:val="15"/>
              </w:rPr>
            </w:pPr>
            <w:r>
              <w:rPr>
                <w:sz w:val="15"/>
                <w:szCs w:val="15"/>
              </w:rPr>
              <w:t>15.92 (2.66)</w:t>
            </w:r>
          </w:p>
        </w:tc>
        <w:tc>
          <w:tcPr>
            <w:tcW w:w="850" w:type="dxa"/>
            <w:tcBorders>
              <w:top w:val="single" w:sz="4" w:space="0" w:color="auto"/>
              <w:bottom w:val="single" w:sz="4" w:space="0" w:color="auto"/>
            </w:tcBorders>
            <w:shd w:val="clear" w:color="auto" w:fill="auto"/>
          </w:tcPr>
          <w:p w14:paraId="75B17988" w14:textId="77777777" w:rsidR="00647161" w:rsidRPr="008224BD" w:rsidRDefault="00647161" w:rsidP="00592AEE">
            <w:pPr>
              <w:rPr>
                <w:sz w:val="15"/>
                <w:szCs w:val="15"/>
              </w:rPr>
            </w:pPr>
            <w:r>
              <w:rPr>
                <w:sz w:val="15"/>
                <w:szCs w:val="15"/>
              </w:rPr>
              <w:t>17.00 (2.74)</w:t>
            </w:r>
          </w:p>
        </w:tc>
        <w:tc>
          <w:tcPr>
            <w:tcW w:w="931" w:type="dxa"/>
            <w:tcBorders>
              <w:top w:val="single" w:sz="4" w:space="0" w:color="auto"/>
              <w:bottom w:val="single" w:sz="4" w:space="0" w:color="auto"/>
            </w:tcBorders>
            <w:shd w:val="clear" w:color="auto" w:fill="auto"/>
          </w:tcPr>
          <w:p w14:paraId="34905B68" w14:textId="77777777" w:rsidR="00647161"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210F6825"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 xml:space="preserve">= </w:t>
            </w:r>
            <w:r>
              <w:rPr>
                <w:sz w:val="15"/>
                <w:szCs w:val="15"/>
              </w:rPr>
              <w:t>0</w:t>
            </w:r>
            <w:r w:rsidRPr="008224BD">
              <w:rPr>
                <w:sz w:val="15"/>
                <w:szCs w:val="15"/>
              </w:rPr>
              <w:t>.</w:t>
            </w:r>
            <w:r>
              <w:rPr>
                <w:sz w:val="15"/>
                <w:szCs w:val="15"/>
              </w:rPr>
              <w:t>05</w:t>
            </w:r>
          </w:p>
        </w:tc>
        <w:tc>
          <w:tcPr>
            <w:tcW w:w="852" w:type="dxa"/>
            <w:tcBorders>
              <w:top w:val="single" w:sz="4" w:space="0" w:color="auto"/>
              <w:bottom w:val="single" w:sz="4" w:space="0" w:color="auto"/>
            </w:tcBorders>
            <w:shd w:val="clear" w:color="auto" w:fill="auto"/>
          </w:tcPr>
          <w:p w14:paraId="671B123B" w14:textId="77777777" w:rsidR="00647161"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w:t>
            </w:r>
            <w:r>
              <w:rPr>
                <w:sz w:val="15"/>
                <w:szCs w:val="15"/>
              </w:rPr>
              <w:t>85</w:t>
            </w:r>
          </w:p>
          <w:p w14:paraId="14974385" w14:textId="77777777" w:rsidR="00647161" w:rsidRPr="008224BD" w:rsidRDefault="00647161" w:rsidP="00592AEE">
            <w:pPr>
              <w:rPr>
                <w:sz w:val="15"/>
                <w:szCs w:val="15"/>
              </w:rPr>
            </w:pPr>
            <w:r>
              <w:rPr>
                <w:i/>
                <w:iCs/>
                <w:sz w:val="15"/>
                <w:szCs w:val="15"/>
              </w:rPr>
              <w:t xml:space="preserve">d </w:t>
            </w:r>
            <w:r w:rsidRPr="008224BD">
              <w:rPr>
                <w:sz w:val="15"/>
                <w:szCs w:val="15"/>
              </w:rPr>
              <w:t xml:space="preserve">= </w:t>
            </w:r>
            <w:r>
              <w:rPr>
                <w:sz w:val="15"/>
                <w:szCs w:val="15"/>
              </w:rPr>
              <w:t>0</w:t>
            </w:r>
            <w:r w:rsidRPr="008224BD">
              <w:rPr>
                <w:sz w:val="15"/>
                <w:szCs w:val="15"/>
              </w:rPr>
              <w:t>.</w:t>
            </w:r>
            <w:r>
              <w:rPr>
                <w:sz w:val="15"/>
                <w:szCs w:val="15"/>
              </w:rPr>
              <w:t>29</w:t>
            </w:r>
          </w:p>
        </w:tc>
        <w:tc>
          <w:tcPr>
            <w:tcW w:w="849" w:type="dxa"/>
            <w:tcBorders>
              <w:top w:val="single" w:sz="4" w:space="0" w:color="auto"/>
              <w:bottom w:val="single" w:sz="4" w:space="0" w:color="auto"/>
            </w:tcBorders>
            <w:shd w:val="clear" w:color="auto" w:fill="auto"/>
          </w:tcPr>
          <w:p w14:paraId="0A05EFE1" w14:textId="77777777" w:rsidR="00647161" w:rsidRPr="008224BD" w:rsidRDefault="00647161" w:rsidP="00592AEE">
            <w:pPr>
              <w:rPr>
                <w:sz w:val="15"/>
                <w:szCs w:val="15"/>
              </w:rPr>
            </w:pPr>
            <w:r>
              <w:rPr>
                <w:sz w:val="15"/>
                <w:szCs w:val="15"/>
              </w:rPr>
              <w:t>15.50 (3.55)</w:t>
            </w:r>
          </w:p>
        </w:tc>
        <w:tc>
          <w:tcPr>
            <w:tcW w:w="679" w:type="dxa"/>
            <w:tcBorders>
              <w:top w:val="single" w:sz="4" w:space="0" w:color="auto"/>
              <w:bottom w:val="single" w:sz="4" w:space="0" w:color="auto"/>
            </w:tcBorders>
            <w:shd w:val="clear" w:color="auto" w:fill="auto"/>
          </w:tcPr>
          <w:p w14:paraId="20D044CF" w14:textId="77777777" w:rsidR="00647161" w:rsidRPr="008224BD" w:rsidRDefault="00647161" w:rsidP="00592AEE">
            <w:pPr>
              <w:rPr>
                <w:sz w:val="15"/>
                <w:szCs w:val="15"/>
              </w:rPr>
            </w:pPr>
            <w:r>
              <w:rPr>
                <w:sz w:val="15"/>
                <w:szCs w:val="15"/>
              </w:rPr>
              <w:t>15.43 (3.50)</w:t>
            </w:r>
          </w:p>
        </w:tc>
        <w:tc>
          <w:tcPr>
            <w:tcW w:w="853" w:type="dxa"/>
            <w:tcBorders>
              <w:top w:val="single" w:sz="4" w:space="0" w:color="auto"/>
              <w:bottom w:val="single" w:sz="4" w:space="0" w:color="auto"/>
            </w:tcBorders>
            <w:shd w:val="clear" w:color="auto" w:fill="auto"/>
          </w:tcPr>
          <w:p w14:paraId="70EC8A45"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3D816770"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 xml:space="preserve">= </w:t>
            </w:r>
            <w:r>
              <w:rPr>
                <w:sz w:val="15"/>
                <w:szCs w:val="15"/>
              </w:rPr>
              <w:t>0</w:t>
            </w:r>
            <w:r w:rsidRPr="008224BD">
              <w:rPr>
                <w:sz w:val="15"/>
                <w:szCs w:val="15"/>
              </w:rPr>
              <w:t>.0</w:t>
            </w:r>
            <w:r>
              <w:rPr>
                <w:sz w:val="15"/>
                <w:szCs w:val="15"/>
              </w:rPr>
              <w:t>7</w:t>
            </w:r>
          </w:p>
        </w:tc>
        <w:tc>
          <w:tcPr>
            <w:tcW w:w="447" w:type="dxa"/>
            <w:tcBorders>
              <w:top w:val="single" w:sz="4" w:space="0" w:color="auto"/>
              <w:bottom w:val="single" w:sz="4" w:space="0" w:color="auto"/>
            </w:tcBorders>
            <w:shd w:val="clear" w:color="auto" w:fill="auto"/>
          </w:tcPr>
          <w:p w14:paraId="2869FC98"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050C22F2"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3DA55B95" w14:textId="77777777" w:rsidR="00647161" w:rsidRPr="008224BD" w:rsidRDefault="00647161" w:rsidP="00592AEE">
            <w:pPr>
              <w:rPr>
                <w:sz w:val="15"/>
                <w:szCs w:val="15"/>
              </w:rPr>
            </w:pPr>
            <w:r w:rsidRPr="008224BD">
              <w:rPr>
                <w:sz w:val="15"/>
                <w:szCs w:val="15"/>
              </w:rPr>
              <w:t>No</w:t>
            </w:r>
          </w:p>
        </w:tc>
      </w:tr>
      <w:tr w:rsidR="00647161" w:rsidRPr="008224BD" w14:paraId="54F3D8C3"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0CBC8986"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1535" w:type="dxa"/>
            <w:tcBorders>
              <w:top w:val="single" w:sz="4" w:space="0" w:color="auto"/>
              <w:bottom w:val="single" w:sz="4" w:space="0" w:color="auto"/>
            </w:tcBorders>
            <w:shd w:val="clear" w:color="auto" w:fill="auto"/>
          </w:tcPr>
          <w:p w14:paraId="37F48E21"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Pr>
                <w:rFonts w:ascii="Times" w:hAnsi="Times" w:cs="Times"/>
                <w:color w:val="000000"/>
                <w:sz w:val="15"/>
                <w:szCs w:val="15"/>
                <w:lang w:val="en-US"/>
              </w:rPr>
              <w:t>Emotional regulation maturity</w:t>
            </w:r>
          </w:p>
        </w:tc>
        <w:tc>
          <w:tcPr>
            <w:tcW w:w="851" w:type="dxa"/>
            <w:tcBorders>
              <w:top w:val="single" w:sz="4" w:space="0" w:color="auto"/>
              <w:bottom w:val="single" w:sz="4" w:space="0" w:color="auto"/>
            </w:tcBorders>
            <w:shd w:val="clear" w:color="auto" w:fill="auto"/>
          </w:tcPr>
          <w:p w14:paraId="3BFD6786" w14:textId="77777777" w:rsidR="00647161" w:rsidRPr="008224BD" w:rsidRDefault="00647161" w:rsidP="00592AEE">
            <w:pPr>
              <w:rPr>
                <w:sz w:val="15"/>
                <w:szCs w:val="15"/>
              </w:rPr>
            </w:pPr>
            <w:r>
              <w:rPr>
                <w:sz w:val="15"/>
                <w:szCs w:val="15"/>
              </w:rPr>
              <w:t>17.77 (3.06)</w:t>
            </w:r>
          </w:p>
        </w:tc>
        <w:tc>
          <w:tcPr>
            <w:tcW w:w="850" w:type="dxa"/>
            <w:tcBorders>
              <w:top w:val="single" w:sz="4" w:space="0" w:color="auto"/>
              <w:bottom w:val="single" w:sz="4" w:space="0" w:color="auto"/>
            </w:tcBorders>
            <w:shd w:val="clear" w:color="auto" w:fill="auto"/>
          </w:tcPr>
          <w:p w14:paraId="037949DD" w14:textId="77777777" w:rsidR="00647161" w:rsidRPr="008224BD" w:rsidRDefault="00647161" w:rsidP="00592AEE">
            <w:pPr>
              <w:rPr>
                <w:sz w:val="15"/>
                <w:szCs w:val="15"/>
              </w:rPr>
            </w:pPr>
            <w:r>
              <w:rPr>
                <w:sz w:val="15"/>
                <w:szCs w:val="15"/>
              </w:rPr>
              <w:t>19.00 (6.71)</w:t>
            </w:r>
          </w:p>
        </w:tc>
        <w:tc>
          <w:tcPr>
            <w:tcW w:w="849" w:type="dxa"/>
            <w:tcBorders>
              <w:top w:val="single" w:sz="4" w:space="0" w:color="auto"/>
              <w:bottom w:val="single" w:sz="4" w:space="0" w:color="auto"/>
            </w:tcBorders>
            <w:shd w:val="clear" w:color="auto" w:fill="auto"/>
          </w:tcPr>
          <w:p w14:paraId="5F135004" w14:textId="77777777" w:rsidR="00647161" w:rsidRPr="008224BD" w:rsidRDefault="00647161" w:rsidP="00592AEE">
            <w:pPr>
              <w:rPr>
                <w:sz w:val="15"/>
                <w:szCs w:val="15"/>
              </w:rPr>
            </w:pPr>
            <w:r>
              <w:rPr>
                <w:sz w:val="15"/>
                <w:szCs w:val="15"/>
              </w:rPr>
              <w:t>14.43 (0.79)</w:t>
            </w:r>
          </w:p>
        </w:tc>
        <w:tc>
          <w:tcPr>
            <w:tcW w:w="987" w:type="dxa"/>
            <w:tcBorders>
              <w:top w:val="single" w:sz="4" w:space="0" w:color="auto"/>
              <w:bottom w:val="single" w:sz="4" w:space="0" w:color="auto"/>
            </w:tcBorders>
            <w:shd w:val="clear" w:color="auto" w:fill="auto"/>
          </w:tcPr>
          <w:p w14:paraId="02F19428"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08CD68D3" w14:textId="77777777" w:rsidR="00647161" w:rsidRPr="008224BD" w:rsidDel="00720E6F" w:rsidRDefault="00647161" w:rsidP="00592AEE">
            <w:pPr>
              <w:rPr>
                <w:i/>
                <w:iCs/>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w:t>
            </w:r>
            <w:r>
              <w:rPr>
                <w:sz w:val="15"/>
                <w:szCs w:val="15"/>
              </w:rPr>
              <w:t>46</w:t>
            </w:r>
          </w:p>
        </w:tc>
        <w:tc>
          <w:tcPr>
            <w:tcW w:w="884" w:type="dxa"/>
            <w:tcBorders>
              <w:top w:val="single" w:sz="4" w:space="0" w:color="auto"/>
              <w:bottom w:val="single" w:sz="4" w:space="0" w:color="auto"/>
            </w:tcBorders>
            <w:shd w:val="clear" w:color="auto" w:fill="auto"/>
          </w:tcPr>
          <w:p w14:paraId="4B3B1329" w14:textId="77777777" w:rsidR="00647161" w:rsidRPr="008224BD" w:rsidRDefault="00647161" w:rsidP="00592AEE">
            <w:pPr>
              <w:rPr>
                <w:sz w:val="15"/>
                <w:szCs w:val="15"/>
              </w:rPr>
            </w:pPr>
            <w:r>
              <w:rPr>
                <w:i/>
                <w:iCs/>
                <w:sz w:val="15"/>
                <w:szCs w:val="15"/>
              </w:rPr>
              <w:t xml:space="preserve">p = </w:t>
            </w:r>
            <w:r w:rsidRPr="001D3075">
              <w:rPr>
                <w:sz w:val="15"/>
                <w:szCs w:val="15"/>
              </w:rPr>
              <w:t>0.</w:t>
            </w:r>
            <w:r>
              <w:rPr>
                <w:sz w:val="15"/>
                <w:szCs w:val="15"/>
              </w:rPr>
              <w:t>23</w:t>
            </w:r>
          </w:p>
          <w:p w14:paraId="345AF8AF" w14:textId="77777777" w:rsidR="00647161" w:rsidRPr="008224BD" w:rsidDel="00475529" w:rsidRDefault="00647161" w:rsidP="00592AEE">
            <w:pPr>
              <w:rPr>
                <w:i/>
                <w:iCs/>
                <w:sz w:val="15"/>
                <w:szCs w:val="15"/>
              </w:rPr>
            </w:pPr>
            <w:r>
              <w:rPr>
                <w:i/>
                <w:iCs/>
                <w:sz w:val="15"/>
                <w:szCs w:val="15"/>
              </w:rPr>
              <w:t xml:space="preserve">d </w:t>
            </w:r>
            <w:r w:rsidRPr="008224BD">
              <w:rPr>
                <w:sz w:val="15"/>
                <w:szCs w:val="15"/>
              </w:rPr>
              <w:t>=</w:t>
            </w:r>
            <w:r>
              <w:rPr>
                <w:sz w:val="15"/>
                <w:szCs w:val="15"/>
              </w:rPr>
              <w:t xml:space="preserve"> -1.25</w:t>
            </w:r>
          </w:p>
        </w:tc>
        <w:tc>
          <w:tcPr>
            <w:tcW w:w="849" w:type="dxa"/>
            <w:tcBorders>
              <w:top w:val="single" w:sz="4" w:space="0" w:color="auto"/>
              <w:bottom w:val="single" w:sz="4" w:space="0" w:color="auto"/>
            </w:tcBorders>
            <w:shd w:val="clear" w:color="auto" w:fill="auto"/>
          </w:tcPr>
          <w:p w14:paraId="2103123D" w14:textId="77777777" w:rsidR="00647161" w:rsidRPr="008224BD" w:rsidRDefault="00647161" w:rsidP="00592AEE">
            <w:pPr>
              <w:rPr>
                <w:sz w:val="15"/>
                <w:szCs w:val="15"/>
              </w:rPr>
            </w:pPr>
            <w:r>
              <w:rPr>
                <w:sz w:val="15"/>
                <w:szCs w:val="15"/>
              </w:rPr>
              <w:t>16.08 (2.15)</w:t>
            </w:r>
          </w:p>
        </w:tc>
        <w:tc>
          <w:tcPr>
            <w:tcW w:w="849" w:type="dxa"/>
            <w:tcBorders>
              <w:top w:val="single" w:sz="4" w:space="0" w:color="auto"/>
              <w:bottom w:val="single" w:sz="4" w:space="0" w:color="auto"/>
            </w:tcBorders>
            <w:shd w:val="clear" w:color="auto" w:fill="auto"/>
          </w:tcPr>
          <w:p w14:paraId="0DDF7EA3" w14:textId="77777777" w:rsidR="00647161" w:rsidRPr="008224BD" w:rsidRDefault="00647161" w:rsidP="00592AEE">
            <w:pPr>
              <w:rPr>
                <w:sz w:val="15"/>
                <w:szCs w:val="15"/>
              </w:rPr>
            </w:pPr>
            <w:r>
              <w:rPr>
                <w:sz w:val="15"/>
                <w:szCs w:val="15"/>
              </w:rPr>
              <w:t>16.33 (5.13)</w:t>
            </w:r>
          </w:p>
        </w:tc>
        <w:tc>
          <w:tcPr>
            <w:tcW w:w="850" w:type="dxa"/>
            <w:tcBorders>
              <w:top w:val="single" w:sz="4" w:space="0" w:color="auto"/>
              <w:bottom w:val="single" w:sz="4" w:space="0" w:color="auto"/>
            </w:tcBorders>
            <w:shd w:val="clear" w:color="auto" w:fill="auto"/>
          </w:tcPr>
          <w:p w14:paraId="5209E9D6" w14:textId="77777777" w:rsidR="00647161" w:rsidRPr="008224BD" w:rsidRDefault="00647161" w:rsidP="00592AEE">
            <w:pPr>
              <w:rPr>
                <w:sz w:val="15"/>
                <w:szCs w:val="15"/>
              </w:rPr>
            </w:pPr>
            <w:r>
              <w:rPr>
                <w:sz w:val="15"/>
                <w:szCs w:val="15"/>
              </w:rPr>
              <w:t>19.00 (1.73)</w:t>
            </w:r>
          </w:p>
        </w:tc>
        <w:tc>
          <w:tcPr>
            <w:tcW w:w="931" w:type="dxa"/>
            <w:tcBorders>
              <w:top w:val="single" w:sz="4" w:space="0" w:color="auto"/>
              <w:bottom w:val="single" w:sz="4" w:space="0" w:color="auto"/>
            </w:tcBorders>
            <w:shd w:val="clear" w:color="auto" w:fill="auto"/>
          </w:tcPr>
          <w:p w14:paraId="615CA08A"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3987BA41" w14:textId="77777777" w:rsidR="00647161" w:rsidRPr="008224BD" w:rsidRDefault="00647161" w:rsidP="00592AEE">
            <w:pPr>
              <w:rPr>
                <w:i/>
                <w:iCs/>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w:t>
            </w:r>
            <w:r>
              <w:rPr>
                <w:sz w:val="15"/>
                <w:szCs w:val="15"/>
              </w:rPr>
              <w:t>09</w:t>
            </w:r>
          </w:p>
        </w:tc>
        <w:tc>
          <w:tcPr>
            <w:tcW w:w="852" w:type="dxa"/>
            <w:tcBorders>
              <w:top w:val="single" w:sz="4" w:space="0" w:color="auto"/>
              <w:bottom w:val="single" w:sz="4" w:space="0" w:color="auto"/>
            </w:tcBorders>
            <w:shd w:val="clear" w:color="auto" w:fill="auto"/>
          </w:tcPr>
          <w:p w14:paraId="27012D93" w14:textId="77777777" w:rsidR="00647161" w:rsidRPr="008224BD" w:rsidRDefault="00647161" w:rsidP="00592AEE">
            <w:pPr>
              <w:rPr>
                <w:sz w:val="15"/>
                <w:szCs w:val="15"/>
              </w:rPr>
            </w:pPr>
            <w:r>
              <w:rPr>
                <w:i/>
                <w:iCs/>
                <w:sz w:val="15"/>
                <w:szCs w:val="15"/>
              </w:rPr>
              <w:t xml:space="preserve">p = </w:t>
            </w:r>
            <w:r w:rsidRPr="001D3075">
              <w:rPr>
                <w:sz w:val="15"/>
                <w:szCs w:val="15"/>
              </w:rPr>
              <w:t>0.</w:t>
            </w:r>
            <w:r>
              <w:rPr>
                <w:sz w:val="15"/>
                <w:szCs w:val="15"/>
              </w:rPr>
              <w:t>78</w:t>
            </w:r>
          </w:p>
          <w:p w14:paraId="733E31B2" w14:textId="77777777" w:rsidR="00647161" w:rsidRPr="008224BD" w:rsidDel="00CA4412" w:rsidRDefault="00647161" w:rsidP="00592AEE">
            <w:pPr>
              <w:rPr>
                <w:i/>
                <w:iCs/>
                <w:sz w:val="15"/>
                <w:szCs w:val="15"/>
              </w:rPr>
            </w:pPr>
            <w:r>
              <w:rPr>
                <w:i/>
                <w:iCs/>
                <w:sz w:val="15"/>
                <w:szCs w:val="15"/>
              </w:rPr>
              <w:t xml:space="preserve">d </w:t>
            </w:r>
            <w:r w:rsidRPr="008224BD">
              <w:rPr>
                <w:sz w:val="15"/>
                <w:szCs w:val="15"/>
              </w:rPr>
              <w:t>=</w:t>
            </w:r>
            <w:r>
              <w:rPr>
                <w:sz w:val="15"/>
                <w:szCs w:val="15"/>
              </w:rPr>
              <w:t xml:space="preserve"> 1.00</w:t>
            </w:r>
          </w:p>
        </w:tc>
        <w:tc>
          <w:tcPr>
            <w:tcW w:w="849" w:type="dxa"/>
            <w:tcBorders>
              <w:top w:val="single" w:sz="4" w:space="0" w:color="auto"/>
              <w:bottom w:val="single" w:sz="4" w:space="0" w:color="auto"/>
            </w:tcBorders>
            <w:shd w:val="clear" w:color="auto" w:fill="auto"/>
          </w:tcPr>
          <w:p w14:paraId="34057CF1" w14:textId="77777777" w:rsidR="00647161" w:rsidRPr="008224BD" w:rsidRDefault="00647161" w:rsidP="00592AEE">
            <w:pPr>
              <w:rPr>
                <w:sz w:val="15"/>
                <w:szCs w:val="15"/>
              </w:rPr>
            </w:pPr>
            <w:r>
              <w:rPr>
                <w:sz w:val="15"/>
                <w:szCs w:val="15"/>
              </w:rPr>
              <w:t>15.39 (3.73)</w:t>
            </w:r>
          </w:p>
        </w:tc>
        <w:tc>
          <w:tcPr>
            <w:tcW w:w="679" w:type="dxa"/>
            <w:tcBorders>
              <w:top w:val="single" w:sz="4" w:space="0" w:color="auto"/>
              <w:bottom w:val="single" w:sz="4" w:space="0" w:color="auto"/>
            </w:tcBorders>
            <w:shd w:val="clear" w:color="auto" w:fill="auto"/>
          </w:tcPr>
          <w:p w14:paraId="5196E604" w14:textId="77777777" w:rsidR="00647161" w:rsidRPr="008224BD" w:rsidRDefault="00647161" w:rsidP="00592AEE">
            <w:pPr>
              <w:rPr>
                <w:sz w:val="15"/>
                <w:szCs w:val="15"/>
              </w:rPr>
            </w:pPr>
            <w:r>
              <w:rPr>
                <w:sz w:val="15"/>
                <w:szCs w:val="15"/>
              </w:rPr>
              <w:t>16.46 (4.32)</w:t>
            </w:r>
          </w:p>
        </w:tc>
        <w:tc>
          <w:tcPr>
            <w:tcW w:w="853" w:type="dxa"/>
            <w:tcBorders>
              <w:top w:val="single" w:sz="4" w:space="0" w:color="auto"/>
              <w:bottom w:val="single" w:sz="4" w:space="0" w:color="auto"/>
            </w:tcBorders>
            <w:shd w:val="clear" w:color="auto" w:fill="auto"/>
          </w:tcPr>
          <w:p w14:paraId="250317B3" w14:textId="77777777" w:rsidR="00647161" w:rsidRPr="008224BD" w:rsidRDefault="00647161" w:rsidP="00592AEE">
            <w:pPr>
              <w:rPr>
                <w:sz w:val="15"/>
                <w:szCs w:val="15"/>
              </w:rPr>
            </w:pPr>
            <w:r>
              <w:rPr>
                <w:i/>
                <w:iCs/>
                <w:sz w:val="15"/>
                <w:szCs w:val="15"/>
              </w:rPr>
              <w:t xml:space="preserve">p &gt; </w:t>
            </w:r>
            <w:r w:rsidRPr="001D3075">
              <w:rPr>
                <w:sz w:val="15"/>
                <w:szCs w:val="15"/>
              </w:rPr>
              <w:t>0.99</w:t>
            </w:r>
          </w:p>
          <w:p w14:paraId="02B0E541" w14:textId="77777777" w:rsidR="00647161" w:rsidRPr="008224BD" w:rsidRDefault="00647161" w:rsidP="00592AEE">
            <w:pPr>
              <w:rPr>
                <w:i/>
                <w:iCs/>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w:t>
            </w:r>
            <w:r>
              <w:rPr>
                <w:sz w:val="15"/>
                <w:szCs w:val="15"/>
              </w:rPr>
              <w:t>40</w:t>
            </w:r>
          </w:p>
        </w:tc>
        <w:tc>
          <w:tcPr>
            <w:tcW w:w="447" w:type="dxa"/>
            <w:tcBorders>
              <w:top w:val="single" w:sz="4" w:space="0" w:color="auto"/>
              <w:bottom w:val="single" w:sz="4" w:space="0" w:color="auto"/>
            </w:tcBorders>
            <w:shd w:val="clear" w:color="auto" w:fill="auto"/>
          </w:tcPr>
          <w:p w14:paraId="57579D11"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573186B2"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22092C43" w14:textId="77777777" w:rsidR="00647161" w:rsidRPr="008224BD" w:rsidRDefault="00647161" w:rsidP="00592AEE">
            <w:pPr>
              <w:rPr>
                <w:sz w:val="15"/>
                <w:szCs w:val="15"/>
              </w:rPr>
            </w:pPr>
            <w:r w:rsidRPr="008224BD">
              <w:rPr>
                <w:sz w:val="15"/>
                <w:szCs w:val="15"/>
              </w:rPr>
              <w:t>No</w:t>
            </w:r>
          </w:p>
        </w:tc>
      </w:tr>
      <w:tr w:rsidR="00647161" w:rsidRPr="008224BD" w14:paraId="71812A03"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29CF8330"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 xml:space="preserve">Attachment security </w:t>
            </w:r>
          </w:p>
          <w:p w14:paraId="18E893D1"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p>
        </w:tc>
        <w:tc>
          <w:tcPr>
            <w:tcW w:w="1535" w:type="dxa"/>
            <w:tcBorders>
              <w:top w:val="single" w:sz="4" w:space="0" w:color="auto"/>
              <w:bottom w:val="single" w:sz="4" w:space="0" w:color="auto"/>
            </w:tcBorders>
            <w:shd w:val="clear" w:color="auto" w:fill="auto"/>
          </w:tcPr>
          <w:p w14:paraId="2D7B886D"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AQS security</w:t>
            </w:r>
          </w:p>
        </w:tc>
        <w:tc>
          <w:tcPr>
            <w:tcW w:w="851" w:type="dxa"/>
            <w:tcBorders>
              <w:top w:val="single" w:sz="4" w:space="0" w:color="auto"/>
              <w:bottom w:val="single" w:sz="4" w:space="0" w:color="auto"/>
            </w:tcBorders>
            <w:shd w:val="clear" w:color="auto" w:fill="auto"/>
          </w:tcPr>
          <w:p w14:paraId="772D8CB8" w14:textId="77777777" w:rsidR="00647161" w:rsidRPr="008224BD" w:rsidRDefault="00647161" w:rsidP="00592AEE">
            <w:pPr>
              <w:rPr>
                <w:sz w:val="15"/>
                <w:szCs w:val="15"/>
              </w:rPr>
            </w:pPr>
            <w:r w:rsidRPr="008224BD">
              <w:rPr>
                <w:sz w:val="15"/>
                <w:szCs w:val="15"/>
              </w:rPr>
              <w:t>0.13 (0.44)</w:t>
            </w:r>
          </w:p>
        </w:tc>
        <w:tc>
          <w:tcPr>
            <w:tcW w:w="850" w:type="dxa"/>
            <w:tcBorders>
              <w:top w:val="single" w:sz="4" w:space="0" w:color="auto"/>
              <w:bottom w:val="single" w:sz="4" w:space="0" w:color="auto"/>
            </w:tcBorders>
            <w:shd w:val="clear" w:color="auto" w:fill="auto"/>
          </w:tcPr>
          <w:p w14:paraId="297C67DB" w14:textId="77777777" w:rsidR="00647161" w:rsidRPr="008224BD" w:rsidRDefault="00647161" w:rsidP="00592AEE">
            <w:pPr>
              <w:rPr>
                <w:sz w:val="15"/>
                <w:szCs w:val="15"/>
              </w:rPr>
            </w:pPr>
            <w:r w:rsidRPr="008224BD">
              <w:rPr>
                <w:sz w:val="15"/>
                <w:szCs w:val="15"/>
              </w:rPr>
              <w:t>0.3</w:t>
            </w:r>
            <w:r>
              <w:rPr>
                <w:sz w:val="15"/>
                <w:szCs w:val="15"/>
              </w:rPr>
              <w:t>4</w:t>
            </w:r>
            <w:r w:rsidRPr="008224BD">
              <w:rPr>
                <w:sz w:val="15"/>
                <w:szCs w:val="15"/>
              </w:rPr>
              <w:t xml:space="preserve"> (0.3</w:t>
            </w:r>
            <w:r>
              <w:rPr>
                <w:sz w:val="15"/>
                <w:szCs w:val="15"/>
              </w:rPr>
              <w:t>5</w:t>
            </w:r>
            <w:r w:rsidRPr="008224BD">
              <w:rPr>
                <w:sz w:val="15"/>
                <w:szCs w:val="15"/>
              </w:rPr>
              <w:t>)</w:t>
            </w:r>
          </w:p>
        </w:tc>
        <w:tc>
          <w:tcPr>
            <w:tcW w:w="849" w:type="dxa"/>
            <w:tcBorders>
              <w:top w:val="single" w:sz="4" w:space="0" w:color="auto"/>
              <w:bottom w:val="single" w:sz="4" w:space="0" w:color="auto"/>
            </w:tcBorders>
            <w:shd w:val="clear" w:color="auto" w:fill="auto"/>
          </w:tcPr>
          <w:p w14:paraId="24A8FD86" w14:textId="77777777" w:rsidR="00647161" w:rsidRPr="008224BD" w:rsidRDefault="00647161" w:rsidP="00592AEE">
            <w:pPr>
              <w:rPr>
                <w:sz w:val="15"/>
                <w:szCs w:val="15"/>
              </w:rPr>
            </w:pPr>
            <w:r w:rsidRPr="008224BD">
              <w:rPr>
                <w:sz w:val="15"/>
                <w:szCs w:val="15"/>
              </w:rPr>
              <w:t>0.31 (0.14)</w:t>
            </w:r>
          </w:p>
        </w:tc>
        <w:tc>
          <w:tcPr>
            <w:tcW w:w="987" w:type="dxa"/>
            <w:tcBorders>
              <w:top w:val="single" w:sz="4" w:space="0" w:color="auto"/>
              <w:bottom w:val="single" w:sz="4" w:space="0" w:color="auto"/>
            </w:tcBorders>
            <w:shd w:val="clear" w:color="auto" w:fill="auto"/>
          </w:tcPr>
          <w:p w14:paraId="0212C3AB"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w:t>
            </w:r>
            <w:r w:rsidRPr="008224BD">
              <w:rPr>
                <w:sz w:val="15"/>
                <w:szCs w:val="15"/>
              </w:rPr>
              <w:t>0.1</w:t>
            </w:r>
            <w:r>
              <w:rPr>
                <w:sz w:val="15"/>
                <w:szCs w:val="15"/>
              </w:rPr>
              <w:t>0</w:t>
            </w:r>
          </w:p>
          <w:p w14:paraId="24E91D43"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w:t>
            </w:r>
            <w:r w:rsidRPr="008224BD">
              <w:rPr>
                <w:sz w:val="15"/>
                <w:szCs w:val="15"/>
              </w:rPr>
              <w:t>0.5</w:t>
            </w:r>
            <w:r>
              <w:rPr>
                <w:sz w:val="15"/>
                <w:szCs w:val="15"/>
              </w:rPr>
              <w:t>1</w:t>
            </w:r>
          </w:p>
        </w:tc>
        <w:tc>
          <w:tcPr>
            <w:tcW w:w="884" w:type="dxa"/>
            <w:tcBorders>
              <w:top w:val="single" w:sz="4" w:space="0" w:color="auto"/>
              <w:bottom w:val="single" w:sz="4" w:space="0" w:color="auto"/>
            </w:tcBorders>
            <w:shd w:val="clear" w:color="auto" w:fill="auto"/>
          </w:tcPr>
          <w:p w14:paraId="1E145847"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w:t>
            </w:r>
            <w:r w:rsidRPr="008224BD">
              <w:rPr>
                <w:sz w:val="15"/>
                <w:szCs w:val="15"/>
              </w:rPr>
              <w:t>0.3</w:t>
            </w:r>
            <w:r>
              <w:rPr>
                <w:sz w:val="15"/>
                <w:szCs w:val="15"/>
              </w:rPr>
              <w:t>5</w:t>
            </w:r>
          </w:p>
          <w:p w14:paraId="0D8B6A79"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w:t>
            </w:r>
            <w:r w:rsidRPr="008224BD">
              <w:rPr>
                <w:sz w:val="15"/>
                <w:szCs w:val="15"/>
              </w:rPr>
              <w:t>0.43</w:t>
            </w:r>
          </w:p>
        </w:tc>
        <w:tc>
          <w:tcPr>
            <w:tcW w:w="849" w:type="dxa"/>
            <w:tcBorders>
              <w:top w:val="single" w:sz="4" w:space="0" w:color="auto"/>
              <w:bottom w:val="single" w:sz="4" w:space="0" w:color="auto"/>
            </w:tcBorders>
            <w:shd w:val="clear" w:color="auto" w:fill="auto"/>
          </w:tcPr>
          <w:p w14:paraId="38804CCB" w14:textId="77777777" w:rsidR="00647161" w:rsidRPr="008224BD" w:rsidRDefault="00647161" w:rsidP="00592AEE">
            <w:pPr>
              <w:rPr>
                <w:sz w:val="15"/>
                <w:szCs w:val="15"/>
              </w:rPr>
            </w:pPr>
            <w:r w:rsidRPr="008224BD">
              <w:rPr>
                <w:sz w:val="15"/>
                <w:szCs w:val="15"/>
              </w:rPr>
              <w:t>0</w:t>
            </w:r>
            <w:r>
              <w:rPr>
                <w:sz w:val="15"/>
                <w:szCs w:val="15"/>
              </w:rPr>
              <w:t>.</w:t>
            </w:r>
            <w:r w:rsidRPr="008224BD">
              <w:rPr>
                <w:sz w:val="15"/>
                <w:szCs w:val="15"/>
              </w:rPr>
              <w:t>04 (0.40)</w:t>
            </w:r>
          </w:p>
        </w:tc>
        <w:tc>
          <w:tcPr>
            <w:tcW w:w="849" w:type="dxa"/>
            <w:tcBorders>
              <w:top w:val="single" w:sz="4" w:space="0" w:color="auto"/>
              <w:bottom w:val="single" w:sz="4" w:space="0" w:color="auto"/>
            </w:tcBorders>
            <w:shd w:val="clear" w:color="auto" w:fill="auto"/>
          </w:tcPr>
          <w:p w14:paraId="2D0EE15D" w14:textId="77777777" w:rsidR="00647161" w:rsidRPr="008224BD" w:rsidRDefault="00647161" w:rsidP="00592AEE">
            <w:pPr>
              <w:rPr>
                <w:sz w:val="15"/>
                <w:szCs w:val="15"/>
              </w:rPr>
            </w:pPr>
            <w:r w:rsidRPr="008224BD">
              <w:rPr>
                <w:sz w:val="15"/>
                <w:szCs w:val="15"/>
              </w:rPr>
              <w:t>0.0</w:t>
            </w:r>
            <w:r>
              <w:rPr>
                <w:sz w:val="15"/>
                <w:szCs w:val="15"/>
              </w:rPr>
              <w:t>7</w:t>
            </w:r>
            <w:r w:rsidRPr="008224BD">
              <w:rPr>
                <w:sz w:val="15"/>
                <w:szCs w:val="15"/>
              </w:rPr>
              <w:t xml:space="preserve"> (0.31)</w:t>
            </w:r>
          </w:p>
        </w:tc>
        <w:tc>
          <w:tcPr>
            <w:tcW w:w="850" w:type="dxa"/>
            <w:tcBorders>
              <w:top w:val="single" w:sz="4" w:space="0" w:color="auto"/>
              <w:bottom w:val="single" w:sz="4" w:space="0" w:color="auto"/>
            </w:tcBorders>
            <w:shd w:val="clear" w:color="auto" w:fill="auto"/>
          </w:tcPr>
          <w:p w14:paraId="2EE8698E" w14:textId="77777777" w:rsidR="00647161" w:rsidRPr="008224BD" w:rsidRDefault="00647161" w:rsidP="00592AEE">
            <w:pPr>
              <w:rPr>
                <w:sz w:val="15"/>
                <w:szCs w:val="15"/>
              </w:rPr>
            </w:pPr>
            <w:r w:rsidRPr="008224BD">
              <w:rPr>
                <w:sz w:val="15"/>
                <w:szCs w:val="15"/>
              </w:rPr>
              <w:t>0.35 (0.18)</w:t>
            </w:r>
          </w:p>
        </w:tc>
        <w:tc>
          <w:tcPr>
            <w:tcW w:w="931" w:type="dxa"/>
            <w:tcBorders>
              <w:top w:val="single" w:sz="4" w:space="0" w:color="auto"/>
              <w:bottom w:val="single" w:sz="4" w:space="0" w:color="auto"/>
            </w:tcBorders>
            <w:shd w:val="clear" w:color="auto" w:fill="auto"/>
          </w:tcPr>
          <w:p w14:paraId="25262BFA"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4471E2EC"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w:t>
            </w:r>
            <w:r>
              <w:rPr>
                <w:sz w:val="15"/>
                <w:szCs w:val="15"/>
              </w:rPr>
              <w:t xml:space="preserve"> </w:t>
            </w:r>
            <w:r w:rsidRPr="008224BD">
              <w:rPr>
                <w:sz w:val="15"/>
                <w:szCs w:val="15"/>
              </w:rPr>
              <w:t>0.0</w:t>
            </w:r>
            <w:r>
              <w:rPr>
                <w:sz w:val="15"/>
                <w:szCs w:val="15"/>
              </w:rPr>
              <w:t>2</w:t>
            </w:r>
          </w:p>
        </w:tc>
        <w:tc>
          <w:tcPr>
            <w:tcW w:w="852" w:type="dxa"/>
            <w:tcBorders>
              <w:top w:val="single" w:sz="4" w:space="0" w:color="auto"/>
              <w:bottom w:val="single" w:sz="4" w:space="0" w:color="auto"/>
            </w:tcBorders>
            <w:shd w:val="clear" w:color="auto" w:fill="auto"/>
          </w:tcPr>
          <w:p w14:paraId="601B4E0D"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w:t>
            </w:r>
            <w:r w:rsidRPr="008224BD">
              <w:rPr>
                <w:sz w:val="15"/>
                <w:szCs w:val="15"/>
              </w:rPr>
              <w:t>0.3</w:t>
            </w:r>
            <w:r>
              <w:rPr>
                <w:sz w:val="15"/>
                <w:szCs w:val="15"/>
              </w:rPr>
              <w:t>5</w:t>
            </w:r>
          </w:p>
          <w:p w14:paraId="128E2C28"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w:t>
            </w:r>
            <w:r w:rsidRPr="008224BD">
              <w:rPr>
                <w:sz w:val="15"/>
                <w:szCs w:val="15"/>
              </w:rPr>
              <w:t>0.7</w:t>
            </w:r>
          </w:p>
        </w:tc>
        <w:tc>
          <w:tcPr>
            <w:tcW w:w="849" w:type="dxa"/>
            <w:tcBorders>
              <w:top w:val="single" w:sz="4" w:space="0" w:color="auto"/>
              <w:bottom w:val="single" w:sz="4" w:space="0" w:color="auto"/>
            </w:tcBorders>
            <w:shd w:val="clear" w:color="auto" w:fill="auto"/>
          </w:tcPr>
          <w:p w14:paraId="7340AF6E" w14:textId="77777777" w:rsidR="00647161" w:rsidRPr="008224BD" w:rsidRDefault="00647161" w:rsidP="00592AEE">
            <w:pPr>
              <w:rPr>
                <w:sz w:val="15"/>
                <w:szCs w:val="15"/>
              </w:rPr>
            </w:pPr>
            <w:r w:rsidRPr="008224BD">
              <w:rPr>
                <w:sz w:val="15"/>
                <w:szCs w:val="15"/>
              </w:rPr>
              <w:t>0.15 (0.</w:t>
            </w:r>
            <w:r>
              <w:rPr>
                <w:sz w:val="15"/>
                <w:szCs w:val="15"/>
              </w:rPr>
              <w:t>42</w:t>
            </w:r>
            <w:r w:rsidRPr="008224BD">
              <w:rPr>
                <w:sz w:val="15"/>
                <w:szCs w:val="15"/>
              </w:rPr>
              <w:t>)</w:t>
            </w:r>
          </w:p>
        </w:tc>
        <w:tc>
          <w:tcPr>
            <w:tcW w:w="679" w:type="dxa"/>
            <w:tcBorders>
              <w:top w:val="single" w:sz="4" w:space="0" w:color="auto"/>
              <w:bottom w:val="single" w:sz="4" w:space="0" w:color="auto"/>
            </w:tcBorders>
            <w:shd w:val="clear" w:color="auto" w:fill="auto"/>
          </w:tcPr>
          <w:p w14:paraId="1396F1F2" w14:textId="77777777" w:rsidR="00647161" w:rsidRPr="008224BD" w:rsidRDefault="00647161" w:rsidP="00592AEE">
            <w:pPr>
              <w:rPr>
                <w:sz w:val="15"/>
                <w:szCs w:val="15"/>
              </w:rPr>
            </w:pPr>
            <w:r w:rsidRPr="008224BD">
              <w:rPr>
                <w:sz w:val="15"/>
                <w:szCs w:val="15"/>
              </w:rPr>
              <w:t>0.</w:t>
            </w:r>
            <w:r>
              <w:rPr>
                <w:sz w:val="15"/>
                <w:szCs w:val="15"/>
              </w:rPr>
              <w:t>20</w:t>
            </w:r>
            <w:r w:rsidRPr="008224BD">
              <w:rPr>
                <w:sz w:val="15"/>
                <w:szCs w:val="15"/>
              </w:rPr>
              <w:t xml:space="preserve"> (0.3</w:t>
            </w:r>
            <w:r>
              <w:rPr>
                <w:sz w:val="15"/>
                <w:szCs w:val="15"/>
              </w:rPr>
              <w:t>8</w:t>
            </w:r>
            <w:r w:rsidRPr="008224BD">
              <w:rPr>
                <w:sz w:val="15"/>
                <w:szCs w:val="15"/>
              </w:rPr>
              <w:t>)</w:t>
            </w:r>
          </w:p>
        </w:tc>
        <w:tc>
          <w:tcPr>
            <w:tcW w:w="853" w:type="dxa"/>
            <w:tcBorders>
              <w:top w:val="single" w:sz="4" w:space="0" w:color="auto"/>
              <w:bottom w:val="single" w:sz="4" w:space="0" w:color="auto"/>
            </w:tcBorders>
            <w:shd w:val="clear" w:color="auto" w:fill="auto"/>
          </w:tcPr>
          <w:p w14:paraId="20CC8272"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60B5055C" w14:textId="77777777" w:rsidR="00647161" w:rsidRPr="008224BD" w:rsidRDefault="00647161" w:rsidP="00592AEE">
            <w:pPr>
              <w:rPr>
                <w:sz w:val="15"/>
                <w:szCs w:val="15"/>
              </w:rPr>
            </w:pPr>
            <w:r w:rsidRPr="008224BD">
              <w:rPr>
                <w:i/>
                <w:iCs/>
                <w:sz w:val="15"/>
                <w:szCs w:val="15"/>
              </w:rPr>
              <w:t>d</w:t>
            </w:r>
            <w:r>
              <w:rPr>
                <w:i/>
                <w:iCs/>
                <w:sz w:val="15"/>
                <w:szCs w:val="15"/>
              </w:rPr>
              <w:t xml:space="preserve"> </w:t>
            </w:r>
            <w:r w:rsidRPr="008224BD">
              <w:rPr>
                <w:sz w:val="15"/>
                <w:szCs w:val="15"/>
              </w:rPr>
              <w:t xml:space="preserve">= </w:t>
            </w:r>
            <w:r>
              <w:rPr>
                <w:sz w:val="15"/>
                <w:szCs w:val="15"/>
              </w:rPr>
              <w:t>0</w:t>
            </w:r>
            <w:r w:rsidRPr="008224BD">
              <w:rPr>
                <w:sz w:val="15"/>
                <w:szCs w:val="15"/>
              </w:rPr>
              <w:t>.</w:t>
            </w:r>
            <w:r>
              <w:rPr>
                <w:sz w:val="15"/>
                <w:szCs w:val="15"/>
              </w:rPr>
              <w:t>16</w:t>
            </w:r>
          </w:p>
        </w:tc>
        <w:tc>
          <w:tcPr>
            <w:tcW w:w="447" w:type="dxa"/>
            <w:tcBorders>
              <w:top w:val="single" w:sz="4" w:space="0" w:color="auto"/>
              <w:bottom w:val="single" w:sz="4" w:space="0" w:color="auto"/>
            </w:tcBorders>
            <w:shd w:val="clear" w:color="auto" w:fill="auto"/>
          </w:tcPr>
          <w:p w14:paraId="1B9B923C"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3A45CC48" w14:textId="77777777" w:rsidR="00647161" w:rsidRPr="008224BD" w:rsidRDefault="00647161" w:rsidP="00592AEE">
            <w:pPr>
              <w:rPr>
                <w:sz w:val="15"/>
                <w:szCs w:val="15"/>
              </w:rPr>
            </w:pPr>
            <w:r w:rsidRPr="008224BD">
              <w:rPr>
                <w:sz w:val="15"/>
                <w:szCs w:val="15"/>
              </w:rPr>
              <w:t>No (trend, PCIT-T &gt; COS-P;</w:t>
            </w:r>
            <w:r>
              <w:rPr>
                <w:sz w:val="15"/>
                <w:szCs w:val="15"/>
              </w:rPr>
              <w:t xml:space="preserve"> </w:t>
            </w:r>
            <w:r w:rsidRPr="009652A6">
              <w:rPr>
                <w:i/>
                <w:iCs/>
                <w:sz w:val="15"/>
                <w:szCs w:val="15"/>
              </w:rPr>
              <w:t>p</w:t>
            </w:r>
            <w:r w:rsidRPr="008224BD">
              <w:rPr>
                <w:sz w:val="15"/>
                <w:szCs w:val="15"/>
              </w:rPr>
              <w:t>=.09)</w:t>
            </w:r>
          </w:p>
        </w:tc>
        <w:tc>
          <w:tcPr>
            <w:tcW w:w="567" w:type="dxa"/>
            <w:tcBorders>
              <w:top w:val="single" w:sz="4" w:space="0" w:color="auto"/>
              <w:bottom w:val="single" w:sz="4" w:space="0" w:color="auto"/>
            </w:tcBorders>
            <w:shd w:val="clear" w:color="auto" w:fill="auto"/>
          </w:tcPr>
          <w:p w14:paraId="22BAC0BF" w14:textId="77777777" w:rsidR="00647161" w:rsidRPr="008224BD" w:rsidRDefault="00647161" w:rsidP="00592AEE">
            <w:pPr>
              <w:rPr>
                <w:sz w:val="15"/>
                <w:szCs w:val="15"/>
              </w:rPr>
            </w:pPr>
            <w:r w:rsidRPr="008224BD">
              <w:rPr>
                <w:sz w:val="15"/>
                <w:szCs w:val="15"/>
              </w:rPr>
              <w:t>No</w:t>
            </w:r>
          </w:p>
        </w:tc>
      </w:tr>
      <w:tr w:rsidR="00647161" w:rsidRPr="008224BD" w14:paraId="637036B8"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0335B200" w14:textId="77777777" w:rsidR="00647161" w:rsidRPr="008224BD" w:rsidRDefault="00647161" w:rsidP="00592AEE">
            <w:pPr>
              <w:widowControl w:val="0"/>
              <w:autoSpaceDE w:val="0"/>
              <w:autoSpaceDN w:val="0"/>
              <w:adjustRightInd w:val="0"/>
              <w:rPr>
                <w:rFonts w:ascii="Times" w:hAnsi="Times" w:cs="Times"/>
                <w:color w:val="000000"/>
                <w:sz w:val="15"/>
                <w:szCs w:val="15"/>
                <w:highlight w:val="yellow"/>
                <w:lang w:val="en-US"/>
              </w:rPr>
            </w:pPr>
          </w:p>
        </w:tc>
        <w:tc>
          <w:tcPr>
            <w:tcW w:w="1535" w:type="dxa"/>
            <w:tcBorders>
              <w:top w:val="single" w:sz="4" w:space="0" w:color="auto"/>
              <w:bottom w:val="single" w:sz="4" w:space="0" w:color="auto"/>
            </w:tcBorders>
            <w:shd w:val="clear" w:color="auto" w:fill="auto"/>
          </w:tcPr>
          <w:p w14:paraId="3DFA55AF" w14:textId="77777777" w:rsidR="00647161" w:rsidRPr="00ED6037" w:rsidRDefault="00647161" w:rsidP="00592AEE">
            <w:pPr>
              <w:widowControl w:val="0"/>
              <w:autoSpaceDE w:val="0"/>
              <w:autoSpaceDN w:val="0"/>
              <w:adjustRightInd w:val="0"/>
              <w:rPr>
                <w:rFonts w:ascii="Times" w:hAnsi="Times" w:cs="Times"/>
                <w:color w:val="000000"/>
                <w:sz w:val="15"/>
                <w:szCs w:val="15"/>
                <w:lang w:val="en-US"/>
              </w:rPr>
            </w:pPr>
            <w:r w:rsidRPr="00ED6037">
              <w:rPr>
                <w:rFonts w:ascii="Times" w:hAnsi="Times" w:cs="Times"/>
                <w:color w:val="000000"/>
                <w:sz w:val="15"/>
                <w:szCs w:val="15"/>
                <w:lang w:val="en-US"/>
              </w:rPr>
              <w:t>SSP Security</w:t>
            </w:r>
            <w:r w:rsidRPr="00ED6037">
              <w:rPr>
                <w:rFonts w:ascii="Times" w:hAnsi="Times" w:cs="Times"/>
                <w:color w:val="000000"/>
                <w:sz w:val="15"/>
                <w:szCs w:val="15"/>
                <w:vertAlign w:val="superscript"/>
                <w:lang w:val="en-US"/>
              </w:rPr>
              <w:t>1</w:t>
            </w:r>
          </w:p>
        </w:tc>
        <w:tc>
          <w:tcPr>
            <w:tcW w:w="851" w:type="dxa"/>
            <w:tcBorders>
              <w:top w:val="single" w:sz="4" w:space="0" w:color="auto"/>
              <w:bottom w:val="single" w:sz="4" w:space="0" w:color="auto"/>
            </w:tcBorders>
            <w:shd w:val="clear" w:color="auto" w:fill="auto"/>
          </w:tcPr>
          <w:p w14:paraId="47B5F072" w14:textId="77777777" w:rsidR="00647161" w:rsidRPr="008224BD" w:rsidRDefault="00647161" w:rsidP="00592AEE">
            <w:pPr>
              <w:rPr>
                <w:sz w:val="15"/>
                <w:szCs w:val="15"/>
              </w:rPr>
            </w:pPr>
            <w:r>
              <w:rPr>
                <w:sz w:val="15"/>
                <w:szCs w:val="15"/>
              </w:rPr>
              <w:t>62.1</w:t>
            </w:r>
          </w:p>
        </w:tc>
        <w:tc>
          <w:tcPr>
            <w:tcW w:w="850" w:type="dxa"/>
            <w:tcBorders>
              <w:top w:val="single" w:sz="4" w:space="0" w:color="auto"/>
              <w:bottom w:val="single" w:sz="4" w:space="0" w:color="auto"/>
            </w:tcBorders>
            <w:shd w:val="clear" w:color="auto" w:fill="auto"/>
          </w:tcPr>
          <w:p w14:paraId="29D6160A" w14:textId="77777777" w:rsidR="00647161" w:rsidRPr="008224BD" w:rsidRDefault="00647161" w:rsidP="00592AEE">
            <w:pPr>
              <w:rPr>
                <w:sz w:val="15"/>
                <w:szCs w:val="15"/>
              </w:rPr>
            </w:pPr>
            <w:r>
              <w:rPr>
                <w:sz w:val="15"/>
                <w:szCs w:val="15"/>
              </w:rPr>
              <w:t>-</w:t>
            </w:r>
          </w:p>
        </w:tc>
        <w:tc>
          <w:tcPr>
            <w:tcW w:w="849" w:type="dxa"/>
            <w:tcBorders>
              <w:top w:val="single" w:sz="4" w:space="0" w:color="auto"/>
              <w:bottom w:val="single" w:sz="4" w:space="0" w:color="auto"/>
            </w:tcBorders>
            <w:shd w:val="clear" w:color="auto" w:fill="auto"/>
          </w:tcPr>
          <w:p w14:paraId="15184232" w14:textId="77777777" w:rsidR="00647161" w:rsidRPr="008224BD" w:rsidRDefault="00647161" w:rsidP="00592AEE">
            <w:pPr>
              <w:rPr>
                <w:sz w:val="15"/>
                <w:szCs w:val="15"/>
              </w:rPr>
            </w:pPr>
            <w:r>
              <w:rPr>
                <w:sz w:val="15"/>
                <w:szCs w:val="15"/>
              </w:rPr>
              <w:t>40.0</w:t>
            </w:r>
          </w:p>
        </w:tc>
        <w:tc>
          <w:tcPr>
            <w:tcW w:w="987" w:type="dxa"/>
            <w:tcBorders>
              <w:top w:val="single" w:sz="4" w:space="0" w:color="auto"/>
              <w:bottom w:val="single" w:sz="4" w:space="0" w:color="auto"/>
            </w:tcBorders>
            <w:shd w:val="clear" w:color="auto" w:fill="auto"/>
          </w:tcPr>
          <w:p w14:paraId="5EB0335B" w14:textId="77777777" w:rsidR="00647161" w:rsidRPr="008224BD" w:rsidRDefault="00647161" w:rsidP="00592AEE">
            <w:pPr>
              <w:rPr>
                <w:sz w:val="15"/>
                <w:szCs w:val="15"/>
              </w:rPr>
            </w:pPr>
            <w:r>
              <w:rPr>
                <w:sz w:val="15"/>
                <w:szCs w:val="15"/>
              </w:rPr>
              <w:t>-</w:t>
            </w:r>
          </w:p>
        </w:tc>
        <w:tc>
          <w:tcPr>
            <w:tcW w:w="884" w:type="dxa"/>
            <w:tcBorders>
              <w:top w:val="single" w:sz="4" w:space="0" w:color="auto"/>
              <w:bottom w:val="single" w:sz="4" w:space="0" w:color="auto"/>
            </w:tcBorders>
            <w:shd w:val="clear" w:color="auto" w:fill="auto"/>
          </w:tcPr>
          <w:p w14:paraId="28AF16EE" w14:textId="77777777" w:rsidR="00647161" w:rsidRPr="00BE01CE" w:rsidRDefault="00647161" w:rsidP="00592AEE">
            <w:pPr>
              <w:rPr>
                <w:sz w:val="15"/>
                <w:szCs w:val="15"/>
              </w:rPr>
            </w:pPr>
            <w:r w:rsidRPr="00BE01CE">
              <w:rPr>
                <w:i/>
                <w:iCs/>
                <w:sz w:val="15"/>
                <w:szCs w:val="15"/>
              </w:rPr>
              <w:t xml:space="preserve">p </w:t>
            </w:r>
            <w:r w:rsidRPr="00BE01CE">
              <w:rPr>
                <w:sz w:val="15"/>
                <w:szCs w:val="15"/>
              </w:rPr>
              <w:t>= 0.17</w:t>
            </w:r>
          </w:p>
          <w:p w14:paraId="600F7F60" w14:textId="77777777" w:rsidR="00647161" w:rsidRPr="008224BD" w:rsidRDefault="00647161" w:rsidP="00592AEE">
            <w:pPr>
              <w:rPr>
                <w:sz w:val="15"/>
                <w:szCs w:val="15"/>
              </w:rPr>
            </w:pPr>
            <w:r w:rsidRPr="00BE01CE">
              <w:rPr>
                <w:i/>
                <w:iCs/>
                <w:sz w:val="15"/>
                <w:szCs w:val="15"/>
              </w:rPr>
              <w:t xml:space="preserve">OR </w:t>
            </w:r>
            <w:r w:rsidRPr="00BE01CE">
              <w:rPr>
                <w:sz w:val="15"/>
                <w:szCs w:val="15"/>
              </w:rPr>
              <w:t>= 0.39</w:t>
            </w:r>
          </w:p>
        </w:tc>
        <w:tc>
          <w:tcPr>
            <w:tcW w:w="849" w:type="dxa"/>
            <w:tcBorders>
              <w:top w:val="single" w:sz="4" w:space="0" w:color="auto"/>
              <w:bottom w:val="single" w:sz="4" w:space="0" w:color="auto"/>
            </w:tcBorders>
            <w:shd w:val="clear" w:color="auto" w:fill="auto"/>
          </w:tcPr>
          <w:p w14:paraId="4D967AB0" w14:textId="77777777" w:rsidR="00647161" w:rsidRPr="008224BD" w:rsidRDefault="00647161" w:rsidP="00592AEE">
            <w:pPr>
              <w:rPr>
                <w:sz w:val="15"/>
                <w:szCs w:val="15"/>
              </w:rPr>
            </w:pPr>
            <w:r>
              <w:rPr>
                <w:sz w:val="15"/>
                <w:szCs w:val="15"/>
              </w:rPr>
              <w:t>34.5</w:t>
            </w:r>
          </w:p>
        </w:tc>
        <w:tc>
          <w:tcPr>
            <w:tcW w:w="849" w:type="dxa"/>
            <w:tcBorders>
              <w:top w:val="single" w:sz="4" w:space="0" w:color="auto"/>
              <w:bottom w:val="single" w:sz="4" w:space="0" w:color="auto"/>
            </w:tcBorders>
            <w:shd w:val="clear" w:color="auto" w:fill="auto"/>
          </w:tcPr>
          <w:p w14:paraId="20ED9299" w14:textId="77777777" w:rsidR="00647161" w:rsidRPr="008224BD" w:rsidRDefault="00647161" w:rsidP="00592AEE">
            <w:pPr>
              <w:rPr>
                <w:sz w:val="15"/>
                <w:szCs w:val="15"/>
              </w:rPr>
            </w:pPr>
            <w:r>
              <w:rPr>
                <w:sz w:val="15"/>
                <w:szCs w:val="15"/>
              </w:rPr>
              <w:t>-</w:t>
            </w:r>
          </w:p>
        </w:tc>
        <w:tc>
          <w:tcPr>
            <w:tcW w:w="850" w:type="dxa"/>
            <w:tcBorders>
              <w:top w:val="single" w:sz="4" w:space="0" w:color="auto"/>
              <w:bottom w:val="single" w:sz="4" w:space="0" w:color="auto"/>
            </w:tcBorders>
            <w:shd w:val="clear" w:color="auto" w:fill="auto"/>
          </w:tcPr>
          <w:p w14:paraId="551DB732" w14:textId="77777777" w:rsidR="00647161" w:rsidRPr="008224BD" w:rsidRDefault="00647161" w:rsidP="00592AEE">
            <w:pPr>
              <w:rPr>
                <w:sz w:val="15"/>
                <w:szCs w:val="15"/>
              </w:rPr>
            </w:pPr>
            <w:r>
              <w:rPr>
                <w:sz w:val="15"/>
                <w:szCs w:val="15"/>
              </w:rPr>
              <w:t>25.0</w:t>
            </w:r>
          </w:p>
        </w:tc>
        <w:tc>
          <w:tcPr>
            <w:tcW w:w="931" w:type="dxa"/>
            <w:tcBorders>
              <w:top w:val="single" w:sz="4" w:space="0" w:color="auto"/>
              <w:bottom w:val="single" w:sz="4" w:space="0" w:color="auto"/>
            </w:tcBorders>
            <w:shd w:val="clear" w:color="auto" w:fill="auto"/>
          </w:tcPr>
          <w:p w14:paraId="7009DB2B" w14:textId="77777777" w:rsidR="00647161" w:rsidRPr="008224BD" w:rsidRDefault="00647161" w:rsidP="00592AEE">
            <w:pPr>
              <w:rPr>
                <w:sz w:val="15"/>
                <w:szCs w:val="15"/>
              </w:rPr>
            </w:pPr>
            <w:r>
              <w:rPr>
                <w:sz w:val="15"/>
                <w:szCs w:val="15"/>
              </w:rPr>
              <w:t>-</w:t>
            </w:r>
          </w:p>
        </w:tc>
        <w:tc>
          <w:tcPr>
            <w:tcW w:w="852" w:type="dxa"/>
            <w:tcBorders>
              <w:top w:val="single" w:sz="4" w:space="0" w:color="auto"/>
              <w:bottom w:val="single" w:sz="4" w:space="0" w:color="auto"/>
            </w:tcBorders>
            <w:shd w:val="clear" w:color="auto" w:fill="auto"/>
          </w:tcPr>
          <w:p w14:paraId="4529F0F0" w14:textId="77777777" w:rsidR="00647161" w:rsidRPr="00BE01CE" w:rsidRDefault="00647161" w:rsidP="00592AEE">
            <w:pPr>
              <w:rPr>
                <w:sz w:val="15"/>
                <w:szCs w:val="15"/>
              </w:rPr>
            </w:pPr>
            <w:r w:rsidRPr="00BE01CE">
              <w:rPr>
                <w:i/>
                <w:iCs/>
                <w:sz w:val="15"/>
                <w:szCs w:val="15"/>
              </w:rPr>
              <w:t xml:space="preserve">p </w:t>
            </w:r>
            <w:r w:rsidRPr="00BE01CE">
              <w:rPr>
                <w:sz w:val="15"/>
                <w:szCs w:val="15"/>
              </w:rPr>
              <w:t>= 0.</w:t>
            </w:r>
            <w:r>
              <w:rPr>
                <w:sz w:val="15"/>
                <w:szCs w:val="15"/>
              </w:rPr>
              <w:t>76</w:t>
            </w:r>
          </w:p>
          <w:p w14:paraId="750D0BD0" w14:textId="77777777" w:rsidR="00647161" w:rsidRPr="008224BD" w:rsidRDefault="00647161" w:rsidP="00592AEE">
            <w:pPr>
              <w:rPr>
                <w:sz w:val="15"/>
                <w:szCs w:val="15"/>
              </w:rPr>
            </w:pPr>
            <w:r w:rsidRPr="00BE01CE">
              <w:rPr>
                <w:i/>
                <w:iCs/>
                <w:sz w:val="15"/>
                <w:szCs w:val="15"/>
              </w:rPr>
              <w:t xml:space="preserve">OR </w:t>
            </w:r>
            <w:r w:rsidRPr="00BE01CE">
              <w:rPr>
                <w:sz w:val="15"/>
                <w:szCs w:val="15"/>
              </w:rPr>
              <w:t>= 0.</w:t>
            </w:r>
            <w:r>
              <w:rPr>
                <w:sz w:val="15"/>
                <w:szCs w:val="15"/>
              </w:rPr>
              <w:t>68</w:t>
            </w:r>
          </w:p>
        </w:tc>
        <w:tc>
          <w:tcPr>
            <w:tcW w:w="849" w:type="dxa"/>
            <w:tcBorders>
              <w:top w:val="single" w:sz="4" w:space="0" w:color="auto"/>
              <w:bottom w:val="single" w:sz="4" w:space="0" w:color="auto"/>
            </w:tcBorders>
            <w:shd w:val="clear" w:color="auto" w:fill="auto"/>
          </w:tcPr>
          <w:p w14:paraId="108B2898" w14:textId="77777777" w:rsidR="00647161" w:rsidRPr="008224BD" w:rsidRDefault="00647161" w:rsidP="00592AEE">
            <w:pPr>
              <w:rPr>
                <w:sz w:val="15"/>
                <w:szCs w:val="15"/>
              </w:rPr>
            </w:pPr>
            <w:r>
              <w:rPr>
                <w:sz w:val="15"/>
                <w:szCs w:val="15"/>
              </w:rPr>
              <w:t>-</w:t>
            </w:r>
          </w:p>
        </w:tc>
        <w:tc>
          <w:tcPr>
            <w:tcW w:w="679" w:type="dxa"/>
            <w:tcBorders>
              <w:top w:val="single" w:sz="4" w:space="0" w:color="auto"/>
              <w:bottom w:val="single" w:sz="4" w:space="0" w:color="auto"/>
            </w:tcBorders>
            <w:shd w:val="clear" w:color="auto" w:fill="auto"/>
          </w:tcPr>
          <w:p w14:paraId="45A116C6" w14:textId="77777777" w:rsidR="00647161" w:rsidRPr="008224BD" w:rsidRDefault="00647161" w:rsidP="00592AEE">
            <w:pPr>
              <w:rPr>
                <w:sz w:val="15"/>
                <w:szCs w:val="15"/>
              </w:rPr>
            </w:pPr>
            <w:r>
              <w:rPr>
                <w:sz w:val="15"/>
                <w:szCs w:val="15"/>
              </w:rPr>
              <w:t>-</w:t>
            </w:r>
          </w:p>
        </w:tc>
        <w:tc>
          <w:tcPr>
            <w:tcW w:w="853" w:type="dxa"/>
            <w:tcBorders>
              <w:top w:val="single" w:sz="4" w:space="0" w:color="auto"/>
              <w:bottom w:val="single" w:sz="4" w:space="0" w:color="auto"/>
            </w:tcBorders>
            <w:shd w:val="clear" w:color="auto" w:fill="auto"/>
          </w:tcPr>
          <w:p w14:paraId="4FF395AD" w14:textId="77777777" w:rsidR="00647161" w:rsidRPr="008224BD" w:rsidRDefault="00647161" w:rsidP="00592AEE">
            <w:pPr>
              <w:rPr>
                <w:sz w:val="15"/>
                <w:szCs w:val="15"/>
              </w:rPr>
            </w:pPr>
            <w:r>
              <w:rPr>
                <w:sz w:val="15"/>
                <w:szCs w:val="15"/>
              </w:rPr>
              <w:t>-</w:t>
            </w:r>
          </w:p>
        </w:tc>
        <w:tc>
          <w:tcPr>
            <w:tcW w:w="447" w:type="dxa"/>
            <w:tcBorders>
              <w:top w:val="single" w:sz="4" w:space="0" w:color="auto"/>
              <w:bottom w:val="single" w:sz="4" w:space="0" w:color="auto"/>
            </w:tcBorders>
            <w:shd w:val="clear" w:color="auto" w:fill="auto"/>
          </w:tcPr>
          <w:p w14:paraId="4EC1EF54"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01074F6C"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107E96EA" w14:textId="77777777" w:rsidR="00647161" w:rsidRPr="008224BD" w:rsidRDefault="00647161" w:rsidP="00592AEE">
            <w:pPr>
              <w:rPr>
                <w:sz w:val="15"/>
                <w:szCs w:val="15"/>
              </w:rPr>
            </w:pPr>
            <w:r w:rsidRPr="008224BD">
              <w:rPr>
                <w:sz w:val="15"/>
                <w:szCs w:val="15"/>
              </w:rPr>
              <w:t>No</w:t>
            </w:r>
          </w:p>
        </w:tc>
      </w:tr>
      <w:tr w:rsidR="00647161" w:rsidRPr="008224BD" w14:paraId="49A5D7C9"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62F02086" w14:textId="77777777" w:rsidR="00647161" w:rsidRPr="008224BD" w:rsidRDefault="00647161" w:rsidP="00592AEE">
            <w:pPr>
              <w:widowControl w:val="0"/>
              <w:autoSpaceDE w:val="0"/>
              <w:autoSpaceDN w:val="0"/>
              <w:adjustRightInd w:val="0"/>
              <w:rPr>
                <w:rFonts w:ascii="Times" w:hAnsi="Times" w:cs="Times"/>
                <w:color w:val="000000"/>
                <w:sz w:val="15"/>
                <w:szCs w:val="15"/>
                <w:highlight w:val="yellow"/>
                <w:lang w:val="en-US"/>
              </w:rPr>
            </w:pPr>
          </w:p>
        </w:tc>
        <w:tc>
          <w:tcPr>
            <w:tcW w:w="1535" w:type="dxa"/>
            <w:tcBorders>
              <w:top w:val="single" w:sz="4" w:space="0" w:color="auto"/>
              <w:bottom w:val="single" w:sz="4" w:space="0" w:color="auto"/>
            </w:tcBorders>
            <w:shd w:val="clear" w:color="auto" w:fill="auto"/>
          </w:tcPr>
          <w:p w14:paraId="311C9796" w14:textId="77777777" w:rsidR="00647161" w:rsidRPr="00ED6037" w:rsidRDefault="00647161" w:rsidP="00592AEE">
            <w:pPr>
              <w:widowControl w:val="0"/>
              <w:autoSpaceDE w:val="0"/>
              <w:autoSpaceDN w:val="0"/>
              <w:adjustRightInd w:val="0"/>
              <w:rPr>
                <w:rFonts w:ascii="Times" w:hAnsi="Times" w:cs="Times"/>
                <w:color w:val="000000"/>
                <w:sz w:val="15"/>
                <w:szCs w:val="15"/>
                <w:lang w:val="en-US"/>
              </w:rPr>
            </w:pPr>
            <w:r w:rsidRPr="00ED6037">
              <w:rPr>
                <w:rFonts w:ascii="Times" w:hAnsi="Times" w:cs="Times"/>
                <w:color w:val="000000"/>
                <w:sz w:val="15"/>
                <w:szCs w:val="15"/>
                <w:lang w:val="en-US"/>
              </w:rPr>
              <w:t>SSP Disorganization</w:t>
            </w:r>
          </w:p>
        </w:tc>
        <w:tc>
          <w:tcPr>
            <w:tcW w:w="851" w:type="dxa"/>
            <w:tcBorders>
              <w:top w:val="single" w:sz="4" w:space="0" w:color="auto"/>
              <w:bottom w:val="single" w:sz="4" w:space="0" w:color="auto"/>
            </w:tcBorders>
            <w:shd w:val="clear" w:color="auto" w:fill="auto"/>
          </w:tcPr>
          <w:p w14:paraId="30F02657" w14:textId="77777777" w:rsidR="00647161" w:rsidRPr="008224BD" w:rsidRDefault="00647161" w:rsidP="00592AEE">
            <w:pPr>
              <w:rPr>
                <w:sz w:val="15"/>
                <w:szCs w:val="15"/>
              </w:rPr>
            </w:pPr>
            <w:r>
              <w:rPr>
                <w:sz w:val="15"/>
                <w:szCs w:val="15"/>
              </w:rPr>
              <w:t>65.5</w:t>
            </w:r>
          </w:p>
        </w:tc>
        <w:tc>
          <w:tcPr>
            <w:tcW w:w="850" w:type="dxa"/>
            <w:tcBorders>
              <w:top w:val="single" w:sz="4" w:space="0" w:color="auto"/>
              <w:bottom w:val="single" w:sz="4" w:space="0" w:color="auto"/>
            </w:tcBorders>
            <w:shd w:val="clear" w:color="auto" w:fill="auto"/>
          </w:tcPr>
          <w:p w14:paraId="07FBB113" w14:textId="77777777" w:rsidR="00647161" w:rsidRPr="008224BD" w:rsidRDefault="00647161" w:rsidP="00592AEE">
            <w:pPr>
              <w:rPr>
                <w:sz w:val="15"/>
                <w:szCs w:val="15"/>
              </w:rPr>
            </w:pPr>
            <w:r>
              <w:rPr>
                <w:sz w:val="15"/>
                <w:szCs w:val="15"/>
              </w:rPr>
              <w:t>-</w:t>
            </w:r>
          </w:p>
        </w:tc>
        <w:tc>
          <w:tcPr>
            <w:tcW w:w="849" w:type="dxa"/>
            <w:tcBorders>
              <w:top w:val="single" w:sz="4" w:space="0" w:color="auto"/>
              <w:bottom w:val="single" w:sz="4" w:space="0" w:color="auto"/>
            </w:tcBorders>
            <w:shd w:val="clear" w:color="auto" w:fill="auto"/>
          </w:tcPr>
          <w:p w14:paraId="5DC4D4BB" w14:textId="77777777" w:rsidR="00647161" w:rsidRPr="008224BD" w:rsidRDefault="00647161" w:rsidP="00592AEE">
            <w:pPr>
              <w:rPr>
                <w:sz w:val="15"/>
                <w:szCs w:val="15"/>
              </w:rPr>
            </w:pPr>
            <w:r>
              <w:rPr>
                <w:sz w:val="15"/>
                <w:szCs w:val="15"/>
              </w:rPr>
              <w:t>40.0</w:t>
            </w:r>
          </w:p>
        </w:tc>
        <w:tc>
          <w:tcPr>
            <w:tcW w:w="987" w:type="dxa"/>
            <w:tcBorders>
              <w:top w:val="single" w:sz="4" w:space="0" w:color="auto"/>
              <w:bottom w:val="single" w:sz="4" w:space="0" w:color="auto"/>
            </w:tcBorders>
            <w:shd w:val="clear" w:color="auto" w:fill="auto"/>
          </w:tcPr>
          <w:p w14:paraId="6321F7ED" w14:textId="77777777" w:rsidR="00647161" w:rsidRPr="008224BD" w:rsidRDefault="00647161" w:rsidP="00592AEE">
            <w:pPr>
              <w:rPr>
                <w:sz w:val="15"/>
                <w:szCs w:val="15"/>
              </w:rPr>
            </w:pPr>
            <w:r>
              <w:rPr>
                <w:sz w:val="15"/>
                <w:szCs w:val="15"/>
              </w:rPr>
              <w:t>-</w:t>
            </w:r>
          </w:p>
        </w:tc>
        <w:tc>
          <w:tcPr>
            <w:tcW w:w="884" w:type="dxa"/>
            <w:tcBorders>
              <w:top w:val="single" w:sz="4" w:space="0" w:color="auto"/>
              <w:bottom w:val="single" w:sz="4" w:space="0" w:color="auto"/>
            </w:tcBorders>
            <w:shd w:val="clear" w:color="auto" w:fill="auto"/>
          </w:tcPr>
          <w:p w14:paraId="293131D1" w14:textId="77777777" w:rsidR="00647161" w:rsidRPr="00BE01CE" w:rsidRDefault="00647161" w:rsidP="00592AEE">
            <w:pPr>
              <w:rPr>
                <w:sz w:val="15"/>
                <w:szCs w:val="15"/>
              </w:rPr>
            </w:pPr>
            <w:r w:rsidRPr="00BE01CE">
              <w:rPr>
                <w:i/>
                <w:iCs/>
                <w:sz w:val="15"/>
                <w:szCs w:val="15"/>
              </w:rPr>
              <w:t xml:space="preserve">p </w:t>
            </w:r>
            <w:r w:rsidRPr="00BE01CE">
              <w:rPr>
                <w:sz w:val="15"/>
                <w:szCs w:val="15"/>
              </w:rPr>
              <w:t>= 0.1</w:t>
            </w:r>
            <w:r>
              <w:rPr>
                <w:sz w:val="15"/>
                <w:szCs w:val="15"/>
              </w:rPr>
              <w:t>2</w:t>
            </w:r>
          </w:p>
          <w:p w14:paraId="5F50D5EC" w14:textId="77777777" w:rsidR="00647161" w:rsidRPr="008224BD" w:rsidRDefault="00647161" w:rsidP="00592AEE">
            <w:pPr>
              <w:rPr>
                <w:sz w:val="15"/>
                <w:szCs w:val="15"/>
              </w:rPr>
            </w:pPr>
            <w:r w:rsidRPr="00BE01CE">
              <w:rPr>
                <w:i/>
                <w:iCs/>
                <w:sz w:val="15"/>
                <w:szCs w:val="15"/>
              </w:rPr>
              <w:t xml:space="preserve">OR </w:t>
            </w:r>
            <w:r w:rsidRPr="00BE01CE">
              <w:rPr>
                <w:sz w:val="15"/>
                <w:szCs w:val="15"/>
              </w:rPr>
              <w:t>= 0.</w:t>
            </w:r>
            <w:r>
              <w:rPr>
                <w:sz w:val="15"/>
                <w:szCs w:val="15"/>
              </w:rPr>
              <w:t>31</w:t>
            </w:r>
          </w:p>
        </w:tc>
        <w:tc>
          <w:tcPr>
            <w:tcW w:w="849" w:type="dxa"/>
            <w:tcBorders>
              <w:top w:val="single" w:sz="4" w:space="0" w:color="auto"/>
              <w:bottom w:val="single" w:sz="4" w:space="0" w:color="auto"/>
            </w:tcBorders>
            <w:shd w:val="clear" w:color="auto" w:fill="auto"/>
          </w:tcPr>
          <w:p w14:paraId="3B2BA503" w14:textId="77777777" w:rsidR="00647161" w:rsidRPr="008224BD" w:rsidRDefault="00647161" w:rsidP="00592AEE">
            <w:pPr>
              <w:rPr>
                <w:sz w:val="15"/>
                <w:szCs w:val="15"/>
              </w:rPr>
            </w:pPr>
            <w:r>
              <w:rPr>
                <w:sz w:val="15"/>
                <w:szCs w:val="15"/>
              </w:rPr>
              <w:t>44.8</w:t>
            </w:r>
          </w:p>
        </w:tc>
        <w:tc>
          <w:tcPr>
            <w:tcW w:w="849" w:type="dxa"/>
            <w:tcBorders>
              <w:top w:val="single" w:sz="4" w:space="0" w:color="auto"/>
              <w:bottom w:val="single" w:sz="4" w:space="0" w:color="auto"/>
            </w:tcBorders>
            <w:shd w:val="clear" w:color="auto" w:fill="auto"/>
          </w:tcPr>
          <w:p w14:paraId="14663B9C" w14:textId="77777777" w:rsidR="00647161" w:rsidRPr="008224BD" w:rsidRDefault="00647161" w:rsidP="00592AEE">
            <w:pPr>
              <w:rPr>
                <w:sz w:val="15"/>
                <w:szCs w:val="15"/>
              </w:rPr>
            </w:pPr>
            <w:r>
              <w:rPr>
                <w:sz w:val="15"/>
                <w:szCs w:val="15"/>
              </w:rPr>
              <w:t>-</w:t>
            </w:r>
          </w:p>
        </w:tc>
        <w:tc>
          <w:tcPr>
            <w:tcW w:w="850" w:type="dxa"/>
            <w:tcBorders>
              <w:top w:val="single" w:sz="4" w:space="0" w:color="auto"/>
              <w:bottom w:val="single" w:sz="4" w:space="0" w:color="auto"/>
            </w:tcBorders>
            <w:shd w:val="clear" w:color="auto" w:fill="auto"/>
          </w:tcPr>
          <w:p w14:paraId="31098925" w14:textId="77777777" w:rsidR="00647161" w:rsidRPr="008224BD" w:rsidRDefault="00647161" w:rsidP="00592AEE">
            <w:pPr>
              <w:rPr>
                <w:sz w:val="15"/>
                <w:szCs w:val="15"/>
              </w:rPr>
            </w:pPr>
            <w:r>
              <w:rPr>
                <w:sz w:val="15"/>
                <w:szCs w:val="15"/>
              </w:rPr>
              <w:t>25.0</w:t>
            </w:r>
          </w:p>
        </w:tc>
        <w:tc>
          <w:tcPr>
            <w:tcW w:w="931" w:type="dxa"/>
            <w:tcBorders>
              <w:top w:val="single" w:sz="4" w:space="0" w:color="auto"/>
              <w:bottom w:val="single" w:sz="4" w:space="0" w:color="auto"/>
            </w:tcBorders>
            <w:shd w:val="clear" w:color="auto" w:fill="auto"/>
          </w:tcPr>
          <w:p w14:paraId="55DF1021" w14:textId="77777777" w:rsidR="00647161" w:rsidRPr="008224BD" w:rsidRDefault="00647161" w:rsidP="00592AEE">
            <w:pPr>
              <w:rPr>
                <w:sz w:val="15"/>
                <w:szCs w:val="15"/>
              </w:rPr>
            </w:pPr>
            <w:r>
              <w:rPr>
                <w:sz w:val="15"/>
                <w:szCs w:val="15"/>
              </w:rPr>
              <w:t>-</w:t>
            </w:r>
          </w:p>
        </w:tc>
        <w:tc>
          <w:tcPr>
            <w:tcW w:w="852" w:type="dxa"/>
            <w:tcBorders>
              <w:top w:val="single" w:sz="4" w:space="0" w:color="auto"/>
              <w:bottom w:val="single" w:sz="4" w:space="0" w:color="auto"/>
            </w:tcBorders>
            <w:shd w:val="clear" w:color="auto" w:fill="auto"/>
          </w:tcPr>
          <w:p w14:paraId="697AAAF6" w14:textId="77777777" w:rsidR="00647161" w:rsidRPr="00BE01CE" w:rsidRDefault="00647161" w:rsidP="00592AEE">
            <w:pPr>
              <w:rPr>
                <w:sz w:val="15"/>
                <w:szCs w:val="15"/>
              </w:rPr>
            </w:pPr>
            <w:r w:rsidRPr="00BE01CE">
              <w:rPr>
                <w:i/>
                <w:iCs/>
                <w:sz w:val="15"/>
                <w:szCs w:val="15"/>
              </w:rPr>
              <w:t xml:space="preserve">p </w:t>
            </w:r>
            <w:r w:rsidRPr="00BE01CE">
              <w:rPr>
                <w:sz w:val="15"/>
                <w:szCs w:val="15"/>
              </w:rPr>
              <w:t>= 0.</w:t>
            </w:r>
            <w:r>
              <w:rPr>
                <w:sz w:val="15"/>
                <w:szCs w:val="15"/>
              </w:rPr>
              <w:t>59</w:t>
            </w:r>
          </w:p>
          <w:p w14:paraId="21FD8B91" w14:textId="77777777" w:rsidR="00647161" w:rsidRPr="008224BD" w:rsidRDefault="00647161" w:rsidP="00592AEE">
            <w:pPr>
              <w:rPr>
                <w:sz w:val="15"/>
                <w:szCs w:val="15"/>
              </w:rPr>
            </w:pPr>
            <w:r w:rsidRPr="00BE01CE">
              <w:rPr>
                <w:i/>
                <w:iCs/>
                <w:sz w:val="15"/>
                <w:szCs w:val="15"/>
              </w:rPr>
              <w:t xml:space="preserve">OR </w:t>
            </w:r>
            <w:r w:rsidRPr="00BE01CE">
              <w:rPr>
                <w:sz w:val="15"/>
                <w:szCs w:val="15"/>
              </w:rPr>
              <w:t>= 0.</w:t>
            </w:r>
            <w:r>
              <w:rPr>
                <w:sz w:val="15"/>
                <w:szCs w:val="15"/>
              </w:rPr>
              <w:t>48</w:t>
            </w:r>
          </w:p>
        </w:tc>
        <w:tc>
          <w:tcPr>
            <w:tcW w:w="849" w:type="dxa"/>
            <w:tcBorders>
              <w:top w:val="single" w:sz="4" w:space="0" w:color="auto"/>
              <w:bottom w:val="single" w:sz="4" w:space="0" w:color="auto"/>
            </w:tcBorders>
            <w:shd w:val="clear" w:color="auto" w:fill="auto"/>
          </w:tcPr>
          <w:p w14:paraId="16DFF83E" w14:textId="77777777" w:rsidR="00647161" w:rsidRPr="008224BD" w:rsidRDefault="00647161" w:rsidP="00592AEE">
            <w:pPr>
              <w:rPr>
                <w:sz w:val="15"/>
                <w:szCs w:val="15"/>
              </w:rPr>
            </w:pPr>
            <w:r>
              <w:rPr>
                <w:sz w:val="15"/>
                <w:szCs w:val="15"/>
              </w:rPr>
              <w:t>-</w:t>
            </w:r>
          </w:p>
        </w:tc>
        <w:tc>
          <w:tcPr>
            <w:tcW w:w="679" w:type="dxa"/>
            <w:tcBorders>
              <w:top w:val="single" w:sz="4" w:space="0" w:color="auto"/>
              <w:bottom w:val="single" w:sz="4" w:space="0" w:color="auto"/>
            </w:tcBorders>
            <w:shd w:val="clear" w:color="auto" w:fill="auto"/>
          </w:tcPr>
          <w:p w14:paraId="29432FB4" w14:textId="77777777" w:rsidR="00647161" w:rsidRPr="008224BD" w:rsidRDefault="00647161" w:rsidP="00592AEE">
            <w:pPr>
              <w:rPr>
                <w:sz w:val="15"/>
                <w:szCs w:val="15"/>
              </w:rPr>
            </w:pPr>
            <w:r>
              <w:rPr>
                <w:sz w:val="15"/>
                <w:szCs w:val="15"/>
              </w:rPr>
              <w:t>-</w:t>
            </w:r>
          </w:p>
        </w:tc>
        <w:tc>
          <w:tcPr>
            <w:tcW w:w="853" w:type="dxa"/>
            <w:tcBorders>
              <w:top w:val="single" w:sz="4" w:space="0" w:color="auto"/>
              <w:bottom w:val="single" w:sz="4" w:space="0" w:color="auto"/>
            </w:tcBorders>
            <w:shd w:val="clear" w:color="auto" w:fill="auto"/>
          </w:tcPr>
          <w:p w14:paraId="1189C351" w14:textId="77777777" w:rsidR="00647161" w:rsidRPr="008224BD" w:rsidRDefault="00647161" w:rsidP="00592AEE">
            <w:pPr>
              <w:rPr>
                <w:sz w:val="15"/>
                <w:szCs w:val="15"/>
              </w:rPr>
            </w:pPr>
            <w:r>
              <w:rPr>
                <w:sz w:val="15"/>
                <w:szCs w:val="15"/>
              </w:rPr>
              <w:t>-</w:t>
            </w:r>
          </w:p>
        </w:tc>
        <w:tc>
          <w:tcPr>
            <w:tcW w:w="447" w:type="dxa"/>
            <w:tcBorders>
              <w:top w:val="single" w:sz="4" w:space="0" w:color="auto"/>
              <w:bottom w:val="single" w:sz="4" w:space="0" w:color="auto"/>
            </w:tcBorders>
            <w:shd w:val="clear" w:color="auto" w:fill="auto"/>
          </w:tcPr>
          <w:p w14:paraId="6D16B35E"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1AEC1F27"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6F73D456" w14:textId="77777777" w:rsidR="00647161" w:rsidRPr="008224BD" w:rsidRDefault="00647161" w:rsidP="00592AEE">
            <w:pPr>
              <w:rPr>
                <w:sz w:val="15"/>
                <w:szCs w:val="15"/>
              </w:rPr>
            </w:pPr>
            <w:r w:rsidRPr="008224BD">
              <w:rPr>
                <w:sz w:val="15"/>
                <w:szCs w:val="15"/>
              </w:rPr>
              <w:t>No</w:t>
            </w:r>
          </w:p>
        </w:tc>
      </w:tr>
      <w:tr w:rsidR="00647161" w:rsidRPr="008224BD" w14:paraId="58C3A986"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7A540D43"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Pr>
                <w:rFonts w:ascii="Times" w:hAnsi="Times" w:cs="Times"/>
                <w:color w:val="000000"/>
                <w:sz w:val="15"/>
                <w:szCs w:val="15"/>
                <w:lang w:val="en-US"/>
              </w:rPr>
              <w:t>Behavioral problems</w:t>
            </w:r>
          </w:p>
        </w:tc>
        <w:tc>
          <w:tcPr>
            <w:tcW w:w="1535" w:type="dxa"/>
            <w:tcBorders>
              <w:top w:val="single" w:sz="4" w:space="0" w:color="auto"/>
              <w:bottom w:val="single" w:sz="4" w:space="0" w:color="auto"/>
            </w:tcBorders>
            <w:shd w:val="clear" w:color="auto" w:fill="auto"/>
          </w:tcPr>
          <w:p w14:paraId="058DBBFA" w14:textId="77777777" w:rsidR="00647161" w:rsidRPr="008224BD" w:rsidRDefault="00647161" w:rsidP="00592AEE">
            <w:pPr>
              <w:widowControl w:val="0"/>
              <w:autoSpaceDE w:val="0"/>
              <w:autoSpaceDN w:val="0"/>
              <w:adjustRightInd w:val="0"/>
              <w:rPr>
                <w:rFonts w:ascii="Times" w:hAnsi="Times" w:cs="Times"/>
                <w:color w:val="000000"/>
                <w:sz w:val="15"/>
                <w:szCs w:val="15"/>
                <w:lang w:val="en-US"/>
              </w:rPr>
            </w:pPr>
            <w:r w:rsidRPr="008224BD">
              <w:rPr>
                <w:rFonts w:ascii="Times" w:hAnsi="Times" w:cs="Times"/>
                <w:color w:val="000000"/>
                <w:sz w:val="15"/>
                <w:szCs w:val="15"/>
                <w:lang w:val="en-US"/>
              </w:rPr>
              <w:t>CBCL-externalizing</w:t>
            </w:r>
          </w:p>
          <w:p w14:paraId="29712A62" w14:textId="77777777" w:rsidR="00647161" w:rsidRPr="008224BD" w:rsidRDefault="00647161" w:rsidP="00592AEE">
            <w:pPr>
              <w:rPr>
                <w:sz w:val="15"/>
                <w:szCs w:val="15"/>
              </w:rPr>
            </w:pPr>
          </w:p>
        </w:tc>
        <w:tc>
          <w:tcPr>
            <w:tcW w:w="851" w:type="dxa"/>
            <w:tcBorders>
              <w:top w:val="single" w:sz="4" w:space="0" w:color="auto"/>
              <w:bottom w:val="single" w:sz="4" w:space="0" w:color="auto"/>
            </w:tcBorders>
            <w:shd w:val="clear" w:color="auto" w:fill="auto"/>
          </w:tcPr>
          <w:p w14:paraId="7573ACCB" w14:textId="77777777" w:rsidR="00647161" w:rsidRPr="008224BD" w:rsidRDefault="00647161" w:rsidP="00592AEE">
            <w:pPr>
              <w:rPr>
                <w:sz w:val="15"/>
                <w:szCs w:val="15"/>
              </w:rPr>
            </w:pPr>
            <w:r w:rsidRPr="008224BD">
              <w:rPr>
                <w:sz w:val="15"/>
                <w:szCs w:val="15"/>
              </w:rPr>
              <w:t>20.10 (10.50)</w:t>
            </w:r>
          </w:p>
        </w:tc>
        <w:tc>
          <w:tcPr>
            <w:tcW w:w="850" w:type="dxa"/>
            <w:tcBorders>
              <w:top w:val="single" w:sz="4" w:space="0" w:color="auto"/>
              <w:bottom w:val="single" w:sz="4" w:space="0" w:color="auto"/>
            </w:tcBorders>
            <w:shd w:val="clear" w:color="auto" w:fill="auto"/>
          </w:tcPr>
          <w:p w14:paraId="71B8D49D" w14:textId="77777777" w:rsidR="00647161" w:rsidRPr="008224BD" w:rsidRDefault="00647161" w:rsidP="00592AEE">
            <w:pPr>
              <w:rPr>
                <w:sz w:val="15"/>
                <w:szCs w:val="15"/>
              </w:rPr>
            </w:pPr>
            <w:r w:rsidRPr="008224BD">
              <w:rPr>
                <w:sz w:val="15"/>
                <w:szCs w:val="15"/>
              </w:rPr>
              <w:t>13.01 (8.41)</w:t>
            </w:r>
          </w:p>
        </w:tc>
        <w:tc>
          <w:tcPr>
            <w:tcW w:w="849" w:type="dxa"/>
            <w:tcBorders>
              <w:top w:val="single" w:sz="4" w:space="0" w:color="auto"/>
              <w:bottom w:val="single" w:sz="4" w:space="0" w:color="auto"/>
            </w:tcBorders>
            <w:shd w:val="clear" w:color="auto" w:fill="auto"/>
          </w:tcPr>
          <w:p w14:paraId="5AC18864" w14:textId="77777777" w:rsidR="00647161" w:rsidRPr="008224BD" w:rsidRDefault="00647161" w:rsidP="00592AEE">
            <w:pPr>
              <w:rPr>
                <w:sz w:val="15"/>
                <w:szCs w:val="15"/>
              </w:rPr>
            </w:pPr>
            <w:r w:rsidRPr="008224BD">
              <w:rPr>
                <w:sz w:val="15"/>
                <w:szCs w:val="15"/>
              </w:rPr>
              <w:t>14.26 (9.89)</w:t>
            </w:r>
          </w:p>
        </w:tc>
        <w:tc>
          <w:tcPr>
            <w:tcW w:w="987" w:type="dxa"/>
            <w:tcBorders>
              <w:top w:val="single" w:sz="4" w:space="0" w:color="auto"/>
              <w:bottom w:val="single" w:sz="4" w:space="0" w:color="auto"/>
            </w:tcBorders>
            <w:shd w:val="clear" w:color="auto" w:fill="auto"/>
          </w:tcPr>
          <w:p w14:paraId="4D9A39D2" w14:textId="77777777" w:rsidR="00647161" w:rsidRPr="00BE01CE" w:rsidRDefault="00647161" w:rsidP="00592AEE">
            <w:pPr>
              <w:rPr>
                <w:b/>
                <w:bCs/>
                <w:sz w:val="15"/>
                <w:szCs w:val="15"/>
              </w:rPr>
            </w:pPr>
            <w:r>
              <w:rPr>
                <w:b/>
                <w:bCs/>
                <w:i/>
                <w:iCs/>
                <w:sz w:val="15"/>
                <w:szCs w:val="15"/>
              </w:rPr>
              <w:t xml:space="preserve">p </w:t>
            </w:r>
            <w:r>
              <w:rPr>
                <w:b/>
                <w:bCs/>
                <w:sz w:val="15"/>
                <w:szCs w:val="15"/>
              </w:rPr>
              <w:t>&lt; 0</w:t>
            </w:r>
            <w:r w:rsidRPr="00BE01CE">
              <w:rPr>
                <w:b/>
                <w:bCs/>
                <w:sz w:val="15"/>
                <w:szCs w:val="15"/>
              </w:rPr>
              <w:t>.00</w:t>
            </w:r>
            <w:r>
              <w:rPr>
                <w:b/>
                <w:bCs/>
                <w:sz w:val="15"/>
                <w:szCs w:val="15"/>
              </w:rPr>
              <w:t>1</w:t>
            </w:r>
            <w:r w:rsidRPr="00BE01CE">
              <w:rPr>
                <w:b/>
                <w:bCs/>
                <w:sz w:val="15"/>
                <w:szCs w:val="15"/>
              </w:rPr>
              <w:t>*</w:t>
            </w:r>
            <w:r>
              <w:rPr>
                <w:b/>
                <w:bCs/>
                <w:sz w:val="15"/>
                <w:szCs w:val="15"/>
              </w:rPr>
              <w:t>*</w:t>
            </w:r>
          </w:p>
          <w:p w14:paraId="30A910CC" w14:textId="77777777" w:rsidR="00647161" w:rsidRPr="00BE01CE" w:rsidRDefault="00647161" w:rsidP="00592AEE">
            <w:pPr>
              <w:rPr>
                <w:b/>
                <w:bCs/>
                <w:sz w:val="15"/>
                <w:szCs w:val="15"/>
              </w:rPr>
            </w:pPr>
            <w:r>
              <w:rPr>
                <w:b/>
                <w:bCs/>
                <w:i/>
                <w:iCs/>
                <w:sz w:val="15"/>
                <w:szCs w:val="15"/>
              </w:rPr>
              <w:t xml:space="preserve">d </w:t>
            </w:r>
            <w:r w:rsidRPr="00BE01CE">
              <w:rPr>
                <w:b/>
                <w:bCs/>
                <w:sz w:val="15"/>
                <w:szCs w:val="15"/>
              </w:rPr>
              <w:t>=</w:t>
            </w:r>
            <w:r>
              <w:rPr>
                <w:b/>
                <w:bCs/>
                <w:sz w:val="15"/>
                <w:szCs w:val="15"/>
              </w:rPr>
              <w:t xml:space="preserve"> -0</w:t>
            </w:r>
            <w:r w:rsidRPr="00BE01CE">
              <w:rPr>
                <w:b/>
                <w:bCs/>
                <w:sz w:val="15"/>
                <w:szCs w:val="15"/>
              </w:rPr>
              <w:t>.61</w:t>
            </w:r>
          </w:p>
        </w:tc>
        <w:tc>
          <w:tcPr>
            <w:tcW w:w="884" w:type="dxa"/>
            <w:tcBorders>
              <w:top w:val="single" w:sz="4" w:space="0" w:color="auto"/>
              <w:bottom w:val="single" w:sz="4" w:space="0" w:color="auto"/>
            </w:tcBorders>
            <w:shd w:val="clear" w:color="auto" w:fill="auto"/>
          </w:tcPr>
          <w:p w14:paraId="60F61DFA" w14:textId="77777777" w:rsidR="00647161" w:rsidRPr="00BE01CE" w:rsidRDefault="00647161" w:rsidP="00592AEE">
            <w:pPr>
              <w:rPr>
                <w:b/>
                <w:bCs/>
                <w:sz w:val="15"/>
                <w:szCs w:val="15"/>
              </w:rPr>
            </w:pPr>
            <w:r>
              <w:rPr>
                <w:b/>
                <w:bCs/>
                <w:i/>
                <w:iCs/>
                <w:sz w:val="15"/>
                <w:szCs w:val="15"/>
              </w:rPr>
              <w:t xml:space="preserve">p </w:t>
            </w:r>
            <w:r w:rsidRPr="00BE01CE">
              <w:rPr>
                <w:b/>
                <w:bCs/>
                <w:sz w:val="15"/>
                <w:szCs w:val="15"/>
              </w:rPr>
              <w:t>=</w:t>
            </w:r>
            <w:r>
              <w:rPr>
                <w:b/>
                <w:bCs/>
                <w:sz w:val="15"/>
                <w:szCs w:val="15"/>
              </w:rPr>
              <w:t xml:space="preserve"> </w:t>
            </w:r>
            <w:r w:rsidRPr="00BE01CE">
              <w:rPr>
                <w:b/>
                <w:bCs/>
                <w:sz w:val="15"/>
                <w:szCs w:val="15"/>
              </w:rPr>
              <w:t>.009*</w:t>
            </w:r>
          </w:p>
          <w:p w14:paraId="5CE8DEAE" w14:textId="77777777" w:rsidR="00647161" w:rsidRPr="00BE01CE" w:rsidRDefault="00647161" w:rsidP="00592AEE">
            <w:pPr>
              <w:rPr>
                <w:b/>
                <w:bCs/>
                <w:sz w:val="15"/>
                <w:szCs w:val="15"/>
              </w:rPr>
            </w:pPr>
            <w:r>
              <w:rPr>
                <w:b/>
                <w:bCs/>
                <w:i/>
                <w:iCs/>
                <w:sz w:val="15"/>
                <w:szCs w:val="15"/>
              </w:rPr>
              <w:t xml:space="preserve">d </w:t>
            </w:r>
            <w:r w:rsidRPr="00BE01CE">
              <w:rPr>
                <w:b/>
                <w:bCs/>
                <w:sz w:val="15"/>
                <w:szCs w:val="15"/>
              </w:rPr>
              <w:t>=</w:t>
            </w:r>
            <w:r>
              <w:rPr>
                <w:b/>
                <w:bCs/>
                <w:sz w:val="15"/>
                <w:szCs w:val="15"/>
              </w:rPr>
              <w:t xml:space="preserve"> -0</w:t>
            </w:r>
            <w:r w:rsidRPr="00BE01CE">
              <w:rPr>
                <w:b/>
                <w:bCs/>
                <w:sz w:val="15"/>
                <w:szCs w:val="15"/>
              </w:rPr>
              <w:t>.51</w:t>
            </w:r>
          </w:p>
        </w:tc>
        <w:tc>
          <w:tcPr>
            <w:tcW w:w="849" w:type="dxa"/>
            <w:tcBorders>
              <w:top w:val="single" w:sz="4" w:space="0" w:color="auto"/>
              <w:bottom w:val="single" w:sz="4" w:space="0" w:color="auto"/>
            </w:tcBorders>
            <w:shd w:val="clear" w:color="auto" w:fill="auto"/>
          </w:tcPr>
          <w:p w14:paraId="6CB39166" w14:textId="77777777" w:rsidR="00647161" w:rsidRPr="008224BD" w:rsidRDefault="00647161" w:rsidP="00592AEE">
            <w:pPr>
              <w:rPr>
                <w:sz w:val="15"/>
                <w:szCs w:val="15"/>
              </w:rPr>
            </w:pPr>
            <w:r w:rsidRPr="008224BD">
              <w:rPr>
                <w:sz w:val="15"/>
                <w:szCs w:val="15"/>
              </w:rPr>
              <w:t>24.10 (8.67)</w:t>
            </w:r>
          </w:p>
        </w:tc>
        <w:tc>
          <w:tcPr>
            <w:tcW w:w="849" w:type="dxa"/>
            <w:tcBorders>
              <w:top w:val="single" w:sz="4" w:space="0" w:color="auto"/>
              <w:bottom w:val="single" w:sz="4" w:space="0" w:color="auto"/>
            </w:tcBorders>
            <w:shd w:val="clear" w:color="auto" w:fill="auto"/>
          </w:tcPr>
          <w:p w14:paraId="3FDDEE3D" w14:textId="77777777" w:rsidR="00647161" w:rsidRPr="008224BD" w:rsidRDefault="00647161" w:rsidP="00592AEE">
            <w:pPr>
              <w:rPr>
                <w:sz w:val="15"/>
                <w:szCs w:val="15"/>
              </w:rPr>
            </w:pPr>
            <w:r w:rsidRPr="008224BD">
              <w:rPr>
                <w:sz w:val="15"/>
                <w:szCs w:val="15"/>
              </w:rPr>
              <w:t>19.40 (9.96)</w:t>
            </w:r>
          </w:p>
        </w:tc>
        <w:tc>
          <w:tcPr>
            <w:tcW w:w="850" w:type="dxa"/>
            <w:tcBorders>
              <w:top w:val="single" w:sz="4" w:space="0" w:color="auto"/>
              <w:bottom w:val="single" w:sz="4" w:space="0" w:color="auto"/>
            </w:tcBorders>
            <w:shd w:val="clear" w:color="auto" w:fill="auto"/>
          </w:tcPr>
          <w:p w14:paraId="4009817D" w14:textId="77777777" w:rsidR="00647161" w:rsidRPr="008224BD" w:rsidRDefault="00647161" w:rsidP="00592AEE">
            <w:pPr>
              <w:rPr>
                <w:sz w:val="15"/>
                <w:szCs w:val="15"/>
              </w:rPr>
            </w:pPr>
            <w:r w:rsidRPr="008224BD">
              <w:rPr>
                <w:sz w:val="15"/>
                <w:szCs w:val="15"/>
              </w:rPr>
              <w:t>15.60 (3.51)</w:t>
            </w:r>
          </w:p>
        </w:tc>
        <w:tc>
          <w:tcPr>
            <w:tcW w:w="931" w:type="dxa"/>
            <w:tcBorders>
              <w:top w:val="single" w:sz="4" w:space="0" w:color="auto"/>
              <w:bottom w:val="single" w:sz="4" w:space="0" w:color="auto"/>
            </w:tcBorders>
            <w:shd w:val="clear" w:color="auto" w:fill="auto"/>
          </w:tcPr>
          <w:p w14:paraId="47B95E65" w14:textId="77777777" w:rsidR="00647161" w:rsidRPr="00BE01CE" w:rsidRDefault="00647161" w:rsidP="00592AEE">
            <w:pPr>
              <w:rPr>
                <w:b/>
                <w:bCs/>
                <w:sz w:val="15"/>
                <w:szCs w:val="15"/>
              </w:rPr>
            </w:pPr>
            <w:r>
              <w:rPr>
                <w:b/>
                <w:bCs/>
                <w:i/>
                <w:iCs/>
                <w:sz w:val="15"/>
                <w:szCs w:val="15"/>
              </w:rPr>
              <w:t xml:space="preserve">p </w:t>
            </w:r>
            <w:r w:rsidRPr="00BE01CE">
              <w:rPr>
                <w:b/>
                <w:bCs/>
                <w:sz w:val="15"/>
                <w:szCs w:val="15"/>
              </w:rPr>
              <w:t>=</w:t>
            </w:r>
            <w:r>
              <w:rPr>
                <w:b/>
                <w:bCs/>
                <w:sz w:val="15"/>
                <w:szCs w:val="15"/>
              </w:rPr>
              <w:t xml:space="preserve"> 0</w:t>
            </w:r>
            <w:r w:rsidRPr="00BE01CE">
              <w:rPr>
                <w:b/>
                <w:bCs/>
                <w:sz w:val="15"/>
                <w:szCs w:val="15"/>
              </w:rPr>
              <w:t>.02*</w:t>
            </w:r>
          </w:p>
          <w:p w14:paraId="2D671532" w14:textId="77777777" w:rsidR="00647161" w:rsidRPr="008224BD" w:rsidRDefault="00647161" w:rsidP="00592AEE">
            <w:pPr>
              <w:rPr>
                <w:sz w:val="15"/>
                <w:szCs w:val="15"/>
              </w:rPr>
            </w:pPr>
            <w:r>
              <w:rPr>
                <w:b/>
                <w:bCs/>
                <w:i/>
                <w:iCs/>
                <w:sz w:val="15"/>
                <w:szCs w:val="15"/>
              </w:rPr>
              <w:t xml:space="preserve">d </w:t>
            </w:r>
            <w:r w:rsidRPr="00BE01CE">
              <w:rPr>
                <w:b/>
                <w:bCs/>
                <w:sz w:val="15"/>
                <w:szCs w:val="15"/>
              </w:rPr>
              <w:t xml:space="preserve">= </w:t>
            </w:r>
            <w:r>
              <w:rPr>
                <w:b/>
                <w:bCs/>
                <w:sz w:val="15"/>
                <w:szCs w:val="15"/>
              </w:rPr>
              <w:t>-0</w:t>
            </w:r>
            <w:r w:rsidRPr="00BE01CE">
              <w:rPr>
                <w:b/>
                <w:bCs/>
                <w:sz w:val="15"/>
                <w:szCs w:val="15"/>
              </w:rPr>
              <w:t>.56</w:t>
            </w:r>
          </w:p>
        </w:tc>
        <w:tc>
          <w:tcPr>
            <w:tcW w:w="852" w:type="dxa"/>
            <w:tcBorders>
              <w:top w:val="single" w:sz="4" w:space="0" w:color="auto"/>
              <w:bottom w:val="single" w:sz="4" w:space="0" w:color="auto"/>
            </w:tcBorders>
            <w:shd w:val="clear" w:color="auto" w:fill="auto"/>
          </w:tcPr>
          <w:p w14:paraId="66A4E419"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.20</w:t>
            </w:r>
          </w:p>
          <w:p w14:paraId="5ECF711E"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.55</w:t>
            </w:r>
          </w:p>
        </w:tc>
        <w:tc>
          <w:tcPr>
            <w:tcW w:w="849" w:type="dxa"/>
            <w:tcBorders>
              <w:top w:val="single" w:sz="4" w:space="0" w:color="auto"/>
              <w:bottom w:val="single" w:sz="4" w:space="0" w:color="auto"/>
            </w:tcBorders>
            <w:shd w:val="clear" w:color="auto" w:fill="auto"/>
          </w:tcPr>
          <w:p w14:paraId="5733642A" w14:textId="77777777" w:rsidR="00647161" w:rsidRPr="008224BD" w:rsidRDefault="00647161" w:rsidP="00592AEE">
            <w:pPr>
              <w:rPr>
                <w:sz w:val="15"/>
                <w:szCs w:val="15"/>
              </w:rPr>
            </w:pPr>
            <w:r w:rsidRPr="008224BD">
              <w:rPr>
                <w:sz w:val="15"/>
                <w:szCs w:val="15"/>
              </w:rPr>
              <w:t>19.76 (9.45)</w:t>
            </w:r>
          </w:p>
        </w:tc>
        <w:tc>
          <w:tcPr>
            <w:tcW w:w="679" w:type="dxa"/>
            <w:tcBorders>
              <w:top w:val="single" w:sz="4" w:space="0" w:color="auto"/>
              <w:bottom w:val="single" w:sz="4" w:space="0" w:color="auto"/>
            </w:tcBorders>
            <w:shd w:val="clear" w:color="auto" w:fill="auto"/>
          </w:tcPr>
          <w:p w14:paraId="6996780C" w14:textId="77777777" w:rsidR="00647161" w:rsidRPr="008224BD" w:rsidRDefault="00647161" w:rsidP="00592AEE">
            <w:pPr>
              <w:rPr>
                <w:sz w:val="15"/>
                <w:szCs w:val="15"/>
              </w:rPr>
            </w:pPr>
            <w:r w:rsidRPr="008224BD">
              <w:rPr>
                <w:sz w:val="15"/>
                <w:szCs w:val="15"/>
              </w:rPr>
              <w:t>18.10 (8.83)</w:t>
            </w:r>
          </w:p>
        </w:tc>
        <w:tc>
          <w:tcPr>
            <w:tcW w:w="853" w:type="dxa"/>
            <w:tcBorders>
              <w:top w:val="single" w:sz="4" w:space="0" w:color="auto"/>
              <w:bottom w:val="single" w:sz="4" w:space="0" w:color="auto"/>
            </w:tcBorders>
            <w:shd w:val="clear" w:color="auto" w:fill="auto"/>
          </w:tcPr>
          <w:p w14:paraId="4C884790"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.13</w:t>
            </w:r>
          </w:p>
          <w:p w14:paraId="232E4C09" w14:textId="77777777" w:rsidR="00647161" w:rsidRPr="008224BD" w:rsidRDefault="00647161" w:rsidP="00592AEE">
            <w:pPr>
              <w:rPr>
                <w:sz w:val="15"/>
                <w:szCs w:val="15"/>
              </w:rPr>
            </w:pPr>
            <w:r>
              <w:rPr>
                <w:i/>
                <w:iCs/>
                <w:sz w:val="15"/>
                <w:szCs w:val="15"/>
              </w:rPr>
              <w:t xml:space="preserve">d </w:t>
            </w:r>
            <w:r w:rsidRPr="008224BD">
              <w:rPr>
                <w:sz w:val="15"/>
                <w:szCs w:val="15"/>
              </w:rPr>
              <w:t>=</w:t>
            </w:r>
            <w:r>
              <w:rPr>
                <w:sz w:val="15"/>
                <w:szCs w:val="15"/>
              </w:rPr>
              <w:t xml:space="preserve"> -0</w:t>
            </w:r>
            <w:r w:rsidRPr="008224BD">
              <w:rPr>
                <w:sz w:val="15"/>
                <w:szCs w:val="15"/>
              </w:rPr>
              <w:t>.33</w:t>
            </w:r>
          </w:p>
        </w:tc>
        <w:tc>
          <w:tcPr>
            <w:tcW w:w="447" w:type="dxa"/>
            <w:tcBorders>
              <w:top w:val="single" w:sz="4" w:space="0" w:color="auto"/>
              <w:bottom w:val="single" w:sz="4" w:space="0" w:color="auto"/>
            </w:tcBorders>
            <w:shd w:val="clear" w:color="auto" w:fill="auto"/>
          </w:tcPr>
          <w:p w14:paraId="4227BE40"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09BA73F2"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50FEC475" w14:textId="77777777" w:rsidR="00647161" w:rsidRPr="008224BD" w:rsidRDefault="00647161" w:rsidP="00592AEE">
            <w:pPr>
              <w:rPr>
                <w:sz w:val="15"/>
                <w:szCs w:val="15"/>
              </w:rPr>
            </w:pPr>
            <w:r w:rsidRPr="008224BD">
              <w:rPr>
                <w:sz w:val="15"/>
                <w:szCs w:val="15"/>
              </w:rPr>
              <w:t>No</w:t>
            </w:r>
          </w:p>
        </w:tc>
      </w:tr>
      <w:tr w:rsidR="00647161" w:rsidRPr="008224BD" w14:paraId="227AB04E"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654B5E88"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p>
        </w:tc>
        <w:tc>
          <w:tcPr>
            <w:tcW w:w="1535" w:type="dxa"/>
            <w:tcBorders>
              <w:top w:val="single" w:sz="4" w:space="0" w:color="auto"/>
              <w:bottom w:val="single" w:sz="4" w:space="0" w:color="auto"/>
            </w:tcBorders>
            <w:shd w:val="clear" w:color="auto" w:fill="auto"/>
          </w:tcPr>
          <w:p w14:paraId="177673FB"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r w:rsidRPr="008224BD">
              <w:rPr>
                <w:rFonts w:ascii="Times" w:hAnsi="Times" w:cs="Times"/>
                <w:iCs/>
                <w:color w:val="000000"/>
                <w:sz w:val="15"/>
                <w:szCs w:val="15"/>
                <w:lang w:val="en-US"/>
              </w:rPr>
              <w:t>CBC</w:t>
            </w:r>
            <w:r>
              <w:rPr>
                <w:rFonts w:ascii="Times" w:hAnsi="Times" w:cs="Times"/>
                <w:iCs/>
                <w:color w:val="000000"/>
                <w:sz w:val="15"/>
                <w:szCs w:val="15"/>
                <w:lang w:val="en-US"/>
              </w:rPr>
              <w:t>L-</w:t>
            </w:r>
            <w:r w:rsidRPr="008224BD">
              <w:rPr>
                <w:rFonts w:ascii="Times" w:hAnsi="Times" w:cs="Times"/>
                <w:iCs/>
                <w:color w:val="000000"/>
                <w:sz w:val="15"/>
                <w:szCs w:val="15"/>
                <w:lang w:val="en-US"/>
              </w:rPr>
              <w:t>internalizing</w:t>
            </w:r>
          </w:p>
        </w:tc>
        <w:tc>
          <w:tcPr>
            <w:tcW w:w="851" w:type="dxa"/>
            <w:tcBorders>
              <w:top w:val="single" w:sz="4" w:space="0" w:color="auto"/>
              <w:bottom w:val="single" w:sz="4" w:space="0" w:color="auto"/>
            </w:tcBorders>
            <w:shd w:val="clear" w:color="auto" w:fill="auto"/>
          </w:tcPr>
          <w:p w14:paraId="364C1F3A" w14:textId="77777777" w:rsidR="00647161" w:rsidRPr="008224BD" w:rsidRDefault="00647161" w:rsidP="00592AEE">
            <w:pPr>
              <w:rPr>
                <w:sz w:val="15"/>
                <w:szCs w:val="15"/>
              </w:rPr>
            </w:pPr>
            <w:r w:rsidRPr="008224BD">
              <w:rPr>
                <w:sz w:val="15"/>
                <w:szCs w:val="15"/>
              </w:rPr>
              <w:t>12.59 (9.07)</w:t>
            </w:r>
          </w:p>
        </w:tc>
        <w:tc>
          <w:tcPr>
            <w:tcW w:w="850" w:type="dxa"/>
            <w:tcBorders>
              <w:top w:val="single" w:sz="4" w:space="0" w:color="auto"/>
              <w:bottom w:val="single" w:sz="4" w:space="0" w:color="auto"/>
            </w:tcBorders>
            <w:shd w:val="clear" w:color="auto" w:fill="auto"/>
          </w:tcPr>
          <w:p w14:paraId="2156D302" w14:textId="77777777" w:rsidR="00647161" w:rsidRPr="008224BD" w:rsidRDefault="00647161" w:rsidP="00592AEE">
            <w:pPr>
              <w:rPr>
                <w:sz w:val="15"/>
                <w:szCs w:val="15"/>
              </w:rPr>
            </w:pPr>
            <w:r w:rsidRPr="008224BD">
              <w:rPr>
                <w:sz w:val="15"/>
                <w:szCs w:val="15"/>
              </w:rPr>
              <w:t>7.74 (7.10)</w:t>
            </w:r>
          </w:p>
        </w:tc>
        <w:tc>
          <w:tcPr>
            <w:tcW w:w="849" w:type="dxa"/>
            <w:tcBorders>
              <w:top w:val="single" w:sz="4" w:space="0" w:color="auto"/>
              <w:bottom w:val="single" w:sz="4" w:space="0" w:color="auto"/>
            </w:tcBorders>
            <w:shd w:val="clear" w:color="auto" w:fill="auto"/>
          </w:tcPr>
          <w:p w14:paraId="1AE9AC86" w14:textId="77777777" w:rsidR="00647161" w:rsidRPr="008224BD" w:rsidRDefault="00647161" w:rsidP="00592AEE">
            <w:pPr>
              <w:rPr>
                <w:sz w:val="15"/>
                <w:szCs w:val="15"/>
              </w:rPr>
            </w:pPr>
            <w:r w:rsidRPr="008224BD">
              <w:rPr>
                <w:sz w:val="15"/>
                <w:szCs w:val="15"/>
              </w:rPr>
              <w:t>9.52 (7.47)</w:t>
            </w:r>
          </w:p>
        </w:tc>
        <w:tc>
          <w:tcPr>
            <w:tcW w:w="987" w:type="dxa"/>
            <w:tcBorders>
              <w:top w:val="single" w:sz="4" w:space="0" w:color="auto"/>
              <w:bottom w:val="single" w:sz="4" w:space="0" w:color="auto"/>
            </w:tcBorders>
            <w:shd w:val="clear" w:color="auto" w:fill="auto"/>
          </w:tcPr>
          <w:p w14:paraId="118C5E62" w14:textId="77777777" w:rsidR="00647161" w:rsidRPr="00ED6037" w:rsidRDefault="00647161" w:rsidP="00592AEE">
            <w:pPr>
              <w:rPr>
                <w:b/>
                <w:bCs/>
                <w:sz w:val="15"/>
                <w:szCs w:val="15"/>
              </w:rPr>
            </w:pPr>
            <w:r>
              <w:rPr>
                <w:b/>
                <w:bCs/>
                <w:i/>
                <w:iCs/>
                <w:sz w:val="15"/>
                <w:szCs w:val="15"/>
              </w:rPr>
              <w:t xml:space="preserve">p </w:t>
            </w:r>
            <w:r w:rsidRPr="00ED6037">
              <w:rPr>
                <w:b/>
                <w:bCs/>
                <w:sz w:val="15"/>
                <w:szCs w:val="15"/>
              </w:rPr>
              <w:t>=</w:t>
            </w:r>
            <w:r>
              <w:rPr>
                <w:b/>
                <w:bCs/>
                <w:sz w:val="15"/>
                <w:szCs w:val="15"/>
              </w:rPr>
              <w:t xml:space="preserve"> </w:t>
            </w:r>
            <w:r w:rsidRPr="00ED6037">
              <w:rPr>
                <w:b/>
                <w:bCs/>
                <w:sz w:val="15"/>
                <w:szCs w:val="15"/>
              </w:rPr>
              <w:t>.00</w:t>
            </w:r>
            <w:r>
              <w:rPr>
                <w:b/>
                <w:bCs/>
                <w:sz w:val="15"/>
                <w:szCs w:val="15"/>
              </w:rPr>
              <w:t>2</w:t>
            </w:r>
            <w:r w:rsidRPr="00ED6037">
              <w:rPr>
                <w:b/>
                <w:bCs/>
                <w:sz w:val="15"/>
                <w:szCs w:val="15"/>
              </w:rPr>
              <w:t>*</w:t>
            </w:r>
          </w:p>
          <w:p w14:paraId="510D96F0" w14:textId="77777777" w:rsidR="00647161" w:rsidRPr="00ED6037" w:rsidRDefault="00647161" w:rsidP="00592AEE">
            <w:pPr>
              <w:rPr>
                <w:sz w:val="15"/>
                <w:szCs w:val="15"/>
              </w:rPr>
            </w:pPr>
            <w:r>
              <w:rPr>
                <w:b/>
                <w:bCs/>
                <w:i/>
                <w:iCs/>
                <w:sz w:val="15"/>
                <w:szCs w:val="15"/>
              </w:rPr>
              <w:t xml:space="preserve">d </w:t>
            </w:r>
            <w:r w:rsidRPr="00ED6037">
              <w:rPr>
                <w:b/>
                <w:bCs/>
                <w:sz w:val="15"/>
                <w:szCs w:val="15"/>
              </w:rPr>
              <w:t>=</w:t>
            </w:r>
            <w:r>
              <w:rPr>
                <w:b/>
                <w:bCs/>
                <w:sz w:val="15"/>
                <w:szCs w:val="15"/>
              </w:rPr>
              <w:t xml:space="preserve"> -0</w:t>
            </w:r>
            <w:r w:rsidRPr="00ED6037">
              <w:rPr>
                <w:b/>
                <w:bCs/>
                <w:sz w:val="15"/>
                <w:szCs w:val="15"/>
              </w:rPr>
              <w:t>.48</w:t>
            </w:r>
          </w:p>
        </w:tc>
        <w:tc>
          <w:tcPr>
            <w:tcW w:w="884" w:type="dxa"/>
            <w:tcBorders>
              <w:top w:val="single" w:sz="4" w:space="0" w:color="auto"/>
              <w:bottom w:val="single" w:sz="4" w:space="0" w:color="auto"/>
            </w:tcBorders>
            <w:shd w:val="clear" w:color="auto" w:fill="auto"/>
          </w:tcPr>
          <w:p w14:paraId="11645E04" w14:textId="77777777" w:rsidR="00647161" w:rsidRPr="00ED6037" w:rsidRDefault="00647161" w:rsidP="00592AEE">
            <w:pPr>
              <w:rPr>
                <w:sz w:val="15"/>
                <w:szCs w:val="15"/>
              </w:rPr>
            </w:pPr>
            <w:r>
              <w:rPr>
                <w:i/>
                <w:iCs/>
                <w:sz w:val="15"/>
                <w:szCs w:val="15"/>
              </w:rPr>
              <w:t xml:space="preserve">p </w:t>
            </w:r>
            <w:r w:rsidRPr="00ED6037">
              <w:rPr>
                <w:sz w:val="15"/>
                <w:szCs w:val="15"/>
              </w:rPr>
              <w:t>=</w:t>
            </w:r>
            <w:r>
              <w:rPr>
                <w:sz w:val="15"/>
                <w:szCs w:val="15"/>
              </w:rPr>
              <w:t xml:space="preserve"> 0</w:t>
            </w:r>
            <w:r w:rsidRPr="00ED6037">
              <w:rPr>
                <w:sz w:val="15"/>
                <w:szCs w:val="15"/>
              </w:rPr>
              <w:t>.07</w:t>
            </w:r>
          </w:p>
          <w:p w14:paraId="52777759" w14:textId="77777777" w:rsidR="00647161" w:rsidRPr="00ED6037" w:rsidRDefault="00647161" w:rsidP="00592AEE">
            <w:pPr>
              <w:rPr>
                <w:sz w:val="15"/>
                <w:szCs w:val="15"/>
              </w:rPr>
            </w:pPr>
            <w:r>
              <w:rPr>
                <w:i/>
                <w:iCs/>
                <w:sz w:val="15"/>
                <w:szCs w:val="15"/>
              </w:rPr>
              <w:t xml:space="preserve">d </w:t>
            </w:r>
            <w:r w:rsidRPr="00ED6037">
              <w:rPr>
                <w:sz w:val="15"/>
                <w:szCs w:val="15"/>
              </w:rPr>
              <w:t xml:space="preserve">= </w:t>
            </w:r>
            <w:r>
              <w:rPr>
                <w:sz w:val="15"/>
                <w:szCs w:val="15"/>
              </w:rPr>
              <w:t>-0</w:t>
            </w:r>
            <w:r w:rsidRPr="00ED6037">
              <w:rPr>
                <w:sz w:val="15"/>
                <w:szCs w:val="15"/>
              </w:rPr>
              <w:t>.34</w:t>
            </w:r>
          </w:p>
        </w:tc>
        <w:tc>
          <w:tcPr>
            <w:tcW w:w="849" w:type="dxa"/>
            <w:tcBorders>
              <w:top w:val="single" w:sz="4" w:space="0" w:color="auto"/>
              <w:bottom w:val="single" w:sz="4" w:space="0" w:color="auto"/>
            </w:tcBorders>
            <w:shd w:val="clear" w:color="auto" w:fill="auto"/>
          </w:tcPr>
          <w:p w14:paraId="4C2A7E81" w14:textId="77777777" w:rsidR="00647161" w:rsidRPr="008224BD" w:rsidRDefault="00647161" w:rsidP="00592AEE">
            <w:pPr>
              <w:rPr>
                <w:sz w:val="15"/>
                <w:szCs w:val="15"/>
              </w:rPr>
            </w:pPr>
            <w:r w:rsidRPr="008224BD">
              <w:rPr>
                <w:sz w:val="15"/>
                <w:szCs w:val="15"/>
              </w:rPr>
              <w:t>14.84 (8.61)</w:t>
            </w:r>
          </w:p>
        </w:tc>
        <w:tc>
          <w:tcPr>
            <w:tcW w:w="849" w:type="dxa"/>
            <w:tcBorders>
              <w:top w:val="single" w:sz="4" w:space="0" w:color="auto"/>
              <w:bottom w:val="single" w:sz="4" w:space="0" w:color="auto"/>
            </w:tcBorders>
            <w:shd w:val="clear" w:color="auto" w:fill="auto"/>
          </w:tcPr>
          <w:p w14:paraId="1543E74B" w14:textId="77777777" w:rsidR="00647161" w:rsidRPr="008224BD" w:rsidRDefault="00647161" w:rsidP="00592AEE">
            <w:pPr>
              <w:rPr>
                <w:sz w:val="15"/>
                <w:szCs w:val="15"/>
              </w:rPr>
            </w:pPr>
            <w:r w:rsidRPr="008224BD">
              <w:rPr>
                <w:sz w:val="15"/>
                <w:szCs w:val="15"/>
              </w:rPr>
              <w:t>13.31 (10.58)</w:t>
            </w:r>
          </w:p>
        </w:tc>
        <w:tc>
          <w:tcPr>
            <w:tcW w:w="850" w:type="dxa"/>
            <w:tcBorders>
              <w:top w:val="single" w:sz="4" w:space="0" w:color="auto"/>
              <w:bottom w:val="single" w:sz="4" w:space="0" w:color="auto"/>
            </w:tcBorders>
            <w:shd w:val="clear" w:color="auto" w:fill="auto"/>
          </w:tcPr>
          <w:p w14:paraId="690CE636" w14:textId="77777777" w:rsidR="00647161" w:rsidRPr="008224BD" w:rsidRDefault="00647161" w:rsidP="00592AEE">
            <w:pPr>
              <w:rPr>
                <w:sz w:val="15"/>
                <w:szCs w:val="15"/>
              </w:rPr>
            </w:pPr>
            <w:r w:rsidRPr="008224BD">
              <w:rPr>
                <w:sz w:val="15"/>
                <w:szCs w:val="15"/>
              </w:rPr>
              <w:t>9.20 (8.14)</w:t>
            </w:r>
          </w:p>
        </w:tc>
        <w:tc>
          <w:tcPr>
            <w:tcW w:w="931" w:type="dxa"/>
            <w:tcBorders>
              <w:top w:val="single" w:sz="4" w:space="0" w:color="auto"/>
              <w:bottom w:val="single" w:sz="4" w:space="0" w:color="auto"/>
            </w:tcBorders>
            <w:shd w:val="clear" w:color="auto" w:fill="auto"/>
          </w:tcPr>
          <w:p w14:paraId="2EE887C6" w14:textId="77777777" w:rsidR="00647161" w:rsidRPr="009872D3" w:rsidRDefault="00647161" w:rsidP="00592AEE">
            <w:pPr>
              <w:rPr>
                <w:sz w:val="15"/>
                <w:szCs w:val="15"/>
              </w:rPr>
            </w:pPr>
            <w:r>
              <w:rPr>
                <w:i/>
                <w:iCs/>
                <w:sz w:val="15"/>
                <w:szCs w:val="15"/>
              </w:rPr>
              <w:t xml:space="preserve">p </w:t>
            </w:r>
            <w:r w:rsidRPr="009872D3">
              <w:rPr>
                <w:sz w:val="15"/>
                <w:szCs w:val="15"/>
              </w:rPr>
              <w:t>=</w:t>
            </w:r>
            <w:r>
              <w:rPr>
                <w:sz w:val="15"/>
                <w:szCs w:val="15"/>
              </w:rPr>
              <w:t xml:space="preserve"> 0</w:t>
            </w:r>
            <w:r w:rsidRPr="009872D3">
              <w:rPr>
                <w:sz w:val="15"/>
                <w:szCs w:val="15"/>
              </w:rPr>
              <w:t>.34</w:t>
            </w:r>
          </w:p>
          <w:p w14:paraId="29AD8ED2" w14:textId="77777777" w:rsidR="00647161" w:rsidRPr="008224BD" w:rsidRDefault="00647161" w:rsidP="00592AEE">
            <w:pPr>
              <w:rPr>
                <w:sz w:val="15"/>
                <w:szCs w:val="15"/>
              </w:rPr>
            </w:pPr>
            <w:r>
              <w:rPr>
                <w:i/>
                <w:iCs/>
                <w:sz w:val="15"/>
                <w:szCs w:val="15"/>
              </w:rPr>
              <w:t xml:space="preserve">d </w:t>
            </w:r>
            <w:r w:rsidRPr="009872D3">
              <w:rPr>
                <w:sz w:val="15"/>
                <w:szCs w:val="15"/>
              </w:rPr>
              <w:t xml:space="preserve">= </w:t>
            </w:r>
            <w:r>
              <w:rPr>
                <w:sz w:val="15"/>
                <w:szCs w:val="15"/>
              </w:rPr>
              <w:t>-0</w:t>
            </w:r>
            <w:r w:rsidRPr="009872D3">
              <w:rPr>
                <w:sz w:val="15"/>
                <w:szCs w:val="15"/>
              </w:rPr>
              <w:t>.29</w:t>
            </w:r>
          </w:p>
        </w:tc>
        <w:tc>
          <w:tcPr>
            <w:tcW w:w="852" w:type="dxa"/>
            <w:tcBorders>
              <w:top w:val="single" w:sz="4" w:space="0" w:color="auto"/>
              <w:bottom w:val="single" w:sz="4" w:space="0" w:color="auto"/>
            </w:tcBorders>
            <w:shd w:val="clear" w:color="auto" w:fill="auto"/>
          </w:tcPr>
          <w:p w14:paraId="024CEA9B" w14:textId="77777777" w:rsidR="00647161" w:rsidRPr="009872D3" w:rsidRDefault="00647161" w:rsidP="00592AEE">
            <w:pPr>
              <w:rPr>
                <w:sz w:val="15"/>
                <w:szCs w:val="15"/>
              </w:rPr>
            </w:pPr>
            <w:r>
              <w:rPr>
                <w:i/>
                <w:iCs/>
                <w:sz w:val="15"/>
                <w:szCs w:val="15"/>
              </w:rPr>
              <w:t xml:space="preserve">p </w:t>
            </w:r>
            <w:r w:rsidRPr="009872D3">
              <w:rPr>
                <w:sz w:val="15"/>
                <w:szCs w:val="15"/>
              </w:rPr>
              <w:t>=</w:t>
            </w:r>
            <w:r>
              <w:rPr>
                <w:sz w:val="15"/>
                <w:szCs w:val="15"/>
              </w:rPr>
              <w:t xml:space="preserve"> 0</w:t>
            </w:r>
            <w:r w:rsidRPr="009872D3">
              <w:rPr>
                <w:sz w:val="15"/>
                <w:szCs w:val="15"/>
              </w:rPr>
              <w:t>.20</w:t>
            </w:r>
          </w:p>
          <w:p w14:paraId="5BD0E764" w14:textId="77777777" w:rsidR="00647161" w:rsidRPr="008224BD" w:rsidRDefault="00647161" w:rsidP="00592AEE">
            <w:pPr>
              <w:rPr>
                <w:sz w:val="15"/>
                <w:szCs w:val="15"/>
              </w:rPr>
            </w:pPr>
            <w:r>
              <w:rPr>
                <w:i/>
                <w:iCs/>
                <w:sz w:val="15"/>
                <w:szCs w:val="15"/>
              </w:rPr>
              <w:t xml:space="preserve">d </w:t>
            </w:r>
            <w:r w:rsidRPr="009872D3">
              <w:rPr>
                <w:sz w:val="15"/>
                <w:szCs w:val="15"/>
              </w:rPr>
              <w:t>=</w:t>
            </w:r>
            <w:r>
              <w:rPr>
                <w:sz w:val="15"/>
                <w:szCs w:val="15"/>
              </w:rPr>
              <w:t xml:space="preserve"> 0</w:t>
            </w:r>
            <w:r w:rsidRPr="009872D3">
              <w:rPr>
                <w:sz w:val="15"/>
                <w:szCs w:val="15"/>
              </w:rPr>
              <w:t>.50</w:t>
            </w:r>
          </w:p>
        </w:tc>
        <w:tc>
          <w:tcPr>
            <w:tcW w:w="849" w:type="dxa"/>
            <w:tcBorders>
              <w:top w:val="single" w:sz="4" w:space="0" w:color="auto"/>
              <w:bottom w:val="single" w:sz="4" w:space="0" w:color="auto"/>
            </w:tcBorders>
            <w:shd w:val="clear" w:color="auto" w:fill="auto"/>
          </w:tcPr>
          <w:p w14:paraId="7849D22D" w14:textId="77777777" w:rsidR="00647161" w:rsidRPr="008224BD" w:rsidRDefault="00647161" w:rsidP="00592AEE">
            <w:pPr>
              <w:rPr>
                <w:sz w:val="15"/>
                <w:szCs w:val="15"/>
              </w:rPr>
            </w:pPr>
            <w:r w:rsidRPr="008224BD">
              <w:rPr>
                <w:sz w:val="15"/>
                <w:szCs w:val="15"/>
              </w:rPr>
              <w:t>11.38 (6.32)</w:t>
            </w:r>
          </w:p>
        </w:tc>
        <w:tc>
          <w:tcPr>
            <w:tcW w:w="679" w:type="dxa"/>
            <w:tcBorders>
              <w:top w:val="single" w:sz="4" w:space="0" w:color="auto"/>
              <w:bottom w:val="single" w:sz="4" w:space="0" w:color="auto"/>
            </w:tcBorders>
            <w:shd w:val="clear" w:color="auto" w:fill="auto"/>
          </w:tcPr>
          <w:p w14:paraId="4310F9F0" w14:textId="77777777" w:rsidR="00647161" w:rsidRPr="008224BD" w:rsidRDefault="00647161" w:rsidP="00592AEE">
            <w:pPr>
              <w:rPr>
                <w:sz w:val="15"/>
                <w:szCs w:val="15"/>
              </w:rPr>
            </w:pPr>
            <w:r w:rsidRPr="008224BD">
              <w:rPr>
                <w:sz w:val="15"/>
                <w:szCs w:val="15"/>
              </w:rPr>
              <w:t>11.00 (8.42)</w:t>
            </w:r>
          </w:p>
        </w:tc>
        <w:tc>
          <w:tcPr>
            <w:tcW w:w="853" w:type="dxa"/>
            <w:tcBorders>
              <w:top w:val="single" w:sz="4" w:space="0" w:color="auto"/>
              <w:bottom w:val="single" w:sz="4" w:space="0" w:color="auto"/>
            </w:tcBorders>
            <w:shd w:val="clear" w:color="auto" w:fill="auto"/>
          </w:tcPr>
          <w:p w14:paraId="7D51541C" w14:textId="77777777" w:rsidR="00647161" w:rsidRPr="009872D3" w:rsidRDefault="00647161" w:rsidP="00592AEE">
            <w:pPr>
              <w:rPr>
                <w:sz w:val="15"/>
                <w:szCs w:val="15"/>
              </w:rPr>
            </w:pPr>
            <w:r>
              <w:rPr>
                <w:i/>
                <w:iCs/>
                <w:sz w:val="15"/>
                <w:szCs w:val="15"/>
              </w:rPr>
              <w:t xml:space="preserve">p </w:t>
            </w:r>
            <w:r w:rsidRPr="009872D3">
              <w:rPr>
                <w:sz w:val="15"/>
                <w:szCs w:val="15"/>
              </w:rPr>
              <w:t xml:space="preserve">= </w:t>
            </w:r>
            <w:r>
              <w:rPr>
                <w:sz w:val="15"/>
                <w:szCs w:val="15"/>
              </w:rPr>
              <w:t>0</w:t>
            </w:r>
            <w:r w:rsidRPr="009872D3">
              <w:rPr>
                <w:sz w:val="15"/>
                <w:szCs w:val="15"/>
              </w:rPr>
              <w:t>.78</w:t>
            </w:r>
          </w:p>
          <w:p w14:paraId="3414B3E7" w14:textId="77777777" w:rsidR="00647161" w:rsidRPr="008224BD" w:rsidRDefault="00647161" w:rsidP="00592AEE">
            <w:pPr>
              <w:rPr>
                <w:sz w:val="15"/>
                <w:szCs w:val="15"/>
              </w:rPr>
            </w:pPr>
            <w:r>
              <w:rPr>
                <w:i/>
                <w:iCs/>
                <w:sz w:val="15"/>
                <w:szCs w:val="15"/>
              </w:rPr>
              <w:t xml:space="preserve">d </w:t>
            </w:r>
            <w:r w:rsidRPr="009872D3">
              <w:rPr>
                <w:sz w:val="15"/>
                <w:szCs w:val="15"/>
              </w:rPr>
              <w:t xml:space="preserve">= </w:t>
            </w:r>
            <w:r>
              <w:rPr>
                <w:sz w:val="15"/>
                <w:szCs w:val="15"/>
              </w:rPr>
              <w:t>-0</w:t>
            </w:r>
            <w:r w:rsidRPr="009872D3">
              <w:rPr>
                <w:sz w:val="15"/>
                <w:szCs w:val="15"/>
              </w:rPr>
              <w:t>.16</w:t>
            </w:r>
          </w:p>
        </w:tc>
        <w:tc>
          <w:tcPr>
            <w:tcW w:w="447" w:type="dxa"/>
            <w:tcBorders>
              <w:top w:val="single" w:sz="4" w:space="0" w:color="auto"/>
              <w:bottom w:val="single" w:sz="4" w:space="0" w:color="auto"/>
            </w:tcBorders>
            <w:shd w:val="clear" w:color="auto" w:fill="auto"/>
          </w:tcPr>
          <w:p w14:paraId="194676F8"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3F4EB799"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49E64891" w14:textId="77777777" w:rsidR="00647161" w:rsidRPr="008224BD" w:rsidRDefault="00647161" w:rsidP="00592AEE">
            <w:pPr>
              <w:rPr>
                <w:sz w:val="15"/>
                <w:szCs w:val="15"/>
              </w:rPr>
            </w:pPr>
            <w:r w:rsidRPr="008224BD">
              <w:rPr>
                <w:sz w:val="15"/>
                <w:szCs w:val="15"/>
              </w:rPr>
              <w:t>No</w:t>
            </w:r>
          </w:p>
        </w:tc>
      </w:tr>
      <w:tr w:rsidR="00647161" w:rsidRPr="008224BD" w14:paraId="14771D58" w14:textId="77777777" w:rsidTr="00647161">
        <w:trPr>
          <w:gridAfter w:val="1"/>
          <w:wAfter w:w="148" w:type="dxa"/>
        </w:trPr>
        <w:tc>
          <w:tcPr>
            <w:tcW w:w="1023" w:type="dxa"/>
            <w:gridSpan w:val="2"/>
            <w:tcBorders>
              <w:top w:val="single" w:sz="4" w:space="0" w:color="auto"/>
              <w:bottom w:val="single" w:sz="4" w:space="0" w:color="auto"/>
            </w:tcBorders>
            <w:shd w:val="clear" w:color="auto" w:fill="auto"/>
          </w:tcPr>
          <w:p w14:paraId="57CA5AB4"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p>
        </w:tc>
        <w:tc>
          <w:tcPr>
            <w:tcW w:w="1535" w:type="dxa"/>
            <w:tcBorders>
              <w:top w:val="single" w:sz="4" w:space="0" w:color="auto"/>
              <w:bottom w:val="single" w:sz="4" w:space="0" w:color="auto"/>
            </w:tcBorders>
            <w:shd w:val="clear" w:color="auto" w:fill="auto"/>
          </w:tcPr>
          <w:p w14:paraId="09069857"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r w:rsidRPr="008224BD">
              <w:rPr>
                <w:rFonts w:ascii="Times" w:hAnsi="Times" w:cs="Times"/>
                <w:iCs/>
                <w:color w:val="000000"/>
                <w:sz w:val="15"/>
                <w:szCs w:val="15"/>
                <w:lang w:val="en-US"/>
              </w:rPr>
              <w:t>BITSEA-problem</w:t>
            </w:r>
          </w:p>
          <w:p w14:paraId="5D0EF920"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p>
        </w:tc>
        <w:tc>
          <w:tcPr>
            <w:tcW w:w="851" w:type="dxa"/>
            <w:tcBorders>
              <w:top w:val="single" w:sz="4" w:space="0" w:color="auto"/>
              <w:bottom w:val="single" w:sz="4" w:space="0" w:color="auto"/>
            </w:tcBorders>
            <w:shd w:val="clear" w:color="auto" w:fill="auto"/>
          </w:tcPr>
          <w:p w14:paraId="22783152" w14:textId="77777777" w:rsidR="00647161" w:rsidRPr="008224BD" w:rsidRDefault="00647161" w:rsidP="00592AEE">
            <w:pPr>
              <w:rPr>
                <w:sz w:val="15"/>
                <w:szCs w:val="15"/>
              </w:rPr>
            </w:pPr>
            <w:r w:rsidRPr="008224BD">
              <w:rPr>
                <w:sz w:val="15"/>
                <w:szCs w:val="15"/>
              </w:rPr>
              <w:t>17.21 (8.83)</w:t>
            </w:r>
          </w:p>
        </w:tc>
        <w:tc>
          <w:tcPr>
            <w:tcW w:w="850" w:type="dxa"/>
            <w:tcBorders>
              <w:top w:val="single" w:sz="4" w:space="0" w:color="auto"/>
              <w:bottom w:val="single" w:sz="4" w:space="0" w:color="auto"/>
            </w:tcBorders>
            <w:shd w:val="clear" w:color="auto" w:fill="auto"/>
          </w:tcPr>
          <w:p w14:paraId="7808D174" w14:textId="77777777" w:rsidR="00647161" w:rsidRPr="008224BD" w:rsidRDefault="00647161" w:rsidP="00592AEE">
            <w:pPr>
              <w:rPr>
                <w:sz w:val="15"/>
                <w:szCs w:val="15"/>
              </w:rPr>
            </w:pPr>
            <w:r w:rsidRPr="008224BD">
              <w:rPr>
                <w:sz w:val="15"/>
                <w:szCs w:val="15"/>
              </w:rPr>
              <w:t>11.96 (7.</w:t>
            </w:r>
            <w:r>
              <w:rPr>
                <w:sz w:val="15"/>
                <w:szCs w:val="15"/>
              </w:rPr>
              <w:t>57</w:t>
            </w:r>
            <w:r w:rsidRPr="008224BD">
              <w:rPr>
                <w:sz w:val="15"/>
                <w:szCs w:val="15"/>
              </w:rPr>
              <w:t>)</w:t>
            </w:r>
          </w:p>
        </w:tc>
        <w:tc>
          <w:tcPr>
            <w:tcW w:w="849" w:type="dxa"/>
            <w:tcBorders>
              <w:top w:val="single" w:sz="4" w:space="0" w:color="auto"/>
              <w:bottom w:val="single" w:sz="4" w:space="0" w:color="auto"/>
            </w:tcBorders>
            <w:shd w:val="clear" w:color="auto" w:fill="auto"/>
          </w:tcPr>
          <w:p w14:paraId="055857F7" w14:textId="77777777" w:rsidR="00647161" w:rsidRPr="008224BD" w:rsidRDefault="00647161" w:rsidP="00592AEE">
            <w:pPr>
              <w:rPr>
                <w:sz w:val="15"/>
                <w:szCs w:val="15"/>
              </w:rPr>
            </w:pPr>
            <w:r w:rsidRPr="008224BD">
              <w:rPr>
                <w:sz w:val="15"/>
                <w:szCs w:val="15"/>
              </w:rPr>
              <w:t>10.89 (10.03)</w:t>
            </w:r>
          </w:p>
        </w:tc>
        <w:tc>
          <w:tcPr>
            <w:tcW w:w="987" w:type="dxa"/>
            <w:tcBorders>
              <w:top w:val="single" w:sz="4" w:space="0" w:color="auto"/>
              <w:bottom w:val="single" w:sz="4" w:space="0" w:color="auto"/>
            </w:tcBorders>
            <w:shd w:val="clear" w:color="auto" w:fill="auto"/>
          </w:tcPr>
          <w:p w14:paraId="293345EB" w14:textId="77777777" w:rsidR="00647161" w:rsidRPr="00BE01CE" w:rsidRDefault="00647161" w:rsidP="00592AEE">
            <w:pPr>
              <w:rPr>
                <w:b/>
                <w:bCs/>
                <w:sz w:val="15"/>
                <w:szCs w:val="15"/>
              </w:rPr>
            </w:pPr>
            <w:r>
              <w:rPr>
                <w:b/>
                <w:bCs/>
                <w:i/>
                <w:iCs/>
                <w:sz w:val="15"/>
                <w:szCs w:val="15"/>
              </w:rPr>
              <w:t xml:space="preserve">p </w:t>
            </w:r>
            <w:r>
              <w:rPr>
                <w:b/>
                <w:bCs/>
                <w:sz w:val="15"/>
                <w:szCs w:val="15"/>
              </w:rPr>
              <w:t>&lt; 0</w:t>
            </w:r>
            <w:r w:rsidRPr="00BE01CE">
              <w:rPr>
                <w:b/>
                <w:bCs/>
                <w:sz w:val="15"/>
                <w:szCs w:val="15"/>
              </w:rPr>
              <w:t>.00</w:t>
            </w:r>
            <w:r>
              <w:rPr>
                <w:b/>
                <w:bCs/>
                <w:sz w:val="15"/>
                <w:szCs w:val="15"/>
              </w:rPr>
              <w:t>1</w:t>
            </w:r>
            <w:r w:rsidRPr="00BE01CE">
              <w:rPr>
                <w:b/>
                <w:bCs/>
                <w:sz w:val="15"/>
                <w:szCs w:val="15"/>
              </w:rPr>
              <w:t>*</w:t>
            </w:r>
          </w:p>
          <w:p w14:paraId="2F0E2223" w14:textId="77777777" w:rsidR="00647161" w:rsidRPr="00BE01CE" w:rsidRDefault="00647161" w:rsidP="00592AEE">
            <w:pPr>
              <w:rPr>
                <w:b/>
                <w:bCs/>
                <w:i/>
                <w:iCs/>
                <w:sz w:val="15"/>
                <w:szCs w:val="15"/>
                <w:highlight w:val="yellow"/>
              </w:rPr>
            </w:pPr>
            <w:r>
              <w:rPr>
                <w:b/>
                <w:bCs/>
                <w:i/>
                <w:iCs/>
                <w:sz w:val="15"/>
                <w:szCs w:val="15"/>
              </w:rPr>
              <w:t xml:space="preserve">d </w:t>
            </w:r>
            <w:r w:rsidRPr="00BE01CE">
              <w:rPr>
                <w:b/>
                <w:bCs/>
                <w:sz w:val="15"/>
                <w:szCs w:val="15"/>
              </w:rPr>
              <w:t>=</w:t>
            </w:r>
            <w:r>
              <w:rPr>
                <w:b/>
                <w:bCs/>
                <w:sz w:val="15"/>
                <w:szCs w:val="15"/>
              </w:rPr>
              <w:t xml:space="preserve"> -0</w:t>
            </w:r>
            <w:r w:rsidRPr="00BE01CE">
              <w:rPr>
                <w:b/>
                <w:bCs/>
                <w:sz w:val="15"/>
                <w:szCs w:val="15"/>
              </w:rPr>
              <w:t>.64</w:t>
            </w:r>
          </w:p>
        </w:tc>
        <w:tc>
          <w:tcPr>
            <w:tcW w:w="884" w:type="dxa"/>
            <w:tcBorders>
              <w:top w:val="single" w:sz="4" w:space="0" w:color="auto"/>
              <w:bottom w:val="single" w:sz="4" w:space="0" w:color="auto"/>
            </w:tcBorders>
            <w:shd w:val="clear" w:color="auto" w:fill="auto"/>
          </w:tcPr>
          <w:p w14:paraId="4C40636B" w14:textId="77777777" w:rsidR="00647161" w:rsidRPr="00BE01CE" w:rsidRDefault="00647161" w:rsidP="00592AEE">
            <w:pPr>
              <w:rPr>
                <w:b/>
                <w:bCs/>
                <w:sz w:val="15"/>
                <w:szCs w:val="15"/>
              </w:rPr>
            </w:pPr>
            <w:r>
              <w:rPr>
                <w:b/>
                <w:bCs/>
                <w:i/>
                <w:iCs/>
                <w:sz w:val="15"/>
                <w:szCs w:val="15"/>
              </w:rPr>
              <w:t xml:space="preserve">p </w:t>
            </w:r>
            <w:r>
              <w:rPr>
                <w:b/>
                <w:bCs/>
                <w:sz w:val="15"/>
                <w:szCs w:val="15"/>
              </w:rPr>
              <w:t>&lt; 0</w:t>
            </w:r>
            <w:r w:rsidRPr="00BE01CE">
              <w:rPr>
                <w:b/>
                <w:bCs/>
                <w:sz w:val="15"/>
                <w:szCs w:val="15"/>
              </w:rPr>
              <w:t>.00</w:t>
            </w:r>
            <w:r>
              <w:rPr>
                <w:b/>
                <w:bCs/>
                <w:sz w:val="15"/>
                <w:szCs w:val="15"/>
              </w:rPr>
              <w:t>1</w:t>
            </w:r>
            <w:r w:rsidRPr="00BE01CE">
              <w:rPr>
                <w:b/>
                <w:bCs/>
                <w:sz w:val="15"/>
                <w:szCs w:val="15"/>
              </w:rPr>
              <w:t>*</w:t>
            </w:r>
          </w:p>
          <w:p w14:paraId="5D32DD61" w14:textId="77777777" w:rsidR="00647161" w:rsidRPr="00BE01CE" w:rsidRDefault="00647161" w:rsidP="00592AEE">
            <w:pPr>
              <w:rPr>
                <w:b/>
                <w:bCs/>
                <w:i/>
                <w:iCs/>
                <w:sz w:val="15"/>
                <w:szCs w:val="15"/>
                <w:highlight w:val="yellow"/>
              </w:rPr>
            </w:pPr>
            <w:r>
              <w:rPr>
                <w:b/>
                <w:bCs/>
                <w:i/>
                <w:iCs/>
                <w:sz w:val="15"/>
                <w:szCs w:val="15"/>
              </w:rPr>
              <w:t xml:space="preserve">d </w:t>
            </w:r>
            <w:r w:rsidRPr="00BE01CE">
              <w:rPr>
                <w:b/>
                <w:bCs/>
                <w:sz w:val="15"/>
                <w:szCs w:val="15"/>
              </w:rPr>
              <w:t>=</w:t>
            </w:r>
            <w:r>
              <w:rPr>
                <w:b/>
                <w:bCs/>
                <w:sz w:val="15"/>
                <w:szCs w:val="15"/>
              </w:rPr>
              <w:t xml:space="preserve"> -0</w:t>
            </w:r>
            <w:r w:rsidRPr="00BE01CE">
              <w:rPr>
                <w:b/>
                <w:bCs/>
                <w:sz w:val="15"/>
                <w:szCs w:val="15"/>
              </w:rPr>
              <w:t>.78</w:t>
            </w:r>
          </w:p>
        </w:tc>
        <w:tc>
          <w:tcPr>
            <w:tcW w:w="849" w:type="dxa"/>
            <w:tcBorders>
              <w:top w:val="single" w:sz="4" w:space="0" w:color="auto"/>
              <w:bottom w:val="single" w:sz="4" w:space="0" w:color="auto"/>
            </w:tcBorders>
            <w:shd w:val="clear" w:color="auto" w:fill="auto"/>
          </w:tcPr>
          <w:p w14:paraId="0363C675" w14:textId="77777777" w:rsidR="00647161" w:rsidRPr="008224BD" w:rsidRDefault="00647161" w:rsidP="00592AEE">
            <w:pPr>
              <w:rPr>
                <w:sz w:val="15"/>
                <w:szCs w:val="15"/>
              </w:rPr>
            </w:pPr>
            <w:r w:rsidRPr="008224BD">
              <w:rPr>
                <w:sz w:val="15"/>
                <w:szCs w:val="15"/>
              </w:rPr>
              <w:t>18.30 (8.00)</w:t>
            </w:r>
          </w:p>
        </w:tc>
        <w:tc>
          <w:tcPr>
            <w:tcW w:w="849" w:type="dxa"/>
            <w:tcBorders>
              <w:top w:val="single" w:sz="4" w:space="0" w:color="auto"/>
              <w:bottom w:val="single" w:sz="4" w:space="0" w:color="auto"/>
            </w:tcBorders>
            <w:shd w:val="clear" w:color="auto" w:fill="auto"/>
          </w:tcPr>
          <w:p w14:paraId="25C11F6B" w14:textId="77777777" w:rsidR="00647161" w:rsidRPr="008224BD" w:rsidRDefault="00647161" w:rsidP="00592AEE">
            <w:pPr>
              <w:rPr>
                <w:sz w:val="15"/>
                <w:szCs w:val="15"/>
              </w:rPr>
            </w:pPr>
            <w:r w:rsidRPr="008224BD">
              <w:rPr>
                <w:sz w:val="15"/>
                <w:szCs w:val="15"/>
              </w:rPr>
              <w:t>18.46 (10.46)</w:t>
            </w:r>
          </w:p>
        </w:tc>
        <w:tc>
          <w:tcPr>
            <w:tcW w:w="850" w:type="dxa"/>
            <w:tcBorders>
              <w:top w:val="single" w:sz="4" w:space="0" w:color="auto"/>
              <w:bottom w:val="single" w:sz="4" w:space="0" w:color="auto"/>
            </w:tcBorders>
            <w:shd w:val="clear" w:color="auto" w:fill="auto"/>
          </w:tcPr>
          <w:p w14:paraId="7CDF0616" w14:textId="77777777" w:rsidR="00647161" w:rsidRPr="008224BD" w:rsidRDefault="00647161" w:rsidP="00592AEE">
            <w:pPr>
              <w:rPr>
                <w:sz w:val="15"/>
                <w:szCs w:val="15"/>
              </w:rPr>
            </w:pPr>
            <w:r w:rsidRPr="008224BD">
              <w:rPr>
                <w:sz w:val="15"/>
                <w:szCs w:val="15"/>
              </w:rPr>
              <w:t>15.20 (8.04)</w:t>
            </w:r>
          </w:p>
        </w:tc>
        <w:tc>
          <w:tcPr>
            <w:tcW w:w="931" w:type="dxa"/>
            <w:tcBorders>
              <w:top w:val="single" w:sz="4" w:space="0" w:color="auto"/>
              <w:bottom w:val="single" w:sz="4" w:space="0" w:color="auto"/>
            </w:tcBorders>
            <w:shd w:val="clear" w:color="auto" w:fill="auto"/>
          </w:tcPr>
          <w:p w14:paraId="12F97F5E"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0897F8EB" w14:textId="77777777" w:rsidR="00647161" w:rsidRPr="008224BD" w:rsidRDefault="00647161" w:rsidP="00592AEE">
            <w:pPr>
              <w:rPr>
                <w:i/>
                <w:iCs/>
                <w:sz w:val="15"/>
                <w:szCs w:val="15"/>
                <w:highlight w:val="yellow"/>
              </w:rPr>
            </w:pPr>
            <w:r w:rsidRPr="008224BD">
              <w:rPr>
                <w:i/>
                <w:iCs/>
                <w:sz w:val="15"/>
                <w:szCs w:val="15"/>
              </w:rPr>
              <w:t>d</w:t>
            </w:r>
            <w:r>
              <w:rPr>
                <w:i/>
                <w:iCs/>
                <w:sz w:val="15"/>
                <w:szCs w:val="15"/>
              </w:rPr>
              <w:t xml:space="preserve"> </w:t>
            </w:r>
            <w:r w:rsidRPr="008224BD">
              <w:rPr>
                <w:sz w:val="15"/>
                <w:szCs w:val="15"/>
              </w:rPr>
              <w:t>=</w:t>
            </w:r>
            <w:r>
              <w:rPr>
                <w:sz w:val="15"/>
                <w:szCs w:val="15"/>
              </w:rPr>
              <w:t xml:space="preserve"> -0</w:t>
            </w:r>
            <w:r w:rsidRPr="008224BD">
              <w:rPr>
                <w:sz w:val="15"/>
                <w:szCs w:val="15"/>
              </w:rPr>
              <w:t>.12</w:t>
            </w:r>
          </w:p>
        </w:tc>
        <w:tc>
          <w:tcPr>
            <w:tcW w:w="852" w:type="dxa"/>
            <w:tcBorders>
              <w:top w:val="single" w:sz="4" w:space="0" w:color="auto"/>
              <w:bottom w:val="single" w:sz="4" w:space="0" w:color="auto"/>
            </w:tcBorders>
            <w:shd w:val="clear" w:color="auto" w:fill="auto"/>
          </w:tcPr>
          <w:p w14:paraId="4934F296" w14:textId="77777777" w:rsidR="00647161" w:rsidRPr="008224BD" w:rsidRDefault="00647161" w:rsidP="00592AEE">
            <w:pPr>
              <w:rPr>
                <w:sz w:val="15"/>
                <w:szCs w:val="15"/>
              </w:rPr>
            </w:pPr>
            <w:r>
              <w:rPr>
                <w:i/>
                <w:iCs/>
                <w:sz w:val="15"/>
                <w:szCs w:val="15"/>
              </w:rPr>
              <w:t xml:space="preserve">p </w:t>
            </w:r>
            <w:r w:rsidRPr="008224BD">
              <w:rPr>
                <w:sz w:val="15"/>
                <w:szCs w:val="15"/>
              </w:rPr>
              <w:t>=</w:t>
            </w:r>
            <w:r>
              <w:rPr>
                <w:sz w:val="15"/>
                <w:szCs w:val="15"/>
              </w:rPr>
              <w:t xml:space="preserve"> 0</w:t>
            </w:r>
            <w:r w:rsidRPr="008224BD">
              <w:rPr>
                <w:sz w:val="15"/>
                <w:szCs w:val="15"/>
              </w:rPr>
              <w:t>.61</w:t>
            </w:r>
          </w:p>
          <w:p w14:paraId="0F4B4C92" w14:textId="77777777" w:rsidR="00647161" w:rsidRPr="008224BD" w:rsidRDefault="00647161" w:rsidP="00592AEE">
            <w:pPr>
              <w:rPr>
                <w:i/>
                <w:iCs/>
                <w:sz w:val="15"/>
                <w:szCs w:val="15"/>
                <w:highlight w:val="yellow"/>
              </w:rPr>
            </w:pPr>
            <w:r>
              <w:rPr>
                <w:i/>
                <w:iCs/>
                <w:sz w:val="15"/>
                <w:szCs w:val="15"/>
              </w:rPr>
              <w:t xml:space="preserve">d </w:t>
            </w:r>
            <w:r w:rsidRPr="008224BD">
              <w:rPr>
                <w:sz w:val="15"/>
                <w:szCs w:val="15"/>
              </w:rPr>
              <w:t>=</w:t>
            </w:r>
            <w:r>
              <w:rPr>
                <w:sz w:val="15"/>
                <w:szCs w:val="15"/>
              </w:rPr>
              <w:t xml:space="preserve"> -0</w:t>
            </w:r>
            <w:r w:rsidRPr="008224BD">
              <w:rPr>
                <w:sz w:val="15"/>
                <w:szCs w:val="15"/>
              </w:rPr>
              <w:t>.37</w:t>
            </w:r>
          </w:p>
        </w:tc>
        <w:tc>
          <w:tcPr>
            <w:tcW w:w="849" w:type="dxa"/>
            <w:tcBorders>
              <w:top w:val="single" w:sz="4" w:space="0" w:color="auto"/>
              <w:bottom w:val="single" w:sz="4" w:space="0" w:color="auto"/>
            </w:tcBorders>
            <w:shd w:val="clear" w:color="auto" w:fill="auto"/>
          </w:tcPr>
          <w:p w14:paraId="56C53BFA" w14:textId="77777777" w:rsidR="00647161" w:rsidRPr="008224BD" w:rsidRDefault="00647161" w:rsidP="00592AEE">
            <w:pPr>
              <w:rPr>
                <w:sz w:val="15"/>
                <w:szCs w:val="15"/>
              </w:rPr>
            </w:pPr>
            <w:r w:rsidRPr="008224BD">
              <w:rPr>
                <w:sz w:val="15"/>
                <w:szCs w:val="15"/>
              </w:rPr>
              <w:t>15.62 (6.71)</w:t>
            </w:r>
          </w:p>
        </w:tc>
        <w:tc>
          <w:tcPr>
            <w:tcW w:w="679" w:type="dxa"/>
            <w:tcBorders>
              <w:top w:val="single" w:sz="4" w:space="0" w:color="auto"/>
              <w:bottom w:val="single" w:sz="4" w:space="0" w:color="auto"/>
            </w:tcBorders>
            <w:shd w:val="clear" w:color="auto" w:fill="auto"/>
          </w:tcPr>
          <w:p w14:paraId="679AD5D6" w14:textId="77777777" w:rsidR="00647161" w:rsidRPr="008224BD" w:rsidRDefault="00647161" w:rsidP="00592AEE">
            <w:pPr>
              <w:rPr>
                <w:sz w:val="15"/>
                <w:szCs w:val="15"/>
              </w:rPr>
            </w:pPr>
            <w:r w:rsidRPr="008224BD">
              <w:rPr>
                <w:sz w:val="15"/>
                <w:szCs w:val="15"/>
              </w:rPr>
              <w:t>15.57 (9.60)</w:t>
            </w:r>
          </w:p>
        </w:tc>
        <w:tc>
          <w:tcPr>
            <w:tcW w:w="853" w:type="dxa"/>
            <w:tcBorders>
              <w:top w:val="single" w:sz="4" w:space="0" w:color="auto"/>
              <w:bottom w:val="single" w:sz="4" w:space="0" w:color="auto"/>
            </w:tcBorders>
            <w:shd w:val="clear" w:color="auto" w:fill="auto"/>
          </w:tcPr>
          <w:p w14:paraId="3A0A61C9" w14:textId="77777777" w:rsidR="00647161" w:rsidRPr="008224BD" w:rsidRDefault="00647161" w:rsidP="00592AEE">
            <w:pPr>
              <w:rPr>
                <w:sz w:val="15"/>
                <w:szCs w:val="15"/>
              </w:rPr>
            </w:pPr>
            <w:r w:rsidRPr="008224BD">
              <w:rPr>
                <w:i/>
                <w:iCs/>
                <w:sz w:val="15"/>
                <w:szCs w:val="15"/>
              </w:rPr>
              <w:t>p</w:t>
            </w:r>
            <w:r>
              <w:rPr>
                <w:sz w:val="15"/>
                <w:szCs w:val="15"/>
              </w:rPr>
              <w:t xml:space="preserve"> </w:t>
            </w:r>
            <w:r>
              <w:rPr>
                <w:i/>
                <w:iCs/>
                <w:sz w:val="15"/>
                <w:szCs w:val="15"/>
              </w:rPr>
              <w:t xml:space="preserve">&gt; </w:t>
            </w:r>
            <w:r w:rsidRPr="001D3075">
              <w:rPr>
                <w:sz w:val="15"/>
                <w:szCs w:val="15"/>
              </w:rPr>
              <w:t>0.99</w:t>
            </w:r>
          </w:p>
          <w:p w14:paraId="3B563D34" w14:textId="77777777" w:rsidR="00647161" w:rsidRPr="008224BD" w:rsidRDefault="00647161" w:rsidP="00592AEE">
            <w:pPr>
              <w:rPr>
                <w:i/>
                <w:iCs/>
                <w:sz w:val="15"/>
                <w:szCs w:val="15"/>
                <w:highlight w:val="yellow"/>
              </w:rPr>
            </w:pPr>
            <w:r w:rsidRPr="008224BD">
              <w:rPr>
                <w:i/>
                <w:iCs/>
                <w:sz w:val="15"/>
                <w:szCs w:val="15"/>
              </w:rPr>
              <w:t>d</w:t>
            </w:r>
            <w:r>
              <w:rPr>
                <w:i/>
                <w:iCs/>
                <w:sz w:val="15"/>
                <w:szCs w:val="15"/>
              </w:rPr>
              <w:t xml:space="preserve"> </w:t>
            </w:r>
            <w:r w:rsidRPr="008224BD">
              <w:rPr>
                <w:sz w:val="15"/>
                <w:szCs w:val="15"/>
              </w:rPr>
              <w:t xml:space="preserve">= </w:t>
            </w:r>
            <w:r>
              <w:rPr>
                <w:sz w:val="15"/>
                <w:szCs w:val="15"/>
              </w:rPr>
              <w:t>-0</w:t>
            </w:r>
            <w:r w:rsidRPr="008224BD">
              <w:rPr>
                <w:sz w:val="15"/>
                <w:szCs w:val="15"/>
              </w:rPr>
              <w:t>.09</w:t>
            </w:r>
          </w:p>
        </w:tc>
        <w:tc>
          <w:tcPr>
            <w:tcW w:w="447" w:type="dxa"/>
            <w:tcBorders>
              <w:top w:val="single" w:sz="4" w:space="0" w:color="auto"/>
              <w:bottom w:val="single" w:sz="4" w:space="0" w:color="auto"/>
            </w:tcBorders>
            <w:shd w:val="clear" w:color="auto" w:fill="auto"/>
          </w:tcPr>
          <w:p w14:paraId="7676BDEB"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bottom w:val="single" w:sz="4" w:space="0" w:color="auto"/>
            </w:tcBorders>
            <w:shd w:val="clear" w:color="auto" w:fill="auto"/>
          </w:tcPr>
          <w:p w14:paraId="4460CBE5"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bottom w:val="single" w:sz="4" w:space="0" w:color="auto"/>
            </w:tcBorders>
            <w:shd w:val="clear" w:color="auto" w:fill="auto"/>
          </w:tcPr>
          <w:p w14:paraId="507ADCD8" w14:textId="77777777" w:rsidR="00647161" w:rsidRPr="008224BD" w:rsidRDefault="00647161" w:rsidP="00592AEE">
            <w:pPr>
              <w:rPr>
                <w:sz w:val="15"/>
                <w:szCs w:val="15"/>
              </w:rPr>
            </w:pPr>
            <w:r w:rsidRPr="008224BD">
              <w:rPr>
                <w:sz w:val="15"/>
                <w:szCs w:val="15"/>
              </w:rPr>
              <w:t>No</w:t>
            </w:r>
          </w:p>
        </w:tc>
      </w:tr>
      <w:tr w:rsidR="00647161" w:rsidRPr="008224BD" w14:paraId="05314CA6" w14:textId="77777777" w:rsidTr="00647161">
        <w:trPr>
          <w:gridAfter w:val="1"/>
          <w:wAfter w:w="148" w:type="dxa"/>
        </w:trPr>
        <w:tc>
          <w:tcPr>
            <w:tcW w:w="1023" w:type="dxa"/>
            <w:gridSpan w:val="2"/>
            <w:tcBorders>
              <w:top w:val="single" w:sz="4" w:space="0" w:color="auto"/>
            </w:tcBorders>
            <w:shd w:val="clear" w:color="auto" w:fill="auto"/>
          </w:tcPr>
          <w:p w14:paraId="38AD6866" w14:textId="77777777" w:rsidR="00647161" w:rsidRPr="008224BD" w:rsidRDefault="00647161" w:rsidP="00592AEE">
            <w:pPr>
              <w:widowControl w:val="0"/>
              <w:autoSpaceDE w:val="0"/>
              <w:autoSpaceDN w:val="0"/>
              <w:adjustRightInd w:val="0"/>
              <w:rPr>
                <w:rFonts w:ascii="Times" w:hAnsi="Times" w:cs="Times"/>
                <w:i/>
                <w:color w:val="000000"/>
                <w:sz w:val="15"/>
                <w:szCs w:val="15"/>
                <w:lang w:val="en-US"/>
              </w:rPr>
            </w:pPr>
          </w:p>
        </w:tc>
        <w:tc>
          <w:tcPr>
            <w:tcW w:w="1535" w:type="dxa"/>
            <w:tcBorders>
              <w:top w:val="single" w:sz="4" w:space="0" w:color="auto"/>
            </w:tcBorders>
            <w:shd w:val="clear" w:color="auto" w:fill="auto"/>
          </w:tcPr>
          <w:p w14:paraId="6F8AEA11" w14:textId="77777777" w:rsidR="00647161" w:rsidRPr="008224BD" w:rsidRDefault="00647161" w:rsidP="00592AEE">
            <w:pPr>
              <w:widowControl w:val="0"/>
              <w:autoSpaceDE w:val="0"/>
              <w:autoSpaceDN w:val="0"/>
              <w:adjustRightInd w:val="0"/>
              <w:rPr>
                <w:rFonts w:ascii="Times" w:hAnsi="Times" w:cs="Times"/>
                <w:iCs/>
                <w:color w:val="000000"/>
                <w:sz w:val="15"/>
                <w:szCs w:val="15"/>
                <w:lang w:val="en-US"/>
              </w:rPr>
            </w:pPr>
            <w:r w:rsidRPr="008224BD">
              <w:rPr>
                <w:rFonts w:ascii="Times" w:hAnsi="Times" w:cs="Times"/>
                <w:iCs/>
                <w:color w:val="000000"/>
                <w:sz w:val="15"/>
                <w:szCs w:val="15"/>
                <w:lang w:val="en-US"/>
              </w:rPr>
              <w:t>DPICS – child compliance</w:t>
            </w:r>
          </w:p>
        </w:tc>
        <w:tc>
          <w:tcPr>
            <w:tcW w:w="851" w:type="dxa"/>
            <w:tcBorders>
              <w:top w:val="single" w:sz="4" w:space="0" w:color="auto"/>
            </w:tcBorders>
            <w:shd w:val="clear" w:color="auto" w:fill="auto"/>
          </w:tcPr>
          <w:p w14:paraId="3F428649" w14:textId="77777777" w:rsidR="00647161" w:rsidRPr="008224BD" w:rsidRDefault="00647161" w:rsidP="00592AEE">
            <w:pPr>
              <w:rPr>
                <w:sz w:val="15"/>
                <w:szCs w:val="15"/>
              </w:rPr>
            </w:pPr>
            <w:r w:rsidRPr="008224BD">
              <w:rPr>
                <w:sz w:val="15"/>
                <w:szCs w:val="15"/>
              </w:rPr>
              <w:t>47.05 (14.88)</w:t>
            </w:r>
          </w:p>
        </w:tc>
        <w:tc>
          <w:tcPr>
            <w:tcW w:w="850" w:type="dxa"/>
            <w:tcBorders>
              <w:top w:val="single" w:sz="4" w:space="0" w:color="auto"/>
            </w:tcBorders>
            <w:shd w:val="clear" w:color="auto" w:fill="auto"/>
          </w:tcPr>
          <w:p w14:paraId="76267EF3" w14:textId="77777777" w:rsidR="00647161" w:rsidRPr="008224BD" w:rsidRDefault="00647161" w:rsidP="00592AEE">
            <w:pPr>
              <w:rPr>
                <w:sz w:val="15"/>
                <w:szCs w:val="15"/>
              </w:rPr>
            </w:pPr>
            <w:r w:rsidRPr="008224BD">
              <w:rPr>
                <w:sz w:val="15"/>
                <w:szCs w:val="15"/>
              </w:rPr>
              <w:t>53.01 (12.17)</w:t>
            </w:r>
          </w:p>
        </w:tc>
        <w:tc>
          <w:tcPr>
            <w:tcW w:w="849" w:type="dxa"/>
            <w:tcBorders>
              <w:top w:val="single" w:sz="4" w:space="0" w:color="auto"/>
            </w:tcBorders>
            <w:shd w:val="clear" w:color="auto" w:fill="auto"/>
          </w:tcPr>
          <w:p w14:paraId="3DE127B7" w14:textId="77777777" w:rsidR="00647161" w:rsidRPr="008224BD" w:rsidRDefault="00647161" w:rsidP="00592AEE">
            <w:pPr>
              <w:rPr>
                <w:sz w:val="15"/>
                <w:szCs w:val="15"/>
              </w:rPr>
            </w:pPr>
            <w:r w:rsidRPr="008224BD">
              <w:rPr>
                <w:sz w:val="15"/>
                <w:szCs w:val="15"/>
              </w:rPr>
              <w:t>54.07 (24.98)</w:t>
            </w:r>
          </w:p>
        </w:tc>
        <w:tc>
          <w:tcPr>
            <w:tcW w:w="987" w:type="dxa"/>
            <w:tcBorders>
              <w:top w:val="single" w:sz="4" w:space="0" w:color="auto"/>
            </w:tcBorders>
            <w:shd w:val="clear" w:color="auto" w:fill="auto"/>
          </w:tcPr>
          <w:p w14:paraId="01BD5FA4" w14:textId="77777777" w:rsidR="00647161" w:rsidRPr="00E5048F" w:rsidRDefault="00647161" w:rsidP="00592AEE">
            <w:pPr>
              <w:rPr>
                <w:sz w:val="15"/>
                <w:szCs w:val="15"/>
              </w:rPr>
            </w:pPr>
            <w:r w:rsidRPr="00E5048F">
              <w:rPr>
                <w:i/>
                <w:iCs/>
                <w:sz w:val="15"/>
                <w:szCs w:val="15"/>
              </w:rPr>
              <w:t xml:space="preserve">p </w:t>
            </w:r>
            <w:r w:rsidRPr="00E5048F">
              <w:rPr>
                <w:sz w:val="15"/>
                <w:szCs w:val="15"/>
              </w:rPr>
              <w:t>= 0.08</w:t>
            </w:r>
          </w:p>
          <w:p w14:paraId="590AC6FB" w14:textId="77777777" w:rsidR="00647161" w:rsidRPr="00532B82" w:rsidRDefault="00647161" w:rsidP="00592AEE">
            <w:pPr>
              <w:rPr>
                <w:i/>
                <w:iCs/>
                <w:sz w:val="15"/>
                <w:szCs w:val="15"/>
                <w:highlight w:val="yellow"/>
              </w:rPr>
            </w:pPr>
            <w:r w:rsidRPr="00E5048F">
              <w:rPr>
                <w:i/>
                <w:iCs/>
                <w:sz w:val="15"/>
                <w:szCs w:val="15"/>
              </w:rPr>
              <w:t xml:space="preserve">OR </w:t>
            </w:r>
            <w:r w:rsidRPr="00E5048F">
              <w:rPr>
                <w:sz w:val="15"/>
                <w:szCs w:val="15"/>
              </w:rPr>
              <w:t>= 1.36</w:t>
            </w:r>
          </w:p>
        </w:tc>
        <w:tc>
          <w:tcPr>
            <w:tcW w:w="884" w:type="dxa"/>
            <w:tcBorders>
              <w:top w:val="single" w:sz="4" w:space="0" w:color="auto"/>
            </w:tcBorders>
            <w:shd w:val="clear" w:color="auto" w:fill="auto"/>
          </w:tcPr>
          <w:p w14:paraId="0D807211" w14:textId="77777777" w:rsidR="00647161" w:rsidRPr="009872D3" w:rsidRDefault="00647161" w:rsidP="00592AEE">
            <w:pPr>
              <w:rPr>
                <w:sz w:val="15"/>
                <w:szCs w:val="15"/>
              </w:rPr>
            </w:pPr>
            <w:r w:rsidRPr="009872D3">
              <w:rPr>
                <w:i/>
                <w:iCs/>
                <w:sz w:val="15"/>
                <w:szCs w:val="15"/>
              </w:rPr>
              <w:t xml:space="preserve">p </w:t>
            </w:r>
            <w:r w:rsidRPr="009872D3">
              <w:rPr>
                <w:sz w:val="15"/>
                <w:szCs w:val="15"/>
              </w:rPr>
              <w:t>= 0.</w:t>
            </w:r>
            <w:r>
              <w:rPr>
                <w:sz w:val="15"/>
                <w:szCs w:val="15"/>
              </w:rPr>
              <w:t>31</w:t>
            </w:r>
          </w:p>
          <w:p w14:paraId="13A4A95B" w14:textId="77777777" w:rsidR="00647161" w:rsidRPr="009872D3" w:rsidRDefault="00647161" w:rsidP="00592AEE">
            <w:pPr>
              <w:rPr>
                <w:i/>
                <w:iCs/>
                <w:sz w:val="15"/>
                <w:szCs w:val="15"/>
                <w:highlight w:val="yellow"/>
              </w:rPr>
            </w:pPr>
            <w:r w:rsidRPr="009872D3">
              <w:rPr>
                <w:i/>
                <w:iCs/>
                <w:sz w:val="15"/>
                <w:szCs w:val="15"/>
              </w:rPr>
              <w:t xml:space="preserve">OR </w:t>
            </w:r>
            <w:r w:rsidRPr="009872D3">
              <w:rPr>
                <w:sz w:val="15"/>
                <w:szCs w:val="15"/>
              </w:rPr>
              <w:t>= 1</w:t>
            </w:r>
            <w:r>
              <w:rPr>
                <w:sz w:val="15"/>
                <w:szCs w:val="15"/>
              </w:rPr>
              <w:t>.23</w:t>
            </w:r>
          </w:p>
        </w:tc>
        <w:tc>
          <w:tcPr>
            <w:tcW w:w="849" w:type="dxa"/>
            <w:tcBorders>
              <w:top w:val="single" w:sz="4" w:space="0" w:color="auto"/>
            </w:tcBorders>
            <w:shd w:val="clear" w:color="auto" w:fill="auto"/>
          </w:tcPr>
          <w:p w14:paraId="2F01BDDC" w14:textId="77777777" w:rsidR="00647161" w:rsidRPr="008224BD" w:rsidRDefault="00647161" w:rsidP="00592AEE">
            <w:pPr>
              <w:rPr>
                <w:sz w:val="15"/>
                <w:szCs w:val="15"/>
              </w:rPr>
            </w:pPr>
            <w:r w:rsidRPr="008224BD">
              <w:rPr>
                <w:sz w:val="15"/>
                <w:szCs w:val="15"/>
              </w:rPr>
              <w:t>46.62 (17.86)</w:t>
            </w:r>
          </w:p>
        </w:tc>
        <w:tc>
          <w:tcPr>
            <w:tcW w:w="849" w:type="dxa"/>
            <w:tcBorders>
              <w:top w:val="single" w:sz="4" w:space="0" w:color="auto"/>
            </w:tcBorders>
            <w:shd w:val="clear" w:color="auto" w:fill="auto"/>
          </w:tcPr>
          <w:p w14:paraId="70DD646E" w14:textId="77777777" w:rsidR="00647161" w:rsidRPr="008224BD" w:rsidRDefault="00647161" w:rsidP="00592AEE">
            <w:pPr>
              <w:rPr>
                <w:sz w:val="15"/>
                <w:szCs w:val="15"/>
              </w:rPr>
            </w:pPr>
            <w:r w:rsidRPr="008224BD">
              <w:rPr>
                <w:sz w:val="15"/>
                <w:szCs w:val="15"/>
              </w:rPr>
              <w:t>51.96 (</w:t>
            </w:r>
            <w:r>
              <w:rPr>
                <w:sz w:val="15"/>
                <w:szCs w:val="15"/>
              </w:rPr>
              <w:t>25.59</w:t>
            </w:r>
            <w:r w:rsidRPr="008224BD">
              <w:rPr>
                <w:sz w:val="15"/>
                <w:szCs w:val="15"/>
              </w:rPr>
              <w:t>)</w:t>
            </w:r>
          </w:p>
        </w:tc>
        <w:tc>
          <w:tcPr>
            <w:tcW w:w="850" w:type="dxa"/>
            <w:tcBorders>
              <w:top w:val="single" w:sz="4" w:space="0" w:color="auto"/>
            </w:tcBorders>
            <w:shd w:val="clear" w:color="auto" w:fill="auto"/>
          </w:tcPr>
          <w:p w14:paraId="7862C30C" w14:textId="77777777" w:rsidR="00647161" w:rsidRPr="008224BD" w:rsidRDefault="00647161" w:rsidP="00592AEE">
            <w:pPr>
              <w:rPr>
                <w:sz w:val="15"/>
                <w:szCs w:val="15"/>
              </w:rPr>
            </w:pPr>
            <w:r w:rsidRPr="008224BD">
              <w:rPr>
                <w:sz w:val="15"/>
                <w:szCs w:val="15"/>
              </w:rPr>
              <w:t>65. 41 (15.59)</w:t>
            </w:r>
          </w:p>
        </w:tc>
        <w:tc>
          <w:tcPr>
            <w:tcW w:w="931" w:type="dxa"/>
            <w:tcBorders>
              <w:top w:val="single" w:sz="4" w:space="0" w:color="auto"/>
            </w:tcBorders>
            <w:shd w:val="clear" w:color="auto" w:fill="auto"/>
          </w:tcPr>
          <w:p w14:paraId="7FE1A38F" w14:textId="77777777" w:rsidR="00647161" w:rsidRPr="009872D3" w:rsidRDefault="00647161" w:rsidP="00592AEE">
            <w:pPr>
              <w:rPr>
                <w:sz w:val="15"/>
                <w:szCs w:val="15"/>
              </w:rPr>
            </w:pPr>
            <w:r>
              <w:rPr>
                <w:i/>
                <w:iCs/>
                <w:sz w:val="15"/>
                <w:szCs w:val="15"/>
              </w:rPr>
              <w:t xml:space="preserve">p </w:t>
            </w:r>
            <w:r w:rsidRPr="009872D3">
              <w:rPr>
                <w:sz w:val="15"/>
                <w:szCs w:val="15"/>
              </w:rPr>
              <w:t xml:space="preserve">= </w:t>
            </w:r>
            <w:r>
              <w:rPr>
                <w:sz w:val="15"/>
                <w:szCs w:val="15"/>
              </w:rPr>
              <w:t>0</w:t>
            </w:r>
            <w:r w:rsidRPr="009872D3">
              <w:rPr>
                <w:sz w:val="15"/>
                <w:szCs w:val="15"/>
              </w:rPr>
              <w:t>.57</w:t>
            </w:r>
          </w:p>
          <w:p w14:paraId="0E4C9D10" w14:textId="77777777" w:rsidR="00647161" w:rsidRPr="009872D3" w:rsidRDefault="00647161" w:rsidP="00592AEE">
            <w:pPr>
              <w:rPr>
                <w:i/>
                <w:iCs/>
                <w:sz w:val="15"/>
                <w:szCs w:val="15"/>
              </w:rPr>
            </w:pPr>
            <w:r w:rsidRPr="009872D3">
              <w:rPr>
                <w:i/>
                <w:iCs/>
                <w:sz w:val="15"/>
                <w:szCs w:val="15"/>
              </w:rPr>
              <w:t xml:space="preserve">OR </w:t>
            </w:r>
            <w:r w:rsidRPr="009872D3">
              <w:rPr>
                <w:sz w:val="15"/>
                <w:szCs w:val="15"/>
              </w:rPr>
              <w:t>= 1.21</w:t>
            </w:r>
          </w:p>
        </w:tc>
        <w:tc>
          <w:tcPr>
            <w:tcW w:w="852" w:type="dxa"/>
            <w:tcBorders>
              <w:top w:val="single" w:sz="4" w:space="0" w:color="auto"/>
            </w:tcBorders>
            <w:shd w:val="clear" w:color="auto" w:fill="auto"/>
          </w:tcPr>
          <w:p w14:paraId="2C3228E2" w14:textId="77777777" w:rsidR="00647161" w:rsidRPr="009872D3" w:rsidRDefault="00647161" w:rsidP="00592AEE">
            <w:pPr>
              <w:rPr>
                <w:sz w:val="15"/>
                <w:szCs w:val="15"/>
              </w:rPr>
            </w:pPr>
            <w:r>
              <w:rPr>
                <w:i/>
                <w:iCs/>
                <w:sz w:val="15"/>
                <w:szCs w:val="15"/>
              </w:rPr>
              <w:t xml:space="preserve">p </w:t>
            </w:r>
            <w:r w:rsidRPr="009872D3">
              <w:rPr>
                <w:sz w:val="15"/>
                <w:szCs w:val="15"/>
              </w:rPr>
              <w:t xml:space="preserve">= </w:t>
            </w:r>
            <w:r>
              <w:rPr>
                <w:sz w:val="15"/>
                <w:szCs w:val="15"/>
              </w:rPr>
              <w:t>0</w:t>
            </w:r>
            <w:r w:rsidRPr="009872D3">
              <w:rPr>
                <w:sz w:val="15"/>
                <w:szCs w:val="15"/>
              </w:rPr>
              <w:t>.27</w:t>
            </w:r>
          </w:p>
          <w:p w14:paraId="1B57372D" w14:textId="77777777" w:rsidR="00647161" w:rsidRPr="009872D3" w:rsidRDefault="00647161" w:rsidP="00592AEE">
            <w:pPr>
              <w:rPr>
                <w:i/>
                <w:iCs/>
                <w:sz w:val="15"/>
                <w:szCs w:val="15"/>
              </w:rPr>
            </w:pPr>
            <w:r w:rsidRPr="009872D3">
              <w:rPr>
                <w:i/>
                <w:iCs/>
                <w:sz w:val="15"/>
                <w:szCs w:val="15"/>
              </w:rPr>
              <w:t>OR</w:t>
            </w:r>
            <w:r>
              <w:rPr>
                <w:i/>
                <w:iCs/>
                <w:sz w:val="15"/>
                <w:szCs w:val="15"/>
              </w:rPr>
              <w:t xml:space="preserve"> </w:t>
            </w:r>
            <w:r w:rsidRPr="009872D3">
              <w:rPr>
                <w:sz w:val="15"/>
                <w:szCs w:val="15"/>
              </w:rPr>
              <w:t>=</w:t>
            </w:r>
            <w:r>
              <w:rPr>
                <w:sz w:val="15"/>
                <w:szCs w:val="15"/>
              </w:rPr>
              <w:t xml:space="preserve"> </w:t>
            </w:r>
            <w:r w:rsidRPr="009872D3">
              <w:rPr>
                <w:sz w:val="15"/>
                <w:szCs w:val="15"/>
              </w:rPr>
              <w:t>1.50</w:t>
            </w:r>
          </w:p>
        </w:tc>
        <w:tc>
          <w:tcPr>
            <w:tcW w:w="849" w:type="dxa"/>
            <w:tcBorders>
              <w:top w:val="single" w:sz="4" w:space="0" w:color="auto"/>
            </w:tcBorders>
            <w:shd w:val="clear" w:color="auto" w:fill="auto"/>
          </w:tcPr>
          <w:p w14:paraId="7BEC815A" w14:textId="77777777" w:rsidR="00647161" w:rsidRPr="008224BD" w:rsidRDefault="00647161" w:rsidP="00592AEE">
            <w:pPr>
              <w:rPr>
                <w:sz w:val="15"/>
                <w:szCs w:val="15"/>
              </w:rPr>
            </w:pPr>
            <w:r w:rsidRPr="008224BD">
              <w:rPr>
                <w:sz w:val="15"/>
                <w:szCs w:val="15"/>
              </w:rPr>
              <w:t>49.12 (</w:t>
            </w:r>
            <w:r>
              <w:rPr>
                <w:sz w:val="15"/>
                <w:szCs w:val="15"/>
              </w:rPr>
              <w:t>13,84</w:t>
            </w:r>
            <w:r w:rsidRPr="008224BD">
              <w:rPr>
                <w:sz w:val="15"/>
                <w:szCs w:val="15"/>
              </w:rPr>
              <w:t>)</w:t>
            </w:r>
          </w:p>
        </w:tc>
        <w:tc>
          <w:tcPr>
            <w:tcW w:w="679" w:type="dxa"/>
            <w:tcBorders>
              <w:top w:val="single" w:sz="4" w:space="0" w:color="auto"/>
            </w:tcBorders>
            <w:shd w:val="clear" w:color="auto" w:fill="auto"/>
          </w:tcPr>
          <w:p w14:paraId="3B2B48E4" w14:textId="77777777" w:rsidR="00647161" w:rsidRPr="008224BD" w:rsidRDefault="00647161" w:rsidP="00592AEE">
            <w:pPr>
              <w:rPr>
                <w:sz w:val="15"/>
                <w:szCs w:val="15"/>
              </w:rPr>
            </w:pPr>
            <w:r w:rsidRPr="008224BD">
              <w:rPr>
                <w:sz w:val="15"/>
                <w:szCs w:val="15"/>
              </w:rPr>
              <w:t>49.80 (</w:t>
            </w:r>
            <w:r>
              <w:rPr>
                <w:sz w:val="15"/>
                <w:szCs w:val="15"/>
              </w:rPr>
              <w:t>17.16</w:t>
            </w:r>
            <w:r w:rsidRPr="008224BD">
              <w:rPr>
                <w:sz w:val="15"/>
                <w:szCs w:val="15"/>
              </w:rPr>
              <w:t>)</w:t>
            </w:r>
          </w:p>
        </w:tc>
        <w:tc>
          <w:tcPr>
            <w:tcW w:w="853" w:type="dxa"/>
            <w:tcBorders>
              <w:top w:val="single" w:sz="4" w:space="0" w:color="auto"/>
            </w:tcBorders>
            <w:shd w:val="clear" w:color="auto" w:fill="auto"/>
          </w:tcPr>
          <w:p w14:paraId="06981B96" w14:textId="77777777" w:rsidR="00647161" w:rsidRDefault="00647161" w:rsidP="00592AEE">
            <w:pPr>
              <w:rPr>
                <w:sz w:val="15"/>
                <w:szCs w:val="15"/>
              </w:rPr>
            </w:pPr>
            <w:r w:rsidRPr="009872D3">
              <w:rPr>
                <w:i/>
                <w:iCs/>
                <w:sz w:val="15"/>
                <w:szCs w:val="15"/>
              </w:rPr>
              <w:t>P</w:t>
            </w:r>
            <w:r>
              <w:rPr>
                <w:i/>
                <w:iCs/>
                <w:sz w:val="15"/>
                <w:szCs w:val="15"/>
              </w:rPr>
              <w:t xml:space="preserve"> &gt; </w:t>
            </w:r>
            <w:r w:rsidRPr="001D3075">
              <w:rPr>
                <w:sz w:val="15"/>
                <w:szCs w:val="15"/>
              </w:rPr>
              <w:t>0.99</w:t>
            </w:r>
          </w:p>
          <w:p w14:paraId="14670B48" w14:textId="77777777" w:rsidR="00647161" w:rsidRPr="009652A6" w:rsidRDefault="00647161" w:rsidP="00592AEE">
            <w:pPr>
              <w:rPr>
                <w:sz w:val="15"/>
                <w:szCs w:val="15"/>
              </w:rPr>
            </w:pPr>
            <w:r w:rsidRPr="009872D3">
              <w:rPr>
                <w:i/>
                <w:iCs/>
                <w:sz w:val="15"/>
                <w:szCs w:val="15"/>
              </w:rPr>
              <w:t>OR</w:t>
            </w:r>
            <w:r>
              <w:rPr>
                <w:i/>
                <w:iCs/>
                <w:sz w:val="15"/>
                <w:szCs w:val="15"/>
              </w:rPr>
              <w:t xml:space="preserve"> </w:t>
            </w:r>
            <w:r w:rsidRPr="009872D3">
              <w:rPr>
                <w:sz w:val="15"/>
                <w:szCs w:val="15"/>
              </w:rPr>
              <w:t>=</w:t>
            </w:r>
            <w:r>
              <w:rPr>
                <w:sz w:val="15"/>
                <w:szCs w:val="15"/>
              </w:rPr>
              <w:t xml:space="preserve"> 1.00</w:t>
            </w:r>
          </w:p>
        </w:tc>
        <w:tc>
          <w:tcPr>
            <w:tcW w:w="447" w:type="dxa"/>
            <w:tcBorders>
              <w:top w:val="single" w:sz="4" w:space="0" w:color="auto"/>
            </w:tcBorders>
            <w:shd w:val="clear" w:color="auto" w:fill="auto"/>
          </w:tcPr>
          <w:p w14:paraId="50288F10" w14:textId="77777777" w:rsidR="00647161" w:rsidRPr="008224BD" w:rsidRDefault="00647161" w:rsidP="00592AEE">
            <w:pPr>
              <w:rPr>
                <w:sz w:val="15"/>
                <w:szCs w:val="15"/>
              </w:rPr>
            </w:pPr>
            <w:r w:rsidRPr="008224BD">
              <w:rPr>
                <w:sz w:val="15"/>
                <w:szCs w:val="15"/>
              </w:rPr>
              <w:t>No</w:t>
            </w:r>
          </w:p>
        </w:tc>
        <w:tc>
          <w:tcPr>
            <w:tcW w:w="850" w:type="dxa"/>
            <w:tcBorders>
              <w:top w:val="single" w:sz="4" w:space="0" w:color="auto"/>
            </w:tcBorders>
            <w:shd w:val="clear" w:color="auto" w:fill="auto"/>
          </w:tcPr>
          <w:p w14:paraId="3F0544B6" w14:textId="77777777" w:rsidR="00647161" w:rsidRPr="008224BD" w:rsidRDefault="00647161" w:rsidP="00592AEE">
            <w:pPr>
              <w:rPr>
                <w:sz w:val="15"/>
                <w:szCs w:val="15"/>
              </w:rPr>
            </w:pPr>
            <w:r w:rsidRPr="008224BD">
              <w:rPr>
                <w:sz w:val="15"/>
                <w:szCs w:val="15"/>
              </w:rPr>
              <w:t>No</w:t>
            </w:r>
          </w:p>
        </w:tc>
        <w:tc>
          <w:tcPr>
            <w:tcW w:w="567" w:type="dxa"/>
            <w:tcBorders>
              <w:top w:val="single" w:sz="4" w:space="0" w:color="auto"/>
            </w:tcBorders>
            <w:shd w:val="clear" w:color="auto" w:fill="auto"/>
          </w:tcPr>
          <w:p w14:paraId="4829C32C" w14:textId="77777777" w:rsidR="00647161" w:rsidRPr="008224BD" w:rsidRDefault="00647161" w:rsidP="00592AEE">
            <w:pPr>
              <w:rPr>
                <w:sz w:val="15"/>
                <w:szCs w:val="15"/>
              </w:rPr>
            </w:pPr>
            <w:r w:rsidRPr="008224BD">
              <w:rPr>
                <w:sz w:val="15"/>
                <w:szCs w:val="15"/>
              </w:rPr>
              <w:t>No</w:t>
            </w:r>
          </w:p>
        </w:tc>
      </w:tr>
      <w:tr w:rsidR="00647161" w:rsidRPr="00C4415D" w14:paraId="38BE99F7" w14:textId="77777777" w:rsidTr="00647161">
        <w:trPr>
          <w:gridBefore w:val="1"/>
          <w:wBefore w:w="119" w:type="dxa"/>
        </w:trPr>
        <w:tc>
          <w:tcPr>
            <w:tcW w:w="15584" w:type="dxa"/>
            <w:gridSpan w:val="19"/>
            <w:tcBorders>
              <w:top w:val="single" w:sz="4" w:space="0" w:color="auto"/>
            </w:tcBorders>
            <w:shd w:val="clear" w:color="auto" w:fill="auto"/>
          </w:tcPr>
          <w:p w14:paraId="4F5631BA" w14:textId="77777777" w:rsidR="00647161" w:rsidRPr="00C4415D" w:rsidRDefault="00647161" w:rsidP="00592AEE">
            <w:pPr>
              <w:rPr>
                <w:rFonts w:ascii="Times" w:hAnsi="Times" w:cs="Times"/>
                <w:sz w:val="15"/>
                <w:szCs w:val="15"/>
              </w:rPr>
            </w:pPr>
            <w:r>
              <w:rPr>
                <w:rFonts w:ascii="Times" w:hAnsi="Times" w:cs="Times"/>
                <w:sz w:val="15"/>
                <w:szCs w:val="15"/>
              </w:rPr>
              <w:t>*</w:t>
            </w:r>
            <w:r w:rsidRPr="00467679">
              <w:rPr>
                <w:rFonts w:ascii="Times" w:hAnsi="Times" w:cs="Times"/>
                <w:i/>
                <w:iCs/>
                <w:sz w:val="15"/>
                <w:szCs w:val="15"/>
              </w:rPr>
              <w:t xml:space="preserve">p </w:t>
            </w:r>
            <w:r>
              <w:rPr>
                <w:rFonts w:ascii="Times" w:hAnsi="Times" w:cs="Times"/>
                <w:sz w:val="15"/>
                <w:szCs w:val="15"/>
              </w:rPr>
              <w:t xml:space="preserve">&lt; 0.01, ** </w:t>
            </w:r>
            <w:r w:rsidRPr="00467679">
              <w:rPr>
                <w:rFonts w:ascii="Times" w:hAnsi="Times" w:cs="Times"/>
                <w:i/>
                <w:iCs/>
                <w:sz w:val="15"/>
                <w:szCs w:val="15"/>
              </w:rPr>
              <w:t>p</w:t>
            </w:r>
            <w:r>
              <w:rPr>
                <w:rFonts w:ascii="Times" w:hAnsi="Times" w:cs="Times"/>
                <w:sz w:val="15"/>
                <w:szCs w:val="15"/>
              </w:rPr>
              <w:t xml:space="preserve"> &lt; 0.001. </w:t>
            </w:r>
            <w:r w:rsidRPr="00C4415D">
              <w:rPr>
                <w:rFonts w:ascii="Times" w:hAnsi="Times" w:cs="Times"/>
                <w:sz w:val="15"/>
                <w:szCs w:val="15"/>
              </w:rPr>
              <w:t xml:space="preserve">Notes: </w:t>
            </w:r>
            <w:r w:rsidRPr="00C4415D">
              <w:rPr>
                <w:rFonts w:ascii="Times" w:hAnsi="Times" w:cs="Times"/>
                <w:sz w:val="14"/>
                <w:szCs w:val="14"/>
                <w:vertAlign w:val="superscript"/>
              </w:rPr>
              <w:t xml:space="preserve">1 </w:t>
            </w:r>
            <w:r w:rsidRPr="00C4415D">
              <w:rPr>
                <w:rFonts w:ascii="Times" w:hAnsi="Times" w:cs="Times"/>
                <w:sz w:val="15"/>
                <w:szCs w:val="15"/>
              </w:rPr>
              <w:t xml:space="preserve">coded using the 3-way classification system with </w:t>
            </w:r>
            <w:r>
              <w:rPr>
                <w:rFonts w:ascii="Times" w:hAnsi="Times" w:cs="Times"/>
                <w:sz w:val="15"/>
                <w:szCs w:val="15"/>
              </w:rPr>
              <w:t xml:space="preserve">primary classification </w:t>
            </w:r>
            <w:r w:rsidRPr="00C4415D">
              <w:rPr>
                <w:rFonts w:ascii="Times" w:hAnsi="Times" w:cs="Times"/>
                <w:sz w:val="15"/>
                <w:szCs w:val="15"/>
              </w:rPr>
              <w:t>0 =secure and 1=insecure</w:t>
            </w:r>
            <w:r>
              <w:rPr>
                <w:rFonts w:ascii="Times" w:hAnsi="Times" w:cs="Times"/>
                <w:sz w:val="15"/>
                <w:szCs w:val="15"/>
              </w:rPr>
              <w:t xml:space="preserve">. 2 coded using the 4-way classification system with primary classification 0 =organised and 1 = disorganised; DECA = </w:t>
            </w:r>
            <w:r w:rsidRPr="009B0496">
              <w:rPr>
                <w:rFonts w:ascii="Times" w:hAnsi="Times" w:cs="Times"/>
                <w:sz w:val="15"/>
                <w:szCs w:val="15"/>
              </w:rPr>
              <w:t xml:space="preserve">Devereux Early Childhood Assessment; BITSEA = Brief Infant-Toddler Social Emotional Assessment; AQS = Attachment Q-Set; CBCL = Child </w:t>
            </w:r>
            <w:proofErr w:type="spellStart"/>
            <w:r w:rsidRPr="009B0496">
              <w:rPr>
                <w:rFonts w:ascii="Times" w:hAnsi="Times" w:cs="Times"/>
                <w:sz w:val="15"/>
                <w:szCs w:val="15"/>
              </w:rPr>
              <w:t>Behavior</w:t>
            </w:r>
            <w:proofErr w:type="spellEnd"/>
            <w:r w:rsidRPr="009B0496">
              <w:rPr>
                <w:rFonts w:ascii="Times" w:hAnsi="Times" w:cs="Times"/>
                <w:sz w:val="15"/>
                <w:szCs w:val="15"/>
              </w:rPr>
              <w:t xml:space="preserve"> </w:t>
            </w:r>
            <w:proofErr w:type="gramStart"/>
            <w:r w:rsidRPr="009B0496">
              <w:rPr>
                <w:rFonts w:ascii="Times" w:hAnsi="Times" w:cs="Times"/>
                <w:sz w:val="15"/>
                <w:szCs w:val="15"/>
              </w:rPr>
              <w:t>Checklist;  DPICS</w:t>
            </w:r>
            <w:proofErr w:type="gramEnd"/>
            <w:r w:rsidRPr="009B0496">
              <w:rPr>
                <w:rFonts w:ascii="Times" w:hAnsi="Times" w:cs="Times"/>
                <w:sz w:val="15"/>
                <w:szCs w:val="15"/>
              </w:rPr>
              <w:t>-LP = Dyadic Parent Child Interaction Coding System</w:t>
            </w:r>
          </w:p>
        </w:tc>
      </w:tr>
      <w:bookmarkEnd w:id="416"/>
    </w:tbl>
    <w:p w14:paraId="0121A3B4" w14:textId="77777777" w:rsidR="007720A6" w:rsidRDefault="007720A6" w:rsidP="0011565F">
      <w:pPr>
        <w:spacing w:line="480" w:lineRule="auto"/>
        <w:rPr>
          <w:rFonts w:ascii="Times New Roman" w:hAnsi="Times New Roman" w:cs="Times New Roman"/>
        </w:rPr>
      </w:pPr>
    </w:p>
    <w:p w14:paraId="2B787727" w14:textId="77777777" w:rsidR="005530D3" w:rsidRDefault="005530D3" w:rsidP="0011565F">
      <w:pPr>
        <w:spacing w:line="480" w:lineRule="auto"/>
        <w:rPr>
          <w:rFonts w:ascii="Times New Roman" w:hAnsi="Times New Roman" w:cs="Times New Roman"/>
        </w:rPr>
      </w:pPr>
    </w:p>
    <w:p w14:paraId="5FC3F0D4" w14:textId="77777777" w:rsidR="005530D3" w:rsidRDefault="005530D3" w:rsidP="0011565F">
      <w:pPr>
        <w:spacing w:line="480" w:lineRule="auto"/>
        <w:rPr>
          <w:rFonts w:ascii="Times New Roman" w:hAnsi="Times New Roman" w:cs="Times New Roman"/>
        </w:rPr>
      </w:pPr>
    </w:p>
    <w:p w14:paraId="035453EF" w14:textId="77777777" w:rsidR="005530D3" w:rsidRDefault="005530D3" w:rsidP="0011565F">
      <w:pPr>
        <w:spacing w:line="480" w:lineRule="auto"/>
        <w:rPr>
          <w:rFonts w:ascii="Times New Roman" w:hAnsi="Times New Roman" w:cs="Times New Roman"/>
        </w:rPr>
      </w:pPr>
    </w:p>
    <w:p w14:paraId="3F3A4B83" w14:textId="77777777" w:rsidR="005530D3" w:rsidRDefault="005530D3" w:rsidP="005530D3">
      <w:pPr>
        <w:ind w:right="-2694"/>
        <w:rPr>
          <w:rFonts w:ascii="Times" w:eastAsia="Times New Roman" w:hAnsi="Times" w:cs="Arial"/>
          <w:bCs/>
          <w:iCs/>
          <w:color w:val="000000"/>
        </w:rPr>
      </w:pPr>
      <w:r w:rsidRPr="00416A5B">
        <w:rPr>
          <w:rFonts w:ascii="Times" w:eastAsia="Times New Roman" w:hAnsi="Times" w:cs="Arial"/>
          <w:bCs/>
          <w:iCs/>
          <w:color w:val="000000"/>
        </w:rPr>
        <w:t xml:space="preserve">Table </w:t>
      </w:r>
      <w:r>
        <w:rPr>
          <w:rFonts w:ascii="Times" w:eastAsia="Times New Roman" w:hAnsi="Times" w:cs="Arial"/>
          <w:bCs/>
          <w:iCs/>
          <w:color w:val="000000"/>
        </w:rPr>
        <w:t>4</w:t>
      </w:r>
      <w:r w:rsidRPr="00416A5B">
        <w:rPr>
          <w:rFonts w:ascii="Times" w:eastAsia="Times New Roman" w:hAnsi="Times" w:cs="Arial"/>
          <w:bCs/>
          <w:iCs/>
          <w:color w:val="000000"/>
        </w:rPr>
        <w:t xml:space="preserve">. </w:t>
      </w:r>
      <w:r>
        <w:rPr>
          <w:rFonts w:ascii="Times" w:eastAsia="Times New Roman" w:hAnsi="Times" w:cs="Arial"/>
          <w:bCs/>
          <w:iCs/>
          <w:color w:val="000000"/>
        </w:rPr>
        <w:t>Number and percentage of treatment-completing participants with r</w:t>
      </w:r>
      <w:r w:rsidRPr="00416A5B">
        <w:rPr>
          <w:rFonts w:ascii="Times" w:eastAsia="Times New Roman" w:hAnsi="Times" w:cs="Arial"/>
          <w:bCs/>
          <w:iCs/>
          <w:color w:val="000000"/>
        </w:rPr>
        <w:t xml:space="preserve">eliable </w:t>
      </w:r>
      <w:r>
        <w:rPr>
          <w:rFonts w:ascii="Times" w:eastAsia="Times New Roman" w:hAnsi="Times" w:cs="Arial"/>
          <w:bCs/>
          <w:iCs/>
          <w:color w:val="000000"/>
        </w:rPr>
        <w:t>change on parenting and child variables in the PCIT-T, COS-P and WL groups at T2</w:t>
      </w:r>
    </w:p>
    <w:p w14:paraId="74486A82" w14:textId="77777777" w:rsidR="005530D3" w:rsidRDefault="005530D3" w:rsidP="005530D3">
      <w:pPr>
        <w:ind w:right="-2694"/>
        <w:rPr>
          <w:rFonts w:ascii="Times" w:eastAsia="Times New Roman" w:hAnsi="Times" w:cs="Arial"/>
          <w:bCs/>
          <w:iCs/>
          <w:color w:val="000000"/>
        </w:rPr>
      </w:pPr>
    </w:p>
    <w:tbl>
      <w:tblPr>
        <w:tblStyle w:val="TableGrid"/>
        <w:tblpPr w:leftFromText="180" w:rightFromText="180" w:vertAnchor="page" w:horzAnchor="margin" w:tblpY="2473"/>
        <w:tblW w:w="15046"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50"/>
        <w:gridCol w:w="1144"/>
        <w:gridCol w:w="1134"/>
        <w:gridCol w:w="1216"/>
        <w:gridCol w:w="672"/>
        <w:gridCol w:w="1180"/>
        <w:gridCol w:w="1097"/>
        <w:gridCol w:w="1210"/>
        <w:gridCol w:w="6"/>
        <w:gridCol w:w="828"/>
        <w:gridCol w:w="6"/>
        <w:gridCol w:w="1247"/>
        <w:gridCol w:w="1067"/>
        <w:gridCol w:w="1221"/>
      </w:tblGrid>
      <w:tr w:rsidR="005530D3" w:rsidRPr="008935D3" w14:paraId="1955C11C" w14:textId="77777777" w:rsidTr="00324D78">
        <w:tc>
          <w:tcPr>
            <w:tcW w:w="2268" w:type="dxa"/>
            <w:tcBorders>
              <w:top w:val="single" w:sz="4" w:space="0" w:color="auto"/>
              <w:bottom w:val="single" w:sz="4" w:space="0" w:color="auto"/>
            </w:tcBorders>
            <w:shd w:val="clear" w:color="auto" w:fill="auto"/>
          </w:tcPr>
          <w:p w14:paraId="22B98E91" w14:textId="77777777" w:rsidR="005530D3" w:rsidRPr="008935D3" w:rsidRDefault="005530D3" w:rsidP="00324D78">
            <w:pPr>
              <w:rPr>
                <w:rFonts w:ascii="Times" w:hAnsi="Times" w:cs="Times"/>
                <w:sz w:val="18"/>
                <w:szCs w:val="18"/>
              </w:rPr>
            </w:pPr>
          </w:p>
        </w:tc>
        <w:tc>
          <w:tcPr>
            <w:tcW w:w="4244" w:type="dxa"/>
            <w:gridSpan w:val="4"/>
            <w:tcBorders>
              <w:top w:val="single" w:sz="4" w:space="0" w:color="auto"/>
              <w:bottom w:val="single" w:sz="4" w:space="0" w:color="auto"/>
            </w:tcBorders>
            <w:shd w:val="clear" w:color="auto" w:fill="auto"/>
          </w:tcPr>
          <w:p w14:paraId="439F1430" w14:textId="77777777" w:rsidR="005530D3" w:rsidRPr="008935D3" w:rsidRDefault="005530D3" w:rsidP="00324D78">
            <w:pPr>
              <w:rPr>
                <w:rFonts w:ascii="Times" w:hAnsi="Times" w:cs="Times"/>
                <w:sz w:val="18"/>
                <w:szCs w:val="18"/>
              </w:rPr>
            </w:pPr>
            <w:r w:rsidRPr="008935D3">
              <w:rPr>
                <w:rFonts w:ascii="Times" w:hAnsi="Times" w:cs="Times"/>
                <w:sz w:val="18"/>
                <w:szCs w:val="18"/>
              </w:rPr>
              <w:t>PCIT-T</w:t>
            </w:r>
          </w:p>
        </w:tc>
        <w:tc>
          <w:tcPr>
            <w:tcW w:w="4159" w:type="dxa"/>
            <w:gridSpan w:val="4"/>
            <w:tcBorders>
              <w:top w:val="single" w:sz="4" w:space="0" w:color="auto"/>
              <w:bottom w:val="single" w:sz="4" w:space="0" w:color="auto"/>
            </w:tcBorders>
            <w:shd w:val="clear" w:color="auto" w:fill="auto"/>
          </w:tcPr>
          <w:p w14:paraId="48D6422A" w14:textId="77777777" w:rsidR="005530D3" w:rsidRPr="008935D3" w:rsidRDefault="005530D3" w:rsidP="00324D78">
            <w:pPr>
              <w:rPr>
                <w:rFonts w:ascii="Times" w:hAnsi="Times" w:cs="Times"/>
                <w:sz w:val="18"/>
                <w:szCs w:val="18"/>
              </w:rPr>
            </w:pPr>
            <w:r w:rsidRPr="008935D3">
              <w:rPr>
                <w:rFonts w:ascii="Times" w:hAnsi="Times" w:cs="Times"/>
                <w:sz w:val="18"/>
                <w:szCs w:val="18"/>
              </w:rPr>
              <w:t>COS-P</w:t>
            </w:r>
          </w:p>
        </w:tc>
        <w:tc>
          <w:tcPr>
            <w:tcW w:w="834" w:type="dxa"/>
            <w:gridSpan w:val="2"/>
            <w:tcBorders>
              <w:top w:val="single" w:sz="4" w:space="0" w:color="auto"/>
              <w:bottom w:val="single" w:sz="4" w:space="0" w:color="auto"/>
            </w:tcBorders>
            <w:shd w:val="clear" w:color="auto" w:fill="auto"/>
          </w:tcPr>
          <w:p w14:paraId="5EB51F18" w14:textId="77777777" w:rsidR="005530D3" w:rsidRPr="008935D3" w:rsidRDefault="005530D3" w:rsidP="00324D78">
            <w:pPr>
              <w:rPr>
                <w:rFonts w:ascii="Times" w:hAnsi="Times" w:cs="Times"/>
                <w:sz w:val="18"/>
                <w:szCs w:val="18"/>
              </w:rPr>
            </w:pPr>
            <w:r w:rsidRPr="008935D3">
              <w:rPr>
                <w:rFonts w:ascii="Times" w:hAnsi="Times" w:cs="Times"/>
                <w:sz w:val="18"/>
                <w:szCs w:val="18"/>
              </w:rPr>
              <w:t>Waitlist</w:t>
            </w:r>
          </w:p>
        </w:tc>
        <w:tc>
          <w:tcPr>
            <w:tcW w:w="1253" w:type="dxa"/>
            <w:gridSpan w:val="2"/>
            <w:tcBorders>
              <w:top w:val="single" w:sz="4" w:space="0" w:color="auto"/>
              <w:bottom w:val="single" w:sz="4" w:space="0" w:color="auto"/>
            </w:tcBorders>
            <w:shd w:val="clear" w:color="auto" w:fill="auto"/>
          </w:tcPr>
          <w:p w14:paraId="6576D3C0" w14:textId="77777777" w:rsidR="005530D3" w:rsidRPr="008935D3" w:rsidRDefault="005530D3" w:rsidP="00324D78">
            <w:pPr>
              <w:rPr>
                <w:rFonts w:ascii="Times" w:hAnsi="Times" w:cs="Times"/>
                <w:sz w:val="18"/>
                <w:szCs w:val="18"/>
              </w:rPr>
            </w:pPr>
          </w:p>
        </w:tc>
        <w:tc>
          <w:tcPr>
            <w:tcW w:w="1067" w:type="dxa"/>
            <w:tcBorders>
              <w:top w:val="single" w:sz="4" w:space="0" w:color="auto"/>
              <w:bottom w:val="single" w:sz="4" w:space="0" w:color="auto"/>
            </w:tcBorders>
            <w:shd w:val="clear" w:color="auto" w:fill="auto"/>
          </w:tcPr>
          <w:p w14:paraId="1AA66C81" w14:textId="77777777" w:rsidR="005530D3" w:rsidRPr="008935D3" w:rsidRDefault="005530D3" w:rsidP="00324D78">
            <w:pPr>
              <w:rPr>
                <w:rFonts w:ascii="Times" w:hAnsi="Times" w:cs="Times"/>
                <w:sz w:val="18"/>
                <w:szCs w:val="18"/>
              </w:rPr>
            </w:pPr>
          </w:p>
        </w:tc>
        <w:tc>
          <w:tcPr>
            <w:tcW w:w="1221" w:type="dxa"/>
            <w:tcBorders>
              <w:top w:val="single" w:sz="4" w:space="0" w:color="auto"/>
              <w:bottom w:val="single" w:sz="4" w:space="0" w:color="auto"/>
            </w:tcBorders>
            <w:shd w:val="clear" w:color="auto" w:fill="auto"/>
          </w:tcPr>
          <w:p w14:paraId="7D9D5F16" w14:textId="77777777" w:rsidR="005530D3" w:rsidRPr="008935D3" w:rsidRDefault="005530D3" w:rsidP="00324D78">
            <w:pPr>
              <w:rPr>
                <w:rFonts w:ascii="Times" w:hAnsi="Times" w:cs="Times"/>
                <w:sz w:val="18"/>
                <w:szCs w:val="18"/>
              </w:rPr>
            </w:pPr>
          </w:p>
        </w:tc>
      </w:tr>
      <w:tr w:rsidR="005530D3" w:rsidRPr="008935D3" w14:paraId="5B569B25" w14:textId="77777777" w:rsidTr="00324D78">
        <w:tc>
          <w:tcPr>
            <w:tcW w:w="2268" w:type="dxa"/>
            <w:tcBorders>
              <w:top w:val="single" w:sz="4" w:space="0" w:color="auto"/>
              <w:bottom w:val="single" w:sz="4" w:space="0" w:color="auto"/>
            </w:tcBorders>
            <w:shd w:val="clear" w:color="auto" w:fill="auto"/>
          </w:tcPr>
          <w:p w14:paraId="09DE1B3A" w14:textId="77777777" w:rsidR="005530D3" w:rsidRPr="008935D3" w:rsidRDefault="005530D3" w:rsidP="00324D78">
            <w:pPr>
              <w:rPr>
                <w:rFonts w:ascii="Times" w:hAnsi="Times" w:cs="Times"/>
                <w:sz w:val="18"/>
                <w:szCs w:val="18"/>
              </w:rPr>
            </w:pPr>
            <w:r w:rsidRPr="008935D3">
              <w:rPr>
                <w:rFonts w:ascii="Times" w:hAnsi="Times" w:cs="Times"/>
                <w:sz w:val="18"/>
                <w:szCs w:val="18"/>
              </w:rPr>
              <w:t>Measure</w:t>
            </w:r>
          </w:p>
        </w:tc>
        <w:tc>
          <w:tcPr>
            <w:tcW w:w="750" w:type="dxa"/>
            <w:tcBorders>
              <w:top w:val="single" w:sz="4" w:space="0" w:color="auto"/>
              <w:bottom w:val="single" w:sz="4" w:space="0" w:color="auto"/>
            </w:tcBorders>
            <w:shd w:val="clear" w:color="auto" w:fill="auto"/>
          </w:tcPr>
          <w:p w14:paraId="28C7418F" w14:textId="77777777" w:rsidR="005530D3" w:rsidRPr="008935D3" w:rsidRDefault="005530D3" w:rsidP="00324D78">
            <w:pPr>
              <w:rPr>
                <w:rFonts w:ascii="Times" w:hAnsi="Times" w:cs="Times"/>
                <w:sz w:val="18"/>
                <w:szCs w:val="18"/>
              </w:rPr>
            </w:pPr>
            <w:r w:rsidRPr="008935D3">
              <w:rPr>
                <w:rFonts w:ascii="Times" w:hAnsi="Times" w:cs="Times"/>
                <w:sz w:val="18"/>
                <w:szCs w:val="18"/>
              </w:rPr>
              <w:t>Total N</w:t>
            </w:r>
          </w:p>
        </w:tc>
        <w:tc>
          <w:tcPr>
            <w:tcW w:w="1144" w:type="dxa"/>
            <w:tcBorders>
              <w:top w:val="single" w:sz="4" w:space="0" w:color="auto"/>
              <w:bottom w:val="single" w:sz="4" w:space="0" w:color="auto"/>
            </w:tcBorders>
            <w:shd w:val="clear" w:color="auto" w:fill="auto"/>
          </w:tcPr>
          <w:p w14:paraId="7F2ADB58"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Improved </w:t>
            </w:r>
          </w:p>
          <w:p w14:paraId="2A2DBB5A"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134" w:type="dxa"/>
            <w:tcBorders>
              <w:top w:val="single" w:sz="4" w:space="0" w:color="auto"/>
              <w:bottom w:val="single" w:sz="4" w:space="0" w:color="auto"/>
            </w:tcBorders>
            <w:shd w:val="clear" w:color="auto" w:fill="auto"/>
          </w:tcPr>
          <w:p w14:paraId="37793341" w14:textId="77777777" w:rsidR="005530D3" w:rsidRPr="008935D3" w:rsidRDefault="005530D3" w:rsidP="00324D78">
            <w:pPr>
              <w:rPr>
                <w:rFonts w:ascii="Times" w:hAnsi="Times" w:cs="Times"/>
                <w:sz w:val="18"/>
                <w:szCs w:val="18"/>
              </w:rPr>
            </w:pPr>
            <w:r w:rsidRPr="008935D3">
              <w:rPr>
                <w:rFonts w:ascii="Times" w:hAnsi="Times" w:cs="Times"/>
                <w:sz w:val="18"/>
                <w:szCs w:val="18"/>
              </w:rPr>
              <w:t>No change</w:t>
            </w:r>
          </w:p>
          <w:p w14:paraId="3FB009FF"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216" w:type="dxa"/>
            <w:tcBorders>
              <w:top w:val="single" w:sz="4" w:space="0" w:color="auto"/>
              <w:bottom w:val="single" w:sz="4" w:space="0" w:color="auto"/>
            </w:tcBorders>
            <w:shd w:val="clear" w:color="auto" w:fill="auto"/>
          </w:tcPr>
          <w:p w14:paraId="5F7C5D1E" w14:textId="77777777" w:rsidR="005530D3" w:rsidRPr="008935D3" w:rsidRDefault="005530D3" w:rsidP="00324D78">
            <w:pPr>
              <w:rPr>
                <w:rFonts w:ascii="Times" w:hAnsi="Times" w:cs="Times"/>
                <w:sz w:val="18"/>
                <w:szCs w:val="18"/>
              </w:rPr>
            </w:pPr>
            <w:r w:rsidRPr="008935D3">
              <w:rPr>
                <w:rFonts w:ascii="Times" w:hAnsi="Times" w:cs="Times"/>
                <w:sz w:val="18"/>
                <w:szCs w:val="18"/>
              </w:rPr>
              <w:t>Deteriorated n (%)</w:t>
            </w:r>
          </w:p>
        </w:tc>
        <w:tc>
          <w:tcPr>
            <w:tcW w:w="672" w:type="dxa"/>
            <w:tcBorders>
              <w:top w:val="single" w:sz="4" w:space="0" w:color="auto"/>
              <w:bottom w:val="single" w:sz="4" w:space="0" w:color="auto"/>
            </w:tcBorders>
            <w:shd w:val="clear" w:color="auto" w:fill="auto"/>
          </w:tcPr>
          <w:p w14:paraId="410D2DCD" w14:textId="77777777" w:rsidR="005530D3" w:rsidRPr="008935D3" w:rsidRDefault="005530D3" w:rsidP="00324D78">
            <w:pPr>
              <w:rPr>
                <w:rFonts w:ascii="Times" w:hAnsi="Times" w:cs="Times"/>
                <w:sz w:val="18"/>
                <w:szCs w:val="18"/>
              </w:rPr>
            </w:pPr>
            <w:r w:rsidRPr="008935D3">
              <w:rPr>
                <w:rFonts w:ascii="Times" w:hAnsi="Times" w:cs="Times"/>
                <w:sz w:val="18"/>
                <w:szCs w:val="18"/>
              </w:rPr>
              <w:t>Total N</w:t>
            </w:r>
          </w:p>
        </w:tc>
        <w:tc>
          <w:tcPr>
            <w:tcW w:w="1180" w:type="dxa"/>
            <w:tcBorders>
              <w:top w:val="single" w:sz="4" w:space="0" w:color="auto"/>
              <w:bottom w:val="single" w:sz="4" w:space="0" w:color="auto"/>
            </w:tcBorders>
            <w:shd w:val="clear" w:color="auto" w:fill="auto"/>
          </w:tcPr>
          <w:p w14:paraId="31A2EC83"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Improved </w:t>
            </w:r>
          </w:p>
          <w:p w14:paraId="52582BAA"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097" w:type="dxa"/>
            <w:tcBorders>
              <w:top w:val="single" w:sz="4" w:space="0" w:color="auto"/>
              <w:bottom w:val="single" w:sz="4" w:space="0" w:color="auto"/>
            </w:tcBorders>
            <w:shd w:val="clear" w:color="auto" w:fill="auto"/>
          </w:tcPr>
          <w:p w14:paraId="1B8FFCF1" w14:textId="77777777" w:rsidR="005530D3" w:rsidRPr="008935D3" w:rsidRDefault="005530D3" w:rsidP="00324D78">
            <w:pPr>
              <w:rPr>
                <w:rFonts w:ascii="Times" w:hAnsi="Times" w:cs="Times"/>
                <w:sz w:val="18"/>
                <w:szCs w:val="18"/>
              </w:rPr>
            </w:pPr>
            <w:r w:rsidRPr="008935D3">
              <w:rPr>
                <w:rFonts w:ascii="Times" w:hAnsi="Times" w:cs="Times"/>
                <w:sz w:val="18"/>
                <w:szCs w:val="18"/>
              </w:rPr>
              <w:t>No change</w:t>
            </w:r>
          </w:p>
          <w:p w14:paraId="7DE75767"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216" w:type="dxa"/>
            <w:gridSpan w:val="2"/>
            <w:tcBorders>
              <w:top w:val="single" w:sz="4" w:space="0" w:color="auto"/>
              <w:bottom w:val="single" w:sz="4" w:space="0" w:color="auto"/>
            </w:tcBorders>
            <w:shd w:val="clear" w:color="auto" w:fill="auto"/>
          </w:tcPr>
          <w:p w14:paraId="2F1110EA" w14:textId="77777777" w:rsidR="005530D3" w:rsidRPr="008935D3" w:rsidRDefault="005530D3" w:rsidP="00324D78">
            <w:pPr>
              <w:rPr>
                <w:rFonts w:ascii="Times" w:hAnsi="Times" w:cs="Times"/>
                <w:sz w:val="18"/>
                <w:szCs w:val="18"/>
              </w:rPr>
            </w:pPr>
            <w:r w:rsidRPr="008935D3">
              <w:rPr>
                <w:rFonts w:ascii="Times" w:hAnsi="Times" w:cs="Times"/>
                <w:sz w:val="18"/>
                <w:szCs w:val="18"/>
              </w:rPr>
              <w:t>Deteriorated n (%)</w:t>
            </w:r>
          </w:p>
        </w:tc>
        <w:tc>
          <w:tcPr>
            <w:tcW w:w="834" w:type="dxa"/>
            <w:gridSpan w:val="2"/>
            <w:tcBorders>
              <w:top w:val="single" w:sz="4" w:space="0" w:color="auto"/>
              <w:bottom w:val="single" w:sz="4" w:space="0" w:color="auto"/>
            </w:tcBorders>
            <w:shd w:val="clear" w:color="auto" w:fill="auto"/>
          </w:tcPr>
          <w:p w14:paraId="3CC2BCA5" w14:textId="77777777" w:rsidR="005530D3" w:rsidRPr="008935D3" w:rsidRDefault="005530D3" w:rsidP="00324D78">
            <w:pPr>
              <w:rPr>
                <w:rFonts w:ascii="Times" w:hAnsi="Times" w:cs="Times"/>
                <w:sz w:val="18"/>
                <w:szCs w:val="18"/>
              </w:rPr>
            </w:pPr>
            <w:r w:rsidRPr="008935D3">
              <w:rPr>
                <w:rFonts w:ascii="Times" w:hAnsi="Times" w:cs="Times"/>
                <w:sz w:val="18"/>
                <w:szCs w:val="18"/>
              </w:rPr>
              <w:t>Total N</w:t>
            </w:r>
          </w:p>
        </w:tc>
        <w:tc>
          <w:tcPr>
            <w:tcW w:w="1247" w:type="dxa"/>
            <w:tcBorders>
              <w:top w:val="single" w:sz="4" w:space="0" w:color="auto"/>
              <w:bottom w:val="single" w:sz="4" w:space="0" w:color="auto"/>
            </w:tcBorders>
            <w:shd w:val="clear" w:color="auto" w:fill="auto"/>
          </w:tcPr>
          <w:p w14:paraId="15CBE567"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Improved </w:t>
            </w:r>
          </w:p>
          <w:p w14:paraId="4A2C63A1"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067" w:type="dxa"/>
            <w:tcBorders>
              <w:top w:val="single" w:sz="4" w:space="0" w:color="auto"/>
              <w:bottom w:val="single" w:sz="4" w:space="0" w:color="auto"/>
            </w:tcBorders>
            <w:shd w:val="clear" w:color="auto" w:fill="auto"/>
          </w:tcPr>
          <w:p w14:paraId="23F6EEB5" w14:textId="77777777" w:rsidR="005530D3" w:rsidRPr="008935D3" w:rsidRDefault="005530D3" w:rsidP="00324D78">
            <w:pPr>
              <w:rPr>
                <w:rFonts w:ascii="Times" w:hAnsi="Times" w:cs="Times"/>
                <w:sz w:val="18"/>
                <w:szCs w:val="18"/>
              </w:rPr>
            </w:pPr>
            <w:r w:rsidRPr="008935D3">
              <w:rPr>
                <w:rFonts w:ascii="Times" w:hAnsi="Times" w:cs="Times"/>
                <w:sz w:val="18"/>
                <w:szCs w:val="18"/>
              </w:rPr>
              <w:t>No change</w:t>
            </w:r>
          </w:p>
          <w:p w14:paraId="533059B7" w14:textId="77777777" w:rsidR="005530D3" w:rsidRPr="008935D3" w:rsidRDefault="005530D3" w:rsidP="00324D78">
            <w:pPr>
              <w:rPr>
                <w:rFonts w:ascii="Times" w:hAnsi="Times" w:cs="Times"/>
                <w:sz w:val="18"/>
                <w:szCs w:val="18"/>
              </w:rPr>
            </w:pPr>
            <w:r w:rsidRPr="008935D3">
              <w:rPr>
                <w:rFonts w:ascii="Times" w:hAnsi="Times" w:cs="Times"/>
                <w:sz w:val="18"/>
                <w:szCs w:val="18"/>
              </w:rPr>
              <w:t>n (%)</w:t>
            </w:r>
          </w:p>
        </w:tc>
        <w:tc>
          <w:tcPr>
            <w:tcW w:w="1221" w:type="dxa"/>
            <w:tcBorders>
              <w:top w:val="single" w:sz="4" w:space="0" w:color="auto"/>
              <w:bottom w:val="single" w:sz="4" w:space="0" w:color="auto"/>
            </w:tcBorders>
            <w:shd w:val="clear" w:color="auto" w:fill="auto"/>
          </w:tcPr>
          <w:p w14:paraId="00EE91A8" w14:textId="77777777" w:rsidR="005530D3" w:rsidRPr="008935D3" w:rsidRDefault="005530D3" w:rsidP="00324D78">
            <w:pPr>
              <w:rPr>
                <w:rFonts w:ascii="Times" w:hAnsi="Times" w:cs="Times"/>
                <w:sz w:val="18"/>
                <w:szCs w:val="18"/>
              </w:rPr>
            </w:pPr>
            <w:r w:rsidRPr="008935D3">
              <w:rPr>
                <w:rFonts w:ascii="Times" w:hAnsi="Times" w:cs="Times"/>
                <w:sz w:val="18"/>
                <w:szCs w:val="18"/>
              </w:rPr>
              <w:t>Deteriorated n (%)</w:t>
            </w:r>
          </w:p>
        </w:tc>
      </w:tr>
      <w:tr w:rsidR="005530D3" w:rsidRPr="008935D3" w14:paraId="0582532B" w14:textId="77777777" w:rsidTr="00324D78">
        <w:tc>
          <w:tcPr>
            <w:tcW w:w="2268" w:type="dxa"/>
            <w:tcBorders>
              <w:top w:val="single" w:sz="4" w:space="0" w:color="auto"/>
              <w:bottom w:val="nil"/>
            </w:tcBorders>
            <w:shd w:val="clear" w:color="auto" w:fill="auto"/>
          </w:tcPr>
          <w:p w14:paraId="248AAE5D"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DPICS – LP </w:t>
            </w:r>
          </w:p>
        </w:tc>
        <w:tc>
          <w:tcPr>
            <w:tcW w:w="750" w:type="dxa"/>
            <w:tcBorders>
              <w:top w:val="single" w:sz="4" w:space="0" w:color="auto"/>
              <w:bottom w:val="nil"/>
            </w:tcBorders>
            <w:shd w:val="clear" w:color="auto" w:fill="auto"/>
          </w:tcPr>
          <w:p w14:paraId="774FF581" w14:textId="77777777" w:rsidR="005530D3" w:rsidRPr="008935D3" w:rsidRDefault="005530D3" w:rsidP="00324D78">
            <w:pPr>
              <w:rPr>
                <w:rFonts w:ascii="Times" w:hAnsi="Times" w:cs="Times"/>
                <w:sz w:val="18"/>
                <w:szCs w:val="18"/>
              </w:rPr>
            </w:pPr>
            <w:r w:rsidRPr="008935D3">
              <w:rPr>
                <w:rFonts w:ascii="Times" w:hAnsi="Times" w:cs="Times"/>
                <w:sz w:val="18"/>
                <w:szCs w:val="18"/>
              </w:rPr>
              <w:t>22</w:t>
            </w:r>
          </w:p>
        </w:tc>
        <w:tc>
          <w:tcPr>
            <w:tcW w:w="1144" w:type="dxa"/>
            <w:tcBorders>
              <w:top w:val="single" w:sz="4" w:space="0" w:color="auto"/>
              <w:bottom w:val="nil"/>
            </w:tcBorders>
            <w:shd w:val="clear" w:color="auto" w:fill="auto"/>
          </w:tcPr>
          <w:p w14:paraId="518A6041" w14:textId="77777777" w:rsidR="005530D3" w:rsidRPr="008935D3" w:rsidRDefault="005530D3" w:rsidP="00324D78">
            <w:pPr>
              <w:rPr>
                <w:rFonts w:ascii="Times" w:hAnsi="Times" w:cs="Times"/>
                <w:sz w:val="18"/>
                <w:szCs w:val="18"/>
              </w:rPr>
            </w:pPr>
            <w:r w:rsidRPr="008935D3">
              <w:rPr>
                <w:rFonts w:ascii="Times" w:hAnsi="Times" w:cs="Times"/>
                <w:sz w:val="18"/>
                <w:szCs w:val="18"/>
              </w:rPr>
              <w:t>22 (100)</w:t>
            </w:r>
          </w:p>
        </w:tc>
        <w:tc>
          <w:tcPr>
            <w:tcW w:w="1134" w:type="dxa"/>
            <w:tcBorders>
              <w:top w:val="single" w:sz="4" w:space="0" w:color="auto"/>
              <w:bottom w:val="nil"/>
            </w:tcBorders>
            <w:shd w:val="clear" w:color="auto" w:fill="auto"/>
          </w:tcPr>
          <w:p w14:paraId="449B8A56" w14:textId="77777777" w:rsidR="005530D3" w:rsidRPr="008935D3" w:rsidRDefault="005530D3" w:rsidP="00324D78">
            <w:pPr>
              <w:rPr>
                <w:rFonts w:ascii="Times" w:hAnsi="Times" w:cs="Times"/>
                <w:sz w:val="18"/>
                <w:szCs w:val="18"/>
              </w:rPr>
            </w:pPr>
            <w:r w:rsidRPr="008935D3">
              <w:rPr>
                <w:rFonts w:ascii="Times" w:hAnsi="Times" w:cs="Times"/>
                <w:sz w:val="18"/>
                <w:szCs w:val="18"/>
              </w:rPr>
              <w:t>0 (0)</w:t>
            </w:r>
          </w:p>
        </w:tc>
        <w:tc>
          <w:tcPr>
            <w:tcW w:w="1216" w:type="dxa"/>
            <w:tcBorders>
              <w:top w:val="single" w:sz="4" w:space="0" w:color="auto"/>
              <w:bottom w:val="nil"/>
            </w:tcBorders>
            <w:shd w:val="clear" w:color="auto" w:fill="auto"/>
          </w:tcPr>
          <w:p w14:paraId="1E16CE3A" w14:textId="77777777" w:rsidR="005530D3" w:rsidRPr="008935D3" w:rsidRDefault="005530D3" w:rsidP="00324D78">
            <w:pPr>
              <w:rPr>
                <w:rFonts w:ascii="Times" w:hAnsi="Times" w:cs="Times"/>
                <w:sz w:val="18"/>
                <w:szCs w:val="18"/>
              </w:rPr>
            </w:pPr>
            <w:r w:rsidRPr="008935D3">
              <w:rPr>
                <w:rFonts w:ascii="Times" w:hAnsi="Times" w:cs="Times"/>
                <w:sz w:val="18"/>
                <w:szCs w:val="18"/>
              </w:rPr>
              <w:t>0 (0)</w:t>
            </w:r>
          </w:p>
        </w:tc>
        <w:tc>
          <w:tcPr>
            <w:tcW w:w="672" w:type="dxa"/>
            <w:tcBorders>
              <w:top w:val="single" w:sz="4" w:space="0" w:color="auto"/>
              <w:bottom w:val="nil"/>
            </w:tcBorders>
            <w:shd w:val="clear" w:color="auto" w:fill="auto"/>
          </w:tcPr>
          <w:p w14:paraId="6BF23766" w14:textId="77777777" w:rsidR="005530D3" w:rsidRPr="008935D3" w:rsidRDefault="005530D3" w:rsidP="00324D78">
            <w:pPr>
              <w:rPr>
                <w:rFonts w:ascii="Times" w:hAnsi="Times" w:cs="Times"/>
                <w:sz w:val="18"/>
                <w:szCs w:val="18"/>
              </w:rPr>
            </w:pPr>
            <w:r w:rsidRPr="008935D3">
              <w:rPr>
                <w:rFonts w:ascii="Times" w:hAnsi="Times" w:cs="Times"/>
                <w:sz w:val="18"/>
                <w:szCs w:val="18"/>
              </w:rPr>
              <w:t>12</w:t>
            </w:r>
          </w:p>
        </w:tc>
        <w:tc>
          <w:tcPr>
            <w:tcW w:w="1180" w:type="dxa"/>
            <w:tcBorders>
              <w:top w:val="single" w:sz="4" w:space="0" w:color="auto"/>
              <w:bottom w:val="nil"/>
            </w:tcBorders>
            <w:shd w:val="clear" w:color="auto" w:fill="auto"/>
          </w:tcPr>
          <w:p w14:paraId="464423F6" w14:textId="77777777" w:rsidR="005530D3" w:rsidRPr="008935D3" w:rsidRDefault="005530D3" w:rsidP="00324D78">
            <w:pPr>
              <w:rPr>
                <w:rFonts w:ascii="Times" w:hAnsi="Times" w:cs="Times"/>
                <w:sz w:val="18"/>
                <w:szCs w:val="18"/>
              </w:rPr>
            </w:pPr>
            <w:r w:rsidRPr="008935D3">
              <w:rPr>
                <w:rFonts w:ascii="Times" w:hAnsi="Times" w:cs="Times"/>
                <w:sz w:val="18"/>
                <w:szCs w:val="18"/>
              </w:rPr>
              <w:t>4 (33.33)</w:t>
            </w:r>
          </w:p>
        </w:tc>
        <w:tc>
          <w:tcPr>
            <w:tcW w:w="1097" w:type="dxa"/>
            <w:tcBorders>
              <w:top w:val="single" w:sz="4" w:space="0" w:color="auto"/>
              <w:bottom w:val="nil"/>
            </w:tcBorders>
            <w:shd w:val="clear" w:color="auto" w:fill="auto"/>
          </w:tcPr>
          <w:p w14:paraId="3F248163" w14:textId="77777777" w:rsidR="005530D3" w:rsidRPr="008935D3" w:rsidRDefault="005530D3" w:rsidP="00324D78">
            <w:pPr>
              <w:rPr>
                <w:rFonts w:ascii="Times" w:hAnsi="Times" w:cs="Times"/>
                <w:sz w:val="18"/>
                <w:szCs w:val="18"/>
              </w:rPr>
            </w:pPr>
            <w:r w:rsidRPr="008935D3">
              <w:rPr>
                <w:rFonts w:ascii="Times" w:hAnsi="Times" w:cs="Times"/>
                <w:sz w:val="18"/>
                <w:szCs w:val="18"/>
              </w:rPr>
              <w:t>8 (66.67)</w:t>
            </w:r>
          </w:p>
        </w:tc>
        <w:tc>
          <w:tcPr>
            <w:tcW w:w="1216" w:type="dxa"/>
            <w:gridSpan w:val="2"/>
            <w:tcBorders>
              <w:top w:val="single" w:sz="4" w:space="0" w:color="auto"/>
              <w:bottom w:val="nil"/>
            </w:tcBorders>
            <w:shd w:val="clear" w:color="auto" w:fill="auto"/>
          </w:tcPr>
          <w:p w14:paraId="768497D1" w14:textId="77777777" w:rsidR="005530D3" w:rsidRPr="008935D3" w:rsidRDefault="005530D3" w:rsidP="00324D78">
            <w:pPr>
              <w:rPr>
                <w:rFonts w:ascii="Times" w:hAnsi="Times" w:cs="Times"/>
                <w:sz w:val="18"/>
                <w:szCs w:val="18"/>
              </w:rPr>
            </w:pPr>
            <w:r w:rsidRPr="008935D3">
              <w:rPr>
                <w:rFonts w:ascii="Times" w:hAnsi="Times" w:cs="Times"/>
                <w:sz w:val="18"/>
                <w:szCs w:val="18"/>
              </w:rPr>
              <w:t>0 (0)</w:t>
            </w:r>
          </w:p>
        </w:tc>
        <w:tc>
          <w:tcPr>
            <w:tcW w:w="834" w:type="dxa"/>
            <w:gridSpan w:val="2"/>
            <w:tcBorders>
              <w:top w:val="single" w:sz="4" w:space="0" w:color="auto"/>
              <w:bottom w:val="nil"/>
            </w:tcBorders>
            <w:shd w:val="clear" w:color="auto" w:fill="auto"/>
          </w:tcPr>
          <w:p w14:paraId="57C1197F" w14:textId="77777777" w:rsidR="005530D3" w:rsidRPr="008935D3" w:rsidRDefault="005530D3" w:rsidP="00324D78">
            <w:pPr>
              <w:rPr>
                <w:rFonts w:ascii="Times" w:hAnsi="Times" w:cs="Times"/>
                <w:sz w:val="18"/>
                <w:szCs w:val="18"/>
              </w:rPr>
            </w:pPr>
            <w:r w:rsidRPr="008935D3">
              <w:rPr>
                <w:rFonts w:ascii="Times" w:hAnsi="Times" w:cs="Times"/>
                <w:sz w:val="18"/>
                <w:szCs w:val="18"/>
              </w:rPr>
              <w:t>26</w:t>
            </w:r>
          </w:p>
        </w:tc>
        <w:tc>
          <w:tcPr>
            <w:tcW w:w="1247" w:type="dxa"/>
            <w:tcBorders>
              <w:top w:val="single" w:sz="4" w:space="0" w:color="auto"/>
              <w:bottom w:val="nil"/>
            </w:tcBorders>
            <w:shd w:val="clear" w:color="auto" w:fill="auto"/>
          </w:tcPr>
          <w:p w14:paraId="25FBFE9F" w14:textId="77777777" w:rsidR="005530D3" w:rsidRPr="008935D3" w:rsidRDefault="005530D3" w:rsidP="00324D78">
            <w:pPr>
              <w:rPr>
                <w:rFonts w:ascii="Times" w:hAnsi="Times" w:cs="Times"/>
                <w:sz w:val="18"/>
                <w:szCs w:val="18"/>
              </w:rPr>
            </w:pPr>
            <w:r w:rsidRPr="008935D3">
              <w:rPr>
                <w:rFonts w:ascii="Times" w:hAnsi="Times" w:cs="Times"/>
                <w:sz w:val="18"/>
                <w:szCs w:val="18"/>
              </w:rPr>
              <w:t>6 (23.08)</w:t>
            </w:r>
          </w:p>
        </w:tc>
        <w:tc>
          <w:tcPr>
            <w:tcW w:w="1067" w:type="dxa"/>
            <w:tcBorders>
              <w:top w:val="single" w:sz="4" w:space="0" w:color="auto"/>
              <w:bottom w:val="nil"/>
            </w:tcBorders>
            <w:shd w:val="clear" w:color="auto" w:fill="auto"/>
          </w:tcPr>
          <w:p w14:paraId="4F63D94D" w14:textId="77777777" w:rsidR="005530D3" w:rsidRPr="008935D3" w:rsidRDefault="005530D3" w:rsidP="00324D78">
            <w:pPr>
              <w:rPr>
                <w:rFonts w:ascii="Times" w:hAnsi="Times" w:cs="Times"/>
                <w:sz w:val="18"/>
                <w:szCs w:val="18"/>
              </w:rPr>
            </w:pPr>
            <w:r w:rsidRPr="008935D3">
              <w:rPr>
                <w:rFonts w:ascii="Times" w:hAnsi="Times" w:cs="Times"/>
                <w:sz w:val="18"/>
                <w:szCs w:val="18"/>
              </w:rPr>
              <w:t>20 (76.92)</w:t>
            </w:r>
          </w:p>
        </w:tc>
        <w:tc>
          <w:tcPr>
            <w:tcW w:w="1221" w:type="dxa"/>
            <w:tcBorders>
              <w:top w:val="single" w:sz="4" w:space="0" w:color="auto"/>
              <w:bottom w:val="nil"/>
            </w:tcBorders>
            <w:shd w:val="clear" w:color="auto" w:fill="auto"/>
          </w:tcPr>
          <w:p w14:paraId="44943A03" w14:textId="77777777" w:rsidR="005530D3" w:rsidRPr="008935D3" w:rsidRDefault="005530D3" w:rsidP="00324D78">
            <w:pPr>
              <w:rPr>
                <w:rFonts w:ascii="Times" w:hAnsi="Times" w:cs="Times"/>
                <w:sz w:val="18"/>
                <w:szCs w:val="18"/>
              </w:rPr>
            </w:pPr>
            <w:r w:rsidRPr="008935D3">
              <w:rPr>
                <w:rFonts w:ascii="Times" w:hAnsi="Times" w:cs="Times"/>
                <w:sz w:val="18"/>
                <w:szCs w:val="18"/>
              </w:rPr>
              <w:t>0 (0)</w:t>
            </w:r>
          </w:p>
        </w:tc>
      </w:tr>
      <w:tr w:rsidR="005530D3" w:rsidRPr="008935D3" w14:paraId="2C65F37C" w14:textId="77777777" w:rsidTr="00324D78">
        <w:tc>
          <w:tcPr>
            <w:tcW w:w="2268" w:type="dxa"/>
            <w:tcBorders>
              <w:top w:val="nil"/>
            </w:tcBorders>
            <w:shd w:val="clear" w:color="auto" w:fill="auto"/>
          </w:tcPr>
          <w:p w14:paraId="73BD566F" w14:textId="77777777" w:rsidR="005530D3" w:rsidRPr="008935D3" w:rsidRDefault="005530D3" w:rsidP="00324D78">
            <w:pPr>
              <w:rPr>
                <w:rFonts w:ascii="Times" w:hAnsi="Times" w:cs="Times"/>
                <w:sz w:val="18"/>
                <w:szCs w:val="18"/>
              </w:rPr>
            </w:pPr>
            <w:r w:rsidRPr="008935D3">
              <w:rPr>
                <w:rFonts w:ascii="Times" w:hAnsi="Times" w:cs="Times"/>
                <w:sz w:val="18"/>
                <w:szCs w:val="18"/>
              </w:rPr>
              <w:t>DPICS – NTA</w:t>
            </w:r>
          </w:p>
        </w:tc>
        <w:tc>
          <w:tcPr>
            <w:tcW w:w="750" w:type="dxa"/>
            <w:tcBorders>
              <w:top w:val="nil"/>
            </w:tcBorders>
            <w:shd w:val="clear" w:color="auto" w:fill="auto"/>
          </w:tcPr>
          <w:p w14:paraId="41A9DAE8" w14:textId="77777777" w:rsidR="005530D3" w:rsidRPr="008935D3" w:rsidRDefault="005530D3" w:rsidP="00324D78">
            <w:pPr>
              <w:rPr>
                <w:rFonts w:ascii="Times" w:hAnsi="Times" w:cs="Times"/>
                <w:sz w:val="18"/>
                <w:szCs w:val="18"/>
              </w:rPr>
            </w:pPr>
            <w:r w:rsidRPr="008935D3">
              <w:rPr>
                <w:rFonts w:ascii="Times" w:hAnsi="Times" w:cs="Times"/>
                <w:sz w:val="18"/>
                <w:szCs w:val="18"/>
              </w:rPr>
              <w:t>22</w:t>
            </w:r>
          </w:p>
        </w:tc>
        <w:tc>
          <w:tcPr>
            <w:tcW w:w="1144" w:type="dxa"/>
            <w:tcBorders>
              <w:top w:val="nil"/>
            </w:tcBorders>
            <w:shd w:val="clear" w:color="auto" w:fill="auto"/>
          </w:tcPr>
          <w:p w14:paraId="2C3FD66A" w14:textId="77777777" w:rsidR="005530D3" w:rsidRPr="008935D3" w:rsidRDefault="005530D3" w:rsidP="00324D78">
            <w:pPr>
              <w:rPr>
                <w:rFonts w:ascii="Times" w:hAnsi="Times" w:cs="Times"/>
                <w:sz w:val="18"/>
                <w:szCs w:val="18"/>
              </w:rPr>
            </w:pPr>
            <w:r w:rsidRPr="008935D3">
              <w:rPr>
                <w:rFonts w:ascii="Times" w:hAnsi="Times" w:cs="Times"/>
                <w:sz w:val="18"/>
                <w:szCs w:val="18"/>
              </w:rPr>
              <w:t>9 (40.90)</w:t>
            </w:r>
          </w:p>
        </w:tc>
        <w:tc>
          <w:tcPr>
            <w:tcW w:w="1134" w:type="dxa"/>
            <w:tcBorders>
              <w:top w:val="nil"/>
            </w:tcBorders>
            <w:shd w:val="clear" w:color="auto" w:fill="auto"/>
          </w:tcPr>
          <w:p w14:paraId="28117C12" w14:textId="77777777" w:rsidR="005530D3" w:rsidRPr="008935D3" w:rsidRDefault="005530D3" w:rsidP="00324D78">
            <w:pPr>
              <w:rPr>
                <w:rFonts w:ascii="Times" w:hAnsi="Times" w:cs="Times"/>
                <w:sz w:val="18"/>
                <w:szCs w:val="18"/>
              </w:rPr>
            </w:pPr>
            <w:r w:rsidRPr="008935D3">
              <w:rPr>
                <w:rFonts w:ascii="Times" w:hAnsi="Times" w:cs="Times"/>
                <w:sz w:val="18"/>
                <w:szCs w:val="18"/>
              </w:rPr>
              <w:t>7 (31.81)</w:t>
            </w:r>
          </w:p>
        </w:tc>
        <w:tc>
          <w:tcPr>
            <w:tcW w:w="1216" w:type="dxa"/>
            <w:tcBorders>
              <w:top w:val="nil"/>
            </w:tcBorders>
            <w:shd w:val="clear" w:color="auto" w:fill="auto"/>
          </w:tcPr>
          <w:p w14:paraId="41D19708" w14:textId="77777777" w:rsidR="005530D3" w:rsidRPr="008935D3" w:rsidRDefault="005530D3" w:rsidP="00324D78">
            <w:pPr>
              <w:rPr>
                <w:rFonts w:ascii="Times" w:hAnsi="Times" w:cs="Times"/>
                <w:sz w:val="18"/>
                <w:szCs w:val="18"/>
              </w:rPr>
            </w:pPr>
            <w:r w:rsidRPr="008935D3">
              <w:rPr>
                <w:rFonts w:ascii="Times" w:hAnsi="Times" w:cs="Times"/>
                <w:sz w:val="18"/>
                <w:szCs w:val="18"/>
              </w:rPr>
              <w:t>6 (27.27)</w:t>
            </w:r>
          </w:p>
        </w:tc>
        <w:tc>
          <w:tcPr>
            <w:tcW w:w="672" w:type="dxa"/>
            <w:tcBorders>
              <w:top w:val="nil"/>
            </w:tcBorders>
            <w:shd w:val="clear" w:color="auto" w:fill="auto"/>
          </w:tcPr>
          <w:p w14:paraId="209BD53D" w14:textId="77777777" w:rsidR="005530D3" w:rsidRPr="008935D3" w:rsidRDefault="005530D3" w:rsidP="00324D78">
            <w:pPr>
              <w:rPr>
                <w:rFonts w:ascii="Times" w:hAnsi="Times" w:cs="Times"/>
                <w:sz w:val="18"/>
                <w:szCs w:val="18"/>
              </w:rPr>
            </w:pPr>
            <w:r w:rsidRPr="008935D3">
              <w:rPr>
                <w:rFonts w:ascii="Times" w:hAnsi="Times" w:cs="Times"/>
                <w:sz w:val="18"/>
                <w:szCs w:val="18"/>
              </w:rPr>
              <w:t>12</w:t>
            </w:r>
          </w:p>
        </w:tc>
        <w:tc>
          <w:tcPr>
            <w:tcW w:w="1180" w:type="dxa"/>
            <w:tcBorders>
              <w:top w:val="nil"/>
            </w:tcBorders>
            <w:shd w:val="clear" w:color="auto" w:fill="auto"/>
          </w:tcPr>
          <w:p w14:paraId="15505C01" w14:textId="77777777" w:rsidR="005530D3" w:rsidRPr="008935D3" w:rsidRDefault="005530D3" w:rsidP="00324D78">
            <w:pPr>
              <w:rPr>
                <w:rFonts w:ascii="Times" w:hAnsi="Times" w:cs="Times"/>
                <w:sz w:val="18"/>
                <w:szCs w:val="18"/>
              </w:rPr>
            </w:pPr>
            <w:r w:rsidRPr="008935D3">
              <w:rPr>
                <w:rFonts w:ascii="Times" w:hAnsi="Times" w:cs="Times"/>
                <w:sz w:val="18"/>
                <w:szCs w:val="18"/>
              </w:rPr>
              <w:t>0 (0)</w:t>
            </w:r>
          </w:p>
        </w:tc>
        <w:tc>
          <w:tcPr>
            <w:tcW w:w="1097" w:type="dxa"/>
            <w:tcBorders>
              <w:top w:val="nil"/>
            </w:tcBorders>
            <w:shd w:val="clear" w:color="auto" w:fill="auto"/>
          </w:tcPr>
          <w:p w14:paraId="46E659D8" w14:textId="77777777" w:rsidR="005530D3" w:rsidRPr="008935D3" w:rsidRDefault="005530D3" w:rsidP="00324D78">
            <w:pPr>
              <w:rPr>
                <w:rFonts w:ascii="Times" w:hAnsi="Times" w:cs="Times"/>
                <w:sz w:val="18"/>
                <w:szCs w:val="18"/>
              </w:rPr>
            </w:pPr>
            <w:r w:rsidRPr="008935D3">
              <w:rPr>
                <w:rFonts w:ascii="Times" w:hAnsi="Times" w:cs="Times"/>
                <w:sz w:val="18"/>
                <w:szCs w:val="18"/>
              </w:rPr>
              <w:t>4 (33.33)</w:t>
            </w:r>
          </w:p>
        </w:tc>
        <w:tc>
          <w:tcPr>
            <w:tcW w:w="1216" w:type="dxa"/>
            <w:gridSpan w:val="2"/>
            <w:tcBorders>
              <w:top w:val="nil"/>
            </w:tcBorders>
            <w:shd w:val="clear" w:color="auto" w:fill="auto"/>
          </w:tcPr>
          <w:p w14:paraId="0E119840" w14:textId="77777777" w:rsidR="005530D3" w:rsidRPr="008935D3" w:rsidRDefault="005530D3" w:rsidP="00324D78">
            <w:pPr>
              <w:rPr>
                <w:rFonts w:ascii="Times" w:hAnsi="Times" w:cs="Times"/>
                <w:sz w:val="18"/>
                <w:szCs w:val="18"/>
              </w:rPr>
            </w:pPr>
            <w:r w:rsidRPr="008935D3">
              <w:rPr>
                <w:rFonts w:ascii="Times" w:hAnsi="Times" w:cs="Times"/>
                <w:sz w:val="18"/>
                <w:szCs w:val="18"/>
              </w:rPr>
              <w:t>8 (66.67)</w:t>
            </w:r>
          </w:p>
        </w:tc>
        <w:tc>
          <w:tcPr>
            <w:tcW w:w="834" w:type="dxa"/>
            <w:gridSpan w:val="2"/>
            <w:tcBorders>
              <w:top w:val="nil"/>
            </w:tcBorders>
            <w:shd w:val="clear" w:color="auto" w:fill="auto"/>
          </w:tcPr>
          <w:p w14:paraId="540A8E7D" w14:textId="77777777" w:rsidR="005530D3" w:rsidRPr="008935D3" w:rsidRDefault="005530D3" w:rsidP="00324D78">
            <w:pPr>
              <w:rPr>
                <w:rFonts w:ascii="Times" w:hAnsi="Times" w:cs="Times"/>
                <w:sz w:val="18"/>
                <w:szCs w:val="18"/>
              </w:rPr>
            </w:pPr>
            <w:r w:rsidRPr="008935D3">
              <w:rPr>
                <w:rFonts w:ascii="Times" w:hAnsi="Times" w:cs="Times"/>
                <w:sz w:val="18"/>
                <w:szCs w:val="18"/>
              </w:rPr>
              <w:t>26</w:t>
            </w:r>
          </w:p>
        </w:tc>
        <w:tc>
          <w:tcPr>
            <w:tcW w:w="1247" w:type="dxa"/>
            <w:tcBorders>
              <w:top w:val="nil"/>
            </w:tcBorders>
            <w:shd w:val="clear" w:color="auto" w:fill="auto"/>
          </w:tcPr>
          <w:p w14:paraId="340936F0" w14:textId="77777777" w:rsidR="005530D3" w:rsidRPr="008935D3" w:rsidRDefault="005530D3" w:rsidP="00324D78">
            <w:pPr>
              <w:rPr>
                <w:rFonts w:ascii="Times" w:hAnsi="Times" w:cs="Times"/>
                <w:sz w:val="18"/>
                <w:szCs w:val="18"/>
              </w:rPr>
            </w:pPr>
            <w:r w:rsidRPr="008935D3">
              <w:rPr>
                <w:rFonts w:ascii="Times" w:hAnsi="Times" w:cs="Times"/>
                <w:sz w:val="18"/>
                <w:szCs w:val="18"/>
              </w:rPr>
              <w:t>3 (11.54)</w:t>
            </w:r>
          </w:p>
        </w:tc>
        <w:tc>
          <w:tcPr>
            <w:tcW w:w="1067" w:type="dxa"/>
            <w:tcBorders>
              <w:top w:val="nil"/>
            </w:tcBorders>
            <w:shd w:val="clear" w:color="auto" w:fill="auto"/>
          </w:tcPr>
          <w:p w14:paraId="608D73BF" w14:textId="77777777" w:rsidR="005530D3" w:rsidRPr="008935D3" w:rsidRDefault="005530D3" w:rsidP="00324D78">
            <w:pPr>
              <w:rPr>
                <w:rFonts w:ascii="Times" w:hAnsi="Times" w:cs="Times"/>
                <w:sz w:val="18"/>
                <w:szCs w:val="18"/>
              </w:rPr>
            </w:pPr>
            <w:r w:rsidRPr="008935D3">
              <w:rPr>
                <w:rFonts w:ascii="Times" w:hAnsi="Times" w:cs="Times"/>
                <w:sz w:val="18"/>
                <w:szCs w:val="18"/>
              </w:rPr>
              <w:t>11 (42.31)</w:t>
            </w:r>
          </w:p>
        </w:tc>
        <w:tc>
          <w:tcPr>
            <w:tcW w:w="1221" w:type="dxa"/>
            <w:tcBorders>
              <w:top w:val="nil"/>
            </w:tcBorders>
            <w:shd w:val="clear" w:color="auto" w:fill="auto"/>
          </w:tcPr>
          <w:p w14:paraId="2D9E4912" w14:textId="77777777" w:rsidR="005530D3" w:rsidRPr="008935D3" w:rsidRDefault="005530D3" w:rsidP="00324D78">
            <w:pPr>
              <w:rPr>
                <w:rFonts w:ascii="Times" w:hAnsi="Times" w:cs="Times"/>
                <w:sz w:val="18"/>
                <w:szCs w:val="18"/>
              </w:rPr>
            </w:pPr>
            <w:r w:rsidRPr="008935D3">
              <w:rPr>
                <w:rFonts w:ascii="Times" w:hAnsi="Times" w:cs="Times"/>
                <w:sz w:val="18"/>
                <w:szCs w:val="18"/>
              </w:rPr>
              <w:t>12 (46.15)</w:t>
            </w:r>
          </w:p>
        </w:tc>
      </w:tr>
      <w:tr w:rsidR="005530D3" w:rsidRPr="008935D3" w14:paraId="2BA928E9" w14:textId="77777777" w:rsidTr="00324D78">
        <w:tc>
          <w:tcPr>
            <w:tcW w:w="2268" w:type="dxa"/>
            <w:tcBorders>
              <w:top w:val="nil"/>
            </w:tcBorders>
            <w:shd w:val="clear" w:color="auto" w:fill="auto"/>
          </w:tcPr>
          <w:p w14:paraId="5E3A9B82"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NICHD-Sensitivity</w:t>
            </w:r>
          </w:p>
        </w:tc>
        <w:tc>
          <w:tcPr>
            <w:tcW w:w="750" w:type="dxa"/>
            <w:tcBorders>
              <w:top w:val="nil"/>
            </w:tcBorders>
            <w:shd w:val="clear" w:color="auto" w:fill="auto"/>
          </w:tcPr>
          <w:p w14:paraId="096CC4AA" w14:textId="77777777" w:rsidR="005530D3" w:rsidRPr="008935D3" w:rsidRDefault="005530D3" w:rsidP="00324D78">
            <w:pPr>
              <w:rPr>
                <w:rFonts w:ascii="Times" w:hAnsi="Times" w:cs="Times"/>
                <w:sz w:val="18"/>
                <w:szCs w:val="18"/>
              </w:rPr>
            </w:pPr>
            <w:r w:rsidRPr="008935D3">
              <w:rPr>
                <w:rFonts w:ascii="Times" w:hAnsi="Times" w:cs="Times"/>
                <w:sz w:val="18"/>
                <w:szCs w:val="18"/>
              </w:rPr>
              <w:t>19</w:t>
            </w:r>
          </w:p>
        </w:tc>
        <w:tc>
          <w:tcPr>
            <w:tcW w:w="1144" w:type="dxa"/>
            <w:tcBorders>
              <w:top w:val="nil"/>
            </w:tcBorders>
            <w:shd w:val="clear" w:color="auto" w:fill="auto"/>
          </w:tcPr>
          <w:p w14:paraId="2CC15998" w14:textId="77777777" w:rsidR="005530D3" w:rsidRPr="008935D3" w:rsidRDefault="005530D3" w:rsidP="00324D78">
            <w:pPr>
              <w:rPr>
                <w:rFonts w:ascii="Times" w:hAnsi="Times" w:cs="Times"/>
                <w:sz w:val="18"/>
                <w:szCs w:val="18"/>
              </w:rPr>
            </w:pPr>
            <w:r w:rsidRPr="008935D3">
              <w:rPr>
                <w:rFonts w:ascii="Times" w:hAnsi="Times" w:cs="Times"/>
                <w:sz w:val="18"/>
                <w:szCs w:val="18"/>
              </w:rPr>
              <w:t>14 (73.68)</w:t>
            </w:r>
          </w:p>
        </w:tc>
        <w:tc>
          <w:tcPr>
            <w:tcW w:w="1134" w:type="dxa"/>
            <w:tcBorders>
              <w:top w:val="nil"/>
            </w:tcBorders>
            <w:shd w:val="clear" w:color="auto" w:fill="auto"/>
          </w:tcPr>
          <w:p w14:paraId="1096D9AA" w14:textId="77777777" w:rsidR="005530D3" w:rsidRPr="008935D3" w:rsidRDefault="005530D3" w:rsidP="00324D78">
            <w:pPr>
              <w:rPr>
                <w:rFonts w:ascii="Times" w:hAnsi="Times" w:cs="Times"/>
                <w:sz w:val="18"/>
                <w:szCs w:val="18"/>
              </w:rPr>
            </w:pPr>
            <w:r w:rsidRPr="008935D3">
              <w:rPr>
                <w:rFonts w:ascii="Times" w:hAnsi="Times" w:cs="Times"/>
                <w:sz w:val="18"/>
                <w:szCs w:val="18"/>
              </w:rPr>
              <w:t>3 (15.79)</w:t>
            </w:r>
          </w:p>
        </w:tc>
        <w:tc>
          <w:tcPr>
            <w:tcW w:w="1216" w:type="dxa"/>
            <w:tcBorders>
              <w:top w:val="nil"/>
            </w:tcBorders>
            <w:shd w:val="clear" w:color="auto" w:fill="auto"/>
          </w:tcPr>
          <w:p w14:paraId="06290024" w14:textId="77777777" w:rsidR="005530D3" w:rsidRPr="008935D3" w:rsidRDefault="005530D3" w:rsidP="00324D78">
            <w:pPr>
              <w:rPr>
                <w:rFonts w:ascii="Times" w:hAnsi="Times" w:cs="Times"/>
                <w:sz w:val="18"/>
                <w:szCs w:val="18"/>
              </w:rPr>
            </w:pPr>
            <w:r w:rsidRPr="008935D3">
              <w:rPr>
                <w:rFonts w:ascii="Times" w:hAnsi="Times" w:cs="Times"/>
                <w:sz w:val="18"/>
                <w:szCs w:val="18"/>
              </w:rPr>
              <w:t>2 (10.53)</w:t>
            </w:r>
          </w:p>
        </w:tc>
        <w:tc>
          <w:tcPr>
            <w:tcW w:w="672" w:type="dxa"/>
            <w:tcBorders>
              <w:top w:val="nil"/>
            </w:tcBorders>
            <w:shd w:val="clear" w:color="auto" w:fill="auto"/>
          </w:tcPr>
          <w:p w14:paraId="6DF70D16" w14:textId="77777777" w:rsidR="005530D3" w:rsidRPr="008935D3" w:rsidRDefault="005530D3" w:rsidP="00324D78">
            <w:pPr>
              <w:rPr>
                <w:rFonts w:ascii="Times" w:hAnsi="Times" w:cs="Times"/>
                <w:sz w:val="18"/>
                <w:szCs w:val="18"/>
              </w:rPr>
            </w:pPr>
            <w:r w:rsidRPr="008935D3">
              <w:rPr>
                <w:rFonts w:ascii="Times" w:hAnsi="Times" w:cs="Times"/>
                <w:sz w:val="18"/>
                <w:szCs w:val="18"/>
              </w:rPr>
              <w:t>10</w:t>
            </w:r>
          </w:p>
        </w:tc>
        <w:tc>
          <w:tcPr>
            <w:tcW w:w="1180" w:type="dxa"/>
            <w:tcBorders>
              <w:top w:val="nil"/>
            </w:tcBorders>
            <w:shd w:val="clear" w:color="auto" w:fill="auto"/>
          </w:tcPr>
          <w:p w14:paraId="39BE050C" w14:textId="77777777" w:rsidR="005530D3" w:rsidRPr="008935D3" w:rsidRDefault="005530D3" w:rsidP="00324D78">
            <w:pPr>
              <w:rPr>
                <w:rFonts w:ascii="Times" w:hAnsi="Times" w:cs="Times"/>
                <w:sz w:val="18"/>
                <w:szCs w:val="18"/>
              </w:rPr>
            </w:pPr>
            <w:r w:rsidRPr="008935D3">
              <w:rPr>
                <w:rFonts w:ascii="Times" w:hAnsi="Times" w:cs="Times"/>
                <w:sz w:val="18"/>
                <w:szCs w:val="18"/>
              </w:rPr>
              <w:t>4 (40.00)</w:t>
            </w:r>
          </w:p>
        </w:tc>
        <w:tc>
          <w:tcPr>
            <w:tcW w:w="1097" w:type="dxa"/>
            <w:tcBorders>
              <w:top w:val="nil"/>
            </w:tcBorders>
            <w:shd w:val="clear" w:color="auto" w:fill="auto"/>
          </w:tcPr>
          <w:p w14:paraId="49D4612B" w14:textId="77777777" w:rsidR="005530D3" w:rsidRPr="008935D3" w:rsidRDefault="005530D3" w:rsidP="00324D78">
            <w:pPr>
              <w:rPr>
                <w:rFonts w:ascii="Times" w:hAnsi="Times" w:cs="Times"/>
                <w:sz w:val="18"/>
                <w:szCs w:val="18"/>
              </w:rPr>
            </w:pPr>
            <w:r w:rsidRPr="008935D3">
              <w:rPr>
                <w:rFonts w:ascii="Times" w:hAnsi="Times" w:cs="Times"/>
                <w:sz w:val="18"/>
                <w:szCs w:val="18"/>
              </w:rPr>
              <w:t>4 (40.00)</w:t>
            </w:r>
          </w:p>
        </w:tc>
        <w:tc>
          <w:tcPr>
            <w:tcW w:w="1216" w:type="dxa"/>
            <w:gridSpan w:val="2"/>
            <w:tcBorders>
              <w:top w:val="nil"/>
            </w:tcBorders>
            <w:shd w:val="clear" w:color="auto" w:fill="auto"/>
          </w:tcPr>
          <w:p w14:paraId="73A09738" w14:textId="77777777" w:rsidR="005530D3" w:rsidRPr="008935D3" w:rsidRDefault="005530D3" w:rsidP="00324D78">
            <w:pPr>
              <w:rPr>
                <w:rFonts w:ascii="Times" w:hAnsi="Times" w:cs="Times"/>
                <w:sz w:val="18"/>
                <w:szCs w:val="18"/>
              </w:rPr>
            </w:pPr>
            <w:r w:rsidRPr="008935D3">
              <w:rPr>
                <w:rFonts w:ascii="Times" w:hAnsi="Times" w:cs="Times"/>
                <w:sz w:val="18"/>
                <w:szCs w:val="18"/>
              </w:rPr>
              <w:t>2 (20.00)</w:t>
            </w:r>
          </w:p>
        </w:tc>
        <w:tc>
          <w:tcPr>
            <w:tcW w:w="834" w:type="dxa"/>
            <w:gridSpan w:val="2"/>
            <w:tcBorders>
              <w:top w:val="nil"/>
            </w:tcBorders>
            <w:shd w:val="clear" w:color="auto" w:fill="auto"/>
          </w:tcPr>
          <w:p w14:paraId="72D62F0F" w14:textId="77777777" w:rsidR="005530D3" w:rsidRPr="008935D3" w:rsidRDefault="005530D3" w:rsidP="00324D78">
            <w:pPr>
              <w:rPr>
                <w:rFonts w:ascii="Times" w:hAnsi="Times" w:cs="Times"/>
                <w:sz w:val="18"/>
                <w:szCs w:val="18"/>
              </w:rPr>
            </w:pPr>
            <w:r w:rsidRPr="008935D3">
              <w:rPr>
                <w:rFonts w:ascii="Times" w:hAnsi="Times" w:cs="Times"/>
                <w:sz w:val="18"/>
                <w:szCs w:val="18"/>
              </w:rPr>
              <w:t>18</w:t>
            </w:r>
          </w:p>
        </w:tc>
        <w:tc>
          <w:tcPr>
            <w:tcW w:w="1247" w:type="dxa"/>
            <w:tcBorders>
              <w:top w:val="nil"/>
            </w:tcBorders>
            <w:shd w:val="clear" w:color="auto" w:fill="auto"/>
          </w:tcPr>
          <w:p w14:paraId="1DD84C0F" w14:textId="77777777" w:rsidR="005530D3" w:rsidRPr="008935D3" w:rsidRDefault="005530D3" w:rsidP="00324D78">
            <w:pPr>
              <w:rPr>
                <w:rFonts w:ascii="Times" w:hAnsi="Times" w:cs="Times"/>
                <w:sz w:val="18"/>
                <w:szCs w:val="18"/>
              </w:rPr>
            </w:pPr>
            <w:r w:rsidRPr="008935D3">
              <w:rPr>
                <w:rFonts w:ascii="Times" w:hAnsi="Times" w:cs="Times"/>
                <w:sz w:val="18"/>
                <w:szCs w:val="18"/>
              </w:rPr>
              <w:t>7 (38.89)</w:t>
            </w:r>
          </w:p>
        </w:tc>
        <w:tc>
          <w:tcPr>
            <w:tcW w:w="1067" w:type="dxa"/>
            <w:tcBorders>
              <w:top w:val="nil"/>
            </w:tcBorders>
            <w:shd w:val="clear" w:color="auto" w:fill="auto"/>
          </w:tcPr>
          <w:p w14:paraId="0DEAADCC" w14:textId="77777777" w:rsidR="005530D3" w:rsidRPr="008935D3" w:rsidRDefault="005530D3" w:rsidP="00324D78">
            <w:pPr>
              <w:rPr>
                <w:rFonts w:ascii="Times" w:hAnsi="Times" w:cs="Times"/>
                <w:sz w:val="18"/>
                <w:szCs w:val="18"/>
              </w:rPr>
            </w:pPr>
            <w:r w:rsidRPr="008935D3">
              <w:rPr>
                <w:rFonts w:ascii="Times" w:hAnsi="Times" w:cs="Times"/>
                <w:sz w:val="18"/>
                <w:szCs w:val="18"/>
              </w:rPr>
              <w:t>5 (27.78)</w:t>
            </w:r>
          </w:p>
        </w:tc>
        <w:tc>
          <w:tcPr>
            <w:tcW w:w="1221" w:type="dxa"/>
            <w:tcBorders>
              <w:top w:val="nil"/>
            </w:tcBorders>
            <w:shd w:val="clear" w:color="auto" w:fill="auto"/>
          </w:tcPr>
          <w:p w14:paraId="7F1A367C" w14:textId="77777777" w:rsidR="005530D3" w:rsidRPr="008935D3" w:rsidRDefault="005530D3" w:rsidP="00324D78">
            <w:pPr>
              <w:rPr>
                <w:rFonts w:ascii="Times" w:hAnsi="Times" w:cs="Times"/>
                <w:sz w:val="18"/>
                <w:szCs w:val="18"/>
              </w:rPr>
            </w:pPr>
            <w:r w:rsidRPr="008935D3">
              <w:rPr>
                <w:rFonts w:ascii="Times" w:hAnsi="Times" w:cs="Times"/>
                <w:sz w:val="18"/>
                <w:szCs w:val="18"/>
              </w:rPr>
              <w:t>6 (33.33)</w:t>
            </w:r>
          </w:p>
        </w:tc>
      </w:tr>
      <w:tr w:rsidR="005530D3" w:rsidRPr="008935D3" w14:paraId="1A895031" w14:textId="77777777" w:rsidTr="00324D78">
        <w:tc>
          <w:tcPr>
            <w:tcW w:w="2268" w:type="dxa"/>
            <w:tcBorders>
              <w:top w:val="nil"/>
            </w:tcBorders>
            <w:shd w:val="clear" w:color="auto" w:fill="auto"/>
          </w:tcPr>
          <w:p w14:paraId="139341D9" w14:textId="77777777" w:rsidR="005530D3" w:rsidRPr="008935D3" w:rsidRDefault="005530D3" w:rsidP="00324D78">
            <w:pPr>
              <w:rPr>
                <w:rFonts w:ascii="Times" w:hAnsi="Times" w:cs="Times"/>
                <w:sz w:val="18"/>
                <w:szCs w:val="18"/>
              </w:rPr>
            </w:pPr>
            <w:r w:rsidRPr="008935D3">
              <w:rPr>
                <w:rFonts w:ascii="Times" w:hAnsi="Times" w:cs="Times"/>
                <w:sz w:val="18"/>
                <w:szCs w:val="18"/>
              </w:rPr>
              <w:t>MM-appropriate</w:t>
            </w:r>
          </w:p>
        </w:tc>
        <w:tc>
          <w:tcPr>
            <w:tcW w:w="750" w:type="dxa"/>
            <w:tcBorders>
              <w:top w:val="nil"/>
            </w:tcBorders>
            <w:shd w:val="clear" w:color="auto" w:fill="auto"/>
          </w:tcPr>
          <w:p w14:paraId="1351D516"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456869C2" w14:textId="77777777" w:rsidR="005530D3" w:rsidRPr="008935D3" w:rsidRDefault="005530D3" w:rsidP="00324D78">
            <w:pPr>
              <w:rPr>
                <w:rFonts w:ascii="Times" w:hAnsi="Times" w:cs="Times"/>
                <w:sz w:val="18"/>
                <w:szCs w:val="18"/>
              </w:rPr>
            </w:pPr>
            <w:r w:rsidRPr="008935D3">
              <w:rPr>
                <w:rFonts w:ascii="Times" w:hAnsi="Times" w:cs="Times"/>
                <w:sz w:val="18"/>
                <w:szCs w:val="18"/>
              </w:rPr>
              <w:t>11 (47.83)</w:t>
            </w:r>
          </w:p>
        </w:tc>
        <w:tc>
          <w:tcPr>
            <w:tcW w:w="1134" w:type="dxa"/>
            <w:tcBorders>
              <w:top w:val="nil"/>
            </w:tcBorders>
            <w:shd w:val="clear" w:color="auto" w:fill="auto"/>
          </w:tcPr>
          <w:p w14:paraId="51AE1D3A" w14:textId="77777777" w:rsidR="005530D3" w:rsidRPr="008935D3" w:rsidRDefault="005530D3" w:rsidP="00324D78">
            <w:pPr>
              <w:rPr>
                <w:rFonts w:ascii="Times" w:hAnsi="Times" w:cs="Times"/>
                <w:sz w:val="18"/>
                <w:szCs w:val="18"/>
              </w:rPr>
            </w:pPr>
            <w:r w:rsidRPr="008935D3">
              <w:rPr>
                <w:rFonts w:ascii="Times" w:hAnsi="Times" w:cs="Times"/>
                <w:sz w:val="18"/>
                <w:szCs w:val="18"/>
              </w:rPr>
              <w:t>5 (21.74)</w:t>
            </w:r>
          </w:p>
        </w:tc>
        <w:tc>
          <w:tcPr>
            <w:tcW w:w="1216" w:type="dxa"/>
            <w:tcBorders>
              <w:top w:val="nil"/>
            </w:tcBorders>
            <w:shd w:val="clear" w:color="auto" w:fill="auto"/>
          </w:tcPr>
          <w:p w14:paraId="1FA42D89" w14:textId="77777777" w:rsidR="005530D3" w:rsidRPr="008935D3" w:rsidRDefault="005530D3" w:rsidP="00324D78">
            <w:pPr>
              <w:rPr>
                <w:rFonts w:ascii="Times" w:hAnsi="Times" w:cs="Times"/>
                <w:sz w:val="18"/>
                <w:szCs w:val="18"/>
              </w:rPr>
            </w:pPr>
            <w:r w:rsidRPr="008935D3">
              <w:rPr>
                <w:rFonts w:ascii="Times" w:hAnsi="Times" w:cs="Times"/>
                <w:sz w:val="18"/>
                <w:szCs w:val="18"/>
              </w:rPr>
              <w:t>7 (30.43)</w:t>
            </w:r>
          </w:p>
        </w:tc>
        <w:tc>
          <w:tcPr>
            <w:tcW w:w="672" w:type="dxa"/>
            <w:tcBorders>
              <w:top w:val="nil"/>
            </w:tcBorders>
            <w:shd w:val="clear" w:color="auto" w:fill="auto"/>
          </w:tcPr>
          <w:p w14:paraId="7873B715" w14:textId="77777777" w:rsidR="005530D3" w:rsidRPr="008935D3" w:rsidRDefault="005530D3" w:rsidP="00324D78">
            <w:pPr>
              <w:rPr>
                <w:rFonts w:ascii="Times" w:hAnsi="Times" w:cs="Times"/>
                <w:sz w:val="18"/>
                <w:szCs w:val="18"/>
              </w:rPr>
            </w:pPr>
            <w:r w:rsidRPr="008935D3">
              <w:rPr>
                <w:rFonts w:ascii="Times" w:hAnsi="Times" w:cs="Times"/>
                <w:sz w:val="18"/>
                <w:szCs w:val="18"/>
              </w:rPr>
              <w:t>12</w:t>
            </w:r>
          </w:p>
        </w:tc>
        <w:tc>
          <w:tcPr>
            <w:tcW w:w="1180" w:type="dxa"/>
            <w:tcBorders>
              <w:top w:val="nil"/>
            </w:tcBorders>
            <w:shd w:val="clear" w:color="auto" w:fill="auto"/>
          </w:tcPr>
          <w:p w14:paraId="0A43AA6D" w14:textId="77777777" w:rsidR="005530D3" w:rsidRPr="008935D3" w:rsidRDefault="005530D3" w:rsidP="00324D78">
            <w:pPr>
              <w:rPr>
                <w:rFonts w:ascii="Times" w:hAnsi="Times" w:cs="Times"/>
                <w:sz w:val="18"/>
                <w:szCs w:val="18"/>
              </w:rPr>
            </w:pPr>
            <w:r w:rsidRPr="008935D3">
              <w:rPr>
                <w:rFonts w:ascii="Times" w:hAnsi="Times" w:cs="Times"/>
                <w:sz w:val="18"/>
                <w:szCs w:val="18"/>
              </w:rPr>
              <w:t>8 (66.67)</w:t>
            </w:r>
          </w:p>
        </w:tc>
        <w:tc>
          <w:tcPr>
            <w:tcW w:w="1097" w:type="dxa"/>
            <w:tcBorders>
              <w:top w:val="nil"/>
            </w:tcBorders>
            <w:shd w:val="clear" w:color="auto" w:fill="auto"/>
          </w:tcPr>
          <w:p w14:paraId="60EDCC92" w14:textId="77777777" w:rsidR="005530D3" w:rsidRPr="008935D3" w:rsidRDefault="005530D3" w:rsidP="00324D78">
            <w:pPr>
              <w:rPr>
                <w:rFonts w:ascii="Times" w:hAnsi="Times" w:cs="Times"/>
                <w:sz w:val="18"/>
                <w:szCs w:val="18"/>
              </w:rPr>
            </w:pPr>
            <w:r w:rsidRPr="008935D3">
              <w:rPr>
                <w:rFonts w:ascii="Times" w:hAnsi="Times" w:cs="Times"/>
                <w:sz w:val="18"/>
                <w:szCs w:val="18"/>
              </w:rPr>
              <w:t>3 (25.00)</w:t>
            </w:r>
          </w:p>
        </w:tc>
        <w:tc>
          <w:tcPr>
            <w:tcW w:w="1216" w:type="dxa"/>
            <w:gridSpan w:val="2"/>
            <w:tcBorders>
              <w:top w:val="nil"/>
            </w:tcBorders>
            <w:shd w:val="clear" w:color="auto" w:fill="auto"/>
          </w:tcPr>
          <w:p w14:paraId="1DCDE6FD" w14:textId="77777777" w:rsidR="005530D3" w:rsidRPr="008935D3" w:rsidRDefault="005530D3" w:rsidP="00324D78">
            <w:pPr>
              <w:rPr>
                <w:rFonts w:ascii="Times" w:hAnsi="Times" w:cs="Times"/>
                <w:sz w:val="18"/>
                <w:szCs w:val="18"/>
              </w:rPr>
            </w:pPr>
            <w:r w:rsidRPr="008935D3">
              <w:rPr>
                <w:rFonts w:ascii="Times" w:hAnsi="Times" w:cs="Times"/>
                <w:sz w:val="18"/>
                <w:szCs w:val="18"/>
              </w:rPr>
              <w:t>1 (8.33)</w:t>
            </w:r>
          </w:p>
        </w:tc>
        <w:tc>
          <w:tcPr>
            <w:tcW w:w="834" w:type="dxa"/>
            <w:gridSpan w:val="2"/>
            <w:tcBorders>
              <w:top w:val="nil"/>
            </w:tcBorders>
            <w:shd w:val="clear" w:color="auto" w:fill="auto"/>
          </w:tcPr>
          <w:p w14:paraId="7F234B9A" w14:textId="77777777" w:rsidR="005530D3" w:rsidRPr="008935D3" w:rsidRDefault="005530D3" w:rsidP="00324D78">
            <w:pPr>
              <w:rPr>
                <w:rFonts w:ascii="Times" w:hAnsi="Times" w:cs="Times"/>
                <w:sz w:val="18"/>
                <w:szCs w:val="18"/>
              </w:rPr>
            </w:pPr>
            <w:r w:rsidRPr="008935D3">
              <w:rPr>
                <w:rFonts w:ascii="Times" w:hAnsi="Times" w:cs="Times"/>
                <w:sz w:val="18"/>
                <w:szCs w:val="18"/>
              </w:rPr>
              <w:t>26</w:t>
            </w:r>
          </w:p>
        </w:tc>
        <w:tc>
          <w:tcPr>
            <w:tcW w:w="1247" w:type="dxa"/>
            <w:tcBorders>
              <w:top w:val="nil"/>
            </w:tcBorders>
            <w:shd w:val="clear" w:color="auto" w:fill="auto"/>
          </w:tcPr>
          <w:p w14:paraId="08184F08" w14:textId="77777777" w:rsidR="005530D3" w:rsidRPr="008935D3" w:rsidRDefault="005530D3" w:rsidP="00324D78">
            <w:pPr>
              <w:rPr>
                <w:rFonts w:ascii="Times" w:hAnsi="Times" w:cs="Times"/>
                <w:sz w:val="18"/>
                <w:szCs w:val="18"/>
              </w:rPr>
            </w:pPr>
            <w:r w:rsidRPr="008935D3">
              <w:rPr>
                <w:rFonts w:ascii="Times" w:hAnsi="Times" w:cs="Times"/>
                <w:sz w:val="18"/>
                <w:szCs w:val="18"/>
              </w:rPr>
              <w:t>9 (34.62)</w:t>
            </w:r>
          </w:p>
        </w:tc>
        <w:tc>
          <w:tcPr>
            <w:tcW w:w="1067" w:type="dxa"/>
            <w:tcBorders>
              <w:top w:val="nil"/>
            </w:tcBorders>
            <w:shd w:val="clear" w:color="auto" w:fill="auto"/>
          </w:tcPr>
          <w:p w14:paraId="279C9197" w14:textId="77777777" w:rsidR="005530D3" w:rsidRPr="008935D3" w:rsidRDefault="005530D3" w:rsidP="00324D78">
            <w:pPr>
              <w:rPr>
                <w:rFonts w:ascii="Times" w:hAnsi="Times" w:cs="Times"/>
                <w:sz w:val="18"/>
                <w:szCs w:val="18"/>
              </w:rPr>
            </w:pPr>
            <w:r w:rsidRPr="008935D3">
              <w:rPr>
                <w:rFonts w:ascii="Times" w:hAnsi="Times" w:cs="Times"/>
                <w:sz w:val="18"/>
                <w:szCs w:val="18"/>
              </w:rPr>
              <w:t>11 (42.30)</w:t>
            </w:r>
          </w:p>
        </w:tc>
        <w:tc>
          <w:tcPr>
            <w:tcW w:w="1221" w:type="dxa"/>
            <w:tcBorders>
              <w:top w:val="nil"/>
            </w:tcBorders>
            <w:shd w:val="clear" w:color="auto" w:fill="auto"/>
          </w:tcPr>
          <w:p w14:paraId="3C8A23B9" w14:textId="77777777" w:rsidR="005530D3" w:rsidRPr="008935D3" w:rsidRDefault="005530D3" w:rsidP="00324D78">
            <w:pPr>
              <w:rPr>
                <w:rFonts w:ascii="Times" w:hAnsi="Times" w:cs="Times"/>
                <w:sz w:val="18"/>
                <w:szCs w:val="18"/>
              </w:rPr>
            </w:pPr>
            <w:r w:rsidRPr="008935D3">
              <w:rPr>
                <w:rFonts w:ascii="Times" w:hAnsi="Times" w:cs="Times"/>
                <w:sz w:val="18"/>
                <w:szCs w:val="18"/>
              </w:rPr>
              <w:t>6 (23.07)</w:t>
            </w:r>
          </w:p>
        </w:tc>
      </w:tr>
      <w:tr w:rsidR="005530D3" w:rsidRPr="008935D3" w14:paraId="38044847" w14:textId="77777777" w:rsidTr="00324D78">
        <w:tc>
          <w:tcPr>
            <w:tcW w:w="2268" w:type="dxa"/>
            <w:tcBorders>
              <w:top w:val="nil"/>
            </w:tcBorders>
            <w:shd w:val="clear" w:color="auto" w:fill="auto"/>
          </w:tcPr>
          <w:p w14:paraId="20D6356E"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MM-non-attuned </w:t>
            </w:r>
          </w:p>
        </w:tc>
        <w:tc>
          <w:tcPr>
            <w:tcW w:w="750" w:type="dxa"/>
            <w:tcBorders>
              <w:top w:val="nil"/>
            </w:tcBorders>
            <w:shd w:val="clear" w:color="auto" w:fill="auto"/>
          </w:tcPr>
          <w:p w14:paraId="54CC7754"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430ABE76" w14:textId="77777777" w:rsidR="005530D3" w:rsidRPr="008935D3" w:rsidRDefault="005530D3" w:rsidP="00324D78">
            <w:pPr>
              <w:rPr>
                <w:rFonts w:ascii="Times" w:hAnsi="Times" w:cs="Times"/>
                <w:sz w:val="18"/>
                <w:szCs w:val="18"/>
              </w:rPr>
            </w:pPr>
            <w:r w:rsidRPr="008935D3">
              <w:rPr>
                <w:rFonts w:ascii="Times" w:hAnsi="Times" w:cs="Times"/>
                <w:sz w:val="18"/>
                <w:szCs w:val="18"/>
              </w:rPr>
              <w:t>16 (69.57)</w:t>
            </w:r>
          </w:p>
        </w:tc>
        <w:tc>
          <w:tcPr>
            <w:tcW w:w="1134" w:type="dxa"/>
            <w:tcBorders>
              <w:top w:val="nil"/>
            </w:tcBorders>
            <w:shd w:val="clear" w:color="auto" w:fill="auto"/>
          </w:tcPr>
          <w:p w14:paraId="0E3992C1" w14:textId="77777777" w:rsidR="005530D3" w:rsidRPr="008935D3" w:rsidRDefault="005530D3" w:rsidP="00324D78">
            <w:pPr>
              <w:rPr>
                <w:rFonts w:ascii="Times" w:hAnsi="Times" w:cs="Times"/>
                <w:sz w:val="18"/>
                <w:szCs w:val="18"/>
              </w:rPr>
            </w:pPr>
            <w:r w:rsidRPr="008935D3">
              <w:rPr>
                <w:rFonts w:ascii="Times" w:hAnsi="Times" w:cs="Times"/>
                <w:sz w:val="18"/>
                <w:szCs w:val="18"/>
              </w:rPr>
              <w:t>4 (17.40)</w:t>
            </w:r>
          </w:p>
        </w:tc>
        <w:tc>
          <w:tcPr>
            <w:tcW w:w="1216" w:type="dxa"/>
            <w:tcBorders>
              <w:top w:val="nil"/>
            </w:tcBorders>
            <w:shd w:val="clear" w:color="auto" w:fill="auto"/>
          </w:tcPr>
          <w:p w14:paraId="51BFC071" w14:textId="77777777" w:rsidR="005530D3" w:rsidRPr="008935D3" w:rsidRDefault="005530D3" w:rsidP="00324D78">
            <w:pPr>
              <w:rPr>
                <w:rFonts w:ascii="Times" w:hAnsi="Times" w:cs="Times"/>
                <w:sz w:val="18"/>
                <w:szCs w:val="18"/>
              </w:rPr>
            </w:pPr>
            <w:r w:rsidRPr="008935D3">
              <w:rPr>
                <w:rFonts w:ascii="Times" w:hAnsi="Times" w:cs="Times"/>
                <w:sz w:val="18"/>
                <w:szCs w:val="18"/>
              </w:rPr>
              <w:t>3 (13.04)</w:t>
            </w:r>
          </w:p>
        </w:tc>
        <w:tc>
          <w:tcPr>
            <w:tcW w:w="672" w:type="dxa"/>
            <w:tcBorders>
              <w:top w:val="nil"/>
            </w:tcBorders>
            <w:shd w:val="clear" w:color="auto" w:fill="auto"/>
          </w:tcPr>
          <w:p w14:paraId="44469015" w14:textId="77777777" w:rsidR="005530D3" w:rsidRPr="008935D3" w:rsidRDefault="005530D3" w:rsidP="00324D78">
            <w:pPr>
              <w:rPr>
                <w:rFonts w:ascii="Times" w:hAnsi="Times" w:cs="Times"/>
                <w:sz w:val="18"/>
                <w:szCs w:val="18"/>
              </w:rPr>
            </w:pPr>
            <w:r w:rsidRPr="008935D3">
              <w:rPr>
                <w:rFonts w:ascii="Times" w:hAnsi="Times" w:cs="Times"/>
                <w:sz w:val="18"/>
                <w:szCs w:val="18"/>
              </w:rPr>
              <w:t>12</w:t>
            </w:r>
          </w:p>
        </w:tc>
        <w:tc>
          <w:tcPr>
            <w:tcW w:w="1180" w:type="dxa"/>
            <w:tcBorders>
              <w:top w:val="nil"/>
            </w:tcBorders>
            <w:shd w:val="clear" w:color="auto" w:fill="auto"/>
          </w:tcPr>
          <w:p w14:paraId="62125815" w14:textId="77777777" w:rsidR="005530D3" w:rsidRPr="008935D3" w:rsidRDefault="005530D3" w:rsidP="00324D78">
            <w:pPr>
              <w:rPr>
                <w:rFonts w:ascii="Times" w:hAnsi="Times" w:cs="Times"/>
                <w:sz w:val="18"/>
                <w:szCs w:val="18"/>
              </w:rPr>
            </w:pPr>
            <w:r w:rsidRPr="008935D3">
              <w:rPr>
                <w:rFonts w:ascii="Times" w:hAnsi="Times" w:cs="Times"/>
                <w:sz w:val="18"/>
                <w:szCs w:val="18"/>
              </w:rPr>
              <w:t>5 (41.67)</w:t>
            </w:r>
          </w:p>
        </w:tc>
        <w:tc>
          <w:tcPr>
            <w:tcW w:w="1097" w:type="dxa"/>
            <w:tcBorders>
              <w:top w:val="nil"/>
            </w:tcBorders>
            <w:shd w:val="clear" w:color="auto" w:fill="auto"/>
          </w:tcPr>
          <w:p w14:paraId="74CA1164" w14:textId="77777777" w:rsidR="005530D3" w:rsidRPr="008935D3" w:rsidRDefault="005530D3" w:rsidP="00324D78">
            <w:pPr>
              <w:rPr>
                <w:rFonts w:ascii="Times" w:hAnsi="Times" w:cs="Times"/>
                <w:sz w:val="18"/>
                <w:szCs w:val="18"/>
              </w:rPr>
            </w:pPr>
            <w:r w:rsidRPr="008935D3">
              <w:rPr>
                <w:rFonts w:ascii="Times" w:hAnsi="Times" w:cs="Times"/>
                <w:sz w:val="18"/>
                <w:szCs w:val="18"/>
              </w:rPr>
              <w:t>1 (8.33)</w:t>
            </w:r>
          </w:p>
        </w:tc>
        <w:tc>
          <w:tcPr>
            <w:tcW w:w="1216" w:type="dxa"/>
            <w:gridSpan w:val="2"/>
            <w:tcBorders>
              <w:top w:val="nil"/>
            </w:tcBorders>
            <w:shd w:val="clear" w:color="auto" w:fill="auto"/>
          </w:tcPr>
          <w:p w14:paraId="070A1B86" w14:textId="77777777" w:rsidR="005530D3" w:rsidRPr="008935D3" w:rsidRDefault="005530D3" w:rsidP="00324D78">
            <w:pPr>
              <w:rPr>
                <w:rFonts w:ascii="Times" w:hAnsi="Times" w:cs="Times"/>
                <w:sz w:val="18"/>
                <w:szCs w:val="18"/>
              </w:rPr>
            </w:pPr>
            <w:r w:rsidRPr="008935D3">
              <w:rPr>
                <w:rFonts w:ascii="Times" w:hAnsi="Times" w:cs="Times"/>
                <w:sz w:val="18"/>
                <w:szCs w:val="18"/>
              </w:rPr>
              <w:t>6 (50.00)</w:t>
            </w:r>
          </w:p>
        </w:tc>
        <w:tc>
          <w:tcPr>
            <w:tcW w:w="834" w:type="dxa"/>
            <w:gridSpan w:val="2"/>
            <w:tcBorders>
              <w:top w:val="nil"/>
            </w:tcBorders>
            <w:shd w:val="clear" w:color="auto" w:fill="auto"/>
          </w:tcPr>
          <w:p w14:paraId="29CE9044" w14:textId="77777777" w:rsidR="005530D3" w:rsidRPr="008935D3" w:rsidRDefault="005530D3" w:rsidP="00324D78">
            <w:pPr>
              <w:rPr>
                <w:rFonts w:ascii="Times" w:hAnsi="Times" w:cs="Times"/>
                <w:sz w:val="18"/>
                <w:szCs w:val="18"/>
              </w:rPr>
            </w:pPr>
            <w:r w:rsidRPr="008935D3">
              <w:rPr>
                <w:rFonts w:ascii="Times" w:hAnsi="Times" w:cs="Times"/>
                <w:sz w:val="18"/>
                <w:szCs w:val="18"/>
              </w:rPr>
              <w:t>26</w:t>
            </w:r>
          </w:p>
        </w:tc>
        <w:tc>
          <w:tcPr>
            <w:tcW w:w="1247" w:type="dxa"/>
            <w:tcBorders>
              <w:top w:val="nil"/>
            </w:tcBorders>
            <w:shd w:val="clear" w:color="auto" w:fill="auto"/>
          </w:tcPr>
          <w:p w14:paraId="74813719" w14:textId="77777777" w:rsidR="005530D3" w:rsidRPr="008935D3" w:rsidRDefault="005530D3" w:rsidP="00324D78">
            <w:pPr>
              <w:rPr>
                <w:rFonts w:ascii="Times" w:hAnsi="Times" w:cs="Times"/>
                <w:sz w:val="18"/>
                <w:szCs w:val="18"/>
              </w:rPr>
            </w:pPr>
            <w:r w:rsidRPr="008935D3">
              <w:rPr>
                <w:rFonts w:ascii="Times" w:hAnsi="Times" w:cs="Times"/>
                <w:sz w:val="18"/>
                <w:szCs w:val="18"/>
              </w:rPr>
              <w:t>6 (23.08)</w:t>
            </w:r>
          </w:p>
        </w:tc>
        <w:tc>
          <w:tcPr>
            <w:tcW w:w="1067" w:type="dxa"/>
            <w:tcBorders>
              <w:top w:val="nil"/>
            </w:tcBorders>
            <w:shd w:val="clear" w:color="auto" w:fill="auto"/>
          </w:tcPr>
          <w:p w14:paraId="1C2BB557" w14:textId="77777777" w:rsidR="005530D3" w:rsidRPr="008935D3" w:rsidRDefault="005530D3" w:rsidP="00324D78">
            <w:pPr>
              <w:rPr>
                <w:rFonts w:ascii="Times" w:hAnsi="Times" w:cs="Times"/>
                <w:sz w:val="18"/>
                <w:szCs w:val="18"/>
              </w:rPr>
            </w:pPr>
            <w:r w:rsidRPr="008935D3">
              <w:rPr>
                <w:rFonts w:ascii="Times" w:hAnsi="Times" w:cs="Times"/>
                <w:sz w:val="18"/>
                <w:szCs w:val="18"/>
              </w:rPr>
              <w:t>5 (19.23)</w:t>
            </w:r>
          </w:p>
        </w:tc>
        <w:tc>
          <w:tcPr>
            <w:tcW w:w="1221" w:type="dxa"/>
            <w:tcBorders>
              <w:top w:val="nil"/>
            </w:tcBorders>
            <w:shd w:val="clear" w:color="auto" w:fill="auto"/>
          </w:tcPr>
          <w:p w14:paraId="53D89CCD" w14:textId="77777777" w:rsidR="005530D3" w:rsidRPr="008935D3" w:rsidRDefault="005530D3" w:rsidP="00324D78">
            <w:pPr>
              <w:rPr>
                <w:rFonts w:ascii="Times" w:hAnsi="Times" w:cs="Times"/>
                <w:sz w:val="18"/>
                <w:szCs w:val="18"/>
              </w:rPr>
            </w:pPr>
            <w:r w:rsidRPr="008935D3">
              <w:rPr>
                <w:rFonts w:ascii="Times" w:hAnsi="Times" w:cs="Times"/>
                <w:sz w:val="18"/>
                <w:szCs w:val="18"/>
              </w:rPr>
              <w:t>15 (57.69)</w:t>
            </w:r>
          </w:p>
        </w:tc>
      </w:tr>
      <w:tr w:rsidR="005530D3" w:rsidRPr="008935D3" w14:paraId="2A0F0904" w14:textId="77777777" w:rsidTr="00324D78">
        <w:tc>
          <w:tcPr>
            <w:tcW w:w="2268" w:type="dxa"/>
            <w:tcBorders>
              <w:top w:val="nil"/>
            </w:tcBorders>
            <w:shd w:val="clear" w:color="auto" w:fill="auto"/>
          </w:tcPr>
          <w:p w14:paraId="1755A389" w14:textId="77777777" w:rsidR="005530D3" w:rsidRPr="008935D3" w:rsidRDefault="005530D3" w:rsidP="00324D78">
            <w:pPr>
              <w:rPr>
                <w:rFonts w:ascii="Times" w:hAnsi="Times" w:cs="Times"/>
                <w:sz w:val="18"/>
                <w:szCs w:val="18"/>
              </w:rPr>
            </w:pPr>
            <w:r w:rsidRPr="008935D3">
              <w:rPr>
                <w:rFonts w:ascii="Times" w:hAnsi="Times" w:cs="Times"/>
                <w:sz w:val="18"/>
                <w:szCs w:val="18"/>
              </w:rPr>
              <w:t>DRFS</w:t>
            </w:r>
          </w:p>
        </w:tc>
        <w:tc>
          <w:tcPr>
            <w:tcW w:w="750" w:type="dxa"/>
            <w:tcBorders>
              <w:top w:val="nil"/>
            </w:tcBorders>
            <w:shd w:val="clear" w:color="auto" w:fill="auto"/>
          </w:tcPr>
          <w:p w14:paraId="4B6F8D25" w14:textId="77777777" w:rsidR="005530D3" w:rsidRPr="008935D3" w:rsidRDefault="005530D3" w:rsidP="00324D78">
            <w:pPr>
              <w:rPr>
                <w:rFonts w:ascii="Times" w:hAnsi="Times" w:cs="Times"/>
                <w:sz w:val="18"/>
                <w:szCs w:val="18"/>
              </w:rPr>
            </w:pPr>
            <w:r w:rsidRPr="008935D3">
              <w:rPr>
                <w:rFonts w:ascii="Times" w:hAnsi="Times" w:cs="Times"/>
                <w:sz w:val="18"/>
                <w:szCs w:val="18"/>
              </w:rPr>
              <w:t>22</w:t>
            </w:r>
          </w:p>
        </w:tc>
        <w:tc>
          <w:tcPr>
            <w:tcW w:w="1144" w:type="dxa"/>
            <w:tcBorders>
              <w:top w:val="nil"/>
            </w:tcBorders>
            <w:shd w:val="clear" w:color="auto" w:fill="auto"/>
          </w:tcPr>
          <w:p w14:paraId="11869E22" w14:textId="77777777" w:rsidR="005530D3" w:rsidRPr="008935D3" w:rsidRDefault="005530D3" w:rsidP="00324D78">
            <w:pPr>
              <w:rPr>
                <w:rFonts w:ascii="Times" w:hAnsi="Times" w:cs="Times"/>
                <w:sz w:val="18"/>
                <w:szCs w:val="18"/>
              </w:rPr>
            </w:pPr>
            <w:r w:rsidRPr="008935D3">
              <w:rPr>
                <w:rFonts w:ascii="Times" w:hAnsi="Times" w:cs="Times"/>
                <w:sz w:val="18"/>
                <w:szCs w:val="18"/>
              </w:rPr>
              <w:t>13 (59.09)</w:t>
            </w:r>
          </w:p>
        </w:tc>
        <w:tc>
          <w:tcPr>
            <w:tcW w:w="1134" w:type="dxa"/>
            <w:tcBorders>
              <w:top w:val="nil"/>
            </w:tcBorders>
            <w:shd w:val="clear" w:color="auto" w:fill="auto"/>
          </w:tcPr>
          <w:p w14:paraId="746D4215"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9 (40.09) </w:t>
            </w:r>
          </w:p>
        </w:tc>
        <w:tc>
          <w:tcPr>
            <w:tcW w:w="1216" w:type="dxa"/>
            <w:tcBorders>
              <w:top w:val="nil"/>
            </w:tcBorders>
            <w:shd w:val="clear" w:color="auto" w:fill="auto"/>
          </w:tcPr>
          <w:p w14:paraId="1E8D27A0" w14:textId="77777777" w:rsidR="005530D3" w:rsidRPr="008935D3" w:rsidRDefault="005530D3" w:rsidP="00324D78">
            <w:pPr>
              <w:rPr>
                <w:rFonts w:ascii="Times" w:hAnsi="Times" w:cs="Times"/>
                <w:sz w:val="18"/>
                <w:szCs w:val="18"/>
              </w:rPr>
            </w:pPr>
            <w:r w:rsidRPr="008935D3">
              <w:rPr>
                <w:rFonts w:ascii="Times" w:hAnsi="Times" w:cs="Times"/>
                <w:sz w:val="18"/>
                <w:szCs w:val="18"/>
              </w:rPr>
              <w:t>0 (0.00)</w:t>
            </w:r>
          </w:p>
        </w:tc>
        <w:tc>
          <w:tcPr>
            <w:tcW w:w="672" w:type="dxa"/>
            <w:tcBorders>
              <w:top w:val="nil"/>
            </w:tcBorders>
            <w:shd w:val="clear" w:color="auto" w:fill="auto"/>
          </w:tcPr>
          <w:p w14:paraId="2835F2AD" w14:textId="77777777" w:rsidR="005530D3" w:rsidRPr="008935D3" w:rsidRDefault="005530D3" w:rsidP="00324D78">
            <w:pPr>
              <w:rPr>
                <w:rFonts w:ascii="Times" w:hAnsi="Times" w:cs="Times"/>
                <w:sz w:val="18"/>
                <w:szCs w:val="18"/>
              </w:rPr>
            </w:pPr>
            <w:r w:rsidRPr="008935D3">
              <w:rPr>
                <w:rFonts w:ascii="Times" w:hAnsi="Times" w:cs="Times"/>
                <w:sz w:val="18"/>
                <w:szCs w:val="18"/>
              </w:rPr>
              <w:t>13</w:t>
            </w:r>
          </w:p>
        </w:tc>
        <w:tc>
          <w:tcPr>
            <w:tcW w:w="1180" w:type="dxa"/>
            <w:tcBorders>
              <w:top w:val="nil"/>
            </w:tcBorders>
            <w:shd w:val="clear" w:color="auto" w:fill="auto"/>
          </w:tcPr>
          <w:p w14:paraId="38ABB09D"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1097" w:type="dxa"/>
            <w:tcBorders>
              <w:top w:val="nil"/>
            </w:tcBorders>
            <w:shd w:val="clear" w:color="auto" w:fill="auto"/>
          </w:tcPr>
          <w:p w14:paraId="2DA341BD" w14:textId="77777777" w:rsidR="005530D3" w:rsidRPr="008935D3" w:rsidRDefault="005530D3" w:rsidP="00324D78">
            <w:pPr>
              <w:rPr>
                <w:rFonts w:ascii="Times" w:hAnsi="Times" w:cs="Times"/>
                <w:sz w:val="18"/>
                <w:szCs w:val="18"/>
              </w:rPr>
            </w:pPr>
            <w:r w:rsidRPr="008935D3">
              <w:rPr>
                <w:rFonts w:ascii="Times" w:hAnsi="Times" w:cs="Times"/>
                <w:sz w:val="18"/>
                <w:szCs w:val="18"/>
              </w:rPr>
              <w:t>2 (15.38)</w:t>
            </w:r>
          </w:p>
        </w:tc>
        <w:tc>
          <w:tcPr>
            <w:tcW w:w="1216" w:type="dxa"/>
            <w:gridSpan w:val="2"/>
            <w:tcBorders>
              <w:top w:val="nil"/>
            </w:tcBorders>
            <w:shd w:val="clear" w:color="auto" w:fill="auto"/>
          </w:tcPr>
          <w:p w14:paraId="6B1DCD2B" w14:textId="77777777" w:rsidR="005530D3" w:rsidRPr="008935D3" w:rsidRDefault="005530D3" w:rsidP="00324D78">
            <w:pPr>
              <w:rPr>
                <w:rFonts w:ascii="Times" w:hAnsi="Times" w:cs="Times"/>
                <w:sz w:val="18"/>
                <w:szCs w:val="18"/>
              </w:rPr>
            </w:pPr>
            <w:r w:rsidRPr="008935D3">
              <w:rPr>
                <w:rFonts w:ascii="Times" w:hAnsi="Times" w:cs="Times"/>
                <w:sz w:val="18"/>
                <w:szCs w:val="18"/>
              </w:rPr>
              <w:t>6 (46.15)</w:t>
            </w:r>
          </w:p>
        </w:tc>
        <w:tc>
          <w:tcPr>
            <w:tcW w:w="834" w:type="dxa"/>
            <w:gridSpan w:val="2"/>
            <w:tcBorders>
              <w:top w:val="nil"/>
            </w:tcBorders>
            <w:shd w:val="clear" w:color="auto" w:fill="auto"/>
          </w:tcPr>
          <w:p w14:paraId="7154DED5" w14:textId="77777777" w:rsidR="005530D3" w:rsidRPr="008935D3" w:rsidRDefault="005530D3" w:rsidP="00324D78">
            <w:pPr>
              <w:rPr>
                <w:rFonts w:ascii="Times" w:hAnsi="Times" w:cs="Times"/>
                <w:sz w:val="18"/>
                <w:szCs w:val="18"/>
              </w:rPr>
            </w:pPr>
            <w:r w:rsidRPr="008935D3">
              <w:rPr>
                <w:rFonts w:ascii="Times" w:hAnsi="Times" w:cs="Times"/>
                <w:sz w:val="18"/>
                <w:szCs w:val="18"/>
              </w:rPr>
              <w:t>20</w:t>
            </w:r>
          </w:p>
        </w:tc>
        <w:tc>
          <w:tcPr>
            <w:tcW w:w="1247" w:type="dxa"/>
            <w:tcBorders>
              <w:top w:val="nil"/>
            </w:tcBorders>
            <w:shd w:val="clear" w:color="auto" w:fill="auto"/>
          </w:tcPr>
          <w:p w14:paraId="5FF58717" w14:textId="77777777" w:rsidR="005530D3" w:rsidRPr="008935D3" w:rsidRDefault="005530D3" w:rsidP="00324D78">
            <w:pPr>
              <w:rPr>
                <w:rFonts w:ascii="Times" w:hAnsi="Times" w:cs="Times"/>
                <w:sz w:val="18"/>
                <w:szCs w:val="18"/>
              </w:rPr>
            </w:pPr>
            <w:r w:rsidRPr="008935D3">
              <w:rPr>
                <w:rFonts w:ascii="Times" w:hAnsi="Times" w:cs="Times"/>
                <w:sz w:val="18"/>
                <w:szCs w:val="18"/>
              </w:rPr>
              <w:t>7 (35.00)</w:t>
            </w:r>
          </w:p>
        </w:tc>
        <w:tc>
          <w:tcPr>
            <w:tcW w:w="1067" w:type="dxa"/>
            <w:tcBorders>
              <w:top w:val="nil"/>
            </w:tcBorders>
            <w:shd w:val="clear" w:color="auto" w:fill="auto"/>
          </w:tcPr>
          <w:p w14:paraId="694C64FB" w14:textId="77777777" w:rsidR="005530D3" w:rsidRPr="008935D3" w:rsidRDefault="005530D3" w:rsidP="00324D78">
            <w:pPr>
              <w:rPr>
                <w:rFonts w:ascii="Times" w:hAnsi="Times" w:cs="Times"/>
                <w:sz w:val="18"/>
                <w:szCs w:val="18"/>
              </w:rPr>
            </w:pPr>
            <w:r w:rsidRPr="008935D3">
              <w:rPr>
                <w:rFonts w:ascii="Times" w:hAnsi="Times" w:cs="Times"/>
                <w:sz w:val="18"/>
                <w:szCs w:val="18"/>
              </w:rPr>
              <w:t>10 (50.00)</w:t>
            </w:r>
          </w:p>
        </w:tc>
        <w:tc>
          <w:tcPr>
            <w:tcW w:w="1221" w:type="dxa"/>
            <w:tcBorders>
              <w:top w:val="nil"/>
            </w:tcBorders>
            <w:shd w:val="clear" w:color="auto" w:fill="auto"/>
          </w:tcPr>
          <w:p w14:paraId="32CAD30B" w14:textId="77777777" w:rsidR="005530D3" w:rsidRPr="008935D3" w:rsidRDefault="005530D3" w:rsidP="00324D78">
            <w:pPr>
              <w:rPr>
                <w:rFonts w:ascii="Times" w:hAnsi="Times" w:cs="Times"/>
                <w:sz w:val="18"/>
                <w:szCs w:val="18"/>
              </w:rPr>
            </w:pPr>
            <w:r w:rsidRPr="008935D3">
              <w:rPr>
                <w:rFonts w:ascii="Times" w:hAnsi="Times" w:cs="Times"/>
                <w:sz w:val="18"/>
                <w:szCs w:val="18"/>
              </w:rPr>
              <w:t>3 (15.00)</w:t>
            </w:r>
          </w:p>
        </w:tc>
      </w:tr>
      <w:tr w:rsidR="005530D3" w:rsidRPr="008935D3" w14:paraId="3D401C8C" w14:textId="77777777" w:rsidTr="00324D78">
        <w:tc>
          <w:tcPr>
            <w:tcW w:w="2268" w:type="dxa"/>
            <w:tcBorders>
              <w:top w:val="nil"/>
            </w:tcBorders>
            <w:shd w:val="clear" w:color="auto" w:fill="auto"/>
          </w:tcPr>
          <w:p w14:paraId="1DD9A4E3" w14:textId="77777777" w:rsidR="005530D3" w:rsidRPr="008935D3" w:rsidRDefault="005530D3" w:rsidP="00324D78">
            <w:pPr>
              <w:rPr>
                <w:rFonts w:ascii="Times" w:hAnsi="Times" w:cs="Times"/>
                <w:sz w:val="18"/>
                <w:szCs w:val="18"/>
              </w:rPr>
            </w:pPr>
            <w:r w:rsidRPr="008935D3">
              <w:rPr>
                <w:rFonts w:ascii="Times" w:hAnsi="Times" w:cs="Times"/>
                <w:sz w:val="18"/>
                <w:szCs w:val="18"/>
              </w:rPr>
              <w:t>TOPSE-Empathy</w:t>
            </w:r>
          </w:p>
        </w:tc>
        <w:tc>
          <w:tcPr>
            <w:tcW w:w="750" w:type="dxa"/>
            <w:tcBorders>
              <w:top w:val="nil"/>
            </w:tcBorders>
            <w:shd w:val="clear" w:color="auto" w:fill="auto"/>
          </w:tcPr>
          <w:p w14:paraId="4197686A"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688D7D14" w14:textId="77777777" w:rsidR="005530D3" w:rsidRPr="008935D3" w:rsidRDefault="005530D3" w:rsidP="00324D78">
            <w:pPr>
              <w:rPr>
                <w:rFonts w:ascii="Times" w:hAnsi="Times" w:cs="Times"/>
                <w:sz w:val="18"/>
                <w:szCs w:val="18"/>
              </w:rPr>
            </w:pPr>
            <w:r w:rsidRPr="008935D3">
              <w:rPr>
                <w:rFonts w:ascii="Times" w:hAnsi="Times" w:cs="Times"/>
                <w:sz w:val="18"/>
                <w:szCs w:val="18"/>
              </w:rPr>
              <w:t>14 (60.87)</w:t>
            </w:r>
          </w:p>
        </w:tc>
        <w:tc>
          <w:tcPr>
            <w:tcW w:w="1134" w:type="dxa"/>
            <w:tcBorders>
              <w:top w:val="nil"/>
            </w:tcBorders>
            <w:shd w:val="clear" w:color="auto" w:fill="auto"/>
          </w:tcPr>
          <w:p w14:paraId="1704488D" w14:textId="77777777" w:rsidR="005530D3" w:rsidRPr="008935D3" w:rsidRDefault="005530D3" w:rsidP="00324D78">
            <w:pPr>
              <w:rPr>
                <w:rFonts w:ascii="Times" w:hAnsi="Times" w:cs="Times"/>
                <w:sz w:val="18"/>
                <w:szCs w:val="18"/>
              </w:rPr>
            </w:pPr>
            <w:r w:rsidRPr="008935D3">
              <w:rPr>
                <w:rFonts w:ascii="Times" w:hAnsi="Times" w:cs="Times"/>
                <w:sz w:val="18"/>
                <w:szCs w:val="18"/>
              </w:rPr>
              <w:t>4 (17.39)</w:t>
            </w:r>
          </w:p>
        </w:tc>
        <w:tc>
          <w:tcPr>
            <w:tcW w:w="1216" w:type="dxa"/>
            <w:tcBorders>
              <w:top w:val="nil"/>
            </w:tcBorders>
            <w:shd w:val="clear" w:color="auto" w:fill="auto"/>
          </w:tcPr>
          <w:p w14:paraId="1A600C5C" w14:textId="77777777" w:rsidR="005530D3" w:rsidRPr="008935D3" w:rsidRDefault="005530D3" w:rsidP="00324D78">
            <w:pPr>
              <w:rPr>
                <w:rFonts w:ascii="Times" w:hAnsi="Times" w:cs="Times"/>
                <w:sz w:val="18"/>
                <w:szCs w:val="18"/>
              </w:rPr>
            </w:pPr>
            <w:r w:rsidRPr="008935D3">
              <w:rPr>
                <w:rFonts w:ascii="Times" w:hAnsi="Times" w:cs="Times"/>
                <w:sz w:val="18"/>
                <w:szCs w:val="18"/>
              </w:rPr>
              <w:t>5 (21.74)</w:t>
            </w:r>
          </w:p>
        </w:tc>
        <w:tc>
          <w:tcPr>
            <w:tcW w:w="672" w:type="dxa"/>
            <w:tcBorders>
              <w:top w:val="nil"/>
            </w:tcBorders>
            <w:shd w:val="clear" w:color="auto" w:fill="auto"/>
          </w:tcPr>
          <w:p w14:paraId="71C6F5AB" w14:textId="77777777" w:rsidR="005530D3" w:rsidRPr="008935D3" w:rsidRDefault="005530D3" w:rsidP="00324D78">
            <w:pPr>
              <w:rPr>
                <w:rFonts w:ascii="Times" w:hAnsi="Times" w:cs="Times"/>
                <w:sz w:val="18"/>
                <w:szCs w:val="18"/>
              </w:rPr>
            </w:pPr>
            <w:r w:rsidRPr="008935D3">
              <w:rPr>
                <w:rFonts w:ascii="Times" w:hAnsi="Times" w:cs="Times"/>
                <w:sz w:val="18"/>
                <w:szCs w:val="18"/>
              </w:rPr>
              <w:t>13</w:t>
            </w:r>
          </w:p>
        </w:tc>
        <w:tc>
          <w:tcPr>
            <w:tcW w:w="1180" w:type="dxa"/>
            <w:tcBorders>
              <w:top w:val="nil"/>
            </w:tcBorders>
            <w:shd w:val="clear" w:color="auto" w:fill="auto"/>
          </w:tcPr>
          <w:p w14:paraId="78CB8F90" w14:textId="77777777" w:rsidR="005530D3" w:rsidRPr="008935D3" w:rsidRDefault="005530D3" w:rsidP="00324D78">
            <w:pPr>
              <w:rPr>
                <w:rFonts w:ascii="Times" w:hAnsi="Times" w:cs="Times"/>
                <w:sz w:val="18"/>
                <w:szCs w:val="18"/>
              </w:rPr>
            </w:pPr>
            <w:r w:rsidRPr="008935D3">
              <w:rPr>
                <w:rFonts w:ascii="Times" w:hAnsi="Times" w:cs="Times"/>
                <w:sz w:val="18"/>
                <w:szCs w:val="18"/>
              </w:rPr>
              <w:t>6 (46.15)</w:t>
            </w:r>
          </w:p>
        </w:tc>
        <w:tc>
          <w:tcPr>
            <w:tcW w:w="1097" w:type="dxa"/>
            <w:tcBorders>
              <w:top w:val="nil"/>
            </w:tcBorders>
            <w:shd w:val="clear" w:color="auto" w:fill="auto"/>
          </w:tcPr>
          <w:p w14:paraId="344F7DA0" w14:textId="77777777" w:rsidR="005530D3" w:rsidRPr="008935D3" w:rsidRDefault="005530D3" w:rsidP="00324D78">
            <w:pPr>
              <w:rPr>
                <w:rFonts w:ascii="Times" w:hAnsi="Times" w:cs="Times"/>
                <w:sz w:val="18"/>
                <w:szCs w:val="18"/>
              </w:rPr>
            </w:pPr>
            <w:r w:rsidRPr="008935D3">
              <w:rPr>
                <w:rFonts w:ascii="Times" w:hAnsi="Times" w:cs="Times"/>
                <w:sz w:val="18"/>
                <w:szCs w:val="18"/>
              </w:rPr>
              <w:t>1 (7.69)</w:t>
            </w:r>
          </w:p>
        </w:tc>
        <w:tc>
          <w:tcPr>
            <w:tcW w:w="1216" w:type="dxa"/>
            <w:gridSpan w:val="2"/>
            <w:tcBorders>
              <w:top w:val="nil"/>
            </w:tcBorders>
            <w:shd w:val="clear" w:color="auto" w:fill="auto"/>
          </w:tcPr>
          <w:p w14:paraId="689335C5"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834" w:type="dxa"/>
            <w:gridSpan w:val="2"/>
            <w:tcBorders>
              <w:top w:val="nil"/>
            </w:tcBorders>
            <w:shd w:val="clear" w:color="auto" w:fill="auto"/>
          </w:tcPr>
          <w:p w14:paraId="7282ADD1" w14:textId="77777777" w:rsidR="005530D3" w:rsidRPr="008935D3" w:rsidRDefault="005530D3" w:rsidP="00324D78">
            <w:pPr>
              <w:rPr>
                <w:rFonts w:ascii="Times" w:hAnsi="Times" w:cs="Times"/>
                <w:sz w:val="18"/>
                <w:szCs w:val="18"/>
              </w:rPr>
            </w:pPr>
            <w:r w:rsidRPr="008935D3">
              <w:rPr>
                <w:rFonts w:ascii="Times" w:hAnsi="Times" w:cs="Times"/>
                <w:sz w:val="18"/>
                <w:szCs w:val="18"/>
              </w:rPr>
              <w:t>21</w:t>
            </w:r>
          </w:p>
        </w:tc>
        <w:tc>
          <w:tcPr>
            <w:tcW w:w="1247" w:type="dxa"/>
            <w:tcBorders>
              <w:top w:val="nil"/>
            </w:tcBorders>
            <w:shd w:val="clear" w:color="auto" w:fill="auto"/>
          </w:tcPr>
          <w:p w14:paraId="1A53104E" w14:textId="77777777" w:rsidR="005530D3" w:rsidRPr="008935D3" w:rsidRDefault="005530D3" w:rsidP="00324D78">
            <w:pPr>
              <w:rPr>
                <w:rFonts w:ascii="Times" w:hAnsi="Times" w:cs="Times"/>
                <w:sz w:val="18"/>
                <w:szCs w:val="18"/>
              </w:rPr>
            </w:pPr>
            <w:r w:rsidRPr="008935D3">
              <w:rPr>
                <w:rFonts w:ascii="Times" w:hAnsi="Times" w:cs="Times"/>
                <w:sz w:val="18"/>
                <w:szCs w:val="18"/>
              </w:rPr>
              <w:t>10 (47.62)</w:t>
            </w:r>
          </w:p>
        </w:tc>
        <w:tc>
          <w:tcPr>
            <w:tcW w:w="1067" w:type="dxa"/>
            <w:tcBorders>
              <w:top w:val="nil"/>
            </w:tcBorders>
            <w:shd w:val="clear" w:color="auto" w:fill="auto"/>
          </w:tcPr>
          <w:p w14:paraId="7FA55108" w14:textId="77777777" w:rsidR="005530D3" w:rsidRPr="008935D3" w:rsidRDefault="005530D3" w:rsidP="00324D78">
            <w:pPr>
              <w:rPr>
                <w:rFonts w:ascii="Times" w:hAnsi="Times" w:cs="Times"/>
                <w:sz w:val="18"/>
                <w:szCs w:val="18"/>
              </w:rPr>
            </w:pPr>
            <w:r w:rsidRPr="008935D3">
              <w:rPr>
                <w:rFonts w:ascii="Times" w:hAnsi="Times" w:cs="Times"/>
                <w:sz w:val="18"/>
                <w:szCs w:val="18"/>
              </w:rPr>
              <w:t>7 (33.33)</w:t>
            </w:r>
          </w:p>
        </w:tc>
        <w:tc>
          <w:tcPr>
            <w:tcW w:w="1221" w:type="dxa"/>
            <w:tcBorders>
              <w:top w:val="nil"/>
            </w:tcBorders>
            <w:shd w:val="clear" w:color="auto" w:fill="auto"/>
          </w:tcPr>
          <w:p w14:paraId="042291CD" w14:textId="77777777" w:rsidR="005530D3" w:rsidRPr="008935D3" w:rsidRDefault="005530D3" w:rsidP="00324D78">
            <w:pPr>
              <w:rPr>
                <w:rFonts w:ascii="Times" w:hAnsi="Times" w:cs="Times"/>
                <w:sz w:val="18"/>
                <w:szCs w:val="18"/>
              </w:rPr>
            </w:pPr>
            <w:r w:rsidRPr="008935D3">
              <w:rPr>
                <w:rFonts w:ascii="Times" w:hAnsi="Times" w:cs="Times"/>
                <w:sz w:val="18"/>
                <w:szCs w:val="18"/>
              </w:rPr>
              <w:t>4 (21.05)</w:t>
            </w:r>
          </w:p>
        </w:tc>
      </w:tr>
      <w:tr w:rsidR="005530D3" w:rsidRPr="008935D3" w14:paraId="51578E9F" w14:textId="77777777" w:rsidTr="00324D78">
        <w:tc>
          <w:tcPr>
            <w:tcW w:w="2268" w:type="dxa"/>
            <w:tcBorders>
              <w:top w:val="nil"/>
            </w:tcBorders>
            <w:shd w:val="clear" w:color="auto" w:fill="auto"/>
          </w:tcPr>
          <w:p w14:paraId="5F93EDBD" w14:textId="77777777" w:rsidR="005530D3" w:rsidRPr="008935D3" w:rsidRDefault="005530D3" w:rsidP="00324D78">
            <w:pPr>
              <w:rPr>
                <w:rFonts w:ascii="Times" w:hAnsi="Times" w:cs="Times"/>
                <w:sz w:val="18"/>
                <w:szCs w:val="18"/>
              </w:rPr>
            </w:pPr>
            <w:r w:rsidRPr="008935D3">
              <w:rPr>
                <w:rFonts w:ascii="Times" w:hAnsi="Times" w:cs="Times"/>
                <w:sz w:val="18"/>
                <w:szCs w:val="18"/>
              </w:rPr>
              <w:t>TOPSE-Emotion</w:t>
            </w:r>
          </w:p>
        </w:tc>
        <w:tc>
          <w:tcPr>
            <w:tcW w:w="750" w:type="dxa"/>
            <w:tcBorders>
              <w:top w:val="nil"/>
            </w:tcBorders>
            <w:shd w:val="clear" w:color="auto" w:fill="auto"/>
          </w:tcPr>
          <w:p w14:paraId="4914656B"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2E839A15" w14:textId="77777777" w:rsidR="005530D3" w:rsidRPr="008935D3" w:rsidRDefault="005530D3" w:rsidP="00324D78">
            <w:pPr>
              <w:rPr>
                <w:rFonts w:ascii="Times" w:hAnsi="Times" w:cs="Times"/>
                <w:sz w:val="18"/>
                <w:szCs w:val="18"/>
              </w:rPr>
            </w:pPr>
            <w:r w:rsidRPr="008935D3">
              <w:rPr>
                <w:rFonts w:ascii="Times" w:hAnsi="Times" w:cs="Times"/>
                <w:sz w:val="18"/>
                <w:szCs w:val="18"/>
              </w:rPr>
              <w:t>11 (47.83)</w:t>
            </w:r>
          </w:p>
        </w:tc>
        <w:tc>
          <w:tcPr>
            <w:tcW w:w="1134" w:type="dxa"/>
            <w:tcBorders>
              <w:top w:val="nil"/>
            </w:tcBorders>
            <w:shd w:val="clear" w:color="auto" w:fill="auto"/>
          </w:tcPr>
          <w:p w14:paraId="09BAD3CD" w14:textId="77777777" w:rsidR="005530D3" w:rsidRPr="008935D3" w:rsidRDefault="005530D3" w:rsidP="00324D78">
            <w:pPr>
              <w:rPr>
                <w:rFonts w:ascii="Times" w:hAnsi="Times" w:cs="Times"/>
                <w:sz w:val="18"/>
                <w:szCs w:val="18"/>
              </w:rPr>
            </w:pPr>
            <w:r w:rsidRPr="008935D3">
              <w:rPr>
                <w:rFonts w:ascii="Times" w:hAnsi="Times" w:cs="Times"/>
                <w:sz w:val="18"/>
                <w:szCs w:val="18"/>
              </w:rPr>
              <w:t>9 (39.13)</w:t>
            </w:r>
          </w:p>
        </w:tc>
        <w:tc>
          <w:tcPr>
            <w:tcW w:w="1216" w:type="dxa"/>
            <w:tcBorders>
              <w:top w:val="nil"/>
            </w:tcBorders>
            <w:shd w:val="clear" w:color="auto" w:fill="auto"/>
          </w:tcPr>
          <w:p w14:paraId="5F5C0D7A" w14:textId="77777777" w:rsidR="005530D3" w:rsidRPr="008935D3" w:rsidRDefault="005530D3" w:rsidP="00324D78">
            <w:pPr>
              <w:rPr>
                <w:rFonts w:ascii="Times" w:hAnsi="Times" w:cs="Times"/>
                <w:sz w:val="18"/>
                <w:szCs w:val="18"/>
              </w:rPr>
            </w:pPr>
            <w:r w:rsidRPr="008935D3">
              <w:rPr>
                <w:rFonts w:ascii="Times" w:hAnsi="Times" w:cs="Times"/>
                <w:sz w:val="18"/>
                <w:szCs w:val="18"/>
              </w:rPr>
              <w:t>3 (13.04)</w:t>
            </w:r>
          </w:p>
        </w:tc>
        <w:tc>
          <w:tcPr>
            <w:tcW w:w="672" w:type="dxa"/>
            <w:tcBorders>
              <w:top w:val="nil"/>
            </w:tcBorders>
            <w:shd w:val="clear" w:color="auto" w:fill="auto"/>
          </w:tcPr>
          <w:p w14:paraId="697DEF63" w14:textId="77777777" w:rsidR="005530D3" w:rsidRPr="008935D3" w:rsidRDefault="005530D3" w:rsidP="00324D78">
            <w:pPr>
              <w:rPr>
                <w:rFonts w:ascii="Times" w:hAnsi="Times" w:cs="Times"/>
                <w:sz w:val="18"/>
                <w:szCs w:val="18"/>
              </w:rPr>
            </w:pPr>
            <w:r w:rsidRPr="008935D3">
              <w:rPr>
                <w:rFonts w:ascii="Times" w:hAnsi="Times" w:cs="Times"/>
                <w:sz w:val="18"/>
                <w:szCs w:val="18"/>
              </w:rPr>
              <w:t xml:space="preserve"> 13</w:t>
            </w:r>
          </w:p>
        </w:tc>
        <w:tc>
          <w:tcPr>
            <w:tcW w:w="1180" w:type="dxa"/>
            <w:tcBorders>
              <w:top w:val="nil"/>
            </w:tcBorders>
            <w:shd w:val="clear" w:color="auto" w:fill="auto"/>
          </w:tcPr>
          <w:p w14:paraId="1F55A2A7" w14:textId="77777777" w:rsidR="005530D3" w:rsidRPr="008935D3" w:rsidRDefault="005530D3" w:rsidP="00324D78">
            <w:pPr>
              <w:rPr>
                <w:rFonts w:ascii="Times" w:hAnsi="Times" w:cs="Times"/>
                <w:sz w:val="18"/>
                <w:szCs w:val="18"/>
              </w:rPr>
            </w:pPr>
            <w:r w:rsidRPr="008935D3">
              <w:rPr>
                <w:rFonts w:ascii="Times" w:hAnsi="Times" w:cs="Times"/>
                <w:sz w:val="18"/>
                <w:szCs w:val="18"/>
              </w:rPr>
              <w:t>3 (23.08)</w:t>
            </w:r>
          </w:p>
        </w:tc>
        <w:tc>
          <w:tcPr>
            <w:tcW w:w="1097" w:type="dxa"/>
            <w:tcBorders>
              <w:top w:val="nil"/>
            </w:tcBorders>
            <w:shd w:val="clear" w:color="auto" w:fill="auto"/>
          </w:tcPr>
          <w:p w14:paraId="334D938C"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1216" w:type="dxa"/>
            <w:gridSpan w:val="2"/>
            <w:tcBorders>
              <w:top w:val="nil"/>
            </w:tcBorders>
            <w:shd w:val="clear" w:color="auto" w:fill="auto"/>
          </w:tcPr>
          <w:p w14:paraId="42222226"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834" w:type="dxa"/>
            <w:gridSpan w:val="2"/>
            <w:tcBorders>
              <w:top w:val="nil"/>
            </w:tcBorders>
            <w:shd w:val="clear" w:color="auto" w:fill="auto"/>
          </w:tcPr>
          <w:p w14:paraId="3284DFCD" w14:textId="77777777" w:rsidR="005530D3" w:rsidRPr="008935D3" w:rsidRDefault="005530D3" w:rsidP="00324D78">
            <w:pPr>
              <w:rPr>
                <w:rFonts w:ascii="Times" w:hAnsi="Times" w:cs="Times"/>
                <w:sz w:val="18"/>
                <w:szCs w:val="18"/>
              </w:rPr>
            </w:pPr>
            <w:r w:rsidRPr="008935D3">
              <w:rPr>
                <w:rFonts w:ascii="Times" w:hAnsi="Times" w:cs="Times"/>
                <w:sz w:val="18"/>
                <w:szCs w:val="18"/>
              </w:rPr>
              <w:t>21</w:t>
            </w:r>
          </w:p>
        </w:tc>
        <w:tc>
          <w:tcPr>
            <w:tcW w:w="1247" w:type="dxa"/>
            <w:tcBorders>
              <w:top w:val="nil"/>
            </w:tcBorders>
            <w:shd w:val="clear" w:color="auto" w:fill="auto"/>
          </w:tcPr>
          <w:p w14:paraId="2E8A86B4" w14:textId="77777777" w:rsidR="005530D3" w:rsidRPr="008935D3" w:rsidRDefault="005530D3" w:rsidP="00324D78">
            <w:pPr>
              <w:rPr>
                <w:rFonts w:ascii="Times" w:hAnsi="Times" w:cs="Times"/>
                <w:sz w:val="18"/>
                <w:szCs w:val="18"/>
              </w:rPr>
            </w:pPr>
            <w:r w:rsidRPr="008935D3">
              <w:rPr>
                <w:rFonts w:ascii="Times" w:hAnsi="Times" w:cs="Times"/>
                <w:sz w:val="18"/>
                <w:szCs w:val="18"/>
              </w:rPr>
              <w:t>6 (28.57)</w:t>
            </w:r>
          </w:p>
        </w:tc>
        <w:tc>
          <w:tcPr>
            <w:tcW w:w="1067" w:type="dxa"/>
            <w:tcBorders>
              <w:top w:val="nil"/>
            </w:tcBorders>
            <w:shd w:val="clear" w:color="auto" w:fill="auto"/>
          </w:tcPr>
          <w:p w14:paraId="135E68F5" w14:textId="77777777" w:rsidR="005530D3" w:rsidRPr="008935D3" w:rsidRDefault="005530D3" w:rsidP="00324D78">
            <w:pPr>
              <w:rPr>
                <w:rFonts w:ascii="Times" w:hAnsi="Times" w:cs="Times"/>
                <w:sz w:val="18"/>
                <w:szCs w:val="18"/>
              </w:rPr>
            </w:pPr>
            <w:r w:rsidRPr="008935D3">
              <w:rPr>
                <w:rFonts w:ascii="Times" w:hAnsi="Times" w:cs="Times"/>
                <w:sz w:val="18"/>
                <w:szCs w:val="18"/>
              </w:rPr>
              <w:t>7 (33.33)</w:t>
            </w:r>
          </w:p>
        </w:tc>
        <w:tc>
          <w:tcPr>
            <w:tcW w:w="1221" w:type="dxa"/>
            <w:tcBorders>
              <w:top w:val="nil"/>
            </w:tcBorders>
            <w:shd w:val="clear" w:color="auto" w:fill="auto"/>
          </w:tcPr>
          <w:p w14:paraId="27ED3002" w14:textId="77777777" w:rsidR="005530D3" w:rsidRPr="008935D3" w:rsidRDefault="005530D3" w:rsidP="00324D78">
            <w:pPr>
              <w:rPr>
                <w:rFonts w:ascii="Times" w:hAnsi="Times" w:cs="Times"/>
                <w:sz w:val="18"/>
                <w:szCs w:val="18"/>
              </w:rPr>
            </w:pPr>
            <w:r w:rsidRPr="008935D3">
              <w:rPr>
                <w:rFonts w:ascii="Times" w:hAnsi="Times" w:cs="Times"/>
                <w:sz w:val="18"/>
                <w:szCs w:val="18"/>
              </w:rPr>
              <w:t>8 (38.10)</w:t>
            </w:r>
          </w:p>
        </w:tc>
      </w:tr>
      <w:tr w:rsidR="005530D3" w:rsidRPr="008935D3" w14:paraId="5B988FC1" w14:textId="77777777" w:rsidTr="00324D78">
        <w:tc>
          <w:tcPr>
            <w:tcW w:w="2268" w:type="dxa"/>
            <w:tcBorders>
              <w:top w:val="nil"/>
            </w:tcBorders>
            <w:shd w:val="clear" w:color="auto" w:fill="auto"/>
          </w:tcPr>
          <w:p w14:paraId="2707580F"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 xml:space="preserve">DERS </w:t>
            </w:r>
          </w:p>
        </w:tc>
        <w:tc>
          <w:tcPr>
            <w:tcW w:w="750" w:type="dxa"/>
            <w:tcBorders>
              <w:top w:val="nil"/>
            </w:tcBorders>
            <w:shd w:val="clear" w:color="auto" w:fill="auto"/>
          </w:tcPr>
          <w:p w14:paraId="5FC9F94F"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626E3EF0" w14:textId="77777777" w:rsidR="005530D3" w:rsidRPr="008935D3" w:rsidRDefault="005530D3" w:rsidP="00324D78">
            <w:pPr>
              <w:rPr>
                <w:rFonts w:ascii="Times" w:hAnsi="Times" w:cs="Times"/>
                <w:sz w:val="18"/>
                <w:szCs w:val="18"/>
              </w:rPr>
            </w:pPr>
            <w:r w:rsidRPr="008935D3">
              <w:rPr>
                <w:rFonts w:ascii="Times" w:hAnsi="Times" w:cs="Times"/>
                <w:sz w:val="18"/>
                <w:szCs w:val="18"/>
              </w:rPr>
              <w:t>7 (30.43)</w:t>
            </w:r>
          </w:p>
        </w:tc>
        <w:tc>
          <w:tcPr>
            <w:tcW w:w="1134" w:type="dxa"/>
            <w:tcBorders>
              <w:top w:val="nil"/>
            </w:tcBorders>
            <w:shd w:val="clear" w:color="auto" w:fill="auto"/>
          </w:tcPr>
          <w:p w14:paraId="3A7164F7" w14:textId="77777777" w:rsidR="005530D3" w:rsidRPr="008935D3" w:rsidRDefault="005530D3" w:rsidP="00324D78">
            <w:pPr>
              <w:rPr>
                <w:rFonts w:ascii="Times" w:hAnsi="Times" w:cs="Times"/>
                <w:sz w:val="18"/>
                <w:szCs w:val="18"/>
              </w:rPr>
            </w:pPr>
            <w:r w:rsidRPr="008935D3">
              <w:rPr>
                <w:rFonts w:ascii="Times" w:hAnsi="Times" w:cs="Times"/>
                <w:sz w:val="18"/>
                <w:szCs w:val="18"/>
              </w:rPr>
              <w:t>9 (23.13)</w:t>
            </w:r>
          </w:p>
        </w:tc>
        <w:tc>
          <w:tcPr>
            <w:tcW w:w="1216" w:type="dxa"/>
            <w:tcBorders>
              <w:top w:val="nil"/>
            </w:tcBorders>
            <w:shd w:val="clear" w:color="auto" w:fill="auto"/>
          </w:tcPr>
          <w:p w14:paraId="2B3B2129" w14:textId="77777777" w:rsidR="005530D3" w:rsidRPr="008935D3" w:rsidRDefault="005530D3" w:rsidP="00324D78">
            <w:pPr>
              <w:rPr>
                <w:rFonts w:ascii="Times" w:hAnsi="Times" w:cs="Times"/>
                <w:sz w:val="18"/>
                <w:szCs w:val="18"/>
              </w:rPr>
            </w:pPr>
            <w:r w:rsidRPr="008935D3">
              <w:rPr>
                <w:rFonts w:ascii="Times" w:hAnsi="Times" w:cs="Times"/>
                <w:sz w:val="18"/>
                <w:szCs w:val="18"/>
              </w:rPr>
              <w:t>7 (30.43)</w:t>
            </w:r>
          </w:p>
        </w:tc>
        <w:tc>
          <w:tcPr>
            <w:tcW w:w="672" w:type="dxa"/>
            <w:tcBorders>
              <w:top w:val="nil"/>
            </w:tcBorders>
            <w:shd w:val="clear" w:color="auto" w:fill="auto"/>
          </w:tcPr>
          <w:p w14:paraId="1673FC09" w14:textId="77777777" w:rsidR="005530D3" w:rsidRPr="008935D3" w:rsidRDefault="005530D3" w:rsidP="00324D78">
            <w:pPr>
              <w:rPr>
                <w:rFonts w:ascii="Times" w:hAnsi="Times" w:cs="Times"/>
                <w:sz w:val="18"/>
                <w:szCs w:val="18"/>
              </w:rPr>
            </w:pPr>
            <w:r w:rsidRPr="008935D3">
              <w:rPr>
                <w:rFonts w:ascii="Times" w:hAnsi="Times" w:cs="Times"/>
                <w:sz w:val="18"/>
                <w:szCs w:val="18"/>
              </w:rPr>
              <w:t>13</w:t>
            </w:r>
          </w:p>
        </w:tc>
        <w:tc>
          <w:tcPr>
            <w:tcW w:w="1180" w:type="dxa"/>
            <w:tcBorders>
              <w:top w:val="nil"/>
            </w:tcBorders>
            <w:shd w:val="clear" w:color="auto" w:fill="auto"/>
          </w:tcPr>
          <w:p w14:paraId="7A98AC73"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1097" w:type="dxa"/>
            <w:tcBorders>
              <w:top w:val="nil"/>
            </w:tcBorders>
            <w:shd w:val="clear" w:color="auto" w:fill="auto"/>
          </w:tcPr>
          <w:p w14:paraId="4E1CA70C" w14:textId="77777777" w:rsidR="005530D3" w:rsidRPr="008935D3" w:rsidRDefault="005530D3" w:rsidP="00324D78">
            <w:pPr>
              <w:rPr>
                <w:rFonts w:ascii="Times" w:hAnsi="Times" w:cs="Times"/>
                <w:sz w:val="18"/>
                <w:szCs w:val="18"/>
              </w:rPr>
            </w:pPr>
            <w:r w:rsidRPr="008935D3">
              <w:rPr>
                <w:rFonts w:ascii="Times" w:hAnsi="Times" w:cs="Times"/>
                <w:sz w:val="18"/>
                <w:szCs w:val="18"/>
              </w:rPr>
              <w:t>5 (38.46)</w:t>
            </w:r>
          </w:p>
        </w:tc>
        <w:tc>
          <w:tcPr>
            <w:tcW w:w="1216" w:type="dxa"/>
            <w:gridSpan w:val="2"/>
            <w:tcBorders>
              <w:top w:val="nil"/>
            </w:tcBorders>
            <w:shd w:val="clear" w:color="auto" w:fill="auto"/>
          </w:tcPr>
          <w:p w14:paraId="3C414729" w14:textId="77777777" w:rsidR="005530D3" w:rsidRPr="008935D3" w:rsidRDefault="005530D3" w:rsidP="00324D78">
            <w:pPr>
              <w:rPr>
                <w:rFonts w:ascii="Times" w:hAnsi="Times" w:cs="Times"/>
                <w:sz w:val="18"/>
                <w:szCs w:val="18"/>
              </w:rPr>
            </w:pPr>
            <w:r w:rsidRPr="008935D3">
              <w:rPr>
                <w:rFonts w:ascii="Times" w:hAnsi="Times" w:cs="Times"/>
                <w:sz w:val="18"/>
                <w:szCs w:val="18"/>
              </w:rPr>
              <w:t>3 (23.08)</w:t>
            </w:r>
          </w:p>
        </w:tc>
        <w:tc>
          <w:tcPr>
            <w:tcW w:w="834" w:type="dxa"/>
            <w:gridSpan w:val="2"/>
            <w:tcBorders>
              <w:top w:val="nil"/>
            </w:tcBorders>
            <w:shd w:val="clear" w:color="auto" w:fill="auto"/>
          </w:tcPr>
          <w:p w14:paraId="2F53B488" w14:textId="77777777" w:rsidR="005530D3" w:rsidRPr="008935D3" w:rsidRDefault="005530D3" w:rsidP="00324D78">
            <w:pPr>
              <w:rPr>
                <w:rFonts w:ascii="Times" w:hAnsi="Times" w:cs="Times"/>
                <w:sz w:val="18"/>
                <w:szCs w:val="18"/>
              </w:rPr>
            </w:pPr>
            <w:r w:rsidRPr="008935D3">
              <w:rPr>
                <w:rFonts w:ascii="Times" w:hAnsi="Times" w:cs="Times"/>
                <w:sz w:val="18"/>
                <w:szCs w:val="18"/>
              </w:rPr>
              <w:t>21</w:t>
            </w:r>
          </w:p>
        </w:tc>
        <w:tc>
          <w:tcPr>
            <w:tcW w:w="1247" w:type="dxa"/>
            <w:tcBorders>
              <w:top w:val="nil"/>
            </w:tcBorders>
            <w:shd w:val="clear" w:color="auto" w:fill="auto"/>
          </w:tcPr>
          <w:p w14:paraId="39418792" w14:textId="77777777" w:rsidR="005530D3" w:rsidRPr="008935D3" w:rsidRDefault="005530D3" w:rsidP="00324D78">
            <w:pPr>
              <w:rPr>
                <w:rFonts w:ascii="Times" w:hAnsi="Times" w:cs="Times"/>
                <w:sz w:val="18"/>
                <w:szCs w:val="18"/>
              </w:rPr>
            </w:pPr>
            <w:r w:rsidRPr="008935D3">
              <w:rPr>
                <w:rFonts w:ascii="Times" w:hAnsi="Times" w:cs="Times"/>
                <w:sz w:val="18"/>
                <w:szCs w:val="18"/>
              </w:rPr>
              <w:t>4 (19.05)</w:t>
            </w:r>
          </w:p>
        </w:tc>
        <w:tc>
          <w:tcPr>
            <w:tcW w:w="1067" w:type="dxa"/>
            <w:tcBorders>
              <w:top w:val="nil"/>
            </w:tcBorders>
            <w:shd w:val="clear" w:color="auto" w:fill="auto"/>
          </w:tcPr>
          <w:p w14:paraId="21FAAE6D" w14:textId="77777777" w:rsidR="005530D3" w:rsidRPr="008935D3" w:rsidRDefault="005530D3" w:rsidP="00324D78">
            <w:pPr>
              <w:rPr>
                <w:rFonts w:ascii="Times" w:hAnsi="Times" w:cs="Times"/>
                <w:sz w:val="18"/>
                <w:szCs w:val="18"/>
              </w:rPr>
            </w:pPr>
            <w:r w:rsidRPr="008935D3">
              <w:rPr>
                <w:rFonts w:ascii="Times" w:hAnsi="Times" w:cs="Times"/>
                <w:sz w:val="18"/>
                <w:szCs w:val="18"/>
              </w:rPr>
              <w:t>5 (23.81)</w:t>
            </w:r>
          </w:p>
        </w:tc>
        <w:tc>
          <w:tcPr>
            <w:tcW w:w="1221" w:type="dxa"/>
            <w:tcBorders>
              <w:top w:val="nil"/>
            </w:tcBorders>
            <w:shd w:val="clear" w:color="auto" w:fill="auto"/>
          </w:tcPr>
          <w:p w14:paraId="290262E4" w14:textId="77777777" w:rsidR="005530D3" w:rsidRPr="008935D3" w:rsidRDefault="005530D3" w:rsidP="00324D78">
            <w:pPr>
              <w:rPr>
                <w:rFonts w:ascii="Times" w:hAnsi="Times" w:cs="Times"/>
                <w:sz w:val="18"/>
                <w:szCs w:val="18"/>
              </w:rPr>
            </w:pPr>
            <w:r w:rsidRPr="008935D3">
              <w:rPr>
                <w:rFonts w:ascii="Times" w:hAnsi="Times" w:cs="Times"/>
                <w:sz w:val="18"/>
                <w:szCs w:val="18"/>
              </w:rPr>
              <w:t>12 (57.14)</w:t>
            </w:r>
          </w:p>
        </w:tc>
      </w:tr>
      <w:tr w:rsidR="005530D3" w:rsidRPr="008935D3" w14:paraId="024D958B" w14:textId="77777777" w:rsidTr="00324D78">
        <w:tc>
          <w:tcPr>
            <w:tcW w:w="2268" w:type="dxa"/>
            <w:tcBorders>
              <w:top w:val="nil"/>
            </w:tcBorders>
            <w:shd w:val="clear" w:color="auto" w:fill="auto"/>
          </w:tcPr>
          <w:p w14:paraId="06CFD188"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 xml:space="preserve">CHQ-mother helpless </w:t>
            </w:r>
          </w:p>
        </w:tc>
        <w:tc>
          <w:tcPr>
            <w:tcW w:w="750" w:type="dxa"/>
            <w:tcBorders>
              <w:top w:val="nil"/>
            </w:tcBorders>
            <w:shd w:val="clear" w:color="auto" w:fill="auto"/>
          </w:tcPr>
          <w:p w14:paraId="6DA60FE4" w14:textId="77777777" w:rsidR="005530D3" w:rsidRPr="008935D3" w:rsidRDefault="005530D3" w:rsidP="00324D78">
            <w:pPr>
              <w:rPr>
                <w:rFonts w:ascii="Times" w:hAnsi="Times" w:cs="Times"/>
                <w:sz w:val="18"/>
                <w:szCs w:val="18"/>
              </w:rPr>
            </w:pPr>
            <w:r w:rsidRPr="008935D3">
              <w:rPr>
                <w:rFonts w:ascii="Times" w:hAnsi="Times" w:cs="Times"/>
                <w:sz w:val="18"/>
                <w:szCs w:val="18"/>
              </w:rPr>
              <w:t>22</w:t>
            </w:r>
          </w:p>
        </w:tc>
        <w:tc>
          <w:tcPr>
            <w:tcW w:w="1144" w:type="dxa"/>
            <w:tcBorders>
              <w:top w:val="nil"/>
            </w:tcBorders>
            <w:shd w:val="clear" w:color="auto" w:fill="auto"/>
          </w:tcPr>
          <w:p w14:paraId="16BC9498" w14:textId="77777777" w:rsidR="005530D3" w:rsidRPr="008935D3" w:rsidRDefault="005530D3" w:rsidP="00324D78">
            <w:pPr>
              <w:rPr>
                <w:rFonts w:ascii="Times" w:hAnsi="Times" w:cs="Times"/>
                <w:sz w:val="18"/>
                <w:szCs w:val="18"/>
              </w:rPr>
            </w:pPr>
            <w:r w:rsidRPr="008935D3">
              <w:rPr>
                <w:rFonts w:ascii="Times" w:hAnsi="Times" w:cs="Times"/>
                <w:sz w:val="18"/>
                <w:szCs w:val="18"/>
              </w:rPr>
              <w:t>4 (18.18)</w:t>
            </w:r>
          </w:p>
        </w:tc>
        <w:tc>
          <w:tcPr>
            <w:tcW w:w="1134" w:type="dxa"/>
            <w:tcBorders>
              <w:top w:val="nil"/>
            </w:tcBorders>
            <w:shd w:val="clear" w:color="auto" w:fill="auto"/>
          </w:tcPr>
          <w:p w14:paraId="5B9D3AF2" w14:textId="77777777" w:rsidR="005530D3" w:rsidRPr="008935D3" w:rsidRDefault="005530D3" w:rsidP="00324D78">
            <w:pPr>
              <w:rPr>
                <w:rFonts w:ascii="Times" w:hAnsi="Times" w:cs="Times"/>
                <w:sz w:val="18"/>
                <w:szCs w:val="18"/>
              </w:rPr>
            </w:pPr>
            <w:r w:rsidRPr="008935D3">
              <w:rPr>
                <w:rFonts w:ascii="Times" w:hAnsi="Times" w:cs="Times"/>
                <w:sz w:val="18"/>
                <w:szCs w:val="18"/>
              </w:rPr>
              <w:t>7 (31.82)</w:t>
            </w:r>
          </w:p>
        </w:tc>
        <w:tc>
          <w:tcPr>
            <w:tcW w:w="1216" w:type="dxa"/>
            <w:tcBorders>
              <w:top w:val="nil"/>
            </w:tcBorders>
            <w:shd w:val="clear" w:color="auto" w:fill="auto"/>
          </w:tcPr>
          <w:p w14:paraId="39EB4ACE" w14:textId="77777777" w:rsidR="005530D3" w:rsidRPr="008935D3" w:rsidRDefault="005530D3" w:rsidP="00324D78">
            <w:pPr>
              <w:rPr>
                <w:rFonts w:ascii="Times" w:hAnsi="Times" w:cs="Times"/>
                <w:sz w:val="18"/>
                <w:szCs w:val="18"/>
              </w:rPr>
            </w:pPr>
            <w:r w:rsidRPr="008935D3">
              <w:rPr>
                <w:rFonts w:ascii="Times" w:hAnsi="Times" w:cs="Times"/>
                <w:sz w:val="18"/>
                <w:szCs w:val="18"/>
              </w:rPr>
              <w:t>11 (50.00)</w:t>
            </w:r>
          </w:p>
        </w:tc>
        <w:tc>
          <w:tcPr>
            <w:tcW w:w="672" w:type="dxa"/>
            <w:tcBorders>
              <w:top w:val="nil"/>
            </w:tcBorders>
            <w:shd w:val="clear" w:color="auto" w:fill="auto"/>
          </w:tcPr>
          <w:p w14:paraId="12A1821A" w14:textId="77777777" w:rsidR="005530D3" w:rsidRPr="008935D3" w:rsidRDefault="005530D3" w:rsidP="00324D78">
            <w:pPr>
              <w:rPr>
                <w:rFonts w:ascii="Times" w:hAnsi="Times" w:cs="Times"/>
                <w:sz w:val="18"/>
                <w:szCs w:val="18"/>
              </w:rPr>
            </w:pPr>
            <w:r w:rsidRPr="008935D3">
              <w:rPr>
                <w:rFonts w:ascii="Times" w:hAnsi="Times" w:cs="Times"/>
                <w:sz w:val="18"/>
                <w:szCs w:val="18"/>
              </w:rPr>
              <w:t>13</w:t>
            </w:r>
          </w:p>
        </w:tc>
        <w:tc>
          <w:tcPr>
            <w:tcW w:w="1180" w:type="dxa"/>
            <w:tcBorders>
              <w:top w:val="nil"/>
            </w:tcBorders>
            <w:shd w:val="clear" w:color="auto" w:fill="auto"/>
          </w:tcPr>
          <w:p w14:paraId="5908DAF0" w14:textId="77777777" w:rsidR="005530D3" w:rsidRPr="008935D3" w:rsidRDefault="005530D3" w:rsidP="00324D78">
            <w:pPr>
              <w:rPr>
                <w:rFonts w:ascii="Times" w:hAnsi="Times" w:cs="Times"/>
                <w:sz w:val="18"/>
                <w:szCs w:val="18"/>
              </w:rPr>
            </w:pPr>
            <w:r w:rsidRPr="008935D3">
              <w:rPr>
                <w:rFonts w:ascii="Times" w:hAnsi="Times" w:cs="Times"/>
                <w:sz w:val="18"/>
                <w:szCs w:val="18"/>
              </w:rPr>
              <w:t>4 (30.77)</w:t>
            </w:r>
          </w:p>
        </w:tc>
        <w:tc>
          <w:tcPr>
            <w:tcW w:w="1097" w:type="dxa"/>
            <w:tcBorders>
              <w:top w:val="nil"/>
            </w:tcBorders>
            <w:shd w:val="clear" w:color="auto" w:fill="auto"/>
          </w:tcPr>
          <w:p w14:paraId="43C40B92" w14:textId="77777777" w:rsidR="005530D3" w:rsidRPr="008935D3" w:rsidRDefault="005530D3" w:rsidP="00324D78">
            <w:pPr>
              <w:rPr>
                <w:rFonts w:ascii="Times" w:hAnsi="Times" w:cs="Times"/>
                <w:sz w:val="18"/>
                <w:szCs w:val="18"/>
              </w:rPr>
            </w:pPr>
            <w:r w:rsidRPr="008935D3">
              <w:rPr>
                <w:rFonts w:ascii="Times" w:hAnsi="Times" w:cs="Times"/>
                <w:sz w:val="18"/>
                <w:szCs w:val="18"/>
              </w:rPr>
              <w:t>2 (15.38)</w:t>
            </w:r>
          </w:p>
        </w:tc>
        <w:tc>
          <w:tcPr>
            <w:tcW w:w="1216" w:type="dxa"/>
            <w:gridSpan w:val="2"/>
            <w:tcBorders>
              <w:top w:val="nil"/>
            </w:tcBorders>
            <w:shd w:val="clear" w:color="auto" w:fill="auto"/>
          </w:tcPr>
          <w:p w14:paraId="52FCA679" w14:textId="77777777" w:rsidR="005530D3" w:rsidRPr="008935D3" w:rsidRDefault="005530D3" w:rsidP="00324D78">
            <w:pPr>
              <w:rPr>
                <w:rFonts w:ascii="Times" w:hAnsi="Times" w:cs="Times"/>
                <w:sz w:val="18"/>
                <w:szCs w:val="18"/>
              </w:rPr>
            </w:pPr>
            <w:r w:rsidRPr="008935D3">
              <w:rPr>
                <w:rFonts w:ascii="Times" w:hAnsi="Times" w:cs="Times"/>
                <w:sz w:val="18"/>
                <w:szCs w:val="18"/>
              </w:rPr>
              <w:t>7 (53.85)</w:t>
            </w:r>
          </w:p>
        </w:tc>
        <w:tc>
          <w:tcPr>
            <w:tcW w:w="834" w:type="dxa"/>
            <w:gridSpan w:val="2"/>
            <w:tcBorders>
              <w:top w:val="nil"/>
            </w:tcBorders>
            <w:shd w:val="clear" w:color="auto" w:fill="auto"/>
          </w:tcPr>
          <w:p w14:paraId="418B3FE8" w14:textId="77777777" w:rsidR="005530D3" w:rsidRPr="008935D3" w:rsidRDefault="005530D3" w:rsidP="00324D78">
            <w:pPr>
              <w:rPr>
                <w:rFonts w:ascii="Times" w:hAnsi="Times" w:cs="Times"/>
                <w:sz w:val="18"/>
                <w:szCs w:val="18"/>
              </w:rPr>
            </w:pPr>
            <w:r w:rsidRPr="008935D3">
              <w:rPr>
                <w:rFonts w:ascii="Times" w:hAnsi="Times" w:cs="Times"/>
                <w:sz w:val="18"/>
                <w:szCs w:val="18"/>
              </w:rPr>
              <w:t>20</w:t>
            </w:r>
          </w:p>
        </w:tc>
        <w:tc>
          <w:tcPr>
            <w:tcW w:w="1247" w:type="dxa"/>
            <w:tcBorders>
              <w:top w:val="nil"/>
            </w:tcBorders>
            <w:shd w:val="clear" w:color="auto" w:fill="auto"/>
          </w:tcPr>
          <w:p w14:paraId="161F79DB" w14:textId="77777777" w:rsidR="005530D3" w:rsidRPr="008935D3" w:rsidRDefault="005530D3" w:rsidP="00324D78">
            <w:pPr>
              <w:rPr>
                <w:rFonts w:ascii="Times" w:hAnsi="Times" w:cs="Times"/>
                <w:sz w:val="18"/>
                <w:szCs w:val="18"/>
              </w:rPr>
            </w:pPr>
            <w:r w:rsidRPr="008935D3">
              <w:rPr>
                <w:rFonts w:ascii="Times" w:hAnsi="Times" w:cs="Times"/>
                <w:sz w:val="18"/>
                <w:szCs w:val="18"/>
              </w:rPr>
              <w:t>4 (20.00)</w:t>
            </w:r>
          </w:p>
        </w:tc>
        <w:tc>
          <w:tcPr>
            <w:tcW w:w="1067" w:type="dxa"/>
            <w:tcBorders>
              <w:top w:val="nil"/>
            </w:tcBorders>
            <w:shd w:val="clear" w:color="auto" w:fill="auto"/>
          </w:tcPr>
          <w:p w14:paraId="5092807A" w14:textId="77777777" w:rsidR="005530D3" w:rsidRPr="008935D3" w:rsidRDefault="005530D3" w:rsidP="00324D78">
            <w:pPr>
              <w:rPr>
                <w:rFonts w:ascii="Times" w:hAnsi="Times" w:cs="Times"/>
                <w:sz w:val="18"/>
                <w:szCs w:val="18"/>
              </w:rPr>
            </w:pPr>
            <w:r w:rsidRPr="008935D3">
              <w:rPr>
                <w:rFonts w:ascii="Times" w:hAnsi="Times" w:cs="Times"/>
                <w:sz w:val="18"/>
                <w:szCs w:val="18"/>
              </w:rPr>
              <w:t>7 (35.00)</w:t>
            </w:r>
          </w:p>
        </w:tc>
        <w:tc>
          <w:tcPr>
            <w:tcW w:w="1221" w:type="dxa"/>
            <w:tcBorders>
              <w:top w:val="nil"/>
            </w:tcBorders>
            <w:shd w:val="clear" w:color="auto" w:fill="auto"/>
          </w:tcPr>
          <w:p w14:paraId="1F57B1D2" w14:textId="77777777" w:rsidR="005530D3" w:rsidRPr="008935D3" w:rsidRDefault="005530D3" w:rsidP="00324D78">
            <w:pPr>
              <w:rPr>
                <w:rFonts w:ascii="Times" w:hAnsi="Times" w:cs="Times"/>
                <w:sz w:val="18"/>
                <w:szCs w:val="18"/>
              </w:rPr>
            </w:pPr>
            <w:r w:rsidRPr="008935D3">
              <w:rPr>
                <w:rFonts w:ascii="Times" w:hAnsi="Times" w:cs="Times"/>
                <w:sz w:val="18"/>
                <w:szCs w:val="18"/>
              </w:rPr>
              <w:t>9 (45.00)</w:t>
            </w:r>
          </w:p>
        </w:tc>
      </w:tr>
      <w:tr w:rsidR="005530D3" w:rsidRPr="008935D3" w14:paraId="6344AA44" w14:textId="77777777" w:rsidTr="00324D78">
        <w:tc>
          <w:tcPr>
            <w:tcW w:w="2268" w:type="dxa"/>
            <w:tcBorders>
              <w:top w:val="nil"/>
            </w:tcBorders>
            <w:shd w:val="clear" w:color="auto" w:fill="auto"/>
          </w:tcPr>
          <w:p w14:paraId="756E9736"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 xml:space="preserve">LSAC- hostility </w:t>
            </w:r>
          </w:p>
        </w:tc>
        <w:tc>
          <w:tcPr>
            <w:tcW w:w="750" w:type="dxa"/>
            <w:tcBorders>
              <w:top w:val="nil"/>
            </w:tcBorders>
            <w:shd w:val="clear" w:color="auto" w:fill="auto"/>
          </w:tcPr>
          <w:p w14:paraId="2EABE8C8" w14:textId="77777777" w:rsidR="005530D3" w:rsidRPr="008935D3" w:rsidRDefault="005530D3" w:rsidP="00324D78">
            <w:pPr>
              <w:rPr>
                <w:rFonts w:ascii="Times" w:hAnsi="Times" w:cs="Times"/>
                <w:sz w:val="18"/>
                <w:szCs w:val="18"/>
              </w:rPr>
            </w:pPr>
            <w:r w:rsidRPr="008935D3">
              <w:rPr>
                <w:rFonts w:ascii="Times" w:hAnsi="Times" w:cs="Times"/>
                <w:sz w:val="18"/>
                <w:szCs w:val="18"/>
              </w:rPr>
              <w:t>23</w:t>
            </w:r>
          </w:p>
        </w:tc>
        <w:tc>
          <w:tcPr>
            <w:tcW w:w="1144" w:type="dxa"/>
            <w:tcBorders>
              <w:top w:val="nil"/>
            </w:tcBorders>
            <w:shd w:val="clear" w:color="auto" w:fill="auto"/>
          </w:tcPr>
          <w:p w14:paraId="140E1C4C" w14:textId="77777777" w:rsidR="005530D3" w:rsidRPr="008935D3" w:rsidRDefault="005530D3" w:rsidP="00324D78">
            <w:pPr>
              <w:rPr>
                <w:rFonts w:ascii="Times" w:hAnsi="Times" w:cs="Times"/>
                <w:sz w:val="18"/>
                <w:szCs w:val="18"/>
              </w:rPr>
            </w:pPr>
            <w:r w:rsidRPr="008935D3">
              <w:rPr>
                <w:rFonts w:ascii="Times" w:hAnsi="Times" w:cs="Times"/>
                <w:sz w:val="18"/>
                <w:szCs w:val="18"/>
              </w:rPr>
              <w:t>8 (43.78)</w:t>
            </w:r>
          </w:p>
        </w:tc>
        <w:tc>
          <w:tcPr>
            <w:tcW w:w="1134" w:type="dxa"/>
            <w:tcBorders>
              <w:top w:val="nil"/>
            </w:tcBorders>
            <w:shd w:val="clear" w:color="auto" w:fill="auto"/>
          </w:tcPr>
          <w:p w14:paraId="7C6048B4" w14:textId="77777777" w:rsidR="005530D3" w:rsidRPr="008935D3" w:rsidRDefault="005530D3" w:rsidP="00324D78">
            <w:pPr>
              <w:rPr>
                <w:rFonts w:ascii="Times" w:hAnsi="Times" w:cs="Times"/>
                <w:sz w:val="18"/>
                <w:szCs w:val="18"/>
              </w:rPr>
            </w:pPr>
            <w:r w:rsidRPr="008935D3">
              <w:rPr>
                <w:rFonts w:ascii="Times" w:hAnsi="Times" w:cs="Times"/>
                <w:sz w:val="18"/>
                <w:szCs w:val="18"/>
              </w:rPr>
              <w:t>6 (26.09)</w:t>
            </w:r>
          </w:p>
        </w:tc>
        <w:tc>
          <w:tcPr>
            <w:tcW w:w="1216" w:type="dxa"/>
            <w:tcBorders>
              <w:top w:val="nil"/>
            </w:tcBorders>
            <w:shd w:val="clear" w:color="auto" w:fill="auto"/>
          </w:tcPr>
          <w:p w14:paraId="14D20AF8" w14:textId="77777777" w:rsidR="005530D3" w:rsidRPr="008935D3" w:rsidRDefault="005530D3" w:rsidP="00324D78">
            <w:pPr>
              <w:rPr>
                <w:rFonts w:ascii="Times" w:hAnsi="Times" w:cs="Times"/>
                <w:sz w:val="18"/>
                <w:szCs w:val="18"/>
              </w:rPr>
            </w:pPr>
            <w:r w:rsidRPr="008935D3">
              <w:rPr>
                <w:rFonts w:ascii="Times" w:hAnsi="Times" w:cs="Times"/>
                <w:sz w:val="18"/>
                <w:szCs w:val="18"/>
              </w:rPr>
              <w:t>9 (23.13)</w:t>
            </w:r>
          </w:p>
        </w:tc>
        <w:tc>
          <w:tcPr>
            <w:tcW w:w="672" w:type="dxa"/>
            <w:tcBorders>
              <w:top w:val="nil"/>
            </w:tcBorders>
            <w:shd w:val="clear" w:color="auto" w:fill="auto"/>
          </w:tcPr>
          <w:p w14:paraId="58FB7D05" w14:textId="77777777" w:rsidR="005530D3" w:rsidRPr="008935D3" w:rsidRDefault="005530D3" w:rsidP="00324D78">
            <w:pPr>
              <w:rPr>
                <w:rFonts w:ascii="Times" w:hAnsi="Times" w:cs="Times"/>
                <w:sz w:val="18"/>
                <w:szCs w:val="18"/>
              </w:rPr>
            </w:pPr>
            <w:r w:rsidRPr="008935D3">
              <w:rPr>
                <w:rFonts w:ascii="Times" w:hAnsi="Times" w:cs="Times"/>
                <w:sz w:val="18"/>
                <w:szCs w:val="18"/>
              </w:rPr>
              <w:t>13</w:t>
            </w:r>
          </w:p>
        </w:tc>
        <w:tc>
          <w:tcPr>
            <w:tcW w:w="1180" w:type="dxa"/>
            <w:tcBorders>
              <w:top w:val="nil"/>
            </w:tcBorders>
            <w:shd w:val="clear" w:color="auto" w:fill="auto"/>
          </w:tcPr>
          <w:p w14:paraId="42F81A1C" w14:textId="77777777" w:rsidR="005530D3" w:rsidRPr="008935D3" w:rsidRDefault="005530D3" w:rsidP="00324D78">
            <w:pPr>
              <w:rPr>
                <w:rFonts w:ascii="Times" w:hAnsi="Times" w:cs="Times"/>
                <w:sz w:val="18"/>
                <w:szCs w:val="18"/>
              </w:rPr>
            </w:pPr>
            <w:r w:rsidRPr="008935D3">
              <w:rPr>
                <w:rFonts w:ascii="Times" w:hAnsi="Times" w:cs="Times"/>
                <w:sz w:val="18"/>
                <w:szCs w:val="18"/>
              </w:rPr>
              <w:t>7 (53.85)</w:t>
            </w:r>
          </w:p>
        </w:tc>
        <w:tc>
          <w:tcPr>
            <w:tcW w:w="1097" w:type="dxa"/>
            <w:tcBorders>
              <w:top w:val="nil"/>
            </w:tcBorders>
            <w:shd w:val="clear" w:color="auto" w:fill="auto"/>
          </w:tcPr>
          <w:p w14:paraId="430E7039" w14:textId="77777777" w:rsidR="005530D3" w:rsidRPr="008935D3" w:rsidRDefault="005530D3" w:rsidP="00324D78">
            <w:pPr>
              <w:rPr>
                <w:rFonts w:ascii="Times" w:hAnsi="Times" w:cs="Times"/>
                <w:sz w:val="18"/>
                <w:szCs w:val="18"/>
              </w:rPr>
            </w:pPr>
            <w:r w:rsidRPr="008935D3">
              <w:rPr>
                <w:rFonts w:ascii="Times" w:hAnsi="Times" w:cs="Times"/>
                <w:sz w:val="18"/>
                <w:szCs w:val="18"/>
              </w:rPr>
              <w:t>3 (23.08)</w:t>
            </w:r>
          </w:p>
        </w:tc>
        <w:tc>
          <w:tcPr>
            <w:tcW w:w="1216" w:type="dxa"/>
            <w:gridSpan w:val="2"/>
            <w:tcBorders>
              <w:top w:val="nil"/>
            </w:tcBorders>
            <w:shd w:val="clear" w:color="auto" w:fill="auto"/>
          </w:tcPr>
          <w:p w14:paraId="1BF4228F" w14:textId="77777777" w:rsidR="005530D3" w:rsidRPr="008935D3" w:rsidRDefault="005530D3" w:rsidP="00324D78">
            <w:pPr>
              <w:rPr>
                <w:rFonts w:ascii="Times" w:hAnsi="Times" w:cs="Times"/>
                <w:sz w:val="18"/>
                <w:szCs w:val="18"/>
              </w:rPr>
            </w:pPr>
            <w:r w:rsidRPr="008935D3">
              <w:rPr>
                <w:rFonts w:ascii="Times" w:hAnsi="Times" w:cs="Times"/>
                <w:sz w:val="18"/>
                <w:szCs w:val="18"/>
              </w:rPr>
              <w:t>2 (15.38)</w:t>
            </w:r>
          </w:p>
        </w:tc>
        <w:tc>
          <w:tcPr>
            <w:tcW w:w="834" w:type="dxa"/>
            <w:gridSpan w:val="2"/>
            <w:tcBorders>
              <w:top w:val="nil"/>
            </w:tcBorders>
            <w:shd w:val="clear" w:color="auto" w:fill="auto"/>
          </w:tcPr>
          <w:p w14:paraId="7FDE9858" w14:textId="77777777" w:rsidR="005530D3" w:rsidRPr="008935D3" w:rsidRDefault="005530D3" w:rsidP="00324D78">
            <w:pPr>
              <w:rPr>
                <w:rFonts w:ascii="Times" w:hAnsi="Times" w:cs="Times"/>
                <w:sz w:val="18"/>
                <w:szCs w:val="18"/>
              </w:rPr>
            </w:pPr>
            <w:r w:rsidRPr="008935D3">
              <w:rPr>
                <w:rFonts w:ascii="Times" w:hAnsi="Times" w:cs="Times"/>
                <w:sz w:val="18"/>
                <w:szCs w:val="18"/>
              </w:rPr>
              <w:t>21</w:t>
            </w:r>
          </w:p>
        </w:tc>
        <w:tc>
          <w:tcPr>
            <w:tcW w:w="1247" w:type="dxa"/>
            <w:tcBorders>
              <w:top w:val="nil"/>
            </w:tcBorders>
            <w:shd w:val="clear" w:color="auto" w:fill="auto"/>
          </w:tcPr>
          <w:p w14:paraId="1987645A" w14:textId="77777777" w:rsidR="005530D3" w:rsidRPr="008935D3" w:rsidRDefault="005530D3" w:rsidP="00324D78">
            <w:pPr>
              <w:rPr>
                <w:rFonts w:ascii="Times" w:hAnsi="Times" w:cs="Times"/>
                <w:sz w:val="18"/>
                <w:szCs w:val="18"/>
              </w:rPr>
            </w:pPr>
            <w:r w:rsidRPr="008935D3">
              <w:rPr>
                <w:rFonts w:ascii="Times" w:hAnsi="Times" w:cs="Times"/>
                <w:sz w:val="18"/>
                <w:szCs w:val="18"/>
              </w:rPr>
              <w:t>8 (38.10)</w:t>
            </w:r>
          </w:p>
        </w:tc>
        <w:tc>
          <w:tcPr>
            <w:tcW w:w="1067" w:type="dxa"/>
            <w:tcBorders>
              <w:top w:val="nil"/>
            </w:tcBorders>
            <w:shd w:val="clear" w:color="auto" w:fill="auto"/>
          </w:tcPr>
          <w:p w14:paraId="7A219840" w14:textId="77777777" w:rsidR="005530D3" w:rsidRPr="008935D3" w:rsidRDefault="005530D3" w:rsidP="00324D78">
            <w:pPr>
              <w:rPr>
                <w:rFonts w:ascii="Times" w:hAnsi="Times" w:cs="Times"/>
                <w:sz w:val="18"/>
                <w:szCs w:val="18"/>
              </w:rPr>
            </w:pPr>
            <w:r w:rsidRPr="008935D3">
              <w:rPr>
                <w:rFonts w:ascii="Times" w:hAnsi="Times" w:cs="Times"/>
                <w:sz w:val="18"/>
                <w:szCs w:val="18"/>
              </w:rPr>
              <w:t>4 (19.05)</w:t>
            </w:r>
          </w:p>
        </w:tc>
        <w:tc>
          <w:tcPr>
            <w:tcW w:w="1221" w:type="dxa"/>
            <w:tcBorders>
              <w:top w:val="nil"/>
            </w:tcBorders>
            <w:shd w:val="clear" w:color="auto" w:fill="auto"/>
          </w:tcPr>
          <w:p w14:paraId="75DABAFE" w14:textId="77777777" w:rsidR="005530D3" w:rsidRPr="008935D3" w:rsidRDefault="005530D3" w:rsidP="00324D78">
            <w:pPr>
              <w:rPr>
                <w:rFonts w:ascii="Times" w:hAnsi="Times" w:cs="Times"/>
                <w:sz w:val="18"/>
                <w:szCs w:val="18"/>
              </w:rPr>
            </w:pPr>
            <w:r w:rsidRPr="008935D3">
              <w:rPr>
                <w:rFonts w:ascii="Times" w:hAnsi="Times" w:cs="Times"/>
                <w:sz w:val="18"/>
                <w:szCs w:val="18"/>
              </w:rPr>
              <w:t>3 (14.29)</w:t>
            </w:r>
          </w:p>
        </w:tc>
      </w:tr>
      <w:tr w:rsidR="005530D3" w:rsidRPr="008935D3" w14:paraId="40E8A89F" w14:textId="77777777" w:rsidTr="00324D78">
        <w:tc>
          <w:tcPr>
            <w:tcW w:w="2268" w:type="dxa"/>
            <w:tcBorders>
              <w:top w:val="nil"/>
              <w:bottom w:val="nil"/>
            </w:tcBorders>
            <w:shd w:val="clear" w:color="auto" w:fill="auto"/>
          </w:tcPr>
          <w:p w14:paraId="5C44E69E"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 xml:space="preserve">BCAP </w:t>
            </w:r>
          </w:p>
        </w:tc>
        <w:tc>
          <w:tcPr>
            <w:tcW w:w="750" w:type="dxa"/>
            <w:tcBorders>
              <w:top w:val="nil"/>
              <w:bottom w:val="nil"/>
            </w:tcBorders>
            <w:shd w:val="clear" w:color="auto" w:fill="auto"/>
          </w:tcPr>
          <w:p w14:paraId="5A501529" w14:textId="77777777" w:rsidR="005530D3" w:rsidRPr="008935D3" w:rsidRDefault="005530D3" w:rsidP="00324D78">
            <w:pPr>
              <w:rPr>
                <w:rFonts w:ascii="Times" w:hAnsi="Times" w:cs="Times"/>
                <w:sz w:val="18"/>
                <w:szCs w:val="18"/>
              </w:rPr>
            </w:pPr>
            <w:r w:rsidRPr="008935D3">
              <w:rPr>
                <w:rFonts w:ascii="Times" w:hAnsi="Times" w:cs="Times"/>
                <w:sz w:val="18"/>
                <w:szCs w:val="18"/>
              </w:rPr>
              <w:t>22</w:t>
            </w:r>
          </w:p>
        </w:tc>
        <w:tc>
          <w:tcPr>
            <w:tcW w:w="1144" w:type="dxa"/>
            <w:tcBorders>
              <w:top w:val="nil"/>
              <w:bottom w:val="nil"/>
            </w:tcBorders>
            <w:shd w:val="clear" w:color="auto" w:fill="auto"/>
          </w:tcPr>
          <w:p w14:paraId="4D48B6F6" w14:textId="77777777" w:rsidR="005530D3" w:rsidRPr="008935D3" w:rsidRDefault="005530D3" w:rsidP="00324D78">
            <w:pPr>
              <w:rPr>
                <w:rFonts w:ascii="Times" w:hAnsi="Times" w:cs="Times"/>
                <w:sz w:val="18"/>
                <w:szCs w:val="18"/>
              </w:rPr>
            </w:pPr>
            <w:r w:rsidRPr="008935D3">
              <w:rPr>
                <w:rFonts w:ascii="Times" w:hAnsi="Times" w:cs="Times"/>
                <w:sz w:val="18"/>
                <w:szCs w:val="18"/>
              </w:rPr>
              <w:t>9 (40.91)</w:t>
            </w:r>
          </w:p>
        </w:tc>
        <w:tc>
          <w:tcPr>
            <w:tcW w:w="1134" w:type="dxa"/>
            <w:tcBorders>
              <w:top w:val="nil"/>
              <w:bottom w:val="nil"/>
            </w:tcBorders>
            <w:shd w:val="clear" w:color="auto" w:fill="auto"/>
          </w:tcPr>
          <w:p w14:paraId="799FD8E0" w14:textId="77777777" w:rsidR="005530D3" w:rsidRPr="008935D3" w:rsidRDefault="005530D3" w:rsidP="00324D78">
            <w:pPr>
              <w:rPr>
                <w:rFonts w:ascii="Times" w:hAnsi="Times" w:cs="Times"/>
                <w:sz w:val="18"/>
                <w:szCs w:val="18"/>
              </w:rPr>
            </w:pPr>
            <w:r w:rsidRPr="008935D3">
              <w:rPr>
                <w:rFonts w:ascii="Times" w:hAnsi="Times" w:cs="Times"/>
                <w:sz w:val="18"/>
                <w:szCs w:val="18"/>
              </w:rPr>
              <w:t>8 (36.36)</w:t>
            </w:r>
          </w:p>
        </w:tc>
        <w:tc>
          <w:tcPr>
            <w:tcW w:w="1216" w:type="dxa"/>
            <w:tcBorders>
              <w:top w:val="nil"/>
              <w:bottom w:val="nil"/>
            </w:tcBorders>
            <w:shd w:val="clear" w:color="auto" w:fill="auto"/>
          </w:tcPr>
          <w:p w14:paraId="044FFD98" w14:textId="77777777" w:rsidR="005530D3" w:rsidRPr="008935D3" w:rsidRDefault="005530D3" w:rsidP="00324D78">
            <w:pPr>
              <w:rPr>
                <w:rFonts w:ascii="Times" w:hAnsi="Times" w:cs="Times"/>
                <w:sz w:val="18"/>
                <w:szCs w:val="18"/>
              </w:rPr>
            </w:pPr>
            <w:r w:rsidRPr="008935D3">
              <w:rPr>
                <w:rFonts w:ascii="Times" w:hAnsi="Times" w:cs="Times"/>
                <w:sz w:val="18"/>
                <w:szCs w:val="18"/>
              </w:rPr>
              <w:t>5 (22.72)</w:t>
            </w:r>
          </w:p>
        </w:tc>
        <w:tc>
          <w:tcPr>
            <w:tcW w:w="672" w:type="dxa"/>
            <w:tcBorders>
              <w:top w:val="nil"/>
              <w:bottom w:val="nil"/>
            </w:tcBorders>
            <w:shd w:val="clear" w:color="auto" w:fill="auto"/>
          </w:tcPr>
          <w:p w14:paraId="0BC05935" w14:textId="77777777" w:rsidR="005530D3" w:rsidRPr="008935D3" w:rsidRDefault="005530D3" w:rsidP="00324D78">
            <w:pPr>
              <w:rPr>
                <w:rFonts w:ascii="Times" w:hAnsi="Times" w:cs="Times"/>
                <w:sz w:val="18"/>
                <w:szCs w:val="18"/>
              </w:rPr>
            </w:pPr>
            <w:r w:rsidRPr="008935D3">
              <w:rPr>
                <w:rFonts w:ascii="Times" w:hAnsi="Times" w:cs="Times"/>
                <w:sz w:val="18"/>
                <w:szCs w:val="18"/>
              </w:rPr>
              <w:t>11</w:t>
            </w:r>
          </w:p>
        </w:tc>
        <w:tc>
          <w:tcPr>
            <w:tcW w:w="1180" w:type="dxa"/>
            <w:tcBorders>
              <w:top w:val="nil"/>
              <w:bottom w:val="nil"/>
            </w:tcBorders>
            <w:shd w:val="clear" w:color="auto" w:fill="auto"/>
          </w:tcPr>
          <w:p w14:paraId="6D2B0770" w14:textId="77777777" w:rsidR="005530D3" w:rsidRPr="008935D3" w:rsidRDefault="005530D3" w:rsidP="00324D78">
            <w:pPr>
              <w:rPr>
                <w:rFonts w:ascii="Times" w:hAnsi="Times" w:cs="Times"/>
                <w:sz w:val="18"/>
                <w:szCs w:val="18"/>
              </w:rPr>
            </w:pPr>
            <w:r w:rsidRPr="008935D3">
              <w:rPr>
                <w:rFonts w:ascii="Times" w:hAnsi="Times" w:cs="Times"/>
                <w:sz w:val="18"/>
                <w:szCs w:val="18"/>
              </w:rPr>
              <w:t>3 (27.27)</w:t>
            </w:r>
          </w:p>
        </w:tc>
        <w:tc>
          <w:tcPr>
            <w:tcW w:w="1097" w:type="dxa"/>
            <w:tcBorders>
              <w:top w:val="nil"/>
              <w:bottom w:val="nil"/>
            </w:tcBorders>
            <w:shd w:val="clear" w:color="auto" w:fill="auto"/>
          </w:tcPr>
          <w:p w14:paraId="26C954F1" w14:textId="77777777" w:rsidR="005530D3" w:rsidRPr="008935D3" w:rsidRDefault="005530D3" w:rsidP="00324D78">
            <w:pPr>
              <w:rPr>
                <w:rFonts w:ascii="Times" w:hAnsi="Times" w:cs="Times"/>
                <w:sz w:val="18"/>
                <w:szCs w:val="18"/>
              </w:rPr>
            </w:pPr>
            <w:r w:rsidRPr="008935D3">
              <w:rPr>
                <w:rFonts w:ascii="Times" w:hAnsi="Times" w:cs="Times"/>
                <w:sz w:val="18"/>
                <w:szCs w:val="18"/>
              </w:rPr>
              <w:t>4 (36.36)</w:t>
            </w:r>
          </w:p>
        </w:tc>
        <w:tc>
          <w:tcPr>
            <w:tcW w:w="1216" w:type="dxa"/>
            <w:gridSpan w:val="2"/>
            <w:tcBorders>
              <w:top w:val="nil"/>
              <w:bottom w:val="nil"/>
            </w:tcBorders>
            <w:shd w:val="clear" w:color="auto" w:fill="auto"/>
          </w:tcPr>
          <w:p w14:paraId="14CC61C4" w14:textId="77777777" w:rsidR="005530D3" w:rsidRPr="008935D3" w:rsidRDefault="005530D3" w:rsidP="00324D78">
            <w:pPr>
              <w:rPr>
                <w:rFonts w:ascii="Times" w:hAnsi="Times" w:cs="Times"/>
                <w:sz w:val="18"/>
                <w:szCs w:val="18"/>
              </w:rPr>
            </w:pPr>
            <w:r w:rsidRPr="008935D3">
              <w:rPr>
                <w:rFonts w:ascii="Times" w:hAnsi="Times" w:cs="Times"/>
                <w:sz w:val="18"/>
                <w:szCs w:val="18"/>
              </w:rPr>
              <w:t>4 (36.36)</w:t>
            </w:r>
          </w:p>
        </w:tc>
        <w:tc>
          <w:tcPr>
            <w:tcW w:w="834" w:type="dxa"/>
            <w:gridSpan w:val="2"/>
            <w:tcBorders>
              <w:top w:val="nil"/>
              <w:bottom w:val="nil"/>
            </w:tcBorders>
            <w:shd w:val="clear" w:color="auto" w:fill="auto"/>
          </w:tcPr>
          <w:p w14:paraId="7FCF693A" w14:textId="77777777" w:rsidR="005530D3" w:rsidRPr="008935D3" w:rsidRDefault="005530D3" w:rsidP="00324D78">
            <w:pPr>
              <w:rPr>
                <w:rFonts w:ascii="Times" w:hAnsi="Times" w:cs="Times"/>
                <w:sz w:val="18"/>
                <w:szCs w:val="18"/>
              </w:rPr>
            </w:pPr>
            <w:r w:rsidRPr="008935D3">
              <w:rPr>
                <w:rFonts w:ascii="Times" w:hAnsi="Times" w:cs="Times"/>
                <w:sz w:val="18"/>
                <w:szCs w:val="18"/>
              </w:rPr>
              <w:t>17</w:t>
            </w:r>
          </w:p>
        </w:tc>
        <w:tc>
          <w:tcPr>
            <w:tcW w:w="1247" w:type="dxa"/>
            <w:tcBorders>
              <w:top w:val="nil"/>
              <w:bottom w:val="nil"/>
            </w:tcBorders>
            <w:shd w:val="clear" w:color="auto" w:fill="auto"/>
          </w:tcPr>
          <w:p w14:paraId="5304CBC8" w14:textId="77777777" w:rsidR="005530D3" w:rsidRPr="008935D3" w:rsidRDefault="005530D3" w:rsidP="00324D78">
            <w:pPr>
              <w:rPr>
                <w:rFonts w:ascii="Times" w:hAnsi="Times" w:cs="Times"/>
                <w:sz w:val="18"/>
                <w:szCs w:val="18"/>
              </w:rPr>
            </w:pPr>
            <w:r w:rsidRPr="008935D3">
              <w:rPr>
                <w:rFonts w:ascii="Times" w:hAnsi="Times" w:cs="Times"/>
                <w:sz w:val="18"/>
                <w:szCs w:val="18"/>
              </w:rPr>
              <w:t>10 (58.82)</w:t>
            </w:r>
          </w:p>
        </w:tc>
        <w:tc>
          <w:tcPr>
            <w:tcW w:w="1067" w:type="dxa"/>
            <w:tcBorders>
              <w:top w:val="nil"/>
              <w:bottom w:val="nil"/>
            </w:tcBorders>
            <w:shd w:val="clear" w:color="auto" w:fill="auto"/>
          </w:tcPr>
          <w:p w14:paraId="7A0A9F47" w14:textId="77777777" w:rsidR="005530D3" w:rsidRPr="008935D3" w:rsidRDefault="005530D3" w:rsidP="00324D78">
            <w:pPr>
              <w:rPr>
                <w:rFonts w:ascii="Times" w:hAnsi="Times" w:cs="Times"/>
                <w:sz w:val="18"/>
                <w:szCs w:val="18"/>
              </w:rPr>
            </w:pPr>
            <w:r w:rsidRPr="008935D3">
              <w:rPr>
                <w:rFonts w:ascii="Times" w:hAnsi="Times" w:cs="Times"/>
                <w:sz w:val="18"/>
                <w:szCs w:val="18"/>
              </w:rPr>
              <w:t>5 (29.41)</w:t>
            </w:r>
          </w:p>
        </w:tc>
        <w:tc>
          <w:tcPr>
            <w:tcW w:w="1221" w:type="dxa"/>
            <w:tcBorders>
              <w:top w:val="nil"/>
              <w:bottom w:val="nil"/>
            </w:tcBorders>
            <w:shd w:val="clear" w:color="auto" w:fill="auto"/>
          </w:tcPr>
          <w:p w14:paraId="048D6F04" w14:textId="77777777" w:rsidR="005530D3" w:rsidRPr="008935D3" w:rsidRDefault="005530D3" w:rsidP="00324D78">
            <w:pPr>
              <w:rPr>
                <w:rFonts w:ascii="Times" w:hAnsi="Times" w:cs="Times"/>
                <w:sz w:val="18"/>
                <w:szCs w:val="18"/>
              </w:rPr>
            </w:pPr>
            <w:r w:rsidRPr="008935D3">
              <w:rPr>
                <w:rFonts w:ascii="Times" w:hAnsi="Times" w:cs="Times"/>
                <w:sz w:val="18"/>
                <w:szCs w:val="18"/>
              </w:rPr>
              <w:t>2 (11.76)</w:t>
            </w:r>
          </w:p>
        </w:tc>
      </w:tr>
      <w:tr w:rsidR="005530D3" w:rsidRPr="008935D3" w14:paraId="0678920B" w14:textId="77777777" w:rsidTr="00324D78">
        <w:tc>
          <w:tcPr>
            <w:tcW w:w="2268" w:type="dxa"/>
            <w:tcBorders>
              <w:top w:val="nil"/>
              <w:bottom w:val="nil"/>
            </w:tcBorders>
            <w:shd w:val="clear" w:color="auto" w:fill="auto"/>
          </w:tcPr>
          <w:p w14:paraId="3899B022" w14:textId="77777777" w:rsidR="005530D3" w:rsidRPr="008935D3" w:rsidRDefault="005530D3" w:rsidP="00324D78">
            <w:pPr>
              <w:widowControl w:val="0"/>
              <w:autoSpaceDE w:val="0"/>
              <w:autoSpaceDN w:val="0"/>
              <w:adjustRightInd w:val="0"/>
              <w:rPr>
                <w:rFonts w:ascii="Times" w:hAnsi="Times" w:cs="Times"/>
                <w:sz w:val="18"/>
                <w:szCs w:val="18"/>
              </w:rPr>
            </w:pPr>
            <w:r w:rsidRPr="008935D3">
              <w:rPr>
                <w:rFonts w:ascii="Times" w:hAnsi="Times" w:cs="Times"/>
                <w:sz w:val="18"/>
                <w:szCs w:val="18"/>
              </w:rPr>
              <w:t xml:space="preserve">PSI-SF </w:t>
            </w:r>
          </w:p>
        </w:tc>
        <w:tc>
          <w:tcPr>
            <w:tcW w:w="750" w:type="dxa"/>
            <w:tcBorders>
              <w:top w:val="nil"/>
              <w:bottom w:val="nil"/>
            </w:tcBorders>
            <w:shd w:val="clear" w:color="auto" w:fill="auto"/>
          </w:tcPr>
          <w:p w14:paraId="7B06D00E" w14:textId="77777777" w:rsidR="005530D3" w:rsidRPr="008935D3" w:rsidRDefault="005530D3" w:rsidP="00324D78">
            <w:pPr>
              <w:rPr>
                <w:rFonts w:ascii="Times" w:hAnsi="Times" w:cs="Times"/>
                <w:sz w:val="18"/>
                <w:szCs w:val="18"/>
              </w:rPr>
            </w:pPr>
            <w:r w:rsidRPr="008935D3">
              <w:rPr>
                <w:rFonts w:ascii="Times" w:hAnsi="Times" w:cs="Times"/>
                <w:sz w:val="18"/>
                <w:szCs w:val="18"/>
              </w:rPr>
              <w:t>15</w:t>
            </w:r>
          </w:p>
        </w:tc>
        <w:tc>
          <w:tcPr>
            <w:tcW w:w="1144" w:type="dxa"/>
            <w:tcBorders>
              <w:top w:val="nil"/>
              <w:bottom w:val="nil"/>
            </w:tcBorders>
            <w:shd w:val="clear" w:color="auto" w:fill="auto"/>
          </w:tcPr>
          <w:p w14:paraId="4F68A2C5" w14:textId="77777777" w:rsidR="005530D3" w:rsidRPr="008935D3" w:rsidRDefault="005530D3" w:rsidP="00324D78">
            <w:pPr>
              <w:rPr>
                <w:rFonts w:ascii="Times" w:hAnsi="Times" w:cs="Times"/>
                <w:sz w:val="18"/>
                <w:szCs w:val="18"/>
              </w:rPr>
            </w:pPr>
            <w:r w:rsidRPr="008935D3">
              <w:rPr>
                <w:rFonts w:ascii="Times" w:hAnsi="Times" w:cs="Times"/>
                <w:sz w:val="18"/>
                <w:szCs w:val="18"/>
              </w:rPr>
              <w:t>8 (53.33)</w:t>
            </w:r>
          </w:p>
        </w:tc>
        <w:tc>
          <w:tcPr>
            <w:tcW w:w="1134" w:type="dxa"/>
            <w:tcBorders>
              <w:top w:val="nil"/>
              <w:bottom w:val="nil"/>
            </w:tcBorders>
            <w:shd w:val="clear" w:color="auto" w:fill="auto"/>
          </w:tcPr>
          <w:p w14:paraId="7C3938CD" w14:textId="77777777" w:rsidR="005530D3" w:rsidRPr="008935D3" w:rsidRDefault="005530D3" w:rsidP="00324D78">
            <w:pPr>
              <w:rPr>
                <w:rFonts w:ascii="Times" w:hAnsi="Times" w:cs="Times"/>
                <w:sz w:val="18"/>
                <w:szCs w:val="18"/>
              </w:rPr>
            </w:pPr>
            <w:r w:rsidRPr="008935D3">
              <w:rPr>
                <w:rFonts w:ascii="Times" w:hAnsi="Times" w:cs="Times"/>
                <w:sz w:val="18"/>
                <w:szCs w:val="18"/>
              </w:rPr>
              <w:t>5 (33.33)</w:t>
            </w:r>
          </w:p>
        </w:tc>
        <w:tc>
          <w:tcPr>
            <w:tcW w:w="1216" w:type="dxa"/>
            <w:tcBorders>
              <w:top w:val="nil"/>
              <w:bottom w:val="nil"/>
            </w:tcBorders>
            <w:shd w:val="clear" w:color="auto" w:fill="auto"/>
          </w:tcPr>
          <w:p w14:paraId="3A451D7D" w14:textId="77777777" w:rsidR="005530D3" w:rsidRPr="008935D3" w:rsidRDefault="005530D3" w:rsidP="00324D78">
            <w:pPr>
              <w:rPr>
                <w:rFonts w:ascii="Times" w:hAnsi="Times" w:cs="Times"/>
                <w:sz w:val="18"/>
                <w:szCs w:val="18"/>
              </w:rPr>
            </w:pPr>
            <w:r w:rsidRPr="008935D3">
              <w:rPr>
                <w:rFonts w:ascii="Times" w:hAnsi="Times" w:cs="Times"/>
                <w:sz w:val="18"/>
                <w:szCs w:val="18"/>
              </w:rPr>
              <w:t>2 (13.33)</w:t>
            </w:r>
          </w:p>
        </w:tc>
        <w:tc>
          <w:tcPr>
            <w:tcW w:w="672" w:type="dxa"/>
            <w:tcBorders>
              <w:top w:val="nil"/>
              <w:bottom w:val="nil"/>
            </w:tcBorders>
            <w:shd w:val="clear" w:color="auto" w:fill="auto"/>
          </w:tcPr>
          <w:p w14:paraId="0889188F" w14:textId="77777777" w:rsidR="005530D3" w:rsidRPr="008935D3" w:rsidRDefault="005530D3" w:rsidP="00324D78">
            <w:pPr>
              <w:rPr>
                <w:rFonts w:ascii="Times" w:hAnsi="Times" w:cs="Times"/>
                <w:sz w:val="18"/>
                <w:szCs w:val="18"/>
              </w:rPr>
            </w:pPr>
            <w:r w:rsidRPr="008935D3">
              <w:rPr>
                <w:rFonts w:ascii="Times" w:hAnsi="Times" w:cs="Times"/>
                <w:sz w:val="18"/>
                <w:szCs w:val="18"/>
              </w:rPr>
              <w:t>8</w:t>
            </w:r>
          </w:p>
        </w:tc>
        <w:tc>
          <w:tcPr>
            <w:tcW w:w="1180" w:type="dxa"/>
            <w:tcBorders>
              <w:top w:val="nil"/>
              <w:bottom w:val="nil"/>
            </w:tcBorders>
            <w:shd w:val="clear" w:color="auto" w:fill="auto"/>
          </w:tcPr>
          <w:p w14:paraId="0E7FD8C1" w14:textId="77777777" w:rsidR="005530D3" w:rsidRPr="008935D3" w:rsidRDefault="005530D3" w:rsidP="00324D78">
            <w:pPr>
              <w:rPr>
                <w:rFonts w:ascii="Times" w:hAnsi="Times" w:cs="Times"/>
                <w:sz w:val="18"/>
                <w:szCs w:val="18"/>
              </w:rPr>
            </w:pPr>
            <w:r w:rsidRPr="008935D3">
              <w:rPr>
                <w:rFonts w:ascii="Times" w:hAnsi="Times" w:cs="Times"/>
                <w:sz w:val="18"/>
                <w:szCs w:val="18"/>
              </w:rPr>
              <w:t>6 (75.00)</w:t>
            </w:r>
          </w:p>
        </w:tc>
        <w:tc>
          <w:tcPr>
            <w:tcW w:w="1097" w:type="dxa"/>
            <w:tcBorders>
              <w:top w:val="nil"/>
              <w:bottom w:val="nil"/>
            </w:tcBorders>
            <w:shd w:val="clear" w:color="auto" w:fill="auto"/>
          </w:tcPr>
          <w:p w14:paraId="59AB1D6F" w14:textId="77777777" w:rsidR="005530D3" w:rsidRPr="008935D3" w:rsidRDefault="005530D3" w:rsidP="00324D78">
            <w:pPr>
              <w:rPr>
                <w:rFonts w:ascii="Times" w:hAnsi="Times" w:cs="Times"/>
                <w:sz w:val="18"/>
                <w:szCs w:val="18"/>
              </w:rPr>
            </w:pPr>
            <w:r w:rsidRPr="008935D3">
              <w:rPr>
                <w:rFonts w:ascii="Times" w:hAnsi="Times" w:cs="Times"/>
                <w:sz w:val="18"/>
                <w:szCs w:val="18"/>
              </w:rPr>
              <w:t>1 (12.50)</w:t>
            </w:r>
          </w:p>
        </w:tc>
        <w:tc>
          <w:tcPr>
            <w:tcW w:w="1216" w:type="dxa"/>
            <w:gridSpan w:val="2"/>
            <w:tcBorders>
              <w:top w:val="nil"/>
              <w:bottom w:val="nil"/>
            </w:tcBorders>
            <w:shd w:val="clear" w:color="auto" w:fill="auto"/>
          </w:tcPr>
          <w:p w14:paraId="14950371" w14:textId="77777777" w:rsidR="005530D3" w:rsidRPr="008935D3" w:rsidRDefault="005530D3" w:rsidP="00324D78">
            <w:pPr>
              <w:rPr>
                <w:rFonts w:ascii="Times" w:hAnsi="Times" w:cs="Times"/>
                <w:sz w:val="18"/>
                <w:szCs w:val="18"/>
              </w:rPr>
            </w:pPr>
            <w:r w:rsidRPr="008935D3">
              <w:rPr>
                <w:rFonts w:ascii="Times" w:hAnsi="Times" w:cs="Times"/>
                <w:sz w:val="18"/>
                <w:szCs w:val="18"/>
              </w:rPr>
              <w:t>1 (12.50)</w:t>
            </w:r>
          </w:p>
        </w:tc>
        <w:tc>
          <w:tcPr>
            <w:tcW w:w="834" w:type="dxa"/>
            <w:gridSpan w:val="2"/>
            <w:tcBorders>
              <w:top w:val="nil"/>
              <w:bottom w:val="nil"/>
            </w:tcBorders>
            <w:shd w:val="clear" w:color="auto" w:fill="auto"/>
          </w:tcPr>
          <w:p w14:paraId="33B1D0E8" w14:textId="77777777" w:rsidR="005530D3" w:rsidRPr="008935D3" w:rsidRDefault="005530D3" w:rsidP="00324D78">
            <w:pPr>
              <w:rPr>
                <w:rFonts w:ascii="Times" w:hAnsi="Times" w:cs="Times"/>
                <w:sz w:val="18"/>
                <w:szCs w:val="18"/>
              </w:rPr>
            </w:pPr>
            <w:r w:rsidRPr="008935D3">
              <w:rPr>
                <w:rFonts w:ascii="Times" w:hAnsi="Times" w:cs="Times"/>
                <w:sz w:val="18"/>
                <w:szCs w:val="18"/>
              </w:rPr>
              <w:t>14</w:t>
            </w:r>
          </w:p>
        </w:tc>
        <w:tc>
          <w:tcPr>
            <w:tcW w:w="1247" w:type="dxa"/>
            <w:tcBorders>
              <w:top w:val="nil"/>
              <w:bottom w:val="nil"/>
            </w:tcBorders>
            <w:shd w:val="clear" w:color="auto" w:fill="auto"/>
          </w:tcPr>
          <w:p w14:paraId="47A8195D" w14:textId="77777777" w:rsidR="005530D3" w:rsidRPr="008935D3" w:rsidRDefault="005530D3" w:rsidP="00324D78">
            <w:pPr>
              <w:rPr>
                <w:rFonts w:ascii="Times" w:hAnsi="Times" w:cs="Times"/>
                <w:sz w:val="18"/>
                <w:szCs w:val="18"/>
              </w:rPr>
            </w:pPr>
            <w:r w:rsidRPr="008935D3">
              <w:rPr>
                <w:rFonts w:ascii="Times" w:hAnsi="Times" w:cs="Times"/>
                <w:sz w:val="18"/>
                <w:szCs w:val="18"/>
              </w:rPr>
              <w:t>6 (42.86)</w:t>
            </w:r>
          </w:p>
        </w:tc>
        <w:tc>
          <w:tcPr>
            <w:tcW w:w="1067" w:type="dxa"/>
            <w:tcBorders>
              <w:top w:val="nil"/>
              <w:bottom w:val="nil"/>
            </w:tcBorders>
            <w:shd w:val="clear" w:color="auto" w:fill="auto"/>
          </w:tcPr>
          <w:p w14:paraId="16E1F0C2" w14:textId="77777777" w:rsidR="005530D3" w:rsidRPr="008935D3" w:rsidRDefault="005530D3" w:rsidP="00324D78">
            <w:pPr>
              <w:rPr>
                <w:rFonts w:ascii="Times" w:hAnsi="Times" w:cs="Times"/>
                <w:sz w:val="18"/>
                <w:szCs w:val="18"/>
              </w:rPr>
            </w:pPr>
            <w:r w:rsidRPr="008935D3">
              <w:rPr>
                <w:rFonts w:ascii="Times" w:hAnsi="Times" w:cs="Times"/>
                <w:sz w:val="18"/>
                <w:szCs w:val="18"/>
              </w:rPr>
              <w:t>4 (28.57)</w:t>
            </w:r>
          </w:p>
        </w:tc>
        <w:tc>
          <w:tcPr>
            <w:tcW w:w="1221" w:type="dxa"/>
            <w:tcBorders>
              <w:top w:val="nil"/>
              <w:bottom w:val="nil"/>
            </w:tcBorders>
            <w:shd w:val="clear" w:color="auto" w:fill="auto"/>
          </w:tcPr>
          <w:p w14:paraId="74DE127F" w14:textId="77777777" w:rsidR="005530D3" w:rsidRPr="008935D3" w:rsidRDefault="005530D3" w:rsidP="00324D78">
            <w:pPr>
              <w:rPr>
                <w:rFonts w:ascii="Times" w:hAnsi="Times" w:cs="Times"/>
                <w:sz w:val="18"/>
                <w:szCs w:val="18"/>
              </w:rPr>
            </w:pPr>
            <w:r w:rsidRPr="008935D3">
              <w:rPr>
                <w:rFonts w:ascii="Times" w:hAnsi="Times" w:cs="Times"/>
                <w:sz w:val="18"/>
                <w:szCs w:val="18"/>
              </w:rPr>
              <w:t>4 (28.57)</w:t>
            </w:r>
          </w:p>
        </w:tc>
      </w:tr>
      <w:tr w:rsidR="005530D3" w:rsidRPr="008935D3" w14:paraId="66A1AC06" w14:textId="77777777" w:rsidTr="00324D78">
        <w:tc>
          <w:tcPr>
            <w:tcW w:w="2268" w:type="dxa"/>
            <w:tcBorders>
              <w:top w:val="nil"/>
              <w:bottom w:val="nil"/>
            </w:tcBorders>
            <w:shd w:val="clear" w:color="auto" w:fill="auto"/>
          </w:tcPr>
          <w:p w14:paraId="5A8765DE"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DECA-attachment</w:t>
            </w:r>
          </w:p>
        </w:tc>
        <w:tc>
          <w:tcPr>
            <w:tcW w:w="750" w:type="dxa"/>
            <w:tcBorders>
              <w:top w:val="nil"/>
              <w:bottom w:val="nil"/>
            </w:tcBorders>
            <w:shd w:val="clear" w:color="auto" w:fill="auto"/>
          </w:tcPr>
          <w:p w14:paraId="175BE67E" w14:textId="77777777" w:rsidR="005530D3" w:rsidRPr="008935D3" w:rsidRDefault="005530D3" w:rsidP="00324D78">
            <w:pPr>
              <w:rPr>
                <w:rFonts w:ascii="Times" w:hAnsi="Times" w:cs="Times"/>
                <w:sz w:val="18"/>
                <w:szCs w:val="18"/>
              </w:rPr>
            </w:pPr>
            <w:r w:rsidRPr="009B0496">
              <w:rPr>
                <w:rFonts w:ascii="Times" w:hAnsi="Times" w:cs="Times"/>
                <w:sz w:val="18"/>
                <w:szCs w:val="18"/>
              </w:rPr>
              <w:t>22</w:t>
            </w:r>
          </w:p>
        </w:tc>
        <w:tc>
          <w:tcPr>
            <w:tcW w:w="1144" w:type="dxa"/>
            <w:tcBorders>
              <w:top w:val="nil"/>
              <w:bottom w:val="nil"/>
            </w:tcBorders>
            <w:shd w:val="clear" w:color="auto" w:fill="auto"/>
          </w:tcPr>
          <w:p w14:paraId="3BA63861" w14:textId="77777777" w:rsidR="005530D3" w:rsidRPr="008935D3" w:rsidRDefault="005530D3" w:rsidP="00324D78">
            <w:pPr>
              <w:rPr>
                <w:rFonts w:ascii="Times" w:hAnsi="Times" w:cs="Times"/>
                <w:sz w:val="18"/>
                <w:szCs w:val="18"/>
              </w:rPr>
            </w:pPr>
            <w:r w:rsidRPr="009B0496">
              <w:rPr>
                <w:rFonts w:ascii="Times" w:hAnsi="Times" w:cs="Times"/>
                <w:sz w:val="18"/>
                <w:szCs w:val="18"/>
              </w:rPr>
              <w:t>8 (36.36)</w:t>
            </w:r>
          </w:p>
        </w:tc>
        <w:tc>
          <w:tcPr>
            <w:tcW w:w="1134" w:type="dxa"/>
            <w:tcBorders>
              <w:top w:val="nil"/>
              <w:bottom w:val="nil"/>
            </w:tcBorders>
            <w:shd w:val="clear" w:color="auto" w:fill="auto"/>
          </w:tcPr>
          <w:p w14:paraId="72CDBB73" w14:textId="77777777" w:rsidR="005530D3" w:rsidRPr="008935D3" w:rsidRDefault="005530D3" w:rsidP="00324D78">
            <w:pPr>
              <w:rPr>
                <w:rFonts w:ascii="Times" w:hAnsi="Times" w:cs="Times"/>
                <w:sz w:val="18"/>
                <w:szCs w:val="18"/>
              </w:rPr>
            </w:pPr>
            <w:r w:rsidRPr="009B0496">
              <w:rPr>
                <w:rFonts w:ascii="Times" w:hAnsi="Times" w:cs="Times"/>
                <w:sz w:val="18"/>
                <w:szCs w:val="18"/>
              </w:rPr>
              <w:t>6 (27.27)</w:t>
            </w:r>
          </w:p>
        </w:tc>
        <w:tc>
          <w:tcPr>
            <w:tcW w:w="1216" w:type="dxa"/>
            <w:tcBorders>
              <w:top w:val="nil"/>
              <w:bottom w:val="nil"/>
            </w:tcBorders>
            <w:shd w:val="clear" w:color="auto" w:fill="auto"/>
          </w:tcPr>
          <w:p w14:paraId="599D1F4A" w14:textId="77777777" w:rsidR="005530D3" w:rsidRPr="008935D3" w:rsidRDefault="005530D3" w:rsidP="00324D78">
            <w:pPr>
              <w:rPr>
                <w:rFonts w:ascii="Times" w:hAnsi="Times" w:cs="Times"/>
                <w:sz w:val="18"/>
                <w:szCs w:val="18"/>
              </w:rPr>
            </w:pPr>
            <w:r w:rsidRPr="009B0496">
              <w:rPr>
                <w:rFonts w:ascii="Times" w:hAnsi="Times" w:cs="Times"/>
                <w:sz w:val="18"/>
                <w:szCs w:val="18"/>
              </w:rPr>
              <w:t>6 (27.27)</w:t>
            </w:r>
          </w:p>
        </w:tc>
        <w:tc>
          <w:tcPr>
            <w:tcW w:w="672" w:type="dxa"/>
            <w:tcBorders>
              <w:top w:val="nil"/>
              <w:bottom w:val="nil"/>
            </w:tcBorders>
            <w:shd w:val="clear" w:color="auto" w:fill="auto"/>
          </w:tcPr>
          <w:p w14:paraId="7BC6451A" w14:textId="77777777" w:rsidR="005530D3" w:rsidRPr="008935D3" w:rsidRDefault="005530D3" w:rsidP="00324D78">
            <w:pPr>
              <w:rPr>
                <w:rFonts w:ascii="Times" w:hAnsi="Times" w:cs="Times"/>
                <w:sz w:val="18"/>
                <w:szCs w:val="18"/>
              </w:rPr>
            </w:pPr>
            <w:r w:rsidRPr="009B0496">
              <w:rPr>
                <w:rFonts w:ascii="Times" w:hAnsi="Times" w:cs="Times"/>
                <w:sz w:val="18"/>
                <w:szCs w:val="18"/>
              </w:rPr>
              <w:t>11</w:t>
            </w:r>
          </w:p>
        </w:tc>
        <w:tc>
          <w:tcPr>
            <w:tcW w:w="1180" w:type="dxa"/>
            <w:tcBorders>
              <w:top w:val="nil"/>
              <w:bottom w:val="nil"/>
            </w:tcBorders>
            <w:shd w:val="clear" w:color="auto" w:fill="auto"/>
          </w:tcPr>
          <w:p w14:paraId="0055F3E1" w14:textId="77777777" w:rsidR="005530D3" w:rsidRPr="008935D3" w:rsidRDefault="005530D3" w:rsidP="00324D78">
            <w:pPr>
              <w:rPr>
                <w:rFonts w:ascii="Times" w:hAnsi="Times" w:cs="Times"/>
                <w:sz w:val="18"/>
                <w:szCs w:val="18"/>
              </w:rPr>
            </w:pPr>
            <w:r w:rsidRPr="009B0496">
              <w:rPr>
                <w:rFonts w:ascii="Times" w:hAnsi="Times" w:cs="Times"/>
                <w:sz w:val="18"/>
                <w:szCs w:val="18"/>
              </w:rPr>
              <w:t>2 (18.18)</w:t>
            </w:r>
          </w:p>
        </w:tc>
        <w:tc>
          <w:tcPr>
            <w:tcW w:w="1097" w:type="dxa"/>
            <w:tcBorders>
              <w:top w:val="nil"/>
              <w:bottom w:val="nil"/>
            </w:tcBorders>
            <w:shd w:val="clear" w:color="auto" w:fill="auto"/>
          </w:tcPr>
          <w:p w14:paraId="7C79B4E8" w14:textId="77777777" w:rsidR="005530D3" w:rsidRPr="008935D3" w:rsidRDefault="005530D3" w:rsidP="00324D78">
            <w:pPr>
              <w:rPr>
                <w:rFonts w:ascii="Times" w:hAnsi="Times" w:cs="Times"/>
                <w:sz w:val="18"/>
                <w:szCs w:val="18"/>
              </w:rPr>
            </w:pPr>
            <w:r w:rsidRPr="009B0496">
              <w:rPr>
                <w:rFonts w:ascii="Times" w:hAnsi="Times" w:cs="Times"/>
                <w:sz w:val="18"/>
                <w:szCs w:val="18"/>
              </w:rPr>
              <w:t>5 (45.45)</w:t>
            </w:r>
          </w:p>
        </w:tc>
        <w:tc>
          <w:tcPr>
            <w:tcW w:w="1216" w:type="dxa"/>
            <w:gridSpan w:val="2"/>
            <w:tcBorders>
              <w:top w:val="nil"/>
              <w:bottom w:val="nil"/>
            </w:tcBorders>
            <w:shd w:val="clear" w:color="auto" w:fill="auto"/>
          </w:tcPr>
          <w:p w14:paraId="641E34FF" w14:textId="77777777" w:rsidR="005530D3" w:rsidRPr="008935D3" w:rsidRDefault="005530D3" w:rsidP="00324D78">
            <w:pPr>
              <w:rPr>
                <w:rFonts w:ascii="Times" w:hAnsi="Times" w:cs="Times"/>
                <w:sz w:val="18"/>
                <w:szCs w:val="18"/>
              </w:rPr>
            </w:pPr>
            <w:r w:rsidRPr="009B0496">
              <w:rPr>
                <w:rFonts w:ascii="Times" w:hAnsi="Times" w:cs="Times"/>
                <w:sz w:val="18"/>
                <w:szCs w:val="18"/>
              </w:rPr>
              <w:t>4 (36.36)</w:t>
            </w:r>
          </w:p>
        </w:tc>
        <w:tc>
          <w:tcPr>
            <w:tcW w:w="834" w:type="dxa"/>
            <w:gridSpan w:val="2"/>
            <w:tcBorders>
              <w:top w:val="nil"/>
              <w:bottom w:val="nil"/>
            </w:tcBorders>
            <w:shd w:val="clear" w:color="auto" w:fill="auto"/>
          </w:tcPr>
          <w:p w14:paraId="75E40781" w14:textId="77777777" w:rsidR="005530D3" w:rsidRPr="008935D3" w:rsidRDefault="005530D3" w:rsidP="00324D78">
            <w:pPr>
              <w:rPr>
                <w:rFonts w:ascii="Times" w:hAnsi="Times" w:cs="Times"/>
                <w:sz w:val="18"/>
                <w:szCs w:val="18"/>
              </w:rPr>
            </w:pPr>
            <w:r w:rsidRPr="009B0496">
              <w:rPr>
                <w:rFonts w:ascii="Times" w:hAnsi="Times" w:cs="Times"/>
                <w:sz w:val="18"/>
                <w:szCs w:val="18"/>
              </w:rPr>
              <w:t>26</w:t>
            </w:r>
          </w:p>
        </w:tc>
        <w:tc>
          <w:tcPr>
            <w:tcW w:w="1247" w:type="dxa"/>
            <w:tcBorders>
              <w:top w:val="nil"/>
              <w:bottom w:val="nil"/>
            </w:tcBorders>
            <w:shd w:val="clear" w:color="auto" w:fill="auto"/>
          </w:tcPr>
          <w:p w14:paraId="4800DD25" w14:textId="77777777" w:rsidR="005530D3" w:rsidRPr="008935D3" w:rsidRDefault="005530D3" w:rsidP="00324D78">
            <w:pPr>
              <w:rPr>
                <w:rFonts w:ascii="Times" w:hAnsi="Times" w:cs="Times"/>
                <w:sz w:val="18"/>
                <w:szCs w:val="18"/>
              </w:rPr>
            </w:pPr>
            <w:r w:rsidRPr="009B0496">
              <w:rPr>
                <w:rFonts w:ascii="Times" w:hAnsi="Times" w:cs="Times"/>
                <w:sz w:val="18"/>
                <w:szCs w:val="18"/>
              </w:rPr>
              <w:t>4 (15.38)</w:t>
            </w:r>
          </w:p>
        </w:tc>
        <w:tc>
          <w:tcPr>
            <w:tcW w:w="1067" w:type="dxa"/>
            <w:tcBorders>
              <w:top w:val="nil"/>
              <w:bottom w:val="nil"/>
            </w:tcBorders>
            <w:shd w:val="clear" w:color="auto" w:fill="auto"/>
          </w:tcPr>
          <w:p w14:paraId="6430A2E4" w14:textId="77777777" w:rsidR="005530D3" w:rsidRPr="008935D3" w:rsidRDefault="005530D3" w:rsidP="00324D78">
            <w:pPr>
              <w:rPr>
                <w:rFonts w:ascii="Times" w:hAnsi="Times" w:cs="Times"/>
                <w:sz w:val="18"/>
                <w:szCs w:val="18"/>
              </w:rPr>
            </w:pPr>
            <w:r w:rsidRPr="009B0496">
              <w:rPr>
                <w:rFonts w:ascii="Times" w:hAnsi="Times" w:cs="Times"/>
                <w:sz w:val="18"/>
                <w:szCs w:val="18"/>
              </w:rPr>
              <w:t>12 (46.15)</w:t>
            </w:r>
          </w:p>
        </w:tc>
        <w:tc>
          <w:tcPr>
            <w:tcW w:w="1221" w:type="dxa"/>
            <w:tcBorders>
              <w:top w:val="nil"/>
              <w:bottom w:val="nil"/>
            </w:tcBorders>
            <w:shd w:val="clear" w:color="auto" w:fill="auto"/>
          </w:tcPr>
          <w:p w14:paraId="38E5E57D" w14:textId="77777777" w:rsidR="005530D3" w:rsidRPr="008935D3" w:rsidRDefault="005530D3" w:rsidP="00324D78">
            <w:pPr>
              <w:rPr>
                <w:rFonts w:ascii="Times" w:hAnsi="Times" w:cs="Times"/>
                <w:sz w:val="18"/>
                <w:szCs w:val="18"/>
              </w:rPr>
            </w:pPr>
            <w:r w:rsidRPr="009B0496">
              <w:rPr>
                <w:rFonts w:ascii="Times" w:hAnsi="Times" w:cs="Times"/>
                <w:sz w:val="18"/>
                <w:szCs w:val="18"/>
              </w:rPr>
              <w:t>10 (38.46)</w:t>
            </w:r>
          </w:p>
        </w:tc>
      </w:tr>
      <w:tr w:rsidR="005530D3" w:rsidRPr="008935D3" w14:paraId="3E3FF6D7" w14:textId="77777777" w:rsidTr="00324D78">
        <w:tc>
          <w:tcPr>
            <w:tcW w:w="2268" w:type="dxa"/>
            <w:tcBorders>
              <w:top w:val="nil"/>
              <w:bottom w:val="nil"/>
            </w:tcBorders>
            <w:shd w:val="clear" w:color="auto" w:fill="auto"/>
          </w:tcPr>
          <w:p w14:paraId="6351442F"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DECA-initiative</w:t>
            </w:r>
          </w:p>
        </w:tc>
        <w:tc>
          <w:tcPr>
            <w:tcW w:w="750" w:type="dxa"/>
            <w:tcBorders>
              <w:top w:val="nil"/>
              <w:bottom w:val="nil"/>
            </w:tcBorders>
            <w:shd w:val="clear" w:color="auto" w:fill="auto"/>
          </w:tcPr>
          <w:p w14:paraId="3FB1AF64" w14:textId="77777777" w:rsidR="005530D3" w:rsidRPr="008935D3" w:rsidRDefault="005530D3" w:rsidP="00324D78">
            <w:pPr>
              <w:rPr>
                <w:rFonts w:ascii="Times" w:hAnsi="Times" w:cs="Times"/>
                <w:sz w:val="18"/>
                <w:szCs w:val="18"/>
              </w:rPr>
            </w:pPr>
            <w:r w:rsidRPr="009B0496">
              <w:rPr>
                <w:rFonts w:ascii="Times" w:hAnsi="Times" w:cs="Times"/>
                <w:sz w:val="18"/>
                <w:szCs w:val="18"/>
              </w:rPr>
              <w:t>24</w:t>
            </w:r>
          </w:p>
        </w:tc>
        <w:tc>
          <w:tcPr>
            <w:tcW w:w="1144" w:type="dxa"/>
            <w:tcBorders>
              <w:top w:val="nil"/>
              <w:bottom w:val="nil"/>
            </w:tcBorders>
            <w:shd w:val="clear" w:color="auto" w:fill="auto"/>
          </w:tcPr>
          <w:p w14:paraId="1EA273E2" w14:textId="77777777" w:rsidR="005530D3" w:rsidRPr="008935D3" w:rsidRDefault="005530D3" w:rsidP="00324D78">
            <w:pPr>
              <w:rPr>
                <w:rFonts w:ascii="Times" w:hAnsi="Times" w:cs="Times"/>
                <w:sz w:val="18"/>
                <w:szCs w:val="18"/>
              </w:rPr>
            </w:pPr>
            <w:r w:rsidRPr="009B0496">
              <w:rPr>
                <w:rFonts w:ascii="Times" w:hAnsi="Times" w:cs="Times"/>
                <w:sz w:val="18"/>
                <w:szCs w:val="18"/>
              </w:rPr>
              <w:t>13 (54.17)</w:t>
            </w:r>
          </w:p>
        </w:tc>
        <w:tc>
          <w:tcPr>
            <w:tcW w:w="1134" w:type="dxa"/>
            <w:tcBorders>
              <w:top w:val="nil"/>
              <w:bottom w:val="nil"/>
            </w:tcBorders>
            <w:shd w:val="clear" w:color="auto" w:fill="auto"/>
          </w:tcPr>
          <w:p w14:paraId="594475CC" w14:textId="77777777" w:rsidR="005530D3" w:rsidRPr="008935D3" w:rsidRDefault="005530D3" w:rsidP="00324D78">
            <w:pPr>
              <w:rPr>
                <w:rFonts w:ascii="Times" w:hAnsi="Times" w:cs="Times"/>
                <w:sz w:val="18"/>
                <w:szCs w:val="18"/>
              </w:rPr>
            </w:pPr>
            <w:r w:rsidRPr="009B0496">
              <w:rPr>
                <w:rFonts w:ascii="Times" w:hAnsi="Times" w:cs="Times"/>
                <w:sz w:val="18"/>
                <w:szCs w:val="18"/>
              </w:rPr>
              <w:t>5 (20.83)</w:t>
            </w:r>
          </w:p>
        </w:tc>
        <w:tc>
          <w:tcPr>
            <w:tcW w:w="1216" w:type="dxa"/>
            <w:tcBorders>
              <w:top w:val="nil"/>
              <w:bottom w:val="nil"/>
            </w:tcBorders>
            <w:shd w:val="clear" w:color="auto" w:fill="auto"/>
          </w:tcPr>
          <w:p w14:paraId="32680500" w14:textId="77777777" w:rsidR="005530D3" w:rsidRPr="008935D3" w:rsidRDefault="005530D3" w:rsidP="00324D78">
            <w:pPr>
              <w:rPr>
                <w:rFonts w:ascii="Times" w:hAnsi="Times" w:cs="Times"/>
                <w:sz w:val="18"/>
                <w:szCs w:val="18"/>
              </w:rPr>
            </w:pPr>
            <w:r w:rsidRPr="009B0496">
              <w:rPr>
                <w:rFonts w:ascii="Times" w:hAnsi="Times" w:cs="Times"/>
                <w:sz w:val="18"/>
                <w:szCs w:val="18"/>
              </w:rPr>
              <w:t>6 (25.00)</w:t>
            </w:r>
          </w:p>
        </w:tc>
        <w:tc>
          <w:tcPr>
            <w:tcW w:w="672" w:type="dxa"/>
            <w:tcBorders>
              <w:top w:val="nil"/>
              <w:bottom w:val="nil"/>
            </w:tcBorders>
            <w:shd w:val="clear" w:color="auto" w:fill="auto"/>
          </w:tcPr>
          <w:p w14:paraId="5B94AE6F" w14:textId="77777777" w:rsidR="005530D3" w:rsidRPr="008935D3" w:rsidRDefault="005530D3" w:rsidP="00324D78">
            <w:pPr>
              <w:rPr>
                <w:rFonts w:ascii="Times" w:hAnsi="Times" w:cs="Times"/>
                <w:sz w:val="18"/>
                <w:szCs w:val="18"/>
              </w:rPr>
            </w:pPr>
            <w:r w:rsidRPr="009B0496">
              <w:rPr>
                <w:rFonts w:ascii="Times" w:hAnsi="Times" w:cs="Times"/>
                <w:sz w:val="18"/>
                <w:szCs w:val="18"/>
              </w:rPr>
              <w:t>12</w:t>
            </w:r>
          </w:p>
        </w:tc>
        <w:tc>
          <w:tcPr>
            <w:tcW w:w="1180" w:type="dxa"/>
            <w:tcBorders>
              <w:top w:val="nil"/>
              <w:bottom w:val="nil"/>
            </w:tcBorders>
            <w:shd w:val="clear" w:color="auto" w:fill="auto"/>
          </w:tcPr>
          <w:p w14:paraId="71F4C591" w14:textId="48E19D9B" w:rsidR="005530D3" w:rsidRPr="008935D3" w:rsidRDefault="005530D3" w:rsidP="00324D78">
            <w:pPr>
              <w:rPr>
                <w:rFonts w:ascii="Times" w:hAnsi="Times" w:cs="Times"/>
                <w:sz w:val="18"/>
                <w:szCs w:val="18"/>
              </w:rPr>
            </w:pPr>
            <w:r w:rsidRPr="009B0496">
              <w:rPr>
                <w:rFonts w:ascii="Times" w:hAnsi="Times" w:cs="Times"/>
                <w:sz w:val="18"/>
                <w:szCs w:val="18"/>
              </w:rPr>
              <w:t>6 (50.00)</w:t>
            </w:r>
          </w:p>
        </w:tc>
        <w:tc>
          <w:tcPr>
            <w:tcW w:w="1097" w:type="dxa"/>
            <w:tcBorders>
              <w:top w:val="nil"/>
              <w:bottom w:val="nil"/>
            </w:tcBorders>
            <w:shd w:val="clear" w:color="auto" w:fill="auto"/>
          </w:tcPr>
          <w:p w14:paraId="564C456F" w14:textId="77777777" w:rsidR="005530D3" w:rsidRPr="008935D3" w:rsidRDefault="005530D3" w:rsidP="00324D78">
            <w:pPr>
              <w:rPr>
                <w:rFonts w:ascii="Times" w:hAnsi="Times" w:cs="Times"/>
                <w:sz w:val="18"/>
                <w:szCs w:val="18"/>
              </w:rPr>
            </w:pPr>
            <w:r w:rsidRPr="009B0496">
              <w:rPr>
                <w:rFonts w:ascii="Times" w:hAnsi="Times" w:cs="Times"/>
                <w:sz w:val="18"/>
                <w:szCs w:val="18"/>
              </w:rPr>
              <w:t>1 (8.33)</w:t>
            </w:r>
          </w:p>
        </w:tc>
        <w:tc>
          <w:tcPr>
            <w:tcW w:w="1216" w:type="dxa"/>
            <w:gridSpan w:val="2"/>
            <w:tcBorders>
              <w:top w:val="nil"/>
              <w:bottom w:val="nil"/>
            </w:tcBorders>
            <w:shd w:val="clear" w:color="auto" w:fill="auto"/>
          </w:tcPr>
          <w:p w14:paraId="4710939B" w14:textId="77777777" w:rsidR="005530D3" w:rsidRPr="008935D3" w:rsidRDefault="005530D3" w:rsidP="00324D78">
            <w:pPr>
              <w:rPr>
                <w:rFonts w:ascii="Times" w:hAnsi="Times" w:cs="Times"/>
                <w:sz w:val="18"/>
                <w:szCs w:val="18"/>
              </w:rPr>
            </w:pPr>
            <w:r w:rsidRPr="009B0496">
              <w:rPr>
                <w:rFonts w:ascii="Times" w:hAnsi="Times" w:cs="Times"/>
                <w:sz w:val="18"/>
                <w:szCs w:val="18"/>
              </w:rPr>
              <w:t>5 (41.67)</w:t>
            </w:r>
          </w:p>
        </w:tc>
        <w:tc>
          <w:tcPr>
            <w:tcW w:w="834" w:type="dxa"/>
            <w:gridSpan w:val="2"/>
            <w:tcBorders>
              <w:top w:val="nil"/>
              <w:bottom w:val="nil"/>
            </w:tcBorders>
            <w:shd w:val="clear" w:color="auto" w:fill="auto"/>
          </w:tcPr>
          <w:p w14:paraId="61FB8ACE" w14:textId="77777777" w:rsidR="005530D3" w:rsidRPr="008935D3" w:rsidRDefault="005530D3" w:rsidP="00324D78">
            <w:pPr>
              <w:rPr>
                <w:rFonts w:ascii="Times" w:hAnsi="Times" w:cs="Times"/>
                <w:sz w:val="18"/>
                <w:szCs w:val="18"/>
              </w:rPr>
            </w:pPr>
            <w:r w:rsidRPr="009B0496">
              <w:rPr>
                <w:rFonts w:ascii="Times" w:hAnsi="Times" w:cs="Times"/>
                <w:sz w:val="18"/>
                <w:szCs w:val="18"/>
              </w:rPr>
              <w:t>26</w:t>
            </w:r>
          </w:p>
        </w:tc>
        <w:tc>
          <w:tcPr>
            <w:tcW w:w="1247" w:type="dxa"/>
            <w:tcBorders>
              <w:top w:val="nil"/>
              <w:bottom w:val="nil"/>
            </w:tcBorders>
            <w:shd w:val="clear" w:color="auto" w:fill="auto"/>
          </w:tcPr>
          <w:p w14:paraId="0A08F773" w14:textId="77777777" w:rsidR="005530D3" w:rsidRPr="008935D3" w:rsidRDefault="005530D3" w:rsidP="00324D78">
            <w:pPr>
              <w:rPr>
                <w:rFonts w:ascii="Times" w:hAnsi="Times" w:cs="Times"/>
                <w:sz w:val="18"/>
                <w:szCs w:val="18"/>
              </w:rPr>
            </w:pPr>
            <w:r w:rsidRPr="009B0496">
              <w:rPr>
                <w:rFonts w:ascii="Times" w:hAnsi="Times" w:cs="Times"/>
                <w:sz w:val="18"/>
                <w:szCs w:val="18"/>
              </w:rPr>
              <w:t>4 (15.38)</w:t>
            </w:r>
          </w:p>
        </w:tc>
        <w:tc>
          <w:tcPr>
            <w:tcW w:w="1067" w:type="dxa"/>
            <w:tcBorders>
              <w:top w:val="nil"/>
              <w:bottom w:val="nil"/>
            </w:tcBorders>
            <w:shd w:val="clear" w:color="auto" w:fill="auto"/>
          </w:tcPr>
          <w:p w14:paraId="1509BEDC" w14:textId="77777777" w:rsidR="005530D3" w:rsidRPr="008935D3" w:rsidRDefault="005530D3" w:rsidP="00324D78">
            <w:pPr>
              <w:rPr>
                <w:rFonts w:ascii="Times" w:hAnsi="Times" w:cs="Times"/>
                <w:sz w:val="18"/>
                <w:szCs w:val="18"/>
              </w:rPr>
            </w:pPr>
            <w:r w:rsidRPr="009B0496">
              <w:rPr>
                <w:rFonts w:ascii="Times" w:hAnsi="Times" w:cs="Times"/>
                <w:sz w:val="18"/>
                <w:szCs w:val="18"/>
              </w:rPr>
              <w:t>10 (38.46)</w:t>
            </w:r>
          </w:p>
        </w:tc>
        <w:tc>
          <w:tcPr>
            <w:tcW w:w="1221" w:type="dxa"/>
            <w:tcBorders>
              <w:top w:val="nil"/>
              <w:bottom w:val="nil"/>
            </w:tcBorders>
            <w:shd w:val="clear" w:color="auto" w:fill="auto"/>
          </w:tcPr>
          <w:p w14:paraId="31EBCDB9" w14:textId="77777777" w:rsidR="005530D3" w:rsidRPr="008935D3" w:rsidRDefault="005530D3" w:rsidP="00324D78">
            <w:pPr>
              <w:rPr>
                <w:rFonts w:ascii="Times" w:hAnsi="Times" w:cs="Times"/>
                <w:sz w:val="18"/>
                <w:szCs w:val="18"/>
              </w:rPr>
            </w:pPr>
            <w:r w:rsidRPr="009B0496">
              <w:rPr>
                <w:rFonts w:ascii="Times" w:hAnsi="Times" w:cs="Times"/>
                <w:sz w:val="18"/>
                <w:szCs w:val="18"/>
              </w:rPr>
              <w:t>12 (46.15)</w:t>
            </w:r>
          </w:p>
        </w:tc>
      </w:tr>
      <w:tr w:rsidR="005530D3" w:rsidRPr="008935D3" w14:paraId="6F3D9B90" w14:textId="77777777" w:rsidTr="00324D78">
        <w:tc>
          <w:tcPr>
            <w:tcW w:w="2268" w:type="dxa"/>
            <w:tcBorders>
              <w:top w:val="nil"/>
              <w:bottom w:val="nil"/>
            </w:tcBorders>
            <w:shd w:val="clear" w:color="auto" w:fill="auto"/>
          </w:tcPr>
          <w:p w14:paraId="36ED7EA2"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DECA-self-regulation</w:t>
            </w:r>
          </w:p>
        </w:tc>
        <w:tc>
          <w:tcPr>
            <w:tcW w:w="750" w:type="dxa"/>
            <w:tcBorders>
              <w:top w:val="nil"/>
              <w:bottom w:val="nil"/>
            </w:tcBorders>
            <w:shd w:val="clear" w:color="auto" w:fill="auto"/>
          </w:tcPr>
          <w:p w14:paraId="501FCF3D" w14:textId="77777777" w:rsidR="005530D3" w:rsidRPr="008935D3" w:rsidRDefault="005530D3" w:rsidP="00324D78">
            <w:pPr>
              <w:rPr>
                <w:rFonts w:ascii="Times" w:hAnsi="Times" w:cs="Times"/>
                <w:sz w:val="18"/>
                <w:szCs w:val="18"/>
              </w:rPr>
            </w:pPr>
            <w:r w:rsidRPr="009B0496">
              <w:rPr>
                <w:rFonts w:ascii="Times" w:hAnsi="Times" w:cs="Times"/>
                <w:sz w:val="18"/>
                <w:szCs w:val="18"/>
              </w:rPr>
              <w:t>15</w:t>
            </w:r>
          </w:p>
        </w:tc>
        <w:tc>
          <w:tcPr>
            <w:tcW w:w="1144" w:type="dxa"/>
            <w:tcBorders>
              <w:top w:val="nil"/>
              <w:bottom w:val="nil"/>
            </w:tcBorders>
            <w:shd w:val="clear" w:color="auto" w:fill="auto"/>
          </w:tcPr>
          <w:p w14:paraId="6F5E2E73" w14:textId="77777777" w:rsidR="005530D3" w:rsidRPr="008935D3" w:rsidRDefault="005530D3" w:rsidP="00324D78">
            <w:pPr>
              <w:rPr>
                <w:rFonts w:ascii="Times" w:hAnsi="Times" w:cs="Times"/>
                <w:sz w:val="18"/>
                <w:szCs w:val="18"/>
              </w:rPr>
            </w:pPr>
            <w:r w:rsidRPr="009B0496">
              <w:rPr>
                <w:rFonts w:ascii="Times" w:hAnsi="Times" w:cs="Times"/>
                <w:sz w:val="18"/>
                <w:szCs w:val="18"/>
              </w:rPr>
              <w:t>6 (40.00)</w:t>
            </w:r>
          </w:p>
        </w:tc>
        <w:tc>
          <w:tcPr>
            <w:tcW w:w="1134" w:type="dxa"/>
            <w:tcBorders>
              <w:top w:val="nil"/>
              <w:bottom w:val="nil"/>
            </w:tcBorders>
            <w:shd w:val="clear" w:color="auto" w:fill="auto"/>
          </w:tcPr>
          <w:p w14:paraId="0B28E313" w14:textId="77777777" w:rsidR="005530D3" w:rsidRPr="008935D3" w:rsidRDefault="005530D3" w:rsidP="00324D78">
            <w:pPr>
              <w:rPr>
                <w:rFonts w:ascii="Times" w:hAnsi="Times" w:cs="Times"/>
                <w:sz w:val="18"/>
                <w:szCs w:val="18"/>
              </w:rPr>
            </w:pPr>
            <w:r w:rsidRPr="009B0496">
              <w:rPr>
                <w:rFonts w:ascii="Times" w:hAnsi="Times" w:cs="Times"/>
                <w:sz w:val="18"/>
                <w:szCs w:val="18"/>
              </w:rPr>
              <w:t>4 (26.67)</w:t>
            </w:r>
          </w:p>
        </w:tc>
        <w:tc>
          <w:tcPr>
            <w:tcW w:w="1216" w:type="dxa"/>
            <w:tcBorders>
              <w:top w:val="nil"/>
              <w:bottom w:val="nil"/>
            </w:tcBorders>
            <w:shd w:val="clear" w:color="auto" w:fill="auto"/>
          </w:tcPr>
          <w:p w14:paraId="3A9BF598" w14:textId="77777777" w:rsidR="005530D3" w:rsidRPr="008935D3" w:rsidRDefault="005530D3" w:rsidP="00324D78">
            <w:pPr>
              <w:rPr>
                <w:rFonts w:ascii="Times" w:hAnsi="Times" w:cs="Times"/>
                <w:sz w:val="18"/>
                <w:szCs w:val="18"/>
              </w:rPr>
            </w:pPr>
            <w:r w:rsidRPr="009B0496">
              <w:rPr>
                <w:rFonts w:ascii="Times" w:hAnsi="Times" w:cs="Times"/>
                <w:sz w:val="18"/>
                <w:szCs w:val="18"/>
              </w:rPr>
              <w:t>5 (33.33)</w:t>
            </w:r>
          </w:p>
        </w:tc>
        <w:tc>
          <w:tcPr>
            <w:tcW w:w="672" w:type="dxa"/>
            <w:tcBorders>
              <w:top w:val="nil"/>
              <w:bottom w:val="nil"/>
            </w:tcBorders>
            <w:shd w:val="clear" w:color="auto" w:fill="auto"/>
          </w:tcPr>
          <w:p w14:paraId="0C2989B6" w14:textId="77777777" w:rsidR="005530D3" w:rsidRPr="008935D3" w:rsidRDefault="005530D3" w:rsidP="00324D78">
            <w:pPr>
              <w:rPr>
                <w:rFonts w:ascii="Times" w:hAnsi="Times" w:cs="Times"/>
                <w:sz w:val="18"/>
                <w:szCs w:val="18"/>
              </w:rPr>
            </w:pPr>
            <w:r w:rsidRPr="009B0496">
              <w:rPr>
                <w:rFonts w:ascii="Times" w:hAnsi="Times" w:cs="Times"/>
                <w:sz w:val="18"/>
                <w:szCs w:val="18"/>
              </w:rPr>
              <w:t>7</w:t>
            </w:r>
          </w:p>
        </w:tc>
        <w:tc>
          <w:tcPr>
            <w:tcW w:w="1180" w:type="dxa"/>
            <w:tcBorders>
              <w:top w:val="nil"/>
              <w:bottom w:val="nil"/>
            </w:tcBorders>
            <w:shd w:val="clear" w:color="auto" w:fill="auto"/>
          </w:tcPr>
          <w:p w14:paraId="3094B527" w14:textId="77777777" w:rsidR="005530D3" w:rsidRPr="008935D3" w:rsidRDefault="005530D3" w:rsidP="00324D78">
            <w:pPr>
              <w:rPr>
                <w:rFonts w:ascii="Times" w:hAnsi="Times" w:cs="Times"/>
                <w:sz w:val="18"/>
                <w:szCs w:val="18"/>
              </w:rPr>
            </w:pPr>
            <w:r w:rsidRPr="009B0496">
              <w:rPr>
                <w:rFonts w:ascii="Times" w:hAnsi="Times" w:cs="Times"/>
                <w:sz w:val="18"/>
                <w:szCs w:val="18"/>
              </w:rPr>
              <w:t>4 (57.14)</w:t>
            </w:r>
          </w:p>
        </w:tc>
        <w:tc>
          <w:tcPr>
            <w:tcW w:w="1097" w:type="dxa"/>
            <w:tcBorders>
              <w:top w:val="nil"/>
              <w:bottom w:val="nil"/>
            </w:tcBorders>
            <w:shd w:val="clear" w:color="auto" w:fill="auto"/>
          </w:tcPr>
          <w:p w14:paraId="53F66F2F" w14:textId="77777777" w:rsidR="005530D3" w:rsidRPr="008935D3" w:rsidRDefault="005530D3" w:rsidP="00324D78">
            <w:pPr>
              <w:rPr>
                <w:rFonts w:ascii="Times" w:hAnsi="Times" w:cs="Times"/>
                <w:sz w:val="18"/>
                <w:szCs w:val="18"/>
              </w:rPr>
            </w:pPr>
            <w:r w:rsidRPr="009B0496">
              <w:rPr>
                <w:rFonts w:ascii="Times" w:hAnsi="Times" w:cs="Times"/>
                <w:sz w:val="18"/>
                <w:szCs w:val="18"/>
              </w:rPr>
              <w:t>0 (0.00)</w:t>
            </w:r>
          </w:p>
        </w:tc>
        <w:tc>
          <w:tcPr>
            <w:tcW w:w="1216" w:type="dxa"/>
            <w:gridSpan w:val="2"/>
            <w:tcBorders>
              <w:top w:val="nil"/>
              <w:bottom w:val="nil"/>
            </w:tcBorders>
            <w:shd w:val="clear" w:color="auto" w:fill="auto"/>
          </w:tcPr>
          <w:p w14:paraId="30144BFF" w14:textId="77777777" w:rsidR="005530D3" w:rsidRPr="008935D3" w:rsidRDefault="005530D3" w:rsidP="00324D78">
            <w:pPr>
              <w:rPr>
                <w:rFonts w:ascii="Times" w:hAnsi="Times" w:cs="Times"/>
                <w:sz w:val="18"/>
                <w:szCs w:val="18"/>
              </w:rPr>
            </w:pPr>
            <w:r w:rsidRPr="009B0496">
              <w:rPr>
                <w:rFonts w:ascii="Times" w:hAnsi="Times" w:cs="Times"/>
                <w:sz w:val="18"/>
                <w:szCs w:val="18"/>
              </w:rPr>
              <w:t>3 (42.86)</w:t>
            </w:r>
          </w:p>
        </w:tc>
        <w:tc>
          <w:tcPr>
            <w:tcW w:w="834" w:type="dxa"/>
            <w:gridSpan w:val="2"/>
            <w:tcBorders>
              <w:top w:val="nil"/>
              <w:bottom w:val="nil"/>
            </w:tcBorders>
            <w:shd w:val="clear" w:color="auto" w:fill="auto"/>
          </w:tcPr>
          <w:p w14:paraId="15B43B06" w14:textId="77777777" w:rsidR="005530D3" w:rsidRPr="008935D3" w:rsidRDefault="005530D3" w:rsidP="00324D78">
            <w:pPr>
              <w:rPr>
                <w:rFonts w:ascii="Times" w:hAnsi="Times" w:cs="Times"/>
                <w:sz w:val="18"/>
                <w:szCs w:val="18"/>
              </w:rPr>
            </w:pPr>
            <w:r w:rsidRPr="009B0496">
              <w:rPr>
                <w:rFonts w:ascii="Times" w:hAnsi="Times" w:cs="Times"/>
                <w:sz w:val="18"/>
                <w:szCs w:val="18"/>
              </w:rPr>
              <w:t>19</w:t>
            </w:r>
          </w:p>
        </w:tc>
        <w:tc>
          <w:tcPr>
            <w:tcW w:w="1247" w:type="dxa"/>
            <w:tcBorders>
              <w:top w:val="nil"/>
              <w:bottom w:val="nil"/>
            </w:tcBorders>
            <w:shd w:val="clear" w:color="auto" w:fill="auto"/>
          </w:tcPr>
          <w:p w14:paraId="3E49104C" w14:textId="77777777" w:rsidR="005530D3" w:rsidRPr="008935D3" w:rsidRDefault="005530D3" w:rsidP="00324D78">
            <w:pPr>
              <w:rPr>
                <w:rFonts w:ascii="Times" w:hAnsi="Times" w:cs="Times"/>
                <w:sz w:val="18"/>
                <w:szCs w:val="18"/>
              </w:rPr>
            </w:pPr>
            <w:r w:rsidRPr="009B0496">
              <w:rPr>
                <w:rFonts w:ascii="Times" w:hAnsi="Times" w:cs="Times"/>
                <w:sz w:val="18"/>
                <w:szCs w:val="18"/>
              </w:rPr>
              <w:t>3 (15.79)</w:t>
            </w:r>
          </w:p>
        </w:tc>
        <w:tc>
          <w:tcPr>
            <w:tcW w:w="1067" w:type="dxa"/>
            <w:tcBorders>
              <w:top w:val="nil"/>
              <w:bottom w:val="nil"/>
            </w:tcBorders>
            <w:shd w:val="clear" w:color="auto" w:fill="auto"/>
          </w:tcPr>
          <w:p w14:paraId="14031984" w14:textId="77777777" w:rsidR="005530D3" w:rsidRPr="008935D3" w:rsidRDefault="005530D3" w:rsidP="00324D78">
            <w:pPr>
              <w:rPr>
                <w:rFonts w:ascii="Times" w:hAnsi="Times" w:cs="Times"/>
                <w:sz w:val="18"/>
                <w:szCs w:val="18"/>
              </w:rPr>
            </w:pPr>
            <w:r w:rsidRPr="009B0496">
              <w:rPr>
                <w:rFonts w:ascii="Times" w:hAnsi="Times" w:cs="Times"/>
                <w:sz w:val="18"/>
                <w:szCs w:val="18"/>
              </w:rPr>
              <w:t>8 (42.11)</w:t>
            </w:r>
          </w:p>
        </w:tc>
        <w:tc>
          <w:tcPr>
            <w:tcW w:w="1221" w:type="dxa"/>
            <w:tcBorders>
              <w:top w:val="nil"/>
              <w:bottom w:val="nil"/>
            </w:tcBorders>
            <w:shd w:val="clear" w:color="auto" w:fill="auto"/>
          </w:tcPr>
          <w:p w14:paraId="55F691A0" w14:textId="77777777" w:rsidR="005530D3" w:rsidRPr="008935D3" w:rsidRDefault="005530D3" w:rsidP="00324D78">
            <w:pPr>
              <w:rPr>
                <w:rFonts w:ascii="Times" w:hAnsi="Times" w:cs="Times"/>
                <w:sz w:val="18"/>
                <w:szCs w:val="18"/>
              </w:rPr>
            </w:pPr>
            <w:r w:rsidRPr="009B0496">
              <w:rPr>
                <w:rFonts w:ascii="Times" w:hAnsi="Times" w:cs="Times"/>
                <w:sz w:val="18"/>
                <w:szCs w:val="18"/>
              </w:rPr>
              <w:t>8 (42.11)</w:t>
            </w:r>
          </w:p>
        </w:tc>
      </w:tr>
      <w:tr w:rsidR="005530D3" w:rsidRPr="008935D3" w14:paraId="46512883" w14:textId="77777777" w:rsidTr="00324D78">
        <w:tc>
          <w:tcPr>
            <w:tcW w:w="2268" w:type="dxa"/>
            <w:tcBorders>
              <w:top w:val="nil"/>
              <w:bottom w:val="nil"/>
            </w:tcBorders>
            <w:shd w:val="clear" w:color="auto" w:fill="auto"/>
          </w:tcPr>
          <w:p w14:paraId="2985C77E"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BITSEA-competence</w:t>
            </w:r>
          </w:p>
        </w:tc>
        <w:tc>
          <w:tcPr>
            <w:tcW w:w="750" w:type="dxa"/>
            <w:tcBorders>
              <w:top w:val="nil"/>
              <w:bottom w:val="nil"/>
            </w:tcBorders>
            <w:shd w:val="clear" w:color="auto" w:fill="auto"/>
          </w:tcPr>
          <w:p w14:paraId="0C430112" w14:textId="77777777" w:rsidR="005530D3" w:rsidRPr="008935D3" w:rsidRDefault="005530D3" w:rsidP="00324D78">
            <w:pPr>
              <w:rPr>
                <w:rFonts w:ascii="Times" w:hAnsi="Times" w:cs="Times"/>
                <w:sz w:val="18"/>
                <w:szCs w:val="18"/>
              </w:rPr>
            </w:pPr>
            <w:r w:rsidRPr="009B0496">
              <w:rPr>
                <w:rFonts w:ascii="Times" w:hAnsi="Times" w:cs="Times"/>
                <w:sz w:val="18"/>
                <w:szCs w:val="18"/>
              </w:rPr>
              <w:t>24</w:t>
            </w:r>
          </w:p>
        </w:tc>
        <w:tc>
          <w:tcPr>
            <w:tcW w:w="1144" w:type="dxa"/>
            <w:tcBorders>
              <w:top w:val="nil"/>
              <w:bottom w:val="nil"/>
            </w:tcBorders>
            <w:shd w:val="clear" w:color="auto" w:fill="auto"/>
          </w:tcPr>
          <w:p w14:paraId="018CD048" w14:textId="77777777" w:rsidR="005530D3" w:rsidRPr="008935D3" w:rsidRDefault="005530D3" w:rsidP="00324D78">
            <w:pPr>
              <w:rPr>
                <w:rFonts w:ascii="Times" w:hAnsi="Times" w:cs="Times"/>
                <w:sz w:val="18"/>
                <w:szCs w:val="18"/>
              </w:rPr>
            </w:pPr>
            <w:r w:rsidRPr="009B0496">
              <w:rPr>
                <w:rFonts w:ascii="Times" w:hAnsi="Times" w:cs="Times"/>
                <w:sz w:val="18"/>
                <w:szCs w:val="18"/>
              </w:rPr>
              <w:t>14 (58.33)</w:t>
            </w:r>
          </w:p>
        </w:tc>
        <w:tc>
          <w:tcPr>
            <w:tcW w:w="1134" w:type="dxa"/>
            <w:tcBorders>
              <w:top w:val="nil"/>
              <w:bottom w:val="nil"/>
            </w:tcBorders>
            <w:shd w:val="clear" w:color="auto" w:fill="auto"/>
          </w:tcPr>
          <w:p w14:paraId="121F0B3D" w14:textId="77777777" w:rsidR="005530D3" w:rsidRPr="008935D3" w:rsidRDefault="005530D3" w:rsidP="00324D78">
            <w:pPr>
              <w:rPr>
                <w:rFonts w:ascii="Times" w:hAnsi="Times" w:cs="Times"/>
                <w:sz w:val="18"/>
                <w:szCs w:val="18"/>
              </w:rPr>
            </w:pPr>
            <w:r w:rsidRPr="009B0496">
              <w:rPr>
                <w:rFonts w:ascii="Times" w:hAnsi="Times" w:cs="Times"/>
                <w:sz w:val="18"/>
                <w:szCs w:val="18"/>
              </w:rPr>
              <w:t>5 (20.83)</w:t>
            </w:r>
          </w:p>
        </w:tc>
        <w:tc>
          <w:tcPr>
            <w:tcW w:w="1216" w:type="dxa"/>
            <w:tcBorders>
              <w:top w:val="nil"/>
              <w:bottom w:val="nil"/>
            </w:tcBorders>
            <w:shd w:val="clear" w:color="auto" w:fill="auto"/>
          </w:tcPr>
          <w:p w14:paraId="4BFED5AA" w14:textId="77777777" w:rsidR="005530D3" w:rsidRPr="008935D3" w:rsidRDefault="005530D3" w:rsidP="00324D78">
            <w:pPr>
              <w:rPr>
                <w:rFonts w:ascii="Times" w:hAnsi="Times" w:cs="Times"/>
                <w:sz w:val="18"/>
                <w:szCs w:val="18"/>
              </w:rPr>
            </w:pPr>
            <w:r w:rsidRPr="009B0496">
              <w:rPr>
                <w:rFonts w:ascii="Times" w:hAnsi="Times" w:cs="Times"/>
                <w:sz w:val="18"/>
                <w:szCs w:val="18"/>
              </w:rPr>
              <w:t>5 (33.33)</w:t>
            </w:r>
          </w:p>
        </w:tc>
        <w:tc>
          <w:tcPr>
            <w:tcW w:w="672" w:type="dxa"/>
            <w:tcBorders>
              <w:top w:val="nil"/>
              <w:bottom w:val="nil"/>
            </w:tcBorders>
            <w:shd w:val="clear" w:color="auto" w:fill="auto"/>
          </w:tcPr>
          <w:p w14:paraId="0A57AA13" w14:textId="77777777" w:rsidR="005530D3" w:rsidRPr="008935D3" w:rsidRDefault="005530D3" w:rsidP="00324D78">
            <w:pPr>
              <w:rPr>
                <w:rFonts w:ascii="Times" w:hAnsi="Times" w:cs="Times"/>
                <w:sz w:val="18"/>
                <w:szCs w:val="18"/>
              </w:rPr>
            </w:pPr>
            <w:r w:rsidRPr="009B0496">
              <w:rPr>
                <w:rFonts w:ascii="Times" w:hAnsi="Times" w:cs="Times"/>
                <w:sz w:val="18"/>
                <w:szCs w:val="18"/>
              </w:rPr>
              <w:t>13</w:t>
            </w:r>
          </w:p>
        </w:tc>
        <w:tc>
          <w:tcPr>
            <w:tcW w:w="1180" w:type="dxa"/>
            <w:tcBorders>
              <w:top w:val="nil"/>
              <w:bottom w:val="nil"/>
            </w:tcBorders>
            <w:shd w:val="clear" w:color="auto" w:fill="auto"/>
          </w:tcPr>
          <w:p w14:paraId="60244576" w14:textId="77777777" w:rsidR="005530D3" w:rsidRPr="008935D3" w:rsidRDefault="005530D3" w:rsidP="00324D78">
            <w:pPr>
              <w:rPr>
                <w:rFonts w:ascii="Times" w:hAnsi="Times" w:cs="Times"/>
                <w:sz w:val="18"/>
                <w:szCs w:val="18"/>
              </w:rPr>
            </w:pPr>
            <w:r w:rsidRPr="009B0496">
              <w:rPr>
                <w:rFonts w:ascii="Times" w:hAnsi="Times" w:cs="Times"/>
                <w:sz w:val="18"/>
                <w:szCs w:val="18"/>
              </w:rPr>
              <w:t>6 (46.16)</w:t>
            </w:r>
          </w:p>
        </w:tc>
        <w:tc>
          <w:tcPr>
            <w:tcW w:w="1097" w:type="dxa"/>
            <w:tcBorders>
              <w:top w:val="nil"/>
              <w:bottom w:val="nil"/>
            </w:tcBorders>
            <w:shd w:val="clear" w:color="auto" w:fill="auto"/>
          </w:tcPr>
          <w:p w14:paraId="6A89A04C" w14:textId="77777777" w:rsidR="005530D3" w:rsidRPr="008935D3" w:rsidRDefault="005530D3" w:rsidP="00324D78">
            <w:pPr>
              <w:rPr>
                <w:rFonts w:ascii="Times" w:hAnsi="Times" w:cs="Times"/>
                <w:sz w:val="18"/>
                <w:szCs w:val="18"/>
              </w:rPr>
            </w:pPr>
            <w:r w:rsidRPr="009B0496">
              <w:rPr>
                <w:rFonts w:ascii="Times" w:hAnsi="Times" w:cs="Times"/>
                <w:sz w:val="18"/>
                <w:szCs w:val="18"/>
              </w:rPr>
              <w:t>1 (7.69)</w:t>
            </w:r>
          </w:p>
        </w:tc>
        <w:tc>
          <w:tcPr>
            <w:tcW w:w="1216" w:type="dxa"/>
            <w:gridSpan w:val="2"/>
            <w:tcBorders>
              <w:top w:val="nil"/>
              <w:bottom w:val="nil"/>
            </w:tcBorders>
            <w:shd w:val="clear" w:color="auto" w:fill="auto"/>
          </w:tcPr>
          <w:p w14:paraId="3CD77B0C" w14:textId="77777777" w:rsidR="005530D3" w:rsidRPr="008935D3" w:rsidRDefault="005530D3" w:rsidP="00324D78">
            <w:pPr>
              <w:rPr>
                <w:rFonts w:ascii="Times" w:hAnsi="Times" w:cs="Times"/>
                <w:sz w:val="18"/>
                <w:szCs w:val="18"/>
              </w:rPr>
            </w:pPr>
            <w:r w:rsidRPr="009B0496">
              <w:rPr>
                <w:rFonts w:ascii="Times" w:hAnsi="Times" w:cs="Times"/>
                <w:sz w:val="18"/>
                <w:szCs w:val="18"/>
              </w:rPr>
              <w:t>6 (46.16)</w:t>
            </w:r>
          </w:p>
        </w:tc>
        <w:tc>
          <w:tcPr>
            <w:tcW w:w="834" w:type="dxa"/>
            <w:gridSpan w:val="2"/>
            <w:tcBorders>
              <w:top w:val="nil"/>
              <w:bottom w:val="nil"/>
            </w:tcBorders>
            <w:shd w:val="clear" w:color="auto" w:fill="auto"/>
          </w:tcPr>
          <w:p w14:paraId="3198435E" w14:textId="77777777" w:rsidR="005530D3" w:rsidRPr="008935D3" w:rsidRDefault="005530D3" w:rsidP="00324D78">
            <w:pPr>
              <w:rPr>
                <w:rFonts w:ascii="Times" w:hAnsi="Times" w:cs="Times"/>
                <w:sz w:val="18"/>
                <w:szCs w:val="18"/>
              </w:rPr>
            </w:pPr>
            <w:r w:rsidRPr="009B0496">
              <w:rPr>
                <w:rFonts w:ascii="Times" w:hAnsi="Times" w:cs="Times"/>
                <w:sz w:val="18"/>
                <w:szCs w:val="18"/>
              </w:rPr>
              <w:t>20</w:t>
            </w:r>
          </w:p>
        </w:tc>
        <w:tc>
          <w:tcPr>
            <w:tcW w:w="1247" w:type="dxa"/>
            <w:tcBorders>
              <w:top w:val="nil"/>
              <w:bottom w:val="nil"/>
            </w:tcBorders>
            <w:shd w:val="clear" w:color="auto" w:fill="auto"/>
          </w:tcPr>
          <w:p w14:paraId="395D35FB" w14:textId="77777777" w:rsidR="005530D3" w:rsidRPr="008935D3" w:rsidRDefault="005530D3" w:rsidP="00324D78">
            <w:pPr>
              <w:rPr>
                <w:rFonts w:ascii="Times" w:hAnsi="Times" w:cs="Times"/>
                <w:sz w:val="18"/>
                <w:szCs w:val="18"/>
              </w:rPr>
            </w:pPr>
            <w:r w:rsidRPr="009B0496">
              <w:rPr>
                <w:rFonts w:ascii="Times" w:hAnsi="Times" w:cs="Times"/>
                <w:sz w:val="18"/>
                <w:szCs w:val="18"/>
              </w:rPr>
              <w:t>8 (40.00)</w:t>
            </w:r>
          </w:p>
        </w:tc>
        <w:tc>
          <w:tcPr>
            <w:tcW w:w="1067" w:type="dxa"/>
            <w:tcBorders>
              <w:top w:val="nil"/>
              <w:bottom w:val="nil"/>
            </w:tcBorders>
            <w:shd w:val="clear" w:color="auto" w:fill="auto"/>
          </w:tcPr>
          <w:p w14:paraId="47ECA6F0" w14:textId="77777777" w:rsidR="005530D3" w:rsidRPr="008935D3" w:rsidRDefault="005530D3" w:rsidP="00324D78">
            <w:pPr>
              <w:rPr>
                <w:rFonts w:ascii="Times" w:hAnsi="Times" w:cs="Times"/>
                <w:sz w:val="18"/>
                <w:szCs w:val="18"/>
              </w:rPr>
            </w:pPr>
            <w:r w:rsidRPr="009B0496">
              <w:rPr>
                <w:rFonts w:ascii="Times" w:hAnsi="Times" w:cs="Times"/>
                <w:sz w:val="18"/>
                <w:szCs w:val="18"/>
              </w:rPr>
              <w:t>6 (30.00)</w:t>
            </w:r>
          </w:p>
        </w:tc>
        <w:tc>
          <w:tcPr>
            <w:tcW w:w="1221" w:type="dxa"/>
            <w:tcBorders>
              <w:top w:val="nil"/>
              <w:bottom w:val="nil"/>
            </w:tcBorders>
            <w:shd w:val="clear" w:color="auto" w:fill="auto"/>
          </w:tcPr>
          <w:p w14:paraId="5CCD2D56" w14:textId="77777777" w:rsidR="005530D3" w:rsidRPr="008935D3" w:rsidRDefault="005530D3" w:rsidP="00324D78">
            <w:pPr>
              <w:rPr>
                <w:rFonts w:ascii="Times" w:hAnsi="Times" w:cs="Times"/>
                <w:sz w:val="18"/>
                <w:szCs w:val="18"/>
              </w:rPr>
            </w:pPr>
            <w:r w:rsidRPr="009B0496">
              <w:rPr>
                <w:rFonts w:ascii="Times" w:hAnsi="Times" w:cs="Times"/>
                <w:sz w:val="18"/>
                <w:szCs w:val="18"/>
              </w:rPr>
              <w:t>6 (30.00)</w:t>
            </w:r>
          </w:p>
        </w:tc>
      </w:tr>
      <w:tr w:rsidR="005530D3" w:rsidRPr="008935D3" w14:paraId="6C00B5F2" w14:textId="77777777" w:rsidTr="00324D78">
        <w:tc>
          <w:tcPr>
            <w:tcW w:w="2268" w:type="dxa"/>
            <w:tcBorders>
              <w:top w:val="nil"/>
              <w:bottom w:val="nil"/>
            </w:tcBorders>
            <w:shd w:val="clear" w:color="auto" w:fill="auto"/>
          </w:tcPr>
          <w:p w14:paraId="328C157D"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AQS security</w:t>
            </w:r>
          </w:p>
        </w:tc>
        <w:tc>
          <w:tcPr>
            <w:tcW w:w="750" w:type="dxa"/>
            <w:tcBorders>
              <w:top w:val="nil"/>
              <w:bottom w:val="nil"/>
            </w:tcBorders>
            <w:shd w:val="clear" w:color="auto" w:fill="auto"/>
          </w:tcPr>
          <w:p w14:paraId="43212577" w14:textId="77777777" w:rsidR="005530D3" w:rsidRPr="008935D3" w:rsidRDefault="005530D3" w:rsidP="00324D78">
            <w:pPr>
              <w:rPr>
                <w:rFonts w:ascii="Times" w:hAnsi="Times" w:cs="Times"/>
                <w:sz w:val="18"/>
                <w:szCs w:val="18"/>
              </w:rPr>
            </w:pPr>
            <w:r w:rsidRPr="009B0496">
              <w:rPr>
                <w:rFonts w:ascii="Times" w:hAnsi="Times" w:cs="Times"/>
                <w:sz w:val="18"/>
                <w:szCs w:val="18"/>
              </w:rPr>
              <w:t>16</w:t>
            </w:r>
          </w:p>
        </w:tc>
        <w:tc>
          <w:tcPr>
            <w:tcW w:w="1144" w:type="dxa"/>
            <w:tcBorders>
              <w:top w:val="nil"/>
              <w:bottom w:val="nil"/>
            </w:tcBorders>
            <w:shd w:val="clear" w:color="auto" w:fill="auto"/>
          </w:tcPr>
          <w:p w14:paraId="69A723E3" w14:textId="77777777" w:rsidR="005530D3" w:rsidRPr="008935D3" w:rsidRDefault="005530D3" w:rsidP="00324D78">
            <w:pPr>
              <w:rPr>
                <w:rFonts w:ascii="Times" w:hAnsi="Times" w:cs="Times"/>
                <w:sz w:val="18"/>
                <w:szCs w:val="18"/>
              </w:rPr>
            </w:pPr>
            <w:r w:rsidRPr="009B0496">
              <w:rPr>
                <w:rFonts w:ascii="Times" w:hAnsi="Times" w:cs="Times"/>
                <w:sz w:val="18"/>
                <w:szCs w:val="18"/>
              </w:rPr>
              <w:t>9 (56.25)</w:t>
            </w:r>
          </w:p>
        </w:tc>
        <w:tc>
          <w:tcPr>
            <w:tcW w:w="1134" w:type="dxa"/>
            <w:tcBorders>
              <w:top w:val="nil"/>
              <w:bottom w:val="nil"/>
            </w:tcBorders>
            <w:shd w:val="clear" w:color="auto" w:fill="auto"/>
          </w:tcPr>
          <w:p w14:paraId="4C18BD9D" w14:textId="77777777" w:rsidR="005530D3" w:rsidRPr="008935D3" w:rsidRDefault="005530D3" w:rsidP="00324D78">
            <w:pPr>
              <w:rPr>
                <w:rFonts w:ascii="Times" w:hAnsi="Times" w:cs="Times"/>
                <w:sz w:val="18"/>
                <w:szCs w:val="18"/>
              </w:rPr>
            </w:pPr>
            <w:r w:rsidRPr="009B0496">
              <w:rPr>
                <w:rFonts w:ascii="Times" w:hAnsi="Times" w:cs="Times"/>
                <w:sz w:val="18"/>
                <w:szCs w:val="18"/>
              </w:rPr>
              <w:t>4 (25.00)</w:t>
            </w:r>
          </w:p>
        </w:tc>
        <w:tc>
          <w:tcPr>
            <w:tcW w:w="1216" w:type="dxa"/>
            <w:tcBorders>
              <w:top w:val="nil"/>
              <w:bottom w:val="nil"/>
            </w:tcBorders>
            <w:shd w:val="clear" w:color="auto" w:fill="auto"/>
          </w:tcPr>
          <w:p w14:paraId="6C2F1D6E" w14:textId="77777777" w:rsidR="005530D3" w:rsidRPr="008935D3" w:rsidRDefault="005530D3" w:rsidP="00324D78">
            <w:pPr>
              <w:rPr>
                <w:rFonts w:ascii="Times" w:hAnsi="Times" w:cs="Times"/>
                <w:sz w:val="18"/>
                <w:szCs w:val="18"/>
              </w:rPr>
            </w:pPr>
            <w:r w:rsidRPr="009B0496">
              <w:rPr>
                <w:rFonts w:ascii="Times" w:hAnsi="Times" w:cs="Times"/>
                <w:sz w:val="18"/>
                <w:szCs w:val="18"/>
              </w:rPr>
              <w:t>3 (18.75)</w:t>
            </w:r>
          </w:p>
        </w:tc>
        <w:tc>
          <w:tcPr>
            <w:tcW w:w="672" w:type="dxa"/>
            <w:tcBorders>
              <w:top w:val="nil"/>
              <w:bottom w:val="nil"/>
            </w:tcBorders>
            <w:shd w:val="clear" w:color="auto" w:fill="auto"/>
          </w:tcPr>
          <w:p w14:paraId="6688E64A" w14:textId="77777777" w:rsidR="005530D3" w:rsidRPr="008935D3" w:rsidRDefault="005530D3" w:rsidP="00324D78">
            <w:pPr>
              <w:rPr>
                <w:rFonts w:ascii="Times" w:hAnsi="Times" w:cs="Times"/>
                <w:sz w:val="18"/>
                <w:szCs w:val="18"/>
              </w:rPr>
            </w:pPr>
            <w:r w:rsidRPr="009B0496">
              <w:rPr>
                <w:rFonts w:ascii="Times" w:hAnsi="Times" w:cs="Times"/>
                <w:sz w:val="18"/>
                <w:szCs w:val="18"/>
              </w:rPr>
              <w:t>13</w:t>
            </w:r>
          </w:p>
        </w:tc>
        <w:tc>
          <w:tcPr>
            <w:tcW w:w="1180" w:type="dxa"/>
            <w:tcBorders>
              <w:top w:val="nil"/>
              <w:bottom w:val="nil"/>
            </w:tcBorders>
            <w:shd w:val="clear" w:color="auto" w:fill="auto"/>
          </w:tcPr>
          <w:p w14:paraId="2CF7A34A" w14:textId="77777777" w:rsidR="005530D3" w:rsidRPr="008935D3" w:rsidRDefault="005530D3" w:rsidP="00324D78">
            <w:pPr>
              <w:rPr>
                <w:rFonts w:ascii="Times" w:hAnsi="Times" w:cs="Times"/>
                <w:sz w:val="18"/>
                <w:szCs w:val="18"/>
              </w:rPr>
            </w:pPr>
            <w:r w:rsidRPr="009B0496">
              <w:rPr>
                <w:rFonts w:ascii="Times" w:hAnsi="Times" w:cs="Times"/>
                <w:sz w:val="18"/>
                <w:szCs w:val="18"/>
              </w:rPr>
              <w:t>3 (23.08)</w:t>
            </w:r>
          </w:p>
        </w:tc>
        <w:tc>
          <w:tcPr>
            <w:tcW w:w="1097" w:type="dxa"/>
            <w:tcBorders>
              <w:top w:val="nil"/>
              <w:bottom w:val="nil"/>
            </w:tcBorders>
            <w:shd w:val="clear" w:color="auto" w:fill="auto"/>
          </w:tcPr>
          <w:p w14:paraId="334011C5"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1216" w:type="dxa"/>
            <w:gridSpan w:val="2"/>
            <w:tcBorders>
              <w:top w:val="nil"/>
              <w:bottom w:val="nil"/>
            </w:tcBorders>
            <w:shd w:val="clear" w:color="auto" w:fill="auto"/>
          </w:tcPr>
          <w:p w14:paraId="3BF67BC6"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834" w:type="dxa"/>
            <w:gridSpan w:val="2"/>
            <w:tcBorders>
              <w:top w:val="nil"/>
              <w:bottom w:val="nil"/>
            </w:tcBorders>
            <w:shd w:val="clear" w:color="auto" w:fill="auto"/>
          </w:tcPr>
          <w:p w14:paraId="79F72029" w14:textId="77777777" w:rsidR="005530D3" w:rsidRPr="008935D3" w:rsidRDefault="005530D3" w:rsidP="00324D78">
            <w:pPr>
              <w:rPr>
                <w:rFonts w:ascii="Times" w:hAnsi="Times" w:cs="Times"/>
                <w:sz w:val="18"/>
                <w:szCs w:val="18"/>
              </w:rPr>
            </w:pPr>
            <w:r w:rsidRPr="009B0496">
              <w:rPr>
                <w:rFonts w:ascii="Times" w:hAnsi="Times" w:cs="Times"/>
                <w:sz w:val="18"/>
                <w:szCs w:val="18"/>
              </w:rPr>
              <w:t>17</w:t>
            </w:r>
          </w:p>
        </w:tc>
        <w:tc>
          <w:tcPr>
            <w:tcW w:w="1247" w:type="dxa"/>
            <w:tcBorders>
              <w:top w:val="nil"/>
              <w:bottom w:val="nil"/>
            </w:tcBorders>
            <w:shd w:val="clear" w:color="auto" w:fill="auto"/>
          </w:tcPr>
          <w:p w14:paraId="1899BECE" w14:textId="77777777" w:rsidR="005530D3" w:rsidRPr="008935D3" w:rsidRDefault="005530D3" w:rsidP="00324D78">
            <w:pPr>
              <w:rPr>
                <w:rFonts w:ascii="Times" w:hAnsi="Times" w:cs="Times"/>
                <w:sz w:val="18"/>
                <w:szCs w:val="18"/>
              </w:rPr>
            </w:pPr>
            <w:r w:rsidRPr="009B0496">
              <w:rPr>
                <w:rFonts w:ascii="Times" w:hAnsi="Times" w:cs="Times"/>
                <w:sz w:val="18"/>
                <w:szCs w:val="18"/>
              </w:rPr>
              <w:t>7 (41.18)</w:t>
            </w:r>
          </w:p>
        </w:tc>
        <w:tc>
          <w:tcPr>
            <w:tcW w:w="1067" w:type="dxa"/>
            <w:tcBorders>
              <w:top w:val="nil"/>
              <w:bottom w:val="nil"/>
            </w:tcBorders>
            <w:shd w:val="clear" w:color="auto" w:fill="auto"/>
          </w:tcPr>
          <w:p w14:paraId="5D39ACB1" w14:textId="77777777" w:rsidR="005530D3" w:rsidRPr="008935D3" w:rsidRDefault="005530D3" w:rsidP="00324D78">
            <w:pPr>
              <w:rPr>
                <w:rFonts w:ascii="Times" w:hAnsi="Times" w:cs="Times"/>
                <w:sz w:val="18"/>
                <w:szCs w:val="18"/>
              </w:rPr>
            </w:pPr>
            <w:r w:rsidRPr="009B0496">
              <w:rPr>
                <w:rFonts w:ascii="Times" w:hAnsi="Times" w:cs="Times"/>
                <w:sz w:val="18"/>
                <w:szCs w:val="18"/>
              </w:rPr>
              <w:t>8 (47.06)</w:t>
            </w:r>
          </w:p>
        </w:tc>
        <w:tc>
          <w:tcPr>
            <w:tcW w:w="1221" w:type="dxa"/>
            <w:tcBorders>
              <w:top w:val="nil"/>
              <w:bottom w:val="nil"/>
            </w:tcBorders>
            <w:shd w:val="clear" w:color="auto" w:fill="auto"/>
          </w:tcPr>
          <w:p w14:paraId="08A2E390" w14:textId="77777777" w:rsidR="005530D3" w:rsidRPr="008935D3" w:rsidRDefault="005530D3" w:rsidP="00324D78">
            <w:pPr>
              <w:rPr>
                <w:rFonts w:ascii="Times" w:hAnsi="Times" w:cs="Times"/>
                <w:sz w:val="18"/>
                <w:szCs w:val="18"/>
              </w:rPr>
            </w:pPr>
            <w:r w:rsidRPr="009B0496">
              <w:rPr>
                <w:rFonts w:ascii="Times" w:hAnsi="Times" w:cs="Times"/>
                <w:sz w:val="18"/>
                <w:szCs w:val="18"/>
              </w:rPr>
              <w:t>2 (11.76)</w:t>
            </w:r>
          </w:p>
        </w:tc>
      </w:tr>
      <w:tr w:rsidR="005530D3" w:rsidRPr="008935D3" w14:paraId="10FF9BA3" w14:textId="77777777" w:rsidTr="00324D78">
        <w:tc>
          <w:tcPr>
            <w:tcW w:w="2268" w:type="dxa"/>
            <w:tcBorders>
              <w:top w:val="nil"/>
              <w:bottom w:val="nil"/>
            </w:tcBorders>
            <w:shd w:val="clear" w:color="auto" w:fill="auto"/>
          </w:tcPr>
          <w:p w14:paraId="7250EC50"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CBCL-externalizing</w:t>
            </w:r>
          </w:p>
        </w:tc>
        <w:tc>
          <w:tcPr>
            <w:tcW w:w="750" w:type="dxa"/>
            <w:tcBorders>
              <w:top w:val="nil"/>
              <w:bottom w:val="nil"/>
            </w:tcBorders>
            <w:shd w:val="clear" w:color="auto" w:fill="auto"/>
          </w:tcPr>
          <w:p w14:paraId="2586AC61" w14:textId="77777777" w:rsidR="005530D3" w:rsidRPr="008935D3" w:rsidRDefault="005530D3" w:rsidP="00324D78">
            <w:pPr>
              <w:rPr>
                <w:rFonts w:ascii="Times" w:hAnsi="Times" w:cs="Times"/>
                <w:sz w:val="18"/>
                <w:szCs w:val="18"/>
              </w:rPr>
            </w:pPr>
            <w:r w:rsidRPr="009B0496">
              <w:rPr>
                <w:rFonts w:ascii="Times" w:hAnsi="Times" w:cs="Times"/>
                <w:sz w:val="18"/>
                <w:szCs w:val="18"/>
              </w:rPr>
              <w:t>23</w:t>
            </w:r>
          </w:p>
        </w:tc>
        <w:tc>
          <w:tcPr>
            <w:tcW w:w="1144" w:type="dxa"/>
            <w:tcBorders>
              <w:top w:val="nil"/>
              <w:bottom w:val="nil"/>
            </w:tcBorders>
            <w:shd w:val="clear" w:color="auto" w:fill="auto"/>
          </w:tcPr>
          <w:p w14:paraId="3A8FCDB2" w14:textId="77777777" w:rsidR="005530D3" w:rsidRPr="008935D3" w:rsidRDefault="005530D3" w:rsidP="00324D78">
            <w:pPr>
              <w:rPr>
                <w:rFonts w:ascii="Times" w:hAnsi="Times" w:cs="Times"/>
                <w:sz w:val="18"/>
                <w:szCs w:val="18"/>
              </w:rPr>
            </w:pPr>
            <w:r w:rsidRPr="009B0496">
              <w:rPr>
                <w:rFonts w:ascii="Times" w:hAnsi="Times" w:cs="Times"/>
                <w:sz w:val="18"/>
                <w:szCs w:val="18"/>
              </w:rPr>
              <w:t>16 (69.56)</w:t>
            </w:r>
          </w:p>
        </w:tc>
        <w:tc>
          <w:tcPr>
            <w:tcW w:w="1134" w:type="dxa"/>
            <w:tcBorders>
              <w:top w:val="nil"/>
              <w:bottom w:val="nil"/>
            </w:tcBorders>
            <w:shd w:val="clear" w:color="auto" w:fill="auto"/>
          </w:tcPr>
          <w:p w14:paraId="39D2F1F1" w14:textId="77777777" w:rsidR="005530D3" w:rsidRPr="008935D3" w:rsidRDefault="005530D3" w:rsidP="00324D78">
            <w:pPr>
              <w:rPr>
                <w:rFonts w:ascii="Times" w:hAnsi="Times" w:cs="Times"/>
                <w:sz w:val="18"/>
                <w:szCs w:val="18"/>
              </w:rPr>
            </w:pPr>
            <w:r w:rsidRPr="009B0496">
              <w:rPr>
                <w:rFonts w:ascii="Times" w:hAnsi="Times" w:cs="Times"/>
                <w:sz w:val="18"/>
                <w:szCs w:val="18"/>
              </w:rPr>
              <w:t>4 (17.39)</w:t>
            </w:r>
          </w:p>
        </w:tc>
        <w:tc>
          <w:tcPr>
            <w:tcW w:w="1216" w:type="dxa"/>
            <w:tcBorders>
              <w:top w:val="nil"/>
              <w:bottom w:val="nil"/>
            </w:tcBorders>
            <w:shd w:val="clear" w:color="auto" w:fill="auto"/>
          </w:tcPr>
          <w:p w14:paraId="6C9880F1" w14:textId="77777777" w:rsidR="005530D3" w:rsidRPr="008935D3" w:rsidRDefault="005530D3" w:rsidP="00324D78">
            <w:pPr>
              <w:rPr>
                <w:rFonts w:ascii="Times" w:hAnsi="Times" w:cs="Times"/>
                <w:sz w:val="18"/>
                <w:szCs w:val="18"/>
              </w:rPr>
            </w:pPr>
            <w:r w:rsidRPr="009B0496">
              <w:rPr>
                <w:rFonts w:ascii="Times" w:hAnsi="Times" w:cs="Times"/>
                <w:sz w:val="18"/>
                <w:szCs w:val="18"/>
              </w:rPr>
              <w:t>3 (13.04)</w:t>
            </w:r>
          </w:p>
        </w:tc>
        <w:tc>
          <w:tcPr>
            <w:tcW w:w="672" w:type="dxa"/>
            <w:tcBorders>
              <w:top w:val="nil"/>
              <w:bottom w:val="nil"/>
            </w:tcBorders>
            <w:shd w:val="clear" w:color="auto" w:fill="auto"/>
          </w:tcPr>
          <w:p w14:paraId="319787F3" w14:textId="77777777" w:rsidR="005530D3" w:rsidRPr="008935D3" w:rsidRDefault="005530D3" w:rsidP="00324D78">
            <w:pPr>
              <w:rPr>
                <w:rFonts w:ascii="Times" w:hAnsi="Times" w:cs="Times"/>
                <w:sz w:val="18"/>
                <w:szCs w:val="18"/>
              </w:rPr>
            </w:pPr>
            <w:r w:rsidRPr="009B0496">
              <w:rPr>
                <w:rFonts w:ascii="Times" w:hAnsi="Times" w:cs="Times"/>
                <w:sz w:val="18"/>
                <w:szCs w:val="18"/>
              </w:rPr>
              <w:t>13</w:t>
            </w:r>
          </w:p>
        </w:tc>
        <w:tc>
          <w:tcPr>
            <w:tcW w:w="1180" w:type="dxa"/>
            <w:tcBorders>
              <w:top w:val="nil"/>
              <w:bottom w:val="nil"/>
            </w:tcBorders>
            <w:shd w:val="clear" w:color="auto" w:fill="auto"/>
          </w:tcPr>
          <w:p w14:paraId="1D474C6C"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1097" w:type="dxa"/>
            <w:tcBorders>
              <w:top w:val="nil"/>
              <w:bottom w:val="nil"/>
            </w:tcBorders>
            <w:shd w:val="clear" w:color="auto" w:fill="auto"/>
          </w:tcPr>
          <w:p w14:paraId="534B883A" w14:textId="77777777" w:rsidR="005530D3" w:rsidRPr="008935D3" w:rsidRDefault="005530D3" w:rsidP="00324D78">
            <w:pPr>
              <w:rPr>
                <w:rFonts w:ascii="Times" w:hAnsi="Times" w:cs="Times"/>
                <w:sz w:val="18"/>
                <w:szCs w:val="18"/>
              </w:rPr>
            </w:pPr>
            <w:r w:rsidRPr="009B0496">
              <w:rPr>
                <w:rFonts w:ascii="Times" w:hAnsi="Times" w:cs="Times"/>
                <w:sz w:val="18"/>
                <w:szCs w:val="18"/>
              </w:rPr>
              <w:t>4 (30.77)</w:t>
            </w:r>
          </w:p>
        </w:tc>
        <w:tc>
          <w:tcPr>
            <w:tcW w:w="1216" w:type="dxa"/>
            <w:gridSpan w:val="2"/>
            <w:tcBorders>
              <w:top w:val="nil"/>
              <w:bottom w:val="nil"/>
            </w:tcBorders>
            <w:shd w:val="clear" w:color="auto" w:fill="auto"/>
          </w:tcPr>
          <w:p w14:paraId="13B5ED5E" w14:textId="77777777" w:rsidR="005530D3" w:rsidRPr="008935D3" w:rsidRDefault="005530D3" w:rsidP="00324D78">
            <w:pPr>
              <w:rPr>
                <w:rFonts w:ascii="Times" w:hAnsi="Times" w:cs="Times"/>
                <w:sz w:val="18"/>
                <w:szCs w:val="18"/>
              </w:rPr>
            </w:pPr>
            <w:r w:rsidRPr="009B0496">
              <w:rPr>
                <w:rFonts w:ascii="Times" w:hAnsi="Times" w:cs="Times"/>
                <w:sz w:val="18"/>
                <w:szCs w:val="18"/>
              </w:rPr>
              <w:t>4 (30.77)</w:t>
            </w:r>
          </w:p>
        </w:tc>
        <w:tc>
          <w:tcPr>
            <w:tcW w:w="834" w:type="dxa"/>
            <w:gridSpan w:val="2"/>
            <w:tcBorders>
              <w:top w:val="nil"/>
              <w:bottom w:val="nil"/>
            </w:tcBorders>
            <w:shd w:val="clear" w:color="auto" w:fill="auto"/>
          </w:tcPr>
          <w:p w14:paraId="455FEFE3" w14:textId="77777777" w:rsidR="005530D3" w:rsidRPr="008935D3" w:rsidRDefault="005530D3" w:rsidP="00324D78">
            <w:pPr>
              <w:rPr>
                <w:rFonts w:ascii="Times" w:hAnsi="Times" w:cs="Times"/>
                <w:sz w:val="18"/>
                <w:szCs w:val="18"/>
              </w:rPr>
            </w:pPr>
            <w:r w:rsidRPr="009B0496">
              <w:rPr>
                <w:rFonts w:ascii="Times" w:hAnsi="Times" w:cs="Times"/>
                <w:sz w:val="18"/>
                <w:szCs w:val="18"/>
              </w:rPr>
              <w:t>21</w:t>
            </w:r>
          </w:p>
        </w:tc>
        <w:tc>
          <w:tcPr>
            <w:tcW w:w="1247" w:type="dxa"/>
            <w:tcBorders>
              <w:top w:val="nil"/>
              <w:bottom w:val="nil"/>
            </w:tcBorders>
            <w:shd w:val="clear" w:color="auto" w:fill="auto"/>
          </w:tcPr>
          <w:p w14:paraId="0C82AEE9" w14:textId="77777777" w:rsidR="005530D3" w:rsidRPr="008935D3" w:rsidRDefault="005530D3" w:rsidP="00324D78">
            <w:pPr>
              <w:rPr>
                <w:rFonts w:ascii="Times" w:hAnsi="Times" w:cs="Times"/>
                <w:sz w:val="18"/>
                <w:szCs w:val="18"/>
              </w:rPr>
            </w:pPr>
            <w:r w:rsidRPr="009B0496">
              <w:rPr>
                <w:rFonts w:ascii="Times" w:hAnsi="Times" w:cs="Times"/>
                <w:sz w:val="18"/>
                <w:szCs w:val="18"/>
              </w:rPr>
              <w:t>12 (57.14)</w:t>
            </w:r>
          </w:p>
        </w:tc>
        <w:tc>
          <w:tcPr>
            <w:tcW w:w="1067" w:type="dxa"/>
            <w:tcBorders>
              <w:top w:val="nil"/>
              <w:bottom w:val="nil"/>
            </w:tcBorders>
            <w:shd w:val="clear" w:color="auto" w:fill="auto"/>
          </w:tcPr>
          <w:p w14:paraId="0C7CD326" w14:textId="77777777" w:rsidR="005530D3" w:rsidRPr="008935D3" w:rsidRDefault="005530D3" w:rsidP="00324D78">
            <w:pPr>
              <w:rPr>
                <w:rFonts w:ascii="Times" w:hAnsi="Times" w:cs="Times"/>
                <w:sz w:val="18"/>
                <w:szCs w:val="18"/>
              </w:rPr>
            </w:pPr>
            <w:r w:rsidRPr="009B0496">
              <w:rPr>
                <w:rFonts w:ascii="Times" w:hAnsi="Times" w:cs="Times"/>
                <w:sz w:val="18"/>
                <w:szCs w:val="18"/>
              </w:rPr>
              <w:t>7 (33.33)</w:t>
            </w:r>
          </w:p>
        </w:tc>
        <w:tc>
          <w:tcPr>
            <w:tcW w:w="1221" w:type="dxa"/>
            <w:tcBorders>
              <w:top w:val="nil"/>
              <w:bottom w:val="nil"/>
            </w:tcBorders>
            <w:shd w:val="clear" w:color="auto" w:fill="auto"/>
          </w:tcPr>
          <w:p w14:paraId="2BBD1C9E" w14:textId="77777777" w:rsidR="005530D3" w:rsidRPr="008935D3" w:rsidRDefault="005530D3" w:rsidP="00324D78">
            <w:pPr>
              <w:rPr>
                <w:rFonts w:ascii="Times" w:hAnsi="Times" w:cs="Times"/>
                <w:sz w:val="18"/>
                <w:szCs w:val="18"/>
              </w:rPr>
            </w:pPr>
            <w:r w:rsidRPr="009B0496">
              <w:rPr>
                <w:rFonts w:ascii="Times" w:hAnsi="Times" w:cs="Times"/>
                <w:sz w:val="18"/>
                <w:szCs w:val="18"/>
              </w:rPr>
              <w:t>2 (9.52)</w:t>
            </w:r>
          </w:p>
        </w:tc>
      </w:tr>
      <w:tr w:rsidR="005530D3" w:rsidRPr="008935D3" w14:paraId="0EEC1383" w14:textId="77777777" w:rsidTr="00324D78">
        <w:tc>
          <w:tcPr>
            <w:tcW w:w="2268" w:type="dxa"/>
            <w:tcBorders>
              <w:top w:val="nil"/>
              <w:bottom w:val="nil"/>
            </w:tcBorders>
            <w:shd w:val="clear" w:color="auto" w:fill="auto"/>
          </w:tcPr>
          <w:p w14:paraId="39028592" w14:textId="77777777" w:rsidR="005530D3" w:rsidRPr="008935D3" w:rsidRDefault="005530D3" w:rsidP="00324D78">
            <w:pPr>
              <w:widowControl w:val="0"/>
              <w:autoSpaceDE w:val="0"/>
              <w:autoSpaceDN w:val="0"/>
              <w:adjustRightInd w:val="0"/>
              <w:rPr>
                <w:rFonts w:ascii="Times" w:hAnsi="Times" w:cs="Times"/>
                <w:sz w:val="18"/>
                <w:szCs w:val="18"/>
              </w:rPr>
            </w:pPr>
            <w:r w:rsidRPr="009B0496">
              <w:rPr>
                <w:rFonts w:ascii="Times" w:hAnsi="Times" w:cs="Times"/>
                <w:sz w:val="18"/>
                <w:szCs w:val="18"/>
              </w:rPr>
              <w:t>CBCL-internalizing</w:t>
            </w:r>
          </w:p>
        </w:tc>
        <w:tc>
          <w:tcPr>
            <w:tcW w:w="750" w:type="dxa"/>
            <w:tcBorders>
              <w:top w:val="nil"/>
              <w:bottom w:val="nil"/>
            </w:tcBorders>
            <w:shd w:val="clear" w:color="auto" w:fill="auto"/>
          </w:tcPr>
          <w:p w14:paraId="30CB0536" w14:textId="77777777" w:rsidR="005530D3" w:rsidRPr="008935D3" w:rsidRDefault="005530D3" w:rsidP="00324D78">
            <w:pPr>
              <w:rPr>
                <w:rFonts w:ascii="Times" w:hAnsi="Times" w:cs="Times"/>
                <w:sz w:val="18"/>
                <w:szCs w:val="18"/>
              </w:rPr>
            </w:pPr>
            <w:r w:rsidRPr="009B0496">
              <w:rPr>
                <w:rFonts w:ascii="Times" w:hAnsi="Times" w:cs="Times"/>
                <w:sz w:val="18"/>
                <w:szCs w:val="18"/>
              </w:rPr>
              <w:t>23</w:t>
            </w:r>
          </w:p>
        </w:tc>
        <w:tc>
          <w:tcPr>
            <w:tcW w:w="1144" w:type="dxa"/>
            <w:tcBorders>
              <w:top w:val="nil"/>
              <w:bottom w:val="nil"/>
            </w:tcBorders>
            <w:shd w:val="clear" w:color="auto" w:fill="auto"/>
          </w:tcPr>
          <w:p w14:paraId="7793B3EB" w14:textId="77777777" w:rsidR="005530D3" w:rsidRPr="008935D3" w:rsidRDefault="005530D3" w:rsidP="00324D78">
            <w:pPr>
              <w:rPr>
                <w:rFonts w:ascii="Times" w:hAnsi="Times" w:cs="Times"/>
                <w:sz w:val="18"/>
                <w:szCs w:val="18"/>
              </w:rPr>
            </w:pPr>
            <w:r w:rsidRPr="009B0496">
              <w:rPr>
                <w:rFonts w:ascii="Times" w:hAnsi="Times" w:cs="Times"/>
                <w:sz w:val="18"/>
                <w:szCs w:val="18"/>
              </w:rPr>
              <w:t>13 (56.52)</w:t>
            </w:r>
          </w:p>
        </w:tc>
        <w:tc>
          <w:tcPr>
            <w:tcW w:w="1134" w:type="dxa"/>
            <w:tcBorders>
              <w:top w:val="nil"/>
              <w:bottom w:val="nil"/>
            </w:tcBorders>
            <w:shd w:val="clear" w:color="auto" w:fill="auto"/>
          </w:tcPr>
          <w:p w14:paraId="786A2D43" w14:textId="77777777" w:rsidR="005530D3" w:rsidRPr="008935D3" w:rsidRDefault="005530D3" w:rsidP="00324D78">
            <w:pPr>
              <w:rPr>
                <w:rFonts w:ascii="Times" w:hAnsi="Times" w:cs="Times"/>
                <w:sz w:val="18"/>
                <w:szCs w:val="18"/>
              </w:rPr>
            </w:pPr>
            <w:r w:rsidRPr="009B0496">
              <w:rPr>
                <w:rFonts w:ascii="Times" w:hAnsi="Times" w:cs="Times"/>
                <w:sz w:val="18"/>
                <w:szCs w:val="18"/>
              </w:rPr>
              <w:t>6 (26.09)</w:t>
            </w:r>
          </w:p>
        </w:tc>
        <w:tc>
          <w:tcPr>
            <w:tcW w:w="1216" w:type="dxa"/>
            <w:tcBorders>
              <w:top w:val="nil"/>
              <w:bottom w:val="nil"/>
            </w:tcBorders>
            <w:shd w:val="clear" w:color="auto" w:fill="auto"/>
          </w:tcPr>
          <w:p w14:paraId="1C575CF3" w14:textId="77777777" w:rsidR="005530D3" w:rsidRPr="008935D3" w:rsidRDefault="005530D3" w:rsidP="00324D78">
            <w:pPr>
              <w:rPr>
                <w:rFonts w:ascii="Times" w:hAnsi="Times" w:cs="Times"/>
                <w:sz w:val="18"/>
                <w:szCs w:val="18"/>
              </w:rPr>
            </w:pPr>
            <w:r w:rsidRPr="009B0496">
              <w:rPr>
                <w:rFonts w:ascii="Times" w:hAnsi="Times" w:cs="Times"/>
                <w:sz w:val="18"/>
                <w:szCs w:val="18"/>
              </w:rPr>
              <w:t>4 (17.39)</w:t>
            </w:r>
          </w:p>
        </w:tc>
        <w:tc>
          <w:tcPr>
            <w:tcW w:w="672" w:type="dxa"/>
            <w:tcBorders>
              <w:top w:val="nil"/>
              <w:bottom w:val="nil"/>
            </w:tcBorders>
            <w:shd w:val="clear" w:color="auto" w:fill="auto"/>
          </w:tcPr>
          <w:p w14:paraId="5E95A89F" w14:textId="77777777" w:rsidR="005530D3" w:rsidRPr="008935D3" w:rsidRDefault="005530D3" w:rsidP="00324D78">
            <w:pPr>
              <w:rPr>
                <w:rFonts w:ascii="Times" w:hAnsi="Times" w:cs="Times"/>
                <w:sz w:val="18"/>
                <w:szCs w:val="18"/>
              </w:rPr>
            </w:pPr>
            <w:r w:rsidRPr="009B0496">
              <w:rPr>
                <w:rFonts w:ascii="Times" w:hAnsi="Times" w:cs="Times"/>
                <w:sz w:val="18"/>
                <w:szCs w:val="18"/>
              </w:rPr>
              <w:t>13</w:t>
            </w:r>
          </w:p>
        </w:tc>
        <w:tc>
          <w:tcPr>
            <w:tcW w:w="1180" w:type="dxa"/>
            <w:tcBorders>
              <w:top w:val="nil"/>
              <w:bottom w:val="nil"/>
            </w:tcBorders>
            <w:shd w:val="clear" w:color="auto" w:fill="auto"/>
          </w:tcPr>
          <w:p w14:paraId="2E72CD81"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1097" w:type="dxa"/>
            <w:tcBorders>
              <w:top w:val="nil"/>
              <w:bottom w:val="nil"/>
            </w:tcBorders>
            <w:shd w:val="clear" w:color="auto" w:fill="auto"/>
          </w:tcPr>
          <w:p w14:paraId="05429D5E"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1216" w:type="dxa"/>
            <w:gridSpan w:val="2"/>
            <w:tcBorders>
              <w:top w:val="nil"/>
              <w:bottom w:val="nil"/>
            </w:tcBorders>
            <w:shd w:val="clear" w:color="auto" w:fill="auto"/>
          </w:tcPr>
          <w:p w14:paraId="679BC7E8" w14:textId="77777777" w:rsidR="005530D3" w:rsidRPr="008935D3" w:rsidRDefault="005530D3" w:rsidP="00324D78">
            <w:pPr>
              <w:rPr>
                <w:rFonts w:ascii="Times" w:hAnsi="Times" w:cs="Times"/>
                <w:sz w:val="18"/>
                <w:szCs w:val="18"/>
              </w:rPr>
            </w:pPr>
            <w:r w:rsidRPr="009B0496">
              <w:rPr>
                <w:rFonts w:ascii="Times" w:hAnsi="Times" w:cs="Times"/>
                <w:sz w:val="18"/>
                <w:szCs w:val="18"/>
              </w:rPr>
              <w:t>3 (23.07)</w:t>
            </w:r>
          </w:p>
        </w:tc>
        <w:tc>
          <w:tcPr>
            <w:tcW w:w="834" w:type="dxa"/>
            <w:gridSpan w:val="2"/>
            <w:tcBorders>
              <w:top w:val="nil"/>
              <w:bottom w:val="nil"/>
            </w:tcBorders>
            <w:shd w:val="clear" w:color="auto" w:fill="auto"/>
          </w:tcPr>
          <w:p w14:paraId="5E51084A" w14:textId="77777777" w:rsidR="005530D3" w:rsidRPr="008935D3" w:rsidRDefault="005530D3" w:rsidP="00324D78">
            <w:pPr>
              <w:rPr>
                <w:rFonts w:ascii="Times" w:hAnsi="Times" w:cs="Times"/>
                <w:sz w:val="18"/>
                <w:szCs w:val="18"/>
              </w:rPr>
            </w:pPr>
            <w:r w:rsidRPr="009B0496">
              <w:rPr>
                <w:rFonts w:ascii="Times" w:hAnsi="Times" w:cs="Times"/>
                <w:sz w:val="18"/>
                <w:szCs w:val="18"/>
              </w:rPr>
              <w:t>21</w:t>
            </w:r>
          </w:p>
        </w:tc>
        <w:tc>
          <w:tcPr>
            <w:tcW w:w="1247" w:type="dxa"/>
            <w:tcBorders>
              <w:top w:val="nil"/>
              <w:bottom w:val="nil"/>
            </w:tcBorders>
            <w:shd w:val="clear" w:color="auto" w:fill="auto"/>
          </w:tcPr>
          <w:p w14:paraId="65B7E622" w14:textId="77777777" w:rsidR="005530D3" w:rsidRPr="008935D3" w:rsidRDefault="005530D3" w:rsidP="00324D78">
            <w:pPr>
              <w:rPr>
                <w:rFonts w:ascii="Times" w:hAnsi="Times" w:cs="Times"/>
                <w:sz w:val="18"/>
                <w:szCs w:val="18"/>
              </w:rPr>
            </w:pPr>
            <w:r w:rsidRPr="009B0496">
              <w:rPr>
                <w:rFonts w:ascii="Times" w:hAnsi="Times" w:cs="Times"/>
                <w:sz w:val="18"/>
                <w:szCs w:val="18"/>
              </w:rPr>
              <w:t>10 (47.62)</w:t>
            </w:r>
          </w:p>
        </w:tc>
        <w:tc>
          <w:tcPr>
            <w:tcW w:w="1067" w:type="dxa"/>
            <w:tcBorders>
              <w:top w:val="nil"/>
              <w:bottom w:val="nil"/>
            </w:tcBorders>
            <w:shd w:val="clear" w:color="auto" w:fill="auto"/>
          </w:tcPr>
          <w:p w14:paraId="5B048BBA" w14:textId="77777777" w:rsidR="005530D3" w:rsidRPr="008935D3" w:rsidRDefault="005530D3" w:rsidP="00324D78">
            <w:pPr>
              <w:rPr>
                <w:rFonts w:ascii="Times" w:hAnsi="Times" w:cs="Times"/>
                <w:sz w:val="18"/>
                <w:szCs w:val="18"/>
              </w:rPr>
            </w:pPr>
            <w:r w:rsidRPr="009B0496">
              <w:rPr>
                <w:rFonts w:ascii="Times" w:hAnsi="Times" w:cs="Times"/>
                <w:sz w:val="18"/>
                <w:szCs w:val="18"/>
              </w:rPr>
              <w:t>7 (33.33)</w:t>
            </w:r>
          </w:p>
        </w:tc>
        <w:tc>
          <w:tcPr>
            <w:tcW w:w="1221" w:type="dxa"/>
            <w:tcBorders>
              <w:top w:val="nil"/>
              <w:bottom w:val="nil"/>
            </w:tcBorders>
            <w:shd w:val="clear" w:color="auto" w:fill="auto"/>
          </w:tcPr>
          <w:p w14:paraId="5871558E" w14:textId="77777777" w:rsidR="005530D3" w:rsidRPr="008935D3" w:rsidRDefault="005530D3" w:rsidP="00324D78">
            <w:pPr>
              <w:rPr>
                <w:rFonts w:ascii="Times" w:hAnsi="Times" w:cs="Times"/>
                <w:sz w:val="18"/>
                <w:szCs w:val="18"/>
              </w:rPr>
            </w:pPr>
            <w:r w:rsidRPr="009B0496">
              <w:rPr>
                <w:rFonts w:ascii="Times" w:hAnsi="Times" w:cs="Times"/>
                <w:sz w:val="18"/>
                <w:szCs w:val="18"/>
              </w:rPr>
              <w:t>3 (14.29)</w:t>
            </w:r>
          </w:p>
        </w:tc>
      </w:tr>
      <w:tr w:rsidR="005530D3" w:rsidRPr="008935D3" w14:paraId="19F3198D" w14:textId="77777777" w:rsidTr="00324D78">
        <w:tc>
          <w:tcPr>
            <w:tcW w:w="2268" w:type="dxa"/>
            <w:tcBorders>
              <w:top w:val="nil"/>
              <w:bottom w:val="nil"/>
            </w:tcBorders>
            <w:shd w:val="clear" w:color="auto" w:fill="auto"/>
          </w:tcPr>
          <w:p w14:paraId="11B543C9" w14:textId="77777777" w:rsidR="005530D3" w:rsidRPr="008935D3" w:rsidRDefault="005530D3" w:rsidP="00324D78">
            <w:pPr>
              <w:rPr>
                <w:rFonts w:ascii="Times" w:hAnsi="Times" w:cs="Times"/>
                <w:sz w:val="18"/>
                <w:szCs w:val="18"/>
              </w:rPr>
            </w:pPr>
            <w:r w:rsidRPr="009B0496">
              <w:rPr>
                <w:rFonts w:ascii="Times" w:hAnsi="Times" w:cs="Times"/>
                <w:sz w:val="18"/>
                <w:szCs w:val="18"/>
              </w:rPr>
              <w:t>BITSEA-problem</w:t>
            </w:r>
          </w:p>
        </w:tc>
        <w:tc>
          <w:tcPr>
            <w:tcW w:w="750" w:type="dxa"/>
            <w:tcBorders>
              <w:top w:val="nil"/>
              <w:bottom w:val="nil"/>
            </w:tcBorders>
            <w:shd w:val="clear" w:color="auto" w:fill="auto"/>
          </w:tcPr>
          <w:p w14:paraId="71F63C86" w14:textId="77777777" w:rsidR="005530D3" w:rsidRPr="008935D3" w:rsidRDefault="005530D3" w:rsidP="00324D78">
            <w:pPr>
              <w:rPr>
                <w:rFonts w:ascii="Times" w:hAnsi="Times" w:cs="Times"/>
                <w:sz w:val="18"/>
                <w:szCs w:val="18"/>
              </w:rPr>
            </w:pPr>
            <w:r w:rsidRPr="009B0496">
              <w:rPr>
                <w:rFonts w:ascii="Times" w:hAnsi="Times" w:cs="Times"/>
                <w:sz w:val="18"/>
                <w:szCs w:val="18"/>
              </w:rPr>
              <w:t>24</w:t>
            </w:r>
          </w:p>
        </w:tc>
        <w:tc>
          <w:tcPr>
            <w:tcW w:w="1144" w:type="dxa"/>
            <w:tcBorders>
              <w:top w:val="nil"/>
              <w:bottom w:val="nil"/>
            </w:tcBorders>
            <w:shd w:val="clear" w:color="auto" w:fill="auto"/>
          </w:tcPr>
          <w:p w14:paraId="0E7CDDF7" w14:textId="77777777" w:rsidR="005530D3" w:rsidRPr="008935D3" w:rsidRDefault="005530D3" w:rsidP="00324D78">
            <w:pPr>
              <w:rPr>
                <w:rFonts w:ascii="Times" w:hAnsi="Times" w:cs="Times"/>
                <w:sz w:val="18"/>
                <w:szCs w:val="18"/>
              </w:rPr>
            </w:pPr>
            <w:r w:rsidRPr="009B0496">
              <w:rPr>
                <w:rFonts w:ascii="Times" w:hAnsi="Times" w:cs="Times"/>
                <w:sz w:val="18"/>
                <w:szCs w:val="18"/>
              </w:rPr>
              <w:t>16 (66.67)</w:t>
            </w:r>
          </w:p>
        </w:tc>
        <w:tc>
          <w:tcPr>
            <w:tcW w:w="1134" w:type="dxa"/>
            <w:tcBorders>
              <w:top w:val="nil"/>
              <w:bottom w:val="nil"/>
            </w:tcBorders>
            <w:shd w:val="clear" w:color="auto" w:fill="auto"/>
          </w:tcPr>
          <w:p w14:paraId="675BF4D1" w14:textId="77777777" w:rsidR="005530D3" w:rsidRPr="008935D3" w:rsidRDefault="005530D3" w:rsidP="00324D78">
            <w:pPr>
              <w:rPr>
                <w:rFonts w:ascii="Times" w:hAnsi="Times" w:cs="Times"/>
                <w:sz w:val="18"/>
                <w:szCs w:val="18"/>
              </w:rPr>
            </w:pPr>
            <w:r w:rsidRPr="009B0496">
              <w:rPr>
                <w:rFonts w:ascii="Times" w:hAnsi="Times" w:cs="Times"/>
                <w:sz w:val="18"/>
                <w:szCs w:val="18"/>
              </w:rPr>
              <w:t>4 (16.67)</w:t>
            </w:r>
          </w:p>
        </w:tc>
        <w:tc>
          <w:tcPr>
            <w:tcW w:w="1216" w:type="dxa"/>
            <w:tcBorders>
              <w:top w:val="nil"/>
              <w:bottom w:val="nil"/>
            </w:tcBorders>
            <w:shd w:val="clear" w:color="auto" w:fill="auto"/>
          </w:tcPr>
          <w:p w14:paraId="4DCBD695" w14:textId="77777777" w:rsidR="005530D3" w:rsidRPr="008935D3" w:rsidRDefault="005530D3" w:rsidP="00324D78">
            <w:pPr>
              <w:rPr>
                <w:rFonts w:ascii="Times" w:hAnsi="Times" w:cs="Times"/>
                <w:sz w:val="18"/>
                <w:szCs w:val="18"/>
              </w:rPr>
            </w:pPr>
            <w:r w:rsidRPr="009B0496">
              <w:rPr>
                <w:rFonts w:ascii="Times" w:hAnsi="Times" w:cs="Times"/>
                <w:sz w:val="18"/>
                <w:szCs w:val="18"/>
              </w:rPr>
              <w:t>4 (16.67)</w:t>
            </w:r>
          </w:p>
        </w:tc>
        <w:tc>
          <w:tcPr>
            <w:tcW w:w="672" w:type="dxa"/>
            <w:tcBorders>
              <w:top w:val="nil"/>
              <w:bottom w:val="nil"/>
            </w:tcBorders>
            <w:shd w:val="clear" w:color="auto" w:fill="auto"/>
          </w:tcPr>
          <w:p w14:paraId="1FF3F81C" w14:textId="77777777" w:rsidR="005530D3" w:rsidRPr="008935D3" w:rsidRDefault="005530D3" w:rsidP="00324D78">
            <w:pPr>
              <w:rPr>
                <w:rFonts w:ascii="Times" w:hAnsi="Times" w:cs="Times"/>
                <w:sz w:val="18"/>
                <w:szCs w:val="18"/>
              </w:rPr>
            </w:pPr>
            <w:r w:rsidRPr="009B0496">
              <w:rPr>
                <w:rFonts w:ascii="Times" w:hAnsi="Times" w:cs="Times"/>
                <w:sz w:val="18"/>
                <w:szCs w:val="18"/>
              </w:rPr>
              <w:t>13</w:t>
            </w:r>
          </w:p>
        </w:tc>
        <w:tc>
          <w:tcPr>
            <w:tcW w:w="1180" w:type="dxa"/>
            <w:tcBorders>
              <w:top w:val="nil"/>
              <w:bottom w:val="nil"/>
            </w:tcBorders>
            <w:shd w:val="clear" w:color="auto" w:fill="auto"/>
          </w:tcPr>
          <w:p w14:paraId="6D8205D0" w14:textId="77777777" w:rsidR="005530D3" w:rsidRPr="008935D3" w:rsidRDefault="005530D3" w:rsidP="00324D78">
            <w:pPr>
              <w:rPr>
                <w:rFonts w:ascii="Times" w:hAnsi="Times" w:cs="Times"/>
                <w:sz w:val="18"/>
                <w:szCs w:val="18"/>
              </w:rPr>
            </w:pPr>
            <w:r w:rsidRPr="009B0496">
              <w:rPr>
                <w:rFonts w:ascii="Times" w:hAnsi="Times" w:cs="Times"/>
                <w:sz w:val="18"/>
                <w:szCs w:val="18"/>
              </w:rPr>
              <w:t>5 (38.46)</w:t>
            </w:r>
          </w:p>
        </w:tc>
        <w:tc>
          <w:tcPr>
            <w:tcW w:w="1097" w:type="dxa"/>
            <w:tcBorders>
              <w:top w:val="nil"/>
              <w:bottom w:val="nil"/>
            </w:tcBorders>
            <w:shd w:val="clear" w:color="auto" w:fill="auto"/>
          </w:tcPr>
          <w:p w14:paraId="3025ECE2" w14:textId="77777777" w:rsidR="005530D3" w:rsidRPr="008935D3" w:rsidRDefault="005530D3" w:rsidP="00324D78">
            <w:pPr>
              <w:rPr>
                <w:rFonts w:ascii="Times" w:hAnsi="Times" w:cs="Times"/>
                <w:sz w:val="18"/>
                <w:szCs w:val="18"/>
              </w:rPr>
            </w:pPr>
            <w:r w:rsidRPr="009B0496">
              <w:rPr>
                <w:rFonts w:ascii="Times" w:hAnsi="Times" w:cs="Times"/>
                <w:sz w:val="18"/>
                <w:szCs w:val="18"/>
              </w:rPr>
              <w:t>2 (15.38)</w:t>
            </w:r>
          </w:p>
        </w:tc>
        <w:tc>
          <w:tcPr>
            <w:tcW w:w="1216" w:type="dxa"/>
            <w:gridSpan w:val="2"/>
            <w:tcBorders>
              <w:top w:val="nil"/>
              <w:bottom w:val="nil"/>
            </w:tcBorders>
            <w:shd w:val="clear" w:color="auto" w:fill="auto"/>
          </w:tcPr>
          <w:p w14:paraId="39FD585E" w14:textId="77777777" w:rsidR="005530D3" w:rsidRPr="008935D3" w:rsidRDefault="005530D3" w:rsidP="00324D78">
            <w:pPr>
              <w:rPr>
                <w:rFonts w:ascii="Times" w:hAnsi="Times" w:cs="Times"/>
                <w:sz w:val="18"/>
                <w:szCs w:val="18"/>
              </w:rPr>
            </w:pPr>
            <w:r w:rsidRPr="009B0496">
              <w:rPr>
                <w:rFonts w:ascii="Times" w:hAnsi="Times" w:cs="Times"/>
                <w:sz w:val="18"/>
                <w:szCs w:val="18"/>
              </w:rPr>
              <w:t>6 (46.16)</w:t>
            </w:r>
          </w:p>
        </w:tc>
        <w:tc>
          <w:tcPr>
            <w:tcW w:w="834" w:type="dxa"/>
            <w:gridSpan w:val="2"/>
            <w:tcBorders>
              <w:top w:val="nil"/>
              <w:bottom w:val="nil"/>
            </w:tcBorders>
            <w:shd w:val="clear" w:color="auto" w:fill="auto"/>
          </w:tcPr>
          <w:p w14:paraId="4733E5D0" w14:textId="77777777" w:rsidR="005530D3" w:rsidRPr="008935D3" w:rsidRDefault="005530D3" w:rsidP="00324D78">
            <w:pPr>
              <w:rPr>
                <w:rFonts w:ascii="Times" w:hAnsi="Times" w:cs="Times"/>
                <w:sz w:val="18"/>
                <w:szCs w:val="18"/>
              </w:rPr>
            </w:pPr>
            <w:r w:rsidRPr="009B0496">
              <w:rPr>
                <w:rFonts w:ascii="Times" w:hAnsi="Times" w:cs="Times"/>
                <w:sz w:val="18"/>
                <w:szCs w:val="18"/>
              </w:rPr>
              <w:t>20</w:t>
            </w:r>
          </w:p>
        </w:tc>
        <w:tc>
          <w:tcPr>
            <w:tcW w:w="1247" w:type="dxa"/>
            <w:tcBorders>
              <w:top w:val="nil"/>
              <w:bottom w:val="nil"/>
            </w:tcBorders>
            <w:shd w:val="clear" w:color="auto" w:fill="auto"/>
          </w:tcPr>
          <w:p w14:paraId="2D044A55" w14:textId="77777777" w:rsidR="005530D3" w:rsidRPr="008935D3" w:rsidRDefault="005530D3" w:rsidP="00324D78">
            <w:pPr>
              <w:rPr>
                <w:rFonts w:ascii="Times" w:hAnsi="Times" w:cs="Times"/>
                <w:sz w:val="18"/>
                <w:szCs w:val="18"/>
              </w:rPr>
            </w:pPr>
            <w:r w:rsidRPr="009B0496">
              <w:rPr>
                <w:rFonts w:ascii="Times" w:hAnsi="Times" w:cs="Times"/>
                <w:sz w:val="18"/>
                <w:szCs w:val="18"/>
              </w:rPr>
              <w:t>10 (50.00)</w:t>
            </w:r>
          </w:p>
        </w:tc>
        <w:tc>
          <w:tcPr>
            <w:tcW w:w="1067" w:type="dxa"/>
            <w:tcBorders>
              <w:top w:val="nil"/>
              <w:bottom w:val="nil"/>
            </w:tcBorders>
            <w:shd w:val="clear" w:color="auto" w:fill="auto"/>
          </w:tcPr>
          <w:p w14:paraId="18A47CB1" w14:textId="77777777" w:rsidR="005530D3" w:rsidRPr="008935D3" w:rsidRDefault="005530D3" w:rsidP="00324D78">
            <w:pPr>
              <w:rPr>
                <w:rFonts w:ascii="Times" w:hAnsi="Times" w:cs="Times"/>
                <w:sz w:val="18"/>
                <w:szCs w:val="18"/>
              </w:rPr>
            </w:pPr>
            <w:r w:rsidRPr="009B0496">
              <w:rPr>
                <w:rFonts w:ascii="Times" w:hAnsi="Times" w:cs="Times"/>
                <w:sz w:val="18"/>
                <w:szCs w:val="18"/>
              </w:rPr>
              <w:t>5 (25.00)</w:t>
            </w:r>
          </w:p>
        </w:tc>
        <w:tc>
          <w:tcPr>
            <w:tcW w:w="1221" w:type="dxa"/>
            <w:tcBorders>
              <w:top w:val="nil"/>
              <w:bottom w:val="nil"/>
            </w:tcBorders>
            <w:shd w:val="clear" w:color="auto" w:fill="auto"/>
          </w:tcPr>
          <w:p w14:paraId="795055A8" w14:textId="77777777" w:rsidR="005530D3" w:rsidRPr="008935D3" w:rsidRDefault="005530D3" w:rsidP="00324D78">
            <w:pPr>
              <w:rPr>
                <w:rFonts w:ascii="Times" w:hAnsi="Times" w:cs="Times"/>
                <w:sz w:val="18"/>
                <w:szCs w:val="18"/>
              </w:rPr>
            </w:pPr>
            <w:r w:rsidRPr="009B0496">
              <w:rPr>
                <w:rFonts w:ascii="Times" w:hAnsi="Times" w:cs="Times"/>
                <w:sz w:val="18"/>
                <w:szCs w:val="18"/>
              </w:rPr>
              <w:t>5 (25.00)</w:t>
            </w:r>
          </w:p>
        </w:tc>
      </w:tr>
      <w:tr w:rsidR="005530D3" w:rsidRPr="008935D3" w14:paraId="14A3056D" w14:textId="77777777" w:rsidTr="00324D78">
        <w:tc>
          <w:tcPr>
            <w:tcW w:w="2268" w:type="dxa"/>
            <w:tcBorders>
              <w:top w:val="nil"/>
              <w:bottom w:val="single" w:sz="4" w:space="0" w:color="auto"/>
            </w:tcBorders>
            <w:shd w:val="clear" w:color="auto" w:fill="auto"/>
          </w:tcPr>
          <w:p w14:paraId="1E27F218" w14:textId="77777777" w:rsidR="005530D3" w:rsidRPr="009B0496" w:rsidRDefault="005530D3" w:rsidP="00324D78">
            <w:pPr>
              <w:rPr>
                <w:rFonts w:ascii="Times" w:hAnsi="Times" w:cs="Times"/>
                <w:sz w:val="18"/>
                <w:szCs w:val="18"/>
              </w:rPr>
            </w:pPr>
            <w:r w:rsidRPr="009B0496">
              <w:rPr>
                <w:rFonts w:ascii="Times" w:hAnsi="Times" w:cs="Times"/>
                <w:sz w:val="18"/>
                <w:szCs w:val="18"/>
              </w:rPr>
              <w:t>DPICS – child compliance</w:t>
            </w:r>
          </w:p>
        </w:tc>
        <w:tc>
          <w:tcPr>
            <w:tcW w:w="750" w:type="dxa"/>
            <w:tcBorders>
              <w:top w:val="nil"/>
              <w:bottom w:val="single" w:sz="4" w:space="0" w:color="auto"/>
            </w:tcBorders>
            <w:shd w:val="clear" w:color="auto" w:fill="auto"/>
          </w:tcPr>
          <w:p w14:paraId="7D7F3B36" w14:textId="77777777" w:rsidR="005530D3" w:rsidRPr="009B0496" w:rsidRDefault="005530D3" w:rsidP="00324D78">
            <w:pPr>
              <w:rPr>
                <w:rFonts w:ascii="Times" w:hAnsi="Times" w:cs="Times"/>
                <w:sz w:val="18"/>
                <w:szCs w:val="18"/>
              </w:rPr>
            </w:pPr>
            <w:r w:rsidRPr="009B0496">
              <w:rPr>
                <w:rFonts w:ascii="Times" w:hAnsi="Times" w:cs="Times"/>
                <w:sz w:val="18"/>
                <w:szCs w:val="18"/>
              </w:rPr>
              <w:t>21</w:t>
            </w:r>
          </w:p>
        </w:tc>
        <w:tc>
          <w:tcPr>
            <w:tcW w:w="1144" w:type="dxa"/>
            <w:tcBorders>
              <w:top w:val="nil"/>
              <w:bottom w:val="single" w:sz="4" w:space="0" w:color="auto"/>
            </w:tcBorders>
            <w:shd w:val="clear" w:color="auto" w:fill="auto"/>
          </w:tcPr>
          <w:p w14:paraId="150F852D" w14:textId="77777777" w:rsidR="005530D3" w:rsidRPr="009B0496" w:rsidRDefault="005530D3" w:rsidP="00324D78">
            <w:pPr>
              <w:rPr>
                <w:rFonts w:ascii="Times" w:hAnsi="Times" w:cs="Times"/>
                <w:sz w:val="18"/>
                <w:szCs w:val="18"/>
              </w:rPr>
            </w:pPr>
            <w:r w:rsidRPr="009B0496">
              <w:rPr>
                <w:rFonts w:ascii="Times" w:hAnsi="Times" w:cs="Times"/>
                <w:sz w:val="18"/>
                <w:szCs w:val="18"/>
              </w:rPr>
              <w:t>21 (100.00)</w:t>
            </w:r>
          </w:p>
        </w:tc>
        <w:tc>
          <w:tcPr>
            <w:tcW w:w="1134" w:type="dxa"/>
            <w:tcBorders>
              <w:top w:val="nil"/>
              <w:bottom w:val="single" w:sz="4" w:space="0" w:color="auto"/>
            </w:tcBorders>
            <w:shd w:val="clear" w:color="auto" w:fill="auto"/>
          </w:tcPr>
          <w:p w14:paraId="0F74BAE2"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c>
          <w:tcPr>
            <w:tcW w:w="1216" w:type="dxa"/>
            <w:tcBorders>
              <w:top w:val="nil"/>
              <w:bottom w:val="single" w:sz="4" w:space="0" w:color="auto"/>
            </w:tcBorders>
            <w:shd w:val="clear" w:color="auto" w:fill="auto"/>
          </w:tcPr>
          <w:p w14:paraId="0C323809"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c>
          <w:tcPr>
            <w:tcW w:w="672" w:type="dxa"/>
            <w:tcBorders>
              <w:top w:val="nil"/>
              <w:bottom w:val="single" w:sz="4" w:space="0" w:color="auto"/>
            </w:tcBorders>
            <w:shd w:val="clear" w:color="auto" w:fill="auto"/>
          </w:tcPr>
          <w:p w14:paraId="7D9C7321" w14:textId="77777777" w:rsidR="005530D3" w:rsidRPr="009B0496" w:rsidRDefault="005530D3" w:rsidP="00324D78">
            <w:pPr>
              <w:rPr>
                <w:rFonts w:ascii="Times" w:hAnsi="Times" w:cs="Times"/>
                <w:sz w:val="18"/>
                <w:szCs w:val="18"/>
              </w:rPr>
            </w:pPr>
            <w:r w:rsidRPr="009B0496">
              <w:rPr>
                <w:rFonts w:ascii="Times" w:hAnsi="Times" w:cs="Times"/>
                <w:sz w:val="18"/>
                <w:szCs w:val="18"/>
              </w:rPr>
              <w:t>12</w:t>
            </w:r>
          </w:p>
        </w:tc>
        <w:tc>
          <w:tcPr>
            <w:tcW w:w="1180" w:type="dxa"/>
            <w:tcBorders>
              <w:top w:val="nil"/>
              <w:bottom w:val="single" w:sz="4" w:space="0" w:color="auto"/>
            </w:tcBorders>
            <w:shd w:val="clear" w:color="auto" w:fill="auto"/>
          </w:tcPr>
          <w:p w14:paraId="75F9AC3A" w14:textId="77777777" w:rsidR="005530D3" w:rsidRPr="009B0496" w:rsidRDefault="005530D3" w:rsidP="00324D78">
            <w:pPr>
              <w:rPr>
                <w:rFonts w:ascii="Times" w:hAnsi="Times" w:cs="Times"/>
                <w:sz w:val="18"/>
                <w:szCs w:val="18"/>
              </w:rPr>
            </w:pPr>
            <w:r w:rsidRPr="009B0496">
              <w:rPr>
                <w:rFonts w:ascii="Times" w:hAnsi="Times" w:cs="Times"/>
                <w:sz w:val="18"/>
                <w:szCs w:val="18"/>
              </w:rPr>
              <w:t>12 (100.00)</w:t>
            </w:r>
          </w:p>
        </w:tc>
        <w:tc>
          <w:tcPr>
            <w:tcW w:w="1097" w:type="dxa"/>
            <w:tcBorders>
              <w:top w:val="nil"/>
              <w:bottom w:val="single" w:sz="4" w:space="0" w:color="auto"/>
            </w:tcBorders>
            <w:shd w:val="clear" w:color="auto" w:fill="auto"/>
          </w:tcPr>
          <w:p w14:paraId="06511500"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c>
          <w:tcPr>
            <w:tcW w:w="1216" w:type="dxa"/>
            <w:gridSpan w:val="2"/>
            <w:tcBorders>
              <w:top w:val="nil"/>
              <w:bottom w:val="single" w:sz="4" w:space="0" w:color="auto"/>
            </w:tcBorders>
            <w:shd w:val="clear" w:color="auto" w:fill="auto"/>
          </w:tcPr>
          <w:p w14:paraId="6F9F5213"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c>
          <w:tcPr>
            <w:tcW w:w="834" w:type="dxa"/>
            <w:gridSpan w:val="2"/>
            <w:tcBorders>
              <w:top w:val="nil"/>
              <w:bottom w:val="single" w:sz="4" w:space="0" w:color="auto"/>
            </w:tcBorders>
            <w:shd w:val="clear" w:color="auto" w:fill="auto"/>
          </w:tcPr>
          <w:p w14:paraId="4E1CA221" w14:textId="77777777" w:rsidR="005530D3" w:rsidRPr="009B0496" w:rsidRDefault="005530D3" w:rsidP="00324D78">
            <w:pPr>
              <w:rPr>
                <w:rFonts w:ascii="Times" w:hAnsi="Times" w:cs="Times"/>
                <w:sz w:val="18"/>
                <w:szCs w:val="18"/>
              </w:rPr>
            </w:pPr>
            <w:r w:rsidRPr="009B0496">
              <w:rPr>
                <w:rFonts w:ascii="Times" w:hAnsi="Times" w:cs="Times"/>
                <w:sz w:val="18"/>
                <w:szCs w:val="18"/>
              </w:rPr>
              <w:t>24</w:t>
            </w:r>
          </w:p>
        </w:tc>
        <w:tc>
          <w:tcPr>
            <w:tcW w:w="1247" w:type="dxa"/>
            <w:tcBorders>
              <w:top w:val="nil"/>
              <w:bottom w:val="single" w:sz="4" w:space="0" w:color="auto"/>
            </w:tcBorders>
            <w:shd w:val="clear" w:color="auto" w:fill="auto"/>
          </w:tcPr>
          <w:p w14:paraId="3B84B650" w14:textId="77777777" w:rsidR="005530D3" w:rsidRPr="009B0496" w:rsidRDefault="005530D3" w:rsidP="00324D78">
            <w:pPr>
              <w:rPr>
                <w:rFonts w:ascii="Times" w:hAnsi="Times" w:cs="Times"/>
                <w:sz w:val="18"/>
                <w:szCs w:val="18"/>
              </w:rPr>
            </w:pPr>
            <w:r w:rsidRPr="009B0496">
              <w:rPr>
                <w:rFonts w:ascii="Times" w:hAnsi="Times" w:cs="Times"/>
                <w:sz w:val="18"/>
                <w:szCs w:val="18"/>
              </w:rPr>
              <w:t>24 (100.00)</w:t>
            </w:r>
          </w:p>
        </w:tc>
        <w:tc>
          <w:tcPr>
            <w:tcW w:w="1067" w:type="dxa"/>
            <w:tcBorders>
              <w:top w:val="nil"/>
              <w:bottom w:val="single" w:sz="4" w:space="0" w:color="auto"/>
            </w:tcBorders>
            <w:shd w:val="clear" w:color="auto" w:fill="auto"/>
          </w:tcPr>
          <w:p w14:paraId="6D52EB3C"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c>
          <w:tcPr>
            <w:tcW w:w="1221" w:type="dxa"/>
            <w:tcBorders>
              <w:top w:val="nil"/>
              <w:bottom w:val="single" w:sz="4" w:space="0" w:color="auto"/>
            </w:tcBorders>
            <w:shd w:val="clear" w:color="auto" w:fill="auto"/>
          </w:tcPr>
          <w:p w14:paraId="21174446" w14:textId="77777777" w:rsidR="005530D3" w:rsidRPr="009B0496" w:rsidRDefault="005530D3" w:rsidP="00324D78">
            <w:pPr>
              <w:rPr>
                <w:rFonts w:ascii="Times" w:hAnsi="Times" w:cs="Times"/>
                <w:sz w:val="18"/>
                <w:szCs w:val="18"/>
              </w:rPr>
            </w:pPr>
            <w:r w:rsidRPr="009B0496">
              <w:rPr>
                <w:rFonts w:ascii="Times" w:hAnsi="Times" w:cs="Times"/>
                <w:sz w:val="18"/>
                <w:szCs w:val="18"/>
              </w:rPr>
              <w:t>0 (0.00)</w:t>
            </w:r>
          </w:p>
        </w:tc>
      </w:tr>
      <w:tr w:rsidR="005530D3" w:rsidRPr="008935D3" w14:paraId="11311395" w14:textId="77777777" w:rsidTr="00324D78">
        <w:tc>
          <w:tcPr>
            <w:tcW w:w="15046" w:type="dxa"/>
            <w:gridSpan w:val="15"/>
            <w:tcBorders>
              <w:top w:val="single" w:sz="4" w:space="0" w:color="auto"/>
            </w:tcBorders>
            <w:shd w:val="clear" w:color="auto" w:fill="auto"/>
          </w:tcPr>
          <w:p w14:paraId="4D13F1D3" w14:textId="62773400" w:rsidR="005530D3" w:rsidRPr="002F3BA6" w:rsidRDefault="005530D3" w:rsidP="00324D78">
            <w:pPr>
              <w:widowControl w:val="0"/>
              <w:autoSpaceDE w:val="0"/>
              <w:autoSpaceDN w:val="0"/>
              <w:adjustRightInd w:val="0"/>
              <w:ind w:left="34" w:right="-9"/>
              <w:rPr>
                <w:rFonts w:ascii="Times" w:hAnsi="Times" w:cs="Times"/>
                <w:sz w:val="15"/>
                <w:szCs w:val="15"/>
              </w:rPr>
            </w:pPr>
            <w:r w:rsidRPr="008935D3">
              <w:rPr>
                <w:rFonts w:ascii="Times" w:hAnsi="Times" w:cs="Times"/>
                <w:sz w:val="15"/>
                <w:szCs w:val="15"/>
              </w:rPr>
              <w:t xml:space="preserve">Note. Reliable change was determined </w:t>
            </w:r>
            <w:proofErr w:type="gramStart"/>
            <w:r w:rsidRPr="008935D3">
              <w:rPr>
                <w:rFonts w:ascii="Times" w:hAnsi="Times" w:cs="Times"/>
                <w:sz w:val="15"/>
                <w:szCs w:val="15"/>
              </w:rPr>
              <w:t>on the basis of</w:t>
            </w:r>
            <w:proofErr w:type="gramEnd"/>
            <w:r w:rsidRPr="008935D3">
              <w:rPr>
                <w:rFonts w:ascii="Times" w:hAnsi="Times" w:cs="Times"/>
                <w:sz w:val="15"/>
                <w:szCs w:val="15"/>
              </w:rPr>
              <w:t xml:space="preserve"> reliable change index (RCI) scores calculated for pre- to post-treatment change and was considered a statistically significant improvement when greater than 1.96 and statistically significant deterioration when less than −1.96. </w:t>
            </w:r>
            <w:proofErr w:type="spellStart"/>
            <w:r w:rsidRPr="008935D3">
              <w:rPr>
                <w:rFonts w:ascii="Times" w:hAnsi="Times" w:cs="Times"/>
                <w:sz w:val="15"/>
                <w:szCs w:val="15"/>
              </w:rPr>
              <w:t>a</w:t>
            </w:r>
            <w:proofErr w:type="spellEnd"/>
            <w:r w:rsidRPr="008935D3">
              <w:rPr>
                <w:rFonts w:ascii="Times" w:hAnsi="Times" w:cs="Times"/>
                <w:sz w:val="15"/>
                <w:szCs w:val="15"/>
              </w:rPr>
              <w:t xml:space="preserve"> Some missing data due to video-tape issues or participants not completing full questionnaires; DPICS-LP = Dyadic Parent Child Interaction Coding System – labelled praise; DPICS-NTA = Dyadic Parent Child Interaction Coding System – Negative talk; NICHD-Sensitivity = NICHD Study of Early Child Care and Youth Development: Sensitivity Scales; MM-appropriate = Mind-mindedness coding scheme – appropriate comments; MM-non-attuned = Mind-mindedness coding scheme – non-attuned comments; DRFS =Diamond’s Reflective Functioning Scale; TOPSE-Empathy = Tool to Measure Parenting Self-Efficacy Empathy scale; TOPSE-emotion = = Tool to Measure Parenting Self-Efficacy Emotion scale; DERS = Difficulties in Emotion Regulation Scale; CHQ-mother helpless = Caregiving Helplessness Questionnaire mother helpless scale; LSAC-hostility = Longitudinal Study of </w:t>
            </w:r>
            <w:r w:rsidRPr="002F3BA6">
              <w:rPr>
                <w:rFonts w:ascii="Times" w:hAnsi="Times" w:cs="Times"/>
                <w:sz w:val="15"/>
                <w:szCs w:val="15"/>
              </w:rPr>
              <w:t>Australian Children - Parenting Hostility scale; BCAP = Brief Child Abuse Potential Inventory; PSI-SF = Parenting Stress Index–Short Form</w:t>
            </w:r>
            <w:r>
              <w:rPr>
                <w:rFonts w:ascii="Times" w:hAnsi="Times" w:cs="Times"/>
                <w:sz w:val="15"/>
                <w:szCs w:val="15"/>
              </w:rPr>
              <w:t xml:space="preserve">; </w:t>
            </w:r>
            <w:r w:rsidRPr="009B0496">
              <w:rPr>
                <w:rFonts w:ascii="Times" w:hAnsi="Times" w:cs="Times"/>
                <w:sz w:val="15"/>
                <w:szCs w:val="15"/>
              </w:rPr>
              <w:t xml:space="preserve">DECA = Devereux Early Childhood Assessment; BITSEA =  Brief Infant-Toddler Social Emotional Assessment; AQS = Attachment Q-Set; CBCL =  Child </w:t>
            </w:r>
            <w:proofErr w:type="spellStart"/>
            <w:r w:rsidRPr="009B0496">
              <w:rPr>
                <w:rFonts w:ascii="Times" w:hAnsi="Times" w:cs="Times"/>
                <w:sz w:val="15"/>
                <w:szCs w:val="15"/>
              </w:rPr>
              <w:t>Behavior</w:t>
            </w:r>
            <w:proofErr w:type="spellEnd"/>
            <w:r w:rsidRPr="009B0496">
              <w:rPr>
                <w:rFonts w:ascii="Times" w:hAnsi="Times" w:cs="Times"/>
                <w:sz w:val="15"/>
                <w:szCs w:val="15"/>
              </w:rPr>
              <w:t xml:space="preserve"> Checklist;  DPICS-LP = Dyadic Parent Child Interaction Coding System</w:t>
            </w:r>
            <w:r>
              <w:rPr>
                <w:rFonts w:ascii="Times" w:hAnsi="Times" w:cs="Times"/>
                <w:sz w:val="15"/>
                <w:szCs w:val="15"/>
              </w:rPr>
              <w:t xml:space="preserve">; </w:t>
            </w:r>
            <w:r w:rsidRPr="00D65275">
              <w:rPr>
                <w:rFonts w:ascii="Times" w:hAnsi="Times" w:cs="Times"/>
                <w:sz w:val="15"/>
                <w:szCs w:val="15"/>
              </w:rPr>
              <w:t xml:space="preserve"> RCI for emotion regulation maturity not calculated due to small ns at T2.</w:t>
            </w:r>
            <w:r>
              <w:rPr>
                <w:rFonts w:ascii="Times" w:hAnsi="Times" w:cs="Times"/>
                <w:sz w:val="18"/>
                <w:szCs w:val="18"/>
              </w:rPr>
              <w:t xml:space="preserve"> </w:t>
            </w:r>
          </w:p>
        </w:tc>
      </w:tr>
    </w:tbl>
    <w:p w14:paraId="1FD0A794" w14:textId="77777777" w:rsidR="005530D3" w:rsidRDefault="005530D3" w:rsidP="005530D3">
      <w:pPr>
        <w:ind w:right="-2694"/>
        <w:rPr>
          <w:rFonts w:ascii="Times" w:eastAsia="Times New Roman" w:hAnsi="Times" w:cs="Arial"/>
          <w:bCs/>
          <w:iCs/>
          <w:color w:val="000000"/>
        </w:rPr>
      </w:pPr>
    </w:p>
    <w:p w14:paraId="786B1610" w14:textId="77777777" w:rsidR="005530D3" w:rsidRPr="00721B9A" w:rsidRDefault="005530D3" w:rsidP="0011565F">
      <w:pPr>
        <w:spacing w:line="480" w:lineRule="auto"/>
        <w:rPr>
          <w:rFonts w:ascii="Times New Roman" w:hAnsi="Times New Roman" w:cs="Times New Roman"/>
        </w:rPr>
      </w:pPr>
    </w:p>
    <w:sectPr w:rsidR="005530D3" w:rsidRPr="00721B9A" w:rsidSect="007720A6">
      <w:pgSz w:w="16840" w:h="11900" w:orient="landscape"/>
      <w:pgMar w:top="851" w:right="2098" w:bottom="709" w:left="709"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40" w:author="Nancy Briggs" w:date="2024-10-11T10:09:00Z" w:initials="NB">
    <w:p w14:paraId="28780E73" w14:textId="77777777" w:rsidR="006D7669" w:rsidRDefault="006D7669" w:rsidP="006D7669">
      <w:pPr>
        <w:pStyle w:val="CommentText"/>
      </w:pPr>
      <w:r>
        <w:rPr>
          <w:rStyle w:val="CommentReference"/>
        </w:rPr>
        <w:annotationRef/>
      </w:r>
      <w:r>
        <w:t>Not sure what you mean here?  ITT doesn’t account for missing data. Did you mean MI?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8780E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F97F24" w16cex:dateUtc="2024-10-10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8780E73" w16cid:durableId="74F97F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46488" w14:textId="77777777" w:rsidR="00BA1620" w:rsidRDefault="00BA1620" w:rsidP="008E2FA3">
      <w:pPr>
        <w:spacing w:after="0" w:line="240" w:lineRule="auto"/>
      </w:pPr>
      <w:r>
        <w:separator/>
      </w:r>
    </w:p>
  </w:endnote>
  <w:endnote w:type="continuationSeparator" w:id="0">
    <w:p w14:paraId="43A2FB90" w14:textId="77777777" w:rsidR="00BA1620" w:rsidRDefault="00BA1620" w:rsidP="008E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888009"/>
      <w:docPartObj>
        <w:docPartGallery w:val="Page Numbers (Bottom of Page)"/>
        <w:docPartUnique/>
      </w:docPartObj>
    </w:sdtPr>
    <w:sdtEndPr>
      <w:rPr>
        <w:noProof/>
      </w:rPr>
    </w:sdtEndPr>
    <w:sdtContent>
      <w:p w14:paraId="137364CD" w14:textId="7132A200" w:rsidR="008E2FA3" w:rsidRDefault="008E2F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2500" w14:textId="77777777" w:rsidR="008E2FA3" w:rsidRDefault="008E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9D7FC2" w14:textId="77777777" w:rsidR="00BA1620" w:rsidRDefault="00BA1620" w:rsidP="008E2FA3">
      <w:pPr>
        <w:spacing w:after="0" w:line="240" w:lineRule="auto"/>
      </w:pPr>
      <w:r>
        <w:separator/>
      </w:r>
    </w:p>
  </w:footnote>
  <w:footnote w:type="continuationSeparator" w:id="0">
    <w:p w14:paraId="30EAC019" w14:textId="77777777" w:rsidR="00BA1620" w:rsidRDefault="00BA1620" w:rsidP="008E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w:hAnsi="Times" w:cs="Times"/>
        <w:color w:val="000000"/>
        <w:sz w:val="24"/>
        <w:szCs w:val="24"/>
        <w:lang w:val="en-US"/>
      </w:rPr>
      <w:id w:val="95674037"/>
      <w:docPartObj>
        <w:docPartGallery w:val="Page Numbers (Top of Page)"/>
        <w:docPartUnique/>
      </w:docPartObj>
    </w:sdtPr>
    <w:sdtContent>
      <w:p w14:paraId="69380AAF" w14:textId="0346AE11" w:rsidR="00521268" w:rsidRPr="00721B9A" w:rsidRDefault="00272CA3" w:rsidP="00521268">
        <w:pPr>
          <w:pStyle w:val="Header"/>
          <w:rPr>
            <w:rFonts w:ascii="Times" w:hAnsi="Times" w:cs="Times"/>
            <w:color w:val="000000"/>
            <w:sz w:val="24"/>
            <w:szCs w:val="24"/>
            <w:lang w:val="en-US"/>
          </w:rPr>
        </w:pPr>
        <w:r w:rsidRPr="00721B9A">
          <w:rPr>
            <w:rFonts w:ascii="Times New Roman" w:hAnsi="Times New Roman" w:cs="Times New Roman"/>
            <w:color w:val="000000"/>
            <w:sz w:val="18"/>
            <w:szCs w:val="18"/>
            <w:lang w:val="en-US"/>
          </w:rPr>
          <w:t>PARENT AND CHILD OUTCOMES FOLLOWING PARENT-CHILD INTERACTION THERAPY – TODDLER</w:t>
        </w:r>
        <w:r w:rsidRPr="00721B9A" w:rsidDel="00272CA3">
          <w:rPr>
            <w:rFonts w:ascii="Times" w:hAnsi="Times" w:cs="Times"/>
            <w:color w:val="000000"/>
            <w:sz w:val="18"/>
            <w:szCs w:val="18"/>
            <w:lang w:val="en-US"/>
          </w:rPr>
          <w:t xml:space="preserve"> </w:t>
        </w:r>
        <w:r w:rsidRPr="00272CA3">
          <w:rPr>
            <w:rFonts w:ascii="Times" w:hAnsi="Times" w:cs="Times"/>
            <w:color w:val="000000"/>
            <w:sz w:val="24"/>
            <w:szCs w:val="24"/>
            <w:lang w:val="en-US"/>
          </w:rPr>
          <w:tab/>
        </w:r>
        <w:r w:rsidR="00521268" w:rsidRPr="00721B9A">
          <w:rPr>
            <w:rFonts w:ascii="Times" w:hAnsi="Times" w:cs="Times"/>
            <w:color w:val="000000"/>
            <w:sz w:val="24"/>
            <w:szCs w:val="24"/>
            <w:lang w:val="en-US"/>
          </w:rPr>
          <w:fldChar w:fldCharType="begin"/>
        </w:r>
        <w:r w:rsidR="00521268" w:rsidRPr="00721B9A">
          <w:rPr>
            <w:rFonts w:ascii="Times" w:hAnsi="Times" w:cs="Times"/>
            <w:color w:val="000000"/>
            <w:sz w:val="24"/>
            <w:szCs w:val="24"/>
            <w:lang w:val="en-US"/>
          </w:rPr>
          <w:instrText xml:space="preserve"> PAGE   \* MERGEFORMAT </w:instrText>
        </w:r>
        <w:r w:rsidR="00521268" w:rsidRPr="00721B9A">
          <w:rPr>
            <w:rFonts w:ascii="Times" w:hAnsi="Times" w:cs="Times"/>
            <w:color w:val="000000"/>
            <w:sz w:val="24"/>
            <w:szCs w:val="24"/>
            <w:lang w:val="en-US"/>
          </w:rPr>
          <w:fldChar w:fldCharType="separate"/>
        </w:r>
        <w:r w:rsidRPr="00272CA3">
          <w:rPr>
            <w:rFonts w:ascii="Times" w:hAnsi="Times" w:cs="Times"/>
            <w:color w:val="000000"/>
            <w:sz w:val="24"/>
            <w:szCs w:val="24"/>
            <w:lang w:val="en-US"/>
          </w:rPr>
          <w:t>2</w:t>
        </w:r>
        <w:r w:rsidR="00521268" w:rsidRPr="00721B9A">
          <w:rPr>
            <w:rFonts w:ascii="Times" w:hAnsi="Times" w:cs="Times"/>
            <w:color w:val="000000"/>
            <w:sz w:val="24"/>
            <w:szCs w:val="24"/>
            <w:lang w:val="en-US"/>
          </w:rPr>
          <w:fldChar w:fldCharType="end"/>
        </w:r>
      </w:p>
    </w:sdtContent>
  </w:sdt>
  <w:p w14:paraId="216B9C62" w14:textId="3AE7C9DE" w:rsidR="00196D95" w:rsidRPr="00196D95" w:rsidRDefault="00196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A632B"/>
    <w:multiLevelType w:val="multilevel"/>
    <w:tmpl w:val="5E5C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E7E3B"/>
    <w:multiLevelType w:val="hybridMultilevel"/>
    <w:tmpl w:val="162E4E24"/>
    <w:lvl w:ilvl="0" w:tplc="8A684C36">
      <w:start w:val="39"/>
      <w:numFmt w:val="bullet"/>
      <w:lvlText w:val="-"/>
      <w:lvlJc w:val="left"/>
      <w:pPr>
        <w:ind w:left="1080" w:hanging="360"/>
      </w:pPr>
      <w:rPr>
        <w:rFonts w:ascii="Times New Roman" w:eastAsia="Times New Roman" w:hAnsi="Times New Roman" w:cs="Times New Roman" w:hint="default"/>
        <w:sz w:val="24"/>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9FC71AE"/>
    <w:multiLevelType w:val="hybridMultilevel"/>
    <w:tmpl w:val="FF04D09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DF0BB5"/>
    <w:multiLevelType w:val="hybridMultilevel"/>
    <w:tmpl w:val="4CDACBE6"/>
    <w:lvl w:ilvl="0" w:tplc="2604E5F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2612888">
    <w:abstractNumId w:val="2"/>
  </w:num>
  <w:num w:numId="2" w16cid:durableId="710497036">
    <w:abstractNumId w:val="1"/>
  </w:num>
  <w:num w:numId="3" w16cid:durableId="1090851590">
    <w:abstractNumId w:val="3"/>
  </w:num>
  <w:num w:numId="4" w16cid:durableId="7184070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ne Kohlhoff">
    <w15:presenceInfo w15:providerId="AD" w15:userId="S::z3085746@ad.unsw.edu.au::fc98f3f5-e31f-443f-8bd4-e23a10fd85cb"/>
  </w15:person>
  <w15:person w15:author="Nancy Briggs">
    <w15:presenceInfo w15:providerId="AD" w15:userId="S::z3518556@ad.unsw.edu.au::37455b18-5acb-43a7-9f0e-a130a504b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rds0dvaofa9d9es2f6vrf9iarwfp0z2w20v&quot;&gt;My EndNote Library2023&lt;record-ids&gt;&lt;item&gt;17&lt;/item&gt;&lt;item&gt;26&lt;/item&gt;&lt;item&gt;55&lt;/item&gt;&lt;item&gt;63&lt;/item&gt;&lt;item&gt;80&lt;/item&gt;&lt;item&gt;87&lt;/item&gt;&lt;item&gt;101&lt;/item&gt;&lt;item&gt;125&lt;/item&gt;&lt;item&gt;151&lt;/item&gt;&lt;item&gt;156&lt;/item&gt;&lt;item&gt;311&lt;/item&gt;&lt;item&gt;545&lt;/item&gt;&lt;item&gt;564&lt;/item&gt;&lt;item&gt;899&lt;/item&gt;&lt;item&gt;1233&lt;/item&gt;&lt;item&gt;1236&lt;/item&gt;&lt;item&gt;1248&lt;/item&gt;&lt;item&gt;1250&lt;/item&gt;&lt;item&gt;1270&lt;/item&gt;&lt;item&gt;1273&lt;/item&gt;&lt;item&gt;1317&lt;/item&gt;&lt;item&gt;1318&lt;/item&gt;&lt;item&gt;1419&lt;/item&gt;&lt;item&gt;1422&lt;/item&gt;&lt;item&gt;1443&lt;/item&gt;&lt;item&gt;1446&lt;/item&gt;&lt;item&gt;1463&lt;/item&gt;&lt;item&gt;1467&lt;/item&gt;&lt;item&gt;1666&lt;/item&gt;&lt;item&gt;1669&lt;/item&gt;&lt;item&gt;1671&lt;/item&gt;&lt;item&gt;1761&lt;/item&gt;&lt;item&gt;1850&lt;/item&gt;&lt;item&gt;1893&lt;/item&gt;&lt;item&gt;2014&lt;/item&gt;&lt;item&gt;2017&lt;/item&gt;&lt;item&gt;2071&lt;/item&gt;&lt;item&gt;2080&lt;/item&gt;&lt;item&gt;2098&lt;/item&gt;&lt;item&gt;2103&lt;/item&gt;&lt;item&gt;2162&lt;/item&gt;&lt;item&gt;2233&lt;/item&gt;&lt;item&gt;2236&lt;/item&gt;&lt;item&gt;2334&lt;/item&gt;&lt;item&gt;2395&lt;/item&gt;&lt;item&gt;3034&lt;/item&gt;&lt;item&gt;3425&lt;/item&gt;&lt;item&gt;3427&lt;/item&gt;&lt;item&gt;3428&lt;/item&gt;&lt;item&gt;3459&lt;/item&gt;&lt;item&gt;3460&lt;/item&gt;&lt;item&gt;3461&lt;/item&gt;&lt;item&gt;3462&lt;/item&gt;&lt;item&gt;3463&lt;/item&gt;&lt;item&gt;3628&lt;/item&gt;&lt;item&gt;3629&lt;/item&gt;&lt;item&gt;3630&lt;/item&gt;&lt;item&gt;3631&lt;/item&gt;&lt;item&gt;3632&lt;/item&gt;&lt;item&gt;3633&lt;/item&gt;&lt;item&gt;3639&lt;/item&gt;&lt;item&gt;3640&lt;/item&gt;&lt;item&gt;3642&lt;/item&gt;&lt;item&gt;3651&lt;/item&gt;&lt;item&gt;3652&lt;/item&gt;&lt;item&gt;3653&lt;/item&gt;&lt;item&gt;3655&lt;/item&gt;&lt;item&gt;3656&lt;/item&gt;&lt;item&gt;3657&lt;/item&gt;&lt;item&gt;3658&lt;/item&gt;&lt;item&gt;3659&lt;/item&gt;&lt;item&gt;3666&lt;/item&gt;&lt;item&gt;3717&lt;/item&gt;&lt;item&gt;3718&lt;/item&gt;&lt;item&gt;3723&lt;/item&gt;&lt;item&gt;3724&lt;/item&gt;&lt;/record-ids&gt;&lt;/item&gt;&lt;/Libraries&gt;"/>
  </w:docVars>
  <w:rsids>
    <w:rsidRoot w:val="00270D90"/>
    <w:rsid w:val="00002F16"/>
    <w:rsid w:val="000066E9"/>
    <w:rsid w:val="00006E4B"/>
    <w:rsid w:val="00006E57"/>
    <w:rsid w:val="0001418D"/>
    <w:rsid w:val="000163E8"/>
    <w:rsid w:val="00016491"/>
    <w:rsid w:val="00016527"/>
    <w:rsid w:val="0002280D"/>
    <w:rsid w:val="000233C3"/>
    <w:rsid w:val="00023A93"/>
    <w:rsid w:val="00023D70"/>
    <w:rsid w:val="0002788A"/>
    <w:rsid w:val="00027E95"/>
    <w:rsid w:val="00031C15"/>
    <w:rsid w:val="00034826"/>
    <w:rsid w:val="00034D32"/>
    <w:rsid w:val="000415A5"/>
    <w:rsid w:val="0004284F"/>
    <w:rsid w:val="00051D03"/>
    <w:rsid w:val="0005267C"/>
    <w:rsid w:val="00055AA0"/>
    <w:rsid w:val="0005739B"/>
    <w:rsid w:val="00062BFE"/>
    <w:rsid w:val="00065269"/>
    <w:rsid w:val="0006609E"/>
    <w:rsid w:val="000678F1"/>
    <w:rsid w:val="000704F0"/>
    <w:rsid w:val="00073209"/>
    <w:rsid w:val="000734FE"/>
    <w:rsid w:val="00073D08"/>
    <w:rsid w:val="00074C41"/>
    <w:rsid w:val="0007662F"/>
    <w:rsid w:val="00076D5D"/>
    <w:rsid w:val="0008017E"/>
    <w:rsid w:val="00081081"/>
    <w:rsid w:val="00084DE1"/>
    <w:rsid w:val="00086C9A"/>
    <w:rsid w:val="00090F20"/>
    <w:rsid w:val="00091CD6"/>
    <w:rsid w:val="00093238"/>
    <w:rsid w:val="000955FF"/>
    <w:rsid w:val="000A0FCD"/>
    <w:rsid w:val="000A26C7"/>
    <w:rsid w:val="000A47BC"/>
    <w:rsid w:val="000A6DA7"/>
    <w:rsid w:val="000B1BF0"/>
    <w:rsid w:val="000B3386"/>
    <w:rsid w:val="000B37A5"/>
    <w:rsid w:val="000B5B16"/>
    <w:rsid w:val="000C268D"/>
    <w:rsid w:val="000C386F"/>
    <w:rsid w:val="000C5F20"/>
    <w:rsid w:val="000C7793"/>
    <w:rsid w:val="000C7A72"/>
    <w:rsid w:val="000D0E5C"/>
    <w:rsid w:val="000D2C1E"/>
    <w:rsid w:val="000D2F2A"/>
    <w:rsid w:val="000D388C"/>
    <w:rsid w:val="000E1771"/>
    <w:rsid w:val="000E55E2"/>
    <w:rsid w:val="000E74D1"/>
    <w:rsid w:val="000F579F"/>
    <w:rsid w:val="000F5DD3"/>
    <w:rsid w:val="000F6A88"/>
    <w:rsid w:val="00100E31"/>
    <w:rsid w:val="0010402D"/>
    <w:rsid w:val="00104C2B"/>
    <w:rsid w:val="0010540E"/>
    <w:rsid w:val="00111D8C"/>
    <w:rsid w:val="0011424C"/>
    <w:rsid w:val="00114F87"/>
    <w:rsid w:val="0011565F"/>
    <w:rsid w:val="0012064B"/>
    <w:rsid w:val="00120EC7"/>
    <w:rsid w:val="00123143"/>
    <w:rsid w:val="001235F9"/>
    <w:rsid w:val="0012593D"/>
    <w:rsid w:val="0012694E"/>
    <w:rsid w:val="00131F7F"/>
    <w:rsid w:val="00131FB3"/>
    <w:rsid w:val="001322E1"/>
    <w:rsid w:val="00132785"/>
    <w:rsid w:val="001371F4"/>
    <w:rsid w:val="001420C5"/>
    <w:rsid w:val="00142A69"/>
    <w:rsid w:val="00144C23"/>
    <w:rsid w:val="001472EB"/>
    <w:rsid w:val="00154DA3"/>
    <w:rsid w:val="00155944"/>
    <w:rsid w:val="00156633"/>
    <w:rsid w:val="0016702C"/>
    <w:rsid w:val="00175AA1"/>
    <w:rsid w:val="001774C7"/>
    <w:rsid w:val="00181019"/>
    <w:rsid w:val="00182700"/>
    <w:rsid w:val="001837E4"/>
    <w:rsid w:val="00184F92"/>
    <w:rsid w:val="00185198"/>
    <w:rsid w:val="00187759"/>
    <w:rsid w:val="00191512"/>
    <w:rsid w:val="00193ABC"/>
    <w:rsid w:val="001961AB"/>
    <w:rsid w:val="00196A56"/>
    <w:rsid w:val="00196D95"/>
    <w:rsid w:val="00196DA0"/>
    <w:rsid w:val="001A14E6"/>
    <w:rsid w:val="001B06CE"/>
    <w:rsid w:val="001B1AD9"/>
    <w:rsid w:val="001B1C9A"/>
    <w:rsid w:val="001B3F5F"/>
    <w:rsid w:val="001B69F7"/>
    <w:rsid w:val="001C1628"/>
    <w:rsid w:val="001C17E2"/>
    <w:rsid w:val="001C3868"/>
    <w:rsid w:val="001C49DA"/>
    <w:rsid w:val="001C4C15"/>
    <w:rsid w:val="001C4FE2"/>
    <w:rsid w:val="001C50DF"/>
    <w:rsid w:val="001C7107"/>
    <w:rsid w:val="001C7F1E"/>
    <w:rsid w:val="001D0186"/>
    <w:rsid w:val="001D1ED4"/>
    <w:rsid w:val="001D2672"/>
    <w:rsid w:val="001D3A01"/>
    <w:rsid w:val="001D53F3"/>
    <w:rsid w:val="001D7764"/>
    <w:rsid w:val="001E0C1F"/>
    <w:rsid w:val="001E0DE5"/>
    <w:rsid w:val="001E263D"/>
    <w:rsid w:val="001E42F2"/>
    <w:rsid w:val="001F0951"/>
    <w:rsid w:val="001F2962"/>
    <w:rsid w:val="001F699F"/>
    <w:rsid w:val="00203BA7"/>
    <w:rsid w:val="002044E3"/>
    <w:rsid w:val="00205AD4"/>
    <w:rsid w:val="00205BBD"/>
    <w:rsid w:val="002103B2"/>
    <w:rsid w:val="00212EB6"/>
    <w:rsid w:val="002130D9"/>
    <w:rsid w:val="00213DDF"/>
    <w:rsid w:val="00213E49"/>
    <w:rsid w:val="00215EB4"/>
    <w:rsid w:val="002203B2"/>
    <w:rsid w:val="00224586"/>
    <w:rsid w:val="00224F5B"/>
    <w:rsid w:val="00225993"/>
    <w:rsid w:val="00233577"/>
    <w:rsid w:val="00233848"/>
    <w:rsid w:val="00237205"/>
    <w:rsid w:val="00240A2A"/>
    <w:rsid w:val="00243B5C"/>
    <w:rsid w:val="0024486D"/>
    <w:rsid w:val="00246276"/>
    <w:rsid w:val="00252E54"/>
    <w:rsid w:val="0025615B"/>
    <w:rsid w:val="00260348"/>
    <w:rsid w:val="00260C77"/>
    <w:rsid w:val="0026542F"/>
    <w:rsid w:val="00267670"/>
    <w:rsid w:val="00270D90"/>
    <w:rsid w:val="00272CA3"/>
    <w:rsid w:val="00273A3F"/>
    <w:rsid w:val="00274A1E"/>
    <w:rsid w:val="00276157"/>
    <w:rsid w:val="002804D4"/>
    <w:rsid w:val="002843E9"/>
    <w:rsid w:val="00287868"/>
    <w:rsid w:val="00291C82"/>
    <w:rsid w:val="00292917"/>
    <w:rsid w:val="00293E6A"/>
    <w:rsid w:val="0029777C"/>
    <w:rsid w:val="002A074C"/>
    <w:rsid w:val="002A181B"/>
    <w:rsid w:val="002B17F3"/>
    <w:rsid w:val="002B5525"/>
    <w:rsid w:val="002C00E2"/>
    <w:rsid w:val="002C3292"/>
    <w:rsid w:val="002C4AD8"/>
    <w:rsid w:val="002C6276"/>
    <w:rsid w:val="002D22CF"/>
    <w:rsid w:val="002D3397"/>
    <w:rsid w:val="002D63B7"/>
    <w:rsid w:val="002D63BC"/>
    <w:rsid w:val="002D78A2"/>
    <w:rsid w:val="002E047C"/>
    <w:rsid w:val="002E1E0E"/>
    <w:rsid w:val="002E4BA7"/>
    <w:rsid w:val="002E7BC9"/>
    <w:rsid w:val="002F003F"/>
    <w:rsid w:val="002F3A45"/>
    <w:rsid w:val="002F3EEE"/>
    <w:rsid w:val="002F51EB"/>
    <w:rsid w:val="002F51F3"/>
    <w:rsid w:val="002F60C0"/>
    <w:rsid w:val="0030054D"/>
    <w:rsid w:val="003062E3"/>
    <w:rsid w:val="0030690F"/>
    <w:rsid w:val="00315713"/>
    <w:rsid w:val="00315C31"/>
    <w:rsid w:val="00317B68"/>
    <w:rsid w:val="00323F5E"/>
    <w:rsid w:val="00324534"/>
    <w:rsid w:val="00324D78"/>
    <w:rsid w:val="003250F3"/>
    <w:rsid w:val="00327AA9"/>
    <w:rsid w:val="0033643F"/>
    <w:rsid w:val="00337A27"/>
    <w:rsid w:val="003414E9"/>
    <w:rsid w:val="00341E64"/>
    <w:rsid w:val="00342229"/>
    <w:rsid w:val="0034768B"/>
    <w:rsid w:val="0034788D"/>
    <w:rsid w:val="0035099A"/>
    <w:rsid w:val="00350B68"/>
    <w:rsid w:val="00352B43"/>
    <w:rsid w:val="00354EB8"/>
    <w:rsid w:val="00356078"/>
    <w:rsid w:val="003564B6"/>
    <w:rsid w:val="00360053"/>
    <w:rsid w:val="00362E8C"/>
    <w:rsid w:val="003645C3"/>
    <w:rsid w:val="00364CC4"/>
    <w:rsid w:val="00365026"/>
    <w:rsid w:val="0036596B"/>
    <w:rsid w:val="00365C93"/>
    <w:rsid w:val="00370D11"/>
    <w:rsid w:val="00372708"/>
    <w:rsid w:val="003748CE"/>
    <w:rsid w:val="00375AE4"/>
    <w:rsid w:val="00381092"/>
    <w:rsid w:val="003811EB"/>
    <w:rsid w:val="0038515E"/>
    <w:rsid w:val="003871BA"/>
    <w:rsid w:val="0038728D"/>
    <w:rsid w:val="00392704"/>
    <w:rsid w:val="0039452A"/>
    <w:rsid w:val="00397BBD"/>
    <w:rsid w:val="003A01DB"/>
    <w:rsid w:val="003A1F9B"/>
    <w:rsid w:val="003A245C"/>
    <w:rsid w:val="003A38C3"/>
    <w:rsid w:val="003A3E79"/>
    <w:rsid w:val="003B025A"/>
    <w:rsid w:val="003B4566"/>
    <w:rsid w:val="003B4BD3"/>
    <w:rsid w:val="003B6F02"/>
    <w:rsid w:val="003C007D"/>
    <w:rsid w:val="003C2D9C"/>
    <w:rsid w:val="003C537F"/>
    <w:rsid w:val="003C71C0"/>
    <w:rsid w:val="003D17A0"/>
    <w:rsid w:val="003D2594"/>
    <w:rsid w:val="003D4343"/>
    <w:rsid w:val="003D5536"/>
    <w:rsid w:val="003D626B"/>
    <w:rsid w:val="003D6B7A"/>
    <w:rsid w:val="003E1D16"/>
    <w:rsid w:val="003E2577"/>
    <w:rsid w:val="003E3435"/>
    <w:rsid w:val="003E371D"/>
    <w:rsid w:val="003E4B1F"/>
    <w:rsid w:val="003E5682"/>
    <w:rsid w:val="003F1F72"/>
    <w:rsid w:val="003F7139"/>
    <w:rsid w:val="003F743F"/>
    <w:rsid w:val="003F7F8F"/>
    <w:rsid w:val="004009A6"/>
    <w:rsid w:val="00401451"/>
    <w:rsid w:val="00403C78"/>
    <w:rsid w:val="004047C2"/>
    <w:rsid w:val="00405228"/>
    <w:rsid w:val="00405ED9"/>
    <w:rsid w:val="00407D4B"/>
    <w:rsid w:val="00414200"/>
    <w:rsid w:val="004166FB"/>
    <w:rsid w:val="0042149A"/>
    <w:rsid w:val="00422A04"/>
    <w:rsid w:val="00425D48"/>
    <w:rsid w:val="004277F7"/>
    <w:rsid w:val="00427959"/>
    <w:rsid w:val="004279E5"/>
    <w:rsid w:val="004322DA"/>
    <w:rsid w:val="004333F0"/>
    <w:rsid w:val="004372D4"/>
    <w:rsid w:val="00446CC8"/>
    <w:rsid w:val="00453842"/>
    <w:rsid w:val="004551C1"/>
    <w:rsid w:val="0045539B"/>
    <w:rsid w:val="0045747D"/>
    <w:rsid w:val="0046173F"/>
    <w:rsid w:val="00464962"/>
    <w:rsid w:val="004652AF"/>
    <w:rsid w:val="00472520"/>
    <w:rsid w:val="004775CD"/>
    <w:rsid w:val="00480BDB"/>
    <w:rsid w:val="00485F64"/>
    <w:rsid w:val="00490560"/>
    <w:rsid w:val="00492486"/>
    <w:rsid w:val="004952C1"/>
    <w:rsid w:val="00495B4C"/>
    <w:rsid w:val="004964F8"/>
    <w:rsid w:val="004A31B3"/>
    <w:rsid w:val="004A3638"/>
    <w:rsid w:val="004A392F"/>
    <w:rsid w:val="004A3CF8"/>
    <w:rsid w:val="004A7C90"/>
    <w:rsid w:val="004A7D11"/>
    <w:rsid w:val="004B19D2"/>
    <w:rsid w:val="004B1EB3"/>
    <w:rsid w:val="004B6A8E"/>
    <w:rsid w:val="004B6AEF"/>
    <w:rsid w:val="004B79BC"/>
    <w:rsid w:val="004C491D"/>
    <w:rsid w:val="004C5D14"/>
    <w:rsid w:val="004C6B12"/>
    <w:rsid w:val="004D02A9"/>
    <w:rsid w:val="004D0740"/>
    <w:rsid w:val="004D1C1F"/>
    <w:rsid w:val="004D23FC"/>
    <w:rsid w:val="004D2D70"/>
    <w:rsid w:val="004D3590"/>
    <w:rsid w:val="004D3F8D"/>
    <w:rsid w:val="004D6A26"/>
    <w:rsid w:val="004E16C7"/>
    <w:rsid w:val="004E1F92"/>
    <w:rsid w:val="004E2606"/>
    <w:rsid w:val="004E2FB8"/>
    <w:rsid w:val="004E5A5B"/>
    <w:rsid w:val="004F25EA"/>
    <w:rsid w:val="004F4BEF"/>
    <w:rsid w:val="004F775D"/>
    <w:rsid w:val="00501E2D"/>
    <w:rsid w:val="00506071"/>
    <w:rsid w:val="00510E3D"/>
    <w:rsid w:val="00514D86"/>
    <w:rsid w:val="00516CD0"/>
    <w:rsid w:val="005201B2"/>
    <w:rsid w:val="00521268"/>
    <w:rsid w:val="005228B1"/>
    <w:rsid w:val="005237F6"/>
    <w:rsid w:val="00527470"/>
    <w:rsid w:val="00533C28"/>
    <w:rsid w:val="005345AE"/>
    <w:rsid w:val="00536D57"/>
    <w:rsid w:val="00540ADF"/>
    <w:rsid w:val="0054238E"/>
    <w:rsid w:val="00544A82"/>
    <w:rsid w:val="00544CF3"/>
    <w:rsid w:val="00544E84"/>
    <w:rsid w:val="0054683E"/>
    <w:rsid w:val="005530D3"/>
    <w:rsid w:val="0055440F"/>
    <w:rsid w:val="005549B6"/>
    <w:rsid w:val="0056106D"/>
    <w:rsid w:val="00570ED3"/>
    <w:rsid w:val="00575137"/>
    <w:rsid w:val="00580046"/>
    <w:rsid w:val="00580F53"/>
    <w:rsid w:val="0058376C"/>
    <w:rsid w:val="00585E9A"/>
    <w:rsid w:val="00591473"/>
    <w:rsid w:val="005937F7"/>
    <w:rsid w:val="00594959"/>
    <w:rsid w:val="00594CC5"/>
    <w:rsid w:val="00596664"/>
    <w:rsid w:val="00596D20"/>
    <w:rsid w:val="005A2503"/>
    <w:rsid w:val="005A2BC1"/>
    <w:rsid w:val="005A4D26"/>
    <w:rsid w:val="005A504B"/>
    <w:rsid w:val="005A6162"/>
    <w:rsid w:val="005B72E3"/>
    <w:rsid w:val="005B782C"/>
    <w:rsid w:val="005B7BB5"/>
    <w:rsid w:val="005C0985"/>
    <w:rsid w:val="005C2E4D"/>
    <w:rsid w:val="005C3676"/>
    <w:rsid w:val="005C4137"/>
    <w:rsid w:val="005C450E"/>
    <w:rsid w:val="005C7B47"/>
    <w:rsid w:val="005D1B7C"/>
    <w:rsid w:val="005D2A65"/>
    <w:rsid w:val="005D2B98"/>
    <w:rsid w:val="005D32D2"/>
    <w:rsid w:val="005D4FD4"/>
    <w:rsid w:val="005D5EE6"/>
    <w:rsid w:val="005D6C7F"/>
    <w:rsid w:val="005D7CC2"/>
    <w:rsid w:val="005E1498"/>
    <w:rsid w:val="005E4371"/>
    <w:rsid w:val="005E5FEE"/>
    <w:rsid w:val="005E6CF3"/>
    <w:rsid w:val="005F14FB"/>
    <w:rsid w:val="005F1CB0"/>
    <w:rsid w:val="005F2174"/>
    <w:rsid w:val="005F5FFD"/>
    <w:rsid w:val="005F7F9E"/>
    <w:rsid w:val="006010D8"/>
    <w:rsid w:val="00603B0B"/>
    <w:rsid w:val="00606618"/>
    <w:rsid w:val="006134AE"/>
    <w:rsid w:val="0061773B"/>
    <w:rsid w:val="00620E44"/>
    <w:rsid w:val="00622933"/>
    <w:rsid w:val="00623018"/>
    <w:rsid w:val="0062374D"/>
    <w:rsid w:val="006257F7"/>
    <w:rsid w:val="00630D40"/>
    <w:rsid w:val="00631383"/>
    <w:rsid w:val="00632B60"/>
    <w:rsid w:val="006339D2"/>
    <w:rsid w:val="00635EFA"/>
    <w:rsid w:val="006368DE"/>
    <w:rsid w:val="00637B8C"/>
    <w:rsid w:val="006411F3"/>
    <w:rsid w:val="00643754"/>
    <w:rsid w:val="00643AA5"/>
    <w:rsid w:val="00644F76"/>
    <w:rsid w:val="00647161"/>
    <w:rsid w:val="0065248C"/>
    <w:rsid w:val="00653792"/>
    <w:rsid w:val="00662E07"/>
    <w:rsid w:val="006633D3"/>
    <w:rsid w:val="00666395"/>
    <w:rsid w:val="00674C17"/>
    <w:rsid w:val="00676AE7"/>
    <w:rsid w:val="00676EE9"/>
    <w:rsid w:val="0067733D"/>
    <w:rsid w:val="00684485"/>
    <w:rsid w:val="00685AB0"/>
    <w:rsid w:val="00685FAF"/>
    <w:rsid w:val="0068684E"/>
    <w:rsid w:val="006877E6"/>
    <w:rsid w:val="006917D6"/>
    <w:rsid w:val="006920A6"/>
    <w:rsid w:val="00692345"/>
    <w:rsid w:val="006931D5"/>
    <w:rsid w:val="006939A3"/>
    <w:rsid w:val="00693B27"/>
    <w:rsid w:val="00696929"/>
    <w:rsid w:val="00696A82"/>
    <w:rsid w:val="006A42BB"/>
    <w:rsid w:val="006A4DF9"/>
    <w:rsid w:val="006A6160"/>
    <w:rsid w:val="006A6B5C"/>
    <w:rsid w:val="006B74E4"/>
    <w:rsid w:val="006B7CE7"/>
    <w:rsid w:val="006C0F96"/>
    <w:rsid w:val="006C2E68"/>
    <w:rsid w:val="006C40B4"/>
    <w:rsid w:val="006D15E6"/>
    <w:rsid w:val="006D3432"/>
    <w:rsid w:val="006D4071"/>
    <w:rsid w:val="006D4A33"/>
    <w:rsid w:val="006D4CD9"/>
    <w:rsid w:val="006D7669"/>
    <w:rsid w:val="006D7D38"/>
    <w:rsid w:val="006E0DB1"/>
    <w:rsid w:val="006E61DD"/>
    <w:rsid w:val="006E62E0"/>
    <w:rsid w:val="006F0398"/>
    <w:rsid w:val="006F2D8F"/>
    <w:rsid w:val="006F3634"/>
    <w:rsid w:val="006F4FC3"/>
    <w:rsid w:val="006F5E09"/>
    <w:rsid w:val="007025B9"/>
    <w:rsid w:val="0070382F"/>
    <w:rsid w:val="00705FD7"/>
    <w:rsid w:val="0070695B"/>
    <w:rsid w:val="00707ED6"/>
    <w:rsid w:val="00712618"/>
    <w:rsid w:val="00712A52"/>
    <w:rsid w:val="007156B4"/>
    <w:rsid w:val="00717681"/>
    <w:rsid w:val="00720271"/>
    <w:rsid w:val="00721B9A"/>
    <w:rsid w:val="00723C1C"/>
    <w:rsid w:val="00727A2C"/>
    <w:rsid w:val="00727CC5"/>
    <w:rsid w:val="007342F6"/>
    <w:rsid w:val="007362AC"/>
    <w:rsid w:val="00736A4D"/>
    <w:rsid w:val="00736AD5"/>
    <w:rsid w:val="007464E7"/>
    <w:rsid w:val="00746CE0"/>
    <w:rsid w:val="0075089F"/>
    <w:rsid w:val="007529E3"/>
    <w:rsid w:val="007552C5"/>
    <w:rsid w:val="007556E4"/>
    <w:rsid w:val="00755B2B"/>
    <w:rsid w:val="00756844"/>
    <w:rsid w:val="007600B4"/>
    <w:rsid w:val="00762A49"/>
    <w:rsid w:val="00764E1E"/>
    <w:rsid w:val="00764E70"/>
    <w:rsid w:val="00764FEF"/>
    <w:rsid w:val="007672BF"/>
    <w:rsid w:val="00767766"/>
    <w:rsid w:val="0077053F"/>
    <w:rsid w:val="00770F11"/>
    <w:rsid w:val="00771AAE"/>
    <w:rsid w:val="007720A6"/>
    <w:rsid w:val="00772E4F"/>
    <w:rsid w:val="00780130"/>
    <w:rsid w:val="00781356"/>
    <w:rsid w:val="00782F08"/>
    <w:rsid w:val="00784689"/>
    <w:rsid w:val="007915B4"/>
    <w:rsid w:val="00792926"/>
    <w:rsid w:val="00792CAD"/>
    <w:rsid w:val="00793812"/>
    <w:rsid w:val="00793CAF"/>
    <w:rsid w:val="007957D1"/>
    <w:rsid w:val="007970F0"/>
    <w:rsid w:val="00797589"/>
    <w:rsid w:val="007B0125"/>
    <w:rsid w:val="007B01E0"/>
    <w:rsid w:val="007B0993"/>
    <w:rsid w:val="007B528B"/>
    <w:rsid w:val="007C01AF"/>
    <w:rsid w:val="007C353A"/>
    <w:rsid w:val="007E098B"/>
    <w:rsid w:val="007E2899"/>
    <w:rsid w:val="007E297E"/>
    <w:rsid w:val="007E5C27"/>
    <w:rsid w:val="007E6358"/>
    <w:rsid w:val="007E7A14"/>
    <w:rsid w:val="007F215A"/>
    <w:rsid w:val="007F6636"/>
    <w:rsid w:val="00801597"/>
    <w:rsid w:val="00805571"/>
    <w:rsid w:val="0080775C"/>
    <w:rsid w:val="0081334D"/>
    <w:rsid w:val="00817032"/>
    <w:rsid w:val="00821DB0"/>
    <w:rsid w:val="008229F8"/>
    <w:rsid w:val="00833CD4"/>
    <w:rsid w:val="00836EE1"/>
    <w:rsid w:val="00840F15"/>
    <w:rsid w:val="00843F94"/>
    <w:rsid w:val="008445E7"/>
    <w:rsid w:val="008450C7"/>
    <w:rsid w:val="00846BFA"/>
    <w:rsid w:val="008476A1"/>
    <w:rsid w:val="00850473"/>
    <w:rsid w:val="0085052F"/>
    <w:rsid w:val="0085539A"/>
    <w:rsid w:val="00856E79"/>
    <w:rsid w:val="0085718E"/>
    <w:rsid w:val="00862A8E"/>
    <w:rsid w:val="00864C3C"/>
    <w:rsid w:val="0086746D"/>
    <w:rsid w:val="00870DCC"/>
    <w:rsid w:val="00870EAD"/>
    <w:rsid w:val="00870F19"/>
    <w:rsid w:val="00876E74"/>
    <w:rsid w:val="0087770A"/>
    <w:rsid w:val="00882B63"/>
    <w:rsid w:val="00882D6B"/>
    <w:rsid w:val="0088318B"/>
    <w:rsid w:val="00890DB5"/>
    <w:rsid w:val="00892C74"/>
    <w:rsid w:val="00893380"/>
    <w:rsid w:val="00896036"/>
    <w:rsid w:val="00897263"/>
    <w:rsid w:val="008A1A82"/>
    <w:rsid w:val="008A5C0D"/>
    <w:rsid w:val="008B3AB5"/>
    <w:rsid w:val="008B3D3A"/>
    <w:rsid w:val="008B55A8"/>
    <w:rsid w:val="008C0C4E"/>
    <w:rsid w:val="008C1028"/>
    <w:rsid w:val="008C2783"/>
    <w:rsid w:val="008C2B49"/>
    <w:rsid w:val="008C443D"/>
    <w:rsid w:val="008C584A"/>
    <w:rsid w:val="008D5421"/>
    <w:rsid w:val="008D6465"/>
    <w:rsid w:val="008E06CE"/>
    <w:rsid w:val="008E27A1"/>
    <w:rsid w:val="008E2F72"/>
    <w:rsid w:val="008E2FA3"/>
    <w:rsid w:val="008E3E5D"/>
    <w:rsid w:val="008E446A"/>
    <w:rsid w:val="008E5636"/>
    <w:rsid w:val="008F38B8"/>
    <w:rsid w:val="008F43F7"/>
    <w:rsid w:val="008F466D"/>
    <w:rsid w:val="008F4CFA"/>
    <w:rsid w:val="008F54C1"/>
    <w:rsid w:val="008F73E1"/>
    <w:rsid w:val="008F7A65"/>
    <w:rsid w:val="00901414"/>
    <w:rsid w:val="00903725"/>
    <w:rsid w:val="00905331"/>
    <w:rsid w:val="00906C52"/>
    <w:rsid w:val="00906D52"/>
    <w:rsid w:val="009125B4"/>
    <w:rsid w:val="00915854"/>
    <w:rsid w:val="00915AB5"/>
    <w:rsid w:val="00915C29"/>
    <w:rsid w:val="00920A2A"/>
    <w:rsid w:val="00924023"/>
    <w:rsid w:val="00925099"/>
    <w:rsid w:val="00926453"/>
    <w:rsid w:val="009277E1"/>
    <w:rsid w:val="00931A75"/>
    <w:rsid w:val="0093741A"/>
    <w:rsid w:val="0094293F"/>
    <w:rsid w:val="009455B0"/>
    <w:rsid w:val="009465E3"/>
    <w:rsid w:val="00946F3C"/>
    <w:rsid w:val="00951123"/>
    <w:rsid w:val="009526B5"/>
    <w:rsid w:val="009529D7"/>
    <w:rsid w:val="009555A6"/>
    <w:rsid w:val="00955BBD"/>
    <w:rsid w:val="00955E08"/>
    <w:rsid w:val="0095778D"/>
    <w:rsid w:val="00960A10"/>
    <w:rsid w:val="00961B54"/>
    <w:rsid w:val="009632BC"/>
    <w:rsid w:val="00964793"/>
    <w:rsid w:val="009649AB"/>
    <w:rsid w:val="00965E7D"/>
    <w:rsid w:val="00967446"/>
    <w:rsid w:val="00967D5F"/>
    <w:rsid w:val="009707D0"/>
    <w:rsid w:val="0097238D"/>
    <w:rsid w:val="00974991"/>
    <w:rsid w:val="0097724F"/>
    <w:rsid w:val="00980D7F"/>
    <w:rsid w:val="00984711"/>
    <w:rsid w:val="0099215B"/>
    <w:rsid w:val="00992309"/>
    <w:rsid w:val="00994B71"/>
    <w:rsid w:val="009966C2"/>
    <w:rsid w:val="009A5552"/>
    <w:rsid w:val="009A76C7"/>
    <w:rsid w:val="009B051F"/>
    <w:rsid w:val="009B0993"/>
    <w:rsid w:val="009C0434"/>
    <w:rsid w:val="009C2721"/>
    <w:rsid w:val="009C5244"/>
    <w:rsid w:val="009C715C"/>
    <w:rsid w:val="009C7A66"/>
    <w:rsid w:val="009C7C96"/>
    <w:rsid w:val="009D0911"/>
    <w:rsid w:val="009E1318"/>
    <w:rsid w:val="009E3D04"/>
    <w:rsid w:val="009E5289"/>
    <w:rsid w:val="009E69D7"/>
    <w:rsid w:val="009F0579"/>
    <w:rsid w:val="009F0849"/>
    <w:rsid w:val="009F2206"/>
    <w:rsid w:val="009F3DA0"/>
    <w:rsid w:val="009F6869"/>
    <w:rsid w:val="009F6F9C"/>
    <w:rsid w:val="009F771D"/>
    <w:rsid w:val="00A0064C"/>
    <w:rsid w:val="00A00D1D"/>
    <w:rsid w:val="00A065D1"/>
    <w:rsid w:val="00A07837"/>
    <w:rsid w:val="00A07EA3"/>
    <w:rsid w:val="00A11B11"/>
    <w:rsid w:val="00A20241"/>
    <w:rsid w:val="00A2194A"/>
    <w:rsid w:val="00A22C1F"/>
    <w:rsid w:val="00A23FA8"/>
    <w:rsid w:val="00A27277"/>
    <w:rsid w:val="00A3142B"/>
    <w:rsid w:val="00A34389"/>
    <w:rsid w:val="00A344FF"/>
    <w:rsid w:val="00A34C04"/>
    <w:rsid w:val="00A436AA"/>
    <w:rsid w:val="00A444A1"/>
    <w:rsid w:val="00A47434"/>
    <w:rsid w:val="00A53164"/>
    <w:rsid w:val="00A536E0"/>
    <w:rsid w:val="00A54EDA"/>
    <w:rsid w:val="00A56520"/>
    <w:rsid w:val="00A60B2E"/>
    <w:rsid w:val="00A70618"/>
    <w:rsid w:val="00A729A4"/>
    <w:rsid w:val="00A72B39"/>
    <w:rsid w:val="00A74B40"/>
    <w:rsid w:val="00A751FD"/>
    <w:rsid w:val="00A77095"/>
    <w:rsid w:val="00A804DB"/>
    <w:rsid w:val="00A80D7D"/>
    <w:rsid w:val="00A8142E"/>
    <w:rsid w:val="00A828D6"/>
    <w:rsid w:val="00A83232"/>
    <w:rsid w:val="00A85FF0"/>
    <w:rsid w:val="00A868AA"/>
    <w:rsid w:val="00A86B11"/>
    <w:rsid w:val="00A87E59"/>
    <w:rsid w:val="00A90C4C"/>
    <w:rsid w:val="00A923F8"/>
    <w:rsid w:val="00A9266F"/>
    <w:rsid w:val="00A9346A"/>
    <w:rsid w:val="00A93D04"/>
    <w:rsid w:val="00A95620"/>
    <w:rsid w:val="00A963A4"/>
    <w:rsid w:val="00A97892"/>
    <w:rsid w:val="00AA1FC1"/>
    <w:rsid w:val="00AA306C"/>
    <w:rsid w:val="00AA4A3A"/>
    <w:rsid w:val="00AB050A"/>
    <w:rsid w:val="00AB1551"/>
    <w:rsid w:val="00AB284B"/>
    <w:rsid w:val="00AB4D9E"/>
    <w:rsid w:val="00AB53BD"/>
    <w:rsid w:val="00AB5918"/>
    <w:rsid w:val="00AC17B6"/>
    <w:rsid w:val="00AD0419"/>
    <w:rsid w:val="00AD2CAB"/>
    <w:rsid w:val="00AD4626"/>
    <w:rsid w:val="00AD74F8"/>
    <w:rsid w:val="00AE3030"/>
    <w:rsid w:val="00AE335A"/>
    <w:rsid w:val="00AE3BD9"/>
    <w:rsid w:val="00AE6BE5"/>
    <w:rsid w:val="00AE6F65"/>
    <w:rsid w:val="00AF06DA"/>
    <w:rsid w:val="00AF480B"/>
    <w:rsid w:val="00AF7301"/>
    <w:rsid w:val="00AF75A4"/>
    <w:rsid w:val="00AF7D91"/>
    <w:rsid w:val="00B00A86"/>
    <w:rsid w:val="00B01F9E"/>
    <w:rsid w:val="00B03E66"/>
    <w:rsid w:val="00B06C74"/>
    <w:rsid w:val="00B10553"/>
    <w:rsid w:val="00B10C9C"/>
    <w:rsid w:val="00B136B8"/>
    <w:rsid w:val="00B15632"/>
    <w:rsid w:val="00B15B61"/>
    <w:rsid w:val="00B1669B"/>
    <w:rsid w:val="00B16FB2"/>
    <w:rsid w:val="00B2310C"/>
    <w:rsid w:val="00B23F5F"/>
    <w:rsid w:val="00B261ED"/>
    <w:rsid w:val="00B30A26"/>
    <w:rsid w:val="00B318C6"/>
    <w:rsid w:val="00B32A60"/>
    <w:rsid w:val="00B36207"/>
    <w:rsid w:val="00B362A1"/>
    <w:rsid w:val="00B404C2"/>
    <w:rsid w:val="00B40DE7"/>
    <w:rsid w:val="00B40FF1"/>
    <w:rsid w:val="00B41545"/>
    <w:rsid w:val="00B41ACE"/>
    <w:rsid w:val="00B56594"/>
    <w:rsid w:val="00B618D6"/>
    <w:rsid w:val="00B6407A"/>
    <w:rsid w:val="00B6418E"/>
    <w:rsid w:val="00B64BBC"/>
    <w:rsid w:val="00B66663"/>
    <w:rsid w:val="00B66D8E"/>
    <w:rsid w:val="00B67F23"/>
    <w:rsid w:val="00B71269"/>
    <w:rsid w:val="00B72592"/>
    <w:rsid w:val="00B72DD2"/>
    <w:rsid w:val="00B738E6"/>
    <w:rsid w:val="00B7656D"/>
    <w:rsid w:val="00B80482"/>
    <w:rsid w:val="00B80538"/>
    <w:rsid w:val="00B823FA"/>
    <w:rsid w:val="00B843FC"/>
    <w:rsid w:val="00B85C76"/>
    <w:rsid w:val="00B91CD6"/>
    <w:rsid w:val="00B94766"/>
    <w:rsid w:val="00BA1620"/>
    <w:rsid w:val="00BA22EB"/>
    <w:rsid w:val="00BA4F2C"/>
    <w:rsid w:val="00BB1024"/>
    <w:rsid w:val="00BB1339"/>
    <w:rsid w:val="00BB1782"/>
    <w:rsid w:val="00BB1A91"/>
    <w:rsid w:val="00BB3C18"/>
    <w:rsid w:val="00BB49E1"/>
    <w:rsid w:val="00BC2348"/>
    <w:rsid w:val="00BC3886"/>
    <w:rsid w:val="00BC430C"/>
    <w:rsid w:val="00BC6429"/>
    <w:rsid w:val="00BC737E"/>
    <w:rsid w:val="00BD618A"/>
    <w:rsid w:val="00BD6E4C"/>
    <w:rsid w:val="00BE346B"/>
    <w:rsid w:val="00BE39CA"/>
    <w:rsid w:val="00BE62C9"/>
    <w:rsid w:val="00BE6A34"/>
    <w:rsid w:val="00BF0A78"/>
    <w:rsid w:val="00BF235E"/>
    <w:rsid w:val="00BF2BB0"/>
    <w:rsid w:val="00BF2DFD"/>
    <w:rsid w:val="00C01A02"/>
    <w:rsid w:val="00C03529"/>
    <w:rsid w:val="00C05C9C"/>
    <w:rsid w:val="00C0607B"/>
    <w:rsid w:val="00C061B1"/>
    <w:rsid w:val="00C0647E"/>
    <w:rsid w:val="00C11B06"/>
    <w:rsid w:val="00C12E36"/>
    <w:rsid w:val="00C14E8D"/>
    <w:rsid w:val="00C17103"/>
    <w:rsid w:val="00C23CEC"/>
    <w:rsid w:val="00C241E1"/>
    <w:rsid w:val="00C25CE6"/>
    <w:rsid w:val="00C25CF4"/>
    <w:rsid w:val="00C308FB"/>
    <w:rsid w:val="00C30A6F"/>
    <w:rsid w:val="00C30DE1"/>
    <w:rsid w:val="00C32240"/>
    <w:rsid w:val="00C43C10"/>
    <w:rsid w:val="00C479EC"/>
    <w:rsid w:val="00C47A59"/>
    <w:rsid w:val="00C47B07"/>
    <w:rsid w:val="00C54F16"/>
    <w:rsid w:val="00C630CA"/>
    <w:rsid w:val="00C67D66"/>
    <w:rsid w:val="00C76121"/>
    <w:rsid w:val="00C77A94"/>
    <w:rsid w:val="00C802B6"/>
    <w:rsid w:val="00C80BB7"/>
    <w:rsid w:val="00C8425E"/>
    <w:rsid w:val="00C8458E"/>
    <w:rsid w:val="00C91096"/>
    <w:rsid w:val="00C94925"/>
    <w:rsid w:val="00C94B0D"/>
    <w:rsid w:val="00C953BE"/>
    <w:rsid w:val="00C96584"/>
    <w:rsid w:val="00CA0B29"/>
    <w:rsid w:val="00CA3C54"/>
    <w:rsid w:val="00CA3D92"/>
    <w:rsid w:val="00CA4B72"/>
    <w:rsid w:val="00CA5BE4"/>
    <w:rsid w:val="00CA5CBF"/>
    <w:rsid w:val="00CA79EE"/>
    <w:rsid w:val="00CB05C8"/>
    <w:rsid w:val="00CB2447"/>
    <w:rsid w:val="00CB4351"/>
    <w:rsid w:val="00CB53EC"/>
    <w:rsid w:val="00CB5520"/>
    <w:rsid w:val="00CB6841"/>
    <w:rsid w:val="00CC09E7"/>
    <w:rsid w:val="00CC1252"/>
    <w:rsid w:val="00CC1FE4"/>
    <w:rsid w:val="00CC6AC7"/>
    <w:rsid w:val="00CC7221"/>
    <w:rsid w:val="00CC75CA"/>
    <w:rsid w:val="00CD0569"/>
    <w:rsid w:val="00CD2529"/>
    <w:rsid w:val="00CD7111"/>
    <w:rsid w:val="00CE2D1A"/>
    <w:rsid w:val="00CE3BB9"/>
    <w:rsid w:val="00CE5690"/>
    <w:rsid w:val="00CF09DF"/>
    <w:rsid w:val="00CF0A5C"/>
    <w:rsid w:val="00CF1A59"/>
    <w:rsid w:val="00CF3FA9"/>
    <w:rsid w:val="00CF7F72"/>
    <w:rsid w:val="00D0429B"/>
    <w:rsid w:val="00D0463C"/>
    <w:rsid w:val="00D05302"/>
    <w:rsid w:val="00D10FD1"/>
    <w:rsid w:val="00D15714"/>
    <w:rsid w:val="00D16F33"/>
    <w:rsid w:val="00D2403F"/>
    <w:rsid w:val="00D2490A"/>
    <w:rsid w:val="00D263DA"/>
    <w:rsid w:val="00D26628"/>
    <w:rsid w:val="00D2703E"/>
    <w:rsid w:val="00D3115F"/>
    <w:rsid w:val="00D32501"/>
    <w:rsid w:val="00D33AE6"/>
    <w:rsid w:val="00D36457"/>
    <w:rsid w:val="00D36B02"/>
    <w:rsid w:val="00D400DE"/>
    <w:rsid w:val="00D42ADD"/>
    <w:rsid w:val="00D44B79"/>
    <w:rsid w:val="00D46432"/>
    <w:rsid w:val="00D47B44"/>
    <w:rsid w:val="00D50896"/>
    <w:rsid w:val="00D52231"/>
    <w:rsid w:val="00D527F4"/>
    <w:rsid w:val="00D53887"/>
    <w:rsid w:val="00D5464E"/>
    <w:rsid w:val="00D626DA"/>
    <w:rsid w:val="00D64C11"/>
    <w:rsid w:val="00D70B59"/>
    <w:rsid w:val="00D70EB2"/>
    <w:rsid w:val="00D739FC"/>
    <w:rsid w:val="00D744D0"/>
    <w:rsid w:val="00D75714"/>
    <w:rsid w:val="00D75CC2"/>
    <w:rsid w:val="00D809B7"/>
    <w:rsid w:val="00D85B8C"/>
    <w:rsid w:val="00D87027"/>
    <w:rsid w:val="00D90090"/>
    <w:rsid w:val="00D9436A"/>
    <w:rsid w:val="00D945C0"/>
    <w:rsid w:val="00D97EAD"/>
    <w:rsid w:val="00DA3689"/>
    <w:rsid w:val="00DA4618"/>
    <w:rsid w:val="00DA4B0D"/>
    <w:rsid w:val="00DA66E7"/>
    <w:rsid w:val="00DB0DBB"/>
    <w:rsid w:val="00DB56B8"/>
    <w:rsid w:val="00DB58C1"/>
    <w:rsid w:val="00DC0EC2"/>
    <w:rsid w:val="00DC2BE3"/>
    <w:rsid w:val="00DC56DF"/>
    <w:rsid w:val="00DC5F24"/>
    <w:rsid w:val="00DD0892"/>
    <w:rsid w:val="00DD3836"/>
    <w:rsid w:val="00DD58DD"/>
    <w:rsid w:val="00DD6F5C"/>
    <w:rsid w:val="00DE0BBE"/>
    <w:rsid w:val="00DE4291"/>
    <w:rsid w:val="00DE6AA4"/>
    <w:rsid w:val="00DE7F76"/>
    <w:rsid w:val="00DF36CA"/>
    <w:rsid w:val="00DF3BEF"/>
    <w:rsid w:val="00DF572F"/>
    <w:rsid w:val="00DF5D4B"/>
    <w:rsid w:val="00DF6555"/>
    <w:rsid w:val="00E0223B"/>
    <w:rsid w:val="00E04462"/>
    <w:rsid w:val="00E102DD"/>
    <w:rsid w:val="00E10487"/>
    <w:rsid w:val="00E1285E"/>
    <w:rsid w:val="00E14488"/>
    <w:rsid w:val="00E15C7F"/>
    <w:rsid w:val="00E178EA"/>
    <w:rsid w:val="00E227EE"/>
    <w:rsid w:val="00E31AD2"/>
    <w:rsid w:val="00E32E06"/>
    <w:rsid w:val="00E342FE"/>
    <w:rsid w:val="00E36229"/>
    <w:rsid w:val="00E37F3D"/>
    <w:rsid w:val="00E41D3E"/>
    <w:rsid w:val="00E45233"/>
    <w:rsid w:val="00E5114D"/>
    <w:rsid w:val="00E5249A"/>
    <w:rsid w:val="00E561AC"/>
    <w:rsid w:val="00E57724"/>
    <w:rsid w:val="00E61425"/>
    <w:rsid w:val="00E62334"/>
    <w:rsid w:val="00E63B17"/>
    <w:rsid w:val="00E63F1D"/>
    <w:rsid w:val="00E6424E"/>
    <w:rsid w:val="00E663AB"/>
    <w:rsid w:val="00E67B69"/>
    <w:rsid w:val="00E70A12"/>
    <w:rsid w:val="00E73DF7"/>
    <w:rsid w:val="00E76BF8"/>
    <w:rsid w:val="00E83475"/>
    <w:rsid w:val="00E86599"/>
    <w:rsid w:val="00E917D0"/>
    <w:rsid w:val="00E92876"/>
    <w:rsid w:val="00E933D8"/>
    <w:rsid w:val="00E95807"/>
    <w:rsid w:val="00E96C7A"/>
    <w:rsid w:val="00EA1022"/>
    <w:rsid w:val="00EA12E9"/>
    <w:rsid w:val="00EA4C9A"/>
    <w:rsid w:val="00EA5297"/>
    <w:rsid w:val="00EA7145"/>
    <w:rsid w:val="00EA7DFE"/>
    <w:rsid w:val="00EB02CC"/>
    <w:rsid w:val="00EB39EC"/>
    <w:rsid w:val="00EB3CC2"/>
    <w:rsid w:val="00EB40DC"/>
    <w:rsid w:val="00EB5645"/>
    <w:rsid w:val="00EC13D7"/>
    <w:rsid w:val="00EC30A1"/>
    <w:rsid w:val="00EC4202"/>
    <w:rsid w:val="00EC4997"/>
    <w:rsid w:val="00EC4F85"/>
    <w:rsid w:val="00EC60D1"/>
    <w:rsid w:val="00EC6F8B"/>
    <w:rsid w:val="00ED3A67"/>
    <w:rsid w:val="00ED5383"/>
    <w:rsid w:val="00ED569D"/>
    <w:rsid w:val="00ED70F3"/>
    <w:rsid w:val="00EE1C79"/>
    <w:rsid w:val="00EE2756"/>
    <w:rsid w:val="00EE4A9B"/>
    <w:rsid w:val="00EE6939"/>
    <w:rsid w:val="00EF04B7"/>
    <w:rsid w:val="00EF075B"/>
    <w:rsid w:val="00EF2C22"/>
    <w:rsid w:val="00EF44EB"/>
    <w:rsid w:val="00EF4F9D"/>
    <w:rsid w:val="00EF5000"/>
    <w:rsid w:val="00EF60A8"/>
    <w:rsid w:val="00EF60DA"/>
    <w:rsid w:val="00EF7F3A"/>
    <w:rsid w:val="00F005FF"/>
    <w:rsid w:val="00F00E56"/>
    <w:rsid w:val="00F02BE3"/>
    <w:rsid w:val="00F03098"/>
    <w:rsid w:val="00F04D2B"/>
    <w:rsid w:val="00F05469"/>
    <w:rsid w:val="00F12C3F"/>
    <w:rsid w:val="00F1338B"/>
    <w:rsid w:val="00F20A07"/>
    <w:rsid w:val="00F21A70"/>
    <w:rsid w:val="00F21C5A"/>
    <w:rsid w:val="00F25C64"/>
    <w:rsid w:val="00F269A8"/>
    <w:rsid w:val="00F308F0"/>
    <w:rsid w:val="00F322AC"/>
    <w:rsid w:val="00F33CD6"/>
    <w:rsid w:val="00F3402C"/>
    <w:rsid w:val="00F34405"/>
    <w:rsid w:val="00F365D8"/>
    <w:rsid w:val="00F367B1"/>
    <w:rsid w:val="00F4030B"/>
    <w:rsid w:val="00F44A52"/>
    <w:rsid w:val="00F47383"/>
    <w:rsid w:val="00F52BCB"/>
    <w:rsid w:val="00F55F1F"/>
    <w:rsid w:val="00F57492"/>
    <w:rsid w:val="00F57763"/>
    <w:rsid w:val="00F57CF6"/>
    <w:rsid w:val="00F61116"/>
    <w:rsid w:val="00F61488"/>
    <w:rsid w:val="00F627F3"/>
    <w:rsid w:val="00F62AFE"/>
    <w:rsid w:val="00F62F37"/>
    <w:rsid w:val="00F648B3"/>
    <w:rsid w:val="00F65991"/>
    <w:rsid w:val="00F67D51"/>
    <w:rsid w:val="00F727C1"/>
    <w:rsid w:val="00F74BED"/>
    <w:rsid w:val="00F753D0"/>
    <w:rsid w:val="00F7656A"/>
    <w:rsid w:val="00F77A09"/>
    <w:rsid w:val="00F823FE"/>
    <w:rsid w:val="00F84FD3"/>
    <w:rsid w:val="00F90370"/>
    <w:rsid w:val="00F94686"/>
    <w:rsid w:val="00F95FC2"/>
    <w:rsid w:val="00F962EF"/>
    <w:rsid w:val="00F96AA6"/>
    <w:rsid w:val="00FA3CE6"/>
    <w:rsid w:val="00FA4E37"/>
    <w:rsid w:val="00FA6296"/>
    <w:rsid w:val="00FA700E"/>
    <w:rsid w:val="00FA7DCA"/>
    <w:rsid w:val="00FB1827"/>
    <w:rsid w:val="00FB1B28"/>
    <w:rsid w:val="00FB1FC2"/>
    <w:rsid w:val="00FB227B"/>
    <w:rsid w:val="00FB406D"/>
    <w:rsid w:val="00FB736D"/>
    <w:rsid w:val="00FC00F3"/>
    <w:rsid w:val="00FC2E4E"/>
    <w:rsid w:val="00FC3904"/>
    <w:rsid w:val="00FC4BBC"/>
    <w:rsid w:val="00FC626A"/>
    <w:rsid w:val="00FD1BB1"/>
    <w:rsid w:val="00FD45B4"/>
    <w:rsid w:val="00FD79C9"/>
    <w:rsid w:val="00FE0F90"/>
    <w:rsid w:val="00FE311E"/>
    <w:rsid w:val="00FE3C9C"/>
    <w:rsid w:val="00FE754E"/>
    <w:rsid w:val="00FF08A5"/>
    <w:rsid w:val="00FF1C68"/>
    <w:rsid w:val="00FF2469"/>
    <w:rsid w:val="00FF2D87"/>
    <w:rsid w:val="00FF2FA7"/>
    <w:rsid w:val="00FF3D62"/>
    <w:rsid w:val="00FF4737"/>
    <w:rsid w:val="00FF6287"/>
    <w:rsid w:val="00FF6CC4"/>
    <w:rsid w:val="00FF71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DB747"/>
  <w15:docId w15:val="{C3405565-637B-442E-A0AE-333012BD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qFormat/>
    <w:rsid w:val="00E36229"/>
    <w:pPr>
      <w:keepNext/>
      <w:spacing w:before="360" w:after="60" w:line="360" w:lineRule="auto"/>
      <w:ind w:right="567"/>
      <w:contextualSpacing/>
      <w:outlineLvl w:val="2"/>
    </w:pPr>
    <w:rPr>
      <w:rFonts w:ascii="Times New Roman" w:eastAsia="Times New Roman" w:hAnsi="Times New Roman" w:cs="Arial"/>
      <w:bCs/>
      <w:i/>
      <w:kern w:val="0"/>
      <w:sz w:val="24"/>
      <w:szCs w:val="2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85E9A"/>
    <w:pPr>
      <w:spacing w:before="100" w:beforeAutospacing="1" w:after="100" w:afterAutospacing="1" w:line="240" w:lineRule="auto"/>
    </w:pPr>
    <w:rPr>
      <w:rFonts w:ascii="Times" w:eastAsiaTheme="minorEastAsia" w:hAnsi="Times" w:cs="Times New Roman"/>
      <w:kern w:val="0"/>
      <w:sz w:val="20"/>
      <w:szCs w:val="20"/>
      <w14:ligatures w14:val="none"/>
    </w:rPr>
  </w:style>
  <w:style w:type="paragraph" w:customStyle="1" w:styleId="EndNoteBibliographyTitle">
    <w:name w:val="EndNote Bibliography Title"/>
    <w:basedOn w:val="Normal"/>
    <w:link w:val="EndNoteBibliographyTitleChar"/>
    <w:rsid w:val="006339D2"/>
    <w:pPr>
      <w:spacing w:after="0"/>
      <w:jc w:val="center"/>
    </w:pPr>
    <w:rPr>
      <w:rFonts w:ascii="Calibri" w:hAnsi="Calibri" w:cs="Calibri"/>
      <w:noProof/>
      <w:lang w:val="en-US"/>
    </w:rPr>
  </w:style>
  <w:style w:type="character" w:customStyle="1" w:styleId="NormalWebChar">
    <w:name w:val="Normal (Web) Char"/>
    <w:basedOn w:val="DefaultParagraphFont"/>
    <w:link w:val="NormalWeb"/>
    <w:uiPriority w:val="99"/>
    <w:rsid w:val="006339D2"/>
    <w:rPr>
      <w:rFonts w:ascii="Times" w:eastAsiaTheme="minorEastAsia" w:hAnsi="Times" w:cs="Times New Roman"/>
      <w:kern w:val="0"/>
      <w:sz w:val="20"/>
      <w:szCs w:val="20"/>
      <w14:ligatures w14:val="none"/>
    </w:rPr>
  </w:style>
  <w:style w:type="character" w:customStyle="1" w:styleId="EndNoteBibliographyTitleChar">
    <w:name w:val="EndNote Bibliography Title Char"/>
    <w:basedOn w:val="NormalWebChar"/>
    <w:link w:val="EndNoteBibliographyTitle"/>
    <w:rsid w:val="006339D2"/>
    <w:rPr>
      <w:rFonts w:ascii="Calibri" w:eastAsiaTheme="minorEastAsia" w:hAnsi="Calibri" w:cs="Calibri"/>
      <w:noProof/>
      <w:kern w:val="0"/>
      <w:sz w:val="20"/>
      <w:szCs w:val="20"/>
      <w:lang w:val="en-US"/>
      <w14:ligatures w14:val="none"/>
    </w:rPr>
  </w:style>
  <w:style w:type="paragraph" w:customStyle="1" w:styleId="EndNoteBibliography">
    <w:name w:val="EndNote Bibliography"/>
    <w:basedOn w:val="Normal"/>
    <w:link w:val="EndNoteBibliographyChar"/>
    <w:rsid w:val="006339D2"/>
    <w:pPr>
      <w:spacing w:line="240" w:lineRule="auto"/>
    </w:pPr>
    <w:rPr>
      <w:rFonts w:ascii="Calibri" w:hAnsi="Calibri" w:cs="Calibri"/>
      <w:noProof/>
      <w:lang w:val="en-US"/>
    </w:rPr>
  </w:style>
  <w:style w:type="character" w:customStyle="1" w:styleId="EndNoteBibliographyChar">
    <w:name w:val="EndNote Bibliography Char"/>
    <w:basedOn w:val="NormalWebChar"/>
    <w:link w:val="EndNoteBibliography"/>
    <w:rsid w:val="006339D2"/>
    <w:rPr>
      <w:rFonts w:ascii="Calibri" w:eastAsiaTheme="minorEastAsia" w:hAnsi="Calibri" w:cs="Calibri"/>
      <w:noProof/>
      <w:kern w:val="0"/>
      <w:sz w:val="20"/>
      <w:szCs w:val="20"/>
      <w:lang w:val="en-US"/>
      <w14:ligatures w14:val="none"/>
    </w:rPr>
  </w:style>
  <w:style w:type="character" w:styleId="Hyperlink">
    <w:name w:val="Hyperlink"/>
    <w:basedOn w:val="DefaultParagraphFont"/>
    <w:uiPriority w:val="99"/>
    <w:unhideWhenUsed/>
    <w:rsid w:val="00A70618"/>
    <w:rPr>
      <w:color w:val="0563C1" w:themeColor="hyperlink"/>
      <w:u w:val="single"/>
    </w:rPr>
  </w:style>
  <w:style w:type="character" w:styleId="UnresolvedMention">
    <w:name w:val="Unresolved Mention"/>
    <w:basedOn w:val="DefaultParagraphFont"/>
    <w:uiPriority w:val="99"/>
    <w:semiHidden/>
    <w:unhideWhenUsed/>
    <w:rsid w:val="00A70618"/>
    <w:rPr>
      <w:color w:val="605E5C"/>
      <w:shd w:val="clear" w:color="auto" w:fill="E1DFDD"/>
    </w:rPr>
  </w:style>
  <w:style w:type="character" w:styleId="CommentReference">
    <w:name w:val="annotation reference"/>
    <w:basedOn w:val="DefaultParagraphFont"/>
    <w:uiPriority w:val="99"/>
    <w:semiHidden/>
    <w:unhideWhenUsed/>
    <w:rsid w:val="00F03098"/>
    <w:rPr>
      <w:sz w:val="16"/>
      <w:szCs w:val="16"/>
    </w:rPr>
  </w:style>
  <w:style w:type="paragraph" w:styleId="CommentText">
    <w:name w:val="annotation text"/>
    <w:basedOn w:val="Normal"/>
    <w:link w:val="CommentTextChar"/>
    <w:uiPriority w:val="99"/>
    <w:unhideWhenUsed/>
    <w:rsid w:val="00F03098"/>
    <w:pPr>
      <w:spacing w:line="240" w:lineRule="auto"/>
    </w:pPr>
    <w:rPr>
      <w:sz w:val="20"/>
      <w:szCs w:val="20"/>
    </w:rPr>
  </w:style>
  <w:style w:type="character" w:customStyle="1" w:styleId="CommentTextChar">
    <w:name w:val="Comment Text Char"/>
    <w:basedOn w:val="DefaultParagraphFont"/>
    <w:link w:val="CommentText"/>
    <w:uiPriority w:val="99"/>
    <w:rsid w:val="00F03098"/>
    <w:rPr>
      <w:sz w:val="20"/>
      <w:szCs w:val="20"/>
    </w:rPr>
  </w:style>
  <w:style w:type="paragraph" w:styleId="CommentSubject">
    <w:name w:val="annotation subject"/>
    <w:basedOn w:val="CommentText"/>
    <w:next w:val="CommentText"/>
    <w:link w:val="CommentSubjectChar"/>
    <w:uiPriority w:val="99"/>
    <w:semiHidden/>
    <w:unhideWhenUsed/>
    <w:rsid w:val="00F03098"/>
    <w:rPr>
      <w:b/>
      <w:bCs/>
    </w:rPr>
  </w:style>
  <w:style w:type="character" w:customStyle="1" w:styleId="CommentSubjectChar">
    <w:name w:val="Comment Subject Char"/>
    <w:basedOn w:val="CommentTextChar"/>
    <w:link w:val="CommentSubject"/>
    <w:uiPriority w:val="99"/>
    <w:semiHidden/>
    <w:rsid w:val="00F03098"/>
    <w:rPr>
      <w:b/>
      <w:bCs/>
      <w:sz w:val="20"/>
      <w:szCs w:val="20"/>
    </w:rPr>
  </w:style>
  <w:style w:type="paragraph" w:customStyle="1" w:styleId="Default">
    <w:name w:val="Default"/>
    <w:rsid w:val="00F005FF"/>
    <w:pPr>
      <w:autoSpaceDE w:val="0"/>
      <w:autoSpaceDN w:val="0"/>
      <w:adjustRightInd w:val="0"/>
      <w:spacing w:after="0" w:line="240" w:lineRule="auto"/>
    </w:pPr>
    <w:rPr>
      <w:rFonts w:ascii="Calibri" w:hAnsi="Calibri" w:cs="Calibri"/>
      <w:color w:val="000000"/>
      <w:kern w:val="0"/>
      <w:sz w:val="24"/>
      <w:szCs w:val="24"/>
      <w14:ligatures w14:val="none"/>
    </w:rPr>
  </w:style>
  <w:style w:type="character" w:customStyle="1" w:styleId="cf01">
    <w:name w:val="cf01"/>
    <w:basedOn w:val="DefaultParagraphFont"/>
    <w:rsid w:val="00360053"/>
    <w:rPr>
      <w:rFonts w:ascii="Segoe UI" w:hAnsi="Segoe UI" w:cs="Segoe UI" w:hint="default"/>
      <w:sz w:val="18"/>
      <w:szCs w:val="18"/>
    </w:rPr>
  </w:style>
  <w:style w:type="paragraph" w:customStyle="1" w:styleId="pf0">
    <w:name w:val="pf0"/>
    <w:basedOn w:val="Normal"/>
    <w:rsid w:val="00D527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rpc41">
    <w:name w:val="_rpc_41"/>
    <w:basedOn w:val="DefaultParagraphFont"/>
    <w:rsid w:val="00CA5CBF"/>
  </w:style>
  <w:style w:type="character" w:customStyle="1" w:styleId="Heading3Char">
    <w:name w:val="Heading 3 Char"/>
    <w:basedOn w:val="DefaultParagraphFont"/>
    <w:link w:val="Heading3"/>
    <w:uiPriority w:val="9"/>
    <w:rsid w:val="00E36229"/>
    <w:rPr>
      <w:rFonts w:ascii="Times New Roman" w:eastAsia="Times New Roman" w:hAnsi="Times New Roman" w:cs="Arial"/>
      <w:bCs/>
      <w:i/>
      <w:kern w:val="0"/>
      <w:sz w:val="24"/>
      <w:szCs w:val="26"/>
      <w:lang w:val="en-GB" w:eastAsia="en-GB"/>
      <w14:ligatures w14:val="none"/>
    </w:rPr>
  </w:style>
  <w:style w:type="paragraph" w:styleId="Header">
    <w:name w:val="header"/>
    <w:basedOn w:val="Normal"/>
    <w:link w:val="HeaderChar"/>
    <w:uiPriority w:val="99"/>
    <w:unhideWhenUsed/>
    <w:rsid w:val="008E2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FA3"/>
  </w:style>
  <w:style w:type="paragraph" w:styleId="Footer">
    <w:name w:val="footer"/>
    <w:basedOn w:val="Normal"/>
    <w:link w:val="FooterChar"/>
    <w:uiPriority w:val="99"/>
    <w:unhideWhenUsed/>
    <w:rsid w:val="008E2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FA3"/>
  </w:style>
  <w:style w:type="paragraph" w:styleId="Revision">
    <w:name w:val="Revision"/>
    <w:hidden/>
    <w:uiPriority w:val="99"/>
    <w:semiHidden/>
    <w:rsid w:val="001420C5"/>
    <w:pPr>
      <w:spacing w:after="0" w:line="240" w:lineRule="auto"/>
    </w:pPr>
  </w:style>
  <w:style w:type="paragraph" w:styleId="ListParagraph">
    <w:name w:val="List Paragraph"/>
    <w:basedOn w:val="Normal"/>
    <w:uiPriority w:val="34"/>
    <w:qFormat/>
    <w:rsid w:val="001C49DA"/>
    <w:pPr>
      <w:ind w:left="720"/>
      <w:contextualSpacing/>
    </w:pPr>
  </w:style>
  <w:style w:type="character" w:customStyle="1" w:styleId="normaltextrun1">
    <w:name w:val="normaltextrun1"/>
    <w:rsid w:val="00955BBD"/>
  </w:style>
  <w:style w:type="paragraph" w:customStyle="1" w:styleId="paragraph">
    <w:name w:val="paragraph"/>
    <w:basedOn w:val="Normal"/>
    <w:rsid w:val="00955BBD"/>
    <w:pPr>
      <w:spacing w:after="0" w:line="480" w:lineRule="auto"/>
      <w:ind w:firstLine="720"/>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6C2E68"/>
    <w:rPr>
      <w:i/>
      <w:iCs/>
    </w:rPr>
  </w:style>
  <w:style w:type="table" w:styleId="TableGrid">
    <w:name w:val="Table Grid"/>
    <w:basedOn w:val="TableNormal"/>
    <w:uiPriority w:val="39"/>
    <w:rsid w:val="007720A6"/>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6613964">
      <w:bodyDiv w:val="1"/>
      <w:marLeft w:val="0"/>
      <w:marRight w:val="0"/>
      <w:marTop w:val="0"/>
      <w:marBottom w:val="0"/>
      <w:divBdr>
        <w:top w:val="none" w:sz="0" w:space="0" w:color="auto"/>
        <w:left w:val="none" w:sz="0" w:space="0" w:color="auto"/>
        <w:bottom w:val="none" w:sz="0" w:space="0" w:color="auto"/>
        <w:right w:val="none" w:sz="0" w:space="0" w:color="auto"/>
      </w:divBdr>
    </w:div>
    <w:div w:id="740443929">
      <w:bodyDiv w:val="1"/>
      <w:marLeft w:val="0"/>
      <w:marRight w:val="0"/>
      <w:marTop w:val="0"/>
      <w:marBottom w:val="0"/>
      <w:divBdr>
        <w:top w:val="none" w:sz="0" w:space="0" w:color="auto"/>
        <w:left w:val="none" w:sz="0" w:space="0" w:color="auto"/>
        <w:bottom w:val="none" w:sz="0" w:space="0" w:color="auto"/>
        <w:right w:val="none" w:sz="0" w:space="0" w:color="auto"/>
      </w:divBdr>
    </w:div>
    <w:div w:id="1089816096">
      <w:bodyDiv w:val="1"/>
      <w:marLeft w:val="0"/>
      <w:marRight w:val="0"/>
      <w:marTop w:val="0"/>
      <w:marBottom w:val="0"/>
      <w:divBdr>
        <w:top w:val="none" w:sz="0" w:space="0" w:color="auto"/>
        <w:left w:val="none" w:sz="0" w:space="0" w:color="auto"/>
        <w:bottom w:val="none" w:sz="0" w:space="0" w:color="auto"/>
        <w:right w:val="none" w:sz="0" w:space="0" w:color="auto"/>
      </w:divBdr>
      <w:divsChild>
        <w:div w:id="634144333">
          <w:marLeft w:val="30"/>
          <w:marRight w:val="285"/>
          <w:marTop w:val="120"/>
          <w:marBottom w:val="120"/>
          <w:divBdr>
            <w:top w:val="none" w:sz="0" w:space="0" w:color="auto"/>
            <w:left w:val="none" w:sz="0" w:space="0" w:color="auto"/>
            <w:bottom w:val="none" w:sz="0" w:space="0" w:color="auto"/>
            <w:right w:val="none" w:sz="0" w:space="0" w:color="auto"/>
          </w:divBdr>
          <w:divsChild>
            <w:div w:id="1173838391">
              <w:marLeft w:val="0"/>
              <w:marRight w:val="0"/>
              <w:marTop w:val="0"/>
              <w:marBottom w:val="0"/>
              <w:divBdr>
                <w:top w:val="none" w:sz="0" w:space="0" w:color="auto"/>
                <w:left w:val="none" w:sz="0" w:space="0" w:color="auto"/>
                <w:bottom w:val="none" w:sz="0" w:space="0" w:color="auto"/>
                <w:right w:val="none" w:sz="0" w:space="0" w:color="auto"/>
              </w:divBdr>
              <w:divsChild>
                <w:div w:id="1252934649">
                  <w:marLeft w:val="0"/>
                  <w:marRight w:val="0"/>
                  <w:marTop w:val="0"/>
                  <w:marBottom w:val="0"/>
                  <w:divBdr>
                    <w:top w:val="none" w:sz="0" w:space="0" w:color="auto"/>
                    <w:left w:val="none" w:sz="0" w:space="0" w:color="auto"/>
                    <w:bottom w:val="none" w:sz="0" w:space="0" w:color="auto"/>
                    <w:right w:val="none" w:sz="0" w:space="0" w:color="auto"/>
                  </w:divBdr>
                  <w:divsChild>
                    <w:div w:id="2058045320">
                      <w:marLeft w:val="0"/>
                      <w:marRight w:val="0"/>
                      <w:marTop w:val="0"/>
                      <w:marBottom w:val="0"/>
                      <w:divBdr>
                        <w:top w:val="none" w:sz="0" w:space="0" w:color="auto"/>
                        <w:left w:val="none" w:sz="0" w:space="0" w:color="auto"/>
                        <w:bottom w:val="none" w:sz="0" w:space="0" w:color="auto"/>
                        <w:right w:val="none" w:sz="0" w:space="0" w:color="auto"/>
                      </w:divBdr>
                      <w:divsChild>
                        <w:div w:id="2065594750">
                          <w:marLeft w:val="0"/>
                          <w:marRight w:val="0"/>
                          <w:marTop w:val="0"/>
                          <w:marBottom w:val="0"/>
                          <w:divBdr>
                            <w:top w:val="none" w:sz="0" w:space="0" w:color="auto"/>
                            <w:left w:val="none" w:sz="0" w:space="0" w:color="auto"/>
                            <w:bottom w:val="none" w:sz="0" w:space="0" w:color="auto"/>
                            <w:right w:val="none" w:sz="0" w:space="0" w:color="auto"/>
                          </w:divBdr>
                          <w:divsChild>
                            <w:div w:id="1734044542">
                              <w:marLeft w:val="0"/>
                              <w:marRight w:val="0"/>
                              <w:marTop w:val="0"/>
                              <w:marBottom w:val="0"/>
                              <w:divBdr>
                                <w:top w:val="none" w:sz="0" w:space="0" w:color="auto"/>
                                <w:left w:val="none" w:sz="0" w:space="0" w:color="auto"/>
                                <w:bottom w:val="none" w:sz="0" w:space="0" w:color="auto"/>
                                <w:right w:val="none" w:sz="0" w:space="0" w:color="auto"/>
                              </w:divBdr>
                              <w:divsChild>
                                <w:div w:id="1493522751">
                                  <w:marLeft w:val="0"/>
                                  <w:marRight w:val="0"/>
                                  <w:marTop w:val="0"/>
                                  <w:marBottom w:val="0"/>
                                  <w:divBdr>
                                    <w:top w:val="none" w:sz="0" w:space="0" w:color="auto"/>
                                    <w:left w:val="none" w:sz="0" w:space="0" w:color="auto"/>
                                    <w:bottom w:val="none" w:sz="0" w:space="0" w:color="auto"/>
                                    <w:right w:val="none" w:sz="0" w:space="0" w:color="auto"/>
                                  </w:divBdr>
                                  <w:divsChild>
                                    <w:div w:id="1949384417">
                                      <w:marLeft w:val="0"/>
                                      <w:marRight w:val="0"/>
                                      <w:marTop w:val="0"/>
                                      <w:marBottom w:val="0"/>
                                      <w:divBdr>
                                        <w:top w:val="none" w:sz="0" w:space="0" w:color="auto"/>
                                        <w:left w:val="none" w:sz="0" w:space="0" w:color="auto"/>
                                        <w:bottom w:val="none" w:sz="0" w:space="0" w:color="auto"/>
                                        <w:right w:val="none" w:sz="0" w:space="0" w:color="auto"/>
                                      </w:divBdr>
                                      <w:divsChild>
                                        <w:div w:id="1139688189">
                                          <w:marLeft w:val="0"/>
                                          <w:marRight w:val="0"/>
                                          <w:marTop w:val="0"/>
                                          <w:marBottom w:val="0"/>
                                          <w:divBdr>
                                            <w:top w:val="none" w:sz="0" w:space="0" w:color="auto"/>
                                            <w:left w:val="none" w:sz="0" w:space="0" w:color="auto"/>
                                            <w:bottom w:val="none" w:sz="0" w:space="0" w:color="auto"/>
                                            <w:right w:val="none" w:sz="0" w:space="0" w:color="auto"/>
                                          </w:divBdr>
                                          <w:divsChild>
                                            <w:div w:id="19995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510815">
          <w:marLeft w:val="0"/>
          <w:marRight w:val="0"/>
          <w:marTop w:val="0"/>
          <w:marBottom w:val="0"/>
          <w:divBdr>
            <w:top w:val="none" w:sz="0" w:space="0" w:color="auto"/>
            <w:left w:val="none" w:sz="0" w:space="0" w:color="auto"/>
            <w:bottom w:val="none" w:sz="0" w:space="0" w:color="auto"/>
            <w:right w:val="none" w:sz="0" w:space="0" w:color="auto"/>
          </w:divBdr>
          <w:divsChild>
            <w:div w:id="1446003976">
              <w:marLeft w:val="0"/>
              <w:marRight w:val="0"/>
              <w:marTop w:val="0"/>
              <w:marBottom w:val="0"/>
              <w:divBdr>
                <w:top w:val="none" w:sz="0" w:space="0" w:color="auto"/>
                <w:left w:val="none" w:sz="0" w:space="0" w:color="auto"/>
                <w:bottom w:val="none" w:sz="0" w:space="0" w:color="auto"/>
                <w:right w:val="none" w:sz="0" w:space="0" w:color="auto"/>
              </w:divBdr>
              <w:divsChild>
                <w:div w:id="304161216">
                  <w:marLeft w:val="0"/>
                  <w:marRight w:val="0"/>
                  <w:marTop w:val="0"/>
                  <w:marBottom w:val="0"/>
                  <w:divBdr>
                    <w:top w:val="none" w:sz="0" w:space="0" w:color="auto"/>
                    <w:left w:val="none" w:sz="0" w:space="0" w:color="auto"/>
                    <w:bottom w:val="none" w:sz="0" w:space="0" w:color="auto"/>
                    <w:right w:val="none" w:sz="0" w:space="0" w:color="auto"/>
                  </w:divBdr>
                  <w:divsChild>
                    <w:div w:id="344671110">
                      <w:marLeft w:val="0"/>
                      <w:marRight w:val="0"/>
                      <w:marTop w:val="0"/>
                      <w:marBottom w:val="0"/>
                      <w:divBdr>
                        <w:top w:val="none" w:sz="0" w:space="0" w:color="auto"/>
                        <w:left w:val="none" w:sz="0" w:space="0" w:color="auto"/>
                        <w:bottom w:val="none" w:sz="0" w:space="0" w:color="auto"/>
                        <w:right w:val="none" w:sz="0" w:space="0" w:color="auto"/>
                      </w:divBdr>
                      <w:divsChild>
                        <w:div w:id="793594882">
                          <w:marLeft w:val="0"/>
                          <w:marRight w:val="0"/>
                          <w:marTop w:val="0"/>
                          <w:marBottom w:val="0"/>
                          <w:divBdr>
                            <w:top w:val="none" w:sz="0" w:space="0" w:color="auto"/>
                            <w:left w:val="none" w:sz="0" w:space="0" w:color="auto"/>
                            <w:bottom w:val="none" w:sz="0" w:space="0" w:color="auto"/>
                            <w:right w:val="none" w:sz="0" w:space="0" w:color="auto"/>
                          </w:divBdr>
                          <w:divsChild>
                            <w:div w:id="1707291146">
                              <w:marLeft w:val="30"/>
                              <w:marRight w:val="30"/>
                              <w:marTop w:val="30"/>
                              <w:marBottom w:val="120"/>
                              <w:divBdr>
                                <w:top w:val="none" w:sz="0" w:space="0" w:color="auto"/>
                                <w:left w:val="none" w:sz="0" w:space="0" w:color="auto"/>
                                <w:bottom w:val="none" w:sz="0" w:space="0" w:color="auto"/>
                                <w:right w:val="none" w:sz="0" w:space="0" w:color="auto"/>
                              </w:divBdr>
                              <w:divsChild>
                                <w:div w:id="1925649531">
                                  <w:marLeft w:val="0"/>
                                  <w:marRight w:val="0"/>
                                  <w:marTop w:val="0"/>
                                  <w:marBottom w:val="0"/>
                                  <w:divBdr>
                                    <w:top w:val="none" w:sz="0" w:space="0" w:color="auto"/>
                                    <w:left w:val="none" w:sz="0" w:space="0" w:color="auto"/>
                                    <w:bottom w:val="none" w:sz="0" w:space="0" w:color="auto"/>
                                    <w:right w:val="none" w:sz="0" w:space="0" w:color="auto"/>
                                  </w:divBdr>
                                  <w:divsChild>
                                    <w:div w:id="664675011">
                                      <w:marLeft w:val="0"/>
                                      <w:marRight w:val="120"/>
                                      <w:marTop w:val="0"/>
                                      <w:marBottom w:val="0"/>
                                      <w:divBdr>
                                        <w:top w:val="none" w:sz="0" w:space="0" w:color="auto"/>
                                        <w:left w:val="none" w:sz="0" w:space="0" w:color="auto"/>
                                        <w:bottom w:val="none" w:sz="0" w:space="0" w:color="auto"/>
                                        <w:right w:val="none" w:sz="0" w:space="0" w:color="auto"/>
                                      </w:divBdr>
                                    </w:div>
                                    <w:div w:id="2080639490">
                                      <w:marLeft w:val="780"/>
                                      <w:marRight w:val="0"/>
                                      <w:marTop w:val="0"/>
                                      <w:marBottom w:val="0"/>
                                      <w:divBdr>
                                        <w:top w:val="none" w:sz="0" w:space="0" w:color="auto"/>
                                        <w:left w:val="none" w:sz="0" w:space="0" w:color="auto"/>
                                        <w:bottom w:val="none" w:sz="0" w:space="0" w:color="auto"/>
                                        <w:right w:val="none" w:sz="0" w:space="0" w:color="auto"/>
                                      </w:divBdr>
                                      <w:divsChild>
                                        <w:div w:id="823737730">
                                          <w:marLeft w:val="0"/>
                                          <w:marRight w:val="0"/>
                                          <w:marTop w:val="0"/>
                                          <w:marBottom w:val="60"/>
                                          <w:divBdr>
                                            <w:top w:val="none" w:sz="0" w:space="0" w:color="auto"/>
                                            <w:left w:val="none" w:sz="0" w:space="0" w:color="auto"/>
                                            <w:bottom w:val="none" w:sz="0" w:space="0" w:color="auto"/>
                                            <w:right w:val="none" w:sz="0" w:space="0" w:color="auto"/>
                                          </w:divBdr>
                                          <w:divsChild>
                                            <w:div w:id="1677422351">
                                              <w:marLeft w:val="0"/>
                                              <w:marRight w:val="0"/>
                                              <w:marTop w:val="0"/>
                                              <w:marBottom w:val="0"/>
                                              <w:divBdr>
                                                <w:top w:val="none" w:sz="0" w:space="0" w:color="auto"/>
                                                <w:left w:val="none" w:sz="0" w:space="0" w:color="auto"/>
                                                <w:bottom w:val="none" w:sz="0" w:space="0" w:color="auto"/>
                                                <w:right w:val="none" w:sz="0" w:space="0" w:color="auto"/>
                                              </w:divBdr>
                                              <w:divsChild>
                                                <w:div w:id="79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0002">
                                          <w:marLeft w:val="0"/>
                                          <w:marRight w:val="0"/>
                                          <w:marTop w:val="0"/>
                                          <w:marBottom w:val="0"/>
                                          <w:divBdr>
                                            <w:top w:val="none" w:sz="0" w:space="0" w:color="auto"/>
                                            <w:left w:val="none" w:sz="0" w:space="0" w:color="auto"/>
                                            <w:bottom w:val="none" w:sz="0" w:space="0" w:color="auto"/>
                                            <w:right w:val="none" w:sz="0" w:space="0" w:color="auto"/>
                                          </w:divBdr>
                                          <w:divsChild>
                                            <w:div w:id="345209333">
                                              <w:marLeft w:val="0"/>
                                              <w:marRight w:val="0"/>
                                              <w:marTop w:val="0"/>
                                              <w:marBottom w:val="0"/>
                                              <w:divBdr>
                                                <w:top w:val="none" w:sz="0" w:space="0" w:color="auto"/>
                                                <w:left w:val="none" w:sz="0" w:space="0" w:color="auto"/>
                                                <w:bottom w:val="none" w:sz="0" w:space="0" w:color="auto"/>
                                                <w:right w:val="none" w:sz="0" w:space="0" w:color="auto"/>
                                              </w:divBdr>
                                              <w:divsChild>
                                                <w:div w:id="1830248900">
                                                  <w:marLeft w:val="0"/>
                                                  <w:marRight w:val="0"/>
                                                  <w:marTop w:val="0"/>
                                                  <w:marBottom w:val="0"/>
                                                  <w:divBdr>
                                                    <w:top w:val="none" w:sz="0" w:space="0" w:color="auto"/>
                                                    <w:left w:val="none" w:sz="0" w:space="0" w:color="auto"/>
                                                    <w:bottom w:val="none" w:sz="0" w:space="0" w:color="auto"/>
                                                    <w:right w:val="none" w:sz="0" w:space="0" w:color="auto"/>
                                                  </w:divBdr>
                                                  <w:divsChild>
                                                    <w:div w:id="216672171">
                                                      <w:marLeft w:val="0"/>
                                                      <w:marRight w:val="0"/>
                                                      <w:marTop w:val="0"/>
                                                      <w:marBottom w:val="0"/>
                                                      <w:divBdr>
                                                        <w:top w:val="none" w:sz="0" w:space="0" w:color="auto"/>
                                                        <w:left w:val="none" w:sz="0" w:space="0" w:color="auto"/>
                                                        <w:bottom w:val="none" w:sz="0" w:space="0" w:color="auto"/>
                                                        <w:right w:val="none" w:sz="0" w:space="0" w:color="auto"/>
                                                      </w:divBdr>
                                                      <w:divsChild>
                                                        <w:div w:id="382369771">
                                                          <w:marLeft w:val="0"/>
                                                          <w:marRight w:val="0"/>
                                                          <w:marTop w:val="0"/>
                                                          <w:marBottom w:val="0"/>
                                                          <w:divBdr>
                                                            <w:top w:val="none" w:sz="0" w:space="0" w:color="auto"/>
                                                            <w:left w:val="none" w:sz="0" w:space="0" w:color="auto"/>
                                                            <w:bottom w:val="none" w:sz="0" w:space="0" w:color="auto"/>
                                                            <w:right w:val="none" w:sz="0" w:space="0" w:color="auto"/>
                                                          </w:divBdr>
                                                          <w:divsChild>
                                                            <w:div w:id="11195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623216">
                                                  <w:marLeft w:val="0"/>
                                                  <w:marRight w:val="0"/>
                                                  <w:marTop w:val="0"/>
                                                  <w:marBottom w:val="0"/>
                                                  <w:divBdr>
                                                    <w:top w:val="none" w:sz="0" w:space="0" w:color="auto"/>
                                                    <w:left w:val="none" w:sz="0" w:space="0" w:color="auto"/>
                                                    <w:bottom w:val="none" w:sz="0" w:space="0" w:color="auto"/>
                                                    <w:right w:val="none" w:sz="0" w:space="0" w:color="auto"/>
                                                  </w:divBdr>
                                                  <w:divsChild>
                                                    <w:div w:id="954681390">
                                                      <w:marLeft w:val="0"/>
                                                      <w:marRight w:val="0"/>
                                                      <w:marTop w:val="0"/>
                                                      <w:marBottom w:val="0"/>
                                                      <w:divBdr>
                                                        <w:top w:val="none" w:sz="0" w:space="0" w:color="auto"/>
                                                        <w:left w:val="none" w:sz="0" w:space="0" w:color="auto"/>
                                                        <w:bottom w:val="none" w:sz="0" w:space="0" w:color="auto"/>
                                                        <w:right w:val="none" w:sz="0" w:space="0" w:color="auto"/>
                                                      </w:divBdr>
                                                      <w:divsChild>
                                                        <w:div w:id="8173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370">
                                                  <w:marLeft w:val="0"/>
                                                  <w:marRight w:val="0"/>
                                                  <w:marTop w:val="0"/>
                                                  <w:marBottom w:val="0"/>
                                                  <w:divBdr>
                                                    <w:top w:val="none" w:sz="0" w:space="0" w:color="auto"/>
                                                    <w:left w:val="none" w:sz="0" w:space="0" w:color="auto"/>
                                                    <w:bottom w:val="none" w:sz="0" w:space="0" w:color="auto"/>
                                                    <w:right w:val="none" w:sz="0" w:space="0" w:color="auto"/>
                                                  </w:divBdr>
                                                  <w:divsChild>
                                                    <w:div w:id="1196578645">
                                                      <w:marLeft w:val="0"/>
                                                      <w:marRight w:val="0"/>
                                                      <w:marTop w:val="0"/>
                                                      <w:marBottom w:val="0"/>
                                                      <w:divBdr>
                                                        <w:top w:val="none" w:sz="0" w:space="0" w:color="auto"/>
                                                        <w:left w:val="none" w:sz="0" w:space="0" w:color="auto"/>
                                                        <w:bottom w:val="none" w:sz="0" w:space="0" w:color="auto"/>
                                                        <w:right w:val="none" w:sz="0" w:space="0" w:color="auto"/>
                                                      </w:divBdr>
                                                      <w:divsChild>
                                                        <w:div w:id="203234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461">
                                                  <w:marLeft w:val="0"/>
                                                  <w:marRight w:val="0"/>
                                                  <w:marTop w:val="0"/>
                                                  <w:marBottom w:val="0"/>
                                                  <w:divBdr>
                                                    <w:top w:val="none" w:sz="0" w:space="0" w:color="auto"/>
                                                    <w:left w:val="none" w:sz="0" w:space="0" w:color="auto"/>
                                                    <w:bottom w:val="none" w:sz="0" w:space="0" w:color="auto"/>
                                                    <w:right w:val="none" w:sz="0" w:space="0" w:color="auto"/>
                                                  </w:divBdr>
                                                  <w:divsChild>
                                                    <w:div w:id="1977643766">
                                                      <w:marLeft w:val="0"/>
                                                      <w:marRight w:val="0"/>
                                                      <w:marTop w:val="0"/>
                                                      <w:marBottom w:val="0"/>
                                                      <w:divBdr>
                                                        <w:top w:val="none" w:sz="0" w:space="0" w:color="auto"/>
                                                        <w:left w:val="none" w:sz="0" w:space="0" w:color="auto"/>
                                                        <w:bottom w:val="none" w:sz="0" w:space="0" w:color="auto"/>
                                                        <w:right w:val="none" w:sz="0" w:space="0" w:color="auto"/>
                                                      </w:divBdr>
                                                      <w:divsChild>
                                                        <w:div w:id="14503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4960">
                                                  <w:marLeft w:val="0"/>
                                                  <w:marRight w:val="0"/>
                                                  <w:marTop w:val="0"/>
                                                  <w:marBottom w:val="0"/>
                                                  <w:divBdr>
                                                    <w:top w:val="none" w:sz="0" w:space="0" w:color="auto"/>
                                                    <w:left w:val="none" w:sz="0" w:space="0" w:color="auto"/>
                                                    <w:bottom w:val="none" w:sz="0" w:space="0" w:color="auto"/>
                                                    <w:right w:val="none" w:sz="0" w:space="0" w:color="auto"/>
                                                  </w:divBdr>
                                                  <w:divsChild>
                                                    <w:div w:id="1930769245">
                                                      <w:marLeft w:val="0"/>
                                                      <w:marRight w:val="0"/>
                                                      <w:marTop w:val="0"/>
                                                      <w:marBottom w:val="0"/>
                                                      <w:divBdr>
                                                        <w:top w:val="none" w:sz="0" w:space="0" w:color="auto"/>
                                                        <w:left w:val="none" w:sz="0" w:space="0" w:color="auto"/>
                                                        <w:bottom w:val="none" w:sz="0" w:space="0" w:color="auto"/>
                                                        <w:right w:val="none" w:sz="0" w:space="0" w:color="auto"/>
                                                      </w:divBdr>
                                                      <w:divsChild>
                                                        <w:div w:id="147328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93266">
                                                  <w:marLeft w:val="0"/>
                                                  <w:marRight w:val="0"/>
                                                  <w:marTop w:val="0"/>
                                                  <w:marBottom w:val="0"/>
                                                  <w:divBdr>
                                                    <w:top w:val="none" w:sz="0" w:space="0" w:color="auto"/>
                                                    <w:left w:val="none" w:sz="0" w:space="0" w:color="auto"/>
                                                    <w:bottom w:val="none" w:sz="0" w:space="0" w:color="auto"/>
                                                    <w:right w:val="none" w:sz="0" w:space="0" w:color="auto"/>
                                                  </w:divBdr>
                                                  <w:divsChild>
                                                    <w:div w:id="1883244565">
                                                      <w:marLeft w:val="0"/>
                                                      <w:marRight w:val="0"/>
                                                      <w:marTop w:val="0"/>
                                                      <w:marBottom w:val="0"/>
                                                      <w:divBdr>
                                                        <w:top w:val="none" w:sz="0" w:space="0" w:color="auto"/>
                                                        <w:left w:val="none" w:sz="0" w:space="0" w:color="auto"/>
                                                        <w:bottom w:val="none" w:sz="0" w:space="0" w:color="auto"/>
                                                        <w:right w:val="none" w:sz="0" w:space="0" w:color="auto"/>
                                                      </w:divBdr>
                                                      <w:divsChild>
                                                        <w:div w:id="5834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5272">
                                                  <w:marLeft w:val="0"/>
                                                  <w:marRight w:val="0"/>
                                                  <w:marTop w:val="0"/>
                                                  <w:marBottom w:val="0"/>
                                                  <w:divBdr>
                                                    <w:top w:val="none" w:sz="0" w:space="0" w:color="auto"/>
                                                    <w:left w:val="none" w:sz="0" w:space="0" w:color="auto"/>
                                                    <w:bottom w:val="none" w:sz="0" w:space="0" w:color="auto"/>
                                                    <w:right w:val="none" w:sz="0" w:space="0" w:color="auto"/>
                                                  </w:divBdr>
                                                  <w:divsChild>
                                                    <w:div w:id="950360350">
                                                      <w:marLeft w:val="0"/>
                                                      <w:marRight w:val="0"/>
                                                      <w:marTop w:val="0"/>
                                                      <w:marBottom w:val="0"/>
                                                      <w:divBdr>
                                                        <w:top w:val="none" w:sz="0" w:space="0" w:color="auto"/>
                                                        <w:left w:val="none" w:sz="0" w:space="0" w:color="auto"/>
                                                        <w:bottom w:val="none" w:sz="0" w:space="0" w:color="auto"/>
                                                        <w:right w:val="none" w:sz="0" w:space="0" w:color="auto"/>
                                                      </w:divBdr>
                                                      <w:divsChild>
                                                        <w:div w:id="6935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37756">
                                                  <w:marLeft w:val="0"/>
                                                  <w:marRight w:val="0"/>
                                                  <w:marTop w:val="0"/>
                                                  <w:marBottom w:val="0"/>
                                                  <w:divBdr>
                                                    <w:top w:val="none" w:sz="0" w:space="0" w:color="auto"/>
                                                    <w:left w:val="none" w:sz="0" w:space="0" w:color="auto"/>
                                                    <w:bottom w:val="none" w:sz="0" w:space="0" w:color="auto"/>
                                                    <w:right w:val="none" w:sz="0" w:space="0" w:color="auto"/>
                                                  </w:divBdr>
                                                  <w:divsChild>
                                                    <w:div w:id="1211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795372">
                                      <w:marLeft w:val="720"/>
                                      <w:marRight w:val="0"/>
                                      <w:marTop w:val="0"/>
                                      <w:marBottom w:val="0"/>
                                      <w:divBdr>
                                        <w:top w:val="none" w:sz="0" w:space="0" w:color="auto"/>
                                        <w:left w:val="none" w:sz="0" w:space="0" w:color="auto"/>
                                        <w:bottom w:val="none" w:sz="0" w:space="0" w:color="auto"/>
                                        <w:right w:val="none" w:sz="0" w:space="0" w:color="auto"/>
                                      </w:divBdr>
                                      <w:divsChild>
                                        <w:div w:id="1111708558">
                                          <w:marLeft w:val="0"/>
                                          <w:marRight w:val="0"/>
                                          <w:marTop w:val="0"/>
                                          <w:marBottom w:val="0"/>
                                          <w:divBdr>
                                            <w:top w:val="none" w:sz="0" w:space="0" w:color="auto"/>
                                            <w:left w:val="none" w:sz="0" w:space="0" w:color="auto"/>
                                            <w:bottom w:val="none" w:sz="0" w:space="0" w:color="auto"/>
                                            <w:right w:val="none" w:sz="0" w:space="0" w:color="auto"/>
                                          </w:divBdr>
                                          <w:divsChild>
                                            <w:div w:id="1484658091">
                                              <w:marLeft w:val="0"/>
                                              <w:marRight w:val="0"/>
                                              <w:marTop w:val="0"/>
                                              <w:marBottom w:val="0"/>
                                              <w:divBdr>
                                                <w:top w:val="none" w:sz="0" w:space="0" w:color="auto"/>
                                                <w:left w:val="none" w:sz="0" w:space="0" w:color="auto"/>
                                                <w:bottom w:val="none" w:sz="0" w:space="0" w:color="auto"/>
                                                <w:right w:val="none" w:sz="0" w:space="0" w:color="auto"/>
                                              </w:divBdr>
                                              <w:divsChild>
                                                <w:div w:id="960497423">
                                                  <w:marLeft w:val="0"/>
                                                  <w:marRight w:val="0"/>
                                                  <w:marTop w:val="0"/>
                                                  <w:marBottom w:val="0"/>
                                                  <w:divBdr>
                                                    <w:top w:val="none" w:sz="0" w:space="0" w:color="auto"/>
                                                    <w:left w:val="none" w:sz="0" w:space="0" w:color="auto"/>
                                                    <w:bottom w:val="none" w:sz="0" w:space="0" w:color="auto"/>
                                                    <w:right w:val="none" w:sz="0" w:space="0" w:color="auto"/>
                                                  </w:divBdr>
                                                  <w:divsChild>
                                                    <w:div w:id="180469225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69706694">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947391355">
                                  <w:marLeft w:val="780"/>
                                  <w:marRight w:val="240"/>
                                  <w:marTop w:val="180"/>
                                  <w:marBottom w:val="0"/>
                                  <w:divBdr>
                                    <w:top w:val="none" w:sz="0" w:space="0" w:color="auto"/>
                                    <w:left w:val="none" w:sz="0" w:space="0" w:color="auto"/>
                                    <w:bottom w:val="none" w:sz="0" w:space="0" w:color="auto"/>
                                    <w:right w:val="none" w:sz="0" w:space="0" w:color="auto"/>
                                  </w:divBdr>
                                  <w:divsChild>
                                    <w:div w:id="1847209855">
                                      <w:marLeft w:val="0"/>
                                      <w:marRight w:val="0"/>
                                      <w:marTop w:val="0"/>
                                      <w:marBottom w:val="0"/>
                                      <w:divBdr>
                                        <w:top w:val="none" w:sz="0" w:space="0" w:color="auto"/>
                                        <w:left w:val="none" w:sz="0" w:space="0" w:color="auto"/>
                                        <w:bottom w:val="none" w:sz="0" w:space="0" w:color="auto"/>
                                        <w:right w:val="none" w:sz="0" w:space="0" w:color="auto"/>
                                      </w:divBdr>
                                      <w:divsChild>
                                        <w:div w:id="1666319086">
                                          <w:marLeft w:val="0"/>
                                          <w:marRight w:val="0"/>
                                          <w:marTop w:val="0"/>
                                          <w:marBottom w:val="0"/>
                                          <w:divBdr>
                                            <w:top w:val="none" w:sz="0" w:space="0" w:color="auto"/>
                                            <w:left w:val="none" w:sz="0" w:space="0" w:color="auto"/>
                                            <w:bottom w:val="none" w:sz="0" w:space="0" w:color="auto"/>
                                            <w:right w:val="none" w:sz="0" w:space="0" w:color="auto"/>
                                          </w:divBdr>
                                          <w:divsChild>
                                            <w:div w:id="1920097299">
                                              <w:marLeft w:val="0"/>
                                              <w:marRight w:val="0"/>
                                              <w:marTop w:val="0"/>
                                              <w:marBottom w:val="0"/>
                                              <w:divBdr>
                                                <w:top w:val="none" w:sz="0" w:space="0" w:color="auto"/>
                                                <w:left w:val="none" w:sz="0" w:space="0" w:color="auto"/>
                                                <w:bottom w:val="none" w:sz="0" w:space="0" w:color="auto"/>
                                                <w:right w:val="none" w:sz="0" w:space="0" w:color="auto"/>
                                              </w:divBdr>
                                              <w:divsChild>
                                                <w:div w:id="1026978025">
                                                  <w:marLeft w:val="0"/>
                                                  <w:marRight w:val="0"/>
                                                  <w:marTop w:val="0"/>
                                                  <w:marBottom w:val="0"/>
                                                  <w:divBdr>
                                                    <w:top w:val="none" w:sz="0" w:space="0" w:color="auto"/>
                                                    <w:left w:val="none" w:sz="0" w:space="0" w:color="auto"/>
                                                    <w:bottom w:val="none" w:sz="0" w:space="0" w:color="auto"/>
                                                    <w:right w:val="none" w:sz="0" w:space="0" w:color="auto"/>
                                                  </w:divBdr>
                                                </w:div>
                                                <w:div w:id="1458986464">
                                                  <w:marLeft w:val="0"/>
                                                  <w:marRight w:val="0"/>
                                                  <w:marTop w:val="0"/>
                                                  <w:marBottom w:val="0"/>
                                                  <w:divBdr>
                                                    <w:top w:val="none" w:sz="0" w:space="0" w:color="auto"/>
                                                    <w:left w:val="none" w:sz="0" w:space="0" w:color="auto"/>
                                                    <w:bottom w:val="none" w:sz="0" w:space="0" w:color="auto"/>
                                                    <w:right w:val="none" w:sz="0" w:space="0" w:color="auto"/>
                                                  </w:divBdr>
                                                </w:div>
                                                <w:div w:id="2138523727">
                                                  <w:marLeft w:val="0"/>
                                                  <w:marRight w:val="0"/>
                                                  <w:marTop w:val="0"/>
                                                  <w:marBottom w:val="0"/>
                                                  <w:divBdr>
                                                    <w:top w:val="none" w:sz="0" w:space="0" w:color="auto"/>
                                                    <w:left w:val="none" w:sz="0" w:space="0" w:color="auto"/>
                                                    <w:bottom w:val="none" w:sz="0" w:space="0" w:color="auto"/>
                                                    <w:right w:val="none" w:sz="0" w:space="0" w:color="auto"/>
                                                  </w:divBdr>
                                                </w:div>
                                                <w:div w:id="782186864">
                                                  <w:marLeft w:val="0"/>
                                                  <w:marRight w:val="0"/>
                                                  <w:marTop w:val="0"/>
                                                  <w:marBottom w:val="0"/>
                                                  <w:divBdr>
                                                    <w:top w:val="none" w:sz="0" w:space="0" w:color="auto"/>
                                                    <w:left w:val="none" w:sz="0" w:space="0" w:color="auto"/>
                                                    <w:bottom w:val="none" w:sz="0" w:space="0" w:color="auto"/>
                                                    <w:right w:val="none" w:sz="0" w:space="0" w:color="auto"/>
                                                  </w:divBdr>
                                                </w:div>
                                                <w:div w:id="699401523">
                                                  <w:marLeft w:val="0"/>
                                                  <w:marRight w:val="0"/>
                                                  <w:marTop w:val="0"/>
                                                  <w:marBottom w:val="0"/>
                                                  <w:divBdr>
                                                    <w:top w:val="none" w:sz="0" w:space="0" w:color="auto"/>
                                                    <w:left w:val="none" w:sz="0" w:space="0" w:color="auto"/>
                                                    <w:bottom w:val="none" w:sz="0" w:space="0" w:color="auto"/>
                                                    <w:right w:val="none" w:sz="0" w:space="0" w:color="auto"/>
                                                  </w:divBdr>
                                                </w:div>
                                                <w:div w:id="2004115446">
                                                  <w:marLeft w:val="0"/>
                                                  <w:marRight w:val="0"/>
                                                  <w:marTop w:val="0"/>
                                                  <w:marBottom w:val="0"/>
                                                  <w:divBdr>
                                                    <w:top w:val="none" w:sz="0" w:space="0" w:color="auto"/>
                                                    <w:left w:val="none" w:sz="0" w:space="0" w:color="auto"/>
                                                    <w:bottom w:val="none" w:sz="0" w:space="0" w:color="auto"/>
                                                    <w:right w:val="none" w:sz="0" w:space="0" w:color="auto"/>
                                                  </w:divBdr>
                                                </w:div>
                                                <w:div w:id="3577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67339">
                                  <w:marLeft w:val="780"/>
                                  <w:marRight w:val="0"/>
                                  <w:marTop w:val="180"/>
                                  <w:marBottom w:val="0"/>
                                  <w:divBdr>
                                    <w:top w:val="none" w:sz="0" w:space="0" w:color="auto"/>
                                    <w:left w:val="none" w:sz="0" w:space="0" w:color="auto"/>
                                    <w:bottom w:val="none" w:sz="0" w:space="0" w:color="auto"/>
                                    <w:right w:val="none" w:sz="0" w:space="0" w:color="auto"/>
                                  </w:divBdr>
                                </w:div>
                                <w:div w:id="1109011782">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79493">
              <w:marLeft w:val="0"/>
              <w:marRight w:val="0"/>
              <w:marTop w:val="0"/>
              <w:marBottom w:val="0"/>
              <w:divBdr>
                <w:top w:val="none" w:sz="0" w:space="0" w:color="auto"/>
                <w:left w:val="none" w:sz="0" w:space="0" w:color="auto"/>
                <w:bottom w:val="none" w:sz="0" w:space="0" w:color="auto"/>
                <w:right w:val="none" w:sz="0" w:space="0" w:color="auto"/>
              </w:divBdr>
              <w:divsChild>
                <w:div w:id="1876625179">
                  <w:marLeft w:val="0"/>
                  <w:marRight w:val="0"/>
                  <w:marTop w:val="0"/>
                  <w:marBottom w:val="0"/>
                  <w:divBdr>
                    <w:top w:val="none" w:sz="0" w:space="0" w:color="auto"/>
                    <w:left w:val="none" w:sz="0" w:space="0" w:color="auto"/>
                    <w:bottom w:val="none" w:sz="0" w:space="0" w:color="auto"/>
                    <w:right w:val="none" w:sz="0" w:space="0" w:color="auto"/>
                  </w:divBdr>
                  <w:divsChild>
                    <w:div w:id="1064596634">
                      <w:marLeft w:val="30"/>
                      <w:marRight w:val="30"/>
                      <w:marTop w:val="120"/>
                      <w:marBottom w:val="120"/>
                      <w:divBdr>
                        <w:top w:val="none" w:sz="0" w:space="0" w:color="auto"/>
                        <w:left w:val="none" w:sz="0" w:space="0" w:color="auto"/>
                        <w:bottom w:val="none" w:sz="0" w:space="0" w:color="auto"/>
                        <w:right w:val="none" w:sz="0" w:space="0" w:color="auto"/>
                      </w:divBdr>
                      <w:divsChild>
                        <w:div w:id="1476489322">
                          <w:marLeft w:val="0"/>
                          <w:marRight w:val="120"/>
                          <w:marTop w:val="0"/>
                          <w:marBottom w:val="0"/>
                          <w:divBdr>
                            <w:top w:val="none" w:sz="0" w:space="0" w:color="auto"/>
                            <w:left w:val="none" w:sz="0" w:space="0" w:color="auto"/>
                            <w:bottom w:val="none" w:sz="0" w:space="0" w:color="auto"/>
                            <w:right w:val="none" w:sz="0" w:space="0" w:color="auto"/>
                          </w:divBdr>
                        </w:div>
                        <w:div w:id="293799094">
                          <w:marLeft w:val="780"/>
                          <w:marRight w:val="135"/>
                          <w:marTop w:val="0"/>
                          <w:marBottom w:val="0"/>
                          <w:divBdr>
                            <w:top w:val="none" w:sz="0" w:space="0" w:color="auto"/>
                            <w:left w:val="none" w:sz="0" w:space="0" w:color="auto"/>
                            <w:bottom w:val="none" w:sz="0" w:space="0" w:color="auto"/>
                            <w:right w:val="none" w:sz="0" w:space="0" w:color="auto"/>
                          </w:divBdr>
                          <w:divsChild>
                            <w:div w:id="786856455">
                              <w:marLeft w:val="0"/>
                              <w:marRight w:val="0"/>
                              <w:marTop w:val="0"/>
                              <w:marBottom w:val="0"/>
                              <w:divBdr>
                                <w:top w:val="none" w:sz="0" w:space="0" w:color="auto"/>
                                <w:left w:val="none" w:sz="0" w:space="0" w:color="auto"/>
                                <w:bottom w:val="none" w:sz="0" w:space="0" w:color="auto"/>
                                <w:right w:val="none" w:sz="0" w:space="0" w:color="auto"/>
                              </w:divBdr>
                            </w:div>
                            <w:div w:id="1516962233">
                              <w:marLeft w:val="0"/>
                              <w:marRight w:val="0"/>
                              <w:marTop w:val="60"/>
                              <w:marBottom w:val="0"/>
                              <w:divBdr>
                                <w:top w:val="none" w:sz="0" w:space="0" w:color="auto"/>
                                <w:left w:val="none" w:sz="0" w:space="0" w:color="auto"/>
                                <w:bottom w:val="none" w:sz="0" w:space="0" w:color="auto"/>
                                <w:right w:val="none" w:sz="0" w:space="0" w:color="auto"/>
                              </w:divBdr>
                              <w:divsChild>
                                <w:div w:id="373847940">
                                  <w:marLeft w:val="900"/>
                                  <w:marRight w:val="0"/>
                                  <w:marTop w:val="0"/>
                                  <w:marBottom w:val="0"/>
                                  <w:divBdr>
                                    <w:top w:val="none" w:sz="0" w:space="0" w:color="auto"/>
                                    <w:left w:val="none" w:sz="0" w:space="0" w:color="auto"/>
                                    <w:bottom w:val="none" w:sz="0" w:space="0" w:color="auto"/>
                                    <w:right w:val="none" w:sz="0" w:space="0" w:color="auto"/>
                                  </w:divBdr>
                                </w:div>
                                <w:div w:id="577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80023">
              <w:marLeft w:val="0"/>
              <w:marRight w:val="0"/>
              <w:marTop w:val="0"/>
              <w:marBottom w:val="0"/>
              <w:divBdr>
                <w:top w:val="none" w:sz="0" w:space="0" w:color="auto"/>
                <w:left w:val="none" w:sz="0" w:space="0" w:color="auto"/>
                <w:bottom w:val="none" w:sz="0" w:space="0" w:color="auto"/>
                <w:right w:val="none" w:sz="0" w:space="0" w:color="auto"/>
              </w:divBdr>
              <w:divsChild>
                <w:div w:id="1360084662">
                  <w:marLeft w:val="0"/>
                  <w:marRight w:val="0"/>
                  <w:marTop w:val="0"/>
                  <w:marBottom w:val="0"/>
                  <w:divBdr>
                    <w:top w:val="none" w:sz="0" w:space="0" w:color="auto"/>
                    <w:left w:val="none" w:sz="0" w:space="0" w:color="auto"/>
                    <w:bottom w:val="none" w:sz="0" w:space="0" w:color="auto"/>
                    <w:right w:val="none" w:sz="0" w:space="0" w:color="auto"/>
                  </w:divBdr>
                  <w:divsChild>
                    <w:div w:id="447117149">
                      <w:marLeft w:val="0"/>
                      <w:marRight w:val="0"/>
                      <w:marTop w:val="0"/>
                      <w:marBottom w:val="0"/>
                      <w:divBdr>
                        <w:top w:val="none" w:sz="0" w:space="0" w:color="auto"/>
                        <w:left w:val="none" w:sz="0" w:space="0" w:color="auto"/>
                        <w:bottom w:val="none" w:sz="0" w:space="0" w:color="auto"/>
                        <w:right w:val="none" w:sz="0" w:space="0" w:color="auto"/>
                      </w:divBdr>
                      <w:divsChild>
                        <w:div w:id="1091781027">
                          <w:marLeft w:val="0"/>
                          <w:marRight w:val="0"/>
                          <w:marTop w:val="0"/>
                          <w:marBottom w:val="0"/>
                          <w:divBdr>
                            <w:top w:val="none" w:sz="0" w:space="0" w:color="auto"/>
                            <w:left w:val="none" w:sz="0" w:space="0" w:color="auto"/>
                            <w:bottom w:val="none" w:sz="0" w:space="0" w:color="auto"/>
                            <w:right w:val="none" w:sz="0" w:space="0" w:color="auto"/>
                          </w:divBdr>
                          <w:divsChild>
                            <w:div w:id="559754785">
                              <w:marLeft w:val="30"/>
                              <w:marRight w:val="30"/>
                              <w:marTop w:val="120"/>
                              <w:marBottom w:val="120"/>
                              <w:divBdr>
                                <w:top w:val="none" w:sz="0" w:space="0" w:color="auto"/>
                                <w:left w:val="none" w:sz="0" w:space="0" w:color="auto"/>
                                <w:bottom w:val="none" w:sz="0" w:space="0" w:color="auto"/>
                                <w:right w:val="none" w:sz="0" w:space="0" w:color="auto"/>
                              </w:divBdr>
                              <w:divsChild>
                                <w:div w:id="1854567305">
                                  <w:marLeft w:val="0"/>
                                  <w:marRight w:val="0"/>
                                  <w:marTop w:val="0"/>
                                  <w:marBottom w:val="0"/>
                                  <w:divBdr>
                                    <w:top w:val="none" w:sz="0" w:space="0" w:color="auto"/>
                                    <w:left w:val="none" w:sz="0" w:space="0" w:color="auto"/>
                                    <w:bottom w:val="none" w:sz="0" w:space="0" w:color="auto"/>
                                    <w:right w:val="none" w:sz="0" w:space="0" w:color="auto"/>
                                  </w:divBdr>
                                  <w:divsChild>
                                    <w:div w:id="202981865">
                                      <w:marLeft w:val="0"/>
                                      <w:marRight w:val="120"/>
                                      <w:marTop w:val="0"/>
                                      <w:marBottom w:val="0"/>
                                      <w:divBdr>
                                        <w:top w:val="none" w:sz="0" w:space="0" w:color="auto"/>
                                        <w:left w:val="none" w:sz="0" w:space="0" w:color="auto"/>
                                        <w:bottom w:val="none" w:sz="0" w:space="0" w:color="auto"/>
                                        <w:right w:val="none" w:sz="0" w:space="0" w:color="auto"/>
                                      </w:divBdr>
                                    </w:div>
                                    <w:div w:id="1553687138">
                                      <w:marLeft w:val="780"/>
                                      <w:marRight w:val="0"/>
                                      <w:marTop w:val="0"/>
                                      <w:marBottom w:val="0"/>
                                      <w:divBdr>
                                        <w:top w:val="none" w:sz="0" w:space="0" w:color="auto"/>
                                        <w:left w:val="none" w:sz="0" w:space="0" w:color="auto"/>
                                        <w:bottom w:val="none" w:sz="0" w:space="0" w:color="auto"/>
                                        <w:right w:val="none" w:sz="0" w:space="0" w:color="auto"/>
                                      </w:divBdr>
                                      <w:divsChild>
                                        <w:div w:id="976446367">
                                          <w:marLeft w:val="0"/>
                                          <w:marRight w:val="0"/>
                                          <w:marTop w:val="0"/>
                                          <w:marBottom w:val="60"/>
                                          <w:divBdr>
                                            <w:top w:val="none" w:sz="0" w:space="0" w:color="auto"/>
                                            <w:left w:val="none" w:sz="0" w:space="0" w:color="auto"/>
                                            <w:bottom w:val="none" w:sz="0" w:space="0" w:color="auto"/>
                                            <w:right w:val="none" w:sz="0" w:space="0" w:color="auto"/>
                                          </w:divBdr>
                                          <w:divsChild>
                                            <w:div w:id="1724527090">
                                              <w:marLeft w:val="0"/>
                                              <w:marRight w:val="0"/>
                                              <w:marTop w:val="0"/>
                                              <w:marBottom w:val="0"/>
                                              <w:divBdr>
                                                <w:top w:val="none" w:sz="0" w:space="0" w:color="auto"/>
                                                <w:left w:val="none" w:sz="0" w:space="0" w:color="auto"/>
                                                <w:bottom w:val="none" w:sz="0" w:space="0" w:color="auto"/>
                                                <w:right w:val="none" w:sz="0" w:space="0" w:color="auto"/>
                                              </w:divBdr>
                                              <w:divsChild>
                                                <w:div w:id="3027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41583">
                                          <w:marLeft w:val="0"/>
                                          <w:marRight w:val="0"/>
                                          <w:marTop w:val="0"/>
                                          <w:marBottom w:val="0"/>
                                          <w:divBdr>
                                            <w:top w:val="none" w:sz="0" w:space="0" w:color="auto"/>
                                            <w:left w:val="none" w:sz="0" w:space="0" w:color="auto"/>
                                            <w:bottom w:val="none" w:sz="0" w:space="0" w:color="auto"/>
                                            <w:right w:val="none" w:sz="0" w:space="0" w:color="auto"/>
                                          </w:divBdr>
                                          <w:divsChild>
                                            <w:div w:id="210389597">
                                              <w:marLeft w:val="0"/>
                                              <w:marRight w:val="0"/>
                                              <w:marTop w:val="0"/>
                                              <w:marBottom w:val="0"/>
                                              <w:divBdr>
                                                <w:top w:val="none" w:sz="0" w:space="0" w:color="auto"/>
                                                <w:left w:val="none" w:sz="0" w:space="0" w:color="auto"/>
                                                <w:bottom w:val="none" w:sz="0" w:space="0" w:color="auto"/>
                                                <w:right w:val="none" w:sz="0" w:space="0" w:color="auto"/>
                                              </w:divBdr>
                                              <w:divsChild>
                                                <w:div w:id="927082598">
                                                  <w:marLeft w:val="0"/>
                                                  <w:marRight w:val="0"/>
                                                  <w:marTop w:val="0"/>
                                                  <w:marBottom w:val="0"/>
                                                  <w:divBdr>
                                                    <w:top w:val="none" w:sz="0" w:space="0" w:color="auto"/>
                                                    <w:left w:val="none" w:sz="0" w:space="0" w:color="auto"/>
                                                    <w:bottom w:val="none" w:sz="0" w:space="0" w:color="auto"/>
                                                    <w:right w:val="none" w:sz="0" w:space="0" w:color="auto"/>
                                                  </w:divBdr>
                                                  <w:divsChild>
                                                    <w:div w:id="332343580">
                                                      <w:marLeft w:val="0"/>
                                                      <w:marRight w:val="0"/>
                                                      <w:marTop w:val="0"/>
                                                      <w:marBottom w:val="0"/>
                                                      <w:divBdr>
                                                        <w:top w:val="none" w:sz="0" w:space="0" w:color="auto"/>
                                                        <w:left w:val="none" w:sz="0" w:space="0" w:color="auto"/>
                                                        <w:bottom w:val="none" w:sz="0" w:space="0" w:color="auto"/>
                                                        <w:right w:val="none" w:sz="0" w:space="0" w:color="auto"/>
                                                      </w:divBdr>
                                                      <w:divsChild>
                                                        <w:div w:id="70466361">
                                                          <w:marLeft w:val="0"/>
                                                          <w:marRight w:val="0"/>
                                                          <w:marTop w:val="0"/>
                                                          <w:marBottom w:val="0"/>
                                                          <w:divBdr>
                                                            <w:top w:val="none" w:sz="0" w:space="0" w:color="auto"/>
                                                            <w:left w:val="none" w:sz="0" w:space="0" w:color="auto"/>
                                                            <w:bottom w:val="none" w:sz="0" w:space="0" w:color="auto"/>
                                                            <w:right w:val="none" w:sz="0" w:space="0" w:color="auto"/>
                                                          </w:divBdr>
                                                          <w:divsChild>
                                                            <w:div w:id="18845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7441">
                                                  <w:marLeft w:val="0"/>
                                                  <w:marRight w:val="0"/>
                                                  <w:marTop w:val="0"/>
                                                  <w:marBottom w:val="0"/>
                                                  <w:divBdr>
                                                    <w:top w:val="none" w:sz="0" w:space="0" w:color="auto"/>
                                                    <w:left w:val="none" w:sz="0" w:space="0" w:color="auto"/>
                                                    <w:bottom w:val="none" w:sz="0" w:space="0" w:color="auto"/>
                                                    <w:right w:val="none" w:sz="0" w:space="0" w:color="auto"/>
                                                  </w:divBdr>
                                                  <w:divsChild>
                                                    <w:div w:id="450631230">
                                                      <w:marLeft w:val="0"/>
                                                      <w:marRight w:val="0"/>
                                                      <w:marTop w:val="0"/>
                                                      <w:marBottom w:val="0"/>
                                                      <w:divBdr>
                                                        <w:top w:val="none" w:sz="0" w:space="0" w:color="auto"/>
                                                        <w:left w:val="none" w:sz="0" w:space="0" w:color="auto"/>
                                                        <w:bottom w:val="none" w:sz="0" w:space="0" w:color="auto"/>
                                                        <w:right w:val="none" w:sz="0" w:space="0" w:color="auto"/>
                                                      </w:divBdr>
                                                      <w:divsChild>
                                                        <w:div w:id="187388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1055">
                                                  <w:marLeft w:val="0"/>
                                                  <w:marRight w:val="0"/>
                                                  <w:marTop w:val="0"/>
                                                  <w:marBottom w:val="0"/>
                                                  <w:divBdr>
                                                    <w:top w:val="none" w:sz="0" w:space="0" w:color="auto"/>
                                                    <w:left w:val="none" w:sz="0" w:space="0" w:color="auto"/>
                                                    <w:bottom w:val="none" w:sz="0" w:space="0" w:color="auto"/>
                                                    <w:right w:val="none" w:sz="0" w:space="0" w:color="auto"/>
                                                  </w:divBdr>
                                                  <w:divsChild>
                                                    <w:div w:id="1780103686">
                                                      <w:marLeft w:val="0"/>
                                                      <w:marRight w:val="0"/>
                                                      <w:marTop w:val="0"/>
                                                      <w:marBottom w:val="0"/>
                                                      <w:divBdr>
                                                        <w:top w:val="none" w:sz="0" w:space="0" w:color="auto"/>
                                                        <w:left w:val="none" w:sz="0" w:space="0" w:color="auto"/>
                                                        <w:bottom w:val="none" w:sz="0" w:space="0" w:color="auto"/>
                                                        <w:right w:val="none" w:sz="0" w:space="0" w:color="auto"/>
                                                      </w:divBdr>
                                                      <w:divsChild>
                                                        <w:div w:id="113240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2489">
                                                  <w:marLeft w:val="0"/>
                                                  <w:marRight w:val="0"/>
                                                  <w:marTop w:val="0"/>
                                                  <w:marBottom w:val="0"/>
                                                  <w:divBdr>
                                                    <w:top w:val="none" w:sz="0" w:space="0" w:color="auto"/>
                                                    <w:left w:val="none" w:sz="0" w:space="0" w:color="auto"/>
                                                    <w:bottom w:val="none" w:sz="0" w:space="0" w:color="auto"/>
                                                    <w:right w:val="none" w:sz="0" w:space="0" w:color="auto"/>
                                                  </w:divBdr>
                                                  <w:divsChild>
                                                    <w:div w:id="1118185729">
                                                      <w:marLeft w:val="0"/>
                                                      <w:marRight w:val="0"/>
                                                      <w:marTop w:val="0"/>
                                                      <w:marBottom w:val="0"/>
                                                      <w:divBdr>
                                                        <w:top w:val="none" w:sz="0" w:space="0" w:color="auto"/>
                                                        <w:left w:val="none" w:sz="0" w:space="0" w:color="auto"/>
                                                        <w:bottom w:val="none" w:sz="0" w:space="0" w:color="auto"/>
                                                        <w:right w:val="none" w:sz="0" w:space="0" w:color="auto"/>
                                                      </w:divBdr>
                                                      <w:divsChild>
                                                        <w:div w:id="1227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7492">
                                                  <w:marLeft w:val="0"/>
                                                  <w:marRight w:val="0"/>
                                                  <w:marTop w:val="0"/>
                                                  <w:marBottom w:val="0"/>
                                                  <w:divBdr>
                                                    <w:top w:val="none" w:sz="0" w:space="0" w:color="auto"/>
                                                    <w:left w:val="none" w:sz="0" w:space="0" w:color="auto"/>
                                                    <w:bottom w:val="none" w:sz="0" w:space="0" w:color="auto"/>
                                                    <w:right w:val="none" w:sz="0" w:space="0" w:color="auto"/>
                                                  </w:divBdr>
                                                  <w:divsChild>
                                                    <w:div w:id="776949587">
                                                      <w:marLeft w:val="0"/>
                                                      <w:marRight w:val="0"/>
                                                      <w:marTop w:val="0"/>
                                                      <w:marBottom w:val="0"/>
                                                      <w:divBdr>
                                                        <w:top w:val="none" w:sz="0" w:space="0" w:color="auto"/>
                                                        <w:left w:val="none" w:sz="0" w:space="0" w:color="auto"/>
                                                        <w:bottom w:val="none" w:sz="0" w:space="0" w:color="auto"/>
                                                        <w:right w:val="none" w:sz="0" w:space="0" w:color="auto"/>
                                                      </w:divBdr>
                                                      <w:divsChild>
                                                        <w:div w:id="12302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93">
                                                  <w:marLeft w:val="0"/>
                                                  <w:marRight w:val="0"/>
                                                  <w:marTop w:val="0"/>
                                                  <w:marBottom w:val="0"/>
                                                  <w:divBdr>
                                                    <w:top w:val="none" w:sz="0" w:space="0" w:color="auto"/>
                                                    <w:left w:val="none" w:sz="0" w:space="0" w:color="auto"/>
                                                    <w:bottom w:val="none" w:sz="0" w:space="0" w:color="auto"/>
                                                    <w:right w:val="none" w:sz="0" w:space="0" w:color="auto"/>
                                                  </w:divBdr>
                                                  <w:divsChild>
                                                    <w:div w:id="1813984524">
                                                      <w:marLeft w:val="0"/>
                                                      <w:marRight w:val="0"/>
                                                      <w:marTop w:val="0"/>
                                                      <w:marBottom w:val="0"/>
                                                      <w:divBdr>
                                                        <w:top w:val="none" w:sz="0" w:space="0" w:color="auto"/>
                                                        <w:left w:val="none" w:sz="0" w:space="0" w:color="auto"/>
                                                        <w:bottom w:val="none" w:sz="0" w:space="0" w:color="auto"/>
                                                        <w:right w:val="none" w:sz="0" w:space="0" w:color="auto"/>
                                                      </w:divBdr>
                                                      <w:divsChild>
                                                        <w:div w:id="6774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35212">
                                                  <w:marLeft w:val="0"/>
                                                  <w:marRight w:val="0"/>
                                                  <w:marTop w:val="0"/>
                                                  <w:marBottom w:val="0"/>
                                                  <w:divBdr>
                                                    <w:top w:val="none" w:sz="0" w:space="0" w:color="auto"/>
                                                    <w:left w:val="none" w:sz="0" w:space="0" w:color="auto"/>
                                                    <w:bottom w:val="none" w:sz="0" w:space="0" w:color="auto"/>
                                                    <w:right w:val="none" w:sz="0" w:space="0" w:color="auto"/>
                                                  </w:divBdr>
                                                  <w:divsChild>
                                                    <w:div w:id="1719088527">
                                                      <w:marLeft w:val="0"/>
                                                      <w:marRight w:val="0"/>
                                                      <w:marTop w:val="0"/>
                                                      <w:marBottom w:val="0"/>
                                                      <w:divBdr>
                                                        <w:top w:val="none" w:sz="0" w:space="0" w:color="auto"/>
                                                        <w:left w:val="none" w:sz="0" w:space="0" w:color="auto"/>
                                                        <w:bottom w:val="none" w:sz="0" w:space="0" w:color="auto"/>
                                                        <w:right w:val="none" w:sz="0" w:space="0" w:color="auto"/>
                                                      </w:divBdr>
                                                      <w:divsChild>
                                                        <w:div w:id="12326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628">
                                                  <w:marLeft w:val="0"/>
                                                  <w:marRight w:val="0"/>
                                                  <w:marTop w:val="0"/>
                                                  <w:marBottom w:val="0"/>
                                                  <w:divBdr>
                                                    <w:top w:val="none" w:sz="0" w:space="0" w:color="auto"/>
                                                    <w:left w:val="none" w:sz="0" w:space="0" w:color="auto"/>
                                                    <w:bottom w:val="none" w:sz="0" w:space="0" w:color="auto"/>
                                                    <w:right w:val="none" w:sz="0" w:space="0" w:color="auto"/>
                                                  </w:divBdr>
                                                  <w:divsChild>
                                                    <w:div w:id="99387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5240">
                                      <w:marLeft w:val="720"/>
                                      <w:marRight w:val="0"/>
                                      <w:marTop w:val="0"/>
                                      <w:marBottom w:val="0"/>
                                      <w:divBdr>
                                        <w:top w:val="none" w:sz="0" w:space="0" w:color="auto"/>
                                        <w:left w:val="none" w:sz="0" w:space="0" w:color="auto"/>
                                        <w:bottom w:val="none" w:sz="0" w:space="0" w:color="auto"/>
                                        <w:right w:val="none" w:sz="0" w:space="0" w:color="auto"/>
                                      </w:divBdr>
                                      <w:divsChild>
                                        <w:div w:id="731467871">
                                          <w:marLeft w:val="0"/>
                                          <w:marRight w:val="0"/>
                                          <w:marTop w:val="0"/>
                                          <w:marBottom w:val="0"/>
                                          <w:divBdr>
                                            <w:top w:val="none" w:sz="0" w:space="0" w:color="auto"/>
                                            <w:left w:val="none" w:sz="0" w:space="0" w:color="auto"/>
                                            <w:bottom w:val="none" w:sz="0" w:space="0" w:color="auto"/>
                                            <w:right w:val="none" w:sz="0" w:space="0" w:color="auto"/>
                                          </w:divBdr>
                                          <w:divsChild>
                                            <w:div w:id="861555725">
                                              <w:marLeft w:val="0"/>
                                              <w:marRight w:val="0"/>
                                              <w:marTop w:val="0"/>
                                              <w:marBottom w:val="0"/>
                                              <w:divBdr>
                                                <w:top w:val="none" w:sz="0" w:space="0" w:color="auto"/>
                                                <w:left w:val="none" w:sz="0" w:space="0" w:color="auto"/>
                                                <w:bottom w:val="none" w:sz="0" w:space="0" w:color="auto"/>
                                                <w:right w:val="none" w:sz="0" w:space="0" w:color="auto"/>
                                              </w:divBdr>
                                              <w:divsChild>
                                                <w:div w:id="1741632370">
                                                  <w:marLeft w:val="0"/>
                                                  <w:marRight w:val="0"/>
                                                  <w:marTop w:val="0"/>
                                                  <w:marBottom w:val="0"/>
                                                  <w:divBdr>
                                                    <w:top w:val="none" w:sz="0" w:space="0" w:color="auto"/>
                                                    <w:left w:val="none" w:sz="0" w:space="0" w:color="auto"/>
                                                    <w:bottom w:val="none" w:sz="0" w:space="0" w:color="auto"/>
                                                    <w:right w:val="none" w:sz="0" w:space="0" w:color="auto"/>
                                                  </w:divBdr>
                                                  <w:divsChild>
                                                    <w:div w:id="18029655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2052880665">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246813465">
                                  <w:marLeft w:val="780"/>
                                  <w:marRight w:val="240"/>
                                  <w:marTop w:val="180"/>
                                  <w:marBottom w:val="0"/>
                                  <w:divBdr>
                                    <w:top w:val="none" w:sz="0" w:space="0" w:color="auto"/>
                                    <w:left w:val="none" w:sz="0" w:space="0" w:color="auto"/>
                                    <w:bottom w:val="none" w:sz="0" w:space="0" w:color="auto"/>
                                    <w:right w:val="none" w:sz="0" w:space="0" w:color="auto"/>
                                  </w:divBdr>
                                  <w:divsChild>
                                    <w:div w:id="1374114528">
                                      <w:marLeft w:val="0"/>
                                      <w:marRight w:val="0"/>
                                      <w:marTop w:val="0"/>
                                      <w:marBottom w:val="0"/>
                                      <w:divBdr>
                                        <w:top w:val="none" w:sz="0" w:space="0" w:color="auto"/>
                                        <w:left w:val="none" w:sz="0" w:space="0" w:color="auto"/>
                                        <w:bottom w:val="none" w:sz="0" w:space="0" w:color="auto"/>
                                        <w:right w:val="none" w:sz="0" w:space="0" w:color="auto"/>
                                      </w:divBdr>
                                      <w:divsChild>
                                        <w:div w:id="1160926089">
                                          <w:marLeft w:val="0"/>
                                          <w:marRight w:val="0"/>
                                          <w:marTop w:val="0"/>
                                          <w:marBottom w:val="0"/>
                                          <w:divBdr>
                                            <w:top w:val="none" w:sz="0" w:space="0" w:color="auto"/>
                                            <w:left w:val="none" w:sz="0" w:space="0" w:color="auto"/>
                                            <w:bottom w:val="none" w:sz="0" w:space="0" w:color="auto"/>
                                            <w:right w:val="none" w:sz="0" w:space="0" w:color="auto"/>
                                          </w:divBdr>
                                          <w:divsChild>
                                            <w:div w:id="1553691631">
                                              <w:marLeft w:val="0"/>
                                              <w:marRight w:val="0"/>
                                              <w:marTop w:val="0"/>
                                              <w:marBottom w:val="0"/>
                                              <w:divBdr>
                                                <w:top w:val="none" w:sz="0" w:space="0" w:color="auto"/>
                                                <w:left w:val="none" w:sz="0" w:space="0" w:color="auto"/>
                                                <w:bottom w:val="none" w:sz="0" w:space="0" w:color="auto"/>
                                                <w:right w:val="none" w:sz="0" w:space="0" w:color="auto"/>
                                              </w:divBdr>
                                              <w:divsChild>
                                                <w:div w:id="729576869">
                                                  <w:marLeft w:val="0"/>
                                                  <w:marRight w:val="0"/>
                                                  <w:marTop w:val="0"/>
                                                  <w:marBottom w:val="0"/>
                                                  <w:divBdr>
                                                    <w:top w:val="none" w:sz="0" w:space="0" w:color="auto"/>
                                                    <w:left w:val="none" w:sz="0" w:space="0" w:color="auto"/>
                                                    <w:bottom w:val="none" w:sz="0" w:space="0" w:color="auto"/>
                                                    <w:right w:val="none" w:sz="0" w:space="0" w:color="auto"/>
                                                  </w:divBdr>
                                                  <w:divsChild>
                                                    <w:div w:id="20535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7159">
                                  <w:marLeft w:val="78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168715">
              <w:marLeft w:val="0"/>
              <w:marRight w:val="0"/>
              <w:marTop w:val="0"/>
              <w:marBottom w:val="0"/>
              <w:divBdr>
                <w:top w:val="none" w:sz="0" w:space="0" w:color="auto"/>
                <w:left w:val="none" w:sz="0" w:space="0" w:color="auto"/>
                <w:bottom w:val="none" w:sz="0" w:space="0" w:color="auto"/>
                <w:right w:val="none" w:sz="0" w:space="0" w:color="auto"/>
              </w:divBdr>
              <w:divsChild>
                <w:div w:id="1200821738">
                  <w:marLeft w:val="0"/>
                  <w:marRight w:val="0"/>
                  <w:marTop w:val="0"/>
                  <w:marBottom w:val="0"/>
                  <w:divBdr>
                    <w:top w:val="none" w:sz="0" w:space="0" w:color="auto"/>
                    <w:left w:val="none" w:sz="0" w:space="0" w:color="auto"/>
                    <w:bottom w:val="none" w:sz="0" w:space="0" w:color="auto"/>
                    <w:right w:val="none" w:sz="0" w:space="0" w:color="auto"/>
                  </w:divBdr>
                  <w:divsChild>
                    <w:div w:id="644744551">
                      <w:marLeft w:val="30"/>
                      <w:marRight w:val="30"/>
                      <w:marTop w:val="120"/>
                      <w:marBottom w:val="120"/>
                      <w:divBdr>
                        <w:top w:val="none" w:sz="0" w:space="0" w:color="auto"/>
                        <w:left w:val="none" w:sz="0" w:space="0" w:color="auto"/>
                        <w:bottom w:val="none" w:sz="0" w:space="0" w:color="auto"/>
                        <w:right w:val="none" w:sz="0" w:space="0" w:color="auto"/>
                      </w:divBdr>
                      <w:divsChild>
                        <w:div w:id="715475482">
                          <w:marLeft w:val="0"/>
                          <w:marRight w:val="120"/>
                          <w:marTop w:val="0"/>
                          <w:marBottom w:val="0"/>
                          <w:divBdr>
                            <w:top w:val="none" w:sz="0" w:space="0" w:color="auto"/>
                            <w:left w:val="none" w:sz="0" w:space="0" w:color="auto"/>
                            <w:bottom w:val="none" w:sz="0" w:space="0" w:color="auto"/>
                            <w:right w:val="none" w:sz="0" w:space="0" w:color="auto"/>
                          </w:divBdr>
                        </w:div>
                        <w:div w:id="1173493873">
                          <w:marLeft w:val="780"/>
                          <w:marRight w:val="135"/>
                          <w:marTop w:val="0"/>
                          <w:marBottom w:val="0"/>
                          <w:divBdr>
                            <w:top w:val="none" w:sz="0" w:space="0" w:color="auto"/>
                            <w:left w:val="none" w:sz="0" w:space="0" w:color="auto"/>
                            <w:bottom w:val="none" w:sz="0" w:space="0" w:color="auto"/>
                            <w:right w:val="none" w:sz="0" w:space="0" w:color="auto"/>
                          </w:divBdr>
                          <w:divsChild>
                            <w:div w:id="1582325710">
                              <w:marLeft w:val="0"/>
                              <w:marRight w:val="0"/>
                              <w:marTop w:val="0"/>
                              <w:marBottom w:val="0"/>
                              <w:divBdr>
                                <w:top w:val="none" w:sz="0" w:space="0" w:color="auto"/>
                                <w:left w:val="none" w:sz="0" w:space="0" w:color="auto"/>
                                <w:bottom w:val="none" w:sz="0" w:space="0" w:color="auto"/>
                                <w:right w:val="none" w:sz="0" w:space="0" w:color="auto"/>
                              </w:divBdr>
                            </w:div>
                            <w:div w:id="657342944">
                              <w:marLeft w:val="0"/>
                              <w:marRight w:val="0"/>
                              <w:marTop w:val="60"/>
                              <w:marBottom w:val="0"/>
                              <w:divBdr>
                                <w:top w:val="none" w:sz="0" w:space="0" w:color="auto"/>
                                <w:left w:val="none" w:sz="0" w:space="0" w:color="auto"/>
                                <w:bottom w:val="none" w:sz="0" w:space="0" w:color="auto"/>
                                <w:right w:val="none" w:sz="0" w:space="0" w:color="auto"/>
                              </w:divBdr>
                              <w:divsChild>
                                <w:div w:id="117065604">
                                  <w:marLeft w:val="900"/>
                                  <w:marRight w:val="0"/>
                                  <w:marTop w:val="0"/>
                                  <w:marBottom w:val="0"/>
                                  <w:divBdr>
                                    <w:top w:val="none" w:sz="0" w:space="0" w:color="auto"/>
                                    <w:left w:val="none" w:sz="0" w:space="0" w:color="auto"/>
                                    <w:bottom w:val="none" w:sz="0" w:space="0" w:color="auto"/>
                                    <w:right w:val="none" w:sz="0" w:space="0" w:color="auto"/>
                                  </w:divBdr>
                                </w:div>
                                <w:div w:id="10279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7646">
              <w:marLeft w:val="0"/>
              <w:marRight w:val="0"/>
              <w:marTop w:val="0"/>
              <w:marBottom w:val="0"/>
              <w:divBdr>
                <w:top w:val="none" w:sz="0" w:space="0" w:color="auto"/>
                <w:left w:val="none" w:sz="0" w:space="0" w:color="auto"/>
                <w:bottom w:val="none" w:sz="0" w:space="0" w:color="auto"/>
                <w:right w:val="none" w:sz="0" w:space="0" w:color="auto"/>
              </w:divBdr>
              <w:divsChild>
                <w:div w:id="2128309913">
                  <w:marLeft w:val="0"/>
                  <w:marRight w:val="0"/>
                  <w:marTop w:val="0"/>
                  <w:marBottom w:val="0"/>
                  <w:divBdr>
                    <w:top w:val="none" w:sz="0" w:space="0" w:color="auto"/>
                    <w:left w:val="none" w:sz="0" w:space="0" w:color="auto"/>
                    <w:bottom w:val="none" w:sz="0" w:space="0" w:color="auto"/>
                    <w:right w:val="none" w:sz="0" w:space="0" w:color="auto"/>
                  </w:divBdr>
                  <w:divsChild>
                    <w:div w:id="2041855797">
                      <w:marLeft w:val="30"/>
                      <w:marRight w:val="30"/>
                      <w:marTop w:val="120"/>
                      <w:marBottom w:val="120"/>
                      <w:divBdr>
                        <w:top w:val="none" w:sz="0" w:space="0" w:color="auto"/>
                        <w:left w:val="none" w:sz="0" w:space="0" w:color="auto"/>
                        <w:bottom w:val="none" w:sz="0" w:space="0" w:color="auto"/>
                        <w:right w:val="none" w:sz="0" w:space="0" w:color="auto"/>
                      </w:divBdr>
                      <w:divsChild>
                        <w:div w:id="747192075">
                          <w:marLeft w:val="0"/>
                          <w:marRight w:val="120"/>
                          <w:marTop w:val="0"/>
                          <w:marBottom w:val="0"/>
                          <w:divBdr>
                            <w:top w:val="none" w:sz="0" w:space="0" w:color="auto"/>
                            <w:left w:val="none" w:sz="0" w:space="0" w:color="auto"/>
                            <w:bottom w:val="none" w:sz="0" w:space="0" w:color="auto"/>
                            <w:right w:val="none" w:sz="0" w:space="0" w:color="auto"/>
                          </w:divBdr>
                        </w:div>
                        <w:div w:id="172959369">
                          <w:marLeft w:val="780"/>
                          <w:marRight w:val="135"/>
                          <w:marTop w:val="0"/>
                          <w:marBottom w:val="0"/>
                          <w:divBdr>
                            <w:top w:val="none" w:sz="0" w:space="0" w:color="auto"/>
                            <w:left w:val="none" w:sz="0" w:space="0" w:color="auto"/>
                            <w:bottom w:val="none" w:sz="0" w:space="0" w:color="auto"/>
                            <w:right w:val="none" w:sz="0" w:space="0" w:color="auto"/>
                          </w:divBdr>
                          <w:divsChild>
                            <w:div w:id="831605202">
                              <w:marLeft w:val="0"/>
                              <w:marRight w:val="0"/>
                              <w:marTop w:val="0"/>
                              <w:marBottom w:val="0"/>
                              <w:divBdr>
                                <w:top w:val="none" w:sz="0" w:space="0" w:color="auto"/>
                                <w:left w:val="none" w:sz="0" w:space="0" w:color="auto"/>
                                <w:bottom w:val="none" w:sz="0" w:space="0" w:color="auto"/>
                                <w:right w:val="none" w:sz="0" w:space="0" w:color="auto"/>
                              </w:divBdr>
                            </w:div>
                            <w:div w:id="216208532">
                              <w:marLeft w:val="0"/>
                              <w:marRight w:val="0"/>
                              <w:marTop w:val="60"/>
                              <w:marBottom w:val="0"/>
                              <w:divBdr>
                                <w:top w:val="none" w:sz="0" w:space="0" w:color="auto"/>
                                <w:left w:val="none" w:sz="0" w:space="0" w:color="auto"/>
                                <w:bottom w:val="none" w:sz="0" w:space="0" w:color="auto"/>
                                <w:right w:val="none" w:sz="0" w:space="0" w:color="auto"/>
                              </w:divBdr>
                              <w:divsChild>
                                <w:div w:id="768231493">
                                  <w:marLeft w:val="900"/>
                                  <w:marRight w:val="0"/>
                                  <w:marTop w:val="0"/>
                                  <w:marBottom w:val="0"/>
                                  <w:divBdr>
                                    <w:top w:val="none" w:sz="0" w:space="0" w:color="auto"/>
                                    <w:left w:val="none" w:sz="0" w:space="0" w:color="auto"/>
                                    <w:bottom w:val="none" w:sz="0" w:space="0" w:color="auto"/>
                                    <w:right w:val="none" w:sz="0" w:space="0" w:color="auto"/>
                                  </w:divBdr>
                                </w:div>
                                <w:div w:id="2001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41717">
              <w:marLeft w:val="0"/>
              <w:marRight w:val="0"/>
              <w:marTop w:val="0"/>
              <w:marBottom w:val="0"/>
              <w:divBdr>
                <w:top w:val="none" w:sz="0" w:space="0" w:color="auto"/>
                <w:left w:val="none" w:sz="0" w:space="0" w:color="auto"/>
                <w:bottom w:val="none" w:sz="0" w:space="0" w:color="auto"/>
                <w:right w:val="none" w:sz="0" w:space="0" w:color="auto"/>
              </w:divBdr>
              <w:divsChild>
                <w:div w:id="1568758435">
                  <w:marLeft w:val="0"/>
                  <w:marRight w:val="0"/>
                  <w:marTop w:val="0"/>
                  <w:marBottom w:val="0"/>
                  <w:divBdr>
                    <w:top w:val="none" w:sz="0" w:space="0" w:color="auto"/>
                    <w:left w:val="none" w:sz="0" w:space="0" w:color="auto"/>
                    <w:bottom w:val="none" w:sz="0" w:space="0" w:color="auto"/>
                    <w:right w:val="none" w:sz="0" w:space="0" w:color="auto"/>
                  </w:divBdr>
                  <w:divsChild>
                    <w:div w:id="1650592364">
                      <w:marLeft w:val="30"/>
                      <w:marRight w:val="30"/>
                      <w:marTop w:val="120"/>
                      <w:marBottom w:val="120"/>
                      <w:divBdr>
                        <w:top w:val="none" w:sz="0" w:space="0" w:color="auto"/>
                        <w:left w:val="none" w:sz="0" w:space="0" w:color="auto"/>
                        <w:bottom w:val="none" w:sz="0" w:space="0" w:color="auto"/>
                        <w:right w:val="none" w:sz="0" w:space="0" w:color="auto"/>
                      </w:divBdr>
                      <w:divsChild>
                        <w:div w:id="1401825136">
                          <w:marLeft w:val="0"/>
                          <w:marRight w:val="120"/>
                          <w:marTop w:val="0"/>
                          <w:marBottom w:val="0"/>
                          <w:divBdr>
                            <w:top w:val="none" w:sz="0" w:space="0" w:color="auto"/>
                            <w:left w:val="none" w:sz="0" w:space="0" w:color="auto"/>
                            <w:bottom w:val="none" w:sz="0" w:space="0" w:color="auto"/>
                            <w:right w:val="none" w:sz="0" w:space="0" w:color="auto"/>
                          </w:divBdr>
                        </w:div>
                        <w:div w:id="869952222">
                          <w:marLeft w:val="780"/>
                          <w:marRight w:val="135"/>
                          <w:marTop w:val="0"/>
                          <w:marBottom w:val="0"/>
                          <w:divBdr>
                            <w:top w:val="none" w:sz="0" w:space="0" w:color="auto"/>
                            <w:left w:val="none" w:sz="0" w:space="0" w:color="auto"/>
                            <w:bottom w:val="none" w:sz="0" w:space="0" w:color="auto"/>
                            <w:right w:val="none" w:sz="0" w:space="0" w:color="auto"/>
                          </w:divBdr>
                          <w:divsChild>
                            <w:div w:id="2013873785">
                              <w:marLeft w:val="0"/>
                              <w:marRight w:val="0"/>
                              <w:marTop w:val="0"/>
                              <w:marBottom w:val="0"/>
                              <w:divBdr>
                                <w:top w:val="none" w:sz="0" w:space="0" w:color="auto"/>
                                <w:left w:val="none" w:sz="0" w:space="0" w:color="auto"/>
                                <w:bottom w:val="none" w:sz="0" w:space="0" w:color="auto"/>
                                <w:right w:val="none" w:sz="0" w:space="0" w:color="auto"/>
                              </w:divBdr>
                            </w:div>
                            <w:div w:id="1780567787">
                              <w:marLeft w:val="0"/>
                              <w:marRight w:val="0"/>
                              <w:marTop w:val="60"/>
                              <w:marBottom w:val="0"/>
                              <w:divBdr>
                                <w:top w:val="none" w:sz="0" w:space="0" w:color="auto"/>
                                <w:left w:val="none" w:sz="0" w:space="0" w:color="auto"/>
                                <w:bottom w:val="none" w:sz="0" w:space="0" w:color="auto"/>
                                <w:right w:val="none" w:sz="0" w:space="0" w:color="auto"/>
                              </w:divBdr>
                              <w:divsChild>
                                <w:div w:id="468207431">
                                  <w:marLeft w:val="900"/>
                                  <w:marRight w:val="0"/>
                                  <w:marTop w:val="0"/>
                                  <w:marBottom w:val="0"/>
                                  <w:divBdr>
                                    <w:top w:val="none" w:sz="0" w:space="0" w:color="auto"/>
                                    <w:left w:val="none" w:sz="0" w:space="0" w:color="auto"/>
                                    <w:bottom w:val="none" w:sz="0" w:space="0" w:color="auto"/>
                                    <w:right w:val="none" w:sz="0" w:space="0" w:color="auto"/>
                                  </w:divBdr>
                                </w:div>
                                <w:div w:id="125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90950">
              <w:marLeft w:val="0"/>
              <w:marRight w:val="0"/>
              <w:marTop w:val="0"/>
              <w:marBottom w:val="0"/>
              <w:divBdr>
                <w:top w:val="none" w:sz="0" w:space="0" w:color="auto"/>
                <w:left w:val="none" w:sz="0" w:space="0" w:color="auto"/>
                <w:bottom w:val="none" w:sz="0" w:space="0" w:color="auto"/>
                <w:right w:val="none" w:sz="0" w:space="0" w:color="auto"/>
              </w:divBdr>
              <w:divsChild>
                <w:div w:id="1499148130">
                  <w:marLeft w:val="0"/>
                  <w:marRight w:val="0"/>
                  <w:marTop w:val="0"/>
                  <w:marBottom w:val="0"/>
                  <w:divBdr>
                    <w:top w:val="none" w:sz="0" w:space="0" w:color="auto"/>
                    <w:left w:val="none" w:sz="0" w:space="0" w:color="auto"/>
                    <w:bottom w:val="none" w:sz="0" w:space="0" w:color="auto"/>
                    <w:right w:val="none" w:sz="0" w:space="0" w:color="auto"/>
                  </w:divBdr>
                  <w:divsChild>
                    <w:div w:id="1250046722">
                      <w:marLeft w:val="0"/>
                      <w:marRight w:val="0"/>
                      <w:marTop w:val="0"/>
                      <w:marBottom w:val="0"/>
                      <w:divBdr>
                        <w:top w:val="none" w:sz="0" w:space="0" w:color="auto"/>
                        <w:left w:val="none" w:sz="0" w:space="0" w:color="auto"/>
                        <w:bottom w:val="none" w:sz="0" w:space="0" w:color="auto"/>
                        <w:right w:val="none" w:sz="0" w:space="0" w:color="auto"/>
                      </w:divBdr>
                      <w:divsChild>
                        <w:div w:id="777263898">
                          <w:marLeft w:val="0"/>
                          <w:marRight w:val="0"/>
                          <w:marTop w:val="0"/>
                          <w:marBottom w:val="0"/>
                          <w:divBdr>
                            <w:top w:val="none" w:sz="0" w:space="0" w:color="auto"/>
                            <w:left w:val="none" w:sz="0" w:space="0" w:color="auto"/>
                            <w:bottom w:val="none" w:sz="0" w:space="0" w:color="auto"/>
                            <w:right w:val="none" w:sz="0" w:space="0" w:color="auto"/>
                          </w:divBdr>
                          <w:divsChild>
                            <w:div w:id="1176840813">
                              <w:marLeft w:val="30"/>
                              <w:marRight w:val="30"/>
                              <w:marTop w:val="120"/>
                              <w:marBottom w:val="120"/>
                              <w:divBdr>
                                <w:top w:val="none" w:sz="0" w:space="0" w:color="auto"/>
                                <w:left w:val="none" w:sz="0" w:space="0" w:color="auto"/>
                                <w:bottom w:val="none" w:sz="0" w:space="0" w:color="auto"/>
                                <w:right w:val="none" w:sz="0" w:space="0" w:color="auto"/>
                              </w:divBdr>
                              <w:divsChild>
                                <w:div w:id="2064253654">
                                  <w:marLeft w:val="0"/>
                                  <w:marRight w:val="0"/>
                                  <w:marTop w:val="0"/>
                                  <w:marBottom w:val="0"/>
                                  <w:divBdr>
                                    <w:top w:val="none" w:sz="0" w:space="0" w:color="auto"/>
                                    <w:left w:val="none" w:sz="0" w:space="0" w:color="auto"/>
                                    <w:bottom w:val="none" w:sz="0" w:space="0" w:color="auto"/>
                                    <w:right w:val="none" w:sz="0" w:space="0" w:color="auto"/>
                                  </w:divBdr>
                                  <w:divsChild>
                                    <w:div w:id="1622833841">
                                      <w:marLeft w:val="0"/>
                                      <w:marRight w:val="120"/>
                                      <w:marTop w:val="0"/>
                                      <w:marBottom w:val="0"/>
                                      <w:divBdr>
                                        <w:top w:val="none" w:sz="0" w:space="0" w:color="auto"/>
                                        <w:left w:val="none" w:sz="0" w:space="0" w:color="auto"/>
                                        <w:bottom w:val="none" w:sz="0" w:space="0" w:color="auto"/>
                                        <w:right w:val="none" w:sz="0" w:space="0" w:color="auto"/>
                                      </w:divBdr>
                                    </w:div>
                                    <w:div w:id="36663881">
                                      <w:marLeft w:val="780"/>
                                      <w:marRight w:val="0"/>
                                      <w:marTop w:val="0"/>
                                      <w:marBottom w:val="0"/>
                                      <w:divBdr>
                                        <w:top w:val="none" w:sz="0" w:space="0" w:color="auto"/>
                                        <w:left w:val="none" w:sz="0" w:space="0" w:color="auto"/>
                                        <w:bottom w:val="none" w:sz="0" w:space="0" w:color="auto"/>
                                        <w:right w:val="none" w:sz="0" w:space="0" w:color="auto"/>
                                      </w:divBdr>
                                      <w:divsChild>
                                        <w:div w:id="383874475">
                                          <w:marLeft w:val="0"/>
                                          <w:marRight w:val="0"/>
                                          <w:marTop w:val="0"/>
                                          <w:marBottom w:val="60"/>
                                          <w:divBdr>
                                            <w:top w:val="none" w:sz="0" w:space="0" w:color="auto"/>
                                            <w:left w:val="none" w:sz="0" w:space="0" w:color="auto"/>
                                            <w:bottom w:val="none" w:sz="0" w:space="0" w:color="auto"/>
                                            <w:right w:val="none" w:sz="0" w:space="0" w:color="auto"/>
                                          </w:divBdr>
                                          <w:divsChild>
                                            <w:div w:id="2098092582">
                                              <w:marLeft w:val="0"/>
                                              <w:marRight w:val="0"/>
                                              <w:marTop w:val="0"/>
                                              <w:marBottom w:val="0"/>
                                              <w:divBdr>
                                                <w:top w:val="none" w:sz="0" w:space="0" w:color="auto"/>
                                                <w:left w:val="none" w:sz="0" w:space="0" w:color="auto"/>
                                                <w:bottom w:val="none" w:sz="0" w:space="0" w:color="auto"/>
                                                <w:right w:val="none" w:sz="0" w:space="0" w:color="auto"/>
                                              </w:divBdr>
                                              <w:divsChild>
                                                <w:div w:id="22140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81515">
                                          <w:marLeft w:val="0"/>
                                          <w:marRight w:val="0"/>
                                          <w:marTop w:val="0"/>
                                          <w:marBottom w:val="0"/>
                                          <w:divBdr>
                                            <w:top w:val="none" w:sz="0" w:space="0" w:color="auto"/>
                                            <w:left w:val="none" w:sz="0" w:space="0" w:color="auto"/>
                                            <w:bottom w:val="none" w:sz="0" w:space="0" w:color="auto"/>
                                            <w:right w:val="none" w:sz="0" w:space="0" w:color="auto"/>
                                          </w:divBdr>
                                          <w:divsChild>
                                            <w:div w:id="2088992742">
                                              <w:marLeft w:val="0"/>
                                              <w:marRight w:val="0"/>
                                              <w:marTop w:val="0"/>
                                              <w:marBottom w:val="0"/>
                                              <w:divBdr>
                                                <w:top w:val="none" w:sz="0" w:space="0" w:color="auto"/>
                                                <w:left w:val="none" w:sz="0" w:space="0" w:color="auto"/>
                                                <w:bottom w:val="none" w:sz="0" w:space="0" w:color="auto"/>
                                                <w:right w:val="none" w:sz="0" w:space="0" w:color="auto"/>
                                              </w:divBdr>
                                              <w:divsChild>
                                                <w:div w:id="1271740793">
                                                  <w:marLeft w:val="0"/>
                                                  <w:marRight w:val="0"/>
                                                  <w:marTop w:val="0"/>
                                                  <w:marBottom w:val="0"/>
                                                  <w:divBdr>
                                                    <w:top w:val="none" w:sz="0" w:space="0" w:color="auto"/>
                                                    <w:left w:val="none" w:sz="0" w:space="0" w:color="auto"/>
                                                    <w:bottom w:val="none" w:sz="0" w:space="0" w:color="auto"/>
                                                    <w:right w:val="none" w:sz="0" w:space="0" w:color="auto"/>
                                                  </w:divBdr>
                                                  <w:divsChild>
                                                    <w:div w:id="466242120">
                                                      <w:marLeft w:val="0"/>
                                                      <w:marRight w:val="0"/>
                                                      <w:marTop w:val="0"/>
                                                      <w:marBottom w:val="0"/>
                                                      <w:divBdr>
                                                        <w:top w:val="none" w:sz="0" w:space="0" w:color="auto"/>
                                                        <w:left w:val="none" w:sz="0" w:space="0" w:color="auto"/>
                                                        <w:bottom w:val="none" w:sz="0" w:space="0" w:color="auto"/>
                                                        <w:right w:val="none" w:sz="0" w:space="0" w:color="auto"/>
                                                      </w:divBdr>
                                                      <w:divsChild>
                                                        <w:div w:id="2041079752">
                                                          <w:marLeft w:val="0"/>
                                                          <w:marRight w:val="0"/>
                                                          <w:marTop w:val="0"/>
                                                          <w:marBottom w:val="0"/>
                                                          <w:divBdr>
                                                            <w:top w:val="none" w:sz="0" w:space="0" w:color="auto"/>
                                                            <w:left w:val="none" w:sz="0" w:space="0" w:color="auto"/>
                                                            <w:bottom w:val="none" w:sz="0" w:space="0" w:color="auto"/>
                                                            <w:right w:val="none" w:sz="0" w:space="0" w:color="auto"/>
                                                          </w:divBdr>
                                                          <w:divsChild>
                                                            <w:div w:id="12234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26208">
                                                  <w:marLeft w:val="0"/>
                                                  <w:marRight w:val="0"/>
                                                  <w:marTop w:val="0"/>
                                                  <w:marBottom w:val="0"/>
                                                  <w:divBdr>
                                                    <w:top w:val="none" w:sz="0" w:space="0" w:color="auto"/>
                                                    <w:left w:val="none" w:sz="0" w:space="0" w:color="auto"/>
                                                    <w:bottom w:val="none" w:sz="0" w:space="0" w:color="auto"/>
                                                    <w:right w:val="none" w:sz="0" w:space="0" w:color="auto"/>
                                                  </w:divBdr>
                                                  <w:divsChild>
                                                    <w:div w:id="1426806318">
                                                      <w:marLeft w:val="0"/>
                                                      <w:marRight w:val="0"/>
                                                      <w:marTop w:val="0"/>
                                                      <w:marBottom w:val="0"/>
                                                      <w:divBdr>
                                                        <w:top w:val="none" w:sz="0" w:space="0" w:color="auto"/>
                                                        <w:left w:val="none" w:sz="0" w:space="0" w:color="auto"/>
                                                        <w:bottom w:val="none" w:sz="0" w:space="0" w:color="auto"/>
                                                        <w:right w:val="none" w:sz="0" w:space="0" w:color="auto"/>
                                                      </w:divBdr>
                                                      <w:divsChild>
                                                        <w:div w:id="1648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7554">
                                                  <w:marLeft w:val="0"/>
                                                  <w:marRight w:val="0"/>
                                                  <w:marTop w:val="0"/>
                                                  <w:marBottom w:val="0"/>
                                                  <w:divBdr>
                                                    <w:top w:val="none" w:sz="0" w:space="0" w:color="auto"/>
                                                    <w:left w:val="none" w:sz="0" w:space="0" w:color="auto"/>
                                                    <w:bottom w:val="none" w:sz="0" w:space="0" w:color="auto"/>
                                                    <w:right w:val="none" w:sz="0" w:space="0" w:color="auto"/>
                                                  </w:divBdr>
                                                  <w:divsChild>
                                                    <w:div w:id="1155682059">
                                                      <w:marLeft w:val="0"/>
                                                      <w:marRight w:val="0"/>
                                                      <w:marTop w:val="0"/>
                                                      <w:marBottom w:val="0"/>
                                                      <w:divBdr>
                                                        <w:top w:val="none" w:sz="0" w:space="0" w:color="auto"/>
                                                        <w:left w:val="none" w:sz="0" w:space="0" w:color="auto"/>
                                                        <w:bottom w:val="none" w:sz="0" w:space="0" w:color="auto"/>
                                                        <w:right w:val="none" w:sz="0" w:space="0" w:color="auto"/>
                                                      </w:divBdr>
                                                      <w:divsChild>
                                                        <w:div w:id="11354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96695">
                                                  <w:marLeft w:val="0"/>
                                                  <w:marRight w:val="0"/>
                                                  <w:marTop w:val="0"/>
                                                  <w:marBottom w:val="0"/>
                                                  <w:divBdr>
                                                    <w:top w:val="none" w:sz="0" w:space="0" w:color="auto"/>
                                                    <w:left w:val="none" w:sz="0" w:space="0" w:color="auto"/>
                                                    <w:bottom w:val="none" w:sz="0" w:space="0" w:color="auto"/>
                                                    <w:right w:val="none" w:sz="0" w:space="0" w:color="auto"/>
                                                  </w:divBdr>
                                                  <w:divsChild>
                                                    <w:div w:id="692414301">
                                                      <w:marLeft w:val="0"/>
                                                      <w:marRight w:val="0"/>
                                                      <w:marTop w:val="0"/>
                                                      <w:marBottom w:val="0"/>
                                                      <w:divBdr>
                                                        <w:top w:val="none" w:sz="0" w:space="0" w:color="auto"/>
                                                        <w:left w:val="none" w:sz="0" w:space="0" w:color="auto"/>
                                                        <w:bottom w:val="none" w:sz="0" w:space="0" w:color="auto"/>
                                                        <w:right w:val="none" w:sz="0" w:space="0" w:color="auto"/>
                                                      </w:divBdr>
                                                      <w:divsChild>
                                                        <w:div w:id="1353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9749">
                                                  <w:marLeft w:val="0"/>
                                                  <w:marRight w:val="0"/>
                                                  <w:marTop w:val="0"/>
                                                  <w:marBottom w:val="0"/>
                                                  <w:divBdr>
                                                    <w:top w:val="none" w:sz="0" w:space="0" w:color="auto"/>
                                                    <w:left w:val="none" w:sz="0" w:space="0" w:color="auto"/>
                                                    <w:bottom w:val="none" w:sz="0" w:space="0" w:color="auto"/>
                                                    <w:right w:val="none" w:sz="0" w:space="0" w:color="auto"/>
                                                  </w:divBdr>
                                                  <w:divsChild>
                                                    <w:div w:id="1760515120">
                                                      <w:marLeft w:val="0"/>
                                                      <w:marRight w:val="0"/>
                                                      <w:marTop w:val="0"/>
                                                      <w:marBottom w:val="0"/>
                                                      <w:divBdr>
                                                        <w:top w:val="none" w:sz="0" w:space="0" w:color="auto"/>
                                                        <w:left w:val="none" w:sz="0" w:space="0" w:color="auto"/>
                                                        <w:bottom w:val="none" w:sz="0" w:space="0" w:color="auto"/>
                                                        <w:right w:val="none" w:sz="0" w:space="0" w:color="auto"/>
                                                      </w:divBdr>
                                                      <w:divsChild>
                                                        <w:div w:id="136860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6093">
                                                  <w:marLeft w:val="0"/>
                                                  <w:marRight w:val="0"/>
                                                  <w:marTop w:val="0"/>
                                                  <w:marBottom w:val="0"/>
                                                  <w:divBdr>
                                                    <w:top w:val="none" w:sz="0" w:space="0" w:color="auto"/>
                                                    <w:left w:val="none" w:sz="0" w:space="0" w:color="auto"/>
                                                    <w:bottom w:val="none" w:sz="0" w:space="0" w:color="auto"/>
                                                    <w:right w:val="none" w:sz="0" w:space="0" w:color="auto"/>
                                                  </w:divBdr>
                                                  <w:divsChild>
                                                    <w:div w:id="1338193422">
                                                      <w:marLeft w:val="0"/>
                                                      <w:marRight w:val="0"/>
                                                      <w:marTop w:val="0"/>
                                                      <w:marBottom w:val="0"/>
                                                      <w:divBdr>
                                                        <w:top w:val="none" w:sz="0" w:space="0" w:color="auto"/>
                                                        <w:left w:val="none" w:sz="0" w:space="0" w:color="auto"/>
                                                        <w:bottom w:val="none" w:sz="0" w:space="0" w:color="auto"/>
                                                        <w:right w:val="none" w:sz="0" w:space="0" w:color="auto"/>
                                                      </w:divBdr>
                                                      <w:divsChild>
                                                        <w:div w:id="35549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3784">
                                                  <w:marLeft w:val="0"/>
                                                  <w:marRight w:val="0"/>
                                                  <w:marTop w:val="0"/>
                                                  <w:marBottom w:val="0"/>
                                                  <w:divBdr>
                                                    <w:top w:val="none" w:sz="0" w:space="0" w:color="auto"/>
                                                    <w:left w:val="none" w:sz="0" w:space="0" w:color="auto"/>
                                                    <w:bottom w:val="none" w:sz="0" w:space="0" w:color="auto"/>
                                                    <w:right w:val="none" w:sz="0" w:space="0" w:color="auto"/>
                                                  </w:divBdr>
                                                  <w:divsChild>
                                                    <w:div w:id="1429615932">
                                                      <w:marLeft w:val="0"/>
                                                      <w:marRight w:val="0"/>
                                                      <w:marTop w:val="0"/>
                                                      <w:marBottom w:val="0"/>
                                                      <w:divBdr>
                                                        <w:top w:val="none" w:sz="0" w:space="0" w:color="auto"/>
                                                        <w:left w:val="none" w:sz="0" w:space="0" w:color="auto"/>
                                                        <w:bottom w:val="none" w:sz="0" w:space="0" w:color="auto"/>
                                                        <w:right w:val="none" w:sz="0" w:space="0" w:color="auto"/>
                                                      </w:divBdr>
                                                      <w:divsChild>
                                                        <w:div w:id="20665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0738">
                                                  <w:marLeft w:val="0"/>
                                                  <w:marRight w:val="0"/>
                                                  <w:marTop w:val="0"/>
                                                  <w:marBottom w:val="0"/>
                                                  <w:divBdr>
                                                    <w:top w:val="none" w:sz="0" w:space="0" w:color="auto"/>
                                                    <w:left w:val="none" w:sz="0" w:space="0" w:color="auto"/>
                                                    <w:bottom w:val="none" w:sz="0" w:space="0" w:color="auto"/>
                                                    <w:right w:val="none" w:sz="0" w:space="0" w:color="auto"/>
                                                  </w:divBdr>
                                                  <w:divsChild>
                                                    <w:div w:id="11252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63601">
                                      <w:marLeft w:val="720"/>
                                      <w:marRight w:val="0"/>
                                      <w:marTop w:val="0"/>
                                      <w:marBottom w:val="0"/>
                                      <w:divBdr>
                                        <w:top w:val="none" w:sz="0" w:space="0" w:color="auto"/>
                                        <w:left w:val="none" w:sz="0" w:space="0" w:color="auto"/>
                                        <w:bottom w:val="none" w:sz="0" w:space="0" w:color="auto"/>
                                        <w:right w:val="none" w:sz="0" w:space="0" w:color="auto"/>
                                      </w:divBdr>
                                      <w:divsChild>
                                        <w:div w:id="86704279">
                                          <w:marLeft w:val="0"/>
                                          <w:marRight w:val="0"/>
                                          <w:marTop w:val="0"/>
                                          <w:marBottom w:val="0"/>
                                          <w:divBdr>
                                            <w:top w:val="none" w:sz="0" w:space="0" w:color="auto"/>
                                            <w:left w:val="none" w:sz="0" w:space="0" w:color="auto"/>
                                            <w:bottom w:val="none" w:sz="0" w:space="0" w:color="auto"/>
                                            <w:right w:val="none" w:sz="0" w:space="0" w:color="auto"/>
                                          </w:divBdr>
                                          <w:divsChild>
                                            <w:div w:id="719012191">
                                              <w:marLeft w:val="0"/>
                                              <w:marRight w:val="0"/>
                                              <w:marTop w:val="0"/>
                                              <w:marBottom w:val="0"/>
                                              <w:divBdr>
                                                <w:top w:val="none" w:sz="0" w:space="0" w:color="auto"/>
                                                <w:left w:val="none" w:sz="0" w:space="0" w:color="auto"/>
                                                <w:bottom w:val="none" w:sz="0" w:space="0" w:color="auto"/>
                                                <w:right w:val="none" w:sz="0" w:space="0" w:color="auto"/>
                                              </w:divBdr>
                                              <w:divsChild>
                                                <w:div w:id="111099062">
                                                  <w:marLeft w:val="0"/>
                                                  <w:marRight w:val="0"/>
                                                  <w:marTop w:val="0"/>
                                                  <w:marBottom w:val="0"/>
                                                  <w:divBdr>
                                                    <w:top w:val="none" w:sz="0" w:space="0" w:color="auto"/>
                                                    <w:left w:val="none" w:sz="0" w:space="0" w:color="auto"/>
                                                    <w:bottom w:val="none" w:sz="0" w:space="0" w:color="auto"/>
                                                    <w:right w:val="none" w:sz="0" w:space="0" w:color="auto"/>
                                                  </w:divBdr>
                                                  <w:divsChild>
                                                    <w:div w:id="1598572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658073751">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01739093">
                                  <w:marLeft w:val="780"/>
                                  <w:marRight w:val="240"/>
                                  <w:marTop w:val="180"/>
                                  <w:marBottom w:val="0"/>
                                  <w:divBdr>
                                    <w:top w:val="none" w:sz="0" w:space="0" w:color="auto"/>
                                    <w:left w:val="none" w:sz="0" w:space="0" w:color="auto"/>
                                    <w:bottom w:val="none" w:sz="0" w:space="0" w:color="auto"/>
                                    <w:right w:val="none" w:sz="0" w:space="0" w:color="auto"/>
                                  </w:divBdr>
                                  <w:divsChild>
                                    <w:div w:id="549075020">
                                      <w:marLeft w:val="0"/>
                                      <w:marRight w:val="0"/>
                                      <w:marTop w:val="0"/>
                                      <w:marBottom w:val="0"/>
                                      <w:divBdr>
                                        <w:top w:val="none" w:sz="0" w:space="0" w:color="auto"/>
                                        <w:left w:val="none" w:sz="0" w:space="0" w:color="auto"/>
                                        <w:bottom w:val="none" w:sz="0" w:space="0" w:color="auto"/>
                                        <w:right w:val="none" w:sz="0" w:space="0" w:color="auto"/>
                                      </w:divBdr>
                                      <w:divsChild>
                                        <w:div w:id="1490249816">
                                          <w:marLeft w:val="0"/>
                                          <w:marRight w:val="0"/>
                                          <w:marTop w:val="0"/>
                                          <w:marBottom w:val="0"/>
                                          <w:divBdr>
                                            <w:top w:val="none" w:sz="0" w:space="0" w:color="auto"/>
                                            <w:left w:val="none" w:sz="0" w:space="0" w:color="auto"/>
                                            <w:bottom w:val="none" w:sz="0" w:space="0" w:color="auto"/>
                                            <w:right w:val="none" w:sz="0" w:space="0" w:color="auto"/>
                                          </w:divBdr>
                                          <w:divsChild>
                                            <w:div w:id="318309729">
                                              <w:marLeft w:val="0"/>
                                              <w:marRight w:val="0"/>
                                              <w:marTop w:val="0"/>
                                              <w:marBottom w:val="0"/>
                                              <w:divBdr>
                                                <w:top w:val="none" w:sz="0" w:space="0" w:color="auto"/>
                                                <w:left w:val="none" w:sz="0" w:space="0" w:color="auto"/>
                                                <w:bottom w:val="none" w:sz="0" w:space="0" w:color="auto"/>
                                                <w:right w:val="none" w:sz="0" w:space="0" w:color="auto"/>
                                              </w:divBdr>
                                              <w:divsChild>
                                                <w:div w:id="725445960">
                                                  <w:marLeft w:val="0"/>
                                                  <w:marRight w:val="0"/>
                                                  <w:marTop w:val="0"/>
                                                  <w:marBottom w:val="0"/>
                                                  <w:divBdr>
                                                    <w:top w:val="none" w:sz="0" w:space="0" w:color="auto"/>
                                                    <w:left w:val="none" w:sz="0" w:space="0" w:color="auto"/>
                                                    <w:bottom w:val="none" w:sz="0" w:space="0" w:color="auto"/>
                                                    <w:right w:val="none" w:sz="0" w:space="0" w:color="auto"/>
                                                  </w:divBdr>
                                                  <w:divsChild>
                                                    <w:div w:id="1506358764">
                                                      <w:marLeft w:val="0"/>
                                                      <w:marRight w:val="0"/>
                                                      <w:marTop w:val="0"/>
                                                      <w:marBottom w:val="0"/>
                                                      <w:divBdr>
                                                        <w:top w:val="none" w:sz="0" w:space="0" w:color="auto"/>
                                                        <w:left w:val="none" w:sz="0" w:space="0" w:color="auto"/>
                                                        <w:bottom w:val="none" w:sz="0" w:space="0" w:color="auto"/>
                                                        <w:right w:val="none" w:sz="0" w:space="0" w:color="auto"/>
                                                      </w:divBdr>
                                                      <w:divsChild>
                                                        <w:div w:id="13503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285145">
      <w:bodyDiv w:val="1"/>
      <w:marLeft w:val="0"/>
      <w:marRight w:val="0"/>
      <w:marTop w:val="0"/>
      <w:marBottom w:val="0"/>
      <w:divBdr>
        <w:top w:val="none" w:sz="0" w:space="0" w:color="auto"/>
        <w:left w:val="none" w:sz="0" w:space="0" w:color="auto"/>
        <w:bottom w:val="none" w:sz="0" w:space="0" w:color="auto"/>
        <w:right w:val="none" w:sz="0" w:space="0" w:color="auto"/>
      </w:divBdr>
    </w:div>
    <w:div w:id="1578396570">
      <w:bodyDiv w:val="1"/>
      <w:marLeft w:val="0"/>
      <w:marRight w:val="0"/>
      <w:marTop w:val="0"/>
      <w:marBottom w:val="0"/>
      <w:divBdr>
        <w:top w:val="none" w:sz="0" w:space="0" w:color="auto"/>
        <w:left w:val="none" w:sz="0" w:space="0" w:color="auto"/>
        <w:bottom w:val="none" w:sz="0" w:space="0" w:color="auto"/>
        <w:right w:val="none" w:sz="0" w:space="0" w:color="auto"/>
      </w:divBdr>
    </w:div>
    <w:div w:id="1959949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al.unsw.edu.au/" TargetMode="External"/><Relationship Id="rId13" Type="http://schemas.microsoft.com/office/2016/09/relationships/commentsIds" Target="commentsIds.xml"/><Relationship Id="rId18" Type="http://schemas.openxmlformats.org/officeDocument/2006/relationships/hyperlink" Target="https://doi.org/10.1300/J019v10n01_0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37//0022-006x.59.1.12"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doi.org/10.1017/S0954579417000244" TargetMode="External"/><Relationship Id="rId25" Type="http://schemas.openxmlformats.org/officeDocument/2006/relationships/hyperlink" Target="https://doi.org/https://doi.org/10.1111/j.1467-8624.1997.tb04218.x" TargetMode="External"/><Relationship Id="rId2" Type="http://schemas.openxmlformats.org/officeDocument/2006/relationships/numbering" Target="numbering.xml"/><Relationship Id="rId16" Type="http://schemas.openxmlformats.org/officeDocument/2006/relationships/hyperlink" Target="https://doi.org/10.1080/14616734.2012.636645" TargetMode="External"/><Relationship Id="rId20" Type="http://schemas.openxmlformats.org/officeDocument/2006/relationships/hyperlink" Target="https://doi.org/10.4103/2229-3485.83221"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https://doi.org/10.1111/j.1540-5834.1995.tb00214.x" TargetMode="External"/><Relationship Id="rId5" Type="http://schemas.openxmlformats.org/officeDocument/2006/relationships/webSettings" Target="webSettings.xml"/><Relationship Id="rId15" Type="http://schemas.openxmlformats.org/officeDocument/2006/relationships/hyperlink" Target="https://doi.org/10.1037/0033-2909.129.2.195" TargetMode="External"/><Relationship Id="rId23" Type="http://schemas.openxmlformats.org/officeDocument/2006/relationships/hyperlink" Target="https://doi.org/http://dx.doi.org/10.1111/j.1469-7610.2006.01616.x" TargetMode="External"/><Relationship Id="rId28" Type="http://schemas.openxmlformats.org/officeDocument/2006/relationships/fontTable" Target="fontTable.xml"/><Relationship Id="rId10" Type="http://schemas.openxmlformats.org/officeDocument/2006/relationships/hyperlink" Target="https://anzctr.org.au/Trial/Registration/TrialReview.aspx?ACTRN=12618001554257" TargetMode="External"/><Relationship Id="rId19" Type="http://schemas.openxmlformats.org/officeDocument/2006/relationships/hyperlink" Target="https://doi.org/10.1080/14616734.2017.1354040" TargetMode="External"/><Relationship Id="rId4" Type="http://schemas.openxmlformats.org/officeDocument/2006/relationships/settings" Target="settings.xml"/><Relationship Id="rId9" Type="http://schemas.openxmlformats.org/officeDocument/2006/relationships/hyperlink" Target="mailto:jane.kohlhoff@unsw.edu.au" TargetMode="External"/><Relationship Id="rId14" Type="http://schemas.microsoft.com/office/2018/08/relationships/commentsExtensible" Target="commentsExtensible.xml"/><Relationship Id="rId22" Type="http://schemas.openxmlformats.org/officeDocument/2006/relationships/hyperlink" Target="https://doi.org/10.1080/15374416.2020.1723599"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064A7-0556-44CF-8E7D-CE916DC57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TotalTime>
  <Pages>60</Pages>
  <Words>31862</Words>
  <Characters>181619</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Kohlhoff</dc:creator>
  <cp:keywords/>
  <dc:description/>
  <cp:lastModifiedBy>Nancy Briggs</cp:lastModifiedBy>
  <cp:revision>17</cp:revision>
  <dcterms:created xsi:type="dcterms:W3CDTF">2024-09-17T19:35:00Z</dcterms:created>
  <dcterms:modified xsi:type="dcterms:W3CDTF">2024-10-10T23:10:00Z</dcterms:modified>
</cp:coreProperties>
</file>